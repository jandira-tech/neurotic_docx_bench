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A9797C" w14:textId="77777777" w:rsidR="00BC54DB" w:rsidRDefault="00BC54DB">
      <w:pPr>
        <w:pStyle w:val="BodyText"/>
        <w:rPr>
          <w:ins w:id="9" w:author="Marks, Brett (DPH)" w:date="2026-09-25T20:07:00Z" w16du:dateUtc="2026-09-26T00:07:00Z"/>
        </w:rPr>
      </w:pPr>
    </w:p>
    <w:p w14:paraId="57A9797D" w14:textId="77777777" w:rsidR="00BC54DB" w:rsidRDefault="00BC54DB">
      <w:pPr>
        <w:pStyle w:val="BodyText"/>
        <w:rPr>
          <w:ins w:id="10" w:author="Marks, Brett (DPH)" w:date="2026-09-25T20:07:00Z" w16du:dateUtc="2026-09-26T00:07:00Z"/>
        </w:rPr>
      </w:pPr>
    </w:p>
    <w:p w14:paraId="57A9797E" w14:textId="77777777" w:rsidR="00BC54DB" w:rsidRDefault="007A751E">
      <w:pPr>
        <w:pStyle w:val="Title"/>
        <w:spacing w:line="580" w:lineRule="auto"/>
        <w:rPr>
          <w:ins w:id="11" w:author="Marks, Brett (DPH)" w:date="2026-09-25T20:07:00Z" w16du:dateUtc="2026-09-26T00:07:00Z"/>
        </w:rPr>
      </w:pPr>
      <w:ins w:id="12" w:author="Marks, Brett (DPH)" w:date="2026-09-25T20:07:00Z" w16du:dateUtc="2026-09-26T00:07:00Z">
        <w:r>
          <w:t>APPENDIX 4 FACTOR</w:t>
        </w:r>
        <w:r>
          <w:rPr>
            <w:spacing w:val="-21"/>
          </w:rPr>
          <w:t xml:space="preserve"> </w:t>
        </w:r>
        <w:r>
          <w:t>4</w:t>
        </w:r>
        <w:r>
          <w:rPr>
            <w:spacing w:val="-18"/>
          </w:rPr>
          <w:t xml:space="preserve"> </w:t>
        </w:r>
        <w:r>
          <w:t>CPA</w:t>
        </w:r>
        <w:r>
          <w:rPr>
            <w:spacing w:val="-21"/>
          </w:rPr>
          <w:t xml:space="preserve"> </w:t>
        </w:r>
        <w:r>
          <w:t>REPORT</w:t>
        </w:r>
      </w:ins>
    </w:p>
    <w:p w14:paraId="57A9797F" w14:textId="77777777" w:rsidR="00BC54DB" w:rsidRDefault="00BC54DB">
      <w:pPr>
        <w:spacing w:line="580" w:lineRule="auto"/>
        <w:rPr>
          <w:ins w:id="13" w:author="Marks, Brett (DPH)" w:date="2026-09-25T20:07:00Z" w16du:dateUtc="2026-09-26T00:07:00Z"/>
        </w:rPr>
        <w:sectPr w:rsidR="00BC54DB">
          <w:headerReference w:type="default" r:id="rId9"/>
          <w:footerReference w:type="default" r:id="rId10"/>
          <w:type w:val="continuous"/>
          <w:pgSz w:w="12240" w:h="15840"/>
          <w:pgMar w:top="1820" w:right="1720" w:bottom="280" w:left="1720" w:header="720" w:footer="720" w:gutter="0"/>
          <w:cols w:space="720"/>
        </w:sectPr>
      </w:pPr>
    </w:p>
    <w:p w14:paraId="57A97980" w14:textId="77777777" w:rsidR="00BC54DB" w:rsidRDefault="00BC54DB">
      <w:pPr>
        <w:pStyle w:val="BodyText"/>
        <w:rPr>
          <w:ins w:id="14" w:author="Marks, Brett (DPH)" w:date="2026-09-25T20:07:00Z" w16du:dateUtc="2026-09-26T00:07:00Z"/>
          <w:b/>
        </w:rPr>
      </w:pPr>
    </w:p>
    <w:p w14:paraId="57A97981" w14:textId="77777777" w:rsidR="00BC54DB" w:rsidRDefault="00BC54DB">
      <w:pPr>
        <w:pStyle w:val="BodyText"/>
        <w:rPr>
          <w:ins w:id="15" w:author="Marks, Brett (DPH)" w:date="2026-09-25T20:07:00Z" w16du:dateUtc="2026-09-26T00:07:00Z"/>
          <w:b/>
        </w:rPr>
      </w:pPr>
    </w:p>
    <w:p w14:paraId="57A97982" w14:textId="77777777" w:rsidR="00BC54DB" w:rsidRDefault="00BC54DB">
      <w:pPr>
        <w:pStyle w:val="BodyText"/>
        <w:rPr>
          <w:ins w:id="16" w:author="Marks, Brett (DPH)" w:date="2026-09-25T20:07:00Z" w16du:dateUtc="2026-09-26T00:07:00Z"/>
          <w:b/>
        </w:rPr>
      </w:pPr>
    </w:p>
    <w:p w14:paraId="57A97983" w14:textId="77777777" w:rsidR="00BC54DB" w:rsidRDefault="00BC54DB">
      <w:pPr>
        <w:pStyle w:val="BodyText"/>
        <w:rPr>
          <w:ins w:id="17" w:author="Marks, Brett (DPH)" w:date="2026-09-25T20:07:00Z" w16du:dateUtc="2026-09-26T00:07:00Z"/>
          <w:b/>
        </w:rPr>
      </w:pPr>
    </w:p>
    <w:p w14:paraId="57A97984" w14:textId="77777777" w:rsidR="00BC54DB" w:rsidRDefault="00BC54DB">
      <w:pPr>
        <w:pStyle w:val="BodyText"/>
        <w:rPr>
          <w:ins w:id="18" w:author="Marks, Brett (DPH)" w:date="2026-09-25T20:07:00Z" w16du:dateUtc="2026-09-26T00:07:00Z"/>
          <w:b/>
        </w:rPr>
      </w:pPr>
    </w:p>
    <w:p w14:paraId="57A97985" w14:textId="77777777" w:rsidR="00BC54DB" w:rsidRDefault="00BC54DB">
      <w:pPr>
        <w:pStyle w:val="BodyText"/>
        <w:rPr>
          <w:ins w:id="19" w:author="Marks, Brett (DPH)" w:date="2026-09-25T20:07:00Z" w16du:dateUtc="2026-09-26T00:07:00Z"/>
          <w:b/>
        </w:rPr>
      </w:pPr>
    </w:p>
    <w:p w14:paraId="57A97986" w14:textId="77777777" w:rsidR="00BC54DB" w:rsidRDefault="00BC54DB">
      <w:pPr>
        <w:pStyle w:val="BodyText"/>
        <w:rPr>
          <w:ins w:id="20" w:author="Marks, Brett (DPH)" w:date="2026-09-25T20:07:00Z" w16du:dateUtc="2026-09-26T00:07:00Z"/>
          <w:b/>
        </w:rPr>
      </w:pPr>
    </w:p>
    <w:p w14:paraId="57A97987" w14:textId="77777777" w:rsidR="00BC54DB" w:rsidRDefault="00BC54DB">
      <w:pPr>
        <w:pStyle w:val="BodyText"/>
        <w:rPr>
          <w:ins w:id="21" w:author="Marks, Brett (DPH)" w:date="2026-09-25T20:07:00Z" w16du:dateUtc="2026-09-26T00:07:00Z"/>
          <w:b/>
        </w:rPr>
      </w:pPr>
    </w:p>
    <w:p w14:paraId="57A97988" w14:textId="77777777" w:rsidR="00BC54DB" w:rsidRDefault="00BC54DB">
      <w:pPr>
        <w:pStyle w:val="BodyText"/>
        <w:rPr>
          <w:ins w:id="22" w:author="Marks, Brett (DPH)" w:date="2026-09-25T20:07:00Z" w16du:dateUtc="2026-09-26T00:07:00Z"/>
          <w:b/>
        </w:rPr>
      </w:pPr>
    </w:p>
    <w:p w14:paraId="57A97989" w14:textId="77777777" w:rsidR="00BC54DB" w:rsidRDefault="00BC54DB">
      <w:pPr>
        <w:pStyle w:val="BodyText"/>
        <w:rPr>
          <w:ins w:id="23" w:author="Marks, Brett (DPH)" w:date="2026-09-25T20:07:00Z" w16du:dateUtc="2026-09-26T00:07:00Z"/>
          <w:b/>
        </w:rPr>
      </w:pPr>
    </w:p>
    <w:p w14:paraId="57A9798A" w14:textId="77777777" w:rsidR="00BC54DB" w:rsidRDefault="00BC54DB">
      <w:pPr>
        <w:pStyle w:val="BodyText"/>
        <w:spacing w:before="8"/>
        <w:rPr>
          <w:ins w:id="24" w:author="Marks, Brett (DPH)" w:date="2026-09-25T20:07:00Z" w16du:dateUtc="2026-09-26T00:07:00Z"/>
          <w:b/>
          <w:sz w:val="21"/>
        </w:rPr>
      </w:pPr>
    </w:p>
    <w:p w14:paraId="57A9798B" w14:textId="77777777" w:rsidR="00BC54DB" w:rsidRDefault="007A751E">
      <w:pPr>
        <w:spacing w:before="90"/>
        <w:ind w:left="82" w:right="135"/>
        <w:jc w:val="center"/>
        <w:rPr>
          <w:ins w:id="25" w:author="Marks, Brett (DPH)" w:date="2026-09-25T20:07:00Z" w16du:dateUtc="2026-09-26T00:07:00Z"/>
          <w:sz w:val="26"/>
        </w:rPr>
      </w:pPr>
      <w:ins w:id="26" w:author="Marks, Brett (DPH)" w:date="2026-09-25T20:07:00Z" w16du:dateUtc="2026-09-26T00:07:00Z">
        <w:r>
          <w:rPr>
            <w:w w:val="105"/>
            <w:sz w:val="26"/>
          </w:rPr>
          <w:t>Baystate</w:t>
        </w:r>
        <w:r>
          <w:rPr>
            <w:spacing w:val="17"/>
            <w:w w:val="105"/>
            <w:sz w:val="26"/>
          </w:rPr>
          <w:t xml:space="preserve"> </w:t>
        </w:r>
        <w:r>
          <w:rPr>
            <w:w w:val="105"/>
            <w:sz w:val="26"/>
          </w:rPr>
          <w:t>Noble</w:t>
        </w:r>
        <w:r>
          <w:rPr>
            <w:spacing w:val="3"/>
            <w:w w:val="105"/>
            <w:sz w:val="26"/>
          </w:rPr>
          <w:t xml:space="preserve"> </w:t>
        </w:r>
        <w:r>
          <w:rPr>
            <w:spacing w:val="-2"/>
            <w:w w:val="105"/>
            <w:sz w:val="26"/>
          </w:rPr>
          <w:t>Hospital</w:t>
        </w:r>
      </w:ins>
    </w:p>
    <w:p w14:paraId="57A9798C" w14:textId="77777777" w:rsidR="00BC54DB" w:rsidRDefault="007A751E">
      <w:pPr>
        <w:spacing w:before="11"/>
        <w:ind w:left="117" w:right="135"/>
        <w:jc w:val="center"/>
        <w:rPr>
          <w:ins w:id="27" w:author="Marks, Brett (DPH)" w:date="2026-09-25T20:07:00Z" w16du:dateUtc="2026-09-26T00:07:00Z"/>
          <w:sz w:val="21"/>
        </w:rPr>
      </w:pPr>
      <w:ins w:id="28" w:author="Marks, Brett (DPH)" w:date="2026-09-25T20:07:00Z" w16du:dateUtc="2026-09-26T00:07:00Z">
        <w:r>
          <w:rPr>
            <w:w w:val="105"/>
            <w:sz w:val="21"/>
          </w:rPr>
          <w:t>Analysis</w:t>
        </w:r>
        <w:r>
          <w:rPr>
            <w:spacing w:val="-13"/>
            <w:w w:val="105"/>
            <w:sz w:val="21"/>
          </w:rPr>
          <w:t xml:space="preserve"> </w:t>
        </w:r>
        <w:r>
          <w:rPr>
            <w:w w:val="105"/>
            <w:sz w:val="21"/>
          </w:rPr>
          <w:t>of</w:t>
        </w:r>
        <w:r>
          <w:rPr>
            <w:spacing w:val="-9"/>
            <w:w w:val="105"/>
            <w:sz w:val="21"/>
          </w:rPr>
          <w:t xml:space="preserve"> </w:t>
        </w:r>
        <w:r>
          <w:rPr>
            <w:w w:val="105"/>
            <w:sz w:val="21"/>
          </w:rPr>
          <w:t>the</w:t>
        </w:r>
        <w:r>
          <w:rPr>
            <w:spacing w:val="-14"/>
            <w:w w:val="105"/>
            <w:sz w:val="21"/>
          </w:rPr>
          <w:t xml:space="preserve"> </w:t>
        </w:r>
        <w:r>
          <w:rPr>
            <w:w w:val="105"/>
            <w:sz w:val="21"/>
          </w:rPr>
          <w:t>Reasonableness</w:t>
        </w:r>
        <w:r>
          <w:rPr>
            <w:spacing w:val="-14"/>
            <w:w w:val="105"/>
            <w:sz w:val="21"/>
          </w:rPr>
          <w:t xml:space="preserve"> </w:t>
        </w:r>
        <w:r>
          <w:rPr>
            <w:w w:val="105"/>
            <w:sz w:val="21"/>
          </w:rPr>
          <w:t>of</w:t>
        </w:r>
        <w:r>
          <w:rPr>
            <w:spacing w:val="-9"/>
            <w:w w:val="105"/>
            <w:sz w:val="21"/>
          </w:rPr>
          <w:t xml:space="preserve"> </w:t>
        </w:r>
        <w:r>
          <w:rPr>
            <w:w w:val="105"/>
            <w:sz w:val="21"/>
          </w:rPr>
          <w:t>Assumptions</w:t>
        </w:r>
        <w:r>
          <w:rPr>
            <w:spacing w:val="-1"/>
            <w:w w:val="105"/>
            <w:sz w:val="21"/>
          </w:rPr>
          <w:t xml:space="preserve"> </w:t>
        </w:r>
        <w:r>
          <w:rPr>
            <w:w w:val="105"/>
            <w:sz w:val="21"/>
          </w:rPr>
          <w:t>Used For</w:t>
        </w:r>
        <w:r>
          <w:rPr>
            <w:spacing w:val="-9"/>
            <w:w w:val="105"/>
            <w:sz w:val="21"/>
          </w:rPr>
          <w:t xml:space="preserve"> </w:t>
        </w:r>
        <w:r>
          <w:rPr>
            <w:w w:val="105"/>
            <w:sz w:val="21"/>
          </w:rPr>
          <w:t>and</w:t>
        </w:r>
        <w:r>
          <w:rPr>
            <w:spacing w:val="-1"/>
            <w:w w:val="105"/>
            <w:sz w:val="21"/>
          </w:rPr>
          <w:t xml:space="preserve"> </w:t>
        </w:r>
        <w:r>
          <w:rPr>
            <w:spacing w:val="-5"/>
            <w:w w:val="105"/>
            <w:sz w:val="21"/>
          </w:rPr>
          <w:t>the</w:t>
        </w:r>
      </w:ins>
    </w:p>
    <w:p w14:paraId="57A9798D" w14:textId="77777777" w:rsidR="00BC54DB" w:rsidRDefault="007A751E">
      <w:pPr>
        <w:spacing w:before="7" w:line="247" w:lineRule="auto"/>
        <w:ind w:left="135" w:right="135"/>
        <w:jc w:val="center"/>
        <w:rPr>
          <w:ins w:id="29" w:author="Marks, Brett (DPH)" w:date="2026-09-25T20:07:00Z" w16du:dateUtc="2026-09-26T00:07:00Z"/>
          <w:sz w:val="21"/>
        </w:rPr>
      </w:pPr>
      <w:ins w:id="30" w:author="Marks, Brett (DPH)" w:date="2026-09-25T20:07:00Z" w16du:dateUtc="2026-09-26T00:07:00Z">
        <w:r>
          <w:rPr>
            <w:w w:val="105"/>
            <w:sz w:val="21"/>
          </w:rPr>
          <w:t>Feasibility of</w:t>
        </w:r>
        <w:r>
          <w:rPr>
            <w:spacing w:val="-10"/>
            <w:w w:val="105"/>
            <w:sz w:val="21"/>
          </w:rPr>
          <w:t xml:space="preserve"> </w:t>
        </w:r>
        <w:r>
          <w:rPr>
            <w:w w:val="105"/>
            <w:sz w:val="21"/>
          </w:rPr>
          <w:t>Projected Financials associated with</w:t>
        </w:r>
        <w:r>
          <w:rPr>
            <w:spacing w:val="-1"/>
            <w:w w:val="105"/>
            <w:sz w:val="21"/>
          </w:rPr>
          <w:t xml:space="preserve"> </w:t>
        </w:r>
        <w:r>
          <w:rPr>
            <w:w w:val="105"/>
            <w:sz w:val="21"/>
          </w:rPr>
          <w:t>the</w:t>
        </w:r>
        <w:r>
          <w:rPr>
            <w:spacing w:val="-8"/>
            <w:w w:val="105"/>
            <w:sz w:val="21"/>
          </w:rPr>
          <w:t xml:space="preserve"> </w:t>
        </w:r>
        <w:r>
          <w:rPr>
            <w:w w:val="105"/>
            <w:sz w:val="21"/>
          </w:rPr>
          <w:t>acquisition of</w:t>
        </w:r>
        <w:r>
          <w:rPr>
            <w:spacing w:val="-2"/>
            <w:w w:val="105"/>
            <w:sz w:val="21"/>
          </w:rPr>
          <w:t xml:space="preserve"> </w:t>
        </w:r>
        <w:r>
          <w:rPr>
            <w:w w:val="105"/>
            <w:sz w:val="21"/>
          </w:rPr>
          <w:t>a</w:t>
        </w:r>
        <w:r>
          <w:rPr>
            <w:spacing w:val="-13"/>
            <w:w w:val="105"/>
            <w:sz w:val="21"/>
          </w:rPr>
          <w:t xml:space="preserve"> </w:t>
        </w:r>
        <w:r>
          <w:rPr>
            <w:w w:val="105"/>
            <w:sz w:val="21"/>
          </w:rPr>
          <w:t>second computed</w:t>
        </w:r>
        <w:r>
          <w:rPr>
            <w:spacing w:val="21"/>
            <w:w w:val="105"/>
            <w:sz w:val="21"/>
          </w:rPr>
          <w:t xml:space="preserve"> </w:t>
        </w:r>
        <w:r>
          <w:rPr>
            <w:w w:val="105"/>
            <w:sz w:val="21"/>
          </w:rPr>
          <w:t>tomography ("CT") scanner at Baystate Noble Hospital</w:t>
        </w:r>
      </w:ins>
    </w:p>
    <w:p w14:paraId="57A9798E" w14:textId="77777777" w:rsidR="00BC54DB" w:rsidRDefault="00BC54DB">
      <w:pPr>
        <w:pStyle w:val="BodyText"/>
        <w:spacing w:before="6"/>
        <w:rPr>
          <w:ins w:id="31" w:author="Marks, Brett (DPH)" w:date="2026-09-25T20:07:00Z" w16du:dateUtc="2026-09-26T00:07:00Z"/>
          <w:sz w:val="21"/>
        </w:rPr>
      </w:pPr>
    </w:p>
    <w:p w14:paraId="57A9798F" w14:textId="77777777" w:rsidR="00BC54DB" w:rsidRDefault="007A751E">
      <w:pPr>
        <w:spacing w:before="1"/>
        <w:ind w:left="135" w:right="122"/>
        <w:jc w:val="center"/>
        <w:rPr>
          <w:ins w:id="32" w:author="Marks, Brett (DPH)" w:date="2026-09-25T20:07:00Z" w16du:dateUtc="2026-09-26T00:07:00Z"/>
          <w:sz w:val="21"/>
        </w:rPr>
      </w:pPr>
      <w:ins w:id="33" w:author="Marks, Brett (DPH)" w:date="2026-09-25T20:07:00Z" w16du:dateUtc="2026-09-26T00:07:00Z">
        <w:r>
          <w:rPr>
            <w:w w:val="105"/>
            <w:sz w:val="21"/>
          </w:rPr>
          <w:t>For</w:t>
        </w:r>
        <w:r>
          <w:rPr>
            <w:spacing w:val="-1"/>
            <w:w w:val="105"/>
            <w:sz w:val="21"/>
          </w:rPr>
          <w:t xml:space="preserve"> </w:t>
        </w:r>
        <w:r>
          <w:rPr>
            <w:w w:val="105"/>
            <w:sz w:val="21"/>
          </w:rPr>
          <w:t>the</w:t>
        </w:r>
        <w:r>
          <w:rPr>
            <w:spacing w:val="-2"/>
            <w:w w:val="105"/>
            <w:sz w:val="21"/>
          </w:rPr>
          <w:t xml:space="preserve"> </w:t>
        </w:r>
        <w:r>
          <w:rPr>
            <w:w w:val="105"/>
            <w:sz w:val="21"/>
          </w:rPr>
          <w:t>Years</w:t>
        </w:r>
        <w:r>
          <w:rPr>
            <w:spacing w:val="3"/>
            <w:w w:val="105"/>
            <w:sz w:val="21"/>
          </w:rPr>
          <w:t xml:space="preserve"> </w:t>
        </w:r>
        <w:r>
          <w:rPr>
            <w:w w:val="105"/>
            <w:sz w:val="21"/>
          </w:rPr>
          <w:t>Ending</w:t>
        </w:r>
        <w:r>
          <w:rPr>
            <w:spacing w:val="-4"/>
            <w:w w:val="105"/>
            <w:sz w:val="21"/>
          </w:rPr>
          <w:t xml:space="preserve"> </w:t>
        </w:r>
        <w:r>
          <w:rPr>
            <w:w w:val="105"/>
            <w:sz w:val="21"/>
          </w:rPr>
          <w:t>September</w:t>
        </w:r>
        <w:r>
          <w:rPr>
            <w:spacing w:val="6"/>
            <w:w w:val="105"/>
            <w:sz w:val="21"/>
          </w:rPr>
          <w:t xml:space="preserve"> </w:t>
        </w:r>
        <w:r>
          <w:rPr>
            <w:w w:val="105"/>
            <w:sz w:val="21"/>
          </w:rPr>
          <w:t>30,</w:t>
        </w:r>
        <w:r>
          <w:rPr>
            <w:spacing w:val="-10"/>
            <w:w w:val="105"/>
            <w:sz w:val="21"/>
          </w:rPr>
          <w:t xml:space="preserve"> </w:t>
        </w:r>
        <w:r>
          <w:rPr>
            <w:w w:val="105"/>
            <w:sz w:val="21"/>
          </w:rPr>
          <w:t>2024 Through</w:t>
        </w:r>
        <w:r>
          <w:rPr>
            <w:spacing w:val="12"/>
            <w:w w:val="105"/>
            <w:sz w:val="21"/>
          </w:rPr>
          <w:t xml:space="preserve"> </w:t>
        </w:r>
        <w:r>
          <w:rPr>
            <w:w w:val="105"/>
            <w:sz w:val="21"/>
          </w:rPr>
          <w:t>September 30,</w:t>
        </w:r>
        <w:r>
          <w:rPr>
            <w:spacing w:val="-14"/>
            <w:w w:val="105"/>
            <w:sz w:val="21"/>
          </w:rPr>
          <w:t xml:space="preserve"> </w:t>
        </w:r>
        <w:r>
          <w:rPr>
            <w:spacing w:val="-4"/>
            <w:w w:val="105"/>
            <w:sz w:val="21"/>
          </w:rPr>
          <w:t>2028</w:t>
        </w:r>
      </w:ins>
    </w:p>
    <w:p w14:paraId="57A97990" w14:textId="77777777" w:rsidR="00BC54DB" w:rsidRDefault="00BC54DB">
      <w:pPr>
        <w:jc w:val="center"/>
        <w:rPr>
          <w:ins w:id="34" w:author="Marks, Brett (DPH)" w:date="2026-09-25T20:07:00Z" w16du:dateUtc="2026-09-26T00:07:00Z"/>
          <w:sz w:val="21"/>
        </w:rPr>
        <w:sectPr w:rsidR="00BC54DB">
          <w:pgSz w:w="12000" w:h="15530"/>
          <w:pgMar w:top="1780" w:right="940" w:bottom="280" w:left="1220" w:header="720" w:footer="720" w:gutter="0"/>
          <w:cols w:space="720"/>
        </w:sectPr>
      </w:pPr>
    </w:p>
    <w:p w14:paraId="57A97991" w14:textId="77777777" w:rsidR="00BC54DB" w:rsidRDefault="007A751E">
      <w:pPr>
        <w:spacing w:before="66"/>
        <w:ind w:left="3532" w:right="3038"/>
        <w:jc w:val="center"/>
        <w:rPr>
          <w:ins w:id="35" w:author="Marks, Brett (DPH)" w:date="2026-09-25T20:07:00Z" w16du:dateUtc="2026-09-26T00:07:00Z"/>
          <w:b/>
          <w:sz w:val="25"/>
        </w:rPr>
      </w:pPr>
      <w:ins w:id="36" w:author="Marks, Brett (DPH)" w:date="2026-09-25T20:07:00Z" w16du:dateUtc="2026-09-26T00:07:00Z">
        <w:r>
          <w:rPr>
            <w:b/>
            <w:w w:val="105"/>
            <w:sz w:val="25"/>
          </w:rPr>
          <w:t>Baystate</w:t>
        </w:r>
        <w:r>
          <w:rPr>
            <w:b/>
            <w:spacing w:val="11"/>
            <w:w w:val="105"/>
            <w:sz w:val="25"/>
          </w:rPr>
          <w:t xml:space="preserve"> </w:t>
        </w:r>
        <w:r>
          <w:rPr>
            <w:b/>
            <w:w w:val="105"/>
            <w:sz w:val="25"/>
          </w:rPr>
          <w:t>Health,</w:t>
        </w:r>
        <w:r>
          <w:rPr>
            <w:b/>
            <w:spacing w:val="7"/>
            <w:w w:val="105"/>
            <w:sz w:val="25"/>
          </w:rPr>
          <w:t xml:space="preserve"> </w:t>
        </w:r>
        <w:r>
          <w:rPr>
            <w:b/>
            <w:spacing w:val="-4"/>
            <w:w w:val="105"/>
            <w:sz w:val="25"/>
          </w:rPr>
          <w:t>Inc.</w:t>
        </w:r>
      </w:ins>
    </w:p>
    <w:p w14:paraId="57A97992" w14:textId="77777777" w:rsidR="00BC54DB" w:rsidRDefault="00BC54DB">
      <w:pPr>
        <w:pStyle w:val="BodyText"/>
        <w:rPr>
          <w:ins w:id="37" w:author="Marks, Brett (DPH)" w:date="2026-09-25T20:07:00Z" w16du:dateUtc="2026-09-26T00:07:00Z"/>
          <w:b/>
          <w:sz w:val="28"/>
        </w:rPr>
      </w:pPr>
    </w:p>
    <w:p w14:paraId="57A97993" w14:textId="77777777" w:rsidR="00BC54DB" w:rsidRDefault="00BC54DB">
      <w:pPr>
        <w:pStyle w:val="BodyText"/>
        <w:rPr>
          <w:ins w:id="38" w:author="Marks, Brett (DPH)" w:date="2026-09-25T20:07:00Z" w16du:dateUtc="2026-09-26T00:07:00Z"/>
          <w:b/>
          <w:sz w:val="28"/>
        </w:rPr>
      </w:pPr>
    </w:p>
    <w:p w14:paraId="57A97994" w14:textId="77777777" w:rsidR="00BC54DB" w:rsidRDefault="00BC54DB">
      <w:pPr>
        <w:pStyle w:val="BodyText"/>
        <w:rPr>
          <w:ins w:id="39" w:author="Marks, Brett (DPH)" w:date="2026-09-25T20:07:00Z" w16du:dateUtc="2026-09-26T00:07:00Z"/>
          <w:b/>
          <w:sz w:val="28"/>
        </w:rPr>
      </w:pPr>
    </w:p>
    <w:p w14:paraId="57A97995" w14:textId="77777777" w:rsidR="00BC54DB" w:rsidRDefault="00BC54DB">
      <w:pPr>
        <w:pStyle w:val="BodyText"/>
        <w:spacing w:before="4"/>
        <w:rPr>
          <w:ins w:id="40" w:author="Marks, Brett (DPH)" w:date="2026-09-25T20:07:00Z" w16du:dateUtc="2026-09-26T00:07:00Z"/>
          <w:b/>
          <w:sz w:val="25"/>
        </w:rPr>
      </w:pPr>
    </w:p>
    <w:p w14:paraId="57A97996" w14:textId="77777777" w:rsidR="00BC54DB" w:rsidRDefault="007A751E">
      <w:pPr>
        <w:ind w:left="3532" w:right="3009"/>
        <w:jc w:val="center"/>
        <w:rPr>
          <w:ins w:id="41" w:author="Marks, Brett (DPH)" w:date="2026-09-25T20:07:00Z" w16du:dateUtc="2026-09-26T00:07:00Z"/>
          <w:b/>
          <w:sz w:val="20"/>
        </w:rPr>
      </w:pPr>
      <w:ins w:id="42" w:author="Marks, Brett (DPH)" w:date="2026-09-25T20:07:00Z" w16du:dateUtc="2026-09-26T00:07:00Z">
        <w:r>
          <w:rPr>
            <w:b/>
            <w:w w:val="105"/>
            <w:sz w:val="20"/>
          </w:rPr>
          <w:t>TABLE</w:t>
        </w:r>
        <w:r>
          <w:rPr>
            <w:b/>
            <w:spacing w:val="-4"/>
            <w:w w:val="105"/>
            <w:sz w:val="20"/>
          </w:rPr>
          <w:t xml:space="preserve"> </w:t>
        </w:r>
        <w:r>
          <w:rPr>
            <w:b/>
            <w:w w:val="105"/>
            <w:sz w:val="20"/>
          </w:rPr>
          <w:t>OF</w:t>
        </w:r>
        <w:r>
          <w:rPr>
            <w:b/>
            <w:spacing w:val="-13"/>
            <w:w w:val="105"/>
            <w:sz w:val="20"/>
          </w:rPr>
          <w:t xml:space="preserve"> </w:t>
        </w:r>
        <w:r>
          <w:rPr>
            <w:b/>
            <w:spacing w:val="-2"/>
            <w:w w:val="105"/>
            <w:sz w:val="20"/>
          </w:rPr>
          <w:t>CONTENTS</w:t>
        </w:r>
      </w:ins>
    </w:p>
    <w:p w14:paraId="57A97997" w14:textId="77777777" w:rsidR="00BC54DB" w:rsidRDefault="00BC54DB">
      <w:pPr>
        <w:pStyle w:val="BodyText"/>
        <w:rPr>
          <w:ins w:id="43" w:author="Marks, Brett (DPH)" w:date="2026-09-25T20:07:00Z" w16du:dateUtc="2026-09-26T00:07:00Z"/>
          <w:b/>
        </w:rPr>
      </w:pPr>
    </w:p>
    <w:p w14:paraId="57A97998" w14:textId="77777777" w:rsidR="00BC54DB" w:rsidRDefault="00BC54DB">
      <w:pPr>
        <w:pStyle w:val="BodyText"/>
        <w:spacing w:before="9"/>
        <w:rPr>
          <w:ins w:id="44" w:author="Marks, Brett (DPH)" w:date="2026-09-25T20:07:00Z" w16du:dateUtc="2026-09-26T00:07:00Z"/>
          <w:b/>
          <w:sz w:val="15"/>
        </w:rPr>
      </w:pPr>
    </w:p>
    <w:p w14:paraId="57A97999" w14:textId="77777777" w:rsidR="00BC54DB" w:rsidRDefault="007A751E">
      <w:pPr>
        <w:pStyle w:val="ListParagraph"/>
        <w:numPr>
          <w:ilvl w:val="0"/>
          <w:numId w:val="10"/>
        </w:numPr>
        <w:tabs>
          <w:tab w:val="left" w:pos="780"/>
          <w:tab w:val="left" w:pos="781"/>
        </w:tabs>
        <w:spacing w:before="92"/>
        <w:ind w:hanging="680"/>
        <w:rPr>
          <w:ins w:id="45" w:author="Marks, Brett (DPH)" w:date="2026-09-25T20:07:00Z" w16du:dateUtc="2026-09-26T00:07:00Z"/>
          <w:sz w:val="21"/>
        </w:rPr>
      </w:pPr>
      <w:ins w:id="46" w:author="Marks, Brett (DPH)" w:date="2026-09-25T20:07:00Z" w16du:dateUtc="2026-09-26T00:07:00Z">
        <w:r>
          <w:rPr>
            <w:spacing w:val="-2"/>
            <w:sz w:val="21"/>
          </w:rPr>
          <w:t>Executive</w:t>
        </w:r>
        <w:r>
          <w:rPr>
            <w:spacing w:val="6"/>
            <w:sz w:val="21"/>
          </w:rPr>
          <w:t xml:space="preserve"> </w:t>
        </w:r>
        <w:r>
          <w:rPr>
            <w:spacing w:val="-2"/>
            <w:sz w:val="21"/>
          </w:rPr>
          <w:t>Summary</w:t>
        </w:r>
      </w:ins>
    </w:p>
    <w:p w14:paraId="57A9799A" w14:textId="77777777" w:rsidR="00BC54DB" w:rsidRDefault="00BC54DB">
      <w:pPr>
        <w:pStyle w:val="BodyText"/>
        <w:rPr>
          <w:ins w:id="47" w:author="Marks, Brett (DPH)" w:date="2026-09-25T20:07:00Z" w16du:dateUtc="2026-09-26T00:07:00Z"/>
          <w:sz w:val="22"/>
        </w:rPr>
      </w:pPr>
    </w:p>
    <w:p w14:paraId="57A9799B" w14:textId="77777777" w:rsidR="00BC54DB" w:rsidRDefault="00BC54DB">
      <w:pPr>
        <w:pStyle w:val="BodyText"/>
        <w:spacing w:before="10"/>
        <w:rPr>
          <w:ins w:id="48" w:author="Marks, Brett (DPH)" w:date="2026-09-25T20:07:00Z" w16du:dateUtc="2026-09-26T00:07:00Z"/>
          <w:sz w:val="21"/>
        </w:rPr>
      </w:pPr>
    </w:p>
    <w:p w14:paraId="57A9799C" w14:textId="357C01CA" w:rsidR="00BC54DB" w:rsidRDefault="007A751E">
      <w:pPr>
        <w:pStyle w:val="ListParagraph"/>
        <w:numPr>
          <w:ilvl w:val="0"/>
          <w:numId w:val="10"/>
        </w:numPr>
        <w:tabs>
          <w:tab w:val="left" w:pos="791"/>
          <w:tab w:val="left" w:pos="792"/>
        </w:tabs>
        <w:spacing w:before="1"/>
        <w:ind w:left="791" w:hanging="684"/>
        <w:rPr>
          <w:ins w:id="49" w:author="Marks, Brett (DPH)" w:date="2026-09-25T20:07:00Z" w16du:dateUtc="2026-09-26T00:07:00Z"/>
          <w:sz w:val="21"/>
        </w:rPr>
      </w:pPr>
      <w:ins w:id="50" w:author="Marks, Brett (DPH)" w:date="2026-09-25T20:07:00Z" w16du:dateUtc="2026-09-26T00:07:00Z">
        <w:r>
          <w:rPr>
            <w:spacing w:val="-2"/>
            <w:position w:val="1"/>
            <w:sz w:val="21"/>
          </w:rPr>
          <w:t>Relevant</w:t>
        </w:r>
        <w:r>
          <w:rPr>
            <w:spacing w:val="-1"/>
            <w:position w:val="1"/>
            <w:sz w:val="21"/>
          </w:rPr>
          <w:t xml:space="preserve"> </w:t>
        </w:r>
        <w:r>
          <w:rPr>
            <w:spacing w:val="-2"/>
            <w:position w:val="1"/>
            <w:sz w:val="21"/>
          </w:rPr>
          <w:t>Background</w:t>
        </w:r>
        <w:r>
          <w:rPr>
            <w:spacing w:val="9"/>
            <w:position w:val="1"/>
            <w:sz w:val="21"/>
          </w:rPr>
          <w:t xml:space="preserve"> </w:t>
        </w:r>
        <w:r>
          <w:rPr>
            <w:spacing w:val="-2"/>
            <w:position w:val="1"/>
            <w:sz w:val="21"/>
          </w:rPr>
          <w:t>Inf</w:t>
        </w:r>
        <w:r w:rsidR="00905207">
          <w:rPr>
            <w:spacing w:val="-2"/>
            <w:position w:val="1"/>
            <w:sz w:val="21"/>
          </w:rPr>
          <w:t>or</w:t>
        </w:r>
        <w:r>
          <w:rPr>
            <w:spacing w:val="-2"/>
            <w:position w:val="1"/>
            <w:sz w:val="21"/>
          </w:rPr>
          <w:t>mation</w:t>
        </w:r>
      </w:ins>
    </w:p>
    <w:p w14:paraId="57A9799D" w14:textId="77777777" w:rsidR="00BC54DB" w:rsidRDefault="007A751E">
      <w:pPr>
        <w:pStyle w:val="TOC1"/>
        <w:numPr>
          <w:ilvl w:val="0"/>
          <w:numId w:val="10"/>
        </w:numPr>
        <w:tabs>
          <w:tab w:val="left" w:pos="800"/>
          <w:tab w:val="left" w:pos="801"/>
          <w:tab w:val="right" w:pos="8656"/>
        </w:tabs>
        <w:spacing w:before="500"/>
        <w:ind w:left="800" w:hanging="682"/>
        <w:rPr>
          <w:ins w:id="51" w:author="Marks, Brett (DPH)" w:date="2026-09-25T20:07:00Z" w16du:dateUtc="2026-09-26T00:07:00Z"/>
        </w:rPr>
      </w:pPr>
      <w:ins w:id="52" w:author="Marks, Brett (DPH)" w:date="2026-09-25T20:07:00Z" w16du:dateUtc="2026-09-26T00:07:00Z">
        <w:r>
          <w:fldChar w:fldCharType="begin"/>
        </w:r>
        <w:r>
          <w:instrText>HYPERLINK \l "_TOC_250003"</w:instrText>
        </w:r>
        <w:r>
          <w:fldChar w:fldCharType="separate"/>
        </w:r>
        <w:r>
          <w:t>Scope</w:t>
        </w:r>
        <w:r>
          <w:rPr>
            <w:spacing w:val="-1"/>
          </w:rPr>
          <w:t xml:space="preserve"> </w:t>
        </w:r>
        <w:r>
          <w:t>of</w:t>
        </w:r>
        <w:r>
          <w:rPr>
            <w:spacing w:val="-4"/>
          </w:rPr>
          <w:t xml:space="preserve"> </w:t>
        </w:r>
        <w:r>
          <w:rPr>
            <w:spacing w:val="-2"/>
          </w:rPr>
          <w:t>Report</w:t>
        </w:r>
        <w:r>
          <w:tab/>
        </w:r>
        <w:r>
          <w:rPr>
            <w:spacing w:val="-12"/>
          </w:rPr>
          <w:t>2</w:t>
        </w:r>
        <w:r>
          <w:fldChar w:fldCharType="end"/>
        </w:r>
      </w:ins>
    </w:p>
    <w:p w14:paraId="57A9799E" w14:textId="77777777" w:rsidR="00BC54DB" w:rsidRDefault="007A751E">
      <w:pPr>
        <w:pStyle w:val="TOC1"/>
        <w:numPr>
          <w:ilvl w:val="0"/>
          <w:numId w:val="10"/>
        </w:numPr>
        <w:tabs>
          <w:tab w:val="left" w:pos="809"/>
          <w:tab w:val="left" w:pos="811"/>
          <w:tab w:val="right" w:pos="8666"/>
        </w:tabs>
        <w:ind w:left="810" w:hanging="681"/>
        <w:rPr>
          <w:ins w:id="53" w:author="Marks, Brett (DPH)" w:date="2026-09-25T20:07:00Z" w16du:dateUtc="2026-09-26T00:07:00Z"/>
        </w:rPr>
      </w:pPr>
      <w:ins w:id="54" w:author="Marks, Brett (DPH)" w:date="2026-09-25T20:07:00Z" w16du:dateUtc="2026-09-26T00:07:00Z">
        <w:r>
          <w:fldChar w:fldCharType="begin"/>
        </w:r>
        <w:r>
          <w:instrText>HYPERLINK \l "_TOC_250002"</w:instrText>
        </w:r>
        <w:r>
          <w:fldChar w:fldCharType="separate"/>
        </w:r>
        <w:r>
          <w:rPr>
            <w:position w:val="1"/>
          </w:rPr>
          <w:t>Primary</w:t>
        </w:r>
        <w:r>
          <w:rPr>
            <w:spacing w:val="-10"/>
            <w:position w:val="1"/>
          </w:rPr>
          <w:t xml:space="preserve"> </w:t>
        </w:r>
        <w:r>
          <w:rPr>
            <w:position w:val="1"/>
          </w:rPr>
          <w:t>Sources</w:t>
        </w:r>
        <w:r>
          <w:rPr>
            <w:spacing w:val="-8"/>
            <w:position w:val="1"/>
          </w:rPr>
          <w:t xml:space="preserve"> </w:t>
        </w:r>
        <w:r>
          <w:rPr>
            <w:position w:val="1"/>
          </w:rPr>
          <w:t>of</w:t>
        </w:r>
        <w:r>
          <w:rPr>
            <w:spacing w:val="-14"/>
            <w:position w:val="1"/>
          </w:rPr>
          <w:t xml:space="preserve"> </w:t>
        </w:r>
        <w:r>
          <w:rPr>
            <w:position w:val="1"/>
          </w:rPr>
          <w:t>Information</w:t>
        </w:r>
        <w:r>
          <w:rPr>
            <w:spacing w:val="-2"/>
            <w:position w:val="1"/>
          </w:rPr>
          <w:t xml:space="preserve"> Utilized</w:t>
        </w:r>
        <w:r>
          <w:rPr>
            <w:position w:val="1"/>
          </w:rPr>
          <w:tab/>
        </w:r>
        <w:r>
          <w:rPr>
            <w:spacing w:val="-10"/>
          </w:rPr>
          <w:t>2</w:t>
        </w:r>
        <w:r>
          <w:fldChar w:fldCharType="end"/>
        </w:r>
      </w:ins>
    </w:p>
    <w:p w14:paraId="57A9799F" w14:textId="77777777" w:rsidR="00BC54DB" w:rsidRDefault="007A751E">
      <w:pPr>
        <w:pStyle w:val="TOC2"/>
        <w:numPr>
          <w:ilvl w:val="0"/>
          <w:numId w:val="10"/>
        </w:numPr>
        <w:tabs>
          <w:tab w:val="left" w:pos="820"/>
          <w:tab w:val="left" w:pos="821"/>
          <w:tab w:val="right" w:pos="8675"/>
        </w:tabs>
        <w:ind w:left="820" w:hanging="677"/>
        <w:rPr>
          <w:ins w:id="55" w:author="Marks, Brett (DPH)" w:date="2026-09-25T20:07:00Z" w16du:dateUtc="2026-09-26T00:07:00Z"/>
        </w:rPr>
      </w:pPr>
      <w:ins w:id="56" w:author="Marks, Brett (DPH)" w:date="2026-09-25T20:07:00Z" w16du:dateUtc="2026-09-26T00:07:00Z">
        <w:r>
          <w:fldChar w:fldCharType="begin"/>
        </w:r>
        <w:r>
          <w:instrText>HYPERLINK \l "_TOC_250001"</w:instrText>
        </w:r>
        <w:r>
          <w:fldChar w:fldCharType="separate"/>
        </w:r>
        <w:r>
          <w:rPr>
            <w:position w:val="1"/>
          </w:rPr>
          <w:t>Review</w:t>
        </w:r>
        <w:r>
          <w:rPr>
            <w:spacing w:val="-1"/>
            <w:position w:val="1"/>
          </w:rPr>
          <w:t xml:space="preserve"> </w:t>
        </w:r>
        <w:r>
          <w:rPr>
            <w:position w:val="1"/>
          </w:rPr>
          <w:t>of</w:t>
        </w:r>
        <w:r>
          <w:rPr>
            <w:spacing w:val="-8"/>
            <w:position w:val="1"/>
          </w:rPr>
          <w:t xml:space="preserve"> </w:t>
        </w:r>
        <w:r>
          <w:rPr>
            <w:position w:val="1"/>
          </w:rPr>
          <w:t>the</w:t>
        </w:r>
        <w:r>
          <w:rPr>
            <w:spacing w:val="-5"/>
            <w:position w:val="1"/>
          </w:rPr>
          <w:t xml:space="preserve"> </w:t>
        </w:r>
        <w:r>
          <w:rPr>
            <w:spacing w:val="-2"/>
            <w:position w:val="1"/>
          </w:rPr>
          <w:t>Projections</w:t>
        </w:r>
        <w:r>
          <w:rPr>
            <w:position w:val="1"/>
          </w:rPr>
          <w:tab/>
        </w:r>
        <w:r>
          <w:rPr>
            <w:spacing w:val="-10"/>
          </w:rPr>
          <w:t>3</w:t>
        </w:r>
        <w:r>
          <w:t xml:space="preserve"> -</w:t>
        </w:r>
        <w:r>
          <w:rPr>
            <w:spacing w:val="40"/>
          </w:rPr>
          <w:t xml:space="preserve"> </w:t>
        </w:r>
        <w:r>
          <w:t>5</w:t>
        </w:r>
        <w:r>
          <w:fldChar w:fldCharType="end"/>
        </w:r>
      </w:ins>
    </w:p>
    <w:p w14:paraId="57A979A0" w14:textId="77777777" w:rsidR="00BC54DB" w:rsidRDefault="007A751E">
      <w:pPr>
        <w:pStyle w:val="TOC2"/>
        <w:numPr>
          <w:ilvl w:val="0"/>
          <w:numId w:val="10"/>
        </w:numPr>
        <w:tabs>
          <w:tab w:val="left" w:pos="827"/>
          <w:tab w:val="left" w:pos="829"/>
          <w:tab w:val="right" w:pos="8688"/>
        </w:tabs>
        <w:spacing w:before="501"/>
        <w:ind w:left="828" w:hanging="674"/>
        <w:rPr>
          <w:ins w:id="57" w:author="Marks, Brett (DPH)" w:date="2026-09-25T20:07:00Z" w16du:dateUtc="2026-09-26T00:07:00Z"/>
        </w:rPr>
      </w:pPr>
      <w:ins w:id="58" w:author="Marks, Brett (DPH)" w:date="2026-09-25T20:07:00Z" w16du:dateUtc="2026-09-26T00:07:00Z">
        <w:r>
          <w:fldChar w:fldCharType="begin"/>
        </w:r>
        <w:r>
          <w:instrText>HYPERLINK \l "_TOC_250000"</w:instrText>
        </w:r>
        <w:r>
          <w:fldChar w:fldCharType="separate"/>
        </w:r>
        <w:r>
          <w:rPr>
            <w:spacing w:val="-2"/>
            <w:position w:val="1"/>
          </w:rPr>
          <w:t>Feasibility</w:t>
        </w:r>
        <w:r>
          <w:rPr>
            <w:position w:val="1"/>
          </w:rPr>
          <w:tab/>
        </w:r>
        <w:r>
          <w:rPr>
            <w:spacing w:val="-10"/>
          </w:rPr>
          <w:t>6</w:t>
        </w:r>
        <w:r>
          <w:fldChar w:fldCharType="end"/>
        </w:r>
      </w:ins>
    </w:p>
    <w:p w14:paraId="57A979A1" w14:textId="77777777" w:rsidR="00BC54DB" w:rsidRDefault="00BC54DB">
      <w:pPr>
        <w:rPr>
          <w:ins w:id="59" w:author="Marks, Brett (DPH)" w:date="2026-09-25T20:07:00Z" w16du:dateUtc="2026-09-26T00:07:00Z"/>
        </w:rPr>
        <w:sectPr w:rsidR="00BC54DB">
          <w:pgSz w:w="12000" w:h="15530"/>
          <w:pgMar w:top="620" w:right="1680" w:bottom="280" w:left="1360" w:header="720" w:footer="720" w:gutter="0"/>
          <w:cols w:space="720"/>
        </w:sectPr>
      </w:pPr>
    </w:p>
    <w:p w14:paraId="57A979A2" w14:textId="77777777" w:rsidR="00BC54DB" w:rsidRDefault="007A751E">
      <w:pPr>
        <w:pStyle w:val="BodyText"/>
        <w:ind w:left="4439"/>
        <w:rPr>
          <w:ins w:id="60" w:author="Marks, Brett (DPH)" w:date="2026-09-25T20:07:00Z" w16du:dateUtc="2026-09-26T00:07:00Z"/>
        </w:rPr>
      </w:pPr>
      <w:ins w:id="61" w:author="Marks, Brett (DPH)" w:date="2026-09-25T20:07:00Z" w16du:dateUtc="2026-09-26T00:07:00Z">
        <w:r>
          <w:rPr>
            <w:noProof/>
          </w:rPr>
          <w:drawing>
            <wp:inline distT="0" distB="0" distL="0" distR="0" wp14:anchorId="57A97C57" wp14:editId="02C029EF">
              <wp:extent cx="704102" cy="672655"/>
              <wp:effectExtent l="0" t="0" r="0" b="0"/>
              <wp:docPr id="1" name="image1.png" descr="MB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MBK"/>
                      <pic:cNvPicPr/>
                    </pic:nvPicPr>
                    <pic:blipFill>
                      <a:blip r:embed="rId11" cstate="print"/>
                      <a:stretch>
                        <a:fillRect/>
                      </a:stretch>
                    </pic:blipFill>
                    <pic:spPr>
                      <a:xfrm>
                        <a:off x="0" y="0"/>
                        <a:ext cx="704102" cy="672655"/>
                      </a:xfrm>
                      <a:prstGeom prst="rect">
                        <a:avLst/>
                      </a:prstGeom>
                    </pic:spPr>
                  </pic:pic>
                </a:graphicData>
              </a:graphic>
            </wp:inline>
          </w:drawing>
        </w:r>
      </w:ins>
    </w:p>
    <w:p w14:paraId="57A979A3" w14:textId="4DF80495" w:rsidR="00BC54DB" w:rsidRDefault="007A751E">
      <w:pPr>
        <w:spacing w:before="154"/>
        <w:ind w:left="3130" w:right="3546"/>
        <w:jc w:val="center"/>
        <w:rPr>
          <w:ins w:id="62" w:author="Marks, Brett (DPH)" w:date="2026-09-25T20:07:00Z" w16du:dateUtc="2026-09-26T00:07:00Z"/>
          <w:rFonts w:ascii="Arial"/>
          <w:b/>
          <w:sz w:val="31"/>
        </w:rPr>
      </w:pPr>
      <w:ins w:id="63" w:author="Marks, Brett (DPH)" w:date="2026-09-25T20:07:00Z" w16du:dateUtc="2026-09-26T00:07:00Z">
        <w:r>
          <w:rPr>
            <w:rFonts w:ascii="Arial"/>
            <w:b/>
            <w:color w:val="4B4B4B"/>
            <w:w w:val="85"/>
            <w:sz w:val="31"/>
          </w:rPr>
          <w:t>MeyersBrothersKalicka,</w:t>
        </w:r>
        <w:r>
          <w:rPr>
            <w:rFonts w:ascii="Arial"/>
            <w:b/>
            <w:color w:val="4B4B4B"/>
            <w:spacing w:val="25"/>
            <w:sz w:val="31"/>
          </w:rPr>
          <w:t xml:space="preserve"> </w:t>
        </w:r>
        <w:r>
          <w:rPr>
            <w:rFonts w:ascii="Arial"/>
            <w:b/>
            <w:color w:val="5D5D5D"/>
            <w:spacing w:val="-4"/>
            <w:w w:val="85"/>
            <w:sz w:val="31"/>
          </w:rPr>
          <w:t>P.C.</w:t>
        </w:r>
      </w:ins>
    </w:p>
    <w:p w14:paraId="57A979A4" w14:textId="77777777" w:rsidR="00BC54DB" w:rsidRDefault="007A751E">
      <w:pPr>
        <w:spacing w:before="43" w:line="338" w:lineRule="auto"/>
        <w:ind w:left="3680" w:right="4147"/>
        <w:jc w:val="center"/>
        <w:rPr>
          <w:ins w:id="64" w:author="Marks, Brett (DPH)" w:date="2026-09-25T20:07:00Z" w16du:dateUtc="2026-09-26T00:07:00Z"/>
          <w:rFonts w:ascii="Arial"/>
          <w:sz w:val="13"/>
        </w:rPr>
      </w:pPr>
      <w:ins w:id="65" w:author="Marks, Brett (DPH)" w:date="2026-09-25T20:07:00Z" w16du:dateUtc="2026-09-26T00:07:00Z">
        <w:r>
          <w:rPr>
            <w:rFonts w:ascii="Arial"/>
            <w:color w:val="4B4B4B"/>
            <w:w w:val="115"/>
            <w:sz w:val="13"/>
          </w:rPr>
          <w:t>CERTIFIED</w:t>
        </w:r>
        <w:r>
          <w:rPr>
            <w:rFonts w:ascii="Arial"/>
            <w:color w:val="4B4B4B"/>
            <w:spacing w:val="6"/>
            <w:w w:val="115"/>
            <w:sz w:val="13"/>
          </w:rPr>
          <w:t xml:space="preserve"> </w:t>
        </w:r>
        <w:r>
          <w:rPr>
            <w:rFonts w:ascii="Arial"/>
            <w:color w:val="5D5D5D"/>
            <w:w w:val="115"/>
            <w:sz w:val="13"/>
          </w:rPr>
          <w:t>PUBLIC</w:t>
        </w:r>
        <w:r>
          <w:rPr>
            <w:rFonts w:ascii="Arial"/>
            <w:color w:val="5D5D5D"/>
            <w:spacing w:val="-4"/>
            <w:w w:val="115"/>
            <w:sz w:val="13"/>
          </w:rPr>
          <w:t xml:space="preserve"> </w:t>
        </w:r>
        <w:r>
          <w:rPr>
            <w:rFonts w:ascii="Arial"/>
            <w:color w:val="383838"/>
            <w:w w:val="115"/>
            <w:sz w:val="13"/>
          </w:rPr>
          <w:t xml:space="preserve">ACCOUNTANTS </w:t>
        </w:r>
        <w:r>
          <w:rPr>
            <w:rFonts w:ascii="Arial"/>
            <w:color w:val="4B4B4B"/>
            <w:w w:val="115"/>
            <w:sz w:val="13"/>
          </w:rPr>
          <w:t>AND</w:t>
        </w:r>
        <w:r>
          <w:rPr>
            <w:rFonts w:ascii="Arial"/>
            <w:color w:val="4B4B4B"/>
            <w:spacing w:val="19"/>
            <w:w w:val="115"/>
            <w:sz w:val="13"/>
          </w:rPr>
          <w:t xml:space="preserve"> </w:t>
        </w:r>
        <w:r>
          <w:rPr>
            <w:rFonts w:ascii="Arial"/>
            <w:color w:val="383838"/>
            <w:w w:val="115"/>
            <w:sz w:val="13"/>
          </w:rPr>
          <w:t xml:space="preserve">BUSINESS </w:t>
        </w:r>
        <w:r>
          <w:rPr>
            <w:rFonts w:ascii="Arial"/>
            <w:color w:val="4B4B4B"/>
            <w:w w:val="115"/>
            <w:sz w:val="13"/>
          </w:rPr>
          <w:t>STRATEGISTS</w:t>
        </w:r>
      </w:ins>
    </w:p>
    <w:p w14:paraId="57A979A5" w14:textId="77777777" w:rsidR="00BC54DB" w:rsidRDefault="00BC54DB">
      <w:pPr>
        <w:pStyle w:val="BodyText"/>
        <w:spacing w:before="10"/>
        <w:rPr>
          <w:ins w:id="66" w:author="Marks, Brett (DPH)" w:date="2026-09-25T20:07:00Z" w16du:dateUtc="2026-09-26T00:07:00Z"/>
          <w:rFonts w:ascii="Arial"/>
          <w:sz w:val="10"/>
        </w:rPr>
      </w:pPr>
    </w:p>
    <w:p w14:paraId="57A979A6" w14:textId="77777777" w:rsidR="00BC54DB" w:rsidRDefault="007A751E">
      <w:pPr>
        <w:spacing w:before="92"/>
        <w:ind w:left="107"/>
        <w:rPr>
          <w:ins w:id="67" w:author="Marks, Brett (DPH)" w:date="2026-09-25T20:07:00Z" w16du:dateUtc="2026-09-26T00:07:00Z"/>
        </w:rPr>
      </w:pPr>
      <w:ins w:id="68" w:author="Marks, Brett (DPH)" w:date="2026-09-25T20:07:00Z" w16du:dateUtc="2026-09-26T00:07:00Z">
        <w:r>
          <w:rPr>
            <w:color w:val="383838"/>
            <w:spacing w:val="-6"/>
          </w:rPr>
          <w:t>October</w:t>
        </w:r>
        <w:r>
          <w:rPr>
            <w:color w:val="383838"/>
            <w:spacing w:val="2"/>
          </w:rPr>
          <w:t xml:space="preserve"> </w:t>
        </w:r>
        <w:r>
          <w:rPr>
            <w:color w:val="383838"/>
            <w:spacing w:val="-6"/>
          </w:rPr>
          <w:t>25,</w:t>
        </w:r>
        <w:r>
          <w:rPr>
            <w:color w:val="383838"/>
            <w:spacing w:val="-9"/>
          </w:rPr>
          <w:t xml:space="preserve"> </w:t>
        </w:r>
        <w:r>
          <w:rPr>
            <w:color w:val="383838"/>
            <w:spacing w:val="-6"/>
          </w:rPr>
          <w:t>2022</w:t>
        </w:r>
      </w:ins>
    </w:p>
    <w:p w14:paraId="57A979A7" w14:textId="77777777" w:rsidR="00BC54DB" w:rsidRDefault="00BC54DB">
      <w:pPr>
        <w:pStyle w:val="BodyText"/>
        <w:rPr>
          <w:ins w:id="69" w:author="Marks, Brett (DPH)" w:date="2026-09-25T20:07:00Z" w16du:dateUtc="2026-09-26T00:07:00Z"/>
          <w:sz w:val="24"/>
        </w:rPr>
      </w:pPr>
    </w:p>
    <w:p w14:paraId="57A979A8" w14:textId="77777777" w:rsidR="00BC54DB" w:rsidRDefault="00BC54DB">
      <w:pPr>
        <w:pStyle w:val="BodyText"/>
        <w:rPr>
          <w:ins w:id="70" w:author="Marks, Brett (DPH)" w:date="2026-09-25T20:07:00Z" w16du:dateUtc="2026-09-26T00:07:00Z"/>
          <w:sz w:val="24"/>
        </w:rPr>
      </w:pPr>
    </w:p>
    <w:p w14:paraId="57A979A9" w14:textId="77777777" w:rsidR="00BC54DB" w:rsidRDefault="007A751E">
      <w:pPr>
        <w:spacing w:before="187" w:line="252" w:lineRule="exact"/>
        <w:ind w:left="121"/>
        <w:rPr>
          <w:ins w:id="71" w:author="Marks, Brett (DPH)" w:date="2026-09-25T20:07:00Z" w16du:dateUtc="2026-09-26T00:07:00Z"/>
        </w:rPr>
      </w:pPr>
      <w:ins w:id="72" w:author="Marks, Brett (DPH)" w:date="2026-09-25T20:07:00Z" w16du:dateUtc="2026-09-26T00:07:00Z">
        <w:r>
          <w:rPr>
            <w:color w:val="383838"/>
            <w:spacing w:val="-6"/>
          </w:rPr>
          <w:t>Mr.</w:t>
        </w:r>
        <w:r>
          <w:rPr>
            <w:color w:val="383838"/>
            <w:spacing w:val="-8"/>
          </w:rPr>
          <w:t xml:space="preserve"> </w:t>
        </w:r>
        <w:r>
          <w:rPr>
            <w:color w:val="383838"/>
            <w:spacing w:val="-6"/>
          </w:rPr>
          <w:t>Raymond McCarthy</w:t>
        </w:r>
      </w:ins>
    </w:p>
    <w:p w14:paraId="57A979AA" w14:textId="77777777" w:rsidR="00BC54DB" w:rsidRDefault="007A751E">
      <w:pPr>
        <w:spacing w:before="1" w:line="237" w:lineRule="auto"/>
        <w:ind w:left="121" w:right="5881" w:hanging="10"/>
        <w:rPr>
          <w:ins w:id="73" w:author="Marks, Brett (DPH)" w:date="2026-09-25T20:07:00Z" w16du:dateUtc="2026-09-26T00:07:00Z"/>
        </w:rPr>
      </w:pPr>
      <w:ins w:id="74" w:author="Marks, Brett (DPH)" w:date="2026-09-25T20:07:00Z" w16du:dateUtc="2026-09-26T00:07:00Z">
        <w:r>
          <w:rPr>
            <w:color w:val="383838"/>
            <w:spacing w:val="-4"/>
          </w:rPr>
          <w:t>SVP,</w:t>
        </w:r>
        <w:r>
          <w:rPr>
            <w:color w:val="383838"/>
            <w:spacing w:val="-10"/>
          </w:rPr>
          <w:t xml:space="preserve"> </w:t>
        </w:r>
        <w:r>
          <w:rPr>
            <w:color w:val="383838"/>
            <w:spacing w:val="-4"/>
          </w:rPr>
          <w:t>Chief</w:t>
        </w:r>
        <w:r>
          <w:rPr>
            <w:color w:val="383838"/>
            <w:spacing w:val="-10"/>
          </w:rPr>
          <w:t xml:space="preserve"> </w:t>
        </w:r>
        <w:r>
          <w:rPr>
            <w:color w:val="4B4B4B"/>
            <w:spacing w:val="-4"/>
          </w:rPr>
          <w:t>Financial</w:t>
        </w:r>
        <w:r>
          <w:rPr>
            <w:color w:val="4B4B4B"/>
            <w:spacing w:val="-10"/>
          </w:rPr>
          <w:t xml:space="preserve"> </w:t>
        </w:r>
        <w:r>
          <w:rPr>
            <w:color w:val="232323"/>
            <w:spacing w:val="-4"/>
          </w:rPr>
          <w:t>Officer,</w:t>
        </w:r>
        <w:r>
          <w:rPr>
            <w:color w:val="232323"/>
            <w:spacing w:val="-10"/>
          </w:rPr>
          <w:t xml:space="preserve"> </w:t>
        </w:r>
        <w:r>
          <w:rPr>
            <w:color w:val="383838"/>
            <w:spacing w:val="-4"/>
          </w:rPr>
          <w:t>and</w:t>
        </w:r>
        <w:r>
          <w:rPr>
            <w:color w:val="383838"/>
            <w:spacing w:val="-9"/>
          </w:rPr>
          <w:t xml:space="preserve"> </w:t>
        </w:r>
        <w:r>
          <w:rPr>
            <w:color w:val="4B4B4B"/>
            <w:spacing w:val="-4"/>
          </w:rPr>
          <w:t>Treasure</w:t>
        </w:r>
        <w:r>
          <w:rPr>
            <w:color w:val="232323"/>
            <w:spacing w:val="-4"/>
          </w:rPr>
          <w:t xml:space="preserve">r </w:t>
        </w:r>
        <w:r>
          <w:rPr>
            <w:color w:val="383838"/>
          </w:rPr>
          <w:t>Baystate Health, Inc.</w:t>
        </w:r>
      </w:ins>
    </w:p>
    <w:p w14:paraId="57A979AB" w14:textId="77777777" w:rsidR="00BC54DB" w:rsidRDefault="007A751E">
      <w:pPr>
        <w:spacing w:line="245" w:lineRule="exact"/>
        <w:ind w:left="120"/>
        <w:rPr>
          <w:ins w:id="75" w:author="Marks, Brett (DPH)" w:date="2026-09-25T20:07:00Z" w16du:dateUtc="2026-09-26T00:07:00Z"/>
        </w:rPr>
      </w:pPr>
      <w:ins w:id="76" w:author="Marks, Brett (DPH)" w:date="2026-09-25T20:07:00Z" w16du:dateUtc="2026-09-26T00:07:00Z">
        <w:r>
          <w:rPr>
            <w:color w:val="383838"/>
            <w:spacing w:val="-4"/>
          </w:rPr>
          <w:t>280</w:t>
        </w:r>
        <w:r>
          <w:rPr>
            <w:color w:val="383838"/>
            <w:spacing w:val="-12"/>
          </w:rPr>
          <w:t xml:space="preserve"> </w:t>
        </w:r>
        <w:r>
          <w:rPr>
            <w:color w:val="383838"/>
            <w:spacing w:val="-4"/>
          </w:rPr>
          <w:t>Chestnut</w:t>
        </w:r>
        <w:r>
          <w:rPr>
            <w:color w:val="383838"/>
            <w:spacing w:val="-8"/>
          </w:rPr>
          <w:t xml:space="preserve"> </w:t>
        </w:r>
        <w:r>
          <w:rPr>
            <w:color w:val="383838"/>
            <w:spacing w:val="-4"/>
          </w:rPr>
          <w:t>Street</w:t>
        </w:r>
      </w:ins>
    </w:p>
    <w:p w14:paraId="57A979AC" w14:textId="77777777" w:rsidR="00BC54DB" w:rsidRDefault="007A751E">
      <w:pPr>
        <w:spacing w:line="247" w:lineRule="exact"/>
        <w:ind w:left="121"/>
        <w:rPr>
          <w:ins w:id="77" w:author="Marks, Brett (DPH)" w:date="2026-09-25T20:07:00Z" w16du:dateUtc="2026-09-26T00:07:00Z"/>
        </w:rPr>
      </w:pPr>
      <w:ins w:id="78" w:author="Marks, Brett (DPH)" w:date="2026-09-25T20:07:00Z" w16du:dateUtc="2026-09-26T00:07:00Z">
        <w:r>
          <w:rPr>
            <w:color w:val="383838"/>
            <w:spacing w:val="-4"/>
          </w:rPr>
          <w:t>Springfield,</w:t>
        </w:r>
        <w:r>
          <w:rPr>
            <w:color w:val="383838"/>
            <w:spacing w:val="-10"/>
          </w:rPr>
          <w:t xml:space="preserve"> </w:t>
        </w:r>
        <w:r>
          <w:rPr>
            <w:color w:val="383838"/>
            <w:spacing w:val="-4"/>
          </w:rPr>
          <w:t>MA</w:t>
        </w:r>
        <w:r>
          <w:rPr>
            <w:color w:val="383838"/>
            <w:spacing w:val="-10"/>
          </w:rPr>
          <w:t xml:space="preserve"> </w:t>
        </w:r>
        <w:r>
          <w:rPr>
            <w:color w:val="383838"/>
            <w:spacing w:val="-4"/>
          </w:rPr>
          <w:t>0</w:t>
        </w:r>
        <w:r>
          <w:rPr>
            <w:color w:val="4B4B4B"/>
            <w:spacing w:val="-4"/>
          </w:rPr>
          <w:t>1104</w:t>
        </w:r>
      </w:ins>
    </w:p>
    <w:p w14:paraId="57A979AD" w14:textId="77777777" w:rsidR="00BC54DB" w:rsidRDefault="00BC54DB">
      <w:pPr>
        <w:pStyle w:val="BodyText"/>
        <w:rPr>
          <w:ins w:id="79" w:author="Marks, Brett (DPH)" w:date="2026-09-25T20:07:00Z" w16du:dateUtc="2026-09-26T00:07:00Z"/>
          <w:sz w:val="24"/>
        </w:rPr>
      </w:pPr>
    </w:p>
    <w:p w14:paraId="57A979AE" w14:textId="77777777" w:rsidR="00BC54DB" w:rsidRDefault="007A751E">
      <w:pPr>
        <w:spacing w:before="213"/>
        <w:ind w:left="141"/>
        <w:rPr>
          <w:ins w:id="80" w:author="Marks, Brett (DPH)" w:date="2026-09-25T20:07:00Z" w16du:dateUtc="2026-09-26T00:07:00Z"/>
        </w:rPr>
      </w:pPr>
      <w:ins w:id="81" w:author="Marks, Brett (DPH)" w:date="2026-09-25T20:07:00Z" w16du:dateUtc="2026-09-26T00:07:00Z">
        <w:r>
          <w:rPr>
            <w:color w:val="383838"/>
            <w:spacing w:val="-4"/>
          </w:rPr>
          <w:t>Dear</w:t>
        </w:r>
        <w:r>
          <w:rPr>
            <w:color w:val="383838"/>
            <w:spacing w:val="-10"/>
          </w:rPr>
          <w:t xml:space="preserve"> </w:t>
        </w:r>
        <w:r>
          <w:rPr>
            <w:color w:val="383838"/>
            <w:spacing w:val="-4"/>
          </w:rPr>
          <w:t>Ray:</w:t>
        </w:r>
      </w:ins>
    </w:p>
    <w:p w14:paraId="57A979AF" w14:textId="77777777" w:rsidR="00BC54DB" w:rsidRDefault="00BC54DB">
      <w:pPr>
        <w:pStyle w:val="BodyText"/>
        <w:spacing w:before="10"/>
        <w:rPr>
          <w:ins w:id="82" w:author="Marks, Brett (DPH)" w:date="2026-09-25T20:07:00Z" w16du:dateUtc="2026-09-26T00:07:00Z"/>
        </w:rPr>
      </w:pPr>
    </w:p>
    <w:p w14:paraId="57A979B0" w14:textId="77777777" w:rsidR="00BC54DB" w:rsidRDefault="007A751E">
      <w:pPr>
        <w:spacing w:before="1" w:line="237" w:lineRule="auto"/>
        <w:ind w:left="155" w:right="178" w:hanging="4"/>
        <w:jc w:val="both"/>
        <w:rPr>
          <w:ins w:id="83" w:author="Marks, Brett (DPH)" w:date="2026-09-25T20:07:00Z" w16du:dateUtc="2026-09-26T00:07:00Z"/>
        </w:rPr>
      </w:pPr>
      <w:ins w:id="84" w:author="Marks, Brett (DPH)" w:date="2026-09-25T20:07:00Z" w16du:dateUtc="2026-09-26T00:07:00Z">
        <w:r>
          <w:rPr>
            <w:color w:val="383838"/>
            <w:spacing w:val="-4"/>
          </w:rPr>
          <w:t>We</w:t>
        </w:r>
        <w:r>
          <w:rPr>
            <w:color w:val="383838"/>
            <w:spacing w:val="-10"/>
          </w:rPr>
          <w:t xml:space="preserve"> </w:t>
        </w:r>
        <w:r>
          <w:rPr>
            <w:color w:val="383838"/>
            <w:spacing w:val="-4"/>
          </w:rPr>
          <w:t>have</w:t>
        </w:r>
        <w:r>
          <w:rPr>
            <w:color w:val="383838"/>
            <w:spacing w:val="-5"/>
          </w:rPr>
          <w:t xml:space="preserve"> </w:t>
        </w:r>
        <w:r>
          <w:rPr>
            <w:color w:val="383838"/>
            <w:spacing w:val="-4"/>
          </w:rPr>
          <w:t>performed an</w:t>
        </w:r>
        <w:r>
          <w:rPr>
            <w:color w:val="383838"/>
            <w:spacing w:val="-10"/>
          </w:rPr>
          <w:t xml:space="preserve"> </w:t>
        </w:r>
        <w:r>
          <w:rPr>
            <w:color w:val="383838"/>
            <w:spacing w:val="-4"/>
          </w:rPr>
          <w:t>analysis</w:t>
        </w:r>
        <w:r>
          <w:rPr>
            <w:color w:val="383838"/>
            <w:spacing w:val="-8"/>
          </w:rPr>
          <w:t xml:space="preserve"> </w:t>
        </w:r>
        <w:r>
          <w:rPr>
            <w:color w:val="383838"/>
            <w:spacing w:val="-4"/>
          </w:rPr>
          <w:t>of</w:t>
        </w:r>
        <w:r>
          <w:rPr>
            <w:color w:val="383838"/>
            <w:spacing w:val="-10"/>
          </w:rPr>
          <w:t xml:space="preserve"> </w:t>
        </w:r>
        <w:r>
          <w:rPr>
            <w:color w:val="383838"/>
            <w:spacing w:val="-4"/>
          </w:rPr>
          <w:t>the</w:t>
        </w:r>
        <w:r>
          <w:rPr>
            <w:color w:val="383838"/>
            <w:spacing w:val="-10"/>
          </w:rPr>
          <w:t xml:space="preserve"> </w:t>
        </w:r>
        <w:r>
          <w:rPr>
            <w:color w:val="383838"/>
            <w:spacing w:val="-4"/>
          </w:rPr>
          <w:t>financial</w:t>
        </w:r>
        <w:r>
          <w:rPr>
            <w:color w:val="383838"/>
            <w:spacing w:val="12"/>
          </w:rPr>
          <w:t xml:space="preserve"> </w:t>
        </w:r>
        <w:r>
          <w:rPr>
            <w:color w:val="383838"/>
            <w:spacing w:val="-4"/>
          </w:rPr>
          <w:t>projections</w:t>
        </w:r>
        <w:r>
          <w:rPr>
            <w:color w:val="383838"/>
            <w:spacing w:val="15"/>
          </w:rPr>
          <w:t xml:space="preserve"> </w:t>
        </w:r>
        <w:r>
          <w:rPr>
            <w:color w:val="383838"/>
            <w:spacing w:val="-4"/>
          </w:rPr>
          <w:t>prepared</w:t>
        </w:r>
        <w:r>
          <w:rPr>
            <w:color w:val="383838"/>
            <w:spacing w:val="23"/>
          </w:rPr>
          <w:t xml:space="preserve"> </w:t>
        </w:r>
        <w:r>
          <w:rPr>
            <w:color w:val="383838"/>
            <w:spacing w:val="-4"/>
          </w:rPr>
          <w:t>by</w:t>
        </w:r>
        <w:r>
          <w:rPr>
            <w:color w:val="383838"/>
            <w:spacing w:val="-8"/>
          </w:rPr>
          <w:t xml:space="preserve"> </w:t>
        </w:r>
        <w:r>
          <w:rPr>
            <w:color w:val="383838"/>
            <w:spacing w:val="-4"/>
          </w:rPr>
          <w:t>Baystate Health, Inc.</w:t>
        </w:r>
        <w:r>
          <w:rPr>
            <w:color w:val="383838"/>
            <w:spacing w:val="-10"/>
          </w:rPr>
          <w:t xml:space="preserve"> </w:t>
        </w:r>
        <w:r>
          <w:rPr>
            <w:color w:val="383838"/>
            <w:spacing w:val="-4"/>
          </w:rPr>
          <w:t>("Baystate") detailing</w:t>
        </w:r>
        <w:r>
          <w:rPr>
            <w:color w:val="383838"/>
            <w:spacing w:val="-10"/>
          </w:rPr>
          <w:t xml:space="preserve"> </w:t>
        </w:r>
        <w:r>
          <w:rPr>
            <w:color w:val="4B4B4B"/>
            <w:spacing w:val="-4"/>
          </w:rPr>
          <w:t xml:space="preserve">the </w:t>
        </w:r>
        <w:r>
          <w:rPr>
            <w:color w:val="383838"/>
          </w:rPr>
          <w:t>projected operations of</w:t>
        </w:r>
        <w:r>
          <w:rPr>
            <w:color w:val="383838"/>
            <w:spacing w:val="-4"/>
          </w:rPr>
          <w:t xml:space="preserve"> </w:t>
        </w:r>
        <w:r>
          <w:rPr>
            <w:color w:val="383838"/>
          </w:rPr>
          <w:t>the</w:t>
        </w:r>
        <w:r>
          <w:rPr>
            <w:color w:val="383838"/>
            <w:spacing w:val="-6"/>
          </w:rPr>
          <w:t xml:space="preserve"> </w:t>
        </w:r>
        <w:r>
          <w:rPr>
            <w:color w:val="4B4B4B"/>
          </w:rPr>
          <w:t xml:space="preserve">addition </w:t>
        </w:r>
        <w:r>
          <w:rPr>
            <w:color w:val="383838"/>
          </w:rPr>
          <w:t>of</w:t>
        </w:r>
        <w:r>
          <w:rPr>
            <w:color w:val="383838"/>
            <w:spacing w:val="-8"/>
          </w:rPr>
          <w:t xml:space="preserve"> </w:t>
        </w:r>
        <w:r>
          <w:rPr>
            <w:color w:val="383838"/>
          </w:rPr>
          <w:t>a</w:t>
        </w:r>
        <w:r>
          <w:rPr>
            <w:color w:val="383838"/>
            <w:spacing w:val="-8"/>
          </w:rPr>
          <w:t xml:space="preserve"> </w:t>
        </w:r>
        <w:r>
          <w:rPr>
            <w:color w:val="4B4B4B"/>
          </w:rPr>
          <w:t xml:space="preserve">second </w:t>
        </w:r>
        <w:r>
          <w:rPr>
            <w:color w:val="383838"/>
          </w:rPr>
          <w:t>computed tomography ("CT")</w:t>
        </w:r>
        <w:r>
          <w:rPr>
            <w:color w:val="383838"/>
            <w:spacing w:val="-6"/>
          </w:rPr>
          <w:t xml:space="preserve"> </w:t>
        </w:r>
        <w:r>
          <w:rPr>
            <w:color w:val="383838"/>
          </w:rPr>
          <w:t>scanner at</w:t>
        </w:r>
        <w:r>
          <w:rPr>
            <w:color w:val="383838"/>
            <w:spacing w:val="-8"/>
          </w:rPr>
          <w:t xml:space="preserve"> </w:t>
        </w:r>
        <w:r>
          <w:rPr>
            <w:color w:val="383838"/>
          </w:rPr>
          <w:t>Baystate Noble</w:t>
        </w:r>
        <w:r>
          <w:rPr>
            <w:color w:val="383838"/>
            <w:spacing w:val="-6"/>
          </w:rPr>
          <w:t xml:space="preserve"> </w:t>
        </w:r>
        <w:r>
          <w:rPr>
            <w:color w:val="383838"/>
          </w:rPr>
          <w:t xml:space="preserve">Hospital </w:t>
        </w:r>
        <w:r>
          <w:rPr>
            <w:color w:val="383838"/>
            <w:spacing w:val="-4"/>
          </w:rPr>
          <w:t>("BNH"</w:t>
        </w:r>
        <w:r>
          <w:rPr>
            <w:color w:val="383838"/>
            <w:spacing w:val="-10"/>
          </w:rPr>
          <w:t xml:space="preserve"> </w:t>
        </w:r>
        <w:r>
          <w:rPr>
            <w:color w:val="383838"/>
            <w:spacing w:val="-4"/>
          </w:rPr>
          <w:t>or</w:t>
        </w:r>
        <w:r>
          <w:rPr>
            <w:color w:val="383838"/>
            <w:spacing w:val="-10"/>
          </w:rPr>
          <w:t xml:space="preserve"> </w:t>
        </w:r>
        <w:r>
          <w:rPr>
            <w:color w:val="383838"/>
            <w:spacing w:val="-4"/>
          </w:rPr>
          <w:t>the</w:t>
        </w:r>
        <w:r>
          <w:rPr>
            <w:color w:val="383838"/>
            <w:spacing w:val="-10"/>
          </w:rPr>
          <w:t xml:space="preserve"> </w:t>
        </w:r>
        <w:r>
          <w:rPr>
            <w:color w:val="383838"/>
            <w:spacing w:val="-4"/>
          </w:rPr>
          <w:t>"Hospital"),</w:t>
        </w:r>
        <w:r>
          <w:rPr>
            <w:color w:val="383838"/>
            <w:spacing w:val="-9"/>
          </w:rPr>
          <w:t xml:space="preserve"> </w:t>
        </w:r>
        <w:r>
          <w:rPr>
            <w:color w:val="383838"/>
            <w:spacing w:val="-4"/>
          </w:rPr>
          <w:t>a</w:t>
        </w:r>
        <w:r>
          <w:rPr>
            <w:color w:val="383838"/>
            <w:spacing w:val="-10"/>
          </w:rPr>
          <w:t xml:space="preserve"> </w:t>
        </w:r>
        <w:r>
          <w:rPr>
            <w:color w:val="383838"/>
            <w:spacing w:val="-4"/>
          </w:rPr>
          <w:t>Baystate</w:t>
        </w:r>
        <w:r>
          <w:rPr>
            <w:color w:val="383838"/>
            <w:spacing w:val="-10"/>
          </w:rPr>
          <w:t xml:space="preserve"> </w:t>
        </w:r>
        <w:r>
          <w:rPr>
            <w:color w:val="4B4B4B"/>
            <w:spacing w:val="-4"/>
          </w:rPr>
          <w:t>hospital</w:t>
        </w:r>
        <w:r>
          <w:rPr>
            <w:color w:val="4B4B4B"/>
            <w:spacing w:val="-8"/>
          </w:rPr>
          <w:t xml:space="preserve"> </w:t>
        </w:r>
        <w:r>
          <w:rPr>
            <w:color w:val="4B4B4B"/>
            <w:spacing w:val="-4"/>
          </w:rPr>
          <w:t>located</w:t>
        </w:r>
        <w:r>
          <w:rPr>
            <w:color w:val="4B4B4B"/>
          </w:rPr>
          <w:t xml:space="preserve"> </w:t>
        </w:r>
        <w:r>
          <w:rPr>
            <w:color w:val="383838"/>
            <w:spacing w:val="-4"/>
          </w:rPr>
          <w:t>at</w:t>
        </w:r>
        <w:r>
          <w:rPr>
            <w:color w:val="383838"/>
            <w:spacing w:val="-5"/>
          </w:rPr>
          <w:t xml:space="preserve"> </w:t>
        </w:r>
        <w:r>
          <w:rPr>
            <w:color w:val="4B4B4B"/>
            <w:spacing w:val="-4"/>
          </w:rPr>
          <w:t xml:space="preserve">115 </w:t>
        </w:r>
        <w:r>
          <w:rPr>
            <w:color w:val="383838"/>
            <w:spacing w:val="-4"/>
          </w:rPr>
          <w:t>West</w:t>
        </w:r>
        <w:r>
          <w:rPr>
            <w:color w:val="383838"/>
            <w:spacing w:val="-7"/>
          </w:rPr>
          <w:t xml:space="preserve"> </w:t>
        </w:r>
        <w:r>
          <w:rPr>
            <w:color w:val="383838"/>
            <w:spacing w:val="-4"/>
          </w:rPr>
          <w:t>Silver</w:t>
        </w:r>
        <w:r>
          <w:rPr>
            <w:color w:val="383838"/>
            <w:spacing w:val="-7"/>
          </w:rPr>
          <w:t xml:space="preserve"> </w:t>
        </w:r>
        <w:r>
          <w:rPr>
            <w:color w:val="383838"/>
            <w:spacing w:val="-4"/>
          </w:rPr>
          <w:t>Street</w:t>
        </w:r>
        <w:r>
          <w:rPr>
            <w:color w:val="383838"/>
            <w:spacing w:val="13"/>
          </w:rPr>
          <w:t xml:space="preserve"> </w:t>
        </w:r>
        <w:r>
          <w:rPr>
            <w:color w:val="383838"/>
            <w:spacing w:val="-4"/>
          </w:rPr>
          <w:t>in Westfield,</w:t>
        </w:r>
        <w:r>
          <w:rPr>
            <w:color w:val="383838"/>
          </w:rPr>
          <w:t xml:space="preserve"> </w:t>
        </w:r>
        <w:r>
          <w:rPr>
            <w:color w:val="383838"/>
            <w:spacing w:val="-4"/>
          </w:rPr>
          <w:t>Massachusetts,</w:t>
        </w:r>
        <w:r>
          <w:rPr>
            <w:color w:val="383838"/>
            <w:spacing w:val="-10"/>
          </w:rPr>
          <w:t xml:space="preserve"> </w:t>
        </w:r>
        <w:r>
          <w:rPr>
            <w:color w:val="383838"/>
            <w:spacing w:val="-4"/>
          </w:rPr>
          <w:t>as</w:t>
        </w:r>
        <w:r>
          <w:rPr>
            <w:color w:val="383838"/>
            <w:spacing w:val="-7"/>
          </w:rPr>
          <w:t xml:space="preserve"> </w:t>
        </w:r>
        <w:r>
          <w:rPr>
            <w:color w:val="383838"/>
            <w:spacing w:val="-4"/>
          </w:rPr>
          <w:t>well</w:t>
        </w:r>
        <w:r>
          <w:rPr>
            <w:color w:val="383838"/>
          </w:rPr>
          <w:t xml:space="preserve"> </w:t>
        </w:r>
        <w:r>
          <w:rPr>
            <w:color w:val="383838"/>
            <w:spacing w:val="-4"/>
          </w:rPr>
          <w:t>as capital</w:t>
        </w:r>
        <w:r>
          <w:rPr>
            <w:color w:val="383838"/>
            <w:spacing w:val="-10"/>
          </w:rPr>
          <w:t xml:space="preserve"> </w:t>
        </w:r>
        <w:r>
          <w:rPr>
            <w:color w:val="383838"/>
            <w:spacing w:val="-4"/>
          </w:rPr>
          <w:t>needs</w:t>
        </w:r>
        <w:r>
          <w:rPr>
            <w:color w:val="383838"/>
            <w:spacing w:val="-10"/>
          </w:rPr>
          <w:t xml:space="preserve"> </w:t>
        </w:r>
        <w:r>
          <w:rPr>
            <w:color w:val="383838"/>
            <w:spacing w:val="-4"/>
          </w:rPr>
          <w:t>associated</w:t>
        </w:r>
        <w:r>
          <w:rPr>
            <w:color w:val="383838"/>
            <w:spacing w:val="-10"/>
          </w:rPr>
          <w:t xml:space="preserve"> </w:t>
        </w:r>
        <w:r>
          <w:rPr>
            <w:color w:val="383838"/>
            <w:spacing w:val="-4"/>
          </w:rPr>
          <w:t>with</w:t>
        </w:r>
        <w:r>
          <w:rPr>
            <w:color w:val="383838"/>
            <w:spacing w:val="-9"/>
          </w:rPr>
          <w:t xml:space="preserve"> </w:t>
        </w:r>
        <w:r>
          <w:rPr>
            <w:color w:val="383838"/>
            <w:spacing w:val="-4"/>
          </w:rPr>
          <w:t>this</w:t>
        </w:r>
        <w:r>
          <w:rPr>
            <w:color w:val="383838"/>
            <w:spacing w:val="-10"/>
          </w:rPr>
          <w:t xml:space="preserve"> </w:t>
        </w:r>
        <w:r>
          <w:rPr>
            <w:color w:val="4B4B4B"/>
            <w:spacing w:val="-4"/>
          </w:rPr>
          <w:t>service</w:t>
        </w:r>
        <w:r>
          <w:rPr>
            <w:color w:val="4B4B4B"/>
            <w:spacing w:val="-10"/>
          </w:rPr>
          <w:t xml:space="preserve"> </w:t>
        </w:r>
        <w:r>
          <w:rPr>
            <w:color w:val="383838"/>
            <w:spacing w:val="-4"/>
          </w:rPr>
          <w:t>(the</w:t>
        </w:r>
        <w:r>
          <w:rPr>
            <w:color w:val="383838"/>
            <w:spacing w:val="-10"/>
          </w:rPr>
          <w:t xml:space="preserve"> </w:t>
        </w:r>
        <w:r>
          <w:rPr>
            <w:color w:val="383838"/>
            <w:spacing w:val="-4"/>
          </w:rPr>
          <w:t>"Project").</w:t>
        </w:r>
        <w:r>
          <w:rPr>
            <w:color w:val="383838"/>
            <w:spacing w:val="7"/>
          </w:rPr>
          <w:t xml:space="preserve"> </w:t>
        </w:r>
        <w:r>
          <w:rPr>
            <w:color w:val="383838"/>
            <w:spacing w:val="-4"/>
          </w:rPr>
          <w:t>This</w:t>
        </w:r>
        <w:r>
          <w:rPr>
            <w:color w:val="383838"/>
            <w:spacing w:val="-7"/>
          </w:rPr>
          <w:t xml:space="preserve"> </w:t>
        </w:r>
        <w:r>
          <w:rPr>
            <w:color w:val="383838"/>
            <w:spacing w:val="-4"/>
          </w:rPr>
          <w:t>report</w:t>
        </w:r>
        <w:r>
          <w:rPr>
            <w:color w:val="383838"/>
            <w:spacing w:val="-10"/>
          </w:rPr>
          <w:t xml:space="preserve"> </w:t>
        </w:r>
        <w:r>
          <w:rPr>
            <w:color w:val="383838"/>
            <w:spacing w:val="-4"/>
          </w:rPr>
          <w:t>details</w:t>
        </w:r>
        <w:r>
          <w:rPr>
            <w:color w:val="383838"/>
            <w:spacing w:val="-10"/>
          </w:rPr>
          <w:t xml:space="preserve"> </w:t>
        </w:r>
        <w:r>
          <w:rPr>
            <w:color w:val="383838"/>
            <w:spacing w:val="-4"/>
          </w:rPr>
          <w:t>our</w:t>
        </w:r>
        <w:r>
          <w:rPr>
            <w:color w:val="383838"/>
            <w:spacing w:val="-7"/>
          </w:rPr>
          <w:t xml:space="preserve"> </w:t>
        </w:r>
        <w:r>
          <w:rPr>
            <w:color w:val="383838"/>
            <w:spacing w:val="-4"/>
          </w:rPr>
          <w:t>analysis</w:t>
        </w:r>
        <w:r>
          <w:rPr>
            <w:color w:val="383838"/>
            <w:spacing w:val="-8"/>
          </w:rPr>
          <w:t xml:space="preserve"> </w:t>
        </w:r>
        <w:r>
          <w:rPr>
            <w:color w:val="383838"/>
            <w:spacing w:val="-4"/>
          </w:rPr>
          <w:t>arid</w:t>
        </w:r>
        <w:r>
          <w:rPr>
            <w:color w:val="383838"/>
            <w:spacing w:val="-7"/>
          </w:rPr>
          <w:t xml:space="preserve"> </w:t>
        </w:r>
        <w:r>
          <w:rPr>
            <w:color w:val="383838"/>
            <w:spacing w:val="-4"/>
          </w:rPr>
          <w:t xml:space="preserve">findings </w:t>
        </w:r>
        <w:r>
          <w:rPr>
            <w:color w:val="4B4B4B"/>
            <w:spacing w:val="-4"/>
          </w:rPr>
          <w:t>w</w:t>
        </w:r>
        <w:r>
          <w:rPr>
            <w:color w:val="232323"/>
            <w:spacing w:val="-4"/>
          </w:rPr>
          <w:t>ith</w:t>
        </w:r>
        <w:r>
          <w:rPr>
            <w:color w:val="232323"/>
            <w:spacing w:val="-10"/>
          </w:rPr>
          <w:t xml:space="preserve"> </w:t>
        </w:r>
        <w:r>
          <w:rPr>
            <w:color w:val="232323"/>
            <w:spacing w:val="-4"/>
          </w:rPr>
          <w:t>r</w:t>
        </w:r>
        <w:r>
          <w:rPr>
            <w:color w:val="4B4B4B"/>
            <w:spacing w:val="-4"/>
          </w:rPr>
          <w:t>egards</w:t>
        </w:r>
        <w:r>
          <w:rPr>
            <w:color w:val="4B4B4B"/>
            <w:spacing w:val="-10"/>
          </w:rPr>
          <w:t xml:space="preserve"> </w:t>
        </w:r>
        <w:r>
          <w:rPr>
            <w:color w:val="383838"/>
            <w:spacing w:val="-4"/>
          </w:rPr>
          <w:t>to</w:t>
        </w:r>
        <w:r>
          <w:rPr>
            <w:color w:val="383838"/>
            <w:spacing w:val="-10"/>
          </w:rPr>
          <w:t xml:space="preserve"> </w:t>
        </w:r>
        <w:r>
          <w:rPr>
            <w:color w:val="5D5D5D"/>
            <w:spacing w:val="-4"/>
          </w:rPr>
          <w:t xml:space="preserve">the </w:t>
        </w:r>
        <w:r>
          <w:rPr>
            <w:color w:val="383838"/>
            <w:spacing w:val="-6"/>
          </w:rPr>
          <w:t>reasonableness</w:t>
        </w:r>
        <w:r>
          <w:rPr>
            <w:color w:val="383838"/>
            <w:spacing w:val="-8"/>
          </w:rPr>
          <w:t xml:space="preserve"> </w:t>
        </w:r>
        <w:r>
          <w:rPr>
            <w:color w:val="383838"/>
            <w:spacing w:val="-6"/>
          </w:rPr>
          <w:t>of</w:t>
        </w:r>
        <w:r>
          <w:rPr>
            <w:color w:val="383838"/>
            <w:spacing w:val="-8"/>
          </w:rPr>
          <w:t xml:space="preserve"> </w:t>
        </w:r>
        <w:r>
          <w:rPr>
            <w:color w:val="383838"/>
            <w:spacing w:val="-6"/>
          </w:rPr>
          <w:t>assumptions</w:t>
        </w:r>
        <w:r>
          <w:rPr>
            <w:color w:val="383838"/>
            <w:spacing w:val="11"/>
          </w:rPr>
          <w:t xml:space="preserve"> </w:t>
        </w:r>
        <w:r>
          <w:rPr>
            <w:color w:val="383838"/>
            <w:spacing w:val="-6"/>
          </w:rPr>
          <w:t>used</w:t>
        </w:r>
        <w:r>
          <w:rPr>
            <w:color w:val="383838"/>
            <w:spacing w:val="15"/>
          </w:rPr>
          <w:t xml:space="preserve"> </w:t>
        </w:r>
        <w:r>
          <w:rPr>
            <w:color w:val="232323"/>
            <w:spacing w:val="-6"/>
          </w:rPr>
          <w:t>in</w:t>
        </w:r>
        <w:r>
          <w:rPr>
            <w:color w:val="232323"/>
            <w:spacing w:val="-8"/>
          </w:rPr>
          <w:t xml:space="preserve"> </w:t>
        </w:r>
        <w:r>
          <w:rPr>
            <w:color w:val="383838"/>
            <w:spacing w:val="-6"/>
          </w:rPr>
          <w:t>the</w:t>
        </w:r>
        <w:r>
          <w:rPr>
            <w:color w:val="383838"/>
          </w:rPr>
          <w:t xml:space="preserve"> </w:t>
        </w:r>
        <w:r>
          <w:rPr>
            <w:color w:val="383838"/>
            <w:spacing w:val="-6"/>
          </w:rPr>
          <w:t>preparation</w:t>
        </w:r>
        <w:r>
          <w:rPr>
            <w:color w:val="383838"/>
          </w:rPr>
          <w:t xml:space="preserve"> </w:t>
        </w:r>
        <w:r>
          <w:rPr>
            <w:color w:val="383838"/>
            <w:spacing w:val="-6"/>
          </w:rPr>
          <w:t xml:space="preserve">and feasibility of </w:t>
        </w:r>
        <w:r>
          <w:rPr>
            <w:color w:val="4B4B4B"/>
            <w:spacing w:val="-6"/>
          </w:rPr>
          <w:t>the</w:t>
        </w:r>
        <w:r>
          <w:rPr>
            <w:color w:val="4B4B4B"/>
            <w:spacing w:val="-8"/>
          </w:rPr>
          <w:t xml:space="preserve"> </w:t>
        </w:r>
        <w:r>
          <w:rPr>
            <w:color w:val="383838"/>
            <w:spacing w:val="-6"/>
          </w:rPr>
          <w:t>projected</w:t>
        </w:r>
        <w:r>
          <w:rPr>
            <w:color w:val="383838"/>
            <w:spacing w:val="14"/>
          </w:rPr>
          <w:t xml:space="preserve"> </w:t>
        </w:r>
        <w:r>
          <w:rPr>
            <w:color w:val="383838"/>
            <w:spacing w:val="-6"/>
          </w:rPr>
          <w:t>financial</w:t>
        </w:r>
        <w:r>
          <w:rPr>
            <w:color w:val="383838"/>
            <w:spacing w:val="22"/>
          </w:rPr>
          <w:t xml:space="preserve"> </w:t>
        </w:r>
        <w:r>
          <w:rPr>
            <w:color w:val="232323"/>
            <w:spacing w:val="-6"/>
          </w:rPr>
          <w:t>i</w:t>
        </w:r>
        <w:r>
          <w:rPr>
            <w:color w:val="4B4B4B"/>
            <w:spacing w:val="-6"/>
          </w:rPr>
          <w:t>nformat</w:t>
        </w:r>
        <w:r>
          <w:rPr>
            <w:color w:val="232323"/>
            <w:spacing w:val="-6"/>
          </w:rPr>
          <w:t>ion</w:t>
        </w:r>
        <w:r>
          <w:rPr>
            <w:color w:val="232323"/>
            <w:spacing w:val="-8"/>
          </w:rPr>
          <w:t xml:space="preserve"> </w:t>
        </w:r>
        <w:r>
          <w:rPr>
            <w:color w:val="383838"/>
            <w:spacing w:val="-6"/>
          </w:rPr>
          <w:t xml:space="preserve">of </w:t>
        </w:r>
        <w:r>
          <w:rPr>
            <w:color w:val="4B4B4B"/>
            <w:spacing w:val="-6"/>
          </w:rPr>
          <w:t xml:space="preserve">the </w:t>
        </w:r>
        <w:r>
          <w:rPr>
            <w:color w:val="383838"/>
            <w:spacing w:val="-6"/>
          </w:rPr>
          <w:t xml:space="preserve">Project </w:t>
        </w:r>
        <w:r>
          <w:rPr>
            <w:color w:val="383838"/>
          </w:rPr>
          <w:t>as prepared by the management of Baystate ("Management").</w:t>
        </w:r>
        <w:r>
          <w:rPr>
            <w:color w:val="383838"/>
            <w:spacing w:val="40"/>
          </w:rPr>
          <w:t xml:space="preserve"> </w:t>
        </w:r>
        <w:r>
          <w:rPr>
            <w:color w:val="383838"/>
          </w:rPr>
          <w:t xml:space="preserve">This report is to </w:t>
        </w:r>
        <w:r>
          <w:rPr>
            <w:color w:val="4B4B4B"/>
          </w:rPr>
          <w:t xml:space="preserve">be </w:t>
        </w:r>
        <w:r>
          <w:rPr>
            <w:color w:val="383838"/>
          </w:rPr>
          <w:t xml:space="preserve">included </w:t>
        </w:r>
        <w:r>
          <w:rPr>
            <w:color w:val="4B4B4B"/>
          </w:rPr>
          <w:t xml:space="preserve">by </w:t>
        </w:r>
        <w:r>
          <w:rPr>
            <w:color w:val="383838"/>
          </w:rPr>
          <w:t xml:space="preserve">Baystate </w:t>
        </w:r>
        <w:r>
          <w:rPr>
            <w:color w:val="4B4B4B"/>
          </w:rPr>
          <w:t xml:space="preserve">in </w:t>
        </w:r>
        <w:r>
          <w:rPr>
            <w:color w:val="232323"/>
          </w:rPr>
          <w:t xml:space="preserve">its </w:t>
        </w:r>
        <w:r>
          <w:rPr>
            <w:color w:val="383838"/>
            <w:spacing w:val="-2"/>
          </w:rPr>
          <w:t>Determination</w:t>
        </w:r>
        <w:r>
          <w:rPr>
            <w:color w:val="383838"/>
            <w:spacing w:val="-12"/>
          </w:rPr>
          <w:t xml:space="preserve"> </w:t>
        </w:r>
        <w:r>
          <w:rPr>
            <w:color w:val="4B4B4B"/>
            <w:spacing w:val="-2"/>
          </w:rPr>
          <w:t>of</w:t>
        </w:r>
        <w:r>
          <w:rPr>
            <w:color w:val="4B4B4B"/>
            <w:spacing w:val="-12"/>
          </w:rPr>
          <w:t xml:space="preserve"> </w:t>
        </w:r>
        <w:r>
          <w:rPr>
            <w:color w:val="4B4B4B"/>
            <w:spacing w:val="-2"/>
          </w:rPr>
          <w:t>Nee</w:t>
        </w:r>
        <w:r>
          <w:rPr>
            <w:color w:val="232323"/>
            <w:spacing w:val="-2"/>
          </w:rPr>
          <w:t>d</w:t>
        </w:r>
        <w:r>
          <w:rPr>
            <w:color w:val="232323"/>
            <w:spacing w:val="-12"/>
          </w:rPr>
          <w:t xml:space="preserve"> </w:t>
        </w:r>
        <w:r>
          <w:rPr>
            <w:color w:val="383838"/>
            <w:spacing w:val="-2"/>
          </w:rPr>
          <w:t>("DON")</w:t>
        </w:r>
        <w:r>
          <w:rPr>
            <w:color w:val="383838"/>
            <w:spacing w:val="-11"/>
          </w:rPr>
          <w:t xml:space="preserve"> </w:t>
        </w:r>
        <w:r>
          <w:rPr>
            <w:color w:val="383838"/>
            <w:spacing w:val="-2"/>
          </w:rPr>
          <w:t>application,</w:t>
        </w:r>
        <w:r>
          <w:rPr>
            <w:color w:val="383838"/>
            <w:spacing w:val="-12"/>
          </w:rPr>
          <w:t xml:space="preserve"> </w:t>
        </w:r>
        <w:r>
          <w:rPr>
            <w:color w:val="383838"/>
            <w:spacing w:val="-2"/>
          </w:rPr>
          <w:t>(see</w:t>
        </w:r>
        <w:r>
          <w:rPr>
            <w:color w:val="383838"/>
            <w:spacing w:val="-12"/>
          </w:rPr>
          <w:t xml:space="preserve"> </w:t>
        </w:r>
        <w:r>
          <w:rPr>
            <w:color w:val="4B4B4B"/>
            <w:spacing w:val="-2"/>
          </w:rPr>
          <w:t>Factor</w:t>
        </w:r>
        <w:r>
          <w:rPr>
            <w:color w:val="4B4B4B"/>
            <w:spacing w:val="-12"/>
          </w:rPr>
          <w:t xml:space="preserve"> </w:t>
        </w:r>
        <w:r>
          <w:rPr>
            <w:color w:val="4B4B4B"/>
            <w:spacing w:val="-2"/>
          </w:rPr>
          <w:t>4(a)</w:t>
        </w:r>
        <w:r>
          <w:rPr>
            <w:color w:val="4B4B4B"/>
            <w:spacing w:val="-11"/>
          </w:rPr>
          <w:t xml:space="preserve"> </w:t>
        </w:r>
        <w:r>
          <w:rPr>
            <w:color w:val="383838"/>
            <w:spacing w:val="-2"/>
          </w:rPr>
          <w:t>of</w:t>
        </w:r>
        <w:r>
          <w:rPr>
            <w:color w:val="383838"/>
            <w:spacing w:val="-12"/>
          </w:rPr>
          <w:t xml:space="preserve"> </w:t>
        </w:r>
        <w:r>
          <w:rPr>
            <w:color w:val="383838"/>
            <w:spacing w:val="-2"/>
          </w:rPr>
          <w:t>the</w:t>
        </w:r>
        <w:r>
          <w:rPr>
            <w:color w:val="383838"/>
            <w:spacing w:val="-12"/>
          </w:rPr>
          <w:t xml:space="preserve"> </w:t>
        </w:r>
        <w:r>
          <w:rPr>
            <w:color w:val="383838"/>
            <w:spacing w:val="-2"/>
          </w:rPr>
          <w:t>DON)</w:t>
        </w:r>
        <w:r>
          <w:rPr>
            <w:color w:val="383838"/>
            <w:spacing w:val="-12"/>
          </w:rPr>
          <w:t xml:space="preserve"> </w:t>
        </w:r>
        <w:r>
          <w:rPr>
            <w:color w:val="383838"/>
            <w:spacing w:val="-2"/>
          </w:rPr>
          <w:t>and</w:t>
        </w:r>
        <w:r>
          <w:rPr>
            <w:color w:val="383838"/>
            <w:spacing w:val="-11"/>
          </w:rPr>
          <w:t xml:space="preserve"> </w:t>
        </w:r>
        <w:r>
          <w:rPr>
            <w:color w:val="4B4B4B"/>
            <w:spacing w:val="-2"/>
          </w:rPr>
          <w:t>should</w:t>
        </w:r>
        <w:r>
          <w:rPr>
            <w:color w:val="4B4B4B"/>
            <w:spacing w:val="-12"/>
          </w:rPr>
          <w:t xml:space="preserve"> </w:t>
        </w:r>
        <w:r>
          <w:rPr>
            <w:color w:val="383838"/>
            <w:spacing w:val="-2"/>
          </w:rPr>
          <w:t>not</w:t>
        </w:r>
        <w:r>
          <w:rPr>
            <w:color w:val="383838"/>
            <w:spacing w:val="-12"/>
          </w:rPr>
          <w:t xml:space="preserve"> </w:t>
        </w:r>
        <w:r>
          <w:rPr>
            <w:color w:val="383838"/>
            <w:spacing w:val="-2"/>
          </w:rPr>
          <w:t>be</w:t>
        </w:r>
        <w:r>
          <w:rPr>
            <w:color w:val="383838"/>
            <w:spacing w:val="-12"/>
          </w:rPr>
          <w:t xml:space="preserve"> </w:t>
        </w:r>
        <w:r>
          <w:rPr>
            <w:color w:val="383838"/>
            <w:spacing w:val="-2"/>
          </w:rPr>
          <w:t>distributed</w:t>
        </w:r>
        <w:r>
          <w:rPr>
            <w:color w:val="383838"/>
            <w:spacing w:val="-11"/>
          </w:rPr>
          <w:t xml:space="preserve"> </w:t>
        </w:r>
        <w:r>
          <w:rPr>
            <w:color w:val="383838"/>
            <w:spacing w:val="-2"/>
          </w:rPr>
          <w:t>or</w:t>
        </w:r>
        <w:r>
          <w:rPr>
            <w:color w:val="383838"/>
            <w:spacing w:val="-12"/>
          </w:rPr>
          <w:t xml:space="preserve"> </w:t>
        </w:r>
        <w:r>
          <w:rPr>
            <w:color w:val="4B4B4B"/>
            <w:spacing w:val="-2"/>
          </w:rPr>
          <w:t>rel</w:t>
        </w:r>
        <w:r>
          <w:rPr>
            <w:color w:val="232323"/>
            <w:spacing w:val="-2"/>
          </w:rPr>
          <w:t>ied</w:t>
        </w:r>
        <w:r>
          <w:rPr>
            <w:color w:val="232323"/>
            <w:spacing w:val="-12"/>
          </w:rPr>
          <w:t xml:space="preserve"> </w:t>
        </w:r>
        <w:r>
          <w:rPr>
            <w:color w:val="383838"/>
            <w:spacing w:val="-2"/>
          </w:rPr>
          <w:t xml:space="preserve">upon </w:t>
        </w:r>
        <w:r>
          <w:rPr>
            <w:color w:val="383838"/>
          </w:rPr>
          <w:t>for any other purpose.</w:t>
        </w:r>
      </w:ins>
    </w:p>
    <w:p w14:paraId="57A979B1" w14:textId="77777777" w:rsidR="00BC54DB" w:rsidRDefault="00BC54DB">
      <w:pPr>
        <w:pStyle w:val="BodyText"/>
        <w:rPr>
          <w:ins w:id="85" w:author="Marks, Brett (DPH)" w:date="2026-09-25T20:07:00Z" w16du:dateUtc="2026-09-26T00:07:00Z"/>
        </w:rPr>
      </w:pPr>
    </w:p>
    <w:p w14:paraId="57A979B2" w14:textId="77777777" w:rsidR="00BC54DB" w:rsidRPr="00B83CEF" w:rsidRDefault="007A751E">
      <w:pPr>
        <w:pStyle w:val="ListParagraph"/>
        <w:numPr>
          <w:ilvl w:val="0"/>
          <w:numId w:val="9"/>
        </w:numPr>
        <w:tabs>
          <w:tab w:val="left" w:pos="523"/>
        </w:tabs>
        <w:ind w:hanging="343"/>
        <w:jc w:val="left"/>
        <w:rPr>
          <w:ins w:id="86" w:author="Marks, Brett (DPH)" w:date="2026-09-25T20:07:00Z" w16du:dateUtc="2026-09-26T00:07:00Z"/>
          <w:b/>
          <w:color w:val="111111"/>
          <w:u w:val="single"/>
        </w:rPr>
      </w:pPr>
      <w:ins w:id="87" w:author="Marks, Brett (DPH)" w:date="2026-09-25T20:07:00Z" w16du:dateUtc="2026-09-26T00:07:00Z">
        <w:r w:rsidRPr="00B83CEF">
          <w:rPr>
            <w:b/>
            <w:color w:val="383838"/>
            <w:w w:val="105"/>
            <w:sz w:val="20"/>
            <w:u w:val="single"/>
          </w:rPr>
          <w:t>Executive</w:t>
        </w:r>
        <w:r w:rsidRPr="00B83CEF">
          <w:rPr>
            <w:b/>
            <w:color w:val="383838"/>
            <w:spacing w:val="-3"/>
            <w:w w:val="105"/>
            <w:sz w:val="20"/>
            <w:u w:val="single"/>
          </w:rPr>
          <w:t xml:space="preserve"> </w:t>
        </w:r>
        <w:r w:rsidRPr="00B83CEF">
          <w:rPr>
            <w:b/>
            <w:color w:val="383838"/>
            <w:spacing w:val="-2"/>
            <w:w w:val="105"/>
            <w:sz w:val="20"/>
            <w:u w:val="single"/>
          </w:rPr>
          <w:t>Summary</w:t>
        </w:r>
      </w:ins>
    </w:p>
    <w:p w14:paraId="57A979B3" w14:textId="77777777" w:rsidR="00BC54DB" w:rsidRDefault="00BC54DB">
      <w:pPr>
        <w:pStyle w:val="BodyText"/>
        <w:rPr>
          <w:ins w:id="88" w:author="Marks, Brett (DPH)" w:date="2026-09-25T20:07:00Z" w16du:dateUtc="2026-09-26T00:07:00Z"/>
          <w:b/>
          <w:sz w:val="21"/>
        </w:rPr>
      </w:pPr>
    </w:p>
    <w:p w14:paraId="57A979B4" w14:textId="75F51137" w:rsidR="00BC54DB" w:rsidRDefault="007A751E">
      <w:pPr>
        <w:spacing w:before="1" w:line="235" w:lineRule="auto"/>
        <w:ind w:left="534" w:right="145" w:hanging="15"/>
        <w:jc w:val="both"/>
        <w:rPr>
          <w:ins w:id="89" w:author="Marks, Brett (DPH)" w:date="2026-09-25T20:07:00Z" w16du:dateUtc="2026-09-26T00:07:00Z"/>
        </w:rPr>
      </w:pPr>
      <w:ins w:id="90" w:author="Marks, Brett (DPH)" w:date="2026-09-25T20:07:00Z" w16du:dateUtc="2026-09-26T00:07:00Z">
        <w:r>
          <w:rPr>
            <w:color w:val="4B4B4B"/>
            <w:spacing w:val="-4"/>
          </w:rPr>
          <w:t>The</w:t>
        </w:r>
        <w:r>
          <w:rPr>
            <w:color w:val="4B4B4B"/>
            <w:spacing w:val="-10"/>
          </w:rPr>
          <w:t xml:space="preserve"> </w:t>
        </w:r>
        <w:r>
          <w:rPr>
            <w:color w:val="383838"/>
            <w:spacing w:val="-4"/>
          </w:rPr>
          <w:t>scope</w:t>
        </w:r>
        <w:r>
          <w:rPr>
            <w:color w:val="383838"/>
            <w:spacing w:val="-10"/>
          </w:rPr>
          <w:t xml:space="preserve"> </w:t>
        </w:r>
        <w:r>
          <w:rPr>
            <w:color w:val="383838"/>
            <w:spacing w:val="-4"/>
          </w:rPr>
          <w:t>of</w:t>
        </w:r>
        <w:r>
          <w:rPr>
            <w:color w:val="383838"/>
            <w:spacing w:val="-10"/>
          </w:rPr>
          <w:t xml:space="preserve"> </w:t>
        </w:r>
        <w:r>
          <w:rPr>
            <w:color w:val="383838"/>
            <w:spacing w:val="-4"/>
          </w:rPr>
          <w:t>our</w:t>
        </w:r>
        <w:r>
          <w:rPr>
            <w:color w:val="383838"/>
            <w:spacing w:val="-9"/>
          </w:rPr>
          <w:t xml:space="preserve"> </w:t>
        </w:r>
        <w:r>
          <w:rPr>
            <w:color w:val="383838"/>
            <w:spacing w:val="-4"/>
          </w:rPr>
          <w:t>analysis</w:t>
        </w:r>
        <w:r>
          <w:rPr>
            <w:color w:val="383838"/>
            <w:spacing w:val="-10"/>
          </w:rPr>
          <w:t xml:space="preserve"> </w:t>
        </w:r>
        <w:r>
          <w:rPr>
            <w:color w:val="383838"/>
            <w:spacing w:val="-4"/>
          </w:rPr>
          <w:t>was</w:t>
        </w:r>
        <w:r>
          <w:rPr>
            <w:color w:val="383838"/>
            <w:spacing w:val="-10"/>
          </w:rPr>
          <w:t xml:space="preserve"> </w:t>
        </w:r>
        <w:r>
          <w:rPr>
            <w:color w:val="383838"/>
            <w:spacing w:val="-4"/>
          </w:rPr>
          <w:t>limited</w:t>
        </w:r>
        <w:r>
          <w:rPr>
            <w:color w:val="383838"/>
            <w:spacing w:val="-6"/>
          </w:rPr>
          <w:t xml:space="preserve"> </w:t>
        </w:r>
        <w:r>
          <w:rPr>
            <w:color w:val="383838"/>
            <w:spacing w:val="-4"/>
          </w:rPr>
          <w:t>to</w:t>
        </w:r>
        <w:r>
          <w:rPr>
            <w:color w:val="383838"/>
            <w:spacing w:val="-8"/>
          </w:rPr>
          <w:t xml:space="preserve"> </w:t>
        </w:r>
        <w:r>
          <w:rPr>
            <w:color w:val="4B4B4B"/>
            <w:spacing w:val="-4"/>
          </w:rPr>
          <w:t>the</w:t>
        </w:r>
        <w:r>
          <w:rPr>
            <w:color w:val="4B4B4B"/>
            <w:spacing w:val="-10"/>
          </w:rPr>
          <w:t xml:space="preserve"> </w:t>
        </w:r>
        <w:r>
          <w:rPr>
            <w:color w:val="383838"/>
            <w:spacing w:val="-4"/>
          </w:rPr>
          <w:t>five-year financial</w:t>
        </w:r>
        <w:r>
          <w:rPr>
            <w:color w:val="383838"/>
            <w:spacing w:val="7"/>
          </w:rPr>
          <w:t xml:space="preserve"> </w:t>
        </w:r>
        <w:r>
          <w:rPr>
            <w:color w:val="383838"/>
            <w:spacing w:val="-4"/>
          </w:rPr>
          <w:t>projections</w:t>
        </w:r>
        <w:r>
          <w:rPr>
            <w:color w:val="383838"/>
            <w:spacing w:val="10"/>
          </w:rPr>
          <w:t xml:space="preserve"> </w:t>
        </w:r>
        <w:r>
          <w:rPr>
            <w:color w:val="383838"/>
            <w:spacing w:val="-4"/>
          </w:rPr>
          <w:t>for</w:t>
        </w:r>
        <w:r>
          <w:rPr>
            <w:color w:val="383838"/>
            <w:spacing w:val="-8"/>
          </w:rPr>
          <w:t xml:space="preserve"> </w:t>
        </w:r>
        <w:r>
          <w:rPr>
            <w:color w:val="4B4B4B"/>
            <w:spacing w:val="-4"/>
          </w:rPr>
          <w:t>the</w:t>
        </w:r>
        <w:r>
          <w:rPr>
            <w:color w:val="4B4B4B"/>
            <w:spacing w:val="-10"/>
          </w:rPr>
          <w:t xml:space="preserve"> </w:t>
        </w:r>
        <w:r>
          <w:rPr>
            <w:color w:val="383838"/>
            <w:spacing w:val="-4"/>
          </w:rPr>
          <w:t>years</w:t>
        </w:r>
        <w:r>
          <w:rPr>
            <w:color w:val="383838"/>
            <w:spacing w:val="-10"/>
          </w:rPr>
          <w:t xml:space="preserve"> </w:t>
        </w:r>
        <w:r>
          <w:rPr>
            <w:color w:val="383838"/>
            <w:spacing w:val="-4"/>
          </w:rPr>
          <w:t>ending</w:t>
        </w:r>
        <w:r>
          <w:rPr>
            <w:color w:val="383838"/>
            <w:spacing w:val="-6"/>
          </w:rPr>
          <w:t xml:space="preserve"> </w:t>
        </w:r>
        <w:r>
          <w:rPr>
            <w:color w:val="383838"/>
            <w:spacing w:val="-4"/>
          </w:rPr>
          <w:t>September</w:t>
        </w:r>
        <w:r>
          <w:rPr>
            <w:color w:val="383838"/>
            <w:spacing w:val="10"/>
          </w:rPr>
          <w:t xml:space="preserve"> </w:t>
        </w:r>
        <w:r>
          <w:rPr>
            <w:color w:val="383838"/>
            <w:spacing w:val="-4"/>
          </w:rPr>
          <w:t>30,</w:t>
        </w:r>
        <w:r>
          <w:rPr>
            <w:color w:val="383838"/>
            <w:spacing w:val="-10"/>
          </w:rPr>
          <w:t xml:space="preserve"> </w:t>
        </w:r>
        <w:r>
          <w:rPr>
            <w:color w:val="383838"/>
            <w:spacing w:val="-4"/>
          </w:rPr>
          <w:t xml:space="preserve">2024 </w:t>
        </w:r>
        <w:r>
          <w:rPr>
            <w:color w:val="383838"/>
            <w:spacing w:val="-2"/>
          </w:rPr>
          <w:t>through</w:t>
        </w:r>
        <w:r>
          <w:rPr>
            <w:color w:val="383838"/>
            <w:spacing w:val="-12"/>
          </w:rPr>
          <w:t xml:space="preserve"> </w:t>
        </w:r>
        <w:r>
          <w:rPr>
            <w:color w:val="383838"/>
            <w:spacing w:val="-2"/>
          </w:rPr>
          <w:t>September</w:t>
        </w:r>
        <w:r>
          <w:rPr>
            <w:color w:val="383838"/>
            <w:spacing w:val="-12"/>
          </w:rPr>
          <w:t xml:space="preserve"> </w:t>
        </w:r>
        <w:r>
          <w:rPr>
            <w:color w:val="383838"/>
            <w:spacing w:val="-2"/>
          </w:rPr>
          <w:t>30,</w:t>
        </w:r>
        <w:r>
          <w:rPr>
            <w:color w:val="383838"/>
            <w:spacing w:val="-12"/>
          </w:rPr>
          <w:t xml:space="preserve"> </w:t>
        </w:r>
        <w:r>
          <w:rPr>
            <w:color w:val="383838"/>
            <w:spacing w:val="-2"/>
          </w:rPr>
          <w:t>2028</w:t>
        </w:r>
        <w:r>
          <w:rPr>
            <w:color w:val="383838"/>
            <w:spacing w:val="-11"/>
          </w:rPr>
          <w:t xml:space="preserve"> </w:t>
        </w:r>
        <w:r>
          <w:rPr>
            <w:color w:val="383838"/>
            <w:spacing w:val="-2"/>
          </w:rPr>
          <w:t>(the</w:t>
        </w:r>
        <w:r>
          <w:rPr>
            <w:color w:val="383838"/>
            <w:spacing w:val="-12"/>
          </w:rPr>
          <w:t xml:space="preserve"> </w:t>
        </w:r>
        <w:r>
          <w:rPr>
            <w:color w:val="383838"/>
            <w:spacing w:val="-2"/>
          </w:rPr>
          <w:t>"Projections")</w:t>
        </w:r>
        <w:r>
          <w:rPr>
            <w:color w:val="383838"/>
            <w:spacing w:val="-6"/>
          </w:rPr>
          <w:t xml:space="preserve"> </w:t>
        </w:r>
        <w:r>
          <w:rPr>
            <w:color w:val="383838"/>
            <w:spacing w:val="-2"/>
          </w:rPr>
          <w:t>prepared</w:t>
        </w:r>
        <w:r>
          <w:rPr>
            <w:color w:val="383838"/>
            <w:spacing w:val="12"/>
          </w:rPr>
          <w:t xml:space="preserve"> </w:t>
        </w:r>
        <w:r>
          <w:rPr>
            <w:color w:val="383838"/>
            <w:spacing w:val="-2"/>
          </w:rPr>
          <w:t>by Baystate,</w:t>
        </w:r>
        <w:r>
          <w:rPr>
            <w:color w:val="383838"/>
            <w:spacing w:val="-8"/>
          </w:rPr>
          <w:t xml:space="preserve"> </w:t>
        </w:r>
        <w:r>
          <w:rPr>
            <w:color w:val="383838"/>
            <w:spacing w:val="-2"/>
          </w:rPr>
          <w:t>as</w:t>
        </w:r>
        <w:r>
          <w:rPr>
            <w:color w:val="383838"/>
            <w:spacing w:val="-8"/>
          </w:rPr>
          <w:t xml:space="preserve"> </w:t>
        </w:r>
        <w:r>
          <w:rPr>
            <w:color w:val="383838"/>
            <w:spacing w:val="-2"/>
          </w:rPr>
          <w:t>well</w:t>
        </w:r>
        <w:r>
          <w:rPr>
            <w:color w:val="383838"/>
            <w:spacing w:val="-8"/>
          </w:rPr>
          <w:t xml:space="preserve"> </w:t>
        </w:r>
        <w:r>
          <w:rPr>
            <w:color w:val="383838"/>
            <w:spacing w:val="-2"/>
          </w:rPr>
          <w:t>as</w:t>
        </w:r>
        <w:r>
          <w:rPr>
            <w:color w:val="383838"/>
            <w:spacing w:val="-12"/>
          </w:rPr>
          <w:t xml:space="preserve"> </w:t>
        </w:r>
        <w:r>
          <w:rPr>
            <w:color w:val="4B4B4B"/>
            <w:spacing w:val="-2"/>
          </w:rPr>
          <w:t>the</w:t>
        </w:r>
        <w:r>
          <w:rPr>
            <w:color w:val="4B4B4B"/>
            <w:spacing w:val="-12"/>
          </w:rPr>
          <w:t xml:space="preserve"> </w:t>
        </w:r>
        <w:r>
          <w:rPr>
            <w:color w:val="4B4B4B"/>
            <w:spacing w:val="-2"/>
          </w:rPr>
          <w:t>ana</w:t>
        </w:r>
        <w:r>
          <w:rPr>
            <w:color w:val="232323"/>
            <w:spacing w:val="-2"/>
          </w:rPr>
          <w:t>ly</w:t>
        </w:r>
        <w:r>
          <w:rPr>
            <w:color w:val="4B4B4B"/>
            <w:spacing w:val="-2"/>
          </w:rPr>
          <w:t>sis</w:t>
        </w:r>
        <w:r>
          <w:rPr>
            <w:color w:val="4B4B4B"/>
            <w:spacing w:val="-12"/>
          </w:rPr>
          <w:t xml:space="preserve"> </w:t>
        </w:r>
        <w:r>
          <w:rPr>
            <w:color w:val="383838"/>
            <w:spacing w:val="-2"/>
          </w:rPr>
          <w:t>of</w:t>
        </w:r>
        <w:r>
          <w:rPr>
            <w:color w:val="383838"/>
            <w:spacing w:val="-11"/>
          </w:rPr>
          <w:t xml:space="preserve"> </w:t>
        </w:r>
        <w:r>
          <w:rPr>
            <w:color w:val="383838"/>
            <w:spacing w:val="-2"/>
          </w:rPr>
          <w:t>existing results</w:t>
        </w:r>
        <w:r>
          <w:rPr>
            <w:color w:val="383838"/>
            <w:spacing w:val="-4"/>
          </w:rPr>
          <w:t xml:space="preserve"> </w:t>
        </w:r>
        <w:r>
          <w:rPr>
            <w:color w:val="383838"/>
            <w:spacing w:val="-2"/>
          </w:rPr>
          <w:t xml:space="preserve">of </w:t>
        </w:r>
        <w:r>
          <w:rPr>
            <w:color w:val="383838"/>
            <w:spacing w:val="-4"/>
          </w:rPr>
          <w:t>the</w:t>
        </w:r>
        <w:r>
          <w:rPr>
            <w:color w:val="383838"/>
            <w:spacing w:val="-10"/>
          </w:rPr>
          <w:t xml:space="preserve"> </w:t>
        </w:r>
        <w:r>
          <w:rPr>
            <w:color w:val="383838"/>
            <w:spacing w:val="-4"/>
          </w:rPr>
          <w:t>current</w:t>
        </w:r>
        <w:r>
          <w:rPr>
            <w:color w:val="383838"/>
            <w:spacing w:val="-10"/>
          </w:rPr>
          <w:t xml:space="preserve"> </w:t>
        </w:r>
        <w:r>
          <w:rPr>
            <w:color w:val="383838"/>
            <w:spacing w:val="-4"/>
          </w:rPr>
          <w:t>CT</w:t>
        </w:r>
        <w:r w:rsidR="00FA4056">
          <w:rPr>
            <w:color w:val="383838"/>
            <w:spacing w:val="-4"/>
          </w:rPr>
          <w:t xml:space="preserve"> </w:t>
        </w:r>
        <w:r>
          <w:rPr>
            <w:color w:val="4B4B4B"/>
            <w:spacing w:val="-4"/>
          </w:rPr>
          <w:t>scanner</w:t>
        </w:r>
        <w:r>
          <w:rPr>
            <w:color w:val="4B4B4B"/>
            <w:spacing w:val="-10"/>
          </w:rPr>
          <w:t xml:space="preserve"> </w:t>
        </w:r>
        <w:r>
          <w:rPr>
            <w:color w:val="383838"/>
            <w:spacing w:val="-4"/>
          </w:rPr>
          <w:t>for</w:t>
        </w:r>
        <w:r>
          <w:rPr>
            <w:color w:val="383838"/>
            <w:spacing w:val="-9"/>
          </w:rPr>
          <w:t xml:space="preserve"> </w:t>
        </w:r>
        <w:r>
          <w:rPr>
            <w:color w:val="383838"/>
            <w:spacing w:val="-4"/>
          </w:rPr>
          <w:t>the</w:t>
        </w:r>
        <w:r>
          <w:rPr>
            <w:color w:val="383838"/>
            <w:spacing w:val="-10"/>
          </w:rPr>
          <w:t xml:space="preserve"> </w:t>
        </w:r>
        <w:r>
          <w:rPr>
            <w:color w:val="4B4B4B"/>
            <w:spacing w:val="-4"/>
          </w:rPr>
          <w:t>fiscal</w:t>
        </w:r>
        <w:r>
          <w:rPr>
            <w:color w:val="4B4B4B"/>
            <w:spacing w:val="-10"/>
          </w:rPr>
          <w:t xml:space="preserve"> </w:t>
        </w:r>
        <w:r>
          <w:rPr>
            <w:color w:val="383838"/>
            <w:spacing w:val="-4"/>
          </w:rPr>
          <w:t>years</w:t>
        </w:r>
        <w:r>
          <w:rPr>
            <w:color w:val="383838"/>
            <w:spacing w:val="-10"/>
          </w:rPr>
          <w:t xml:space="preserve"> </w:t>
        </w:r>
        <w:r>
          <w:rPr>
            <w:color w:val="383838"/>
            <w:spacing w:val="-4"/>
          </w:rPr>
          <w:t>ended</w:t>
        </w:r>
        <w:r>
          <w:rPr>
            <w:color w:val="383838"/>
            <w:spacing w:val="-9"/>
          </w:rPr>
          <w:t xml:space="preserve"> </w:t>
        </w:r>
        <w:r>
          <w:rPr>
            <w:color w:val="383838"/>
            <w:spacing w:val="-4"/>
          </w:rPr>
          <w:t>September</w:t>
        </w:r>
        <w:r>
          <w:rPr>
            <w:color w:val="383838"/>
            <w:spacing w:val="-10"/>
          </w:rPr>
          <w:t xml:space="preserve"> </w:t>
        </w:r>
        <w:r>
          <w:rPr>
            <w:color w:val="383838"/>
            <w:spacing w:val="-4"/>
          </w:rPr>
          <w:t>30,</w:t>
        </w:r>
        <w:r>
          <w:rPr>
            <w:color w:val="383838"/>
            <w:spacing w:val="-10"/>
          </w:rPr>
          <w:t xml:space="preserve"> </w:t>
        </w:r>
        <w:r>
          <w:rPr>
            <w:color w:val="383838"/>
            <w:spacing w:val="-4"/>
          </w:rPr>
          <w:t>2019,</w:t>
        </w:r>
        <w:r>
          <w:rPr>
            <w:color w:val="383838"/>
            <w:spacing w:val="-10"/>
          </w:rPr>
          <w:t xml:space="preserve"> </w:t>
        </w:r>
        <w:r>
          <w:rPr>
            <w:color w:val="383838"/>
            <w:spacing w:val="-4"/>
          </w:rPr>
          <w:t>2020,</w:t>
        </w:r>
        <w:r>
          <w:rPr>
            <w:color w:val="383838"/>
            <w:spacing w:val="-9"/>
          </w:rPr>
          <w:t xml:space="preserve"> </w:t>
        </w:r>
        <w:r>
          <w:rPr>
            <w:color w:val="383838"/>
            <w:spacing w:val="-4"/>
          </w:rPr>
          <w:t>2021,</w:t>
        </w:r>
        <w:r>
          <w:rPr>
            <w:color w:val="383838"/>
            <w:spacing w:val="-10"/>
          </w:rPr>
          <w:t xml:space="preserve"> </w:t>
        </w:r>
        <w:r>
          <w:rPr>
            <w:color w:val="383838"/>
            <w:spacing w:val="-4"/>
          </w:rPr>
          <w:t>and</w:t>
        </w:r>
        <w:r>
          <w:rPr>
            <w:color w:val="383838"/>
            <w:spacing w:val="-10"/>
          </w:rPr>
          <w:t xml:space="preserve"> </w:t>
        </w:r>
        <w:r>
          <w:rPr>
            <w:color w:val="4B4B4B"/>
            <w:spacing w:val="-4"/>
          </w:rPr>
          <w:t>for</w:t>
        </w:r>
        <w:r>
          <w:rPr>
            <w:color w:val="4B4B4B"/>
            <w:spacing w:val="-10"/>
          </w:rPr>
          <w:t xml:space="preserve"> </w:t>
        </w:r>
        <w:r>
          <w:rPr>
            <w:color w:val="4B4B4B"/>
            <w:spacing w:val="-4"/>
          </w:rPr>
          <w:t>the</w:t>
        </w:r>
        <w:r>
          <w:rPr>
            <w:color w:val="4B4B4B"/>
            <w:spacing w:val="-9"/>
          </w:rPr>
          <w:t xml:space="preserve"> </w:t>
        </w:r>
        <w:r>
          <w:rPr>
            <w:color w:val="383838"/>
            <w:spacing w:val="-4"/>
          </w:rPr>
          <w:t>period</w:t>
        </w:r>
        <w:r>
          <w:rPr>
            <w:color w:val="383838"/>
            <w:spacing w:val="-10"/>
          </w:rPr>
          <w:t xml:space="preserve"> </w:t>
        </w:r>
        <w:r>
          <w:rPr>
            <w:color w:val="383838"/>
            <w:spacing w:val="-4"/>
          </w:rPr>
          <w:t>October</w:t>
        </w:r>
        <w:r>
          <w:rPr>
            <w:color w:val="383838"/>
            <w:spacing w:val="-10"/>
          </w:rPr>
          <w:t xml:space="preserve"> </w:t>
        </w:r>
        <w:r>
          <w:rPr>
            <w:color w:val="4B4B4B"/>
            <w:spacing w:val="-4"/>
          </w:rPr>
          <w:t>1,</w:t>
        </w:r>
        <w:r>
          <w:rPr>
            <w:color w:val="4B4B4B"/>
            <w:spacing w:val="-10"/>
          </w:rPr>
          <w:t xml:space="preserve"> </w:t>
        </w:r>
        <w:r>
          <w:rPr>
            <w:color w:val="383838"/>
            <w:spacing w:val="-4"/>
          </w:rPr>
          <w:t xml:space="preserve">2021 </w:t>
        </w:r>
        <w:r>
          <w:rPr>
            <w:color w:val="4B4B4B"/>
            <w:spacing w:val="-4"/>
          </w:rPr>
          <w:t>to</w:t>
        </w:r>
        <w:r>
          <w:rPr>
            <w:color w:val="4B4B4B"/>
            <w:spacing w:val="-10"/>
          </w:rPr>
          <w:t xml:space="preserve"> </w:t>
        </w:r>
        <w:r>
          <w:rPr>
            <w:color w:val="383838"/>
            <w:spacing w:val="-4"/>
          </w:rPr>
          <w:t>May</w:t>
        </w:r>
        <w:r>
          <w:rPr>
            <w:color w:val="383838"/>
            <w:spacing w:val="-10"/>
          </w:rPr>
          <w:t xml:space="preserve"> </w:t>
        </w:r>
        <w:r>
          <w:rPr>
            <w:color w:val="383838"/>
            <w:spacing w:val="-4"/>
          </w:rPr>
          <w:t>31,</w:t>
        </w:r>
        <w:r>
          <w:rPr>
            <w:color w:val="383838"/>
            <w:spacing w:val="-10"/>
          </w:rPr>
          <w:t xml:space="preserve"> </w:t>
        </w:r>
        <w:r>
          <w:rPr>
            <w:color w:val="383838"/>
            <w:spacing w:val="-4"/>
          </w:rPr>
          <w:t>2022,</w:t>
        </w:r>
        <w:r>
          <w:rPr>
            <w:color w:val="383838"/>
            <w:spacing w:val="-9"/>
          </w:rPr>
          <w:t xml:space="preserve"> </w:t>
        </w:r>
        <w:r>
          <w:rPr>
            <w:color w:val="383838"/>
            <w:spacing w:val="-4"/>
          </w:rPr>
          <w:t>the</w:t>
        </w:r>
        <w:r>
          <w:rPr>
            <w:color w:val="383838"/>
            <w:spacing w:val="-10"/>
          </w:rPr>
          <w:t xml:space="preserve"> </w:t>
        </w:r>
        <w:r>
          <w:rPr>
            <w:color w:val="383838"/>
            <w:spacing w:val="-4"/>
          </w:rPr>
          <w:t>projected/pro-forma</w:t>
        </w:r>
        <w:r>
          <w:rPr>
            <w:color w:val="383838"/>
            <w:spacing w:val="-10"/>
          </w:rPr>
          <w:t xml:space="preserve"> </w:t>
        </w:r>
        <w:r>
          <w:rPr>
            <w:color w:val="4B4B4B"/>
            <w:spacing w:val="-4"/>
          </w:rPr>
          <w:t>informat</w:t>
        </w:r>
        <w:r>
          <w:rPr>
            <w:color w:val="232323"/>
            <w:spacing w:val="-4"/>
          </w:rPr>
          <w:t>ion</w:t>
        </w:r>
        <w:r>
          <w:rPr>
            <w:color w:val="232323"/>
            <w:spacing w:val="-10"/>
          </w:rPr>
          <w:t xml:space="preserve"> </w:t>
        </w:r>
        <w:r>
          <w:rPr>
            <w:color w:val="4B4B4B"/>
            <w:spacing w:val="-4"/>
          </w:rPr>
          <w:t>for</w:t>
        </w:r>
        <w:r>
          <w:rPr>
            <w:color w:val="4B4B4B"/>
            <w:spacing w:val="-9"/>
          </w:rPr>
          <w:t xml:space="preserve"> </w:t>
        </w:r>
        <w:r>
          <w:rPr>
            <w:color w:val="232323"/>
            <w:spacing w:val="-4"/>
          </w:rPr>
          <w:t>the</w:t>
        </w:r>
        <w:r>
          <w:rPr>
            <w:color w:val="232323"/>
            <w:spacing w:val="-10"/>
          </w:rPr>
          <w:t xml:space="preserve"> </w:t>
        </w:r>
        <w:r>
          <w:rPr>
            <w:color w:val="383838"/>
            <w:spacing w:val="-4"/>
          </w:rPr>
          <w:t>fiscal</w:t>
        </w:r>
        <w:r>
          <w:rPr>
            <w:color w:val="383838"/>
            <w:spacing w:val="-10"/>
          </w:rPr>
          <w:t xml:space="preserve"> </w:t>
        </w:r>
        <w:r>
          <w:rPr>
            <w:color w:val="383838"/>
            <w:spacing w:val="-4"/>
          </w:rPr>
          <w:t>year</w:t>
        </w:r>
        <w:r>
          <w:rPr>
            <w:color w:val="383838"/>
            <w:spacing w:val="-10"/>
          </w:rPr>
          <w:t xml:space="preserve"> </w:t>
        </w:r>
        <w:r>
          <w:rPr>
            <w:color w:val="383838"/>
            <w:spacing w:val="-4"/>
          </w:rPr>
          <w:t>ended</w:t>
        </w:r>
        <w:r>
          <w:rPr>
            <w:color w:val="383838"/>
            <w:spacing w:val="-9"/>
          </w:rPr>
          <w:t xml:space="preserve"> </w:t>
        </w:r>
        <w:r>
          <w:rPr>
            <w:color w:val="383838"/>
            <w:spacing w:val="-4"/>
          </w:rPr>
          <w:t>September</w:t>
        </w:r>
        <w:r>
          <w:rPr>
            <w:color w:val="383838"/>
            <w:spacing w:val="-10"/>
          </w:rPr>
          <w:t xml:space="preserve"> </w:t>
        </w:r>
        <w:r>
          <w:rPr>
            <w:color w:val="383838"/>
            <w:spacing w:val="-4"/>
          </w:rPr>
          <w:t>30,</w:t>
        </w:r>
        <w:r>
          <w:rPr>
            <w:color w:val="383838"/>
            <w:spacing w:val="-10"/>
          </w:rPr>
          <w:t xml:space="preserve"> </w:t>
        </w:r>
        <w:r>
          <w:rPr>
            <w:color w:val="383838"/>
            <w:spacing w:val="-4"/>
          </w:rPr>
          <w:t>2022</w:t>
        </w:r>
        <w:r>
          <w:rPr>
            <w:color w:val="383838"/>
            <w:spacing w:val="-10"/>
          </w:rPr>
          <w:t xml:space="preserve"> </w:t>
        </w:r>
        <w:r>
          <w:rPr>
            <w:color w:val="383838"/>
            <w:spacing w:val="-4"/>
          </w:rPr>
          <w:t>and</w:t>
        </w:r>
        <w:r>
          <w:rPr>
            <w:color w:val="383838"/>
            <w:spacing w:val="-9"/>
          </w:rPr>
          <w:t xml:space="preserve"> </w:t>
        </w:r>
        <w:r>
          <w:rPr>
            <w:color w:val="4B4B4B"/>
            <w:spacing w:val="-4"/>
          </w:rPr>
          <w:t>for</w:t>
        </w:r>
        <w:r>
          <w:rPr>
            <w:color w:val="4B4B4B"/>
            <w:spacing w:val="-10"/>
          </w:rPr>
          <w:t xml:space="preserve"> </w:t>
        </w:r>
        <w:r>
          <w:rPr>
            <w:color w:val="4B4B4B"/>
            <w:spacing w:val="-4"/>
          </w:rPr>
          <w:t>the</w:t>
        </w:r>
        <w:r>
          <w:rPr>
            <w:color w:val="4B4B4B"/>
            <w:spacing w:val="-10"/>
          </w:rPr>
          <w:t xml:space="preserve"> </w:t>
        </w:r>
        <w:r>
          <w:rPr>
            <w:color w:val="4B4B4B"/>
            <w:spacing w:val="-4"/>
          </w:rPr>
          <w:t>fiscal year</w:t>
        </w:r>
        <w:r>
          <w:rPr>
            <w:color w:val="4B4B4B"/>
            <w:spacing w:val="-10"/>
          </w:rPr>
          <w:t xml:space="preserve"> </w:t>
        </w:r>
        <w:r>
          <w:rPr>
            <w:color w:val="383838"/>
            <w:spacing w:val="-4"/>
          </w:rPr>
          <w:t>ending</w:t>
        </w:r>
        <w:r>
          <w:rPr>
            <w:color w:val="383838"/>
            <w:spacing w:val="-10"/>
          </w:rPr>
          <w:t xml:space="preserve"> </w:t>
        </w:r>
        <w:r>
          <w:rPr>
            <w:color w:val="383838"/>
            <w:spacing w:val="-4"/>
          </w:rPr>
          <w:t>September</w:t>
        </w:r>
        <w:r>
          <w:rPr>
            <w:color w:val="383838"/>
            <w:spacing w:val="-10"/>
          </w:rPr>
          <w:t xml:space="preserve"> </w:t>
        </w:r>
        <w:r>
          <w:rPr>
            <w:color w:val="383838"/>
            <w:spacing w:val="-4"/>
          </w:rPr>
          <w:t>30,</w:t>
        </w:r>
        <w:r>
          <w:rPr>
            <w:color w:val="383838"/>
            <w:spacing w:val="-9"/>
          </w:rPr>
          <w:t xml:space="preserve"> </w:t>
        </w:r>
        <w:r>
          <w:rPr>
            <w:color w:val="383838"/>
            <w:spacing w:val="-4"/>
          </w:rPr>
          <w:t>2023,</w:t>
        </w:r>
        <w:r>
          <w:rPr>
            <w:color w:val="383838"/>
            <w:spacing w:val="-10"/>
          </w:rPr>
          <w:t xml:space="preserve"> </w:t>
        </w:r>
        <w:r>
          <w:rPr>
            <w:color w:val="383838"/>
            <w:spacing w:val="-4"/>
          </w:rPr>
          <w:t>and</w:t>
        </w:r>
        <w:r>
          <w:rPr>
            <w:color w:val="383838"/>
            <w:spacing w:val="-10"/>
          </w:rPr>
          <w:t xml:space="preserve"> </w:t>
        </w:r>
        <w:r>
          <w:rPr>
            <w:color w:val="383838"/>
            <w:spacing w:val="-4"/>
          </w:rPr>
          <w:t>the</w:t>
        </w:r>
        <w:r>
          <w:rPr>
            <w:color w:val="383838"/>
            <w:spacing w:val="-10"/>
          </w:rPr>
          <w:t xml:space="preserve"> </w:t>
        </w:r>
        <w:r>
          <w:rPr>
            <w:color w:val="383838"/>
            <w:spacing w:val="-4"/>
          </w:rPr>
          <w:t>related</w:t>
        </w:r>
        <w:r>
          <w:rPr>
            <w:color w:val="383838"/>
            <w:spacing w:val="-9"/>
          </w:rPr>
          <w:t xml:space="preserve"> </w:t>
        </w:r>
        <w:r>
          <w:rPr>
            <w:color w:val="383838"/>
            <w:spacing w:val="-4"/>
          </w:rPr>
          <w:t>supporting</w:t>
        </w:r>
        <w:r>
          <w:rPr>
            <w:color w:val="383838"/>
            <w:spacing w:val="-10"/>
          </w:rPr>
          <w:t xml:space="preserve"> </w:t>
        </w:r>
        <w:r>
          <w:rPr>
            <w:color w:val="383838"/>
            <w:spacing w:val="-4"/>
          </w:rPr>
          <w:t>documentation</w:t>
        </w:r>
        <w:r>
          <w:rPr>
            <w:color w:val="383838"/>
            <w:spacing w:val="14"/>
          </w:rPr>
          <w:t xml:space="preserve"> </w:t>
        </w:r>
        <w:r>
          <w:rPr>
            <w:color w:val="383838"/>
            <w:spacing w:val="-4"/>
          </w:rPr>
          <w:t>provided</w:t>
        </w:r>
        <w:r>
          <w:rPr>
            <w:color w:val="383838"/>
            <w:spacing w:val="15"/>
          </w:rPr>
          <w:t xml:space="preserve"> </w:t>
        </w:r>
        <w:r>
          <w:rPr>
            <w:color w:val="383838"/>
            <w:spacing w:val="-4"/>
          </w:rPr>
          <w:t>by Management.</w:t>
        </w:r>
        <w:r>
          <w:rPr>
            <w:color w:val="383838"/>
          </w:rPr>
          <w:t xml:space="preserve"> </w:t>
        </w:r>
        <w:r>
          <w:rPr>
            <w:color w:val="4B4B4B"/>
            <w:spacing w:val="-4"/>
          </w:rPr>
          <w:t xml:space="preserve">The purpose </w:t>
        </w:r>
        <w:r>
          <w:rPr>
            <w:color w:val="111111"/>
            <w:spacing w:val="-4"/>
          </w:rPr>
          <w:t>i</w:t>
        </w:r>
        <w:r>
          <w:rPr>
            <w:color w:val="4B4B4B"/>
            <w:spacing w:val="-4"/>
          </w:rPr>
          <w:t>s</w:t>
        </w:r>
        <w:r>
          <w:rPr>
            <w:color w:val="4B4B4B"/>
            <w:spacing w:val="-10"/>
          </w:rPr>
          <w:t xml:space="preserve"> </w:t>
        </w:r>
        <w:r>
          <w:rPr>
            <w:color w:val="4B4B4B"/>
            <w:spacing w:val="-4"/>
          </w:rPr>
          <w:t>to</w:t>
        </w:r>
        <w:r>
          <w:rPr>
            <w:color w:val="4B4B4B"/>
            <w:spacing w:val="-10"/>
          </w:rPr>
          <w:t xml:space="preserve"> </w:t>
        </w:r>
        <w:r>
          <w:rPr>
            <w:color w:val="383838"/>
            <w:spacing w:val="-4"/>
          </w:rPr>
          <w:t>assess</w:t>
        </w:r>
        <w:r>
          <w:rPr>
            <w:color w:val="383838"/>
            <w:spacing w:val="-10"/>
          </w:rPr>
          <w:t xml:space="preserve"> </w:t>
        </w:r>
        <w:r>
          <w:rPr>
            <w:color w:val="383838"/>
            <w:spacing w:val="-4"/>
          </w:rPr>
          <w:t>the</w:t>
        </w:r>
        <w:r>
          <w:rPr>
            <w:color w:val="383838"/>
            <w:spacing w:val="-9"/>
          </w:rPr>
          <w:t xml:space="preserve"> </w:t>
        </w:r>
        <w:r>
          <w:rPr>
            <w:color w:val="383838"/>
            <w:spacing w:val="-4"/>
          </w:rPr>
          <w:t>reasonableness</w:t>
        </w:r>
        <w:r>
          <w:rPr>
            <w:color w:val="383838"/>
            <w:spacing w:val="-10"/>
          </w:rPr>
          <w:t xml:space="preserve"> </w:t>
        </w:r>
        <w:r>
          <w:rPr>
            <w:color w:val="383838"/>
            <w:spacing w:val="-4"/>
          </w:rPr>
          <w:t>of</w:t>
        </w:r>
        <w:r>
          <w:rPr>
            <w:color w:val="383838"/>
            <w:spacing w:val="-10"/>
          </w:rPr>
          <w:t xml:space="preserve"> </w:t>
        </w:r>
        <w:r>
          <w:rPr>
            <w:color w:val="383838"/>
            <w:spacing w:val="-4"/>
          </w:rPr>
          <w:t>assumptions</w:t>
        </w:r>
        <w:r>
          <w:rPr>
            <w:color w:val="383838"/>
            <w:spacing w:val="-10"/>
          </w:rPr>
          <w:t xml:space="preserve"> </w:t>
        </w:r>
        <w:r>
          <w:rPr>
            <w:color w:val="383838"/>
            <w:spacing w:val="-4"/>
          </w:rPr>
          <w:t>used</w:t>
        </w:r>
        <w:r>
          <w:rPr>
            <w:color w:val="383838"/>
            <w:spacing w:val="-9"/>
          </w:rPr>
          <w:t xml:space="preserve"> </w:t>
        </w:r>
        <w:r>
          <w:rPr>
            <w:color w:val="383838"/>
            <w:spacing w:val="-4"/>
          </w:rPr>
          <w:t>in</w:t>
        </w:r>
        <w:r>
          <w:rPr>
            <w:color w:val="383838"/>
            <w:spacing w:val="-10"/>
          </w:rPr>
          <w:t xml:space="preserve"> </w:t>
        </w:r>
        <w:r>
          <w:rPr>
            <w:color w:val="383838"/>
            <w:spacing w:val="-4"/>
          </w:rPr>
          <w:t>the</w:t>
        </w:r>
        <w:r>
          <w:rPr>
            <w:color w:val="383838"/>
            <w:spacing w:val="-10"/>
          </w:rPr>
          <w:t xml:space="preserve"> </w:t>
        </w:r>
        <w:r>
          <w:rPr>
            <w:color w:val="383838"/>
            <w:spacing w:val="-4"/>
          </w:rPr>
          <w:t>preparation,</w:t>
        </w:r>
        <w:r>
          <w:rPr>
            <w:color w:val="383838"/>
            <w:spacing w:val="-10"/>
          </w:rPr>
          <w:t xml:space="preserve"> </w:t>
        </w:r>
        <w:r>
          <w:rPr>
            <w:color w:val="383838"/>
            <w:spacing w:val="-4"/>
          </w:rPr>
          <w:t>and</w:t>
        </w:r>
        <w:r>
          <w:rPr>
            <w:color w:val="383838"/>
            <w:spacing w:val="-9"/>
          </w:rPr>
          <w:t xml:space="preserve"> </w:t>
        </w:r>
        <w:r>
          <w:rPr>
            <w:color w:val="383838"/>
            <w:spacing w:val="-4"/>
          </w:rPr>
          <w:t>feasibility</w:t>
        </w:r>
        <w:r>
          <w:rPr>
            <w:color w:val="383838"/>
            <w:spacing w:val="-8"/>
          </w:rPr>
          <w:t xml:space="preserve"> </w:t>
        </w:r>
        <w:r>
          <w:rPr>
            <w:color w:val="383838"/>
            <w:spacing w:val="-4"/>
          </w:rPr>
          <w:t>of</w:t>
        </w:r>
        <w:r>
          <w:rPr>
            <w:color w:val="383838"/>
            <w:spacing w:val="-10"/>
          </w:rPr>
          <w:t xml:space="preserve"> </w:t>
        </w:r>
        <w:r>
          <w:rPr>
            <w:color w:val="4B4B4B"/>
            <w:spacing w:val="-4"/>
          </w:rPr>
          <w:t>th</w:t>
        </w:r>
        <w:r>
          <w:rPr>
            <w:color w:val="232323"/>
            <w:spacing w:val="-4"/>
          </w:rPr>
          <w:t>e</w:t>
        </w:r>
        <w:r>
          <w:rPr>
            <w:color w:val="232323"/>
            <w:spacing w:val="-8"/>
          </w:rPr>
          <w:t xml:space="preserve"> </w:t>
        </w:r>
        <w:r>
          <w:rPr>
            <w:color w:val="232323"/>
            <w:spacing w:val="-4"/>
          </w:rPr>
          <w:t>projec</w:t>
        </w:r>
        <w:r>
          <w:rPr>
            <w:color w:val="5D5D5D"/>
            <w:spacing w:val="-4"/>
          </w:rPr>
          <w:t>t</w:t>
        </w:r>
        <w:r>
          <w:rPr>
            <w:color w:val="232323"/>
            <w:spacing w:val="-4"/>
          </w:rPr>
          <w:t>ions</w:t>
        </w:r>
        <w:r>
          <w:rPr>
            <w:color w:val="232323"/>
            <w:spacing w:val="-9"/>
          </w:rPr>
          <w:t xml:space="preserve"> </w:t>
        </w:r>
        <w:r>
          <w:rPr>
            <w:color w:val="383838"/>
            <w:spacing w:val="-4"/>
          </w:rPr>
          <w:t>related</w:t>
        </w:r>
        <w:r>
          <w:rPr>
            <w:color w:val="383838"/>
            <w:spacing w:val="3"/>
          </w:rPr>
          <w:t xml:space="preserve"> </w:t>
        </w:r>
        <w:r>
          <w:rPr>
            <w:color w:val="383838"/>
            <w:spacing w:val="-4"/>
          </w:rPr>
          <w:t>to</w:t>
        </w:r>
        <w:r>
          <w:rPr>
            <w:color w:val="383838"/>
            <w:spacing w:val="-10"/>
          </w:rPr>
          <w:t xml:space="preserve"> </w:t>
        </w:r>
        <w:r>
          <w:rPr>
            <w:color w:val="383838"/>
            <w:spacing w:val="-4"/>
          </w:rPr>
          <w:t xml:space="preserve">the </w:t>
        </w:r>
        <w:r>
          <w:rPr>
            <w:color w:val="383838"/>
          </w:rPr>
          <w:t>addition of</w:t>
        </w:r>
        <w:r>
          <w:rPr>
            <w:color w:val="383838"/>
            <w:spacing w:val="-4"/>
          </w:rPr>
          <w:t xml:space="preserve"> </w:t>
        </w:r>
        <w:r>
          <w:rPr>
            <w:color w:val="383838"/>
          </w:rPr>
          <w:t>a</w:t>
        </w:r>
        <w:r>
          <w:rPr>
            <w:color w:val="383838"/>
            <w:spacing w:val="-13"/>
          </w:rPr>
          <w:t xml:space="preserve"> </w:t>
        </w:r>
        <w:r>
          <w:rPr>
            <w:color w:val="5D5D5D"/>
          </w:rPr>
          <w:t xml:space="preserve">second </w:t>
        </w:r>
        <w:r>
          <w:rPr>
            <w:color w:val="4B4B4B"/>
          </w:rPr>
          <w:t>CT</w:t>
        </w:r>
        <w:r>
          <w:rPr>
            <w:color w:val="4B4B4B"/>
            <w:spacing w:val="-24"/>
          </w:rPr>
          <w:t xml:space="preserve"> </w:t>
        </w:r>
        <w:r>
          <w:rPr>
            <w:color w:val="4B4B4B"/>
          </w:rPr>
          <w:t>scanner</w:t>
        </w:r>
        <w:r>
          <w:rPr>
            <w:color w:val="4B4B4B"/>
            <w:spacing w:val="-4"/>
          </w:rPr>
          <w:t xml:space="preserve"> </w:t>
        </w:r>
        <w:r>
          <w:rPr>
            <w:color w:val="383838"/>
          </w:rPr>
          <w:t>at</w:t>
        </w:r>
        <w:r>
          <w:rPr>
            <w:color w:val="383838"/>
            <w:spacing w:val="-13"/>
          </w:rPr>
          <w:t xml:space="preserve"> </w:t>
        </w:r>
        <w:r>
          <w:rPr>
            <w:color w:val="383838"/>
          </w:rPr>
          <w:t>BNH.</w:t>
        </w:r>
      </w:ins>
    </w:p>
    <w:p w14:paraId="57A979B5" w14:textId="77777777" w:rsidR="00BC54DB" w:rsidRDefault="00BC54DB">
      <w:pPr>
        <w:pStyle w:val="BodyText"/>
        <w:spacing w:before="8"/>
        <w:rPr>
          <w:ins w:id="91" w:author="Marks, Brett (DPH)" w:date="2026-09-25T20:07:00Z" w16du:dateUtc="2026-09-26T00:07:00Z"/>
          <w:sz w:val="21"/>
        </w:rPr>
      </w:pPr>
    </w:p>
    <w:p w14:paraId="57A979B6" w14:textId="51CE92B9" w:rsidR="00BC54DB" w:rsidRDefault="007A751E">
      <w:pPr>
        <w:spacing w:line="235" w:lineRule="auto"/>
        <w:ind w:left="557" w:right="120" w:hanging="5"/>
        <w:jc w:val="both"/>
        <w:rPr>
          <w:ins w:id="92" w:author="Marks, Brett (DPH)" w:date="2026-09-25T20:07:00Z" w16du:dateUtc="2026-09-26T00:07:00Z"/>
        </w:rPr>
      </w:pPr>
      <w:ins w:id="93" w:author="Marks, Brett (DPH)" w:date="2026-09-25T20:07:00Z" w16du:dateUtc="2026-09-26T00:07:00Z">
        <w:r>
          <w:rPr>
            <w:color w:val="383838"/>
            <w:spacing w:val="-4"/>
          </w:rPr>
          <w:t>We</w:t>
        </w:r>
        <w:r>
          <w:rPr>
            <w:color w:val="383838"/>
            <w:spacing w:val="-10"/>
          </w:rPr>
          <w:t xml:space="preserve"> </w:t>
        </w:r>
        <w:r w:rsidR="00FA4056">
          <w:rPr>
            <w:color w:val="383838"/>
            <w:spacing w:val="-4"/>
          </w:rPr>
          <w:t>determined</w:t>
        </w:r>
        <w:r>
          <w:rPr>
            <w:color w:val="383838"/>
            <w:spacing w:val="-10"/>
          </w:rPr>
          <w:t xml:space="preserve"> </w:t>
        </w:r>
        <w:r>
          <w:rPr>
            <w:color w:val="4B4B4B"/>
            <w:spacing w:val="-4"/>
          </w:rPr>
          <w:t>that</w:t>
        </w:r>
        <w:r>
          <w:rPr>
            <w:color w:val="4B4B4B"/>
            <w:spacing w:val="-10"/>
          </w:rPr>
          <w:t xml:space="preserve"> </w:t>
        </w:r>
        <w:r>
          <w:rPr>
            <w:color w:val="4B4B4B"/>
            <w:spacing w:val="-4"/>
          </w:rPr>
          <w:t>the</w:t>
        </w:r>
        <w:r>
          <w:rPr>
            <w:color w:val="4B4B4B"/>
            <w:spacing w:val="-9"/>
          </w:rPr>
          <w:t xml:space="preserve"> </w:t>
        </w:r>
        <w:r>
          <w:rPr>
            <w:color w:val="383838"/>
            <w:spacing w:val="-4"/>
          </w:rPr>
          <w:t>projections</w:t>
        </w:r>
        <w:r>
          <w:rPr>
            <w:color w:val="383838"/>
            <w:spacing w:val="-7"/>
          </w:rPr>
          <w:t xml:space="preserve"> </w:t>
        </w:r>
        <w:r>
          <w:rPr>
            <w:color w:val="383838"/>
            <w:spacing w:val="-4"/>
          </w:rPr>
          <w:t>were</w:t>
        </w:r>
        <w:r>
          <w:rPr>
            <w:color w:val="383838"/>
            <w:spacing w:val="-10"/>
          </w:rPr>
          <w:t xml:space="preserve"> </w:t>
        </w:r>
        <w:r>
          <w:rPr>
            <w:color w:val="383838"/>
            <w:spacing w:val="-4"/>
          </w:rPr>
          <w:t>not</w:t>
        </w:r>
        <w:r>
          <w:rPr>
            <w:color w:val="383838"/>
            <w:spacing w:val="-10"/>
          </w:rPr>
          <w:t xml:space="preserve"> </w:t>
        </w:r>
        <w:r>
          <w:rPr>
            <w:color w:val="383838"/>
            <w:spacing w:val="-4"/>
          </w:rPr>
          <w:t>likely</w:t>
        </w:r>
        <w:r>
          <w:rPr>
            <w:color w:val="383838"/>
            <w:spacing w:val="4"/>
          </w:rPr>
          <w:t xml:space="preserve"> </w:t>
        </w:r>
        <w:r>
          <w:rPr>
            <w:color w:val="383838"/>
            <w:spacing w:val="-4"/>
          </w:rPr>
          <w:t>to</w:t>
        </w:r>
        <w:r>
          <w:rPr>
            <w:color w:val="383838"/>
            <w:spacing w:val="-10"/>
          </w:rPr>
          <w:t xml:space="preserve"> </w:t>
        </w:r>
        <w:r>
          <w:rPr>
            <w:color w:val="4B4B4B"/>
            <w:spacing w:val="-4"/>
          </w:rPr>
          <w:t>result</w:t>
        </w:r>
        <w:r>
          <w:rPr>
            <w:color w:val="4B4B4B"/>
            <w:spacing w:val="-10"/>
          </w:rPr>
          <w:t xml:space="preserve"> </w:t>
        </w:r>
        <w:r>
          <w:rPr>
            <w:rFonts w:ascii="Arial" w:hAnsi="Arial"/>
            <w:color w:val="4B4B4B"/>
            <w:spacing w:val="-4"/>
            <w:sz w:val="20"/>
          </w:rPr>
          <w:t>in</w:t>
        </w:r>
        <w:r>
          <w:rPr>
            <w:rFonts w:ascii="Arial" w:hAnsi="Arial"/>
            <w:color w:val="4B4B4B"/>
            <w:sz w:val="20"/>
          </w:rPr>
          <w:t xml:space="preserve"> </w:t>
        </w:r>
        <w:r>
          <w:rPr>
            <w:color w:val="383838"/>
            <w:spacing w:val="-4"/>
          </w:rPr>
          <w:t>a</w:t>
        </w:r>
        <w:r>
          <w:rPr>
            <w:color w:val="383838"/>
          </w:rPr>
          <w:t xml:space="preserve"> </w:t>
        </w:r>
        <w:r>
          <w:rPr>
            <w:color w:val="4B4B4B"/>
            <w:spacing w:val="-4"/>
          </w:rPr>
          <w:t>scenario</w:t>
        </w:r>
        <w:r>
          <w:rPr>
            <w:color w:val="4B4B4B"/>
            <w:spacing w:val="-9"/>
          </w:rPr>
          <w:t xml:space="preserve"> </w:t>
        </w:r>
        <w:r>
          <w:rPr>
            <w:color w:val="383838"/>
            <w:spacing w:val="-4"/>
          </w:rPr>
          <w:t>where</w:t>
        </w:r>
        <w:r>
          <w:rPr>
            <w:color w:val="383838"/>
            <w:spacing w:val="-10"/>
          </w:rPr>
          <w:t xml:space="preserve"> </w:t>
        </w:r>
        <w:r>
          <w:rPr>
            <w:color w:val="383838"/>
            <w:spacing w:val="-4"/>
          </w:rPr>
          <w:t>there</w:t>
        </w:r>
        <w:r>
          <w:rPr>
            <w:color w:val="383838"/>
            <w:spacing w:val="-8"/>
          </w:rPr>
          <w:t xml:space="preserve"> </w:t>
        </w:r>
        <w:r>
          <w:rPr>
            <w:color w:val="383838"/>
            <w:spacing w:val="-4"/>
          </w:rPr>
          <w:t>are</w:t>
        </w:r>
        <w:r>
          <w:rPr>
            <w:color w:val="383838"/>
            <w:spacing w:val="-9"/>
          </w:rPr>
          <w:t xml:space="preserve"> </w:t>
        </w:r>
        <w:r>
          <w:rPr>
            <w:color w:val="383838"/>
            <w:spacing w:val="-4"/>
          </w:rPr>
          <w:t>insufficient</w:t>
        </w:r>
        <w:r>
          <w:rPr>
            <w:color w:val="383838"/>
            <w:spacing w:val="8"/>
          </w:rPr>
          <w:t xml:space="preserve"> </w:t>
        </w:r>
        <w:r>
          <w:rPr>
            <w:color w:val="4B4B4B"/>
            <w:spacing w:val="-4"/>
          </w:rPr>
          <w:t>fun</w:t>
        </w:r>
        <w:r>
          <w:rPr>
            <w:color w:val="232323"/>
            <w:spacing w:val="-4"/>
          </w:rPr>
          <w:t>ds</w:t>
        </w:r>
        <w:r>
          <w:rPr>
            <w:color w:val="232323"/>
            <w:spacing w:val="-10"/>
          </w:rPr>
          <w:t xml:space="preserve"> </w:t>
        </w:r>
        <w:r>
          <w:rPr>
            <w:color w:val="383838"/>
            <w:spacing w:val="-4"/>
          </w:rPr>
          <w:t xml:space="preserve">available </w:t>
        </w:r>
        <w:r>
          <w:rPr>
            <w:color w:val="4B4B4B"/>
            <w:spacing w:val="-2"/>
          </w:rPr>
          <w:t>for</w:t>
        </w:r>
        <w:r>
          <w:rPr>
            <w:color w:val="4B4B4B"/>
            <w:spacing w:val="-12"/>
          </w:rPr>
          <w:t xml:space="preserve"> </w:t>
        </w:r>
        <w:r>
          <w:rPr>
            <w:color w:val="383838"/>
            <w:spacing w:val="-2"/>
          </w:rPr>
          <w:t>the</w:t>
        </w:r>
        <w:r>
          <w:rPr>
            <w:color w:val="383838"/>
            <w:spacing w:val="-12"/>
          </w:rPr>
          <w:t xml:space="preserve"> </w:t>
        </w:r>
        <w:r>
          <w:rPr>
            <w:color w:val="383838"/>
            <w:spacing w:val="-2"/>
          </w:rPr>
          <w:t>capital</w:t>
        </w:r>
        <w:r>
          <w:rPr>
            <w:color w:val="383838"/>
            <w:spacing w:val="-12"/>
          </w:rPr>
          <w:t xml:space="preserve"> </w:t>
        </w:r>
        <w:r>
          <w:rPr>
            <w:color w:val="232323"/>
            <w:spacing w:val="-2"/>
          </w:rPr>
          <w:t>needs</w:t>
        </w:r>
        <w:r>
          <w:rPr>
            <w:color w:val="232323"/>
            <w:spacing w:val="-11"/>
          </w:rPr>
          <w:t xml:space="preserve"> </w:t>
        </w:r>
        <w:r>
          <w:rPr>
            <w:color w:val="383838"/>
            <w:spacing w:val="-2"/>
          </w:rPr>
          <w:t>and</w:t>
        </w:r>
        <w:r>
          <w:rPr>
            <w:color w:val="383838"/>
            <w:spacing w:val="-12"/>
          </w:rPr>
          <w:t xml:space="preserve"> </w:t>
        </w:r>
        <w:r>
          <w:rPr>
            <w:color w:val="111111"/>
            <w:spacing w:val="-2"/>
          </w:rPr>
          <w:t>ongoing</w:t>
        </w:r>
        <w:r>
          <w:rPr>
            <w:color w:val="111111"/>
            <w:spacing w:val="-12"/>
          </w:rPr>
          <w:t xml:space="preserve"> </w:t>
        </w:r>
        <w:r>
          <w:rPr>
            <w:color w:val="383838"/>
            <w:spacing w:val="-2"/>
          </w:rPr>
          <w:t>operating</w:t>
        </w:r>
        <w:r>
          <w:rPr>
            <w:color w:val="383838"/>
            <w:spacing w:val="-12"/>
          </w:rPr>
          <w:t xml:space="preserve"> </w:t>
        </w:r>
        <w:r>
          <w:rPr>
            <w:color w:val="383838"/>
            <w:spacing w:val="-2"/>
          </w:rPr>
          <w:t>costs</w:t>
        </w:r>
        <w:r>
          <w:rPr>
            <w:color w:val="383838"/>
            <w:spacing w:val="-11"/>
          </w:rPr>
          <w:t xml:space="preserve"> </w:t>
        </w:r>
        <w:r>
          <w:rPr>
            <w:color w:val="383838"/>
            <w:spacing w:val="-2"/>
          </w:rPr>
          <w:t>required</w:t>
        </w:r>
        <w:r>
          <w:rPr>
            <w:color w:val="383838"/>
            <w:spacing w:val="-12"/>
          </w:rPr>
          <w:t xml:space="preserve"> </w:t>
        </w:r>
        <w:r>
          <w:rPr>
            <w:color w:val="383838"/>
            <w:spacing w:val="-2"/>
          </w:rPr>
          <w:t>to</w:t>
        </w:r>
        <w:r>
          <w:rPr>
            <w:color w:val="383838"/>
            <w:spacing w:val="-12"/>
          </w:rPr>
          <w:t xml:space="preserve"> </w:t>
        </w:r>
        <w:r>
          <w:rPr>
            <w:color w:val="383838"/>
            <w:spacing w:val="-2"/>
          </w:rPr>
          <w:t>suppo1t</w:t>
        </w:r>
        <w:r>
          <w:rPr>
            <w:color w:val="383838"/>
            <w:spacing w:val="-12"/>
          </w:rPr>
          <w:t xml:space="preserve"> </w:t>
        </w:r>
        <w:r>
          <w:rPr>
            <w:color w:val="4B4B4B"/>
            <w:spacing w:val="-2"/>
          </w:rPr>
          <w:t>the</w:t>
        </w:r>
        <w:r>
          <w:rPr>
            <w:color w:val="4B4B4B"/>
            <w:spacing w:val="-11"/>
          </w:rPr>
          <w:t xml:space="preserve"> </w:t>
        </w:r>
        <w:r>
          <w:rPr>
            <w:color w:val="383838"/>
            <w:spacing w:val="-2"/>
          </w:rPr>
          <w:t>addition</w:t>
        </w:r>
        <w:r>
          <w:rPr>
            <w:color w:val="383838"/>
            <w:spacing w:val="-12"/>
          </w:rPr>
          <w:t xml:space="preserve"> </w:t>
        </w:r>
        <w:r>
          <w:rPr>
            <w:color w:val="383838"/>
            <w:spacing w:val="-2"/>
          </w:rPr>
          <w:t>of</w:t>
        </w:r>
        <w:r>
          <w:rPr>
            <w:color w:val="383838"/>
            <w:spacing w:val="-12"/>
          </w:rPr>
          <w:t xml:space="preserve"> </w:t>
        </w:r>
        <w:r>
          <w:rPr>
            <w:color w:val="383838"/>
            <w:spacing w:val="-2"/>
          </w:rPr>
          <w:t>a</w:t>
        </w:r>
        <w:r>
          <w:rPr>
            <w:color w:val="383838"/>
            <w:spacing w:val="-12"/>
          </w:rPr>
          <w:t xml:space="preserve"> </w:t>
        </w:r>
        <w:r>
          <w:rPr>
            <w:color w:val="4B4B4B"/>
            <w:spacing w:val="-2"/>
          </w:rPr>
          <w:t>second</w:t>
        </w:r>
        <w:r>
          <w:rPr>
            <w:color w:val="4B4B4B"/>
            <w:spacing w:val="-9"/>
          </w:rPr>
          <w:t xml:space="preserve"> </w:t>
        </w:r>
        <w:r>
          <w:rPr>
            <w:color w:val="383838"/>
            <w:spacing w:val="-2"/>
          </w:rPr>
          <w:t>CT</w:t>
        </w:r>
        <w:r>
          <w:rPr>
            <w:color w:val="383838"/>
            <w:spacing w:val="-12"/>
          </w:rPr>
          <w:t xml:space="preserve"> </w:t>
        </w:r>
        <w:r>
          <w:rPr>
            <w:color w:val="383838"/>
            <w:spacing w:val="-2"/>
          </w:rPr>
          <w:t>scanner.</w:t>
        </w:r>
        <w:r>
          <w:rPr>
            <w:color w:val="383838"/>
            <w:spacing w:val="34"/>
          </w:rPr>
          <w:t xml:space="preserve"> </w:t>
        </w:r>
        <w:r>
          <w:rPr>
            <w:color w:val="4B4B4B"/>
            <w:spacing w:val="-2"/>
          </w:rPr>
          <w:t>It</w:t>
        </w:r>
        <w:r>
          <w:rPr>
            <w:color w:val="4B4B4B"/>
            <w:spacing w:val="-8"/>
          </w:rPr>
          <w:t xml:space="preserve"> </w:t>
        </w:r>
        <w:r>
          <w:rPr>
            <w:color w:val="4B4B4B"/>
            <w:spacing w:val="-2"/>
          </w:rPr>
          <w:t>is</w:t>
        </w:r>
        <w:r>
          <w:rPr>
            <w:color w:val="4B4B4B"/>
            <w:spacing w:val="-9"/>
          </w:rPr>
          <w:t xml:space="preserve"> </w:t>
        </w:r>
        <w:r>
          <w:rPr>
            <w:color w:val="383838"/>
            <w:spacing w:val="-2"/>
          </w:rPr>
          <w:t xml:space="preserve">not </w:t>
        </w:r>
        <w:r>
          <w:rPr>
            <w:color w:val="4B4B4B"/>
            <w:spacing w:val="-2"/>
          </w:rPr>
          <w:t>anticipated</w:t>
        </w:r>
        <w:r>
          <w:rPr>
            <w:color w:val="4B4B4B"/>
            <w:spacing w:val="-12"/>
          </w:rPr>
          <w:t xml:space="preserve"> </w:t>
        </w:r>
        <w:r>
          <w:rPr>
            <w:color w:val="383838"/>
            <w:spacing w:val="-2"/>
          </w:rPr>
          <w:t>that</w:t>
        </w:r>
        <w:r>
          <w:rPr>
            <w:color w:val="383838"/>
            <w:spacing w:val="-12"/>
          </w:rPr>
          <w:t xml:space="preserve"> </w:t>
        </w:r>
        <w:r>
          <w:rPr>
            <w:color w:val="383838"/>
            <w:spacing w:val="-2"/>
          </w:rPr>
          <w:t>BNH</w:t>
        </w:r>
        <w:r>
          <w:rPr>
            <w:color w:val="383838"/>
            <w:spacing w:val="-12"/>
          </w:rPr>
          <w:t xml:space="preserve"> </w:t>
        </w:r>
        <w:r>
          <w:rPr>
            <w:color w:val="383838"/>
            <w:spacing w:val="-2"/>
          </w:rPr>
          <w:t>will</w:t>
        </w:r>
        <w:r>
          <w:rPr>
            <w:color w:val="383838"/>
            <w:spacing w:val="-11"/>
          </w:rPr>
          <w:t xml:space="preserve"> </w:t>
        </w:r>
        <w:r>
          <w:rPr>
            <w:color w:val="383838"/>
            <w:spacing w:val="-2"/>
          </w:rPr>
          <w:t>require</w:t>
        </w:r>
        <w:r>
          <w:rPr>
            <w:color w:val="383838"/>
            <w:spacing w:val="-12"/>
          </w:rPr>
          <w:t xml:space="preserve"> </w:t>
        </w:r>
        <w:r>
          <w:rPr>
            <w:color w:val="383838"/>
            <w:spacing w:val="-2"/>
          </w:rPr>
          <w:t>any</w:t>
        </w:r>
        <w:r>
          <w:rPr>
            <w:color w:val="383838"/>
            <w:spacing w:val="-12"/>
          </w:rPr>
          <w:t xml:space="preserve"> </w:t>
        </w:r>
        <w:r>
          <w:rPr>
            <w:color w:val="383838"/>
            <w:spacing w:val="-2"/>
          </w:rPr>
          <w:t>additional</w:t>
        </w:r>
        <w:r>
          <w:rPr>
            <w:color w:val="383838"/>
            <w:spacing w:val="-12"/>
          </w:rPr>
          <w:t xml:space="preserve"> </w:t>
        </w:r>
        <w:r>
          <w:rPr>
            <w:color w:val="383838"/>
            <w:spacing w:val="-2"/>
          </w:rPr>
          <w:t>financ</w:t>
        </w:r>
        <w:r>
          <w:rPr>
            <w:color w:val="111111"/>
            <w:spacing w:val="-2"/>
          </w:rPr>
          <w:t>i</w:t>
        </w:r>
        <w:r>
          <w:rPr>
            <w:color w:val="383838"/>
            <w:spacing w:val="-2"/>
          </w:rPr>
          <w:t>ng</w:t>
        </w:r>
        <w:r w:rsidR="00FA4056">
          <w:rPr>
            <w:color w:val="878787"/>
            <w:spacing w:val="-2"/>
          </w:rPr>
          <w:t xml:space="preserve"> </w:t>
        </w:r>
        <w:r>
          <w:rPr>
            <w:color w:val="383838"/>
            <w:spacing w:val="-2"/>
          </w:rPr>
          <w:t>associated</w:t>
        </w:r>
        <w:r>
          <w:rPr>
            <w:color w:val="383838"/>
            <w:spacing w:val="-11"/>
          </w:rPr>
          <w:t xml:space="preserve"> </w:t>
        </w:r>
        <w:r>
          <w:rPr>
            <w:color w:val="383838"/>
            <w:spacing w:val="-2"/>
          </w:rPr>
          <w:t>with</w:t>
        </w:r>
        <w:r>
          <w:rPr>
            <w:color w:val="383838"/>
            <w:spacing w:val="-12"/>
          </w:rPr>
          <w:t xml:space="preserve"> </w:t>
        </w:r>
        <w:r>
          <w:rPr>
            <w:color w:val="232323"/>
            <w:spacing w:val="-2"/>
          </w:rPr>
          <w:t>thi</w:t>
        </w:r>
        <w:r>
          <w:rPr>
            <w:color w:val="4B4B4B"/>
            <w:spacing w:val="-2"/>
          </w:rPr>
          <w:t>s</w:t>
        </w:r>
        <w:r>
          <w:rPr>
            <w:color w:val="4B4B4B"/>
            <w:spacing w:val="-12"/>
          </w:rPr>
          <w:t xml:space="preserve"> </w:t>
        </w:r>
        <w:r>
          <w:rPr>
            <w:color w:val="4B4B4B"/>
            <w:spacing w:val="-2"/>
          </w:rPr>
          <w:t>project.</w:t>
        </w:r>
        <w:r>
          <w:rPr>
            <w:color w:val="4B4B4B"/>
            <w:spacing w:val="-12"/>
          </w:rPr>
          <w:t xml:space="preserve"> </w:t>
        </w:r>
        <w:r>
          <w:rPr>
            <w:color w:val="4B4B4B"/>
            <w:spacing w:val="-2"/>
          </w:rPr>
          <w:t>It</w:t>
        </w:r>
        <w:r>
          <w:rPr>
            <w:color w:val="4B4B4B"/>
            <w:spacing w:val="-11"/>
          </w:rPr>
          <w:t xml:space="preserve"> </w:t>
        </w:r>
        <w:r>
          <w:rPr>
            <w:color w:val="4B4B4B"/>
            <w:spacing w:val="-2"/>
          </w:rPr>
          <w:t>is</w:t>
        </w:r>
        <w:r>
          <w:rPr>
            <w:color w:val="4B4B4B"/>
            <w:spacing w:val="-12"/>
          </w:rPr>
          <w:t xml:space="preserve"> </w:t>
        </w:r>
        <w:r>
          <w:rPr>
            <w:color w:val="4B4B4B"/>
            <w:spacing w:val="-2"/>
          </w:rPr>
          <w:t>our</w:t>
        </w:r>
        <w:r>
          <w:rPr>
            <w:color w:val="4B4B4B"/>
            <w:spacing w:val="-12"/>
          </w:rPr>
          <w:t xml:space="preserve"> </w:t>
        </w:r>
        <w:r>
          <w:rPr>
            <w:color w:val="4B4B4B"/>
            <w:spacing w:val="-2"/>
          </w:rPr>
          <w:t>conclusion</w:t>
        </w:r>
        <w:r>
          <w:rPr>
            <w:color w:val="4B4B4B"/>
            <w:spacing w:val="-12"/>
          </w:rPr>
          <w:t xml:space="preserve"> </w:t>
        </w:r>
        <w:r>
          <w:rPr>
            <w:color w:val="383838"/>
            <w:spacing w:val="-2"/>
          </w:rPr>
          <w:t>that</w:t>
        </w:r>
        <w:r>
          <w:rPr>
            <w:color w:val="383838"/>
            <w:spacing w:val="-11"/>
          </w:rPr>
          <w:t xml:space="preserve"> </w:t>
        </w:r>
        <w:r>
          <w:rPr>
            <w:color w:val="383838"/>
            <w:spacing w:val="-2"/>
          </w:rPr>
          <w:t>the projections</w:t>
        </w:r>
        <w:r>
          <w:rPr>
            <w:color w:val="383838"/>
            <w:spacing w:val="-12"/>
          </w:rPr>
          <w:t xml:space="preserve"> </w:t>
        </w:r>
        <w:r>
          <w:rPr>
            <w:color w:val="383838"/>
            <w:spacing w:val="-2"/>
          </w:rPr>
          <w:t>are</w:t>
        </w:r>
        <w:r>
          <w:rPr>
            <w:color w:val="383838"/>
            <w:spacing w:val="-14"/>
          </w:rPr>
          <w:t xml:space="preserve"> </w:t>
        </w:r>
        <w:r>
          <w:rPr>
            <w:color w:val="383838"/>
            <w:spacing w:val="-2"/>
          </w:rPr>
          <w:t>financially</w:t>
        </w:r>
        <w:r>
          <w:rPr>
            <w:color w:val="383838"/>
            <w:spacing w:val="-3"/>
          </w:rPr>
          <w:t xml:space="preserve"> </w:t>
        </w:r>
        <w:r>
          <w:rPr>
            <w:color w:val="383838"/>
            <w:spacing w:val="-2"/>
          </w:rPr>
          <w:t>feasible</w:t>
        </w:r>
        <w:r>
          <w:rPr>
            <w:color w:val="383838"/>
            <w:spacing w:val="-18"/>
          </w:rPr>
          <w:t xml:space="preserve"> </w:t>
        </w:r>
        <w:r>
          <w:rPr>
            <w:color w:val="383838"/>
            <w:spacing w:val="-2"/>
          </w:rPr>
          <w:t xml:space="preserve">and within </w:t>
        </w:r>
        <w:r>
          <w:rPr>
            <w:color w:val="232323"/>
            <w:spacing w:val="-2"/>
          </w:rPr>
          <w:t>the</w:t>
        </w:r>
        <w:r>
          <w:rPr>
            <w:color w:val="232323"/>
            <w:spacing w:val="-15"/>
          </w:rPr>
          <w:t xml:space="preserve"> </w:t>
        </w:r>
        <w:r>
          <w:rPr>
            <w:color w:val="383838"/>
            <w:spacing w:val="-2"/>
          </w:rPr>
          <w:t>financial</w:t>
        </w:r>
        <w:r>
          <w:rPr>
            <w:color w:val="383838"/>
            <w:spacing w:val="-8"/>
          </w:rPr>
          <w:t xml:space="preserve"> </w:t>
        </w:r>
        <w:r>
          <w:rPr>
            <w:color w:val="383838"/>
            <w:spacing w:val="-2"/>
          </w:rPr>
          <w:t>capability</w:t>
        </w:r>
        <w:r>
          <w:rPr>
            <w:color w:val="383838"/>
            <w:spacing w:val="8"/>
          </w:rPr>
          <w:t xml:space="preserve"> </w:t>
        </w:r>
        <w:r>
          <w:rPr>
            <w:color w:val="383838"/>
            <w:spacing w:val="-2"/>
          </w:rPr>
          <w:t>of</w:t>
        </w:r>
        <w:r>
          <w:rPr>
            <w:color w:val="383838"/>
            <w:spacing w:val="-13"/>
          </w:rPr>
          <w:t xml:space="preserve"> </w:t>
        </w:r>
        <w:r>
          <w:rPr>
            <w:color w:val="383838"/>
            <w:spacing w:val="-2"/>
          </w:rPr>
          <w:t>BNH</w:t>
        </w:r>
        <w:r>
          <w:rPr>
            <w:color w:val="383838"/>
            <w:spacing w:val="-19"/>
          </w:rPr>
          <w:t xml:space="preserve"> </w:t>
        </w:r>
        <w:r>
          <w:rPr>
            <w:color w:val="383838"/>
            <w:spacing w:val="-2"/>
          </w:rPr>
          <w:t>as</w:t>
        </w:r>
        <w:r>
          <w:rPr>
            <w:color w:val="383838"/>
            <w:spacing w:val="-17"/>
          </w:rPr>
          <w:t xml:space="preserve"> </w:t>
        </w:r>
        <w:r>
          <w:rPr>
            <w:color w:val="232323"/>
            <w:spacing w:val="-2"/>
          </w:rPr>
          <w:t>detailed</w:t>
        </w:r>
        <w:r>
          <w:rPr>
            <w:color w:val="232323"/>
          </w:rPr>
          <w:t xml:space="preserve"> </w:t>
        </w:r>
        <w:r>
          <w:rPr>
            <w:color w:val="383838"/>
            <w:spacing w:val="-2"/>
          </w:rPr>
          <w:t>below.</w:t>
        </w:r>
      </w:ins>
    </w:p>
    <w:p w14:paraId="57A979B7" w14:textId="77777777" w:rsidR="00BC54DB" w:rsidRDefault="00BC54DB">
      <w:pPr>
        <w:pStyle w:val="BodyText"/>
        <w:spacing w:before="1"/>
        <w:rPr>
          <w:ins w:id="94" w:author="Marks, Brett (DPH)" w:date="2026-09-25T20:07:00Z" w16du:dateUtc="2026-09-26T00:07:00Z"/>
          <w:sz w:val="15"/>
        </w:rPr>
      </w:pPr>
    </w:p>
    <w:p w14:paraId="57A979B8" w14:textId="77777777" w:rsidR="00BC54DB" w:rsidRPr="00635003" w:rsidRDefault="007A751E">
      <w:pPr>
        <w:pStyle w:val="ListParagraph"/>
        <w:numPr>
          <w:ilvl w:val="0"/>
          <w:numId w:val="9"/>
        </w:numPr>
        <w:tabs>
          <w:tab w:val="left" w:pos="573"/>
        </w:tabs>
        <w:spacing w:before="92"/>
        <w:ind w:left="572"/>
        <w:jc w:val="left"/>
        <w:rPr>
          <w:ins w:id="95" w:author="Marks, Brett (DPH)" w:date="2026-09-25T20:07:00Z" w16du:dateUtc="2026-09-26T00:07:00Z"/>
          <w:b/>
          <w:color w:val="232323"/>
          <w:sz w:val="20"/>
          <w:u w:val="single"/>
        </w:rPr>
      </w:pPr>
      <w:ins w:id="96" w:author="Marks, Brett (DPH)" w:date="2026-09-25T20:07:00Z" w16du:dateUtc="2026-09-26T00:07:00Z">
        <w:r w:rsidRPr="00635003">
          <w:rPr>
            <w:b/>
            <w:color w:val="232323"/>
            <w:w w:val="105"/>
            <w:sz w:val="20"/>
            <w:u w:val="single" w:color="111111"/>
          </w:rPr>
          <w:t>Relevant</w:t>
        </w:r>
        <w:r w:rsidRPr="00635003">
          <w:rPr>
            <w:b/>
            <w:color w:val="232323"/>
            <w:spacing w:val="-14"/>
            <w:w w:val="105"/>
            <w:sz w:val="20"/>
            <w:u w:val="single" w:color="111111"/>
          </w:rPr>
          <w:t xml:space="preserve"> </w:t>
        </w:r>
        <w:r w:rsidRPr="00635003">
          <w:rPr>
            <w:b/>
            <w:color w:val="232323"/>
            <w:w w:val="105"/>
            <w:sz w:val="20"/>
            <w:u w:val="single" w:color="111111"/>
          </w:rPr>
          <w:t>Background</w:t>
        </w:r>
        <w:r w:rsidRPr="00635003">
          <w:rPr>
            <w:b/>
            <w:color w:val="232323"/>
            <w:spacing w:val="3"/>
            <w:w w:val="105"/>
            <w:sz w:val="20"/>
            <w:u w:val="single" w:color="111111"/>
          </w:rPr>
          <w:t xml:space="preserve"> </w:t>
        </w:r>
        <w:r w:rsidRPr="00635003">
          <w:rPr>
            <w:b/>
            <w:color w:val="111111"/>
            <w:spacing w:val="-2"/>
            <w:w w:val="105"/>
            <w:sz w:val="20"/>
            <w:u w:val="single" w:color="111111"/>
          </w:rPr>
          <w:t>Information</w:t>
        </w:r>
      </w:ins>
    </w:p>
    <w:p w14:paraId="57A979B9" w14:textId="77777777" w:rsidR="00BC54DB" w:rsidRDefault="00BC54DB">
      <w:pPr>
        <w:pStyle w:val="BodyText"/>
        <w:spacing w:before="6"/>
        <w:rPr>
          <w:ins w:id="97" w:author="Marks, Brett (DPH)" w:date="2026-09-25T20:07:00Z" w16du:dateUtc="2026-09-26T00:07:00Z"/>
          <w:b/>
          <w:sz w:val="22"/>
        </w:rPr>
      </w:pPr>
    </w:p>
    <w:p w14:paraId="57A979BA" w14:textId="60F17104" w:rsidR="00BC54DB" w:rsidRDefault="007A751E">
      <w:pPr>
        <w:spacing w:line="232" w:lineRule="auto"/>
        <w:ind w:left="578" w:right="112" w:hanging="7"/>
        <w:jc w:val="both"/>
        <w:rPr>
          <w:ins w:id="98" w:author="Marks, Brett (DPH)" w:date="2026-09-25T20:07:00Z" w16du:dateUtc="2026-09-26T00:07:00Z"/>
        </w:rPr>
      </w:pPr>
      <w:ins w:id="99" w:author="Marks, Brett (DPH)" w:date="2026-09-25T20:07:00Z" w16du:dateUtc="2026-09-26T00:07:00Z">
        <w:r>
          <w:rPr>
            <w:color w:val="383838"/>
            <w:spacing w:val="-4"/>
          </w:rPr>
          <w:t>Refer</w:t>
        </w:r>
        <w:r>
          <w:rPr>
            <w:color w:val="383838"/>
            <w:spacing w:val="-10"/>
          </w:rPr>
          <w:t xml:space="preserve"> </w:t>
        </w:r>
        <w:r>
          <w:rPr>
            <w:color w:val="383838"/>
            <w:spacing w:val="-4"/>
          </w:rPr>
          <w:t>to</w:t>
        </w:r>
        <w:r>
          <w:rPr>
            <w:color w:val="383838"/>
            <w:spacing w:val="-10"/>
          </w:rPr>
          <w:t xml:space="preserve"> </w:t>
        </w:r>
        <w:r>
          <w:rPr>
            <w:color w:val="383838"/>
            <w:spacing w:val="-4"/>
          </w:rPr>
          <w:t>Factor</w:t>
        </w:r>
        <w:r>
          <w:rPr>
            <w:color w:val="383838"/>
            <w:spacing w:val="-10"/>
          </w:rPr>
          <w:t xml:space="preserve"> </w:t>
        </w:r>
        <w:r>
          <w:rPr>
            <w:color w:val="383838"/>
            <w:spacing w:val="-4"/>
            <w:sz w:val="21"/>
          </w:rPr>
          <w:t>I</w:t>
        </w:r>
        <w:r>
          <w:rPr>
            <w:color w:val="383838"/>
            <w:spacing w:val="-9"/>
            <w:sz w:val="21"/>
          </w:rPr>
          <w:t xml:space="preserve"> </w:t>
        </w:r>
        <w:r>
          <w:rPr>
            <w:color w:val="383838"/>
            <w:spacing w:val="-4"/>
          </w:rPr>
          <w:t>of</w:t>
        </w:r>
        <w:r>
          <w:rPr>
            <w:color w:val="383838"/>
            <w:spacing w:val="-10"/>
          </w:rPr>
          <w:t xml:space="preserve"> </w:t>
        </w:r>
        <w:r>
          <w:rPr>
            <w:color w:val="4B4B4B"/>
            <w:spacing w:val="-4"/>
          </w:rPr>
          <w:t>the</w:t>
        </w:r>
        <w:r>
          <w:rPr>
            <w:color w:val="4B4B4B"/>
            <w:spacing w:val="-9"/>
          </w:rPr>
          <w:t xml:space="preserve"> </w:t>
        </w:r>
        <w:r>
          <w:rPr>
            <w:color w:val="383838"/>
            <w:spacing w:val="-4"/>
          </w:rPr>
          <w:t>DON</w:t>
        </w:r>
        <w:r>
          <w:rPr>
            <w:color w:val="383838"/>
            <w:spacing w:val="-10"/>
          </w:rPr>
          <w:t xml:space="preserve"> </w:t>
        </w:r>
        <w:r>
          <w:rPr>
            <w:color w:val="383838"/>
            <w:spacing w:val="-4"/>
          </w:rPr>
          <w:t xml:space="preserve">application </w:t>
        </w:r>
        <w:r>
          <w:rPr>
            <w:color w:val="4B4B4B"/>
            <w:spacing w:val="-4"/>
          </w:rPr>
          <w:t>for</w:t>
        </w:r>
        <w:r>
          <w:rPr>
            <w:color w:val="4B4B4B"/>
            <w:spacing w:val="-10"/>
          </w:rPr>
          <w:t xml:space="preserve"> </w:t>
        </w:r>
        <w:r>
          <w:rPr>
            <w:color w:val="383838"/>
            <w:spacing w:val="-4"/>
          </w:rPr>
          <w:t>a</w:t>
        </w:r>
        <w:r w:rsidR="00913938">
          <w:rPr>
            <w:color w:val="383838"/>
            <w:spacing w:val="-4"/>
          </w:rPr>
          <w:t xml:space="preserve"> </w:t>
        </w:r>
        <w:r>
          <w:rPr>
            <w:color w:val="383838"/>
            <w:spacing w:val="-4"/>
          </w:rPr>
          <w:t>description</w:t>
        </w:r>
        <w:r>
          <w:rPr>
            <w:color w:val="383838"/>
            <w:spacing w:val="8"/>
          </w:rPr>
          <w:t xml:space="preserve"> </w:t>
        </w:r>
        <w:r>
          <w:rPr>
            <w:color w:val="383838"/>
            <w:spacing w:val="-4"/>
          </w:rPr>
          <w:t>of</w:t>
        </w:r>
        <w:r>
          <w:rPr>
            <w:color w:val="383838"/>
            <w:spacing w:val="-10"/>
          </w:rPr>
          <w:t xml:space="preserve"> </w:t>
        </w:r>
        <w:r>
          <w:rPr>
            <w:color w:val="383838"/>
            <w:spacing w:val="-4"/>
          </w:rPr>
          <w:t>the</w:t>
        </w:r>
        <w:r>
          <w:rPr>
            <w:color w:val="383838"/>
            <w:spacing w:val="-10"/>
          </w:rPr>
          <w:t xml:space="preserve"> </w:t>
        </w:r>
        <w:r>
          <w:rPr>
            <w:color w:val="4B4B4B"/>
            <w:spacing w:val="-4"/>
          </w:rPr>
          <w:t>scope</w:t>
        </w:r>
        <w:r>
          <w:rPr>
            <w:color w:val="4B4B4B"/>
            <w:spacing w:val="-10"/>
          </w:rPr>
          <w:t xml:space="preserve"> </w:t>
        </w:r>
        <w:r>
          <w:rPr>
            <w:color w:val="383838"/>
            <w:spacing w:val="-4"/>
          </w:rPr>
          <w:t>of</w:t>
        </w:r>
        <w:r>
          <w:rPr>
            <w:color w:val="383838"/>
            <w:spacing w:val="-9"/>
          </w:rPr>
          <w:t xml:space="preserve"> </w:t>
        </w:r>
        <w:r>
          <w:rPr>
            <w:color w:val="383838"/>
            <w:spacing w:val="-4"/>
          </w:rPr>
          <w:t>the</w:t>
        </w:r>
        <w:r>
          <w:rPr>
            <w:color w:val="383838"/>
            <w:spacing w:val="-10"/>
          </w:rPr>
          <w:t xml:space="preserve"> </w:t>
        </w:r>
        <w:r>
          <w:rPr>
            <w:color w:val="4B4B4B"/>
            <w:spacing w:val="-4"/>
          </w:rPr>
          <w:t>applicant,</w:t>
        </w:r>
        <w:r>
          <w:rPr>
            <w:color w:val="4B4B4B"/>
            <w:spacing w:val="-6"/>
          </w:rPr>
          <w:t xml:space="preserve"> </w:t>
        </w:r>
        <w:r>
          <w:rPr>
            <w:color w:val="383838"/>
            <w:spacing w:val="-4"/>
          </w:rPr>
          <w:t>BNH and</w:t>
        </w:r>
        <w:r>
          <w:rPr>
            <w:color w:val="383838"/>
          </w:rPr>
          <w:t xml:space="preserve"> </w:t>
        </w:r>
        <w:r>
          <w:rPr>
            <w:color w:val="383838"/>
            <w:spacing w:val="-4"/>
          </w:rPr>
          <w:t>the</w:t>
        </w:r>
        <w:r>
          <w:rPr>
            <w:color w:val="383838"/>
            <w:spacing w:val="-10"/>
          </w:rPr>
          <w:t xml:space="preserve"> </w:t>
        </w:r>
        <w:r>
          <w:rPr>
            <w:color w:val="383838"/>
            <w:spacing w:val="-4"/>
          </w:rPr>
          <w:t>Project,</w:t>
        </w:r>
        <w:r>
          <w:rPr>
            <w:color w:val="383838"/>
            <w:spacing w:val="-10"/>
          </w:rPr>
          <w:t xml:space="preserve"> </w:t>
        </w:r>
        <w:r>
          <w:rPr>
            <w:color w:val="383838"/>
            <w:spacing w:val="-4"/>
          </w:rPr>
          <w:t>as</w:t>
        </w:r>
        <w:r>
          <w:rPr>
            <w:color w:val="383838"/>
            <w:spacing w:val="-10"/>
          </w:rPr>
          <w:t xml:space="preserve"> </w:t>
        </w:r>
        <w:r>
          <w:rPr>
            <w:color w:val="383838"/>
            <w:spacing w:val="-4"/>
          </w:rPr>
          <w:t>well as</w:t>
        </w:r>
        <w:r>
          <w:rPr>
            <w:color w:val="383838"/>
            <w:spacing w:val="-10"/>
          </w:rPr>
          <w:t xml:space="preserve"> </w:t>
        </w:r>
        <w:r>
          <w:rPr>
            <w:color w:val="383838"/>
            <w:spacing w:val="-4"/>
          </w:rPr>
          <w:t>the</w:t>
        </w:r>
        <w:r>
          <w:rPr>
            <w:color w:val="383838"/>
            <w:spacing w:val="-10"/>
          </w:rPr>
          <w:t xml:space="preserve"> </w:t>
        </w:r>
        <w:r>
          <w:rPr>
            <w:color w:val="232323"/>
            <w:spacing w:val="-4"/>
          </w:rPr>
          <w:t>overall</w:t>
        </w:r>
        <w:r>
          <w:rPr>
            <w:color w:val="232323"/>
            <w:spacing w:val="-10"/>
          </w:rPr>
          <w:t xml:space="preserve"> </w:t>
        </w:r>
        <w:r>
          <w:rPr>
            <w:color w:val="4B4B4B"/>
            <w:spacing w:val="-4"/>
          </w:rPr>
          <w:t>descript</w:t>
        </w:r>
        <w:r>
          <w:rPr>
            <w:color w:val="232323"/>
            <w:spacing w:val="-4"/>
          </w:rPr>
          <w:t>ion</w:t>
        </w:r>
        <w:r>
          <w:rPr>
            <w:color w:val="232323"/>
            <w:spacing w:val="-9"/>
          </w:rPr>
          <w:t xml:space="preserve"> </w:t>
        </w:r>
        <w:r>
          <w:rPr>
            <w:color w:val="4B4B4B"/>
            <w:spacing w:val="-4"/>
          </w:rPr>
          <w:t>and</w:t>
        </w:r>
        <w:r>
          <w:rPr>
            <w:color w:val="4B4B4B"/>
            <w:spacing w:val="-10"/>
          </w:rPr>
          <w:t xml:space="preserve"> </w:t>
        </w:r>
        <w:r>
          <w:rPr>
            <w:color w:val="383838"/>
            <w:spacing w:val="-4"/>
          </w:rPr>
          <w:t>rationale</w:t>
        </w:r>
        <w:r>
          <w:rPr>
            <w:color w:val="383838"/>
            <w:spacing w:val="-10"/>
          </w:rPr>
          <w:t xml:space="preserve"> </w:t>
        </w:r>
        <w:r>
          <w:rPr>
            <w:color w:val="4B4B4B"/>
            <w:spacing w:val="-4"/>
          </w:rPr>
          <w:t>of</w:t>
        </w:r>
        <w:r>
          <w:rPr>
            <w:color w:val="4B4B4B"/>
            <w:spacing w:val="-10"/>
          </w:rPr>
          <w:t xml:space="preserve"> </w:t>
        </w:r>
        <w:r>
          <w:rPr>
            <w:color w:val="383838"/>
            <w:spacing w:val="-4"/>
          </w:rPr>
          <w:t>the</w:t>
        </w:r>
        <w:r>
          <w:rPr>
            <w:color w:val="383838"/>
            <w:spacing w:val="-9"/>
          </w:rPr>
          <w:t xml:space="preserve"> </w:t>
        </w:r>
        <w:r>
          <w:rPr>
            <w:color w:val="383838"/>
            <w:spacing w:val="-4"/>
          </w:rPr>
          <w:t>patient</w:t>
        </w:r>
        <w:r>
          <w:rPr>
            <w:color w:val="383838"/>
            <w:spacing w:val="-10"/>
          </w:rPr>
          <w:t xml:space="preserve"> </w:t>
        </w:r>
        <w:r>
          <w:rPr>
            <w:color w:val="383838"/>
            <w:spacing w:val="-4"/>
          </w:rPr>
          <w:t>need</w:t>
        </w:r>
        <w:r>
          <w:rPr>
            <w:color w:val="383838"/>
            <w:spacing w:val="-10"/>
          </w:rPr>
          <w:t xml:space="preserve"> </w:t>
        </w:r>
        <w:r>
          <w:rPr>
            <w:color w:val="4B4B4B"/>
            <w:spacing w:val="-4"/>
          </w:rPr>
          <w:t>and</w:t>
        </w:r>
        <w:r>
          <w:rPr>
            <w:color w:val="4B4B4B"/>
            <w:spacing w:val="-10"/>
          </w:rPr>
          <w:t xml:space="preserve"> </w:t>
        </w:r>
        <w:r>
          <w:rPr>
            <w:color w:val="4B4B4B"/>
            <w:spacing w:val="-4"/>
          </w:rPr>
          <w:t>log</w:t>
        </w:r>
        <w:r>
          <w:rPr>
            <w:color w:val="111111"/>
            <w:spacing w:val="-4"/>
          </w:rPr>
          <w:t>i</w:t>
        </w:r>
        <w:r>
          <w:rPr>
            <w:color w:val="383838"/>
            <w:spacing w:val="-4"/>
          </w:rPr>
          <w:t>c</w:t>
        </w:r>
        <w:r>
          <w:rPr>
            <w:color w:val="383838"/>
            <w:spacing w:val="-9"/>
          </w:rPr>
          <w:t xml:space="preserve"> </w:t>
        </w:r>
        <w:r>
          <w:rPr>
            <w:color w:val="383838"/>
            <w:spacing w:val="-4"/>
          </w:rPr>
          <w:t>surrounding</w:t>
        </w:r>
        <w:r>
          <w:rPr>
            <w:color w:val="383838"/>
            <w:spacing w:val="-10"/>
          </w:rPr>
          <w:t xml:space="preserve"> </w:t>
        </w:r>
        <w:r>
          <w:rPr>
            <w:color w:val="5D5D5D"/>
            <w:spacing w:val="-4"/>
          </w:rPr>
          <w:t>the</w:t>
        </w:r>
        <w:r>
          <w:rPr>
            <w:color w:val="5D5D5D"/>
            <w:spacing w:val="-10"/>
          </w:rPr>
          <w:t xml:space="preserve"> </w:t>
        </w:r>
        <w:r>
          <w:rPr>
            <w:color w:val="383838"/>
            <w:spacing w:val="-4"/>
          </w:rPr>
          <w:t>addition</w:t>
        </w:r>
        <w:r>
          <w:rPr>
            <w:color w:val="383838"/>
            <w:spacing w:val="-10"/>
          </w:rPr>
          <w:t xml:space="preserve"> </w:t>
        </w:r>
        <w:r>
          <w:rPr>
            <w:color w:val="383838"/>
            <w:spacing w:val="-4"/>
          </w:rPr>
          <w:t>of</w:t>
        </w:r>
        <w:r>
          <w:rPr>
            <w:color w:val="383838"/>
            <w:spacing w:val="-9"/>
          </w:rPr>
          <w:t xml:space="preserve"> </w:t>
        </w:r>
        <w:r>
          <w:rPr>
            <w:color w:val="4B4B4B"/>
            <w:spacing w:val="-4"/>
          </w:rPr>
          <w:t>a</w:t>
        </w:r>
        <w:r>
          <w:rPr>
            <w:color w:val="4B4B4B"/>
            <w:spacing w:val="-10"/>
          </w:rPr>
          <w:t xml:space="preserve"> </w:t>
        </w:r>
        <w:r>
          <w:rPr>
            <w:color w:val="383838"/>
            <w:spacing w:val="-4"/>
          </w:rPr>
          <w:t>second</w:t>
        </w:r>
        <w:r>
          <w:rPr>
            <w:color w:val="383838"/>
            <w:spacing w:val="-10"/>
          </w:rPr>
          <w:t xml:space="preserve"> </w:t>
        </w:r>
        <w:r>
          <w:rPr>
            <w:color w:val="383838"/>
            <w:spacing w:val="-4"/>
          </w:rPr>
          <w:t>CT</w:t>
        </w:r>
        <w:r>
          <w:rPr>
            <w:color w:val="383838"/>
            <w:spacing w:val="-10"/>
          </w:rPr>
          <w:t xml:space="preserve"> </w:t>
        </w:r>
        <w:r>
          <w:rPr>
            <w:color w:val="383838"/>
            <w:spacing w:val="-4"/>
          </w:rPr>
          <w:t xml:space="preserve">scanner </w:t>
        </w:r>
        <w:r>
          <w:rPr>
            <w:color w:val="383838"/>
          </w:rPr>
          <w:t>at</w:t>
        </w:r>
        <w:r>
          <w:rPr>
            <w:color w:val="383838"/>
            <w:spacing w:val="-26"/>
          </w:rPr>
          <w:t xml:space="preserve"> </w:t>
        </w:r>
        <w:r>
          <w:rPr>
            <w:color w:val="383838"/>
          </w:rPr>
          <w:t>BNH,</w:t>
        </w:r>
        <w:r>
          <w:rPr>
            <w:color w:val="383838"/>
            <w:spacing w:val="-14"/>
          </w:rPr>
          <w:t xml:space="preserve"> </w:t>
        </w:r>
        <w:r>
          <w:rPr>
            <w:color w:val="4B4B4B"/>
          </w:rPr>
          <w:t>l</w:t>
        </w:r>
        <w:r>
          <w:rPr>
            <w:color w:val="232323"/>
          </w:rPr>
          <w:t>ocated</w:t>
        </w:r>
        <w:r>
          <w:rPr>
            <w:color w:val="232323"/>
            <w:spacing w:val="-20"/>
          </w:rPr>
          <w:t xml:space="preserve"> </w:t>
        </w:r>
        <w:r>
          <w:rPr>
            <w:color w:val="383838"/>
          </w:rPr>
          <w:t>on</w:t>
        </w:r>
        <w:r>
          <w:rPr>
            <w:color w:val="383838"/>
            <w:spacing w:val="-18"/>
          </w:rPr>
          <w:t xml:space="preserve"> </w:t>
        </w:r>
        <w:r>
          <w:rPr>
            <w:color w:val="383838"/>
          </w:rPr>
          <w:t>115</w:t>
        </w:r>
        <w:r>
          <w:rPr>
            <w:color w:val="383838"/>
            <w:spacing w:val="-5"/>
          </w:rPr>
          <w:t xml:space="preserve"> </w:t>
        </w:r>
        <w:r>
          <w:rPr>
            <w:color w:val="383838"/>
          </w:rPr>
          <w:t>West</w:t>
        </w:r>
        <w:r>
          <w:rPr>
            <w:color w:val="383838"/>
            <w:spacing w:val="-12"/>
          </w:rPr>
          <w:t xml:space="preserve"> </w:t>
        </w:r>
        <w:r>
          <w:rPr>
            <w:color w:val="383838"/>
          </w:rPr>
          <w:t>Silver</w:t>
        </w:r>
        <w:r>
          <w:rPr>
            <w:color w:val="383838"/>
            <w:spacing w:val="-20"/>
          </w:rPr>
          <w:t xml:space="preserve"> </w:t>
        </w:r>
        <w:r>
          <w:rPr>
            <w:color w:val="4B4B4B"/>
          </w:rPr>
          <w:t>Street</w:t>
        </w:r>
        <w:r>
          <w:rPr>
            <w:color w:val="4B4B4B"/>
            <w:spacing w:val="-4"/>
          </w:rPr>
          <w:t xml:space="preserve"> </w:t>
        </w:r>
        <w:r>
          <w:rPr>
            <w:color w:val="383838"/>
          </w:rPr>
          <w:t>in</w:t>
        </w:r>
        <w:r>
          <w:rPr>
            <w:color w:val="383838"/>
            <w:spacing w:val="-9"/>
          </w:rPr>
          <w:t xml:space="preserve"> </w:t>
        </w:r>
        <w:r>
          <w:rPr>
            <w:color w:val="383838"/>
          </w:rPr>
          <w:t>Westfield,</w:t>
        </w:r>
        <w:r>
          <w:rPr>
            <w:color w:val="383838"/>
            <w:spacing w:val="-3"/>
          </w:rPr>
          <w:t xml:space="preserve"> </w:t>
        </w:r>
        <w:r>
          <w:rPr>
            <w:color w:val="4B4B4B"/>
          </w:rPr>
          <w:t>MA.</w:t>
        </w:r>
      </w:ins>
    </w:p>
    <w:p w14:paraId="57A979BB" w14:textId="77777777" w:rsidR="00BC54DB" w:rsidRDefault="00BC54DB">
      <w:pPr>
        <w:pStyle w:val="BodyText"/>
        <w:rPr>
          <w:ins w:id="100" w:author="Marks, Brett (DPH)" w:date="2026-09-25T20:07:00Z" w16du:dateUtc="2026-09-26T00:07:00Z"/>
        </w:rPr>
      </w:pPr>
    </w:p>
    <w:p w14:paraId="57A979BC" w14:textId="77777777" w:rsidR="00BC54DB" w:rsidRDefault="00BC54DB">
      <w:pPr>
        <w:pStyle w:val="BodyText"/>
        <w:rPr>
          <w:ins w:id="101" w:author="Marks, Brett (DPH)" w:date="2026-09-25T20:07:00Z" w16du:dateUtc="2026-09-26T00:07:00Z"/>
        </w:rPr>
      </w:pPr>
    </w:p>
    <w:p w14:paraId="57A979BD" w14:textId="77777777" w:rsidR="00BC54DB" w:rsidRDefault="00BC54DB">
      <w:pPr>
        <w:pStyle w:val="BodyText"/>
        <w:rPr>
          <w:ins w:id="102" w:author="Marks, Brett (DPH)" w:date="2026-09-25T20:07:00Z" w16du:dateUtc="2026-09-26T00:07:00Z"/>
        </w:rPr>
      </w:pPr>
    </w:p>
    <w:p w14:paraId="57A979BE" w14:textId="77777777" w:rsidR="00BC54DB" w:rsidRDefault="00BC54DB">
      <w:pPr>
        <w:pStyle w:val="BodyText"/>
        <w:rPr>
          <w:ins w:id="103" w:author="Marks, Brett (DPH)" w:date="2026-09-25T20:07:00Z" w16du:dateUtc="2026-09-26T00:07:00Z"/>
        </w:rPr>
      </w:pPr>
    </w:p>
    <w:p w14:paraId="57A979BF" w14:textId="77777777" w:rsidR="00BC54DB" w:rsidRDefault="00BC54DB">
      <w:pPr>
        <w:pStyle w:val="BodyText"/>
        <w:rPr>
          <w:ins w:id="104" w:author="Marks, Brett (DPH)" w:date="2026-09-25T20:07:00Z" w16du:dateUtc="2026-09-26T00:07:00Z"/>
        </w:rPr>
      </w:pPr>
    </w:p>
    <w:p w14:paraId="57A979C0" w14:textId="77777777" w:rsidR="00BC54DB" w:rsidRDefault="00BC54DB">
      <w:pPr>
        <w:pStyle w:val="BodyText"/>
        <w:rPr>
          <w:ins w:id="105" w:author="Marks, Brett (DPH)" w:date="2026-09-25T20:07:00Z" w16du:dateUtc="2026-09-26T00:07:00Z"/>
        </w:rPr>
      </w:pPr>
    </w:p>
    <w:p w14:paraId="57A979C1" w14:textId="6BC9AE4E" w:rsidR="00BC54DB" w:rsidRDefault="00D939DD">
      <w:pPr>
        <w:pStyle w:val="BodyText"/>
        <w:spacing w:before="4"/>
        <w:rPr>
          <w:ins w:id="106" w:author="Marks, Brett (DPH)" w:date="2026-09-25T20:07:00Z" w16du:dateUtc="2026-09-26T00:07:00Z"/>
          <w:sz w:val="14"/>
        </w:rPr>
      </w:pPr>
      <w:r>
        <w:rPr>
          <w:sz w:val="14"/>
        </w:rPr>
      </w:r>
      <w:ins w:id="107" w:author="Marks, Brett (DPH)" w:date="2026-09-25T20:07:00Z" w16du:dateUtc="2026-09-26T00:07:00Z">
        <w:r>
          <w:rPr>
            <w:sz w:val="14"/>
          </w:rPr>
          <w:pict w14:anchorId="3A1DBA93">
            <v:shape id="docshape1" o:spid="_x0000_s1026" alt="Decorative-ignore" style="width:487.65pt;height:.1pt;mso-width-percent:0;mso-height-percent:0;mso-left-percent:-10001;mso-top-percent:-10001;mso-wrap-distance-left:0;mso-wrap-distance-right:0;mso-position-horizontal:absolute;mso-position-horizontal-relative:char;mso-position-vertical:absolute;mso-position-vertical-relative:line;mso-width-percent:0;mso-height-percent:0;mso-left-percent:-10001;mso-top-percent:-10001" coordsize="9753,1270" path="m,l9753,e" filled="f" strokeweight=".5pt">
              <v:path arrowok="t" o:connecttype="custom" o:connectlocs="0,0;6193155,0" o:connectangles="0,0"/>
              <w10:wrap anchorx="page"/>
              <w10:anchorlock/>
            </v:shape>
          </w:pict>
        </w:r>
      </w:ins>
    </w:p>
    <w:p w14:paraId="57A979C2" w14:textId="77777777" w:rsidR="00BC54DB" w:rsidRDefault="007A751E">
      <w:pPr>
        <w:spacing w:before="41" w:line="242" w:lineRule="auto"/>
        <w:ind w:left="2972" w:right="818" w:hanging="2189"/>
        <w:rPr>
          <w:ins w:id="108" w:author="Marks, Brett (DPH)" w:date="2026-09-25T20:07:00Z" w16du:dateUtc="2026-09-26T00:07:00Z"/>
          <w:rFonts w:ascii="Arial"/>
          <w:sz w:val="18"/>
        </w:rPr>
      </w:pPr>
      <w:ins w:id="109" w:author="Marks, Brett (DPH)" w:date="2026-09-25T20:07:00Z" w16du:dateUtc="2026-09-26T00:07:00Z">
        <w:r>
          <w:rPr>
            <w:rFonts w:ascii="Arial"/>
            <w:color w:val="232323"/>
            <w:w w:val="105"/>
            <w:sz w:val="18"/>
          </w:rPr>
          <w:t>Meyers</w:t>
        </w:r>
        <w:r>
          <w:rPr>
            <w:rFonts w:ascii="Arial"/>
            <w:color w:val="232323"/>
            <w:spacing w:val="-15"/>
            <w:w w:val="105"/>
            <w:sz w:val="18"/>
          </w:rPr>
          <w:t xml:space="preserve"> </w:t>
        </w:r>
        <w:r>
          <w:rPr>
            <w:rFonts w:ascii="Arial"/>
            <w:color w:val="232323"/>
            <w:w w:val="105"/>
            <w:sz w:val="18"/>
          </w:rPr>
          <w:t>Brot</w:t>
        </w:r>
        <w:r>
          <w:rPr>
            <w:rFonts w:ascii="Arial"/>
            <w:color w:val="4B4B4B"/>
            <w:w w:val="105"/>
            <w:sz w:val="18"/>
          </w:rPr>
          <w:t>hers</w:t>
        </w:r>
        <w:r>
          <w:rPr>
            <w:rFonts w:ascii="Arial"/>
            <w:color w:val="4B4B4B"/>
            <w:spacing w:val="-13"/>
            <w:w w:val="105"/>
            <w:sz w:val="18"/>
          </w:rPr>
          <w:t xml:space="preserve"> </w:t>
        </w:r>
        <w:r>
          <w:rPr>
            <w:rFonts w:ascii="Arial"/>
            <w:color w:val="383838"/>
            <w:w w:val="105"/>
            <w:sz w:val="18"/>
          </w:rPr>
          <w:t>Kalicka,</w:t>
        </w:r>
        <w:r>
          <w:rPr>
            <w:rFonts w:ascii="Arial"/>
            <w:color w:val="383838"/>
            <w:spacing w:val="-11"/>
            <w:w w:val="105"/>
            <w:sz w:val="18"/>
          </w:rPr>
          <w:t xml:space="preserve"> </w:t>
        </w:r>
        <w:r>
          <w:rPr>
            <w:rFonts w:ascii="Arial"/>
            <w:color w:val="383838"/>
            <w:w w:val="105"/>
            <w:sz w:val="18"/>
          </w:rPr>
          <w:t>P.C.</w:t>
        </w:r>
        <w:r>
          <w:rPr>
            <w:rFonts w:ascii="Arial"/>
            <w:color w:val="383838"/>
            <w:spacing w:val="78"/>
            <w:w w:val="105"/>
            <w:sz w:val="18"/>
          </w:rPr>
          <w:t xml:space="preserve"> </w:t>
        </w:r>
        <w:r>
          <w:rPr>
            <w:rFonts w:ascii="Arial"/>
            <w:color w:val="111111"/>
            <w:w w:val="105"/>
            <w:sz w:val="25"/>
          </w:rPr>
          <w:t>I</w:t>
        </w:r>
        <w:r>
          <w:rPr>
            <w:rFonts w:ascii="Arial"/>
            <w:color w:val="111111"/>
            <w:spacing w:val="73"/>
            <w:w w:val="105"/>
            <w:sz w:val="25"/>
          </w:rPr>
          <w:t xml:space="preserve"> </w:t>
        </w:r>
        <w:r>
          <w:rPr>
            <w:rFonts w:ascii="Arial"/>
            <w:color w:val="383838"/>
            <w:w w:val="105"/>
            <w:sz w:val="18"/>
          </w:rPr>
          <w:t>330</w:t>
        </w:r>
        <w:r>
          <w:rPr>
            <w:rFonts w:ascii="Arial"/>
            <w:color w:val="383838"/>
            <w:spacing w:val="67"/>
            <w:w w:val="105"/>
            <w:sz w:val="18"/>
          </w:rPr>
          <w:t xml:space="preserve"> </w:t>
        </w:r>
        <w:r>
          <w:rPr>
            <w:rFonts w:ascii="Arial"/>
            <w:color w:val="383838"/>
            <w:w w:val="105"/>
            <w:sz w:val="18"/>
          </w:rPr>
          <w:t>Whitney</w:t>
        </w:r>
        <w:r>
          <w:rPr>
            <w:rFonts w:ascii="Arial"/>
            <w:color w:val="383838"/>
            <w:spacing w:val="-1"/>
            <w:w w:val="105"/>
            <w:sz w:val="18"/>
          </w:rPr>
          <w:t xml:space="preserve"> </w:t>
        </w:r>
        <w:r>
          <w:rPr>
            <w:rFonts w:ascii="Arial"/>
            <w:color w:val="383838"/>
            <w:w w:val="105"/>
            <w:sz w:val="18"/>
          </w:rPr>
          <w:t>Avenue</w:t>
        </w:r>
        <w:r>
          <w:rPr>
            <w:rFonts w:ascii="Arial"/>
            <w:color w:val="383838"/>
            <w:spacing w:val="80"/>
            <w:w w:val="105"/>
            <w:sz w:val="18"/>
          </w:rPr>
          <w:t xml:space="preserve"> </w:t>
        </w:r>
        <w:r>
          <w:rPr>
            <w:rFonts w:ascii="Arial"/>
            <w:color w:val="111111"/>
            <w:w w:val="105"/>
            <w:sz w:val="25"/>
          </w:rPr>
          <w:t>I</w:t>
        </w:r>
        <w:r>
          <w:rPr>
            <w:rFonts w:ascii="Arial"/>
            <w:color w:val="111111"/>
            <w:spacing w:val="62"/>
            <w:w w:val="105"/>
            <w:sz w:val="25"/>
          </w:rPr>
          <w:t xml:space="preserve"> </w:t>
        </w:r>
        <w:r>
          <w:rPr>
            <w:rFonts w:ascii="Arial"/>
            <w:color w:val="383838"/>
            <w:w w:val="105"/>
            <w:sz w:val="18"/>
          </w:rPr>
          <w:t>Suite</w:t>
        </w:r>
        <w:r>
          <w:rPr>
            <w:rFonts w:ascii="Arial"/>
            <w:color w:val="383838"/>
            <w:spacing w:val="-12"/>
            <w:w w:val="105"/>
            <w:sz w:val="18"/>
          </w:rPr>
          <w:t xml:space="preserve"> </w:t>
        </w:r>
        <w:r>
          <w:rPr>
            <w:rFonts w:ascii="Arial"/>
            <w:color w:val="383838"/>
            <w:w w:val="105"/>
            <w:sz w:val="18"/>
          </w:rPr>
          <w:t>800</w:t>
        </w:r>
        <w:r>
          <w:rPr>
            <w:rFonts w:ascii="Arial"/>
            <w:color w:val="383838"/>
            <w:spacing w:val="80"/>
            <w:w w:val="150"/>
            <w:sz w:val="18"/>
          </w:rPr>
          <w:t xml:space="preserve"> </w:t>
        </w:r>
        <w:r>
          <w:rPr>
            <w:rFonts w:ascii="Arial"/>
            <w:color w:val="111111"/>
            <w:w w:val="105"/>
            <w:sz w:val="25"/>
          </w:rPr>
          <w:t>I</w:t>
        </w:r>
        <w:r>
          <w:rPr>
            <w:rFonts w:ascii="Arial"/>
            <w:color w:val="111111"/>
            <w:spacing w:val="65"/>
            <w:w w:val="105"/>
            <w:sz w:val="25"/>
          </w:rPr>
          <w:t xml:space="preserve"> </w:t>
        </w:r>
        <w:r>
          <w:rPr>
            <w:rFonts w:ascii="Arial"/>
            <w:color w:val="383838"/>
            <w:w w:val="105"/>
            <w:sz w:val="18"/>
          </w:rPr>
          <w:t>Holyoke,</w:t>
        </w:r>
        <w:r>
          <w:rPr>
            <w:rFonts w:ascii="Arial"/>
            <w:color w:val="383838"/>
            <w:spacing w:val="-24"/>
            <w:w w:val="105"/>
            <w:sz w:val="18"/>
          </w:rPr>
          <w:t xml:space="preserve"> </w:t>
        </w:r>
        <w:r>
          <w:rPr>
            <w:rFonts w:ascii="Arial"/>
            <w:color w:val="232323"/>
            <w:w w:val="105"/>
            <w:sz w:val="18"/>
          </w:rPr>
          <w:t>Massachusetts</w:t>
        </w:r>
        <w:r>
          <w:rPr>
            <w:rFonts w:ascii="Arial"/>
            <w:color w:val="232323"/>
            <w:spacing w:val="-3"/>
            <w:w w:val="105"/>
            <w:sz w:val="18"/>
          </w:rPr>
          <w:t xml:space="preserve"> </w:t>
        </w:r>
        <w:r>
          <w:rPr>
            <w:rFonts w:ascii="Arial"/>
            <w:color w:val="383838"/>
            <w:w w:val="105"/>
            <w:sz w:val="18"/>
          </w:rPr>
          <w:t xml:space="preserve">01040 </w:t>
        </w:r>
        <w:r>
          <w:rPr>
            <w:rFonts w:ascii="Arial"/>
            <w:color w:val="5D5D5D"/>
            <w:w w:val="105"/>
            <w:sz w:val="18"/>
          </w:rPr>
          <w:t xml:space="preserve">p </w:t>
        </w:r>
        <w:r>
          <w:rPr>
            <w:rFonts w:ascii="Arial"/>
            <w:color w:val="747474"/>
            <w:w w:val="105"/>
            <w:sz w:val="18"/>
          </w:rPr>
          <w:t>413536.8510</w:t>
        </w:r>
        <w:r>
          <w:rPr>
            <w:rFonts w:ascii="Arial"/>
            <w:color w:val="747474"/>
            <w:spacing w:val="80"/>
            <w:w w:val="105"/>
            <w:sz w:val="18"/>
          </w:rPr>
          <w:t xml:space="preserve"> </w:t>
        </w:r>
        <w:r>
          <w:rPr>
            <w:rFonts w:ascii="Arial"/>
            <w:color w:val="5D5D5D"/>
            <w:w w:val="105"/>
            <w:sz w:val="24"/>
          </w:rPr>
          <w:t>I</w:t>
        </w:r>
        <w:r>
          <w:rPr>
            <w:rFonts w:ascii="Arial"/>
            <w:color w:val="5D5D5D"/>
            <w:spacing w:val="80"/>
            <w:w w:val="105"/>
            <w:sz w:val="24"/>
          </w:rPr>
          <w:t xml:space="preserve"> </w:t>
        </w:r>
        <w:r>
          <w:rPr>
            <w:rFonts w:ascii="Arial"/>
            <w:color w:val="747474"/>
            <w:w w:val="105"/>
            <w:sz w:val="19"/>
          </w:rPr>
          <w:t xml:space="preserve">f </w:t>
        </w:r>
        <w:r>
          <w:rPr>
            <w:rFonts w:ascii="Arial"/>
            <w:color w:val="5D5D5D"/>
            <w:w w:val="105"/>
            <w:sz w:val="18"/>
          </w:rPr>
          <w:t>413.533.8399</w:t>
        </w:r>
        <w:r>
          <w:rPr>
            <w:rFonts w:ascii="Arial"/>
            <w:color w:val="5D5D5D"/>
            <w:spacing w:val="80"/>
            <w:w w:val="150"/>
            <w:sz w:val="18"/>
          </w:rPr>
          <w:t xml:space="preserve"> </w:t>
        </w:r>
        <w:r>
          <w:rPr>
            <w:rFonts w:ascii="Arial"/>
            <w:color w:val="383838"/>
            <w:w w:val="105"/>
            <w:sz w:val="24"/>
          </w:rPr>
          <w:t>I</w:t>
        </w:r>
        <w:r>
          <w:rPr>
            <w:rFonts w:ascii="Arial"/>
            <w:color w:val="383838"/>
            <w:spacing w:val="80"/>
            <w:w w:val="105"/>
            <w:sz w:val="24"/>
          </w:rPr>
          <w:t xml:space="preserve"> </w:t>
        </w:r>
        <w:r>
          <w:rPr>
            <w:rFonts w:ascii="Arial"/>
            <w:color w:val="747474"/>
            <w:w w:val="105"/>
            <w:sz w:val="18"/>
          </w:rPr>
          <w:t>mbkcpa.com</w:t>
        </w:r>
      </w:ins>
    </w:p>
    <w:p w14:paraId="57A979C3" w14:textId="77777777" w:rsidR="00BC54DB" w:rsidRDefault="00BC54DB">
      <w:pPr>
        <w:spacing w:line="242" w:lineRule="auto"/>
        <w:rPr>
          <w:ins w:id="110" w:author="Marks, Brett (DPH)" w:date="2026-09-25T20:07:00Z" w16du:dateUtc="2026-09-26T00:07:00Z"/>
          <w:rFonts w:ascii="Arial"/>
          <w:sz w:val="18"/>
        </w:rPr>
        <w:sectPr w:rsidR="00BC54DB">
          <w:pgSz w:w="12000" w:h="15530"/>
          <w:pgMar w:top="420" w:right="580" w:bottom="0" w:left="1000" w:header="720" w:footer="720" w:gutter="0"/>
          <w:cols w:space="720"/>
        </w:sectPr>
      </w:pPr>
    </w:p>
    <w:p w14:paraId="57A979C4" w14:textId="77777777" w:rsidR="00BC54DB" w:rsidRPr="00635003" w:rsidRDefault="007A751E">
      <w:pPr>
        <w:pStyle w:val="Heading1"/>
        <w:numPr>
          <w:ilvl w:val="0"/>
          <w:numId w:val="9"/>
        </w:numPr>
        <w:tabs>
          <w:tab w:val="left" w:pos="983"/>
        </w:tabs>
        <w:spacing w:before="81"/>
        <w:ind w:left="982" w:hanging="341"/>
        <w:jc w:val="left"/>
        <w:rPr>
          <w:ins w:id="111" w:author="Marks, Brett (DPH)" w:date="2026-09-25T20:07:00Z" w16du:dateUtc="2026-09-26T00:07:00Z"/>
        </w:rPr>
      </w:pPr>
      <w:bookmarkStart w:id="112" w:name="_TOC_250003"/>
      <w:ins w:id="113" w:author="Marks, Brett (DPH)" w:date="2026-09-25T20:07:00Z" w16du:dateUtc="2026-09-26T00:07:00Z">
        <w:r w:rsidRPr="00635003">
          <w:rPr>
            <w:w w:val="105"/>
          </w:rPr>
          <w:t>Scope</w:t>
        </w:r>
        <w:r w:rsidRPr="00635003">
          <w:rPr>
            <w:spacing w:val="-3"/>
            <w:w w:val="105"/>
          </w:rPr>
          <w:t xml:space="preserve"> </w:t>
        </w:r>
        <w:r w:rsidRPr="00635003">
          <w:rPr>
            <w:w w:val="105"/>
          </w:rPr>
          <w:t>of</w:t>
        </w:r>
        <w:r w:rsidRPr="00635003">
          <w:rPr>
            <w:spacing w:val="-8"/>
            <w:w w:val="105"/>
          </w:rPr>
          <w:t xml:space="preserve"> </w:t>
        </w:r>
        <w:bookmarkEnd w:id="112"/>
        <w:r w:rsidRPr="00635003">
          <w:rPr>
            <w:spacing w:val="-2"/>
            <w:w w:val="105"/>
          </w:rPr>
          <w:t>Report</w:t>
        </w:r>
      </w:ins>
    </w:p>
    <w:p w14:paraId="57A979C5" w14:textId="77777777" w:rsidR="00BC54DB" w:rsidRDefault="007A751E">
      <w:pPr>
        <w:pStyle w:val="BodyText"/>
        <w:spacing w:before="196" w:line="259" w:lineRule="auto"/>
        <w:ind w:left="993" w:right="627" w:hanging="7"/>
        <w:jc w:val="both"/>
        <w:rPr>
          <w:ins w:id="114" w:author="Marks, Brett (DPH)" w:date="2026-09-25T20:07:00Z" w16du:dateUtc="2026-09-26T00:07:00Z"/>
        </w:rPr>
      </w:pPr>
      <w:ins w:id="115" w:author="Marks, Brett (DPH)" w:date="2026-09-25T20:07:00Z" w16du:dateUtc="2026-09-26T00:07:00Z">
        <w:r>
          <w:rPr>
            <w:w w:val="105"/>
          </w:rPr>
          <w:t>The</w:t>
        </w:r>
        <w:r>
          <w:rPr>
            <w:spacing w:val="-6"/>
            <w:w w:val="105"/>
          </w:rPr>
          <w:t xml:space="preserve"> </w:t>
        </w:r>
        <w:r>
          <w:rPr>
            <w:w w:val="105"/>
          </w:rPr>
          <w:t>scope</w:t>
        </w:r>
        <w:r>
          <w:rPr>
            <w:spacing w:val="-2"/>
            <w:w w:val="105"/>
          </w:rPr>
          <w:t xml:space="preserve"> </w:t>
        </w:r>
        <w:r>
          <w:rPr>
            <w:w w:val="105"/>
          </w:rPr>
          <w:t>of</w:t>
        </w:r>
        <w:r>
          <w:rPr>
            <w:spacing w:val="-9"/>
            <w:w w:val="105"/>
          </w:rPr>
          <w:t xml:space="preserve"> </w:t>
        </w:r>
        <w:r>
          <w:rPr>
            <w:w w:val="105"/>
          </w:rPr>
          <w:t>this</w:t>
        </w:r>
        <w:r>
          <w:rPr>
            <w:spacing w:val="-1"/>
            <w:w w:val="105"/>
          </w:rPr>
          <w:t xml:space="preserve"> </w:t>
        </w:r>
        <w:r>
          <w:rPr>
            <w:w w:val="105"/>
          </w:rPr>
          <w:t>report is</w:t>
        </w:r>
        <w:r>
          <w:rPr>
            <w:spacing w:val="-1"/>
            <w:w w:val="105"/>
          </w:rPr>
          <w:t xml:space="preserve"> </w:t>
        </w:r>
        <w:r>
          <w:rPr>
            <w:w w:val="105"/>
          </w:rPr>
          <w:t>limited to</w:t>
        </w:r>
        <w:r>
          <w:rPr>
            <w:spacing w:val="-5"/>
            <w:w w:val="105"/>
          </w:rPr>
          <w:t xml:space="preserve"> </w:t>
        </w:r>
        <w:r>
          <w:rPr>
            <w:w w:val="105"/>
          </w:rPr>
          <w:t>an</w:t>
        </w:r>
        <w:r>
          <w:rPr>
            <w:spacing w:val="-1"/>
            <w:w w:val="105"/>
          </w:rPr>
          <w:t xml:space="preserve"> </w:t>
        </w:r>
        <w:r>
          <w:rPr>
            <w:w w:val="105"/>
          </w:rPr>
          <w:t>analysis</w:t>
        </w:r>
        <w:r>
          <w:rPr>
            <w:spacing w:val="-1"/>
            <w:w w:val="105"/>
          </w:rPr>
          <w:t xml:space="preserve"> </w:t>
        </w:r>
        <w:r>
          <w:rPr>
            <w:w w:val="105"/>
          </w:rPr>
          <w:t>of</w:t>
        </w:r>
        <w:r>
          <w:rPr>
            <w:spacing w:val="-5"/>
            <w:w w:val="105"/>
          </w:rPr>
          <w:t xml:space="preserve"> </w:t>
        </w:r>
        <w:r>
          <w:rPr>
            <w:w w:val="105"/>
          </w:rPr>
          <w:t>the</w:t>
        </w:r>
        <w:r>
          <w:rPr>
            <w:spacing w:val="-7"/>
            <w:w w:val="105"/>
          </w:rPr>
          <w:t xml:space="preserve"> </w:t>
        </w:r>
        <w:r>
          <w:rPr>
            <w:w w:val="105"/>
          </w:rPr>
          <w:t>five-year financial projections prepared by</w:t>
        </w:r>
        <w:r>
          <w:rPr>
            <w:spacing w:val="-1"/>
            <w:w w:val="105"/>
          </w:rPr>
          <w:t xml:space="preserve"> </w:t>
        </w:r>
        <w:r>
          <w:rPr>
            <w:w w:val="105"/>
          </w:rPr>
          <w:t>Baystate and the supporting</w:t>
        </w:r>
        <w:r>
          <w:rPr>
            <w:spacing w:val="-14"/>
            <w:w w:val="105"/>
          </w:rPr>
          <w:t xml:space="preserve"> </w:t>
        </w:r>
        <w:r>
          <w:rPr>
            <w:w w:val="105"/>
          </w:rPr>
          <w:t>documentation</w:t>
        </w:r>
        <w:r>
          <w:rPr>
            <w:spacing w:val="-13"/>
            <w:w w:val="105"/>
          </w:rPr>
          <w:t xml:space="preserve"> </w:t>
        </w:r>
        <w:r>
          <w:rPr>
            <w:w w:val="105"/>
          </w:rPr>
          <w:t>in</w:t>
        </w:r>
        <w:r>
          <w:rPr>
            <w:spacing w:val="-13"/>
            <w:w w:val="105"/>
          </w:rPr>
          <w:t xml:space="preserve"> </w:t>
        </w:r>
        <w:r>
          <w:rPr>
            <w:w w:val="105"/>
          </w:rPr>
          <w:t>order</w:t>
        </w:r>
        <w:r>
          <w:rPr>
            <w:spacing w:val="-13"/>
            <w:w w:val="105"/>
          </w:rPr>
          <w:t xml:space="preserve"> </w:t>
        </w:r>
        <w:r>
          <w:rPr>
            <w:w w:val="105"/>
          </w:rPr>
          <w:t>to</w:t>
        </w:r>
        <w:r>
          <w:rPr>
            <w:spacing w:val="-13"/>
            <w:w w:val="105"/>
          </w:rPr>
          <w:t xml:space="preserve"> </w:t>
        </w:r>
        <w:r>
          <w:rPr>
            <w:w w:val="105"/>
          </w:rPr>
          <w:t>assess</w:t>
        </w:r>
        <w:r>
          <w:rPr>
            <w:spacing w:val="-13"/>
            <w:w w:val="105"/>
          </w:rPr>
          <w:t xml:space="preserve"> </w:t>
        </w:r>
        <w:r>
          <w:rPr>
            <w:w w:val="105"/>
          </w:rPr>
          <w:t>the</w:t>
        </w:r>
        <w:r>
          <w:rPr>
            <w:spacing w:val="-13"/>
            <w:w w:val="105"/>
          </w:rPr>
          <w:t xml:space="preserve"> </w:t>
        </w:r>
        <w:r>
          <w:rPr>
            <w:w w:val="105"/>
          </w:rPr>
          <w:t>reasonableness</w:t>
        </w:r>
        <w:r>
          <w:rPr>
            <w:spacing w:val="-13"/>
            <w:w w:val="105"/>
          </w:rPr>
          <w:t xml:space="preserve"> </w:t>
        </w:r>
        <w:r>
          <w:rPr>
            <w:w w:val="105"/>
          </w:rPr>
          <w:t>of</w:t>
        </w:r>
        <w:r>
          <w:rPr>
            <w:spacing w:val="-14"/>
            <w:w w:val="105"/>
          </w:rPr>
          <w:t xml:space="preserve"> </w:t>
        </w:r>
        <w:r>
          <w:rPr>
            <w:w w:val="105"/>
          </w:rPr>
          <w:t>assumptions</w:t>
        </w:r>
        <w:r>
          <w:rPr>
            <w:spacing w:val="-13"/>
            <w:w w:val="105"/>
          </w:rPr>
          <w:t xml:space="preserve"> </w:t>
        </w:r>
        <w:r>
          <w:rPr>
            <w:w w:val="105"/>
          </w:rPr>
          <w:t>used</w:t>
        </w:r>
        <w:r>
          <w:rPr>
            <w:spacing w:val="-13"/>
            <w:w w:val="105"/>
          </w:rPr>
          <w:t xml:space="preserve"> </w:t>
        </w:r>
        <w:r>
          <w:rPr>
            <w:w w:val="105"/>
          </w:rPr>
          <w:t>in</w:t>
        </w:r>
        <w:r>
          <w:rPr>
            <w:spacing w:val="-13"/>
            <w:w w:val="105"/>
          </w:rPr>
          <w:t xml:space="preserve"> </w:t>
        </w:r>
        <w:r>
          <w:rPr>
            <w:w w:val="105"/>
          </w:rPr>
          <w:t>the</w:t>
        </w:r>
        <w:r>
          <w:rPr>
            <w:spacing w:val="-13"/>
            <w:w w:val="105"/>
          </w:rPr>
          <w:t xml:space="preserve"> </w:t>
        </w:r>
        <w:r>
          <w:rPr>
            <w:w w:val="105"/>
          </w:rPr>
          <w:t>preparation</w:t>
        </w:r>
        <w:r>
          <w:rPr>
            <w:spacing w:val="-7"/>
            <w:w w:val="105"/>
          </w:rPr>
          <w:t xml:space="preserve"> </w:t>
        </w:r>
        <w:r>
          <w:rPr>
            <w:w w:val="105"/>
          </w:rPr>
          <w:t>and</w:t>
        </w:r>
        <w:r>
          <w:rPr>
            <w:spacing w:val="-13"/>
            <w:w w:val="105"/>
          </w:rPr>
          <w:t xml:space="preserve"> </w:t>
        </w:r>
        <w:r>
          <w:rPr>
            <w:w w:val="105"/>
          </w:rPr>
          <w:t>feasibility of</w:t>
        </w:r>
        <w:r>
          <w:rPr>
            <w:spacing w:val="-8"/>
            <w:w w:val="105"/>
          </w:rPr>
          <w:t xml:space="preserve"> </w:t>
        </w:r>
        <w:r>
          <w:rPr>
            <w:w w:val="105"/>
          </w:rPr>
          <w:t>the</w:t>
        </w:r>
        <w:r>
          <w:rPr>
            <w:spacing w:val="-1"/>
            <w:w w:val="105"/>
          </w:rPr>
          <w:t xml:space="preserve"> </w:t>
        </w:r>
        <w:r>
          <w:rPr>
            <w:w w:val="105"/>
          </w:rPr>
          <w:t>projections with</w:t>
        </w:r>
        <w:r>
          <w:rPr>
            <w:spacing w:val="-5"/>
            <w:w w:val="105"/>
          </w:rPr>
          <w:t xml:space="preserve"> </w:t>
        </w:r>
        <w:r>
          <w:rPr>
            <w:w w:val="105"/>
          </w:rPr>
          <w:t>regards</w:t>
        </w:r>
        <w:r>
          <w:rPr>
            <w:spacing w:val="-2"/>
            <w:w w:val="105"/>
          </w:rPr>
          <w:t xml:space="preserve"> </w:t>
        </w:r>
        <w:r>
          <w:rPr>
            <w:w w:val="105"/>
          </w:rPr>
          <w:t>to</w:t>
        </w:r>
        <w:r>
          <w:rPr>
            <w:spacing w:val="-7"/>
            <w:w w:val="105"/>
          </w:rPr>
          <w:t xml:space="preserve"> </w:t>
        </w:r>
        <w:r>
          <w:rPr>
            <w:w w:val="105"/>
          </w:rPr>
          <w:t>the</w:t>
        </w:r>
        <w:r>
          <w:rPr>
            <w:spacing w:val="-6"/>
            <w:w w:val="105"/>
          </w:rPr>
          <w:t xml:space="preserve"> </w:t>
        </w:r>
        <w:r>
          <w:rPr>
            <w:w w:val="105"/>
          </w:rPr>
          <w:t>Project.</w:t>
        </w:r>
        <w:r>
          <w:rPr>
            <w:spacing w:val="40"/>
            <w:w w:val="105"/>
          </w:rPr>
          <w:t xml:space="preserve"> </w:t>
        </w:r>
        <w:r>
          <w:rPr>
            <w:w w:val="105"/>
          </w:rPr>
          <w:t>Our</w:t>
        </w:r>
        <w:r>
          <w:rPr>
            <w:spacing w:val="-3"/>
            <w:w w:val="105"/>
          </w:rPr>
          <w:t xml:space="preserve"> </w:t>
        </w:r>
        <w:r>
          <w:rPr>
            <w:w w:val="105"/>
          </w:rPr>
          <w:t>analysis of</w:t>
        </w:r>
        <w:r>
          <w:rPr>
            <w:spacing w:val="-7"/>
            <w:w w:val="105"/>
          </w:rPr>
          <w:t xml:space="preserve"> </w:t>
        </w:r>
        <w:r>
          <w:rPr>
            <w:w w:val="105"/>
          </w:rPr>
          <w:t>the</w:t>
        </w:r>
        <w:r>
          <w:rPr>
            <w:spacing w:val="-3"/>
            <w:w w:val="105"/>
          </w:rPr>
          <w:t xml:space="preserve"> </w:t>
        </w:r>
        <w:r>
          <w:rPr>
            <w:w w:val="105"/>
          </w:rPr>
          <w:t>projections and</w:t>
        </w:r>
        <w:r>
          <w:rPr>
            <w:spacing w:val="-3"/>
            <w:w w:val="105"/>
          </w:rPr>
          <w:t xml:space="preserve"> </w:t>
        </w:r>
        <w:r>
          <w:rPr>
            <w:w w:val="105"/>
          </w:rPr>
          <w:t>conclusions contained within</w:t>
        </w:r>
        <w:r>
          <w:rPr>
            <w:spacing w:val="-3"/>
            <w:w w:val="105"/>
          </w:rPr>
          <w:t xml:space="preserve"> </w:t>
        </w:r>
        <w:r>
          <w:rPr>
            <w:w w:val="105"/>
          </w:rPr>
          <w:t>this report</w:t>
        </w:r>
        <w:r>
          <w:rPr>
            <w:spacing w:val="-6"/>
            <w:w w:val="105"/>
          </w:rPr>
          <w:t xml:space="preserve"> </w:t>
        </w:r>
        <w:r>
          <w:rPr>
            <w:w w:val="105"/>
          </w:rPr>
          <w:t>are</w:t>
        </w:r>
        <w:r>
          <w:rPr>
            <w:spacing w:val="-5"/>
            <w:w w:val="105"/>
          </w:rPr>
          <w:t xml:space="preserve"> </w:t>
        </w:r>
        <w:r>
          <w:rPr>
            <w:w w:val="105"/>
          </w:rPr>
          <w:t>based</w:t>
        </w:r>
        <w:r>
          <w:rPr>
            <w:spacing w:val="-4"/>
            <w:w w:val="105"/>
          </w:rPr>
          <w:t xml:space="preserve"> </w:t>
        </w:r>
        <w:r>
          <w:rPr>
            <w:w w:val="105"/>
          </w:rPr>
          <w:t>upon</w:t>
        </w:r>
        <w:r>
          <w:rPr>
            <w:spacing w:val="-5"/>
            <w:w w:val="105"/>
          </w:rPr>
          <w:t xml:space="preserve"> </w:t>
        </w:r>
        <w:r>
          <w:rPr>
            <w:w w:val="105"/>
          </w:rPr>
          <w:t>our</w:t>
        </w:r>
        <w:r>
          <w:rPr>
            <w:spacing w:val="-8"/>
            <w:w w:val="105"/>
          </w:rPr>
          <w:t xml:space="preserve"> </w:t>
        </w:r>
        <w:r>
          <w:rPr>
            <w:w w:val="105"/>
          </w:rPr>
          <w:t>detailed review</w:t>
        </w:r>
        <w:r>
          <w:rPr>
            <w:spacing w:val="-8"/>
            <w:w w:val="105"/>
          </w:rPr>
          <w:t xml:space="preserve"> </w:t>
        </w:r>
        <w:r>
          <w:rPr>
            <w:w w:val="105"/>
          </w:rPr>
          <w:t>of</w:t>
        </w:r>
        <w:r>
          <w:rPr>
            <w:spacing w:val="-6"/>
            <w:w w:val="105"/>
          </w:rPr>
          <w:t xml:space="preserve"> </w:t>
        </w:r>
        <w:r>
          <w:rPr>
            <w:w w:val="105"/>
          </w:rPr>
          <w:t>relevant information (see</w:t>
        </w:r>
        <w:r>
          <w:rPr>
            <w:spacing w:val="-5"/>
            <w:w w:val="105"/>
          </w:rPr>
          <w:t xml:space="preserve"> </w:t>
        </w:r>
        <w:r>
          <w:rPr>
            <w:w w:val="105"/>
          </w:rPr>
          <w:t>section</w:t>
        </w:r>
        <w:r>
          <w:rPr>
            <w:spacing w:val="-5"/>
            <w:w w:val="105"/>
          </w:rPr>
          <w:t xml:space="preserve"> </w:t>
        </w:r>
        <w:r>
          <w:rPr>
            <w:w w:val="105"/>
          </w:rPr>
          <w:t>IV</w:t>
        </w:r>
        <w:r>
          <w:rPr>
            <w:spacing w:val="-3"/>
            <w:w w:val="105"/>
          </w:rPr>
          <w:t xml:space="preserve"> </w:t>
        </w:r>
        <w:r>
          <w:rPr>
            <w:w w:val="105"/>
          </w:rPr>
          <w:t>of</w:t>
        </w:r>
        <w:r>
          <w:rPr>
            <w:spacing w:val="-9"/>
            <w:w w:val="105"/>
          </w:rPr>
          <w:t xml:space="preserve"> </w:t>
        </w:r>
        <w:r>
          <w:rPr>
            <w:w w:val="105"/>
          </w:rPr>
          <w:t>this</w:t>
        </w:r>
        <w:r>
          <w:rPr>
            <w:spacing w:val="-7"/>
            <w:w w:val="105"/>
          </w:rPr>
          <w:t xml:space="preserve"> </w:t>
        </w:r>
        <w:r>
          <w:rPr>
            <w:w w:val="105"/>
          </w:rPr>
          <w:t>report).</w:t>
        </w:r>
        <w:r>
          <w:rPr>
            <w:spacing w:val="-5"/>
            <w:w w:val="105"/>
          </w:rPr>
          <w:t xml:space="preserve"> </w:t>
        </w:r>
        <w:r>
          <w:rPr>
            <w:w w:val="105"/>
          </w:rPr>
          <w:t>We</w:t>
        </w:r>
        <w:r>
          <w:rPr>
            <w:spacing w:val="-2"/>
            <w:w w:val="105"/>
          </w:rPr>
          <w:t xml:space="preserve"> </w:t>
        </w:r>
        <w:r>
          <w:rPr>
            <w:w w:val="105"/>
          </w:rPr>
          <w:t>have</w:t>
        </w:r>
        <w:r>
          <w:rPr>
            <w:spacing w:val="-5"/>
            <w:w w:val="105"/>
          </w:rPr>
          <w:t xml:space="preserve"> </w:t>
        </w:r>
        <w:r>
          <w:rPr>
            <w:w w:val="105"/>
          </w:rPr>
          <w:t>gained an understanding of</w:t>
        </w:r>
        <w:r>
          <w:rPr>
            <w:spacing w:val="-4"/>
            <w:w w:val="105"/>
          </w:rPr>
          <w:t xml:space="preserve"> </w:t>
        </w:r>
        <w:r>
          <w:rPr>
            <w:w w:val="105"/>
          </w:rPr>
          <w:t>BNH</w:t>
        </w:r>
        <w:r>
          <w:rPr>
            <w:spacing w:val="-10"/>
            <w:w w:val="105"/>
          </w:rPr>
          <w:t xml:space="preserve"> </w:t>
        </w:r>
        <w:r>
          <w:rPr>
            <w:w w:val="105"/>
          </w:rPr>
          <w:t>through our</w:t>
        </w:r>
        <w:r>
          <w:rPr>
            <w:spacing w:val="-5"/>
            <w:w w:val="105"/>
          </w:rPr>
          <w:t xml:space="preserve"> </w:t>
        </w:r>
        <w:r>
          <w:rPr>
            <w:w w:val="105"/>
          </w:rPr>
          <w:t>review</w:t>
        </w:r>
        <w:r>
          <w:rPr>
            <w:spacing w:val="-4"/>
            <w:w w:val="105"/>
          </w:rPr>
          <w:t xml:space="preserve"> </w:t>
        </w:r>
        <w:r>
          <w:rPr>
            <w:w w:val="105"/>
          </w:rPr>
          <w:t>of</w:t>
        </w:r>
        <w:r>
          <w:rPr>
            <w:spacing w:val="-11"/>
            <w:w w:val="105"/>
          </w:rPr>
          <w:t xml:space="preserve"> </w:t>
        </w:r>
        <w:r>
          <w:rPr>
            <w:w w:val="105"/>
          </w:rPr>
          <w:t>the</w:t>
        </w:r>
        <w:r>
          <w:rPr>
            <w:spacing w:val="-7"/>
            <w:w w:val="105"/>
          </w:rPr>
          <w:t xml:space="preserve"> </w:t>
        </w:r>
        <w:r>
          <w:rPr>
            <w:w w:val="105"/>
          </w:rPr>
          <w:t>information provided by</w:t>
        </w:r>
        <w:r>
          <w:rPr>
            <w:spacing w:val="-4"/>
            <w:w w:val="105"/>
          </w:rPr>
          <w:t xml:space="preserve"> </w:t>
        </w:r>
        <w:r>
          <w:rPr>
            <w:w w:val="105"/>
          </w:rPr>
          <w:t>Management, including actual results of the</w:t>
        </w:r>
        <w:r>
          <w:rPr>
            <w:spacing w:val="-1"/>
            <w:w w:val="105"/>
          </w:rPr>
          <w:t xml:space="preserve"> </w:t>
        </w:r>
        <w:r>
          <w:rPr>
            <w:w w:val="105"/>
          </w:rPr>
          <w:t>one existing CT</w:t>
        </w:r>
        <w:r>
          <w:rPr>
            <w:spacing w:val="-4"/>
            <w:w w:val="105"/>
          </w:rPr>
          <w:t xml:space="preserve"> </w:t>
        </w:r>
        <w:r>
          <w:rPr>
            <w:w w:val="105"/>
          </w:rPr>
          <w:t>scanner located at BNH, as</w:t>
        </w:r>
        <w:r>
          <w:rPr>
            <w:spacing w:val="-2"/>
            <w:w w:val="105"/>
          </w:rPr>
          <w:t xml:space="preserve"> </w:t>
        </w:r>
        <w:r>
          <w:rPr>
            <w:w w:val="105"/>
          </w:rPr>
          <w:t>well as</w:t>
        </w:r>
        <w:r>
          <w:rPr>
            <w:spacing w:val="-5"/>
            <w:w w:val="105"/>
          </w:rPr>
          <w:t xml:space="preserve"> </w:t>
        </w:r>
        <w:r>
          <w:rPr>
            <w:w w:val="105"/>
          </w:rPr>
          <w:t>a</w:t>
        </w:r>
        <w:r>
          <w:rPr>
            <w:spacing w:val="-5"/>
            <w:w w:val="105"/>
          </w:rPr>
          <w:t xml:space="preserve"> </w:t>
        </w:r>
        <w:r>
          <w:rPr>
            <w:w w:val="105"/>
          </w:rPr>
          <w:t>review of</w:t>
        </w:r>
        <w:r>
          <w:rPr>
            <w:spacing w:val="-4"/>
            <w:w w:val="105"/>
          </w:rPr>
          <w:t xml:space="preserve"> </w:t>
        </w:r>
        <w:r>
          <w:rPr>
            <w:w w:val="105"/>
          </w:rPr>
          <w:t>the</w:t>
        </w:r>
        <w:r>
          <w:rPr>
            <w:spacing w:val="-1"/>
            <w:w w:val="105"/>
          </w:rPr>
          <w:t xml:space="preserve"> </w:t>
        </w:r>
        <w:r>
          <w:rPr>
            <w:w w:val="105"/>
          </w:rPr>
          <w:t>DON application.</w:t>
        </w:r>
      </w:ins>
    </w:p>
    <w:p w14:paraId="57A979C6" w14:textId="77777777" w:rsidR="00BC54DB" w:rsidRDefault="00BC54DB">
      <w:pPr>
        <w:pStyle w:val="BodyText"/>
        <w:spacing w:before="8"/>
        <w:rPr>
          <w:ins w:id="116" w:author="Marks, Brett (DPH)" w:date="2026-09-25T20:07:00Z" w16du:dateUtc="2026-09-26T00:07:00Z"/>
          <w:sz w:val="21"/>
        </w:rPr>
      </w:pPr>
    </w:p>
    <w:p w14:paraId="57A979C7" w14:textId="77777777" w:rsidR="00BC54DB" w:rsidRDefault="007A751E">
      <w:pPr>
        <w:pStyle w:val="BodyText"/>
        <w:spacing w:line="259" w:lineRule="auto"/>
        <w:ind w:left="1017" w:right="615" w:hanging="3"/>
        <w:jc w:val="both"/>
        <w:rPr>
          <w:ins w:id="117" w:author="Marks, Brett (DPH)" w:date="2026-09-25T20:07:00Z" w16du:dateUtc="2026-09-26T00:07:00Z"/>
        </w:rPr>
      </w:pPr>
      <w:ins w:id="118" w:author="Marks, Brett (DPH)" w:date="2026-09-25T20:07:00Z" w16du:dateUtc="2026-09-26T00:07:00Z">
        <w:r>
          <w:rPr>
            <w:w w:val="105"/>
          </w:rPr>
          <w:t>Reasonableness is defined within the context of this report as supportable and proper, given the underlying information.</w:t>
        </w:r>
        <w:r>
          <w:rPr>
            <w:spacing w:val="40"/>
            <w:w w:val="105"/>
          </w:rPr>
          <w:t xml:space="preserve"> </w:t>
        </w:r>
        <w:r>
          <w:rPr>
            <w:w w:val="105"/>
          </w:rPr>
          <w:t>Feasibility is</w:t>
        </w:r>
        <w:r>
          <w:rPr>
            <w:spacing w:val="-5"/>
            <w:w w:val="105"/>
          </w:rPr>
          <w:t xml:space="preserve"> </w:t>
        </w:r>
        <w:r>
          <w:rPr>
            <w:w w:val="105"/>
          </w:rPr>
          <w:t>defined as based on the</w:t>
        </w:r>
        <w:r>
          <w:rPr>
            <w:spacing w:val="-1"/>
            <w:w w:val="105"/>
          </w:rPr>
          <w:t xml:space="preserve"> </w:t>
        </w:r>
        <w:r>
          <w:rPr>
            <w:w w:val="105"/>
          </w:rPr>
          <w:t>assumptions used, the</w:t>
        </w:r>
        <w:r>
          <w:rPr>
            <w:spacing w:val="-1"/>
            <w:w w:val="105"/>
          </w:rPr>
          <w:t xml:space="preserve"> </w:t>
        </w:r>
        <w:r>
          <w:rPr>
            <w:w w:val="105"/>
          </w:rPr>
          <w:t>plan is not likely to result in insufficient funds</w:t>
        </w:r>
        <w:r>
          <w:rPr>
            <w:spacing w:val="-2"/>
            <w:w w:val="105"/>
          </w:rPr>
          <w:t xml:space="preserve"> </w:t>
        </w:r>
        <w:r>
          <w:rPr>
            <w:w w:val="105"/>
          </w:rPr>
          <w:t>available</w:t>
        </w:r>
        <w:r>
          <w:rPr>
            <w:spacing w:val="-5"/>
            <w:w w:val="105"/>
          </w:rPr>
          <w:t xml:space="preserve"> </w:t>
        </w:r>
        <w:r>
          <w:rPr>
            <w:w w:val="105"/>
          </w:rPr>
          <w:t>for capital and ongoing operating costs necessary to</w:t>
        </w:r>
        <w:r>
          <w:rPr>
            <w:spacing w:val="-3"/>
            <w:w w:val="105"/>
          </w:rPr>
          <w:t xml:space="preserve"> </w:t>
        </w:r>
        <w:r>
          <w:rPr>
            <w:w w:val="105"/>
          </w:rPr>
          <w:t>support the proposed project without negative impacts or consequences to Baystate or BNH's existing patient panel.</w:t>
        </w:r>
      </w:ins>
    </w:p>
    <w:p w14:paraId="57A979C8" w14:textId="77777777" w:rsidR="00BC54DB" w:rsidRDefault="00BC54DB">
      <w:pPr>
        <w:pStyle w:val="BodyText"/>
        <w:spacing w:before="7"/>
        <w:rPr>
          <w:ins w:id="119" w:author="Marks, Brett (DPH)" w:date="2026-09-25T20:07:00Z" w16du:dateUtc="2026-09-26T00:07:00Z"/>
        </w:rPr>
      </w:pPr>
    </w:p>
    <w:p w14:paraId="57A979C9" w14:textId="35C1CAA9" w:rsidR="00BC54DB" w:rsidRDefault="007A751E">
      <w:pPr>
        <w:pStyle w:val="BodyText"/>
        <w:spacing w:line="259" w:lineRule="auto"/>
        <w:ind w:left="1036" w:right="580" w:hanging="10"/>
        <w:jc w:val="both"/>
        <w:rPr>
          <w:ins w:id="120" w:author="Marks, Brett (DPH)" w:date="2026-09-25T20:07:00Z" w16du:dateUtc="2026-09-26T00:07:00Z"/>
        </w:rPr>
      </w:pPr>
      <w:ins w:id="121" w:author="Marks, Brett (DPH)" w:date="2026-09-25T20:07:00Z" w16du:dateUtc="2026-09-26T00:07:00Z">
        <w:r>
          <w:rPr>
            <w:w w:val="105"/>
          </w:rPr>
          <w:t>This</w:t>
        </w:r>
        <w:r>
          <w:rPr>
            <w:spacing w:val="-14"/>
            <w:w w:val="105"/>
          </w:rPr>
          <w:t xml:space="preserve"> </w:t>
        </w:r>
        <w:r>
          <w:rPr>
            <w:w w:val="105"/>
          </w:rPr>
          <w:t>report</w:t>
        </w:r>
        <w:r>
          <w:rPr>
            <w:spacing w:val="-13"/>
            <w:w w:val="105"/>
          </w:rPr>
          <w:t xml:space="preserve"> </w:t>
        </w:r>
        <w:r>
          <w:rPr>
            <w:w w:val="105"/>
          </w:rPr>
          <w:t>is</w:t>
        </w:r>
        <w:r>
          <w:rPr>
            <w:spacing w:val="-13"/>
            <w:w w:val="105"/>
          </w:rPr>
          <w:t xml:space="preserve"> </w:t>
        </w:r>
        <w:r>
          <w:rPr>
            <w:w w:val="105"/>
          </w:rPr>
          <w:t>based</w:t>
        </w:r>
        <w:r>
          <w:rPr>
            <w:spacing w:val="-13"/>
            <w:w w:val="105"/>
          </w:rPr>
          <w:t xml:space="preserve"> </w:t>
        </w:r>
        <w:r>
          <w:rPr>
            <w:w w:val="105"/>
          </w:rPr>
          <w:t>upon</w:t>
        </w:r>
        <w:r>
          <w:rPr>
            <w:spacing w:val="-13"/>
            <w:w w:val="105"/>
          </w:rPr>
          <w:t xml:space="preserve"> </w:t>
        </w:r>
        <w:r>
          <w:rPr>
            <w:w w:val="105"/>
          </w:rPr>
          <w:t>historical</w:t>
        </w:r>
        <w:r>
          <w:rPr>
            <w:spacing w:val="-12"/>
            <w:w w:val="105"/>
          </w:rPr>
          <w:t xml:space="preserve"> </w:t>
        </w:r>
        <w:r>
          <w:rPr>
            <w:w w:val="105"/>
          </w:rPr>
          <w:t>and</w:t>
        </w:r>
        <w:r>
          <w:rPr>
            <w:spacing w:val="-6"/>
            <w:w w:val="105"/>
          </w:rPr>
          <w:t xml:space="preserve"> </w:t>
        </w:r>
        <w:r>
          <w:rPr>
            <w:w w:val="105"/>
          </w:rPr>
          <w:t>prospective</w:t>
        </w:r>
        <w:r>
          <w:rPr>
            <w:spacing w:val="-9"/>
            <w:w w:val="105"/>
          </w:rPr>
          <w:t xml:space="preserve"> </w:t>
        </w:r>
        <w:r>
          <w:rPr>
            <w:w w:val="105"/>
          </w:rPr>
          <w:t>financial</w:t>
        </w:r>
        <w:r>
          <w:rPr>
            <w:spacing w:val="-9"/>
            <w:w w:val="105"/>
          </w:rPr>
          <w:t xml:space="preserve"> </w:t>
        </w:r>
        <w:r>
          <w:rPr>
            <w:w w:val="105"/>
          </w:rPr>
          <w:t>infom1ation provided</w:t>
        </w:r>
        <w:r>
          <w:rPr>
            <w:spacing w:val="-7"/>
            <w:w w:val="105"/>
          </w:rPr>
          <w:t xml:space="preserve"> </w:t>
        </w:r>
        <w:r>
          <w:rPr>
            <w:w w:val="105"/>
          </w:rPr>
          <w:t>to</w:t>
        </w:r>
        <w:r>
          <w:rPr>
            <w:spacing w:val="-13"/>
            <w:w w:val="105"/>
          </w:rPr>
          <w:t xml:space="preserve"> </w:t>
        </w:r>
        <w:r>
          <w:rPr>
            <w:w w:val="105"/>
          </w:rPr>
          <w:t>us</w:t>
        </w:r>
        <w:r>
          <w:rPr>
            <w:spacing w:val="-14"/>
            <w:w w:val="105"/>
          </w:rPr>
          <w:t xml:space="preserve"> </w:t>
        </w:r>
        <w:r>
          <w:rPr>
            <w:w w:val="105"/>
          </w:rPr>
          <w:t>by</w:t>
        </w:r>
        <w:r>
          <w:rPr>
            <w:spacing w:val="-13"/>
            <w:w w:val="105"/>
          </w:rPr>
          <w:t xml:space="preserve"> </w:t>
        </w:r>
        <w:r>
          <w:rPr>
            <w:w w:val="105"/>
          </w:rPr>
          <w:t>Management.</w:t>
        </w:r>
        <w:r>
          <w:rPr>
            <w:spacing w:val="31"/>
            <w:w w:val="105"/>
          </w:rPr>
          <w:t xml:space="preserve"> </w:t>
        </w:r>
        <w:r>
          <w:rPr>
            <w:w w:val="105"/>
            <w:sz w:val="21"/>
          </w:rPr>
          <w:t>If</w:t>
        </w:r>
        <w:r>
          <w:rPr>
            <w:spacing w:val="-14"/>
            <w:w w:val="105"/>
            <w:sz w:val="21"/>
          </w:rPr>
          <w:t xml:space="preserve"> </w:t>
        </w:r>
        <w:r>
          <w:rPr>
            <w:w w:val="105"/>
          </w:rPr>
          <w:t>Meyers Brothers Kalicka, P.C. had audited the underlying data, matters may have come to our attention that would have resulted in our using amounts that differ from those provided.</w:t>
        </w:r>
        <w:r>
          <w:rPr>
            <w:spacing w:val="40"/>
            <w:w w:val="105"/>
          </w:rPr>
          <w:t xml:space="preserve"> </w:t>
        </w:r>
        <w:r>
          <w:rPr>
            <w:w w:val="105"/>
          </w:rPr>
          <w:t>Accordingly, we do not express an opinion or any other</w:t>
        </w:r>
        <w:r>
          <w:rPr>
            <w:spacing w:val="-1"/>
            <w:w w:val="105"/>
          </w:rPr>
          <w:t xml:space="preserve"> </w:t>
        </w:r>
        <w:r>
          <w:rPr>
            <w:w w:val="105"/>
          </w:rPr>
          <w:t>assurances on</w:t>
        </w:r>
        <w:r>
          <w:rPr>
            <w:spacing w:val="-5"/>
            <w:w w:val="105"/>
          </w:rPr>
          <w:t xml:space="preserve"> </w:t>
        </w:r>
        <w:r>
          <w:rPr>
            <w:w w:val="105"/>
          </w:rPr>
          <w:t>the</w:t>
        </w:r>
        <w:r>
          <w:rPr>
            <w:spacing w:val="-8"/>
            <w:w w:val="105"/>
          </w:rPr>
          <w:t xml:space="preserve"> </w:t>
        </w:r>
        <w:r>
          <w:rPr>
            <w:w w:val="105"/>
          </w:rPr>
          <w:t>underlying data</w:t>
        </w:r>
        <w:r>
          <w:rPr>
            <w:spacing w:val="-1"/>
            <w:w w:val="105"/>
          </w:rPr>
          <w:t xml:space="preserve"> </w:t>
        </w:r>
        <w:r>
          <w:rPr>
            <w:w w:val="105"/>
          </w:rPr>
          <w:t>presented or</w:t>
        </w:r>
        <w:r>
          <w:rPr>
            <w:spacing w:val="-6"/>
            <w:w w:val="105"/>
          </w:rPr>
          <w:t xml:space="preserve"> </w:t>
        </w:r>
        <w:r>
          <w:rPr>
            <w:w w:val="105"/>
          </w:rPr>
          <w:t>relied upon in</w:t>
        </w:r>
        <w:r>
          <w:rPr>
            <w:spacing w:val="-9"/>
            <w:w w:val="105"/>
          </w:rPr>
          <w:t xml:space="preserve"> </w:t>
        </w:r>
        <w:r>
          <w:rPr>
            <w:w w:val="105"/>
          </w:rPr>
          <w:t>this</w:t>
        </w:r>
        <w:r>
          <w:rPr>
            <w:spacing w:val="-3"/>
            <w:w w:val="105"/>
          </w:rPr>
          <w:t xml:space="preserve"> </w:t>
        </w:r>
        <w:r>
          <w:rPr>
            <w:w w:val="105"/>
          </w:rPr>
          <w:t>report.</w:t>
        </w:r>
        <w:r>
          <w:rPr>
            <w:spacing w:val="40"/>
            <w:w w:val="105"/>
          </w:rPr>
          <w:t xml:space="preserve"> </w:t>
        </w:r>
        <w:r>
          <w:rPr>
            <w:w w:val="105"/>
          </w:rPr>
          <w:t>We</w:t>
        </w:r>
        <w:r>
          <w:rPr>
            <w:spacing w:val="-5"/>
            <w:w w:val="105"/>
          </w:rPr>
          <w:t xml:space="preserve"> </w:t>
        </w:r>
        <w:r>
          <w:rPr>
            <w:w w:val="105"/>
          </w:rPr>
          <w:t>do</w:t>
        </w:r>
        <w:r>
          <w:rPr>
            <w:spacing w:val="-4"/>
            <w:w w:val="105"/>
          </w:rPr>
          <w:t xml:space="preserve"> </w:t>
        </w:r>
        <w:r>
          <w:rPr>
            <w:w w:val="105"/>
          </w:rPr>
          <w:t>not</w:t>
        </w:r>
        <w:r>
          <w:rPr>
            <w:spacing w:val="-4"/>
            <w:w w:val="105"/>
          </w:rPr>
          <w:t xml:space="preserve"> </w:t>
        </w:r>
        <w:r>
          <w:rPr>
            <w:w w:val="105"/>
          </w:rPr>
          <w:t>provide</w:t>
        </w:r>
        <w:r>
          <w:rPr>
            <w:spacing w:val="-2"/>
            <w:w w:val="105"/>
          </w:rPr>
          <w:t xml:space="preserve"> </w:t>
        </w:r>
        <w:r>
          <w:rPr>
            <w:w w:val="105"/>
          </w:rPr>
          <w:t>assurance on</w:t>
        </w:r>
        <w:r>
          <w:rPr>
            <w:spacing w:val="-2"/>
            <w:w w:val="105"/>
          </w:rPr>
          <w:t xml:space="preserve"> </w:t>
        </w:r>
        <w:r>
          <w:rPr>
            <w:w w:val="105"/>
          </w:rPr>
          <w:t>the achievability of the results forecasted by Baystate because events and circumstances frequently do not occur as expected, and the achievement of the forecasted results is dependent on the actions, plans, and assumptions of Management.</w:t>
        </w:r>
        <w:r>
          <w:rPr>
            <w:spacing w:val="40"/>
            <w:w w:val="105"/>
          </w:rPr>
          <w:t xml:space="preserve"> </w:t>
        </w:r>
        <w:r>
          <w:rPr>
            <w:w w:val="105"/>
          </w:rPr>
          <w:t>We</w:t>
        </w:r>
        <w:r>
          <w:rPr>
            <w:spacing w:val="-3"/>
            <w:w w:val="105"/>
          </w:rPr>
          <w:t xml:space="preserve"> </w:t>
        </w:r>
        <w:r>
          <w:rPr>
            <w:w w:val="105"/>
          </w:rPr>
          <w:t>reserve</w:t>
        </w:r>
        <w:r>
          <w:rPr>
            <w:spacing w:val="-1"/>
            <w:w w:val="105"/>
          </w:rPr>
          <w:t xml:space="preserve"> </w:t>
        </w:r>
        <w:r>
          <w:rPr>
            <w:w w:val="105"/>
          </w:rPr>
          <w:t>the</w:t>
        </w:r>
        <w:r>
          <w:rPr>
            <w:spacing w:val="-2"/>
            <w:w w:val="105"/>
          </w:rPr>
          <w:t xml:space="preserve"> </w:t>
        </w:r>
        <w:r>
          <w:rPr>
            <w:w w:val="105"/>
          </w:rPr>
          <w:t>right</w:t>
        </w:r>
        <w:r>
          <w:rPr>
            <w:spacing w:val="-3"/>
            <w:w w:val="105"/>
          </w:rPr>
          <w:t xml:space="preserve"> </w:t>
        </w:r>
        <w:r>
          <w:rPr>
            <w:w w:val="105"/>
          </w:rPr>
          <w:t>to update our analysis if</w:t>
        </w:r>
        <w:r>
          <w:rPr>
            <w:spacing w:val="-4"/>
            <w:w w:val="105"/>
          </w:rPr>
          <w:t xml:space="preserve"> </w:t>
        </w:r>
        <w:r>
          <w:rPr>
            <w:w w:val="105"/>
          </w:rPr>
          <w:t>we</w:t>
        </w:r>
        <w:r>
          <w:rPr>
            <w:spacing w:val="-3"/>
            <w:w w:val="105"/>
          </w:rPr>
          <w:t xml:space="preserve"> </w:t>
        </w:r>
        <w:r>
          <w:rPr>
            <w:w w:val="105"/>
          </w:rPr>
          <w:t>are provided</w:t>
        </w:r>
        <w:r>
          <w:rPr>
            <w:spacing w:val="18"/>
            <w:w w:val="105"/>
          </w:rPr>
          <w:t xml:space="preserve"> </w:t>
        </w:r>
        <w:r>
          <w:rPr>
            <w:w w:val="105"/>
          </w:rPr>
          <w:t xml:space="preserve">with additional </w:t>
        </w:r>
        <w:r w:rsidR="0037321C">
          <w:rPr>
            <w:w w:val="105"/>
          </w:rPr>
          <w:t>information</w:t>
        </w:r>
        <w:r>
          <w:rPr>
            <w:w w:val="105"/>
          </w:rPr>
          <w:t>.</w:t>
        </w:r>
      </w:ins>
    </w:p>
    <w:p w14:paraId="57A979CA" w14:textId="77777777" w:rsidR="00BC54DB" w:rsidRPr="0037321C" w:rsidRDefault="007A751E">
      <w:pPr>
        <w:pStyle w:val="Heading1"/>
        <w:numPr>
          <w:ilvl w:val="0"/>
          <w:numId w:val="9"/>
        </w:numPr>
        <w:tabs>
          <w:tab w:val="left" w:pos="1053"/>
        </w:tabs>
        <w:spacing w:before="182"/>
        <w:ind w:left="1052"/>
        <w:jc w:val="left"/>
        <w:rPr>
          <w:ins w:id="122" w:author="Marks, Brett (DPH)" w:date="2026-09-25T20:07:00Z" w16du:dateUtc="2026-09-26T00:07:00Z"/>
        </w:rPr>
      </w:pPr>
      <w:bookmarkStart w:id="123" w:name="_TOC_250002"/>
      <w:ins w:id="124" w:author="Marks, Brett (DPH)" w:date="2026-09-25T20:07:00Z" w16du:dateUtc="2026-09-26T00:07:00Z">
        <w:r w:rsidRPr="0037321C">
          <w:rPr>
            <w:w w:val="105"/>
          </w:rPr>
          <w:t>Primary</w:t>
        </w:r>
        <w:r w:rsidRPr="0037321C">
          <w:rPr>
            <w:spacing w:val="-8"/>
            <w:w w:val="105"/>
          </w:rPr>
          <w:t xml:space="preserve"> </w:t>
        </w:r>
        <w:r w:rsidRPr="0037321C">
          <w:rPr>
            <w:w w:val="105"/>
          </w:rPr>
          <w:t>Sources</w:t>
        </w:r>
        <w:r w:rsidRPr="0037321C">
          <w:rPr>
            <w:spacing w:val="-7"/>
            <w:w w:val="105"/>
          </w:rPr>
          <w:t xml:space="preserve"> </w:t>
        </w:r>
        <w:r w:rsidRPr="0037321C">
          <w:rPr>
            <w:w w:val="105"/>
          </w:rPr>
          <w:t>of</w:t>
        </w:r>
        <w:r w:rsidRPr="0037321C">
          <w:rPr>
            <w:spacing w:val="-13"/>
            <w:w w:val="105"/>
          </w:rPr>
          <w:t xml:space="preserve"> </w:t>
        </w:r>
        <w:r w:rsidRPr="0037321C">
          <w:rPr>
            <w:w w:val="105"/>
          </w:rPr>
          <w:t>Information</w:t>
        </w:r>
        <w:r w:rsidRPr="0037321C">
          <w:rPr>
            <w:spacing w:val="-4"/>
            <w:w w:val="105"/>
          </w:rPr>
          <w:t xml:space="preserve"> </w:t>
        </w:r>
        <w:bookmarkEnd w:id="123"/>
        <w:r w:rsidRPr="0037321C">
          <w:rPr>
            <w:spacing w:val="-2"/>
            <w:w w:val="105"/>
          </w:rPr>
          <w:t>Utilized</w:t>
        </w:r>
      </w:ins>
    </w:p>
    <w:p w14:paraId="57A979CB" w14:textId="77777777" w:rsidR="00BC54DB" w:rsidRDefault="00BC54DB">
      <w:pPr>
        <w:pStyle w:val="BodyText"/>
        <w:spacing w:before="7"/>
        <w:rPr>
          <w:ins w:id="125" w:author="Marks, Brett (DPH)" w:date="2026-09-25T20:07:00Z" w16du:dateUtc="2026-09-26T00:07:00Z"/>
          <w:b/>
          <w:sz w:val="17"/>
        </w:rPr>
      </w:pPr>
    </w:p>
    <w:p w14:paraId="57A979CC" w14:textId="77777777" w:rsidR="00BC54DB" w:rsidRDefault="007A751E">
      <w:pPr>
        <w:pStyle w:val="BodyText"/>
        <w:spacing w:line="256" w:lineRule="auto"/>
        <w:ind w:left="1068" w:right="568" w:hanging="6"/>
        <w:jc w:val="both"/>
        <w:rPr>
          <w:ins w:id="126" w:author="Marks, Brett (DPH)" w:date="2026-09-25T20:07:00Z" w16du:dateUtc="2026-09-26T00:07:00Z"/>
        </w:rPr>
      </w:pPr>
      <w:ins w:id="127" w:author="Marks, Brett (DPH)" w:date="2026-09-25T20:07:00Z" w16du:dateUtc="2026-09-26T00:07:00Z">
        <w:r>
          <w:t>In formulating our opinions and conclusions contained in this report: we obtained and reviewed various documents obtained from Management.</w:t>
        </w:r>
        <w:r>
          <w:rPr>
            <w:spacing w:val="40"/>
          </w:rPr>
          <w:t xml:space="preserve"> </w:t>
        </w:r>
        <w:r>
          <w:t>The documents and information we reviewed and relied on are noted below and/or referenced in this report:</w:t>
        </w:r>
      </w:ins>
    </w:p>
    <w:p w14:paraId="57A979CD" w14:textId="77777777" w:rsidR="00BC54DB" w:rsidRDefault="007A751E">
      <w:pPr>
        <w:pStyle w:val="ListParagraph"/>
        <w:numPr>
          <w:ilvl w:val="1"/>
          <w:numId w:val="9"/>
        </w:numPr>
        <w:tabs>
          <w:tab w:val="left" w:pos="1750"/>
        </w:tabs>
        <w:spacing w:before="141" w:line="259" w:lineRule="auto"/>
        <w:ind w:right="540" w:hanging="339"/>
        <w:jc w:val="both"/>
        <w:rPr>
          <w:ins w:id="128" w:author="Marks, Brett (DPH)" w:date="2026-09-25T20:07:00Z" w16du:dateUtc="2026-09-26T00:07:00Z"/>
          <w:sz w:val="20"/>
        </w:rPr>
      </w:pPr>
      <w:ins w:id="129" w:author="Marks, Brett (DPH)" w:date="2026-09-25T20:07:00Z" w16du:dateUtc="2026-09-26T00:07:00Z">
        <w:r>
          <w:rPr>
            <w:w w:val="105"/>
            <w:sz w:val="20"/>
          </w:rPr>
          <w:t>Historical inpatient, outpatient, and</w:t>
        </w:r>
        <w:r>
          <w:rPr>
            <w:spacing w:val="-2"/>
            <w:w w:val="105"/>
            <w:sz w:val="20"/>
          </w:rPr>
          <w:t xml:space="preserve"> </w:t>
        </w:r>
        <w:r>
          <w:rPr>
            <w:w w:val="105"/>
            <w:sz w:val="20"/>
          </w:rPr>
          <w:t>emergency department volume,</w:t>
        </w:r>
        <w:r>
          <w:rPr>
            <w:spacing w:val="-4"/>
            <w:w w:val="105"/>
            <w:sz w:val="20"/>
          </w:rPr>
          <w:t xml:space="preserve"> </w:t>
        </w:r>
        <w:r>
          <w:rPr>
            <w:w w:val="105"/>
            <w:sz w:val="20"/>
          </w:rPr>
          <w:t>taken</w:t>
        </w:r>
        <w:r>
          <w:rPr>
            <w:spacing w:val="-3"/>
            <w:w w:val="105"/>
            <w:sz w:val="20"/>
          </w:rPr>
          <w:t xml:space="preserve"> </w:t>
        </w:r>
        <w:r>
          <w:rPr>
            <w:w w:val="105"/>
            <w:sz w:val="20"/>
          </w:rPr>
          <w:t>from Baystate's decision support software, which is updated by their billing system, for the one existing CT scanner presently at Baystate Noble Hospital for the fiscal years ended September 30, 2019, 2020, 2021, and for the period October 1, 2021 to May 31, 2022.</w:t>
        </w:r>
      </w:ins>
    </w:p>
    <w:p w14:paraId="57A979CE" w14:textId="77777777" w:rsidR="00BC54DB" w:rsidRDefault="00BC54DB">
      <w:pPr>
        <w:pStyle w:val="BodyText"/>
        <w:spacing w:before="7"/>
        <w:rPr>
          <w:ins w:id="130" w:author="Marks, Brett (DPH)" w:date="2026-09-25T20:07:00Z" w16du:dateUtc="2026-09-26T00:07:00Z"/>
          <w:sz w:val="17"/>
        </w:rPr>
      </w:pPr>
    </w:p>
    <w:p w14:paraId="57A979CF" w14:textId="4547F131" w:rsidR="00BC54DB" w:rsidRDefault="007A751E">
      <w:pPr>
        <w:pStyle w:val="ListParagraph"/>
        <w:numPr>
          <w:ilvl w:val="1"/>
          <w:numId w:val="9"/>
        </w:numPr>
        <w:tabs>
          <w:tab w:val="left" w:pos="1768"/>
        </w:tabs>
        <w:spacing w:before="1" w:line="256" w:lineRule="auto"/>
        <w:ind w:left="1769" w:right="546" w:hanging="338"/>
        <w:jc w:val="both"/>
        <w:rPr>
          <w:ins w:id="131" w:author="Marks, Brett (DPH)" w:date="2026-09-25T20:07:00Z" w16du:dateUtc="2026-09-26T00:07:00Z"/>
          <w:sz w:val="20"/>
        </w:rPr>
      </w:pPr>
      <w:ins w:id="132" w:author="Marks, Brett (DPH)" w:date="2026-09-25T20:07:00Z" w16du:dateUtc="2026-09-26T00:07:00Z">
        <w:r>
          <w:rPr>
            <w:w w:val="105"/>
            <w:sz w:val="20"/>
          </w:rPr>
          <w:t xml:space="preserve">Projected inpatient, outpatient, and emergency </w:t>
        </w:r>
        <w:r w:rsidR="0037321C">
          <w:rPr>
            <w:w w:val="105"/>
            <w:sz w:val="20"/>
          </w:rPr>
          <w:t>department</w:t>
        </w:r>
        <w:r>
          <w:rPr>
            <w:w w:val="105"/>
            <w:sz w:val="20"/>
          </w:rPr>
          <w:t xml:space="preserve"> volume for the Project for the year ended September 30,</w:t>
        </w:r>
        <w:r>
          <w:rPr>
            <w:spacing w:val="-4"/>
            <w:w w:val="105"/>
            <w:sz w:val="20"/>
          </w:rPr>
          <w:t xml:space="preserve"> </w:t>
        </w:r>
        <w:r>
          <w:rPr>
            <w:w w:val="105"/>
            <w:sz w:val="20"/>
          </w:rPr>
          <w:t>2022, and the</w:t>
        </w:r>
        <w:r>
          <w:rPr>
            <w:spacing w:val="-2"/>
            <w:w w:val="105"/>
            <w:sz w:val="20"/>
          </w:rPr>
          <w:t xml:space="preserve"> </w:t>
        </w:r>
        <w:r>
          <w:rPr>
            <w:w w:val="105"/>
            <w:sz w:val="20"/>
          </w:rPr>
          <w:t>years ending September 30,</w:t>
        </w:r>
        <w:r>
          <w:rPr>
            <w:spacing w:val="-1"/>
            <w:w w:val="105"/>
            <w:sz w:val="20"/>
          </w:rPr>
          <w:t xml:space="preserve"> </w:t>
        </w:r>
        <w:r>
          <w:rPr>
            <w:w w:val="105"/>
            <w:sz w:val="20"/>
          </w:rPr>
          <w:t>2023, 2024, 2025, 2026, 2027 and 2028.</w:t>
        </w:r>
      </w:ins>
    </w:p>
    <w:p w14:paraId="57A979D0" w14:textId="77777777" w:rsidR="00BC54DB" w:rsidRDefault="00BC54DB">
      <w:pPr>
        <w:pStyle w:val="BodyText"/>
        <w:spacing w:before="7"/>
        <w:rPr>
          <w:ins w:id="133" w:author="Marks, Brett (DPH)" w:date="2026-09-25T20:07:00Z" w16du:dateUtc="2026-09-26T00:07:00Z"/>
          <w:sz w:val="17"/>
        </w:rPr>
      </w:pPr>
    </w:p>
    <w:p w14:paraId="57A979D1" w14:textId="77777777" w:rsidR="00BC54DB" w:rsidRDefault="007A751E">
      <w:pPr>
        <w:pStyle w:val="ListParagraph"/>
        <w:numPr>
          <w:ilvl w:val="1"/>
          <w:numId w:val="9"/>
        </w:numPr>
        <w:tabs>
          <w:tab w:val="left" w:pos="1775"/>
        </w:tabs>
        <w:spacing w:line="256" w:lineRule="auto"/>
        <w:ind w:left="1776" w:right="520" w:hanging="342"/>
        <w:jc w:val="both"/>
        <w:rPr>
          <w:ins w:id="134" w:author="Marks, Brett (DPH)" w:date="2026-09-25T20:07:00Z" w16du:dateUtc="2026-09-26T00:07:00Z"/>
          <w:sz w:val="20"/>
        </w:rPr>
      </w:pPr>
      <w:ins w:id="135" w:author="Marks, Brett (DPH)" w:date="2026-09-25T20:07:00Z" w16du:dateUtc="2026-09-26T00:07:00Z">
        <w:r>
          <w:rPr>
            <w:w w:val="105"/>
            <w:sz w:val="20"/>
          </w:rPr>
          <w:t>Historical revenue (clean outpatient scans only) and expenses, taken from Baystate's Income Performance Analysis Report for the</w:t>
        </w:r>
        <w:r>
          <w:rPr>
            <w:spacing w:val="-1"/>
            <w:w w:val="105"/>
            <w:sz w:val="20"/>
          </w:rPr>
          <w:t xml:space="preserve"> </w:t>
        </w:r>
        <w:r>
          <w:rPr>
            <w:w w:val="105"/>
            <w:sz w:val="20"/>
          </w:rPr>
          <w:t>Radiology CT Scan cost center, of the one existing CT</w:t>
        </w:r>
        <w:r>
          <w:rPr>
            <w:spacing w:val="-2"/>
            <w:w w:val="105"/>
            <w:sz w:val="20"/>
          </w:rPr>
          <w:t xml:space="preserve"> </w:t>
        </w:r>
        <w:r>
          <w:rPr>
            <w:w w:val="105"/>
            <w:sz w:val="20"/>
          </w:rPr>
          <w:t>scanner at Baystate Noble Hospital</w:t>
        </w:r>
        <w:r>
          <w:rPr>
            <w:spacing w:val="15"/>
            <w:w w:val="105"/>
            <w:sz w:val="20"/>
          </w:rPr>
          <w:t xml:space="preserve"> </w:t>
        </w:r>
        <w:r>
          <w:rPr>
            <w:w w:val="105"/>
            <w:sz w:val="20"/>
          </w:rPr>
          <w:t>for</w:t>
        </w:r>
        <w:r>
          <w:rPr>
            <w:spacing w:val="-1"/>
            <w:w w:val="105"/>
            <w:sz w:val="20"/>
          </w:rPr>
          <w:t xml:space="preserve"> </w:t>
        </w:r>
        <w:r>
          <w:rPr>
            <w:w w:val="105"/>
            <w:sz w:val="20"/>
          </w:rPr>
          <w:t>the</w:t>
        </w:r>
        <w:r>
          <w:rPr>
            <w:spacing w:val="-3"/>
            <w:w w:val="105"/>
            <w:sz w:val="20"/>
          </w:rPr>
          <w:t xml:space="preserve"> </w:t>
        </w:r>
        <w:r>
          <w:rPr>
            <w:w w:val="105"/>
            <w:sz w:val="20"/>
          </w:rPr>
          <w:t>fiscal</w:t>
        </w:r>
        <w:r>
          <w:rPr>
            <w:spacing w:val="-1"/>
            <w:w w:val="105"/>
            <w:sz w:val="20"/>
          </w:rPr>
          <w:t xml:space="preserve"> </w:t>
        </w:r>
        <w:r>
          <w:rPr>
            <w:w w:val="105"/>
            <w:sz w:val="20"/>
          </w:rPr>
          <w:t>years ended September 30,</w:t>
        </w:r>
        <w:r>
          <w:rPr>
            <w:spacing w:val="-1"/>
            <w:w w:val="105"/>
            <w:sz w:val="20"/>
          </w:rPr>
          <w:t xml:space="preserve"> </w:t>
        </w:r>
        <w:r>
          <w:rPr>
            <w:w w:val="105"/>
            <w:sz w:val="20"/>
          </w:rPr>
          <w:t>2019, 2020, 2021, and for</w:t>
        </w:r>
        <w:r>
          <w:rPr>
            <w:spacing w:val="-1"/>
            <w:w w:val="105"/>
            <w:sz w:val="20"/>
          </w:rPr>
          <w:t xml:space="preserve"> </w:t>
        </w:r>
        <w:r>
          <w:rPr>
            <w:w w:val="105"/>
            <w:sz w:val="20"/>
          </w:rPr>
          <w:t>the period October</w:t>
        </w:r>
        <w:r>
          <w:rPr>
            <w:spacing w:val="15"/>
            <w:w w:val="105"/>
            <w:sz w:val="20"/>
          </w:rPr>
          <w:t xml:space="preserve"> </w:t>
        </w:r>
        <w:r>
          <w:rPr>
            <w:w w:val="105"/>
            <w:sz w:val="20"/>
          </w:rPr>
          <w:t>1, 2021 to</w:t>
        </w:r>
      </w:ins>
    </w:p>
    <w:p w14:paraId="57A979D2" w14:textId="77777777" w:rsidR="00BC54DB" w:rsidRDefault="007A751E">
      <w:pPr>
        <w:pStyle w:val="BodyText"/>
        <w:spacing w:before="1"/>
        <w:ind w:left="1786"/>
        <w:jc w:val="both"/>
        <w:rPr>
          <w:ins w:id="136" w:author="Marks, Brett (DPH)" w:date="2026-09-25T20:07:00Z" w16du:dateUtc="2026-09-26T00:07:00Z"/>
        </w:rPr>
      </w:pPr>
      <w:ins w:id="137" w:author="Marks, Brett (DPH)" w:date="2026-09-25T20:07:00Z" w16du:dateUtc="2026-09-26T00:07:00Z">
        <w:r>
          <w:rPr>
            <w:w w:val="105"/>
          </w:rPr>
          <w:t>May</w:t>
        </w:r>
        <w:r>
          <w:rPr>
            <w:spacing w:val="5"/>
            <w:w w:val="105"/>
          </w:rPr>
          <w:t xml:space="preserve"> </w:t>
        </w:r>
        <w:r>
          <w:rPr>
            <w:w w:val="105"/>
          </w:rPr>
          <w:t>31,</w:t>
        </w:r>
        <w:r>
          <w:rPr>
            <w:spacing w:val="-7"/>
            <w:w w:val="105"/>
          </w:rPr>
          <w:t xml:space="preserve"> </w:t>
        </w:r>
        <w:r>
          <w:rPr>
            <w:spacing w:val="-4"/>
            <w:w w:val="105"/>
          </w:rPr>
          <w:t>2022.</w:t>
        </w:r>
      </w:ins>
    </w:p>
    <w:p w14:paraId="57A979D3" w14:textId="77777777" w:rsidR="00BC54DB" w:rsidRDefault="00BC54DB">
      <w:pPr>
        <w:pStyle w:val="BodyText"/>
        <w:spacing w:before="2"/>
        <w:rPr>
          <w:ins w:id="138" w:author="Marks, Brett (DPH)" w:date="2026-09-25T20:07:00Z" w16du:dateUtc="2026-09-26T00:07:00Z"/>
          <w:sz w:val="19"/>
        </w:rPr>
      </w:pPr>
    </w:p>
    <w:p w14:paraId="57A979D4" w14:textId="77777777" w:rsidR="00BC54DB" w:rsidRDefault="007A751E">
      <w:pPr>
        <w:pStyle w:val="ListParagraph"/>
        <w:numPr>
          <w:ilvl w:val="1"/>
          <w:numId w:val="9"/>
        </w:numPr>
        <w:tabs>
          <w:tab w:val="left" w:pos="1794"/>
        </w:tabs>
        <w:spacing w:line="259" w:lineRule="auto"/>
        <w:ind w:left="1795" w:right="524" w:hanging="339"/>
        <w:jc w:val="both"/>
        <w:rPr>
          <w:ins w:id="139" w:author="Marks, Brett (DPH)" w:date="2026-09-25T20:07:00Z" w16du:dateUtc="2026-09-26T00:07:00Z"/>
          <w:sz w:val="20"/>
        </w:rPr>
      </w:pPr>
      <w:ins w:id="140" w:author="Marks, Brett (DPH)" w:date="2026-09-25T20:07:00Z" w16du:dateUtc="2026-09-26T00:07:00Z">
        <w:r>
          <w:rPr>
            <w:w w:val="105"/>
            <w:sz w:val="20"/>
          </w:rPr>
          <w:t>Projected revenue</w:t>
        </w:r>
        <w:r>
          <w:rPr>
            <w:spacing w:val="-1"/>
            <w:w w:val="105"/>
            <w:sz w:val="20"/>
          </w:rPr>
          <w:t xml:space="preserve"> </w:t>
        </w:r>
        <w:r>
          <w:rPr>
            <w:w w:val="105"/>
            <w:sz w:val="20"/>
          </w:rPr>
          <w:t>(clean outpatient scans only) and expenses for the Project for</w:t>
        </w:r>
        <w:r>
          <w:rPr>
            <w:spacing w:val="-4"/>
            <w:w w:val="105"/>
            <w:sz w:val="20"/>
          </w:rPr>
          <w:t xml:space="preserve"> </w:t>
        </w:r>
        <w:r>
          <w:rPr>
            <w:w w:val="105"/>
            <w:sz w:val="20"/>
          </w:rPr>
          <w:t>the</w:t>
        </w:r>
        <w:r>
          <w:rPr>
            <w:spacing w:val="-3"/>
            <w:w w:val="105"/>
            <w:sz w:val="20"/>
          </w:rPr>
          <w:t xml:space="preserve"> </w:t>
        </w:r>
        <w:r>
          <w:rPr>
            <w:w w:val="105"/>
            <w:sz w:val="20"/>
          </w:rPr>
          <w:t>year ended September 30, 2022, and the years ending September 30, 2023, 2024, 2025, 2026, 2027 and 2028.</w:t>
        </w:r>
      </w:ins>
    </w:p>
    <w:p w14:paraId="57A979D5" w14:textId="77777777" w:rsidR="00BC54DB" w:rsidRDefault="00BC54DB">
      <w:pPr>
        <w:pStyle w:val="BodyText"/>
        <w:spacing w:before="6"/>
        <w:rPr>
          <w:ins w:id="141" w:author="Marks, Brett (DPH)" w:date="2026-09-25T20:07:00Z" w16du:dateUtc="2026-09-26T00:07:00Z"/>
          <w:sz w:val="17"/>
        </w:rPr>
      </w:pPr>
    </w:p>
    <w:p w14:paraId="57A979D6" w14:textId="77777777" w:rsidR="00BC54DB" w:rsidRDefault="007A751E">
      <w:pPr>
        <w:pStyle w:val="ListParagraph"/>
        <w:numPr>
          <w:ilvl w:val="1"/>
          <w:numId w:val="9"/>
        </w:numPr>
        <w:tabs>
          <w:tab w:val="left" w:pos="1801"/>
        </w:tabs>
        <w:spacing w:before="1" w:line="256" w:lineRule="auto"/>
        <w:ind w:left="1803" w:right="504" w:hanging="339"/>
        <w:jc w:val="both"/>
        <w:rPr>
          <w:ins w:id="142" w:author="Marks, Brett (DPH)" w:date="2026-09-25T20:07:00Z" w16du:dateUtc="2026-09-26T00:07:00Z"/>
          <w:sz w:val="20"/>
        </w:rPr>
      </w:pPr>
      <w:ins w:id="143" w:author="Marks, Brett (DPH)" w:date="2026-09-25T20:07:00Z" w16du:dateUtc="2026-09-26T00:07:00Z">
        <w:r>
          <w:rPr>
            <w:w w:val="105"/>
            <w:sz w:val="20"/>
          </w:rPr>
          <w:t>Projected statements of cash flows for the Project for the year ended September 30, 2022, and the years ending September 30, 2023, 2024, 2025, 2026, 2027 and 2028.</w:t>
        </w:r>
      </w:ins>
    </w:p>
    <w:p w14:paraId="57A979D7" w14:textId="77777777" w:rsidR="00BC54DB" w:rsidRDefault="00BC54DB">
      <w:pPr>
        <w:pStyle w:val="BodyText"/>
        <w:spacing w:before="11"/>
        <w:rPr>
          <w:ins w:id="144" w:author="Marks, Brett (DPH)" w:date="2026-09-25T20:07:00Z" w16du:dateUtc="2026-09-26T00:07:00Z"/>
          <w:sz w:val="17"/>
        </w:rPr>
      </w:pPr>
    </w:p>
    <w:p w14:paraId="57A979D8" w14:textId="77777777" w:rsidR="00BC54DB" w:rsidRDefault="007A751E">
      <w:pPr>
        <w:pStyle w:val="ListParagraph"/>
        <w:numPr>
          <w:ilvl w:val="1"/>
          <w:numId w:val="9"/>
        </w:numPr>
        <w:tabs>
          <w:tab w:val="left" w:pos="1810"/>
        </w:tabs>
        <w:spacing w:line="256" w:lineRule="auto"/>
        <w:ind w:left="1814" w:right="502" w:hanging="340"/>
        <w:jc w:val="both"/>
        <w:rPr>
          <w:ins w:id="145" w:author="Marks, Brett (DPH)" w:date="2026-09-25T20:07:00Z" w16du:dateUtc="2026-09-26T00:07:00Z"/>
          <w:sz w:val="20"/>
        </w:rPr>
      </w:pPr>
      <w:ins w:id="146" w:author="Marks, Brett (DPH)" w:date="2026-09-25T20:07:00Z" w16du:dateUtc="2026-09-26T00:07:00Z">
        <w:r>
          <w:rPr>
            <w:w w:val="105"/>
            <w:sz w:val="20"/>
          </w:rPr>
          <w:t>Invoice</w:t>
        </w:r>
        <w:r>
          <w:rPr>
            <w:spacing w:val="-8"/>
            <w:w w:val="105"/>
            <w:sz w:val="20"/>
          </w:rPr>
          <w:t xml:space="preserve"> </w:t>
        </w:r>
        <w:r>
          <w:rPr>
            <w:w w:val="105"/>
            <w:sz w:val="20"/>
          </w:rPr>
          <w:t>for</w:t>
        </w:r>
        <w:r>
          <w:rPr>
            <w:spacing w:val="-8"/>
            <w:w w:val="105"/>
            <w:sz w:val="20"/>
          </w:rPr>
          <w:t xml:space="preserve"> </w:t>
        </w:r>
        <w:r>
          <w:rPr>
            <w:w w:val="105"/>
            <w:sz w:val="20"/>
          </w:rPr>
          <w:t>the</w:t>
        </w:r>
        <w:r>
          <w:rPr>
            <w:spacing w:val="-10"/>
            <w:w w:val="105"/>
            <w:sz w:val="20"/>
          </w:rPr>
          <w:t xml:space="preserve"> </w:t>
        </w:r>
        <w:r>
          <w:rPr>
            <w:w w:val="105"/>
            <w:sz w:val="20"/>
          </w:rPr>
          <w:t>new</w:t>
        </w:r>
        <w:r>
          <w:rPr>
            <w:spacing w:val="-12"/>
            <w:w w:val="105"/>
            <w:sz w:val="20"/>
          </w:rPr>
          <w:t xml:space="preserve"> </w:t>
        </w:r>
        <w:r>
          <w:rPr>
            <w:w w:val="105"/>
            <w:sz w:val="20"/>
          </w:rPr>
          <w:t>CT</w:t>
        </w:r>
        <w:r>
          <w:rPr>
            <w:spacing w:val="-14"/>
            <w:w w:val="105"/>
            <w:sz w:val="20"/>
          </w:rPr>
          <w:t xml:space="preserve"> </w:t>
        </w:r>
        <w:r>
          <w:rPr>
            <w:w w:val="105"/>
            <w:sz w:val="20"/>
          </w:rPr>
          <w:t>scanner</w:t>
        </w:r>
        <w:r>
          <w:rPr>
            <w:spacing w:val="-5"/>
            <w:w w:val="105"/>
            <w:sz w:val="20"/>
          </w:rPr>
          <w:t xml:space="preserve"> </w:t>
        </w:r>
        <w:r>
          <w:rPr>
            <w:w w:val="105"/>
            <w:sz w:val="20"/>
          </w:rPr>
          <w:t>from</w:t>
        </w:r>
        <w:r>
          <w:rPr>
            <w:spacing w:val="-2"/>
            <w:w w:val="105"/>
            <w:sz w:val="20"/>
          </w:rPr>
          <w:t xml:space="preserve"> </w:t>
        </w:r>
        <w:r>
          <w:rPr>
            <w:w w:val="105"/>
            <w:sz w:val="20"/>
          </w:rPr>
          <w:t>GE</w:t>
        </w:r>
        <w:r>
          <w:rPr>
            <w:spacing w:val="-10"/>
            <w:w w:val="105"/>
            <w:sz w:val="20"/>
          </w:rPr>
          <w:t xml:space="preserve"> </w:t>
        </w:r>
        <w:r>
          <w:rPr>
            <w:w w:val="105"/>
            <w:sz w:val="20"/>
          </w:rPr>
          <w:t>Healthcare</w:t>
        </w:r>
        <w:r>
          <w:rPr>
            <w:spacing w:val="-5"/>
            <w:w w:val="105"/>
            <w:sz w:val="20"/>
          </w:rPr>
          <w:t xml:space="preserve"> </w:t>
        </w:r>
        <w:r>
          <w:rPr>
            <w:w w:val="105"/>
            <w:sz w:val="20"/>
          </w:rPr>
          <w:t>of</w:t>
        </w:r>
        <w:r>
          <w:rPr>
            <w:spacing w:val="-9"/>
            <w:w w:val="105"/>
            <w:sz w:val="20"/>
          </w:rPr>
          <w:t xml:space="preserve"> </w:t>
        </w:r>
        <w:r>
          <w:rPr>
            <w:w w:val="105"/>
            <w:sz w:val="20"/>
          </w:rPr>
          <w:t>approximately</w:t>
        </w:r>
        <w:r>
          <w:rPr>
            <w:spacing w:val="12"/>
            <w:w w:val="105"/>
            <w:sz w:val="20"/>
          </w:rPr>
          <w:t xml:space="preserve"> </w:t>
        </w:r>
        <w:r>
          <w:rPr>
            <w:w w:val="105"/>
            <w:sz w:val="20"/>
          </w:rPr>
          <w:t>$804,000, and injection</w:t>
        </w:r>
        <w:r>
          <w:rPr>
            <w:spacing w:val="-2"/>
            <w:w w:val="105"/>
            <w:sz w:val="20"/>
          </w:rPr>
          <w:t xml:space="preserve"> </w:t>
        </w:r>
        <w:r>
          <w:rPr>
            <w:w w:val="105"/>
            <w:sz w:val="20"/>
          </w:rPr>
          <w:t>system from Bayer HealthCare, LLC of approximately $49,000.</w:t>
        </w:r>
      </w:ins>
    </w:p>
    <w:p w14:paraId="57A979D9" w14:textId="77777777" w:rsidR="00BC54DB" w:rsidRDefault="00BC54DB">
      <w:pPr>
        <w:pStyle w:val="BodyText"/>
        <w:spacing w:before="4"/>
        <w:rPr>
          <w:ins w:id="147" w:author="Marks, Brett (DPH)" w:date="2026-09-25T20:07:00Z" w16du:dateUtc="2026-09-26T00:07:00Z"/>
          <w:sz w:val="17"/>
        </w:rPr>
      </w:pPr>
    </w:p>
    <w:p w14:paraId="57A979DA" w14:textId="77777777" w:rsidR="00BC54DB" w:rsidRDefault="007A751E">
      <w:pPr>
        <w:pStyle w:val="ListParagraph"/>
        <w:numPr>
          <w:ilvl w:val="1"/>
          <w:numId w:val="9"/>
        </w:numPr>
        <w:tabs>
          <w:tab w:val="left" w:pos="1818"/>
          <w:tab w:val="left" w:pos="1819"/>
        </w:tabs>
        <w:ind w:left="1818" w:hanging="337"/>
        <w:rPr>
          <w:ins w:id="148" w:author="Marks, Brett (DPH)" w:date="2026-09-25T20:07:00Z" w16du:dateUtc="2026-09-26T00:07:00Z"/>
          <w:sz w:val="20"/>
        </w:rPr>
      </w:pPr>
      <w:ins w:id="149" w:author="Marks, Brett (DPH)" w:date="2026-09-25T20:07:00Z" w16du:dateUtc="2026-09-26T00:07:00Z">
        <w:r>
          <w:rPr>
            <w:w w:val="105"/>
            <w:sz w:val="20"/>
          </w:rPr>
          <w:t>Determination</w:t>
        </w:r>
        <w:r>
          <w:rPr>
            <w:spacing w:val="-10"/>
            <w:w w:val="105"/>
            <w:sz w:val="20"/>
          </w:rPr>
          <w:t xml:space="preserve"> </w:t>
        </w:r>
        <w:r>
          <w:rPr>
            <w:w w:val="105"/>
            <w:sz w:val="20"/>
          </w:rPr>
          <w:t>of</w:t>
        </w:r>
        <w:r>
          <w:rPr>
            <w:spacing w:val="-13"/>
            <w:w w:val="105"/>
            <w:sz w:val="20"/>
          </w:rPr>
          <w:t xml:space="preserve"> </w:t>
        </w:r>
        <w:r>
          <w:rPr>
            <w:w w:val="105"/>
            <w:sz w:val="20"/>
          </w:rPr>
          <w:t>Need</w:t>
        </w:r>
        <w:r>
          <w:rPr>
            <w:spacing w:val="-9"/>
            <w:w w:val="105"/>
            <w:sz w:val="20"/>
          </w:rPr>
          <w:t xml:space="preserve"> </w:t>
        </w:r>
        <w:r>
          <w:rPr>
            <w:w w:val="105"/>
            <w:sz w:val="20"/>
          </w:rPr>
          <w:t>Application Instructions</w:t>
        </w:r>
        <w:r>
          <w:rPr>
            <w:spacing w:val="-8"/>
            <w:w w:val="105"/>
            <w:sz w:val="20"/>
          </w:rPr>
          <w:t xml:space="preserve"> </w:t>
        </w:r>
        <w:r>
          <w:rPr>
            <w:w w:val="105"/>
            <w:sz w:val="20"/>
          </w:rPr>
          <w:t>dated</w:t>
        </w:r>
        <w:r>
          <w:rPr>
            <w:spacing w:val="-13"/>
            <w:w w:val="105"/>
            <w:sz w:val="20"/>
          </w:rPr>
          <w:t xml:space="preserve"> </w:t>
        </w:r>
        <w:r>
          <w:rPr>
            <w:w w:val="105"/>
            <w:sz w:val="20"/>
          </w:rPr>
          <w:t>March</w:t>
        </w:r>
        <w:r>
          <w:rPr>
            <w:spacing w:val="-8"/>
            <w:w w:val="105"/>
            <w:sz w:val="20"/>
          </w:rPr>
          <w:t xml:space="preserve"> </w:t>
        </w:r>
        <w:r>
          <w:rPr>
            <w:spacing w:val="-2"/>
            <w:w w:val="105"/>
            <w:sz w:val="20"/>
          </w:rPr>
          <w:t>2017.</w:t>
        </w:r>
      </w:ins>
    </w:p>
    <w:p w14:paraId="57A979DB" w14:textId="77777777" w:rsidR="00BC54DB" w:rsidRDefault="00BC54DB">
      <w:pPr>
        <w:pStyle w:val="BodyText"/>
        <w:spacing w:before="6"/>
        <w:rPr>
          <w:ins w:id="150" w:author="Marks, Brett (DPH)" w:date="2026-09-25T20:07:00Z" w16du:dateUtc="2026-09-26T00:07:00Z"/>
          <w:sz w:val="19"/>
        </w:rPr>
      </w:pPr>
    </w:p>
    <w:p w14:paraId="57A979DC" w14:textId="77777777" w:rsidR="00BC54DB" w:rsidRDefault="007A751E">
      <w:pPr>
        <w:pStyle w:val="ListParagraph"/>
        <w:numPr>
          <w:ilvl w:val="1"/>
          <w:numId w:val="9"/>
        </w:numPr>
        <w:tabs>
          <w:tab w:val="left" w:pos="1825"/>
          <w:tab w:val="left" w:pos="1826"/>
        </w:tabs>
        <w:ind w:left="1825" w:hanging="340"/>
        <w:rPr>
          <w:ins w:id="151" w:author="Marks, Brett (DPH)" w:date="2026-09-25T20:07:00Z" w16du:dateUtc="2026-09-26T00:07:00Z"/>
          <w:sz w:val="20"/>
        </w:rPr>
      </w:pPr>
      <w:ins w:id="152" w:author="Marks, Brett (DPH)" w:date="2026-09-25T20:07:00Z" w16du:dateUtc="2026-09-26T00:07:00Z">
        <w:r>
          <w:rPr>
            <w:sz w:val="20"/>
          </w:rPr>
          <w:t>Management</w:t>
        </w:r>
        <w:r>
          <w:rPr>
            <w:spacing w:val="33"/>
            <w:sz w:val="20"/>
          </w:rPr>
          <w:t xml:space="preserve"> </w:t>
        </w:r>
        <w:r>
          <w:rPr>
            <w:sz w:val="20"/>
          </w:rPr>
          <w:t>prepared</w:t>
        </w:r>
        <w:r>
          <w:rPr>
            <w:spacing w:val="37"/>
            <w:sz w:val="20"/>
          </w:rPr>
          <w:t xml:space="preserve"> </w:t>
        </w:r>
        <w:r>
          <w:rPr>
            <w:sz w:val="20"/>
          </w:rPr>
          <w:t>draft</w:t>
        </w:r>
        <w:r>
          <w:rPr>
            <w:spacing w:val="18"/>
            <w:sz w:val="20"/>
          </w:rPr>
          <w:t xml:space="preserve"> </w:t>
        </w:r>
        <w:r>
          <w:rPr>
            <w:sz w:val="20"/>
          </w:rPr>
          <w:t>DON</w:t>
        </w:r>
        <w:r>
          <w:rPr>
            <w:spacing w:val="24"/>
            <w:sz w:val="20"/>
          </w:rPr>
          <w:t xml:space="preserve"> </w:t>
        </w:r>
        <w:r>
          <w:rPr>
            <w:sz w:val="20"/>
          </w:rPr>
          <w:t>provided</w:t>
        </w:r>
        <w:r>
          <w:rPr>
            <w:spacing w:val="23"/>
            <w:sz w:val="20"/>
          </w:rPr>
          <w:t xml:space="preserve"> </w:t>
        </w:r>
        <w:r>
          <w:rPr>
            <w:sz w:val="20"/>
          </w:rPr>
          <w:t>October</w:t>
        </w:r>
        <w:r>
          <w:rPr>
            <w:spacing w:val="27"/>
            <w:sz w:val="20"/>
          </w:rPr>
          <w:t xml:space="preserve"> </w:t>
        </w:r>
        <w:r>
          <w:rPr>
            <w:sz w:val="20"/>
          </w:rPr>
          <w:t>14,</w:t>
        </w:r>
        <w:r>
          <w:rPr>
            <w:spacing w:val="13"/>
            <w:sz w:val="20"/>
          </w:rPr>
          <w:t xml:space="preserve"> </w:t>
        </w:r>
        <w:r>
          <w:rPr>
            <w:spacing w:val="-2"/>
            <w:sz w:val="20"/>
          </w:rPr>
          <w:t>2022.</w:t>
        </w:r>
      </w:ins>
    </w:p>
    <w:p w14:paraId="57A979DD" w14:textId="77777777" w:rsidR="00BC54DB" w:rsidRDefault="00BC54DB">
      <w:pPr>
        <w:rPr>
          <w:ins w:id="153" w:author="Marks, Brett (DPH)" w:date="2026-09-25T20:07:00Z" w16du:dateUtc="2026-09-26T00:07:00Z"/>
          <w:sz w:val="20"/>
        </w:rPr>
        <w:sectPr w:rsidR="00BC54DB">
          <w:headerReference w:type="default" r:id="rId12"/>
          <w:footerReference w:type="default" r:id="rId13"/>
          <w:pgSz w:w="12000" w:h="15530"/>
          <w:pgMar w:top="1720" w:right="220" w:bottom="940" w:left="460" w:header="694" w:footer="756" w:gutter="0"/>
          <w:pgNumType w:start="2"/>
          <w:cols w:space="720"/>
        </w:sectPr>
      </w:pPr>
    </w:p>
    <w:p w14:paraId="57A979DF" w14:textId="77777777" w:rsidR="00BC54DB" w:rsidRPr="009C2581" w:rsidRDefault="007A751E">
      <w:pPr>
        <w:pStyle w:val="Heading1"/>
        <w:numPr>
          <w:ilvl w:val="0"/>
          <w:numId w:val="9"/>
        </w:numPr>
        <w:tabs>
          <w:tab w:val="left" w:pos="759"/>
        </w:tabs>
        <w:spacing w:before="92"/>
        <w:ind w:left="758" w:hanging="338"/>
        <w:jc w:val="left"/>
        <w:rPr>
          <w:ins w:id="154" w:author="Marks, Brett (DPH)" w:date="2026-09-25T20:07:00Z" w16du:dateUtc="2026-09-26T00:07:00Z"/>
        </w:rPr>
      </w:pPr>
      <w:bookmarkStart w:id="155" w:name="_TOC_250001"/>
      <w:ins w:id="156" w:author="Marks, Brett (DPH)" w:date="2026-09-25T20:07:00Z" w16du:dateUtc="2026-09-26T00:07:00Z">
        <w:r w:rsidRPr="009C2581">
          <w:rPr>
            <w:w w:val="105"/>
          </w:rPr>
          <w:t>Review</w:t>
        </w:r>
        <w:r w:rsidRPr="009C2581">
          <w:rPr>
            <w:spacing w:val="1"/>
            <w:w w:val="105"/>
          </w:rPr>
          <w:t xml:space="preserve"> </w:t>
        </w:r>
        <w:r w:rsidRPr="009C2581">
          <w:rPr>
            <w:w w:val="105"/>
          </w:rPr>
          <w:t>of</w:t>
        </w:r>
        <w:r w:rsidRPr="009C2581">
          <w:rPr>
            <w:spacing w:val="-7"/>
            <w:w w:val="105"/>
          </w:rPr>
          <w:t xml:space="preserve"> </w:t>
        </w:r>
        <w:r w:rsidRPr="009C2581">
          <w:rPr>
            <w:w w:val="105"/>
          </w:rPr>
          <w:t>the</w:t>
        </w:r>
        <w:r w:rsidRPr="009C2581">
          <w:rPr>
            <w:spacing w:val="-6"/>
            <w:w w:val="105"/>
          </w:rPr>
          <w:t xml:space="preserve"> </w:t>
        </w:r>
        <w:bookmarkEnd w:id="155"/>
        <w:r w:rsidRPr="009C2581">
          <w:rPr>
            <w:spacing w:val="-2"/>
            <w:w w:val="105"/>
          </w:rPr>
          <w:t>Projections</w:t>
        </w:r>
      </w:ins>
    </w:p>
    <w:p w14:paraId="57A979E0" w14:textId="77777777" w:rsidR="00BC54DB" w:rsidRDefault="00BC54DB">
      <w:pPr>
        <w:pStyle w:val="BodyText"/>
        <w:spacing w:before="8"/>
        <w:rPr>
          <w:ins w:id="157" w:author="Marks, Brett (DPH)" w:date="2026-09-25T20:07:00Z" w16du:dateUtc="2026-09-26T00:07:00Z"/>
          <w:b/>
          <w:sz w:val="23"/>
        </w:rPr>
      </w:pPr>
    </w:p>
    <w:p w14:paraId="57A979E1" w14:textId="77777777" w:rsidR="00BC54DB" w:rsidRDefault="007A751E">
      <w:pPr>
        <w:spacing w:before="1" w:line="276" w:lineRule="auto"/>
        <w:ind w:left="773" w:right="639" w:hanging="10"/>
        <w:jc w:val="both"/>
        <w:rPr>
          <w:ins w:id="158" w:author="Marks, Brett (DPH)" w:date="2026-09-25T20:07:00Z" w16du:dateUtc="2026-09-26T00:07:00Z"/>
          <w:sz w:val="19"/>
        </w:rPr>
      </w:pPr>
      <w:ins w:id="159" w:author="Marks, Brett (DPH)" w:date="2026-09-25T20:07:00Z" w16du:dateUtc="2026-09-26T00:07:00Z">
        <w:r>
          <w:rPr>
            <w:w w:val="110"/>
            <w:sz w:val="19"/>
          </w:rPr>
          <w:t>This section of the</w:t>
        </w:r>
        <w:r>
          <w:rPr>
            <w:spacing w:val="-4"/>
            <w:w w:val="110"/>
            <w:sz w:val="19"/>
          </w:rPr>
          <w:t xml:space="preserve"> </w:t>
        </w:r>
        <w:r>
          <w:rPr>
            <w:w w:val="110"/>
            <w:sz w:val="19"/>
          </w:rPr>
          <w:t>report summarizes our review of the reasonableness</w:t>
        </w:r>
        <w:r>
          <w:rPr>
            <w:spacing w:val="-7"/>
            <w:w w:val="110"/>
            <w:sz w:val="19"/>
          </w:rPr>
          <w:t xml:space="preserve"> </w:t>
        </w:r>
        <w:r>
          <w:rPr>
            <w:w w:val="110"/>
            <w:sz w:val="19"/>
          </w:rPr>
          <w:t>of</w:t>
        </w:r>
        <w:r>
          <w:rPr>
            <w:spacing w:val="-2"/>
            <w:w w:val="110"/>
            <w:sz w:val="19"/>
          </w:rPr>
          <w:t xml:space="preserve"> </w:t>
        </w:r>
        <w:r>
          <w:rPr>
            <w:w w:val="110"/>
            <w:sz w:val="19"/>
          </w:rPr>
          <w:t>the assumptions used and feasibility of the projections.</w:t>
        </w:r>
        <w:r>
          <w:rPr>
            <w:spacing w:val="40"/>
            <w:w w:val="110"/>
            <w:sz w:val="19"/>
          </w:rPr>
          <w:t xml:space="preserve"> </w:t>
        </w:r>
        <w:r>
          <w:rPr>
            <w:w w:val="110"/>
            <w:sz w:val="19"/>
          </w:rPr>
          <w:t>The</w:t>
        </w:r>
        <w:r>
          <w:rPr>
            <w:spacing w:val="-3"/>
            <w:w w:val="110"/>
            <w:sz w:val="19"/>
          </w:rPr>
          <w:t xml:space="preserve"> </w:t>
        </w:r>
        <w:r>
          <w:rPr>
            <w:w w:val="110"/>
            <w:sz w:val="19"/>
          </w:rPr>
          <w:t>tables</w:t>
        </w:r>
        <w:r>
          <w:rPr>
            <w:spacing w:val="-4"/>
            <w:w w:val="110"/>
            <w:sz w:val="19"/>
          </w:rPr>
          <w:t xml:space="preserve"> </w:t>
        </w:r>
        <w:r>
          <w:rPr>
            <w:w w:val="110"/>
            <w:sz w:val="19"/>
          </w:rPr>
          <w:t>that</w:t>
        </w:r>
        <w:r>
          <w:rPr>
            <w:spacing w:val="-7"/>
            <w:w w:val="110"/>
            <w:sz w:val="19"/>
          </w:rPr>
          <w:t xml:space="preserve"> </w:t>
        </w:r>
        <w:r>
          <w:rPr>
            <w:w w:val="110"/>
            <w:sz w:val="19"/>
          </w:rPr>
          <w:t>follow summarize the historical results</w:t>
        </w:r>
        <w:r>
          <w:rPr>
            <w:spacing w:val="-2"/>
            <w:w w:val="110"/>
            <w:sz w:val="19"/>
          </w:rPr>
          <w:t xml:space="preserve"> </w:t>
        </w:r>
        <w:r>
          <w:rPr>
            <w:w w:val="110"/>
            <w:sz w:val="19"/>
          </w:rPr>
          <w:t>and projected results</w:t>
        </w:r>
        <w:r>
          <w:rPr>
            <w:spacing w:val="-2"/>
            <w:w w:val="110"/>
            <w:sz w:val="19"/>
          </w:rPr>
          <w:t xml:space="preserve"> </w:t>
        </w:r>
        <w:r>
          <w:rPr>
            <w:w w:val="110"/>
            <w:sz w:val="19"/>
          </w:rPr>
          <w:t>of</w:t>
        </w:r>
        <w:r>
          <w:rPr>
            <w:spacing w:val="-5"/>
            <w:w w:val="110"/>
            <w:sz w:val="19"/>
          </w:rPr>
          <w:t xml:space="preserve"> </w:t>
        </w:r>
        <w:r>
          <w:rPr>
            <w:w w:val="110"/>
            <w:sz w:val="19"/>
          </w:rPr>
          <w:t>services provided through an existing CT scanner at BNH</w:t>
        </w:r>
        <w:r>
          <w:rPr>
            <w:spacing w:val="-1"/>
            <w:w w:val="110"/>
            <w:sz w:val="19"/>
          </w:rPr>
          <w:t xml:space="preserve"> </w:t>
        </w:r>
        <w:r>
          <w:rPr>
            <w:w w:val="110"/>
            <w:sz w:val="19"/>
          </w:rPr>
          <w:t>and the addition of a</w:t>
        </w:r>
        <w:r>
          <w:rPr>
            <w:spacing w:val="-3"/>
            <w:w w:val="110"/>
            <w:sz w:val="19"/>
          </w:rPr>
          <w:t xml:space="preserve"> </w:t>
        </w:r>
        <w:r>
          <w:rPr>
            <w:w w:val="110"/>
            <w:sz w:val="19"/>
          </w:rPr>
          <w:t>second CT</w:t>
        </w:r>
        <w:r>
          <w:rPr>
            <w:spacing w:val="-3"/>
            <w:w w:val="110"/>
            <w:sz w:val="19"/>
          </w:rPr>
          <w:t xml:space="preserve"> </w:t>
        </w:r>
        <w:r>
          <w:rPr>
            <w:w w:val="110"/>
            <w:sz w:val="19"/>
          </w:rPr>
          <w:t>scanner at BNH in</w:t>
        </w:r>
        <w:r>
          <w:rPr>
            <w:spacing w:val="-2"/>
            <w:w w:val="110"/>
            <w:sz w:val="19"/>
          </w:rPr>
          <w:t xml:space="preserve"> </w:t>
        </w:r>
        <w:r>
          <w:rPr>
            <w:w w:val="110"/>
            <w:sz w:val="19"/>
          </w:rPr>
          <w:t>fiscal year 2024.</w:t>
        </w:r>
      </w:ins>
    </w:p>
    <w:p w14:paraId="57A979E2" w14:textId="77777777" w:rsidR="00BC54DB" w:rsidRDefault="00BC54DB">
      <w:pPr>
        <w:pStyle w:val="BodyText"/>
        <w:rPr>
          <w:ins w:id="160" w:author="Marks, Brett (DPH)" w:date="2026-09-25T20:07:00Z" w16du:dateUtc="2026-09-26T00:07:00Z"/>
          <w:sz w:val="21"/>
        </w:rPr>
      </w:pPr>
    </w:p>
    <w:p w14:paraId="57A979E3" w14:textId="77777777" w:rsidR="00BC54DB" w:rsidRDefault="007A751E">
      <w:pPr>
        <w:pStyle w:val="Heading1"/>
        <w:ind w:left="776"/>
        <w:rPr>
          <w:ins w:id="161" w:author="Marks, Brett (DPH)" w:date="2026-09-25T20:07:00Z" w16du:dateUtc="2026-09-26T00:07:00Z"/>
          <w:u w:val="none"/>
        </w:rPr>
      </w:pPr>
      <w:ins w:id="162" w:author="Marks, Brett (DPH)" w:date="2026-09-25T20:07:00Z" w16du:dateUtc="2026-09-26T00:07:00Z">
        <w:r>
          <w:rPr>
            <w:spacing w:val="-2"/>
            <w:w w:val="105"/>
            <w:u w:val="none"/>
          </w:rPr>
          <w:t>Revenues</w:t>
        </w:r>
      </w:ins>
    </w:p>
    <w:p w14:paraId="57A979E4" w14:textId="77777777" w:rsidR="00BC54DB" w:rsidRDefault="007A751E">
      <w:pPr>
        <w:spacing w:before="21" w:line="273" w:lineRule="auto"/>
        <w:ind w:left="788" w:right="598"/>
        <w:jc w:val="both"/>
        <w:rPr>
          <w:ins w:id="163" w:author="Marks, Brett (DPH)" w:date="2026-09-25T20:07:00Z" w16du:dateUtc="2026-09-26T00:07:00Z"/>
          <w:sz w:val="19"/>
        </w:rPr>
      </w:pPr>
      <w:ins w:id="164" w:author="Marks, Brett (DPH)" w:date="2026-09-25T20:07:00Z" w16du:dateUtc="2026-09-26T00:07:00Z">
        <w:r>
          <w:rPr>
            <w:w w:val="110"/>
            <w:sz w:val="19"/>
          </w:rPr>
          <w:t>We reviewed and analyzed the net operating revenues in the historical and projected financial information. Based on discussions with Management and review of</w:t>
        </w:r>
        <w:r>
          <w:rPr>
            <w:spacing w:val="-3"/>
            <w:w w:val="110"/>
            <w:sz w:val="19"/>
          </w:rPr>
          <w:t xml:space="preserve"> </w:t>
        </w:r>
        <w:r>
          <w:rPr>
            <w:w w:val="110"/>
            <w:sz w:val="19"/>
          </w:rPr>
          <w:t>the information provided, the revenue information disclosed in the</w:t>
        </w:r>
        <w:r>
          <w:rPr>
            <w:spacing w:val="-4"/>
            <w:w w:val="110"/>
            <w:sz w:val="19"/>
          </w:rPr>
          <w:t xml:space="preserve"> </w:t>
        </w:r>
        <w:r>
          <w:rPr>
            <w:w w:val="110"/>
            <w:sz w:val="19"/>
          </w:rPr>
          <w:t>table below</w:t>
        </w:r>
        <w:r>
          <w:rPr>
            <w:spacing w:val="-7"/>
            <w:w w:val="110"/>
            <w:sz w:val="19"/>
          </w:rPr>
          <w:t xml:space="preserve"> </w:t>
        </w:r>
        <w:r>
          <w:rPr>
            <w:w w:val="110"/>
            <w:sz w:val="19"/>
          </w:rPr>
          <w:t>is</w:t>
        </w:r>
        <w:r>
          <w:rPr>
            <w:spacing w:val="-7"/>
            <w:w w:val="110"/>
            <w:sz w:val="19"/>
          </w:rPr>
          <w:t xml:space="preserve"> </w:t>
        </w:r>
        <w:r>
          <w:rPr>
            <w:w w:val="110"/>
            <w:sz w:val="19"/>
          </w:rPr>
          <w:t>based</w:t>
        </w:r>
        <w:r>
          <w:rPr>
            <w:spacing w:val="-4"/>
            <w:w w:val="110"/>
            <w:sz w:val="19"/>
          </w:rPr>
          <w:t xml:space="preserve"> </w:t>
        </w:r>
        <w:r>
          <w:rPr>
            <w:w w:val="110"/>
            <w:sz w:val="19"/>
          </w:rPr>
          <w:t>on</w:t>
        </w:r>
        <w:r>
          <w:rPr>
            <w:spacing w:val="-12"/>
            <w:w w:val="110"/>
            <w:sz w:val="19"/>
          </w:rPr>
          <w:t xml:space="preserve"> </w:t>
        </w:r>
        <w:r>
          <w:rPr>
            <w:w w:val="110"/>
            <w:sz w:val="19"/>
          </w:rPr>
          <w:t>clean</w:t>
        </w:r>
        <w:r>
          <w:rPr>
            <w:spacing w:val="-5"/>
            <w:w w:val="110"/>
            <w:sz w:val="19"/>
          </w:rPr>
          <w:t xml:space="preserve"> </w:t>
        </w:r>
        <w:r>
          <w:rPr>
            <w:w w:val="110"/>
            <w:sz w:val="19"/>
          </w:rPr>
          <w:t>outpatient</w:t>
        </w:r>
        <w:r>
          <w:rPr>
            <w:spacing w:val="-2"/>
            <w:w w:val="110"/>
            <w:sz w:val="19"/>
          </w:rPr>
          <w:t xml:space="preserve"> </w:t>
        </w:r>
        <w:r>
          <w:rPr>
            <w:w w:val="110"/>
            <w:sz w:val="19"/>
          </w:rPr>
          <w:t>scans</w:t>
        </w:r>
        <w:r>
          <w:rPr>
            <w:spacing w:val="-8"/>
            <w:w w:val="110"/>
            <w:sz w:val="19"/>
          </w:rPr>
          <w:t xml:space="preserve"> </w:t>
        </w:r>
        <w:r>
          <w:rPr>
            <w:w w:val="110"/>
            <w:sz w:val="19"/>
          </w:rPr>
          <w:t>only.</w:t>
        </w:r>
        <w:r>
          <w:rPr>
            <w:spacing w:val="-14"/>
            <w:w w:val="110"/>
            <w:sz w:val="19"/>
          </w:rPr>
          <w:t xml:space="preserve"> </w:t>
        </w:r>
        <w:r>
          <w:rPr>
            <w:w w:val="110"/>
            <w:sz w:val="19"/>
          </w:rPr>
          <w:t>"Clean"</w:t>
        </w:r>
        <w:r>
          <w:rPr>
            <w:spacing w:val="-13"/>
            <w:w w:val="110"/>
            <w:sz w:val="19"/>
          </w:rPr>
          <w:t xml:space="preserve"> </w:t>
        </w:r>
        <w:r>
          <w:rPr>
            <w:w w:val="110"/>
            <w:sz w:val="19"/>
          </w:rPr>
          <w:t>meaning</w:t>
        </w:r>
        <w:r>
          <w:rPr>
            <w:spacing w:val="-2"/>
            <w:w w:val="110"/>
            <w:sz w:val="19"/>
          </w:rPr>
          <w:t xml:space="preserve"> </w:t>
        </w:r>
        <w:r>
          <w:rPr>
            <w:w w:val="110"/>
            <w:sz w:val="19"/>
          </w:rPr>
          <w:t>no</w:t>
        </w:r>
        <w:r>
          <w:rPr>
            <w:spacing w:val="-10"/>
            <w:w w:val="110"/>
            <w:sz w:val="19"/>
          </w:rPr>
          <w:t xml:space="preserve"> </w:t>
        </w:r>
        <w:r>
          <w:rPr>
            <w:w w:val="110"/>
            <w:sz w:val="19"/>
          </w:rPr>
          <w:t>other</w:t>
        </w:r>
        <w:r>
          <w:rPr>
            <w:spacing w:val="-5"/>
            <w:w w:val="110"/>
            <w:sz w:val="19"/>
          </w:rPr>
          <w:t xml:space="preserve"> </w:t>
        </w:r>
        <w:r>
          <w:rPr>
            <w:w w:val="110"/>
            <w:sz w:val="19"/>
          </w:rPr>
          <w:t>services</w:t>
        </w:r>
        <w:r>
          <w:rPr>
            <w:spacing w:val="-6"/>
            <w:w w:val="110"/>
            <w:sz w:val="19"/>
          </w:rPr>
          <w:t xml:space="preserve"> </w:t>
        </w:r>
        <w:r>
          <w:rPr>
            <w:w w:val="110"/>
            <w:sz w:val="19"/>
          </w:rPr>
          <w:t>were</w:t>
        </w:r>
        <w:r>
          <w:rPr>
            <w:spacing w:val="-3"/>
            <w:w w:val="110"/>
            <w:sz w:val="19"/>
          </w:rPr>
          <w:t xml:space="preserve"> </w:t>
        </w:r>
        <w:r>
          <w:rPr>
            <w:w w:val="110"/>
            <w:sz w:val="19"/>
          </w:rPr>
          <w:t>performed other</w:t>
        </w:r>
        <w:r>
          <w:rPr>
            <w:spacing w:val="-8"/>
            <w:w w:val="110"/>
            <w:sz w:val="19"/>
          </w:rPr>
          <w:t xml:space="preserve"> </w:t>
        </w:r>
        <w:r>
          <w:rPr>
            <w:w w:val="110"/>
            <w:sz w:val="19"/>
          </w:rPr>
          <w:t>than</w:t>
        </w:r>
        <w:r>
          <w:rPr>
            <w:spacing w:val="-6"/>
            <w:w w:val="110"/>
            <w:sz w:val="19"/>
          </w:rPr>
          <w:t xml:space="preserve"> </w:t>
        </w:r>
        <w:r>
          <w:rPr>
            <w:w w:val="110"/>
            <w:sz w:val="19"/>
          </w:rPr>
          <w:t>a</w:t>
        </w:r>
        <w:r>
          <w:rPr>
            <w:spacing w:val="-13"/>
            <w:w w:val="110"/>
            <w:sz w:val="19"/>
          </w:rPr>
          <w:t xml:space="preserve"> </w:t>
        </w:r>
        <w:r>
          <w:rPr>
            <w:w w:val="110"/>
            <w:sz w:val="19"/>
          </w:rPr>
          <w:t>CT</w:t>
        </w:r>
        <w:r>
          <w:rPr>
            <w:spacing w:val="-14"/>
            <w:w w:val="110"/>
            <w:sz w:val="19"/>
          </w:rPr>
          <w:t xml:space="preserve"> </w:t>
        </w:r>
        <w:r>
          <w:rPr>
            <w:w w:val="110"/>
            <w:sz w:val="19"/>
          </w:rPr>
          <w:t>scan. Because inpatient,</w:t>
        </w:r>
        <w:r>
          <w:rPr>
            <w:spacing w:val="-5"/>
            <w:w w:val="110"/>
            <w:sz w:val="19"/>
          </w:rPr>
          <w:t xml:space="preserve"> </w:t>
        </w:r>
        <w:r>
          <w:rPr>
            <w:w w:val="110"/>
            <w:sz w:val="19"/>
          </w:rPr>
          <w:t>outpatient</w:t>
        </w:r>
        <w:r>
          <w:rPr>
            <w:spacing w:val="-1"/>
            <w:w w:val="110"/>
            <w:sz w:val="19"/>
          </w:rPr>
          <w:t xml:space="preserve"> </w:t>
        </w:r>
        <w:r>
          <w:rPr>
            <w:w w:val="110"/>
            <w:sz w:val="19"/>
          </w:rPr>
          <w:t>and</w:t>
        </w:r>
        <w:r>
          <w:rPr>
            <w:spacing w:val="-5"/>
            <w:w w:val="110"/>
            <w:sz w:val="19"/>
          </w:rPr>
          <w:t xml:space="preserve"> </w:t>
        </w:r>
        <w:r>
          <w:rPr>
            <w:w w:val="110"/>
            <w:sz w:val="19"/>
          </w:rPr>
          <w:t>emergency department</w:t>
        </w:r>
        <w:r>
          <w:rPr>
            <w:spacing w:val="-5"/>
            <w:w w:val="110"/>
            <w:sz w:val="19"/>
          </w:rPr>
          <w:t xml:space="preserve"> </w:t>
        </w:r>
        <w:r>
          <w:rPr>
            <w:w w:val="110"/>
            <w:sz w:val="19"/>
          </w:rPr>
          <w:t>scans</w:t>
        </w:r>
        <w:r>
          <w:rPr>
            <w:spacing w:val="-5"/>
            <w:w w:val="110"/>
            <w:sz w:val="19"/>
          </w:rPr>
          <w:t xml:space="preserve"> </w:t>
        </w:r>
        <w:r>
          <w:rPr>
            <w:w w:val="110"/>
            <w:sz w:val="19"/>
          </w:rPr>
          <w:t>are</w:t>
        </w:r>
        <w:r>
          <w:rPr>
            <w:spacing w:val="-7"/>
            <w:w w:val="110"/>
            <w:sz w:val="19"/>
          </w:rPr>
          <w:t xml:space="preserve"> </w:t>
        </w:r>
        <w:r>
          <w:rPr>
            <w:w w:val="110"/>
            <w:sz w:val="19"/>
          </w:rPr>
          <w:t>part</w:t>
        </w:r>
        <w:r>
          <w:rPr>
            <w:spacing w:val="-10"/>
            <w:w w:val="110"/>
            <w:sz w:val="19"/>
          </w:rPr>
          <w:t xml:space="preserve"> </w:t>
        </w:r>
        <w:r>
          <w:rPr>
            <w:w w:val="110"/>
            <w:sz w:val="19"/>
          </w:rPr>
          <w:t>of</w:t>
        </w:r>
        <w:r>
          <w:rPr>
            <w:spacing w:val="-8"/>
            <w:w w:val="110"/>
            <w:sz w:val="19"/>
          </w:rPr>
          <w:t xml:space="preserve"> </w:t>
        </w:r>
        <w:r>
          <w:rPr>
            <w:w w:val="110"/>
            <w:sz w:val="19"/>
          </w:rPr>
          <w:t>an</w:t>
        </w:r>
        <w:r>
          <w:rPr>
            <w:spacing w:val="-1"/>
            <w:w w:val="110"/>
            <w:sz w:val="19"/>
          </w:rPr>
          <w:t xml:space="preserve"> </w:t>
        </w:r>
        <w:r>
          <w:rPr>
            <w:w w:val="110"/>
            <w:sz w:val="19"/>
          </w:rPr>
          <w:t>ancillary service,</w:t>
        </w:r>
        <w:r>
          <w:rPr>
            <w:spacing w:val="-3"/>
            <w:w w:val="110"/>
            <w:sz w:val="19"/>
          </w:rPr>
          <w:t xml:space="preserve"> </w:t>
        </w:r>
        <w:r>
          <w:rPr>
            <w:w w:val="110"/>
            <w:sz w:val="19"/>
          </w:rPr>
          <w:t>Management is</w:t>
        </w:r>
        <w:r>
          <w:rPr>
            <w:spacing w:val="-9"/>
            <w:w w:val="110"/>
            <w:sz w:val="19"/>
          </w:rPr>
          <w:t xml:space="preserve"> </w:t>
        </w:r>
        <w:r>
          <w:rPr>
            <w:w w:val="110"/>
            <w:sz w:val="19"/>
          </w:rPr>
          <w:t>not</w:t>
        </w:r>
        <w:r>
          <w:rPr>
            <w:spacing w:val="-9"/>
            <w:w w:val="110"/>
            <w:sz w:val="19"/>
          </w:rPr>
          <w:t xml:space="preserve"> </w:t>
        </w:r>
        <w:r>
          <w:rPr>
            <w:w w:val="110"/>
            <w:sz w:val="19"/>
          </w:rPr>
          <w:t>able to break out CT scan revenue from these services in a way that is indicative of actual results. Management does not believe</w:t>
        </w:r>
        <w:r>
          <w:rPr>
            <w:spacing w:val="-7"/>
            <w:w w:val="110"/>
            <w:sz w:val="19"/>
          </w:rPr>
          <w:t xml:space="preserve"> </w:t>
        </w:r>
        <w:r>
          <w:rPr>
            <w:w w:val="110"/>
            <w:sz w:val="19"/>
          </w:rPr>
          <w:t>it</w:t>
        </w:r>
        <w:r>
          <w:rPr>
            <w:spacing w:val="-14"/>
            <w:w w:val="110"/>
            <w:sz w:val="19"/>
          </w:rPr>
          <w:t xml:space="preserve"> </w:t>
        </w:r>
        <w:r>
          <w:rPr>
            <w:w w:val="110"/>
            <w:sz w:val="19"/>
          </w:rPr>
          <w:t>is</w:t>
        </w:r>
        <w:r>
          <w:rPr>
            <w:spacing w:val="-11"/>
            <w:w w:val="110"/>
            <w:sz w:val="19"/>
          </w:rPr>
          <w:t xml:space="preserve"> </w:t>
        </w:r>
        <w:r>
          <w:rPr>
            <w:w w:val="110"/>
            <w:sz w:val="19"/>
          </w:rPr>
          <w:t>necessary</w:t>
        </w:r>
        <w:r>
          <w:rPr>
            <w:spacing w:val="-10"/>
            <w:w w:val="110"/>
            <w:sz w:val="19"/>
          </w:rPr>
          <w:t xml:space="preserve"> </w:t>
        </w:r>
        <w:r>
          <w:rPr>
            <w:w w:val="110"/>
            <w:sz w:val="19"/>
          </w:rPr>
          <w:t>to</w:t>
        </w:r>
        <w:r>
          <w:rPr>
            <w:spacing w:val="-10"/>
            <w:w w:val="110"/>
            <w:sz w:val="19"/>
          </w:rPr>
          <w:t xml:space="preserve"> </w:t>
        </w:r>
        <w:r>
          <w:rPr>
            <w:w w:val="110"/>
            <w:sz w:val="19"/>
          </w:rPr>
          <w:t>calculate</w:t>
        </w:r>
        <w:r>
          <w:rPr>
            <w:spacing w:val="-6"/>
            <w:w w:val="110"/>
            <w:sz w:val="19"/>
          </w:rPr>
          <w:t xml:space="preserve"> </w:t>
        </w:r>
        <w:r>
          <w:rPr>
            <w:w w:val="110"/>
            <w:sz w:val="19"/>
          </w:rPr>
          <w:t>historical and</w:t>
        </w:r>
        <w:r>
          <w:rPr>
            <w:spacing w:val="-4"/>
            <w:w w:val="110"/>
            <w:sz w:val="19"/>
          </w:rPr>
          <w:t xml:space="preserve"> </w:t>
        </w:r>
        <w:r>
          <w:rPr>
            <w:w w:val="110"/>
            <w:sz w:val="19"/>
          </w:rPr>
          <w:t>projected inpatient</w:t>
        </w:r>
        <w:r>
          <w:rPr>
            <w:spacing w:val="-6"/>
            <w:w w:val="110"/>
            <w:sz w:val="19"/>
          </w:rPr>
          <w:t xml:space="preserve"> </w:t>
        </w:r>
        <w:r>
          <w:rPr>
            <w:w w:val="110"/>
            <w:sz w:val="19"/>
          </w:rPr>
          <w:t>and</w:t>
        </w:r>
        <w:r>
          <w:rPr>
            <w:spacing w:val="-12"/>
            <w:w w:val="110"/>
            <w:sz w:val="19"/>
          </w:rPr>
          <w:t xml:space="preserve"> </w:t>
        </w:r>
        <w:r>
          <w:rPr>
            <w:w w:val="110"/>
            <w:sz w:val="19"/>
          </w:rPr>
          <w:t>emergency department revenue</w:t>
        </w:r>
        <w:r>
          <w:rPr>
            <w:spacing w:val="-6"/>
            <w:w w:val="110"/>
            <w:sz w:val="19"/>
          </w:rPr>
          <w:t xml:space="preserve"> </w:t>
        </w:r>
        <w:r>
          <w:rPr>
            <w:w w:val="110"/>
            <w:sz w:val="19"/>
          </w:rPr>
          <w:t>from</w:t>
        </w:r>
        <w:r>
          <w:rPr>
            <w:spacing w:val="-4"/>
            <w:w w:val="110"/>
            <w:sz w:val="19"/>
          </w:rPr>
          <w:t xml:space="preserve"> </w:t>
        </w:r>
        <w:r>
          <w:rPr>
            <w:w w:val="110"/>
            <w:sz w:val="19"/>
          </w:rPr>
          <w:t>either</w:t>
        </w:r>
        <w:r>
          <w:rPr>
            <w:spacing w:val="-6"/>
            <w:w w:val="110"/>
            <w:sz w:val="19"/>
          </w:rPr>
          <w:t xml:space="preserve"> </w:t>
        </w:r>
        <w:r>
          <w:rPr>
            <w:w w:val="110"/>
            <w:sz w:val="19"/>
          </w:rPr>
          <w:t>CT scanner as the project is financially feasible based on clean outpatient scans only. Clean outpatient scans constitute approximately 22% of the total volume.</w:t>
        </w:r>
      </w:ins>
    </w:p>
    <w:p w14:paraId="57A979E5" w14:textId="77777777" w:rsidR="00BC54DB" w:rsidRDefault="00BC54DB">
      <w:pPr>
        <w:pStyle w:val="BodyText"/>
        <w:spacing w:before="8"/>
        <w:rPr>
          <w:ins w:id="165" w:author="Marks, Brett (DPH)" w:date="2026-09-25T20:07:00Z" w16du:dateUtc="2026-09-26T00:07:00Z"/>
        </w:rPr>
      </w:pPr>
    </w:p>
    <w:p w14:paraId="57A979E6" w14:textId="77777777" w:rsidR="00BC54DB" w:rsidRDefault="007A751E">
      <w:pPr>
        <w:spacing w:line="271" w:lineRule="auto"/>
        <w:ind w:left="819" w:right="570" w:hanging="4"/>
        <w:jc w:val="both"/>
        <w:rPr>
          <w:ins w:id="166" w:author="Marks, Brett (DPH)" w:date="2026-09-25T20:07:00Z" w16du:dateUtc="2026-09-26T00:07:00Z"/>
          <w:sz w:val="19"/>
        </w:rPr>
      </w:pPr>
      <w:ins w:id="167" w:author="Marks, Brett (DPH)" w:date="2026-09-25T20:07:00Z" w16du:dateUtc="2026-09-26T00:07:00Z">
        <w:r>
          <w:rPr>
            <w:w w:val="110"/>
            <w:sz w:val="19"/>
          </w:rPr>
          <w:t>Management projected fiscal year 2022 volume based on year-to-date, October 1, 2021 to May 2022 actual results. Refer to page 6 of the narrative for year-to-date May 2022 volume. Management projected fiscal year 2023 volume based on a 2.5% increase over the projected/pro-forma</w:t>
        </w:r>
        <w:r>
          <w:rPr>
            <w:spacing w:val="-4"/>
            <w:w w:val="110"/>
            <w:sz w:val="19"/>
          </w:rPr>
          <w:t xml:space="preserve"> </w:t>
        </w:r>
        <w:r>
          <w:rPr>
            <w:w w:val="110"/>
            <w:sz w:val="19"/>
          </w:rPr>
          <w:t>2022 results. This increase represents the expected growth of BNH's patient panel.</w:t>
        </w:r>
        <w:r>
          <w:rPr>
            <w:spacing w:val="-7"/>
            <w:w w:val="110"/>
            <w:sz w:val="19"/>
          </w:rPr>
          <w:t xml:space="preserve"> </w:t>
        </w:r>
        <w:r>
          <w:rPr>
            <w:w w:val="110"/>
            <w:sz w:val="19"/>
          </w:rPr>
          <w:t>The</w:t>
        </w:r>
        <w:r>
          <w:rPr>
            <w:spacing w:val="-11"/>
            <w:w w:val="110"/>
            <w:sz w:val="19"/>
          </w:rPr>
          <w:t xml:space="preserve"> </w:t>
        </w:r>
        <w:r>
          <w:rPr>
            <w:w w:val="110"/>
            <w:sz w:val="19"/>
          </w:rPr>
          <w:t>fiscal year</w:t>
        </w:r>
        <w:r>
          <w:rPr>
            <w:spacing w:val="-2"/>
            <w:w w:val="110"/>
            <w:sz w:val="19"/>
          </w:rPr>
          <w:t xml:space="preserve"> </w:t>
        </w:r>
        <w:r>
          <w:rPr>
            <w:w w:val="110"/>
            <w:sz w:val="19"/>
          </w:rPr>
          <w:t>ending</w:t>
        </w:r>
        <w:r>
          <w:rPr>
            <w:spacing w:val="-1"/>
            <w:w w:val="110"/>
            <w:sz w:val="19"/>
          </w:rPr>
          <w:t xml:space="preserve"> </w:t>
        </w:r>
        <w:r>
          <w:rPr>
            <w:w w:val="110"/>
            <w:sz w:val="19"/>
          </w:rPr>
          <w:t>September 30,</w:t>
        </w:r>
        <w:r>
          <w:rPr>
            <w:spacing w:val="-4"/>
            <w:w w:val="110"/>
            <w:sz w:val="19"/>
          </w:rPr>
          <w:t xml:space="preserve"> </w:t>
        </w:r>
        <w:r>
          <w:rPr>
            <w:w w:val="110"/>
            <w:sz w:val="19"/>
          </w:rPr>
          <w:t>2024 and forward assumes a</w:t>
        </w:r>
        <w:r>
          <w:rPr>
            <w:spacing w:val="-8"/>
            <w:w w:val="110"/>
            <w:sz w:val="19"/>
          </w:rPr>
          <w:t xml:space="preserve"> </w:t>
        </w:r>
        <w:r>
          <w:rPr>
            <w:w w:val="110"/>
            <w:sz w:val="19"/>
          </w:rPr>
          <w:t>5% increase</w:t>
        </w:r>
        <w:r>
          <w:rPr>
            <w:spacing w:val="-4"/>
            <w:w w:val="110"/>
            <w:sz w:val="19"/>
          </w:rPr>
          <w:t xml:space="preserve"> </w:t>
        </w:r>
        <w:r>
          <w:rPr>
            <w:w w:val="110"/>
            <w:sz w:val="19"/>
          </w:rPr>
          <w:t>which represents the</w:t>
        </w:r>
        <w:r>
          <w:rPr>
            <w:spacing w:val="-8"/>
            <w:w w:val="110"/>
            <w:sz w:val="19"/>
          </w:rPr>
          <w:t xml:space="preserve"> </w:t>
        </w:r>
        <w:r>
          <w:rPr>
            <w:w w:val="110"/>
            <w:sz w:val="19"/>
          </w:rPr>
          <w:t>expected growth of</w:t>
        </w:r>
        <w:r>
          <w:rPr>
            <w:spacing w:val="-8"/>
            <w:w w:val="110"/>
            <w:sz w:val="19"/>
          </w:rPr>
          <w:t xml:space="preserve"> </w:t>
        </w:r>
        <w:r>
          <w:rPr>
            <w:w w:val="110"/>
            <w:sz w:val="19"/>
          </w:rPr>
          <w:t>BNH's</w:t>
        </w:r>
        <w:r>
          <w:rPr>
            <w:spacing w:val="-5"/>
            <w:w w:val="110"/>
            <w:sz w:val="19"/>
          </w:rPr>
          <w:t xml:space="preserve"> </w:t>
        </w:r>
        <w:r>
          <w:rPr>
            <w:w w:val="110"/>
            <w:sz w:val="19"/>
          </w:rPr>
          <w:t>patient panel, plus</w:t>
        </w:r>
        <w:r>
          <w:rPr>
            <w:spacing w:val="-11"/>
            <w:w w:val="110"/>
            <w:sz w:val="19"/>
          </w:rPr>
          <w:t xml:space="preserve"> </w:t>
        </w:r>
        <w:r>
          <w:rPr>
            <w:w w:val="110"/>
            <w:sz w:val="19"/>
          </w:rPr>
          <w:t>the additional volume BNH</w:t>
        </w:r>
        <w:r>
          <w:rPr>
            <w:spacing w:val="-8"/>
            <w:w w:val="110"/>
            <w:sz w:val="19"/>
          </w:rPr>
          <w:t xml:space="preserve"> </w:t>
        </w:r>
        <w:r>
          <w:rPr>
            <w:w w:val="110"/>
            <w:sz w:val="19"/>
          </w:rPr>
          <w:t>can</w:t>
        </w:r>
        <w:r>
          <w:rPr>
            <w:spacing w:val="-3"/>
            <w:w w:val="110"/>
            <w:sz w:val="19"/>
          </w:rPr>
          <w:t xml:space="preserve"> </w:t>
        </w:r>
        <w:r>
          <w:rPr>
            <w:w w:val="110"/>
            <w:sz w:val="19"/>
          </w:rPr>
          <w:t>absorb if</w:t>
        </w:r>
        <w:r>
          <w:rPr>
            <w:spacing w:val="-5"/>
            <w:w w:val="110"/>
            <w:sz w:val="19"/>
          </w:rPr>
          <w:t xml:space="preserve"> </w:t>
        </w:r>
        <w:r>
          <w:rPr>
            <w:w w:val="110"/>
            <w:sz w:val="19"/>
          </w:rPr>
          <w:t>lead</w:t>
        </w:r>
        <w:r>
          <w:rPr>
            <w:spacing w:val="-1"/>
            <w:w w:val="110"/>
            <w:sz w:val="19"/>
          </w:rPr>
          <w:t xml:space="preserve"> </w:t>
        </w:r>
        <w:r>
          <w:rPr>
            <w:w w:val="110"/>
            <w:sz w:val="19"/>
          </w:rPr>
          <w:t>time</w:t>
        </w:r>
        <w:r>
          <w:rPr>
            <w:spacing w:val="-8"/>
            <w:w w:val="110"/>
            <w:sz w:val="19"/>
          </w:rPr>
          <w:t xml:space="preserve"> </w:t>
        </w:r>
        <w:r>
          <w:rPr>
            <w:w w:val="110"/>
            <w:sz w:val="19"/>
          </w:rPr>
          <w:t>is</w:t>
        </w:r>
        <w:r>
          <w:rPr>
            <w:spacing w:val="-2"/>
            <w:w w:val="110"/>
            <w:sz w:val="19"/>
          </w:rPr>
          <w:t xml:space="preserve"> </w:t>
        </w:r>
        <w:r>
          <w:rPr>
            <w:w w:val="110"/>
            <w:sz w:val="19"/>
          </w:rPr>
          <w:t>alleviated with the addition of a second CT scanner.</w:t>
        </w:r>
      </w:ins>
    </w:p>
    <w:p w14:paraId="57A979E7" w14:textId="77777777" w:rsidR="00BC54DB" w:rsidRDefault="00BC54DB">
      <w:pPr>
        <w:pStyle w:val="BodyText"/>
        <w:spacing w:before="10"/>
        <w:rPr>
          <w:ins w:id="168" w:author="Marks, Brett (DPH)" w:date="2026-09-25T20:07:00Z" w16du:dateUtc="2026-09-26T00:07:00Z"/>
          <w:sz w:val="21"/>
        </w:rPr>
      </w:pPr>
    </w:p>
    <w:p w14:paraId="57A979E8" w14:textId="041787E5" w:rsidR="00BC54DB" w:rsidRDefault="007A751E">
      <w:pPr>
        <w:spacing w:line="276" w:lineRule="auto"/>
        <w:ind w:left="850" w:right="558" w:hanging="8"/>
        <w:jc w:val="both"/>
        <w:rPr>
          <w:ins w:id="169" w:author="Marks, Brett (DPH)" w:date="2026-09-25T20:07:00Z" w16du:dateUtc="2026-09-26T00:07:00Z"/>
          <w:w w:val="110"/>
          <w:sz w:val="19"/>
        </w:rPr>
      </w:pPr>
      <w:ins w:id="170" w:author="Marks, Brett (DPH)" w:date="2026-09-25T20:07:00Z" w16du:dateUtc="2026-09-26T00:07:00Z">
        <w:r>
          <w:rPr>
            <w:w w:val="110"/>
            <w:sz w:val="19"/>
          </w:rPr>
          <w:t>The table below provides a summary of some of the key information for the historical and.</w:t>
        </w:r>
        <w:r>
          <w:rPr>
            <w:spacing w:val="-14"/>
            <w:w w:val="110"/>
            <w:sz w:val="19"/>
          </w:rPr>
          <w:t xml:space="preserve"> </w:t>
        </w:r>
        <w:r>
          <w:rPr>
            <w:w w:val="110"/>
            <w:sz w:val="19"/>
          </w:rPr>
          <w:t>projected volume and revenues by year (fiscal year September):</w:t>
        </w:r>
      </w:ins>
    </w:p>
    <w:p w14:paraId="15C50135" w14:textId="41CC1DC1" w:rsidR="00B16622" w:rsidRDefault="00B16622">
      <w:pPr>
        <w:spacing w:line="276" w:lineRule="auto"/>
        <w:ind w:left="850" w:right="558" w:hanging="8"/>
        <w:jc w:val="both"/>
        <w:rPr>
          <w:ins w:id="171" w:author="Marks, Brett (DPH)" w:date="2026-09-25T20:07:00Z" w16du:dateUtc="2026-09-26T00:07:00Z"/>
          <w:w w:val="110"/>
          <w:sz w:val="19"/>
        </w:rPr>
      </w:pPr>
    </w:p>
    <w:p w14:paraId="6E0A56C1" w14:textId="77777777" w:rsidR="002B4A75" w:rsidRDefault="00394969">
      <w:pPr>
        <w:spacing w:before="58" w:line="275" w:lineRule="auto"/>
        <w:ind w:left="3625" w:right="2816" w:hanging="693"/>
        <w:rPr>
          <w:del w:id="172" w:author="Marks, Brett (DPH)" w:date="2026-09-25T20:07:00Z" w16du:dateUtc="2026-09-26T00:07:00Z"/>
          <w:rFonts w:ascii="Arial" w:eastAsia="Arial" w:hAnsi="Arial" w:cs="Arial"/>
          <w:sz w:val="24"/>
          <w:szCs w:val="24"/>
        </w:rPr>
      </w:pPr>
      <w:del w:id="173" w:author="Marks, Brett (DPH)" w:date="2026-09-25T20:07:00Z" w16du:dateUtc="2026-09-26T00:07:00Z">
        <w:r>
          <w:rPr>
            <w:rFonts w:ascii="Arial" w:eastAsia="Arial" w:hAnsi="Arial" w:cs="Arial"/>
            <w:b/>
            <w:sz w:val="24"/>
            <w:szCs w:val="24"/>
          </w:rPr>
          <w:delText>TRANSPORTATION POOLED FUND PROGRAM QUARTERLY PROGRESS REPORT</w:delText>
        </w:r>
      </w:del>
    </w:p>
    <w:p w14:paraId="1DAF2140" w14:textId="77777777" w:rsidR="002B4A75" w:rsidRDefault="002B4A75">
      <w:pPr>
        <w:tabs>
          <w:tab w:val="left" w:pos="10911"/>
        </w:tabs>
        <w:spacing w:line="239" w:lineRule="auto"/>
        <w:ind w:left="220"/>
        <w:rPr>
          <w:del w:id="174" w:author="Marks, Brett (DPH)" w:date="2026-09-25T20:07:00Z" w16du:dateUtc="2026-09-26T00:07:00Z"/>
          <w:rFonts w:ascii="Arial" w:eastAsia="Arial" w:hAnsi="Arial" w:cs="Arial"/>
          <w:sz w:val="24"/>
          <w:szCs w:val="24"/>
        </w:rPr>
      </w:pPr>
    </w:p>
    <w:p w14:paraId="629B66E5" w14:textId="77777777" w:rsidR="002B4A75" w:rsidRDefault="00394969">
      <w:pPr>
        <w:tabs>
          <w:tab w:val="left" w:pos="10911"/>
        </w:tabs>
        <w:spacing w:line="239" w:lineRule="auto"/>
        <w:ind w:left="220"/>
        <w:rPr>
          <w:del w:id="175" w:author="Marks, Brett (DPH)" w:date="2026-09-25T20:07:00Z" w16du:dateUtc="2026-09-26T00:07:00Z"/>
          <w:rFonts w:ascii="Arial" w:eastAsia="Arial" w:hAnsi="Arial" w:cs="Arial"/>
          <w:sz w:val="24"/>
          <w:szCs w:val="24"/>
        </w:rPr>
      </w:pPr>
      <w:del w:id="176" w:author="Marks, Brett (DPH)" w:date="2026-09-25T20:07:00Z" w16du:dateUtc="2026-09-26T00:07:00Z">
        <w:r>
          <w:rPr>
            <w:rFonts w:ascii="Arial" w:eastAsia="Arial" w:hAnsi="Arial" w:cs="Arial"/>
            <w:sz w:val="24"/>
            <w:szCs w:val="24"/>
          </w:rPr>
          <w:delText xml:space="preserve">Lead Agency (FHWA or State DOT):  </w:delText>
        </w:r>
        <w:r>
          <w:rPr>
            <w:rFonts w:ascii="Arial" w:eastAsia="Arial" w:hAnsi="Arial" w:cs="Arial"/>
            <w:sz w:val="24"/>
            <w:szCs w:val="24"/>
            <w:u w:val="single"/>
          </w:rPr>
          <w:delText>Colorado Department of Transportation</w:delText>
        </w:r>
      </w:del>
    </w:p>
    <w:p w14:paraId="7EC74670" w14:textId="77777777" w:rsidR="002B4A75" w:rsidRDefault="002B4A75">
      <w:pPr>
        <w:spacing w:before="7"/>
        <w:rPr>
          <w:del w:id="177" w:author="Marks, Brett (DPH)" w:date="2026-09-25T20:07:00Z" w16du:dateUtc="2026-09-26T00:07:00Z"/>
          <w:rFonts w:ascii="Arial" w:eastAsia="Arial" w:hAnsi="Arial" w:cs="Arial"/>
          <w:sz w:val="24"/>
          <w:szCs w:val="24"/>
        </w:rPr>
      </w:pPr>
    </w:p>
    <w:p w14:paraId="3DE6426E" w14:textId="77777777" w:rsidR="002B4A75" w:rsidRDefault="00394969">
      <w:pPr>
        <w:spacing w:before="74"/>
        <w:ind w:left="220"/>
        <w:rPr>
          <w:del w:id="178" w:author="Marks, Brett (DPH)" w:date="2026-09-25T20:07:00Z" w16du:dateUtc="2026-09-26T00:07:00Z"/>
          <w:rFonts w:ascii="Arial" w:eastAsia="Arial" w:hAnsi="Arial" w:cs="Arial"/>
          <w:sz w:val="20"/>
          <w:szCs w:val="20"/>
        </w:rPr>
      </w:pPr>
      <w:del w:id="179" w:author="Marks, Brett (DPH)" w:date="2026-09-25T20:07:00Z" w16du:dateUtc="2026-09-26T00:07:00Z">
        <w:r>
          <w:rPr>
            <w:rFonts w:ascii="Arial" w:eastAsia="Arial" w:hAnsi="Arial" w:cs="Arial"/>
            <w:b/>
            <w:sz w:val="20"/>
            <w:szCs w:val="20"/>
          </w:rPr>
          <w:delText>INSTRUCTIONS:</w:delText>
        </w:r>
      </w:del>
    </w:p>
    <w:p w14:paraId="458F46A9" w14:textId="77777777" w:rsidR="002B4A75" w:rsidRDefault="00394969">
      <w:pPr>
        <w:pBdr>
          <w:top w:val="nil"/>
          <w:left w:val="nil"/>
          <w:bottom w:val="nil"/>
          <w:right w:val="nil"/>
          <w:between w:val="nil"/>
        </w:pBdr>
        <w:spacing w:before="34" w:line="276" w:lineRule="auto"/>
        <w:ind w:left="220" w:right="107"/>
        <w:rPr>
          <w:del w:id="180" w:author="Marks, Brett (DPH)" w:date="2026-09-25T20:07:00Z" w16du:dateUtc="2026-09-26T00:07:00Z"/>
          <w:rFonts w:ascii="Arial" w:eastAsia="Arial" w:hAnsi="Arial" w:cs="Arial"/>
          <w:color w:val="000000"/>
          <w:sz w:val="20"/>
          <w:szCs w:val="20"/>
        </w:rPr>
      </w:pPr>
      <w:del w:id="181" w:author="Marks, Brett (DPH)" w:date="2026-09-25T20:07:00Z" w16du:dateUtc="2026-09-26T00:07:00Z">
        <w:r>
          <w:rPr>
            <w:rFonts w:ascii="Arial" w:eastAsia="Arial" w:hAnsi="Arial" w:cs="Arial"/>
            <w:i/>
            <w:color w:val="000000"/>
            <w:sz w:val="20"/>
            <w:szCs w:val="20"/>
          </w:rPr>
          <w:delText>Project Managers and/or research project investigators should complete a quarterly progress report for each calendar quarter during which the projects are active. Please provide a project schedule status of the research activities tied to  each task that is defined in the proposal; a percentage completion of each task; a concise discussion (2 or 3 sentences) of the current status, including accomplishments and problems encountered, if any. List all tasks, even if no work was done during this period.</w:delText>
        </w:r>
      </w:del>
    </w:p>
    <w:p w14:paraId="24968CED" w14:textId="77777777" w:rsidR="002B4A75" w:rsidRDefault="002B4A75">
      <w:pPr>
        <w:spacing w:before="11"/>
        <w:rPr>
          <w:del w:id="182" w:author="Marks, Brett (DPH)" w:date="2026-09-25T20:07:00Z" w16du:dateUtc="2026-09-26T00:07:00Z"/>
          <w:rFonts w:ascii="Arial" w:eastAsia="Arial" w:hAnsi="Arial" w:cs="Arial"/>
          <w:i/>
          <w:sz w:val="27"/>
          <w:szCs w:val="27"/>
        </w:rPr>
      </w:pPr>
    </w:p>
    <w:tbl>
      <w:tblPr>
        <w:tblStyle w:val="TableGrid"/>
        <w:tblW w:w="0" w:type="auto"/>
        <w:tblInd w:w="4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
        <w:gridCol w:w="875"/>
        <w:gridCol w:w="1064"/>
        <w:gridCol w:w="1064"/>
        <w:gridCol w:w="216"/>
        <w:gridCol w:w="1753"/>
        <w:gridCol w:w="216"/>
        <w:gridCol w:w="862"/>
        <w:gridCol w:w="216"/>
        <w:gridCol w:w="862"/>
        <w:gridCol w:w="216"/>
        <w:gridCol w:w="862"/>
        <w:gridCol w:w="216"/>
        <w:gridCol w:w="602"/>
        <w:gridCol w:w="216"/>
        <w:gridCol w:w="341"/>
        <w:gridCol w:w="543"/>
        <w:gridCol w:w="543"/>
        <w:gridCol w:w="5"/>
        <w:tblGridChange w:id="183">
          <w:tblGrid>
            <w:gridCol w:w="380"/>
            <w:gridCol w:w="216"/>
            <w:gridCol w:w="875"/>
            <w:gridCol w:w="1064"/>
            <w:gridCol w:w="1064"/>
            <w:gridCol w:w="216"/>
            <w:gridCol w:w="1604"/>
            <w:gridCol w:w="124"/>
            <w:gridCol w:w="25"/>
            <w:gridCol w:w="216"/>
            <w:gridCol w:w="862"/>
            <w:gridCol w:w="21"/>
            <w:gridCol w:w="195"/>
            <w:gridCol w:w="862"/>
            <w:gridCol w:w="67"/>
            <w:gridCol w:w="149"/>
            <w:gridCol w:w="862"/>
            <w:gridCol w:w="113"/>
            <w:gridCol w:w="103"/>
            <w:gridCol w:w="602"/>
            <w:gridCol w:w="216"/>
            <w:gridCol w:w="203"/>
            <w:gridCol w:w="138"/>
            <w:gridCol w:w="359"/>
            <w:gridCol w:w="184"/>
            <w:gridCol w:w="64"/>
            <w:gridCol w:w="124"/>
            <w:gridCol w:w="355"/>
            <w:gridCol w:w="5"/>
          </w:tblGrid>
        </w:tblGridChange>
      </w:tblGrid>
      <w:tr w:rsidR="00FE5C9B" w14:paraId="61DAD0FC" w14:textId="77777777" w:rsidTr="008B337C">
        <w:trPr>
          <w:gridBefore w:val="1"/>
          <w:trHeight w:val="291"/>
          <w:ins w:id="184" w:author="Marks, Brett (DPH)" w:date="2026-09-25T20:07:00Z" w16du:dateUtc="2026-09-26T00:07:00Z"/>
        </w:trPr>
        <w:tc>
          <w:tcPr>
            <w:tcW w:w="2334" w:type="dxa"/>
          </w:tcPr>
          <w:p w14:paraId="068AF722" w14:textId="77777777" w:rsidR="00D30705" w:rsidRDefault="00D30705">
            <w:pPr>
              <w:spacing w:line="276" w:lineRule="auto"/>
              <w:ind w:right="558"/>
              <w:jc w:val="both"/>
              <w:rPr>
                <w:ins w:id="185" w:author="Marks, Brett (DPH)" w:date="2026-09-25T20:07:00Z" w16du:dateUtc="2026-09-26T00:07:00Z"/>
                <w:sz w:val="19"/>
              </w:rPr>
            </w:pPr>
          </w:p>
        </w:tc>
        <w:tc>
          <w:tcPr>
            <w:tcW w:w="1033" w:type="dxa"/>
            <w:vAlign w:val="bottom"/>
          </w:tcPr>
          <w:p w14:paraId="1C37749F" w14:textId="77777777" w:rsidR="00712822" w:rsidRPr="00052080" w:rsidRDefault="00712822" w:rsidP="00F42D22">
            <w:pPr>
              <w:pStyle w:val="TableParagraph"/>
              <w:tabs>
                <w:tab w:val="left" w:pos="3043"/>
                <w:tab w:val="left" w:pos="3364"/>
                <w:tab w:val="left" w:pos="4175"/>
                <w:tab w:val="left" w:pos="4474"/>
                <w:tab w:val="left" w:pos="5305"/>
                <w:tab w:val="left" w:pos="5573"/>
                <w:tab w:val="left" w:pos="6398"/>
                <w:tab w:val="left" w:pos="6665"/>
                <w:tab w:val="left" w:pos="7494"/>
                <w:tab w:val="left" w:pos="7768"/>
                <w:tab w:val="left" w:pos="8017"/>
                <w:tab w:val="left" w:pos="9127"/>
                <w:tab w:val="left" w:pos="9820"/>
                <w:tab w:val="left" w:pos="10133"/>
                <w:tab w:val="left" w:pos="10396"/>
              </w:tabs>
              <w:spacing w:line="177" w:lineRule="exact"/>
              <w:jc w:val="center"/>
              <w:rPr>
                <w:ins w:id="186" w:author="Marks, Brett (DPH)" w:date="2026-09-25T20:07:00Z" w16du:dateUtc="2026-09-26T00:07:00Z"/>
                <w:spacing w:val="-2"/>
                <w:sz w:val="16"/>
                <w:u w:val="single"/>
              </w:rPr>
            </w:pPr>
            <w:ins w:id="187" w:author="Marks, Brett (DPH)" w:date="2026-09-25T20:07:00Z" w16du:dateUtc="2026-09-26T00:07:00Z">
              <w:r w:rsidRPr="00052080">
                <w:rPr>
                  <w:spacing w:val="-2"/>
                  <w:sz w:val="16"/>
                  <w:u w:val="single"/>
                </w:rPr>
                <w:t>Actual</w:t>
              </w:r>
            </w:ins>
          </w:p>
          <w:p w14:paraId="1681C41E" w14:textId="77777777" w:rsidR="00D30705" w:rsidRPr="00052080" w:rsidRDefault="00712822" w:rsidP="00F42D22">
            <w:pPr>
              <w:pStyle w:val="TableParagraph"/>
              <w:tabs>
                <w:tab w:val="left" w:pos="3043"/>
                <w:tab w:val="left" w:pos="3364"/>
                <w:tab w:val="left" w:pos="4175"/>
                <w:tab w:val="left" w:pos="4474"/>
                <w:tab w:val="left" w:pos="5305"/>
                <w:tab w:val="left" w:pos="5573"/>
                <w:tab w:val="left" w:pos="6398"/>
                <w:tab w:val="left" w:pos="6665"/>
                <w:tab w:val="left" w:pos="7494"/>
                <w:tab w:val="left" w:pos="7768"/>
                <w:tab w:val="left" w:pos="8017"/>
                <w:tab w:val="left" w:pos="9127"/>
                <w:tab w:val="left" w:pos="9820"/>
                <w:tab w:val="left" w:pos="10133"/>
                <w:tab w:val="left" w:pos="10396"/>
              </w:tabs>
              <w:spacing w:line="177" w:lineRule="exact"/>
              <w:jc w:val="center"/>
              <w:rPr>
                <w:ins w:id="188" w:author="Marks, Brett (DPH)" w:date="2026-09-25T20:07:00Z" w16du:dateUtc="2026-09-26T00:07:00Z"/>
                <w:spacing w:val="-4"/>
                <w:sz w:val="16"/>
                <w:u w:val="single"/>
              </w:rPr>
            </w:pPr>
            <w:ins w:id="189" w:author="Marks, Brett (DPH)" w:date="2026-09-25T20:07:00Z" w16du:dateUtc="2026-09-26T00:07:00Z">
              <w:r w:rsidRPr="00052080">
                <w:rPr>
                  <w:spacing w:val="-4"/>
                  <w:sz w:val="16"/>
                  <w:u w:val="single"/>
                </w:rPr>
                <w:t>2021</w:t>
              </w:r>
            </w:ins>
          </w:p>
        </w:tc>
        <w:tc>
          <w:tcPr>
            <w:tcW w:w="1033" w:type="dxa"/>
            <w:vAlign w:val="bottom"/>
          </w:tcPr>
          <w:p w14:paraId="0B4D69E6" w14:textId="77777777" w:rsidR="00D30705" w:rsidRPr="00052080" w:rsidRDefault="00712822" w:rsidP="00F42D22">
            <w:pPr>
              <w:spacing w:line="276" w:lineRule="auto"/>
              <w:jc w:val="center"/>
              <w:rPr>
                <w:ins w:id="190" w:author="Marks, Brett (DPH)" w:date="2026-09-25T20:07:00Z" w16du:dateUtc="2026-09-26T00:07:00Z"/>
                <w:sz w:val="19"/>
                <w:u w:val="single"/>
              </w:rPr>
            </w:pPr>
            <w:ins w:id="191" w:author="Marks, Brett (DPH)" w:date="2026-09-25T20:07:00Z" w16du:dateUtc="2026-09-26T00:07:00Z">
              <w:r w:rsidRPr="00052080">
                <w:rPr>
                  <w:spacing w:val="-2"/>
                  <w:sz w:val="16"/>
                  <w:u w:val="single"/>
                </w:rPr>
                <w:t>Projected/</w:t>
              </w:r>
              <w:r w:rsidRPr="00052080">
                <w:rPr>
                  <w:w w:val="90"/>
                  <w:sz w:val="16"/>
                  <w:u w:val="single"/>
                </w:rPr>
                <w:t xml:space="preserve"> pro-</w:t>
              </w:r>
              <w:r w:rsidRPr="00052080">
                <w:rPr>
                  <w:spacing w:val="-2"/>
                  <w:sz w:val="16"/>
                  <w:u w:val="single"/>
                </w:rPr>
                <w:t xml:space="preserve">forma </w:t>
              </w:r>
              <w:r w:rsidRPr="00052080">
                <w:rPr>
                  <w:sz w:val="16"/>
                  <w:u w:val="single"/>
                </w:rPr>
                <w:t>2022</w:t>
              </w:r>
            </w:ins>
          </w:p>
        </w:tc>
        <w:tc>
          <w:tcPr>
            <w:tcW w:w="1033" w:type="dxa"/>
            <w:gridSpan w:val="3"/>
            <w:vAlign w:val="bottom"/>
          </w:tcPr>
          <w:p w14:paraId="33E45C78" w14:textId="77777777" w:rsidR="00D30705" w:rsidRPr="00052080" w:rsidRDefault="00712822" w:rsidP="00F42D22">
            <w:pPr>
              <w:spacing w:line="276" w:lineRule="auto"/>
              <w:ind w:right="75"/>
              <w:jc w:val="center"/>
              <w:rPr>
                <w:ins w:id="192" w:author="Marks, Brett (DPH)" w:date="2026-09-25T20:07:00Z" w16du:dateUtc="2026-09-26T00:07:00Z"/>
                <w:sz w:val="19"/>
                <w:u w:val="single"/>
              </w:rPr>
            </w:pPr>
            <w:ins w:id="193" w:author="Marks, Brett (DPH)" w:date="2026-09-25T20:07:00Z" w16du:dateUtc="2026-09-26T00:07:00Z">
              <w:r w:rsidRPr="00052080">
                <w:rPr>
                  <w:spacing w:val="-2"/>
                  <w:sz w:val="16"/>
                  <w:u w:val="single"/>
                </w:rPr>
                <w:t>Projected/</w:t>
              </w:r>
              <w:r w:rsidRPr="00052080">
                <w:rPr>
                  <w:w w:val="90"/>
                  <w:sz w:val="16"/>
                  <w:u w:val="single"/>
                </w:rPr>
                <w:t xml:space="preserve"> pro-</w:t>
              </w:r>
              <w:r w:rsidRPr="00052080">
                <w:rPr>
                  <w:spacing w:val="-2"/>
                  <w:sz w:val="16"/>
                  <w:u w:val="single"/>
                </w:rPr>
                <w:t xml:space="preserve">forma </w:t>
              </w:r>
              <w:r w:rsidRPr="00052080">
                <w:rPr>
                  <w:sz w:val="16"/>
                  <w:u w:val="single"/>
                </w:rPr>
                <w:t>2023</w:t>
              </w:r>
            </w:ins>
          </w:p>
        </w:tc>
        <w:tc>
          <w:tcPr>
            <w:tcW w:w="1033" w:type="dxa"/>
            <w:gridSpan w:val="2"/>
            <w:vAlign w:val="bottom"/>
          </w:tcPr>
          <w:p w14:paraId="5ABC3F1C" w14:textId="77777777" w:rsidR="00612496" w:rsidRPr="00052080" w:rsidRDefault="00612496" w:rsidP="00F42D22">
            <w:pPr>
              <w:pStyle w:val="TableParagraph"/>
              <w:spacing w:line="175" w:lineRule="exact"/>
              <w:jc w:val="center"/>
              <w:rPr>
                <w:ins w:id="194" w:author="Marks, Brett (DPH)" w:date="2026-09-25T20:07:00Z" w16du:dateUtc="2026-09-26T00:07:00Z"/>
                <w:sz w:val="16"/>
                <w:u w:val="single"/>
              </w:rPr>
            </w:pPr>
            <w:ins w:id="195" w:author="Marks, Brett (DPH)" w:date="2026-09-25T20:07:00Z" w16du:dateUtc="2026-09-26T00:07:00Z">
              <w:r w:rsidRPr="00052080">
                <w:rPr>
                  <w:spacing w:val="-2"/>
                  <w:sz w:val="16"/>
                  <w:u w:val="single"/>
                </w:rPr>
                <w:t>Projected/</w:t>
              </w:r>
            </w:ins>
          </w:p>
          <w:p w14:paraId="02CDF502" w14:textId="77777777" w:rsidR="00D30705" w:rsidRPr="00052080" w:rsidRDefault="00612496" w:rsidP="00F42D22">
            <w:pPr>
              <w:spacing w:line="276" w:lineRule="auto"/>
              <w:jc w:val="center"/>
              <w:rPr>
                <w:ins w:id="196" w:author="Marks, Brett (DPH)" w:date="2026-09-25T20:07:00Z" w16du:dateUtc="2026-09-26T00:07:00Z"/>
                <w:sz w:val="19"/>
                <w:u w:val="single"/>
              </w:rPr>
            </w:pPr>
            <w:ins w:id="197" w:author="Marks, Brett (DPH)" w:date="2026-09-25T20:07:00Z" w16du:dateUtc="2026-09-26T00:07:00Z">
              <w:r w:rsidRPr="00052080">
                <w:rPr>
                  <w:w w:val="90"/>
                  <w:sz w:val="16"/>
                  <w:u w:val="single"/>
                </w:rPr>
                <w:t>pro-</w:t>
              </w:r>
              <w:r w:rsidRPr="00052080">
                <w:rPr>
                  <w:spacing w:val="-2"/>
                  <w:sz w:val="16"/>
                  <w:u w:val="single"/>
                </w:rPr>
                <w:t xml:space="preserve">forma </w:t>
              </w:r>
              <w:r w:rsidRPr="00052080">
                <w:rPr>
                  <w:spacing w:val="-4"/>
                  <w:sz w:val="16"/>
                  <w:u w:val="single"/>
                </w:rPr>
                <w:t>with</w:t>
              </w:r>
              <w:r w:rsidRPr="00052080">
                <w:rPr>
                  <w:spacing w:val="40"/>
                  <w:sz w:val="16"/>
                  <w:u w:val="single"/>
                </w:rPr>
                <w:t xml:space="preserve"> </w:t>
              </w:r>
              <w:r w:rsidRPr="00052080">
                <w:rPr>
                  <w:spacing w:val="-2"/>
                  <w:w w:val="90"/>
                  <w:sz w:val="16"/>
                  <w:u w:val="single"/>
                </w:rPr>
                <w:t>second</w:t>
              </w:r>
              <w:r w:rsidRPr="00052080">
                <w:rPr>
                  <w:spacing w:val="40"/>
                  <w:sz w:val="16"/>
                  <w:u w:val="single"/>
                </w:rPr>
                <w:t xml:space="preserve"> </w:t>
              </w:r>
              <w:r w:rsidRPr="00052080">
                <w:rPr>
                  <w:spacing w:val="-6"/>
                  <w:sz w:val="16"/>
                  <w:u w:val="single"/>
                </w:rPr>
                <w:t>CT</w:t>
              </w:r>
              <w:r w:rsidRPr="00052080">
                <w:rPr>
                  <w:spacing w:val="-2"/>
                  <w:sz w:val="16"/>
                  <w:u w:val="single"/>
                </w:rPr>
                <w:t xml:space="preserve"> scanner </w:t>
              </w:r>
              <w:r w:rsidRPr="00052080">
                <w:rPr>
                  <w:sz w:val="16"/>
                  <w:u w:val="single"/>
                </w:rPr>
                <w:t>2024</w:t>
              </w:r>
            </w:ins>
          </w:p>
        </w:tc>
        <w:tc>
          <w:tcPr>
            <w:tcW w:w="1033" w:type="dxa"/>
            <w:gridSpan w:val="2"/>
            <w:vAlign w:val="bottom"/>
          </w:tcPr>
          <w:p w14:paraId="323D0D6B" w14:textId="77777777" w:rsidR="008C2332" w:rsidRPr="00052080" w:rsidRDefault="008C2332" w:rsidP="00F42D22">
            <w:pPr>
              <w:pStyle w:val="TableParagraph"/>
              <w:spacing w:line="175" w:lineRule="exact"/>
              <w:ind w:left="-14"/>
              <w:jc w:val="center"/>
              <w:rPr>
                <w:ins w:id="198" w:author="Marks, Brett (DPH)" w:date="2026-09-25T20:07:00Z" w16du:dateUtc="2026-09-26T00:07:00Z"/>
                <w:sz w:val="16"/>
                <w:u w:val="single"/>
              </w:rPr>
            </w:pPr>
            <w:ins w:id="199" w:author="Marks, Brett (DPH)" w:date="2026-09-25T20:07:00Z" w16du:dateUtc="2026-09-26T00:07:00Z">
              <w:r w:rsidRPr="00052080">
                <w:rPr>
                  <w:spacing w:val="-2"/>
                  <w:sz w:val="16"/>
                  <w:u w:val="single"/>
                </w:rPr>
                <w:t>Projected/</w:t>
              </w:r>
            </w:ins>
          </w:p>
          <w:p w14:paraId="6B38847B" w14:textId="77777777" w:rsidR="008C2332" w:rsidRPr="00052080" w:rsidRDefault="008C2332" w:rsidP="00F42D22">
            <w:pPr>
              <w:pStyle w:val="TableParagraph"/>
              <w:spacing w:before="2" w:line="230" w:lineRule="auto"/>
              <w:ind w:left="-14" w:firstLine="1"/>
              <w:jc w:val="center"/>
              <w:rPr>
                <w:ins w:id="200" w:author="Marks, Brett (DPH)" w:date="2026-09-25T20:07:00Z" w16du:dateUtc="2026-09-26T00:07:00Z"/>
                <w:sz w:val="16"/>
                <w:u w:val="single"/>
              </w:rPr>
            </w:pPr>
            <w:ins w:id="201" w:author="Marks, Brett (DPH)" w:date="2026-09-25T20:07:00Z" w16du:dateUtc="2026-09-26T00:07:00Z">
              <w:r w:rsidRPr="00052080">
                <w:rPr>
                  <w:w w:val="90"/>
                  <w:sz w:val="16"/>
                  <w:u w:val="single"/>
                </w:rPr>
                <w:t>pro-</w:t>
              </w:r>
              <w:r w:rsidRPr="00052080">
                <w:rPr>
                  <w:spacing w:val="-2"/>
                  <w:sz w:val="16"/>
                  <w:u w:val="single"/>
                </w:rPr>
                <w:t xml:space="preserve">forma </w:t>
              </w:r>
              <w:r w:rsidRPr="00052080">
                <w:rPr>
                  <w:spacing w:val="-4"/>
                  <w:sz w:val="16"/>
                  <w:u w:val="single"/>
                </w:rPr>
                <w:t>with</w:t>
              </w:r>
              <w:r w:rsidRPr="00052080">
                <w:rPr>
                  <w:spacing w:val="40"/>
                  <w:sz w:val="16"/>
                  <w:u w:val="single"/>
                </w:rPr>
                <w:t xml:space="preserve"> </w:t>
              </w:r>
              <w:r w:rsidRPr="00052080">
                <w:rPr>
                  <w:spacing w:val="-6"/>
                  <w:sz w:val="16"/>
                  <w:u w:val="single"/>
                </w:rPr>
                <w:t>second</w:t>
              </w:r>
            </w:ins>
          </w:p>
          <w:p w14:paraId="723F65E1" w14:textId="77777777" w:rsidR="00D30705" w:rsidRPr="00052080" w:rsidRDefault="008C2332" w:rsidP="00F42D22">
            <w:pPr>
              <w:spacing w:line="276" w:lineRule="auto"/>
              <w:ind w:left="-14"/>
              <w:jc w:val="center"/>
              <w:rPr>
                <w:ins w:id="202" w:author="Marks, Brett (DPH)" w:date="2026-09-25T20:07:00Z" w16du:dateUtc="2026-09-26T00:07:00Z"/>
                <w:sz w:val="19"/>
                <w:u w:val="single"/>
              </w:rPr>
            </w:pPr>
            <w:ins w:id="203" w:author="Marks, Brett (DPH)" w:date="2026-09-25T20:07:00Z" w16du:dateUtc="2026-09-26T00:07:00Z">
              <w:r w:rsidRPr="00052080">
                <w:rPr>
                  <w:spacing w:val="-5"/>
                  <w:sz w:val="16"/>
                  <w:u w:val="single"/>
                </w:rPr>
                <w:t xml:space="preserve">CT </w:t>
              </w:r>
              <w:r w:rsidRPr="00052080">
                <w:rPr>
                  <w:spacing w:val="-2"/>
                  <w:sz w:val="16"/>
                  <w:u w:val="single"/>
                </w:rPr>
                <w:t xml:space="preserve">scanner </w:t>
              </w:r>
              <w:r w:rsidRPr="00052080">
                <w:rPr>
                  <w:sz w:val="16"/>
                  <w:u w:val="single"/>
                </w:rPr>
                <w:t>2025</w:t>
              </w:r>
            </w:ins>
          </w:p>
        </w:tc>
        <w:tc>
          <w:tcPr>
            <w:tcW w:w="1033" w:type="dxa"/>
            <w:gridSpan w:val="2"/>
            <w:vAlign w:val="bottom"/>
          </w:tcPr>
          <w:p w14:paraId="05346B0B" w14:textId="77777777" w:rsidR="00D30705" w:rsidRPr="00052080" w:rsidRDefault="008C2332" w:rsidP="00F42D22">
            <w:pPr>
              <w:spacing w:line="276" w:lineRule="auto"/>
              <w:jc w:val="center"/>
              <w:rPr>
                <w:ins w:id="204" w:author="Marks, Brett (DPH)" w:date="2026-09-25T20:07:00Z" w16du:dateUtc="2026-09-26T00:07:00Z"/>
                <w:sz w:val="19"/>
                <w:u w:val="single"/>
              </w:rPr>
            </w:pPr>
            <w:ins w:id="205" w:author="Marks, Brett (DPH)" w:date="2026-09-25T20:07:00Z" w16du:dateUtc="2026-09-26T00:07:00Z">
              <w:r w:rsidRPr="00052080">
                <w:rPr>
                  <w:spacing w:val="-2"/>
                  <w:sz w:val="16"/>
                  <w:u w:val="single"/>
                </w:rPr>
                <w:t>Projected/ pro-forma</w:t>
              </w:r>
              <w:r w:rsidRPr="00052080">
                <w:rPr>
                  <w:spacing w:val="40"/>
                  <w:sz w:val="16"/>
                  <w:u w:val="single"/>
                </w:rPr>
                <w:t xml:space="preserve"> </w:t>
              </w:r>
              <w:r w:rsidRPr="00052080">
                <w:rPr>
                  <w:spacing w:val="-4"/>
                  <w:sz w:val="16"/>
                  <w:u w:val="single"/>
                </w:rPr>
                <w:t>with</w:t>
              </w:r>
              <w:r w:rsidRPr="00052080">
                <w:rPr>
                  <w:spacing w:val="40"/>
                  <w:sz w:val="16"/>
                  <w:u w:val="single"/>
                </w:rPr>
                <w:t xml:space="preserve"> </w:t>
              </w:r>
              <w:r w:rsidRPr="00052080">
                <w:rPr>
                  <w:spacing w:val="-6"/>
                  <w:sz w:val="16"/>
                  <w:u w:val="single"/>
                </w:rPr>
                <w:t>second</w:t>
              </w:r>
              <w:r w:rsidRPr="00052080">
                <w:rPr>
                  <w:spacing w:val="-4"/>
                  <w:sz w:val="16"/>
                  <w:u w:val="single"/>
                </w:rPr>
                <w:t xml:space="preserve"> </w:t>
              </w:r>
              <w:r w:rsidRPr="00052080">
                <w:rPr>
                  <w:spacing w:val="-6"/>
                  <w:sz w:val="16"/>
                  <w:u w:val="single"/>
                </w:rPr>
                <w:t>CT</w:t>
              </w:r>
              <w:r w:rsidRPr="00052080">
                <w:rPr>
                  <w:spacing w:val="-2"/>
                  <w:sz w:val="16"/>
                  <w:u w:val="single"/>
                </w:rPr>
                <w:t xml:space="preserve">  scanner </w:t>
              </w:r>
              <w:r w:rsidRPr="00052080">
                <w:rPr>
                  <w:spacing w:val="-4"/>
                  <w:sz w:val="16"/>
                  <w:u w:val="single"/>
                </w:rPr>
                <w:t>2026</w:t>
              </w:r>
            </w:ins>
          </w:p>
        </w:tc>
        <w:tc>
          <w:tcPr>
            <w:tcW w:w="803" w:type="dxa"/>
            <w:gridSpan w:val="2"/>
            <w:vAlign w:val="bottom"/>
          </w:tcPr>
          <w:p w14:paraId="46FB33AD" w14:textId="77777777" w:rsidR="005F1311" w:rsidRPr="00052080" w:rsidRDefault="005F1311" w:rsidP="00F42D22">
            <w:pPr>
              <w:pStyle w:val="TableParagraph"/>
              <w:spacing w:line="175" w:lineRule="exact"/>
              <w:jc w:val="center"/>
              <w:rPr>
                <w:ins w:id="206" w:author="Marks, Brett (DPH)" w:date="2026-09-25T20:07:00Z" w16du:dateUtc="2026-09-26T00:07:00Z"/>
                <w:sz w:val="16"/>
                <w:u w:val="single"/>
              </w:rPr>
            </w:pPr>
            <w:ins w:id="207" w:author="Marks, Brett (DPH)" w:date="2026-09-25T20:07:00Z" w16du:dateUtc="2026-09-26T00:07:00Z">
              <w:r w:rsidRPr="00052080">
                <w:rPr>
                  <w:spacing w:val="-2"/>
                  <w:sz w:val="16"/>
                  <w:u w:val="single"/>
                </w:rPr>
                <w:t>Projected/</w:t>
              </w:r>
              <w:r w:rsidRPr="00052080">
                <w:rPr>
                  <w:w w:val="90"/>
                  <w:sz w:val="16"/>
                  <w:u w:val="single"/>
                </w:rPr>
                <w:t xml:space="preserve"> pro-</w:t>
              </w:r>
              <w:r w:rsidRPr="00052080">
                <w:rPr>
                  <w:spacing w:val="-2"/>
                  <w:sz w:val="16"/>
                  <w:u w:val="single"/>
                </w:rPr>
                <w:t>forma</w:t>
              </w:r>
            </w:ins>
          </w:p>
          <w:p w14:paraId="2DFA53E8" w14:textId="77777777" w:rsidR="00D30705" w:rsidRPr="00052080" w:rsidRDefault="005F1311" w:rsidP="00F42D22">
            <w:pPr>
              <w:spacing w:line="276" w:lineRule="auto"/>
              <w:jc w:val="center"/>
              <w:rPr>
                <w:ins w:id="208" w:author="Marks, Brett (DPH)" w:date="2026-09-25T20:07:00Z" w16du:dateUtc="2026-09-26T00:07:00Z"/>
                <w:sz w:val="19"/>
                <w:u w:val="single"/>
              </w:rPr>
            </w:pPr>
            <w:ins w:id="209" w:author="Marks, Brett (DPH)" w:date="2026-09-25T20:07:00Z" w16du:dateUtc="2026-09-26T00:07:00Z">
              <w:r w:rsidRPr="00052080">
                <w:rPr>
                  <w:spacing w:val="-4"/>
                  <w:sz w:val="16"/>
                  <w:u w:val="single"/>
                </w:rPr>
                <w:t>with</w:t>
              </w:r>
              <w:r w:rsidRPr="00052080">
                <w:rPr>
                  <w:spacing w:val="40"/>
                  <w:sz w:val="16"/>
                  <w:u w:val="single"/>
                </w:rPr>
                <w:t xml:space="preserve"> </w:t>
              </w:r>
              <w:r w:rsidRPr="00052080">
                <w:rPr>
                  <w:spacing w:val="-4"/>
                  <w:sz w:val="16"/>
                  <w:u w:val="single"/>
                </w:rPr>
                <w:t>second</w:t>
              </w:r>
              <w:r w:rsidRPr="00052080">
                <w:rPr>
                  <w:spacing w:val="-6"/>
                  <w:sz w:val="16"/>
                  <w:u w:val="single"/>
                </w:rPr>
                <w:t xml:space="preserve"> </w:t>
              </w:r>
              <w:r w:rsidRPr="00052080">
                <w:rPr>
                  <w:spacing w:val="-4"/>
                  <w:sz w:val="16"/>
                  <w:u w:val="single"/>
                </w:rPr>
                <w:t>CT</w:t>
              </w:r>
              <w:r w:rsidRPr="00052080">
                <w:rPr>
                  <w:spacing w:val="-2"/>
                  <w:sz w:val="16"/>
                  <w:u w:val="single"/>
                </w:rPr>
                <w:t xml:space="preserve">  scanner </w:t>
              </w:r>
              <w:r w:rsidRPr="00052080">
                <w:rPr>
                  <w:sz w:val="16"/>
                  <w:u w:val="single"/>
                </w:rPr>
                <w:t>2027</w:t>
              </w:r>
            </w:ins>
          </w:p>
        </w:tc>
        <w:tc>
          <w:tcPr>
            <w:tcW w:w="817" w:type="dxa"/>
            <w:gridSpan w:val="4"/>
            <w:vAlign w:val="bottom"/>
          </w:tcPr>
          <w:p w14:paraId="7771BFDF" w14:textId="77777777" w:rsidR="00D30705" w:rsidRPr="00052080" w:rsidRDefault="005F1311" w:rsidP="00F42D22">
            <w:pPr>
              <w:spacing w:line="276" w:lineRule="auto"/>
              <w:jc w:val="center"/>
              <w:rPr>
                <w:ins w:id="210" w:author="Marks, Brett (DPH)" w:date="2026-09-25T20:07:00Z" w16du:dateUtc="2026-09-26T00:07:00Z"/>
                <w:sz w:val="19"/>
                <w:u w:val="single"/>
              </w:rPr>
            </w:pPr>
            <w:ins w:id="211" w:author="Marks, Brett (DPH)" w:date="2026-09-25T20:07:00Z" w16du:dateUtc="2026-09-26T00:07:00Z">
              <w:r w:rsidRPr="00052080">
                <w:rPr>
                  <w:spacing w:val="-2"/>
                  <w:sz w:val="16"/>
                  <w:u w:val="single"/>
                </w:rPr>
                <w:t>Projected/ pro-forma</w:t>
              </w:r>
              <w:r w:rsidR="008077DB" w:rsidRPr="00052080">
                <w:rPr>
                  <w:spacing w:val="-2"/>
                  <w:sz w:val="16"/>
                  <w:u w:val="single"/>
                </w:rPr>
                <w:t xml:space="preserve"> </w:t>
              </w:r>
              <w:r w:rsidRPr="00052080">
                <w:rPr>
                  <w:spacing w:val="-4"/>
                  <w:sz w:val="16"/>
                  <w:u w:val="single"/>
                </w:rPr>
                <w:t>with</w:t>
              </w:r>
              <w:r w:rsidRPr="00052080">
                <w:rPr>
                  <w:spacing w:val="40"/>
                  <w:sz w:val="16"/>
                  <w:u w:val="single"/>
                </w:rPr>
                <w:t xml:space="preserve"> </w:t>
              </w:r>
              <w:r w:rsidRPr="00052080">
                <w:rPr>
                  <w:spacing w:val="-6"/>
                  <w:sz w:val="16"/>
                  <w:u w:val="single"/>
                </w:rPr>
                <w:t>second</w:t>
              </w:r>
              <w:r w:rsidRPr="00052080">
                <w:rPr>
                  <w:spacing w:val="-4"/>
                  <w:sz w:val="16"/>
                  <w:u w:val="single"/>
                </w:rPr>
                <w:t xml:space="preserve"> </w:t>
              </w:r>
              <w:r w:rsidRPr="00052080">
                <w:rPr>
                  <w:spacing w:val="-6"/>
                  <w:sz w:val="16"/>
                  <w:u w:val="single"/>
                </w:rPr>
                <w:t>CT</w:t>
              </w:r>
              <w:r w:rsidRPr="00052080">
                <w:rPr>
                  <w:spacing w:val="-2"/>
                  <w:sz w:val="16"/>
                  <w:u w:val="single"/>
                </w:rPr>
                <w:t xml:space="preserve">  scanner </w:t>
              </w:r>
              <w:r w:rsidRPr="00052080">
                <w:rPr>
                  <w:spacing w:val="-4"/>
                  <w:sz w:val="16"/>
                  <w:u w:val="single"/>
                </w:rPr>
                <w:t>2028</w:t>
              </w:r>
            </w:ins>
          </w:p>
        </w:tc>
      </w:tr>
      <w:tr w:rsidR="00FE5C9B" w14:paraId="41B31FA1" w14:textId="77777777" w:rsidTr="008B337C">
        <w:trPr>
          <w:gridBefore w:val="1"/>
          <w:trHeight w:val="310"/>
          <w:ins w:id="212" w:author="Marks, Brett (DPH)" w:date="2026-09-25T20:07:00Z" w16du:dateUtc="2026-09-26T00:07:00Z"/>
        </w:trPr>
        <w:tc>
          <w:tcPr>
            <w:tcW w:w="2334" w:type="dxa"/>
          </w:tcPr>
          <w:p w14:paraId="1173346E" w14:textId="77777777" w:rsidR="00D30705" w:rsidRDefault="00222EBC" w:rsidP="008077DB">
            <w:pPr>
              <w:spacing w:line="276" w:lineRule="auto"/>
              <w:ind w:right="90"/>
              <w:jc w:val="both"/>
              <w:rPr>
                <w:ins w:id="213" w:author="Marks, Brett (DPH)" w:date="2026-09-25T20:07:00Z" w16du:dateUtc="2026-09-26T00:07:00Z"/>
                <w:sz w:val="19"/>
              </w:rPr>
            </w:pPr>
            <w:ins w:id="214" w:author="Marks, Brett (DPH)" w:date="2026-09-25T20:07:00Z" w16du:dateUtc="2026-09-26T00:07:00Z">
              <w:r>
                <w:rPr>
                  <w:b/>
                  <w:spacing w:val="-2"/>
                  <w:sz w:val="16"/>
                </w:rPr>
                <w:t>Volume</w:t>
              </w:r>
            </w:ins>
          </w:p>
        </w:tc>
        <w:tc>
          <w:tcPr>
            <w:tcW w:w="1033" w:type="dxa"/>
          </w:tcPr>
          <w:p w14:paraId="0BAF225A" w14:textId="77777777" w:rsidR="00D30705" w:rsidRDefault="00D30705">
            <w:pPr>
              <w:spacing w:line="276" w:lineRule="auto"/>
              <w:ind w:right="558"/>
              <w:jc w:val="both"/>
              <w:rPr>
                <w:ins w:id="215" w:author="Marks, Brett (DPH)" w:date="2026-09-25T20:07:00Z" w16du:dateUtc="2026-09-26T00:07:00Z"/>
                <w:sz w:val="19"/>
              </w:rPr>
            </w:pPr>
          </w:p>
        </w:tc>
        <w:tc>
          <w:tcPr>
            <w:tcW w:w="1033" w:type="dxa"/>
          </w:tcPr>
          <w:p w14:paraId="58C5879F" w14:textId="77777777" w:rsidR="00D30705" w:rsidRDefault="00D30705">
            <w:pPr>
              <w:spacing w:line="276" w:lineRule="auto"/>
              <w:ind w:right="558"/>
              <w:jc w:val="both"/>
              <w:rPr>
                <w:ins w:id="216" w:author="Marks, Brett (DPH)" w:date="2026-09-25T20:07:00Z" w16du:dateUtc="2026-09-26T00:07:00Z"/>
                <w:sz w:val="19"/>
              </w:rPr>
            </w:pPr>
          </w:p>
        </w:tc>
        <w:tc>
          <w:tcPr>
            <w:tcW w:w="1033" w:type="dxa"/>
            <w:gridSpan w:val="3"/>
          </w:tcPr>
          <w:p w14:paraId="2CF0D00E" w14:textId="77777777" w:rsidR="00D30705" w:rsidRDefault="00D30705">
            <w:pPr>
              <w:spacing w:line="276" w:lineRule="auto"/>
              <w:ind w:right="558"/>
              <w:jc w:val="both"/>
              <w:rPr>
                <w:ins w:id="217" w:author="Marks, Brett (DPH)" w:date="2026-09-25T20:07:00Z" w16du:dateUtc="2026-09-26T00:07:00Z"/>
                <w:sz w:val="19"/>
              </w:rPr>
            </w:pPr>
          </w:p>
        </w:tc>
        <w:tc>
          <w:tcPr>
            <w:tcW w:w="1033" w:type="dxa"/>
            <w:gridSpan w:val="2"/>
          </w:tcPr>
          <w:p w14:paraId="2D6A7524" w14:textId="77777777" w:rsidR="00D30705" w:rsidRDefault="00D30705">
            <w:pPr>
              <w:spacing w:line="276" w:lineRule="auto"/>
              <w:ind w:right="558"/>
              <w:jc w:val="both"/>
              <w:rPr>
                <w:ins w:id="218" w:author="Marks, Brett (DPH)" w:date="2026-09-25T20:07:00Z" w16du:dateUtc="2026-09-26T00:07:00Z"/>
                <w:sz w:val="19"/>
              </w:rPr>
            </w:pPr>
          </w:p>
        </w:tc>
        <w:tc>
          <w:tcPr>
            <w:tcW w:w="1033" w:type="dxa"/>
            <w:gridSpan w:val="2"/>
          </w:tcPr>
          <w:p w14:paraId="681CA790" w14:textId="77777777" w:rsidR="00D30705" w:rsidRDefault="00D30705">
            <w:pPr>
              <w:spacing w:line="276" w:lineRule="auto"/>
              <w:ind w:right="558"/>
              <w:jc w:val="both"/>
              <w:rPr>
                <w:ins w:id="219" w:author="Marks, Brett (DPH)" w:date="2026-09-25T20:07:00Z" w16du:dateUtc="2026-09-26T00:07:00Z"/>
                <w:sz w:val="19"/>
              </w:rPr>
            </w:pPr>
          </w:p>
        </w:tc>
        <w:tc>
          <w:tcPr>
            <w:tcW w:w="1033" w:type="dxa"/>
            <w:gridSpan w:val="2"/>
          </w:tcPr>
          <w:p w14:paraId="2E553613" w14:textId="77777777" w:rsidR="00D30705" w:rsidRDefault="00D30705">
            <w:pPr>
              <w:spacing w:line="276" w:lineRule="auto"/>
              <w:ind w:right="558"/>
              <w:jc w:val="both"/>
              <w:rPr>
                <w:ins w:id="220" w:author="Marks, Brett (DPH)" w:date="2026-09-25T20:07:00Z" w16du:dateUtc="2026-09-26T00:07:00Z"/>
                <w:sz w:val="19"/>
              </w:rPr>
            </w:pPr>
          </w:p>
        </w:tc>
        <w:tc>
          <w:tcPr>
            <w:tcW w:w="803" w:type="dxa"/>
            <w:gridSpan w:val="2"/>
          </w:tcPr>
          <w:p w14:paraId="16084CEC" w14:textId="77777777" w:rsidR="00D30705" w:rsidRDefault="00D30705">
            <w:pPr>
              <w:spacing w:line="276" w:lineRule="auto"/>
              <w:ind w:right="558"/>
              <w:jc w:val="both"/>
              <w:rPr>
                <w:ins w:id="221" w:author="Marks, Brett (DPH)" w:date="2026-09-25T20:07:00Z" w16du:dateUtc="2026-09-26T00:07:00Z"/>
                <w:sz w:val="19"/>
              </w:rPr>
            </w:pPr>
          </w:p>
        </w:tc>
        <w:tc>
          <w:tcPr>
            <w:tcW w:w="817" w:type="dxa"/>
            <w:gridSpan w:val="4"/>
          </w:tcPr>
          <w:p w14:paraId="577BC14A" w14:textId="77777777" w:rsidR="00D30705" w:rsidRDefault="00D30705" w:rsidP="00FE5C9B">
            <w:pPr>
              <w:spacing w:line="276" w:lineRule="auto"/>
              <w:ind w:right="-104"/>
              <w:jc w:val="both"/>
              <w:rPr>
                <w:ins w:id="222" w:author="Marks, Brett (DPH)" w:date="2026-09-25T20:07:00Z" w16du:dateUtc="2026-09-26T00:07:00Z"/>
                <w:sz w:val="19"/>
              </w:rPr>
            </w:pPr>
          </w:p>
        </w:tc>
      </w:tr>
      <w:tr w:rsidR="00FE5C9B" w14:paraId="74BFC063" w14:textId="77777777" w:rsidTr="008B337C">
        <w:trPr>
          <w:gridBefore w:val="1"/>
          <w:trHeight w:val="291"/>
          <w:ins w:id="223" w:author="Marks, Brett (DPH)" w:date="2026-09-25T20:07:00Z" w16du:dateUtc="2026-09-26T00:07:00Z"/>
        </w:trPr>
        <w:tc>
          <w:tcPr>
            <w:tcW w:w="2334" w:type="dxa"/>
          </w:tcPr>
          <w:p w14:paraId="64DCE811" w14:textId="77777777" w:rsidR="0079671F" w:rsidRDefault="0079671F" w:rsidP="0079671F">
            <w:pPr>
              <w:spacing w:line="276" w:lineRule="auto"/>
              <w:ind w:left="225" w:right="90"/>
              <w:jc w:val="both"/>
              <w:rPr>
                <w:ins w:id="224" w:author="Marks, Brett (DPH)" w:date="2026-09-25T20:07:00Z" w16du:dateUtc="2026-09-26T00:07:00Z"/>
                <w:sz w:val="19"/>
              </w:rPr>
            </w:pPr>
            <w:ins w:id="225" w:author="Marks, Brett (DPH)" w:date="2026-09-25T20:07:00Z" w16du:dateUtc="2026-09-26T00:07:00Z">
              <w:r>
                <w:rPr>
                  <w:rFonts w:ascii="Arial"/>
                  <w:sz w:val="15"/>
                </w:rPr>
                <w:t>#</w:t>
              </w:r>
              <w:r>
                <w:rPr>
                  <w:rFonts w:ascii="Arial"/>
                  <w:spacing w:val="-11"/>
                  <w:sz w:val="15"/>
                </w:rPr>
                <w:t xml:space="preserve"> </w:t>
              </w:r>
              <w:r>
                <w:rPr>
                  <w:sz w:val="16"/>
                </w:rPr>
                <w:t>of</w:t>
              </w:r>
              <w:r>
                <w:rPr>
                  <w:spacing w:val="-10"/>
                  <w:sz w:val="16"/>
                </w:rPr>
                <w:t xml:space="preserve"> </w:t>
              </w:r>
              <w:r>
                <w:rPr>
                  <w:sz w:val="16"/>
                </w:rPr>
                <w:t>cases</w:t>
              </w:r>
              <w:r>
                <w:rPr>
                  <w:spacing w:val="-10"/>
                  <w:sz w:val="16"/>
                </w:rPr>
                <w:t xml:space="preserve"> </w:t>
              </w:r>
              <w:r>
                <w:rPr>
                  <w:sz w:val="16"/>
                </w:rPr>
                <w:t>-</w:t>
              </w:r>
              <w:r>
                <w:rPr>
                  <w:spacing w:val="13"/>
                  <w:sz w:val="16"/>
                </w:rPr>
                <w:t xml:space="preserve"> </w:t>
              </w:r>
              <w:r>
                <w:rPr>
                  <w:spacing w:val="-2"/>
                  <w:sz w:val="16"/>
                </w:rPr>
                <w:t>inpatient</w:t>
              </w:r>
            </w:ins>
          </w:p>
        </w:tc>
        <w:tc>
          <w:tcPr>
            <w:tcW w:w="1033" w:type="dxa"/>
          </w:tcPr>
          <w:p w14:paraId="09BFCED6" w14:textId="77777777" w:rsidR="0079671F" w:rsidRDefault="0079671F" w:rsidP="0079671F">
            <w:pPr>
              <w:spacing w:line="276" w:lineRule="auto"/>
              <w:ind w:right="558"/>
              <w:jc w:val="both"/>
              <w:rPr>
                <w:ins w:id="226" w:author="Marks, Brett (DPH)" w:date="2026-09-25T20:07:00Z" w16du:dateUtc="2026-09-26T00:07:00Z"/>
                <w:sz w:val="19"/>
              </w:rPr>
            </w:pPr>
            <w:ins w:id="227" w:author="Marks, Brett (DPH)" w:date="2026-09-25T20:07:00Z" w16du:dateUtc="2026-09-26T00:07:00Z">
              <w:r>
                <w:rPr>
                  <w:spacing w:val="-2"/>
                  <w:sz w:val="16"/>
                </w:rPr>
                <w:t>2,352</w:t>
              </w:r>
            </w:ins>
          </w:p>
        </w:tc>
        <w:tc>
          <w:tcPr>
            <w:tcW w:w="1033" w:type="dxa"/>
          </w:tcPr>
          <w:p w14:paraId="1E6EA87C" w14:textId="77777777" w:rsidR="0079671F" w:rsidRDefault="0079671F" w:rsidP="0079671F">
            <w:pPr>
              <w:spacing w:line="276" w:lineRule="auto"/>
              <w:ind w:right="558"/>
              <w:jc w:val="both"/>
              <w:rPr>
                <w:ins w:id="228" w:author="Marks, Brett (DPH)" w:date="2026-09-25T20:07:00Z" w16du:dateUtc="2026-09-26T00:07:00Z"/>
                <w:sz w:val="19"/>
              </w:rPr>
            </w:pPr>
            <w:ins w:id="229" w:author="Marks, Brett (DPH)" w:date="2026-09-25T20:07:00Z" w16du:dateUtc="2026-09-26T00:07:00Z">
              <w:r>
                <w:rPr>
                  <w:spacing w:val="-2"/>
                  <w:sz w:val="16"/>
                </w:rPr>
                <w:t>2,517</w:t>
              </w:r>
            </w:ins>
          </w:p>
        </w:tc>
        <w:tc>
          <w:tcPr>
            <w:tcW w:w="1033" w:type="dxa"/>
            <w:gridSpan w:val="3"/>
          </w:tcPr>
          <w:p w14:paraId="16424E21" w14:textId="77777777" w:rsidR="0079671F" w:rsidRDefault="0079671F" w:rsidP="0079671F">
            <w:pPr>
              <w:spacing w:line="276" w:lineRule="auto"/>
              <w:ind w:right="558"/>
              <w:jc w:val="both"/>
              <w:rPr>
                <w:ins w:id="230" w:author="Marks, Brett (DPH)" w:date="2026-09-25T20:07:00Z" w16du:dateUtc="2026-09-26T00:07:00Z"/>
                <w:sz w:val="19"/>
              </w:rPr>
            </w:pPr>
            <w:ins w:id="231" w:author="Marks, Brett (DPH)" w:date="2026-09-25T20:07:00Z" w16du:dateUtc="2026-09-26T00:07:00Z">
              <w:r>
                <w:rPr>
                  <w:spacing w:val="-2"/>
                  <w:sz w:val="16"/>
                </w:rPr>
                <w:t>2,580</w:t>
              </w:r>
            </w:ins>
          </w:p>
        </w:tc>
        <w:tc>
          <w:tcPr>
            <w:tcW w:w="1033" w:type="dxa"/>
            <w:gridSpan w:val="2"/>
          </w:tcPr>
          <w:p w14:paraId="08BBFA7E" w14:textId="77777777" w:rsidR="0079671F" w:rsidRDefault="0079671F" w:rsidP="0079671F">
            <w:pPr>
              <w:spacing w:line="276" w:lineRule="auto"/>
              <w:ind w:right="558"/>
              <w:jc w:val="both"/>
              <w:rPr>
                <w:ins w:id="232" w:author="Marks, Brett (DPH)" w:date="2026-09-25T20:07:00Z" w16du:dateUtc="2026-09-26T00:07:00Z"/>
                <w:sz w:val="19"/>
              </w:rPr>
            </w:pPr>
            <w:ins w:id="233" w:author="Marks, Brett (DPH)" w:date="2026-09-25T20:07:00Z" w16du:dateUtc="2026-09-26T00:07:00Z">
              <w:r>
                <w:rPr>
                  <w:spacing w:val="-2"/>
                  <w:sz w:val="16"/>
                </w:rPr>
                <w:t>2,709</w:t>
              </w:r>
            </w:ins>
          </w:p>
        </w:tc>
        <w:tc>
          <w:tcPr>
            <w:tcW w:w="1033" w:type="dxa"/>
            <w:gridSpan w:val="2"/>
          </w:tcPr>
          <w:p w14:paraId="2E857796" w14:textId="77777777" w:rsidR="0079671F" w:rsidRDefault="0079671F" w:rsidP="0079671F">
            <w:pPr>
              <w:spacing w:line="276" w:lineRule="auto"/>
              <w:ind w:right="558"/>
              <w:jc w:val="both"/>
              <w:rPr>
                <w:ins w:id="234" w:author="Marks, Brett (DPH)" w:date="2026-09-25T20:07:00Z" w16du:dateUtc="2026-09-26T00:07:00Z"/>
                <w:sz w:val="19"/>
              </w:rPr>
            </w:pPr>
            <w:ins w:id="235" w:author="Marks, Brett (DPH)" w:date="2026-09-25T20:07:00Z" w16du:dateUtc="2026-09-26T00:07:00Z">
              <w:r>
                <w:rPr>
                  <w:spacing w:val="-2"/>
                  <w:sz w:val="16"/>
                </w:rPr>
                <w:t>2,844</w:t>
              </w:r>
            </w:ins>
          </w:p>
        </w:tc>
        <w:tc>
          <w:tcPr>
            <w:tcW w:w="1033" w:type="dxa"/>
            <w:gridSpan w:val="2"/>
          </w:tcPr>
          <w:p w14:paraId="514977BA" w14:textId="77777777" w:rsidR="0079671F" w:rsidRDefault="0079671F" w:rsidP="0079671F">
            <w:pPr>
              <w:spacing w:line="276" w:lineRule="auto"/>
              <w:ind w:right="558"/>
              <w:jc w:val="both"/>
              <w:rPr>
                <w:ins w:id="236" w:author="Marks, Brett (DPH)" w:date="2026-09-25T20:07:00Z" w16du:dateUtc="2026-09-26T00:07:00Z"/>
                <w:sz w:val="19"/>
              </w:rPr>
            </w:pPr>
            <w:ins w:id="237" w:author="Marks, Brett (DPH)" w:date="2026-09-25T20:07:00Z" w16du:dateUtc="2026-09-26T00:07:00Z">
              <w:r>
                <w:rPr>
                  <w:spacing w:val="-2"/>
                  <w:sz w:val="16"/>
                </w:rPr>
                <w:t>2,987</w:t>
              </w:r>
            </w:ins>
          </w:p>
        </w:tc>
        <w:tc>
          <w:tcPr>
            <w:tcW w:w="803" w:type="dxa"/>
            <w:gridSpan w:val="2"/>
          </w:tcPr>
          <w:p w14:paraId="0A830A4B" w14:textId="77777777" w:rsidR="0079671F" w:rsidRDefault="0079671F" w:rsidP="00FE5C9B">
            <w:pPr>
              <w:spacing w:line="276" w:lineRule="auto"/>
              <w:ind w:right="-150"/>
              <w:jc w:val="both"/>
              <w:rPr>
                <w:ins w:id="238" w:author="Marks, Brett (DPH)" w:date="2026-09-25T20:07:00Z" w16du:dateUtc="2026-09-26T00:07:00Z"/>
                <w:sz w:val="19"/>
              </w:rPr>
            </w:pPr>
            <w:ins w:id="239" w:author="Marks, Brett (DPH)" w:date="2026-09-25T20:07:00Z" w16du:dateUtc="2026-09-26T00:07:00Z">
              <w:r>
                <w:rPr>
                  <w:spacing w:val="-2"/>
                  <w:sz w:val="16"/>
                </w:rPr>
                <w:t>3,136</w:t>
              </w:r>
            </w:ins>
          </w:p>
        </w:tc>
        <w:tc>
          <w:tcPr>
            <w:tcW w:w="817" w:type="dxa"/>
            <w:gridSpan w:val="4"/>
          </w:tcPr>
          <w:p w14:paraId="602E8C0D" w14:textId="77777777" w:rsidR="0079671F" w:rsidRDefault="0079671F" w:rsidP="00FE5C9B">
            <w:pPr>
              <w:spacing w:line="276" w:lineRule="auto"/>
              <w:ind w:right="-104"/>
              <w:jc w:val="both"/>
              <w:rPr>
                <w:ins w:id="240" w:author="Marks, Brett (DPH)" w:date="2026-09-25T20:07:00Z" w16du:dateUtc="2026-09-26T00:07:00Z"/>
                <w:sz w:val="19"/>
              </w:rPr>
            </w:pPr>
            <w:ins w:id="241" w:author="Marks, Brett (DPH)" w:date="2026-09-25T20:07:00Z" w16du:dateUtc="2026-09-26T00:07:00Z">
              <w:r>
                <w:rPr>
                  <w:spacing w:val="-2"/>
                  <w:sz w:val="16"/>
                </w:rPr>
                <w:t>3,293</w:t>
              </w:r>
            </w:ins>
          </w:p>
        </w:tc>
      </w:tr>
      <w:tr w:rsidR="00FE5C9B" w14:paraId="64AB26AA" w14:textId="77777777" w:rsidTr="008B337C">
        <w:trPr>
          <w:gridBefore w:val="1"/>
          <w:trHeight w:val="310"/>
          <w:ins w:id="242" w:author="Marks, Brett (DPH)" w:date="2026-09-25T20:07:00Z" w16du:dateUtc="2026-09-26T00:07:00Z"/>
        </w:trPr>
        <w:tc>
          <w:tcPr>
            <w:tcW w:w="2334" w:type="dxa"/>
          </w:tcPr>
          <w:p w14:paraId="57BF031D" w14:textId="77777777" w:rsidR="0079671F" w:rsidRDefault="0079671F" w:rsidP="0079671F">
            <w:pPr>
              <w:spacing w:line="276" w:lineRule="auto"/>
              <w:ind w:left="225" w:right="90"/>
              <w:jc w:val="both"/>
              <w:rPr>
                <w:ins w:id="243" w:author="Marks, Brett (DPH)" w:date="2026-09-25T20:07:00Z" w16du:dateUtc="2026-09-26T00:07:00Z"/>
                <w:sz w:val="19"/>
              </w:rPr>
            </w:pPr>
            <w:ins w:id="244" w:author="Marks, Brett (DPH)" w:date="2026-09-25T20:07:00Z" w16du:dateUtc="2026-09-26T00:07:00Z">
              <w:r>
                <w:rPr>
                  <w:rFonts w:ascii="Arial"/>
                  <w:spacing w:val="-4"/>
                  <w:sz w:val="15"/>
                </w:rPr>
                <w:t>#</w:t>
              </w:r>
              <w:r>
                <w:rPr>
                  <w:rFonts w:ascii="Arial"/>
                  <w:spacing w:val="-7"/>
                  <w:sz w:val="15"/>
                </w:rPr>
                <w:t xml:space="preserve"> </w:t>
              </w:r>
              <w:r>
                <w:rPr>
                  <w:spacing w:val="-4"/>
                  <w:sz w:val="16"/>
                </w:rPr>
                <w:t>of</w:t>
              </w:r>
              <w:r>
                <w:rPr>
                  <w:spacing w:val="-5"/>
                  <w:sz w:val="16"/>
                </w:rPr>
                <w:t xml:space="preserve"> </w:t>
              </w:r>
              <w:r>
                <w:rPr>
                  <w:spacing w:val="-4"/>
                  <w:sz w:val="16"/>
                </w:rPr>
                <w:t>cases</w:t>
              </w:r>
              <w:r>
                <w:rPr>
                  <w:spacing w:val="-9"/>
                  <w:sz w:val="16"/>
                </w:rPr>
                <w:t xml:space="preserve"> </w:t>
              </w:r>
              <w:r>
                <w:rPr>
                  <w:spacing w:val="-4"/>
                  <w:sz w:val="16"/>
                </w:rPr>
                <w:t>-</w:t>
              </w:r>
              <w:r>
                <w:rPr>
                  <w:spacing w:val="23"/>
                  <w:sz w:val="16"/>
                </w:rPr>
                <w:t xml:space="preserve"> </w:t>
              </w:r>
              <w:r>
                <w:rPr>
                  <w:spacing w:val="-4"/>
                  <w:sz w:val="16"/>
                </w:rPr>
                <w:t>clean</w:t>
              </w:r>
              <w:r>
                <w:rPr>
                  <w:sz w:val="16"/>
                </w:rPr>
                <w:t xml:space="preserve"> </w:t>
              </w:r>
              <w:r>
                <w:rPr>
                  <w:spacing w:val="-4"/>
                  <w:sz w:val="16"/>
                </w:rPr>
                <w:t>outpatient</w:t>
              </w:r>
            </w:ins>
          </w:p>
        </w:tc>
        <w:tc>
          <w:tcPr>
            <w:tcW w:w="1033" w:type="dxa"/>
          </w:tcPr>
          <w:p w14:paraId="55E754EA" w14:textId="77777777" w:rsidR="0079671F" w:rsidRDefault="0079671F" w:rsidP="0079671F">
            <w:pPr>
              <w:spacing w:line="276" w:lineRule="auto"/>
              <w:ind w:right="558"/>
              <w:jc w:val="both"/>
              <w:rPr>
                <w:ins w:id="245" w:author="Marks, Brett (DPH)" w:date="2026-09-25T20:07:00Z" w16du:dateUtc="2026-09-26T00:07:00Z"/>
                <w:sz w:val="19"/>
              </w:rPr>
            </w:pPr>
            <w:ins w:id="246" w:author="Marks, Brett (DPH)" w:date="2026-09-25T20:07:00Z" w16du:dateUtc="2026-09-26T00:07:00Z">
              <w:r>
                <w:rPr>
                  <w:spacing w:val="-2"/>
                  <w:sz w:val="16"/>
                </w:rPr>
                <w:t>3,358</w:t>
              </w:r>
            </w:ins>
          </w:p>
        </w:tc>
        <w:tc>
          <w:tcPr>
            <w:tcW w:w="1033" w:type="dxa"/>
          </w:tcPr>
          <w:p w14:paraId="26B165A2" w14:textId="77777777" w:rsidR="0079671F" w:rsidRDefault="0079671F" w:rsidP="0079671F">
            <w:pPr>
              <w:spacing w:line="276" w:lineRule="auto"/>
              <w:ind w:right="558"/>
              <w:jc w:val="both"/>
              <w:rPr>
                <w:ins w:id="247" w:author="Marks, Brett (DPH)" w:date="2026-09-25T20:07:00Z" w16du:dateUtc="2026-09-26T00:07:00Z"/>
                <w:sz w:val="19"/>
              </w:rPr>
            </w:pPr>
            <w:ins w:id="248" w:author="Marks, Brett (DPH)" w:date="2026-09-25T20:07:00Z" w16du:dateUtc="2026-09-26T00:07:00Z">
              <w:r>
                <w:rPr>
                  <w:spacing w:val="-2"/>
                  <w:sz w:val="16"/>
                </w:rPr>
                <w:t>3,428</w:t>
              </w:r>
            </w:ins>
          </w:p>
        </w:tc>
        <w:tc>
          <w:tcPr>
            <w:tcW w:w="1033" w:type="dxa"/>
            <w:gridSpan w:val="3"/>
          </w:tcPr>
          <w:p w14:paraId="7E94BC68" w14:textId="77777777" w:rsidR="0079671F" w:rsidRDefault="0079671F" w:rsidP="0079671F">
            <w:pPr>
              <w:spacing w:line="276" w:lineRule="auto"/>
              <w:ind w:right="558"/>
              <w:jc w:val="both"/>
              <w:rPr>
                <w:ins w:id="249" w:author="Marks, Brett (DPH)" w:date="2026-09-25T20:07:00Z" w16du:dateUtc="2026-09-26T00:07:00Z"/>
                <w:sz w:val="19"/>
              </w:rPr>
            </w:pPr>
            <w:ins w:id="250" w:author="Marks, Brett (DPH)" w:date="2026-09-25T20:07:00Z" w16du:dateUtc="2026-09-26T00:07:00Z">
              <w:r>
                <w:rPr>
                  <w:spacing w:val="-2"/>
                  <w:sz w:val="16"/>
                </w:rPr>
                <w:t>3,514</w:t>
              </w:r>
            </w:ins>
          </w:p>
        </w:tc>
        <w:tc>
          <w:tcPr>
            <w:tcW w:w="1033" w:type="dxa"/>
            <w:gridSpan w:val="2"/>
          </w:tcPr>
          <w:p w14:paraId="2B0CE9B4" w14:textId="77777777" w:rsidR="0079671F" w:rsidRDefault="0079671F" w:rsidP="0079671F">
            <w:pPr>
              <w:spacing w:line="276" w:lineRule="auto"/>
              <w:ind w:right="558"/>
              <w:jc w:val="both"/>
              <w:rPr>
                <w:ins w:id="251" w:author="Marks, Brett (DPH)" w:date="2026-09-25T20:07:00Z" w16du:dateUtc="2026-09-26T00:07:00Z"/>
                <w:sz w:val="19"/>
              </w:rPr>
            </w:pPr>
            <w:ins w:id="252" w:author="Marks, Brett (DPH)" w:date="2026-09-25T20:07:00Z" w16du:dateUtc="2026-09-26T00:07:00Z">
              <w:r>
                <w:rPr>
                  <w:spacing w:val="-2"/>
                  <w:sz w:val="16"/>
                </w:rPr>
                <w:t>3,689</w:t>
              </w:r>
            </w:ins>
          </w:p>
        </w:tc>
        <w:tc>
          <w:tcPr>
            <w:tcW w:w="1033" w:type="dxa"/>
            <w:gridSpan w:val="2"/>
          </w:tcPr>
          <w:p w14:paraId="296E64E6" w14:textId="77777777" w:rsidR="0079671F" w:rsidRDefault="0079671F" w:rsidP="0079671F">
            <w:pPr>
              <w:spacing w:line="276" w:lineRule="auto"/>
              <w:ind w:right="558"/>
              <w:jc w:val="both"/>
              <w:rPr>
                <w:ins w:id="253" w:author="Marks, Brett (DPH)" w:date="2026-09-25T20:07:00Z" w16du:dateUtc="2026-09-26T00:07:00Z"/>
                <w:sz w:val="19"/>
              </w:rPr>
            </w:pPr>
            <w:ins w:id="254" w:author="Marks, Brett (DPH)" w:date="2026-09-25T20:07:00Z" w16du:dateUtc="2026-09-26T00:07:00Z">
              <w:r>
                <w:rPr>
                  <w:spacing w:val="-2"/>
                  <w:sz w:val="16"/>
                </w:rPr>
                <w:t>3,874</w:t>
              </w:r>
            </w:ins>
          </w:p>
        </w:tc>
        <w:tc>
          <w:tcPr>
            <w:tcW w:w="1033" w:type="dxa"/>
            <w:gridSpan w:val="2"/>
          </w:tcPr>
          <w:p w14:paraId="0B21A27A" w14:textId="77777777" w:rsidR="0079671F" w:rsidRDefault="0079671F" w:rsidP="0079671F">
            <w:pPr>
              <w:spacing w:line="276" w:lineRule="auto"/>
              <w:ind w:right="558"/>
              <w:jc w:val="both"/>
              <w:rPr>
                <w:ins w:id="255" w:author="Marks, Brett (DPH)" w:date="2026-09-25T20:07:00Z" w16du:dateUtc="2026-09-26T00:07:00Z"/>
                <w:sz w:val="19"/>
              </w:rPr>
            </w:pPr>
            <w:ins w:id="256" w:author="Marks, Brett (DPH)" w:date="2026-09-25T20:07:00Z" w16du:dateUtc="2026-09-26T00:07:00Z">
              <w:r>
                <w:rPr>
                  <w:spacing w:val="-2"/>
                  <w:sz w:val="16"/>
                </w:rPr>
                <w:t>4,068</w:t>
              </w:r>
            </w:ins>
          </w:p>
        </w:tc>
        <w:tc>
          <w:tcPr>
            <w:tcW w:w="803" w:type="dxa"/>
            <w:gridSpan w:val="2"/>
          </w:tcPr>
          <w:p w14:paraId="2462CA69" w14:textId="77777777" w:rsidR="0079671F" w:rsidRDefault="0079671F" w:rsidP="00FE5C9B">
            <w:pPr>
              <w:spacing w:line="276" w:lineRule="auto"/>
              <w:ind w:right="-150"/>
              <w:jc w:val="both"/>
              <w:rPr>
                <w:ins w:id="257" w:author="Marks, Brett (DPH)" w:date="2026-09-25T20:07:00Z" w16du:dateUtc="2026-09-26T00:07:00Z"/>
                <w:sz w:val="19"/>
              </w:rPr>
            </w:pPr>
            <w:ins w:id="258" w:author="Marks, Brett (DPH)" w:date="2026-09-25T20:07:00Z" w16du:dateUtc="2026-09-26T00:07:00Z">
              <w:r>
                <w:rPr>
                  <w:spacing w:val="-2"/>
                  <w:sz w:val="16"/>
                </w:rPr>
                <w:t>4,271</w:t>
              </w:r>
            </w:ins>
          </w:p>
        </w:tc>
        <w:tc>
          <w:tcPr>
            <w:tcW w:w="817" w:type="dxa"/>
            <w:gridSpan w:val="4"/>
          </w:tcPr>
          <w:p w14:paraId="7CFBD86F" w14:textId="77777777" w:rsidR="0079671F" w:rsidRDefault="0079671F" w:rsidP="00FE5C9B">
            <w:pPr>
              <w:spacing w:line="276" w:lineRule="auto"/>
              <w:ind w:right="-104"/>
              <w:jc w:val="both"/>
              <w:rPr>
                <w:ins w:id="259" w:author="Marks, Brett (DPH)" w:date="2026-09-25T20:07:00Z" w16du:dateUtc="2026-09-26T00:07:00Z"/>
                <w:sz w:val="19"/>
              </w:rPr>
            </w:pPr>
            <w:ins w:id="260" w:author="Marks, Brett (DPH)" w:date="2026-09-25T20:07:00Z" w16du:dateUtc="2026-09-26T00:07:00Z">
              <w:r>
                <w:rPr>
                  <w:spacing w:val="-2"/>
                  <w:sz w:val="16"/>
                </w:rPr>
                <w:t>4,484</w:t>
              </w:r>
            </w:ins>
          </w:p>
        </w:tc>
      </w:tr>
      <w:tr w:rsidR="002B4A75" w14:paraId="575B6593" w14:textId="143C8D88" w:rsidTr="008B337C">
        <w:tblPrEx>
          <w:tblW w:w="0" w:type="auto"/>
          <w:tblInd w:w="4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261" w:author="Marks, Brett (DPH)" w:date="2026-09-25T20:07:00Z" w16du:dateUtc="2026-09-26T00:07:00Z">
            <w:tblPrEx>
              <w:tblW w:w="10908" w:type="dxa"/>
              <w:tblInd w:w="106" w:type="dxa"/>
              <w:tblLayout w:type="fixed"/>
              <w:tblLook w:val="0000" w:firstRow="0" w:lastRow="0" w:firstColumn="0" w:lastColumn="0" w:noHBand="0" w:noVBand="0"/>
            </w:tblPrEx>
          </w:tblPrExChange>
        </w:tblPrEx>
        <w:trPr>
          <w:gridAfter w:val="1"/>
          <w:wAfter w:w="174" w:type="dxa"/>
          <w:trHeight w:val="291"/>
          <w:trPrChange w:id="262" w:author="Marks, Brett (DPH)" w:date="2026-09-25T20:07:00Z" w16du:dateUtc="2026-09-26T00:07:00Z">
            <w:trPr>
              <w:gridAfter w:val="2"/>
              <w:trHeight w:val="2006"/>
            </w:trPr>
          </w:trPrChange>
        </w:trPr>
        <w:tc>
          <w:tcPr>
            <w:tcW w:w="2334" w:type="dxa"/>
            <w:gridSpan w:val="5"/>
            <w:tcPrChange w:id="263" w:author="Marks, Brett (DPH)" w:date="2026-09-25T20:07:00Z" w16du:dateUtc="2026-09-26T00:07:00Z">
              <w:tcPr>
                <w:tcW w:w="5419" w:type="dxa"/>
                <w:gridSpan w:val="7"/>
                <w:tcBorders>
                  <w:top w:val="single" w:sz="5" w:space="0" w:color="000000"/>
                  <w:left w:val="single" w:sz="5" w:space="0" w:color="000000"/>
                  <w:bottom w:val="single" w:sz="5" w:space="0" w:color="000000"/>
                  <w:right w:val="single" w:sz="5" w:space="0" w:color="000000"/>
                </w:tcBorders>
              </w:tcPr>
            </w:tcPrChange>
          </w:tcPr>
          <w:p w14:paraId="3EA9172C" w14:textId="77777777" w:rsidR="002B4A75" w:rsidRDefault="0079671F">
            <w:pPr>
              <w:pBdr>
                <w:top w:val="nil"/>
                <w:left w:val="nil"/>
                <w:bottom w:val="nil"/>
                <w:right w:val="nil"/>
                <w:between w:val="nil"/>
              </w:pBdr>
              <w:spacing w:line="224" w:lineRule="auto"/>
              <w:ind w:left="102"/>
              <w:rPr>
                <w:del w:id="264" w:author="Marks, Brett (DPH)" w:date="2026-09-25T20:07:00Z" w16du:dateUtc="2026-09-26T00:07:00Z"/>
                <w:rFonts w:ascii="Arial" w:eastAsia="Arial" w:hAnsi="Arial" w:cs="Arial"/>
                <w:color w:val="000000"/>
                <w:sz w:val="20"/>
                <w:szCs w:val="20"/>
              </w:rPr>
            </w:pPr>
            <w:ins w:id="265" w:author="Marks, Brett (DPH)" w:date="2026-09-25T20:07:00Z" w16du:dateUtc="2026-09-26T00:07:00Z">
              <w:r>
                <w:rPr>
                  <w:rFonts w:ascii="Arial"/>
                  <w:spacing w:val="-4"/>
                  <w:sz w:val="15"/>
                </w:rPr>
                <w:t>#</w:t>
              </w:r>
              <w:r>
                <w:rPr>
                  <w:rFonts w:ascii="Arial"/>
                  <w:spacing w:val="-5"/>
                  <w:sz w:val="15"/>
                </w:rPr>
                <w:t xml:space="preserve"> </w:t>
              </w:r>
              <w:r>
                <w:rPr>
                  <w:spacing w:val="-4"/>
                  <w:sz w:val="16"/>
                </w:rPr>
                <w:t>of</w:t>
              </w:r>
              <w:r>
                <w:rPr>
                  <w:spacing w:val="-2"/>
                  <w:sz w:val="16"/>
                </w:rPr>
                <w:t xml:space="preserve"> </w:t>
              </w:r>
              <w:r>
                <w:rPr>
                  <w:spacing w:val="-4"/>
                  <w:sz w:val="16"/>
                </w:rPr>
                <w:t>cases</w:t>
              </w:r>
              <w:r>
                <w:rPr>
                  <w:spacing w:val="-9"/>
                  <w:sz w:val="16"/>
                </w:rPr>
                <w:t xml:space="preserve"> </w:t>
              </w:r>
              <w:r>
                <w:rPr>
                  <w:spacing w:val="-4"/>
                  <w:sz w:val="16"/>
                </w:rPr>
                <w:t>-</w:t>
              </w:r>
              <w:r>
                <w:rPr>
                  <w:spacing w:val="30"/>
                  <w:sz w:val="16"/>
                </w:rPr>
                <w:t xml:space="preserve"> </w:t>
              </w:r>
              <w:r>
                <w:rPr>
                  <w:spacing w:val="-4"/>
                  <w:sz w:val="16"/>
                </w:rPr>
                <w:t>outpatient</w:t>
              </w:r>
              <w:r>
                <w:rPr>
                  <w:spacing w:val="-3"/>
                  <w:sz w:val="16"/>
                </w:rPr>
                <w:t xml:space="preserve"> </w:t>
              </w:r>
              <w:r>
                <w:rPr>
                  <w:spacing w:val="-4"/>
                  <w:sz w:val="16"/>
                </w:rPr>
                <w:t>other</w:t>
              </w:r>
            </w:ins>
            <w:del w:id="266" w:author="Marks, Brett (DPH)" w:date="2026-09-25T20:07:00Z" w16du:dateUtc="2026-09-26T00:07:00Z">
              <w:r w:rsidR="00394969">
                <w:rPr>
                  <w:rFonts w:ascii="Arial" w:eastAsia="Arial" w:hAnsi="Arial" w:cs="Arial"/>
                  <w:b/>
                  <w:color w:val="000000"/>
                  <w:sz w:val="20"/>
                  <w:szCs w:val="20"/>
                </w:rPr>
                <w:delText>Transportation Pooled Fund Program Project #</w:delText>
              </w:r>
            </w:del>
          </w:p>
          <w:p w14:paraId="77EAB9DD" w14:textId="77777777" w:rsidR="002B4A75" w:rsidRPr="007E3E80" w:rsidRDefault="00394969" w:rsidP="0079671F">
            <w:pPr>
              <w:pStyle w:val="TableParagraph"/>
              <w:spacing w:line="179" w:lineRule="exact"/>
              <w:ind w:left="225"/>
              <w:rPr>
                <w:rFonts w:eastAsia="Arial"/>
                <w:sz w:val="16"/>
                <w:rPrChange w:id="267" w:author="Marks, Brett (DPH)" w:date="2026-09-25T20:07:00Z" w16du:dateUtc="2026-09-26T00:07:00Z">
                  <w:rPr>
                    <w:rFonts w:ascii="Arial" w:eastAsia="Arial" w:hAnsi="Arial" w:cs="Arial"/>
                    <w:color w:val="000000"/>
                    <w:sz w:val="20"/>
                    <w:szCs w:val="20"/>
                  </w:rPr>
                </w:rPrChange>
              </w:rPr>
              <w:pPrChange w:id="268" w:author="Marks, Brett (DPH)" w:date="2026-09-25T20:07:00Z" w16du:dateUtc="2026-09-26T00:07:00Z">
                <w:pPr>
                  <w:pBdr>
                    <w:top w:val="nil"/>
                    <w:left w:val="nil"/>
                    <w:bottom w:val="nil"/>
                    <w:right w:val="nil"/>
                    <w:between w:val="nil"/>
                  </w:pBdr>
                  <w:spacing w:before="88"/>
                  <w:ind w:left="2"/>
                  <w:jc w:val="center"/>
                </w:pPr>
              </w:pPrChange>
            </w:pPr>
            <w:del w:id="269" w:author="Marks, Brett (DPH)" w:date="2026-09-25T20:07:00Z" w16du:dateUtc="2026-09-26T00:07:00Z">
              <w:r>
                <w:rPr>
                  <w:rFonts w:ascii="Arial" w:eastAsia="Arial" w:hAnsi="Arial" w:cs="Arial"/>
                  <w:color w:val="000000"/>
                  <w:sz w:val="20"/>
                  <w:szCs w:val="20"/>
                </w:rPr>
                <w:delText>TPF-5(380)</w:delText>
              </w:r>
            </w:del>
          </w:p>
        </w:tc>
        <w:tc>
          <w:tcPr>
            <w:tcW w:w="1033" w:type="dxa"/>
            <w:tcPrChange w:id="270" w:author="Marks, Brett (DPH)" w:date="2026-09-25T20:07:00Z" w16du:dateUtc="2026-09-26T00:07:00Z">
              <w:tcPr>
                <w:tcW w:w="5489" w:type="dxa"/>
                <w:tcBorders>
                  <w:top w:val="single" w:sz="5" w:space="0" w:color="000000"/>
                  <w:left w:val="single" w:sz="5" w:space="0" w:color="000000"/>
                  <w:bottom w:val="single" w:sz="5" w:space="0" w:color="000000"/>
                  <w:right w:val="single" w:sz="5" w:space="0" w:color="000000"/>
                </w:tcBorders>
              </w:tcPr>
            </w:tcPrChange>
          </w:tcPr>
          <w:p w14:paraId="02E94D0C" w14:textId="77777777" w:rsidR="002B4A75" w:rsidRDefault="0079671F">
            <w:pPr>
              <w:pBdr>
                <w:top w:val="nil"/>
                <w:left w:val="nil"/>
                <w:bottom w:val="nil"/>
                <w:right w:val="nil"/>
                <w:between w:val="nil"/>
              </w:pBdr>
              <w:spacing w:line="224" w:lineRule="auto"/>
              <w:ind w:left="99"/>
              <w:rPr>
                <w:del w:id="271" w:author="Marks, Brett (DPH)" w:date="2026-09-25T20:07:00Z" w16du:dateUtc="2026-09-26T00:07:00Z"/>
                <w:rFonts w:ascii="Arial" w:eastAsia="Arial" w:hAnsi="Arial" w:cs="Arial"/>
                <w:color w:val="000000"/>
                <w:sz w:val="20"/>
                <w:szCs w:val="20"/>
              </w:rPr>
            </w:pPr>
            <w:ins w:id="272" w:author="Marks, Brett (DPH)" w:date="2026-09-25T20:07:00Z" w16du:dateUtc="2026-09-26T00:07:00Z">
              <w:r>
                <w:rPr>
                  <w:spacing w:val="-2"/>
                  <w:sz w:val="16"/>
                </w:rPr>
                <w:t>1,259</w:t>
              </w:r>
            </w:ins>
            <w:del w:id="273" w:author="Marks, Brett (DPH)" w:date="2026-09-25T20:07:00Z" w16du:dateUtc="2026-09-26T00:07:00Z">
              <w:r w:rsidR="00394969">
                <w:rPr>
                  <w:rFonts w:ascii="Arial" w:eastAsia="Arial" w:hAnsi="Arial" w:cs="Arial"/>
                  <w:b/>
                  <w:color w:val="000000"/>
                  <w:sz w:val="20"/>
                  <w:szCs w:val="20"/>
                </w:rPr>
                <w:delText>Transportation Pooled Fund Program - Report Period:</w:delText>
              </w:r>
            </w:del>
          </w:p>
          <w:p w14:paraId="4B3D7F47" w14:textId="77777777" w:rsidR="002B4A75" w:rsidRDefault="00394969">
            <w:pPr>
              <w:pBdr>
                <w:top w:val="nil"/>
                <w:left w:val="nil"/>
                <w:bottom w:val="nil"/>
                <w:right w:val="nil"/>
                <w:between w:val="nil"/>
              </w:pBdr>
              <w:spacing w:before="1" w:line="413" w:lineRule="auto"/>
              <w:ind w:left="99"/>
              <w:rPr>
                <w:del w:id="274" w:author="Marks, Brett (DPH)" w:date="2026-09-25T20:07:00Z" w16du:dateUtc="2026-09-26T00:07:00Z"/>
                <w:rFonts w:ascii="Arial" w:eastAsia="Arial" w:hAnsi="Arial" w:cs="Arial"/>
                <w:color w:val="000000"/>
                <w:sz w:val="20"/>
                <w:szCs w:val="20"/>
              </w:rPr>
            </w:pPr>
            <w:del w:id="275" w:author="Marks, Brett (DPH)" w:date="2026-09-25T20:07:00Z" w16du:dateUtc="2026-09-26T00:07:00Z">
              <w:r>
                <w:rPr>
                  <w:rFonts w:ascii="MS Gothic" w:eastAsia="MS Gothic" w:hAnsi="MS Gothic" w:cs="MS Gothic"/>
                  <w:color w:val="000000"/>
                  <w:sz w:val="20"/>
                  <w:szCs w:val="20"/>
                </w:rPr>
                <w:delText>☒</w:delText>
              </w:r>
              <w:r>
                <w:rPr>
                  <w:rFonts w:ascii="Arial" w:eastAsia="Arial" w:hAnsi="Arial" w:cs="Arial"/>
                  <w:color w:val="000000"/>
                  <w:sz w:val="20"/>
                  <w:szCs w:val="20"/>
                </w:rPr>
                <w:delText>Quarter 1 (January 1 – March 31)</w:delText>
              </w:r>
            </w:del>
          </w:p>
          <w:p w14:paraId="1148B04C" w14:textId="77777777" w:rsidR="002B4A75" w:rsidRDefault="00394969">
            <w:pPr>
              <w:pBdr>
                <w:top w:val="nil"/>
                <w:left w:val="nil"/>
                <w:bottom w:val="nil"/>
                <w:right w:val="nil"/>
                <w:between w:val="nil"/>
              </w:pBdr>
              <w:spacing w:line="413" w:lineRule="auto"/>
              <w:ind w:left="99"/>
              <w:rPr>
                <w:del w:id="276" w:author="Marks, Brett (DPH)" w:date="2026-09-25T20:07:00Z" w16du:dateUtc="2026-09-26T00:07:00Z"/>
                <w:rFonts w:ascii="Arial" w:eastAsia="Arial" w:hAnsi="Arial" w:cs="Arial"/>
                <w:color w:val="000000"/>
                <w:sz w:val="20"/>
                <w:szCs w:val="20"/>
              </w:rPr>
            </w:pPr>
            <w:del w:id="277" w:author="Marks, Brett (DPH)" w:date="2026-09-25T20:07:00Z" w16du:dateUtc="2026-09-26T00:07:00Z">
              <w:r>
                <w:rPr>
                  <w:rFonts w:ascii="MS Gothic" w:eastAsia="MS Gothic" w:hAnsi="MS Gothic" w:cs="MS Gothic"/>
                  <w:color w:val="000000"/>
                  <w:sz w:val="20"/>
                  <w:szCs w:val="20"/>
                </w:rPr>
                <w:delText>☐</w:delText>
              </w:r>
              <w:r>
                <w:rPr>
                  <w:rFonts w:ascii="Arial" w:eastAsia="Arial" w:hAnsi="Arial" w:cs="Arial"/>
                  <w:color w:val="000000"/>
                  <w:sz w:val="20"/>
                  <w:szCs w:val="20"/>
                </w:rPr>
                <w:delText>Quarter 2 (April 1 – June 30)</w:delText>
              </w:r>
            </w:del>
          </w:p>
          <w:p w14:paraId="2CA01480" w14:textId="77777777" w:rsidR="002B4A75" w:rsidRDefault="00394969">
            <w:pPr>
              <w:pBdr>
                <w:top w:val="nil"/>
                <w:left w:val="nil"/>
                <w:bottom w:val="nil"/>
                <w:right w:val="nil"/>
                <w:between w:val="nil"/>
              </w:pBdr>
              <w:spacing w:before="1" w:line="413" w:lineRule="auto"/>
              <w:ind w:left="99"/>
              <w:rPr>
                <w:del w:id="278" w:author="Marks, Brett (DPH)" w:date="2026-09-25T20:07:00Z" w16du:dateUtc="2026-09-26T00:07:00Z"/>
                <w:rFonts w:ascii="Arial" w:eastAsia="Arial" w:hAnsi="Arial" w:cs="Arial"/>
                <w:color w:val="000000"/>
                <w:sz w:val="20"/>
                <w:szCs w:val="20"/>
              </w:rPr>
            </w:pPr>
            <w:bookmarkStart w:id="279" w:name="_heading=h.gjdgxs" w:colFirst="0" w:colLast="0"/>
            <w:bookmarkEnd w:id="279"/>
            <w:del w:id="280" w:author="Marks, Brett (DPH)" w:date="2026-09-25T20:07:00Z" w16du:dateUtc="2026-09-26T00:07:00Z">
              <w:r>
                <w:rPr>
                  <w:rFonts w:ascii="MS Gothic" w:eastAsia="MS Gothic" w:hAnsi="MS Gothic" w:cs="MS Gothic"/>
                  <w:color w:val="000000"/>
                  <w:sz w:val="20"/>
                  <w:szCs w:val="20"/>
                </w:rPr>
                <w:delText>☐</w:delText>
              </w:r>
              <w:r>
                <w:rPr>
                  <w:rFonts w:ascii="Arial" w:eastAsia="Arial" w:hAnsi="Arial" w:cs="Arial"/>
                  <w:color w:val="000000"/>
                  <w:sz w:val="20"/>
                  <w:szCs w:val="20"/>
                </w:rPr>
                <w:delText>Quarter 3 (July 1 – September 30)</w:delText>
              </w:r>
            </w:del>
          </w:p>
          <w:p w14:paraId="143F3185" w14:textId="77777777" w:rsidR="002B4A75" w:rsidRPr="0079671F" w:rsidRDefault="00394969" w:rsidP="0079671F">
            <w:pPr>
              <w:pStyle w:val="TableParagraph"/>
              <w:spacing w:line="181" w:lineRule="exact"/>
              <w:rPr>
                <w:rFonts w:eastAsia="Arial"/>
                <w:sz w:val="16"/>
                <w:rPrChange w:id="281" w:author="Marks, Brett (DPH)" w:date="2026-09-25T20:07:00Z" w16du:dateUtc="2026-09-26T00:07:00Z">
                  <w:rPr>
                    <w:rFonts w:ascii="Arial" w:eastAsia="Arial" w:hAnsi="Arial" w:cs="Arial"/>
                    <w:color w:val="000000"/>
                    <w:sz w:val="20"/>
                    <w:szCs w:val="20"/>
                  </w:rPr>
                </w:rPrChange>
              </w:rPr>
              <w:pPrChange w:id="282" w:author="Marks, Brett (DPH)" w:date="2026-09-25T20:07:00Z" w16du:dateUtc="2026-09-26T00:07:00Z">
                <w:pPr>
                  <w:pBdr>
                    <w:top w:val="nil"/>
                    <w:left w:val="nil"/>
                    <w:bottom w:val="nil"/>
                    <w:right w:val="nil"/>
                    <w:between w:val="nil"/>
                  </w:pBdr>
                  <w:spacing w:line="413" w:lineRule="auto"/>
                  <w:ind w:left="99"/>
                </w:pPr>
              </w:pPrChange>
            </w:pPr>
            <w:del w:id="283" w:author="Marks, Brett (DPH)" w:date="2026-09-25T20:07:00Z" w16du:dateUtc="2026-09-26T00:07:00Z">
              <w:r>
                <w:rPr>
                  <w:rFonts w:ascii="MS Gothic" w:eastAsia="MS Gothic" w:hAnsi="MS Gothic" w:cs="MS Gothic"/>
                  <w:color w:val="000000"/>
                  <w:sz w:val="20"/>
                  <w:szCs w:val="20"/>
                </w:rPr>
                <w:delText>☐</w:delText>
              </w:r>
              <w:r>
                <w:rPr>
                  <w:rFonts w:ascii="Arial" w:eastAsia="Arial" w:hAnsi="Arial" w:cs="Arial"/>
                  <w:color w:val="000000"/>
                  <w:sz w:val="20"/>
                  <w:szCs w:val="20"/>
                </w:rPr>
                <w:delText>Quarter 4 (October 1 – December 31)</w:delText>
              </w:r>
            </w:del>
          </w:p>
        </w:tc>
        <w:tc>
          <w:tcPr>
            <w:tcW w:w="1033" w:type="dxa"/>
            <w:gridSpan w:val="2"/>
            <w:tcPrChange w:id="284" w:author="Marks, Brett (DPH)" w:date="2026-09-25T20:07:00Z" w16du:dateUtc="2026-09-26T00:07:00Z">
              <w:tcPr>
                <w:tcW w:w="1033" w:type="dxa"/>
                <w:gridSpan w:val="4"/>
              </w:tcPr>
            </w:tcPrChange>
          </w:tcPr>
          <w:p w14:paraId="577E2216" w14:textId="0DB3BFED" w:rsidR="0079671F" w:rsidRDefault="0079671F" w:rsidP="0079671F">
            <w:pPr>
              <w:pStyle w:val="TableParagraph"/>
              <w:spacing w:line="177" w:lineRule="exact"/>
              <w:rPr>
                <w:spacing w:val="-2"/>
                <w:sz w:val="16"/>
              </w:rPr>
            </w:pPr>
            <w:ins w:id="285" w:author="Marks, Brett (DPH)" w:date="2026-09-25T20:07:00Z" w16du:dateUtc="2026-09-26T00:07:00Z">
              <w:r>
                <w:rPr>
                  <w:spacing w:val="-2"/>
                  <w:sz w:val="16"/>
                </w:rPr>
                <w:t>1,372</w:t>
              </w:r>
            </w:ins>
          </w:p>
        </w:tc>
        <w:tc>
          <w:tcPr>
            <w:tcW w:w="1033" w:type="dxa"/>
            <w:gridSpan w:val="2"/>
            <w:tcPrChange w:id="286" w:author="Marks, Brett (DPH)" w:date="2026-09-25T20:07:00Z" w16du:dateUtc="2026-09-26T00:07:00Z">
              <w:tcPr>
                <w:tcW w:w="1033" w:type="dxa"/>
                <w:gridSpan w:val="3"/>
              </w:tcPr>
            </w:tcPrChange>
          </w:tcPr>
          <w:p w14:paraId="1CEE9843" w14:textId="2112D498" w:rsidR="0079671F" w:rsidRDefault="0079671F" w:rsidP="0079671F">
            <w:pPr>
              <w:pStyle w:val="TableParagraph"/>
              <w:spacing w:line="177" w:lineRule="exact"/>
              <w:rPr>
                <w:spacing w:val="-2"/>
                <w:sz w:val="16"/>
              </w:rPr>
            </w:pPr>
            <w:ins w:id="287" w:author="Marks, Brett (DPH)" w:date="2026-09-25T20:07:00Z" w16du:dateUtc="2026-09-26T00:07:00Z">
              <w:r>
                <w:rPr>
                  <w:spacing w:val="-2"/>
                  <w:sz w:val="16"/>
                </w:rPr>
                <w:t>1,406</w:t>
              </w:r>
            </w:ins>
          </w:p>
        </w:tc>
        <w:tc>
          <w:tcPr>
            <w:tcW w:w="1033" w:type="dxa"/>
            <w:gridSpan w:val="2"/>
            <w:tcPrChange w:id="288" w:author="Marks, Brett (DPH)" w:date="2026-09-25T20:07:00Z" w16du:dateUtc="2026-09-26T00:07:00Z">
              <w:tcPr>
                <w:tcW w:w="1033" w:type="dxa"/>
                <w:gridSpan w:val="3"/>
              </w:tcPr>
            </w:tcPrChange>
          </w:tcPr>
          <w:p w14:paraId="0853F5E5" w14:textId="0FABCE86" w:rsidR="0079671F" w:rsidRDefault="0079671F" w:rsidP="0079671F">
            <w:pPr>
              <w:pStyle w:val="TableParagraph"/>
              <w:spacing w:line="181" w:lineRule="exact"/>
              <w:rPr>
                <w:spacing w:val="-2"/>
                <w:sz w:val="16"/>
              </w:rPr>
            </w:pPr>
            <w:ins w:id="289" w:author="Marks, Brett (DPH)" w:date="2026-09-25T20:07:00Z" w16du:dateUtc="2026-09-26T00:07:00Z">
              <w:r>
                <w:rPr>
                  <w:spacing w:val="-2"/>
                  <w:sz w:val="16"/>
                </w:rPr>
                <w:t>1,477</w:t>
              </w:r>
            </w:ins>
          </w:p>
        </w:tc>
        <w:tc>
          <w:tcPr>
            <w:tcW w:w="1033" w:type="dxa"/>
            <w:gridSpan w:val="2"/>
            <w:tcPrChange w:id="290" w:author="Marks, Brett (DPH)" w:date="2026-09-25T20:07:00Z" w16du:dateUtc="2026-09-26T00:07:00Z">
              <w:tcPr>
                <w:tcW w:w="1033" w:type="dxa"/>
                <w:gridSpan w:val="4"/>
              </w:tcPr>
            </w:tcPrChange>
          </w:tcPr>
          <w:p w14:paraId="180D0479" w14:textId="7792286E" w:rsidR="0079671F" w:rsidRDefault="0079671F" w:rsidP="0079671F">
            <w:pPr>
              <w:pStyle w:val="TableParagraph"/>
              <w:spacing w:line="177" w:lineRule="exact"/>
              <w:rPr>
                <w:spacing w:val="-2"/>
                <w:sz w:val="16"/>
              </w:rPr>
            </w:pPr>
            <w:ins w:id="291" w:author="Marks, Brett (DPH)" w:date="2026-09-25T20:07:00Z" w16du:dateUtc="2026-09-26T00:07:00Z">
              <w:r>
                <w:rPr>
                  <w:spacing w:val="-2"/>
                  <w:sz w:val="16"/>
                </w:rPr>
                <w:t>1,550</w:t>
              </w:r>
            </w:ins>
          </w:p>
        </w:tc>
        <w:tc>
          <w:tcPr>
            <w:tcW w:w="1033" w:type="dxa"/>
            <w:gridSpan w:val="2"/>
            <w:tcPrChange w:id="292" w:author="Marks, Brett (DPH)" w:date="2026-09-25T20:07:00Z" w16du:dateUtc="2026-09-26T00:07:00Z">
              <w:tcPr>
                <w:tcW w:w="1033" w:type="dxa"/>
                <w:gridSpan w:val="2"/>
              </w:tcPr>
            </w:tcPrChange>
          </w:tcPr>
          <w:p w14:paraId="467144DD" w14:textId="6A8561D7" w:rsidR="0079671F" w:rsidRDefault="0079671F" w:rsidP="0079671F">
            <w:pPr>
              <w:pStyle w:val="TableParagraph"/>
              <w:spacing w:line="181" w:lineRule="exact"/>
              <w:rPr>
                <w:spacing w:val="-2"/>
                <w:sz w:val="16"/>
              </w:rPr>
            </w:pPr>
            <w:ins w:id="293" w:author="Marks, Brett (DPH)" w:date="2026-09-25T20:07:00Z" w16du:dateUtc="2026-09-26T00:07:00Z">
              <w:r>
                <w:rPr>
                  <w:spacing w:val="-2"/>
                  <w:sz w:val="16"/>
                </w:rPr>
                <w:t>1,628</w:t>
              </w:r>
            </w:ins>
          </w:p>
        </w:tc>
        <w:tc>
          <w:tcPr>
            <w:tcW w:w="803" w:type="dxa"/>
            <w:tcPrChange w:id="294" w:author="Marks, Brett (DPH)" w:date="2026-09-25T20:07:00Z" w16du:dateUtc="2026-09-26T00:07:00Z">
              <w:tcPr>
                <w:tcW w:w="803" w:type="dxa"/>
                <w:gridSpan w:val="2"/>
              </w:tcPr>
            </w:tcPrChange>
          </w:tcPr>
          <w:p w14:paraId="026BA0E4" w14:textId="52048522" w:rsidR="0079671F" w:rsidRDefault="0079671F" w:rsidP="00FE5C9B">
            <w:pPr>
              <w:pStyle w:val="TableParagraph"/>
              <w:spacing w:line="177" w:lineRule="exact"/>
              <w:ind w:right="-150"/>
              <w:rPr>
                <w:spacing w:val="-2"/>
                <w:sz w:val="16"/>
              </w:rPr>
            </w:pPr>
            <w:ins w:id="295" w:author="Marks, Brett (DPH)" w:date="2026-09-25T20:07:00Z" w16du:dateUtc="2026-09-26T00:07:00Z">
              <w:r>
                <w:rPr>
                  <w:spacing w:val="-2"/>
                  <w:sz w:val="16"/>
                </w:rPr>
                <w:t>1,709</w:t>
              </w:r>
            </w:ins>
          </w:p>
        </w:tc>
        <w:tc>
          <w:tcPr>
            <w:tcW w:w="817" w:type="dxa"/>
            <w:tcPrChange w:id="296" w:author="Marks, Brett (DPH)" w:date="2026-09-25T20:07:00Z" w16du:dateUtc="2026-09-26T00:07:00Z">
              <w:tcPr>
                <w:tcW w:w="817" w:type="dxa"/>
              </w:tcPr>
            </w:tcPrChange>
          </w:tcPr>
          <w:p w14:paraId="7607ECB1" w14:textId="402A7983" w:rsidR="0079671F" w:rsidRDefault="0079671F" w:rsidP="00FE5C9B">
            <w:pPr>
              <w:pStyle w:val="TableParagraph"/>
              <w:spacing w:line="181" w:lineRule="exact"/>
              <w:ind w:right="-104"/>
              <w:rPr>
                <w:spacing w:val="-2"/>
                <w:sz w:val="16"/>
              </w:rPr>
            </w:pPr>
            <w:ins w:id="297" w:author="Marks, Brett (DPH)" w:date="2026-09-25T20:07:00Z" w16du:dateUtc="2026-09-26T00:07:00Z">
              <w:r>
                <w:rPr>
                  <w:spacing w:val="-2"/>
                  <w:sz w:val="16"/>
                </w:rPr>
                <w:t>1,795</w:t>
              </w:r>
            </w:ins>
          </w:p>
        </w:tc>
      </w:tr>
    </w:tbl>
    <w:tbl>
      <w:tblPr>
        <w:tblStyle w:val="a2"/>
        <w:tblW w:w="10908" w:type="dxa"/>
        <w:tblInd w:w="106" w:type="dxa"/>
        <w:tblLayout w:type="fixed"/>
        <w:tblLook w:val="0000" w:firstRow="0" w:lastRow="0" w:firstColumn="0" w:lastColumn="0" w:noHBand="0" w:noVBand="0"/>
      </w:tblPr>
      <w:tblGrid>
        <w:gridCol w:w="10908"/>
      </w:tblGrid>
      <w:tr w:rsidR="002B4A75" w14:paraId="392B74A0" w14:textId="77777777">
        <w:trPr>
          <w:trHeight w:val="701"/>
          <w:del w:id="298" w:author="Marks, Brett (DPH)" w:date="2026-09-25T20:07:00Z" w16du:dateUtc="2026-09-26T00:07:00Z"/>
        </w:trPr>
        <w:tc>
          <w:tcPr>
            <w:tcW w:w="10908" w:type="dxa"/>
            <w:tcBorders>
              <w:top w:val="single" w:sz="5" w:space="0" w:color="000000"/>
              <w:left w:val="single" w:sz="5" w:space="0" w:color="000000"/>
              <w:bottom w:val="single" w:sz="5" w:space="0" w:color="000000"/>
              <w:right w:val="single" w:sz="5" w:space="0" w:color="000000"/>
            </w:tcBorders>
          </w:tcPr>
          <w:p w14:paraId="6854A353" w14:textId="77777777" w:rsidR="002B4A75" w:rsidRDefault="00394969">
            <w:pPr>
              <w:pBdr>
                <w:top w:val="nil"/>
                <w:left w:val="nil"/>
                <w:bottom w:val="nil"/>
                <w:right w:val="nil"/>
                <w:between w:val="nil"/>
              </w:pBdr>
              <w:spacing w:line="224" w:lineRule="auto"/>
              <w:ind w:left="102"/>
              <w:rPr>
                <w:del w:id="299" w:author="Marks, Brett (DPH)" w:date="2026-09-25T20:07:00Z" w16du:dateUtc="2026-09-26T00:07:00Z"/>
                <w:rFonts w:ascii="Arial" w:eastAsia="Arial" w:hAnsi="Arial" w:cs="Arial"/>
                <w:color w:val="000000"/>
                <w:sz w:val="20"/>
                <w:szCs w:val="20"/>
              </w:rPr>
            </w:pPr>
            <w:del w:id="300" w:author="Marks, Brett (DPH)" w:date="2026-09-25T20:07:00Z" w16du:dateUtc="2026-09-26T00:07:00Z">
              <w:r>
                <w:rPr>
                  <w:rFonts w:ascii="Arial" w:eastAsia="Arial" w:hAnsi="Arial" w:cs="Arial"/>
                  <w:b/>
                  <w:color w:val="000000"/>
                  <w:sz w:val="20"/>
                  <w:szCs w:val="20"/>
                </w:rPr>
                <w:delText>Project Title:</w:delText>
              </w:r>
            </w:del>
          </w:p>
          <w:p w14:paraId="120A88B6" w14:textId="77777777" w:rsidR="002B4A75" w:rsidRDefault="00394969">
            <w:pPr>
              <w:pBdr>
                <w:top w:val="nil"/>
                <w:left w:val="nil"/>
                <w:bottom w:val="nil"/>
                <w:right w:val="nil"/>
                <w:between w:val="nil"/>
              </w:pBdr>
              <w:spacing w:before="95"/>
              <w:ind w:left="2953"/>
              <w:rPr>
                <w:del w:id="301" w:author="Marks, Brett (DPH)" w:date="2026-09-25T20:07:00Z" w16du:dateUtc="2026-09-26T00:07:00Z"/>
                <w:rFonts w:ascii="Arial" w:eastAsia="Arial" w:hAnsi="Arial" w:cs="Arial"/>
                <w:color w:val="000000"/>
                <w:sz w:val="20"/>
                <w:szCs w:val="20"/>
              </w:rPr>
            </w:pPr>
            <w:del w:id="302" w:author="Marks, Brett (DPH)" w:date="2026-09-25T20:07:00Z" w16du:dateUtc="2026-09-26T00:07:00Z">
              <w:r>
                <w:rPr>
                  <w:rFonts w:ascii="Arial" w:eastAsia="Arial" w:hAnsi="Arial" w:cs="Arial"/>
                  <w:color w:val="000000"/>
                  <w:sz w:val="20"/>
                  <w:szCs w:val="20"/>
                </w:rPr>
                <w:delText>Autonomous Maintenance Technology (AMT) Pool Fund</w:delText>
              </w:r>
            </w:del>
          </w:p>
        </w:tc>
      </w:tr>
    </w:tbl>
    <w:tbl>
      <w:tblPr>
        <w:tblStyle w:val="TableGrid"/>
        <w:tblW w:w="0" w:type="auto"/>
        <w:tblInd w:w="4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303" w:author="Marks, Brett (DPH)" w:date="2026-09-25T20:07:00Z" w16du:dateUtc="2026-09-26T00:07:00Z">
          <w:tblPr>
            <w:tblStyle w:val="a2"/>
            <w:tblW w:w="10908" w:type="dxa"/>
            <w:tblInd w:w="106" w:type="dxa"/>
            <w:tblLayout w:type="fixed"/>
            <w:tblLook w:val="0000" w:firstRow="0" w:lastRow="0" w:firstColumn="0" w:lastColumn="0" w:noHBand="0" w:noVBand="0"/>
          </w:tblPr>
        </w:tblPrChange>
      </w:tblPr>
      <w:tblGrid>
        <w:gridCol w:w="272"/>
        <w:gridCol w:w="2334"/>
        <w:gridCol w:w="1124"/>
        <w:gridCol w:w="429"/>
        <w:gridCol w:w="695"/>
        <w:gridCol w:w="1124"/>
        <w:gridCol w:w="1124"/>
        <w:gridCol w:w="386"/>
        <w:gridCol w:w="6"/>
        <w:gridCol w:w="732"/>
        <w:gridCol w:w="392"/>
        <w:gridCol w:w="732"/>
        <w:gridCol w:w="392"/>
        <w:gridCol w:w="453"/>
        <w:gridCol w:w="671"/>
        <w:gridCol w:w="24"/>
        <w:gridCol w:w="12"/>
        <w:gridCol w:w="6"/>
        <w:gridCol w:w="174"/>
        <w:tblGridChange w:id="304">
          <w:tblGrid>
            <w:gridCol w:w="272"/>
            <w:gridCol w:w="2334"/>
            <w:gridCol w:w="1124"/>
            <w:gridCol w:w="429"/>
            <w:gridCol w:w="695"/>
            <w:gridCol w:w="1124"/>
            <w:gridCol w:w="1124"/>
            <w:gridCol w:w="386"/>
            <w:gridCol w:w="6"/>
            <w:gridCol w:w="732"/>
            <w:gridCol w:w="392"/>
            <w:gridCol w:w="732"/>
            <w:gridCol w:w="392"/>
            <w:gridCol w:w="453"/>
            <w:gridCol w:w="671"/>
            <w:gridCol w:w="24"/>
            <w:gridCol w:w="12"/>
            <w:gridCol w:w="6"/>
            <w:gridCol w:w="174"/>
          </w:tblGrid>
        </w:tblGridChange>
      </w:tblGrid>
      <w:tr w:rsidR="002B4A75" w14:paraId="11C349C0" w14:textId="779247E4" w:rsidTr="008B337C">
        <w:trPr>
          <w:gridAfter w:val="1"/>
          <w:wAfter w:w="174" w:type="dxa"/>
          <w:trHeight w:val="310"/>
          <w:trPrChange w:id="305" w:author="Marks, Brett (DPH)" w:date="2026-09-25T20:07:00Z" w16du:dateUtc="2026-09-26T00:07:00Z">
            <w:trPr>
              <w:gridAfter w:val="1"/>
              <w:trHeight w:val="698"/>
            </w:trPr>
          </w:trPrChange>
        </w:trPr>
        <w:tc>
          <w:tcPr>
            <w:tcW w:w="2334" w:type="dxa"/>
            <w:gridSpan w:val="4"/>
            <w:tcPrChange w:id="306" w:author="Marks, Brett (DPH)" w:date="2026-09-25T20:07:00Z" w16du:dateUtc="2026-09-26T00:07:00Z">
              <w:tcPr>
                <w:tcW w:w="4159" w:type="dxa"/>
                <w:gridSpan w:val="4"/>
                <w:tcBorders>
                  <w:top w:val="single" w:sz="5" w:space="0" w:color="000000"/>
                  <w:left w:val="single" w:sz="5" w:space="0" w:color="000000"/>
                  <w:bottom w:val="single" w:sz="5" w:space="0" w:color="000000"/>
                  <w:right w:val="single" w:sz="5" w:space="0" w:color="000000"/>
                </w:tcBorders>
              </w:tcPr>
            </w:tcPrChange>
          </w:tcPr>
          <w:p w14:paraId="5325F50A" w14:textId="77777777" w:rsidR="002B4A75" w:rsidRDefault="0079671F">
            <w:pPr>
              <w:pBdr>
                <w:top w:val="nil"/>
                <w:left w:val="nil"/>
                <w:bottom w:val="nil"/>
                <w:right w:val="nil"/>
                <w:between w:val="nil"/>
              </w:pBdr>
              <w:spacing w:line="224" w:lineRule="auto"/>
              <w:ind w:left="102"/>
              <w:rPr>
                <w:del w:id="307" w:author="Marks, Brett (DPH)" w:date="2026-09-25T20:07:00Z" w16du:dateUtc="2026-09-26T00:07:00Z"/>
                <w:rFonts w:ascii="Arial" w:eastAsia="Arial" w:hAnsi="Arial" w:cs="Arial"/>
                <w:color w:val="000000"/>
                <w:sz w:val="20"/>
                <w:szCs w:val="20"/>
              </w:rPr>
            </w:pPr>
            <w:ins w:id="308" w:author="Marks, Brett (DPH)" w:date="2026-09-25T20:07:00Z" w16du:dateUtc="2026-09-26T00:07:00Z">
              <w:r>
                <w:rPr>
                  <w:rFonts w:ascii="Arial"/>
                  <w:spacing w:val="-4"/>
                  <w:sz w:val="15"/>
                </w:rPr>
                <w:t>#</w:t>
              </w:r>
            </w:ins>
            <w:del w:id="309" w:author="Marks, Brett (DPH)" w:date="2026-09-25T20:07:00Z" w16du:dateUtc="2026-09-26T00:07:00Z">
              <w:r w:rsidR="00394969">
                <w:rPr>
                  <w:rFonts w:ascii="Arial" w:eastAsia="Arial" w:hAnsi="Arial" w:cs="Arial"/>
                  <w:b/>
                  <w:color w:val="000000"/>
                  <w:sz w:val="20"/>
                  <w:szCs w:val="20"/>
                </w:rPr>
                <w:delText>Name</w:delText>
              </w:r>
            </w:del>
            <w:r w:rsidR="00394969">
              <w:rPr>
                <w:rFonts w:ascii="Arial" w:eastAsia="Arial"/>
                <w:spacing w:val="-7"/>
                <w:sz w:val="15"/>
                <w:rPrChange w:id="310" w:author="Marks, Brett (DPH)" w:date="2026-09-25T20:07:00Z" w16du:dateUtc="2026-09-26T00:07:00Z">
                  <w:rPr>
                    <w:rFonts w:ascii="Arial" w:eastAsia="Arial" w:hAnsi="Arial" w:cs="Arial"/>
                    <w:b/>
                    <w:color w:val="000000"/>
                    <w:sz w:val="20"/>
                    <w:szCs w:val="20"/>
                  </w:rPr>
                </w:rPrChange>
              </w:rPr>
              <w:t xml:space="preserve"> </w:t>
            </w:r>
            <w:r w:rsidR="00394969">
              <w:rPr>
                <w:rFonts w:eastAsia="Arial"/>
                <w:spacing w:val="-4"/>
                <w:sz w:val="16"/>
                <w:rPrChange w:id="311" w:author="Marks, Brett (DPH)" w:date="2026-09-25T20:07:00Z" w16du:dateUtc="2026-09-26T00:07:00Z">
                  <w:rPr>
                    <w:rFonts w:ascii="Arial" w:eastAsia="Arial" w:hAnsi="Arial" w:cs="Arial"/>
                    <w:b/>
                    <w:color w:val="000000"/>
                    <w:sz w:val="20"/>
                    <w:szCs w:val="20"/>
                  </w:rPr>
                </w:rPrChange>
              </w:rPr>
              <w:t>of</w:t>
            </w:r>
            <w:r w:rsidR="00394969">
              <w:rPr>
                <w:rFonts w:eastAsia="Arial"/>
                <w:spacing w:val="-6"/>
                <w:sz w:val="16"/>
                <w:rPrChange w:id="312" w:author="Marks, Brett (DPH)" w:date="2026-09-25T20:07:00Z" w16du:dateUtc="2026-09-26T00:07:00Z">
                  <w:rPr>
                    <w:rFonts w:ascii="Arial" w:eastAsia="Arial" w:hAnsi="Arial" w:cs="Arial"/>
                    <w:b/>
                    <w:color w:val="000000"/>
                    <w:sz w:val="20"/>
                    <w:szCs w:val="20"/>
                  </w:rPr>
                </w:rPrChange>
              </w:rPr>
              <w:t xml:space="preserve"> </w:t>
            </w:r>
            <w:ins w:id="313" w:author="Marks, Brett (DPH)" w:date="2026-09-25T20:07:00Z" w16du:dateUtc="2026-09-26T00:07:00Z">
              <w:r>
                <w:rPr>
                  <w:spacing w:val="-4"/>
                  <w:sz w:val="16"/>
                </w:rPr>
                <w:t>cases</w:t>
              </w:r>
              <w:r>
                <w:rPr>
                  <w:spacing w:val="-9"/>
                  <w:sz w:val="16"/>
                </w:rPr>
                <w:t xml:space="preserve"> </w:t>
              </w:r>
              <w:r>
                <w:rPr>
                  <w:spacing w:val="-4"/>
                  <w:sz w:val="16"/>
                </w:rPr>
                <w:t>-</w:t>
              </w:r>
              <w:r>
                <w:rPr>
                  <w:spacing w:val="8"/>
                  <w:sz w:val="16"/>
                </w:rPr>
                <w:t xml:space="preserve"> </w:t>
              </w:r>
              <w:r>
                <w:rPr>
                  <w:spacing w:val="-4"/>
                  <w:sz w:val="16"/>
                </w:rPr>
                <w:t>emergency</w:t>
              </w:r>
              <w:r>
                <w:rPr>
                  <w:spacing w:val="40"/>
                  <w:sz w:val="16"/>
                </w:rPr>
                <w:t xml:space="preserve"> </w:t>
              </w:r>
              <w:r>
                <w:rPr>
                  <w:spacing w:val="-2"/>
                  <w:sz w:val="16"/>
                </w:rPr>
                <w:t>department</w:t>
              </w:r>
            </w:ins>
            <w:del w:id="314" w:author="Marks, Brett (DPH)" w:date="2026-09-25T20:07:00Z" w16du:dateUtc="2026-09-26T00:07:00Z">
              <w:r w:rsidR="00394969">
                <w:rPr>
                  <w:rFonts w:ascii="Arial" w:eastAsia="Arial" w:hAnsi="Arial" w:cs="Arial"/>
                  <w:b/>
                  <w:color w:val="000000"/>
                  <w:sz w:val="20"/>
                  <w:szCs w:val="20"/>
                </w:rPr>
                <w:delText>Project Manager(s):</w:delText>
              </w:r>
            </w:del>
          </w:p>
          <w:p w14:paraId="72367571" w14:textId="77777777" w:rsidR="002B4A75" w:rsidRDefault="00394969" w:rsidP="0079671F">
            <w:pPr>
              <w:spacing w:line="276" w:lineRule="auto"/>
              <w:ind w:left="225" w:right="90"/>
              <w:jc w:val="both"/>
              <w:rPr>
                <w:rFonts w:eastAsia="Arial"/>
                <w:spacing w:val="-2"/>
                <w:sz w:val="16"/>
                <w:rPrChange w:id="315" w:author="Marks, Brett (DPH)" w:date="2026-09-25T20:07:00Z" w16du:dateUtc="2026-09-26T00:07:00Z">
                  <w:rPr>
                    <w:rFonts w:ascii="Arial" w:eastAsia="Arial" w:hAnsi="Arial" w:cs="Arial"/>
                    <w:color w:val="000000"/>
                    <w:sz w:val="20"/>
                    <w:szCs w:val="20"/>
                  </w:rPr>
                </w:rPrChange>
              </w:rPr>
              <w:pPrChange w:id="316" w:author="Marks, Brett (DPH)" w:date="2026-09-25T20:07:00Z" w16du:dateUtc="2026-09-26T00:07:00Z">
                <w:pPr>
                  <w:pBdr>
                    <w:top w:val="nil"/>
                    <w:left w:val="nil"/>
                    <w:bottom w:val="nil"/>
                    <w:right w:val="nil"/>
                    <w:between w:val="nil"/>
                  </w:pBdr>
                  <w:spacing w:before="93"/>
                  <w:ind w:left="2"/>
                  <w:jc w:val="center"/>
                </w:pPr>
              </w:pPrChange>
            </w:pPr>
            <w:del w:id="317" w:author="Marks, Brett (DPH)" w:date="2026-09-25T20:07:00Z" w16du:dateUtc="2026-09-26T00:07:00Z">
              <w:r>
                <w:rPr>
                  <w:rFonts w:ascii="Arial" w:eastAsia="Arial" w:hAnsi="Arial" w:cs="Arial"/>
                  <w:color w:val="000000"/>
                  <w:sz w:val="20"/>
                  <w:szCs w:val="20"/>
                </w:rPr>
                <w:delText>David Reeves</w:delText>
              </w:r>
            </w:del>
          </w:p>
        </w:tc>
        <w:tc>
          <w:tcPr>
            <w:tcW w:w="1033" w:type="dxa"/>
            <w:gridSpan w:val="4"/>
            <w:tcPrChange w:id="318" w:author="Marks, Brett (DPH)" w:date="2026-09-25T20:07:00Z" w16du:dateUtc="2026-09-26T00:07:00Z">
              <w:tcPr>
                <w:tcW w:w="3329" w:type="dxa"/>
                <w:gridSpan w:val="4"/>
                <w:tcBorders>
                  <w:top w:val="single" w:sz="5" w:space="0" w:color="000000"/>
                  <w:left w:val="single" w:sz="5" w:space="0" w:color="000000"/>
                  <w:bottom w:val="single" w:sz="5" w:space="0" w:color="000000"/>
                  <w:right w:val="single" w:sz="5" w:space="0" w:color="000000"/>
                </w:tcBorders>
              </w:tcPr>
            </w:tcPrChange>
          </w:tcPr>
          <w:p w14:paraId="2E447713" w14:textId="77777777" w:rsidR="002B4A75" w:rsidRDefault="0079671F">
            <w:pPr>
              <w:pBdr>
                <w:top w:val="nil"/>
                <w:left w:val="nil"/>
                <w:bottom w:val="nil"/>
                <w:right w:val="nil"/>
                <w:between w:val="nil"/>
              </w:pBdr>
              <w:spacing w:line="224" w:lineRule="auto"/>
              <w:ind w:left="99"/>
              <w:rPr>
                <w:del w:id="319" w:author="Marks, Brett (DPH)" w:date="2026-09-25T20:07:00Z" w16du:dateUtc="2026-09-26T00:07:00Z"/>
                <w:rFonts w:ascii="Arial" w:eastAsia="Arial" w:hAnsi="Arial" w:cs="Arial"/>
                <w:color w:val="000000"/>
                <w:sz w:val="20"/>
                <w:szCs w:val="20"/>
              </w:rPr>
            </w:pPr>
            <w:ins w:id="320" w:author="Marks, Brett (DPH)" w:date="2026-09-25T20:07:00Z" w16du:dateUtc="2026-09-26T00:07:00Z">
              <w:r w:rsidRPr="0079671F">
                <w:rPr>
                  <w:spacing w:val="-2"/>
                  <w:sz w:val="16"/>
                  <w:u w:val="single"/>
                </w:rPr>
                <w:t>7,280</w:t>
              </w:r>
            </w:ins>
            <w:del w:id="321" w:author="Marks, Brett (DPH)" w:date="2026-09-25T20:07:00Z" w16du:dateUtc="2026-09-26T00:07:00Z">
              <w:r w:rsidR="00394969">
                <w:rPr>
                  <w:rFonts w:ascii="Arial" w:eastAsia="Arial" w:hAnsi="Arial" w:cs="Arial"/>
                  <w:b/>
                  <w:color w:val="000000"/>
                  <w:sz w:val="20"/>
                  <w:szCs w:val="20"/>
                </w:rPr>
                <w:delText>Phone Number:</w:delText>
              </w:r>
            </w:del>
          </w:p>
          <w:p w14:paraId="1398D3AB" w14:textId="77777777" w:rsidR="002B4A75" w:rsidRPr="0079671F" w:rsidRDefault="00394969" w:rsidP="0079671F">
            <w:pPr>
              <w:spacing w:line="276" w:lineRule="auto"/>
              <w:ind w:right="558"/>
              <w:jc w:val="both"/>
              <w:rPr>
                <w:rFonts w:eastAsia="Arial"/>
                <w:sz w:val="19"/>
                <w:u w:val="single"/>
                <w:rPrChange w:id="322" w:author="Marks, Brett (DPH)" w:date="2026-09-25T20:07:00Z" w16du:dateUtc="2026-09-26T00:07:00Z">
                  <w:rPr>
                    <w:rFonts w:ascii="Arial" w:eastAsia="Arial" w:hAnsi="Arial" w:cs="Arial"/>
                    <w:color w:val="000000"/>
                    <w:sz w:val="20"/>
                    <w:szCs w:val="20"/>
                  </w:rPr>
                </w:rPrChange>
              </w:rPr>
              <w:pPrChange w:id="323" w:author="Marks, Brett (DPH)" w:date="2026-09-25T20:07:00Z" w16du:dateUtc="2026-09-26T00:07:00Z">
                <w:pPr>
                  <w:pBdr>
                    <w:top w:val="nil"/>
                    <w:left w:val="nil"/>
                    <w:bottom w:val="nil"/>
                    <w:right w:val="nil"/>
                    <w:between w:val="nil"/>
                  </w:pBdr>
                  <w:spacing w:before="93"/>
                  <w:ind w:left="1036"/>
                </w:pPr>
              </w:pPrChange>
            </w:pPr>
            <w:del w:id="324" w:author="Marks, Brett (DPH)" w:date="2026-09-25T20:07:00Z" w16du:dateUtc="2026-09-26T00:07:00Z">
              <w:r>
                <w:rPr>
                  <w:rFonts w:ascii="Arial" w:eastAsia="Arial" w:hAnsi="Arial" w:cs="Arial"/>
                  <w:color w:val="000000"/>
                  <w:sz w:val="20"/>
                  <w:szCs w:val="20"/>
                </w:rPr>
                <w:delText>303-757-9518</w:delText>
              </w:r>
            </w:del>
          </w:p>
        </w:tc>
        <w:tc>
          <w:tcPr>
            <w:tcW w:w="1033" w:type="dxa"/>
            <w:tcPrChange w:id="325" w:author="Marks, Brett (DPH)" w:date="2026-09-25T20:07:00Z" w16du:dateUtc="2026-09-26T00:07:00Z">
              <w:tcPr>
                <w:tcW w:w="3420" w:type="dxa"/>
                <w:tcBorders>
                  <w:top w:val="single" w:sz="5" w:space="0" w:color="000000"/>
                  <w:left w:val="single" w:sz="5" w:space="0" w:color="000000"/>
                  <w:bottom w:val="single" w:sz="5" w:space="0" w:color="000000"/>
                  <w:right w:val="single" w:sz="5" w:space="0" w:color="000000"/>
                </w:tcBorders>
              </w:tcPr>
            </w:tcPrChange>
          </w:tcPr>
          <w:p w14:paraId="68FD10B3" w14:textId="77777777" w:rsidR="002B4A75" w:rsidRDefault="0079671F">
            <w:pPr>
              <w:pBdr>
                <w:top w:val="nil"/>
                <w:left w:val="nil"/>
                <w:bottom w:val="nil"/>
                <w:right w:val="nil"/>
                <w:between w:val="nil"/>
              </w:pBdr>
              <w:spacing w:line="224" w:lineRule="auto"/>
              <w:ind w:left="102"/>
              <w:rPr>
                <w:del w:id="326" w:author="Marks, Brett (DPH)" w:date="2026-09-25T20:07:00Z" w16du:dateUtc="2026-09-26T00:07:00Z"/>
                <w:rFonts w:ascii="Arial" w:eastAsia="Arial" w:hAnsi="Arial" w:cs="Arial"/>
                <w:color w:val="000000"/>
                <w:sz w:val="20"/>
                <w:szCs w:val="20"/>
              </w:rPr>
            </w:pPr>
            <w:ins w:id="327" w:author="Marks, Brett (DPH)" w:date="2026-09-25T20:07:00Z" w16du:dateUtc="2026-09-26T00:07:00Z">
              <w:r w:rsidRPr="0079671F">
                <w:rPr>
                  <w:spacing w:val="-2"/>
                  <w:sz w:val="16"/>
                  <w:u w:val="single"/>
                </w:rPr>
                <w:t>7,966</w:t>
              </w:r>
            </w:ins>
            <w:del w:id="328" w:author="Marks, Brett (DPH)" w:date="2026-09-25T20:07:00Z" w16du:dateUtc="2026-09-26T00:07:00Z">
              <w:r w:rsidR="00394969">
                <w:rPr>
                  <w:rFonts w:ascii="Arial" w:eastAsia="Arial" w:hAnsi="Arial" w:cs="Arial"/>
                  <w:b/>
                  <w:color w:val="000000"/>
                  <w:sz w:val="20"/>
                  <w:szCs w:val="20"/>
                </w:rPr>
                <w:delText>E-Mail</w:delText>
              </w:r>
            </w:del>
          </w:p>
          <w:p w14:paraId="4F768B1A" w14:textId="77777777" w:rsidR="002B4A75" w:rsidRPr="0079671F" w:rsidRDefault="00394969" w:rsidP="0079671F">
            <w:pPr>
              <w:spacing w:line="276" w:lineRule="auto"/>
              <w:ind w:right="558"/>
              <w:jc w:val="both"/>
              <w:rPr>
                <w:rFonts w:eastAsia="Arial"/>
                <w:sz w:val="19"/>
                <w:u w:val="single"/>
                <w:rPrChange w:id="329" w:author="Marks, Brett (DPH)" w:date="2026-09-25T20:07:00Z" w16du:dateUtc="2026-09-26T00:07:00Z">
                  <w:rPr>
                    <w:rFonts w:ascii="Arial" w:eastAsia="Arial" w:hAnsi="Arial" w:cs="Arial"/>
                    <w:color w:val="000000"/>
                    <w:sz w:val="20"/>
                    <w:szCs w:val="20"/>
                  </w:rPr>
                </w:rPrChange>
              </w:rPr>
              <w:pPrChange w:id="330" w:author="Marks, Brett (DPH)" w:date="2026-09-25T20:07:00Z" w16du:dateUtc="2026-09-26T00:07:00Z">
                <w:pPr>
                  <w:pBdr>
                    <w:top w:val="nil"/>
                    <w:left w:val="nil"/>
                    <w:bottom w:val="nil"/>
                    <w:right w:val="nil"/>
                    <w:between w:val="nil"/>
                  </w:pBdr>
                  <w:spacing w:before="93"/>
                  <w:ind w:left="553"/>
                </w:pPr>
              </w:pPrChange>
            </w:pPr>
            <w:del w:id="331" w:author="Marks, Brett (DPH)" w:date="2026-09-25T20:07:00Z" w16du:dateUtc="2026-09-26T00:07:00Z">
              <w:r>
                <w:fldChar w:fldCharType="begin"/>
              </w:r>
              <w:r>
                <w:delInstrText>HYPERLINK "mailto:david.reeves@state.co.us" \h</w:delInstrText>
              </w:r>
              <w:r>
                <w:fldChar w:fldCharType="separate"/>
              </w:r>
              <w:r>
                <w:rPr>
                  <w:rFonts w:ascii="Arial" w:eastAsia="Arial" w:hAnsi="Arial" w:cs="Arial"/>
                  <w:color w:val="000000"/>
                  <w:sz w:val="20"/>
                  <w:szCs w:val="20"/>
                </w:rPr>
                <w:delText>david.reeves@state.co.us</w:delText>
              </w:r>
              <w:r>
                <w:fldChar w:fldCharType="end"/>
              </w:r>
            </w:del>
          </w:p>
        </w:tc>
        <w:tc>
          <w:tcPr>
            <w:tcW w:w="1033" w:type="dxa"/>
            <w:gridSpan w:val="2"/>
            <w:tcPrChange w:id="332" w:author="Marks, Brett (DPH)" w:date="2026-09-25T20:07:00Z" w16du:dateUtc="2026-09-26T00:07:00Z">
              <w:tcPr>
                <w:tcW w:w="1033" w:type="dxa"/>
                <w:gridSpan w:val="2"/>
              </w:tcPr>
            </w:tcPrChange>
          </w:tcPr>
          <w:p w14:paraId="3BCE161C" w14:textId="36E5C633" w:rsidR="0079671F" w:rsidRPr="0079671F" w:rsidRDefault="0079671F" w:rsidP="0079671F">
            <w:pPr>
              <w:spacing w:line="276" w:lineRule="auto"/>
              <w:ind w:right="558"/>
              <w:jc w:val="both"/>
              <w:rPr>
                <w:spacing w:val="-2"/>
                <w:sz w:val="16"/>
                <w:u w:val="single"/>
              </w:rPr>
            </w:pPr>
            <w:ins w:id="333" w:author="Marks, Brett (DPH)" w:date="2026-09-25T20:07:00Z" w16du:dateUtc="2026-09-26T00:07:00Z">
              <w:r w:rsidRPr="0079671F">
                <w:rPr>
                  <w:spacing w:val="-2"/>
                  <w:sz w:val="16"/>
                  <w:u w:val="single"/>
                </w:rPr>
                <w:t>8,165</w:t>
              </w:r>
            </w:ins>
          </w:p>
        </w:tc>
        <w:tc>
          <w:tcPr>
            <w:tcW w:w="1033" w:type="dxa"/>
            <w:gridSpan w:val="2"/>
            <w:tcPrChange w:id="334" w:author="Marks, Brett (DPH)" w:date="2026-09-25T20:07:00Z" w16du:dateUtc="2026-09-26T00:07:00Z">
              <w:tcPr>
                <w:tcW w:w="1033" w:type="dxa"/>
                <w:gridSpan w:val="2"/>
              </w:tcPr>
            </w:tcPrChange>
          </w:tcPr>
          <w:p w14:paraId="6C330357" w14:textId="1C7C7ED3" w:rsidR="0079671F" w:rsidRPr="0079671F" w:rsidRDefault="0079671F" w:rsidP="0079671F">
            <w:pPr>
              <w:spacing w:line="276" w:lineRule="auto"/>
              <w:ind w:right="558"/>
              <w:jc w:val="both"/>
              <w:rPr>
                <w:spacing w:val="-2"/>
                <w:sz w:val="16"/>
                <w:u w:val="single"/>
              </w:rPr>
            </w:pPr>
            <w:ins w:id="335" w:author="Marks, Brett (DPH)" w:date="2026-09-25T20:07:00Z" w16du:dateUtc="2026-09-26T00:07:00Z">
              <w:r w:rsidRPr="0079671F">
                <w:rPr>
                  <w:spacing w:val="-2"/>
                  <w:sz w:val="16"/>
                  <w:u w:val="single"/>
                </w:rPr>
                <w:t>8,573</w:t>
              </w:r>
            </w:ins>
          </w:p>
        </w:tc>
        <w:tc>
          <w:tcPr>
            <w:tcW w:w="1033" w:type="dxa"/>
            <w:gridSpan w:val="2"/>
            <w:tcPrChange w:id="336" w:author="Marks, Brett (DPH)" w:date="2026-09-25T20:07:00Z" w16du:dateUtc="2026-09-26T00:07:00Z">
              <w:tcPr>
                <w:tcW w:w="1033" w:type="dxa"/>
                <w:gridSpan w:val="2"/>
              </w:tcPr>
            </w:tcPrChange>
          </w:tcPr>
          <w:p w14:paraId="7C141245" w14:textId="6EA99B7A" w:rsidR="0079671F" w:rsidRPr="0079671F" w:rsidRDefault="0079671F" w:rsidP="0079671F">
            <w:pPr>
              <w:spacing w:line="276" w:lineRule="auto"/>
              <w:ind w:right="558"/>
              <w:jc w:val="both"/>
              <w:rPr>
                <w:spacing w:val="-2"/>
                <w:sz w:val="16"/>
                <w:u w:val="single"/>
              </w:rPr>
            </w:pPr>
            <w:ins w:id="337" w:author="Marks, Brett (DPH)" w:date="2026-09-25T20:07:00Z" w16du:dateUtc="2026-09-26T00:07:00Z">
              <w:r w:rsidRPr="0079671F">
                <w:rPr>
                  <w:spacing w:val="-2"/>
                  <w:sz w:val="16"/>
                  <w:u w:val="single"/>
                </w:rPr>
                <w:t>9,002</w:t>
              </w:r>
            </w:ins>
          </w:p>
        </w:tc>
        <w:tc>
          <w:tcPr>
            <w:tcW w:w="1033" w:type="dxa"/>
            <w:tcPrChange w:id="338" w:author="Marks, Brett (DPH)" w:date="2026-09-25T20:07:00Z" w16du:dateUtc="2026-09-26T00:07:00Z">
              <w:tcPr>
                <w:tcW w:w="1033" w:type="dxa"/>
              </w:tcPr>
            </w:tcPrChange>
          </w:tcPr>
          <w:p w14:paraId="290DD009" w14:textId="4C93A17D" w:rsidR="0079671F" w:rsidRPr="0079671F" w:rsidRDefault="0079671F" w:rsidP="0079671F">
            <w:pPr>
              <w:spacing w:line="276" w:lineRule="auto"/>
              <w:ind w:right="558"/>
              <w:jc w:val="both"/>
              <w:rPr>
                <w:spacing w:val="-2"/>
                <w:sz w:val="16"/>
                <w:u w:val="single"/>
              </w:rPr>
            </w:pPr>
            <w:ins w:id="339" w:author="Marks, Brett (DPH)" w:date="2026-09-25T20:07:00Z" w16du:dateUtc="2026-09-26T00:07:00Z">
              <w:r w:rsidRPr="0079671F">
                <w:rPr>
                  <w:spacing w:val="-2"/>
                  <w:sz w:val="16"/>
                  <w:u w:val="single"/>
                </w:rPr>
                <w:t>9,452</w:t>
              </w:r>
            </w:ins>
          </w:p>
        </w:tc>
        <w:tc>
          <w:tcPr>
            <w:tcW w:w="803" w:type="dxa"/>
            <w:tcPrChange w:id="340" w:author="Marks, Brett (DPH)" w:date="2026-09-25T20:07:00Z" w16du:dateUtc="2026-09-26T00:07:00Z">
              <w:tcPr>
                <w:tcW w:w="803" w:type="dxa"/>
              </w:tcPr>
            </w:tcPrChange>
          </w:tcPr>
          <w:p w14:paraId="11F2C390" w14:textId="67D237D1" w:rsidR="0079671F" w:rsidRPr="0079671F" w:rsidRDefault="0079671F" w:rsidP="00FE5C9B">
            <w:pPr>
              <w:spacing w:line="276" w:lineRule="auto"/>
              <w:ind w:right="-150"/>
              <w:jc w:val="both"/>
              <w:rPr>
                <w:spacing w:val="-2"/>
                <w:sz w:val="16"/>
                <w:u w:val="single"/>
              </w:rPr>
            </w:pPr>
            <w:ins w:id="341" w:author="Marks, Brett (DPH)" w:date="2026-09-25T20:07:00Z" w16du:dateUtc="2026-09-26T00:07:00Z">
              <w:r w:rsidRPr="0079671F">
                <w:rPr>
                  <w:spacing w:val="-2"/>
                  <w:sz w:val="16"/>
                  <w:u w:val="single"/>
                </w:rPr>
                <w:t>9,924</w:t>
              </w:r>
            </w:ins>
          </w:p>
        </w:tc>
        <w:tc>
          <w:tcPr>
            <w:tcW w:w="817" w:type="dxa"/>
            <w:tcPrChange w:id="342" w:author="Marks, Brett (DPH)" w:date="2026-09-25T20:07:00Z" w16du:dateUtc="2026-09-26T00:07:00Z">
              <w:tcPr>
                <w:tcW w:w="817" w:type="dxa"/>
              </w:tcPr>
            </w:tcPrChange>
          </w:tcPr>
          <w:p w14:paraId="29451A12" w14:textId="7E9A4FFF" w:rsidR="0079671F" w:rsidRPr="0079671F" w:rsidRDefault="0079671F" w:rsidP="00FE5C9B">
            <w:pPr>
              <w:spacing w:line="276" w:lineRule="auto"/>
              <w:ind w:right="-104"/>
              <w:jc w:val="both"/>
              <w:rPr>
                <w:spacing w:val="-2"/>
                <w:sz w:val="16"/>
                <w:u w:val="single"/>
              </w:rPr>
            </w:pPr>
            <w:ins w:id="343" w:author="Marks, Brett (DPH)" w:date="2026-09-25T20:07:00Z" w16du:dateUtc="2026-09-26T00:07:00Z">
              <w:r w:rsidRPr="0079671F">
                <w:rPr>
                  <w:spacing w:val="-2"/>
                  <w:sz w:val="16"/>
                  <w:u w:val="single"/>
                </w:rPr>
                <w:t>10,421</w:t>
              </w:r>
            </w:ins>
          </w:p>
        </w:tc>
      </w:tr>
      <w:tr w:rsidR="00FE5C9B" w14:paraId="64D92BFE" w14:textId="77777777" w:rsidTr="008B337C">
        <w:trPr>
          <w:gridBefore w:val="1"/>
          <w:trHeight w:val="310"/>
          <w:ins w:id="344" w:author="Marks, Brett (DPH)" w:date="2026-09-25T20:07:00Z" w16du:dateUtc="2026-09-26T00:07:00Z"/>
        </w:trPr>
        <w:tc>
          <w:tcPr>
            <w:tcW w:w="2334" w:type="dxa"/>
          </w:tcPr>
          <w:p w14:paraId="52C95A3E" w14:textId="77777777" w:rsidR="0079671F" w:rsidRDefault="0079671F" w:rsidP="0079671F">
            <w:pPr>
              <w:spacing w:line="276" w:lineRule="auto"/>
              <w:ind w:right="90"/>
              <w:jc w:val="both"/>
              <w:rPr>
                <w:ins w:id="345" w:author="Marks, Brett (DPH)" w:date="2026-09-25T20:07:00Z" w16du:dateUtc="2026-09-26T00:07:00Z"/>
                <w:sz w:val="19"/>
              </w:rPr>
            </w:pPr>
            <w:ins w:id="346" w:author="Marks, Brett (DPH)" w:date="2026-09-25T20:07:00Z" w16du:dateUtc="2026-09-26T00:07:00Z">
              <w:r>
                <w:rPr>
                  <w:spacing w:val="-2"/>
                  <w:sz w:val="16"/>
                </w:rPr>
                <w:t>Total</w:t>
              </w:r>
              <w:r>
                <w:rPr>
                  <w:spacing w:val="-1"/>
                  <w:sz w:val="16"/>
                </w:rPr>
                <w:t xml:space="preserve"> </w:t>
              </w:r>
              <w:r>
                <w:rPr>
                  <w:spacing w:val="-2"/>
                  <w:sz w:val="16"/>
                </w:rPr>
                <w:t>volume</w:t>
              </w:r>
            </w:ins>
          </w:p>
        </w:tc>
        <w:tc>
          <w:tcPr>
            <w:tcW w:w="1033" w:type="dxa"/>
          </w:tcPr>
          <w:p w14:paraId="1197EF2B" w14:textId="77777777" w:rsidR="0079671F" w:rsidRPr="00F949B8" w:rsidRDefault="0023503F" w:rsidP="00FE5C9B">
            <w:pPr>
              <w:pStyle w:val="TableParagraph"/>
              <w:spacing w:line="177" w:lineRule="exact"/>
              <w:rPr>
                <w:ins w:id="347" w:author="Marks, Brett (DPH)" w:date="2026-09-25T20:07:00Z" w16du:dateUtc="2026-09-26T00:07:00Z"/>
                <w:spacing w:val="-2"/>
                <w:sz w:val="16"/>
                <w:u w:val="thick"/>
              </w:rPr>
            </w:pPr>
            <w:ins w:id="348" w:author="Marks, Brett (DPH)" w:date="2026-09-25T20:07:00Z" w16du:dateUtc="2026-09-26T00:07:00Z">
              <w:r w:rsidRPr="00F949B8">
                <w:rPr>
                  <w:spacing w:val="-2"/>
                  <w:sz w:val="16"/>
                  <w:u w:val="thick"/>
                </w:rPr>
                <w:t xml:space="preserve">  14,249 </w:t>
              </w:r>
            </w:ins>
          </w:p>
        </w:tc>
        <w:tc>
          <w:tcPr>
            <w:tcW w:w="1033" w:type="dxa"/>
            <w:gridSpan w:val="2"/>
          </w:tcPr>
          <w:p w14:paraId="0CBEF4A7" w14:textId="77777777" w:rsidR="0079671F" w:rsidRPr="00F949B8" w:rsidRDefault="00650654" w:rsidP="00FE5C9B">
            <w:pPr>
              <w:pStyle w:val="TableParagraph"/>
              <w:spacing w:line="177" w:lineRule="exact"/>
              <w:rPr>
                <w:ins w:id="349" w:author="Marks, Brett (DPH)" w:date="2026-09-25T20:07:00Z" w16du:dateUtc="2026-09-26T00:07:00Z"/>
                <w:spacing w:val="-2"/>
                <w:sz w:val="16"/>
                <w:u w:val="thick"/>
              </w:rPr>
            </w:pPr>
            <w:ins w:id="350" w:author="Marks, Brett (DPH)" w:date="2026-09-25T20:07:00Z" w16du:dateUtc="2026-09-26T00:07:00Z">
              <w:r w:rsidRPr="00F949B8">
                <w:rPr>
                  <w:spacing w:val="-2"/>
                  <w:sz w:val="16"/>
                  <w:u w:val="thick"/>
                </w:rPr>
                <w:t>15,283</w:t>
              </w:r>
            </w:ins>
          </w:p>
        </w:tc>
        <w:tc>
          <w:tcPr>
            <w:tcW w:w="1033" w:type="dxa"/>
          </w:tcPr>
          <w:p w14:paraId="14BC6EB5" w14:textId="77777777" w:rsidR="0079671F" w:rsidRPr="00F949B8" w:rsidRDefault="00650654" w:rsidP="00FE5C9B">
            <w:pPr>
              <w:pStyle w:val="TableParagraph"/>
              <w:spacing w:line="177" w:lineRule="exact"/>
              <w:rPr>
                <w:ins w:id="351" w:author="Marks, Brett (DPH)" w:date="2026-09-25T20:07:00Z" w16du:dateUtc="2026-09-26T00:07:00Z"/>
                <w:spacing w:val="-2"/>
                <w:sz w:val="16"/>
                <w:u w:val="thick"/>
              </w:rPr>
            </w:pPr>
            <w:ins w:id="352" w:author="Marks, Brett (DPH)" w:date="2026-09-25T20:07:00Z" w16du:dateUtc="2026-09-26T00:07:00Z">
              <w:r w:rsidRPr="00F949B8">
                <w:rPr>
                  <w:spacing w:val="-2"/>
                  <w:sz w:val="16"/>
                  <w:u w:val="thick"/>
                </w:rPr>
                <w:t>15,665</w:t>
              </w:r>
            </w:ins>
          </w:p>
        </w:tc>
        <w:tc>
          <w:tcPr>
            <w:tcW w:w="1033" w:type="dxa"/>
          </w:tcPr>
          <w:p w14:paraId="1BEFC689" w14:textId="77777777" w:rsidR="0079671F" w:rsidRPr="00F949B8" w:rsidRDefault="00650654" w:rsidP="00FE5C9B">
            <w:pPr>
              <w:pStyle w:val="TableParagraph"/>
              <w:spacing w:line="177" w:lineRule="exact"/>
              <w:rPr>
                <w:ins w:id="353" w:author="Marks, Brett (DPH)" w:date="2026-09-25T20:07:00Z" w16du:dateUtc="2026-09-26T00:07:00Z"/>
                <w:spacing w:val="-2"/>
                <w:sz w:val="16"/>
                <w:u w:val="thick"/>
              </w:rPr>
            </w:pPr>
            <w:ins w:id="354" w:author="Marks, Brett (DPH)" w:date="2026-09-25T20:07:00Z" w16du:dateUtc="2026-09-26T00:07:00Z">
              <w:r w:rsidRPr="00F949B8">
                <w:rPr>
                  <w:spacing w:val="-2"/>
                  <w:sz w:val="16"/>
                  <w:u w:val="thick"/>
                </w:rPr>
                <w:t>16,448</w:t>
              </w:r>
            </w:ins>
          </w:p>
        </w:tc>
        <w:tc>
          <w:tcPr>
            <w:tcW w:w="1033" w:type="dxa"/>
            <w:gridSpan w:val="3"/>
          </w:tcPr>
          <w:p w14:paraId="58A032C3" w14:textId="77777777" w:rsidR="0079671F" w:rsidRPr="00F949B8" w:rsidRDefault="00650654" w:rsidP="00FE5C9B">
            <w:pPr>
              <w:pStyle w:val="TableParagraph"/>
              <w:spacing w:line="177" w:lineRule="exact"/>
              <w:rPr>
                <w:ins w:id="355" w:author="Marks, Brett (DPH)" w:date="2026-09-25T20:07:00Z" w16du:dateUtc="2026-09-26T00:07:00Z"/>
                <w:spacing w:val="-2"/>
                <w:sz w:val="16"/>
                <w:u w:val="thick"/>
              </w:rPr>
            </w:pPr>
            <w:ins w:id="356" w:author="Marks, Brett (DPH)" w:date="2026-09-25T20:07:00Z" w16du:dateUtc="2026-09-26T00:07:00Z">
              <w:r w:rsidRPr="00F949B8">
                <w:rPr>
                  <w:spacing w:val="-2"/>
                  <w:sz w:val="16"/>
                  <w:u w:val="thick"/>
                </w:rPr>
                <w:t>17,270</w:t>
              </w:r>
            </w:ins>
          </w:p>
        </w:tc>
        <w:tc>
          <w:tcPr>
            <w:tcW w:w="1033" w:type="dxa"/>
            <w:gridSpan w:val="2"/>
          </w:tcPr>
          <w:p w14:paraId="14C83723" w14:textId="77777777" w:rsidR="0079671F" w:rsidRPr="00F949B8" w:rsidRDefault="00650654" w:rsidP="00FE5C9B">
            <w:pPr>
              <w:pStyle w:val="TableParagraph"/>
              <w:spacing w:line="177" w:lineRule="exact"/>
              <w:rPr>
                <w:ins w:id="357" w:author="Marks, Brett (DPH)" w:date="2026-09-25T20:07:00Z" w16du:dateUtc="2026-09-26T00:07:00Z"/>
                <w:spacing w:val="-2"/>
                <w:sz w:val="16"/>
                <w:u w:val="thick"/>
              </w:rPr>
            </w:pPr>
            <w:ins w:id="358" w:author="Marks, Brett (DPH)" w:date="2026-09-25T20:07:00Z" w16du:dateUtc="2026-09-26T00:07:00Z">
              <w:r w:rsidRPr="00F949B8">
                <w:rPr>
                  <w:spacing w:val="-2"/>
                  <w:sz w:val="16"/>
                  <w:u w:val="thick"/>
                </w:rPr>
                <w:t>18,13</w:t>
              </w:r>
              <w:r w:rsidR="00173CE5" w:rsidRPr="00F949B8">
                <w:rPr>
                  <w:spacing w:val="-2"/>
                  <w:sz w:val="16"/>
                  <w:u w:val="thick"/>
                </w:rPr>
                <w:t>5</w:t>
              </w:r>
            </w:ins>
          </w:p>
        </w:tc>
        <w:tc>
          <w:tcPr>
            <w:tcW w:w="803" w:type="dxa"/>
            <w:gridSpan w:val="2"/>
          </w:tcPr>
          <w:p w14:paraId="5FF7FA74" w14:textId="77777777" w:rsidR="0079671F" w:rsidRPr="00F949B8" w:rsidRDefault="00173CE5" w:rsidP="00FE5C9B">
            <w:pPr>
              <w:pStyle w:val="TableParagraph"/>
              <w:spacing w:line="177" w:lineRule="exact"/>
              <w:ind w:right="-150"/>
              <w:rPr>
                <w:ins w:id="359" w:author="Marks, Brett (DPH)" w:date="2026-09-25T20:07:00Z" w16du:dateUtc="2026-09-26T00:07:00Z"/>
                <w:spacing w:val="-2"/>
                <w:sz w:val="16"/>
                <w:u w:val="thick"/>
              </w:rPr>
            </w:pPr>
            <w:ins w:id="360" w:author="Marks, Brett (DPH)" w:date="2026-09-25T20:07:00Z" w16du:dateUtc="2026-09-26T00:07:00Z">
              <w:r w:rsidRPr="00F949B8">
                <w:rPr>
                  <w:spacing w:val="-2"/>
                  <w:sz w:val="16"/>
                  <w:u w:val="thick"/>
                </w:rPr>
                <w:t>19,040</w:t>
              </w:r>
            </w:ins>
          </w:p>
        </w:tc>
        <w:tc>
          <w:tcPr>
            <w:tcW w:w="817" w:type="dxa"/>
            <w:gridSpan w:val="5"/>
          </w:tcPr>
          <w:p w14:paraId="47500B95" w14:textId="77777777" w:rsidR="0079671F" w:rsidRPr="00F949B8" w:rsidRDefault="00173CE5" w:rsidP="00FE5C9B">
            <w:pPr>
              <w:pStyle w:val="TableParagraph"/>
              <w:spacing w:line="177" w:lineRule="exact"/>
              <w:ind w:right="-104"/>
              <w:rPr>
                <w:ins w:id="361" w:author="Marks, Brett (DPH)" w:date="2026-09-25T20:07:00Z" w16du:dateUtc="2026-09-26T00:07:00Z"/>
                <w:spacing w:val="-2"/>
                <w:sz w:val="16"/>
                <w:u w:val="thick"/>
              </w:rPr>
            </w:pPr>
            <w:ins w:id="362" w:author="Marks, Brett (DPH)" w:date="2026-09-25T20:07:00Z" w16du:dateUtc="2026-09-26T00:07:00Z">
              <w:r w:rsidRPr="00F949B8">
                <w:rPr>
                  <w:spacing w:val="-2"/>
                  <w:sz w:val="16"/>
                  <w:u w:val="thick"/>
                </w:rPr>
                <w:t>19,993</w:t>
              </w:r>
            </w:ins>
          </w:p>
        </w:tc>
      </w:tr>
      <w:tr w:rsidR="00FE5C9B" w14:paraId="550B2288" w14:textId="77777777" w:rsidTr="008B337C">
        <w:trPr>
          <w:gridBefore w:val="1"/>
          <w:trHeight w:val="291"/>
          <w:ins w:id="363" w:author="Marks, Brett (DPH)" w:date="2026-09-25T20:07:00Z" w16du:dateUtc="2026-09-26T00:07:00Z"/>
        </w:trPr>
        <w:tc>
          <w:tcPr>
            <w:tcW w:w="2334" w:type="dxa"/>
          </w:tcPr>
          <w:p w14:paraId="604A01A6" w14:textId="77777777" w:rsidR="0079671F" w:rsidRDefault="0079671F" w:rsidP="0079671F">
            <w:pPr>
              <w:spacing w:line="276" w:lineRule="auto"/>
              <w:ind w:right="90"/>
              <w:jc w:val="both"/>
              <w:rPr>
                <w:ins w:id="364" w:author="Marks, Brett (DPH)" w:date="2026-09-25T20:07:00Z" w16du:dateUtc="2026-09-26T00:07:00Z"/>
                <w:sz w:val="19"/>
              </w:rPr>
            </w:pPr>
            <w:ins w:id="365" w:author="Marks, Brett (DPH)" w:date="2026-09-25T20:07:00Z" w16du:dateUtc="2026-09-26T00:07:00Z">
              <w:r>
                <w:rPr>
                  <w:b/>
                  <w:spacing w:val="-2"/>
                  <w:sz w:val="16"/>
                </w:rPr>
                <w:t>Revenues</w:t>
              </w:r>
            </w:ins>
          </w:p>
        </w:tc>
        <w:tc>
          <w:tcPr>
            <w:tcW w:w="1033" w:type="dxa"/>
          </w:tcPr>
          <w:p w14:paraId="122E2A7A" w14:textId="77777777" w:rsidR="0079671F" w:rsidRDefault="0079671F" w:rsidP="00FE5C9B">
            <w:pPr>
              <w:spacing w:line="276" w:lineRule="auto"/>
              <w:jc w:val="both"/>
              <w:rPr>
                <w:ins w:id="366" w:author="Marks, Brett (DPH)" w:date="2026-09-25T20:07:00Z" w16du:dateUtc="2026-09-26T00:07:00Z"/>
                <w:sz w:val="19"/>
              </w:rPr>
            </w:pPr>
          </w:p>
        </w:tc>
        <w:tc>
          <w:tcPr>
            <w:tcW w:w="1033" w:type="dxa"/>
            <w:gridSpan w:val="2"/>
          </w:tcPr>
          <w:p w14:paraId="102056C0" w14:textId="77777777" w:rsidR="0079671F" w:rsidRDefault="0079671F" w:rsidP="00FE5C9B">
            <w:pPr>
              <w:spacing w:line="276" w:lineRule="auto"/>
              <w:jc w:val="both"/>
              <w:rPr>
                <w:ins w:id="367" w:author="Marks, Brett (DPH)" w:date="2026-09-25T20:07:00Z" w16du:dateUtc="2026-09-26T00:07:00Z"/>
                <w:sz w:val="19"/>
              </w:rPr>
            </w:pPr>
          </w:p>
        </w:tc>
        <w:tc>
          <w:tcPr>
            <w:tcW w:w="1033" w:type="dxa"/>
          </w:tcPr>
          <w:p w14:paraId="43ACC1B7" w14:textId="77777777" w:rsidR="0079671F" w:rsidRDefault="0079671F" w:rsidP="00FE5C9B">
            <w:pPr>
              <w:spacing w:line="276" w:lineRule="auto"/>
              <w:jc w:val="both"/>
              <w:rPr>
                <w:ins w:id="368" w:author="Marks, Brett (DPH)" w:date="2026-09-25T20:07:00Z" w16du:dateUtc="2026-09-26T00:07:00Z"/>
                <w:sz w:val="19"/>
              </w:rPr>
            </w:pPr>
          </w:p>
        </w:tc>
        <w:tc>
          <w:tcPr>
            <w:tcW w:w="1033" w:type="dxa"/>
          </w:tcPr>
          <w:p w14:paraId="55906BA3" w14:textId="77777777" w:rsidR="0079671F" w:rsidRDefault="0079671F" w:rsidP="00FE5C9B">
            <w:pPr>
              <w:spacing w:line="276" w:lineRule="auto"/>
              <w:jc w:val="both"/>
              <w:rPr>
                <w:ins w:id="369" w:author="Marks, Brett (DPH)" w:date="2026-09-25T20:07:00Z" w16du:dateUtc="2026-09-26T00:07:00Z"/>
                <w:sz w:val="19"/>
              </w:rPr>
            </w:pPr>
          </w:p>
        </w:tc>
        <w:tc>
          <w:tcPr>
            <w:tcW w:w="1033" w:type="dxa"/>
            <w:gridSpan w:val="3"/>
          </w:tcPr>
          <w:p w14:paraId="207E241C" w14:textId="77777777" w:rsidR="0079671F" w:rsidRDefault="0079671F" w:rsidP="00FE5C9B">
            <w:pPr>
              <w:spacing w:line="276" w:lineRule="auto"/>
              <w:jc w:val="both"/>
              <w:rPr>
                <w:ins w:id="370" w:author="Marks, Brett (DPH)" w:date="2026-09-25T20:07:00Z" w16du:dateUtc="2026-09-26T00:07:00Z"/>
                <w:sz w:val="19"/>
              </w:rPr>
            </w:pPr>
          </w:p>
        </w:tc>
        <w:tc>
          <w:tcPr>
            <w:tcW w:w="1033" w:type="dxa"/>
            <w:gridSpan w:val="2"/>
          </w:tcPr>
          <w:p w14:paraId="223BFC1F" w14:textId="77777777" w:rsidR="0079671F" w:rsidRDefault="0079671F" w:rsidP="00FE5C9B">
            <w:pPr>
              <w:spacing w:line="276" w:lineRule="auto"/>
              <w:jc w:val="both"/>
              <w:rPr>
                <w:ins w:id="371" w:author="Marks, Brett (DPH)" w:date="2026-09-25T20:07:00Z" w16du:dateUtc="2026-09-26T00:07:00Z"/>
                <w:sz w:val="19"/>
              </w:rPr>
            </w:pPr>
          </w:p>
        </w:tc>
        <w:tc>
          <w:tcPr>
            <w:tcW w:w="803" w:type="dxa"/>
            <w:gridSpan w:val="2"/>
          </w:tcPr>
          <w:p w14:paraId="724402B5" w14:textId="77777777" w:rsidR="0079671F" w:rsidRDefault="0079671F" w:rsidP="00FE5C9B">
            <w:pPr>
              <w:spacing w:line="276" w:lineRule="auto"/>
              <w:ind w:right="-150"/>
              <w:jc w:val="both"/>
              <w:rPr>
                <w:ins w:id="372" w:author="Marks, Brett (DPH)" w:date="2026-09-25T20:07:00Z" w16du:dateUtc="2026-09-26T00:07:00Z"/>
                <w:sz w:val="19"/>
              </w:rPr>
            </w:pPr>
          </w:p>
        </w:tc>
        <w:tc>
          <w:tcPr>
            <w:tcW w:w="817" w:type="dxa"/>
            <w:gridSpan w:val="5"/>
          </w:tcPr>
          <w:p w14:paraId="3628C49A" w14:textId="77777777" w:rsidR="0079671F" w:rsidRDefault="0079671F" w:rsidP="00FE5C9B">
            <w:pPr>
              <w:spacing w:line="276" w:lineRule="auto"/>
              <w:ind w:right="-104"/>
              <w:jc w:val="both"/>
              <w:rPr>
                <w:ins w:id="373" w:author="Marks, Brett (DPH)" w:date="2026-09-25T20:07:00Z" w16du:dateUtc="2026-09-26T00:07:00Z"/>
                <w:sz w:val="19"/>
              </w:rPr>
            </w:pPr>
          </w:p>
        </w:tc>
      </w:tr>
      <w:tr w:rsidR="002B4A75" w14:paraId="410B29A1" w14:textId="69E989CC" w:rsidTr="008B337C">
        <w:trPr>
          <w:gridAfter w:val="1"/>
          <w:wAfter w:w="174" w:type="dxa"/>
          <w:trHeight w:val="291"/>
          <w:trPrChange w:id="374" w:author="Marks, Brett (DPH)" w:date="2026-09-25T20:07:00Z" w16du:dateUtc="2026-09-26T00:07:00Z">
            <w:trPr>
              <w:gridAfter w:val="1"/>
              <w:trHeight w:val="701"/>
            </w:trPr>
          </w:trPrChange>
        </w:trPr>
        <w:tc>
          <w:tcPr>
            <w:tcW w:w="2334" w:type="dxa"/>
            <w:gridSpan w:val="4"/>
            <w:tcPrChange w:id="375" w:author="Marks, Brett (DPH)" w:date="2026-09-25T20:07:00Z" w16du:dateUtc="2026-09-26T00:07:00Z">
              <w:tcPr>
                <w:tcW w:w="4159" w:type="dxa"/>
                <w:gridSpan w:val="4"/>
                <w:tcBorders>
                  <w:top w:val="single" w:sz="5" w:space="0" w:color="000000"/>
                  <w:left w:val="single" w:sz="5" w:space="0" w:color="000000"/>
                  <w:bottom w:val="single" w:sz="5" w:space="0" w:color="000000"/>
                  <w:right w:val="single" w:sz="5" w:space="0" w:color="000000"/>
                </w:tcBorders>
              </w:tcPr>
            </w:tcPrChange>
          </w:tcPr>
          <w:p w14:paraId="0BF11468" w14:textId="77777777" w:rsidR="002B4A75" w:rsidRDefault="004819F3">
            <w:pPr>
              <w:pBdr>
                <w:top w:val="nil"/>
                <w:left w:val="nil"/>
                <w:bottom w:val="nil"/>
                <w:right w:val="nil"/>
                <w:between w:val="nil"/>
              </w:pBdr>
              <w:spacing w:line="224" w:lineRule="auto"/>
              <w:ind w:left="102"/>
              <w:rPr>
                <w:del w:id="376" w:author="Marks, Brett (DPH)" w:date="2026-09-25T20:07:00Z" w16du:dateUtc="2026-09-26T00:07:00Z"/>
                <w:rFonts w:ascii="Arial" w:eastAsia="Arial" w:hAnsi="Arial" w:cs="Arial"/>
                <w:color w:val="000000"/>
                <w:sz w:val="20"/>
                <w:szCs w:val="20"/>
              </w:rPr>
            </w:pPr>
            <w:ins w:id="377" w:author="Marks, Brett (DPH)" w:date="2026-09-25T20:07:00Z" w16du:dateUtc="2026-09-26T00:07:00Z">
              <w:r w:rsidRPr="00DE2E6E">
                <w:rPr>
                  <w:spacing w:val="-6"/>
                  <w:sz w:val="16"/>
                </w:rPr>
                <w:t xml:space="preserve">Clean </w:t>
              </w:r>
              <w:r>
                <w:rPr>
                  <w:spacing w:val="-6"/>
                  <w:sz w:val="16"/>
                </w:rPr>
                <w:t xml:space="preserve">outpatient gross </w:t>
              </w:r>
              <w:r w:rsidRPr="00DE2E6E">
                <w:rPr>
                  <w:spacing w:val="-6"/>
                  <w:sz w:val="16"/>
                </w:rPr>
                <w:t>revenue</w:t>
              </w:r>
            </w:ins>
            <w:del w:id="378" w:author="Marks, Brett (DPH)" w:date="2026-09-25T20:07:00Z" w16du:dateUtc="2026-09-26T00:07:00Z">
              <w:r w:rsidR="00394969">
                <w:rPr>
                  <w:rFonts w:ascii="Arial" w:eastAsia="Arial" w:hAnsi="Arial" w:cs="Arial"/>
                  <w:b/>
                  <w:color w:val="000000"/>
                  <w:sz w:val="20"/>
                  <w:szCs w:val="20"/>
                </w:rPr>
                <w:delText>Lead Agency Project ID:</w:delText>
              </w:r>
            </w:del>
          </w:p>
          <w:p w14:paraId="3AA8A276" w14:textId="77777777" w:rsidR="002B4A75" w:rsidRPr="00DE2E6E" w:rsidRDefault="00394969" w:rsidP="004819F3">
            <w:pPr>
              <w:spacing w:line="276" w:lineRule="auto"/>
              <w:ind w:left="225" w:right="90"/>
              <w:jc w:val="both"/>
              <w:rPr>
                <w:rFonts w:eastAsia="Arial"/>
                <w:spacing w:val="-6"/>
                <w:sz w:val="16"/>
                <w:rPrChange w:id="379" w:author="Marks, Brett (DPH)" w:date="2026-09-25T20:07:00Z" w16du:dateUtc="2026-09-26T00:07:00Z">
                  <w:rPr>
                    <w:rFonts w:ascii="Arial" w:eastAsia="Arial" w:hAnsi="Arial" w:cs="Arial"/>
                    <w:color w:val="000000"/>
                    <w:sz w:val="20"/>
                    <w:szCs w:val="20"/>
                  </w:rPr>
                </w:rPrChange>
              </w:rPr>
              <w:pPrChange w:id="380" w:author="Marks, Brett (DPH)" w:date="2026-09-25T20:07:00Z" w16du:dateUtc="2026-09-26T00:07:00Z">
                <w:pPr>
                  <w:pBdr>
                    <w:top w:val="nil"/>
                    <w:left w:val="nil"/>
                    <w:bottom w:val="nil"/>
                    <w:right w:val="nil"/>
                    <w:between w:val="nil"/>
                  </w:pBdr>
                  <w:spacing w:before="95"/>
                  <w:ind w:left="2"/>
                  <w:jc w:val="center"/>
                </w:pPr>
              </w:pPrChange>
            </w:pPr>
            <w:del w:id="381" w:author="Marks, Brett (DPH)" w:date="2026-09-25T20:07:00Z" w16du:dateUtc="2026-09-26T00:07:00Z">
              <w:r>
                <w:rPr>
                  <w:rFonts w:ascii="Arial" w:eastAsia="Arial" w:hAnsi="Arial" w:cs="Arial"/>
                  <w:color w:val="000000"/>
                  <w:sz w:val="20"/>
                  <w:szCs w:val="20"/>
                </w:rPr>
                <w:delText>WBS 22610.06.01</w:delText>
              </w:r>
            </w:del>
          </w:p>
        </w:tc>
        <w:tc>
          <w:tcPr>
            <w:tcW w:w="1033" w:type="dxa"/>
            <w:gridSpan w:val="4"/>
            <w:tcPrChange w:id="382" w:author="Marks, Brett (DPH)" w:date="2026-09-25T20:07:00Z" w16du:dateUtc="2026-09-26T00:07:00Z">
              <w:tcPr>
                <w:tcW w:w="3329" w:type="dxa"/>
                <w:gridSpan w:val="4"/>
                <w:tcBorders>
                  <w:top w:val="single" w:sz="5" w:space="0" w:color="000000"/>
                  <w:left w:val="single" w:sz="5" w:space="0" w:color="000000"/>
                  <w:bottom w:val="single" w:sz="5" w:space="0" w:color="000000"/>
                  <w:right w:val="single" w:sz="5" w:space="0" w:color="000000"/>
                </w:tcBorders>
              </w:tcPr>
            </w:tcPrChange>
          </w:tcPr>
          <w:p w14:paraId="04A34330" w14:textId="77777777" w:rsidR="004819F3" w:rsidRPr="008B337C" w:rsidRDefault="004819F3" w:rsidP="00FE5C9B">
            <w:pPr>
              <w:pStyle w:val="TableParagraph"/>
              <w:spacing w:before="1"/>
              <w:rPr>
                <w:ins w:id="383" w:author="Marks, Brett (DPH)" w:date="2026-09-25T20:07:00Z" w16du:dateUtc="2026-09-26T00:07:00Z"/>
                <w:sz w:val="15"/>
                <w:u w:val="thick"/>
              </w:rPr>
            </w:pPr>
          </w:p>
          <w:p w14:paraId="726D6A0C" w14:textId="77777777" w:rsidR="002B4A75" w:rsidRDefault="004819F3">
            <w:pPr>
              <w:pBdr>
                <w:top w:val="nil"/>
                <w:left w:val="nil"/>
                <w:bottom w:val="nil"/>
                <w:right w:val="nil"/>
                <w:between w:val="nil"/>
              </w:pBdr>
              <w:spacing w:line="224" w:lineRule="auto"/>
              <w:ind w:left="99"/>
              <w:rPr>
                <w:del w:id="384" w:author="Marks, Brett (DPH)" w:date="2026-09-25T20:07:00Z" w16du:dateUtc="2026-09-26T00:07:00Z"/>
                <w:rFonts w:ascii="Arial" w:eastAsia="Arial" w:hAnsi="Arial" w:cs="Arial"/>
                <w:color w:val="000000"/>
                <w:sz w:val="20"/>
                <w:szCs w:val="20"/>
              </w:rPr>
            </w:pPr>
            <w:ins w:id="385" w:author="Marks, Brett (DPH)" w:date="2026-09-25T20:07:00Z" w16du:dateUtc="2026-09-26T00:07:00Z">
              <w:r w:rsidRPr="008B337C">
                <w:rPr>
                  <w:sz w:val="15"/>
                  <w:u w:val="thick"/>
                </w:rPr>
                <w:t>$</w:t>
              </w:r>
              <w:r w:rsidRPr="008B337C">
                <w:rPr>
                  <w:spacing w:val="-2"/>
                  <w:sz w:val="16"/>
                  <w:u w:val="thick"/>
                </w:rPr>
                <w:t>8,227,900</w:t>
              </w:r>
              <w:r w:rsidRPr="008B337C">
                <w:rPr>
                  <w:spacing w:val="40"/>
                  <w:sz w:val="16"/>
                  <w:u w:val="thick"/>
                </w:rPr>
                <w:t xml:space="preserve"> </w:t>
              </w:r>
            </w:ins>
            <w:del w:id="386" w:author="Marks, Brett (DPH)" w:date="2026-09-25T20:07:00Z" w16du:dateUtc="2026-09-26T00:07:00Z">
              <w:r w:rsidR="00394969">
                <w:rPr>
                  <w:rFonts w:ascii="Arial" w:eastAsia="Arial" w:hAnsi="Arial" w:cs="Arial"/>
                  <w:b/>
                  <w:color w:val="000000"/>
                  <w:sz w:val="20"/>
                  <w:szCs w:val="20"/>
                </w:rPr>
                <w:delText>Other Project ID (i.e., contract #):</w:delText>
              </w:r>
            </w:del>
          </w:p>
          <w:p w14:paraId="6A8A3EC0" w14:textId="77777777" w:rsidR="002B4A75" w:rsidRPr="008B337C" w:rsidRDefault="002B4A75" w:rsidP="00FE5C9B">
            <w:pPr>
              <w:spacing w:line="276" w:lineRule="auto"/>
              <w:jc w:val="both"/>
              <w:rPr>
                <w:rFonts w:eastAsia="Arial"/>
                <w:sz w:val="19"/>
                <w:u w:val="thick"/>
                <w:rPrChange w:id="387" w:author="Marks, Brett (DPH)" w:date="2026-09-25T20:07:00Z" w16du:dateUtc="2026-09-26T00:07:00Z">
                  <w:rPr>
                    <w:rFonts w:ascii="Arial" w:eastAsia="Arial" w:hAnsi="Arial" w:cs="Arial"/>
                    <w:color w:val="000000"/>
                    <w:sz w:val="20"/>
                    <w:szCs w:val="20"/>
                  </w:rPr>
                </w:rPrChange>
              </w:rPr>
              <w:pPrChange w:id="388" w:author="Marks, Brett (DPH)" w:date="2026-09-25T20:07:00Z" w16du:dateUtc="2026-09-26T00:07:00Z">
                <w:pPr>
                  <w:pBdr>
                    <w:top w:val="nil"/>
                    <w:left w:val="nil"/>
                    <w:bottom w:val="nil"/>
                    <w:right w:val="nil"/>
                    <w:between w:val="nil"/>
                  </w:pBdr>
                  <w:spacing w:before="101"/>
                  <w:ind w:left="55"/>
                </w:pPr>
              </w:pPrChange>
            </w:pPr>
          </w:p>
        </w:tc>
        <w:tc>
          <w:tcPr>
            <w:tcW w:w="1033" w:type="dxa"/>
            <w:tcPrChange w:id="389" w:author="Marks, Brett (DPH)" w:date="2026-09-25T20:07:00Z" w16du:dateUtc="2026-09-26T00:07:00Z">
              <w:tcPr>
                <w:tcW w:w="3420" w:type="dxa"/>
                <w:tcBorders>
                  <w:top w:val="single" w:sz="5" w:space="0" w:color="000000"/>
                  <w:left w:val="single" w:sz="5" w:space="0" w:color="000000"/>
                  <w:bottom w:val="single" w:sz="5" w:space="0" w:color="000000"/>
                  <w:right w:val="single" w:sz="5" w:space="0" w:color="000000"/>
                </w:tcBorders>
              </w:tcPr>
            </w:tcPrChange>
          </w:tcPr>
          <w:p w14:paraId="0F894A71" w14:textId="77777777" w:rsidR="004819F3" w:rsidRPr="008B337C" w:rsidRDefault="004819F3" w:rsidP="00FE5C9B">
            <w:pPr>
              <w:pStyle w:val="TableParagraph"/>
              <w:spacing w:before="8"/>
              <w:rPr>
                <w:ins w:id="390" w:author="Marks, Brett (DPH)" w:date="2026-09-25T20:07:00Z" w16du:dateUtc="2026-09-26T00:07:00Z"/>
                <w:sz w:val="14"/>
                <w:u w:val="thick"/>
              </w:rPr>
            </w:pPr>
          </w:p>
          <w:p w14:paraId="54963745" w14:textId="77777777" w:rsidR="002B4A75" w:rsidRDefault="004819F3">
            <w:pPr>
              <w:pBdr>
                <w:top w:val="nil"/>
                <w:left w:val="nil"/>
                <w:bottom w:val="nil"/>
                <w:right w:val="nil"/>
                <w:between w:val="nil"/>
              </w:pBdr>
              <w:spacing w:line="224" w:lineRule="auto"/>
              <w:ind w:left="102"/>
              <w:jc w:val="center"/>
              <w:rPr>
                <w:del w:id="391" w:author="Marks, Brett (DPH)" w:date="2026-09-25T20:07:00Z" w16du:dateUtc="2026-09-26T00:07:00Z"/>
                <w:rFonts w:ascii="Arial" w:eastAsia="Arial" w:hAnsi="Arial" w:cs="Arial"/>
                <w:color w:val="000000"/>
                <w:sz w:val="20"/>
                <w:szCs w:val="20"/>
              </w:rPr>
            </w:pPr>
            <w:ins w:id="392" w:author="Marks, Brett (DPH)" w:date="2026-09-25T20:07:00Z" w16du:dateUtc="2026-09-26T00:07:00Z">
              <w:r w:rsidRPr="008B337C">
                <w:rPr>
                  <w:sz w:val="15"/>
                  <w:u w:val="thick"/>
                </w:rPr>
                <w:t>$</w:t>
              </w:r>
            </w:ins>
            <w:del w:id="393" w:author="Marks, Brett (DPH)" w:date="2026-09-25T20:07:00Z" w16du:dateUtc="2026-09-26T00:07:00Z">
              <w:r w:rsidR="00394969">
                <w:rPr>
                  <w:rFonts w:ascii="Arial" w:eastAsia="Arial" w:hAnsi="Arial" w:cs="Arial"/>
                  <w:b/>
                  <w:color w:val="000000"/>
                  <w:sz w:val="20"/>
                  <w:szCs w:val="20"/>
                </w:rPr>
                <w:delText>Project Start Date:</w:delText>
              </w:r>
            </w:del>
          </w:p>
          <w:p w14:paraId="21D34502" w14:textId="77777777" w:rsidR="002B4A75" w:rsidRPr="008B337C" w:rsidRDefault="00394969" w:rsidP="00FE5C9B">
            <w:pPr>
              <w:spacing w:line="276" w:lineRule="auto"/>
              <w:jc w:val="both"/>
              <w:rPr>
                <w:rFonts w:eastAsia="Arial"/>
                <w:sz w:val="19"/>
                <w:u w:val="thick"/>
                <w:rPrChange w:id="394" w:author="Marks, Brett (DPH)" w:date="2026-09-25T20:07:00Z" w16du:dateUtc="2026-09-26T00:07:00Z">
                  <w:rPr>
                    <w:rFonts w:ascii="Arial" w:eastAsia="Arial" w:hAnsi="Arial" w:cs="Arial"/>
                    <w:color w:val="000000"/>
                    <w:sz w:val="20"/>
                    <w:szCs w:val="20"/>
                  </w:rPr>
                </w:rPrChange>
              </w:rPr>
              <w:pPrChange w:id="395" w:author="Marks, Brett (DPH)" w:date="2026-09-25T20:07:00Z" w16du:dateUtc="2026-09-26T00:07:00Z">
                <w:pPr>
                  <w:pBdr>
                    <w:top w:val="nil"/>
                    <w:left w:val="nil"/>
                    <w:bottom w:val="nil"/>
                    <w:right w:val="nil"/>
                    <w:between w:val="nil"/>
                  </w:pBdr>
                  <w:spacing w:before="101"/>
                  <w:ind w:left="55"/>
                  <w:jc w:val="center"/>
                </w:pPr>
              </w:pPrChange>
            </w:pPr>
            <w:r w:rsidRPr="008B337C">
              <w:rPr>
                <w:rFonts w:eastAsia="Arial"/>
                <w:spacing w:val="-2"/>
                <w:sz w:val="16"/>
                <w:u w:val="thick"/>
                <w:rPrChange w:id="396" w:author="Marks, Brett (DPH)" w:date="2026-09-25T20:07:00Z" w16du:dateUtc="2026-09-26T00:07:00Z">
                  <w:rPr>
                    <w:rFonts w:ascii="Arial" w:eastAsia="Arial" w:hAnsi="Arial" w:cs="Arial"/>
                    <w:color w:val="000000"/>
                    <w:sz w:val="20"/>
                    <w:szCs w:val="20"/>
                  </w:rPr>
                </w:rPrChange>
              </w:rPr>
              <w:t>8</w:t>
            </w:r>
            <w:ins w:id="397" w:author="Marks, Brett (DPH)" w:date="2026-09-25T20:07:00Z" w16du:dateUtc="2026-09-26T00:07:00Z">
              <w:r w:rsidR="004819F3" w:rsidRPr="008B337C">
                <w:rPr>
                  <w:spacing w:val="-2"/>
                  <w:sz w:val="16"/>
                  <w:u w:val="thick"/>
                </w:rPr>
                <w:t>,374,986</w:t>
              </w:r>
              <w:r w:rsidR="004819F3" w:rsidRPr="008B337C">
                <w:rPr>
                  <w:spacing w:val="40"/>
                  <w:sz w:val="16"/>
                  <w:u w:val="thick"/>
                </w:rPr>
                <w:t xml:space="preserve"> </w:t>
              </w:r>
            </w:ins>
            <w:del w:id="398" w:author="Marks, Brett (DPH)" w:date="2026-09-25T20:07:00Z" w16du:dateUtc="2026-09-26T00:07:00Z">
              <w:r>
                <w:rPr>
                  <w:rFonts w:ascii="Arial" w:eastAsia="Arial" w:hAnsi="Arial" w:cs="Arial"/>
                  <w:color w:val="000000"/>
                  <w:sz w:val="20"/>
                  <w:szCs w:val="20"/>
                </w:rPr>
                <w:delText>/14/2018</w:delText>
              </w:r>
            </w:del>
          </w:p>
        </w:tc>
        <w:tc>
          <w:tcPr>
            <w:tcW w:w="1033" w:type="dxa"/>
            <w:gridSpan w:val="2"/>
            <w:tcPrChange w:id="399" w:author="Marks, Brett (DPH)" w:date="2026-09-25T20:07:00Z" w16du:dateUtc="2026-09-26T00:07:00Z">
              <w:tcPr>
                <w:tcW w:w="1033" w:type="dxa"/>
                <w:gridSpan w:val="2"/>
              </w:tcPr>
            </w:tcPrChange>
          </w:tcPr>
          <w:p w14:paraId="1F35C287" w14:textId="77777777" w:rsidR="004819F3" w:rsidRPr="008B337C" w:rsidRDefault="004819F3" w:rsidP="00FE5C9B">
            <w:pPr>
              <w:pStyle w:val="TableParagraph"/>
              <w:spacing w:before="1"/>
              <w:rPr>
                <w:ins w:id="400" w:author="Marks, Brett (DPH)" w:date="2026-09-25T20:07:00Z" w16du:dateUtc="2026-09-26T00:07:00Z"/>
                <w:sz w:val="15"/>
                <w:u w:val="thick"/>
              </w:rPr>
            </w:pPr>
          </w:p>
          <w:p w14:paraId="24DBE253" w14:textId="5F2A8E22" w:rsidR="004819F3" w:rsidRPr="008B337C" w:rsidRDefault="004819F3" w:rsidP="00FE5C9B">
            <w:pPr>
              <w:pStyle w:val="TableParagraph"/>
              <w:spacing w:before="1"/>
              <w:rPr>
                <w:sz w:val="15"/>
                <w:u w:val="thick"/>
              </w:rPr>
            </w:pPr>
            <w:ins w:id="401" w:author="Marks, Brett (DPH)" w:date="2026-09-25T20:07:00Z" w16du:dateUtc="2026-09-26T00:07:00Z">
              <w:r w:rsidRPr="008B337C">
                <w:rPr>
                  <w:sz w:val="15"/>
                  <w:u w:val="thick"/>
                </w:rPr>
                <w:t>$</w:t>
              </w:r>
              <w:r w:rsidRPr="008B337C">
                <w:rPr>
                  <w:spacing w:val="-2"/>
                  <w:sz w:val="16"/>
                  <w:u w:val="thick"/>
                </w:rPr>
                <w:t>8,584,361</w:t>
              </w:r>
              <w:r w:rsidRPr="008B337C">
                <w:rPr>
                  <w:spacing w:val="40"/>
                  <w:sz w:val="16"/>
                  <w:u w:val="thick"/>
                </w:rPr>
                <w:t xml:space="preserve"> </w:t>
              </w:r>
            </w:ins>
          </w:p>
        </w:tc>
        <w:tc>
          <w:tcPr>
            <w:tcW w:w="1033" w:type="dxa"/>
            <w:gridSpan w:val="2"/>
            <w:tcPrChange w:id="402" w:author="Marks, Brett (DPH)" w:date="2026-09-25T20:07:00Z" w16du:dateUtc="2026-09-26T00:07:00Z">
              <w:tcPr>
                <w:tcW w:w="1033" w:type="dxa"/>
                <w:gridSpan w:val="2"/>
              </w:tcPr>
            </w:tcPrChange>
          </w:tcPr>
          <w:p w14:paraId="4BAEE766" w14:textId="77777777" w:rsidR="004819F3" w:rsidRPr="008B337C" w:rsidRDefault="004819F3" w:rsidP="00FE5C9B">
            <w:pPr>
              <w:pStyle w:val="TableParagraph"/>
              <w:spacing w:before="1"/>
              <w:rPr>
                <w:ins w:id="403" w:author="Marks, Brett (DPH)" w:date="2026-09-25T20:07:00Z" w16du:dateUtc="2026-09-26T00:07:00Z"/>
                <w:sz w:val="15"/>
                <w:u w:val="thick"/>
              </w:rPr>
            </w:pPr>
          </w:p>
          <w:p w14:paraId="2286463F" w14:textId="459CB158" w:rsidR="004819F3" w:rsidRPr="008B337C" w:rsidRDefault="004819F3" w:rsidP="00FE5C9B">
            <w:pPr>
              <w:pStyle w:val="TableParagraph"/>
              <w:spacing w:before="1"/>
              <w:rPr>
                <w:sz w:val="15"/>
                <w:u w:val="thick"/>
              </w:rPr>
            </w:pPr>
            <w:ins w:id="404" w:author="Marks, Brett (DPH)" w:date="2026-09-25T20:07:00Z" w16du:dateUtc="2026-09-26T00:07:00Z">
              <w:r w:rsidRPr="008B337C">
                <w:rPr>
                  <w:sz w:val="15"/>
                  <w:u w:val="thick"/>
                </w:rPr>
                <w:t>$</w:t>
              </w:r>
              <w:r w:rsidRPr="008B337C">
                <w:rPr>
                  <w:spacing w:val="-2"/>
                  <w:sz w:val="16"/>
                  <w:u w:val="thick"/>
                </w:rPr>
                <w:t>9,013,579</w:t>
              </w:r>
              <w:r w:rsidRPr="008B337C">
                <w:rPr>
                  <w:spacing w:val="40"/>
                  <w:sz w:val="16"/>
                  <w:u w:val="thick"/>
                </w:rPr>
                <w:t xml:space="preserve"> </w:t>
              </w:r>
            </w:ins>
          </w:p>
        </w:tc>
        <w:tc>
          <w:tcPr>
            <w:tcW w:w="1033" w:type="dxa"/>
            <w:gridSpan w:val="2"/>
            <w:tcPrChange w:id="405" w:author="Marks, Brett (DPH)" w:date="2026-09-25T20:07:00Z" w16du:dateUtc="2026-09-26T00:07:00Z">
              <w:tcPr>
                <w:tcW w:w="1033" w:type="dxa"/>
                <w:gridSpan w:val="2"/>
              </w:tcPr>
            </w:tcPrChange>
          </w:tcPr>
          <w:p w14:paraId="06DEE10A" w14:textId="77777777" w:rsidR="004819F3" w:rsidRPr="008B337C" w:rsidRDefault="004819F3" w:rsidP="00FE5C9B">
            <w:pPr>
              <w:pStyle w:val="TableParagraph"/>
              <w:spacing w:before="1"/>
              <w:rPr>
                <w:ins w:id="406" w:author="Marks, Brett (DPH)" w:date="2026-09-25T20:07:00Z" w16du:dateUtc="2026-09-26T00:07:00Z"/>
                <w:sz w:val="15"/>
                <w:u w:val="thick"/>
              </w:rPr>
            </w:pPr>
          </w:p>
          <w:p w14:paraId="1441AC4A" w14:textId="2B461329" w:rsidR="004819F3" w:rsidRPr="008B337C" w:rsidRDefault="004819F3" w:rsidP="00FE5C9B">
            <w:pPr>
              <w:pStyle w:val="TableParagraph"/>
              <w:spacing w:before="1"/>
              <w:rPr>
                <w:sz w:val="15"/>
                <w:u w:val="thick"/>
              </w:rPr>
            </w:pPr>
            <w:ins w:id="407" w:author="Marks, Brett (DPH)" w:date="2026-09-25T20:07:00Z" w16du:dateUtc="2026-09-26T00:07:00Z">
              <w:r w:rsidRPr="008B337C">
                <w:rPr>
                  <w:sz w:val="15"/>
                  <w:u w:val="thick"/>
                </w:rPr>
                <w:t>$</w:t>
              </w:r>
              <w:r w:rsidRPr="008B337C">
                <w:rPr>
                  <w:spacing w:val="-2"/>
                  <w:sz w:val="16"/>
                  <w:u w:val="thick"/>
                </w:rPr>
                <w:t>9,464,258</w:t>
              </w:r>
              <w:r w:rsidRPr="008B337C">
                <w:rPr>
                  <w:spacing w:val="40"/>
                  <w:sz w:val="16"/>
                  <w:u w:val="thick"/>
                </w:rPr>
                <w:t xml:space="preserve"> </w:t>
              </w:r>
            </w:ins>
          </w:p>
        </w:tc>
        <w:tc>
          <w:tcPr>
            <w:tcW w:w="1033" w:type="dxa"/>
            <w:tcPrChange w:id="408" w:author="Marks, Brett (DPH)" w:date="2026-09-25T20:07:00Z" w16du:dateUtc="2026-09-26T00:07:00Z">
              <w:tcPr>
                <w:tcW w:w="1033" w:type="dxa"/>
              </w:tcPr>
            </w:tcPrChange>
          </w:tcPr>
          <w:p w14:paraId="5C8AE0F6" w14:textId="77777777" w:rsidR="004819F3" w:rsidRPr="008B337C" w:rsidRDefault="004819F3" w:rsidP="00FE5C9B">
            <w:pPr>
              <w:pStyle w:val="TableParagraph"/>
              <w:spacing w:before="1"/>
              <w:rPr>
                <w:ins w:id="409" w:author="Marks, Brett (DPH)" w:date="2026-09-25T20:07:00Z" w16du:dateUtc="2026-09-26T00:07:00Z"/>
                <w:sz w:val="15"/>
                <w:u w:val="thick"/>
              </w:rPr>
            </w:pPr>
          </w:p>
          <w:p w14:paraId="367B5EB6" w14:textId="1288063E" w:rsidR="004819F3" w:rsidRPr="008B337C" w:rsidRDefault="004819F3" w:rsidP="00FE5C9B">
            <w:pPr>
              <w:pStyle w:val="TableParagraph"/>
              <w:spacing w:before="1"/>
              <w:rPr>
                <w:sz w:val="15"/>
                <w:u w:val="thick"/>
              </w:rPr>
            </w:pPr>
            <w:ins w:id="410" w:author="Marks, Brett (DPH)" w:date="2026-09-25T20:07:00Z" w16du:dateUtc="2026-09-26T00:07:00Z">
              <w:r w:rsidRPr="008B337C">
                <w:rPr>
                  <w:sz w:val="15"/>
                  <w:u w:val="thick"/>
                </w:rPr>
                <w:t>$</w:t>
              </w:r>
              <w:r w:rsidRPr="008B337C">
                <w:rPr>
                  <w:spacing w:val="-2"/>
                  <w:sz w:val="16"/>
                  <w:u w:val="thick"/>
                </w:rPr>
                <w:t>9,937,470</w:t>
              </w:r>
              <w:r w:rsidRPr="008B337C">
                <w:rPr>
                  <w:spacing w:val="40"/>
                  <w:sz w:val="16"/>
                  <w:u w:val="thick"/>
                </w:rPr>
                <w:t xml:space="preserve"> </w:t>
              </w:r>
            </w:ins>
          </w:p>
        </w:tc>
        <w:tc>
          <w:tcPr>
            <w:tcW w:w="803" w:type="dxa"/>
            <w:tcPrChange w:id="411" w:author="Marks, Brett (DPH)" w:date="2026-09-25T20:07:00Z" w16du:dateUtc="2026-09-26T00:07:00Z">
              <w:tcPr>
                <w:tcW w:w="803" w:type="dxa"/>
              </w:tcPr>
            </w:tcPrChange>
          </w:tcPr>
          <w:p w14:paraId="2F7889C1" w14:textId="77777777" w:rsidR="004819F3" w:rsidRPr="008B337C" w:rsidRDefault="004819F3" w:rsidP="00FE5C9B">
            <w:pPr>
              <w:pStyle w:val="TableParagraph"/>
              <w:spacing w:before="8"/>
              <w:ind w:right="-150"/>
              <w:rPr>
                <w:ins w:id="412" w:author="Marks, Brett (DPH)" w:date="2026-09-25T20:07:00Z" w16du:dateUtc="2026-09-26T00:07:00Z"/>
                <w:sz w:val="14"/>
                <w:u w:val="thick"/>
              </w:rPr>
            </w:pPr>
          </w:p>
          <w:p w14:paraId="35ED3F10" w14:textId="416318D3" w:rsidR="004819F3" w:rsidRPr="008B337C" w:rsidRDefault="004819F3" w:rsidP="00FE5C9B">
            <w:pPr>
              <w:pStyle w:val="TableParagraph"/>
              <w:spacing w:before="8"/>
              <w:ind w:right="-150"/>
              <w:rPr>
                <w:sz w:val="14"/>
                <w:u w:val="thick"/>
              </w:rPr>
            </w:pPr>
            <w:ins w:id="413" w:author="Marks, Brett (DPH)" w:date="2026-09-25T20:07:00Z" w16du:dateUtc="2026-09-26T00:07:00Z">
              <w:r w:rsidRPr="008B337C">
                <w:rPr>
                  <w:sz w:val="15"/>
                  <w:u w:val="thick"/>
                </w:rPr>
                <w:t>$</w:t>
              </w:r>
              <w:r w:rsidRPr="008B337C">
                <w:rPr>
                  <w:spacing w:val="-2"/>
                  <w:sz w:val="16"/>
                  <w:u w:val="thick"/>
                </w:rPr>
                <w:t>10,434,344</w:t>
              </w:r>
              <w:r w:rsidRPr="008B337C">
                <w:rPr>
                  <w:spacing w:val="40"/>
                  <w:sz w:val="16"/>
                  <w:u w:val="thick"/>
                </w:rPr>
                <w:t xml:space="preserve"> </w:t>
              </w:r>
            </w:ins>
          </w:p>
        </w:tc>
        <w:tc>
          <w:tcPr>
            <w:tcW w:w="817" w:type="dxa"/>
            <w:tcPrChange w:id="414" w:author="Marks, Brett (DPH)" w:date="2026-09-25T20:07:00Z" w16du:dateUtc="2026-09-26T00:07:00Z">
              <w:tcPr>
                <w:tcW w:w="817" w:type="dxa"/>
              </w:tcPr>
            </w:tcPrChange>
          </w:tcPr>
          <w:p w14:paraId="21F7F745" w14:textId="77777777" w:rsidR="004819F3" w:rsidRPr="008B337C" w:rsidRDefault="004819F3" w:rsidP="00FE5C9B">
            <w:pPr>
              <w:pStyle w:val="TableParagraph"/>
              <w:spacing w:before="1"/>
              <w:ind w:right="-104"/>
              <w:rPr>
                <w:ins w:id="415" w:author="Marks, Brett (DPH)" w:date="2026-09-25T20:07:00Z" w16du:dateUtc="2026-09-26T00:07:00Z"/>
                <w:sz w:val="15"/>
                <w:u w:val="thick"/>
              </w:rPr>
            </w:pPr>
          </w:p>
          <w:p w14:paraId="69992592" w14:textId="69587E52" w:rsidR="004819F3" w:rsidRPr="008B337C" w:rsidRDefault="004819F3" w:rsidP="00FE5C9B">
            <w:pPr>
              <w:pStyle w:val="TableParagraph"/>
              <w:spacing w:before="1"/>
              <w:ind w:right="-104"/>
              <w:rPr>
                <w:sz w:val="15"/>
                <w:u w:val="thick"/>
              </w:rPr>
            </w:pPr>
            <w:ins w:id="416" w:author="Marks, Brett (DPH)" w:date="2026-09-25T20:07:00Z" w16du:dateUtc="2026-09-26T00:07:00Z">
              <w:r w:rsidRPr="008B337C">
                <w:rPr>
                  <w:sz w:val="15"/>
                  <w:u w:val="thick"/>
                </w:rPr>
                <w:t>$</w:t>
              </w:r>
              <w:r w:rsidRPr="008B337C">
                <w:rPr>
                  <w:spacing w:val="-2"/>
                  <w:sz w:val="16"/>
                  <w:u w:val="thick"/>
                </w:rPr>
                <w:t>10,956,061</w:t>
              </w:r>
              <w:r w:rsidRPr="008B337C">
                <w:rPr>
                  <w:spacing w:val="40"/>
                  <w:sz w:val="16"/>
                  <w:u w:val="thick"/>
                </w:rPr>
                <w:t xml:space="preserve"> </w:t>
              </w:r>
            </w:ins>
          </w:p>
        </w:tc>
      </w:tr>
      <w:tr w:rsidR="002B4A75" w14:paraId="1E1DD79B" w14:textId="5386ED6F" w:rsidTr="008B337C">
        <w:trPr>
          <w:gridAfter w:val="1"/>
          <w:wAfter w:w="174" w:type="dxa"/>
          <w:trHeight w:val="291"/>
          <w:trPrChange w:id="417" w:author="Marks, Brett (DPH)" w:date="2026-09-25T20:07:00Z" w16du:dateUtc="2026-09-26T00:07:00Z">
            <w:trPr>
              <w:gridAfter w:val="1"/>
              <w:trHeight w:val="701"/>
            </w:trPr>
          </w:trPrChange>
        </w:trPr>
        <w:tc>
          <w:tcPr>
            <w:tcW w:w="2334" w:type="dxa"/>
            <w:gridSpan w:val="4"/>
            <w:tcPrChange w:id="418" w:author="Marks, Brett (DPH)" w:date="2026-09-25T20:07:00Z" w16du:dateUtc="2026-09-26T00:07:00Z">
              <w:tcPr>
                <w:tcW w:w="4159" w:type="dxa"/>
                <w:gridSpan w:val="4"/>
                <w:tcBorders>
                  <w:top w:val="single" w:sz="5" w:space="0" w:color="000000"/>
                  <w:left w:val="single" w:sz="5" w:space="0" w:color="000000"/>
                  <w:bottom w:val="single" w:sz="5" w:space="0" w:color="000000"/>
                  <w:right w:val="single" w:sz="5" w:space="0" w:color="000000"/>
                </w:tcBorders>
              </w:tcPr>
            </w:tcPrChange>
          </w:tcPr>
          <w:p w14:paraId="6448DF66" w14:textId="77777777" w:rsidR="002B4A75" w:rsidRDefault="00193C57">
            <w:pPr>
              <w:pBdr>
                <w:top w:val="nil"/>
                <w:left w:val="nil"/>
                <w:bottom w:val="nil"/>
                <w:right w:val="nil"/>
                <w:between w:val="nil"/>
              </w:pBdr>
              <w:spacing w:line="224" w:lineRule="auto"/>
              <w:ind w:left="102"/>
              <w:rPr>
                <w:del w:id="419" w:author="Marks, Brett (DPH)" w:date="2026-09-25T20:07:00Z" w16du:dateUtc="2026-09-26T00:07:00Z"/>
                <w:rFonts w:ascii="Arial" w:eastAsia="Arial" w:hAnsi="Arial" w:cs="Arial"/>
                <w:color w:val="000000"/>
                <w:sz w:val="20"/>
                <w:szCs w:val="20"/>
              </w:rPr>
            </w:pPr>
            <w:ins w:id="420" w:author="Marks, Brett (DPH)" w:date="2026-09-25T20:07:00Z" w16du:dateUtc="2026-09-26T00:07:00Z">
              <w:r w:rsidRPr="00DE2E6E">
                <w:rPr>
                  <w:spacing w:val="-6"/>
                  <w:sz w:val="16"/>
                </w:rPr>
                <w:t xml:space="preserve">Gross charge per </w:t>
              </w:r>
              <w:r>
                <w:rPr>
                  <w:spacing w:val="-6"/>
                  <w:sz w:val="16"/>
                </w:rPr>
                <w:t xml:space="preserve">clean </w:t>
              </w:r>
              <w:r w:rsidRPr="00DE2E6E">
                <w:rPr>
                  <w:spacing w:val="-6"/>
                  <w:sz w:val="16"/>
                </w:rPr>
                <w:t>outpatient scan</w:t>
              </w:r>
            </w:ins>
            <w:del w:id="421" w:author="Marks, Brett (DPH)" w:date="2026-09-25T20:07:00Z" w16du:dateUtc="2026-09-26T00:07:00Z">
              <w:r w:rsidR="00394969">
                <w:rPr>
                  <w:rFonts w:ascii="Arial" w:eastAsia="Arial" w:hAnsi="Arial" w:cs="Arial"/>
                  <w:b/>
                  <w:color w:val="000000"/>
                  <w:sz w:val="20"/>
                  <w:szCs w:val="20"/>
                </w:rPr>
                <w:delText>Original Project End Date:</w:delText>
              </w:r>
            </w:del>
          </w:p>
          <w:p w14:paraId="5AAF4B0F" w14:textId="77777777" w:rsidR="002B4A75" w:rsidRPr="00DE2E6E" w:rsidRDefault="00394969" w:rsidP="00193C57">
            <w:pPr>
              <w:ind w:left="225"/>
              <w:rPr>
                <w:rFonts w:eastAsia="Arial"/>
                <w:spacing w:val="-6"/>
                <w:sz w:val="16"/>
                <w:rPrChange w:id="422" w:author="Marks, Brett (DPH)" w:date="2026-09-25T20:07:00Z" w16du:dateUtc="2026-09-26T00:07:00Z">
                  <w:rPr>
                    <w:rFonts w:ascii="Arial" w:eastAsia="Arial" w:hAnsi="Arial" w:cs="Arial"/>
                    <w:color w:val="000000"/>
                    <w:sz w:val="20"/>
                    <w:szCs w:val="20"/>
                  </w:rPr>
                </w:rPrChange>
              </w:rPr>
              <w:pPrChange w:id="423" w:author="Marks, Brett (DPH)" w:date="2026-09-25T20:07:00Z" w16du:dateUtc="2026-09-26T00:07:00Z">
                <w:pPr>
                  <w:pBdr>
                    <w:top w:val="nil"/>
                    <w:left w:val="nil"/>
                    <w:bottom w:val="nil"/>
                    <w:right w:val="nil"/>
                    <w:between w:val="nil"/>
                  </w:pBdr>
                  <w:spacing w:before="101"/>
                  <w:ind w:left="55"/>
                  <w:jc w:val="center"/>
                </w:pPr>
              </w:pPrChange>
            </w:pPr>
            <w:del w:id="424" w:author="Marks, Brett (DPH)" w:date="2026-09-25T20:07:00Z" w16du:dateUtc="2026-09-26T00:07:00Z">
              <w:r>
                <w:rPr>
                  <w:rFonts w:ascii="Arial" w:eastAsia="Arial" w:hAnsi="Arial" w:cs="Arial"/>
                  <w:color w:val="000000"/>
                  <w:sz w:val="20"/>
                  <w:szCs w:val="20"/>
                </w:rPr>
                <w:delText>12/31/2024</w:delText>
              </w:r>
            </w:del>
          </w:p>
        </w:tc>
        <w:tc>
          <w:tcPr>
            <w:tcW w:w="1033" w:type="dxa"/>
            <w:gridSpan w:val="4"/>
            <w:tcPrChange w:id="425" w:author="Marks, Brett (DPH)" w:date="2026-09-25T20:07:00Z" w16du:dateUtc="2026-09-26T00:07:00Z">
              <w:tcPr>
                <w:tcW w:w="3329" w:type="dxa"/>
                <w:gridSpan w:val="4"/>
                <w:tcBorders>
                  <w:top w:val="single" w:sz="5" w:space="0" w:color="000000"/>
                  <w:left w:val="single" w:sz="5" w:space="0" w:color="000000"/>
                  <w:bottom w:val="single" w:sz="5" w:space="0" w:color="000000"/>
                  <w:right w:val="single" w:sz="5" w:space="0" w:color="000000"/>
                </w:tcBorders>
              </w:tcPr>
            </w:tcPrChange>
          </w:tcPr>
          <w:p w14:paraId="2B435F56" w14:textId="77777777" w:rsidR="00193C57" w:rsidRDefault="00193C57" w:rsidP="00FE5C9B">
            <w:pPr>
              <w:pStyle w:val="TableParagraph"/>
              <w:spacing w:before="3"/>
              <w:rPr>
                <w:ins w:id="426" w:author="Marks, Brett (DPH)" w:date="2026-09-25T20:07:00Z" w16du:dateUtc="2026-09-26T00:07:00Z"/>
                <w:sz w:val="16"/>
              </w:rPr>
            </w:pPr>
          </w:p>
          <w:p w14:paraId="11DF53B9" w14:textId="77777777" w:rsidR="002B4A75" w:rsidRDefault="00193C57">
            <w:pPr>
              <w:pBdr>
                <w:top w:val="nil"/>
                <w:left w:val="nil"/>
                <w:bottom w:val="nil"/>
                <w:right w:val="nil"/>
                <w:between w:val="nil"/>
              </w:pBdr>
              <w:spacing w:line="224" w:lineRule="auto"/>
              <w:ind w:left="99"/>
              <w:rPr>
                <w:del w:id="427" w:author="Marks, Brett (DPH)" w:date="2026-09-25T20:07:00Z" w16du:dateUtc="2026-09-26T00:07:00Z"/>
                <w:rFonts w:ascii="Arial" w:eastAsia="Arial" w:hAnsi="Arial" w:cs="Arial"/>
                <w:color w:val="000000"/>
                <w:sz w:val="20"/>
                <w:szCs w:val="20"/>
              </w:rPr>
            </w:pPr>
            <w:ins w:id="428" w:author="Marks, Brett (DPH)" w:date="2026-09-25T20:07:00Z" w16du:dateUtc="2026-09-26T00:07:00Z">
              <w:r>
                <w:rPr>
                  <w:spacing w:val="-10"/>
                  <w:sz w:val="15"/>
                </w:rPr>
                <w:t>$</w:t>
              </w:r>
              <w:r>
                <w:rPr>
                  <w:spacing w:val="-2"/>
                  <w:sz w:val="16"/>
                </w:rPr>
                <w:t>2,450</w:t>
              </w:r>
            </w:ins>
            <w:del w:id="429" w:author="Marks, Brett (DPH)" w:date="2026-09-25T20:07:00Z" w16du:dateUtc="2026-09-26T00:07:00Z">
              <w:r w:rsidR="00394969">
                <w:rPr>
                  <w:rFonts w:ascii="Arial" w:eastAsia="Arial" w:hAnsi="Arial" w:cs="Arial"/>
                  <w:b/>
                  <w:color w:val="000000"/>
                  <w:sz w:val="20"/>
                  <w:szCs w:val="20"/>
                </w:rPr>
                <w:delText>Current Project End Date:</w:delText>
              </w:r>
            </w:del>
          </w:p>
          <w:p w14:paraId="3F9B8872" w14:textId="77777777" w:rsidR="002B4A75" w:rsidRDefault="00394969" w:rsidP="00FE5C9B">
            <w:pPr>
              <w:spacing w:line="276" w:lineRule="auto"/>
              <w:jc w:val="both"/>
              <w:rPr>
                <w:rFonts w:eastAsia="Arial"/>
                <w:sz w:val="19"/>
                <w:rPrChange w:id="430" w:author="Marks, Brett (DPH)" w:date="2026-09-25T20:07:00Z" w16du:dateUtc="2026-09-26T00:07:00Z">
                  <w:rPr>
                    <w:rFonts w:ascii="Arial" w:eastAsia="Arial" w:hAnsi="Arial" w:cs="Arial"/>
                    <w:color w:val="000000"/>
                    <w:sz w:val="20"/>
                    <w:szCs w:val="20"/>
                  </w:rPr>
                </w:rPrChange>
              </w:rPr>
              <w:pPrChange w:id="431" w:author="Marks, Brett (DPH)" w:date="2026-09-25T20:07:00Z" w16du:dateUtc="2026-09-26T00:07:00Z">
                <w:pPr>
                  <w:pBdr>
                    <w:top w:val="nil"/>
                    <w:left w:val="nil"/>
                    <w:bottom w:val="nil"/>
                    <w:right w:val="nil"/>
                    <w:between w:val="nil"/>
                  </w:pBdr>
                  <w:spacing w:before="95"/>
                  <w:ind w:left="2"/>
                  <w:jc w:val="center"/>
                </w:pPr>
              </w:pPrChange>
            </w:pPr>
            <w:del w:id="432" w:author="Marks, Brett (DPH)" w:date="2026-09-25T20:07:00Z" w16du:dateUtc="2026-09-26T00:07:00Z">
              <w:r>
                <w:rPr>
                  <w:rFonts w:ascii="Arial" w:eastAsia="Arial" w:hAnsi="Arial" w:cs="Arial"/>
                  <w:color w:val="000000"/>
                  <w:sz w:val="20"/>
                  <w:szCs w:val="20"/>
                </w:rPr>
                <w:delText>12/31/2024</w:delText>
              </w:r>
            </w:del>
          </w:p>
        </w:tc>
        <w:tc>
          <w:tcPr>
            <w:tcW w:w="1033" w:type="dxa"/>
            <w:tcPrChange w:id="433" w:author="Marks, Brett (DPH)" w:date="2026-09-25T20:07:00Z" w16du:dateUtc="2026-09-26T00:07:00Z">
              <w:tcPr>
                <w:tcW w:w="3420" w:type="dxa"/>
                <w:tcBorders>
                  <w:top w:val="single" w:sz="5" w:space="0" w:color="000000"/>
                  <w:left w:val="single" w:sz="5" w:space="0" w:color="000000"/>
                  <w:bottom w:val="single" w:sz="5" w:space="0" w:color="000000"/>
                  <w:right w:val="single" w:sz="5" w:space="0" w:color="000000"/>
                </w:tcBorders>
              </w:tcPr>
            </w:tcPrChange>
          </w:tcPr>
          <w:p w14:paraId="568F7034" w14:textId="77777777" w:rsidR="00193C57" w:rsidRDefault="00193C57" w:rsidP="00FE5C9B">
            <w:pPr>
              <w:pStyle w:val="TableParagraph"/>
              <w:spacing w:before="11"/>
              <w:rPr>
                <w:ins w:id="434" w:author="Marks, Brett (DPH)" w:date="2026-09-25T20:07:00Z" w16du:dateUtc="2026-09-26T00:07:00Z"/>
                <w:sz w:val="15"/>
              </w:rPr>
            </w:pPr>
          </w:p>
          <w:p w14:paraId="4CCE45A5" w14:textId="77777777" w:rsidR="002B4A75" w:rsidRDefault="00193C57">
            <w:pPr>
              <w:pBdr>
                <w:top w:val="nil"/>
                <w:left w:val="nil"/>
                <w:bottom w:val="nil"/>
                <w:right w:val="nil"/>
                <w:between w:val="nil"/>
              </w:pBdr>
              <w:spacing w:line="224" w:lineRule="auto"/>
              <w:ind w:left="102"/>
              <w:rPr>
                <w:del w:id="435" w:author="Marks, Brett (DPH)" w:date="2026-09-25T20:07:00Z" w16du:dateUtc="2026-09-26T00:07:00Z"/>
                <w:rFonts w:ascii="Arial" w:eastAsia="Arial" w:hAnsi="Arial" w:cs="Arial"/>
                <w:color w:val="000000"/>
                <w:sz w:val="20"/>
                <w:szCs w:val="20"/>
              </w:rPr>
            </w:pPr>
            <w:ins w:id="436" w:author="Marks, Brett (DPH)" w:date="2026-09-25T20:07:00Z" w16du:dateUtc="2026-09-26T00:07:00Z">
              <w:r>
                <w:rPr>
                  <w:spacing w:val="-10"/>
                  <w:sz w:val="15"/>
                </w:rPr>
                <w:t>$</w:t>
              </w:r>
              <w:r>
                <w:rPr>
                  <w:spacing w:val="-2"/>
                  <w:sz w:val="16"/>
                </w:rPr>
                <w:t>2,443</w:t>
              </w:r>
            </w:ins>
            <w:del w:id="437" w:author="Marks, Brett (DPH)" w:date="2026-09-25T20:07:00Z" w16du:dateUtc="2026-09-26T00:07:00Z">
              <w:r w:rsidR="00394969">
                <w:rPr>
                  <w:rFonts w:ascii="Arial" w:eastAsia="Arial" w:hAnsi="Arial" w:cs="Arial"/>
                  <w:b/>
                  <w:color w:val="000000"/>
                  <w:sz w:val="20"/>
                  <w:szCs w:val="20"/>
                </w:rPr>
                <w:delText>Number of Extensions:</w:delText>
              </w:r>
            </w:del>
          </w:p>
          <w:p w14:paraId="2052A8AE" w14:textId="77777777" w:rsidR="002B4A75" w:rsidRDefault="00394969" w:rsidP="00FE5C9B">
            <w:pPr>
              <w:spacing w:line="276" w:lineRule="auto"/>
              <w:jc w:val="both"/>
              <w:rPr>
                <w:rFonts w:eastAsia="Arial"/>
                <w:sz w:val="19"/>
                <w:rPrChange w:id="438" w:author="Marks, Brett (DPH)" w:date="2026-09-25T20:07:00Z" w16du:dateUtc="2026-09-26T00:07:00Z">
                  <w:rPr>
                    <w:rFonts w:ascii="Arial" w:eastAsia="Arial" w:hAnsi="Arial" w:cs="Arial"/>
                    <w:color w:val="000000"/>
                    <w:sz w:val="20"/>
                    <w:szCs w:val="20"/>
                  </w:rPr>
                </w:rPrChange>
              </w:rPr>
              <w:pPrChange w:id="439" w:author="Marks, Brett (DPH)" w:date="2026-09-25T20:07:00Z" w16du:dateUtc="2026-09-26T00:07:00Z">
                <w:pPr>
                  <w:pBdr>
                    <w:top w:val="nil"/>
                    <w:left w:val="nil"/>
                    <w:bottom w:val="nil"/>
                    <w:right w:val="nil"/>
                    <w:between w:val="nil"/>
                  </w:pBdr>
                  <w:spacing w:before="95"/>
                  <w:ind w:left="28"/>
                  <w:jc w:val="center"/>
                </w:pPr>
              </w:pPrChange>
            </w:pPr>
            <w:del w:id="440" w:author="Marks, Brett (DPH)" w:date="2026-09-25T20:07:00Z" w16du:dateUtc="2026-09-26T00:07:00Z">
              <w:r>
                <w:rPr>
                  <w:rFonts w:ascii="Arial" w:eastAsia="Arial" w:hAnsi="Arial" w:cs="Arial"/>
                  <w:color w:val="000000"/>
                  <w:sz w:val="20"/>
                  <w:szCs w:val="20"/>
                </w:rPr>
                <w:delText>0</w:delText>
              </w:r>
            </w:del>
          </w:p>
        </w:tc>
        <w:tc>
          <w:tcPr>
            <w:tcW w:w="1033" w:type="dxa"/>
            <w:gridSpan w:val="2"/>
            <w:tcPrChange w:id="441" w:author="Marks, Brett (DPH)" w:date="2026-09-25T20:07:00Z" w16du:dateUtc="2026-09-26T00:07:00Z">
              <w:tcPr>
                <w:tcW w:w="1033" w:type="dxa"/>
                <w:gridSpan w:val="2"/>
              </w:tcPr>
            </w:tcPrChange>
          </w:tcPr>
          <w:p w14:paraId="6FC50ACA" w14:textId="77777777" w:rsidR="00193C57" w:rsidRDefault="00193C57" w:rsidP="00FE5C9B">
            <w:pPr>
              <w:pStyle w:val="TableParagraph"/>
              <w:spacing w:before="3"/>
              <w:rPr>
                <w:ins w:id="442" w:author="Marks, Brett (DPH)" w:date="2026-09-25T20:07:00Z" w16du:dateUtc="2026-09-26T00:07:00Z"/>
                <w:sz w:val="16"/>
              </w:rPr>
            </w:pPr>
          </w:p>
          <w:p w14:paraId="1B8FC7D9" w14:textId="274C44D4" w:rsidR="00193C57" w:rsidRDefault="00193C57" w:rsidP="00FE5C9B">
            <w:pPr>
              <w:pStyle w:val="TableParagraph"/>
              <w:spacing w:before="3"/>
              <w:rPr>
                <w:sz w:val="16"/>
              </w:rPr>
            </w:pPr>
            <w:ins w:id="443" w:author="Marks, Brett (DPH)" w:date="2026-09-25T20:07:00Z" w16du:dateUtc="2026-09-26T00:07:00Z">
              <w:r>
                <w:rPr>
                  <w:spacing w:val="-10"/>
                  <w:sz w:val="15"/>
                </w:rPr>
                <w:t>$</w:t>
              </w:r>
              <w:r>
                <w:rPr>
                  <w:spacing w:val="-2"/>
                  <w:sz w:val="16"/>
                </w:rPr>
                <w:t>2,443</w:t>
              </w:r>
            </w:ins>
          </w:p>
        </w:tc>
        <w:tc>
          <w:tcPr>
            <w:tcW w:w="1033" w:type="dxa"/>
            <w:gridSpan w:val="2"/>
            <w:tcPrChange w:id="444" w:author="Marks, Brett (DPH)" w:date="2026-09-25T20:07:00Z" w16du:dateUtc="2026-09-26T00:07:00Z">
              <w:tcPr>
                <w:tcW w:w="1033" w:type="dxa"/>
                <w:gridSpan w:val="2"/>
              </w:tcPr>
            </w:tcPrChange>
          </w:tcPr>
          <w:p w14:paraId="1652B5B1" w14:textId="77777777" w:rsidR="00193C57" w:rsidRDefault="00193C57" w:rsidP="00FE5C9B">
            <w:pPr>
              <w:pStyle w:val="TableParagraph"/>
              <w:spacing w:before="11"/>
              <w:rPr>
                <w:ins w:id="445" w:author="Marks, Brett (DPH)" w:date="2026-09-25T20:07:00Z" w16du:dateUtc="2026-09-26T00:07:00Z"/>
                <w:sz w:val="15"/>
              </w:rPr>
            </w:pPr>
          </w:p>
          <w:p w14:paraId="75F29AFB" w14:textId="3A59E476" w:rsidR="00193C57" w:rsidRDefault="00193C57" w:rsidP="00FE5C9B">
            <w:pPr>
              <w:pStyle w:val="TableParagraph"/>
              <w:spacing w:before="11"/>
              <w:rPr>
                <w:sz w:val="15"/>
              </w:rPr>
            </w:pPr>
            <w:ins w:id="446" w:author="Marks, Brett (DPH)" w:date="2026-09-25T20:07:00Z" w16du:dateUtc="2026-09-26T00:07:00Z">
              <w:r>
                <w:rPr>
                  <w:spacing w:val="-10"/>
                  <w:sz w:val="15"/>
                </w:rPr>
                <w:t>$</w:t>
              </w:r>
              <w:r>
                <w:rPr>
                  <w:spacing w:val="-2"/>
                  <w:sz w:val="16"/>
                </w:rPr>
                <w:t>2,443</w:t>
              </w:r>
            </w:ins>
          </w:p>
        </w:tc>
        <w:tc>
          <w:tcPr>
            <w:tcW w:w="1033" w:type="dxa"/>
            <w:gridSpan w:val="2"/>
            <w:tcPrChange w:id="447" w:author="Marks, Brett (DPH)" w:date="2026-09-25T20:07:00Z" w16du:dateUtc="2026-09-26T00:07:00Z">
              <w:tcPr>
                <w:tcW w:w="1033" w:type="dxa"/>
                <w:gridSpan w:val="2"/>
              </w:tcPr>
            </w:tcPrChange>
          </w:tcPr>
          <w:p w14:paraId="6BC4FDB9" w14:textId="77777777" w:rsidR="00193C57" w:rsidRDefault="00193C57" w:rsidP="00FE5C9B">
            <w:pPr>
              <w:pStyle w:val="TableParagraph"/>
              <w:spacing w:before="3"/>
              <w:rPr>
                <w:ins w:id="448" w:author="Marks, Brett (DPH)" w:date="2026-09-25T20:07:00Z" w16du:dateUtc="2026-09-26T00:07:00Z"/>
                <w:sz w:val="16"/>
              </w:rPr>
            </w:pPr>
          </w:p>
          <w:p w14:paraId="77309680" w14:textId="6BFD164A" w:rsidR="00193C57" w:rsidRDefault="00193C57" w:rsidP="00FE5C9B">
            <w:pPr>
              <w:pStyle w:val="TableParagraph"/>
              <w:spacing w:before="3"/>
              <w:rPr>
                <w:sz w:val="16"/>
              </w:rPr>
            </w:pPr>
            <w:ins w:id="449" w:author="Marks, Brett (DPH)" w:date="2026-09-25T20:07:00Z" w16du:dateUtc="2026-09-26T00:07:00Z">
              <w:r>
                <w:rPr>
                  <w:spacing w:val="-10"/>
                  <w:sz w:val="15"/>
                </w:rPr>
                <w:t>$</w:t>
              </w:r>
              <w:r>
                <w:rPr>
                  <w:spacing w:val="-2"/>
                  <w:sz w:val="16"/>
                </w:rPr>
                <w:t>2,443</w:t>
              </w:r>
            </w:ins>
          </w:p>
        </w:tc>
        <w:tc>
          <w:tcPr>
            <w:tcW w:w="1033" w:type="dxa"/>
            <w:tcPrChange w:id="450" w:author="Marks, Brett (DPH)" w:date="2026-09-25T20:07:00Z" w16du:dateUtc="2026-09-26T00:07:00Z">
              <w:tcPr>
                <w:tcW w:w="1033" w:type="dxa"/>
              </w:tcPr>
            </w:tcPrChange>
          </w:tcPr>
          <w:p w14:paraId="50958D23" w14:textId="77777777" w:rsidR="00193C57" w:rsidRDefault="00193C57" w:rsidP="00FE5C9B">
            <w:pPr>
              <w:pStyle w:val="TableParagraph"/>
              <w:spacing w:before="3"/>
              <w:rPr>
                <w:ins w:id="451" w:author="Marks, Brett (DPH)" w:date="2026-09-25T20:07:00Z" w16du:dateUtc="2026-09-26T00:07:00Z"/>
                <w:sz w:val="16"/>
              </w:rPr>
            </w:pPr>
          </w:p>
          <w:p w14:paraId="1E0AAE81" w14:textId="3B5B6ED6" w:rsidR="00193C57" w:rsidRDefault="00193C57" w:rsidP="00FE5C9B">
            <w:pPr>
              <w:pStyle w:val="TableParagraph"/>
              <w:spacing w:before="3"/>
              <w:rPr>
                <w:sz w:val="16"/>
              </w:rPr>
            </w:pPr>
            <w:ins w:id="452" w:author="Marks, Brett (DPH)" w:date="2026-09-25T20:07:00Z" w16du:dateUtc="2026-09-26T00:07:00Z">
              <w:r>
                <w:rPr>
                  <w:spacing w:val="-10"/>
                  <w:sz w:val="15"/>
                </w:rPr>
                <w:t>$</w:t>
              </w:r>
              <w:r>
                <w:rPr>
                  <w:spacing w:val="-2"/>
                  <w:sz w:val="16"/>
                </w:rPr>
                <w:t>2,443</w:t>
              </w:r>
            </w:ins>
          </w:p>
        </w:tc>
        <w:tc>
          <w:tcPr>
            <w:tcW w:w="803" w:type="dxa"/>
            <w:tcPrChange w:id="453" w:author="Marks, Brett (DPH)" w:date="2026-09-25T20:07:00Z" w16du:dateUtc="2026-09-26T00:07:00Z">
              <w:tcPr>
                <w:tcW w:w="803" w:type="dxa"/>
              </w:tcPr>
            </w:tcPrChange>
          </w:tcPr>
          <w:p w14:paraId="026A7F05" w14:textId="77777777" w:rsidR="00193C57" w:rsidRDefault="00193C57" w:rsidP="00FE5C9B">
            <w:pPr>
              <w:pStyle w:val="TableParagraph"/>
              <w:spacing w:before="3"/>
              <w:ind w:right="-150"/>
              <w:rPr>
                <w:ins w:id="454" w:author="Marks, Brett (DPH)" w:date="2026-09-25T20:07:00Z" w16du:dateUtc="2026-09-26T00:07:00Z"/>
                <w:sz w:val="16"/>
              </w:rPr>
            </w:pPr>
          </w:p>
          <w:p w14:paraId="1AD54409" w14:textId="3115551E" w:rsidR="00193C57" w:rsidRDefault="00193C57" w:rsidP="00FE5C9B">
            <w:pPr>
              <w:pStyle w:val="TableParagraph"/>
              <w:spacing w:before="3"/>
              <w:ind w:right="-150"/>
              <w:rPr>
                <w:sz w:val="16"/>
              </w:rPr>
            </w:pPr>
            <w:ins w:id="455" w:author="Marks, Brett (DPH)" w:date="2026-09-25T20:07:00Z" w16du:dateUtc="2026-09-26T00:07:00Z">
              <w:r>
                <w:rPr>
                  <w:spacing w:val="-10"/>
                  <w:sz w:val="15"/>
                </w:rPr>
                <w:t>$</w:t>
              </w:r>
              <w:r>
                <w:rPr>
                  <w:spacing w:val="-2"/>
                  <w:sz w:val="16"/>
                </w:rPr>
                <w:t>2,443</w:t>
              </w:r>
            </w:ins>
          </w:p>
        </w:tc>
        <w:tc>
          <w:tcPr>
            <w:tcW w:w="817" w:type="dxa"/>
            <w:tcPrChange w:id="456" w:author="Marks, Brett (DPH)" w:date="2026-09-25T20:07:00Z" w16du:dateUtc="2026-09-26T00:07:00Z">
              <w:tcPr>
                <w:tcW w:w="817" w:type="dxa"/>
              </w:tcPr>
            </w:tcPrChange>
          </w:tcPr>
          <w:p w14:paraId="34454EBB" w14:textId="77777777" w:rsidR="00193C57" w:rsidRDefault="00193C57" w:rsidP="00FE5C9B">
            <w:pPr>
              <w:pStyle w:val="TableParagraph"/>
              <w:spacing w:before="3"/>
              <w:ind w:right="-104"/>
              <w:rPr>
                <w:ins w:id="457" w:author="Marks, Brett (DPH)" w:date="2026-09-25T20:07:00Z" w16du:dateUtc="2026-09-26T00:07:00Z"/>
                <w:sz w:val="16"/>
              </w:rPr>
            </w:pPr>
          </w:p>
          <w:p w14:paraId="029FD774" w14:textId="5193CD5E" w:rsidR="00193C57" w:rsidRDefault="00193C57" w:rsidP="00FE5C9B">
            <w:pPr>
              <w:pStyle w:val="TableParagraph"/>
              <w:spacing w:before="3"/>
              <w:ind w:right="-104"/>
              <w:rPr>
                <w:sz w:val="16"/>
              </w:rPr>
            </w:pPr>
            <w:ins w:id="458" w:author="Marks, Brett (DPH)" w:date="2026-09-25T20:07:00Z" w16du:dateUtc="2026-09-26T00:07:00Z">
              <w:r>
                <w:rPr>
                  <w:spacing w:val="-10"/>
                  <w:sz w:val="15"/>
                </w:rPr>
                <w:t>$</w:t>
              </w:r>
              <w:r>
                <w:rPr>
                  <w:spacing w:val="-2"/>
                  <w:sz w:val="16"/>
                </w:rPr>
                <w:t>2,443</w:t>
              </w:r>
            </w:ins>
          </w:p>
        </w:tc>
      </w:tr>
      <w:tr w:rsidR="00FE5C9B" w14:paraId="5093FDC9" w14:textId="77777777" w:rsidTr="008B337C">
        <w:trPr>
          <w:gridBefore w:val="1"/>
          <w:trHeight w:val="291"/>
          <w:ins w:id="459" w:author="Marks, Brett (DPH)" w:date="2026-09-25T20:07:00Z" w16du:dateUtc="2026-09-26T00:07:00Z"/>
        </w:trPr>
        <w:tc>
          <w:tcPr>
            <w:tcW w:w="2334" w:type="dxa"/>
          </w:tcPr>
          <w:p w14:paraId="3B3CFE7D" w14:textId="77777777" w:rsidR="00193C57" w:rsidRPr="00DE2E6E" w:rsidRDefault="00193C57" w:rsidP="00193C57">
            <w:pPr>
              <w:spacing w:line="276" w:lineRule="auto"/>
              <w:ind w:left="225" w:right="90"/>
              <w:jc w:val="both"/>
              <w:rPr>
                <w:ins w:id="460" w:author="Marks, Brett (DPH)" w:date="2026-09-25T20:07:00Z" w16du:dateUtc="2026-09-26T00:07:00Z"/>
                <w:spacing w:val="-6"/>
                <w:sz w:val="16"/>
              </w:rPr>
            </w:pPr>
            <w:ins w:id="461" w:author="Marks, Brett (DPH)" w:date="2026-09-25T20:07:00Z" w16du:dateUtc="2026-09-26T00:07:00Z">
              <w:r w:rsidRPr="00DE2E6E">
                <w:rPr>
                  <w:spacing w:val="-6"/>
                  <w:sz w:val="16"/>
                </w:rPr>
                <w:t>Clean</w:t>
              </w:r>
              <w:r>
                <w:rPr>
                  <w:spacing w:val="-6"/>
                  <w:sz w:val="16"/>
                </w:rPr>
                <w:t xml:space="preserve"> outpatient net</w:t>
              </w:r>
              <w:r w:rsidRPr="00DE2E6E">
                <w:rPr>
                  <w:spacing w:val="-6"/>
                  <w:sz w:val="16"/>
                </w:rPr>
                <w:t xml:space="preserve"> revenue</w:t>
              </w:r>
            </w:ins>
          </w:p>
        </w:tc>
        <w:tc>
          <w:tcPr>
            <w:tcW w:w="1033" w:type="dxa"/>
          </w:tcPr>
          <w:p w14:paraId="2DFBC67F" w14:textId="77777777" w:rsidR="00193C57" w:rsidRDefault="00193C57" w:rsidP="00FE5C9B">
            <w:pPr>
              <w:pStyle w:val="TableParagraph"/>
              <w:spacing w:before="8"/>
              <w:rPr>
                <w:ins w:id="462" w:author="Marks, Brett (DPH)" w:date="2026-09-25T20:07:00Z" w16du:dateUtc="2026-09-26T00:07:00Z"/>
                <w:sz w:val="14"/>
              </w:rPr>
            </w:pPr>
          </w:p>
          <w:p w14:paraId="2EFABBBF" w14:textId="77777777" w:rsidR="00193C57" w:rsidRDefault="00193C57" w:rsidP="00FE5C9B">
            <w:pPr>
              <w:spacing w:line="276" w:lineRule="auto"/>
              <w:jc w:val="both"/>
              <w:rPr>
                <w:ins w:id="463" w:author="Marks, Brett (DPH)" w:date="2026-09-25T20:07:00Z" w16du:dateUtc="2026-09-26T00:07:00Z"/>
                <w:sz w:val="19"/>
              </w:rPr>
            </w:pPr>
            <w:ins w:id="464" w:author="Marks, Brett (DPH)" w:date="2026-09-25T20:07:00Z" w16du:dateUtc="2026-09-26T00:07:00Z">
              <w:r>
                <w:rPr>
                  <w:sz w:val="15"/>
                </w:rPr>
                <w:t>$</w:t>
              </w:r>
              <w:r>
                <w:rPr>
                  <w:spacing w:val="-2"/>
                  <w:sz w:val="16"/>
                </w:rPr>
                <w:t>1,312,802</w:t>
              </w:r>
            </w:ins>
          </w:p>
        </w:tc>
        <w:tc>
          <w:tcPr>
            <w:tcW w:w="1033" w:type="dxa"/>
            <w:gridSpan w:val="2"/>
          </w:tcPr>
          <w:p w14:paraId="64015E69" w14:textId="77777777" w:rsidR="00193C57" w:rsidRDefault="00193C57" w:rsidP="00FE5C9B">
            <w:pPr>
              <w:pStyle w:val="TableParagraph"/>
              <w:spacing w:before="8"/>
              <w:rPr>
                <w:ins w:id="465" w:author="Marks, Brett (DPH)" w:date="2026-09-25T20:07:00Z" w16du:dateUtc="2026-09-26T00:07:00Z"/>
                <w:sz w:val="14"/>
              </w:rPr>
            </w:pPr>
          </w:p>
          <w:p w14:paraId="238FBBB0" w14:textId="77777777" w:rsidR="00193C57" w:rsidRDefault="00193C57" w:rsidP="00FE5C9B">
            <w:pPr>
              <w:spacing w:line="276" w:lineRule="auto"/>
              <w:jc w:val="both"/>
              <w:rPr>
                <w:ins w:id="466" w:author="Marks, Brett (DPH)" w:date="2026-09-25T20:07:00Z" w16du:dateUtc="2026-09-26T00:07:00Z"/>
                <w:sz w:val="19"/>
              </w:rPr>
            </w:pPr>
            <w:ins w:id="467" w:author="Marks, Brett (DPH)" w:date="2026-09-25T20:07:00Z" w16du:dateUtc="2026-09-26T00:07:00Z">
              <w:r>
                <w:rPr>
                  <w:sz w:val="15"/>
                </w:rPr>
                <w:t>$</w:t>
              </w:r>
              <w:r>
                <w:rPr>
                  <w:spacing w:val="-2"/>
                  <w:sz w:val="16"/>
                </w:rPr>
                <w:t>1,348,739</w:t>
              </w:r>
            </w:ins>
          </w:p>
        </w:tc>
        <w:tc>
          <w:tcPr>
            <w:tcW w:w="1033" w:type="dxa"/>
          </w:tcPr>
          <w:p w14:paraId="5C2004BC" w14:textId="77777777" w:rsidR="00193C57" w:rsidRDefault="00193C57" w:rsidP="00FE5C9B">
            <w:pPr>
              <w:pStyle w:val="TableParagraph"/>
              <w:spacing w:before="8"/>
              <w:rPr>
                <w:ins w:id="468" w:author="Marks, Brett (DPH)" w:date="2026-09-25T20:07:00Z" w16du:dateUtc="2026-09-26T00:07:00Z"/>
                <w:sz w:val="14"/>
              </w:rPr>
            </w:pPr>
          </w:p>
          <w:p w14:paraId="53628A2B" w14:textId="77777777" w:rsidR="00193C57" w:rsidRDefault="00193C57" w:rsidP="00FE5C9B">
            <w:pPr>
              <w:spacing w:line="276" w:lineRule="auto"/>
              <w:jc w:val="both"/>
              <w:rPr>
                <w:ins w:id="469" w:author="Marks, Brett (DPH)" w:date="2026-09-25T20:07:00Z" w16du:dateUtc="2026-09-26T00:07:00Z"/>
                <w:sz w:val="19"/>
              </w:rPr>
            </w:pPr>
            <w:ins w:id="470" w:author="Marks, Brett (DPH)" w:date="2026-09-25T20:07:00Z" w16du:dateUtc="2026-09-26T00:07:00Z">
              <w:r>
                <w:rPr>
                  <w:spacing w:val="-10"/>
                  <w:sz w:val="15"/>
                </w:rPr>
                <w:t>$</w:t>
              </w:r>
              <w:r>
                <w:rPr>
                  <w:spacing w:val="-2"/>
                  <w:sz w:val="16"/>
                </w:rPr>
                <w:t>1,382,457</w:t>
              </w:r>
            </w:ins>
          </w:p>
        </w:tc>
        <w:tc>
          <w:tcPr>
            <w:tcW w:w="1033" w:type="dxa"/>
          </w:tcPr>
          <w:p w14:paraId="065B86B7" w14:textId="77777777" w:rsidR="00193C57" w:rsidRDefault="00193C57" w:rsidP="00FE5C9B">
            <w:pPr>
              <w:pStyle w:val="TableParagraph"/>
              <w:spacing w:before="8"/>
              <w:rPr>
                <w:ins w:id="471" w:author="Marks, Brett (DPH)" w:date="2026-09-25T20:07:00Z" w16du:dateUtc="2026-09-26T00:07:00Z"/>
                <w:sz w:val="14"/>
              </w:rPr>
            </w:pPr>
          </w:p>
          <w:p w14:paraId="004BCDF6" w14:textId="77777777" w:rsidR="00193C57" w:rsidRDefault="00193C57" w:rsidP="00FE5C9B">
            <w:pPr>
              <w:spacing w:line="276" w:lineRule="auto"/>
              <w:jc w:val="both"/>
              <w:rPr>
                <w:ins w:id="472" w:author="Marks, Brett (DPH)" w:date="2026-09-25T20:07:00Z" w16du:dateUtc="2026-09-26T00:07:00Z"/>
                <w:sz w:val="19"/>
              </w:rPr>
            </w:pPr>
            <w:ins w:id="473" w:author="Marks, Brett (DPH)" w:date="2026-09-25T20:07:00Z" w16du:dateUtc="2026-09-26T00:07:00Z">
              <w:r>
                <w:rPr>
                  <w:sz w:val="15"/>
                </w:rPr>
                <w:t>$</w:t>
              </w:r>
              <w:r>
                <w:rPr>
                  <w:spacing w:val="-2"/>
                  <w:sz w:val="16"/>
                </w:rPr>
                <w:t>1,451,580</w:t>
              </w:r>
            </w:ins>
          </w:p>
        </w:tc>
        <w:tc>
          <w:tcPr>
            <w:tcW w:w="1033" w:type="dxa"/>
            <w:gridSpan w:val="3"/>
          </w:tcPr>
          <w:p w14:paraId="772901AC" w14:textId="77777777" w:rsidR="00193C57" w:rsidRDefault="00193C57" w:rsidP="00FE5C9B">
            <w:pPr>
              <w:pStyle w:val="TableParagraph"/>
              <w:spacing w:before="8"/>
              <w:rPr>
                <w:ins w:id="474" w:author="Marks, Brett (DPH)" w:date="2026-09-25T20:07:00Z" w16du:dateUtc="2026-09-26T00:07:00Z"/>
                <w:sz w:val="14"/>
              </w:rPr>
            </w:pPr>
          </w:p>
          <w:p w14:paraId="7B32233C" w14:textId="77777777" w:rsidR="00193C57" w:rsidRDefault="00193C57" w:rsidP="00FE5C9B">
            <w:pPr>
              <w:spacing w:line="276" w:lineRule="auto"/>
              <w:jc w:val="both"/>
              <w:rPr>
                <w:ins w:id="475" w:author="Marks, Brett (DPH)" w:date="2026-09-25T20:07:00Z" w16du:dateUtc="2026-09-26T00:07:00Z"/>
                <w:sz w:val="19"/>
              </w:rPr>
            </w:pPr>
            <w:ins w:id="476" w:author="Marks, Brett (DPH)" w:date="2026-09-25T20:07:00Z" w16du:dateUtc="2026-09-26T00:07:00Z">
              <w:r>
                <w:rPr>
                  <w:spacing w:val="-10"/>
                  <w:sz w:val="15"/>
                </w:rPr>
                <w:t>$</w:t>
              </w:r>
              <w:r>
                <w:rPr>
                  <w:spacing w:val="-2"/>
                  <w:sz w:val="16"/>
                </w:rPr>
                <w:t>1,524,159</w:t>
              </w:r>
            </w:ins>
          </w:p>
        </w:tc>
        <w:tc>
          <w:tcPr>
            <w:tcW w:w="1033" w:type="dxa"/>
            <w:gridSpan w:val="2"/>
          </w:tcPr>
          <w:p w14:paraId="4D7EB7B2" w14:textId="77777777" w:rsidR="00193C57" w:rsidRDefault="00193C57" w:rsidP="00FE5C9B">
            <w:pPr>
              <w:pStyle w:val="TableParagraph"/>
              <w:spacing w:before="8"/>
              <w:rPr>
                <w:ins w:id="477" w:author="Marks, Brett (DPH)" w:date="2026-09-25T20:07:00Z" w16du:dateUtc="2026-09-26T00:07:00Z"/>
                <w:sz w:val="14"/>
              </w:rPr>
            </w:pPr>
          </w:p>
          <w:p w14:paraId="115A0E18" w14:textId="77777777" w:rsidR="00193C57" w:rsidRDefault="00193C57" w:rsidP="00FE5C9B">
            <w:pPr>
              <w:spacing w:line="276" w:lineRule="auto"/>
              <w:jc w:val="both"/>
              <w:rPr>
                <w:ins w:id="478" w:author="Marks, Brett (DPH)" w:date="2026-09-25T20:07:00Z" w16du:dateUtc="2026-09-26T00:07:00Z"/>
                <w:sz w:val="19"/>
              </w:rPr>
            </w:pPr>
            <w:ins w:id="479" w:author="Marks, Brett (DPH)" w:date="2026-09-25T20:07:00Z" w16du:dateUtc="2026-09-26T00:07:00Z">
              <w:r>
                <w:rPr>
                  <w:spacing w:val="-10"/>
                  <w:sz w:val="15"/>
                </w:rPr>
                <w:t>$</w:t>
              </w:r>
              <w:r>
                <w:rPr>
                  <w:spacing w:val="-2"/>
                  <w:sz w:val="16"/>
                </w:rPr>
                <w:t>1,600,469</w:t>
              </w:r>
            </w:ins>
          </w:p>
        </w:tc>
        <w:tc>
          <w:tcPr>
            <w:tcW w:w="803" w:type="dxa"/>
            <w:gridSpan w:val="2"/>
          </w:tcPr>
          <w:p w14:paraId="46DB6DCF" w14:textId="77777777" w:rsidR="00193C57" w:rsidRDefault="00193C57" w:rsidP="00FE5C9B">
            <w:pPr>
              <w:pStyle w:val="TableParagraph"/>
              <w:spacing w:before="8"/>
              <w:ind w:right="-150"/>
              <w:rPr>
                <w:ins w:id="480" w:author="Marks, Brett (DPH)" w:date="2026-09-25T20:07:00Z" w16du:dateUtc="2026-09-26T00:07:00Z"/>
                <w:sz w:val="14"/>
              </w:rPr>
            </w:pPr>
          </w:p>
          <w:p w14:paraId="6B1075CA" w14:textId="77777777" w:rsidR="00193C57" w:rsidRDefault="00193C57" w:rsidP="00FE5C9B">
            <w:pPr>
              <w:spacing w:line="276" w:lineRule="auto"/>
              <w:ind w:right="-150"/>
              <w:jc w:val="both"/>
              <w:rPr>
                <w:ins w:id="481" w:author="Marks, Brett (DPH)" w:date="2026-09-25T20:07:00Z" w16du:dateUtc="2026-09-26T00:07:00Z"/>
                <w:sz w:val="19"/>
              </w:rPr>
            </w:pPr>
            <w:ins w:id="482" w:author="Marks, Brett (DPH)" w:date="2026-09-25T20:07:00Z" w16du:dateUtc="2026-09-26T00:07:00Z">
              <w:r>
                <w:rPr>
                  <w:spacing w:val="-10"/>
                  <w:sz w:val="15"/>
                </w:rPr>
                <w:t>$</w:t>
              </w:r>
              <w:r>
                <w:rPr>
                  <w:spacing w:val="-2"/>
                  <w:sz w:val="16"/>
                </w:rPr>
                <w:t>1,680,338</w:t>
              </w:r>
            </w:ins>
          </w:p>
        </w:tc>
        <w:tc>
          <w:tcPr>
            <w:tcW w:w="817" w:type="dxa"/>
            <w:gridSpan w:val="5"/>
          </w:tcPr>
          <w:p w14:paraId="7183AD2F" w14:textId="77777777" w:rsidR="00193C57" w:rsidRDefault="00193C57" w:rsidP="00FE5C9B">
            <w:pPr>
              <w:pStyle w:val="TableParagraph"/>
              <w:ind w:right="-104"/>
              <w:rPr>
                <w:ins w:id="483" w:author="Marks, Brett (DPH)" w:date="2026-09-25T20:07:00Z" w16du:dateUtc="2026-09-26T00:07:00Z"/>
                <w:sz w:val="15"/>
              </w:rPr>
            </w:pPr>
          </w:p>
          <w:p w14:paraId="6397C601" w14:textId="77777777" w:rsidR="00193C57" w:rsidRDefault="00193C57" w:rsidP="00FE5C9B">
            <w:pPr>
              <w:spacing w:line="276" w:lineRule="auto"/>
              <w:ind w:right="-104"/>
              <w:jc w:val="both"/>
              <w:rPr>
                <w:ins w:id="484" w:author="Marks, Brett (DPH)" w:date="2026-09-25T20:07:00Z" w16du:dateUtc="2026-09-26T00:07:00Z"/>
                <w:sz w:val="19"/>
              </w:rPr>
            </w:pPr>
            <w:ins w:id="485" w:author="Marks, Brett (DPH)" w:date="2026-09-25T20:07:00Z" w16du:dateUtc="2026-09-26T00:07:00Z">
              <w:r>
                <w:rPr>
                  <w:spacing w:val="-10"/>
                  <w:sz w:val="15"/>
                </w:rPr>
                <w:t>$</w:t>
              </w:r>
              <w:r>
                <w:rPr>
                  <w:spacing w:val="-2"/>
                  <w:sz w:val="16"/>
                </w:rPr>
                <w:t>1,764,404</w:t>
              </w:r>
            </w:ins>
          </w:p>
        </w:tc>
      </w:tr>
      <w:tr w:rsidR="00FE5C9B" w14:paraId="59999E6F" w14:textId="77777777" w:rsidTr="008B337C">
        <w:trPr>
          <w:gridBefore w:val="1"/>
          <w:trHeight w:val="291"/>
          <w:ins w:id="486" w:author="Marks, Brett (DPH)" w:date="2026-09-25T20:07:00Z" w16du:dateUtc="2026-09-26T00:07:00Z"/>
        </w:trPr>
        <w:tc>
          <w:tcPr>
            <w:tcW w:w="2334" w:type="dxa"/>
          </w:tcPr>
          <w:p w14:paraId="77DE99F5" w14:textId="77777777" w:rsidR="00193C57" w:rsidRPr="00DE2E6E" w:rsidRDefault="00193C57" w:rsidP="00193C57">
            <w:pPr>
              <w:spacing w:line="276" w:lineRule="auto"/>
              <w:ind w:left="225" w:right="90"/>
              <w:jc w:val="both"/>
              <w:rPr>
                <w:ins w:id="487" w:author="Marks, Brett (DPH)" w:date="2026-09-25T20:07:00Z" w16du:dateUtc="2026-09-26T00:07:00Z"/>
                <w:spacing w:val="-6"/>
                <w:sz w:val="16"/>
              </w:rPr>
            </w:pPr>
            <w:ins w:id="488" w:author="Marks, Brett (DPH)" w:date="2026-09-25T20:07:00Z" w16du:dateUtc="2026-09-26T00:07:00Z">
              <w:r w:rsidRPr="00DE2E6E">
                <w:rPr>
                  <w:spacing w:val="-6"/>
                  <w:sz w:val="16"/>
                </w:rPr>
                <w:t>Net charge per outpatient scan</w:t>
              </w:r>
            </w:ins>
          </w:p>
        </w:tc>
        <w:tc>
          <w:tcPr>
            <w:tcW w:w="1033" w:type="dxa"/>
          </w:tcPr>
          <w:p w14:paraId="31C5435E" w14:textId="77777777" w:rsidR="00193C57" w:rsidRDefault="00193C57" w:rsidP="00FE5C9B">
            <w:pPr>
              <w:pStyle w:val="TableParagraph"/>
              <w:spacing w:before="4"/>
              <w:rPr>
                <w:ins w:id="489" w:author="Marks, Brett (DPH)" w:date="2026-09-25T20:07:00Z" w16du:dateUtc="2026-09-26T00:07:00Z"/>
                <w:sz w:val="15"/>
              </w:rPr>
            </w:pPr>
          </w:p>
          <w:p w14:paraId="77B62E42" w14:textId="77777777" w:rsidR="00193C57" w:rsidRDefault="00193C57" w:rsidP="00FE5C9B">
            <w:pPr>
              <w:spacing w:line="276" w:lineRule="auto"/>
              <w:jc w:val="both"/>
              <w:rPr>
                <w:ins w:id="490" w:author="Marks, Brett (DPH)" w:date="2026-09-25T20:07:00Z" w16du:dateUtc="2026-09-26T00:07:00Z"/>
                <w:sz w:val="19"/>
              </w:rPr>
            </w:pPr>
            <w:ins w:id="491" w:author="Marks, Brett (DPH)" w:date="2026-09-25T20:07:00Z" w16du:dateUtc="2026-09-26T00:07:00Z">
              <w:r>
                <w:rPr>
                  <w:spacing w:val="-10"/>
                  <w:sz w:val="15"/>
                </w:rPr>
                <w:t>$</w:t>
              </w:r>
              <w:r>
                <w:rPr>
                  <w:spacing w:val="-5"/>
                  <w:sz w:val="16"/>
                </w:rPr>
                <w:t>391</w:t>
              </w:r>
            </w:ins>
          </w:p>
        </w:tc>
        <w:tc>
          <w:tcPr>
            <w:tcW w:w="1033" w:type="dxa"/>
            <w:gridSpan w:val="2"/>
          </w:tcPr>
          <w:p w14:paraId="23199443" w14:textId="77777777" w:rsidR="00193C57" w:rsidRDefault="00193C57" w:rsidP="00FE5C9B">
            <w:pPr>
              <w:pStyle w:val="TableParagraph"/>
              <w:spacing w:before="4"/>
              <w:rPr>
                <w:ins w:id="492" w:author="Marks, Brett (DPH)" w:date="2026-09-25T20:07:00Z" w16du:dateUtc="2026-09-26T00:07:00Z"/>
                <w:sz w:val="15"/>
              </w:rPr>
            </w:pPr>
          </w:p>
          <w:p w14:paraId="2759929A" w14:textId="77777777" w:rsidR="00193C57" w:rsidRDefault="00193C57" w:rsidP="00FE5C9B">
            <w:pPr>
              <w:spacing w:line="276" w:lineRule="auto"/>
              <w:jc w:val="both"/>
              <w:rPr>
                <w:ins w:id="493" w:author="Marks, Brett (DPH)" w:date="2026-09-25T20:07:00Z" w16du:dateUtc="2026-09-26T00:07:00Z"/>
                <w:sz w:val="19"/>
              </w:rPr>
            </w:pPr>
            <w:ins w:id="494" w:author="Marks, Brett (DPH)" w:date="2026-09-25T20:07:00Z" w16du:dateUtc="2026-09-26T00:07:00Z">
              <w:r>
                <w:rPr>
                  <w:spacing w:val="-10"/>
                  <w:sz w:val="15"/>
                </w:rPr>
                <w:t>$</w:t>
              </w:r>
              <w:r>
                <w:rPr>
                  <w:spacing w:val="-5"/>
                  <w:sz w:val="16"/>
                </w:rPr>
                <w:t>393</w:t>
              </w:r>
            </w:ins>
          </w:p>
        </w:tc>
        <w:tc>
          <w:tcPr>
            <w:tcW w:w="1033" w:type="dxa"/>
          </w:tcPr>
          <w:p w14:paraId="3259E3A1" w14:textId="77777777" w:rsidR="00193C57" w:rsidRDefault="00193C57" w:rsidP="00FE5C9B">
            <w:pPr>
              <w:pStyle w:val="TableParagraph"/>
              <w:spacing w:before="4"/>
              <w:rPr>
                <w:ins w:id="495" w:author="Marks, Brett (DPH)" w:date="2026-09-25T20:07:00Z" w16du:dateUtc="2026-09-26T00:07:00Z"/>
                <w:sz w:val="15"/>
              </w:rPr>
            </w:pPr>
          </w:p>
          <w:p w14:paraId="3D7E6E7B" w14:textId="77777777" w:rsidR="00193C57" w:rsidRDefault="00193C57" w:rsidP="00FE5C9B">
            <w:pPr>
              <w:spacing w:line="276" w:lineRule="auto"/>
              <w:jc w:val="both"/>
              <w:rPr>
                <w:ins w:id="496" w:author="Marks, Brett (DPH)" w:date="2026-09-25T20:07:00Z" w16du:dateUtc="2026-09-26T00:07:00Z"/>
                <w:sz w:val="19"/>
              </w:rPr>
            </w:pPr>
            <w:ins w:id="497" w:author="Marks, Brett (DPH)" w:date="2026-09-25T20:07:00Z" w16du:dateUtc="2026-09-26T00:07:00Z">
              <w:r>
                <w:rPr>
                  <w:spacing w:val="-10"/>
                  <w:sz w:val="15"/>
                </w:rPr>
                <w:t>$</w:t>
              </w:r>
              <w:r>
                <w:rPr>
                  <w:spacing w:val="-5"/>
                  <w:sz w:val="16"/>
                </w:rPr>
                <w:t>393</w:t>
              </w:r>
            </w:ins>
          </w:p>
        </w:tc>
        <w:tc>
          <w:tcPr>
            <w:tcW w:w="1033" w:type="dxa"/>
          </w:tcPr>
          <w:p w14:paraId="36613A1A" w14:textId="77777777" w:rsidR="00193C57" w:rsidRDefault="00193C57" w:rsidP="00FE5C9B">
            <w:pPr>
              <w:pStyle w:val="TableParagraph"/>
              <w:spacing w:before="4"/>
              <w:rPr>
                <w:ins w:id="498" w:author="Marks, Brett (DPH)" w:date="2026-09-25T20:07:00Z" w16du:dateUtc="2026-09-26T00:07:00Z"/>
                <w:sz w:val="15"/>
              </w:rPr>
            </w:pPr>
          </w:p>
          <w:p w14:paraId="4AFED3FB" w14:textId="77777777" w:rsidR="00193C57" w:rsidRDefault="00193C57" w:rsidP="00FE5C9B">
            <w:pPr>
              <w:spacing w:line="276" w:lineRule="auto"/>
              <w:jc w:val="both"/>
              <w:rPr>
                <w:ins w:id="499" w:author="Marks, Brett (DPH)" w:date="2026-09-25T20:07:00Z" w16du:dateUtc="2026-09-26T00:07:00Z"/>
                <w:sz w:val="19"/>
              </w:rPr>
            </w:pPr>
            <w:ins w:id="500" w:author="Marks, Brett (DPH)" w:date="2026-09-25T20:07:00Z" w16du:dateUtc="2026-09-26T00:07:00Z">
              <w:r>
                <w:rPr>
                  <w:spacing w:val="-10"/>
                  <w:sz w:val="15"/>
                </w:rPr>
                <w:t>$</w:t>
              </w:r>
              <w:r>
                <w:rPr>
                  <w:spacing w:val="-5"/>
                  <w:sz w:val="16"/>
                </w:rPr>
                <w:t>393</w:t>
              </w:r>
            </w:ins>
          </w:p>
        </w:tc>
        <w:tc>
          <w:tcPr>
            <w:tcW w:w="1033" w:type="dxa"/>
            <w:gridSpan w:val="3"/>
          </w:tcPr>
          <w:p w14:paraId="2D172A8A" w14:textId="77777777" w:rsidR="00193C57" w:rsidRDefault="00193C57" w:rsidP="00FE5C9B">
            <w:pPr>
              <w:pStyle w:val="TableParagraph"/>
              <w:spacing w:before="4"/>
              <w:rPr>
                <w:ins w:id="501" w:author="Marks, Brett (DPH)" w:date="2026-09-25T20:07:00Z" w16du:dateUtc="2026-09-26T00:07:00Z"/>
                <w:sz w:val="15"/>
              </w:rPr>
            </w:pPr>
          </w:p>
          <w:p w14:paraId="6CC7A840" w14:textId="77777777" w:rsidR="00193C57" w:rsidRDefault="00193C57" w:rsidP="00FE5C9B">
            <w:pPr>
              <w:spacing w:line="276" w:lineRule="auto"/>
              <w:jc w:val="both"/>
              <w:rPr>
                <w:ins w:id="502" w:author="Marks, Brett (DPH)" w:date="2026-09-25T20:07:00Z" w16du:dateUtc="2026-09-26T00:07:00Z"/>
                <w:sz w:val="19"/>
              </w:rPr>
            </w:pPr>
            <w:ins w:id="503" w:author="Marks, Brett (DPH)" w:date="2026-09-25T20:07:00Z" w16du:dateUtc="2026-09-26T00:07:00Z">
              <w:r>
                <w:rPr>
                  <w:spacing w:val="-10"/>
                  <w:sz w:val="15"/>
                </w:rPr>
                <w:t>$</w:t>
              </w:r>
              <w:r>
                <w:rPr>
                  <w:spacing w:val="-5"/>
                  <w:sz w:val="16"/>
                </w:rPr>
                <w:t>393</w:t>
              </w:r>
            </w:ins>
          </w:p>
        </w:tc>
        <w:tc>
          <w:tcPr>
            <w:tcW w:w="1033" w:type="dxa"/>
            <w:gridSpan w:val="2"/>
          </w:tcPr>
          <w:p w14:paraId="428EA153" w14:textId="77777777" w:rsidR="00193C57" w:rsidRDefault="00193C57" w:rsidP="00FE5C9B">
            <w:pPr>
              <w:pStyle w:val="TableParagraph"/>
              <w:spacing w:before="4"/>
              <w:rPr>
                <w:ins w:id="504" w:author="Marks, Brett (DPH)" w:date="2026-09-25T20:07:00Z" w16du:dateUtc="2026-09-26T00:07:00Z"/>
                <w:sz w:val="15"/>
              </w:rPr>
            </w:pPr>
          </w:p>
          <w:p w14:paraId="74CFD394" w14:textId="77777777" w:rsidR="00193C57" w:rsidRDefault="00193C57" w:rsidP="00FE5C9B">
            <w:pPr>
              <w:spacing w:line="276" w:lineRule="auto"/>
              <w:jc w:val="both"/>
              <w:rPr>
                <w:ins w:id="505" w:author="Marks, Brett (DPH)" w:date="2026-09-25T20:07:00Z" w16du:dateUtc="2026-09-26T00:07:00Z"/>
                <w:sz w:val="19"/>
              </w:rPr>
            </w:pPr>
            <w:ins w:id="506" w:author="Marks, Brett (DPH)" w:date="2026-09-25T20:07:00Z" w16du:dateUtc="2026-09-26T00:07:00Z">
              <w:r>
                <w:rPr>
                  <w:spacing w:val="-10"/>
                  <w:sz w:val="16"/>
                </w:rPr>
                <w:t>$</w:t>
              </w:r>
              <w:r>
                <w:rPr>
                  <w:spacing w:val="-5"/>
                  <w:sz w:val="16"/>
                </w:rPr>
                <w:t>393</w:t>
              </w:r>
            </w:ins>
          </w:p>
        </w:tc>
        <w:tc>
          <w:tcPr>
            <w:tcW w:w="803" w:type="dxa"/>
            <w:gridSpan w:val="2"/>
          </w:tcPr>
          <w:p w14:paraId="63F4BA37" w14:textId="77777777" w:rsidR="00193C57" w:rsidRDefault="00193C57" w:rsidP="00FE5C9B">
            <w:pPr>
              <w:pStyle w:val="TableParagraph"/>
              <w:spacing w:before="4"/>
              <w:ind w:right="-150"/>
              <w:rPr>
                <w:ins w:id="507" w:author="Marks, Brett (DPH)" w:date="2026-09-25T20:07:00Z" w16du:dateUtc="2026-09-26T00:07:00Z"/>
                <w:sz w:val="15"/>
              </w:rPr>
            </w:pPr>
          </w:p>
          <w:p w14:paraId="3E98CDEF" w14:textId="77777777" w:rsidR="00193C57" w:rsidRDefault="00193C57" w:rsidP="00FE5C9B">
            <w:pPr>
              <w:spacing w:line="276" w:lineRule="auto"/>
              <w:ind w:right="-150"/>
              <w:jc w:val="both"/>
              <w:rPr>
                <w:ins w:id="508" w:author="Marks, Brett (DPH)" w:date="2026-09-25T20:07:00Z" w16du:dateUtc="2026-09-26T00:07:00Z"/>
                <w:sz w:val="19"/>
              </w:rPr>
            </w:pPr>
            <w:ins w:id="509" w:author="Marks, Brett (DPH)" w:date="2026-09-25T20:07:00Z" w16du:dateUtc="2026-09-26T00:07:00Z">
              <w:r>
                <w:rPr>
                  <w:spacing w:val="-10"/>
                  <w:sz w:val="15"/>
                </w:rPr>
                <w:t>$</w:t>
              </w:r>
              <w:r>
                <w:rPr>
                  <w:spacing w:val="-5"/>
                  <w:sz w:val="16"/>
                </w:rPr>
                <w:t>393</w:t>
              </w:r>
            </w:ins>
          </w:p>
        </w:tc>
        <w:tc>
          <w:tcPr>
            <w:tcW w:w="817" w:type="dxa"/>
            <w:gridSpan w:val="5"/>
          </w:tcPr>
          <w:p w14:paraId="072130A1" w14:textId="77777777" w:rsidR="00193C57" w:rsidRDefault="00193C57" w:rsidP="00FE5C9B">
            <w:pPr>
              <w:pStyle w:val="TableParagraph"/>
              <w:spacing w:before="4"/>
              <w:ind w:right="-104"/>
              <w:rPr>
                <w:ins w:id="510" w:author="Marks, Brett (DPH)" w:date="2026-09-25T20:07:00Z" w16du:dateUtc="2026-09-26T00:07:00Z"/>
                <w:sz w:val="15"/>
              </w:rPr>
            </w:pPr>
          </w:p>
          <w:p w14:paraId="1F534C0F" w14:textId="77777777" w:rsidR="00193C57" w:rsidRDefault="00193C57" w:rsidP="00FE5C9B">
            <w:pPr>
              <w:spacing w:line="276" w:lineRule="auto"/>
              <w:ind w:right="-104"/>
              <w:jc w:val="both"/>
              <w:rPr>
                <w:ins w:id="511" w:author="Marks, Brett (DPH)" w:date="2026-09-25T20:07:00Z" w16du:dateUtc="2026-09-26T00:07:00Z"/>
                <w:sz w:val="19"/>
              </w:rPr>
            </w:pPr>
            <w:ins w:id="512" w:author="Marks, Brett (DPH)" w:date="2026-09-25T20:07:00Z" w16du:dateUtc="2026-09-26T00:07:00Z">
              <w:r>
                <w:rPr>
                  <w:spacing w:val="-10"/>
                  <w:sz w:val="15"/>
                </w:rPr>
                <w:t>$</w:t>
              </w:r>
              <w:r>
                <w:rPr>
                  <w:spacing w:val="-5"/>
                  <w:sz w:val="16"/>
                </w:rPr>
                <w:t>393</w:t>
              </w:r>
            </w:ins>
          </w:p>
        </w:tc>
      </w:tr>
    </w:tbl>
    <w:p w14:paraId="79E51837" w14:textId="77777777" w:rsidR="002B4A75" w:rsidRDefault="002B4A75">
      <w:pPr>
        <w:spacing w:line="276" w:lineRule="auto"/>
        <w:ind w:left="850" w:right="558" w:hanging="8"/>
        <w:jc w:val="both"/>
        <w:rPr>
          <w:rFonts w:eastAsia="Arial"/>
          <w:sz w:val="19"/>
          <w:rPrChange w:id="513" w:author="Marks, Brett (DPH)" w:date="2026-09-25T20:07:00Z" w16du:dateUtc="2026-09-26T00:07:00Z">
            <w:rPr>
              <w:rFonts w:ascii="Arial" w:eastAsia="Arial" w:hAnsi="Arial" w:cs="Arial"/>
              <w:i/>
              <w:sz w:val="16"/>
              <w:szCs w:val="16"/>
            </w:rPr>
          </w:rPrChange>
        </w:rPr>
        <w:pPrChange w:id="514" w:author="Marks, Brett (DPH)" w:date="2026-09-25T20:07:00Z" w16du:dateUtc="2026-09-26T00:07:00Z">
          <w:pPr>
            <w:spacing w:before="5"/>
          </w:pPr>
        </w:pPrChange>
      </w:pPr>
    </w:p>
    <w:p w14:paraId="57A979E9" w14:textId="77777777" w:rsidR="00BC54DB" w:rsidRDefault="00BC54DB">
      <w:pPr>
        <w:pStyle w:val="BodyText"/>
        <w:spacing w:before="6"/>
        <w:rPr>
          <w:ins w:id="515" w:author="Marks, Brett (DPH)" w:date="2026-09-25T20:07:00Z" w16du:dateUtc="2026-09-26T00:07:00Z"/>
          <w:sz w:val="19"/>
        </w:rPr>
      </w:pPr>
    </w:p>
    <w:p w14:paraId="57A97AC3" w14:textId="4A386771" w:rsidR="00BC54DB" w:rsidRDefault="00AC0A6B">
      <w:pPr>
        <w:spacing w:before="40" w:line="273" w:lineRule="auto"/>
        <w:ind w:left="929" w:right="464" w:hanging="2"/>
        <w:jc w:val="both"/>
        <w:rPr>
          <w:ins w:id="516" w:author="Marks, Brett (DPH)" w:date="2026-09-25T20:07:00Z" w16du:dateUtc="2026-09-26T00:07:00Z"/>
          <w:sz w:val="19"/>
        </w:rPr>
      </w:pPr>
      <w:ins w:id="517" w:author="Marks, Brett (DPH)" w:date="2026-09-25T20:07:00Z" w16du:dateUtc="2026-09-26T00:07:00Z">
        <w:r>
          <w:rPr>
            <w:w w:val="110"/>
            <w:sz w:val="19"/>
          </w:rPr>
          <w:t>We</w:t>
        </w:r>
        <w:r>
          <w:rPr>
            <w:spacing w:val="-7"/>
            <w:w w:val="110"/>
            <w:sz w:val="19"/>
          </w:rPr>
          <w:t xml:space="preserve"> </w:t>
        </w:r>
        <w:r>
          <w:rPr>
            <w:w w:val="110"/>
            <w:sz w:val="19"/>
          </w:rPr>
          <w:t>analyzed</w:t>
        </w:r>
        <w:r>
          <w:rPr>
            <w:spacing w:val="9"/>
            <w:w w:val="110"/>
            <w:sz w:val="19"/>
          </w:rPr>
          <w:t xml:space="preserve"> </w:t>
        </w:r>
        <w:r>
          <w:rPr>
            <w:w w:val="110"/>
            <w:sz w:val="19"/>
          </w:rPr>
          <w:t>the</w:t>
        </w:r>
        <w:r>
          <w:rPr>
            <w:spacing w:val="15"/>
            <w:w w:val="110"/>
            <w:sz w:val="19"/>
          </w:rPr>
          <w:t xml:space="preserve"> </w:t>
        </w:r>
        <w:r>
          <w:rPr>
            <w:w w:val="110"/>
            <w:sz w:val="19"/>
          </w:rPr>
          <w:t>projected/pro-forma</w:t>
        </w:r>
        <w:r>
          <w:rPr>
            <w:spacing w:val="-3"/>
            <w:w w:val="110"/>
            <w:sz w:val="19"/>
          </w:rPr>
          <w:t xml:space="preserve"> </w:t>
        </w:r>
        <w:r>
          <w:rPr>
            <w:w w:val="110"/>
            <w:sz w:val="19"/>
          </w:rPr>
          <w:t>revenue</w:t>
        </w:r>
        <w:r>
          <w:rPr>
            <w:spacing w:val="-1"/>
            <w:w w:val="110"/>
            <w:sz w:val="19"/>
          </w:rPr>
          <w:t xml:space="preserve"> </w:t>
        </w:r>
        <w:r>
          <w:rPr>
            <w:w w:val="110"/>
            <w:sz w:val="19"/>
          </w:rPr>
          <w:t>for</w:t>
        </w:r>
        <w:r>
          <w:rPr>
            <w:spacing w:val="-5"/>
            <w:w w:val="110"/>
            <w:sz w:val="19"/>
          </w:rPr>
          <w:t xml:space="preserve"> </w:t>
        </w:r>
        <w:r>
          <w:rPr>
            <w:w w:val="110"/>
            <w:sz w:val="19"/>
          </w:rPr>
          <w:t>fiscal</w:t>
        </w:r>
        <w:r>
          <w:rPr>
            <w:spacing w:val="-3"/>
            <w:w w:val="110"/>
            <w:sz w:val="19"/>
          </w:rPr>
          <w:t xml:space="preserve"> </w:t>
        </w:r>
        <w:r>
          <w:rPr>
            <w:w w:val="110"/>
            <w:sz w:val="19"/>
          </w:rPr>
          <w:t>years</w:t>
        </w:r>
        <w:r>
          <w:rPr>
            <w:spacing w:val="-4"/>
            <w:w w:val="110"/>
            <w:sz w:val="19"/>
          </w:rPr>
          <w:t xml:space="preserve"> </w:t>
        </w:r>
        <w:r>
          <w:rPr>
            <w:w w:val="110"/>
            <w:sz w:val="19"/>
          </w:rPr>
          <w:t>2024</w:t>
        </w:r>
        <w:r>
          <w:rPr>
            <w:spacing w:val="-4"/>
            <w:w w:val="110"/>
            <w:sz w:val="19"/>
          </w:rPr>
          <w:t xml:space="preserve"> </w:t>
        </w:r>
        <w:r>
          <w:rPr>
            <w:w w:val="110"/>
            <w:sz w:val="19"/>
          </w:rPr>
          <w:t>through</w:t>
        </w:r>
        <w:r>
          <w:rPr>
            <w:spacing w:val="8"/>
            <w:w w:val="110"/>
            <w:sz w:val="19"/>
          </w:rPr>
          <w:t xml:space="preserve"> </w:t>
        </w:r>
        <w:r>
          <w:rPr>
            <w:w w:val="110"/>
            <w:sz w:val="19"/>
          </w:rPr>
          <w:t>2028</w:t>
        </w:r>
        <w:r>
          <w:rPr>
            <w:spacing w:val="5"/>
            <w:w w:val="110"/>
            <w:sz w:val="19"/>
          </w:rPr>
          <w:t xml:space="preserve"> </w:t>
        </w:r>
        <w:r>
          <w:rPr>
            <w:w w:val="110"/>
            <w:sz w:val="19"/>
          </w:rPr>
          <w:t>in</w:t>
        </w:r>
        <w:r>
          <w:rPr>
            <w:spacing w:val="-4"/>
            <w:w w:val="110"/>
            <w:sz w:val="19"/>
          </w:rPr>
          <w:t xml:space="preserve"> </w:t>
        </w:r>
        <w:r>
          <w:rPr>
            <w:w w:val="110"/>
            <w:sz w:val="19"/>
          </w:rPr>
          <w:t>relation</w:t>
        </w:r>
        <w:r>
          <w:rPr>
            <w:spacing w:val="2"/>
            <w:w w:val="110"/>
            <w:sz w:val="19"/>
          </w:rPr>
          <w:t xml:space="preserve"> </w:t>
        </w:r>
        <w:r>
          <w:rPr>
            <w:w w:val="110"/>
            <w:sz w:val="19"/>
          </w:rPr>
          <w:t>to</w:t>
        </w:r>
        <w:r>
          <w:rPr>
            <w:spacing w:val="2"/>
            <w:w w:val="110"/>
            <w:sz w:val="19"/>
          </w:rPr>
          <w:t xml:space="preserve"> </w:t>
        </w:r>
        <w:r>
          <w:rPr>
            <w:w w:val="110"/>
            <w:sz w:val="19"/>
          </w:rPr>
          <w:t>the</w:t>
        </w:r>
        <w:r>
          <w:rPr>
            <w:spacing w:val="-2"/>
            <w:w w:val="110"/>
            <w:sz w:val="19"/>
          </w:rPr>
          <w:t xml:space="preserve"> </w:t>
        </w:r>
        <w:r>
          <w:rPr>
            <w:w w:val="110"/>
            <w:sz w:val="19"/>
          </w:rPr>
          <w:t>historical</w:t>
        </w:r>
        <w:r>
          <w:rPr>
            <w:spacing w:val="11"/>
            <w:w w:val="110"/>
            <w:sz w:val="19"/>
          </w:rPr>
          <w:t xml:space="preserve"> </w:t>
        </w:r>
        <w:r>
          <w:rPr>
            <w:w w:val="110"/>
            <w:sz w:val="19"/>
          </w:rPr>
          <w:t>results</w:t>
        </w:r>
        <w:r>
          <w:rPr>
            <w:spacing w:val="2"/>
            <w:w w:val="110"/>
            <w:sz w:val="19"/>
          </w:rPr>
          <w:t xml:space="preserve"> </w:t>
        </w:r>
        <w:r>
          <w:rPr>
            <w:spacing w:val="-5"/>
            <w:w w:val="110"/>
            <w:sz w:val="19"/>
          </w:rPr>
          <w:t>of</w:t>
        </w:r>
        <w:r>
          <w:rPr>
            <w:w w:val="110"/>
            <w:sz w:val="19"/>
          </w:rPr>
          <w:t xml:space="preserve"> </w:t>
        </w:r>
        <w:r w:rsidR="007A751E">
          <w:rPr>
            <w:w w:val="110"/>
            <w:sz w:val="19"/>
          </w:rPr>
          <w:t>one existing CT scanner at BNH for fiscal years 2019, 2020, 2021, and October 1, 2021 to May 31, 2022, and the projected results</w:t>
        </w:r>
        <w:r w:rsidR="007A751E">
          <w:rPr>
            <w:spacing w:val="-1"/>
            <w:w w:val="110"/>
            <w:sz w:val="19"/>
          </w:rPr>
          <w:t xml:space="preserve"> </w:t>
        </w:r>
        <w:r w:rsidR="007A751E">
          <w:rPr>
            <w:w w:val="110"/>
            <w:sz w:val="19"/>
          </w:rPr>
          <w:t>of</w:t>
        </w:r>
        <w:r w:rsidR="007A751E">
          <w:rPr>
            <w:spacing w:val="-7"/>
            <w:w w:val="110"/>
            <w:sz w:val="19"/>
          </w:rPr>
          <w:t xml:space="preserve"> </w:t>
        </w:r>
        <w:r w:rsidR="007A751E">
          <w:rPr>
            <w:w w:val="110"/>
            <w:sz w:val="19"/>
          </w:rPr>
          <w:t>the</w:t>
        </w:r>
        <w:r w:rsidR="007A751E">
          <w:rPr>
            <w:spacing w:val="-7"/>
            <w:w w:val="110"/>
            <w:sz w:val="19"/>
          </w:rPr>
          <w:t xml:space="preserve"> </w:t>
        </w:r>
        <w:r w:rsidR="007A751E">
          <w:rPr>
            <w:w w:val="110"/>
            <w:sz w:val="19"/>
          </w:rPr>
          <w:t>one</w:t>
        </w:r>
        <w:r w:rsidR="007A751E">
          <w:rPr>
            <w:spacing w:val="-9"/>
            <w:w w:val="110"/>
            <w:sz w:val="19"/>
          </w:rPr>
          <w:t xml:space="preserve"> </w:t>
        </w:r>
        <w:r w:rsidR="007A751E">
          <w:rPr>
            <w:w w:val="110"/>
            <w:sz w:val="19"/>
          </w:rPr>
          <w:t>existing</w:t>
        </w:r>
        <w:r w:rsidR="007A751E">
          <w:rPr>
            <w:spacing w:val="-1"/>
            <w:w w:val="110"/>
            <w:sz w:val="19"/>
          </w:rPr>
          <w:t xml:space="preserve"> </w:t>
        </w:r>
        <w:r w:rsidR="007A751E">
          <w:rPr>
            <w:w w:val="110"/>
            <w:sz w:val="19"/>
          </w:rPr>
          <w:t>CT</w:t>
        </w:r>
        <w:r w:rsidR="007A751E">
          <w:rPr>
            <w:spacing w:val="-10"/>
            <w:w w:val="110"/>
            <w:sz w:val="19"/>
          </w:rPr>
          <w:t xml:space="preserve"> </w:t>
        </w:r>
        <w:r w:rsidR="007A751E">
          <w:rPr>
            <w:w w:val="110"/>
            <w:sz w:val="19"/>
          </w:rPr>
          <w:t>scanner for</w:t>
        </w:r>
        <w:r w:rsidR="007A751E">
          <w:rPr>
            <w:spacing w:val="-3"/>
            <w:w w:val="110"/>
            <w:sz w:val="19"/>
          </w:rPr>
          <w:t xml:space="preserve"> </w:t>
        </w:r>
        <w:r w:rsidR="007A751E">
          <w:rPr>
            <w:w w:val="110"/>
            <w:sz w:val="19"/>
          </w:rPr>
          <w:t>fiscal</w:t>
        </w:r>
        <w:r w:rsidR="007A751E">
          <w:rPr>
            <w:spacing w:val="-7"/>
            <w:w w:val="110"/>
            <w:sz w:val="19"/>
          </w:rPr>
          <w:t xml:space="preserve"> </w:t>
        </w:r>
        <w:r w:rsidR="007A751E">
          <w:rPr>
            <w:w w:val="110"/>
            <w:sz w:val="19"/>
          </w:rPr>
          <w:t>years</w:t>
        </w:r>
        <w:r w:rsidR="007A751E">
          <w:rPr>
            <w:spacing w:val="-2"/>
            <w:w w:val="110"/>
            <w:sz w:val="19"/>
          </w:rPr>
          <w:t xml:space="preserve"> </w:t>
        </w:r>
        <w:r w:rsidR="007A751E">
          <w:rPr>
            <w:w w:val="110"/>
            <w:sz w:val="19"/>
          </w:rPr>
          <w:t>2022</w:t>
        </w:r>
        <w:r w:rsidR="007A751E">
          <w:rPr>
            <w:spacing w:val="-4"/>
            <w:w w:val="110"/>
            <w:sz w:val="19"/>
          </w:rPr>
          <w:t xml:space="preserve"> </w:t>
        </w:r>
        <w:r w:rsidR="007A751E">
          <w:rPr>
            <w:w w:val="110"/>
            <w:sz w:val="19"/>
          </w:rPr>
          <w:t>and 2023, in</w:t>
        </w:r>
        <w:r w:rsidR="007A751E">
          <w:rPr>
            <w:spacing w:val="-6"/>
            <w:w w:val="110"/>
            <w:sz w:val="19"/>
          </w:rPr>
          <w:t xml:space="preserve"> </w:t>
        </w:r>
        <w:r w:rsidR="007A751E">
          <w:rPr>
            <w:w w:val="110"/>
            <w:sz w:val="19"/>
          </w:rPr>
          <w:t>order</w:t>
        </w:r>
        <w:r w:rsidR="007A751E">
          <w:rPr>
            <w:spacing w:val="-1"/>
            <w:w w:val="110"/>
            <w:sz w:val="19"/>
          </w:rPr>
          <w:t xml:space="preserve"> </w:t>
        </w:r>
        <w:r w:rsidR="007A751E">
          <w:rPr>
            <w:w w:val="110"/>
            <w:sz w:val="19"/>
          </w:rPr>
          <w:t>to assess</w:t>
        </w:r>
        <w:r w:rsidR="007A751E">
          <w:rPr>
            <w:spacing w:val="-5"/>
            <w:w w:val="110"/>
            <w:sz w:val="19"/>
          </w:rPr>
          <w:t xml:space="preserve"> </w:t>
        </w:r>
        <w:r w:rsidR="007A751E">
          <w:rPr>
            <w:w w:val="110"/>
            <w:sz w:val="19"/>
          </w:rPr>
          <w:t>the</w:t>
        </w:r>
        <w:r w:rsidR="007A751E">
          <w:rPr>
            <w:spacing w:val="-8"/>
            <w:w w:val="110"/>
            <w:sz w:val="19"/>
          </w:rPr>
          <w:t xml:space="preserve"> </w:t>
        </w:r>
        <w:r w:rsidR="007A751E">
          <w:rPr>
            <w:w w:val="110"/>
            <w:sz w:val="19"/>
          </w:rPr>
          <w:t>reasonableness</w:t>
        </w:r>
        <w:r w:rsidR="007A751E">
          <w:rPr>
            <w:spacing w:val="-14"/>
            <w:w w:val="110"/>
            <w:sz w:val="19"/>
          </w:rPr>
          <w:t xml:space="preserve"> </w:t>
        </w:r>
        <w:r w:rsidR="007A751E">
          <w:rPr>
            <w:w w:val="110"/>
            <w:sz w:val="19"/>
          </w:rPr>
          <w:t>of the</w:t>
        </w:r>
        <w:r w:rsidR="007A751E">
          <w:rPr>
            <w:spacing w:val="-14"/>
            <w:w w:val="110"/>
            <w:sz w:val="19"/>
          </w:rPr>
          <w:t xml:space="preserve"> </w:t>
        </w:r>
        <w:r w:rsidR="007A751E">
          <w:rPr>
            <w:w w:val="110"/>
            <w:sz w:val="19"/>
          </w:rPr>
          <w:t>projected/pro-forma</w:t>
        </w:r>
        <w:r w:rsidR="007A751E">
          <w:rPr>
            <w:spacing w:val="-13"/>
            <w:w w:val="110"/>
            <w:sz w:val="19"/>
          </w:rPr>
          <w:t xml:space="preserve"> </w:t>
        </w:r>
        <w:r w:rsidR="007A751E">
          <w:rPr>
            <w:w w:val="110"/>
            <w:sz w:val="19"/>
          </w:rPr>
          <w:t>statements.</w:t>
        </w:r>
        <w:r w:rsidR="007A751E">
          <w:rPr>
            <w:spacing w:val="13"/>
            <w:w w:val="110"/>
            <w:sz w:val="19"/>
          </w:rPr>
          <w:t xml:space="preserve"> </w:t>
        </w:r>
        <w:r w:rsidR="007A751E">
          <w:rPr>
            <w:w w:val="110"/>
            <w:sz w:val="19"/>
          </w:rPr>
          <w:t>The</w:t>
        </w:r>
        <w:r w:rsidR="007A751E">
          <w:rPr>
            <w:spacing w:val="-13"/>
            <w:w w:val="110"/>
            <w:sz w:val="19"/>
          </w:rPr>
          <w:t xml:space="preserve"> </w:t>
        </w:r>
        <w:r w:rsidR="007A751E">
          <w:rPr>
            <w:w w:val="110"/>
            <w:sz w:val="19"/>
          </w:rPr>
          <w:t>revenue</w:t>
        </w:r>
        <w:r w:rsidR="007A751E">
          <w:rPr>
            <w:spacing w:val="-4"/>
            <w:w w:val="110"/>
            <w:sz w:val="19"/>
          </w:rPr>
          <w:t xml:space="preserve"> </w:t>
        </w:r>
        <w:r w:rsidR="007A751E">
          <w:rPr>
            <w:w w:val="110"/>
            <w:sz w:val="19"/>
          </w:rPr>
          <w:t>projected by</w:t>
        </w:r>
        <w:r w:rsidR="007A751E">
          <w:rPr>
            <w:spacing w:val="-14"/>
            <w:w w:val="110"/>
            <w:sz w:val="19"/>
          </w:rPr>
          <w:t xml:space="preserve"> </w:t>
        </w:r>
        <w:r w:rsidR="007A751E">
          <w:rPr>
            <w:w w:val="110"/>
            <w:sz w:val="19"/>
          </w:rPr>
          <w:t>Management</w:t>
        </w:r>
        <w:r w:rsidR="007A751E">
          <w:rPr>
            <w:spacing w:val="-2"/>
            <w:w w:val="110"/>
            <w:sz w:val="19"/>
          </w:rPr>
          <w:t xml:space="preserve"> </w:t>
        </w:r>
        <w:r w:rsidR="007A751E">
          <w:rPr>
            <w:w w:val="110"/>
            <w:sz w:val="19"/>
          </w:rPr>
          <w:t>is</w:t>
        </w:r>
        <w:r w:rsidR="007A751E">
          <w:rPr>
            <w:spacing w:val="-14"/>
            <w:w w:val="110"/>
            <w:sz w:val="19"/>
          </w:rPr>
          <w:t xml:space="preserve"> </w:t>
        </w:r>
        <w:r w:rsidR="007A751E">
          <w:rPr>
            <w:w w:val="110"/>
            <w:sz w:val="19"/>
          </w:rPr>
          <w:t>a</w:t>
        </w:r>
        <w:r w:rsidR="007A751E">
          <w:rPr>
            <w:spacing w:val="-9"/>
            <w:w w:val="110"/>
            <w:sz w:val="19"/>
          </w:rPr>
          <w:t xml:space="preserve"> </w:t>
        </w:r>
        <w:r w:rsidR="007A751E">
          <w:rPr>
            <w:w w:val="110"/>
            <w:sz w:val="19"/>
          </w:rPr>
          <w:t>reasonable</w:t>
        </w:r>
        <w:r w:rsidR="007A751E">
          <w:rPr>
            <w:spacing w:val="-9"/>
            <w:w w:val="110"/>
            <w:sz w:val="19"/>
          </w:rPr>
          <w:t xml:space="preserve"> </w:t>
        </w:r>
        <w:r w:rsidR="007A751E">
          <w:rPr>
            <w:w w:val="110"/>
            <w:sz w:val="19"/>
          </w:rPr>
          <w:t>estimation and</w:t>
        </w:r>
        <w:r w:rsidR="007A751E">
          <w:rPr>
            <w:spacing w:val="-12"/>
            <w:w w:val="110"/>
            <w:sz w:val="19"/>
          </w:rPr>
          <w:t xml:space="preserve"> </w:t>
        </w:r>
        <w:r w:rsidR="007A751E">
          <w:rPr>
            <w:w w:val="110"/>
            <w:sz w:val="19"/>
          </w:rPr>
          <w:t>conservative based</w:t>
        </w:r>
        <w:r w:rsidR="007A751E">
          <w:rPr>
            <w:spacing w:val="-3"/>
            <w:w w:val="110"/>
            <w:sz w:val="19"/>
          </w:rPr>
          <w:t xml:space="preserve"> </w:t>
        </w:r>
        <w:r w:rsidR="007A751E">
          <w:rPr>
            <w:w w:val="110"/>
            <w:sz w:val="19"/>
          </w:rPr>
          <w:t>primarily upon</w:t>
        </w:r>
        <w:r w:rsidR="007A751E">
          <w:rPr>
            <w:spacing w:val="-1"/>
            <w:w w:val="110"/>
            <w:sz w:val="19"/>
          </w:rPr>
          <w:t xml:space="preserve"> </w:t>
        </w:r>
        <w:r w:rsidR="007A751E">
          <w:rPr>
            <w:w w:val="110"/>
            <w:sz w:val="19"/>
          </w:rPr>
          <w:t>historical</w:t>
        </w:r>
        <w:r w:rsidR="007A751E">
          <w:rPr>
            <w:spacing w:val="-2"/>
            <w:w w:val="110"/>
            <w:sz w:val="19"/>
          </w:rPr>
          <w:t xml:space="preserve"> </w:t>
        </w:r>
        <w:r w:rsidR="007A751E">
          <w:rPr>
            <w:w w:val="110"/>
            <w:sz w:val="19"/>
          </w:rPr>
          <w:t>volume of</w:t>
        </w:r>
        <w:r w:rsidR="007A751E">
          <w:rPr>
            <w:spacing w:val="-7"/>
            <w:w w:val="110"/>
            <w:sz w:val="19"/>
          </w:rPr>
          <w:t xml:space="preserve"> </w:t>
        </w:r>
        <w:r w:rsidR="007A751E">
          <w:rPr>
            <w:w w:val="110"/>
            <w:sz w:val="19"/>
          </w:rPr>
          <w:t>operations</w:t>
        </w:r>
        <w:r w:rsidR="007A751E">
          <w:rPr>
            <w:spacing w:val="-3"/>
            <w:w w:val="110"/>
            <w:sz w:val="19"/>
          </w:rPr>
          <w:t xml:space="preserve"> </w:t>
        </w:r>
        <w:r w:rsidR="007A751E">
          <w:rPr>
            <w:w w:val="110"/>
            <w:sz w:val="19"/>
          </w:rPr>
          <w:t>and</w:t>
        </w:r>
        <w:r w:rsidR="007A751E">
          <w:rPr>
            <w:spacing w:val="-2"/>
            <w:w w:val="110"/>
            <w:sz w:val="19"/>
          </w:rPr>
          <w:t xml:space="preserve"> </w:t>
        </w:r>
        <w:r w:rsidR="007A751E">
          <w:rPr>
            <w:w w:val="110"/>
            <w:sz w:val="19"/>
          </w:rPr>
          <w:t>other</w:t>
        </w:r>
        <w:r w:rsidR="007A751E">
          <w:rPr>
            <w:spacing w:val="-7"/>
            <w:w w:val="110"/>
            <w:sz w:val="19"/>
          </w:rPr>
          <w:t xml:space="preserve"> </w:t>
        </w:r>
        <w:r w:rsidR="007A751E">
          <w:rPr>
            <w:w w:val="110"/>
            <w:sz w:val="19"/>
          </w:rPr>
          <w:t>factors.</w:t>
        </w:r>
        <w:r w:rsidR="007A751E">
          <w:rPr>
            <w:spacing w:val="-2"/>
            <w:w w:val="110"/>
            <w:sz w:val="19"/>
          </w:rPr>
          <w:t xml:space="preserve"> </w:t>
        </w:r>
        <w:r w:rsidR="007A751E">
          <w:rPr>
            <w:w w:val="110"/>
            <w:sz w:val="19"/>
          </w:rPr>
          <w:t>Based on</w:t>
        </w:r>
        <w:r w:rsidR="007A751E">
          <w:rPr>
            <w:spacing w:val="-8"/>
            <w:w w:val="110"/>
            <w:sz w:val="19"/>
          </w:rPr>
          <w:t xml:space="preserve"> </w:t>
        </w:r>
        <w:r w:rsidR="007A751E">
          <w:rPr>
            <w:w w:val="110"/>
            <w:sz w:val="19"/>
          </w:rPr>
          <w:t>our</w:t>
        </w:r>
        <w:r w:rsidR="007A751E">
          <w:rPr>
            <w:spacing w:val="-4"/>
            <w:w w:val="110"/>
            <w:sz w:val="19"/>
          </w:rPr>
          <w:t xml:space="preserve"> </w:t>
        </w:r>
        <w:r w:rsidR="007A751E">
          <w:rPr>
            <w:w w:val="110"/>
            <w:sz w:val="19"/>
          </w:rPr>
          <w:t>analysis,</w:t>
        </w:r>
        <w:r w:rsidR="007A751E">
          <w:rPr>
            <w:spacing w:val="-2"/>
            <w:w w:val="110"/>
            <w:sz w:val="19"/>
          </w:rPr>
          <w:t xml:space="preserve"> </w:t>
        </w:r>
        <w:r w:rsidR="007A751E">
          <w:rPr>
            <w:w w:val="110"/>
            <w:sz w:val="19"/>
          </w:rPr>
          <w:t>the</w:t>
        </w:r>
        <w:r w:rsidR="007A751E">
          <w:rPr>
            <w:spacing w:val="-7"/>
            <w:w w:val="110"/>
            <w:sz w:val="19"/>
          </w:rPr>
          <w:t xml:space="preserve"> </w:t>
        </w:r>
        <w:r w:rsidR="007A751E">
          <w:rPr>
            <w:w w:val="110"/>
            <w:sz w:val="19"/>
          </w:rPr>
          <w:t>pro-forma</w:t>
        </w:r>
        <w:r w:rsidR="007A751E">
          <w:rPr>
            <w:spacing w:val="-4"/>
            <w:w w:val="110"/>
            <w:sz w:val="19"/>
          </w:rPr>
          <w:t xml:space="preserve"> </w:t>
        </w:r>
        <w:r w:rsidR="007A751E">
          <w:rPr>
            <w:w w:val="110"/>
            <w:sz w:val="19"/>
          </w:rPr>
          <w:t>operating revenues are reasonable.</w:t>
        </w:r>
      </w:ins>
    </w:p>
    <w:p w14:paraId="57A97AC5" w14:textId="77777777" w:rsidR="00BC54DB" w:rsidRDefault="007A751E">
      <w:pPr>
        <w:pStyle w:val="Heading1"/>
        <w:numPr>
          <w:ilvl w:val="0"/>
          <w:numId w:val="8"/>
        </w:numPr>
        <w:tabs>
          <w:tab w:val="left" w:pos="917"/>
        </w:tabs>
        <w:spacing w:before="90"/>
        <w:ind w:hanging="342"/>
        <w:rPr>
          <w:ins w:id="518" w:author="Marks, Brett (DPH)" w:date="2026-09-25T20:07:00Z" w16du:dateUtc="2026-09-26T00:07:00Z"/>
          <w:u w:val="none"/>
        </w:rPr>
      </w:pPr>
      <w:ins w:id="519" w:author="Marks, Brett (DPH)" w:date="2026-09-25T20:07:00Z" w16du:dateUtc="2026-09-26T00:07:00Z">
        <w:r w:rsidRPr="002C0554">
          <w:rPr>
            <w:w w:val="105"/>
          </w:rPr>
          <w:t>Review</w:t>
        </w:r>
        <w:r w:rsidRPr="002C0554">
          <w:rPr>
            <w:spacing w:val="-1"/>
            <w:w w:val="105"/>
          </w:rPr>
          <w:t xml:space="preserve"> </w:t>
        </w:r>
        <w:r w:rsidRPr="002C0554">
          <w:rPr>
            <w:w w:val="105"/>
          </w:rPr>
          <w:t>of</w:t>
        </w:r>
        <w:r w:rsidRPr="002C0554">
          <w:rPr>
            <w:spacing w:val="-13"/>
            <w:w w:val="105"/>
          </w:rPr>
          <w:t xml:space="preserve"> </w:t>
        </w:r>
        <w:r w:rsidRPr="002C0554">
          <w:rPr>
            <w:w w:val="105"/>
          </w:rPr>
          <w:t>the</w:t>
        </w:r>
        <w:r w:rsidRPr="002C0554">
          <w:rPr>
            <w:spacing w:val="-9"/>
            <w:w w:val="105"/>
          </w:rPr>
          <w:t xml:space="preserve"> </w:t>
        </w:r>
        <w:r w:rsidRPr="002C0554">
          <w:rPr>
            <w:w w:val="105"/>
          </w:rPr>
          <w:t>Projections</w:t>
        </w:r>
        <w:r>
          <w:rPr>
            <w:spacing w:val="40"/>
            <w:w w:val="105"/>
            <w:u w:val="none"/>
          </w:rPr>
          <w:t xml:space="preserve"> </w:t>
        </w:r>
        <w:r>
          <w:rPr>
            <w:spacing w:val="-2"/>
            <w:w w:val="105"/>
            <w:u w:val="none"/>
          </w:rPr>
          <w:t>(continued)</w:t>
        </w:r>
      </w:ins>
    </w:p>
    <w:p w14:paraId="57A97AC6" w14:textId="77777777" w:rsidR="00BC54DB" w:rsidRDefault="00BC54DB">
      <w:pPr>
        <w:pStyle w:val="BodyText"/>
        <w:spacing w:before="10"/>
        <w:rPr>
          <w:ins w:id="520" w:author="Marks, Brett (DPH)" w:date="2026-09-25T20:07:00Z" w16du:dateUtc="2026-09-26T00:07:00Z"/>
          <w:b/>
          <w:sz w:val="23"/>
        </w:rPr>
      </w:pPr>
    </w:p>
    <w:p w14:paraId="57A97AC7" w14:textId="77777777" w:rsidR="00BC54DB" w:rsidRDefault="007A751E">
      <w:pPr>
        <w:ind w:left="923"/>
        <w:rPr>
          <w:ins w:id="521" w:author="Marks, Brett (DPH)" w:date="2026-09-25T20:07:00Z" w16du:dateUtc="2026-09-26T00:07:00Z"/>
          <w:b/>
          <w:sz w:val="20"/>
        </w:rPr>
      </w:pPr>
      <w:ins w:id="522" w:author="Marks, Brett (DPH)" w:date="2026-09-25T20:07:00Z" w16du:dateUtc="2026-09-26T00:07:00Z">
        <w:r>
          <w:rPr>
            <w:b/>
            <w:spacing w:val="-2"/>
            <w:sz w:val="20"/>
          </w:rPr>
          <w:t>Expenses</w:t>
        </w:r>
      </w:ins>
    </w:p>
    <w:p w14:paraId="57A97AC8" w14:textId="77777777" w:rsidR="00BC54DB" w:rsidRDefault="007A751E">
      <w:pPr>
        <w:spacing w:before="13" w:line="547" w:lineRule="auto"/>
        <w:ind w:left="932" w:right="337" w:firstLine="3"/>
        <w:rPr>
          <w:ins w:id="523" w:author="Marks, Brett (DPH)" w:date="2026-09-25T20:07:00Z" w16du:dateUtc="2026-09-26T00:07:00Z"/>
          <w:sz w:val="19"/>
        </w:rPr>
      </w:pPr>
      <w:ins w:id="524" w:author="Marks, Brett (DPH)" w:date="2026-09-25T20:07:00Z" w16du:dateUtc="2026-09-26T00:07:00Z">
        <w:r>
          <w:rPr>
            <w:w w:val="110"/>
            <w:sz w:val="19"/>
          </w:rPr>
          <w:t>We</w:t>
        </w:r>
        <w:r>
          <w:rPr>
            <w:spacing w:val="-5"/>
            <w:w w:val="110"/>
            <w:sz w:val="19"/>
          </w:rPr>
          <w:t xml:space="preserve"> </w:t>
        </w:r>
        <w:r>
          <w:rPr>
            <w:w w:val="110"/>
            <w:sz w:val="19"/>
          </w:rPr>
          <w:t>analyzed each</w:t>
        </w:r>
        <w:r>
          <w:rPr>
            <w:spacing w:val="-1"/>
            <w:w w:val="110"/>
            <w:sz w:val="19"/>
          </w:rPr>
          <w:t xml:space="preserve"> </w:t>
        </w:r>
        <w:r>
          <w:rPr>
            <w:w w:val="110"/>
            <w:sz w:val="19"/>
          </w:rPr>
          <w:t>of</w:t>
        </w:r>
        <w:r>
          <w:rPr>
            <w:spacing w:val="-7"/>
            <w:w w:val="110"/>
            <w:sz w:val="19"/>
          </w:rPr>
          <w:t xml:space="preserve"> </w:t>
        </w:r>
        <w:r>
          <w:rPr>
            <w:w w:val="110"/>
            <w:sz w:val="19"/>
          </w:rPr>
          <w:t>the</w:t>
        </w:r>
        <w:r>
          <w:rPr>
            <w:spacing w:val="-4"/>
            <w:w w:val="110"/>
            <w:sz w:val="19"/>
          </w:rPr>
          <w:t xml:space="preserve"> </w:t>
        </w:r>
        <w:r>
          <w:rPr>
            <w:w w:val="110"/>
            <w:sz w:val="19"/>
          </w:rPr>
          <w:t>categorized expenses for</w:t>
        </w:r>
        <w:r>
          <w:rPr>
            <w:spacing w:val="-1"/>
            <w:w w:val="110"/>
            <w:sz w:val="19"/>
          </w:rPr>
          <w:t xml:space="preserve"> </w:t>
        </w:r>
        <w:r>
          <w:rPr>
            <w:w w:val="110"/>
            <w:sz w:val="19"/>
          </w:rPr>
          <w:t>reasonableness</w:t>
        </w:r>
        <w:r>
          <w:rPr>
            <w:spacing w:val="-6"/>
            <w:w w:val="110"/>
            <w:sz w:val="19"/>
          </w:rPr>
          <w:t xml:space="preserve"> </w:t>
        </w:r>
        <w:r>
          <w:rPr>
            <w:w w:val="110"/>
            <w:sz w:val="19"/>
          </w:rPr>
          <w:t>and feasibility as</w:t>
        </w:r>
        <w:r>
          <w:rPr>
            <w:spacing w:val="-4"/>
            <w:w w:val="110"/>
            <w:sz w:val="19"/>
          </w:rPr>
          <w:t xml:space="preserve"> </w:t>
        </w:r>
        <w:r>
          <w:rPr>
            <w:w w:val="110"/>
            <w:sz w:val="19"/>
          </w:rPr>
          <w:t>it</w:t>
        </w:r>
        <w:r>
          <w:rPr>
            <w:spacing w:val="-6"/>
            <w:w w:val="110"/>
            <w:sz w:val="19"/>
          </w:rPr>
          <w:t xml:space="preserve"> </w:t>
        </w:r>
        <w:r>
          <w:rPr>
            <w:w w:val="110"/>
            <w:sz w:val="19"/>
          </w:rPr>
          <w:t>relates</w:t>
        </w:r>
        <w:r>
          <w:rPr>
            <w:spacing w:val="-3"/>
            <w:w w:val="110"/>
            <w:sz w:val="19"/>
          </w:rPr>
          <w:t xml:space="preserve"> </w:t>
        </w:r>
        <w:r>
          <w:rPr>
            <w:w w:val="110"/>
            <w:sz w:val="19"/>
          </w:rPr>
          <w:t>to</w:t>
        </w:r>
        <w:r>
          <w:rPr>
            <w:spacing w:val="-6"/>
            <w:w w:val="110"/>
            <w:sz w:val="19"/>
          </w:rPr>
          <w:t xml:space="preserve"> </w:t>
        </w:r>
        <w:r>
          <w:rPr>
            <w:w w:val="110"/>
            <w:sz w:val="19"/>
          </w:rPr>
          <w:t>the projected</w:t>
        </w:r>
        <w:r>
          <w:rPr>
            <w:spacing w:val="16"/>
            <w:w w:val="110"/>
            <w:sz w:val="19"/>
          </w:rPr>
          <w:t xml:space="preserve"> </w:t>
        </w:r>
        <w:r>
          <w:rPr>
            <w:w w:val="110"/>
            <w:sz w:val="19"/>
          </w:rPr>
          <w:t>revenue. The</w:t>
        </w:r>
        <w:r>
          <w:rPr>
            <w:spacing w:val="-9"/>
            <w:w w:val="110"/>
            <w:sz w:val="19"/>
          </w:rPr>
          <w:t xml:space="preserve"> </w:t>
        </w:r>
        <w:r>
          <w:rPr>
            <w:w w:val="110"/>
            <w:sz w:val="19"/>
          </w:rPr>
          <w:t>table</w:t>
        </w:r>
        <w:r>
          <w:rPr>
            <w:spacing w:val="-8"/>
            <w:w w:val="110"/>
            <w:sz w:val="19"/>
          </w:rPr>
          <w:t xml:space="preserve"> </w:t>
        </w:r>
        <w:r>
          <w:rPr>
            <w:w w:val="110"/>
            <w:sz w:val="19"/>
          </w:rPr>
          <w:t>below provides a</w:t>
        </w:r>
        <w:r>
          <w:rPr>
            <w:spacing w:val="-10"/>
            <w:w w:val="110"/>
            <w:sz w:val="19"/>
          </w:rPr>
          <w:t xml:space="preserve"> </w:t>
        </w:r>
        <w:r>
          <w:rPr>
            <w:w w:val="110"/>
            <w:sz w:val="19"/>
          </w:rPr>
          <w:t>summary of</w:t>
        </w:r>
        <w:r>
          <w:rPr>
            <w:spacing w:val="-7"/>
            <w:w w:val="110"/>
            <w:sz w:val="19"/>
          </w:rPr>
          <w:t xml:space="preserve"> </w:t>
        </w:r>
        <w:r>
          <w:rPr>
            <w:w w:val="110"/>
            <w:sz w:val="19"/>
          </w:rPr>
          <w:t>some</w:t>
        </w:r>
        <w:r>
          <w:rPr>
            <w:spacing w:val="-7"/>
            <w:w w:val="110"/>
            <w:sz w:val="19"/>
          </w:rPr>
          <w:t xml:space="preserve"> </w:t>
        </w:r>
        <w:r>
          <w:rPr>
            <w:w w:val="110"/>
            <w:sz w:val="19"/>
          </w:rPr>
          <w:t>of</w:t>
        </w:r>
        <w:r>
          <w:rPr>
            <w:spacing w:val="-11"/>
            <w:w w:val="110"/>
            <w:sz w:val="19"/>
          </w:rPr>
          <w:t xml:space="preserve"> </w:t>
        </w:r>
        <w:r>
          <w:rPr>
            <w:w w:val="110"/>
            <w:sz w:val="19"/>
          </w:rPr>
          <w:t>the</w:t>
        </w:r>
        <w:r>
          <w:rPr>
            <w:spacing w:val="-7"/>
            <w:w w:val="110"/>
            <w:sz w:val="19"/>
          </w:rPr>
          <w:t xml:space="preserve"> </w:t>
        </w:r>
        <w:r>
          <w:rPr>
            <w:w w:val="110"/>
            <w:sz w:val="19"/>
          </w:rPr>
          <w:t>key</w:t>
        </w:r>
        <w:r>
          <w:rPr>
            <w:spacing w:val="-1"/>
            <w:w w:val="110"/>
            <w:sz w:val="19"/>
          </w:rPr>
          <w:t xml:space="preserve"> </w:t>
        </w:r>
        <w:r>
          <w:rPr>
            <w:w w:val="110"/>
            <w:sz w:val="19"/>
          </w:rPr>
          <w:t>information for</w:t>
        </w:r>
        <w:r>
          <w:rPr>
            <w:spacing w:val="-9"/>
            <w:w w:val="110"/>
            <w:sz w:val="19"/>
          </w:rPr>
          <w:t xml:space="preserve"> </w:t>
        </w:r>
        <w:r>
          <w:rPr>
            <w:w w:val="110"/>
            <w:sz w:val="19"/>
          </w:rPr>
          <w:t>the</w:t>
        </w:r>
        <w:r>
          <w:rPr>
            <w:spacing w:val="-7"/>
            <w:w w:val="110"/>
            <w:sz w:val="19"/>
          </w:rPr>
          <w:t xml:space="preserve"> </w:t>
        </w:r>
        <w:r>
          <w:rPr>
            <w:w w:val="110"/>
            <w:sz w:val="19"/>
          </w:rPr>
          <w:t>historical and projected expenses by</w:t>
        </w:r>
        <w:r>
          <w:rPr>
            <w:spacing w:val="-3"/>
            <w:w w:val="110"/>
            <w:sz w:val="19"/>
          </w:rPr>
          <w:t xml:space="preserve"> </w:t>
        </w:r>
        <w:r>
          <w:rPr>
            <w:w w:val="110"/>
            <w:sz w:val="19"/>
          </w:rPr>
          <w:t>year:</w:t>
        </w:r>
      </w:ins>
    </w:p>
    <w:p w14:paraId="64DEFE0C" w14:textId="77777777" w:rsidR="002B4A75" w:rsidRDefault="00394969">
      <w:pPr>
        <w:pStyle w:val="Heading1"/>
        <w:ind w:firstLine="220"/>
        <w:rPr>
          <w:del w:id="525" w:author="Marks, Brett (DPH)" w:date="2026-09-25T20:07:00Z" w16du:dateUtc="2026-09-26T00:07:00Z"/>
        </w:rPr>
      </w:pPr>
      <w:del w:id="526" w:author="Marks, Brett (DPH)" w:date="2026-09-25T20:07:00Z" w16du:dateUtc="2026-09-26T00:07:00Z">
        <w:r>
          <w:delText>Project schedule status:</w:delText>
        </w:r>
      </w:del>
    </w:p>
    <w:p w14:paraId="59C50D2A" w14:textId="77777777" w:rsidR="002B4A75" w:rsidRDefault="00394969">
      <w:pPr>
        <w:tabs>
          <w:tab w:val="left" w:pos="2379"/>
          <w:tab w:val="left" w:pos="5259"/>
          <w:tab w:val="left" w:pos="8139"/>
        </w:tabs>
        <w:spacing w:before="30"/>
        <w:ind w:left="220"/>
        <w:rPr>
          <w:del w:id="527" w:author="Marks, Brett (DPH)" w:date="2026-09-25T20:07:00Z" w16du:dateUtc="2026-09-26T00:07:00Z"/>
          <w:rFonts w:ascii="Arial" w:eastAsia="Arial" w:hAnsi="Arial" w:cs="Arial"/>
          <w:sz w:val="20"/>
          <w:szCs w:val="20"/>
        </w:rPr>
      </w:pPr>
      <w:del w:id="528" w:author="Marks, Brett (DPH)" w:date="2026-09-25T20:07:00Z" w16du:dateUtc="2026-09-26T00:07:00Z">
        <w:r>
          <w:rPr>
            <w:rFonts w:ascii="MS Gothic" w:eastAsia="MS Gothic" w:hAnsi="MS Gothic" w:cs="MS Gothic"/>
            <w:sz w:val="20"/>
            <w:szCs w:val="20"/>
          </w:rPr>
          <w:delText>☒</w:delText>
        </w:r>
        <w:r>
          <w:rPr>
            <w:rFonts w:ascii="Arial" w:eastAsia="Arial" w:hAnsi="Arial" w:cs="Arial"/>
            <w:sz w:val="20"/>
            <w:szCs w:val="20"/>
          </w:rPr>
          <w:delText xml:space="preserve"> On schedule</w:delText>
        </w:r>
        <w:r>
          <w:rPr>
            <w:rFonts w:ascii="Arial" w:eastAsia="Arial" w:hAnsi="Arial" w:cs="Arial"/>
            <w:sz w:val="20"/>
            <w:szCs w:val="20"/>
          </w:rPr>
          <w:tab/>
        </w:r>
        <w:r>
          <w:rPr>
            <w:rFonts w:ascii="MS Gothic" w:eastAsia="MS Gothic" w:hAnsi="MS Gothic" w:cs="MS Gothic"/>
            <w:sz w:val="20"/>
            <w:szCs w:val="20"/>
          </w:rPr>
          <w:delText>☐</w:delText>
        </w:r>
        <w:r>
          <w:rPr>
            <w:rFonts w:ascii="Arial" w:eastAsia="Arial" w:hAnsi="Arial" w:cs="Arial"/>
            <w:sz w:val="20"/>
            <w:szCs w:val="20"/>
          </w:rPr>
          <w:delText>On revised schedule</w:delText>
        </w:r>
        <w:r>
          <w:rPr>
            <w:rFonts w:ascii="Arial" w:eastAsia="Arial" w:hAnsi="Arial" w:cs="Arial"/>
            <w:sz w:val="20"/>
            <w:szCs w:val="20"/>
          </w:rPr>
          <w:tab/>
        </w:r>
        <w:r>
          <w:rPr>
            <w:rFonts w:ascii="MS Gothic" w:eastAsia="MS Gothic" w:hAnsi="MS Gothic" w:cs="MS Gothic"/>
            <w:sz w:val="20"/>
            <w:szCs w:val="20"/>
          </w:rPr>
          <w:delText>☐</w:delText>
        </w:r>
        <w:r>
          <w:rPr>
            <w:rFonts w:ascii="Arial" w:eastAsia="Arial" w:hAnsi="Arial" w:cs="Arial"/>
            <w:sz w:val="36"/>
            <w:szCs w:val="36"/>
          </w:rPr>
          <w:delText xml:space="preserve"> </w:delText>
        </w:r>
        <w:r>
          <w:rPr>
            <w:rFonts w:ascii="Arial" w:eastAsia="Arial" w:hAnsi="Arial" w:cs="Arial"/>
            <w:sz w:val="20"/>
            <w:szCs w:val="20"/>
          </w:rPr>
          <w:delText>Ahead of schedule</w:delText>
        </w:r>
        <w:r>
          <w:rPr>
            <w:rFonts w:ascii="Arial" w:eastAsia="Arial" w:hAnsi="Arial" w:cs="Arial"/>
            <w:sz w:val="20"/>
            <w:szCs w:val="20"/>
          </w:rPr>
          <w:tab/>
        </w:r>
        <w:r>
          <w:rPr>
            <w:rFonts w:ascii="MS Gothic" w:eastAsia="MS Gothic" w:hAnsi="MS Gothic" w:cs="MS Gothic"/>
            <w:sz w:val="20"/>
            <w:szCs w:val="20"/>
          </w:rPr>
          <w:delText>☐</w:delText>
        </w:r>
        <w:r>
          <w:rPr>
            <w:rFonts w:ascii="Arial" w:eastAsia="Arial" w:hAnsi="Arial" w:cs="Arial"/>
            <w:sz w:val="36"/>
            <w:szCs w:val="36"/>
          </w:rPr>
          <w:delText xml:space="preserve"> </w:delText>
        </w:r>
        <w:r>
          <w:rPr>
            <w:rFonts w:ascii="Arial" w:eastAsia="Arial" w:hAnsi="Arial" w:cs="Arial"/>
            <w:sz w:val="20"/>
            <w:szCs w:val="20"/>
          </w:rPr>
          <w:delText>Behind schedule</w:delText>
        </w:r>
      </w:del>
    </w:p>
    <w:p w14:paraId="7796F94B" w14:textId="77777777" w:rsidR="002B4A75" w:rsidRDefault="002B4A75">
      <w:pPr>
        <w:spacing w:before="5"/>
        <w:rPr>
          <w:del w:id="529" w:author="Marks, Brett (DPH)" w:date="2026-09-25T20:07:00Z" w16du:dateUtc="2026-09-26T00:07:00Z"/>
          <w:rFonts w:ascii="Arial" w:eastAsia="Arial" w:hAnsi="Arial" w:cs="Arial"/>
        </w:rPr>
      </w:pPr>
    </w:p>
    <w:p w14:paraId="75E6A7CE" w14:textId="77777777" w:rsidR="002B4A75" w:rsidRDefault="00394969">
      <w:pPr>
        <w:spacing w:before="74"/>
        <w:ind w:left="220"/>
        <w:rPr>
          <w:del w:id="530" w:author="Marks, Brett (DPH)" w:date="2026-09-25T20:07:00Z" w16du:dateUtc="2026-09-26T00:07:00Z"/>
          <w:rFonts w:ascii="Arial" w:eastAsia="Arial" w:hAnsi="Arial" w:cs="Arial"/>
          <w:sz w:val="20"/>
          <w:szCs w:val="20"/>
        </w:rPr>
      </w:pPr>
      <w:del w:id="531" w:author="Marks, Brett (DPH)" w:date="2026-09-25T20:07:00Z" w16du:dateUtc="2026-09-26T00:07:00Z">
        <w:r>
          <w:rPr>
            <w:rFonts w:ascii="Arial" w:eastAsia="Arial" w:hAnsi="Arial" w:cs="Arial"/>
            <w:sz w:val="20"/>
            <w:szCs w:val="20"/>
          </w:rPr>
          <w:delText>Overall Project Statistics:</w:delText>
        </w:r>
      </w:del>
    </w:p>
    <w:p w14:paraId="2CC089E4" w14:textId="77777777" w:rsidR="002B4A75" w:rsidRDefault="002B4A75">
      <w:pPr>
        <w:spacing w:before="10"/>
        <w:rPr>
          <w:del w:id="532" w:author="Marks, Brett (DPH)" w:date="2026-09-25T20:07:00Z" w16du:dateUtc="2026-09-26T00:07:00Z"/>
          <w:rFonts w:ascii="Arial" w:eastAsia="Arial" w:hAnsi="Arial" w:cs="Arial"/>
          <w:sz w:val="2"/>
          <w:szCs w:val="2"/>
        </w:rPr>
      </w:pPr>
    </w:p>
    <w:tbl>
      <w:tblPr>
        <w:tblW w:w="0" w:type="auto"/>
        <w:tblInd w:w="121" w:type="dxa"/>
        <w:tblLayout w:type="fixed"/>
        <w:tblCellMar>
          <w:left w:w="0" w:type="dxa"/>
          <w:right w:w="0" w:type="dxa"/>
        </w:tblCellMar>
        <w:tblLook w:val="01E0" w:firstRow="1" w:lastRow="1" w:firstColumn="1" w:lastColumn="1" w:noHBand="0" w:noVBand="0"/>
        <w:tblPrChange w:id="533" w:author="Marks, Brett (DPH)" w:date="2026-09-25T20:07:00Z" w16du:dateUtc="2026-09-26T00:07:00Z">
          <w:tblPr>
            <w:tblStyle w:val="a3"/>
            <w:tblW w:w="10908" w:type="dxa"/>
            <w:tblInd w:w="106" w:type="dxa"/>
            <w:tblLayout w:type="fixed"/>
            <w:tblLook w:val="0000" w:firstRow="0" w:lastRow="0" w:firstColumn="0" w:lastColumn="0" w:noHBand="0" w:noVBand="0"/>
          </w:tblPr>
        </w:tblPrChange>
      </w:tblPr>
      <w:tblGrid>
        <w:gridCol w:w="5"/>
        <w:gridCol w:w="1890"/>
        <w:gridCol w:w="1155"/>
        <w:gridCol w:w="1048"/>
        <w:gridCol w:w="1157"/>
        <w:gridCol w:w="1155"/>
        <w:gridCol w:w="1048"/>
        <w:gridCol w:w="1157"/>
        <w:gridCol w:w="1225"/>
        <w:gridCol w:w="1048"/>
        <w:gridCol w:w="112"/>
        <w:gridCol w:w="29"/>
        <w:gridCol w:w="1016"/>
        <w:gridCol w:w="144"/>
        <w:gridCol w:w="40"/>
        <w:gridCol w:w="1041"/>
        <w:gridCol w:w="119"/>
        <w:gridCol w:w="1041"/>
        <w:gridCol w:w="1189"/>
        <w:gridCol w:w="1200"/>
        <w:gridCol w:w="1060"/>
        <w:gridCol w:w="185"/>
        <w:tblGridChange w:id="534">
          <w:tblGrid>
            <w:gridCol w:w="9"/>
            <w:gridCol w:w="5"/>
            <w:gridCol w:w="721"/>
            <w:gridCol w:w="107"/>
            <w:gridCol w:w="524"/>
            <w:gridCol w:w="524"/>
            <w:gridCol w:w="2269"/>
            <w:gridCol w:w="1105"/>
            <w:gridCol w:w="1155"/>
            <w:gridCol w:w="1048"/>
            <w:gridCol w:w="21"/>
            <w:gridCol w:w="64"/>
            <w:gridCol w:w="1072"/>
            <w:gridCol w:w="24"/>
            <w:gridCol w:w="61"/>
            <w:gridCol w:w="1139"/>
            <w:gridCol w:w="1"/>
            <w:gridCol w:w="85"/>
            <w:gridCol w:w="519"/>
            <w:gridCol w:w="260"/>
            <w:gridCol w:w="130"/>
            <w:gridCol w:w="54"/>
            <w:gridCol w:w="11"/>
            <w:gridCol w:w="101"/>
            <w:gridCol w:w="1045"/>
            <w:gridCol w:w="144"/>
            <w:gridCol w:w="1081"/>
            <w:gridCol w:w="119"/>
            <w:gridCol w:w="1041"/>
            <w:gridCol w:w="1189"/>
            <w:gridCol w:w="1200"/>
            <w:gridCol w:w="1060"/>
            <w:gridCol w:w="185"/>
          </w:tblGrid>
        </w:tblGridChange>
      </w:tblGrid>
      <w:tr w:rsidR="002B4A75" w14:paraId="4D59A867" w14:textId="7585DF22" w:rsidTr="001F5476">
        <w:trPr>
          <w:gridAfter w:val="1"/>
          <w:wAfter w:w="185" w:type="dxa"/>
          <w:trHeight w:val="743"/>
          <w:trPrChange w:id="535" w:author="Marks, Brett (DPH)" w:date="2026-09-25T20:07:00Z" w16du:dateUtc="2026-09-26T00:07:00Z">
            <w:trPr>
              <w:gridAfter w:val="10"/>
              <w:trHeight w:val="470"/>
            </w:trPr>
          </w:trPrChange>
        </w:trPr>
        <w:tc>
          <w:tcPr>
            <w:tcW w:w="1890" w:type="dxa"/>
            <w:gridSpan w:val="7"/>
            <w:tcPrChange w:id="536" w:author="Marks, Brett (DPH)" w:date="2026-09-25T20:07:00Z" w16du:dateUtc="2026-09-26T00:07:00Z">
              <w:tcPr>
                <w:tcW w:w="4159" w:type="dxa"/>
                <w:gridSpan w:val="7"/>
                <w:tcBorders>
                  <w:top w:val="single" w:sz="5" w:space="0" w:color="000000"/>
                  <w:left w:val="single" w:sz="5" w:space="0" w:color="000000"/>
                  <w:bottom w:val="single" w:sz="5" w:space="0" w:color="000000"/>
                  <w:right w:val="single" w:sz="5" w:space="0" w:color="000000"/>
                </w:tcBorders>
                <w:shd w:val="clear" w:color="auto" w:fill="DADADA"/>
              </w:tcPr>
            </w:tcPrChange>
          </w:tcPr>
          <w:p w14:paraId="7176B3A3" w14:textId="77777777" w:rsidR="002B4A75" w:rsidRDefault="00394969">
            <w:pPr>
              <w:pStyle w:val="TableParagraph"/>
              <w:rPr>
                <w:rFonts w:eastAsia="Arial"/>
                <w:sz w:val="16"/>
                <w:rPrChange w:id="537" w:author="Marks, Brett (DPH)" w:date="2026-09-25T20:07:00Z" w16du:dateUtc="2026-09-26T00:07:00Z">
                  <w:rPr>
                    <w:rFonts w:ascii="Arial" w:eastAsia="Arial" w:hAnsi="Arial" w:cs="Arial"/>
                    <w:color w:val="000000"/>
                    <w:sz w:val="20"/>
                    <w:szCs w:val="20"/>
                  </w:rPr>
                </w:rPrChange>
              </w:rPr>
              <w:pPrChange w:id="538" w:author="Marks, Brett (DPH)" w:date="2026-09-25T20:07:00Z" w16du:dateUtc="2026-09-26T00:07:00Z">
                <w:pPr>
                  <w:pBdr>
                    <w:top w:val="nil"/>
                    <w:left w:val="nil"/>
                    <w:bottom w:val="nil"/>
                    <w:right w:val="nil"/>
                    <w:between w:val="nil"/>
                  </w:pBdr>
                  <w:spacing w:line="224" w:lineRule="auto"/>
                  <w:ind w:left="1100"/>
                </w:pPr>
              </w:pPrChange>
            </w:pPr>
            <w:del w:id="539" w:author="Marks, Brett (DPH)" w:date="2026-09-25T20:07:00Z" w16du:dateUtc="2026-09-26T00:07:00Z">
              <w:r>
                <w:rPr>
                  <w:rFonts w:ascii="Arial" w:eastAsia="Arial" w:hAnsi="Arial" w:cs="Arial"/>
                  <w:b/>
                  <w:color w:val="000000"/>
                  <w:sz w:val="20"/>
                  <w:szCs w:val="20"/>
                </w:rPr>
                <w:delText>Total Project Budget</w:delText>
              </w:r>
            </w:del>
          </w:p>
        </w:tc>
        <w:tc>
          <w:tcPr>
            <w:tcW w:w="1155" w:type="dxa"/>
            <w:gridSpan w:val="2"/>
            <w:vAlign w:val="bottom"/>
            <w:tcPrChange w:id="540" w:author="Marks, Brett (DPH)" w:date="2026-09-25T20:07:00Z" w16du:dateUtc="2026-09-26T00:07:00Z">
              <w:tcPr>
                <w:tcW w:w="3329" w:type="dxa"/>
                <w:gridSpan w:val="4"/>
                <w:tcBorders>
                  <w:top w:val="single" w:sz="5" w:space="0" w:color="000000"/>
                  <w:left w:val="single" w:sz="5" w:space="0" w:color="000000"/>
                  <w:bottom w:val="single" w:sz="5" w:space="0" w:color="000000"/>
                  <w:right w:val="single" w:sz="5" w:space="0" w:color="000000"/>
                </w:tcBorders>
                <w:shd w:val="clear" w:color="auto" w:fill="DADADA"/>
              </w:tcPr>
            </w:tcPrChange>
          </w:tcPr>
          <w:p w14:paraId="33D1EC24" w14:textId="77777777" w:rsidR="006C4C3D" w:rsidRDefault="006C4C3D" w:rsidP="00C718F1">
            <w:pPr>
              <w:pStyle w:val="TableParagraph"/>
              <w:jc w:val="center"/>
              <w:rPr>
                <w:ins w:id="541" w:author="Marks, Brett (DPH)" w:date="2026-09-25T20:07:00Z" w16du:dateUtc="2026-09-26T00:07:00Z"/>
                <w:spacing w:val="-2"/>
                <w:sz w:val="16"/>
              </w:rPr>
            </w:pPr>
            <w:ins w:id="542" w:author="Marks, Brett (DPH)" w:date="2026-09-25T20:07:00Z" w16du:dateUtc="2026-09-26T00:07:00Z">
              <w:r>
                <w:rPr>
                  <w:spacing w:val="-2"/>
                  <w:sz w:val="16"/>
                </w:rPr>
                <w:t>Actual</w:t>
              </w:r>
            </w:ins>
          </w:p>
          <w:p w14:paraId="71D65CD0" w14:textId="77777777" w:rsidR="002B4A75" w:rsidRDefault="006C4C3D" w:rsidP="00C718F1">
            <w:pPr>
              <w:pStyle w:val="TableParagraph"/>
              <w:jc w:val="center"/>
              <w:rPr>
                <w:rFonts w:eastAsia="Arial"/>
                <w:sz w:val="16"/>
                <w:rPrChange w:id="543" w:author="Marks, Brett (DPH)" w:date="2026-09-25T20:07:00Z" w16du:dateUtc="2026-09-26T00:07:00Z">
                  <w:rPr>
                    <w:rFonts w:ascii="Arial" w:eastAsia="Arial" w:hAnsi="Arial" w:cs="Arial"/>
                    <w:color w:val="000000"/>
                    <w:sz w:val="20"/>
                    <w:szCs w:val="20"/>
                  </w:rPr>
                </w:rPrChange>
              </w:rPr>
              <w:pPrChange w:id="544" w:author="Marks, Brett (DPH)" w:date="2026-09-25T20:07:00Z" w16du:dateUtc="2026-09-26T00:07:00Z">
                <w:pPr>
                  <w:pBdr>
                    <w:top w:val="nil"/>
                    <w:left w:val="nil"/>
                    <w:bottom w:val="nil"/>
                    <w:right w:val="nil"/>
                    <w:between w:val="nil"/>
                  </w:pBdr>
                  <w:spacing w:line="224" w:lineRule="auto"/>
                  <w:ind w:left="320"/>
                </w:pPr>
              </w:pPrChange>
            </w:pPr>
            <w:ins w:id="545" w:author="Marks, Brett (DPH)" w:date="2026-09-25T20:07:00Z" w16du:dateUtc="2026-09-26T00:07:00Z">
              <w:r>
                <w:rPr>
                  <w:spacing w:val="-4"/>
                  <w:sz w:val="16"/>
                  <w:u w:val="single"/>
                </w:rPr>
                <w:t>2021</w:t>
              </w:r>
            </w:ins>
            <w:del w:id="546" w:author="Marks, Brett (DPH)" w:date="2026-09-25T20:07:00Z" w16du:dateUtc="2026-09-26T00:07:00Z">
              <w:r w:rsidR="00394969">
                <w:rPr>
                  <w:rFonts w:ascii="Arial" w:eastAsia="Arial" w:hAnsi="Arial" w:cs="Arial"/>
                  <w:b/>
                  <w:color w:val="000000"/>
                  <w:sz w:val="20"/>
                  <w:szCs w:val="20"/>
                </w:rPr>
                <w:delText>Total Cost to Date for Project</w:delText>
              </w:r>
            </w:del>
          </w:p>
        </w:tc>
        <w:tc>
          <w:tcPr>
            <w:tcW w:w="1048" w:type="dxa"/>
            <w:vAlign w:val="bottom"/>
            <w:tcPrChange w:id="547" w:author="Marks, Brett (DPH)" w:date="2026-09-25T20:07:00Z" w16du:dateUtc="2026-09-26T00:07:00Z">
              <w:tcPr>
                <w:tcW w:w="3420" w:type="dxa"/>
                <w:tcBorders>
                  <w:top w:val="single" w:sz="5" w:space="0" w:color="000000"/>
                  <w:left w:val="single" w:sz="5" w:space="0" w:color="000000"/>
                  <w:bottom w:val="single" w:sz="5" w:space="0" w:color="000000"/>
                  <w:right w:val="single" w:sz="5" w:space="0" w:color="000000"/>
                </w:tcBorders>
                <w:shd w:val="clear" w:color="auto" w:fill="DADADA"/>
              </w:tcPr>
            </w:tcPrChange>
          </w:tcPr>
          <w:p w14:paraId="57A97ACB" w14:textId="77777777" w:rsidR="00BC54DB" w:rsidRDefault="00BC54DB" w:rsidP="00C718F1">
            <w:pPr>
              <w:pStyle w:val="TableParagraph"/>
              <w:jc w:val="center"/>
              <w:rPr>
                <w:ins w:id="548" w:author="Marks, Brett (DPH)" w:date="2026-09-25T20:07:00Z" w16du:dateUtc="2026-09-26T00:07:00Z"/>
                <w:sz w:val="18"/>
              </w:rPr>
            </w:pPr>
          </w:p>
          <w:p w14:paraId="57A97ACC" w14:textId="77777777" w:rsidR="00BC54DB" w:rsidRDefault="00BC54DB" w:rsidP="00C718F1">
            <w:pPr>
              <w:pStyle w:val="TableParagraph"/>
              <w:spacing w:before="11"/>
              <w:jc w:val="center"/>
              <w:rPr>
                <w:ins w:id="549" w:author="Marks, Brett (DPH)" w:date="2026-09-25T20:07:00Z" w16du:dateUtc="2026-09-26T00:07:00Z"/>
                <w:sz w:val="26"/>
              </w:rPr>
            </w:pPr>
          </w:p>
          <w:p w14:paraId="6E76C777" w14:textId="7EE7CAD1" w:rsidR="006C4C3D" w:rsidRDefault="007A751E" w:rsidP="00C718F1">
            <w:pPr>
              <w:pStyle w:val="TableParagraph"/>
              <w:spacing w:line="182" w:lineRule="exact"/>
              <w:ind w:left="314"/>
              <w:jc w:val="center"/>
              <w:rPr>
                <w:ins w:id="550" w:author="Marks, Brett (DPH)" w:date="2026-09-25T20:07:00Z" w16du:dateUtc="2026-09-26T00:07:00Z"/>
                <w:spacing w:val="77"/>
                <w:sz w:val="16"/>
                <w:u w:val="single"/>
              </w:rPr>
            </w:pPr>
            <w:ins w:id="551" w:author="Marks, Brett (DPH)" w:date="2026-09-25T20:07:00Z" w16du:dateUtc="2026-09-26T00:07:00Z">
              <w:r>
                <w:rPr>
                  <w:spacing w:val="-2"/>
                  <w:sz w:val="16"/>
                </w:rPr>
                <w:t>Projected</w:t>
              </w:r>
              <w:r w:rsidR="006C4C3D">
                <w:rPr>
                  <w:w w:val="90"/>
                  <w:sz w:val="16"/>
                </w:rPr>
                <w:t xml:space="preserve"> pro-</w:t>
              </w:r>
              <w:r w:rsidR="006C4C3D">
                <w:rPr>
                  <w:spacing w:val="-2"/>
                  <w:sz w:val="16"/>
                </w:rPr>
                <w:t xml:space="preserve">forma </w:t>
              </w:r>
              <w:r>
                <w:rPr>
                  <w:spacing w:val="-2"/>
                  <w:sz w:val="16"/>
                </w:rPr>
                <w:t>/</w:t>
              </w:r>
            </w:ins>
          </w:p>
          <w:p w14:paraId="47B38748" w14:textId="77777777" w:rsidR="002B4A75" w:rsidRDefault="006C4C3D" w:rsidP="00C718F1">
            <w:pPr>
              <w:pStyle w:val="TableParagraph"/>
              <w:spacing w:line="182" w:lineRule="exact"/>
              <w:ind w:left="314"/>
              <w:jc w:val="center"/>
              <w:rPr>
                <w:rFonts w:eastAsia="Arial"/>
                <w:sz w:val="16"/>
                <w:rPrChange w:id="552" w:author="Marks, Brett (DPH)" w:date="2026-09-25T20:07:00Z" w16du:dateUtc="2026-09-26T00:07:00Z">
                  <w:rPr>
                    <w:rFonts w:ascii="Arial" w:eastAsia="Arial" w:hAnsi="Arial" w:cs="Arial"/>
                    <w:color w:val="000000"/>
                    <w:sz w:val="20"/>
                    <w:szCs w:val="20"/>
                  </w:rPr>
                </w:rPrChange>
              </w:rPr>
              <w:pPrChange w:id="553" w:author="Marks, Brett (DPH)" w:date="2026-09-25T20:07:00Z" w16du:dateUtc="2026-09-26T00:07:00Z">
                <w:pPr>
                  <w:pBdr>
                    <w:top w:val="nil"/>
                    <w:left w:val="nil"/>
                    <w:bottom w:val="nil"/>
                    <w:right w:val="nil"/>
                    <w:between w:val="nil"/>
                  </w:pBdr>
                  <w:ind w:left="711" w:right="873" w:hanging="55"/>
                </w:pPr>
              </w:pPrChange>
            </w:pPr>
            <w:ins w:id="554" w:author="Marks, Brett (DPH)" w:date="2026-09-25T20:07:00Z" w16du:dateUtc="2026-09-26T00:07:00Z">
              <w:r>
                <w:rPr>
                  <w:spacing w:val="-4"/>
                  <w:sz w:val="16"/>
                  <w:u w:val="single"/>
                </w:rPr>
                <w:t>2022</w:t>
              </w:r>
            </w:ins>
            <w:del w:id="555" w:author="Marks, Brett (DPH)" w:date="2026-09-25T20:07:00Z" w16du:dateUtc="2026-09-26T00:07:00Z">
              <w:r w:rsidR="00394969">
                <w:rPr>
                  <w:rFonts w:ascii="Arial" w:eastAsia="Arial" w:hAnsi="Arial" w:cs="Arial"/>
                  <w:b/>
                  <w:color w:val="000000"/>
                  <w:sz w:val="20"/>
                  <w:szCs w:val="20"/>
                </w:rPr>
                <w:delText>Percentage of Work Completed to Date</w:delText>
              </w:r>
            </w:del>
          </w:p>
        </w:tc>
        <w:tc>
          <w:tcPr>
            <w:tcW w:w="1157" w:type="dxa"/>
            <w:gridSpan w:val="3"/>
            <w:vAlign w:val="bottom"/>
            <w:tcPrChange w:id="556" w:author="Marks, Brett (DPH)" w:date="2026-09-25T20:07:00Z" w16du:dateUtc="2026-09-26T00:07:00Z">
              <w:tcPr>
                <w:tcW w:w="1157" w:type="dxa"/>
                <w:gridSpan w:val="3"/>
              </w:tcPr>
            </w:tcPrChange>
          </w:tcPr>
          <w:p w14:paraId="57A97ACE" w14:textId="77777777" w:rsidR="00BC54DB" w:rsidRDefault="00BC54DB" w:rsidP="00C718F1">
            <w:pPr>
              <w:pStyle w:val="TableParagraph"/>
              <w:jc w:val="center"/>
              <w:rPr>
                <w:ins w:id="557" w:author="Marks, Brett (DPH)" w:date="2026-09-25T20:07:00Z" w16du:dateUtc="2026-09-26T00:07:00Z"/>
                <w:sz w:val="18"/>
              </w:rPr>
            </w:pPr>
          </w:p>
          <w:p w14:paraId="57A97ACF" w14:textId="77777777" w:rsidR="00BC54DB" w:rsidRDefault="00BC54DB" w:rsidP="00C718F1">
            <w:pPr>
              <w:pStyle w:val="TableParagraph"/>
              <w:spacing w:before="11"/>
              <w:jc w:val="center"/>
              <w:rPr>
                <w:ins w:id="558" w:author="Marks, Brett (DPH)" w:date="2026-09-25T20:07:00Z" w16du:dateUtc="2026-09-26T00:07:00Z"/>
                <w:sz w:val="26"/>
              </w:rPr>
            </w:pPr>
          </w:p>
          <w:p w14:paraId="02A2B3AD" w14:textId="77777777" w:rsidR="006C4C3D" w:rsidRDefault="007A751E" w:rsidP="00C718F1">
            <w:pPr>
              <w:pStyle w:val="TableParagraph"/>
              <w:spacing w:line="182" w:lineRule="exact"/>
              <w:ind w:left="409"/>
              <w:jc w:val="center"/>
              <w:rPr>
                <w:ins w:id="559" w:author="Marks, Brett (DPH)" w:date="2026-09-25T20:07:00Z" w16du:dateUtc="2026-09-26T00:07:00Z"/>
                <w:spacing w:val="-2"/>
                <w:sz w:val="16"/>
              </w:rPr>
            </w:pPr>
            <w:ins w:id="560" w:author="Marks, Brett (DPH)" w:date="2026-09-25T20:07:00Z" w16du:dateUtc="2026-09-26T00:07:00Z">
              <w:r>
                <w:rPr>
                  <w:spacing w:val="-2"/>
                  <w:sz w:val="16"/>
                </w:rPr>
                <w:t>Projected/</w:t>
              </w:r>
              <w:r w:rsidR="006C4C3D">
                <w:rPr>
                  <w:w w:val="90"/>
                  <w:sz w:val="16"/>
                </w:rPr>
                <w:t xml:space="preserve"> pro-</w:t>
              </w:r>
              <w:r w:rsidR="006C4C3D">
                <w:rPr>
                  <w:spacing w:val="-2"/>
                  <w:sz w:val="16"/>
                </w:rPr>
                <w:t>forma</w:t>
              </w:r>
            </w:ins>
          </w:p>
          <w:p w14:paraId="57A97AD0" w14:textId="2FC70F4C" w:rsidR="00BC54DB" w:rsidRDefault="006C4C3D" w:rsidP="00C718F1">
            <w:pPr>
              <w:pStyle w:val="TableParagraph"/>
              <w:jc w:val="center"/>
              <w:rPr>
                <w:sz w:val="18"/>
              </w:rPr>
            </w:pPr>
            <w:ins w:id="561" w:author="Marks, Brett (DPH)" w:date="2026-09-25T20:07:00Z" w16du:dateUtc="2026-09-26T00:07:00Z">
              <w:r>
                <w:rPr>
                  <w:spacing w:val="-4"/>
                  <w:sz w:val="16"/>
                  <w:u w:val="single"/>
                </w:rPr>
                <w:t>2023</w:t>
              </w:r>
            </w:ins>
          </w:p>
        </w:tc>
        <w:tc>
          <w:tcPr>
            <w:tcW w:w="1225" w:type="dxa"/>
            <w:gridSpan w:val="3"/>
            <w:vAlign w:val="bottom"/>
            <w:tcPrChange w:id="562" w:author="Marks, Brett (DPH)" w:date="2026-09-25T20:07:00Z" w16du:dateUtc="2026-09-26T00:07:00Z">
              <w:tcPr>
                <w:tcW w:w="1225" w:type="dxa"/>
                <w:gridSpan w:val="3"/>
              </w:tcPr>
            </w:tcPrChange>
          </w:tcPr>
          <w:p w14:paraId="57A97AD1" w14:textId="77777777" w:rsidR="00BC54DB" w:rsidRDefault="007A751E" w:rsidP="00C718F1">
            <w:pPr>
              <w:pStyle w:val="TableParagraph"/>
              <w:spacing w:line="153" w:lineRule="exact"/>
              <w:ind w:left="394" w:right="168"/>
              <w:jc w:val="center"/>
              <w:rPr>
                <w:ins w:id="563" w:author="Marks, Brett (DPH)" w:date="2026-09-25T20:07:00Z" w16du:dateUtc="2026-09-26T00:07:00Z"/>
                <w:sz w:val="16"/>
              </w:rPr>
            </w:pPr>
            <w:ins w:id="564" w:author="Marks, Brett (DPH)" w:date="2026-09-25T20:07:00Z" w16du:dateUtc="2026-09-26T00:07:00Z">
              <w:r>
                <w:rPr>
                  <w:spacing w:val="-2"/>
                  <w:sz w:val="16"/>
                </w:rPr>
                <w:t>Projected/</w:t>
              </w:r>
            </w:ins>
          </w:p>
          <w:p w14:paraId="686257CE" w14:textId="77777777" w:rsidR="001C7700" w:rsidRDefault="007A751E" w:rsidP="00C718F1">
            <w:pPr>
              <w:pStyle w:val="TableParagraph"/>
              <w:spacing w:line="237" w:lineRule="auto"/>
              <w:ind w:left="404" w:right="158" w:hanging="4"/>
              <w:jc w:val="center"/>
              <w:rPr>
                <w:ins w:id="565" w:author="Marks, Brett (DPH)" w:date="2026-09-25T20:07:00Z" w16du:dateUtc="2026-09-26T00:07:00Z"/>
                <w:spacing w:val="-2"/>
                <w:sz w:val="16"/>
              </w:rPr>
            </w:pPr>
            <w:ins w:id="566" w:author="Marks, Brett (DPH)" w:date="2026-09-25T20:07:00Z" w16du:dateUtc="2026-09-26T00:07:00Z">
              <w:r>
                <w:rPr>
                  <w:spacing w:val="-2"/>
                  <w:sz w:val="16"/>
                </w:rPr>
                <w:t>pro-forma</w:t>
              </w:r>
              <w:r>
                <w:rPr>
                  <w:spacing w:val="40"/>
                  <w:sz w:val="16"/>
                </w:rPr>
                <w:t xml:space="preserve"> </w:t>
              </w:r>
              <w:r>
                <w:rPr>
                  <w:spacing w:val="-4"/>
                  <w:sz w:val="16"/>
                </w:rPr>
                <w:t>with</w:t>
              </w:r>
              <w:r>
                <w:rPr>
                  <w:spacing w:val="40"/>
                  <w:sz w:val="16"/>
                </w:rPr>
                <w:t xml:space="preserve"> </w:t>
              </w:r>
              <w:r>
                <w:rPr>
                  <w:spacing w:val="-4"/>
                  <w:sz w:val="16"/>
                </w:rPr>
                <w:t>second</w:t>
              </w:r>
              <w:r>
                <w:rPr>
                  <w:spacing w:val="-6"/>
                  <w:sz w:val="16"/>
                </w:rPr>
                <w:t xml:space="preserve"> </w:t>
              </w:r>
              <w:r>
                <w:rPr>
                  <w:spacing w:val="-4"/>
                  <w:sz w:val="16"/>
                </w:rPr>
                <w:t>CT</w:t>
              </w:r>
              <w:r w:rsidR="001C7700">
                <w:rPr>
                  <w:spacing w:val="-2"/>
                  <w:sz w:val="16"/>
                </w:rPr>
                <w:t xml:space="preserve"> scanner</w:t>
              </w:r>
            </w:ins>
          </w:p>
          <w:p w14:paraId="57A97AD2" w14:textId="1013F31D" w:rsidR="007A751E" w:rsidRDefault="001C7700" w:rsidP="00C718F1">
            <w:pPr>
              <w:pStyle w:val="TableParagraph"/>
              <w:spacing w:line="153" w:lineRule="exact"/>
              <w:ind w:left="394" w:right="168"/>
              <w:jc w:val="center"/>
              <w:rPr>
                <w:spacing w:val="-2"/>
                <w:sz w:val="16"/>
              </w:rPr>
            </w:pPr>
            <w:ins w:id="567" w:author="Marks, Brett (DPH)" w:date="2026-09-25T20:07:00Z" w16du:dateUtc="2026-09-26T00:07:00Z">
              <w:r>
                <w:rPr>
                  <w:spacing w:val="-4"/>
                  <w:sz w:val="16"/>
                  <w:u w:val="single"/>
                </w:rPr>
                <w:t>2024</w:t>
              </w:r>
            </w:ins>
          </w:p>
        </w:tc>
        <w:tc>
          <w:tcPr>
            <w:tcW w:w="1160" w:type="dxa"/>
            <w:gridSpan w:val="2"/>
            <w:vAlign w:val="bottom"/>
            <w:tcPrChange w:id="568" w:author="Marks, Brett (DPH)" w:date="2026-09-25T20:07:00Z" w16du:dateUtc="2026-09-26T00:07:00Z">
              <w:tcPr>
                <w:tcW w:w="1160" w:type="dxa"/>
              </w:tcPr>
            </w:tcPrChange>
          </w:tcPr>
          <w:p w14:paraId="57A97AD3" w14:textId="77777777" w:rsidR="00BC54DB" w:rsidRDefault="007A751E" w:rsidP="00C718F1">
            <w:pPr>
              <w:pStyle w:val="TableParagraph"/>
              <w:spacing w:line="151" w:lineRule="exact"/>
              <w:ind w:left="367" w:right="131"/>
              <w:jc w:val="center"/>
              <w:rPr>
                <w:ins w:id="569" w:author="Marks, Brett (DPH)" w:date="2026-09-25T20:07:00Z" w16du:dateUtc="2026-09-26T00:07:00Z"/>
                <w:sz w:val="16"/>
              </w:rPr>
            </w:pPr>
            <w:ins w:id="570" w:author="Marks, Brett (DPH)" w:date="2026-09-25T20:07:00Z" w16du:dateUtc="2026-09-26T00:07:00Z">
              <w:r>
                <w:rPr>
                  <w:spacing w:val="-2"/>
                  <w:sz w:val="16"/>
                </w:rPr>
                <w:t>Projected/</w:t>
              </w:r>
            </w:ins>
          </w:p>
          <w:p w14:paraId="5FE9FC64" w14:textId="77777777" w:rsidR="003236E9" w:rsidRDefault="007A751E" w:rsidP="00C718F1">
            <w:pPr>
              <w:pStyle w:val="TableParagraph"/>
              <w:spacing w:line="237" w:lineRule="auto"/>
              <w:ind w:left="380" w:right="129" w:hanging="9"/>
              <w:jc w:val="center"/>
              <w:rPr>
                <w:ins w:id="571" w:author="Marks, Brett (DPH)" w:date="2026-09-25T20:07:00Z" w16du:dateUtc="2026-09-26T00:07:00Z"/>
                <w:spacing w:val="-2"/>
                <w:sz w:val="16"/>
              </w:rPr>
            </w:pPr>
            <w:ins w:id="572" w:author="Marks, Brett (DPH)" w:date="2026-09-25T20:07:00Z" w16du:dateUtc="2026-09-26T00:07:00Z">
              <w:r>
                <w:rPr>
                  <w:spacing w:val="-2"/>
                  <w:sz w:val="16"/>
                </w:rPr>
                <w:t>pro-fonna</w:t>
              </w:r>
              <w:r>
                <w:rPr>
                  <w:spacing w:val="40"/>
                  <w:sz w:val="16"/>
                </w:rPr>
                <w:t xml:space="preserve"> </w:t>
              </w:r>
              <w:r>
                <w:rPr>
                  <w:spacing w:val="-4"/>
                  <w:sz w:val="16"/>
                </w:rPr>
                <w:t>with</w:t>
              </w:r>
              <w:r>
                <w:rPr>
                  <w:spacing w:val="40"/>
                  <w:sz w:val="16"/>
                </w:rPr>
                <w:t xml:space="preserve"> </w:t>
              </w:r>
              <w:r>
                <w:rPr>
                  <w:spacing w:val="-6"/>
                  <w:sz w:val="16"/>
                </w:rPr>
                <w:t>second</w:t>
              </w:r>
              <w:r>
                <w:rPr>
                  <w:spacing w:val="-4"/>
                  <w:sz w:val="16"/>
                </w:rPr>
                <w:t xml:space="preserve"> </w:t>
              </w:r>
              <w:r>
                <w:rPr>
                  <w:spacing w:val="-6"/>
                  <w:sz w:val="16"/>
                </w:rPr>
                <w:t>CT</w:t>
              </w:r>
              <w:r w:rsidR="003236E9">
                <w:rPr>
                  <w:spacing w:val="-2"/>
                  <w:sz w:val="16"/>
                </w:rPr>
                <w:t xml:space="preserve"> scanner</w:t>
              </w:r>
            </w:ins>
          </w:p>
          <w:p w14:paraId="57A97AD4" w14:textId="7F223F79" w:rsidR="007A751E" w:rsidRDefault="003236E9" w:rsidP="00C718F1">
            <w:pPr>
              <w:pStyle w:val="TableParagraph"/>
              <w:spacing w:line="151" w:lineRule="exact"/>
              <w:ind w:left="367" w:right="131"/>
              <w:jc w:val="center"/>
              <w:rPr>
                <w:spacing w:val="-2"/>
                <w:sz w:val="16"/>
              </w:rPr>
            </w:pPr>
            <w:ins w:id="573" w:author="Marks, Brett (DPH)" w:date="2026-09-25T20:07:00Z" w16du:dateUtc="2026-09-26T00:07:00Z">
              <w:r>
                <w:rPr>
                  <w:spacing w:val="-4"/>
                  <w:sz w:val="16"/>
                  <w:u w:val="single"/>
                </w:rPr>
                <w:t>2025</w:t>
              </w:r>
            </w:ins>
          </w:p>
        </w:tc>
        <w:tc>
          <w:tcPr>
            <w:tcW w:w="1189" w:type="dxa"/>
            <w:vAlign w:val="bottom"/>
            <w:tcPrChange w:id="574" w:author="Marks, Brett (DPH)" w:date="2026-09-25T20:07:00Z" w16du:dateUtc="2026-09-26T00:07:00Z">
              <w:tcPr>
                <w:tcW w:w="1189" w:type="dxa"/>
              </w:tcPr>
            </w:tcPrChange>
          </w:tcPr>
          <w:p w14:paraId="57A97AD5" w14:textId="77777777" w:rsidR="00BC54DB" w:rsidRDefault="007A751E" w:rsidP="00C718F1">
            <w:pPr>
              <w:pStyle w:val="TableParagraph"/>
              <w:spacing w:line="151" w:lineRule="exact"/>
              <w:ind w:left="392" w:right="134"/>
              <w:jc w:val="center"/>
              <w:rPr>
                <w:ins w:id="575" w:author="Marks, Brett (DPH)" w:date="2026-09-25T20:07:00Z" w16du:dateUtc="2026-09-26T00:07:00Z"/>
                <w:sz w:val="16"/>
              </w:rPr>
            </w:pPr>
            <w:ins w:id="576" w:author="Marks, Brett (DPH)" w:date="2026-09-25T20:07:00Z" w16du:dateUtc="2026-09-26T00:07:00Z">
              <w:r>
                <w:rPr>
                  <w:spacing w:val="-2"/>
                  <w:sz w:val="16"/>
                </w:rPr>
                <w:t>Projected/</w:t>
              </w:r>
            </w:ins>
          </w:p>
          <w:p w14:paraId="51C8D121" w14:textId="77777777" w:rsidR="008D57C6" w:rsidRDefault="007A751E" w:rsidP="00C718F1">
            <w:pPr>
              <w:pStyle w:val="TableParagraph"/>
              <w:spacing w:line="237" w:lineRule="auto"/>
              <w:ind w:left="406" w:right="124" w:hanging="7"/>
              <w:jc w:val="center"/>
              <w:rPr>
                <w:ins w:id="577" w:author="Marks, Brett (DPH)" w:date="2026-09-25T20:07:00Z" w16du:dateUtc="2026-09-26T00:07:00Z"/>
                <w:spacing w:val="-2"/>
                <w:sz w:val="16"/>
              </w:rPr>
            </w:pPr>
            <w:ins w:id="578" w:author="Marks, Brett (DPH)" w:date="2026-09-25T20:07:00Z" w16du:dateUtc="2026-09-26T00:07:00Z">
              <w:r>
                <w:rPr>
                  <w:spacing w:val="-2"/>
                  <w:sz w:val="16"/>
                </w:rPr>
                <w:t>pro-forma</w:t>
              </w:r>
              <w:r>
                <w:rPr>
                  <w:spacing w:val="40"/>
                  <w:sz w:val="16"/>
                </w:rPr>
                <w:t xml:space="preserve"> </w:t>
              </w:r>
              <w:r>
                <w:rPr>
                  <w:spacing w:val="-4"/>
                  <w:sz w:val="16"/>
                </w:rPr>
                <w:t>with</w:t>
              </w:r>
              <w:r>
                <w:rPr>
                  <w:spacing w:val="40"/>
                  <w:sz w:val="16"/>
                </w:rPr>
                <w:t xml:space="preserve"> </w:t>
              </w:r>
              <w:r>
                <w:rPr>
                  <w:spacing w:val="-4"/>
                  <w:sz w:val="16"/>
                </w:rPr>
                <w:t>second</w:t>
              </w:r>
              <w:r>
                <w:rPr>
                  <w:spacing w:val="-6"/>
                  <w:sz w:val="16"/>
                </w:rPr>
                <w:t xml:space="preserve"> </w:t>
              </w:r>
              <w:r>
                <w:rPr>
                  <w:spacing w:val="-4"/>
                  <w:sz w:val="16"/>
                </w:rPr>
                <w:t>CT</w:t>
              </w:r>
              <w:r w:rsidR="008D57C6">
                <w:rPr>
                  <w:spacing w:val="-2"/>
                  <w:sz w:val="16"/>
                </w:rPr>
                <w:t xml:space="preserve"> scanner</w:t>
              </w:r>
            </w:ins>
          </w:p>
          <w:p w14:paraId="57A97AD6" w14:textId="35E5F3DA" w:rsidR="007A751E" w:rsidRDefault="008D57C6" w:rsidP="00C718F1">
            <w:pPr>
              <w:pStyle w:val="TableParagraph"/>
              <w:spacing w:line="151" w:lineRule="exact"/>
              <w:ind w:left="392" w:right="134"/>
              <w:jc w:val="center"/>
              <w:rPr>
                <w:spacing w:val="-2"/>
                <w:sz w:val="16"/>
              </w:rPr>
            </w:pPr>
            <w:ins w:id="579" w:author="Marks, Brett (DPH)" w:date="2026-09-25T20:07:00Z" w16du:dateUtc="2026-09-26T00:07:00Z">
              <w:r>
                <w:rPr>
                  <w:spacing w:val="-4"/>
                  <w:sz w:val="16"/>
                  <w:u w:val="single"/>
                </w:rPr>
                <w:t>2026</w:t>
              </w:r>
            </w:ins>
          </w:p>
        </w:tc>
        <w:tc>
          <w:tcPr>
            <w:tcW w:w="1200" w:type="dxa"/>
            <w:vAlign w:val="bottom"/>
            <w:tcPrChange w:id="580" w:author="Marks, Brett (DPH)" w:date="2026-09-25T20:07:00Z" w16du:dateUtc="2026-09-26T00:07:00Z">
              <w:tcPr>
                <w:tcW w:w="1200" w:type="dxa"/>
              </w:tcPr>
            </w:tcPrChange>
          </w:tcPr>
          <w:p w14:paraId="57A97AD7" w14:textId="77777777" w:rsidR="00BC54DB" w:rsidRDefault="007A751E" w:rsidP="00C718F1">
            <w:pPr>
              <w:pStyle w:val="TableParagraph"/>
              <w:spacing w:line="150" w:lineRule="exact"/>
              <w:ind w:left="397" w:right="141"/>
              <w:jc w:val="center"/>
              <w:rPr>
                <w:ins w:id="581" w:author="Marks, Brett (DPH)" w:date="2026-09-25T20:07:00Z" w16du:dateUtc="2026-09-26T00:07:00Z"/>
                <w:sz w:val="16"/>
              </w:rPr>
            </w:pPr>
            <w:ins w:id="582" w:author="Marks, Brett (DPH)" w:date="2026-09-25T20:07:00Z" w16du:dateUtc="2026-09-26T00:07:00Z">
              <w:r>
                <w:rPr>
                  <w:spacing w:val="-2"/>
                  <w:sz w:val="16"/>
                </w:rPr>
                <w:t>Projected/</w:t>
              </w:r>
            </w:ins>
          </w:p>
          <w:p w14:paraId="133DBC7E" w14:textId="77777777" w:rsidR="008D57C6" w:rsidRDefault="007A751E" w:rsidP="00C718F1">
            <w:pPr>
              <w:pStyle w:val="TableParagraph"/>
              <w:spacing w:line="237" w:lineRule="auto"/>
              <w:ind w:left="406" w:right="131" w:hanging="10"/>
              <w:jc w:val="center"/>
              <w:rPr>
                <w:ins w:id="583" w:author="Marks, Brett (DPH)" w:date="2026-09-25T20:07:00Z" w16du:dateUtc="2026-09-26T00:07:00Z"/>
                <w:spacing w:val="-2"/>
                <w:sz w:val="16"/>
              </w:rPr>
            </w:pPr>
            <w:ins w:id="584" w:author="Marks, Brett (DPH)" w:date="2026-09-25T20:07:00Z" w16du:dateUtc="2026-09-26T00:07:00Z">
              <w:r>
                <w:rPr>
                  <w:spacing w:val="-2"/>
                  <w:sz w:val="16"/>
                </w:rPr>
                <w:t>pro-forma</w:t>
              </w:r>
              <w:r>
                <w:rPr>
                  <w:spacing w:val="40"/>
                  <w:sz w:val="16"/>
                </w:rPr>
                <w:t xml:space="preserve"> </w:t>
              </w:r>
              <w:r>
                <w:rPr>
                  <w:spacing w:val="-4"/>
                  <w:sz w:val="16"/>
                </w:rPr>
                <w:t>with</w:t>
              </w:r>
              <w:r>
                <w:rPr>
                  <w:spacing w:val="40"/>
                  <w:sz w:val="16"/>
                </w:rPr>
                <w:t xml:space="preserve"> </w:t>
              </w:r>
              <w:r>
                <w:rPr>
                  <w:spacing w:val="-4"/>
                  <w:sz w:val="16"/>
                </w:rPr>
                <w:t>second CT</w:t>
              </w:r>
              <w:r w:rsidR="008D57C6">
                <w:rPr>
                  <w:spacing w:val="-2"/>
                  <w:sz w:val="16"/>
                </w:rPr>
                <w:t xml:space="preserve"> scanner</w:t>
              </w:r>
            </w:ins>
          </w:p>
          <w:p w14:paraId="57A97AD8" w14:textId="1B75DA20" w:rsidR="007A751E" w:rsidRDefault="008D57C6" w:rsidP="00C718F1">
            <w:pPr>
              <w:pStyle w:val="TableParagraph"/>
              <w:spacing w:line="150" w:lineRule="exact"/>
              <w:ind w:left="397" w:right="141"/>
              <w:jc w:val="center"/>
              <w:rPr>
                <w:spacing w:val="-2"/>
                <w:sz w:val="16"/>
              </w:rPr>
            </w:pPr>
            <w:ins w:id="585" w:author="Marks, Brett (DPH)" w:date="2026-09-25T20:07:00Z" w16du:dateUtc="2026-09-26T00:07:00Z">
              <w:r>
                <w:rPr>
                  <w:spacing w:val="-4"/>
                  <w:sz w:val="16"/>
                  <w:u w:val="single"/>
                </w:rPr>
                <w:t>2027</w:t>
              </w:r>
            </w:ins>
          </w:p>
        </w:tc>
        <w:tc>
          <w:tcPr>
            <w:tcW w:w="1060" w:type="dxa"/>
            <w:vAlign w:val="bottom"/>
            <w:tcPrChange w:id="586" w:author="Marks, Brett (DPH)" w:date="2026-09-25T20:07:00Z" w16du:dateUtc="2026-09-26T00:07:00Z">
              <w:tcPr>
                <w:tcW w:w="1060" w:type="dxa"/>
                <w:gridSpan w:val="2"/>
              </w:tcPr>
            </w:tcPrChange>
          </w:tcPr>
          <w:p w14:paraId="57A97AD9" w14:textId="77777777" w:rsidR="00BC54DB" w:rsidRDefault="007A751E" w:rsidP="00C718F1">
            <w:pPr>
              <w:pStyle w:val="TableParagraph"/>
              <w:spacing w:line="155" w:lineRule="exact"/>
              <w:ind w:left="60" w:right="106"/>
              <w:jc w:val="center"/>
              <w:rPr>
                <w:ins w:id="587" w:author="Marks, Brett (DPH)" w:date="2026-09-25T20:07:00Z" w16du:dateUtc="2026-09-26T00:07:00Z"/>
                <w:sz w:val="16"/>
              </w:rPr>
            </w:pPr>
            <w:ins w:id="588" w:author="Marks, Brett (DPH)" w:date="2026-09-25T20:07:00Z" w16du:dateUtc="2026-09-26T00:07:00Z">
              <w:r>
                <w:rPr>
                  <w:spacing w:val="-2"/>
                  <w:sz w:val="16"/>
                </w:rPr>
                <w:t>Projected/</w:t>
              </w:r>
            </w:ins>
          </w:p>
          <w:p w14:paraId="45E4E01F" w14:textId="77777777" w:rsidR="008D57C6" w:rsidRDefault="007A751E" w:rsidP="00C718F1">
            <w:pPr>
              <w:pStyle w:val="TableParagraph"/>
              <w:spacing w:line="237" w:lineRule="auto"/>
              <w:ind w:left="60" w:right="106" w:hanging="13"/>
              <w:jc w:val="center"/>
              <w:rPr>
                <w:ins w:id="589" w:author="Marks, Brett (DPH)" w:date="2026-09-25T20:07:00Z" w16du:dateUtc="2026-09-26T00:07:00Z"/>
                <w:spacing w:val="-2"/>
                <w:sz w:val="16"/>
              </w:rPr>
            </w:pPr>
            <w:ins w:id="590" w:author="Marks, Brett (DPH)" w:date="2026-09-25T20:07:00Z" w16du:dateUtc="2026-09-26T00:07:00Z">
              <w:r>
                <w:rPr>
                  <w:spacing w:val="-2"/>
                  <w:sz w:val="16"/>
                </w:rPr>
                <w:t>pro-forma</w:t>
              </w:r>
              <w:r>
                <w:rPr>
                  <w:spacing w:val="40"/>
                  <w:sz w:val="16"/>
                </w:rPr>
                <w:t xml:space="preserve"> </w:t>
              </w:r>
              <w:r>
                <w:rPr>
                  <w:spacing w:val="-4"/>
                  <w:sz w:val="16"/>
                </w:rPr>
                <w:t>with</w:t>
              </w:r>
              <w:r>
                <w:rPr>
                  <w:spacing w:val="40"/>
                  <w:sz w:val="16"/>
                </w:rPr>
                <w:t xml:space="preserve"> </w:t>
              </w:r>
              <w:r>
                <w:rPr>
                  <w:spacing w:val="-4"/>
                  <w:sz w:val="16"/>
                </w:rPr>
                <w:t>second</w:t>
              </w:r>
              <w:r>
                <w:rPr>
                  <w:spacing w:val="-6"/>
                  <w:sz w:val="16"/>
                </w:rPr>
                <w:t xml:space="preserve"> </w:t>
              </w:r>
              <w:r w:rsidR="008D57C6">
                <w:rPr>
                  <w:spacing w:val="-4"/>
                  <w:sz w:val="16"/>
                </w:rPr>
                <w:t>CT</w:t>
              </w:r>
              <w:r w:rsidR="008D57C6">
                <w:rPr>
                  <w:spacing w:val="-2"/>
                  <w:sz w:val="16"/>
                </w:rPr>
                <w:t xml:space="preserve"> scanner</w:t>
              </w:r>
            </w:ins>
          </w:p>
          <w:p w14:paraId="57A97ADA" w14:textId="1D5CA06D" w:rsidR="007A751E" w:rsidRDefault="008D57C6" w:rsidP="00C718F1">
            <w:pPr>
              <w:pStyle w:val="TableParagraph"/>
              <w:spacing w:line="155" w:lineRule="exact"/>
              <w:ind w:left="60" w:right="106"/>
              <w:jc w:val="center"/>
              <w:rPr>
                <w:spacing w:val="-2"/>
                <w:sz w:val="16"/>
              </w:rPr>
            </w:pPr>
            <w:ins w:id="591" w:author="Marks, Brett (DPH)" w:date="2026-09-25T20:07:00Z" w16du:dateUtc="2026-09-26T00:07:00Z">
              <w:r>
                <w:rPr>
                  <w:spacing w:val="-4"/>
                  <w:sz w:val="16"/>
                  <w:u w:val="single"/>
                </w:rPr>
                <w:t>2028</w:t>
              </w:r>
            </w:ins>
          </w:p>
        </w:tc>
      </w:tr>
      <w:tr w:rsidR="00BC54DB" w14:paraId="1E88F8C7" w14:textId="77777777" w:rsidTr="001F5476">
        <w:trPr>
          <w:gridBefore w:val="1"/>
          <w:trHeight w:val="188"/>
          <w:ins w:id="592" w:author="Marks, Brett (DPH)" w:date="2026-09-25T20:07:00Z" w16du:dateUtc="2026-09-26T00:07:00Z"/>
        </w:trPr>
        <w:tc>
          <w:tcPr>
            <w:tcW w:w="1890" w:type="dxa"/>
            <w:gridSpan w:val="4"/>
          </w:tcPr>
          <w:p w14:paraId="5FA2DEE4" w14:textId="77777777" w:rsidR="00BC54DB" w:rsidRDefault="007A751E">
            <w:pPr>
              <w:pStyle w:val="TableParagraph"/>
              <w:spacing w:line="150" w:lineRule="exact"/>
              <w:ind w:left="50"/>
              <w:rPr>
                <w:ins w:id="593" w:author="Marks, Brett (DPH)" w:date="2026-09-25T20:07:00Z" w16du:dateUtc="2026-09-26T00:07:00Z"/>
                <w:b/>
                <w:sz w:val="14"/>
              </w:rPr>
            </w:pPr>
            <w:ins w:id="594" w:author="Marks, Brett (DPH)" w:date="2026-09-25T20:07:00Z" w16du:dateUtc="2026-09-26T00:07:00Z">
              <w:r>
                <w:rPr>
                  <w:b/>
                  <w:spacing w:val="-2"/>
                  <w:w w:val="110"/>
                  <w:sz w:val="14"/>
                </w:rPr>
                <w:t>Expenses</w:t>
              </w:r>
            </w:ins>
          </w:p>
        </w:tc>
        <w:tc>
          <w:tcPr>
            <w:tcW w:w="1155" w:type="dxa"/>
          </w:tcPr>
          <w:p w14:paraId="064DBB61" w14:textId="77777777" w:rsidR="00BC54DB" w:rsidRDefault="00BC54DB">
            <w:pPr>
              <w:pStyle w:val="TableParagraph"/>
              <w:rPr>
                <w:ins w:id="595" w:author="Marks, Brett (DPH)" w:date="2026-09-25T20:07:00Z" w16du:dateUtc="2026-09-26T00:07:00Z"/>
                <w:sz w:val="12"/>
              </w:rPr>
            </w:pPr>
          </w:p>
        </w:tc>
        <w:tc>
          <w:tcPr>
            <w:tcW w:w="1048" w:type="dxa"/>
          </w:tcPr>
          <w:p w14:paraId="6F1A36F3" w14:textId="77777777" w:rsidR="00BC54DB" w:rsidRDefault="00BC54DB">
            <w:pPr>
              <w:pStyle w:val="TableParagraph"/>
              <w:rPr>
                <w:ins w:id="596" w:author="Marks, Brett (DPH)" w:date="2026-09-25T20:07:00Z" w16du:dateUtc="2026-09-26T00:07:00Z"/>
                <w:sz w:val="12"/>
              </w:rPr>
            </w:pPr>
          </w:p>
        </w:tc>
        <w:tc>
          <w:tcPr>
            <w:tcW w:w="1157" w:type="dxa"/>
          </w:tcPr>
          <w:p w14:paraId="5BBB09C1" w14:textId="77777777" w:rsidR="00BC54DB" w:rsidRDefault="00BC54DB">
            <w:pPr>
              <w:pStyle w:val="TableParagraph"/>
              <w:rPr>
                <w:ins w:id="597" w:author="Marks, Brett (DPH)" w:date="2026-09-25T20:07:00Z" w16du:dateUtc="2026-09-26T00:07:00Z"/>
                <w:sz w:val="12"/>
              </w:rPr>
            </w:pPr>
          </w:p>
        </w:tc>
        <w:tc>
          <w:tcPr>
            <w:tcW w:w="1225" w:type="dxa"/>
          </w:tcPr>
          <w:p w14:paraId="31720628" w14:textId="77777777" w:rsidR="00BC54DB" w:rsidRDefault="00BC54DB">
            <w:pPr>
              <w:pStyle w:val="TableParagraph"/>
              <w:rPr>
                <w:ins w:id="598" w:author="Marks, Brett (DPH)" w:date="2026-09-25T20:07:00Z" w16du:dateUtc="2026-09-26T00:07:00Z"/>
                <w:sz w:val="12"/>
              </w:rPr>
            </w:pPr>
          </w:p>
        </w:tc>
        <w:tc>
          <w:tcPr>
            <w:tcW w:w="1160" w:type="dxa"/>
            <w:gridSpan w:val="2"/>
          </w:tcPr>
          <w:p w14:paraId="7E630C96" w14:textId="77777777" w:rsidR="00BC54DB" w:rsidRDefault="00BC54DB">
            <w:pPr>
              <w:pStyle w:val="TableParagraph"/>
              <w:rPr>
                <w:ins w:id="599" w:author="Marks, Brett (DPH)" w:date="2026-09-25T20:07:00Z" w16du:dateUtc="2026-09-26T00:07:00Z"/>
                <w:sz w:val="12"/>
              </w:rPr>
            </w:pPr>
          </w:p>
        </w:tc>
        <w:tc>
          <w:tcPr>
            <w:tcW w:w="1189" w:type="dxa"/>
            <w:gridSpan w:val="3"/>
          </w:tcPr>
          <w:p w14:paraId="38E6D173" w14:textId="77777777" w:rsidR="00BC54DB" w:rsidRDefault="00BC54DB">
            <w:pPr>
              <w:pStyle w:val="TableParagraph"/>
              <w:rPr>
                <w:ins w:id="600" w:author="Marks, Brett (DPH)" w:date="2026-09-25T20:07:00Z" w16du:dateUtc="2026-09-26T00:07:00Z"/>
                <w:sz w:val="12"/>
              </w:rPr>
            </w:pPr>
          </w:p>
        </w:tc>
        <w:tc>
          <w:tcPr>
            <w:tcW w:w="1200" w:type="dxa"/>
            <w:gridSpan w:val="3"/>
          </w:tcPr>
          <w:p w14:paraId="09FE0578" w14:textId="77777777" w:rsidR="00BC54DB" w:rsidRDefault="00BC54DB">
            <w:pPr>
              <w:pStyle w:val="TableParagraph"/>
              <w:rPr>
                <w:ins w:id="601" w:author="Marks, Brett (DPH)" w:date="2026-09-25T20:07:00Z" w16du:dateUtc="2026-09-26T00:07:00Z"/>
                <w:sz w:val="12"/>
              </w:rPr>
            </w:pPr>
          </w:p>
        </w:tc>
        <w:tc>
          <w:tcPr>
            <w:tcW w:w="1060" w:type="dxa"/>
            <w:gridSpan w:val="5"/>
          </w:tcPr>
          <w:p w14:paraId="71247427" w14:textId="77777777" w:rsidR="00BC54DB" w:rsidRDefault="00BC54DB">
            <w:pPr>
              <w:pStyle w:val="TableParagraph"/>
              <w:rPr>
                <w:ins w:id="602" w:author="Marks, Brett (DPH)" w:date="2026-09-25T20:07:00Z" w16du:dateUtc="2026-09-26T00:07:00Z"/>
                <w:sz w:val="12"/>
              </w:rPr>
            </w:pPr>
          </w:p>
        </w:tc>
      </w:tr>
      <w:tr w:rsidR="00BC54DB" w14:paraId="4CC601CF" w14:textId="77777777" w:rsidTr="001F5476">
        <w:trPr>
          <w:gridBefore w:val="1"/>
          <w:trHeight w:val="219"/>
          <w:ins w:id="603" w:author="Marks, Brett (DPH)" w:date="2026-09-25T20:07:00Z" w16du:dateUtc="2026-09-26T00:07:00Z"/>
        </w:trPr>
        <w:tc>
          <w:tcPr>
            <w:tcW w:w="1890" w:type="dxa"/>
            <w:gridSpan w:val="4"/>
          </w:tcPr>
          <w:p w14:paraId="39746364" w14:textId="77777777" w:rsidR="00BC54DB" w:rsidRDefault="007A751E">
            <w:pPr>
              <w:pStyle w:val="TableParagraph"/>
              <w:spacing w:line="173" w:lineRule="exact"/>
              <w:ind w:left="50"/>
              <w:rPr>
                <w:ins w:id="604" w:author="Marks, Brett (DPH)" w:date="2026-09-25T20:07:00Z" w16du:dateUtc="2026-09-26T00:07:00Z"/>
                <w:sz w:val="16"/>
              </w:rPr>
            </w:pPr>
            <w:ins w:id="605" w:author="Marks, Brett (DPH)" w:date="2026-09-25T20:07:00Z" w16du:dateUtc="2026-09-26T00:07:00Z">
              <w:r>
                <w:rPr>
                  <w:spacing w:val="-4"/>
                  <w:sz w:val="16"/>
                </w:rPr>
                <w:t>Salaries</w:t>
              </w:r>
              <w:r>
                <w:rPr>
                  <w:spacing w:val="-6"/>
                  <w:sz w:val="16"/>
                </w:rPr>
                <w:t xml:space="preserve"> </w:t>
              </w:r>
              <w:r>
                <w:rPr>
                  <w:spacing w:val="-4"/>
                  <w:sz w:val="16"/>
                </w:rPr>
                <w:t>and</w:t>
              </w:r>
              <w:r>
                <w:rPr>
                  <w:spacing w:val="-1"/>
                  <w:sz w:val="16"/>
                </w:rPr>
                <w:t xml:space="preserve"> </w:t>
              </w:r>
              <w:r>
                <w:rPr>
                  <w:spacing w:val="-4"/>
                  <w:sz w:val="16"/>
                </w:rPr>
                <w:t>wages</w:t>
              </w:r>
              <w:r>
                <w:rPr>
                  <w:spacing w:val="-6"/>
                  <w:sz w:val="16"/>
                </w:rPr>
                <w:t xml:space="preserve"> </w:t>
              </w:r>
              <w:r w:rsidR="00847B24">
                <w:rPr>
                  <w:spacing w:val="-5"/>
                  <w:sz w:val="16"/>
                </w:rPr>
                <w:fldChar w:fldCharType="begin"/>
              </w:r>
              <w:r w:rsidR="00847B24">
                <w:rPr>
                  <w:spacing w:val="-5"/>
                  <w:sz w:val="16"/>
                </w:rPr>
                <w:instrText xml:space="preserve"> REF _Ref120010954 \r \h </w:instrText>
              </w:r>
              <w:r w:rsidR="00847B24">
                <w:rPr>
                  <w:spacing w:val="-5"/>
                  <w:sz w:val="16"/>
                </w:rPr>
              </w:r>
              <w:r w:rsidR="00847B24">
                <w:rPr>
                  <w:spacing w:val="-5"/>
                  <w:sz w:val="16"/>
                </w:rPr>
                <w:fldChar w:fldCharType="separate"/>
              </w:r>
              <w:r w:rsidR="00847B24">
                <w:rPr>
                  <w:spacing w:val="-5"/>
                  <w:sz w:val="16"/>
                </w:rPr>
                <w:t>(1)</w:t>
              </w:r>
              <w:r w:rsidR="00847B24">
                <w:rPr>
                  <w:spacing w:val="-5"/>
                  <w:sz w:val="16"/>
                </w:rPr>
                <w:fldChar w:fldCharType="end"/>
              </w:r>
            </w:ins>
          </w:p>
        </w:tc>
        <w:tc>
          <w:tcPr>
            <w:tcW w:w="1155" w:type="dxa"/>
          </w:tcPr>
          <w:p w14:paraId="4115C740" w14:textId="77777777" w:rsidR="00BC54DB" w:rsidRDefault="007A751E">
            <w:pPr>
              <w:pStyle w:val="TableParagraph"/>
              <w:tabs>
                <w:tab w:val="left" w:pos="465"/>
              </w:tabs>
              <w:spacing w:line="189" w:lineRule="exact"/>
              <w:ind w:left="110"/>
              <w:rPr>
                <w:ins w:id="606" w:author="Marks, Brett (DPH)" w:date="2026-09-25T20:07:00Z" w16du:dateUtc="2026-09-26T00:07:00Z"/>
                <w:sz w:val="16"/>
              </w:rPr>
            </w:pPr>
            <w:ins w:id="607" w:author="Marks, Brett (DPH)" w:date="2026-09-25T20:07:00Z" w16du:dateUtc="2026-09-26T00:07:00Z">
              <w:r>
                <w:rPr>
                  <w:spacing w:val="-10"/>
                  <w:position w:val="-1"/>
                  <w:sz w:val="18"/>
                </w:rPr>
                <w:t>$</w:t>
              </w:r>
              <w:r>
                <w:rPr>
                  <w:position w:val="-1"/>
                  <w:sz w:val="18"/>
                </w:rPr>
                <w:tab/>
              </w:r>
              <w:r>
                <w:rPr>
                  <w:spacing w:val="-2"/>
                  <w:sz w:val="16"/>
                </w:rPr>
                <w:t>527,746</w:t>
              </w:r>
            </w:ins>
          </w:p>
        </w:tc>
        <w:tc>
          <w:tcPr>
            <w:tcW w:w="1048" w:type="dxa"/>
          </w:tcPr>
          <w:p w14:paraId="7B89A682" w14:textId="77777777" w:rsidR="00BC54DB" w:rsidRDefault="007A751E">
            <w:pPr>
              <w:pStyle w:val="TableParagraph"/>
              <w:tabs>
                <w:tab w:val="left" w:pos="413"/>
              </w:tabs>
              <w:spacing w:line="186" w:lineRule="exact"/>
              <w:ind w:left="58"/>
              <w:rPr>
                <w:ins w:id="608" w:author="Marks, Brett (DPH)" w:date="2026-09-25T20:07:00Z" w16du:dateUtc="2026-09-26T00:07:00Z"/>
                <w:sz w:val="16"/>
              </w:rPr>
            </w:pPr>
            <w:ins w:id="609" w:author="Marks, Brett (DPH)" w:date="2026-09-25T20:07:00Z" w16du:dateUtc="2026-09-26T00:07:00Z">
              <w:r>
                <w:rPr>
                  <w:spacing w:val="-10"/>
                  <w:sz w:val="17"/>
                </w:rPr>
                <w:t>$</w:t>
              </w:r>
              <w:r>
                <w:rPr>
                  <w:sz w:val="17"/>
                </w:rPr>
                <w:tab/>
              </w:r>
              <w:r>
                <w:rPr>
                  <w:spacing w:val="-2"/>
                  <w:position w:val="2"/>
                  <w:sz w:val="16"/>
                </w:rPr>
                <w:t>543,578</w:t>
              </w:r>
            </w:ins>
          </w:p>
        </w:tc>
        <w:tc>
          <w:tcPr>
            <w:tcW w:w="1157" w:type="dxa"/>
          </w:tcPr>
          <w:p w14:paraId="6AC5B545" w14:textId="77777777" w:rsidR="00BC54DB" w:rsidRDefault="007A751E">
            <w:pPr>
              <w:pStyle w:val="TableParagraph"/>
              <w:tabs>
                <w:tab w:val="left" w:pos="498"/>
              </w:tabs>
              <w:spacing w:line="186" w:lineRule="exact"/>
              <w:ind w:left="104"/>
              <w:rPr>
                <w:ins w:id="610" w:author="Marks, Brett (DPH)" w:date="2026-09-25T20:07:00Z" w16du:dateUtc="2026-09-26T00:07:00Z"/>
                <w:sz w:val="16"/>
              </w:rPr>
            </w:pPr>
            <w:ins w:id="611" w:author="Marks, Brett (DPH)" w:date="2026-09-25T20:07:00Z" w16du:dateUtc="2026-09-26T00:07:00Z">
              <w:r>
                <w:rPr>
                  <w:spacing w:val="-10"/>
                  <w:sz w:val="17"/>
                </w:rPr>
                <w:t>$</w:t>
              </w:r>
              <w:r>
                <w:rPr>
                  <w:sz w:val="17"/>
                </w:rPr>
                <w:tab/>
              </w:r>
              <w:r>
                <w:rPr>
                  <w:spacing w:val="-2"/>
                  <w:position w:val="2"/>
                  <w:sz w:val="16"/>
                </w:rPr>
                <w:t>559,886</w:t>
              </w:r>
            </w:ins>
          </w:p>
        </w:tc>
        <w:tc>
          <w:tcPr>
            <w:tcW w:w="1225" w:type="dxa"/>
          </w:tcPr>
          <w:p w14:paraId="3DC8156C" w14:textId="77777777" w:rsidR="00BC54DB" w:rsidRDefault="007A751E">
            <w:pPr>
              <w:pStyle w:val="TableParagraph"/>
              <w:tabs>
                <w:tab w:val="left" w:pos="593"/>
              </w:tabs>
              <w:spacing w:line="182" w:lineRule="exact"/>
              <w:ind w:left="136"/>
              <w:rPr>
                <w:ins w:id="612" w:author="Marks, Brett (DPH)" w:date="2026-09-25T20:07:00Z" w16du:dateUtc="2026-09-26T00:07:00Z"/>
                <w:sz w:val="16"/>
              </w:rPr>
            </w:pPr>
            <w:ins w:id="613" w:author="Marks, Brett (DPH)" w:date="2026-09-25T20:07:00Z" w16du:dateUtc="2026-09-26T00:07:00Z">
              <w:r>
                <w:rPr>
                  <w:spacing w:val="-10"/>
                  <w:sz w:val="17"/>
                </w:rPr>
                <w:t>$</w:t>
              </w:r>
              <w:r>
                <w:rPr>
                  <w:sz w:val="17"/>
                </w:rPr>
                <w:tab/>
              </w:r>
              <w:r>
                <w:rPr>
                  <w:spacing w:val="-2"/>
                  <w:position w:val="2"/>
                  <w:sz w:val="16"/>
                </w:rPr>
                <w:t>657,266</w:t>
              </w:r>
            </w:ins>
          </w:p>
        </w:tc>
        <w:tc>
          <w:tcPr>
            <w:tcW w:w="1160" w:type="dxa"/>
            <w:gridSpan w:val="2"/>
          </w:tcPr>
          <w:p w14:paraId="3FEAA5BA" w14:textId="77777777" w:rsidR="00BC54DB" w:rsidRDefault="007A751E">
            <w:pPr>
              <w:pStyle w:val="TableParagraph"/>
              <w:tabs>
                <w:tab w:val="left" w:pos="489"/>
              </w:tabs>
              <w:spacing w:line="174" w:lineRule="exact"/>
              <w:ind w:left="112"/>
              <w:rPr>
                <w:ins w:id="614" w:author="Marks, Brett (DPH)" w:date="2026-09-25T20:07:00Z" w16du:dateUtc="2026-09-26T00:07:00Z"/>
                <w:sz w:val="16"/>
              </w:rPr>
            </w:pPr>
            <w:ins w:id="615" w:author="Marks, Brett (DPH)" w:date="2026-09-25T20:07:00Z" w16du:dateUtc="2026-09-26T00:07:00Z">
              <w:r>
                <w:rPr>
                  <w:rFonts w:ascii="Arial"/>
                  <w:spacing w:val="-10"/>
                  <w:sz w:val="15"/>
                </w:rPr>
                <w:t>$</w:t>
              </w:r>
              <w:r>
                <w:rPr>
                  <w:rFonts w:ascii="Arial"/>
                  <w:sz w:val="15"/>
                </w:rPr>
                <w:tab/>
              </w:r>
              <w:r>
                <w:rPr>
                  <w:spacing w:val="-2"/>
                  <w:position w:val="1"/>
                  <w:sz w:val="16"/>
                </w:rPr>
                <w:t>676,984</w:t>
              </w:r>
            </w:ins>
          </w:p>
        </w:tc>
        <w:tc>
          <w:tcPr>
            <w:tcW w:w="1189" w:type="dxa"/>
            <w:gridSpan w:val="3"/>
          </w:tcPr>
          <w:p w14:paraId="27E4B414" w14:textId="77777777" w:rsidR="00BC54DB" w:rsidRDefault="007A751E">
            <w:pPr>
              <w:pStyle w:val="TableParagraph"/>
              <w:tabs>
                <w:tab w:val="left" w:pos="551"/>
              </w:tabs>
              <w:spacing w:line="182" w:lineRule="exact"/>
              <w:ind w:left="131"/>
              <w:rPr>
                <w:ins w:id="616" w:author="Marks, Brett (DPH)" w:date="2026-09-25T20:07:00Z" w16du:dateUtc="2026-09-26T00:07:00Z"/>
                <w:sz w:val="16"/>
              </w:rPr>
            </w:pPr>
            <w:ins w:id="617" w:author="Marks, Brett (DPH)" w:date="2026-09-25T20:07:00Z" w16du:dateUtc="2026-09-26T00:07:00Z">
              <w:r>
                <w:rPr>
                  <w:spacing w:val="-10"/>
                  <w:sz w:val="17"/>
                </w:rPr>
                <w:t>$</w:t>
              </w:r>
              <w:r>
                <w:rPr>
                  <w:sz w:val="17"/>
                </w:rPr>
                <w:tab/>
              </w:r>
              <w:r>
                <w:rPr>
                  <w:spacing w:val="-2"/>
                  <w:position w:val="2"/>
                  <w:sz w:val="16"/>
                </w:rPr>
                <w:t>697,293</w:t>
              </w:r>
            </w:ins>
          </w:p>
        </w:tc>
        <w:tc>
          <w:tcPr>
            <w:tcW w:w="1200" w:type="dxa"/>
            <w:gridSpan w:val="3"/>
          </w:tcPr>
          <w:p w14:paraId="0BDD1F23" w14:textId="77777777" w:rsidR="00BC54DB" w:rsidRDefault="007A751E">
            <w:pPr>
              <w:pStyle w:val="TableParagraph"/>
              <w:tabs>
                <w:tab w:val="left" w:pos="552"/>
              </w:tabs>
              <w:spacing w:line="162" w:lineRule="exact"/>
              <w:ind w:left="132"/>
              <w:rPr>
                <w:ins w:id="618" w:author="Marks, Brett (DPH)" w:date="2026-09-25T20:07:00Z" w16du:dateUtc="2026-09-26T00:07:00Z"/>
                <w:sz w:val="16"/>
              </w:rPr>
            </w:pPr>
            <w:ins w:id="619" w:author="Marks, Brett (DPH)" w:date="2026-09-25T20:07:00Z" w16du:dateUtc="2026-09-26T00:07:00Z">
              <w:r>
                <w:rPr>
                  <w:spacing w:val="-10"/>
                  <w:sz w:val="15"/>
                </w:rPr>
                <w:t>$</w:t>
              </w:r>
              <w:r>
                <w:rPr>
                  <w:sz w:val="15"/>
                </w:rPr>
                <w:tab/>
              </w:r>
              <w:r>
                <w:rPr>
                  <w:spacing w:val="-2"/>
                  <w:sz w:val="16"/>
                </w:rPr>
                <w:t>718,212</w:t>
              </w:r>
            </w:ins>
          </w:p>
        </w:tc>
        <w:tc>
          <w:tcPr>
            <w:tcW w:w="1060" w:type="dxa"/>
            <w:gridSpan w:val="5"/>
          </w:tcPr>
          <w:p w14:paraId="3D003A36" w14:textId="77777777" w:rsidR="00BC54DB" w:rsidRDefault="007A751E" w:rsidP="001F5476">
            <w:pPr>
              <w:pStyle w:val="TableParagraph"/>
              <w:tabs>
                <w:tab w:val="left" w:pos="423"/>
              </w:tabs>
              <w:spacing w:line="166" w:lineRule="exact"/>
              <w:ind w:right="19"/>
              <w:jc w:val="right"/>
              <w:rPr>
                <w:ins w:id="620" w:author="Marks, Brett (DPH)" w:date="2026-09-25T20:07:00Z" w16du:dateUtc="2026-09-26T00:07:00Z"/>
                <w:sz w:val="16"/>
              </w:rPr>
            </w:pPr>
            <w:ins w:id="621" w:author="Marks, Brett (DPH)" w:date="2026-09-25T20:07:00Z" w16du:dateUtc="2026-09-26T00:07:00Z">
              <w:r>
                <w:rPr>
                  <w:spacing w:val="-10"/>
                  <w:sz w:val="15"/>
                </w:rPr>
                <w:t>$</w:t>
              </w:r>
              <w:r>
                <w:rPr>
                  <w:sz w:val="15"/>
                </w:rPr>
                <w:tab/>
              </w:r>
              <w:r>
                <w:rPr>
                  <w:spacing w:val="-2"/>
                  <w:sz w:val="16"/>
                </w:rPr>
                <w:t>739,758</w:t>
              </w:r>
            </w:ins>
          </w:p>
        </w:tc>
      </w:tr>
      <w:tr w:rsidR="00BC54DB" w14:paraId="7099E333" w14:textId="77777777" w:rsidTr="001F5476">
        <w:trPr>
          <w:gridBefore w:val="1"/>
          <w:trHeight w:val="197"/>
          <w:ins w:id="622" w:author="Marks, Brett (DPH)" w:date="2026-09-25T20:07:00Z" w16du:dateUtc="2026-09-26T00:07:00Z"/>
        </w:trPr>
        <w:tc>
          <w:tcPr>
            <w:tcW w:w="1890" w:type="dxa"/>
            <w:gridSpan w:val="4"/>
          </w:tcPr>
          <w:p w14:paraId="352FD88E" w14:textId="77777777" w:rsidR="00BC54DB" w:rsidRDefault="007A751E">
            <w:pPr>
              <w:pStyle w:val="TableParagraph"/>
              <w:spacing w:line="161" w:lineRule="exact"/>
              <w:ind w:left="57"/>
              <w:rPr>
                <w:ins w:id="623" w:author="Marks, Brett (DPH)" w:date="2026-09-25T20:07:00Z" w16du:dateUtc="2026-09-26T00:07:00Z"/>
                <w:sz w:val="16"/>
              </w:rPr>
            </w:pPr>
            <w:ins w:id="624" w:author="Marks, Brett (DPH)" w:date="2026-09-25T20:07:00Z" w16du:dateUtc="2026-09-26T00:07:00Z">
              <w:r>
                <w:rPr>
                  <w:spacing w:val="-4"/>
                  <w:sz w:val="16"/>
                </w:rPr>
                <w:t>Fringe</w:t>
              </w:r>
              <w:r>
                <w:rPr>
                  <w:spacing w:val="3"/>
                  <w:sz w:val="16"/>
                </w:rPr>
                <w:t xml:space="preserve"> </w:t>
              </w:r>
              <w:r>
                <w:rPr>
                  <w:spacing w:val="-4"/>
                  <w:sz w:val="16"/>
                </w:rPr>
                <w:t>benefits</w:t>
              </w:r>
              <w:r>
                <w:rPr>
                  <w:sz w:val="16"/>
                </w:rPr>
                <w:t xml:space="preserve"> </w:t>
              </w:r>
              <w:r w:rsidR="00847B24">
                <w:rPr>
                  <w:spacing w:val="-5"/>
                  <w:sz w:val="16"/>
                </w:rPr>
                <w:fldChar w:fldCharType="begin"/>
              </w:r>
              <w:r w:rsidR="00847B24">
                <w:rPr>
                  <w:sz w:val="16"/>
                </w:rPr>
                <w:instrText xml:space="preserve"> REF _Ref120010982 \r \h </w:instrText>
              </w:r>
              <w:r w:rsidR="00847B24">
                <w:rPr>
                  <w:spacing w:val="-5"/>
                  <w:sz w:val="16"/>
                </w:rPr>
              </w:r>
              <w:r w:rsidR="00847B24">
                <w:rPr>
                  <w:spacing w:val="-5"/>
                  <w:sz w:val="16"/>
                </w:rPr>
                <w:fldChar w:fldCharType="separate"/>
              </w:r>
              <w:r w:rsidR="00847B24">
                <w:rPr>
                  <w:sz w:val="16"/>
                </w:rPr>
                <w:t>(2)</w:t>
              </w:r>
              <w:r w:rsidR="00847B24">
                <w:rPr>
                  <w:spacing w:val="-5"/>
                  <w:sz w:val="16"/>
                </w:rPr>
                <w:fldChar w:fldCharType="end"/>
              </w:r>
            </w:ins>
          </w:p>
        </w:tc>
        <w:tc>
          <w:tcPr>
            <w:tcW w:w="1155" w:type="dxa"/>
          </w:tcPr>
          <w:p w14:paraId="0793844D" w14:textId="77777777" w:rsidR="00BC54DB" w:rsidRDefault="007A751E">
            <w:pPr>
              <w:pStyle w:val="TableParagraph"/>
              <w:spacing w:line="154" w:lineRule="exact"/>
              <w:ind w:left="468"/>
              <w:rPr>
                <w:ins w:id="625" w:author="Marks, Brett (DPH)" w:date="2026-09-25T20:07:00Z" w16du:dateUtc="2026-09-26T00:07:00Z"/>
                <w:sz w:val="16"/>
              </w:rPr>
            </w:pPr>
            <w:ins w:id="626" w:author="Marks, Brett (DPH)" w:date="2026-09-25T20:07:00Z" w16du:dateUtc="2026-09-26T00:07:00Z">
              <w:r>
                <w:rPr>
                  <w:spacing w:val="-2"/>
                  <w:sz w:val="16"/>
                </w:rPr>
                <w:t>118,215</w:t>
              </w:r>
            </w:ins>
          </w:p>
        </w:tc>
        <w:tc>
          <w:tcPr>
            <w:tcW w:w="1048" w:type="dxa"/>
          </w:tcPr>
          <w:p w14:paraId="414720BD" w14:textId="77777777" w:rsidR="00BC54DB" w:rsidRDefault="007A751E">
            <w:pPr>
              <w:pStyle w:val="TableParagraph"/>
              <w:spacing w:line="154" w:lineRule="exact"/>
              <w:ind w:left="416"/>
              <w:rPr>
                <w:ins w:id="627" w:author="Marks, Brett (DPH)" w:date="2026-09-25T20:07:00Z" w16du:dateUtc="2026-09-26T00:07:00Z"/>
                <w:sz w:val="16"/>
              </w:rPr>
            </w:pPr>
            <w:ins w:id="628" w:author="Marks, Brett (DPH)" w:date="2026-09-25T20:07:00Z" w16du:dateUtc="2026-09-26T00:07:00Z">
              <w:r>
                <w:rPr>
                  <w:spacing w:val="-2"/>
                  <w:sz w:val="16"/>
                </w:rPr>
                <w:t>121,762</w:t>
              </w:r>
            </w:ins>
          </w:p>
        </w:tc>
        <w:tc>
          <w:tcPr>
            <w:tcW w:w="1157" w:type="dxa"/>
          </w:tcPr>
          <w:p w14:paraId="60BFD74A" w14:textId="77777777" w:rsidR="00BC54DB" w:rsidRDefault="007A751E">
            <w:pPr>
              <w:pStyle w:val="TableParagraph"/>
              <w:spacing w:line="151" w:lineRule="exact"/>
              <w:ind w:left="505"/>
              <w:rPr>
                <w:ins w:id="629" w:author="Marks, Brett (DPH)" w:date="2026-09-25T20:07:00Z" w16du:dateUtc="2026-09-26T00:07:00Z"/>
                <w:sz w:val="16"/>
              </w:rPr>
            </w:pPr>
            <w:ins w:id="630" w:author="Marks, Brett (DPH)" w:date="2026-09-25T20:07:00Z" w16du:dateUtc="2026-09-26T00:07:00Z">
              <w:r>
                <w:rPr>
                  <w:spacing w:val="-2"/>
                  <w:sz w:val="16"/>
                </w:rPr>
                <w:t>125,414</w:t>
              </w:r>
            </w:ins>
          </w:p>
        </w:tc>
        <w:tc>
          <w:tcPr>
            <w:tcW w:w="1225" w:type="dxa"/>
          </w:tcPr>
          <w:p w14:paraId="3AB3098D" w14:textId="77777777" w:rsidR="00BC54DB" w:rsidRDefault="007A751E">
            <w:pPr>
              <w:pStyle w:val="TableParagraph"/>
              <w:spacing w:line="151" w:lineRule="exact"/>
              <w:ind w:left="599"/>
              <w:rPr>
                <w:ins w:id="631" w:author="Marks, Brett (DPH)" w:date="2026-09-25T20:07:00Z" w16du:dateUtc="2026-09-26T00:07:00Z"/>
                <w:sz w:val="16"/>
              </w:rPr>
            </w:pPr>
            <w:ins w:id="632" w:author="Marks, Brett (DPH)" w:date="2026-09-25T20:07:00Z" w16du:dateUtc="2026-09-26T00:07:00Z">
              <w:r>
                <w:rPr>
                  <w:spacing w:val="-2"/>
                  <w:sz w:val="16"/>
                </w:rPr>
                <w:t>147,227</w:t>
              </w:r>
            </w:ins>
          </w:p>
        </w:tc>
        <w:tc>
          <w:tcPr>
            <w:tcW w:w="1160" w:type="dxa"/>
            <w:gridSpan w:val="2"/>
          </w:tcPr>
          <w:p w14:paraId="01822DA2" w14:textId="77777777" w:rsidR="00BC54DB" w:rsidRDefault="007A751E">
            <w:pPr>
              <w:pStyle w:val="TableParagraph"/>
              <w:spacing w:line="151" w:lineRule="exact"/>
              <w:ind w:left="495"/>
              <w:rPr>
                <w:ins w:id="633" w:author="Marks, Brett (DPH)" w:date="2026-09-25T20:07:00Z" w16du:dateUtc="2026-09-26T00:07:00Z"/>
                <w:sz w:val="16"/>
              </w:rPr>
            </w:pPr>
            <w:ins w:id="634" w:author="Marks, Brett (DPH)" w:date="2026-09-25T20:07:00Z" w16du:dateUtc="2026-09-26T00:07:00Z">
              <w:r>
                <w:rPr>
                  <w:spacing w:val="-2"/>
                  <w:sz w:val="16"/>
                </w:rPr>
                <w:t>151,644</w:t>
              </w:r>
            </w:ins>
          </w:p>
        </w:tc>
        <w:tc>
          <w:tcPr>
            <w:tcW w:w="1189" w:type="dxa"/>
            <w:gridSpan w:val="3"/>
          </w:tcPr>
          <w:p w14:paraId="7A1D574C" w14:textId="77777777" w:rsidR="00BC54DB" w:rsidRDefault="007A751E">
            <w:pPr>
              <w:pStyle w:val="TableParagraph"/>
              <w:spacing w:line="151" w:lineRule="exact"/>
              <w:ind w:left="557"/>
              <w:rPr>
                <w:ins w:id="635" w:author="Marks, Brett (DPH)" w:date="2026-09-25T20:07:00Z" w16du:dateUtc="2026-09-26T00:07:00Z"/>
                <w:sz w:val="16"/>
              </w:rPr>
            </w:pPr>
            <w:ins w:id="636" w:author="Marks, Brett (DPH)" w:date="2026-09-25T20:07:00Z" w16du:dateUtc="2026-09-26T00:07:00Z">
              <w:r>
                <w:rPr>
                  <w:spacing w:val="-2"/>
                  <w:sz w:val="16"/>
                </w:rPr>
                <w:t>156,194</w:t>
              </w:r>
            </w:ins>
          </w:p>
        </w:tc>
        <w:tc>
          <w:tcPr>
            <w:tcW w:w="1200" w:type="dxa"/>
            <w:gridSpan w:val="3"/>
          </w:tcPr>
          <w:p w14:paraId="52AAE855" w14:textId="77777777" w:rsidR="00BC54DB" w:rsidRDefault="007A751E">
            <w:pPr>
              <w:pStyle w:val="TableParagraph"/>
              <w:spacing w:line="151" w:lineRule="exact"/>
              <w:ind w:left="561"/>
              <w:rPr>
                <w:ins w:id="637" w:author="Marks, Brett (DPH)" w:date="2026-09-25T20:07:00Z" w16du:dateUtc="2026-09-26T00:07:00Z"/>
                <w:sz w:val="16"/>
              </w:rPr>
            </w:pPr>
            <w:ins w:id="638" w:author="Marks, Brett (DPH)" w:date="2026-09-25T20:07:00Z" w16du:dateUtc="2026-09-26T00:07:00Z">
              <w:r>
                <w:rPr>
                  <w:spacing w:val="-2"/>
                  <w:sz w:val="16"/>
                </w:rPr>
                <w:t>160,879</w:t>
              </w:r>
            </w:ins>
          </w:p>
        </w:tc>
        <w:tc>
          <w:tcPr>
            <w:tcW w:w="1060" w:type="dxa"/>
            <w:gridSpan w:val="5"/>
          </w:tcPr>
          <w:p w14:paraId="019FF580" w14:textId="77777777" w:rsidR="00BC54DB" w:rsidRDefault="007A751E" w:rsidP="001F5476">
            <w:pPr>
              <w:pStyle w:val="TableParagraph"/>
              <w:spacing w:line="154" w:lineRule="exact"/>
              <w:ind w:right="19"/>
              <w:jc w:val="right"/>
              <w:rPr>
                <w:ins w:id="639" w:author="Marks, Brett (DPH)" w:date="2026-09-25T20:07:00Z" w16du:dateUtc="2026-09-26T00:07:00Z"/>
                <w:sz w:val="16"/>
              </w:rPr>
            </w:pPr>
            <w:ins w:id="640" w:author="Marks, Brett (DPH)" w:date="2026-09-25T20:07:00Z" w16du:dateUtc="2026-09-26T00:07:00Z">
              <w:r>
                <w:rPr>
                  <w:spacing w:val="-2"/>
                  <w:sz w:val="16"/>
                </w:rPr>
                <w:t>165,706</w:t>
              </w:r>
            </w:ins>
          </w:p>
        </w:tc>
      </w:tr>
      <w:tr w:rsidR="00BC54DB" w14:paraId="0CE19817" w14:textId="77777777" w:rsidTr="001F5476">
        <w:trPr>
          <w:gridBefore w:val="1"/>
          <w:trHeight w:val="209"/>
          <w:ins w:id="641" w:author="Marks, Brett (DPH)" w:date="2026-09-25T20:07:00Z" w16du:dateUtc="2026-09-26T00:07:00Z"/>
        </w:trPr>
        <w:tc>
          <w:tcPr>
            <w:tcW w:w="1890" w:type="dxa"/>
            <w:gridSpan w:val="4"/>
          </w:tcPr>
          <w:p w14:paraId="4AD28DC6" w14:textId="77777777" w:rsidR="00BC54DB" w:rsidRDefault="007A751E">
            <w:pPr>
              <w:pStyle w:val="TableParagraph"/>
              <w:spacing w:line="171" w:lineRule="exact"/>
              <w:ind w:left="64"/>
              <w:rPr>
                <w:ins w:id="642" w:author="Marks, Brett (DPH)" w:date="2026-09-25T20:07:00Z" w16du:dateUtc="2026-09-26T00:07:00Z"/>
                <w:sz w:val="16"/>
              </w:rPr>
            </w:pPr>
            <w:ins w:id="643" w:author="Marks, Brett (DPH)" w:date="2026-09-25T20:07:00Z" w16du:dateUtc="2026-09-26T00:07:00Z">
              <w:r>
                <w:rPr>
                  <w:spacing w:val="-4"/>
                  <w:sz w:val="16"/>
                </w:rPr>
                <w:t>Patient</w:t>
              </w:r>
              <w:r>
                <w:rPr>
                  <w:sz w:val="16"/>
                </w:rPr>
                <w:t xml:space="preserve"> </w:t>
              </w:r>
              <w:r>
                <w:rPr>
                  <w:spacing w:val="-2"/>
                  <w:sz w:val="16"/>
                </w:rPr>
                <w:t>supplies</w:t>
              </w:r>
            </w:ins>
          </w:p>
        </w:tc>
        <w:tc>
          <w:tcPr>
            <w:tcW w:w="1155" w:type="dxa"/>
          </w:tcPr>
          <w:p w14:paraId="0A95CDAF" w14:textId="77777777" w:rsidR="00BC54DB" w:rsidRDefault="007A751E">
            <w:pPr>
              <w:pStyle w:val="TableParagraph"/>
              <w:spacing w:line="164" w:lineRule="exact"/>
              <w:ind w:left="487"/>
              <w:rPr>
                <w:ins w:id="644" w:author="Marks, Brett (DPH)" w:date="2026-09-25T20:07:00Z" w16du:dateUtc="2026-09-26T00:07:00Z"/>
                <w:sz w:val="16"/>
              </w:rPr>
            </w:pPr>
            <w:ins w:id="645" w:author="Marks, Brett (DPH)" w:date="2026-09-25T20:07:00Z" w16du:dateUtc="2026-09-26T00:07:00Z">
              <w:r>
                <w:rPr>
                  <w:w w:val="65"/>
                  <w:sz w:val="16"/>
                </w:rPr>
                <w:t>I</w:t>
              </w:r>
              <w:r>
                <w:rPr>
                  <w:spacing w:val="-5"/>
                  <w:w w:val="65"/>
                  <w:sz w:val="16"/>
                </w:rPr>
                <w:t xml:space="preserve"> </w:t>
              </w:r>
              <w:r>
                <w:rPr>
                  <w:spacing w:val="-2"/>
                  <w:w w:val="95"/>
                  <w:sz w:val="16"/>
                </w:rPr>
                <w:t>06,650</w:t>
              </w:r>
            </w:ins>
          </w:p>
        </w:tc>
        <w:tc>
          <w:tcPr>
            <w:tcW w:w="1048" w:type="dxa"/>
          </w:tcPr>
          <w:p w14:paraId="30006381" w14:textId="77777777" w:rsidR="00BC54DB" w:rsidRDefault="007A751E">
            <w:pPr>
              <w:pStyle w:val="TableParagraph"/>
              <w:spacing w:line="164" w:lineRule="exact"/>
              <w:ind w:left="416"/>
              <w:rPr>
                <w:ins w:id="646" w:author="Marks, Brett (DPH)" w:date="2026-09-25T20:07:00Z" w16du:dateUtc="2026-09-26T00:07:00Z"/>
                <w:sz w:val="16"/>
              </w:rPr>
            </w:pPr>
            <w:ins w:id="647" w:author="Marks, Brett (DPH)" w:date="2026-09-25T20:07:00Z" w16du:dateUtc="2026-09-26T00:07:00Z">
              <w:r>
                <w:rPr>
                  <w:spacing w:val="-2"/>
                  <w:sz w:val="16"/>
                </w:rPr>
                <w:t>136,011</w:t>
              </w:r>
            </w:ins>
          </w:p>
        </w:tc>
        <w:tc>
          <w:tcPr>
            <w:tcW w:w="1157" w:type="dxa"/>
          </w:tcPr>
          <w:p w14:paraId="19F616CB" w14:textId="77777777" w:rsidR="00BC54DB" w:rsidRDefault="007A751E">
            <w:pPr>
              <w:pStyle w:val="TableParagraph"/>
              <w:spacing w:line="164" w:lineRule="exact"/>
              <w:ind w:left="509"/>
              <w:rPr>
                <w:ins w:id="648" w:author="Marks, Brett (DPH)" w:date="2026-09-25T20:07:00Z" w16du:dateUtc="2026-09-26T00:07:00Z"/>
                <w:sz w:val="16"/>
              </w:rPr>
            </w:pPr>
            <w:ins w:id="649" w:author="Marks, Brett (DPH)" w:date="2026-09-25T20:07:00Z" w16du:dateUtc="2026-09-26T00:07:00Z">
              <w:r>
                <w:rPr>
                  <w:spacing w:val="-2"/>
                  <w:sz w:val="16"/>
                </w:rPr>
                <w:t>139,411</w:t>
              </w:r>
            </w:ins>
          </w:p>
        </w:tc>
        <w:tc>
          <w:tcPr>
            <w:tcW w:w="1225" w:type="dxa"/>
          </w:tcPr>
          <w:p w14:paraId="10D535CD" w14:textId="77777777" w:rsidR="00BC54DB" w:rsidRDefault="007A751E">
            <w:pPr>
              <w:pStyle w:val="TableParagraph"/>
              <w:spacing w:line="160" w:lineRule="exact"/>
              <w:ind w:left="603"/>
              <w:rPr>
                <w:ins w:id="650" w:author="Marks, Brett (DPH)" w:date="2026-09-25T20:07:00Z" w16du:dateUtc="2026-09-26T00:07:00Z"/>
                <w:sz w:val="16"/>
              </w:rPr>
            </w:pPr>
            <w:ins w:id="651" w:author="Marks, Brett (DPH)" w:date="2026-09-25T20:07:00Z" w16du:dateUtc="2026-09-26T00:07:00Z">
              <w:r>
                <w:rPr>
                  <w:spacing w:val="-2"/>
                  <w:sz w:val="16"/>
                </w:rPr>
                <w:t>146,382</w:t>
              </w:r>
            </w:ins>
          </w:p>
        </w:tc>
        <w:tc>
          <w:tcPr>
            <w:tcW w:w="1160" w:type="dxa"/>
            <w:gridSpan w:val="2"/>
          </w:tcPr>
          <w:p w14:paraId="5E7DBAF5" w14:textId="77777777" w:rsidR="00BC54DB" w:rsidRDefault="007A751E">
            <w:pPr>
              <w:pStyle w:val="TableParagraph"/>
              <w:spacing w:line="160" w:lineRule="exact"/>
              <w:ind w:left="499"/>
              <w:rPr>
                <w:ins w:id="652" w:author="Marks, Brett (DPH)" w:date="2026-09-25T20:07:00Z" w16du:dateUtc="2026-09-26T00:07:00Z"/>
                <w:sz w:val="16"/>
              </w:rPr>
            </w:pPr>
            <w:ins w:id="653" w:author="Marks, Brett (DPH)" w:date="2026-09-25T20:07:00Z" w16du:dateUtc="2026-09-26T00:07:00Z">
              <w:r>
                <w:rPr>
                  <w:spacing w:val="-2"/>
                  <w:sz w:val="16"/>
                </w:rPr>
                <w:t>153,701</w:t>
              </w:r>
            </w:ins>
          </w:p>
        </w:tc>
        <w:tc>
          <w:tcPr>
            <w:tcW w:w="1189" w:type="dxa"/>
            <w:gridSpan w:val="3"/>
          </w:tcPr>
          <w:p w14:paraId="187A3FC5" w14:textId="77777777" w:rsidR="00BC54DB" w:rsidRDefault="007A751E">
            <w:pPr>
              <w:pStyle w:val="TableParagraph"/>
              <w:spacing w:line="160" w:lineRule="exact"/>
              <w:ind w:left="561"/>
              <w:rPr>
                <w:ins w:id="654" w:author="Marks, Brett (DPH)" w:date="2026-09-25T20:07:00Z" w16du:dateUtc="2026-09-26T00:07:00Z"/>
                <w:sz w:val="16"/>
              </w:rPr>
            </w:pPr>
            <w:ins w:id="655" w:author="Marks, Brett (DPH)" w:date="2026-09-25T20:07:00Z" w16du:dateUtc="2026-09-26T00:07:00Z">
              <w:r>
                <w:rPr>
                  <w:spacing w:val="-2"/>
                  <w:sz w:val="16"/>
                </w:rPr>
                <w:t>161,396</w:t>
              </w:r>
            </w:ins>
          </w:p>
        </w:tc>
        <w:tc>
          <w:tcPr>
            <w:tcW w:w="1200" w:type="dxa"/>
            <w:gridSpan w:val="3"/>
          </w:tcPr>
          <w:p w14:paraId="24ED1839" w14:textId="77777777" w:rsidR="00BC54DB" w:rsidRDefault="007A751E">
            <w:pPr>
              <w:pStyle w:val="TableParagraph"/>
              <w:spacing w:line="160" w:lineRule="exact"/>
              <w:ind w:left="561"/>
              <w:rPr>
                <w:ins w:id="656" w:author="Marks, Brett (DPH)" w:date="2026-09-25T20:07:00Z" w16du:dateUtc="2026-09-26T00:07:00Z"/>
                <w:sz w:val="16"/>
              </w:rPr>
            </w:pPr>
            <w:ins w:id="657" w:author="Marks, Brett (DPH)" w:date="2026-09-25T20:07:00Z" w16du:dateUtc="2026-09-26T00:07:00Z">
              <w:r>
                <w:rPr>
                  <w:spacing w:val="-2"/>
                  <w:sz w:val="16"/>
                </w:rPr>
                <w:t>169,451</w:t>
              </w:r>
            </w:ins>
          </w:p>
        </w:tc>
        <w:tc>
          <w:tcPr>
            <w:tcW w:w="1060" w:type="dxa"/>
            <w:gridSpan w:val="5"/>
          </w:tcPr>
          <w:p w14:paraId="36C70A44" w14:textId="77777777" w:rsidR="00BC54DB" w:rsidRDefault="007A751E" w:rsidP="001F5476">
            <w:pPr>
              <w:pStyle w:val="TableParagraph"/>
              <w:spacing w:line="164" w:lineRule="exact"/>
              <w:ind w:right="19"/>
              <w:jc w:val="right"/>
              <w:rPr>
                <w:ins w:id="658" w:author="Marks, Brett (DPH)" w:date="2026-09-25T20:07:00Z" w16du:dateUtc="2026-09-26T00:07:00Z"/>
                <w:sz w:val="16"/>
              </w:rPr>
            </w:pPr>
            <w:ins w:id="659" w:author="Marks, Brett (DPH)" w:date="2026-09-25T20:07:00Z" w16du:dateUtc="2026-09-26T00:07:00Z">
              <w:r>
                <w:rPr>
                  <w:spacing w:val="-2"/>
                  <w:sz w:val="16"/>
                </w:rPr>
                <w:t>177,928</w:t>
              </w:r>
            </w:ins>
          </w:p>
        </w:tc>
      </w:tr>
      <w:tr w:rsidR="00BC54DB" w14:paraId="2DFC2EAF" w14:textId="77777777" w:rsidTr="001F5476">
        <w:trPr>
          <w:gridBefore w:val="1"/>
          <w:trHeight w:val="209"/>
          <w:ins w:id="660" w:author="Marks, Brett (DPH)" w:date="2026-09-25T20:07:00Z" w16du:dateUtc="2026-09-26T00:07:00Z"/>
        </w:trPr>
        <w:tc>
          <w:tcPr>
            <w:tcW w:w="1890" w:type="dxa"/>
            <w:gridSpan w:val="4"/>
          </w:tcPr>
          <w:p w14:paraId="454B460C" w14:textId="77777777" w:rsidR="00BC54DB" w:rsidRDefault="007A751E">
            <w:pPr>
              <w:pStyle w:val="TableParagraph"/>
              <w:spacing w:line="173" w:lineRule="exact"/>
              <w:ind w:left="61"/>
              <w:rPr>
                <w:ins w:id="661" w:author="Marks, Brett (DPH)" w:date="2026-09-25T20:07:00Z" w16du:dateUtc="2026-09-26T00:07:00Z"/>
                <w:sz w:val="16"/>
              </w:rPr>
            </w:pPr>
            <w:ins w:id="662" w:author="Marks, Brett (DPH)" w:date="2026-09-25T20:07:00Z" w16du:dateUtc="2026-09-26T00:07:00Z">
              <w:r>
                <w:rPr>
                  <w:spacing w:val="-2"/>
                  <w:sz w:val="16"/>
                </w:rPr>
                <w:t>Contrast</w:t>
              </w:r>
              <w:r>
                <w:rPr>
                  <w:spacing w:val="-7"/>
                  <w:sz w:val="16"/>
                </w:rPr>
                <w:t xml:space="preserve"> </w:t>
              </w:r>
              <w:r>
                <w:rPr>
                  <w:spacing w:val="-2"/>
                  <w:sz w:val="16"/>
                </w:rPr>
                <w:t>&amp;</w:t>
              </w:r>
              <w:r>
                <w:rPr>
                  <w:spacing w:val="-8"/>
                  <w:sz w:val="16"/>
                </w:rPr>
                <w:t xml:space="preserve"> </w:t>
              </w:r>
              <w:r>
                <w:rPr>
                  <w:spacing w:val="-2"/>
                  <w:sz w:val="16"/>
                </w:rPr>
                <w:t>drugs</w:t>
              </w:r>
            </w:ins>
          </w:p>
        </w:tc>
        <w:tc>
          <w:tcPr>
            <w:tcW w:w="1155" w:type="dxa"/>
          </w:tcPr>
          <w:p w14:paraId="73CB147F" w14:textId="77777777" w:rsidR="00BC54DB" w:rsidRDefault="007A751E">
            <w:pPr>
              <w:pStyle w:val="TableParagraph"/>
              <w:spacing w:line="165" w:lineRule="exact"/>
              <w:ind w:left="545"/>
              <w:rPr>
                <w:ins w:id="663" w:author="Marks, Brett (DPH)" w:date="2026-09-25T20:07:00Z" w16du:dateUtc="2026-09-26T00:07:00Z"/>
                <w:sz w:val="16"/>
              </w:rPr>
            </w:pPr>
            <w:ins w:id="664" w:author="Marks, Brett (DPH)" w:date="2026-09-25T20:07:00Z" w16du:dateUtc="2026-09-26T00:07:00Z">
              <w:r>
                <w:rPr>
                  <w:spacing w:val="-2"/>
                  <w:sz w:val="16"/>
                </w:rPr>
                <w:t>69,627</w:t>
              </w:r>
            </w:ins>
          </w:p>
        </w:tc>
        <w:tc>
          <w:tcPr>
            <w:tcW w:w="1048" w:type="dxa"/>
          </w:tcPr>
          <w:p w14:paraId="50DE39AE" w14:textId="77777777" w:rsidR="00BC54DB" w:rsidRDefault="007A751E">
            <w:pPr>
              <w:pStyle w:val="TableParagraph"/>
              <w:spacing w:line="165" w:lineRule="exact"/>
              <w:ind w:left="497"/>
              <w:rPr>
                <w:ins w:id="665" w:author="Marks, Brett (DPH)" w:date="2026-09-25T20:07:00Z" w16du:dateUtc="2026-09-26T00:07:00Z"/>
                <w:sz w:val="16"/>
              </w:rPr>
            </w:pPr>
            <w:ins w:id="666" w:author="Marks, Brett (DPH)" w:date="2026-09-25T20:07:00Z" w16du:dateUtc="2026-09-26T00:07:00Z">
              <w:r>
                <w:rPr>
                  <w:spacing w:val="-2"/>
                  <w:sz w:val="16"/>
                </w:rPr>
                <w:t>64,967</w:t>
              </w:r>
            </w:ins>
          </w:p>
        </w:tc>
        <w:tc>
          <w:tcPr>
            <w:tcW w:w="1157" w:type="dxa"/>
          </w:tcPr>
          <w:p w14:paraId="7857B77A" w14:textId="77777777" w:rsidR="00BC54DB" w:rsidRDefault="007A751E">
            <w:pPr>
              <w:pStyle w:val="TableParagraph"/>
              <w:spacing w:line="162" w:lineRule="exact"/>
              <w:ind w:left="585"/>
              <w:rPr>
                <w:ins w:id="667" w:author="Marks, Brett (DPH)" w:date="2026-09-25T20:07:00Z" w16du:dateUtc="2026-09-26T00:07:00Z"/>
                <w:sz w:val="16"/>
              </w:rPr>
            </w:pPr>
            <w:ins w:id="668" w:author="Marks, Brett (DPH)" w:date="2026-09-25T20:07:00Z" w16du:dateUtc="2026-09-26T00:07:00Z">
              <w:r>
                <w:rPr>
                  <w:spacing w:val="-2"/>
                  <w:sz w:val="16"/>
                </w:rPr>
                <w:t>66,591</w:t>
              </w:r>
            </w:ins>
          </w:p>
        </w:tc>
        <w:tc>
          <w:tcPr>
            <w:tcW w:w="1225" w:type="dxa"/>
          </w:tcPr>
          <w:p w14:paraId="5826B968" w14:textId="77777777" w:rsidR="00BC54DB" w:rsidRDefault="007A751E">
            <w:pPr>
              <w:pStyle w:val="TableParagraph"/>
              <w:spacing w:line="162" w:lineRule="exact"/>
              <w:ind w:left="679"/>
              <w:rPr>
                <w:ins w:id="669" w:author="Marks, Brett (DPH)" w:date="2026-09-25T20:07:00Z" w16du:dateUtc="2026-09-26T00:07:00Z"/>
                <w:sz w:val="16"/>
              </w:rPr>
            </w:pPr>
            <w:ins w:id="670" w:author="Marks, Brett (DPH)" w:date="2026-09-25T20:07:00Z" w16du:dateUtc="2026-09-26T00:07:00Z">
              <w:r>
                <w:rPr>
                  <w:spacing w:val="-2"/>
                  <w:sz w:val="16"/>
                </w:rPr>
                <w:t>69,920</w:t>
              </w:r>
            </w:ins>
          </w:p>
        </w:tc>
        <w:tc>
          <w:tcPr>
            <w:tcW w:w="1160" w:type="dxa"/>
            <w:gridSpan w:val="2"/>
          </w:tcPr>
          <w:p w14:paraId="60A3AECF" w14:textId="77777777" w:rsidR="00BC54DB" w:rsidRDefault="007A751E">
            <w:pPr>
              <w:pStyle w:val="TableParagraph"/>
              <w:spacing w:line="162" w:lineRule="exact"/>
              <w:ind w:left="576"/>
              <w:rPr>
                <w:ins w:id="671" w:author="Marks, Brett (DPH)" w:date="2026-09-25T20:07:00Z" w16du:dateUtc="2026-09-26T00:07:00Z"/>
                <w:sz w:val="16"/>
              </w:rPr>
            </w:pPr>
            <w:ins w:id="672" w:author="Marks, Brett (DPH)" w:date="2026-09-25T20:07:00Z" w16du:dateUtc="2026-09-26T00:07:00Z">
              <w:r>
                <w:rPr>
                  <w:spacing w:val="-2"/>
                  <w:sz w:val="16"/>
                </w:rPr>
                <w:t>73,416</w:t>
              </w:r>
            </w:ins>
          </w:p>
        </w:tc>
        <w:tc>
          <w:tcPr>
            <w:tcW w:w="1189" w:type="dxa"/>
            <w:gridSpan w:val="3"/>
          </w:tcPr>
          <w:p w14:paraId="027627D9" w14:textId="77777777" w:rsidR="00BC54DB" w:rsidRDefault="007A751E">
            <w:pPr>
              <w:pStyle w:val="TableParagraph"/>
              <w:spacing w:line="162" w:lineRule="exact"/>
              <w:ind w:left="638"/>
              <w:rPr>
                <w:ins w:id="673" w:author="Marks, Brett (DPH)" w:date="2026-09-25T20:07:00Z" w16du:dateUtc="2026-09-26T00:07:00Z"/>
                <w:sz w:val="16"/>
              </w:rPr>
            </w:pPr>
            <w:ins w:id="674" w:author="Marks, Brett (DPH)" w:date="2026-09-25T20:07:00Z" w16du:dateUtc="2026-09-26T00:07:00Z">
              <w:r>
                <w:rPr>
                  <w:spacing w:val="-2"/>
                  <w:sz w:val="16"/>
                </w:rPr>
                <w:t>77,092</w:t>
              </w:r>
            </w:ins>
          </w:p>
        </w:tc>
        <w:tc>
          <w:tcPr>
            <w:tcW w:w="1200" w:type="dxa"/>
            <w:gridSpan w:val="3"/>
          </w:tcPr>
          <w:p w14:paraId="09E371D9" w14:textId="77777777" w:rsidR="00BC54DB" w:rsidRDefault="007A751E">
            <w:pPr>
              <w:pStyle w:val="TableParagraph"/>
              <w:spacing w:line="162" w:lineRule="exact"/>
              <w:ind w:left="642"/>
              <w:rPr>
                <w:ins w:id="675" w:author="Marks, Brett (DPH)" w:date="2026-09-25T20:07:00Z" w16du:dateUtc="2026-09-26T00:07:00Z"/>
                <w:sz w:val="16"/>
              </w:rPr>
            </w:pPr>
            <w:ins w:id="676" w:author="Marks, Brett (DPH)" w:date="2026-09-25T20:07:00Z" w16du:dateUtc="2026-09-26T00:07:00Z">
              <w:r>
                <w:rPr>
                  <w:spacing w:val="-2"/>
                  <w:sz w:val="16"/>
                </w:rPr>
                <w:t>80,939</w:t>
              </w:r>
            </w:ins>
          </w:p>
        </w:tc>
        <w:tc>
          <w:tcPr>
            <w:tcW w:w="1060" w:type="dxa"/>
            <w:gridSpan w:val="5"/>
          </w:tcPr>
          <w:p w14:paraId="75934648" w14:textId="77777777" w:rsidR="00BC54DB" w:rsidRDefault="007A751E" w:rsidP="001F5476">
            <w:pPr>
              <w:pStyle w:val="TableParagraph"/>
              <w:spacing w:line="165" w:lineRule="exact"/>
              <w:ind w:right="19"/>
              <w:jc w:val="right"/>
              <w:rPr>
                <w:ins w:id="677" w:author="Marks, Brett (DPH)" w:date="2026-09-25T20:07:00Z" w16du:dateUtc="2026-09-26T00:07:00Z"/>
                <w:sz w:val="16"/>
              </w:rPr>
            </w:pPr>
            <w:ins w:id="678" w:author="Marks, Brett (DPH)" w:date="2026-09-25T20:07:00Z" w16du:dateUtc="2026-09-26T00:07:00Z">
              <w:r>
                <w:rPr>
                  <w:spacing w:val="-2"/>
                  <w:sz w:val="16"/>
                </w:rPr>
                <w:t>84,988</w:t>
              </w:r>
            </w:ins>
          </w:p>
        </w:tc>
      </w:tr>
      <w:tr w:rsidR="00BC54DB" w14:paraId="222BBB6B" w14:textId="77777777" w:rsidTr="001F5476">
        <w:trPr>
          <w:gridBefore w:val="1"/>
          <w:trHeight w:val="203"/>
          <w:ins w:id="679" w:author="Marks, Brett (DPH)" w:date="2026-09-25T20:07:00Z" w16du:dateUtc="2026-09-26T00:07:00Z"/>
        </w:trPr>
        <w:tc>
          <w:tcPr>
            <w:tcW w:w="1890" w:type="dxa"/>
            <w:gridSpan w:val="4"/>
          </w:tcPr>
          <w:p w14:paraId="3B1FF8E7" w14:textId="77777777" w:rsidR="00BC54DB" w:rsidRDefault="007A751E">
            <w:pPr>
              <w:pStyle w:val="TableParagraph"/>
              <w:spacing w:line="167" w:lineRule="exact"/>
              <w:ind w:left="64"/>
              <w:rPr>
                <w:ins w:id="680" w:author="Marks, Brett (DPH)" w:date="2026-09-25T20:07:00Z" w16du:dateUtc="2026-09-26T00:07:00Z"/>
                <w:sz w:val="16"/>
              </w:rPr>
            </w:pPr>
            <w:ins w:id="681" w:author="Marks, Brett (DPH)" w:date="2026-09-25T20:07:00Z" w16du:dateUtc="2026-09-26T00:07:00Z">
              <w:r>
                <w:rPr>
                  <w:spacing w:val="-2"/>
                  <w:sz w:val="16"/>
                </w:rPr>
                <w:t>Depreciation</w:t>
              </w:r>
              <w:r>
                <w:rPr>
                  <w:spacing w:val="-3"/>
                  <w:sz w:val="16"/>
                </w:rPr>
                <w:t xml:space="preserve"> </w:t>
              </w:r>
              <w:r>
                <w:rPr>
                  <w:spacing w:val="-2"/>
                  <w:sz w:val="16"/>
                </w:rPr>
                <w:t>CT#1</w:t>
              </w:r>
              <w:r>
                <w:rPr>
                  <w:spacing w:val="-8"/>
                  <w:sz w:val="16"/>
                </w:rPr>
                <w:t xml:space="preserve"> </w:t>
              </w:r>
              <w:r w:rsidR="00C664DC">
                <w:rPr>
                  <w:spacing w:val="-5"/>
                  <w:sz w:val="16"/>
                </w:rPr>
                <w:fldChar w:fldCharType="begin"/>
              </w:r>
              <w:r w:rsidR="00C664DC">
                <w:rPr>
                  <w:spacing w:val="-8"/>
                  <w:sz w:val="16"/>
                </w:rPr>
                <w:instrText xml:space="preserve"> REF _Ref120011003 \r \h </w:instrText>
              </w:r>
              <w:r w:rsidR="00C664DC">
                <w:rPr>
                  <w:spacing w:val="-5"/>
                  <w:sz w:val="16"/>
                </w:rPr>
              </w:r>
              <w:r w:rsidR="00C664DC">
                <w:rPr>
                  <w:spacing w:val="-5"/>
                  <w:sz w:val="16"/>
                </w:rPr>
                <w:fldChar w:fldCharType="separate"/>
              </w:r>
              <w:r w:rsidR="00C664DC">
                <w:rPr>
                  <w:spacing w:val="-8"/>
                  <w:sz w:val="16"/>
                </w:rPr>
                <w:t>(3)</w:t>
              </w:r>
              <w:r w:rsidR="00C664DC">
                <w:rPr>
                  <w:spacing w:val="-5"/>
                  <w:sz w:val="16"/>
                </w:rPr>
                <w:fldChar w:fldCharType="end"/>
              </w:r>
            </w:ins>
          </w:p>
        </w:tc>
        <w:tc>
          <w:tcPr>
            <w:tcW w:w="1155" w:type="dxa"/>
          </w:tcPr>
          <w:p w14:paraId="549C972D" w14:textId="77777777" w:rsidR="00BC54DB" w:rsidRDefault="007A751E">
            <w:pPr>
              <w:pStyle w:val="TableParagraph"/>
              <w:spacing w:line="164" w:lineRule="exact"/>
              <w:ind w:left="476"/>
              <w:rPr>
                <w:ins w:id="682" w:author="Marks, Brett (DPH)" w:date="2026-09-25T20:07:00Z" w16du:dateUtc="2026-09-26T00:07:00Z"/>
                <w:sz w:val="16"/>
              </w:rPr>
            </w:pPr>
            <w:ins w:id="683" w:author="Marks, Brett (DPH)" w:date="2026-09-25T20:07:00Z" w16du:dateUtc="2026-09-26T00:07:00Z">
              <w:r>
                <w:rPr>
                  <w:spacing w:val="-2"/>
                  <w:sz w:val="16"/>
                </w:rPr>
                <w:t>116,158</w:t>
              </w:r>
            </w:ins>
          </w:p>
        </w:tc>
        <w:tc>
          <w:tcPr>
            <w:tcW w:w="1048" w:type="dxa"/>
          </w:tcPr>
          <w:p w14:paraId="16606A59" w14:textId="77777777" w:rsidR="00BC54DB" w:rsidRDefault="007A751E">
            <w:pPr>
              <w:pStyle w:val="TableParagraph"/>
              <w:spacing w:line="160" w:lineRule="exact"/>
              <w:ind w:left="424"/>
              <w:rPr>
                <w:ins w:id="684" w:author="Marks, Brett (DPH)" w:date="2026-09-25T20:07:00Z" w16du:dateUtc="2026-09-26T00:07:00Z"/>
                <w:sz w:val="16"/>
              </w:rPr>
            </w:pPr>
            <w:ins w:id="685" w:author="Marks, Brett (DPH)" w:date="2026-09-25T20:07:00Z" w16du:dateUtc="2026-09-26T00:07:00Z">
              <w:r>
                <w:rPr>
                  <w:spacing w:val="-2"/>
                  <w:sz w:val="16"/>
                </w:rPr>
                <w:t>116,158</w:t>
              </w:r>
            </w:ins>
          </w:p>
        </w:tc>
        <w:tc>
          <w:tcPr>
            <w:tcW w:w="1157" w:type="dxa"/>
          </w:tcPr>
          <w:p w14:paraId="0BDC9960" w14:textId="77777777" w:rsidR="00BC54DB" w:rsidRDefault="007A751E">
            <w:pPr>
              <w:pStyle w:val="TableParagraph"/>
              <w:spacing w:line="160" w:lineRule="exact"/>
              <w:ind w:left="588"/>
              <w:rPr>
                <w:ins w:id="686" w:author="Marks, Brett (DPH)" w:date="2026-09-25T20:07:00Z" w16du:dateUtc="2026-09-26T00:07:00Z"/>
                <w:sz w:val="16"/>
              </w:rPr>
            </w:pPr>
            <w:ins w:id="687" w:author="Marks, Brett (DPH)" w:date="2026-09-25T20:07:00Z" w16du:dateUtc="2026-09-26T00:07:00Z">
              <w:r>
                <w:rPr>
                  <w:spacing w:val="-2"/>
                  <w:sz w:val="16"/>
                </w:rPr>
                <w:t>58,079</w:t>
              </w:r>
            </w:ins>
          </w:p>
        </w:tc>
        <w:tc>
          <w:tcPr>
            <w:tcW w:w="1225" w:type="dxa"/>
          </w:tcPr>
          <w:p w14:paraId="28F49E77" w14:textId="77777777" w:rsidR="00BC54DB" w:rsidRDefault="00BC54DB">
            <w:pPr>
              <w:pStyle w:val="TableParagraph"/>
              <w:rPr>
                <w:ins w:id="688" w:author="Marks, Brett (DPH)" w:date="2026-09-25T20:07:00Z" w16du:dateUtc="2026-09-26T00:07:00Z"/>
                <w:sz w:val="12"/>
              </w:rPr>
            </w:pPr>
          </w:p>
        </w:tc>
        <w:tc>
          <w:tcPr>
            <w:tcW w:w="1160" w:type="dxa"/>
            <w:gridSpan w:val="2"/>
          </w:tcPr>
          <w:p w14:paraId="4B70039C" w14:textId="77777777" w:rsidR="00BC54DB" w:rsidRDefault="00BC54DB">
            <w:pPr>
              <w:pStyle w:val="TableParagraph"/>
              <w:rPr>
                <w:ins w:id="689" w:author="Marks, Brett (DPH)" w:date="2026-09-25T20:07:00Z" w16du:dateUtc="2026-09-26T00:07:00Z"/>
                <w:sz w:val="12"/>
              </w:rPr>
            </w:pPr>
          </w:p>
        </w:tc>
        <w:tc>
          <w:tcPr>
            <w:tcW w:w="1189" w:type="dxa"/>
            <w:gridSpan w:val="3"/>
          </w:tcPr>
          <w:p w14:paraId="23476359" w14:textId="77777777" w:rsidR="00BC54DB" w:rsidRDefault="00BC54DB">
            <w:pPr>
              <w:pStyle w:val="TableParagraph"/>
              <w:rPr>
                <w:ins w:id="690" w:author="Marks, Brett (DPH)" w:date="2026-09-25T20:07:00Z" w16du:dateUtc="2026-09-26T00:07:00Z"/>
                <w:sz w:val="12"/>
              </w:rPr>
            </w:pPr>
          </w:p>
        </w:tc>
        <w:tc>
          <w:tcPr>
            <w:tcW w:w="1200" w:type="dxa"/>
            <w:gridSpan w:val="3"/>
          </w:tcPr>
          <w:p w14:paraId="04BB017C" w14:textId="77777777" w:rsidR="00BC54DB" w:rsidRDefault="00BC54DB">
            <w:pPr>
              <w:pStyle w:val="TableParagraph"/>
              <w:rPr>
                <w:ins w:id="691" w:author="Marks, Brett (DPH)" w:date="2026-09-25T20:07:00Z" w16du:dateUtc="2026-09-26T00:07:00Z"/>
                <w:sz w:val="12"/>
              </w:rPr>
            </w:pPr>
          </w:p>
        </w:tc>
        <w:tc>
          <w:tcPr>
            <w:tcW w:w="1060" w:type="dxa"/>
            <w:gridSpan w:val="5"/>
          </w:tcPr>
          <w:p w14:paraId="1534B5B6" w14:textId="77777777" w:rsidR="00BC54DB" w:rsidRDefault="00BC54DB" w:rsidP="001F5476">
            <w:pPr>
              <w:pStyle w:val="TableParagraph"/>
              <w:ind w:right="19"/>
              <w:rPr>
                <w:ins w:id="692" w:author="Marks, Brett (DPH)" w:date="2026-09-25T20:07:00Z" w16du:dateUtc="2026-09-26T00:07:00Z"/>
                <w:sz w:val="12"/>
              </w:rPr>
            </w:pPr>
          </w:p>
        </w:tc>
      </w:tr>
      <w:tr w:rsidR="00BC54DB" w14:paraId="49FF89F6" w14:textId="77777777" w:rsidTr="001F5476">
        <w:trPr>
          <w:gridBefore w:val="1"/>
          <w:trHeight w:val="207"/>
          <w:ins w:id="693" w:author="Marks, Brett (DPH)" w:date="2026-09-25T20:07:00Z" w16du:dateUtc="2026-09-26T00:07:00Z"/>
        </w:trPr>
        <w:tc>
          <w:tcPr>
            <w:tcW w:w="1890" w:type="dxa"/>
            <w:gridSpan w:val="4"/>
          </w:tcPr>
          <w:p w14:paraId="3C5F0660" w14:textId="77777777" w:rsidR="00BC54DB" w:rsidRDefault="007A751E">
            <w:pPr>
              <w:pStyle w:val="TableParagraph"/>
              <w:spacing w:line="171" w:lineRule="exact"/>
              <w:ind w:left="68"/>
              <w:rPr>
                <w:ins w:id="694" w:author="Marks, Brett (DPH)" w:date="2026-09-25T20:07:00Z" w16du:dateUtc="2026-09-26T00:07:00Z"/>
                <w:sz w:val="16"/>
              </w:rPr>
            </w:pPr>
            <w:ins w:id="695" w:author="Marks, Brett (DPH)" w:date="2026-09-25T20:07:00Z" w16du:dateUtc="2026-09-26T00:07:00Z">
              <w:r>
                <w:rPr>
                  <w:spacing w:val="-6"/>
                  <w:sz w:val="16"/>
                </w:rPr>
                <w:t>Depreciation</w:t>
              </w:r>
              <w:r>
                <w:rPr>
                  <w:spacing w:val="12"/>
                  <w:sz w:val="16"/>
                </w:rPr>
                <w:t xml:space="preserve"> </w:t>
              </w:r>
              <w:r>
                <w:rPr>
                  <w:spacing w:val="-6"/>
                  <w:sz w:val="16"/>
                </w:rPr>
                <w:t>CT</w:t>
              </w:r>
              <w:r>
                <w:rPr>
                  <w:spacing w:val="1"/>
                  <w:sz w:val="16"/>
                </w:rPr>
                <w:t xml:space="preserve"> </w:t>
              </w:r>
              <w:r>
                <w:rPr>
                  <w:spacing w:val="-6"/>
                  <w:sz w:val="16"/>
                </w:rPr>
                <w:t>#2</w:t>
              </w:r>
              <w:r>
                <w:rPr>
                  <w:sz w:val="16"/>
                </w:rPr>
                <w:t xml:space="preserve"> </w:t>
              </w:r>
              <w:r w:rsidR="00C664DC">
                <w:rPr>
                  <w:spacing w:val="-6"/>
                  <w:sz w:val="16"/>
                </w:rPr>
                <w:fldChar w:fldCharType="begin"/>
              </w:r>
              <w:r w:rsidR="00C664DC">
                <w:rPr>
                  <w:sz w:val="16"/>
                </w:rPr>
                <w:instrText xml:space="preserve"> REF _Ref120011016 \r \h </w:instrText>
              </w:r>
              <w:r w:rsidR="00C664DC">
                <w:rPr>
                  <w:spacing w:val="-6"/>
                  <w:sz w:val="16"/>
                </w:rPr>
              </w:r>
              <w:r w:rsidR="00C664DC">
                <w:rPr>
                  <w:spacing w:val="-6"/>
                  <w:sz w:val="16"/>
                </w:rPr>
                <w:fldChar w:fldCharType="separate"/>
              </w:r>
              <w:r w:rsidR="00C664DC">
                <w:rPr>
                  <w:sz w:val="16"/>
                </w:rPr>
                <w:t>(4)</w:t>
              </w:r>
              <w:r w:rsidR="00C664DC">
                <w:rPr>
                  <w:spacing w:val="-6"/>
                  <w:sz w:val="16"/>
                </w:rPr>
                <w:fldChar w:fldCharType="end"/>
              </w:r>
            </w:ins>
          </w:p>
        </w:tc>
        <w:tc>
          <w:tcPr>
            <w:tcW w:w="1155" w:type="dxa"/>
          </w:tcPr>
          <w:p w14:paraId="24846911" w14:textId="77777777" w:rsidR="00BC54DB" w:rsidRDefault="00BC54DB">
            <w:pPr>
              <w:pStyle w:val="TableParagraph"/>
              <w:rPr>
                <w:ins w:id="696" w:author="Marks, Brett (DPH)" w:date="2026-09-25T20:07:00Z" w16du:dateUtc="2026-09-26T00:07:00Z"/>
                <w:sz w:val="14"/>
              </w:rPr>
            </w:pPr>
          </w:p>
        </w:tc>
        <w:tc>
          <w:tcPr>
            <w:tcW w:w="1048" w:type="dxa"/>
          </w:tcPr>
          <w:p w14:paraId="06BF8300" w14:textId="77777777" w:rsidR="00BC54DB" w:rsidRDefault="00BC54DB">
            <w:pPr>
              <w:pStyle w:val="TableParagraph"/>
              <w:rPr>
                <w:ins w:id="697" w:author="Marks, Brett (DPH)" w:date="2026-09-25T20:07:00Z" w16du:dateUtc="2026-09-26T00:07:00Z"/>
                <w:sz w:val="14"/>
              </w:rPr>
            </w:pPr>
          </w:p>
        </w:tc>
        <w:tc>
          <w:tcPr>
            <w:tcW w:w="1157" w:type="dxa"/>
          </w:tcPr>
          <w:p w14:paraId="7C1157F6" w14:textId="77777777" w:rsidR="00BC54DB" w:rsidRDefault="00BC54DB">
            <w:pPr>
              <w:pStyle w:val="TableParagraph"/>
              <w:rPr>
                <w:ins w:id="698" w:author="Marks, Brett (DPH)" w:date="2026-09-25T20:07:00Z" w16du:dateUtc="2026-09-26T00:07:00Z"/>
                <w:sz w:val="14"/>
              </w:rPr>
            </w:pPr>
          </w:p>
        </w:tc>
        <w:tc>
          <w:tcPr>
            <w:tcW w:w="1225" w:type="dxa"/>
          </w:tcPr>
          <w:p w14:paraId="406864B7" w14:textId="77777777" w:rsidR="00BC54DB" w:rsidRDefault="007A751E">
            <w:pPr>
              <w:pStyle w:val="TableParagraph"/>
              <w:spacing w:line="160" w:lineRule="exact"/>
              <w:ind w:left="610"/>
              <w:rPr>
                <w:ins w:id="699" w:author="Marks, Brett (DPH)" w:date="2026-09-25T20:07:00Z" w16du:dateUtc="2026-09-26T00:07:00Z"/>
                <w:sz w:val="16"/>
              </w:rPr>
            </w:pPr>
            <w:ins w:id="700" w:author="Marks, Brett (DPH)" w:date="2026-09-25T20:07:00Z" w16du:dateUtc="2026-09-26T00:07:00Z">
              <w:r>
                <w:rPr>
                  <w:spacing w:val="-2"/>
                  <w:sz w:val="16"/>
                </w:rPr>
                <w:t>185,200</w:t>
              </w:r>
            </w:ins>
          </w:p>
        </w:tc>
        <w:tc>
          <w:tcPr>
            <w:tcW w:w="1160" w:type="dxa"/>
            <w:gridSpan w:val="2"/>
          </w:tcPr>
          <w:p w14:paraId="7FEC8CFB" w14:textId="77777777" w:rsidR="00BC54DB" w:rsidRDefault="007A751E">
            <w:pPr>
              <w:pStyle w:val="TableParagraph"/>
              <w:spacing w:line="160" w:lineRule="exact"/>
              <w:ind w:left="506"/>
              <w:rPr>
                <w:ins w:id="701" w:author="Marks, Brett (DPH)" w:date="2026-09-25T20:07:00Z" w16du:dateUtc="2026-09-26T00:07:00Z"/>
                <w:sz w:val="16"/>
              </w:rPr>
            </w:pPr>
            <w:ins w:id="702" w:author="Marks, Brett (DPH)" w:date="2026-09-25T20:07:00Z" w16du:dateUtc="2026-09-26T00:07:00Z">
              <w:r>
                <w:rPr>
                  <w:spacing w:val="-2"/>
                  <w:sz w:val="16"/>
                </w:rPr>
                <w:t>185,200</w:t>
              </w:r>
            </w:ins>
          </w:p>
        </w:tc>
        <w:tc>
          <w:tcPr>
            <w:tcW w:w="1189" w:type="dxa"/>
            <w:gridSpan w:val="3"/>
          </w:tcPr>
          <w:p w14:paraId="30E9647B" w14:textId="77777777" w:rsidR="00BC54DB" w:rsidRDefault="007A751E">
            <w:pPr>
              <w:pStyle w:val="TableParagraph"/>
              <w:spacing w:line="160" w:lineRule="exact"/>
              <w:ind w:left="568"/>
              <w:rPr>
                <w:ins w:id="703" w:author="Marks, Brett (DPH)" w:date="2026-09-25T20:07:00Z" w16du:dateUtc="2026-09-26T00:07:00Z"/>
                <w:sz w:val="16"/>
              </w:rPr>
            </w:pPr>
            <w:ins w:id="704" w:author="Marks, Brett (DPH)" w:date="2026-09-25T20:07:00Z" w16du:dateUtc="2026-09-26T00:07:00Z">
              <w:r>
                <w:rPr>
                  <w:spacing w:val="-2"/>
                  <w:sz w:val="16"/>
                </w:rPr>
                <w:t>185,200</w:t>
              </w:r>
            </w:ins>
          </w:p>
        </w:tc>
        <w:tc>
          <w:tcPr>
            <w:tcW w:w="1200" w:type="dxa"/>
            <w:gridSpan w:val="3"/>
          </w:tcPr>
          <w:p w14:paraId="04C0A0B9" w14:textId="77777777" w:rsidR="00BC54DB" w:rsidRDefault="007A751E">
            <w:pPr>
              <w:pStyle w:val="TableParagraph"/>
              <w:spacing w:line="164" w:lineRule="exact"/>
              <w:ind w:left="569"/>
              <w:rPr>
                <w:ins w:id="705" w:author="Marks, Brett (DPH)" w:date="2026-09-25T20:07:00Z" w16du:dateUtc="2026-09-26T00:07:00Z"/>
                <w:sz w:val="16"/>
              </w:rPr>
            </w:pPr>
            <w:ins w:id="706" w:author="Marks, Brett (DPH)" w:date="2026-09-25T20:07:00Z" w16du:dateUtc="2026-09-26T00:07:00Z">
              <w:r>
                <w:rPr>
                  <w:spacing w:val="-2"/>
                  <w:sz w:val="16"/>
                </w:rPr>
                <w:t>185,200</w:t>
              </w:r>
            </w:ins>
          </w:p>
        </w:tc>
        <w:tc>
          <w:tcPr>
            <w:tcW w:w="1060" w:type="dxa"/>
            <w:gridSpan w:val="5"/>
          </w:tcPr>
          <w:p w14:paraId="6CE28B1B" w14:textId="77777777" w:rsidR="00BC54DB" w:rsidRDefault="007A751E" w:rsidP="001F5476">
            <w:pPr>
              <w:pStyle w:val="TableParagraph"/>
              <w:spacing w:line="167" w:lineRule="exact"/>
              <w:ind w:right="19"/>
              <w:jc w:val="right"/>
              <w:rPr>
                <w:ins w:id="707" w:author="Marks, Brett (DPH)" w:date="2026-09-25T20:07:00Z" w16du:dateUtc="2026-09-26T00:07:00Z"/>
                <w:sz w:val="16"/>
              </w:rPr>
            </w:pPr>
            <w:ins w:id="708" w:author="Marks, Brett (DPH)" w:date="2026-09-25T20:07:00Z" w16du:dateUtc="2026-09-26T00:07:00Z">
              <w:r>
                <w:rPr>
                  <w:spacing w:val="-2"/>
                  <w:sz w:val="16"/>
                </w:rPr>
                <w:t>185,200</w:t>
              </w:r>
            </w:ins>
          </w:p>
        </w:tc>
      </w:tr>
      <w:tr w:rsidR="00BC54DB" w14:paraId="27734926" w14:textId="77777777" w:rsidTr="001F5476">
        <w:trPr>
          <w:gridBefore w:val="1"/>
          <w:trHeight w:val="209"/>
          <w:ins w:id="709" w:author="Marks, Brett (DPH)" w:date="2026-09-25T20:07:00Z" w16du:dateUtc="2026-09-26T00:07:00Z"/>
        </w:trPr>
        <w:tc>
          <w:tcPr>
            <w:tcW w:w="1890" w:type="dxa"/>
            <w:gridSpan w:val="4"/>
          </w:tcPr>
          <w:p w14:paraId="757452EA" w14:textId="77777777" w:rsidR="00BC54DB" w:rsidRDefault="007A751E">
            <w:pPr>
              <w:pStyle w:val="TableParagraph"/>
              <w:spacing w:line="171" w:lineRule="exact"/>
              <w:ind w:left="71"/>
              <w:rPr>
                <w:ins w:id="710" w:author="Marks, Brett (DPH)" w:date="2026-09-25T20:07:00Z" w16du:dateUtc="2026-09-26T00:07:00Z"/>
                <w:sz w:val="16"/>
              </w:rPr>
            </w:pPr>
            <w:ins w:id="711" w:author="Marks, Brett (DPH)" w:date="2026-09-25T20:07:00Z" w16du:dateUtc="2026-09-26T00:07:00Z">
              <w:r>
                <w:rPr>
                  <w:spacing w:val="-5"/>
                  <w:sz w:val="16"/>
                </w:rPr>
                <w:t>Purchased</w:t>
              </w:r>
              <w:r>
                <w:rPr>
                  <w:spacing w:val="7"/>
                  <w:sz w:val="16"/>
                </w:rPr>
                <w:t xml:space="preserve"> </w:t>
              </w:r>
              <w:r>
                <w:rPr>
                  <w:spacing w:val="-2"/>
                  <w:sz w:val="16"/>
                </w:rPr>
                <w:t>services</w:t>
              </w:r>
            </w:ins>
          </w:p>
        </w:tc>
        <w:tc>
          <w:tcPr>
            <w:tcW w:w="1155" w:type="dxa"/>
          </w:tcPr>
          <w:p w14:paraId="0A9DCEB3" w14:textId="77777777" w:rsidR="00BC54DB" w:rsidRDefault="007A751E">
            <w:pPr>
              <w:pStyle w:val="TableParagraph"/>
              <w:spacing w:line="164" w:lineRule="exact"/>
              <w:ind w:left="553"/>
              <w:rPr>
                <w:ins w:id="712" w:author="Marks, Brett (DPH)" w:date="2026-09-25T20:07:00Z" w16du:dateUtc="2026-09-26T00:07:00Z"/>
                <w:sz w:val="16"/>
              </w:rPr>
            </w:pPr>
            <w:ins w:id="713" w:author="Marks, Brett (DPH)" w:date="2026-09-25T20:07:00Z" w16du:dateUtc="2026-09-26T00:07:00Z">
              <w:r>
                <w:rPr>
                  <w:spacing w:val="-2"/>
                  <w:sz w:val="16"/>
                </w:rPr>
                <w:t>49,034</w:t>
              </w:r>
            </w:ins>
          </w:p>
        </w:tc>
        <w:tc>
          <w:tcPr>
            <w:tcW w:w="1048" w:type="dxa"/>
          </w:tcPr>
          <w:p w14:paraId="630F6DE2" w14:textId="77777777" w:rsidR="00BC54DB" w:rsidRDefault="007A751E">
            <w:pPr>
              <w:pStyle w:val="TableParagraph"/>
              <w:spacing w:line="164" w:lineRule="exact"/>
              <w:ind w:left="504"/>
              <w:rPr>
                <w:ins w:id="714" w:author="Marks, Brett (DPH)" w:date="2026-09-25T20:07:00Z" w16du:dateUtc="2026-09-26T00:07:00Z"/>
                <w:sz w:val="16"/>
              </w:rPr>
            </w:pPr>
            <w:ins w:id="715" w:author="Marks, Brett (DPH)" w:date="2026-09-25T20:07:00Z" w16du:dateUtc="2026-09-26T00:07:00Z">
              <w:r>
                <w:rPr>
                  <w:spacing w:val="-2"/>
                  <w:sz w:val="16"/>
                </w:rPr>
                <w:t>34,866</w:t>
              </w:r>
            </w:ins>
          </w:p>
        </w:tc>
        <w:tc>
          <w:tcPr>
            <w:tcW w:w="1157" w:type="dxa"/>
          </w:tcPr>
          <w:p w14:paraId="61F77488" w14:textId="77777777" w:rsidR="00BC54DB" w:rsidRDefault="007A751E">
            <w:pPr>
              <w:pStyle w:val="TableParagraph"/>
              <w:spacing w:line="164" w:lineRule="exact"/>
              <w:ind w:left="589"/>
              <w:rPr>
                <w:ins w:id="716" w:author="Marks, Brett (DPH)" w:date="2026-09-25T20:07:00Z" w16du:dateUtc="2026-09-26T00:07:00Z"/>
                <w:sz w:val="16"/>
              </w:rPr>
            </w:pPr>
            <w:ins w:id="717" w:author="Marks, Brett (DPH)" w:date="2026-09-25T20:07:00Z" w16du:dateUtc="2026-09-26T00:07:00Z">
              <w:r>
                <w:rPr>
                  <w:spacing w:val="-2"/>
                  <w:sz w:val="16"/>
                </w:rPr>
                <w:t>35,738</w:t>
              </w:r>
            </w:ins>
          </w:p>
        </w:tc>
        <w:tc>
          <w:tcPr>
            <w:tcW w:w="1225" w:type="dxa"/>
          </w:tcPr>
          <w:p w14:paraId="6D3E61CA" w14:textId="77777777" w:rsidR="00BC54DB" w:rsidRDefault="007A751E">
            <w:pPr>
              <w:pStyle w:val="TableParagraph"/>
              <w:spacing w:line="160" w:lineRule="exact"/>
              <w:ind w:left="687"/>
              <w:rPr>
                <w:ins w:id="718" w:author="Marks, Brett (DPH)" w:date="2026-09-25T20:07:00Z" w16du:dateUtc="2026-09-26T00:07:00Z"/>
                <w:sz w:val="16"/>
              </w:rPr>
            </w:pPr>
            <w:ins w:id="719" w:author="Marks, Brett (DPH)" w:date="2026-09-25T20:07:00Z" w16du:dateUtc="2026-09-26T00:07:00Z">
              <w:r>
                <w:rPr>
                  <w:spacing w:val="-2"/>
                  <w:sz w:val="16"/>
                </w:rPr>
                <w:t>37,525</w:t>
              </w:r>
            </w:ins>
          </w:p>
        </w:tc>
        <w:tc>
          <w:tcPr>
            <w:tcW w:w="1160" w:type="dxa"/>
            <w:gridSpan w:val="2"/>
          </w:tcPr>
          <w:p w14:paraId="0D3A812A" w14:textId="77777777" w:rsidR="00BC54DB" w:rsidRDefault="007A751E">
            <w:pPr>
              <w:pStyle w:val="TableParagraph"/>
              <w:spacing w:line="164" w:lineRule="exact"/>
              <w:ind w:left="579"/>
              <w:rPr>
                <w:ins w:id="720" w:author="Marks, Brett (DPH)" w:date="2026-09-25T20:07:00Z" w16du:dateUtc="2026-09-26T00:07:00Z"/>
                <w:sz w:val="16"/>
              </w:rPr>
            </w:pPr>
            <w:ins w:id="721" w:author="Marks, Brett (DPH)" w:date="2026-09-25T20:07:00Z" w16du:dateUtc="2026-09-26T00:07:00Z">
              <w:r>
                <w:rPr>
                  <w:spacing w:val="-2"/>
                  <w:sz w:val="16"/>
                </w:rPr>
                <w:t>39,401</w:t>
              </w:r>
            </w:ins>
          </w:p>
        </w:tc>
        <w:tc>
          <w:tcPr>
            <w:tcW w:w="1189" w:type="dxa"/>
            <w:gridSpan w:val="3"/>
          </w:tcPr>
          <w:p w14:paraId="1879E8A0" w14:textId="77777777" w:rsidR="00BC54DB" w:rsidRDefault="007A751E">
            <w:pPr>
              <w:pStyle w:val="TableParagraph"/>
              <w:spacing w:line="160" w:lineRule="exact"/>
              <w:ind w:left="649"/>
              <w:rPr>
                <w:ins w:id="722" w:author="Marks, Brett (DPH)" w:date="2026-09-25T20:07:00Z" w16du:dateUtc="2026-09-26T00:07:00Z"/>
                <w:sz w:val="16"/>
              </w:rPr>
            </w:pPr>
            <w:ins w:id="723" w:author="Marks, Brett (DPH)" w:date="2026-09-25T20:07:00Z" w16du:dateUtc="2026-09-26T00:07:00Z">
              <w:r>
                <w:rPr>
                  <w:spacing w:val="-2"/>
                  <w:sz w:val="16"/>
                </w:rPr>
                <w:t>41,373</w:t>
              </w:r>
            </w:ins>
          </w:p>
        </w:tc>
        <w:tc>
          <w:tcPr>
            <w:tcW w:w="1200" w:type="dxa"/>
            <w:gridSpan w:val="3"/>
          </w:tcPr>
          <w:p w14:paraId="17DDF6BA" w14:textId="77777777" w:rsidR="00BC54DB" w:rsidRDefault="007A751E">
            <w:pPr>
              <w:pStyle w:val="TableParagraph"/>
              <w:spacing w:line="164" w:lineRule="exact"/>
              <w:ind w:left="650"/>
              <w:rPr>
                <w:ins w:id="724" w:author="Marks, Brett (DPH)" w:date="2026-09-25T20:07:00Z" w16du:dateUtc="2026-09-26T00:07:00Z"/>
                <w:sz w:val="16"/>
              </w:rPr>
            </w:pPr>
            <w:ins w:id="725" w:author="Marks, Brett (DPH)" w:date="2026-09-25T20:07:00Z" w16du:dateUtc="2026-09-26T00:07:00Z">
              <w:r>
                <w:rPr>
                  <w:spacing w:val="-2"/>
                  <w:sz w:val="16"/>
                </w:rPr>
                <w:t>43,438</w:t>
              </w:r>
            </w:ins>
          </w:p>
        </w:tc>
        <w:tc>
          <w:tcPr>
            <w:tcW w:w="1060" w:type="dxa"/>
            <w:gridSpan w:val="5"/>
          </w:tcPr>
          <w:p w14:paraId="394F04AE" w14:textId="77777777" w:rsidR="00BC54DB" w:rsidRDefault="007A751E" w:rsidP="001F5476">
            <w:pPr>
              <w:pStyle w:val="TableParagraph"/>
              <w:spacing w:line="164" w:lineRule="exact"/>
              <w:ind w:right="19"/>
              <w:jc w:val="right"/>
              <w:rPr>
                <w:ins w:id="726" w:author="Marks, Brett (DPH)" w:date="2026-09-25T20:07:00Z" w16du:dateUtc="2026-09-26T00:07:00Z"/>
                <w:sz w:val="16"/>
              </w:rPr>
            </w:pPr>
            <w:ins w:id="727" w:author="Marks, Brett (DPH)" w:date="2026-09-25T20:07:00Z" w16du:dateUtc="2026-09-26T00:07:00Z">
              <w:r>
                <w:rPr>
                  <w:spacing w:val="-2"/>
                  <w:sz w:val="16"/>
                </w:rPr>
                <w:t>45,611</w:t>
              </w:r>
            </w:ins>
          </w:p>
        </w:tc>
      </w:tr>
      <w:tr w:rsidR="002B4A75" w14:paraId="56AF31FB" w14:textId="5A62B38F" w:rsidTr="001F5476">
        <w:trPr>
          <w:gridAfter w:val="1"/>
          <w:wAfter w:w="185" w:type="dxa"/>
          <w:trHeight w:val="209"/>
          <w:trPrChange w:id="728" w:author="Marks, Brett (DPH)" w:date="2026-09-25T20:07:00Z" w16du:dateUtc="2026-09-26T00:07:00Z">
            <w:trPr>
              <w:gridAfter w:val="10"/>
              <w:trHeight w:val="630"/>
            </w:trPr>
          </w:trPrChange>
        </w:trPr>
        <w:tc>
          <w:tcPr>
            <w:tcW w:w="1890" w:type="dxa"/>
            <w:gridSpan w:val="2"/>
            <w:tcPrChange w:id="729" w:author="Marks, Brett (DPH)" w:date="2026-09-25T20:07:00Z" w16du:dateUtc="2026-09-26T00:07:00Z">
              <w:tcPr>
                <w:tcW w:w="1890" w:type="dxa"/>
                <w:gridSpan w:val="3"/>
              </w:tcPr>
            </w:tcPrChange>
          </w:tcPr>
          <w:p w14:paraId="57A97B40" w14:textId="64516511" w:rsidR="007A751E" w:rsidRDefault="007A751E">
            <w:pPr>
              <w:pStyle w:val="TableParagraph"/>
              <w:spacing w:line="169" w:lineRule="exact"/>
              <w:ind w:left="71"/>
              <w:rPr>
                <w:spacing w:val="-4"/>
                <w:sz w:val="16"/>
              </w:rPr>
            </w:pPr>
            <w:ins w:id="730" w:author="Marks, Brett (DPH)" w:date="2026-09-25T20:07:00Z" w16du:dateUtc="2026-09-26T00:07:00Z">
              <w:r>
                <w:rPr>
                  <w:spacing w:val="-4"/>
                  <w:sz w:val="16"/>
                </w:rPr>
                <w:t>Subscription/license</w:t>
              </w:r>
              <w:r>
                <w:rPr>
                  <w:spacing w:val="-6"/>
                  <w:sz w:val="16"/>
                </w:rPr>
                <w:t xml:space="preserve"> </w:t>
              </w:r>
              <w:r>
                <w:rPr>
                  <w:spacing w:val="-4"/>
                  <w:sz w:val="16"/>
                </w:rPr>
                <w:t>fees</w:t>
              </w:r>
              <w:r>
                <w:rPr>
                  <w:spacing w:val="-5"/>
                  <w:sz w:val="16"/>
                </w:rPr>
                <w:t xml:space="preserve"> </w:t>
              </w:r>
              <w:r w:rsidR="00C664DC">
                <w:rPr>
                  <w:spacing w:val="-5"/>
                  <w:sz w:val="16"/>
                </w:rPr>
                <w:fldChar w:fldCharType="begin"/>
              </w:r>
              <w:r w:rsidR="00C664DC">
                <w:rPr>
                  <w:spacing w:val="-5"/>
                  <w:sz w:val="16"/>
                </w:rPr>
                <w:instrText xml:space="preserve"> REF _Ref120011032 \r \h </w:instrText>
              </w:r>
              <w:r w:rsidR="00C664DC">
                <w:rPr>
                  <w:spacing w:val="-5"/>
                  <w:sz w:val="16"/>
                </w:rPr>
              </w:r>
              <w:r w:rsidR="00C664DC">
                <w:rPr>
                  <w:spacing w:val="-5"/>
                  <w:sz w:val="16"/>
                </w:rPr>
                <w:fldChar w:fldCharType="separate"/>
              </w:r>
              <w:r w:rsidR="00C664DC">
                <w:rPr>
                  <w:spacing w:val="-5"/>
                  <w:sz w:val="16"/>
                </w:rPr>
                <w:t>(5)</w:t>
              </w:r>
              <w:r w:rsidR="00C664DC">
                <w:rPr>
                  <w:spacing w:val="-5"/>
                  <w:sz w:val="16"/>
                </w:rPr>
                <w:fldChar w:fldCharType="end"/>
              </w:r>
            </w:ins>
          </w:p>
        </w:tc>
        <w:tc>
          <w:tcPr>
            <w:tcW w:w="1155" w:type="dxa"/>
            <w:tcPrChange w:id="731" w:author="Marks, Brett (DPH)" w:date="2026-09-25T20:07:00Z" w16du:dateUtc="2026-09-26T00:07:00Z">
              <w:tcPr>
                <w:tcW w:w="1155" w:type="dxa"/>
              </w:tcPr>
            </w:tcPrChange>
          </w:tcPr>
          <w:p w14:paraId="57A97B41" w14:textId="77777777" w:rsidR="00BC54DB" w:rsidRDefault="00BC54DB">
            <w:pPr>
              <w:pStyle w:val="TableParagraph"/>
              <w:rPr>
                <w:sz w:val="14"/>
              </w:rPr>
            </w:pPr>
          </w:p>
        </w:tc>
        <w:tc>
          <w:tcPr>
            <w:tcW w:w="1048" w:type="dxa"/>
            <w:tcPrChange w:id="732" w:author="Marks, Brett (DPH)" w:date="2026-09-25T20:07:00Z" w16du:dateUtc="2026-09-26T00:07:00Z">
              <w:tcPr>
                <w:tcW w:w="1048" w:type="dxa"/>
              </w:tcPr>
            </w:tcPrChange>
          </w:tcPr>
          <w:p w14:paraId="57A97B42" w14:textId="77777777" w:rsidR="00BC54DB" w:rsidRDefault="00BC54DB">
            <w:pPr>
              <w:pStyle w:val="TableParagraph"/>
              <w:rPr>
                <w:sz w:val="14"/>
              </w:rPr>
            </w:pPr>
          </w:p>
        </w:tc>
        <w:tc>
          <w:tcPr>
            <w:tcW w:w="1157" w:type="dxa"/>
            <w:tcPrChange w:id="733" w:author="Marks, Brett (DPH)" w:date="2026-09-25T20:07:00Z" w16du:dateUtc="2026-09-26T00:07:00Z">
              <w:tcPr>
                <w:tcW w:w="1157" w:type="dxa"/>
              </w:tcPr>
            </w:tcPrChange>
          </w:tcPr>
          <w:p w14:paraId="57A97B43" w14:textId="77777777" w:rsidR="00BC54DB" w:rsidRDefault="00BC54DB">
            <w:pPr>
              <w:pStyle w:val="TableParagraph"/>
              <w:rPr>
                <w:sz w:val="14"/>
              </w:rPr>
            </w:pPr>
          </w:p>
        </w:tc>
        <w:tc>
          <w:tcPr>
            <w:tcW w:w="1225" w:type="dxa"/>
            <w:gridSpan w:val="2"/>
            <w:tcPrChange w:id="734" w:author="Marks, Brett (DPH)" w:date="2026-09-25T20:07:00Z" w16du:dateUtc="2026-09-26T00:07:00Z">
              <w:tcPr>
                <w:tcW w:w="4159" w:type="dxa"/>
                <w:tcBorders>
                  <w:top w:val="single" w:sz="5" w:space="0" w:color="000000"/>
                  <w:left w:val="single" w:sz="5" w:space="0" w:color="000000"/>
                  <w:bottom w:val="single" w:sz="5" w:space="0" w:color="000000"/>
                  <w:right w:val="single" w:sz="5" w:space="0" w:color="000000"/>
                </w:tcBorders>
              </w:tcPr>
            </w:tcPrChange>
          </w:tcPr>
          <w:p w14:paraId="039E49B1" w14:textId="6C00AB26" w:rsidR="002B4A75" w:rsidRDefault="007A751E">
            <w:pPr>
              <w:jc w:val="center"/>
              <w:rPr>
                <w:del w:id="735" w:author="Marks, Brett (DPH)" w:date="2026-09-25T20:07:00Z" w16du:dateUtc="2026-09-26T00:07:00Z"/>
              </w:rPr>
            </w:pPr>
            <w:ins w:id="736" w:author="Marks, Brett (DPH)" w:date="2026-09-25T20:07:00Z" w16du:dateUtc="2026-09-26T00:07:00Z">
              <w:r>
                <w:rPr>
                  <w:spacing w:val="-2"/>
                  <w:sz w:val="16"/>
                </w:rPr>
                <w:t>50</w:t>
              </w:r>
            </w:ins>
            <w:del w:id="737" w:author="Marks, Brett (DPH)" w:date="2026-09-25T20:07:00Z" w16du:dateUtc="2026-09-26T00:07:00Z">
              <w:r w:rsidR="00394969">
                <w:delText>$441,569 (6 projects encumbered)</w:delText>
              </w:r>
            </w:del>
          </w:p>
          <w:p w14:paraId="6A7DCFB5" w14:textId="77777777" w:rsidR="002B4A75" w:rsidRDefault="00394969">
            <w:pPr>
              <w:jc w:val="center"/>
              <w:rPr>
                <w:del w:id="738" w:author="Marks, Brett (DPH)" w:date="2026-09-25T20:07:00Z" w16du:dateUtc="2026-09-26T00:07:00Z"/>
              </w:rPr>
            </w:pPr>
            <w:del w:id="739" w:author="Marks, Brett (DPH)" w:date="2026-09-25T20:07:00Z" w16du:dateUtc="2026-09-26T00:07:00Z">
              <w:r>
                <w:delText>$925</w:delText>
              </w:r>
            </w:del>
            <w:r>
              <w:rPr>
                <w:spacing w:val="-2"/>
                <w:sz w:val="16"/>
                <w:rPrChange w:id="740" w:author="Marks, Brett (DPH)" w:date="2026-09-25T20:07:00Z" w16du:dateUtc="2026-09-26T00:07:00Z">
                  <w:rPr/>
                </w:rPrChange>
              </w:rPr>
              <w:t>,000</w:t>
            </w:r>
            <w:del w:id="741" w:author="Marks, Brett (DPH)" w:date="2026-09-25T20:07:00Z" w16du:dateUtc="2026-09-26T00:07:00Z">
              <w:r>
                <w:delText xml:space="preserve"> (transferred to CDOT)</w:delText>
              </w:r>
            </w:del>
          </w:p>
          <w:p w14:paraId="77964CBC" w14:textId="77777777" w:rsidR="002B4A75" w:rsidRDefault="00394969">
            <w:pPr>
              <w:pStyle w:val="TableParagraph"/>
              <w:spacing w:line="162" w:lineRule="exact"/>
              <w:ind w:left="693"/>
              <w:rPr>
                <w:sz w:val="16"/>
                <w:rPrChange w:id="742" w:author="Marks, Brett (DPH)" w:date="2026-09-25T20:07:00Z" w16du:dateUtc="2026-09-26T00:07:00Z">
                  <w:rPr/>
                </w:rPrChange>
              </w:rPr>
              <w:pPrChange w:id="743" w:author="Marks, Brett (DPH)" w:date="2026-09-25T20:07:00Z" w16du:dateUtc="2026-09-26T00:07:00Z">
                <w:pPr>
                  <w:jc w:val="center"/>
                </w:pPr>
              </w:pPrChange>
            </w:pPr>
            <w:del w:id="744" w:author="Marks, Brett (DPH)" w:date="2026-09-25T20:07:00Z" w16du:dateUtc="2026-09-26T00:07:00Z">
              <w:r>
                <w:delText>$483,431 (Available for future projects)</w:delText>
              </w:r>
            </w:del>
          </w:p>
        </w:tc>
        <w:tc>
          <w:tcPr>
            <w:tcW w:w="1160" w:type="dxa"/>
            <w:gridSpan w:val="2"/>
            <w:tcPrChange w:id="745" w:author="Marks, Brett (DPH)" w:date="2026-09-25T20:07:00Z" w16du:dateUtc="2026-09-26T00:07:00Z">
              <w:tcPr>
                <w:tcW w:w="3329" w:type="dxa"/>
                <w:gridSpan w:val="4"/>
                <w:tcBorders>
                  <w:top w:val="single" w:sz="5" w:space="0" w:color="000000"/>
                  <w:left w:val="single" w:sz="5" w:space="0" w:color="000000"/>
                  <w:bottom w:val="single" w:sz="5" w:space="0" w:color="000000"/>
                  <w:right w:val="single" w:sz="5" w:space="0" w:color="000000"/>
                </w:tcBorders>
              </w:tcPr>
            </w:tcPrChange>
          </w:tcPr>
          <w:p w14:paraId="5C0ABD69" w14:textId="77777777" w:rsidR="002B4A75" w:rsidRDefault="007A751E">
            <w:pPr>
              <w:rPr>
                <w:del w:id="746" w:author="Marks, Brett (DPH)" w:date="2026-09-25T20:07:00Z" w16du:dateUtc="2026-09-26T00:07:00Z"/>
              </w:rPr>
            </w:pPr>
            <w:ins w:id="747" w:author="Marks, Brett (DPH)" w:date="2026-09-25T20:07:00Z" w16du:dateUtc="2026-09-26T00:07:00Z">
              <w:r>
                <w:rPr>
                  <w:spacing w:val="-2"/>
                  <w:sz w:val="16"/>
                </w:rPr>
                <w:t>50,000</w:t>
              </w:r>
            </w:ins>
            <w:del w:id="748" w:author="Marks, Brett (DPH)" w:date="2026-09-25T20:07:00Z" w16du:dateUtc="2026-09-26T00:07:00Z">
              <w:r w:rsidR="00394969">
                <w:delText xml:space="preserve"> $114,516 (amount invoiced to date)</w:delText>
              </w:r>
            </w:del>
          </w:p>
          <w:p w14:paraId="23113B64" w14:textId="77777777" w:rsidR="002B4A75" w:rsidRDefault="002B4A75">
            <w:pPr>
              <w:pStyle w:val="TableParagraph"/>
              <w:spacing w:line="162" w:lineRule="exact"/>
              <w:ind w:left="589"/>
              <w:rPr>
                <w:sz w:val="16"/>
                <w:rPrChange w:id="749" w:author="Marks, Brett (DPH)" w:date="2026-09-25T20:07:00Z" w16du:dateUtc="2026-09-26T00:07:00Z">
                  <w:rPr/>
                </w:rPrChange>
              </w:rPr>
              <w:pPrChange w:id="750" w:author="Marks, Brett (DPH)" w:date="2026-09-25T20:07:00Z" w16du:dateUtc="2026-09-26T00:07:00Z">
                <w:pPr/>
              </w:pPrChange>
            </w:pPr>
          </w:p>
        </w:tc>
        <w:tc>
          <w:tcPr>
            <w:tcW w:w="1189" w:type="dxa"/>
            <w:gridSpan w:val="3"/>
            <w:tcPrChange w:id="751" w:author="Marks, Brett (DPH)" w:date="2026-09-25T20:07:00Z" w16du:dateUtc="2026-09-26T00:07:00Z">
              <w:tcPr>
                <w:tcW w:w="3420" w:type="dxa"/>
                <w:gridSpan w:val="3"/>
                <w:tcBorders>
                  <w:top w:val="single" w:sz="5" w:space="0" w:color="000000"/>
                  <w:left w:val="single" w:sz="5" w:space="0" w:color="000000"/>
                  <w:bottom w:val="single" w:sz="5" w:space="0" w:color="000000"/>
                  <w:right w:val="single" w:sz="5" w:space="0" w:color="000000"/>
                </w:tcBorders>
              </w:tcPr>
            </w:tcPrChange>
          </w:tcPr>
          <w:p w14:paraId="6720216D" w14:textId="77777777" w:rsidR="002B4A75" w:rsidRDefault="007A751E">
            <w:pPr>
              <w:pStyle w:val="TableParagraph"/>
              <w:spacing w:line="162" w:lineRule="exact"/>
              <w:ind w:left="651"/>
              <w:rPr>
                <w:rFonts w:eastAsia="Arial"/>
                <w:sz w:val="16"/>
                <w:rPrChange w:id="752" w:author="Marks, Brett (DPH)" w:date="2026-09-25T20:07:00Z" w16du:dateUtc="2026-09-26T00:07:00Z">
                  <w:rPr>
                    <w:rFonts w:ascii="Arial" w:eastAsia="Arial" w:hAnsi="Arial" w:cs="Arial"/>
                    <w:color w:val="000000"/>
                    <w:sz w:val="20"/>
                    <w:szCs w:val="20"/>
                  </w:rPr>
                </w:rPrChange>
              </w:rPr>
              <w:pPrChange w:id="753" w:author="Marks, Brett (DPH)" w:date="2026-09-25T20:07:00Z" w16du:dateUtc="2026-09-26T00:07:00Z">
                <w:pPr>
                  <w:pBdr>
                    <w:top w:val="nil"/>
                    <w:left w:val="nil"/>
                    <w:bottom w:val="nil"/>
                    <w:right w:val="nil"/>
                    <w:between w:val="nil"/>
                  </w:pBdr>
                  <w:spacing w:before="118"/>
                  <w:ind w:left="2"/>
                  <w:jc w:val="center"/>
                </w:pPr>
              </w:pPrChange>
            </w:pPr>
            <w:ins w:id="754" w:author="Marks, Brett (DPH)" w:date="2026-09-25T20:07:00Z" w16du:dateUtc="2026-09-26T00:07:00Z">
              <w:r>
                <w:rPr>
                  <w:spacing w:val="-2"/>
                  <w:sz w:val="16"/>
                </w:rPr>
                <w:t>50,000</w:t>
              </w:r>
            </w:ins>
            <w:del w:id="755" w:author="Marks, Brett (DPH)" w:date="2026-09-25T20:07:00Z" w16du:dateUtc="2026-09-26T00:07:00Z">
              <w:r w:rsidR="00394969">
                <w:rPr>
                  <w:rFonts w:ascii="Arial" w:eastAsia="Arial" w:hAnsi="Arial" w:cs="Arial"/>
                  <w:sz w:val="20"/>
                  <w:szCs w:val="20"/>
                </w:rPr>
                <w:delText>26</w:delText>
              </w:r>
              <w:r w:rsidR="00394969">
                <w:rPr>
                  <w:rFonts w:ascii="Arial" w:eastAsia="Arial" w:hAnsi="Arial" w:cs="Arial"/>
                  <w:color w:val="000000"/>
                  <w:sz w:val="20"/>
                  <w:szCs w:val="20"/>
                </w:rPr>
                <w:delText>%</w:delText>
              </w:r>
            </w:del>
          </w:p>
        </w:tc>
        <w:tc>
          <w:tcPr>
            <w:tcW w:w="1200" w:type="dxa"/>
            <w:gridSpan w:val="3"/>
            <w:tcPrChange w:id="756" w:author="Marks, Brett (DPH)" w:date="2026-09-25T20:07:00Z" w16du:dateUtc="2026-09-26T00:07:00Z">
              <w:tcPr>
                <w:tcW w:w="1200" w:type="dxa"/>
                <w:gridSpan w:val="2"/>
              </w:tcPr>
            </w:tcPrChange>
          </w:tcPr>
          <w:p w14:paraId="57A97B47" w14:textId="77777777" w:rsidR="007A751E" w:rsidRDefault="007A751E">
            <w:pPr>
              <w:pStyle w:val="TableParagraph"/>
              <w:spacing w:line="162" w:lineRule="exact"/>
              <w:ind w:left="655"/>
              <w:rPr>
                <w:spacing w:val="-2"/>
                <w:sz w:val="16"/>
              </w:rPr>
            </w:pPr>
            <w:ins w:id="757" w:author="Marks, Brett (DPH)" w:date="2026-09-25T20:07:00Z" w16du:dateUtc="2026-09-26T00:07:00Z">
              <w:r>
                <w:rPr>
                  <w:spacing w:val="-2"/>
                  <w:sz w:val="16"/>
                </w:rPr>
                <w:t>50,000</w:t>
              </w:r>
            </w:ins>
          </w:p>
        </w:tc>
        <w:tc>
          <w:tcPr>
            <w:tcW w:w="1060" w:type="dxa"/>
            <w:gridSpan w:val="6"/>
            <w:tcPrChange w:id="758" w:author="Marks, Brett (DPH)" w:date="2026-09-25T20:07:00Z" w16du:dateUtc="2026-09-26T00:07:00Z">
              <w:tcPr>
                <w:tcW w:w="1060" w:type="dxa"/>
                <w:gridSpan w:val="7"/>
              </w:tcPr>
            </w:tcPrChange>
          </w:tcPr>
          <w:p w14:paraId="57A97B48" w14:textId="77777777" w:rsidR="007A751E" w:rsidRDefault="007A751E" w:rsidP="001F5476">
            <w:pPr>
              <w:pStyle w:val="TableParagraph"/>
              <w:spacing w:line="169" w:lineRule="exact"/>
              <w:ind w:right="19"/>
              <w:jc w:val="right"/>
              <w:rPr>
                <w:spacing w:val="-2"/>
                <w:sz w:val="16"/>
              </w:rPr>
            </w:pPr>
            <w:ins w:id="759" w:author="Marks, Brett (DPH)" w:date="2026-09-25T20:07:00Z" w16du:dateUtc="2026-09-26T00:07:00Z">
              <w:r>
                <w:rPr>
                  <w:spacing w:val="-2"/>
                  <w:sz w:val="16"/>
                </w:rPr>
                <w:t>50,000</w:t>
              </w:r>
            </w:ins>
          </w:p>
        </w:tc>
      </w:tr>
      <w:tr w:rsidR="00BC54DB" w14:paraId="0ACAE31F" w14:textId="77777777" w:rsidTr="001F5476">
        <w:trPr>
          <w:gridBefore w:val="1"/>
          <w:trHeight w:val="209"/>
          <w:ins w:id="760" w:author="Marks, Brett (DPH)" w:date="2026-09-25T20:07:00Z" w16du:dateUtc="2026-09-26T00:07:00Z"/>
        </w:trPr>
        <w:tc>
          <w:tcPr>
            <w:tcW w:w="1890" w:type="dxa"/>
            <w:gridSpan w:val="4"/>
          </w:tcPr>
          <w:p w14:paraId="461D9A16" w14:textId="77777777" w:rsidR="00BC54DB" w:rsidRDefault="007A751E">
            <w:pPr>
              <w:pStyle w:val="TableParagraph"/>
              <w:spacing w:line="171" w:lineRule="exact"/>
              <w:ind w:left="77"/>
              <w:rPr>
                <w:ins w:id="761" w:author="Marks, Brett (DPH)" w:date="2026-09-25T20:07:00Z" w16du:dateUtc="2026-09-26T00:07:00Z"/>
                <w:sz w:val="16"/>
              </w:rPr>
            </w:pPr>
            <w:ins w:id="762" w:author="Marks, Brett (DPH)" w:date="2026-09-25T20:07:00Z" w16du:dateUtc="2026-09-26T00:07:00Z">
              <w:r>
                <w:rPr>
                  <w:spacing w:val="-4"/>
                  <w:sz w:val="16"/>
                </w:rPr>
                <w:t>Interest expense</w:t>
              </w:r>
              <w:r>
                <w:rPr>
                  <w:spacing w:val="9"/>
                  <w:sz w:val="16"/>
                </w:rPr>
                <w:t xml:space="preserve"> </w:t>
              </w:r>
              <w:r w:rsidR="00C664DC">
                <w:rPr>
                  <w:spacing w:val="-5"/>
                  <w:sz w:val="16"/>
                </w:rPr>
                <w:fldChar w:fldCharType="begin"/>
              </w:r>
              <w:r w:rsidR="00C664DC">
                <w:rPr>
                  <w:spacing w:val="9"/>
                  <w:sz w:val="16"/>
                </w:rPr>
                <w:instrText xml:space="preserve"> REF _Ref120011039 \r \h </w:instrText>
              </w:r>
              <w:r w:rsidR="00C664DC">
                <w:rPr>
                  <w:spacing w:val="-5"/>
                  <w:sz w:val="16"/>
                </w:rPr>
              </w:r>
              <w:r w:rsidR="00C664DC">
                <w:rPr>
                  <w:spacing w:val="-5"/>
                  <w:sz w:val="16"/>
                </w:rPr>
                <w:fldChar w:fldCharType="separate"/>
              </w:r>
              <w:r w:rsidR="00C664DC">
                <w:rPr>
                  <w:spacing w:val="9"/>
                  <w:sz w:val="16"/>
                </w:rPr>
                <w:t>(6)</w:t>
              </w:r>
              <w:r w:rsidR="00C664DC">
                <w:rPr>
                  <w:spacing w:val="-5"/>
                  <w:sz w:val="16"/>
                </w:rPr>
                <w:fldChar w:fldCharType="end"/>
              </w:r>
            </w:ins>
          </w:p>
        </w:tc>
        <w:tc>
          <w:tcPr>
            <w:tcW w:w="1155" w:type="dxa"/>
          </w:tcPr>
          <w:p w14:paraId="78AD1F65" w14:textId="77777777" w:rsidR="00BC54DB" w:rsidRDefault="007A751E">
            <w:pPr>
              <w:pStyle w:val="TableParagraph"/>
              <w:spacing w:line="164" w:lineRule="exact"/>
              <w:ind w:left="636"/>
              <w:rPr>
                <w:ins w:id="763" w:author="Marks, Brett (DPH)" w:date="2026-09-25T20:07:00Z" w16du:dateUtc="2026-09-26T00:07:00Z"/>
                <w:sz w:val="16"/>
              </w:rPr>
            </w:pPr>
            <w:ins w:id="764" w:author="Marks, Brett (DPH)" w:date="2026-09-25T20:07:00Z" w16du:dateUtc="2026-09-26T00:07:00Z">
              <w:r>
                <w:rPr>
                  <w:spacing w:val="-2"/>
                  <w:sz w:val="16"/>
                </w:rPr>
                <w:t>8,200</w:t>
              </w:r>
            </w:ins>
          </w:p>
        </w:tc>
        <w:tc>
          <w:tcPr>
            <w:tcW w:w="1048" w:type="dxa"/>
          </w:tcPr>
          <w:p w14:paraId="249A6AFE" w14:textId="77777777" w:rsidR="00BC54DB" w:rsidRDefault="007A751E">
            <w:pPr>
              <w:pStyle w:val="TableParagraph"/>
              <w:spacing w:line="164" w:lineRule="exact"/>
              <w:ind w:left="584"/>
              <w:rPr>
                <w:ins w:id="765" w:author="Marks, Brett (DPH)" w:date="2026-09-25T20:07:00Z" w16du:dateUtc="2026-09-26T00:07:00Z"/>
                <w:sz w:val="16"/>
              </w:rPr>
            </w:pPr>
            <w:ins w:id="766" w:author="Marks, Brett (DPH)" w:date="2026-09-25T20:07:00Z" w16du:dateUtc="2026-09-26T00:07:00Z">
              <w:r>
                <w:rPr>
                  <w:spacing w:val="-2"/>
                  <w:sz w:val="16"/>
                </w:rPr>
                <w:t>8,200</w:t>
              </w:r>
            </w:ins>
          </w:p>
        </w:tc>
        <w:tc>
          <w:tcPr>
            <w:tcW w:w="1157" w:type="dxa"/>
          </w:tcPr>
          <w:p w14:paraId="53074B25" w14:textId="77777777" w:rsidR="00BC54DB" w:rsidRDefault="007A751E">
            <w:pPr>
              <w:pStyle w:val="TableParagraph"/>
              <w:spacing w:line="164" w:lineRule="exact"/>
              <w:ind w:left="672"/>
              <w:rPr>
                <w:ins w:id="767" w:author="Marks, Brett (DPH)" w:date="2026-09-25T20:07:00Z" w16du:dateUtc="2026-09-26T00:07:00Z"/>
                <w:sz w:val="16"/>
              </w:rPr>
            </w:pPr>
            <w:ins w:id="768" w:author="Marks, Brett (DPH)" w:date="2026-09-25T20:07:00Z" w16du:dateUtc="2026-09-26T00:07:00Z">
              <w:r>
                <w:rPr>
                  <w:spacing w:val="-2"/>
                  <w:sz w:val="16"/>
                </w:rPr>
                <w:t>4,784</w:t>
              </w:r>
            </w:ins>
          </w:p>
        </w:tc>
        <w:tc>
          <w:tcPr>
            <w:tcW w:w="1225" w:type="dxa"/>
          </w:tcPr>
          <w:p w14:paraId="59DA9F1C" w14:textId="77777777" w:rsidR="00BC54DB" w:rsidRDefault="00BC54DB">
            <w:pPr>
              <w:pStyle w:val="TableParagraph"/>
              <w:rPr>
                <w:ins w:id="769" w:author="Marks, Brett (DPH)" w:date="2026-09-25T20:07:00Z" w16du:dateUtc="2026-09-26T00:07:00Z"/>
                <w:sz w:val="14"/>
              </w:rPr>
            </w:pPr>
          </w:p>
        </w:tc>
        <w:tc>
          <w:tcPr>
            <w:tcW w:w="1160" w:type="dxa"/>
            <w:gridSpan w:val="2"/>
          </w:tcPr>
          <w:p w14:paraId="3316D8C1" w14:textId="77777777" w:rsidR="00BC54DB" w:rsidRDefault="00BC54DB">
            <w:pPr>
              <w:pStyle w:val="TableParagraph"/>
              <w:rPr>
                <w:ins w:id="770" w:author="Marks, Brett (DPH)" w:date="2026-09-25T20:07:00Z" w16du:dateUtc="2026-09-26T00:07:00Z"/>
                <w:sz w:val="14"/>
              </w:rPr>
            </w:pPr>
          </w:p>
        </w:tc>
        <w:tc>
          <w:tcPr>
            <w:tcW w:w="1189" w:type="dxa"/>
            <w:gridSpan w:val="3"/>
          </w:tcPr>
          <w:p w14:paraId="0E8626F4" w14:textId="77777777" w:rsidR="00BC54DB" w:rsidRDefault="00BC54DB">
            <w:pPr>
              <w:pStyle w:val="TableParagraph"/>
              <w:rPr>
                <w:ins w:id="771" w:author="Marks, Brett (DPH)" w:date="2026-09-25T20:07:00Z" w16du:dateUtc="2026-09-26T00:07:00Z"/>
                <w:sz w:val="14"/>
              </w:rPr>
            </w:pPr>
          </w:p>
        </w:tc>
        <w:tc>
          <w:tcPr>
            <w:tcW w:w="1200" w:type="dxa"/>
            <w:gridSpan w:val="3"/>
          </w:tcPr>
          <w:p w14:paraId="4B911304" w14:textId="77777777" w:rsidR="00BC54DB" w:rsidRDefault="00BC54DB">
            <w:pPr>
              <w:pStyle w:val="TableParagraph"/>
              <w:rPr>
                <w:ins w:id="772" w:author="Marks, Brett (DPH)" w:date="2026-09-25T20:07:00Z" w16du:dateUtc="2026-09-26T00:07:00Z"/>
                <w:sz w:val="14"/>
              </w:rPr>
            </w:pPr>
          </w:p>
        </w:tc>
        <w:tc>
          <w:tcPr>
            <w:tcW w:w="1060" w:type="dxa"/>
            <w:gridSpan w:val="5"/>
          </w:tcPr>
          <w:p w14:paraId="17935905" w14:textId="77777777" w:rsidR="00BC54DB" w:rsidRDefault="00BC54DB" w:rsidP="001F5476">
            <w:pPr>
              <w:pStyle w:val="TableParagraph"/>
              <w:ind w:right="19"/>
              <w:rPr>
                <w:ins w:id="773" w:author="Marks, Brett (DPH)" w:date="2026-09-25T20:07:00Z" w16du:dateUtc="2026-09-26T00:07:00Z"/>
                <w:sz w:val="14"/>
              </w:rPr>
            </w:pPr>
          </w:p>
        </w:tc>
      </w:tr>
      <w:tr w:rsidR="00BC54DB" w14:paraId="6215F2D8" w14:textId="77777777" w:rsidTr="001F5476">
        <w:trPr>
          <w:gridBefore w:val="1"/>
          <w:trHeight w:val="207"/>
          <w:ins w:id="774" w:author="Marks, Brett (DPH)" w:date="2026-09-25T20:07:00Z" w16du:dateUtc="2026-09-26T00:07:00Z"/>
        </w:trPr>
        <w:tc>
          <w:tcPr>
            <w:tcW w:w="1890" w:type="dxa"/>
            <w:gridSpan w:val="4"/>
          </w:tcPr>
          <w:p w14:paraId="56337921" w14:textId="77777777" w:rsidR="00BC54DB" w:rsidRDefault="007A751E">
            <w:pPr>
              <w:pStyle w:val="TableParagraph"/>
              <w:spacing w:line="169" w:lineRule="exact"/>
              <w:ind w:left="79"/>
              <w:rPr>
                <w:ins w:id="775" w:author="Marks, Brett (DPH)" w:date="2026-09-25T20:07:00Z" w16du:dateUtc="2026-09-26T00:07:00Z"/>
                <w:sz w:val="16"/>
              </w:rPr>
            </w:pPr>
            <w:ins w:id="776" w:author="Marks, Brett (DPH)" w:date="2026-09-25T20:07:00Z" w16du:dateUtc="2026-09-26T00:07:00Z">
              <w:r>
                <w:rPr>
                  <w:spacing w:val="-2"/>
                  <w:sz w:val="16"/>
                </w:rPr>
                <w:t>Other</w:t>
              </w:r>
              <w:r>
                <w:rPr>
                  <w:spacing w:val="-7"/>
                  <w:sz w:val="16"/>
                </w:rPr>
                <w:t xml:space="preserve"> </w:t>
              </w:r>
              <w:r>
                <w:rPr>
                  <w:spacing w:val="-2"/>
                  <w:sz w:val="16"/>
                </w:rPr>
                <w:t>expenses</w:t>
              </w:r>
            </w:ins>
          </w:p>
        </w:tc>
        <w:tc>
          <w:tcPr>
            <w:tcW w:w="1155" w:type="dxa"/>
          </w:tcPr>
          <w:p w14:paraId="0FBAC8EC" w14:textId="77777777" w:rsidR="00BC54DB" w:rsidRDefault="007A751E">
            <w:pPr>
              <w:pStyle w:val="TableParagraph"/>
              <w:tabs>
                <w:tab w:val="left" w:pos="316"/>
              </w:tabs>
              <w:spacing w:line="165" w:lineRule="exact"/>
              <w:ind w:right="55"/>
              <w:jc w:val="right"/>
              <w:rPr>
                <w:ins w:id="777" w:author="Marks, Brett (DPH)" w:date="2026-09-25T20:07:00Z" w16du:dateUtc="2026-09-26T00:07:00Z"/>
                <w:sz w:val="16"/>
              </w:rPr>
            </w:pPr>
            <w:ins w:id="778" w:author="Marks, Brett (DPH)" w:date="2026-09-25T20:07:00Z" w16du:dateUtc="2026-09-26T00:07:00Z">
              <w:r>
                <w:rPr>
                  <w:sz w:val="16"/>
                  <w:u w:val="single"/>
                </w:rPr>
                <w:tab/>
              </w:r>
              <w:r>
                <w:rPr>
                  <w:spacing w:val="-2"/>
                  <w:sz w:val="16"/>
                  <w:u w:val="single"/>
                </w:rPr>
                <w:t>5,059</w:t>
              </w:r>
              <w:r>
                <w:rPr>
                  <w:spacing w:val="40"/>
                  <w:sz w:val="16"/>
                  <w:u w:val="single"/>
                </w:rPr>
                <w:t xml:space="preserve"> </w:t>
              </w:r>
            </w:ins>
          </w:p>
        </w:tc>
        <w:tc>
          <w:tcPr>
            <w:tcW w:w="1048" w:type="dxa"/>
          </w:tcPr>
          <w:p w14:paraId="0BBAC8B9" w14:textId="77777777" w:rsidR="00BC54DB" w:rsidRPr="001F5476" w:rsidRDefault="007A751E">
            <w:pPr>
              <w:pStyle w:val="TableParagraph"/>
              <w:spacing w:line="162" w:lineRule="exact"/>
              <w:ind w:left="587"/>
              <w:rPr>
                <w:ins w:id="779" w:author="Marks, Brett (DPH)" w:date="2026-09-25T20:07:00Z" w16du:dateUtc="2026-09-26T00:07:00Z"/>
                <w:sz w:val="16"/>
                <w:u w:val="single"/>
              </w:rPr>
            </w:pPr>
            <w:ins w:id="780" w:author="Marks, Brett (DPH)" w:date="2026-09-25T20:07:00Z" w16du:dateUtc="2026-09-26T00:07:00Z">
              <w:r w:rsidRPr="001F5476">
                <w:rPr>
                  <w:spacing w:val="-2"/>
                  <w:sz w:val="16"/>
                  <w:u w:val="single"/>
                </w:rPr>
                <w:t>2,262</w:t>
              </w:r>
            </w:ins>
          </w:p>
        </w:tc>
        <w:tc>
          <w:tcPr>
            <w:tcW w:w="1157" w:type="dxa"/>
          </w:tcPr>
          <w:p w14:paraId="17B32385" w14:textId="77777777" w:rsidR="00BC54DB" w:rsidRPr="001F5476" w:rsidRDefault="007A751E">
            <w:pPr>
              <w:pStyle w:val="TableParagraph"/>
              <w:spacing w:line="162" w:lineRule="exact"/>
              <w:ind w:left="675"/>
              <w:rPr>
                <w:ins w:id="781" w:author="Marks, Brett (DPH)" w:date="2026-09-25T20:07:00Z" w16du:dateUtc="2026-09-26T00:07:00Z"/>
                <w:sz w:val="16"/>
                <w:u w:val="single"/>
              </w:rPr>
            </w:pPr>
            <w:ins w:id="782" w:author="Marks, Brett (DPH)" w:date="2026-09-25T20:07:00Z" w16du:dateUtc="2026-09-26T00:07:00Z">
              <w:r w:rsidRPr="001F5476">
                <w:rPr>
                  <w:spacing w:val="-2"/>
                  <w:sz w:val="16"/>
                  <w:u w:val="single"/>
                </w:rPr>
                <w:t>2,318</w:t>
              </w:r>
            </w:ins>
          </w:p>
        </w:tc>
        <w:tc>
          <w:tcPr>
            <w:tcW w:w="1225" w:type="dxa"/>
          </w:tcPr>
          <w:p w14:paraId="4E6675A4" w14:textId="77777777" w:rsidR="00BC54DB" w:rsidRPr="001F5476" w:rsidRDefault="007A751E">
            <w:pPr>
              <w:pStyle w:val="TableParagraph"/>
              <w:spacing w:line="162" w:lineRule="exact"/>
              <w:ind w:left="773"/>
              <w:rPr>
                <w:ins w:id="783" w:author="Marks, Brett (DPH)" w:date="2026-09-25T20:07:00Z" w16du:dateUtc="2026-09-26T00:07:00Z"/>
                <w:sz w:val="16"/>
                <w:u w:val="single"/>
              </w:rPr>
            </w:pPr>
            <w:ins w:id="784" w:author="Marks, Brett (DPH)" w:date="2026-09-25T20:07:00Z" w16du:dateUtc="2026-09-26T00:07:00Z">
              <w:r w:rsidRPr="001F5476">
                <w:rPr>
                  <w:spacing w:val="-2"/>
                  <w:sz w:val="16"/>
                  <w:u w:val="single"/>
                </w:rPr>
                <w:t>2,434</w:t>
              </w:r>
            </w:ins>
          </w:p>
        </w:tc>
        <w:tc>
          <w:tcPr>
            <w:tcW w:w="1160" w:type="dxa"/>
            <w:gridSpan w:val="2"/>
          </w:tcPr>
          <w:p w14:paraId="4BBBE3A1" w14:textId="77777777" w:rsidR="00BC54DB" w:rsidRPr="001F5476" w:rsidRDefault="007A751E">
            <w:pPr>
              <w:pStyle w:val="TableParagraph"/>
              <w:spacing w:line="162" w:lineRule="exact"/>
              <w:ind w:left="665"/>
              <w:rPr>
                <w:ins w:id="785" w:author="Marks, Brett (DPH)" w:date="2026-09-25T20:07:00Z" w16du:dateUtc="2026-09-26T00:07:00Z"/>
                <w:sz w:val="16"/>
                <w:u w:val="single"/>
              </w:rPr>
            </w:pPr>
            <w:ins w:id="786" w:author="Marks, Brett (DPH)" w:date="2026-09-25T20:07:00Z" w16du:dateUtc="2026-09-26T00:07:00Z">
              <w:r w:rsidRPr="001F5476">
                <w:rPr>
                  <w:spacing w:val="-2"/>
                  <w:sz w:val="16"/>
                  <w:u w:val="single"/>
                </w:rPr>
                <w:t>2,556</w:t>
              </w:r>
            </w:ins>
          </w:p>
        </w:tc>
        <w:tc>
          <w:tcPr>
            <w:tcW w:w="1189" w:type="dxa"/>
            <w:gridSpan w:val="3"/>
          </w:tcPr>
          <w:p w14:paraId="0218632C" w14:textId="77777777" w:rsidR="00BC54DB" w:rsidRPr="001F5476" w:rsidRDefault="007A751E">
            <w:pPr>
              <w:pStyle w:val="TableParagraph"/>
              <w:spacing w:line="162" w:lineRule="exact"/>
              <w:ind w:left="731"/>
              <w:rPr>
                <w:ins w:id="787" w:author="Marks, Brett (DPH)" w:date="2026-09-25T20:07:00Z" w16du:dateUtc="2026-09-26T00:07:00Z"/>
                <w:sz w:val="16"/>
                <w:u w:val="single"/>
              </w:rPr>
            </w:pPr>
            <w:ins w:id="788" w:author="Marks, Brett (DPH)" w:date="2026-09-25T20:07:00Z" w16du:dateUtc="2026-09-26T00:07:00Z">
              <w:r w:rsidRPr="001F5476">
                <w:rPr>
                  <w:spacing w:val="-2"/>
                  <w:sz w:val="16"/>
                  <w:u w:val="single"/>
                </w:rPr>
                <w:t>2,685</w:t>
              </w:r>
            </w:ins>
          </w:p>
        </w:tc>
        <w:tc>
          <w:tcPr>
            <w:tcW w:w="1200" w:type="dxa"/>
            <w:gridSpan w:val="3"/>
          </w:tcPr>
          <w:p w14:paraId="7CA12DA0" w14:textId="77777777" w:rsidR="00BC54DB" w:rsidRPr="001F5476" w:rsidRDefault="007A751E">
            <w:pPr>
              <w:pStyle w:val="TableParagraph"/>
              <w:spacing w:line="162" w:lineRule="exact"/>
              <w:ind w:left="739"/>
              <w:rPr>
                <w:ins w:id="789" w:author="Marks, Brett (DPH)" w:date="2026-09-25T20:07:00Z" w16du:dateUtc="2026-09-26T00:07:00Z"/>
                <w:sz w:val="16"/>
                <w:u w:val="single"/>
              </w:rPr>
            </w:pPr>
            <w:ins w:id="790" w:author="Marks, Brett (DPH)" w:date="2026-09-25T20:07:00Z" w16du:dateUtc="2026-09-26T00:07:00Z">
              <w:r w:rsidRPr="001F5476">
                <w:rPr>
                  <w:spacing w:val="-2"/>
                  <w:sz w:val="16"/>
                  <w:u w:val="single"/>
                </w:rPr>
                <w:t>2,818</w:t>
              </w:r>
            </w:ins>
          </w:p>
        </w:tc>
        <w:tc>
          <w:tcPr>
            <w:tcW w:w="1060" w:type="dxa"/>
            <w:gridSpan w:val="5"/>
          </w:tcPr>
          <w:p w14:paraId="4E605E7E" w14:textId="77777777" w:rsidR="00BC54DB" w:rsidRPr="001F5476" w:rsidRDefault="007A751E" w:rsidP="001F5476">
            <w:pPr>
              <w:pStyle w:val="TableParagraph"/>
              <w:spacing w:line="165" w:lineRule="exact"/>
              <w:ind w:right="19"/>
              <w:jc w:val="right"/>
              <w:rPr>
                <w:ins w:id="791" w:author="Marks, Brett (DPH)" w:date="2026-09-25T20:07:00Z" w16du:dateUtc="2026-09-26T00:07:00Z"/>
                <w:sz w:val="16"/>
                <w:u w:val="single"/>
              </w:rPr>
            </w:pPr>
            <w:ins w:id="792" w:author="Marks, Brett (DPH)" w:date="2026-09-25T20:07:00Z" w16du:dateUtc="2026-09-26T00:07:00Z">
              <w:r w:rsidRPr="001F5476">
                <w:rPr>
                  <w:spacing w:val="-2"/>
                  <w:sz w:val="16"/>
                  <w:u w:val="single"/>
                </w:rPr>
                <w:t>2,960</w:t>
              </w:r>
            </w:ins>
          </w:p>
        </w:tc>
      </w:tr>
      <w:tr w:rsidR="00BC54DB" w14:paraId="77F8F28D" w14:textId="77777777" w:rsidTr="001F5476">
        <w:trPr>
          <w:gridBefore w:val="1"/>
          <w:trHeight w:val="250"/>
          <w:ins w:id="793" w:author="Marks, Brett (DPH)" w:date="2026-09-25T20:07:00Z" w16du:dateUtc="2026-09-26T00:07:00Z"/>
        </w:trPr>
        <w:tc>
          <w:tcPr>
            <w:tcW w:w="1890" w:type="dxa"/>
            <w:gridSpan w:val="4"/>
          </w:tcPr>
          <w:p w14:paraId="08D48DD1" w14:textId="77777777" w:rsidR="00BC54DB" w:rsidRDefault="007A751E">
            <w:pPr>
              <w:pStyle w:val="TableParagraph"/>
              <w:spacing w:line="183" w:lineRule="exact"/>
              <w:ind w:left="228"/>
              <w:rPr>
                <w:ins w:id="794" w:author="Marks, Brett (DPH)" w:date="2026-09-25T20:07:00Z" w16du:dateUtc="2026-09-26T00:07:00Z"/>
                <w:sz w:val="16"/>
              </w:rPr>
            </w:pPr>
            <w:ins w:id="795" w:author="Marks, Brett (DPH)" w:date="2026-09-25T20:07:00Z" w16du:dateUtc="2026-09-26T00:07:00Z">
              <w:r>
                <w:rPr>
                  <w:spacing w:val="-2"/>
                  <w:sz w:val="16"/>
                </w:rPr>
                <w:t>Total</w:t>
              </w:r>
              <w:r>
                <w:rPr>
                  <w:spacing w:val="-3"/>
                  <w:sz w:val="16"/>
                </w:rPr>
                <w:t xml:space="preserve"> </w:t>
              </w:r>
              <w:r>
                <w:rPr>
                  <w:spacing w:val="-2"/>
                  <w:sz w:val="16"/>
                </w:rPr>
                <w:t>Expenses</w:t>
              </w:r>
            </w:ins>
          </w:p>
        </w:tc>
        <w:tc>
          <w:tcPr>
            <w:tcW w:w="1155" w:type="dxa"/>
          </w:tcPr>
          <w:p w14:paraId="5D513C87" w14:textId="77777777" w:rsidR="00BC54DB" w:rsidRPr="00A965B1" w:rsidRDefault="007A751E">
            <w:pPr>
              <w:pStyle w:val="TableParagraph"/>
              <w:spacing w:line="199" w:lineRule="exact"/>
              <w:ind w:left="139"/>
              <w:rPr>
                <w:ins w:id="796" w:author="Marks, Brett (DPH)" w:date="2026-09-25T20:07:00Z" w16du:dateUtc="2026-09-26T00:07:00Z"/>
                <w:sz w:val="16"/>
                <w:u w:val="thick"/>
              </w:rPr>
            </w:pPr>
            <w:ins w:id="797" w:author="Marks, Brett (DPH)" w:date="2026-09-25T20:07:00Z" w16du:dateUtc="2026-09-26T00:07:00Z">
              <w:r w:rsidRPr="00A965B1">
                <w:rPr>
                  <w:sz w:val="18"/>
                  <w:u w:val="thick"/>
                </w:rPr>
                <w:t>$</w:t>
              </w:r>
              <w:r w:rsidRPr="00A965B1">
                <w:rPr>
                  <w:spacing w:val="44"/>
                  <w:sz w:val="18"/>
                  <w:u w:val="thick"/>
                </w:rPr>
                <w:t xml:space="preserve">  </w:t>
              </w:r>
              <w:r w:rsidRPr="00A965B1">
                <w:rPr>
                  <w:spacing w:val="-2"/>
                  <w:position w:val="2"/>
                  <w:sz w:val="16"/>
                  <w:u w:val="thick"/>
                </w:rPr>
                <w:t>1,000,689</w:t>
              </w:r>
            </w:ins>
          </w:p>
        </w:tc>
        <w:tc>
          <w:tcPr>
            <w:tcW w:w="1048" w:type="dxa"/>
          </w:tcPr>
          <w:p w14:paraId="108BEA54" w14:textId="77777777" w:rsidR="00BC54DB" w:rsidRPr="00A965B1" w:rsidRDefault="007A751E">
            <w:pPr>
              <w:pStyle w:val="TableParagraph"/>
              <w:spacing w:line="188" w:lineRule="exact"/>
              <w:ind w:left="91"/>
              <w:rPr>
                <w:ins w:id="798" w:author="Marks, Brett (DPH)" w:date="2026-09-25T20:07:00Z" w16du:dateUtc="2026-09-26T00:07:00Z"/>
                <w:sz w:val="16"/>
                <w:u w:val="thick"/>
              </w:rPr>
            </w:pPr>
            <w:ins w:id="799" w:author="Marks, Brett (DPH)" w:date="2026-09-25T20:07:00Z" w16du:dateUtc="2026-09-26T00:07:00Z">
              <w:r w:rsidRPr="00A965B1">
                <w:rPr>
                  <w:rFonts w:ascii="Arial"/>
                  <w:sz w:val="15"/>
                  <w:u w:val="thick"/>
                </w:rPr>
                <w:t>$</w:t>
              </w:r>
              <w:r w:rsidRPr="00A965B1">
                <w:rPr>
                  <w:rFonts w:ascii="Arial"/>
                  <w:spacing w:val="43"/>
                  <w:sz w:val="15"/>
                  <w:u w:val="thick"/>
                </w:rPr>
                <w:t xml:space="preserve">  </w:t>
              </w:r>
              <w:r w:rsidRPr="00A965B1">
                <w:rPr>
                  <w:spacing w:val="-2"/>
                  <w:position w:val="1"/>
                  <w:sz w:val="16"/>
                  <w:u w:val="thick"/>
                </w:rPr>
                <w:t>1,027,804</w:t>
              </w:r>
            </w:ins>
          </w:p>
        </w:tc>
        <w:tc>
          <w:tcPr>
            <w:tcW w:w="1157" w:type="dxa"/>
          </w:tcPr>
          <w:p w14:paraId="62A93F7A" w14:textId="77777777" w:rsidR="00BC54DB" w:rsidRPr="00A965B1" w:rsidRDefault="007A751E">
            <w:pPr>
              <w:pStyle w:val="TableParagraph"/>
              <w:tabs>
                <w:tab w:val="left" w:pos="524"/>
              </w:tabs>
              <w:spacing w:line="196" w:lineRule="exact"/>
              <w:ind w:left="136"/>
              <w:rPr>
                <w:ins w:id="800" w:author="Marks, Brett (DPH)" w:date="2026-09-25T20:07:00Z" w16du:dateUtc="2026-09-26T00:07:00Z"/>
                <w:sz w:val="16"/>
                <w:u w:val="thick"/>
              </w:rPr>
            </w:pPr>
            <w:ins w:id="801" w:author="Marks, Brett (DPH)" w:date="2026-09-25T20:07:00Z" w16du:dateUtc="2026-09-26T00:07:00Z">
              <w:r w:rsidRPr="00A965B1">
                <w:rPr>
                  <w:spacing w:val="-10"/>
                  <w:sz w:val="17"/>
                  <w:u w:val="thick"/>
                </w:rPr>
                <w:t>$</w:t>
              </w:r>
              <w:r w:rsidRPr="00A965B1">
                <w:rPr>
                  <w:sz w:val="17"/>
                  <w:u w:val="thick"/>
                </w:rPr>
                <w:tab/>
              </w:r>
              <w:r w:rsidRPr="00A965B1">
                <w:rPr>
                  <w:spacing w:val="-2"/>
                  <w:position w:val="2"/>
                  <w:sz w:val="16"/>
                  <w:u w:val="thick"/>
                </w:rPr>
                <w:t>992,221</w:t>
              </w:r>
            </w:ins>
          </w:p>
        </w:tc>
        <w:tc>
          <w:tcPr>
            <w:tcW w:w="1225" w:type="dxa"/>
          </w:tcPr>
          <w:p w14:paraId="11F5168C" w14:textId="77777777" w:rsidR="00BC54DB" w:rsidRPr="00A965B1" w:rsidRDefault="007A751E">
            <w:pPr>
              <w:pStyle w:val="TableParagraph"/>
              <w:tabs>
                <w:tab w:val="left" w:pos="509"/>
              </w:tabs>
              <w:spacing w:line="196" w:lineRule="exact"/>
              <w:ind w:left="162"/>
              <w:rPr>
                <w:ins w:id="802" w:author="Marks, Brett (DPH)" w:date="2026-09-25T20:07:00Z" w16du:dateUtc="2026-09-26T00:07:00Z"/>
                <w:sz w:val="16"/>
                <w:u w:val="thick"/>
              </w:rPr>
            </w:pPr>
            <w:ins w:id="803" w:author="Marks, Brett (DPH)" w:date="2026-09-25T20:07:00Z" w16du:dateUtc="2026-09-26T00:07:00Z">
              <w:r w:rsidRPr="00A965B1">
                <w:rPr>
                  <w:spacing w:val="-10"/>
                  <w:w w:val="105"/>
                  <w:sz w:val="17"/>
                  <w:u w:val="thick"/>
                </w:rPr>
                <w:t>$</w:t>
              </w:r>
              <w:r w:rsidRPr="00A965B1">
                <w:rPr>
                  <w:sz w:val="17"/>
                  <w:u w:val="thick"/>
                </w:rPr>
                <w:tab/>
              </w:r>
              <w:r w:rsidRPr="00A965B1">
                <w:rPr>
                  <w:spacing w:val="-2"/>
                  <w:w w:val="105"/>
                  <w:position w:val="2"/>
                  <w:sz w:val="16"/>
                  <w:u w:val="thick"/>
                </w:rPr>
                <w:t>1,295,954</w:t>
              </w:r>
            </w:ins>
          </w:p>
        </w:tc>
        <w:tc>
          <w:tcPr>
            <w:tcW w:w="1160" w:type="dxa"/>
            <w:gridSpan w:val="2"/>
          </w:tcPr>
          <w:p w14:paraId="026EA991" w14:textId="77777777" w:rsidR="00BC54DB" w:rsidRPr="00A965B1" w:rsidRDefault="007A751E">
            <w:pPr>
              <w:pStyle w:val="TableParagraph"/>
              <w:spacing w:line="196" w:lineRule="exact"/>
              <w:ind w:left="137"/>
              <w:rPr>
                <w:ins w:id="804" w:author="Marks, Brett (DPH)" w:date="2026-09-25T20:07:00Z" w16du:dateUtc="2026-09-26T00:07:00Z"/>
                <w:sz w:val="16"/>
                <w:u w:val="thick"/>
              </w:rPr>
            </w:pPr>
            <w:ins w:id="805" w:author="Marks, Brett (DPH)" w:date="2026-09-25T20:07:00Z" w16du:dateUtc="2026-09-26T00:07:00Z">
              <w:r w:rsidRPr="00A965B1">
                <w:rPr>
                  <w:sz w:val="17"/>
                  <w:u w:val="thick"/>
                </w:rPr>
                <w:t>$</w:t>
              </w:r>
              <w:r w:rsidRPr="00A965B1">
                <w:rPr>
                  <w:spacing w:val="50"/>
                  <w:sz w:val="17"/>
                  <w:u w:val="thick"/>
                </w:rPr>
                <w:t xml:space="preserve">  </w:t>
              </w:r>
              <w:r w:rsidRPr="00A965B1">
                <w:rPr>
                  <w:spacing w:val="-2"/>
                  <w:position w:val="2"/>
                  <w:sz w:val="16"/>
                  <w:u w:val="thick"/>
                </w:rPr>
                <w:t>1,332,902</w:t>
              </w:r>
            </w:ins>
          </w:p>
        </w:tc>
        <w:tc>
          <w:tcPr>
            <w:tcW w:w="1189" w:type="dxa"/>
            <w:gridSpan w:val="3"/>
          </w:tcPr>
          <w:p w14:paraId="6A6BD5B2" w14:textId="77777777" w:rsidR="00BC54DB" w:rsidRPr="00A965B1" w:rsidRDefault="007A751E">
            <w:pPr>
              <w:pStyle w:val="TableParagraph"/>
              <w:tabs>
                <w:tab w:val="left" w:pos="467"/>
              </w:tabs>
              <w:spacing w:line="195" w:lineRule="exact"/>
              <w:ind w:left="159"/>
              <w:rPr>
                <w:ins w:id="806" w:author="Marks, Brett (DPH)" w:date="2026-09-25T20:07:00Z" w16du:dateUtc="2026-09-26T00:07:00Z"/>
                <w:sz w:val="16"/>
                <w:u w:val="thick"/>
              </w:rPr>
            </w:pPr>
            <w:ins w:id="807" w:author="Marks, Brett (DPH)" w:date="2026-09-25T20:07:00Z" w16du:dateUtc="2026-09-26T00:07:00Z">
              <w:r w:rsidRPr="00A965B1">
                <w:rPr>
                  <w:spacing w:val="-10"/>
                  <w:position w:val="-1"/>
                  <w:sz w:val="17"/>
                  <w:u w:val="thick"/>
                </w:rPr>
                <w:t>$</w:t>
              </w:r>
              <w:r w:rsidRPr="00A965B1">
                <w:rPr>
                  <w:position w:val="-1"/>
                  <w:sz w:val="17"/>
                  <w:u w:val="thick"/>
                </w:rPr>
                <w:tab/>
              </w:r>
              <w:r w:rsidRPr="00A965B1">
                <w:rPr>
                  <w:spacing w:val="-2"/>
                  <w:sz w:val="16"/>
                  <w:u w:val="thick"/>
                </w:rPr>
                <w:t>1,371,233</w:t>
              </w:r>
            </w:ins>
          </w:p>
        </w:tc>
        <w:tc>
          <w:tcPr>
            <w:tcW w:w="1200" w:type="dxa"/>
            <w:gridSpan w:val="3"/>
          </w:tcPr>
          <w:p w14:paraId="45F20C72" w14:textId="77777777" w:rsidR="00BC54DB" w:rsidRPr="00A965B1" w:rsidRDefault="007A751E">
            <w:pPr>
              <w:pStyle w:val="TableParagraph"/>
              <w:tabs>
                <w:tab w:val="left" w:pos="464"/>
              </w:tabs>
              <w:spacing w:line="176" w:lineRule="exact"/>
              <w:ind w:left="165"/>
              <w:rPr>
                <w:ins w:id="808" w:author="Marks, Brett (DPH)" w:date="2026-09-25T20:07:00Z" w16du:dateUtc="2026-09-26T00:07:00Z"/>
                <w:sz w:val="16"/>
                <w:u w:val="thick"/>
              </w:rPr>
            </w:pPr>
            <w:ins w:id="809" w:author="Marks, Brett (DPH)" w:date="2026-09-25T20:07:00Z" w16du:dateUtc="2026-09-26T00:07:00Z">
              <w:r w:rsidRPr="00A965B1">
                <w:rPr>
                  <w:spacing w:val="-10"/>
                  <w:sz w:val="15"/>
                  <w:u w:val="thick"/>
                </w:rPr>
                <w:t>$</w:t>
              </w:r>
              <w:r w:rsidRPr="00A965B1">
                <w:rPr>
                  <w:sz w:val="15"/>
                  <w:u w:val="thick"/>
                </w:rPr>
                <w:tab/>
              </w:r>
              <w:r w:rsidRPr="00A965B1">
                <w:rPr>
                  <w:spacing w:val="-2"/>
                  <w:sz w:val="16"/>
                  <w:u w:val="thick"/>
                </w:rPr>
                <w:t>1,410,937</w:t>
              </w:r>
            </w:ins>
          </w:p>
        </w:tc>
        <w:tc>
          <w:tcPr>
            <w:tcW w:w="1060" w:type="dxa"/>
            <w:gridSpan w:val="5"/>
          </w:tcPr>
          <w:p w14:paraId="71D448C7" w14:textId="77777777" w:rsidR="00BC54DB" w:rsidRPr="00A965B1" w:rsidRDefault="007A751E" w:rsidP="001F5476">
            <w:pPr>
              <w:pStyle w:val="TableParagraph"/>
              <w:tabs>
                <w:tab w:val="left" w:pos="310"/>
              </w:tabs>
              <w:spacing w:line="180" w:lineRule="exact"/>
              <w:ind w:right="19"/>
              <w:jc w:val="right"/>
              <w:rPr>
                <w:ins w:id="810" w:author="Marks, Brett (DPH)" w:date="2026-09-25T20:07:00Z" w16du:dateUtc="2026-09-26T00:07:00Z"/>
                <w:sz w:val="16"/>
                <w:u w:val="thick"/>
              </w:rPr>
            </w:pPr>
            <w:ins w:id="811" w:author="Marks, Brett (DPH)" w:date="2026-09-25T20:07:00Z" w16du:dateUtc="2026-09-26T00:07:00Z">
              <w:r w:rsidRPr="00A965B1">
                <w:rPr>
                  <w:spacing w:val="-10"/>
                  <w:sz w:val="15"/>
                  <w:u w:val="thick"/>
                </w:rPr>
                <w:t>$</w:t>
              </w:r>
              <w:r w:rsidRPr="00A965B1">
                <w:rPr>
                  <w:sz w:val="15"/>
                  <w:u w:val="thick"/>
                </w:rPr>
                <w:tab/>
              </w:r>
              <w:r w:rsidRPr="00A965B1">
                <w:rPr>
                  <w:spacing w:val="-2"/>
                  <w:sz w:val="16"/>
                  <w:u w:val="thick"/>
                </w:rPr>
                <w:t>1,452,151</w:t>
              </w:r>
            </w:ins>
          </w:p>
        </w:tc>
      </w:tr>
    </w:tbl>
    <w:p w14:paraId="1A1D4CCB" w14:textId="77777777" w:rsidR="002B4A75" w:rsidRDefault="002B4A75">
      <w:pPr>
        <w:pStyle w:val="BodyText"/>
        <w:spacing w:before="9"/>
        <w:rPr>
          <w:rFonts w:eastAsia="Arial"/>
          <w:sz w:val="18"/>
          <w:rPrChange w:id="812" w:author="Marks, Brett (DPH)" w:date="2026-09-25T20:07:00Z" w16du:dateUtc="2026-09-26T00:07:00Z">
            <w:rPr>
              <w:rFonts w:ascii="Arial" w:eastAsia="Arial" w:hAnsi="Arial" w:cs="Arial"/>
              <w:sz w:val="16"/>
              <w:szCs w:val="16"/>
            </w:rPr>
          </w:rPrChange>
        </w:rPr>
        <w:pPrChange w:id="813" w:author="Marks, Brett (DPH)" w:date="2026-09-25T20:07:00Z" w16du:dateUtc="2026-09-26T00:07:00Z">
          <w:pPr>
            <w:spacing w:before="5"/>
          </w:pPr>
        </w:pPrChange>
      </w:pPr>
    </w:p>
    <w:p w14:paraId="57A97B69" w14:textId="5162C0F5" w:rsidR="00BC54DB" w:rsidRDefault="007A751E">
      <w:pPr>
        <w:pStyle w:val="ListParagraph"/>
        <w:numPr>
          <w:ilvl w:val="1"/>
          <w:numId w:val="8"/>
        </w:numPr>
        <w:tabs>
          <w:tab w:val="left" w:pos="1601"/>
        </w:tabs>
        <w:spacing w:line="273" w:lineRule="auto"/>
        <w:ind w:right="454" w:hanging="338"/>
        <w:jc w:val="both"/>
        <w:rPr>
          <w:ins w:id="814" w:author="Marks, Brett (DPH)" w:date="2026-09-25T20:07:00Z" w16du:dateUtc="2026-09-26T00:07:00Z"/>
          <w:sz w:val="19"/>
        </w:rPr>
      </w:pPr>
      <w:bookmarkStart w:id="815" w:name="_Ref120010954"/>
      <w:ins w:id="816" w:author="Marks, Brett (DPH)" w:date="2026-09-25T20:07:00Z" w16du:dateUtc="2026-09-26T00:07:00Z">
        <w:r>
          <w:rPr>
            <w:w w:val="110"/>
            <w:sz w:val="19"/>
          </w:rPr>
          <w:t>Salaries and wages in fiscal year 2024 include the addition of 2.2</w:t>
        </w:r>
        <w:r>
          <w:rPr>
            <w:spacing w:val="-1"/>
            <w:w w:val="110"/>
            <w:sz w:val="19"/>
          </w:rPr>
          <w:t xml:space="preserve"> </w:t>
        </w:r>
        <w:r>
          <w:rPr>
            <w:w w:val="110"/>
            <w:sz w:val="19"/>
          </w:rPr>
          <w:t>full-time equivalents ("FTE") to operate the second CT scanner at an average salary of $36,600 per FTE, which results in approximately $81,000 of additional</w:t>
        </w:r>
        <w:r>
          <w:rPr>
            <w:spacing w:val="-1"/>
            <w:w w:val="110"/>
            <w:sz w:val="19"/>
          </w:rPr>
          <w:t xml:space="preserve"> </w:t>
        </w:r>
        <w:r>
          <w:rPr>
            <w:w w:val="110"/>
            <w:sz w:val="19"/>
          </w:rPr>
          <w:t>salaries and</w:t>
        </w:r>
        <w:r>
          <w:rPr>
            <w:spacing w:val="-1"/>
            <w:w w:val="110"/>
            <w:sz w:val="19"/>
          </w:rPr>
          <w:t xml:space="preserve"> </w:t>
        </w:r>
        <w:r>
          <w:rPr>
            <w:w w:val="110"/>
            <w:sz w:val="19"/>
          </w:rPr>
          <w:t>wages.</w:t>
        </w:r>
        <w:r>
          <w:rPr>
            <w:spacing w:val="40"/>
            <w:w w:val="110"/>
            <w:sz w:val="19"/>
          </w:rPr>
          <w:t xml:space="preserve"> </w:t>
        </w:r>
        <w:r>
          <w:rPr>
            <w:w w:val="110"/>
            <w:sz w:val="19"/>
          </w:rPr>
          <w:t>In</w:t>
        </w:r>
        <w:r>
          <w:rPr>
            <w:spacing w:val="-2"/>
            <w:w w:val="110"/>
            <w:sz w:val="19"/>
          </w:rPr>
          <w:t xml:space="preserve"> </w:t>
        </w:r>
        <w:r>
          <w:rPr>
            <w:w w:val="110"/>
            <w:sz w:val="19"/>
          </w:rPr>
          <w:t>addition, for</w:t>
        </w:r>
        <w:r>
          <w:rPr>
            <w:spacing w:val="-5"/>
            <w:w w:val="110"/>
            <w:sz w:val="19"/>
          </w:rPr>
          <w:t xml:space="preserve"> </w:t>
        </w:r>
        <w:r>
          <w:rPr>
            <w:w w:val="110"/>
            <w:sz w:val="19"/>
          </w:rPr>
          <w:t>fiscal</w:t>
        </w:r>
        <w:r>
          <w:rPr>
            <w:spacing w:val="-2"/>
            <w:w w:val="110"/>
            <w:sz w:val="19"/>
          </w:rPr>
          <w:t xml:space="preserve"> </w:t>
        </w:r>
        <w:r>
          <w:rPr>
            <w:w w:val="110"/>
            <w:sz w:val="19"/>
          </w:rPr>
          <w:t>years</w:t>
        </w:r>
        <w:r>
          <w:rPr>
            <w:spacing w:val="-5"/>
            <w:w w:val="110"/>
            <w:sz w:val="19"/>
          </w:rPr>
          <w:t xml:space="preserve"> </w:t>
        </w:r>
        <w:r>
          <w:rPr>
            <w:w w:val="110"/>
            <w:sz w:val="19"/>
          </w:rPr>
          <w:t>2022</w:t>
        </w:r>
        <w:r>
          <w:rPr>
            <w:spacing w:val="-5"/>
            <w:w w:val="110"/>
            <w:sz w:val="19"/>
          </w:rPr>
          <w:t xml:space="preserve"> </w:t>
        </w:r>
        <w:r>
          <w:rPr>
            <w:w w:val="110"/>
            <w:sz w:val="19"/>
          </w:rPr>
          <w:t>and</w:t>
        </w:r>
        <w:r>
          <w:rPr>
            <w:spacing w:val="-4"/>
            <w:w w:val="110"/>
            <w:sz w:val="19"/>
          </w:rPr>
          <w:t xml:space="preserve"> </w:t>
        </w:r>
        <w:r>
          <w:rPr>
            <w:w w:val="110"/>
            <w:sz w:val="19"/>
          </w:rPr>
          <w:t>forward,</w:t>
        </w:r>
        <w:r>
          <w:rPr>
            <w:spacing w:val="-1"/>
            <w:w w:val="110"/>
            <w:sz w:val="19"/>
          </w:rPr>
          <w:t xml:space="preserve"> </w:t>
        </w:r>
        <w:r>
          <w:rPr>
            <w:w w:val="110"/>
            <w:sz w:val="19"/>
          </w:rPr>
          <w:t>Management assumes</w:t>
        </w:r>
        <w:r>
          <w:rPr>
            <w:spacing w:val="-4"/>
            <w:w w:val="110"/>
            <w:sz w:val="19"/>
          </w:rPr>
          <w:t xml:space="preserve"> </w:t>
        </w:r>
        <w:r>
          <w:rPr>
            <w:w w:val="110"/>
            <w:sz w:val="19"/>
          </w:rPr>
          <w:t>a</w:t>
        </w:r>
        <w:r>
          <w:rPr>
            <w:spacing w:val="-6"/>
            <w:w w:val="110"/>
            <w:sz w:val="19"/>
          </w:rPr>
          <w:t xml:space="preserve"> </w:t>
        </w:r>
        <w:r>
          <w:rPr>
            <w:w w:val="110"/>
            <w:sz w:val="19"/>
          </w:rPr>
          <w:t>3% wage increase for inflation.</w:t>
        </w:r>
        <w:bookmarkEnd w:id="815"/>
      </w:ins>
    </w:p>
    <w:p w14:paraId="57A97B6A" w14:textId="77777777" w:rsidR="00BC54DB" w:rsidRDefault="00BC54DB">
      <w:pPr>
        <w:pStyle w:val="BodyText"/>
        <w:spacing w:before="9"/>
        <w:rPr>
          <w:ins w:id="817" w:author="Marks, Brett (DPH)" w:date="2026-09-25T20:07:00Z" w16du:dateUtc="2026-09-26T00:07:00Z"/>
        </w:rPr>
      </w:pPr>
    </w:p>
    <w:p w14:paraId="57A97B6B" w14:textId="77777777" w:rsidR="00BC54DB" w:rsidRDefault="007A751E">
      <w:pPr>
        <w:pStyle w:val="ListParagraph"/>
        <w:numPr>
          <w:ilvl w:val="1"/>
          <w:numId w:val="8"/>
        </w:numPr>
        <w:tabs>
          <w:tab w:val="left" w:pos="1614"/>
        </w:tabs>
        <w:spacing w:line="268" w:lineRule="auto"/>
        <w:ind w:left="1619" w:right="445" w:hanging="340"/>
        <w:jc w:val="both"/>
        <w:rPr>
          <w:ins w:id="818" w:author="Marks, Brett (DPH)" w:date="2026-09-25T20:07:00Z" w16du:dateUtc="2026-09-26T00:07:00Z"/>
          <w:sz w:val="19"/>
        </w:rPr>
      </w:pPr>
      <w:bookmarkStart w:id="819" w:name="_Ref120010982"/>
      <w:ins w:id="820" w:author="Marks, Brett (DPH)" w:date="2026-09-25T20:07:00Z" w16du:dateUtc="2026-09-26T00:07:00Z">
        <w:r>
          <w:rPr>
            <w:w w:val="110"/>
            <w:sz w:val="19"/>
          </w:rPr>
          <w:t>The</w:t>
        </w:r>
        <w:r>
          <w:rPr>
            <w:spacing w:val="-5"/>
            <w:w w:val="110"/>
            <w:sz w:val="19"/>
          </w:rPr>
          <w:t xml:space="preserve"> </w:t>
        </w:r>
        <w:r>
          <w:rPr>
            <w:w w:val="110"/>
            <w:sz w:val="19"/>
          </w:rPr>
          <w:t>actual</w:t>
        </w:r>
        <w:r>
          <w:rPr>
            <w:spacing w:val="-8"/>
            <w:w w:val="110"/>
            <w:sz w:val="19"/>
          </w:rPr>
          <w:t xml:space="preserve"> </w:t>
        </w:r>
        <w:r>
          <w:rPr>
            <w:w w:val="110"/>
            <w:sz w:val="19"/>
          </w:rPr>
          <w:t>fringe</w:t>
        </w:r>
        <w:r>
          <w:rPr>
            <w:spacing w:val="-2"/>
            <w:w w:val="110"/>
            <w:sz w:val="19"/>
          </w:rPr>
          <w:t xml:space="preserve"> </w:t>
        </w:r>
        <w:r>
          <w:rPr>
            <w:w w:val="110"/>
            <w:sz w:val="19"/>
          </w:rPr>
          <w:t>benefits percent of</w:t>
        </w:r>
        <w:r>
          <w:rPr>
            <w:spacing w:val="-8"/>
            <w:w w:val="110"/>
            <w:sz w:val="19"/>
          </w:rPr>
          <w:t xml:space="preserve"> </w:t>
        </w:r>
        <w:r>
          <w:rPr>
            <w:w w:val="110"/>
            <w:sz w:val="19"/>
          </w:rPr>
          <w:t>total</w:t>
        </w:r>
        <w:r>
          <w:rPr>
            <w:spacing w:val="-2"/>
            <w:w w:val="110"/>
            <w:sz w:val="19"/>
          </w:rPr>
          <w:t xml:space="preserve"> </w:t>
        </w:r>
        <w:r>
          <w:rPr>
            <w:w w:val="110"/>
            <w:sz w:val="19"/>
          </w:rPr>
          <w:t>salaries and wages</w:t>
        </w:r>
        <w:r>
          <w:rPr>
            <w:spacing w:val="-1"/>
            <w:w w:val="110"/>
            <w:sz w:val="19"/>
          </w:rPr>
          <w:t xml:space="preserve"> </w:t>
        </w:r>
        <w:r>
          <w:rPr>
            <w:w w:val="110"/>
            <w:sz w:val="19"/>
          </w:rPr>
          <w:t>was</w:t>
        </w:r>
        <w:r>
          <w:rPr>
            <w:spacing w:val="-2"/>
            <w:w w:val="110"/>
            <w:sz w:val="19"/>
          </w:rPr>
          <w:t xml:space="preserve"> </w:t>
        </w:r>
        <w:r>
          <w:rPr>
            <w:w w:val="110"/>
            <w:sz w:val="19"/>
          </w:rPr>
          <w:t>22.4% for</w:t>
        </w:r>
        <w:r>
          <w:rPr>
            <w:spacing w:val="-6"/>
            <w:w w:val="110"/>
            <w:sz w:val="19"/>
          </w:rPr>
          <w:t xml:space="preserve"> </w:t>
        </w:r>
        <w:r>
          <w:rPr>
            <w:w w:val="110"/>
            <w:sz w:val="19"/>
          </w:rPr>
          <w:t>fiscal</w:t>
        </w:r>
        <w:r>
          <w:rPr>
            <w:spacing w:val="-1"/>
            <w:w w:val="110"/>
            <w:sz w:val="19"/>
          </w:rPr>
          <w:t xml:space="preserve"> </w:t>
        </w:r>
        <w:r>
          <w:rPr>
            <w:w w:val="110"/>
            <w:sz w:val="19"/>
          </w:rPr>
          <w:t>year</w:t>
        </w:r>
        <w:r>
          <w:rPr>
            <w:spacing w:val="-1"/>
            <w:w w:val="110"/>
            <w:sz w:val="19"/>
          </w:rPr>
          <w:t xml:space="preserve"> </w:t>
        </w:r>
        <w:r>
          <w:rPr>
            <w:w w:val="110"/>
            <w:sz w:val="19"/>
          </w:rPr>
          <w:t>2021.</w:t>
        </w:r>
        <w:r>
          <w:rPr>
            <w:spacing w:val="40"/>
            <w:w w:val="110"/>
            <w:sz w:val="19"/>
          </w:rPr>
          <w:t xml:space="preserve"> </w:t>
        </w:r>
        <w:r>
          <w:rPr>
            <w:w w:val="110"/>
            <w:sz w:val="19"/>
          </w:rPr>
          <w:t>Management has estimated the projected fringe benefits at 22.4% of salaries and wages.</w:t>
        </w:r>
        <w:bookmarkEnd w:id="819"/>
      </w:ins>
    </w:p>
    <w:p w14:paraId="57A97B6C" w14:textId="77777777" w:rsidR="00BC54DB" w:rsidRDefault="00BC54DB">
      <w:pPr>
        <w:pStyle w:val="BodyText"/>
        <w:spacing w:before="7"/>
        <w:rPr>
          <w:ins w:id="821" w:author="Marks, Brett (DPH)" w:date="2026-09-25T20:07:00Z" w16du:dateUtc="2026-09-26T00:07:00Z"/>
          <w:sz w:val="23"/>
        </w:rPr>
      </w:pPr>
    </w:p>
    <w:p w14:paraId="57A97B6D" w14:textId="77777777" w:rsidR="00BC54DB" w:rsidRDefault="007A751E">
      <w:pPr>
        <w:pStyle w:val="ListParagraph"/>
        <w:numPr>
          <w:ilvl w:val="1"/>
          <w:numId w:val="8"/>
        </w:numPr>
        <w:tabs>
          <w:tab w:val="left" w:pos="1627"/>
        </w:tabs>
        <w:spacing w:line="276" w:lineRule="auto"/>
        <w:ind w:left="1630" w:right="441" w:hanging="341"/>
        <w:jc w:val="both"/>
        <w:rPr>
          <w:ins w:id="822" w:author="Marks, Brett (DPH)" w:date="2026-09-25T20:07:00Z" w16du:dateUtc="2026-09-26T00:07:00Z"/>
          <w:sz w:val="19"/>
        </w:rPr>
      </w:pPr>
      <w:bookmarkStart w:id="823" w:name="_Ref120011003"/>
      <w:ins w:id="824" w:author="Marks, Brett (DPH)" w:date="2026-09-25T20:07:00Z" w16du:dateUtc="2026-09-26T00:07:00Z">
        <w:r>
          <w:rPr>
            <w:w w:val="105"/>
            <w:sz w:val="19"/>
          </w:rPr>
          <w:t>Costs of approximately $581,000 for the existing CT scanner are depreciated over 5 years and will be fully depreciated</w:t>
        </w:r>
        <w:r>
          <w:rPr>
            <w:spacing w:val="40"/>
            <w:w w:val="105"/>
            <w:sz w:val="19"/>
          </w:rPr>
          <w:t xml:space="preserve"> </w:t>
        </w:r>
        <w:r>
          <w:rPr>
            <w:w w:val="105"/>
            <w:sz w:val="19"/>
          </w:rPr>
          <w:t>in March of fiscal year 2023.</w:t>
        </w:r>
        <w:bookmarkEnd w:id="823"/>
      </w:ins>
    </w:p>
    <w:p w14:paraId="57A97B6E" w14:textId="77777777" w:rsidR="00BC54DB" w:rsidRDefault="00BC54DB">
      <w:pPr>
        <w:pStyle w:val="BodyText"/>
        <w:rPr>
          <w:ins w:id="825" w:author="Marks, Brett (DPH)" w:date="2026-09-25T20:07:00Z" w16du:dateUtc="2026-09-26T00:07:00Z"/>
          <w:sz w:val="23"/>
        </w:rPr>
      </w:pPr>
    </w:p>
    <w:p w14:paraId="57A97B6F" w14:textId="77777777" w:rsidR="00BC54DB" w:rsidRDefault="007A751E">
      <w:pPr>
        <w:pStyle w:val="ListParagraph"/>
        <w:numPr>
          <w:ilvl w:val="1"/>
          <w:numId w:val="8"/>
        </w:numPr>
        <w:tabs>
          <w:tab w:val="left" w:pos="1641"/>
        </w:tabs>
        <w:spacing w:line="268" w:lineRule="auto"/>
        <w:ind w:left="1641" w:right="421" w:hanging="341"/>
        <w:jc w:val="both"/>
        <w:rPr>
          <w:ins w:id="826" w:author="Marks, Brett (DPH)" w:date="2026-09-25T20:07:00Z" w16du:dateUtc="2026-09-26T00:07:00Z"/>
          <w:sz w:val="19"/>
        </w:rPr>
      </w:pPr>
      <w:bookmarkStart w:id="827" w:name="_Ref120011016"/>
      <w:ins w:id="828" w:author="Marks, Brett (DPH)" w:date="2026-09-25T20:07:00Z" w16du:dateUtc="2026-09-26T00:07:00Z">
        <w:r>
          <w:rPr>
            <w:w w:val="105"/>
            <w:sz w:val="19"/>
          </w:rPr>
          <w:t>Costs</w:t>
        </w:r>
        <w:r>
          <w:rPr>
            <w:spacing w:val="40"/>
            <w:w w:val="105"/>
            <w:sz w:val="19"/>
          </w:rPr>
          <w:t xml:space="preserve"> </w:t>
        </w:r>
        <w:r>
          <w:rPr>
            <w:w w:val="105"/>
            <w:sz w:val="19"/>
          </w:rPr>
          <w:t>of</w:t>
        </w:r>
        <w:r>
          <w:rPr>
            <w:spacing w:val="40"/>
            <w:w w:val="105"/>
            <w:sz w:val="19"/>
          </w:rPr>
          <w:t xml:space="preserve"> </w:t>
        </w:r>
        <w:r>
          <w:rPr>
            <w:w w:val="105"/>
            <w:sz w:val="19"/>
          </w:rPr>
          <w:t>approximately</w:t>
        </w:r>
        <w:r>
          <w:rPr>
            <w:spacing w:val="40"/>
            <w:w w:val="105"/>
            <w:sz w:val="19"/>
          </w:rPr>
          <w:t xml:space="preserve"> </w:t>
        </w:r>
        <w:r>
          <w:rPr>
            <w:w w:val="105"/>
            <w:sz w:val="19"/>
          </w:rPr>
          <w:t>$804,000</w:t>
        </w:r>
        <w:r>
          <w:rPr>
            <w:spacing w:val="40"/>
            <w:w w:val="105"/>
            <w:sz w:val="19"/>
          </w:rPr>
          <w:t xml:space="preserve"> </w:t>
        </w:r>
        <w:r>
          <w:rPr>
            <w:w w:val="105"/>
            <w:sz w:val="19"/>
          </w:rPr>
          <w:t>for</w:t>
        </w:r>
        <w:r>
          <w:rPr>
            <w:spacing w:val="40"/>
            <w:w w:val="105"/>
            <w:sz w:val="19"/>
          </w:rPr>
          <w:t xml:space="preserve"> </w:t>
        </w:r>
        <w:r>
          <w:rPr>
            <w:w w:val="105"/>
            <w:sz w:val="19"/>
          </w:rPr>
          <w:t>the</w:t>
        </w:r>
        <w:r>
          <w:rPr>
            <w:spacing w:val="40"/>
            <w:w w:val="105"/>
            <w:sz w:val="19"/>
          </w:rPr>
          <w:t xml:space="preserve"> </w:t>
        </w:r>
        <w:r>
          <w:rPr>
            <w:w w:val="105"/>
            <w:sz w:val="19"/>
          </w:rPr>
          <w:t>new</w:t>
        </w:r>
        <w:r>
          <w:rPr>
            <w:spacing w:val="40"/>
            <w:w w:val="105"/>
            <w:sz w:val="19"/>
          </w:rPr>
          <w:t xml:space="preserve"> </w:t>
        </w:r>
        <w:r>
          <w:rPr>
            <w:w w:val="105"/>
            <w:sz w:val="19"/>
          </w:rPr>
          <w:t>CT</w:t>
        </w:r>
        <w:r>
          <w:rPr>
            <w:spacing w:val="40"/>
            <w:w w:val="105"/>
            <w:sz w:val="19"/>
          </w:rPr>
          <w:t xml:space="preserve"> </w:t>
        </w:r>
        <w:r>
          <w:rPr>
            <w:w w:val="105"/>
            <w:sz w:val="19"/>
          </w:rPr>
          <w:t>scanner</w:t>
        </w:r>
        <w:r>
          <w:rPr>
            <w:spacing w:val="40"/>
            <w:w w:val="105"/>
            <w:sz w:val="19"/>
          </w:rPr>
          <w:t xml:space="preserve"> </w:t>
        </w:r>
        <w:r>
          <w:rPr>
            <w:w w:val="105"/>
            <w:sz w:val="19"/>
          </w:rPr>
          <w:t>and</w:t>
        </w:r>
        <w:r>
          <w:rPr>
            <w:spacing w:val="40"/>
            <w:w w:val="105"/>
            <w:sz w:val="19"/>
          </w:rPr>
          <w:t xml:space="preserve"> </w:t>
        </w:r>
        <w:r>
          <w:rPr>
            <w:w w:val="105"/>
            <w:sz w:val="19"/>
          </w:rPr>
          <w:t>$49,000</w:t>
        </w:r>
        <w:r>
          <w:rPr>
            <w:spacing w:val="40"/>
            <w:w w:val="105"/>
            <w:sz w:val="19"/>
          </w:rPr>
          <w:t xml:space="preserve"> </w:t>
        </w:r>
        <w:r>
          <w:rPr>
            <w:w w:val="105"/>
            <w:sz w:val="19"/>
          </w:rPr>
          <w:t>for</w:t>
        </w:r>
        <w:r>
          <w:rPr>
            <w:spacing w:val="40"/>
            <w:w w:val="105"/>
            <w:sz w:val="19"/>
          </w:rPr>
          <w:t xml:space="preserve"> </w:t>
        </w:r>
        <w:r>
          <w:rPr>
            <w:w w:val="105"/>
            <w:sz w:val="19"/>
          </w:rPr>
          <w:t>the</w:t>
        </w:r>
        <w:r>
          <w:rPr>
            <w:spacing w:val="40"/>
            <w:w w:val="105"/>
            <w:sz w:val="19"/>
          </w:rPr>
          <w:t xml:space="preserve"> </w:t>
        </w:r>
        <w:r>
          <w:rPr>
            <w:w w:val="105"/>
            <w:sz w:val="19"/>
          </w:rPr>
          <w:t>injection</w:t>
        </w:r>
        <w:r>
          <w:rPr>
            <w:spacing w:val="40"/>
            <w:w w:val="105"/>
            <w:sz w:val="19"/>
          </w:rPr>
          <w:t xml:space="preserve"> </w:t>
        </w:r>
        <w:r>
          <w:rPr>
            <w:w w:val="105"/>
            <w:sz w:val="19"/>
          </w:rPr>
          <w:t>system</w:t>
        </w:r>
        <w:r>
          <w:rPr>
            <w:spacing w:val="40"/>
            <w:w w:val="105"/>
            <w:sz w:val="19"/>
          </w:rPr>
          <w:t xml:space="preserve"> </w:t>
        </w:r>
        <w:r>
          <w:rPr>
            <w:w w:val="105"/>
            <w:sz w:val="19"/>
          </w:rPr>
          <w:t>will</w:t>
        </w:r>
        <w:r>
          <w:rPr>
            <w:spacing w:val="40"/>
            <w:w w:val="105"/>
            <w:sz w:val="19"/>
          </w:rPr>
          <w:t xml:space="preserve"> </w:t>
        </w:r>
        <w:r>
          <w:rPr>
            <w:w w:val="105"/>
            <w:sz w:val="19"/>
          </w:rPr>
          <w:t>be depreciated</w:t>
        </w:r>
        <w:r>
          <w:rPr>
            <w:spacing w:val="40"/>
            <w:w w:val="105"/>
            <w:sz w:val="19"/>
          </w:rPr>
          <w:t xml:space="preserve"> </w:t>
        </w:r>
        <w:r>
          <w:rPr>
            <w:w w:val="105"/>
            <w:sz w:val="19"/>
          </w:rPr>
          <w:t>over</w:t>
        </w:r>
        <w:r>
          <w:rPr>
            <w:spacing w:val="22"/>
            <w:w w:val="105"/>
            <w:sz w:val="19"/>
          </w:rPr>
          <w:t xml:space="preserve"> </w:t>
        </w:r>
        <w:r>
          <w:rPr>
            <w:w w:val="105"/>
            <w:sz w:val="19"/>
          </w:rPr>
          <w:t>5</w:t>
        </w:r>
        <w:r>
          <w:rPr>
            <w:spacing w:val="15"/>
            <w:w w:val="105"/>
            <w:sz w:val="19"/>
          </w:rPr>
          <w:t xml:space="preserve"> </w:t>
        </w:r>
        <w:r>
          <w:rPr>
            <w:w w:val="105"/>
            <w:sz w:val="19"/>
          </w:rPr>
          <w:t>years</w:t>
        </w:r>
        <w:r>
          <w:rPr>
            <w:spacing w:val="24"/>
            <w:w w:val="105"/>
            <w:sz w:val="19"/>
          </w:rPr>
          <w:t xml:space="preserve"> </w:t>
        </w:r>
        <w:r>
          <w:rPr>
            <w:w w:val="105"/>
            <w:sz w:val="19"/>
          </w:rPr>
          <w:t>beginning</w:t>
        </w:r>
        <w:r>
          <w:rPr>
            <w:spacing w:val="25"/>
            <w:w w:val="105"/>
            <w:sz w:val="19"/>
          </w:rPr>
          <w:t xml:space="preserve"> </w:t>
        </w:r>
        <w:r>
          <w:rPr>
            <w:w w:val="105"/>
            <w:sz w:val="19"/>
          </w:rPr>
          <w:t>in</w:t>
        </w:r>
        <w:r>
          <w:rPr>
            <w:spacing w:val="15"/>
            <w:w w:val="105"/>
            <w:sz w:val="19"/>
          </w:rPr>
          <w:t xml:space="preserve"> </w:t>
        </w:r>
        <w:r>
          <w:rPr>
            <w:w w:val="105"/>
            <w:sz w:val="19"/>
          </w:rPr>
          <w:t>fiscal</w:t>
        </w:r>
        <w:r>
          <w:rPr>
            <w:spacing w:val="24"/>
            <w:w w:val="105"/>
            <w:sz w:val="19"/>
          </w:rPr>
          <w:t xml:space="preserve"> </w:t>
        </w:r>
        <w:r>
          <w:rPr>
            <w:w w:val="105"/>
            <w:sz w:val="19"/>
          </w:rPr>
          <w:t>year</w:t>
        </w:r>
        <w:r>
          <w:rPr>
            <w:spacing w:val="17"/>
            <w:w w:val="105"/>
            <w:sz w:val="19"/>
          </w:rPr>
          <w:t xml:space="preserve"> </w:t>
        </w:r>
        <w:r>
          <w:rPr>
            <w:w w:val="105"/>
            <w:sz w:val="19"/>
          </w:rPr>
          <w:t>2024.</w:t>
        </w:r>
        <w:r>
          <w:rPr>
            <w:spacing w:val="14"/>
            <w:w w:val="105"/>
            <w:sz w:val="19"/>
          </w:rPr>
          <w:t xml:space="preserve"> </w:t>
        </w:r>
        <w:r>
          <w:rPr>
            <w:w w:val="105"/>
            <w:sz w:val="19"/>
          </w:rPr>
          <w:t>The</w:t>
        </w:r>
        <w:r>
          <w:rPr>
            <w:spacing w:val="21"/>
            <w:w w:val="105"/>
            <w:sz w:val="19"/>
          </w:rPr>
          <w:t xml:space="preserve"> </w:t>
        </w:r>
        <w:r>
          <w:rPr>
            <w:w w:val="105"/>
            <w:sz w:val="19"/>
          </w:rPr>
          <w:t>additional</w:t>
        </w:r>
        <w:r>
          <w:rPr>
            <w:spacing w:val="28"/>
            <w:w w:val="105"/>
            <w:sz w:val="19"/>
          </w:rPr>
          <w:t xml:space="preserve"> </w:t>
        </w:r>
        <w:r>
          <w:rPr>
            <w:w w:val="105"/>
            <w:sz w:val="19"/>
          </w:rPr>
          <w:t>estimated</w:t>
        </w:r>
        <w:r>
          <w:rPr>
            <w:spacing w:val="40"/>
            <w:w w:val="105"/>
            <w:sz w:val="19"/>
          </w:rPr>
          <w:t xml:space="preserve"> </w:t>
        </w:r>
        <w:r>
          <w:rPr>
            <w:w w:val="105"/>
            <w:sz w:val="19"/>
          </w:rPr>
          <w:t>construction</w:t>
        </w:r>
        <w:r>
          <w:rPr>
            <w:spacing w:val="31"/>
            <w:w w:val="105"/>
            <w:sz w:val="19"/>
          </w:rPr>
          <w:t xml:space="preserve"> </w:t>
        </w:r>
        <w:r>
          <w:rPr>
            <w:w w:val="105"/>
            <w:sz w:val="19"/>
          </w:rPr>
          <w:t>and</w:t>
        </w:r>
        <w:r>
          <w:rPr>
            <w:spacing w:val="22"/>
            <w:w w:val="105"/>
            <w:sz w:val="19"/>
          </w:rPr>
          <w:t xml:space="preserve"> </w:t>
        </w:r>
        <w:r>
          <w:rPr>
            <w:w w:val="105"/>
            <w:sz w:val="19"/>
          </w:rPr>
          <w:t>other</w:t>
        </w:r>
        <w:r>
          <w:rPr>
            <w:spacing w:val="26"/>
            <w:w w:val="105"/>
            <w:sz w:val="19"/>
          </w:rPr>
          <w:t xml:space="preserve"> </w:t>
        </w:r>
        <w:r>
          <w:rPr>
            <w:w w:val="105"/>
            <w:sz w:val="19"/>
          </w:rPr>
          <w:t>costs</w:t>
        </w:r>
        <w:r>
          <w:rPr>
            <w:spacing w:val="14"/>
            <w:w w:val="105"/>
            <w:sz w:val="19"/>
          </w:rPr>
          <w:t xml:space="preserve"> </w:t>
        </w:r>
        <w:r>
          <w:rPr>
            <w:w w:val="105"/>
            <w:sz w:val="19"/>
          </w:rPr>
          <w:t>of</w:t>
        </w:r>
        <w:bookmarkEnd w:id="827"/>
      </w:ins>
    </w:p>
    <w:p w14:paraId="57A97B70" w14:textId="77777777" w:rsidR="00BC54DB" w:rsidRDefault="007A751E">
      <w:pPr>
        <w:spacing w:before="5"/>
        <w:ind w:left="1645"/>
        <w:rPr>
          <w:ins w:id="829" w:author="Marks, Brett (DPH)" w:date="2026-09-25T20:07:00Z" w16du:dateUtc="2026-09-26T00:07:00Z"/>
          <w:sz w:val="19"/>
        </w:rPr>
      </w:pPr>
      <w:ins w:id="830" w:author="Marks, Brett (DPH)" w:date="2026-09-25T20:07:00Z" w16du:dateUtc="2026-09-26T00:07:00Z">
        <w:r>
          <w:rPr>
            <w:w w:val="110"/>
            <w:sz w:val="19"/>
          </w:rPr>
          <w:t>$365,000</w:t>
        </w:r>
        <w:r>
          <w:rPr>
            <w:spacing w:val="-1"/>
            <w:w w:val="110"/>
            <w:sz w:val="19"/>
          </w:rPr>
          <w:t xml:space="preserve"> </w:t>
        </w:r>
        <w:r>
          <w:rPr>
            <w:w w:val="110"/>
            <w:sz w:val="19"/>
          </w:rPr>
          <w:t>will</w:t>
        </w:r>
        <w:r>
          <w:rPr>
            <w:spacing w:val="-4"/>
            <w:w w:val="110"/>
            <w:sz w:val="19"/>
          </w:rPr>
          <w:t xml:space="preserve"> </w:t>
        </w:r>
        <w:r>
          <w:rPr>
            <w:w w:val="110"/>
            <w:sz w:val="19"/>
          </w:rPr>
          <w:t>be</w:t>
        </w:r>
        <w:r>
          <w:rPr>
            <w:spacing w:val="-7"/>
            <w:w w:val="110"/>
            <w:sz w:val="19"/>
          </w:rPr>
          <w:t xml:space="preserve"> </w:t>
        </w:r>
        <w:r>
          <w:rPr>
            <w:w w:val="110"/>
            <w:sz w:val="19"/>
          </w:rPr>
          <w:t>depreciated</w:t>
        </w:r>
        <w:r>
          <w:rPr>
            <w:spacing w:val="6"/>
            <w:w w:val="110"/>
            <w:sz w:val="19"/>
          </w:rPr>
          <w:t xml:space="preserve"> </w:t>
        </w:r>
        <w:r>
          <w:rPr>
            <w:w w:val="110"/>
            <w:sz w:val="19"/>
          </w:rPr>
          <w:t>over</w:t>
        </w:r>
        <w:r>
          <w:rPr>
            <w:spacing w:val="-7"/>
            <w:w w:val="110"/>
            <w:sz w:val="19"/>
          </w:rPr>
          <w:t xml:space="preserve"> </w:t>
        </w:r>
        <w:r>
          <w:rPr>
            <w:w w:val="110"/>
            <w:sz w:val="19"/>
          </w:rPr>
          <w:t>25</w:t>
        </w:r>
        <w:r>
          <w:rPr>
            <w:spacing w:val="-8"/>
            <w:w w:val="110"/>
            <w:sz w:val="19"/>
          </w:rPr>
          <w:t xml:space="preserve"> </w:t>
        </w:r>
        <w:r>
          <w:rPr>
            <w:spacing w:val="-2"/>
            <w:w w:val="110"/>
            <w:sz w:val="19"/>
          </w:rPr>
          <w:t>years.</w:t>
        </w:r>
      </w:ins>
    </w:p>
    <w:p w14:paraId="57A97B71" w14:textId="77777777" w:rsidR="00BC54DB" w:rsidRDefault="00BC54DB">
      <w:pPr>
        <w:pStyle w:val="BodyText"/>
        <w:spacing w:before="5"/>
        <w:rPr>
          <w:ins w:id="831" w:author="Marks, Brett (DPH)" w:date="2026-09-25T20:07:00Z" w16du:dateUtc="2026-09-26T00:07:00Z"/>
          <w:sz w:val="25"/>
        </w:rPr>
      </w:pPr>
    </w:p>
    <w:p w14:paraId="57A97B72" w14:textId="77777777" w:rsidR="00BC54DB" w:rsidRDefault="007A751E">
      <w:pPr>
        <w:pStyle w:val="ListParagraph"/>
        <w:numPr>
          <w:ilvl w:val="1"/>
          <w:numId w:val="8"/>
        </w:numPr>
        <w:tabs>
          <w:tab w:val="left" w:pos="1651"/>
        </w:tabs>
        <w:spacing w:line="268" w:lineRule="auto"/>
        <w:ind w:left="1655" w:right="414" w:hanging="340"/>
        <w:jc w:val="both"/>
        <w:rPr>
          <w:ins w:id="832" w:author="Marks, Brett (DPH)" w:date="2026-09-25T20:07:00Z" w16du:dateUtc="2026-09-26T00:07:00Z"/>
          <w:sz w:val="19"/>
        </w:rPr>
      </w:pPr>
      <w:bookmarkStart w:id="833" w:name="_Ref120011032"/>
      <w:ins w:id="834" w:author="Marks, Brett (DPH)" w:date="2026-09-25T20:07:00Z" w16du:dateUtc="2026-09-26T00:07:00Z">
        <w:r>
          <w:rPr>
            <w:w w:val="110"/>
            <w:sz w:val="19"/>
          </w:rPr>
          <w:t>Includes costs of</w:t>
        </w:r>
        <w:r>
          <w:rPr>
            <w:spacing w:val="-4"/>
            <w:w w:val="110"/>
            <w:sz w:val="19"/>
          </w:rPr>
          <w:t xml:space="preserve"> </w:t>
        </w:r>
        <w:r>
          <w:rPr>
            <w:w w:val="110"/>
            <w:sz w:val="19"/>
          </w:rPr>
          <w:t>$50,000 per year for a</w:t>
        </w:r>
        <w:r>
          <w:rPr>
            <w:spacing w:val="-3"/>
            <w:w w:val="110"/>
            <w:sz w:val="19"/>
          </w:rPr>
          <w:t xml:space="preserve"> </w:t>
        </w:r>
        <w:r>
          <w:rPr>
            <w:w w:val="110"/>
            <w:sz w:val="19"/>
          </w:rPr>
          <w:t>CT imaging software subscription, which includes access to the latest commercially available diagnostic applications.</w:t>
        </w:r>
        <w:bookmarkEnd w:id="833"/>
      </w:ins>
    </w:p>
    <w:p w14:paraId="57A97B73" w14:textId="77777777" w:rsidR="00BC54DB" w:rsidRDefault="00BC54DB">
      <w:pPr>
        <w:pStyle w:val="BodyText"/>
        <w:spacing w:before="2"/>
        <w:rPr>
          <w:ins w:id="835" w:author="Marks, Brett (DPH)" w:date="2026-09-25T20:07:00Z" w16du:dateUtc="2026-09-26T00:07:00Z"/>
          <w:sz w:val="24"/>
        </w:rPr>
      </w:pPr>
    </w:p>
    <w:p w14:paraId="57A97B74" w14:textId="77777777" w:rsidR="00BC54DB" w:rsidRDefault="007A751E">
      <w:pPr>
        <w:pStyle w:val="ListParagraph"/>
        <w:numPr>
          <w:ilvl w:val="1"/>
          <w:numId w:val="8"/>
        </w:numPr>
        <w:tabs>
          <w:tab w:val="left" w:pos="1663"/>
        </w:tabs>
        <w:spacing w:line="268" w:lineRule="auto"/>
        <w:ind w:left="1662" w:right="403" w:hanging="336"/>
        <w:jc w:val="both"/>
        <w:rPr>
          <w:ins w:id="836" w:author="Marks, Brett (DPH)" w:date="2026-09-25T20:07:00Z" w16du:dateUtc="2026-09-26T00:07:00Z"/>
          <w:sz w:val="19"/>
        </w:rPr>
      </w:pPr>
      <w:bookmarkStart w:id="837" w:name="_Ref120011039"/>
      <w:ins w:id="838" w:author="Marks, Brett (DPH)" w:date="2026-09-25T20:07:00Z" w16du:dateUtc="2026-09-26T00:07:00Z">
        <w:r>
          <w:rPr>
            <w:w w:val="110"/>
            <w:sz w:val="19"/>
          </w:rPr>
          <w:t>Relates</w:t>
        </w:r>
        <w:r>
          <w:rPr>
            <w:spacing w:val="-1"/>
            <w:w w:val="110"/>
            <w:sz w:val="19"/>
          </w:rPr>
          <w:t xml:space="preserve"> </w:t>
        </w:r>
        <w:r>
          <w:rPr>
            <w:w w:val="110"/>
            <w:sz w:val="19"/>
          </w:rPr>
          <w:t>to</w:t>
        </w:r>
        <w:r>
          <w:rPr>
            <w:spacing w:val="-10"/>
            <w:w w:val="110"/>
            <w:sz w:val="19"/>
          </w:rPr>
          <w:t xml:space="preserve"> </w:t>
        </w:r>
        <w:r>
          <w:rPr>
            <w:w w:val="110"/>
            <w:sz w:val="19"/>
          </w:rPr>
          <w:t>the</w:t>
        </w:r>
        <w:r>
          <w:rPr>
            <w:spacing w:val="-4"/>
            <w:w w:val="110"/>
            <w:sz w:val="19"/>
          </w:rPr>
          <w:t xml:space="preserve"> </w:t>
        </w:r>
        <w:r>
          <w:rPr>
            <w:w w:val="110"/>
            <w:sz w:val="19"/>
          </w:rPr>
          <w:t>current lease</w:t>
        </w:r>
        <w:r>
          <w:rPr>
            <w:spacing w:val="-3"/>
            <w:w w:val="110"/>
            <w:sz w:val="19"/>
          </w:rPr>
          <w:t xml:space="preserve"> </w:t>
        </w:r>
        <w:r>
          <w:rPr>
            <w:w w:val="110"/>
            <w:sz w:val="19"/>
          </w:rPr>
          <w:t>agreement for</w:t>
        </w:r>
        <w:r>
          <w:rPr>
            <w:spacing w:val="-10"/>
            <w:w w:val="110"/>
            <w:sz w:val="19"/>
          </w:rPr>
          <w:t xml:space="preserve"> </w:t>
        </w:r>
        <w:r>
          <w:rPr>
            <w:w w:val="110"/>
            <w:sz w:val="19"/>
          </w:rPr>
          <w:t>the</w:t>
        </w:r>
        <w:r>
          <w:rPr>
            <w:spacing w:val="-4"/>
            <w:w w:val="110"/>
            <w:sz w:val="19"/>
          </w:rPr>
          <w:t xml:space="preserve"> </w:t>
        </w:r>
        <w:r>
          <w:rPr>
            <w:w w:val="110"/>
            <w:sz w:val="19"/>
          </w:rPr>
          <w:t>existing CT scanner.</w:t>
        </w:r>
        <w:r>
          <w:rPr>
            <w:spacing w:val="-4"/>
            <w:w w:val="110"/>
            <w:sz w:val="19"/>
          </w:rPr>
          <w:t xml:space="preserve"> </w:t>
        </w:r>
        <w:r>
          <w:rPr>
            <w:w w:val="110"/>
            <w:sz w:val="19"/>
          </w:rPr>
          <w:t>Payments on</w:t>
        </w:r>
        <w:r>
          <w:rPr>
            <w:spacing w:val="-4"/>
            <w:w w:val="110"/>
            <w:sz w:val="19"/>
          </w:rPr>
          <w:t xml:space="preserve"> </w:t>
        </w:r>
        <w:r>
          <w:rPr>
            <w:w w:val="110"/>
            <w:sz w:val="19"/>
          </w:rPr>
          <w:t>the existing CT scanner end in fiscal year 2023, at which point BNH will purchase the machine for $1.</w:t>
        </w:r>
        <w:bookmarkEnd w:id="837"/>
      </w:ins>
    </w:p>
    <w:p w14:paraId="57A97B75" w14:textId="77777777" w:rsidR="00BC54DB" w:rsidRDefault="00BC54DB">
      <w:pPr>
        <w:pStyle w:val="BodyText"/>
        <w:spacing w:before="4"/>
        <w:rPr>
          <w:ins w:id="839" w:author="Marks, Brett (DPH)" w:date="2026-09-25T20:07:00Z" w16du:dateUtc="2026-09-26T00:07:00Z"/>
          <w:sz w:val="22"/>
        </w:rPr>
      </w:pPr>
    </w:p>
    <w:p w14:paraId="57A97B76" w14:textId="28F37B39" w:rsidR="00BC54DB" w:rsidRDefault="007A751E">
      <w:pPr>
        <w:spacing w:line="273" w:lineRule="auto"/>
        <w:ind w:left="1075" w:right="389" w:hanging="4"/>
        <w:jc w:val="both"/>
        <w:rPr>
          <w:ins w:id="840" w:author="Marks, Brett (DPH)" w:date="2026-09-25T20:07:00Z" w16du:dateUtc="2026-09-26T00:07:00Z"/>
          <w:sz w:val="19"/>
        </w:rPr>
      </w:pPr>
      <w:ins w:id="841" w:author="Marks, Brett (DPH)" w:date="2026-09-25T20:07:00Z" w16du:dateUtc="2026-09-26T00:07:00Z">
        <w:r>
          <w:rPr>
            <w:w w:val="110"/>
            <w:sz w:val="19"/>
          </w:rPr>
          <w:t>We</w:t>
        </w:r>
        <w:r>
          <w:rPr>
            <w:spacing w:val="-5"/>
            <w:w w:val="110"/>
            <w:sz w:val="19"/>
          </w:rPr>
          <w:t xml:space="preserve"> </w:t>
        </w:r>
        <w:r>
          <w:rPr>
            <w:w w:val="110"/>
            <w:sz w:val="19"/>
          </w:rPr>
          <w:t>analyzed the projected/pro-f</w:t>
        </w:r>
        <w:r w:rsidR="00AF3FC5">
          <w:rPr>
            <w:w w:val="110"/>
            <w:sz w:val="19"/>
          </w:rPr>
          <w:t>orm</w:t>
        </w:r>
        <w:r>
          <w:rPr>
            <w:w w:val="110"/>
            <w:sz w:val="19"/>
          </w:rPr>
          <w:t>a</w:t>
        </w:r>
        <w:r>
          <w:rPr>
            <w:spacing w:val="-14"/>
            <w:w w:val="110"/>
            <w:sz w:val="19"/>
          </w:rPr>
          <w:t xml:space="preserve"> </w:t>
        </w:r>
        <w:r>
          <w:rPr>
            <w:w w:val="110"/>
            <w:sz w:val="19"/>
          </w:rPr>
          <w:t>expenses for</w:t>
        </w:r>
        <w:r>
          <w:rPr>
            <w:spacing w:val="-1"/>
            <w:w w:val="110"/>
            <w:sz w:val="19"/>
          </w:rPr>
          <w:t xml:space="preserve"> </w:t>
        </w:r>
        <w:r>
          <w:rPr>
            <w:w w:val="110"/>
            <w:sz w:val="19"/>
          </w:rPr>
          <w:t>fiscal</w:t>
        </w:r>
        <w:r>
          <w:rPr>
            <w:spacing w:val="-2"/>
            <w:w w:val="110"/>
            <w:sz w:val="19"/>
          </w:rPr>
          <w:t xml:space="preserve"> </w:t>
        </w:r>
        <w:r>
          <w:rPr>
            <w:w w:val="110"/>
            <w:sz w:val="19"/>
          </w:rPr>
          <w:t>year 2024</w:t>
        </w:r>
        <w:r>
          <w:rPr>
            <w:spacing w:val="-1"/>
            <w:w w:val="110"/>
            <w:sz w:val="19"/>
          </w:rPr>
          <w:t xml:space="preserve"> </w:t>
        </w:r>
        <w:r>
          <w:rPr>
            <w:w w:val="110"/>
            <w:sz w:val="19"/>
          </w:rPr>
          <w:t>through 2028 in</w:t>
        </w:r>
        <w:r>
          <w:rPr>
            <w:spacing w:val="-3"/>
            <w:w w:val="110"/>
            <w:sz w:val="19"/>
          </w:rPr>
          <w:t xml:space="preserve"> </w:t>
        </w:r>
        <w:r>
          <w:rPr>
            <w:w w:val="110"/>
            <w:sz w:val="19"/>
          </w:rPr>
          <w:t>relation to</w:t>
        </w:r>
        <w:r>
          <w:rPr>
            <w:spacing w:val="-6"/>
            <w:w w:val="110"/>
            <w:sz w:val="19"/>
          </w:rPr>
          <w:t xml:space="preserve"> </w:t>
        </w:r>
        <w:r>
          <w:rPr>
            <w:w w:val="110"/>
            <w:sz w:val="19"/>
          </w:rPr>
          <w:t>the</w:t>
        </w:r>
        <w:r>
          <w:rPr>
            <w:spacing w:val="-2"/>
            <w:w w:val="110"/>
            <w:sz w:val="19"/>
          </w:rPr>
          <w:t xml:space="preserve"> </w:t>
        </w:r>
        <w:r>
          <w:rPr>
            <w:w w:val="110"/>
            <w:sz w:val="19"/>
          </w:rPr>
          <w:t>historical results</w:t>
        </w:r>
        <w:r>
          <w:rPr>
            <w:spacing w:val="-2"/>
            <w:w w:val="110"/>
            <w:sz w:val="19"/>
          </w:rPr>
          <w:t xml:space="preserve"> </w:t>
        </w:r>
        <w:r>
          <w:rPr>
            <w:w w:val="110"/>
            <w:sz w:val="19"/>
          </w:rPr>
          <w:t>of an existing CT scanner for fiscal years 2019, 2020, 2021, and year to date through May 31, 2022, and the projected results</w:t>
        </w:r>
        <w:r>
          <w:rPr>
            <w:spacing w:val="-14"/>
            <w:w w:val="110"/>
            <w:sz w:val="19"/>
          </w:rPr>
          <w:t xml:space="preserve"> </w:t>
        </w:r>
        <w:r>
          <w:rPr>
            <w:w w:val="110"/>
            <w:sz w:val="19"/>
          </w:rPr>
          <w:t>of</w:t>
        </w:r>
        <w:r>
          <w:rPr>
            <w:spacing w:val="-10"/>
            <w:w w:val="110"/>
            <w:sz w:val="19"/>
          </w:rPr>
          <w:t xml:space="preserve"> </w:t>
        </w:r>
        <w:r>
          <w:rPr>
            <w:w w:val="110"/>
            <w:sz w:val="19"/>
          </w:rPr>
          <w:t>the existing</w:t>
        </w:r>
        <w:r>
          <w:rPr>
            <w:spacing w:val="-6"/>
            <w:w w:val="110"/>
            <w:sz w:val="19"/>
          </w:rPr>
          <w:t xml:space="preserve"> </w:t>
        </w:r>
        <w:r>
          <w:rPr>
            <w:w w:val="110"/>
            <w:sz w:val="19"/>
          </w:rPr>
          <w:t>CT</w:t>
        </w:r>
        <w:r>
          <w:rPr>
            <w:spacing w:val="-14"/>
            <w:w w:val="110"/>
            <w:sz w:val="19"/>
          </w:rPr>
          <w:t xml:space="preserve"> </w:t>
        </w:r>
        <w:r>
          <w:rPr>
            <w:w w:val="110"/>
            <w:sz w:val="19"/>
          </w:rPr>
          <w:t>scanner</w:t>
        </w:r>
        <w:r>
          <w:rPr>
            <w:spacing w:val="-7"/>
            <w:w w:val="110"/>
            <w:sz w:val="19"/>
          </w:rPr>
          <w:t xml:space="preserve"> </w:t>
        </w:r>
        <w:r>
          <w:rPr>
            <w:w w:val="110"/>
            <w:sz w:val="19"/>
          </w:rPr>
          <w:t>for</w:t>
        </w:r>
        <w:r>
          <w:rPr>
            <w:spacing w:val="-12"/>
            <w:w w:val="110"/>
            <w:sz w:val="19"/>
          </w:rPr>
          <w:t xml:space="preserve"> </w:t>
        </w:r>
        <w:r>
          <w:rPr>
            <w:w w:val="110"/>
            <w:sz w:val="19"/>
          </w:rPr>
          <w:t>fiscal</w:t>
        </w:r>
        <w:r>
          <w:rPr>
            <w:spacing w:val="-7"/>
            <w:w w:val="110"/>
            <w:sz w:val="19"/>
          </w:rPr>
          <w:t xml:space="preserve"> </w:t>
        </w:r>
        <w:r>
          <w:rPr>
            <w:w w:val="110"/>
            <w:sz w:val="19"/>
          </w:rPr>
          <w:t>years</w:t>
        </w:r>
        <w:r>
          <w:rPr>
            <w:spacing w:val="-8"/>
            <w:w w:val="110"/>
            <w:sz w:val="19"/>
          </w:rPr>
          <w:t xml:space="preserve"> </w:t>
        </w:r>
        <w:r>
          <w:rPr>
            <w:w w:val="110"/>
            <w:sz w:val="19"/>
          </w:rPr>
          <w:t>2022</w:t>
        </w:r>
        <w:r>
          <w:rPr>
            <w:spacing w:val="-10"/>
            <w:w w:val="110"/>
            <w:sz w:val="19"/>
          </w:rPr>
          <w:t xml:space="preserve"> </w:t>
        </w:r>
        <w:r>
          <w:rPr>
            <w:w w:val="110"/>
            <w:sz w:val="19"/>
          </w:rPr>
          <w:t>and</w:t>
        </w:r>
        <w:r>
          <w:rPr>
            <w:spacing w:val="-3"/>
            <w:w w:val="110"/>
            <w:sz w:val="19"/>
          </w:rPr>
          <w:t xml:space="preserve"> </w:t>
        </w:r>
        <w:r>
          <w:rPr>
            <w:w w:val="110"/>
            <w:sz w:val="19"/>
          </w:rPr>
          <w:t>2023,</w:t>
        </w:r>
        <w:r>
          <w:rPr>
            <w:spacing w:val="-1"/>
            <w:w w:val="110"/>
            <w:sz w:val="19"/>
          </w:rPr>
          <w:t xml:space="preserve"> </w:t>
        </w:r>
        <w:r>
          <w:rPr>
            <w:w w:val="110"/>
            <w:sz w:val="19"/>
          </w:rPr>
          <w:t>in</w:t>
        </w:r>
        <w:r>
          <w:rPr>
            <w:spacing w:val="-6"/>
            <w:w w:val="110"/>
            <w:sz w:val="19"/>
          </w:rPr>
          <w:t xml:space="preserve"> </w:t>
        </w:r>
        <w:r>
          <w:rPr>
            <w:w w:val="110"/>
            <w:sz w:val="19"/>
          </w:rPr>
          <w:t>order</w:t>
        </w:r>
        <w:r>
          <w:rPr>
            <w:spacing w:val="-7"/>
            <w:w w:val="110"/>
            <w:sz w:val="19"/>
          </w:rPr>
          <w:t xml:space="preserve"> </w:t>
        </w:r>
        <w:r>
          <w:rPr>
            <w:w w:val="110"/>
            <w:sz w:val="19"/>
          </w:rPr>
          <w:t>to</w:t>
        </w:r>
        <w:r>
          <w:rPr>
            <w:spacing w:val="-7"/>
            <w:w w:val="110"/>
            <w:sz w:val="19"/>
          </w:rPr>
          <w:t xml:space="preserve"> </w:t>
        </w:r>
        <w:r>
          <w:rPr>
            <w:w w:val="110"/>
            <w:sz w:val="19"/>
          </w:rPr>
          <w:t>assess</w:t>
        </w:r>
        <w:r>
          <w:rPr>
            <w:spacing w:val="-7"/>
            <w:w w:val="110"/>
            <w:sz w:val="19"/>
          </w:rPr>
          <w:t xml:space="preserve"> </w:t>
        </w:r>
        <w:r>
          <w:rPr>
            <w:w w:val="110"/>
            <w:sz w:val="19"/>
          </w:rPr>
          <w:t>the</w:t>
        </w:r>
        <w:r>
          <w:rPr>
            <w:spacing w:val="-3"/>
            <w:w w:val="110"/>
            <w:sz w:val="19"/>
          </w:rPr>
          <w:t xml:space="preserve"> </w:t>
        </w:r>
        <w:r>
          <w:rPr>
            <w:w w:val="110"/>
            <w:sz w:val="19"/>
          </w:rPr>
          <w:t>reasonableness</w:t>
        </w:r>
        <w:r>
          <w:rPr>
            <w:spacing w:val="-14"/>
            <w:w w:val="110"/>
            <w:sz w:val="19"/>
          </w:rPr>
          <w:t xml:space="preserve"> </w:t>
        </w:r>
        <w:r>
          <w:rPr>
            <w:w w:val="110"/>
            <w:sz w:val="19"/>
          </w:rPr>
          <w:t>of</w:t>
        </w:r>
        <w:r>
          <w:rPr>
            <w:spacing w:val="-12"/>
            <w:w w:val="110"/>
            <w:sz w:val="19"/>
          </w:rPr>
          <w:t xml:space="preserve"> </w:t>
        </w:r>
        <w:r>
          <w:rPr>
            <w:w w:val="110"/>
            <w:sz w:val="19"/>
          </w:rPr>
          <w:t>the</w:t>
        </w:r>
        <w:r>
          <w:rPr>
            <w:spacing w:val="-1"/>
            <w:w w:val="110"/>
            <w:sz w:val="19"/>
          </w:rPr>
          <w:t xml:space="preserve"> </w:t>
        </w:r>
        <w:r>
          <w:rPr>
            <w:w w:val="110"/>
            <w:sz w:val="19"/>
          </w:rPr>
          <w:t>pro-fo1ma expenses. Based on our analysis, the pro-</w:t>
        </w:r>
        <w:r w:rsidR="002E2415">
          <w:rPr>
            <w:w w:val="110"/>
            <w:sz w:val="19"/>
          </w:rPr>
          <w:t>forma</w:t>
        </w:r>
        <w:r>
          <w:rPr>
            <w:w w:val="110"/>
            <w:sz w:val="19"/>
          </w:rPr>
          <w:t xml:space="preserve"> total expenses are reasonable.</w:t>
        </w:r>
      </w:ins>
    </w:p>
    <w:p w14:paraId="57A97B77" w14:textId="77777777" w:rsidR="00BC54DB" w:rsidRDefault="00BC54DB">
      <w:pPr>
        <w:spacing w:line="273" w:lineRule="auto"/>
        <w:jc w:val="both"/>
        <w:rPr>
          <w:ins w:id="842" w:author="Marks, Brett (DPH)" w:date="2026-09-25T20:07:00Z" w16du:dateUtc="2026-09-26T00:07:00Z"/>
          <w:sz w:val="19"/>
        </w:rPr>
        <w:sectPr w:rsidR="00BC54DB" w:rsidSect="002E2415">
          <w:pgSz w:w="12000" w:h="15530"/>
          <w:pgMar w:top="1530" w:right="300" w:bottom="1040" w:left="320" w:header="694" w:footer="756" w:gutter="0"/>
          <w:cols w:space="720"/>
        </w:sectPr>
      </w:pPr>
    </w:p>
    <w:p w14:paraId="57A97B78" w14:textId="77777777" w:rsidR="00BC54DB" w:rsidRDefault="007A751E">
      <w:pPr>
        <w:pStyle w:val="Heading1"/>
        <w:spacing w:before="81"/>
        <w:rPr>
          <w:ins w:id="843" w:author="Marks, Brett (DPH)" w:date="2026-09-25T20:07:00Z" w16du:dateUtc="2026-09-26T00:07:00Z"/>
          <w:u w:val="none"/>
        </w:rPr>
      </w:pPr>
      <w:ins w:id="844" w:author="Marks, Brett (DPH)" w:date="2026-09-25T20:07:00Z" w16du:dateUtc="2026-09-26T00:07:00Z">
        <w:r>
          <w:rPr>
            <w:w w:val="105"/>
            <w:u w:val="none"/>
          </w:rPr>
          <w:t>V.</w:t>
        </w:r>
        <w:r>
          <w:rPr>
            <w:spacing w:val="57"/>
            <w:w w:val="105"/>
            <w:u w:val="none"/>
          </w:rPr>
          <w:t xml:space="preserve"> </w:t>
        </w:r>
        <w:r>
          <w:rPr>
            <w:w w:val="105"/>
            <w:u w:val="thick"/>
          </w:rPr>
          <w:t>Review of</w:t>
        </w:r>
        <w:r>
          <w:rPr>
            <w:spacing w:val="-9"/>
            <w:w w:val="105"/>
            <w:u w:val="thick"/>
          </w:rPr>
          <w:t xml:space="preserve"> </w:t>
        </w:r>
        <w:r>
          <w:rPr>
            <w:w w:val="105"/>
            <w:u w:val="thick"/>
          </w:rPr>
          <w:t>the</w:t>
        </w:r>
        <w:r>
          <w:rPr>
            <w:spacing w:val="-13"/>
            <w:w w:val="105"/>
            <w:u w:val="thick"/>
          </w:rPr>
          <w:t xml:space="preserve"> </w:t>
        </w:r>
        <w:r>
          <w:rPr>
            <w:w w:val="105"/>
            <w:u w:val="thick"/>
          </w:rPr>
          <w:t>Projections</w:t>
        </w:r>
        <w:r>
          <w:rPr>
            <w:spacing w:val="6"/>
            <w:w w:val="105"/>
            <w:u w:val="none"/>
          </w:rPr>
          <w:t xml:space="preserve"> </w:t>
        </w:r>
        <w:r>
          <w:rPr>
            <w:spacing w:val="-2"/>
            <w:w w:val="105"/>
            <w:u w:val="none"/>
          </w:rPr>
          <w:t>(continued)</w:t>
        </w:r>
      </w:ins>
    </w:p>
    <w:p w14:paraId="57A97B79" w14:textId="77777777" w:rsidR="00BC54DB" w:rsidRDefault="00BC54DB">
      <w:pPr>
        <w:pStyle w:val="BodyText"/>
        <w:spacing w:before="3"/>
        <w:rPr>
          <w:ins w:id="845" w:author="Marks, Brett (DPH)" w:date="2026-09-25T20:07:00Z" w16du:dateUtc="2026-09-26T00:07:00Z"/>
          <w:b/>
          <w:sz w:val="18"/>
        </w:rPr>
      </w:pPr>
    </w:p>
    <w:p w14:paraId="57A97B7A" w14:textId="77777777" w:rsidR="00BC54DB" w:rsidRDefault="007A751E">
      <w:pPr>
        <w:ind w:left="622"/>
        <w:rPr>
          <w:ins w:id="846" w:author="Marks, Brett (DPH)" w:date="2026-09-25T20:07:00Z" w16du:dateUtc="2026-09-26T00:07:00Z"/>
          <w:b/>
          <w:sz w:val="20"/>
        </w:rPr>
      </w:pPr>
      <w:ins w:id="847" w:author="Marks, Brett (DPH)" w:date="2026-09-25T20:07:00Z" w16du:dateUtc="2026-09-26T00:07:00Z">
        <w:r>
          <w:rPr>
            <w:b/>
            <w:w w:val="105"/>
            <w:sz w:val="20"/>
          </w:rPr>
          <w:t>Net</w:t>
        </w:r>
        <w:r>
          <w:rPr>
            <w:b/>
            <w:spacing w:val="-1"/>
            <w:w w:val="105"/>
            <w:sz w:val="20"/>
          </w:rPr>
          <w:t xml:space="preserve"> </w:t>
        </w:r>
        <w:r>
          <w:rPr>
            <w:b/>
            <w:spacing w:val="-2"/>
            <w:w w:val="105"/>
            <w:sz w:val="20"/>
          </w:rPr>
          <w:t>Income</w:t>
        </w:r>
      </w:ins>
    </w:p>
    <w:p w14:paraId="57A97B7B" w14:textId="77777777" w:rsidR="00BC54DB" w:rsidRDefault="007A751E">
      <w:pPr>
        <w:pStyle w:val="BodyText"/>
        <w:spacing w:before="8" w:after="4"/>
        <w:ind w:left="626"/>
        <w:rPr>
          <w:ins w:id="848" w:author="Marks, Brett (DPH)" w:date="2026-09-25T20:07:00Z" w16du:dateUtc="2026-09-26T00:07:00Z"/>
        </w:rPr>
      </w:pPr>
      <w:ins w:id="849" w:author="Marks, Brett (DPH)" w:date="2026-09-25T20:07:00Z" w16du:dateUtc="2026-09-26T00:07:00Z">
        <w:r>
          <w:rPr>
            <w:w w:val="105"/>
          </w:rPr>
          <w:t>The</w:t>
        </w:r>
        <w:r>
          <w:rPr>
            <w:spacing w:val="-13"/>
            <w:w w:val="105"/>
          </w:rPr>
          <w:t xml:space="preserve"> </w:t>
        </w:r>
        <w:r>
          <w:rPr>
            <w:w w:val="105"/>
          </w:rPr>
          <w:t>table</w:t>
        </w:r>
        <w:r>
          <w:rPr>
            <w:spacing w:val="-7"/>
            <w:w w:val="105"/>
          </w:rPr>
          <w:t xml:space="preserve"> </w:t>
        </w:r>
        <w:r>
          <w:rPr>
            <w:w w:val="105"/>
          </w:rPr>
          <w:t>below</w:t>
        </w:r>
        <w:r>
          <w:rPr>
            <w:spacing w:val="-7"/>
            <w:w w:val="105"/>
          </w:rPr>
          <w:t xml:space="preserve"> </w:t>
        </w:r>
        <w:r>
          <w:rPr>
            <w:w w:val="105"/>
          </w:rPr>
          <w:t>provides</w:t>
        </w:r>
        <w:r>
          <w:rPr>
            <w:spacing w:val="-3"/>
            <w:w w:val="105"/>
          </w:rPr>
          <w:t xml:space="preserve"> </w:t>
        </w:r>
        <w:r>
          <w:rPr>
            <w:w w:val="105"/>
          </w:rPr>
          <w:t>a</w:t>
        </w:r>
        <w:r>
          <w:rPr>
            <w:spacing w:val="-13"/>
            <w:w w:val="105"/>
          </w:rPr>
          <w:t xml:space="preserve"> </w:t>
        </w:r>
        <w:r>
          <w:rPr>
            <w:w w:val="105"/>
          </w:rPr>
          <w:t>summary</w:t>
        </w:r>
        <w:r>
          <w:rPr>
            <w:spacing w:val="4"/>
            <w:w w:val="105"/>
          </w:rPr>
          <w:t xml:space="preserve"> </w:t>
        </w:r>
        <w:r>
          <w:rPr>
            <w:w w:val="105"/>
          </w:rPr>
          <w:t>of</w:t>
        </w:r>
        <w:r>
          <w:rPr>
            <w:spacing w:val="-9"/>
            <w:w w:val="105"/>
          </w:rPr>
          <w:t xml:space="preserve"> </w:t>
        </w:r>
        <w:r>
          <w:rPr>
            <w:w w:val="105"/>
          </w:rPr>
          <w:t>the</w:t>
        </w:r>
        <w:r>
          <w:rPr>
            <w:spacing w:val="-5"/>
            <w:w w:val="105"/>
          </w:rPr>
          <w:t xml:space="preserve"> </w:t>
        </w:r>
        <w:r>
          <w:rPr>
            <w:w w:val="105"/>
          </w:rPr>
          <w:t>net</w:t>
        </w:r>
        <w:r>
          <w:rPr>
            <w:spacing w:val="-2"/>
            <w:w w:val="105"/>
          </w:rPr>
          <w:t xml:space="preserve"> </w:t>
        </w:r>
        <w:r>
          <w:rPr>
            <w:w w:val="105"/>
          </w:rPr>
          <w:t>income</w:t>
        </w:r>
        <w:r>
          <w:rPr>
            <w:spacing w:val="-3"/>
            <w:w w:val="105"/>
          </w:rPr>
          <w:t xml:space="preserve"> </w:t>
        </w:r>
        <w:r>
          <w:rPr>
            <w:w w:val="105"/>
          </w:rPr>
          <w:t>by</w:t>
        </w:r>
        <w:r>
          <w:rPr>
            <w:spacing w:val="-5"/>
            <w:w w:val="105"/>
          </w:rPr>
          <w:t xml:space="preserve"> </w:t>
        </w:r>
        <w:r>
          <w:rPr>
            <w:spacing w:val="-4"/>
            <w:w w:val="105"/>
          </w:rPr>
          <w:t>year:</w:t>
        </w:r>
      </w:ins>
    </w:p>
    <w:p w14:paraId="7117BCB8" w14:textId="77777777" w:rsidR="002B4A75" w:rsidRDefault="00394969">
      <w:pPr>
        <w:spacing w:before="74"/>
        <w:ind w:left="220"/>
        <w:rPr>
          <w:del w:id="850" w:author="Marks, Brett (DPH)" w:date="2026-09-25T20:07:00Z" w16du:dateUtc="2026-09-26T00:07:00Z"/>
          <w:rFonts w:ascii="Arial" w:eastAsia="Arial" w:hAnsi="Arial" w:cs="Arial"/>
          <w:sz w:val="20"/>
          <w:szCs w:val="20"/>
        </w:rPr>
      </w:pPr>
      <w:del w:id="851" w:author="Marks, Brett (DPH)" w:date="2026-09-25T20:07:00Z" w16du:dateUtc="2026-09-26T00:07:00Z">
        <w:r>
          <w:rPr>
            <w:rFonts w:ascii="Arial" w:eastAsia="Arial" w:hAnsi="Arial" w:cs="Arial"/>
            <w:b/>
            <w:i/>
            <w:sz w:val="20"/>
            <w:szCs w:val="20"/>
          </w:rPr>
          <w:delText xml:space="preserve">Quarterly </w:delText>
        </w:r>
        <w:r>
          <w:rPr>
            <w:rFonts w:ascii="Arial" w:eastAsia="Arial" w:hAnsi="Arial" w:cs="Arial"/>
            <w:sz w:val="20"/>
            <w:szCs w:val="20"/>
          </w:rPr>
          <w:delText>Project Statistics:</w:delText>
        </w:r>
      </w:del>
    </w:p>
    <w:p w14:paraId="36AFC8CB" w14:textId="77777777" w:rsidR="002B4A75" w:rsidRDefault="002B4A75">
      <w:pPr>
        <w:spacing w:before="10"/>
        <w:rPr>
          <w:del w:id="852" w:author="Marks, Brett (DPH)" w:date="2026-09-25T20:07:00Z" w16du:dateUtc="2026-09-26T00:07:00Z"/>
          <w:rFonts w:ascii="Arial" w:eastAsia="Arial" w:hAnsi="Arial" w:cs="Arial"/>
          <w:sz w:val="2"/>
          <w:szCs w:val="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3"/>
        <w:gridCol w:w="1500"/>
        <w:gridCol w:w="1500"/>
        <w:gridCol w:w="892"/>
        <w:gridCol w:w="980"/>
        <w:gridCol w:w="980"/>
        <w:gridCol w:w="980"/>
        <w:gridCol w:w="976"/>
        <w:gridCol w:w="5"/>
        <w:gridCol w:w="955"/>
        <w:gridCol w:w="959"/>
        <w:tblGridChange w:id="853">
          <w:tblGrid>
            <w:gridCol w:w="112"/>
            <w:gridCol w:w="1341"/>
            <w:gridCol w:w="1500"/>
            <w:gridCol w:w="1318"/>
            <w:gridCol w:w="182"/>
            <w:gridCol w:w="892"/>
            <w:gridCol w:w="980"/>
            <w:gridCol w:w="980"/>
            <w:gridCol w:w="295"/>
            <w:gridCol w:w="61"/>
            <w:gridCol w:w="624"/>
            <w:gridCol w:w="593"/>
            <w:gridCol w:w="383"/>
            <w:gridCol w:w="5"/>
            <w:gridCol w:w="829"/>
            <w:gridCol w:w="126"/>
            <w:gridCol w:w="367"/>
            <w:gridCol w:w="247"/>
            <w:gridCol w:w="123"/>
            <w:gridCol w:w="62"/>
            <w:gridCol w:w="160"/>
          </w:tblGrid>
        </w:tblGridChange>
      </w:tblGrid>
      <w:tr w:rsidR="00CA6B10" w14:paraId="13E97BBA" w14:textId="77777777" w:rsidTr="002E5245">
        <w:trPr>
          <w:trHeight w:val="299"/>
          <w:ins w:id="854" w:author="Marks, Brett (DPH)" w:date="2026-09-25T20:07:00Z" w16du:dateUtc="2026-09-26T00:07:00Z"/>
        </w:trPr>
        <w:tc>
          <w:tcPr>
            <w:tcW w:w="1217" w:type="dxa"/>
          </w:tcPr>
          <w:p w14:paraId="37496964" w14:textId="77777777" w:rsidR="00CA6B10" w:rsidRDefault="00CA6B10" w:rsidP="00CA6B10">
            <w:pPr>
              <w:pStyle w:val="BodyText"/>
              <w:spacing w:before="8"/>
              <w:rPr>
                <w:ins w:id="855" w:author="Marks, Brett (DPH)" w:date="2026-09-25T20:07:00Z" w16du:dateUtc="2026-09-26T00:07:00Z"/>
                <w:sz w:val="21"/>
              </w:rPr>
            </w:pPr>
          </w:p>
        </w:tc>
        <w:tc>
          <w:tcPr>
            <w:tcW w:w="1217" w:type="dxa"/>
            <w:vAlign w:val="bottom"/>
          </w:tcPr>
          <w:p w14:paraId="165CF09B" w14:textId="77777777" w:rsidR="00D95F13" w:rsidRDefault="00CA6B10" w:rsidP="002E5245">
            <w:pPr>
              <w:pStyle w:val="BodyText"/>
              <w:spacing w:before="8"/>
              <w:jc w:val="center"/>
              <w:rPr>
                <w:ins w:id="856" w:author="Marks, Brett (DPH)" w:date="2026-09-25T20:07:00Z" w16du:dateUtc="2026-09-26T00:07:00Z"/>
                <w:spacing w:val="-2"/>
                <w:sz w:val="16"/>
              </w:rPr>
            </w:pPr>
            <w:ins w:id="857" w:author="Marks, Brett (DPH)" w:date="2026-09-25T20:07:00Z" w16du:dateUtc="2026-09-26T00:07:00Z">
              <w:r>
                <w:rPr>
                  <w:spacing w:val="-2"/>
                  <w:sz w:val="16"/>
                </w:rPr>
                <w:t xml:space="preserve">Actual </w:t>
              </w:r>
            </w:ins>
          </w:p>
          <w:p w14:paraId="06872488" w14:textId="77777777" w:rsidR="00CA6B10" w:rsidRPr="00D95F13" w:rsidRDefault="00CA6B10" w:rsidP="002E5245">
            <w:pPr>
              <w:pStyle w:val="BodyText"/>
              <w:spacing w:before="8"/>
              <w:jc w:val="center"/>
              <w:rPr>
                <w:ins w:id="858" w:author="Marks, Brett (DPH)" w:date="2026-09-25T20:07:00Z" w16du:dateUtc="2026-09-26T00:07:00Z"/>
                <w:sz w:val="21"/>
                <w:u w:val="single"/>
              </w:rPr>
            </w:pPr>
            <w:ins w:id="859" w:author="Marks, Brett (DPH)" w:date="2026-09-25T20:07:00Z" w16du:dateUtc="2026-09-26T00:07:00Z">
              <w:r w:rsidRPr="00D95F13">
                <w:rPr>
                  <w:spacing w:val="-2"/>
                  <w:sz w:val="16"/>
                  <w:u w:val="single"/>
                </w:rPr>
                <w:t>2021</w:t>
              </w:r>
            </w:ins>
          </w:p>
        </w:tc>
        <w:tc>
          <w:tcPr>
            <w:tcW w:w="1217" w:type="dxa"/>
            <w:gridSpan w:val="2"/>
            <w:vAlign w:val="bottom"/>
          </w:tcPr>
          <w:p w14:paraId="09912E0E" w14:textId="77777777" w:rsidR="00D95F13" w:rsidRDefault="00CA6B10" w:rsidP="002E5245">
            <w:pPr>
              <w:pStyle w:val="BodyText"/>
              <w:spacing w:before="8"/>
              <w:jc w:val="center"/>
              <w:rPr>
                <w:ins w:id="860" w:author="Marks, Brett (DPH)" w:date="2026-09-25T20:07:00Z" w16du:dateUtc="2026-09-26T00:07:00Z"/>
                <w:spacing w:val="-2"/>
                <w:sz w:val="16"/>
              </w:rPr>
            </w:pPr>
            <w:ins w:id="861" w:author="Marks, Brett (DPH)" w:date="2026-09-25T20:07:00Z" w16du:dateUtc="2026-09-26T00:07:00Z">
              <w:r>
                <w:rPr>
                  <w:spacing w:val="-2"/>
                  <w:sz w:val="16"/>
                </w:rPr>
                <w:t>Projected/</w:t>
              </w:r>
              <w:r>
                <w:rPr>
                  <w:w w:val="90"/>
                  <w:sz w:val="16"/>
                </w:rPr>
                <w:t xml:space="preserve"> pro-</w:t>
              </w:r>
              <w:r>
                <w:rPr>
                  <w:spacing w:val="-2"/>
                  <w:sz w:val="16"/>
                </w:rPr>
                <w:t xml:space="preserve">forma </w:t>
              </w:r>
            </w:ins>
          </w:p>
          <w:p w14:paraId="21A08EDA" w14:textId="77777777" w:rsidR="00CA6B10" w:rsidRDefault="00CA6B10" w:rsidP="002E5245">
            <w:pPr>
              <w:pStyle w:val="BodyText"/>
              <w:spacing w:before="8"/>
              <w:jc w:val="center"/>
              <w:rPr>
                <w:ins w:id="862" w:author="Marks, Brett (DPH)" w:date="2026-09-25T20:07:00Z" w16du:dateUtc="2026-09-26T00:07:00Z"/>
                <w:sz w:val="21"/>
              </w:rPr>
            </w:pPr>
            <w:ins w:id="863" w:author="Marks, Brett (DPH)" w:date="2026-09-25T20:07:00Z" w16du:dateUtc="2026-09-26T00:07:00Z">
              <w:r>
                <w:rPr>
                  <w:spacing w:val="-4"/>
                  <w:sz w:val="16"/>
                  <w:u w:val="single"/>
                </w:rPr>
                <w:t>2022</w:t>
              </w:r>
            </w:ins>
          </w:p>
        </w:tc>
        <w:tc>
          <w:tcPr>
            <w:tcW w:w="1217" w:type="dxa"/>
            <w:vAlign w:val="bottom"/>
          </w:tcPr>
          <w:p w14:paraId="27950AC7" w14:textId="77777777" w:rsidR="00D95F13" w:rsidRDefault="00CA6B10" w:rsidP="002E5245">
            <w:pPr>
              <w:pStyle w:val="BodyText"/>
              <w:spacing w:before="8"/>
              <w:jc w:val="center"/>
              <w:rPr>
                <w:ins w:id="864" w:author="Marks, Brett (DPH)" w:date="2026-09-25T20:07:00Z" w16du:dateUtc="2026-09-26T00:07:00Z"/>
                <w:spacing w:val="-2"/>
                <w:sz w:val="16"/>
              </w:rPr>
            </w:pPr>
            <w:ins w:id="865" w:author="Marks, Brett (DPH)" w:date="2026-09-25T20:07:00Z" w16du:dateUtc="2026-09-26T00:07:00Z">
              <w:r>
                <w:rPr>
                  <w:spacing w:val="-2"/>
                  <w:sz w:val="16"/>
                </w:rPr>
                <w:t>Projected/</w:t>
              </w:r>
              <w:r>
                <w:rPr>
                  <w:w w:val="90"/>
                  <w:sz w:val="16"/>
                </w:rPr>
                <w:t xml:space="preserve"> pro-</w:t>
              </w:r>
              <w:r>
                <w:rPr>
                  <w:spacing w:val="-2"/>
                  <w:sz w:val="16"/>
                </w:rPr>
                <w:t xml:space="preserve">forma </w:t>
              </w:r>
            </w:ins>
          </w:p>
          <w:p w14:paraId="1BCB3602" w14:textId="77777777" w:rsidR="00CA6B10" w:rsidRDefault="00CA6B10" w:rsidP="002E5245">
            <w:pPr>
              <w:pStyle w:val="BodyText"/>
              <w:spacing w:before="8"/>
              <w:jc w:val="center"/>
              <w:rPr>
                <w:ins w:id="866" w:author="Marks, Brett (DPH)" w:date="2026-09-25T20:07:00Z" w16du:dateUtc="2026-09-26T00:07:00Z"/>
                <w:sz w:val="21"/>
              </w:rPr>
            </w:pPr>
            <w:ins w:id="867" w:author="Marks, Brett (DPH)" w:date="2026-09-25T20:07:00Z" w16du:dateUtc="2026-09-26T00:07:00Z">
              <w:r>
                <w:rPr>
                  <w:spacing w:val="-4"/>
                  <w:sz w:val="16"/>
                  <w:u w:val="single"/>
                </w:rPr>
                <w:t>2023</w:t>
              </w:r>
            </w:ins>
          </w:p>
        </w:tc>
        <w:tc>
          <w:tcPr>
            <w:tcW w:w="1217" w:type="dxa"/>
            <w:vAlign w:val="bottom"/>
          </w:tcPr>
          <w:p w14:paraId="5DE3A9AA" w14:textId="77777777" w:rsidR="00D95F13" w:rsidRDefault="00CA6B10" w:rsidP="002E5245">
            <w:pPr>
              <w:pStyle w:val="BodyText"/>
              <w:spacing w:before="8"/>
              <w:jc w:val="center"/>
              <w:rPr>
                <w:ins w:id="868" w:author="Marks, Brett (DPH)" w:date="2026-09-25T20:07:00Z" w16du:dateUtc="2026-09-26T00:07:00Z"/>
                <w:spacing w:val="-2"/>
                <w:sz w:val="16"/>
              </w:rPr>
            </w:pPr>
            <w:ins w:id="869" w:author="Marks, Brett (DPH)" w:date="2026-09-25T20:07:00Z" w16du:dateUtc="2026-09-26T00:07:00Z">
              <w:r>
                <w:rPr>
                  <w:spacing w:val="-2"/>
                  <w:sz w:val="16"/>
                </w:rPr>
                <w:t>Projected/</w:t>
              </w:r>
              <w:r>
                <w:rPr>
                  <w:w w:val="90"/>
                  <w:sz w:val="16"/>
                </w:rPr>
                <w:t xml:space="preserve"> pro-</w:t>
              </w:r>
              <w:r>
                <w:rPr>
                  <w:spacing w:val="-2"/>
                  <w:sz w:val="16"/>
                </w:rPr>
                <w:t>forma</w:t>
              </w:r>
              <w:r>
                <w:rPr>
                  <w:spacing w:val="-4"/>
                  <w:sz w:val="16"/>
                </w:rPr>
                <w:t xml:space="preserve"> with second</w:t>
              </w:r>
              <w:r>
                <w:rPr>
                  <w:spacing w:val="-3"/>
                  <w:sz w:val="16"/>
                </w:rPr>
                <w:t xml:space="preserve"> </w:t>
              </w:r>
              <w:r>
                <w:rPr>
                  <w:spacing w:val="-5"/>
                  <w:sz w:val="16"/>
                </w:rPr>
                <w:t>CT</w:t>
              </w:r>
              <w:r>
                <w:rPr>
                  <w:spacing w:val="-2"/>
                  <w:sz w:val="16"/>
                </w:rPr>
                <w:t xml:space="preserve"> scanner </w:t>
              </w:r>
            </w:ins>
          </w:p>
          <w:p w14:paraId="01F0CEC8" w14:textId="77777777" w:rsidR="00CA6B10" w:rsidRDefault="00CA6B10" w:rsidP="002E5245">
            <w:pPr>
              <w:pStyle w:val="BodyText"/>
              <w:spacing w:before="8"/>
              <w:jc w:val="center"/>
              <w:rPr>
                <w:ins w:id="870" w:author="Marks, Brett (DPH)" w:date="2026-09-25T20:07:00Z" w16du:dateUtc="2026-09-26T00:07:00Z"/>
                <w:sz w:val="21"/>
              </w:rPr>
            </w:pPr>
            <w:ins w:id="871" w:author="Marks, Brett (DPH)" w:date="2026-09-25T20:07:00Z" w16du:dateUtc="2026-09-26T00:07:00Z">
              <w:r>
                <w:rPr>
                  <w:spacing w:val="-4"/>
                  <w:sz w:val="16"/>
                  <w:u w:val="single"/>
                </w:rPr>
                <w:t>2024</w:t>
              </w:r>
            </w:ins>
          </w:p>
        </w:tc>
        <w:tc>
          <w:tcPr>
            <w:tcW w:w="1217" w:type="dxa"/>
            <w:vAlign w:val="bottom"/>
          </w:tcPr>
          <w:p w14:paraId="0E3970FA" w14:textId="77777777" w:rsidR="00D95F13" w:rsidRDefault="00CA6B10" w:rsidP="002E5245">
            <w:pPr>
              <w:pStyle w:val="BodyText"/>
              <w:spacing w:before="8"/>
              <w:jc w:val="center"/>
              <w:rPr>
                <w:ins w:id="872" w:author="Marks, Brett (DPH)" w:date="2026-09-25T20:07:00Z" w16du:dateUtc="2026-09-26T00:07:00Z"/>
                <w:spacing w:val="-2"/>
                <w:sz w:val="16"/>
              </w:rPr>
            </w:pPr>
            <w:ins w:id="873" w:author="Marks, Brett (DPH)" w:date="2026-09-25T20:07:00Z" w16du:dateUtc="2026-09-26T00:07:00Z">
              <w:r>
                <w:rPr>
                  <w:spacing w:val="-2"/>
                  <w:sz w:val="16"/>
                </w:rPr>
                <w:t>Projected/</w:t>
              </w:r>
              <w:r>
                <w:rPr>
                  <w:w w:val="90"/>
                  <w:sz w:val="16"/>
                </w:rPr>
                <w:t xml:space="preserve"> pro-</w:t>
              </w:r>
              <w:r>
                <w:rPr>
                  <w:spacing w:val="-2"/>
                  <w:sz w:val="16"/>
                </w:rPr>
                <w:t>forma</w:t>
              </w:r>
              <w:r>
                <w:rPr>
                  <w:spacing w:val="-4"/>
                  <w:sz w:val="16"/>
                </w:rPr>
                <w:t xml:space="preserve"> with</w:t>
              </w:r>
              <w:r>
                <w:rPr>
                  <w:spacing w:val="-5"/>
                  <w:sz w:val="16"/>
                </w:rPr>
                <w:t xml:space="preserve"> second</w:t>
              </w:r>
              <w:r>
                <w:rPr>
                  <w:spacing w:val="-1"/>
                  <w:sz w:val="16"/>
                </w:rPr>
                <w:t xml:space="preserve"> </w:t>
              </w:r>
              <w:r>
                <w:rPr>
                  <w:spacing w:val="-5"/>
                  <w:sz w:val="16"/>
                </w:rPr>
                <w:t>CT</w:t>
              </w:r>
              <w:r>
                <w:rPr>
                  <w:spacing w:val="-2"/>
                  <w:sz w:val="16"/>
                </w:rPr>
                <w:t xml:space="preserve"> scanner </w:t>
              </w:r>
            </w:ins>
          </w:p>
          <w:p w14:paraId="4CAFE1A4" w14:textId="77777777" w:rsidR="00CA6B10" w:rsidRDefault="00CA6B10" w:rsidP="002E5245">
            <w:pPr>
              <w:pStyle w:val="BodyText"/>
              <w:spacing w:before="8"/>
              <w:jc w:val="center"/>
              <w:rPr>
                <w:ins w:id="874" w:author="Marks, Brett (DPH)" w:date="2026-09-25T20:07:00Z" w16du:dateUtc="2026-09-26T00:07:00Z"/>
                <w:sz w:val="21"/>
              </w:rPr>
            </w:pPr>
            <w:ins w:id="875" w:author="Marks, Brett (DPH)" w:date="2026-09-25T20:07:00Z" w16du:dateUtc="2026-09-26T00:07:00Z">
              <w:r>
                <w:rPr>
                  <w:spacing w:val="-4"/>
                  <w:sz w:val="16"/>
                  <w:u w:val="single"/>
                </w:rPr>
                <w:t>2025</w:t>
              </w:r>
            </w:ins>
          </w:p>
        </w:tc>
        <w:tc>
          <w:tcPr>
            <w:tcW w:w="1217" w:type="dxa"/>
            <w:vAlign w:val="bottom"/>
          </w:tcPr>
          <w:p w14:paraId="1270319D" w14:textId="77777777" w:rsidR="00D95F13" w:rsidRDefault="00CA6B10" w:rsidP="002E5245">
            <w:pPr>
              <w:pStyle w:val="BodyText"/>
              <w:spacing w:before="8"/>
              <w:jc w:val="center"/>
              <w:rPr>
                <w:ins w:id="876" w:author="Marks, Brett (DPH)" w:date="2026-09-25T20:07:00Z" w16du:dateUtc="2026-09-26T00:07:00Z"/>
                <w:spacing w:val="-2"/>
                <w:sz w:val="16"/>
              </w:rPr>
            </w:pPr>
            <w:ins w:id="877" w:author="Marks, Brett (DPH)" w:date="2026-09-25T20:07:00Z" w16du:dateUtc="2026-09-26T00:07:00Z">
              <w:r>
                <w:rPr>
                  <w:spacing w:val="-2"/>
                  <w:sz w:val="16"/>
                </w:rPr>
                <w:t>Projected/</w:t>
              </w:r>
              <w:r>
                <w:rPr>
                  <w:w w:val="90"/>
                  <w:sz w:val="16"/>
                </w:rPr>
                <w:t xml:space="preserve"> pro-</w:t>
              </w:r>
              <w:r>
                <w:rPr>
                  <w:spacing w:val="-2"/>
                  <w:sz w:val="16"/>
                </w:rPr>
                <w:t>forma</w:t>
              </w:r>
              <w:r w:rsidR="0066483A">
                <w:rPr>
                  <w:spacing w:val="-4"/>
                  <w:sz w:val="16"/>
                </w:rPr>
                <w:t xml:space="preserve"> with second</w:t>
              </w:r>
              <w:r w:rsidR="0066483A">
                <w:rPr>
                  <w:spacing w:val="4"/>
                  <w:sz w:val="16"/>
                </w:rPr>
                <w:t xml:space="preserve"> </w:t>
              </w:r>
              <w:r w:rsidR="0066483A">
                <w:rPr>
                  <w:spacing w:val="-5"/>
                  <w:sz w:val="16"/>
                </w:rPr>
                <w:t>CT</w:t>
              </w:r>
              <w:r w:rsidR="0066483A">
                <w:rPr>
                  <w:spacing w:val="-2"/>
                  <w:sz w:val="16"/>
                </w:rPr>
                <w:t xml:space="preserve"> scanner </w:t>
              </w:r>
            </w:ins>
          </w:p>
          <w:p w14:paraId="752C1020" w14:textId="77777777" w:rsidR="00CA6B10" w:rsidRDefault="0066483A" w:rsidP="002E5245">
            <w:pPr>
              <w:pStyle w:val="BodyText"/>
              <w:spacing w:before="8"/>
              <w:jc w:val="center"/>
              <w:rPr>
                <w:ins w:id="878" w:author="Marks, Brett (DPH)" w:date="2026-09-25T20:07:00Z" w16du:dateUtc="2026-09-26T00:07:00Z"/>
                <w:sz w:val="21"/>
              </w:rPr>
            </w:pPr>
            <w:ins w:id="879" w:author="Marks, Brett (DPH)" w:date="2026-09-25T20:07:00Z" w16du:dateUtc="2026-09-26T00:07:00Z">
              <w:r>
                <w:rPr>
                  <w:spacing w:val="-4"/>
                  <w:sz w:val="16"/>
                  <w:u w:val="single"/>
                </w:rPr>
                <w:t>2026</w:t>
              </w:r>
            </w:ins>
          </w:p>
        </w:tc>
        <w:tc>
          <w:tcPr>
            <w:tcW w:w="1218" w:type="dxa"/>
            <w:gridSpan w:val="2"/>
            <w:vAlign w:val="bottom"/>
          </w:tcPr>
          <w:p w14:paraId="36738F64" w14:textId="77777777" w:rsidR="00D95F13" w:rsidRDefault="00302AD7" w:rsidP="002E5245">
            <w:pPr>
              <w:pStyle w:val="BodyText"/>
              <w:spacing w:before="8"/>
              <w:jc w:val="center"/>
              <w:rPr>
                <w:ins w:id="880" w:author="Marks, Brett (DPH)" w:date="2026-09-25T20:07:00Z" w16du:dateUtc="2026-09-26T00:07:00Z"/>
                <w:spacing w:val="-2"/>
                <w:sz w:val="16"/>
              </w:rPr>
            </w:pPr>
            <w:ins w:id="881" w:author="Marks, Brett (DPH)" w:date="2026-09-25T20:07:00Z" w16du:dateUtc="2026-09-26T00:07:00Z">
              <w:r>
                <w:rPr>
                  <w:spacing w:val="-2"/>
                  <w:sz w:val="16"/>
                </w:rPr>
                <w:t>Projected/</w:t>
              </w:r>
              <w:r>
                <w:rPr>
                  <w:w w:val="90"/>
                  <w:sz w:val="16"/>
                </w:rPr>
                <w:t xml:space="preserve"> pro-</w:t>
              </w:r>
              <w:r>
                <w:rPr>
                  <w:spacing w:val="-2"/>
                  <w:sz w:val="16"/>
                </w:rPr>
                <w:t>forma</w:t>
              </w:r>
              <w:r>
                <w:rPr>
                  <w:spacing w:val="-4"/>
                  <w:sz w:val="16"/>
                </w:rPr>
                <w:t xml:space="preserve"> with second</w:t>
              </w:r>
              <w:r>
                <w:rPr>
                  <w:spacing w:val="-3"/>
                  <w:sz w:val="16"/>
                </w:rPr>
                <w:t xml:space="preserve"> </w:t>
              </w:r>
              <w:r>
                <w:rPr>
                  <w:spacing w:val="-5"/>
                  <w:sz w:val="16"/>
                </w:rPr>
                <w:t>CT</w:t>
              </w:r>
              <w:r>
                <w:rPr>
                  <w:spacing w:val="-2"/>
                  <w:sz w:val="16"/>
                </w:rPr>
                <w:t xml:space="preserve"> scanner </w:t>
              </w:r>
            </w:ins>
          </w:p>
          <w:p w14:paraId="0A50BB3C" w14:textId="77777777" w:rsidR="00CA6B10" w:rsidRDefault="00302AD7" w:rsidP="002E5245">
            <w:pPr>
              <w:pStyle w:val="BodyText"/>
              <w:spacing w:before="8"/>
              <w:jc w:val="center"/>
              <w:rPr>
                <w:ins w:id="882" w:author="Marks, Brett (DPH)" w:date="2026-09-25T20:07:00Z" w16du:dateUtc="2026-09-26T00:07:00Z"/>
                <w:sz w:val="21"/>
              </w:rPr>
            </w:pPr>
            <w:ins w:id="883" w:author="Marks, Brett (DPH)" w:date="2026-09-25T20:07:00Z" w16du:dateUtc="2026-09-26T00:07:00Z">
              <w:r>
                <w:rPr>
                  <w:spacing w:val="-4"/>
                  <w:sz w:val="16"/>
                  <w:u w:val="single"/>
                </w:rPr>
                <w:t>2027</w:t>
              </w:r>
            </w:ins>
          </w:p>
        </w:tc>
        <w:tc>
          <w:tcPr>
            <w:tcW w:w="1218" w:type="dxa"/>
            <w:vAlign w:val="bottom"/>
          </w:tcPr>
          <w:p w14:paraId="562BA059" w14:textId="77777777" w:rsidR="00302AD7" w:rsidRDefault="00302AD7" w:rsidP="002E5245">
            <w:pPr>
              <w:pStyle w:val="BodyText"/>
              <w:spacing w:before="8"/>
              <w:jc w:val="center"/>
              <w:rPr>
                <w:ins w:id="884" w:author="Marks, Brett (DPH)" w:date="2026-09-25T20:07:00Z" w16du:dateUtc="2026-09-26T00:07:00Z"/>
                <w:spacing w:val="-2"/>
                <w:sz w:val="16"/>
              </w:rPr>
            </w:pPr>
            <w:ins w:id="885" w:author="Marks, Brett (DPH)" w:date="2026-09-25T20:07:00Z" w16du:dateUtc="2026-09-26T00:07:00Z">
              <w:r>
                <w:rPr>
                  <w:spacing w:val="-2"/>
                  <w:sz w:val="16"/>
                </w:rPr>
                <w:t>Projected/</w:t>
              </w:r>
              <w:r>
                <w:rPr>
                  <w:w w:val="90"/>
                  <w:sz w:val="16"/>
                </w:rPr>
                <w:t xml:space="preserve"> pro-</w:t>
              </w:r>
              <w:r>
                <w:rPr>
                  <w:spacing w:val="-2"/>
                  <w:sz w:val="16"/>
                </w:rPr>
                <w:t>forma</w:t>
              </w:r>
              <w:r>
                <w:rPr>
                  <w:spacing w:val="-4"/>
                  <w:sz w:val="16"/>
                </w:rPr>
                <w:t xml:space="preserve"> with</w:t>
              </w:r>
              <w:r>
                <w:rPr>
                  <w:spacing w:val="-5"/>
                  <w:sz w:val="16"/>
                </w:rPr>
                <w:t xml:space="preserve"> second</w:t>
              </w:r>
              <w:r>
                <w:rPr>
                  <w:spacing w:val="2"/>
                  <w:sz w:val="16"/>
                </w:rPr>
                <w:t xml:space="preserve"> </w:t>
              </w:r>
              <w:r>
                <w:rPr>
                  <w:spacing w:val="-5"/>
                  <w:sz w:val="16"/>
                </w:rPr>
                <w:t>CT</w:t>
              </w:r>
              <w:r>
                <w:rPr>
                  <w:spacing w:val="-2"/>
                  <w:sz w:val="16"/>
                </w:rPr>
                <w:t xml:space="preserve"> scanner</w:t>
              </w:r>
            </w:ins>
          </w:p>
          <w:p w14:paraId="62B34EF8" w14:textId="77777777" w:rsidR="00CA6B10" w:rsidRDefault="00302AD7" w:rsidP="002E5245">
            <w:pPr>
              <w:pStyle w:val="BodyText"/>
              <w:spacing w:before="8"/>
              <w:jc w:val="center"/>
              <w:rPr>
                <w:ins w:id="886" w:author="Marks, Brett (DPH)" w:date="2026-09-25T20:07:00Z" w16du:dateUtc="2026-09-26T00:07:00Z"/>
                <w:sz w:val="21"/>
              </w:rPr>
            </w:pPr>
            <w:ins w:id="887" w:author="Marks, Brett (DPH)" w:date="2026-09-25T20:07:00Z" w16du:dateUtc="2026-09-26T00:07:00Z">
              <w:r>
                <w:rPr>
                  <w:spacing w:val="-4"/>
                  <w:sz w:val="16"/>
                  <w:u w:val="single"/>
                </w:rPr>
                <w:t>2028</w:t>
              </w:r>
            </w:ins>
          </w:p>
        </w:tc>
      </w:tr>
      <w:tr w:rsidR="00CA6B10" w14:paraId="4283164B" w14:textId="77777777" w:rsidTr="002E5245">
        <w:trPr>
          <w:trHeight w:val="317"/>
          <w:ins w:id="888" w:author="Marks, Brett (DPH)" w:date="2026-09-25T20:07:00Z" w16du:dateUtc="2026-09-26T00:07:00Z"/>
        </w:trPr>
        <w:tc>
          <w:tcPr>
            <w:tcW w:w="1217" w:type="dxa"/>
          </w:tcPr>
          <w:p w14:paraId="7EA2824F" w14:textId="77777777" w:rsidR="00CA6B10" w:rsidRDefault="005E3F06" w:rsidP="00CA6B10">
            <w:pPr>
              <w:pStyle w:val="BodyText"/>
              <w:spacing w:before="8"/>
              <w:rPr>
                <w:ins w:id="889" w:author="Marks, Brett (DPH)" w:date="2026-09-25T20:07:00Z" w16du:dateUtc="2026-09-26T00:07:00Z"/>
                <w:sz w:val="21"/>
              </w:rPr>
            </w:pPr>
            <w:ins w:id="890" w:author="Marks, Brett (DPH)" w:date="2026-09-25T20:07:00Z" w16du:dateUtc="2026-09-26T00:07:00Z">
              <w:r>
                <w:rPr>
                  <w:spacing w:val="-6"/>
                  <w:sz w:val="16"/>
                </w:rPr>
                <w:t>Clean</w:t>
              </w:r>
              <w:r w:rsidR="009E7F39">
                <w:rPr>
                  <w:spacing w:val="-6"/>
                  <w:sz w:val="16"/>
                </w:rPr>
                <w:t xml:space="preserve"> </w:t>
              </w:r>
              <w:r>
                <w:rPr>
                  <w:spacing w:val="-2"/>
                  <w:sz w:val="16"/>
                </w:rPr>
                <w:t>outpatient</w:t>
              </w:r>
              <w:r w:rsidR="00852326">
                <w:rPr>
                  <w:w w:val="90"/>
                  <w:sz w:val="16"/>
                </w:rPr>
                <w:t xml:space="preserve"> revenue,</w:t>
              </w:r>
              <w:r w:rsidR="00852326">
                <w:rPr>
                  <w:spacing w:val="14"/>
                  <w:sz w:val="16"/>
                </w:rPr>
                <w:t xml:space="preserve"> </w:t>
              </w:r>
              <w:r w:rsidR="00852326">
                <w:rPr>
                  <w:spacing w:val="-5"/>
                  <w:sz w:val="16"/>
                </w:rPr>
                <w:t>net</w:t>
              </w:r>
            </w:ins>
          </w:p>
        </w:tc>
        <w:tc>
          <w:tcPr>
            <w:tcW w:w="1217" w:type="dxa"/>
            <w:vAlign w:val="bottom"/>
          </w:tcPr>
          <w:p w14:paraId="3B6E00B8" w14:textId="77777777" w:rsidR="00CA6B10" w:rsidRPr="007C1B0A" w:rsidRDefault="00B32C81" w:rsidP="002E5245">
            <w:pPr>
              <w:pStyle w:val="BodyText"/>
              <w:spacing w:before="8"/>
              <w:jc w:val="center"/>
              <w:rPr>
                <w:ins w:id="891" w:author="Marks, Brett (DPH)" w:date="2026-09-25T20:07:00Z" w16du:dateUtc="2026-09-26T00:07:00Z"/>
                <w:sz w:val="21"/>
              </w:rPr>
            </w:pPr>
            <w:ins w:id="892" w:author="Marks, Brett (DPH)" w:date="2026-09-25T20:07:00Z" w16du:dateUtc="2026-09-26T00:07:00Z">
              <w:r w:rsidRPr="007C1B0A">
                <w:rPr>
                  <w:spacing w:val="-2"/>
                  <w:sz w:val="16"/>
                </w:rPr>
                <w:t>$1,312,802</w:t>
              </w:r>
            </w:ins>
          </w:p>
        </w:tc>
        <w:tc>
          <w:tcPr>
            <w:tcW w:w="1217" w:type="dxa"/>
            <w:gridSpan w:val="2"/>
            <w:vAlign w:val="bottom"/>
          </w:tcPr>
          <w:p w14:paraId="061E5B9A" w14:textId="77777777" w:rsidR="00CA6B10" w:rsidRPr="007C1B0A" w:rsidRDefault="00114A6D" w:rsidP="002E5245">
            <w:pPr>
              <w:pStyle w:val="BodyText"/>
              <w:spacing w:before="8"/>
              <w:jc w:val="center"/>
              <w:rPr>
                <w:ins w:id="893" w:author="Marks, Brett (DPH)" w:date="2026-09-25T20:07:00Z" w16du:dateUtc="2026-09-26T00:07:00Z"/>
                <w:sz w:val="21"/>
              </w:rPr>
            </w:pPr>
            <w:ins w:id="894" w:author="Marks, Brett (DPH)" w:date="2026-09-25T20:07:00Z" w16du:dateUtc="2026-09-26T00:07:00Z">
              <w:r w:rsidRPr="007C1B0A">
                <w:rPr>
                  <w:spacing w:val="-2"/>
                  <w:sz w:val="16"/>
                </w:rPr>
                <w:t>$</w:t>
              </w:r>
              <w:r w:rsidR="00B32C81" w:rsidRPr="007C1B0A">
                <w:rPr>
                  <w:spacing w:val="-2"/>
                  <w:sz w:val="16"/>
                </w:rPr>
                <w:t>1,348,739</w:t>
              </w:r>
            </w:ins>
          </w:p>
        </w:tc>
        <w:tc>
          <w:tcPr>
            <w:tcW w:w="1217" w:type="dxa"/>
            <w:vAlign w:val="bottom"/>
          </w:tcPr>
          <w:p w14:paraId="55ACE4BB" w14:textId="77777777" w:rsidR="00CA6B10" w:rsidRPr="007C1B0A" w:rsidRDefault="00114A6D" w:rsidP="002E5245">
            <w:pPr>
              <w:pStyle w:val="BodyText"/>
              <w:spacing w:before="8"/>
              <w:jc w:val="center"/>
              <w:rPr>
                <w:ins w:id="895" w:author="Marks, Brett (DPH)" w:date="2026-09-25T20:07:00Z" w16du:dateUtc="2026-09-26T00:07:00Z"/>
                <w:sz w:val="21"/>
              </w:rPr>
            </w:pPr>
            <w:ins w:id="896" w:author="Marks, Brett (DPH)" w:date="2026-09-25T20:07:00Z" w16du:dateUtc="2026-09-26T00:07:00Z">
              <w:r w:rsidRPr="007C1B0A">
                <w:rPr>
                  <w:spacing w:val="-2"/>
                  <w:sz w:val="16"/>
                </w:rPr>
                <w:t>$</w:t>
              </w:r>
              <w:r w:rsidR="00B32C81" w:rsidRPr="007C1B0A">
                <w:rPr>
                  <w:spacing w:val="-2"/>
                  <w:sz w:val="16"/>
                </w:rPr>
                <w:t>1,382,457</w:t>
              </w:r>
            </w:ins>
          </w:p>
        </w:tc>
        <w:tc>
          <w:tcPr>
            <w:tcW w:w="1217" w:type="dxa"/>
            <w:vAlign w:val="bottom"/>
          </w:tcPr>
          <w:p w14:paraId="64CFC634" w14:textId="77777777" w:rsidR="00CA6B10" w:rsidRPr="007C1B0A" w:rsidRDefault="00114A6D" w:rsidP="002E5245">
            <w:pPr>
              <w:pStyle w:val="BodyText"/>
              <w:spacing w:before="8"/>
              <w:jc w:val="center"/>
              <w:rPr>
                <w:ins w:id="897" w:author="Marks, Brett (DPH)" w:date="2026-09-25T20:07:00Z" w16du:dateUtc="2026-09-26T00:07:00Z"/>
                <w:sz w:val="21"/>
              </w:rPr>
            </w:pPr>
            <w:ins w:id="898" w:author="Marks, Brett (DPH)" w:date="2026-09-25T20:07:00Z" w16du:dateUtc="2026-09-26T00:07:00Z">
              <w:r w:rsidRPr="007C1B0A">
                <w:rPr>
                  <w:spacing w:val="-2"/>
                  <w:sz w:val="16"/>
                </w:rPr>
                <w:t>$</w:t>
              </w:r>
              <w:r w:rsidR="00B32C81" w:rsidRPr="007C1B0A">
                <w:rPr>
                  <w:spacing w:val="-2"/>
                  <w:sz w:val="16"/>
                </w:rPr>
                <w:t>1,451,580</w:t>
              </w:r>
            </w:ins>
          </w:p>
        </w:tc>
        <w:tc>
          <w:tcPr>
            <w:tcW w:w="1217" w:type="dxa"/>
            <w:vAlign w:val="bottom"/>
          </w:tcPr>
          <w:p w14:paraId="11F3A4CA" w14:textId="77777777" w:rsidR="00CA6B10" w:rsidRPr="007C1B0A" w:rsidRDefault="00114A6D" w:rsidP="002E5245">
            <w:pPr>
              <w:pStyle w:val="BodyText"/>
              <w:spacing w:before="8"/>
              <w:jc w:val="center"/>
              <w:rPr>
                <w:ins w:id="899" w:author="Marks, Brett (DPH)" w:date="2026-09-25T20:07:00Z" w16du:dateUtc="2026-09-26T00:07:00Z"/>
                <w:sz w:val="21"/>
              </w:rPr>
            </w:pPr>
            <w:ins w:id="900" w:author="Marks, Brett (DPH)" w:date="2026-09-25T20:07:00Z" w16du:dateUtc="2026-09-26T00:07:00Z">
              <w:r w:rsidRPr="007C1B0A">
                <w:rPr>
                  <w:spacing w:val="-2"/>
                  <w:sz w:val="16"/>
                </w:rPr>
                <w:t>$</w:t>
              </w:r>
              <w:r w:rsidR="00B32C81" w:rsidRPr="007C1B0A">
                <w:rPr>
                  <w:spacing w:val="-2"/>
                  <w:sz w:val="16"/>
                </w:rPr>
                <w:t>1,524,159</w:t>
              </w:r>
            </w:ins>
          </w:p>
        </w:tc>
        <w:tc>
          <w:tcPr>
            <w:tcW w:w="1217" w:type="dxa"/>
            <w:vAlign w:val="bottom"/>
          </w:tcPr>
          <w:p w14:paraId="4B05A270" w14:textId="77777777" w:rsidR="00CA6B10" w:rsidRPr="007C1B0A" w:rsidRDefault="00114A6D" w:rsidP="002E5245">
            <w:pPr>
              <w:pStyle w:val="BodyText"/>
              <w:spacing w:before="8"/>
              <w:jc w:val="center"/>
              <w:rPr>
                <w:ins w:id="901" w:author="Marks, Brett (DPH)" w:date="2026-09-25T20:07:00Z" w16du:dateUtc="2026-09-26T00:07:00Z"/>
                <w:sz w:val="21"/>
              </w:rPr>
            </w:pPr>
            <w:ins w:id="902" w:author="Marks, Brett (DPH)" w:date="2026-09-25T20:07:00Z" w16du:dateUtc="2026-09-26T00:07:00Z">
              <w:r w:rsidRPr="007C1B0A">
                <w:rPr>
                  <w:spacing w:val="-2"/>
                  <w:sz w:val="16"/>
                </w:rPr>
                <w:t>$</w:t>
              </w:r>
              <w:r w:rsidR="00B32C81" w:rsidRPr="007C1B0A">
                <w:rPr>
                  <w:spacing w:val="-2"/>
                  <w:sz w:val="16"/>
                </w:rPr>
                <w:t>1,600,469</w:t>
              </w:r>
            </w:ins>
          </w:p>
        </w:tc>
        <w:tc>
          <w:tcPr>
            <w:tcW w:w="1218" w:type="dxa"/>
            <w:gridSpan w:val="2"/>
            <w:vAlign w:val="bottom"/>
          </w:tcPr>
          <w:p w14:paraId="32358059" w14:textId="77777777" w:rsidR="00CA6B10" w:rsidRPr="007C1B0A" w:rsidRDefault="00114A6D" w:rsidP="002E5245">
            <w:pPr>
              <w:pStyle w:val="BodyText"/>
              <w:spacing w:before="8"/>
              <w:jc w:val="center"/>
              <w:rPr>
                <w:ins w:id="903" w:author="Marks, Brett (DPH)" w:date="2026-09-25T20:07:00Z" w16du:dateUtc="2026-09-26T00:07:00Z"/>
                <w:sz w:val="21"/>
              </w:rPr>
            </w:pPr>
            <w:ins w:id="904" w:author="Marks, Brett (DPH)" w:date="2026-09-25T20:07:00Z" w16du:dateUtc="2026-09-26T00:07:00Z">
              <w:r w:rsidRPr="007C1B0A">
                <w:rPr>
                  <w:spacing w:val="-2"/>
                  <w:sz w:val="16"/>
                </w:rPr>
                <w:t>$</w:t>
              </w:r>
              <w:r w:rsidR="00B32C81" w:rsidRPr="007C1B0A">
                <w:rPr>
                  <w:spacing w:val="-2"/>
                  <w:sz w:val="16"/>
                </w:rPr>
                <w:t>1,680,338</w:t>
              </w:r>
            </w:ins>
          </w:p>
        </w:tc>
        <w:tc>
          <w:tcPr>
            <w:tcW w:w="1218" w:type="dxa"/>
            <w:vAlign w:val="bottom"/>
          </w:tcPr>
          <w:p w14:paraId="4989B21E" w14:textId="77777777" w:rsidR="00CA6B10" w:rsidRPr="007C1B0A" w:rsidRDefault="00114A6D" w:rsidP="002E5245">
            <w:pPr>
              <w:pStyle w:val="BodyText"/>
              <w:spacing w:before="8"/>
              <w:jc w:val="center"/>
              <w:rPr>
                <w:ins w:id="905" w:author="Marks, Brett (DPH)" w:date="2026-09-25T20:07:00Z" w16du:dateUtc="2026-09-26T00:07:00Z"/>
                <w:sz w:val="21"/>
              </w:rPr>
            </w:pPr>
            <w:ins w:id="906" w:author="Marks, Brett (DPH)" w:date="2026-09-25T20:07:00Z" w16du:dateUtc="2026-09-26T00:07:00Z">
              <w:r w:rsidRPr="007C1B0A">
                <w:rPr>
                  <w:spacing w:val="-2"/>
                  <w:sz w:val="16"/>
                </w:rPr>
                <w:t>$</w:t>
              </w:r>
              <w:r w:rsidR="00B32C81" w:rsidRPr="007C1B0A">
                <w:rPr>
                  <w:spacing w:val="-2"/>
                  <w:sz w:val="16"/>
                </w:rPr>
                <w:t>1,764,404</w:t>
              </w:r>
            </w:ins>
          </w:p>
        </w:tc>
      </w:tr>
      <w:tr w:rsidR="002B4A75" w14:paraId="6625FF4E" w14:textId="130A3B05" w:rsidTr="002E5245">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907" w:author="Marks, Brett (DPH)" w:date="2026-09-25T20:07:00Z" w16du:dateUtc="2026-09-26T00:07:00Z">
            <w:tblPrEx>
              <w:tblW w:w="10908" w:type="dxa"/>
              <w:tblInd w:w="106" w:type="dxa"/>
              <w:tblLayout w:type="fixed"/>
              <w:tblLook w:val="0000" w:firstRow="0" w:lastRow="0" w:firstColumn="0" w:lastColumn="0" w:noHBand="0" w:noVBand="0"/>
            </w:tblPrEx>
          </w:tblPrExChange>
        </w:tblPrEx>
        <w:trPr>
          <w:trHeight w:val="299"/>
          <w:trPrChange w:id="908" w:author="Marks, Brett (DPH)" w:date="2026-09-25T20:07:00Z" w16du:dateUtc="2026-09-26T00:07:00Z">
            <w:trPr>
              <w:gridBefore w:val="1"/>
              <w:gridAfter w:val="1"/>
              <w:trHeight w:val="470"/>
            </w:trPr>
          </w:trPrChange>
        </w:trPr>
        <w:tc>
          <w:tcPr>
            <w:tcW w:w="1217" w:type="dxa"/>
            <w:tcPrChange w:id="909" w:author="Marks, Brett (DPH)" w:date="2026-09-25T20:07:00Z" w16du:dateUtc="2026-09-26T00:07:00Z">
              <w:tcPr>
                <w:tcW w:w="4159" w:type="dxa"/>
                <w:gridSpan w:val="3"/>
                <w:tcBorders>
                  <w:top w:val="single" w:sz="5" w:space="0" w:color="000000"/>
                  <w:left w:val="single" w:sz="5" w:space="0" w:color="000000"/>
                  <w:bottom w:val="single" w:sz="5" w:space="0" w:color="000000"/>
                  <w:right w:val="single" w:sz="5" w:space="0" w:color="000000"/>
                </w:tcBorders>
                <w:shd w:val="clear" w:color="auto" w:fill="DADADA"/>
              </w:tcPr>
            </w:tcPrChange>
          </w:tcPr>
          <w:p w14:paraId="10B6E798" w14:textId="77777777" w:rsidR="002B4A75" w:rsidRDefault="00852326" w:rsidP="009E7F39">
            <w:pPr>
              <w:pStyle w:val="BodyText"/>
              <w:spacing w:before="8"/>
              <w:ind w:left="90"/>
              <w:rPr>
                <w:rFonts w:eastAsia="Arial"/>
                <w:sz w:val="21"/>
                <w:rPrChange w:id="910" w:author="Marks, Brett (DPH)" w:date="2026-09-25T20:07:00Z" w16du:dateUtc="2026-09-26T00:07:00Z">
                  <w:rPr>
                    <w:rFonts w:ascii="Arial" w:eastAsia="Arial" w:hAnsi="Arial" w:cs="Arial"/>
                    <w:color w:val="000000"/>
                    <w:sz w:val="20"/>
                    <w:szCs w:val="20"/>
                  </w:rPr>
                </w:rPrChange>
              </w:rPr>
              <w:pPrChange w:id="911" w:author="Marks, Brett (DPH)" w:date="2026-09-25T20:07:00Z" w16du:dateUtc="2026-09-26T00:07:00Z">
                <w:pPr>
                  <w:pBdr>
                    <w:top w:val="nil"/>
                    <w:left w:val="nil"/>
                    <w:bottom w:val="nil"/>
                    <w:right w:val="nil"/>
                    <w:between w:val="nil"/>
                  </w:pBdr>
                  <w:ind w:left="656" w:right="755" w:firstLine="275"/>
                </w:pPr>
              </w:pPrChange>
            </w:pPr>
            <w:ins w:id="912" w:author="Marks, Brett (DPH)" w:date="2026-09-25T20:07:00Z" w16du:dateUtc="2026-09-26T00:07:00Z">
              <w:r>
                <w:rPr>
                  <w:w w:val="90"/>
                  <w:sz w:val="16"/>
                </w:rPr>
                <w:t>Total</w:t>
              </w:r>
              <w:r>
                <w:rPr>
                  <w:spacing w:val="3"/>
                  <w:sz w:val="16"/>
                </w:rPr>
                <w:t xml:space="preserve"> </w:t>
              </w:r>
              <w:r>
                <w:rPr>
                  <w:spacing w:val="-2"/>
                  <w:sz w:val="16"/>
                </w:rPr>
                <w:t>expenses</w:t>
              </w:r>
            </w:ins>
            <w:del w:id="913" w:author="Marks, Brett (DPH)" w:date="2026-09-25T20:07:00Z" w16du:dateUtc="2026-09-26T00:07:00Z">
              <w:r w:rsidR="00394969">
                <w:rPr>
                  <w:rFonts w:ascii="Arial" w:eastAsia="Arial" w:hAnsi="Arial" w:cs="Arial"/>
                  <w:b/>
                  <w:color w:val="000000"/>
                </w:rPr>
                <w:delText>Total Project Expenses and Percentage This Quarter</w:delText>
              </w:r>
            </w:del>
          </w:p>
        </w:tc>
        <w:tc>
          <w:tcPr>
            <w:tcW w:w="1217" w:type="dxa"/>
            <w:vAlign w:val="bottom"/>
            <w:tcPrChange w:id="914" w:author="Marks, Brett (DPH)" w:date="2026-09-25T20:07:00Z" w16du:dateUtc="2026-09-26T00:07:00Z">
              <w:tcPr>
                <w:tcW w:w="3329" w:type="dxa"/>
                <w:gridSpan w:val="5"/>
                <w:tcBorders>
                  <w:top w:val="single" w:sz="5" w:space="0" w:color="000000"/>
                  <w:left w:val="single" w:sz="5" w:space="0" w:color="000000"/>
                  <w:bottom w:val="single" w:sz="5" w:space="0" w:color="000000"/>
                  <w:right w:val="single" w:sz="5" w:space="0" w:color="000000"/>
                </w:tcBorders>
                <w:shd w:val="clear" w:color="auto" w:fill="DADADA"/>
              </w:tcPr>
            </w:tcPrChange>
          </w:tcPr>
          <w:p w14:paraId="53DF6F82" w14:textId="77777777" w:rsidR="002B4A75" w:rsidRPr="00D95F13" w:rsidRDefault="00114A6D" w:rsidP="002E5245">
            <w:pPr>
              <w:pStyle w:val="BodyText"/>
              <w:spacing w:before="8"/>
              <w:jc w:val="center"/>
              <w:rPr>
                <w:rFonts w:eastAsia="Arial"/>
                <w:sz w:val="21"/>
                <w:u w:val="single"/>
                <w:rPrChange w:id="915" w:author="Marks, Brett (DPH)" w:date="2026-09-25T20:07:00Z" w16du:dateUtc="2026-09-26T00:07:00Z">
                  <w:rPr>
                    <w:rFonts w:ascii="Arial" w:eastAsia="Arial" w:hAnsi="Arial" w:cs="Arial"/>
                    <w:color w:val="000000"/>
                    <w:sz w:val="20"/>
                    <w:szCs w:val="20"/>
                  </w:rPr>
                </w:rPrChange>
              </w:rPr>
              <w:pPrChange w:id="916" w:author="Marks, Brett (DPH)" w:date="2026-09-25T20:07:00Z" w16du:dateUtc="2026-09-26T00:07:00Z">
                <w:pPr>
                  <w:pBdr>
                    <w:top w:val="nil"/>
                    <w:left w:val="nil"/>
                    <w:bottom w:val="nil"/>
                    <w:right w:val="nil"/>
                    <w:between w:val="nil"/>
                  </w:pBdr>
                  <w:ind w:left="433" w:right="683" w:hanging="57"/>
                </w:pPr>
              </w:pPrChange>
            </w:pPr>
            <w:ins w:id="917" w:author="Marks, Brett (DPH)" w:date="2026-09-25T20:07:00Z" w16du:dateUtc="2026-09-26T00:07:00Z">
              <w:r w:rsidRPr="00D95F13">
                <w:rPr>
                  <w:spacing w:val="-2"/>
                  <w:sz w:val="16"/>
                  <w:u w:val="single"/>
                </w:rPr>
                <w:t>(1,000,689)</w:t>
              </w:r>
            </w:ins>
            <w:del w:id="918" w:author="Marks, Brett (DPH)" w:date="2026-09-25T20:07:00Z" w16du:dateUtc="2026-09-26T00:07:00Z">
              <w:r w:rsidR="00394969">
                <w:rPr>
                  <w:rFonts w:ascii="Arial" w:eastAsia="Arial" w:hAnsi="Arial" w:cs="Arial"/>
                  <w:b/>
                  <w:color w:val="000000"/>
                </w:rPr>
                <w:delText>Total Amount of Funds Expended This Quarter</w:delText>
              </w:r>
            </w:del>
          </w:p>
        </w:tc>
        <w:tc>
          <w:tcPr>
            <w:tcW w:w="1217" w:type="dxa"/>
            <w:vAlign w:val="bottom"/>
            <w:tcPrChange w:id="919" w:author="Marks, Brett (DPH)" w:date="2026-09-25T20:07:00Z" w16du:dateUtc="2026-09-26T00:07:00Z">
              <w:tcPr>
                <w:tcW w:w="3420" w:type="dxa"/>
                <w:tcBorders>
                  <w:top w:val="single" w:sz="5" w:space="0" w:color="000000"/>
                  <w:left w:val="single" w:sz="5" w:space="0" w:color="000000"/>
                  <w:bottom w:val="single" w:sz="5" w:space="0" w:color="000000"/>
                  <w:right w:val="single" w:sz="5" w:space="0" w:color="000000"/>
                </w:tcBorders>
                <w:shd w:val="clear" w:color="auto" w:fill="DADADA"/>
              </w:tcPr>
            </w:tcPrChange>
          </w:tcPr>
          <w:p w14:paraId="3DC5BE65" w14:textId="77777777" w:rsidR="002B4A75" w:rsidRPr="00D95F13" w:rsidRDefault="00114A6D" w:rsidP="002E5245">
            <w:pPr>
              <w:pStyle w:val="BodyText"/>
              <w:spacing w:before="8"/>
              <w:jc w:val="center"/>
              <w:rPr>
                <w:rFonts w:eastAsia="Arial"/>
                <w:sz w:val="21"/>
                <w:u w:val="single"/>
                <w:rPrChange w:id="920" w:author="Marks, Brett (DPH)" w:date="2026-09-25T20:07:00Z" w16du:dateUtc="2026-09-26T00:07:00Z">
                  <w:rPr>
                    <w:rFonts w:ascii="Arial" w:eastAsia="Arial" w:hAnsi="Arial" w:cs="Arial"/>
                    <w:color w:val="000000"/>
                    <w:sz w:val="20"/>
                    <w:szCs w:val="20"/>
                  </w:rPr>
                </w:rPrChange>
              </w:rPr>
              <w:pPrChange w:id="921" w:author="Marks, Brett (DPH)" w:date="2026-09-25T20:07:00Z" w16du:dateUtc="2026-09-26T00:07:00Z">
                <w:pPr>
                  <w:pBdr>
                    <w:top w:val="nil"/>
                    <w:left w:val="nil"/>
                    <w:bottom w:val="nil"/>
                    <w:right w:val="nil"/>
                    <w:between w:val="nil"/>
                  </w:pBdr>
                  <w:ind w:left="656" w:right="950" w:hanging="57"/>
                </w:pPr>
              </w:pPrChange>
            </w:pPr>
            <w:ins w:id="922" w:author="Marks, Brett (DPH)" w:date="2026-09-25T20:07:00Z" w16du:dateUtc="2026-09-26T00:07:00Z">
              <w:r w:rsidRPr="00D95F13">
                <w:rPr>
                  <w:spacing w:val="-2"/>
                  <w:sz w:val="16"/>
                  <w:u w:val="single"/>
                </w:rPr>
                <w:t>(1,027,804)</w:t>
              </w:r>
            </w:ins>
            <w:del w:id="923" w:author="Marks, Brett (DPH)" w:date="2026-09-25T20:07:00Z" w16du:dateUtc="2026-09-26T00:07:00Z">
              <w:r w:rsidR="00394969">
                <w:rPr>
                  <w:rFonts w:ascii="Arial" w:eastAsia="Arial" w:hAnsi="Arial" w:cs="Arial"/>
                  <w:b/>
                  <w:color w:val="000000"/>
                </w:rPr>
                <w:delText>Total Percentage of Time Used to Date</w:delText>
              </w:r>
            </w:del>
          </w:p>
        </w:tc>
        <w:tc>
          <w:tcPr>
            <w:tcW w:w="1217" w:type="dxa"/>
            <w:vAlign w:val="bottom"/>
            <w:tcPrChange w:id="924" w:author="Marks, Brett (DPH)" w:date="2026-09-25T20:07:00Z" w16du:dateUtc="2026-09-26T00:07:00Z">
              <w:tcPr>
                <w:tcW w:w="1217" w:type="dxa"/>
                <w:gridSpan w:val="2"/>
              </w:tcPr>
            </w:tcPrChange>
          </w:tcPr>
          <w:p w14:paraId="58C89A5F" w14:textId="2BAC7CD5" w:rsidR="00114A6D" w:rsidRPr="00D95F13" w:rsidRDefault="00114A6D" w:rsidP="002E5245">
            <w:pPr>
              <w:pStyle w:val="BodyText"/>
              <w:spacing w:before="8"/>
              <w:jc w:val="center"/>
              <w:rPr>
                <w:spacing w:val="-2"/>
                <w:sz w:val="16"/>
                <w:u w:val="single"/>
              </w:rPr>
            </w:pPr>
            <w:ins w:id="925" w:author="Marks, Brett (DPH)" w:date="2026-09-25T20:07:00Z" w16du:dateUtc="2026-09-26T00:07:00Z">
              <w:r w:rsidRPr="00D95F13">
                <w:rPr>
                  <w:spacing w:val="-2"/>
                  <w:sz w:val="16"/>
                  <w:u w:val="single"/>
                </w:rPr>
                <w:t>(992,221)</w:t>
              </w:r>
            </w:ins>
          </w:p>
        </w:tc>
        <w:tc>
          <w:tcPr>
            <w:tcW w:w="1217" w:type="dxa"/>
            <w:vAlign w:val="bottom"/>
            <w:tcPrChange w:id="926" w:author="Marks, Brett (DPH)" w:date="2026-09-25T20:07:00Z" w16du:dateUtc="2026-09-26T00:07:00Z">
              <w:tcPr>
                <w:tcW w:w="1217" w:type="dxa"/>
                <w:gridSpan w:val="3"/>
              </w:tcPr>
            </w:tcPrChange>
          </w:tcPr>
          <w:p w14:paraId="22D70E1F" w14:textId="06278FC6" w:rsidR="00114A6D" w:rsidRPr="00D95F13" w:rsidRDefault="00114A6D" w:rsidP="002E5245">
            <w:pPr>
              <w:pStyle w:val="BodyText"/>
              <w:spacing w:before="8"/>
              <w:jc w:val="center"/>
              <w:rPr>
                <w:spacing w:val="-2"/>
                <w:sz w:val="16"/>
                <w:u w:val="single"/>
              </w:rPr>
            </w:pPr>
            <w:ins w:id="927" w:author="Marks, Brett (DPH)" w:date="2026-09-25T20:07:00Z" w16du:dateUtc="2026-09-26T00:07:00Z">
              <w:r w:rsidRPr="00D95F13">
                <w:rPr>
                  <w:spacing w:val="-2"/>
                  <w:sz w:val="16"/>
                  <w:u w:val="single"/>
                </w:rPr>
                <w:t>(1,295,954)</w:t>
              </w:r>
            </w:ins>
          </w:p>
        </w:tc>
        <w:tc>
          <w:tcPr>
            <w:tcW w:w="1217" w:type="dxa"/>
            <w:vAlign w:val="bottom"/>
            <w:tcPrChange w:id="928" w:author="Marks, Brett (DPH)" w:date="2026-09-25T20:07:00Z" w16du:dateUtc="2026-09-26T00:07:00Z">
              <w:tcPr>
                <w:tcW w:w="1217" w:type="dxa"/>
                <w:gridSpan w:val="2"/>
              </w:tcPr>
            </w:tcPrChange>
          </w:tcPr>
          <w:p w14:paraId="2F458C69" w14:textId="74F71166" w:rsidR="00114A6D" w:rsidRPr="00D95F13" w:rsidRDefault="00114A6D" w:rsidP="002E5245">
            <w:pPr>
              <w:pStyle w:val="BodyText"/>
              <w:spacing w:before="8"/>
              <w:jc w:val="center"/>
              <w:rPr>
                <w:spacing w:val="-2"/>
                <w:sz w:val="16"/>
                <w:u w:val="single"/>
              </w:rPr>
            </w:pPr>
            <w:ins w:id="929" w:author="Marks, Brett (DPH)" w:date="2026-09-25T20:07:00Z" w16du:dateUtc="2026-09-26T00:07:00Z">
              <w:r w:rsidRPr="00D95F13">
                <w:rPr>
                  <w:spacing w:val="-2"/>
                  <w:sz w:val="16"/>
                  <w:u w:val="single"/>
                </w:rPr>
                <w:t>(1,332,902)</w:t>
              </w:r>
            </w:ins>
          </w:p>
        </w:tc>
        <w:tc>
          <w:tcPr>
            <w:tcW w:w="1217" w:type="dxa"/>
            <w:vAlign w:val="bottom"/>
            <w:tcPrChange w:id="930" w:author="Marks, Brett (DPH)" w:date="2026-09-25T20:07:00Z" w16du:dateUtc="2026-09-26T00:07:00Z">
              <w:tcPr>
                <w:tcW w:w="1217" w:type="dxa"/>
              </w:tcPr>
            </w:tcPrChange>
          </w:tcPr>
          <w:p w14:paraId="1A28671F" w14:textId="764E7DDF" w:rsidR="00114A6D" w:rsidRPr="00D95F13" w:rsidRDefault="00114A6D" w:rsidP="002E5245">
            <w:pPr>
              <w:pStyle w:val="BodyText"/>
              <w:spacing w:before="8"/>
              <w:jc w:val="center"/>
              <w:rPr>
                <w:spacing w:val="-2"/>
                <w:sz w:val="16"/>
                <w:u w:val="single"/>
              </w:rPr>
            </w:pPr>
            <w:ins w:id="931" w:author="Marks, Brett (DPH)" w:date="2026-09-25T20:07:00Z" w16du:dateUtc="2026-09-26T00:07:00Z">
              <w:r w:rsidRPr="00D95F13">
                <w:rPr>
                  <w:spacing w:val="-2"/>
                  <w:sz w:val="16"/>
                  <w:u w:val="single"/>
                </w:rPr>
                <w:t>(1,371,233)</w:t>
              </w:r>
            </w:ins>
          </w:p>
        </w:tc>
        <w:tc>
          <w:tcPr>
            <w:tcW w:w="1218" w:type="dxa"/>
            <w:gridSpan w:val="2"/>
            <w:vAlign w:val="bottom"/>
            <w:tcPrChange w:id="932" w:author="Marks, Brett (DPH)" w:date="2026-09-25T20:07:00Z" w16du:dateUtc="2026-09-26T00:07:00Z">
              <w:tcPr>
                <w:tcW w:w="1218" w:type="dxa"/>
              </w:tcPr>
            </w:tcPrChange>
          </w:tcPr>
          <w:p w14:paraId="1B08D4F9" w14:textId="12CACA3A" w:rsidR="00114A6D" w:rsidRPr="00D95F13" w:rsidRDefault="00114A6D" w:rsidP="002E5245">
            <w:pPr>
              <w:pStyle w:val="BodyText"/>
              <w:spacing w:before="8"/>
              <w:jc w:val="center"/>
              <w:rPr>
                <w:spacing w:val="-2"/>
                <w:sz w:val="16"/>
                <w:u w:val="single"/>
              </w:rPr>
            </w:pPr>
            <w:ins w:id="933" w:author="Marks, Brett (DPH)" w:date="2026-09-25T20:07:00Z" w16du:dateUtc="2026-09-26T00:07:00Z">
              <w:r w:rsidRPr="00D95F13">
                <w:rPr>
                  <w:spacing w:val="-2"/>
                  <w:sz w:val="16"/>
                  <w:u w:val="single"/>
                </w:rPr>
                <w:t>(1,410,937)</w:t>
              </w:r>
            </w:ins>
          </w:p>
        </w:tc>
        <w:tc>
          <w:tcPr>
            <w:tcW w:w="1218" w:type="dxa"/>
            <w:gridSpan w:val="2"/>
            <w:vAlign w:val="bottom"/>
            <w:tcPrChange w:id="934" w:author="Marks, Brett (DPH)" w:date="2026-09-25T20:07:00Z" w16du:dateUtc="2026-09-26T00:07:00Z">
              <w:tcPr>
                <w:tcW w:w="1218" w:type="dxa"/>
              </w:tcPr>
            </w:tcPrChange>
          </w:tcPr>
          <w:p w14:paraId="3CDF1D96" w14:textId="098452D3" w:rsidR="00114A6D" w:rsidRPr="00D95F13" w:rsidRDefault="00114A6D" w:rsidP="002E5245">
            <w:pPr>
              <w:pStyle w:val="BodyText"/>
              <w:spacing w:before="8"/>
              <w:jc w:val="center"/>
              <w:rPr>
                <w:spacing w:val="-5"/>
                <w:sz w:val="16"/>
                <w:u w:val="single"/>
              </w:rPr>
            </w:pPr>
            <w:ins w:id="935" w:author="Marks, Brett (DPH)" w:date="2026-09-25T20:07:00Z" w16du:dateUtc="2026-09-26T00:07:00Z">
              <w:r w:rsidRPr="00D95F13">
                <w:rPr>
                  <w:spacing w:val="-5"/>
                  <w:sz w:val="16"/>
                  <w:u w:val="single"/>
                </w:rPr>
                <w:t>(1,452,151)</w:t>
              </w:r>
            </w:ins>
          </w:p>
        </w:tc>
      </w:tr>
      <w:tr w:rsidR="002B4A75" w14:paraId="085CEADE" w14:textId="2939D9DE" w:rsidTr="002E5245">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936" w:author="Marks, Brett (DPH)" w:date="2026-09-25T20:07:00Z" w16du:dateUtc="2026-09-26T00:07:00Z">
            <w:tblPrEx>
              <w:tblW w:w="10908" w:type="dxa"/>
              <w:tblInd w:w="106" w:type="dxa"/>
              <w:tblLayout w:type="fixed"/>
              <w:tblLook w:val="0000" w:firstRow="0" w:lastRow="0" w:firstColumn="0" w:lastColumn="0" w:noHBand="0" w:noVBand="0"/>
            </w:tblPrEx>
          </w:tblPrExChange>
        </w:tblPrEx>
        <w:trPr>
          <w:trHeight w:val="299"/>
          <w:trPrChange w:id="937" w:author="Marks, Brett (DPH)" w:date="2026-09-25T20:07:00Z" w16du:dateUtc="2026-09-26T00:07:00Z">
            <w:trPr>
              <w:gridBefore w:val="1"/>
              <w:gridAfter w:val="1"/>
              <w:trHeight w:val="470"/>
            </w:trPr>
          </w:trPrChange>
        </w:trPr>
        <w:tc>
          <w:tcPr>
            <w:tcW w:w="1217" w:type="dxa"/>
            <w:tcPrChange w:id="938" w:author="Marks, Brett (DPH)" w:date="2026-09-25T20:07:00Z" w16du:dateUtc="2026-09-26T00:07:00Z">
              <w:tcPr>
                <w:tcW w:w="4159" w:type="dxa"/>
                <w:gridSpan w:val="3"/>
                <w:tcBorders>
                  <w:top w:val="single" w:sz="5" w:space="0" w:color="000000"/>
                  <w:left w:val="single" w:sz="5" w:space="0" w:color="000000"/>
                  <w:bottom w:val="single" w:sz="5" w:space="0" w:color="000000"/>
                  <w:right w:val="single" w:sz="5" w:space="0" w:color="000000"/>
                </w:tcBorders>
              </w:tcPr>
            </w:tcPrChange>
          </w:tcPr>
          <w:p w14:paraId="5AC052A3" w14:textId="77777777" w:rsidR="002B4A75" w:rsidRDefault="00852326" w:rsidP="009E7F39">
            <w:pPr>
              <w:pStyle w:val="BodyText"/>
              <w:spacing w:before="8"/>
              <w:ind w:left="90"/>
              <w:rPr>
                <w:sz w:val="21"/>
                <w:rPrChange w:id="939" w:author="Marks, Brett (DPH)" w:date="2026-09-25T20:07:00Z" w16du:dateUtc="2026-09-26T00:07:00Z">
                  <w:rPr/>
                </w:rPrChange>
              </w:rPr>
              <w:pPrChange w:id="940" w:author="Marks, Brett (DPH)" w:date="2026-09-25T20:07:00Z" w16du:dateUtc="2026-09-26T00:07:00Z">
                <w:pPr>
                  <w:jc w:val="center"/>
                </w:pPr>
              </w:pPrChange>
            </w:pPr>
            <w:ins w:id="941" w:author="Marks, Brett (DPH)" w:date="2026-09-25T20:07:00Z" w16du:dateUtc="2026-09-26T00:07:00Z">
              <w:r>
                <w:rPr>
                  <w:spacing w:val="-4"/>
                  <w:sz w:val="16"/>
                </w:rPr>
                <w:t>Total</w:t>
              </w:r>
              <w:r>
                <w:rPr>
                  <w:spacing w:val="1"/>
                  <w:sz w:val="16"/>
                </w:rPr>
                <w:t xml:space="preserve"> </w:t>
              </w:r>
              <w:r>
                <w:rPr>
                  <w:spacing w:val="-4"/>
                  <w:sz w:val="16"/>
                </w:rPr>
                <w:t>net</w:t>
              </w:r>
              <w:r w:rsidR="009E7F39">
                <w:rPr>
                  <w:spacing w:val="-4"/>
                  <w:sz w:val="16"/>
                </w:rPr>
                <w:t xml:space="preserve"> </w:t>
              </w:r>
              <w:r>
                <w:rPr>
                  <w:spacing w:val="-4"/>
                  <w:sz w:val="16"/>
                </w:rPr>
                <w:t>income</w:t>
              </w:r>
            </w:ins>
            <w:del w:id="942" w:author="Marks, Brett (DPH)" w:date="2026-09-25T20:07:00Z" w16du:dateUtc="2026-09-26T00:07:00Z">
              <w:r w:rsidR="00394969">
                <w:delText>Ongoing Project (N/A)</w:delText>
              </w:r>
            </w:del>
          </w:p>
        </w:tc>
        <w:tc>
          <w:tcPr>
            <w:tcW w:w="1217" w:type="dxa"/>
            <w:vAlign w:val="bottom"/>
            <w:tcPrChange w:id="943" w:author="Marks, Brett (DPH)" w:date="2026-09-25T20:07:00Z" w16du:dateUtc="2026-09-26T00:07:00Z">
              <w:tcPr>
                <w:tcW w:w="3329" w:type="dxa"/>
                <w:gridSpan w:val="5"/>
                <w:tcBorders>
                  <w:top w:val="single" w:sz="5" w:space="0" w:color="000000"/>
                  <w:left w:val="single" w:sz="5" w:space="0" w:color="000000"/>
                  <w:bottom w:val="single" w:sz="5" w:space="0" w:color="000000"/>
                  <w:right w:val="single" w:sz="5" w:space="0" w:color="000000"/>
                </w:tcBorders>
              </w:tcPr>
            </w:tcPrChange>
          </w:tcPr>
          <w:p w14:paraId="1F2F285C" w14:textId="77777777" w:rsidR="002B4A75" w:rsidRPr="002E5245" w:rsidRDefault="007C1B0A" w:rsidP="002E5245">
            <w:pPr>
              <w:pStyle w:val="BodyText"/>
              <w:spacing w:before="8"/>
              <w:jc w:val="center"/>
              <w:rPr>
                <w:sz w:val="21"/>
                <w:u w:val="thick"/>
                <w:rPrChange w:id="944" w:author="Marks, Brett (DPH)" w:date="2026-09-25T20:07:00Z" w16du:dateUtc="2026-09-26T00:07:00Z">
                  <w:rPr/>
                </w:rPrChange>
              </w:rPr>
              <w:pPrChange w:id="945" w:author="Marks, Brett (DPH)" w:date="2026-09-25T20:07:00Z" w16du:dateUtc="2026-09-26T00:07:00Z">
                <w:pPr>
                  <w:jc w:val="center"/>
                </w:pPr>
              </w:pPrChange>
            </w:pPr>
            <w:ins w:id="946" w:author="Marks, Brett (DPH)" w:date="2026-09-25T20:07:00Z" w16du:dateUtc="2026-09-26T00:07:00Z">
              <w:r w:rsidRPr="002E5245">
                <w:rPr>
                  <w:spacing w:val="-2"/>
                  <w:sz w:val="16"/>
                  <w:u w:val="thick"/>
                </w:rPr>
                <w:t>$</w:t>
              </w:r>
              <w:r w:rsidR="00114A6D" w:rsidRPr="002E5245">
                <w:rPr>
                  <w:spacing w:val="-2"/>
                  <w:position w:val="2"/>
                  <w:sz w:val="16"/>
                  <w:u w:val="thick"/>
                </w:rPr>
                <w:t>312,113</w:t>
              </w:r>
            </w:ins>
            <w:del w:id="947" w:author="Marks, Brett (DPH)" w:date="2026-09-25T20:07:00Z" w16du:dateUtc="2026-09-26T00:07:00Z">
              <w:r w:rsidR="00394969">
                <w:delText>Ongoing Project (N/A)</w:delText>
              </w:r>
            </w:del>
          </w:p>
        </w:tc>
        <w:tc>
          <w:tcPr>
            <w:tcW w:w="1217" w:type="dxa"/>
            <w:vAlign w:val="bottom"/>
            <w:tcPrChange w:id="948" w:author="Marks, Brett (DPH)" w:date="2026-09-25T20:07:00Z" w16du:dateUtc="2026-09-26T00:07:00Z">
              <w:tcPr>
                <w:tcW w:w="3420" w:type="dxa"/>
                <w:tcBorders>
                  <w:top w:val="single" w:sz="5" w:space="0" w:color="000000"/>
                  <w:left w:val="single" w:sz="5" w:space="0" w:color="000000"/>
                  <w:bottom w:val="single" w:sz="5" w:space="0" w:color="000000"/>
                  <w:right w:val="single" w:sz="5" w:space="0" w:color="000000"/>
                </w:tcBorders>
              </w:tcPr>
            </w:tcPrChange>
          </w:tcPr>
          <w:p w14:paraId="6F2C0F89" w14:textId="77777777" w:rsidR="002B4A75" w:rsidRPr="002E5245" w:rsidRDefault="007C1B0A" w:rsidP="002E5245">
            <w:pPr>
              <w:pStyle w:val="BodyText"/>
              <w:spacing w:before="8"/>
              <w:jc w:val="center"/>
              <w:rPr>
                <w:rFonts w:eastAsia="Arial"/>
                <w:sz w:val="21"/>
                <w:u w:val="thick"/>
                <w:rPrChange w:id="949" w:author="Marks, Brett (DPH)" w:date="2026-09-25T20:07:00Z" w16du:dateUtc="2026-09-26T00:07:00Z">
                  <w:rPr>
                    <w:rFonts w:ascii="Arial" w:eastAsia="Arial" w:hAnsi="Arial" w:cs="Arial"/>
                    <w:sz w:val="20"/>
                    <w:szCs w:val="20"/>
                  </w:rPr>
                </w:rPrChange>
              </w:rPr>
              <w:pPrChange w:id="950" w:author="Marks, Brett (DPH)" w:date="2026-09-25T20:07:00Z" w16du:dateUtc="2026-09-26T00:07:00Z">
                <w:pPr>
                  <w:jc w:val="center"/>
                </w:pPr>
              </w:pPrChange>
            </w:pPr>
            <w:ins w:id="951" w:author="Marks, Brett (DPH)" w:date="2026-09-25T20:07:00Z" w16du:dateUtc="2026-09-26T00:07:00Z">
              <w:r w:rsidRPr="002E5245">
                <w:rPr>
                  <w:spacing w:val="-2"/>
                  <w:sz w:val="16"/>
                  <w:u w:val="thick"/>
                </w:rPr>
                <w:t>$</w:t>
              </w:r>
              <w:r w:rsidR="00114A6D" w:rsidRPr="002E5245">
                <w:rPr>
                  <w:spacing w:val="-2"/>
                  <w:sz w:val="16"/>
                  <w:u w:val="thick"/>
                </w:rPr>
                <w:t>320,935</w:t>
              </w:r>
            </w:ins>
            <w:del w:id="952" w:author="Marks, Brett (DPH)" w:date="2026-09-25T20:07:00Z" w16du:dateUtc="2026-09-26T00:07:00Z">
              <w:r w:rsidR="00394969">
                <w:delText>Ongoing Project (N/A)</w:delText>
              </w:r>
            </w:del>
          </w:p>
        </w:tc>
        <w:tc>
          <w:tcPr>
            <w:tcW w:w="1217" w:type="dxa"/>
            <w:vAlign w:val="bottom"/>
            <w:tcPrChange w:id="953" w:author="Marks, Brett (DPH)" w:date="2026-09-25T20:07:00Z" w16du:dateUtc="2026-09-26T00:07:00Z">
              <w:tcPr>
                <w:tcW w:w="1217" w:type="dxa"/>
                <w:gridSpan w:val="2"/>
              </w:tcPr>
            </w:tcPrChange>
          </w:tcPr>
          <w:p w14:paraId="508D593A" w14:textId="52FDC7C4" w:rsidR="007C1B0A" w:rsidRPr="002E5245" w:rsidRDefault="007C1B0A" w:rsidP="002E5245">
            <w:pPr>
              <w:pStyle w:val="BodyText"/>
              <w:spacing w:before="8"/>
              <w:jc w:val="center"/>
              <w:rPr>
                <w:spacing w:val="-2"/>
                <w:sz w:val="16"/>
                <w:u w:val="thick"/>
              </w:rPr>
            </w:pPr>
            <w:ins w:id="954" w:author="Marks, Brett (DPH)" w:date="2026-09-25T20:07:00Z" w16du:dateUtc="2026-09-26T00:07:00Z">
              <w:r w:rsidRPr="002E5245">
                <w:rPr>
                  <w:spacing w:val="-2"/>
                  <w:sz w:val="16"/>
                  <w:u w:val="thick"/>
                </w:rPr>
                <w:t>$</w:t>
              </w:r>
              <w:r w:rsidRPr="002E5245">
                <w:rPr>
                  <w:spacing w:val="-2"/>
                  <w:position w:val="2"/>
                  <w:sz w:val="16"/>
                  <w:u w:val="thick"/>
                </w:rPr>
                <w:t>390,23.6</w:t>
              </w:r>
            </w:ins>
          </w:p>
        </w:tc>
        <w:tc>
          <w:tcPr>
            <w:tcW w:w="1217" w:type="dxa"/>
            <w:vAlign w:val="bottom"/>
            <w:tcPrChange w:id="955" w:author="Marks, Brett (DPH)" w:date="2026-09-25T20:07:00Z" w16du:dateUtc="2026-09-26T00:07:00Z">
              <w:tcPr>
                <w:tcW w:w="1217" w:type="dxa"/>
                <w:gridSpan w:val="3"/>
              </w:tcPr>
            </w:tcPrChange>
          </w:tcPr>
          <w:p w14:paraId="59A4EB39" w14:textId="6CE591FA" w:rsidR="007C1B0A" w:rsidRPr="002E5245" w:rsidRDefault="007C1B0A" w:rsidP="002E5245">
            <w:pPr>
              <w:pStyle w:val="BodyText"/>
              <w:spacing w:before="8"/>
              <w:jc w:val="center"/>
              <w:rPr>
                <w:spacing w:val="-2"/>
                <w:sz w:val="16"/>
                <w:u w:val="thick"/>
              </w:rPr>
            </w:pPr>
            <w:ins w:id="956" w:author="Marks, Brett (DPH)" w:date="2026-09-25T20:07:00Z" w16du:dateUtc="2026-09-26T00:07:00Z">
              <w:r w:rsidRPr="002E5245">
                <w:rPr>
                  <w:spacing w:val="-2"/>
                  <w:sz w:val="16"/>
                  <w:u w:val="thick"/>
                </w:rPr>
                <w:t>$</w:t>
              </w:r>
              <w:r w:rsidRPr="002E5245">
                <w:rPr>
                  <w:spacing w:val="-2"/>
                  <w:position w:val="2"/>
                  <w:sz w:val="16"/>
                  <w:u w:val="thick"/>
                </w:rPr>
                <w:t>155,626</w:t>
              </w:r>
            </w:ins>
          </w:p>
        </w:tc>
        <w:tc>
          <w:tcPr>
            <w:tcW w:w="1217" w:type="dxa"/>
            <w:vAlign w:val="bottom"/>
            <w:tcPrChange w:id="957" w:author="Marks, Brett (DPH)" w:date="2026-09-25T20:07:00Z" w16du:dateUtc="2026-09-26T00:07:00Z">
              <w:tcPr>
                <w:tcW w:w="1217" w:type="dxa"/>
                <w:gridSpan w:val="2"/>
              </w:tcPr>
            </w:tcPrChange>
          </w:tcPr>
          <w:p w14:paraId="26E0CBCA" w14:textId="3E1E1F14" w:rsidR="007C1B0A" w:rsidRPr="002E5245" w:rsidRDefault="007C1B0A" w:rsidP="002E5245">
            <w:pPr>
              <w:pStyle w:val="BodyText"/>
              <w:spacing w:before="8"/>
              <w:jc w:val="center"/>
              <w:rPr>
                <w:spacing w:val="-2"/>
                <w:sz w:val="16"/>
                <w:u w:val="thick"/>
              </w:rPr>
            </w:pPr>
            <w:ins w:id="958" w:author="Marks, Brett (DPH)" w:date="2026-09-25T20:07:00Z" w16du:dateUtc="2026-09-26T00:07:00Z">
              <w:r w:rsidRPr="002E5245">
                <w:rPr>
                  <w:spacing w:val="-2"/>
                  <w:sz w:val="16"/>
                  <w:u w:val="thick"/>
                </w:rPr>
                <w:t>$191,257</w:t>
              </w:r>
            </w:ins>
          </w:p>
        </w:tc>
        <w:tc>
          <w:tcPr>
            <w:tcW w:w="1217" w:type="dxa"/>
            <w:vAlign w:val="bottom"/>
            <w:tcPrChange w:id="959" w:author="Marks, Brett (DPH)" w:date="2026-09-25T20:07:00Z" w16du:dateUtc="2026-09-26T00:07:00Z">
              <w:tcPr>
                <w:tcW w:w="1217" w:type="dxa"/>
              </w:tcPr>
            </w:tcPrChange>
          </w:tcPr>
          <w:p w14:paraId="18F6D54F" w14:textId="249B1477" w:rsidR="007C1B0A" w:rsidRPr="002E5245" w:rsidRDefault="007C1B0A" w:rsidP="002E5245">
            <w:pPr>
              <w:pStyle w:val="BodyText"/>
              <w:spacing w:before="8"/>
              <w:jc w:val="center"/>
              <w:rPr>
                <w:spacing w:val="-2"/>
                <w:sz w:val="16"/>
                <w:u w:val="thick"/>
              </w:rPr>
            </w:pPr>
            <w:ins w:id="960" w:author="Marks, Brett (DPH)" w:date="2026-09-25T20:07:00Z" w16du:dateUtc="2026-09-26T00:07:00Z">
              <w:r w:rsidRPr="002E5245">
                <w:rPr>
                  <w:spacing w:val="-2"/>
                  <w:sz w:val="16"/>
                  <w:u w:val="thick"/>
                </w:rPr>
                <w:t>$</w:t>
              </w:r>
              <w:r w:rsidRPr="002E5245">
                <w:rPr>
                  <w:spacing w:val="-2"/>
                  <w:position w:val="2"/>
                  <w:sz w:val="16"/>
                  <w:u w:val="thick"/>
                </w:rPr>
                <w:t>229,236</w:t>
              </w:r>
            </w:ins>
          </w:p>
        </w:tc>
        <w:tc>
          <w:tcPr>
            <w:tcW w:w="1218" w:type="dxa"/>
            <w:gridSpan w:val="2"/>
            <w:vAlign w:val="bottom"/>
            <w:tcPrChange w:id="961" w:author="Marks, Brett (DPH)" w:date="2026-09-25T20:07:00Z" w16du:dateUtc="2026-09-26T00:07:00Z">
              <w:tcPr>
                <w:tcW w:w="1218" w:type="dxa"/>
              </w:tcPr>
            </w:tcPrChange>
          </w:tcPr>
          <w:p w14:paraId="5061F1C5" w14:textId="6C6CD6AB" w:rsidR="007C1B0A" w:rsidRPr="002E5245" w:rsidRDefault="007C1B0A" w:rsidP="002E5245">
            <w:pPr>
              <w:pStyle w:val="BodyText"/>
              <w:spacing w:before="8"/>
              <w:jc w:val="center"/>
              <w:rPr>
                <w:spacing w:val="-2"/>
                <w:sz w:val="16"/>
                <w:u w:val="thick"/>
              </w:rPr>
            </w:pPr>
            <w:ins w:id="962" w:author="Marks, Brett (DPH)" w:date="2026-09-25T20:07:00Z" w16du:dateUtc="2026-09-26T00:07:00Z">
              <w:r w:rsidRPr="002E5245">
                <w:rPr>
                  <w:spacing w:val="-2"/>
                  <w:sz w:val="16"/>
                  <w:u w:val="thick"/>
                </w:rPr>
                <w:t>$269,401</w:t>
              </w:r>
            </w:ins>
          </w:p>
        </w:tc>
        <w:tc>
          <w:tcPr>
            <w:tcW w:w="1218" w:type="dxa"/>
            <w:gridSpan w:val="2"/>
            <w:vAlign w:val="bottom"/>
            <w:tcPrChange w:id="963" w:author="Marks, Brett (DPH)" w:date="2026-09-25T20:07:00Z" w16du:dateUtc="2026-09-26T00:07:00Z">
              <w:tcPr>
                <w:tcW w:w="1218" w:type="dxa"/>
              </w:tcPr>
            </w:tcPrChange>
          </w:tcPr>
          <w:p w14:paraId="5884E3A3" w14:textId="26745C3A" w:rsidR="007C1B0A" w:rsidRPr="002E5245" w:rsidRDefault="007C1B0A" w:rsidP="002E5245">
            <w:pPr>
              <w:pStyle w:val="BodyText"/>
              <w:spacing w:before="8"/>
              <w:jc w:val="center"/>
              <w:rPr>
                <w:spacing w:val="-2"/>
                <w:sz w:val="16"/>
                <w:u w:val="thick"/>
              </w:rPr>
            </w:pPr>
            <w:ins w:id="964" w:author="Marks, Brett (DPH)" w:date="2026-09-25T20:07:00Z" w16du:dateUtc="2026-09-26T00:07:00Z">
              <w:r w:rsidRPr="002E5245">
                <w:rPr>
                  <w:spacing w:val="-2"/>
                  <w:sz w:val="16"/>
                  <w:u w:val="thick"/>
                </w:rPr>
                <w:t>$312,253</w:t>
              </w:r>
            </w:ins>
          </w:p>
        </w:tc>
      </w:tr>
    </w:tbl>
    <w:p w14:paraId="57A97B7C" w14:textId="77777777" w:rsidR="00BC54DB" w:rsidRDefault="00BC54DB">
      <w:pPr>
        <w:pStyle w:val="BodyText"/>
        <w:spacing w:before="8"/>
        <w:rPr>
          <w:ins w:id="965" w:author="Marks, Brett (DPH)" w:date="2026-09-25T20:07:00Z" w16du:dateUtc="2026-09-26T00:07:00Z"/>
          <w:sz w:val="21"/>
        </w:rPr>
      </w:pPr>
    </w:p>
    <w:p w14:paraId="57A97BDE" w14:textId="304A901E" w:rsidR="00BC54DB" w:rsidRDefault="007A751E">
      <w:pPr>
        <w:tabs>
          <w:tab w:val="left" w:pos="2950"/>
          <w:tab w:val="left" w:pos="4136"/>
          <w:tab w:val="left" w:pos="5253"/>
          <w:tab w:val="left" w:pos="6442"/>
          <w:tab w:val="left" w:pos="7639"/>
          <w:tab w:val="left" w:pos="8839"/>
          <w:tab w:val="left" w:pos="10036"/>
        </w:tabs>
        <w:spacing w:line="20" w:lineRule="exact"/>
        <w:ind w:left="1757"/>
        <w:rPr>
          <w:ins w:id="966" w:author="Marks, Brett (DPH)" w:date="2026-09-25T20:07:00Z" w16du:dateUtc="2026-09-26T00:07:00Z"/>
          <w:sz w:val="2"/>
        </w:rPr>
      </w:pPr>
      <w:ins w:id="967" w:author="Marks, Brett (DPH)" w:date="2026-09-25T20:07:00Z" w16du:dateUtc="2026-09-26T00:07:00Z">
        <w:r>
          <w:rPr>
            <w:sz w:val="2"/>
          </w:rPr>
          <w:tab/>
        </w:r>
        <w:r>
          <w:rPr>
            <w:sz w:val="2"/>
          </w:rPr>
          <w:tab/>
        </w:r>
        <w:r>
          <w:rPr>
            <w:sz w:val="2"/>
          </w:rPr>
          <w:tab/>
        </w:r>
        <w:r>
          <w:rPr>
            <w:sz w:val="2"/>
          </w:rPr>
          <w:tab/>
        </w:r>
        <w:r>
          <w:rPr>
            <w:sz w:val="2"/>
          </w:rPr>
          <w:tab/>
        </w:r>
        <w:r>
          <w:rPr>
            <w:sz w:val="2"/>
          </w:rPr>
          <w:tab/>
        </w:r>
        <w:r>
          <w:rPr>
            <w:sz w:val="2"/>
          </w:rPr>
          <w:tab/>
        </w:r>
      </w:ins>
    </w:p>
    <w:p w14:paraId="57A97BDF" w14:textId="6866453A" w:rsidR="00BC54DB" w:rsidRDefault="007A751E">
      <w:pPr>
        <w:pStyle w:val="Heading1"/>
        <w:spacing w:before="2" w:line="500" w:lineRule="atLeast"/>
        <w:ind w:left="1028" w:right="7135" w:hanging="350"/>
        <w:rPr>
          <w:ins w:id="968" w:author="Marks, Brett (DPH)" w:date="2026-09-25T20:07:00Z" w16du:dateUtc="2026-09-26T00:07:00Z"/>
          <w:u w:val="none"/>
        </w:rPr>
      </w:pPr>
      <w:ins w:id="969" w:author="Marks, Brett (DPH)" w:date="2026-09-25T20:07:00Z" w16du:dateUtc="2026-09-26T00:07:00Z">
        <w:r>
          <w:rPr>
            <w:w w:val="105"/>
            <w:u w:val="none"/>
          </w:rPr>
          <w:t>Cash</w:t>
        </w:r>
        <w:r>
          <w:rPr>
            <w:spacing w:val="-14"/>
            <w:w w:val="105"/>
            <w:u w:val="none"/>
          </w:rPr>
          <w:t xml:space="preserve"> </w:t>
        </w:r>
        <w:r>
          <w:rPr>
            <w:w w:val="105"/>
            <w:u w:val="none"/>
          </w:rPr>
          <w:t>Flows</w:t>
        </w:r>
        <w:r>
          <w:rPr>
            <w:spacing w:val="-11"/>
            <w:w w:val="105"/>
            <w:u w:val="none"/>
          </w:rPr>
          <w:t xml:space="preserve"> </w:t>
        </w:r>
        <w:r>
          <w:rPr>
            <w:w w:val="105"/>
            <w:u w:val="none"/>
          </w:rPr>
          <w:t>and</w:t>
        </w:r>
        <w:r>
          <w:rPr>
            <w:spacing w:val="-11"/>
            <w:w w:val="105"/>
            <w:u w:val="none"/>
          </w:rPr>
          <w:t xml:space="preserve"> </w:t>
        </w:r>
        <w:r>
          <w:rPr>
            <w:w w:val="105"/>
            <w:u w:val="none"/>
          </w:rPr>
          <w:t>Capital</w:t>
        </w:r>
        <w:r>
          <w:rPr>
            <w:spacing w:val="-13"/>
            <w:w w:val="105"/>
            <w:u w:val="none"/>
          </w:rPr>
          <w:t xml:space="preserve"> </w:t>
        </w:r>
        <w:r>
          <w:rPr>
            <w:w w:val="105"/>
            <w:u w:val="none"/>
          </w:rPr>
          <w:t xml:space="preserve">Expenditures </w:t>
        </w:r>
        <w:r w:rsidRPr="001F5476">
          <w:rPr>
            <w:w w:val="105"/>
          </w:rPr>
          <w:t>Cash Flows</w:t>
        </w:r>
      </w:ins>
    </w:p>
    <w:p w14:paraId="57A97BE0" w14:textId="77777777" w:rsidR="00BC54DB" w:rsidRDefault="007A751E">
      <w:pPr>
        <w:pStyle w:val="BodyText"/>
        <w:spacing w:before="13"/>
        <w:ind w:left="1026"/>
        <w:jc w:val="both"/>
        <w:rPr>
          <w:ins w:id="970" w:author="Marks, Brett (DPH)" w:date="2026-09-25T20:07:00Z" w16du:dateUtc="2026-09-26T00:07:00Z"/>
        </w:rPr>
      </w:pPr>
      <w:ins w:id="971" w:author="Marks, Brett (DPH)" w:date="2026-09-25T20:07:00Z" w16du:dateUtc="2026-09-26T00:07:00Z">
        <w:r>
          <w:rPr>
            <w:w w:val="105"/>
          </w:rPr>
          <w:t>The</w:t>
        </w:r>
        <w:r>
          <w:rPr>
            <w:spacing w:val="-14"/>
            <w:w w:val="105"/>
          </w:rPr>
          <w:t xml:space="preserve"> </w:t>
        </w:r>
        <w:r>
          <w:rPr>
            <w:w w:val="105"/>
          </w:rPr>
          <w:t>table</w:t>
        </w:r>
        <w:r>
          <w:rPr>
            <w:spacing w:val="-6"/>
            <w:w w:val="105"/>
          </w:rPr>
          <w:t xml:space="preserve"> </w:t>
        </w:r>
        <w:r>
          <w:rPr>
            <w:w w:val="105"/>
          </w:rPr>
          <w:t>below</w:t>
        </w:r>
        <w:r>
          <w:rPr>
            <w:spacing w:val="2"/>
            <w:w w:val="105"/>
          </w:rPr>
          <w:t xml:space="preserve"> </w:t>
        </w:r>
        <w:r>
          <w:rPr>
            <w:w w:val="105"/>
          </w:rPr>
          <w:t>provides</w:t>
        </w:r>
        <w:r>
          <w:rPr>
            <w:spacing w:val="1"/>
            <w:w w:val="105"/>
          </w:rPr>
          <w:t xml:space="preserve"> </w:t>
        </w:r>
        <w:r>
          <w:rPr>
            <w:w w:val="105"/>
          </w:rPr>
          <w:t>a</w:t>
        </w:r>
        <w:r>
          <w:rPr>
            <w:spacing w:val="-13"/>
            <w:w w:val="105"/>
          </w:rPr>
          <w:t xml:space="preserve"> </w:t>
        </w:r>
        <w:r>
          <w:rPr>
            <w:w w:val="105"/>
          </w:rPr>
          <w:t>summary</w:t>
        </w:r>
        <w:r>
          <w:rPr>
            <w:spacing w:val="2"/>
            <w:w w:val="105"/>
          </w:rPr>
          <w:t xml:space="preserve"> </w:t>
        </w:r>
        <w:r>
          <w:rPr>
            <w:w w:val="105"/>
          </w:rPr>
          <w:t>of</w:t>
        </w:r>
        <w:r>
          <w:rPr>
            <w:spacing w:val="-11"/>
            <w:w w:val="105"/>
          </w:rPr>
          <w:t xml:space="preserve"> </w:t>
        </w:r>
        <w:r>
          <w:rPr>
            <w:w w:val="105"/>
          </w:rPr>
          <w:t>the</w:t>
        </w:r>
        <w:r>
          <w:rPr>
            <w:spacing w:val="-8"/>
            <w:w w:val="105"/>
          </w:rPr>
          <w:t xml:space="preserve"> </w:t>
        </w:r>
        <w:r>
          <w:rPr>
            <w:w w:val="105"/>
          </w:rPr>
          <w:t>cash</w:t>
        </w:r>
        <w:r>
          <w:rPr>
            <w:spacing w:val="-8"/>
            <w:w w:val="105"/>
          </w:rPr>
          <w:t xml:space="preserve"> </w:t>
        </w:r>
        <w:r>
          <w:rPr>
            <w:w w:val="105"/>
          </w:rPr>
          <w:t>flow by</w:t>
        </w:r>
        <w:r>
          <w:rPr>
            <w:spacing w:val="-4"/>
            <w:w w:val="105"/>
          </w:rPr>
          <w:t xml:space="preserve"> </w:t>
        </w:r>
        <w:r>
          <w:rPr>
            <w:spacing w:val="-2"/>
            <w:w w:val="105"/>
          </w:rPr>
          <w:t>year:</w:t>
        </w:r>
      </w:ins>
    </w:p>
    <w:p w14:paraId="57A97BE1" w14:textId="77777777" w:rsidR="00BC54DB" w:rsidRDefault="00BC54DB">
      <w:pPr>
        <w:pStyle w:val="BodyText"/>
        <w:spacing w:before="4"/>
        <w:rPr>
          <w:ins w:id="972" w:author="Marks, Brett (DPH)" w:date="2026-09-25T20:07:00Z" w16du:dateUtc="2026-09-26T00:07:00Z"/>
          <w:sz w:val="22"/>
        </w:rPr>
      </w:pPr>
    </w:p>
    <w:tbl>
      <w:tblPr>
        <w:tblW w:w="0" w:type="auto"/>
        <w:tblInd w:w="116" w:type="dxa"/>
        <w:tblLayout w:type="fixed"/>
        <w:tblCellMar>
          <w:left w:w="0" w:type="dxa"/>
          <w:right w:w="0" w:type="dxa"/>
        </w:tblCellMar>
        <w:tblLook w:val="01E0" w:firstRow="1" w:lastRow="1" w:firstColumn="1" w:lastColumn="1" w:noHBand="0" w:noVBand="0"/>
      </w:tblPr>
      <w:tblGrid>
        <w:gridCol w:w="1589"/>
        <w:gridCol w:w="10"/>
        <w:gridCol w:w="1164"/>
        <w:gridCol w:w="1089"/>
        <w:gridCol w:w="1188"/>
        <w:gridCol w:w="1205"/>
        <w:gridCol w:w="1178"/>
        <w:gridCol w:w="1177"/>
        <w:gridCol w:w="19"/>
        <w:gridCol w:w="16"/>
        <w:gridCol w:w="1142"/>
        <w:gridCol w:w="54"/>
        <w:gridCol w:w="1123"/>
      </w:tblGrid>
      <w:tr w:rsidR="00E402BE" w14:paraId="57A97BF0" w14:textId="77777777" w:rsidTr="00EC38AE">
        <w:trPr>
          <w:trHeight w:val="719"/>
          <w:ins w:id="973" w:author="Marks, Brett (DPH)" w:date="2026-09-25T20:07:00Z" w16du:dateUtc="2026-09-26T00:07:00Z"/>
        </w:trPr>
        <w:tc>
          <w:tcPr>
            <w:tcW w:w="1599" w:type="dxa"/>
            <w:gridSpan w:val="2"/>
          </w:tcPr>
          <w:p w14:paraId="10D7ABD0" w14:textId="10A30A7F" w:rsidR="00E402BE" w:rsidRDefault="00E402BE">
            <w:pPr>
              <w:pStyle w:val="TableParagraph"/>
              <w:rPr>
                <w:ins w:id="974" w:author="Marks, Brett (DPH)" w:date="2026-09-25T20:07:00Z" w16du:dateUtc="2026-09-26T00:07:00Z"/>
                <w:sz w:val="16"/>
              </w:rPr>
            </w:pPr>
          </w:p>
        </w:tc>
        <w:tc>
          <w:tcPr>
            <w:tcW w:w="1164" w:type="dxa"/>
            <w:vAlign w:val="bottom"/>
          </w:tcPr>
          <w:p w14:paraId="29172E3D" w14:textId="77777777" w:rsidR="00AA05D6" w:rsidRDefault="00E402BE" w:rsidP="0046392E">
            <w:pPr>
              <w:pStyle w:val="TableParagraph"/>
              <w:jc w:val="center"/>
              <w:rPr>
                <w:ins w:id="975" w:author="Marks, Brett (DPH)" w:date="2026-09-25T20:07:00Z" w16du:dateUtc="2026-09-26T00:07:00Z"/>
                <w:spacing w:val="-2"/>
                <w:sz w:val="16"/>
              </w:rPr>
            </w:pPr>
            <w:ins w:id="976" w:author="Marks, Brett (DPH)" w:date="2026-09-25T20:07:00Z" w16du:dateUtc="2026-09-26T00:07:00Z">
              <w:r>
                <w:rPr>
                  <w:spacing w:val="-2"/>
                  <w:sz w:val="16"/>
                </w:rPr>
                <w:t>Actual</w:t>
              </w:r>
            </w:ins>
          </w:p>
          <w:p w14:paraId="57A97BE2" w14:textId="66997B2C" w:rsidR="00E402BE" w:rsidRDefault="00E402BE" w:rsidP="0046392E">
            <w:pPr>
              <w:pStyle w:val="TableParagraph"/>
              <w:jc w:val="center"/>
              <w:rPr>
                <w:ins w:id="977" w:author="Marks, Brett (DPH)" w:date="2026-09-25T20:07:00Z" w16du:dateUtc="2026-09-26T00:07:00Z"/>
                <w:sz w:val="16"/>
              </w:rPr>
            </w:pPr>
            <w:ins w:id="978" w:author="Marks, Brett (DPH)" w:date="2026-09-25T20:07:00Z" w16du:dateUtc="2026-09-26T00:07:00Z">
              <w:r>
                <w:rPr>
                  <w:spacing w:val="-4"/>
                  <w:sz w:val="16"/>
                </w:rPr>
                <w:t>2021</w:t>
              </w:r>
            </w:ins>
          </w:p>
        </w:tc>
        <w:tc>
          <w:tcPr>
            <w:tcW w:w="1089" w:type="dxa"/>
            <w:vAlign w:val="bottom"/>
          </w:tcPr>
          <w:p w14:paraId="57A97BE3" w14:textId="77777777" w:rsidR="00E402BE" w:rsidRDefault="00E402BE" w:rsidP="0046392E">
            <w:pPr>
              <w:pStyle w:val="TableParagraph"/>
              <w:jc w:val="center"/>
              <w:rPr>
                <w:ins w:id="979" w:author="Marks, Brett (DPH)" w:date="2026-09-25T20:07:00Z" w16du:dateUtc="2026-09-26T00:07:00Z"/>
                <w:sz w:val="18"/>
              </w:rPr>
            </w:pPr>
          </w:p>
          <w:p w14:paraId="57A97BE4" w14:textId="77777777" w:rsidR="00E402BE" w:rsidRDefault="00E402BE" w:rsidP="0046392E">
            <w:pPr>
              <w:pStyle w:val="TableParagraph"/>
              <w:jc w:val="center"/>
              <w:rPr>
                <w:ins w:id="980" w:author="Marks, Brett (DPH)" w:date="2026-09-25T20:07:00Z" w16du:dateUtc="2026-09-26T00:07:00Z"/>
                <w:sz w:val="18"/>
              </w:rPr>
            </w:pPr>
          </w:p>
          <w:p w14:paraId="7B213521" w14:textId="77777777" w:rsidR="0046392E" w:rsidRDefault="00E402BE" w:rsidP="0046392E">
            <w:pPr>
              <w:pStyle w:val="TableParagraph"/>
              <w:ind w:left="1"/>
              <w:jc w:val="center"/>
              <w:rPr>
                <w:ins w:id="981" w:author="Marks, Brett (DPH)" w:date="2026-09-25T20:07:00Z" w16du:dateUtc="2026-09-26T00:07:00Z"/>
                <w:spacing w:val="-2"/>
                <w:sz w:val="16"/>
              </w:rPr>
            </w:pPr>
            <w:ins w:id="982" w:author="Marks, Brett (DPH)" w:date="2026-09-25T20:07:00Z" w16du:dateUtc="2026-09-26T00:07:00Z">
              <w:r>
                <w:rPr>
                  <w:spacing w:val="-2"/>
                  <w:sz w:val="16"/>
                </w:rPr>
                <w:t>Projected/</w:t>
              </w:r>
              <w:r>
                <w:rPr>
                  <w:w w:val="90"/>
                  <w:sz w:val="16"/>
                </w:rPr>
                <w:t xml:space="preserve"> pro-</w:t>
              </w:r>
              <w:r>
                <w:rPr>
                  <w:spacing w:val="-2"/>
                  <w:sz w:val="16"/>
                </w:rPr>
                <w:t>forma</w:t>
              </w:r>
            </w:ins>
          </w:p>
          <w:p w14:paraId="57A97BE5" w14:textId="6CFB2E04" w:rsidR="00E402BE" w:rsidRDefault="00E402BE" w:rsidP="0046392E">
            <w:pPr>
              <w:pStyle w:val="TableParagraph"/>
              <w:ind w:left="1"/>
              <w:jc w:val="center"/>
              <w:rPr>
                <w:ins w:id="983" w:author="Marks, Brett (DPH)" w:date="2026-09-25T20:07:00Z" w16du:dateUtc="2026-09-26T00:07:00Z"/>
                <w:sz w:val="16"/>
              </w:rPr>
            </w:pPr>
            <w:ins w:id="984" w:author="Marks, Brett (DPH)" w:date="2026-09-25T20:07:00Z" w16du:dateUtc="2026-09-26T00:07:00Z">
              <w:r>
                <w:rPr>
                  <w:spacing w:val="-4"/>
                  <w:sz w:val="16"/>
                  <w:u w:val="single"/>
                </w:rPr>
                <w:t>2022</w:t>
              </w:r>
            </w:ins>
          </w:p>
        </w:tc>
        <w:tc>
          <w:tcPr>
            <w:tcW w:w="1188" w:type="dxa"/>
            <w:vAlign w:val="bottom"/>
          </w:tcPr>
          <w:p w14:paraId="57A97BE6" w14:textId="77777777" w:rsidR="00E402BE" w:rsidRDefault="00E402BE" w:rsidP="0046392E">
            <w:pPr>
              <w:pStyle w:val="TableParagraph"/>
              <w:jc w:val="center"/>
              <w:rPr>
                <w:ins w:id="985" w:author="Marks, Brett (DPH)" w:date="2026-09-25T20:07:00Z" w16du:dateUtc="2026-09-26T00:07:00Z"/>
                <w:sz w:val="18"/>
              </w:rPr>
            </w:pPr>
          </w:p>
          <w:p w14:paraId="57A97BE7" w14:textId="77777777" w:rsidR="00E402BE" w:rsidRDefault="00E402BE" w:rsidP="0046392E">
            <w:pPr>
              <w:pStyle w:val="TableParagraph"/>
              <w:jc w:val="center"/>
              <w:rPr>
                <w:ins w:id="986" w:author="Marks, Brett (DPH)" w:date="2026-09-25T20:07:00Z" w16du:dateUtc="2026-09-26T00:07:00Z"/>
                <w:sz w:val="18"/>
              </w:rPr>
            </w:pPr>
          </w:p>
          <w:p w14:paraId="2A496BDD" w14:textId="77777777" w:rsidR="0046392E" w:rsidRDefault="00E402BE" w:rsidP="0046392E">
            <w:pPr>
              <w:pStyle w:val="TableParagraph"/>
              <w:jc w:val="center"/>
              <w:rPr>
                <w:ins w:id="987" w:author="Marks, Brett (DPH)" w:date="2026-09-25T20:07:00Z" w16du:dateUtc="2026-09-26T00:07:00Z"/>
                <w:sz w:val="16"/>
                <w:u w:val="single"/>
              </w:rPr>
            </w:pPr>
            <w:ins w:id="988" w:author="Marks, Brett (DPH)" w:date="2026-09-25T20:07:00Z" w16du:dateUtc="2026-09-26T00:07:00Z">
              <w:r>
                <w:rPr>
                  <w:spacing w:val="-2"/>
                  <w:sz w:val="16"/>
                </w:rPr>
                <w:t>Projected/</w:t>
              </w:r>
              <w:r>
                <w:rPr>
                  <w:w w:val="90"/>
                  <w:sz w:val="16"/>
                </w:rPr>
                <w:t xml:space="preserve"> pro-</w:t>
              </w:r>
              <w:r>
                <w:rPr>
                  <w:spacing w:val="-2"/>
                  <w:sz w:val="16"/>
                </w:rPr>
                <w:t>forma</w:t>
              </w:r>
            </w:ins>
          </w:p>
          <w:p w14:paraId="57A97BE8" w14:textId="53C7926E" w:rsidR="00E402BE" w:rsidRDefault="00E402BE" w:rsidP="0046392E">
            <w:pPr>
              <w:pStyle w:val="TableParagraph"/>
              <w:jc w:val="center"/>
              <w:rPr>
                <w:ins w:id="989" w:author="Marks, Brett (DPH)" w:date="2026-09-25T20:07:00Z" w16du:dateUtc="2026-09-26T00:07:00Z"/>
                <w:sz w:val="16"/>
              </w:rPr>
            </w:pPr>
            <w:ins w:id="990" w:author="Marks, Brett (DPH)" w:date="2026-09-25T20:07:00Z" w16du:dateUtc="2026-09-26T00:07:00Z">
              <w:r>
                <w:rPr>
                  <w:spacing w:val="-4"/>
                  <w:sz w:val="16"/>
                  <w:u w:val="single"/>
                </w:rPr>
                <w:t>2023</w:t>
              </w:r>
            </w:ins>
          </w:p>
        </w:tc>
        <w:tc>
          <w:tcPr>
            <w:tcW w:w="1205" w:type="dxa"/>
            <w:vAlign w:val="bottom"/>
          </w:tcPr>
          <w:p w14:paraId="2169B340" w14:textId="77777777" w:rsidR="0046392E" w:rsidRDefault="00E402BE" w:rsidP="0046392E">
            <w:pPr>
              <w:pStyle w:val="TableParagraph"/>
              <w:ind w:left="75" w:right="209" w:hanging="24"/>
              <w:jc w:val="center"/>
              <w:rPr>
                <w:ins w:id="991" w:author="Marks, Brett (DPH)" w:date="2026-09-25T20:07:00Z" w16du:dateUtc="2026-09-26T00:07:00Z"/>
                <w:sz w:val="16"/>
                <w:u w:val="single"/>
              </w:rPr>
            </w:pPr>
            <w:ins w:id="992" w:author="Marks, Brett (DPH)" w:date="2026-09-25T20:07:00Z" w16du:dateUtc="2026-09-26T00:07:00Z">
              <w:r>
                <w:rPr>
                  <w:spacing w:val="-2"/>
                  <w:sz w:val="16"/>
                </w:rPr>
                <w:t>Projected/</w:t>
              </w:r>
              <w:r>
                <w:rPr>
                  <w:spacing w:val="40"/>
                  <w:sz w:val="16"/>
                </w:rPr>
                <w:t xml:space="preserve"> </w:t>
              </w:r>
              <w:r>
                <w:rPr>
                  <w:spacing w:val="-2"/>
                  <w:sz w:val="16"/>
                </w:rPr>
                <w:t>pro-forma</w:t>
              </w:r>
              <w:r>
                <w:rPr>
                  <w:spacing w:val="40"/>
                  <w:sz w:val="16"/>
                </w:rPr>
                <w:t xml:space="preserve"> </w:t>
              </w:r>
              <w:r>
                <w:rPr>
                  <w:spacing w:val="-4"/>
                  <w:sz w:val="16"/>
                </w:rPr>
                <w:t>with</w:t>
              </w:r>
              <w:r>
                <w:rPr>
                  <w:spacing w:val="40"/>
                  <w:sz w:val="16"/>
                </w:rPr>
                <w:t xml:space="preserve"> </w:t>
              </w:r>
              <w:r>
                <w:rPr>
                  <w:spacing w:val="-4"/>
                  <w:sz w:val="16"/>
                </w:rPr>
                <w:t>second</w:t>
              </w:r>
              <w:r>
                <w:rPr>
                  <w:spacing w:val="-6"/>
                  <w:sz w:val="16"/>
                </w:rPr>
                <w:t xml:space="preserve"> </w:t>
              </w:r>
              <w:r>
                <w:rPr>
                  <w:spacing w:val="-4"/>
                  <w:sz w:val="16"/>
                </w:rPr>
                <w:t>CT</w:t>
              </w:r>
              <w:r w:rsidR="001B743F">
                <w:rPr>
                  <w:spacing w:val="-2"/>
                  <w:sz w:val="16"/>
                </w:rPr>
                <w:t xml:space="preserve"> scanner</w:t>
              </w:r>
            </w:ins>
          </w:p>
          <w:p w14:paraId="57A97BE9" w14:textId="0A66B63B" w:rsidR="00E402BE" w:rsidRDefault="001B743F" w:rsidP="0046392E">
            <w:pPr>
              <w:pStyle w:val="TableParagraph"/>
              <w:ind w:left="75" w:right="209" w:hanging="24"/>
              <w:jc w:val="center"/>
              <w:rPr>
                <w:ins w:id="993" w:author="Marks, Brett (DPH)" w:date="2026-09-25T20:07:00Z" w16du:dateUtc="2026-09-26T00:07:00Z"/>
                <w:sz w:val="16"/>
              </w:rPr>
            </w:pPr>
            <w:ins w:id="994" w:author="Marks, Brett (DPH)" w:date="2026-09-25T20:07:00Z" w16du:dateUtc="2026-09-26T00:07:00Z">
              <w:r>
                <w:rPr>
                  <w:spacing w:val="-4"/>
                  <w:sz w:val="16"/>
                  <w:u w:val="single"/>
                </w:rPr>
                <w:t>2024</w:t>
              </w:r>
            </w:ins>
          </w:p>
        </w:tc>
        <w:tc>
          <w:tcPr>
            <w:tcW w:w="1178" w:type="dxa"/>
            <w:vAlign w:val="bottom"/>
          </w:tcPr>
          <w:p w14:paraId="57A97BEA" w14:textId="77777777" w:rsidR="00E402BE" w:rsidRDefault="00E402BE" w:rsidP="0046392E">
            <w:pPr>
              <w:pStyle w:val="TableParagraph"/>
              <w:ind w:left="345" w:right="226"/>
              <w:jc w:val="center"/>
              <w:rPr>
                <w:ins w:id="995" w:author="Marks, Brett (DPH)" w:date="2026-09-25T20:07:00Z" w16du:dateUtc="2026-09-26T00:07:00Z"/>
                <w:sz w:val="16"/>
              </w:rPr>
            </w:pPr>
            <w:ins w:id="996" w:author="Marks, Brett (DPH)" w:date="2026-09-25T20:07:00Z" w16du:dateUtc="2026-09-26T00:07:00Z">
              <w:r>
                <w:rPr>
                  <w:spacing w:val="-6"/>
                  <w:sz w:val="16"/>
                </w:rPr>
                <w:t>Projected/</w:t>
              </w:r>
              <w:r>
                <w:rPr>
                  <w:spacing w:val="40"/>
                  <w:sz w:val="16"/>
                </w:rPr>
                <w:t xml:space="preserve"> </w:t>
              </w:r>
              <w:r>
                <w:rPr>
                  <w:spacing w:val="-2"/>
                  <w:w w:val="90"/>
                  <w:sz w:val="16"/>
                </w:rPr>
                <w:t>pro-forma</w:t>
              </w:r>
              <w:r>
                <w:rPr>
                  <w:spacing w:val="40"/>
                  <w:sz w:val="16"/>
                </w:rPr>
                <w:t xml:space="preserve"> </w:t>
              </w:r>
              <w:r>
                <w:rPr>
                  <w:spacing w:val="-4"/>
                  <w:sz w:val="16"/>
                </w:rPr>
                <w:t>with</w:t>
              </w:r>
            </w:ins>
          </w:p>
          <w:p w14:paraId="011D3E84" w14:textId="77777777" w:rsidR="00501FFB" w:rsidRDefault="00E402BE" w:rsidP="0046392E">
            <w:pPr>
              <w:pStyle w:val="TableParagraph"/>
              <w:ind w:left="310" w:right="177"/>
              <w:jc w:val="center"/>
              <w:rPr>
                <w:ins w:id="997" w:author="Marks, Brett (DPH)" w:date="2026-09-25T20:07:00Z" w16du:dateUtc="2026-09-26T00:07:00Z"/>
                <w:sz w:val="16"/>
                <w:u w:val="single"/>
              </w:rPr>
            </w:pPr>
            <w:ins w:id="998" w:author="Marks, Brett (DPH)" w:date="2026-09-25T20:07:00Z" w16du:dateUtc="2026-09-26T00:07:00Z">
              <w:r>
                <w:rPr>
                  <w:spacing w:val="-5"/>
                  <w:sz w:val="16"/>
                </w:rPr>
                <w:t>second</w:t>
              </w:r>
              <w:r>
                <w:rPr>
                  <w:spacing w:val="2"/>
                  <w:sz w:val="16"/>
                </w:rPr>
                <w:t xml:space="preserve"> </w:t>
              </w:r>
              <w:r>
                <w:rPr>
                  <w:spacing w:val="-5"/>
                  <w:sz w:val="16"/>
                </w:rPr>
                <w:t>CT</w:t>
              </w:r>
              <w:r w:rsidR="001B743F">
                <w:rPr>
                  <w:spacing w:val="-2"/>
                  <w:sz w:val="16"/>
                </w:rPr>
                <w:t xml:space="preserve"> scanner</w:t>
              </w:r>
            </w:ins>
          </w:p>
          <w:p w14:paraId="57A97BEB" w14:textId="1281300E" w:rsidR="00E402BE" w:rsidRDefault="001B743F" w:rsidP="0046392E">
            <w:pPr>
              <w:pStyle w:val="TableParagraph"/>
              <w:ind w:left="310" w:right="177"/>
              <w:jc w:val="center"/>
              <w:rPr>
                <w:ins w:id="999" w:author="Marks, Brett (DPH)" w:date="2026-09-25T20:07:00Z" w16du:dateUtc="2026-09-26T00:07:00Z"/>
                <w:sz w:val="16"/>
              </w:rPr>
            </w:pPr>
            <w:ins w:id="1000" w:author="Marks, Brett (DPH)" w:date="2026-09-25T20:07:00Z" w16du:dateUtc="2026-09-26T00:07:00Z">
              <w:r>
                <w:rPr>
                  <w:spacing w:val="-4"/>
                  <w:sz w:val="16"/>
                  <w:u w:val="single"/>
                </w:rPr>
                <w:t>2025</w:t>
              </w:r>
            </w:ins>
          </w:p>
        </w:tc>
        <w:tc>
          <w:tcPr>
            <w:tcW w:w="1212" w:type="dxa"/>
            <w:gridSpan w:val="3"/>
            <w:vAlign w:val="bottom"/>
          </w:tcPr>
          <w:p w14:paraId="35B52870" w14:textId="77777777" w:rsidR="00174D2E" w:rsidRDefault="00E402BE" w:rsidP="0046392E">
            <w:pPr>
              <w:pStyle w:val="TableParagraph"/>
              <w:ind w:left="348" w:right="198" w:hanging="21"/>
              <w:jc w:val="center"/>
              <w:rPr>
                <w:ins w:id="1001" w:author="Marks, Brett (DPH)" w:date="2026-09-25T20:07:00Z" w16du:dateUtc="2026-09-26T00:07:00Z"/>
                <w:sz w:val="16"/>
                <w:u w:val="single"/>
              </w:rPr>
            </w:pPr>
            <w:ins w:id="1002" w:author="Marks, Brett (DPH)" w:date="2026-09-25T20:07:00Z" w16du:dateUtc="2026-09-26T00:07:00Z">
              <w:r>
                <w:rPr>
                  <w:spacing w:val="-2"/>
                  <w:sz w:val="16"/>
                </w:rPr>
                <w:t>Projected/</w:t>
              </w:r>
              <w:r>
                <w:rPr>
                  <w:spacing w:val="40"/>
                  <w:sz w:val="16"/>
                </w:rPr>
                <w:t xml:space="preserve"> </w:t>
              </w:r>
              <w:r>
                <w:rPr>
                  <w:spacing w:val="-2"/>
                  <w:sz w:val="16"/>
                </w:rPr>
                <w:t>pro-forma</w:t>
              </w:r>
              <w:r>
                <w:rPr>
                  <w:spacing w:val="40"/>
                  <w:sz w:val="16"/>
                </w:rPr>
                <w:t xml:space="preserve"> </w:t>
              </w:r>
              <w:r>
                <w:rPr>
                  <w:spacing w:val="-4"/>
                  <w:sz w:val="16"/>
                </w:rPr>
                <w:t>with</w:t>
              </w:r>
              <w:r>
                <w:rPr>
                  <w:spacing w:val="40"/>
                  <w:sz w:val="16"/>
                </w:rPr>
                <w:t xml:space="preserve"> </w:t>
              </w:r>
              <w:r>
                <w:rPr>
                  <w:spacing w:val="-4"/>
                  <w:sz w:val="16"/>
                </w:rPr>
                <w:t>second</w:t>
              </w:r>
              <w:r>
                <w:rPr>
                  <w:spacing w:val="-6"/>
                  <w:sz w:val="16"/>
                </w:rPr>
                <w:t xml:space="preserve"> </w:t>
              </w:r>
              <w:r>
                <w:rPr>
                  <w:spacing w:val="-4"/>
                  <w:sz w:val="16"/>
                </w:rPr>
                <w:t>CT</w:t>
              </w:r>
              <w:r>
                <w:rPr>
                  <w:spacing w:val="-2"/>
                  <w:sz w:val="16"/>
                </w:rPr>
                <w:t xml:space="preserve"> scanner</w:t>
              </w:r>
            </w:ins>
          </w:p>
          <w:p w14:paraId="57A97BEC" w14:textId="58865D46" w:rsidR="00E402BE" w:rsidRDefault="00E402BE" w:rsidP="0046392E">
            <w:pPr>
              <w:pStyle w:val="TableParagraph"/>
              <w:ind w:left="348" w:right="198" w:hanging="21"/>
              <w:jc w:val="center"/>
              <w:rPr>
                <w:ins w:id="1003" w:author="Marks, Brett (DPH)" w:date="2026-09-25T20:07:00Z" w16du:dateUtc="2026-09-26T00:07:00Z"/>
                <w:sz w:val="16"/>
              </w:rPr>
            </w:pPr>
            <w:ins w:id="1004" w:author="Marks, Brett (DPH)" w:date="2026-09-25T20:07:00Z" w16du:dateUtc="2026-09-26T00:07:00Z">
              <w:r>
                <w:rPr>
                  <w:spacing w:val="-4"/>
                  <w:sz w:val="16"/>
                  <w:u w:val="single"/>
                </w:rPr>
                <w:t>2026</w:t>
              </w:r>
            </w:ins>
          </w:p>
        </w:tc>
        <w:tc>
          <w:tcPr>
            <w:tcW w:w="1196" w:type="dxa"/>
            <w:gridSpan w:val="2"/>
            <w:vAlign w:val="bottom"/>
          </w:tcPr>
          <w:p w14:paraId="57A97BED" w14:textId="77777777" w:rsidR="00E402BE" w:rsidRDefault="00E402BE" w:rsidP="0046392E">
            <w:pPr>
              <w:pStyle w:val="TableParagraph"/>
              <w:ind w:left="349" w:right="231" w:hanging="4"/>
              <w:jc w:val="center"/>
              <w:rPr>
                <w:ins w:id="1005" w:author="Marks, Brett (DPH)" w:date="2026-09-25T20:07:00Z" w16du:dateUtc="2026-09-26T00:07:00Z"/>
                <w:sz w:val="16"/>
              </w:rPr>
            </w:pPr>
            <w:ins w:id="1006" w:author="Marks, Brett (DPH)" w:date="2026-09-25T20:07:00Z" w16du:dateUtc="2026-09-26T00:07:00Z">
              <w:r>
                <w:rPr>
                  <w:spacing w:val="-4"/>
                  <w:sz w:val="16"/>
                </w:rPr>
                <w:t>Projected/</w:t>
              </w:r>
              <w:r>
                <w:rPr>
                  <w:spacing w:val="40"/>
                  <w:sz w:val="16"/>
                </w:rPr>
                <w:t xml:space="preserve"> </w:t>
              </w:r>
              <w:r>
                <w:rPr>
                  <w:w w:val="90"/>
                  <w:sz w:val="16"/>
                </w:rPr>
                <w:t>pro-</w:t>
              </w:r>
              <w:r>
                <w:rPr>
                  <w:spacing w:val="-2"/>
                  <w:w w:val="95"/>
                  <w:sz w:val="16"/>
                </w:rPr>
                <w:t>forma</w:t>
              </w:r>
            </w:ins>
          </w:p>
          <w:p w14:paraId="7461CC34" w14:textId="77777777" w:rsidR="0046392E" w:rsidRDefault="00E402BE" w:rsidP="0046392E">
            <w:pPr>
              <w:pStyle w:val="TableParagraph"/>
              <w:ind w:left="332" w:right="198" w:hanging="4"/>
              <w:jc w:val="center"/>
              <w:rPr>
                <w:ins w:id="1007" w:author="Marks, Brett (DPH)" w:date="2026-09-25T20:07:00Z" w16du:dateUtc="2026-09-26T00:07:00Z"/>
                <w:sz w:val="16"/>
                <w:u w:val="single"/>
              </w:rPr>
            </w:pPr>
            <w:ins w:id="1008" w:author="Marks, Brett (DPH)" w:date="2026-09-25T20:07:00Z" w16du:dateUtc="2026-09-26T00:07:00Z">
              <w:r>
                <w:rPr>
                  <w:spacing w:val="-4"/>
                  <w:sz w:val="16"/>
                </w:rPr>
                <w:t>with</w:t>
              </w:r>
              <w:r>
                <w:rPr>
                  <w:spacing w:val="40"/>
                  <w:sz w:val="16"/>
                </w:rPr>
                <w:t xml:space="preserve"> </w:t>
              </w:r>
              <w:r>
                <w:rPr>
                  <w:spacing w:val="-4"/>
                  <w:sz w:val="16"/>
                </w:rPr>
                <w:t>second</w:t>
              </w:r>
              <w:r>
                <w:rPr>
                  <w:spacing w:val="-6"/>
                  <w:sz w:val="16"/>
                </w:rPr>
                <w:t xml:space="preserve"> </w:t>
              </w:r>
              <w:r>
                <w:rPr>
                  <w:spacing w:val="-4"/>
                  <w:sz w:val="16"/>
                </w:rPr>
                <w:t>CT</w:t>
              </w:r>
              <w:r>
                <w:rPr>
                  <w:spacing w:val="-2"/>
                  <w:sz w:val="16"/>
                </w:rPr>
                <w:t xml:space="preserve"> scanner</w:t>
              </w:r>
            </w:ins>
          </w:p>
          <w:p w14:paraId="57A97BEE" w14:textId="184A45BB" w:rsidR="00E402BE" w:rsidRDefault="00E402BE" w:rsidP="0046392E">
            <w:pPr>
              <w:pStyle w:val="TableParagraph"/>
              <w:ind w:left="332" w:right="198" w:hanging="4"/>
              <w:jc w:val="center"/>
              <w:rPr>
                <w:ins w:id="1009" w:author="Marks, Brett (DPH)" w:date="2026-09-25T20:07:00Z" w16du:dateUtc="2026-09-26T00:07:00Z"/>
                <w:sz w:val="16"/>
              </w:rPr>
            </w:pPr>
            <w:ins w:id="1010" w:author="Marks, Brett (DPH)" w:date="2026-09-25T20:07:00Z" w16du:dateUtc="2026-09-26T00:07:00Z">
              <w:r>
                <w:rPr>
                  <w:spacing w:val="-4"/>
                  <w:sz w:val="16"/>
                  <w:u w:val="single"/>
                </w:rPr>
                <w:t>2027</w:t>
              </w:r>
            </w:ins>
          </w:p>
        </w:tc>
        <w:tc>
          <w:tcPr>
            <w:tcW w:w="1123" w:type="dxa"/>
            <w:vAlign w:val="bottom"/>
          </w:tcPr>
          <w:p w14:paraId="11F07C43" w14:textId="77777777" w:rsidR="0046392E" w:rsidRDefault="00E402BE" w:rsidP="0046392E">
            <w:pPr>
              <w:pStyle w:val="TableParagraph"/>
              <w:ind w:left="344" w:right="120" w:hanging="20"/>
              <w:jc w:val="center"/>
              <w:rPr>
                <w:ins w:id="1011" w:author="Marks, Brett (DPH)" w:date="2026-09-25T20:07:00Z" w16du:dateUtc="2026-09-26T00:07:00Z"/>
                <w:sz w:val="16"/>
                <w:u w:val="single"/>
              </w:rPr>
            </w:pPr>
            <w:ins w:id="1012" w:author="Marks, Brett (DPH)" w:date="2026-09-25T20:07:00Z" w16du:dateUtc="2026-09-26T00:07:00Z">
              <w:r>
                <w:rPr>
                  <w:spacing w:val="-2"/>
                  <w:sz w:val="16"/>
                </w:rPr>
                <w:t>Projected/</w:t>
              </w:r>
              <w:r>
                <w:rPr>
                  <w:spacing w:val="40"/>
                  <w:sz w:val="16"/>
                </w:rPr>
                <w:t xml:space="preserve"> </w:t>
              </w:r>
              <w:r>
                <w:rPr>
                  <w:spacing w:val="-2"/>
                  <w:sz w:val="16"/>
                </w:rPr>
                <w:t>pro-forma</w:t>
              </w:r>
              <w:r>
                <w:rPr>
                  <w:spacing w:val="40"/>
                  <w:sz w:val="16"/>
                </w:rPr>
                <w:t xml:space="preserve"> </w:t>
              </w:r>
              <w:r>
                <w:rPr>
                  <w:spacing w:val="-4"/>
                  <w:sz w:val="16"/>
                </w:rPr>
                <w:t>with</w:t>
              </w:r>
              <w:r>
                <w:rPr>
                  <w:spacing w:val="40"/>
                  <w:sz w:val="16"/>
                </w:rPr>
                <w:t xml:space="preserve"> </w:t>
              </w:r>
              <w:r>
                <w:rPr>
                  <w:spacing w:val="-6"/>
                  <w:sz w:val="16"/>
                </w:rPr>
                <w:t>second</w:t>
              </w:r>
              <w:r>
                <w:rPr>
                  <w:spacing w:val="-4"/>
                  <w:sz w:val="16"/>
                </w:rPr>
                <w:t xml:space="preserve"> </w:t>
              </w:r>
              <w:r>
                <w:rPr>
                  <w:spacing w:val="-6"/>
                  <w:sz w:val="16"/>
                </w:rPr>
                <w:t>CT</w:t>
              </w:r>
              <w:r>
                <w:rPr>
                  <w:spacing w:val="-2"/>
                  <w:sz w:val="16"/>
                </w:rPr>
                <w:t xml:space="preserve"> scanner</w:t>
              </w:r>
            </w:ins>
          </w:p>
          <w:p w14:paraId="57A97BEF" w14:textId="50FCEBD7" w:rsidR="00E402BE" w:rsidRDefault="00E402BE" w:rsidP="0046392E">
            <w:pPr>
              <w:pStyle w:val="TableParagraph"/>
              <w:ind w:left="344" w:right="120" w:hanging="20"/>
              <w:jc w:val="center"/>
              <w:rPr>
                <w:ins w:id="1013" w:author="Marks, Brett (DPH)" w:date="2026-09-25T20:07:00Z" w16du:dateUtc="2026-09-26T00:07:00Z"/>
                <w:sz w:val="16"/>
              </w:rPr>
            </w:pPr>
            <w:ins w:id="1014" w:author="Marks, Brett (DPH)" w:date="2026-09-25T20:07:00Z" w16du:dateUtc="2026-09-26T00:07:00Z">
              <w:r>
                <w:rPr>
                  <w:spacing w:val="-4"/>
                  <w:sz w:val="16"/>
                  <w:u w:val="single"/>
                </w:rPr>
                <w:t>2028</w:t>
              </w:r>
            </w:ins>
          </w:p>
        </w:tc>
      </w:tr>
      <w:tr w:rsidR="00AA05D6" w14:paraId="57A97C12" w14:textId="77777777" w:rsidTr="00EC38AE">
        <w:trPr>
          <w:trHeight w:val="411"/>
          <w:ins w:id="1015" w:author="Marks, Brett (DPH)" w:date="2026-09-25T20:07:00Z" w16du:dateUtc="2026-09-26T00:07:00Z"/>
        </w:trPr>
        <w:tc>
          <w:tcPr>
            <w:tcW w:w="1589" w:type="dxa"/>
          </w:tcPr>
          <w:p w14:paraId="57A97C03" w14:textId="77777777" w:rsidR="00AA05D6" w:rsidRDefault="00AA05D6">
            <w:pPr>
              <w:pStyle w:val="TableParagraph"/>
              <w:spacing w:before="1"/>
              <w:rPr>
                <w:ins w:id="1016" w:author="Marks, Brett (DPH)" w:date="2026-09-25T20:07:00Z" w16du:dateUtc="2026-09-26T00:07:00Z"/>
                <w:sz w:val="18"/>
              </w:rPr>
            </w:pPr>
          </w:p>
          <w:p w14:paraId="57A97C04" w14:textId="77777777" w:rsidR="00AA05D6" w:rsidRDefault="00AA05D6">
            <w:pPr>
              <w:pStyle w:val="TableParagraph"/>
              <w:spacing w:line="183" w:lineRule="exact"/>
              <w:ind w:left="50"/>
              <w:rPr>
                <w:ins w:id="1017" w:author="Marks, Brett (DPH)" w:date="2026-09-25T20:07:00Z" w16du:dateUtc="2026-09-26T00:07:00Z"/>
                <w:sz w:val="16"/>
              </w:rPr>
            </w:pPr>
            <w:ins w:id="1018" w:author="Marks, Brett (DPH)" w:date="2026-09-25T20:07:00Z" w16du:dateUtc="2026-09-26T00:07:00Z">
              <w:r>
                <w:rPr>
                  <w:spacing w:val="-2"/>
                  <w:sz w:val="16"/>
                </w:rPr>
                <w:t>Net</w:t>
              </w:r>
              <w:r>
                <w:rPr>
                  <w:spacing w:val="-5"/>
                  <w:sz w:val="16"/>
                </w:rPr>
                <w:t xml:space="preserve"> </w:t>
              </w:r>
              <w:r>
                <w:rPr>
                  <w:spacing w:val="-2"/>
                  <w:sz w:val="16"/>
                </w:rPr>
                <w:t>income</w:t>
              </w:r>
            </w:ins>
          </w:p>
        </w:tc>
        <w:tc>
          <w:tcPr>
            <w:tcW w:w="1174" w:type="dxa"/>
            <w:gridSpan w:val="2"/>
          </w:tcPr>
          <w:p w14:paraId="57A97C05" w14:textId="1A2DE404" w:rsidR="00AA05D6" w:rsidRDefault="00AA05D6">
            <w:pPr>
              <w:pStyle w:val="TableParagraph"/>
              <w:spacing w:line="20" w:lineRule="exact"/>
              <w:ind w:left="412"/>
              <w:rPr>
                <w:ins w:id="1019" w:author="Marks, Brett (DPH)" w:date="2026-09-25T20:07:00Z" w16du:dateUtc="2026-09-26T00:07:00Z"/>
                <w:sz w:val="2"/>
              </w:rPr>
            </w:pPr>
          </w:p>
          <w:p w14:paraId="57A97C06" w14:textId="77777777" w:rsidR="00AA05D6" w:rsidRDefault="00AA05D6">
            <w:pPr>
              <w:pStyle w:val="TableParagraph"/>
              <w:spacing w:before="1"/>
              <w:rPr>
                <w:ins w:id="1020" w:author="Marks, Brett (DPH)" w:date="2026-09-25T20:07:00Z" w16du:dateUtc="2026-09-26T00:07:00Z"/>
                <w:sz w:val="16"/>
              </w:rPr>
            </w:pPr>
          </w:p>
          <w:p w14:paraId="57A97C07" w14:textId="77777777" w:rsidR="00AA05D6" w:rsidRDefault="00AA05D6">
            <w:pPr>
              <w:pStyle w:val="TableParagraph"/>
              <w:tabs>
                <w:tab w:val="left" w:pos="506"/>
              </w:tabs>
              <w:spacing w:line="186" w:lineRule="exact"/>
              <w:ind w:left="100"/>
              <w:rPr>
                <w:ins w:id="1021" w:author="Marks, Brett (DPH)" w:date="2026-09-25T20:07:00Z" w16du:dateUtc="2026-09-26T00:07:00Z"/>
                <w:sz w:val="16"/>
              </w:rPr>
            </w:pPr>
            <w:ins w:id="1022" w:author="Marks, Brett (DPH)" w:date="2026-09-25T20:07:00Z" w16du:dateUtc="2026-09-26T00:07:00Z">
              <w:r>
                <w:rPr>
                  <w:spacing w:val="-10"/>
                  <w:position w:val="-1"/>
                  <w:sz w:val="17"/>
                </w:rPr>
                <w:t>$</w:t>
              </w:r>
              <w:r>
                <w:rPr>
                  <w:position w:val="-1"/>
                  <w:sz w:val="17"/>
                </w:rPr>
                <w:tab/>
              </w:r>
              <w:r>
                <w:rPr>
                  <w:spacing w:val="-2"/>
                  <w:sz w:val="16"/>
                </w:rPr>
                <w:t>312,113</w:t>
              </w:r>
            </w:ins>
          </w:p>
        </w:tc>
        <w:tc>
          <w:tcPr>
            <w:tcW w:w="1089" w:type="dxa"/>
          </w:tcPr>
          <w:p w14:paraId="57A97C08" w14:textId="77777777" w:rsidR="00AA05D6" w:rsidRDefault="00AA05D6">
            <w:pPr>
              <w:pStyle w:val="TableParagraph"/>
              <w:spacing w:before="6"/>
              <w:rPr>
                <w:ins w:id="1023" w:author="Marks, Brett (DPH)" w:date="2026-09-25T20:07:00Z" w16du:dateUtc="2026-09-26T00:07:00Z"/>
                <w:sz w:val="17"/>
              </w:rPr>
            </w:pPr>
          </w:p>
          <w:p w14:paraId="57A97C09" w14:textId="77777777" w:rsidR="00AA05D6" w:rsidRDefault="00AA05D6">
            <w:pPr>
              <w:pStyle w:val="TableParagraph"/>
              <w:tabs>
                <w:tab w:val="left" w:pos="428"/>
              </w:tabs>
              <w:spacing w:line="190" w:lineRule="exact"/>
              <w:ind w:left="33"/>
              <w:rPr>
                <w:ins w:id="1024" w:author="Marks, Brett (DPH)" w:date="2026-09-25T20:07:00Z" w16du:dateUtc="2026-09-26T00:07:00Z"/>
                <w:sz w:val="16"/>
              </w:rPr>
            </w:pPr>
            <w:ins w:id="1025" w:author="Marks, Brett (DPH)" w:date="2026-09-25T20:07:00Z" w16du:dateUtc="2026-09-26T00:07:00Z">
              <w:r>
                <w:rPr>
                  <w:spacing w:val="-10"/>
                  <w:position w:val="-2"/>
                  <w:sz w:val="17"/>
                </w:rPr>
                <w:t>$</w:t>
              </w:r>
              <w:r>
                <w:rPr>
                  <w:position w:val="-2"/>
                  <w:sz w:val="17"/>
                </w:rPr>
                <w:tab/>
              </w:r>
              <w:r>
                <w:rPr>
                  <w:spacing w:val="-2"/>
                  <w:sz w:val="16"/>
                </w:rPr>
                <w:t>320,935</w:t>
              </w:r>
            </w:ins>
          </w:p>
        </w:tc>
        <w:tc>
          <w:tcPr>
            <w:tcW w:w="1188" w:type="dxa"/>
          </w:tcPr>
          <w:p w14:paraId="57A97C0A" w14:textId="77777777" w:rsidR="00AA05D6" w:rsidRDefault="00AA05D6">
            <w:pPr>
              <w:pStyle w:val="TableParagraph"/>
              <w:spacing w:before="7"/>
              <w:rPr>
                <w:ins w:id="1026" w:author="Marks, Brett (DPH)" w:date="2026-09-25T20:07:00Z" w16du:dateUtc="2026-09-26T00:07:00Z"/>
                <w:sz w:val="17"/>
              </w:rPr>
            </w:pPr>
          </w:p>
          <w:p w14:paraId="57A97C0B" w14:textId="77777777" w:rsidR="00AA05D6" w:rsidRDefault="00AA05D6">
            <w:pPr>
              <w:pStyle w:val="TableParagraph"/>
              <w:tabs>
                <w:tab w:val="left" w:pos="467"/>
              </w:tabs>
              <w:spacing w:line="188" w:lineRule="exact"/>
              <w:ind w:left="50"/>
              <w:rPr>
                <w:ins w:id="1027" w:author="Marks, Brett (DPH)" w:date="2026-09-25T20:07:00Z" w16du:dateUtc="2026-09-26T00:07:00Z"/>
                <w:sz w:val="16"/>
              </w:rPr>
            </w:pPr>
            <w:ins w:id="1028" w:author="Marks, Brett (DPH)" w:date="2026-09-25T20:07:00Z" w16du:dateUtc="2026-09-26T00:07:00Z">
              <w:r>
                <w:rPr>
                  <w:spacing w:val="-10"/>
                  <w:sz w:val="17"/>
                </w:rPr>
                <w:t>$</w:t>
              </w:r>
              <w:r>
                <w:rPr>
                  <w:sz w:val="17"/>
                </w:rPr>
                <w:tab/>
              </w:r>
              <w:r>
                <w:rPr>
                  <w:spacing w:val="-2"/>
                  <w:position w:val="2"/>
                  <w:sz w:val="16"/>
                </w:rPr>
                <w:t>390,236</w:t>
              </w:r>
            </w:ins>
          </w:p>
        </w:tc>
        <w:tc>
          <w:tcPr>
            <w:tcW w:w="1205" w:type="dxa"/>
          </w:tcPr>
          <w:p w14:paraId="57A97C0C" w14:textId="77777777" w:rsidR="00AA05D6" w:rsidRDefault="00AA05D6">
            <w:pPr>
              <w:pStyle w:val="TableParagraph"/>
              <w:spacing w:before="6"/>
              <w:rPr>
                <w:ins w:id="1029" w:author="Marks, Brett (DPH)" w:date="2026-09-25T20:07:00Z" w16du:dateUtc="2026-09-26T00:07:00Z"/>
                <w:sz w:val="17"/>
              </w:rPr>
            </w:pPr>
          </w:p>
          <w:p w14:paraId="57A97C0D" w14:textId="77777777" w:rsidR="00AA05D6" w:rsidRDefault="00AA05D6">
            <w:pPr>
              <w:pStyle w:val="TableParagraph"/>
              <w:tabs>
                <w:tab w:val="left" w:pos="518"/>
              </w:tabs>
              <w:spacing w:line="190" w:lineRule="exact"/>
              <w:ind w:left="59"/>
              <w:rPr>
                <w:ins w:id="1030" w:author="Marks, Brett (DPH)" w:date="2026-09-25T20:07:00Z" w16du:dateUtc="2026-09-26T00:07:00Z"/>
                <w:sz w:val="16"/>
              </w:rPr>
            </w:pPr>
            <w:ins w:id="1031" w:author="Marks, Brett (DPH)" w:date="2026-09-25T20:07:00Z" w16du:dateUtc="2026-09-26T00:07:00Z">
              <w:r>
                <w:rPr>
                  <w:spacing w:val="-10"/>
                  <w:position w:val="-1"/>
                  <w:sz w:val="17"/>
                </w:rPr>
                <w:t>$</w:t>
              </w:r>
              <w:r>
                <w:rPr>
                  <w:position w:val="-1"/>
                  <w:sz w:val="17"/>
                </w:rPr>
                <w:tab/>
              </w:r>
              <w:r>
                <w:rPr>
                  <w:spacing w:val="-2"/>
                  <w:sz w:val="16"/>
                </w:rPr>
                <w:t>155,626</w:t>
              </w:r>
            </w:ins>
          </w:p>
        </w:tc>
        <w:tc>
          <w:tcPr>
            <w:tcW w:w="1178" w:type="dxa"/>
          </w:tcPr>
          <w:p w14:paraId="57A97C0E" w14:textId="77777777" w:rsidR="00AA05D6" w:rsidRDefault="00AA05D6">
            <w:pPr>
              <w:pStyle w:val="TableParagraph"/>
              <w:spacing w:before="6"/>
              <w:rPr>
                <w:ins w:id="1032" w:author="Marks, Brett (DPH)" w:date="2026-09-25T20:07:00Z" w16du:dateUtc="2026-09-26T00:07:00Z"/>
                <w:sz w:val="17"/>
              </w:rPr>
            </w:pPr>
          </w:p>
          <w:p w14:paraId="57A97C0F" w14:textId="77777777" w:rsidR="00AA05D6" w:rsidRDefault="00AA05D6">
            <w:pPr>
              <w:pStyle w:val="TableParagraph"/>
              <w:tabs>
                <w:tab w:val="left" w:pos="434"/>
              </w:tabs>
              <w:spacing w:line="190" w:lineRule="exact"/>
              <w:ind w:left="50"/>
              <w:rPr>
                <w:ins w:id="1033" w:author="Marks, Brett (DPH)" w:date="2026-09-25T20:07:00Z" w16du:dateUtc="2026-09-26T00:07:00Z"/>
                <w:sz w:val="16"/>
              </w:rPr>
            </w:pPr>
            <w:ins w:id="1034" w:author="Marks, Brett (DPH)" w:date="2026-09-25T20:07:00Z" w16du:dateUtc="2026-09-26T00:07:00Z">
              <w:r>
                <w:rPr>
                  <w:spacing w:val="-10"/>
                  <w:position w:val="-1"/>
                  <w:sz w:val="17"/>
                </w:rPr>
                <w:t>$</w:t>
              </w:r>
              <w:r>
                <w:rPr>
                  <w:position w:val="-1"/>
                  <w:sz w:val="17"/>
                </w:rPr>
                <w:tab/>
              </w:r>
              <w:r>
                <w:rPr>
                  <w:spacing w:val="-2"/>
                  <w:sz w:val="16"/>
                </w:rPr>
                <w:t>191,257</w:t>
              </w:r>
            </w:ins>
          </w:p>
        </w:tc>
        <w:tc>
          <w:tcPr>
            <w:tcW w:w="1196" w:type="dxa"/>
            <w:gridSpan w:val="2"/>
          </w:tcPr>
          <w:p w14:paraId="57A97C10" w14:textId="77777777" w:rsidR="00AA05D6" w:rsidRDefault="00AA05D6">
            <w:pPr>
              <w:pStyle w:val="TableParagraph"/>
              <w:spacing w:before="6"/>
              <w:rPr>
                <w:ins w:id="1035" w:author="Marks, Brett (DPH)" w:date="2026-09-25T20:07:00Z" w16du:dateUtc="2026-09-26T00:07:00Z"/>
                <w:sz w:val="17"/>
              </w:rPr>
            </w:pPr>
          </w:p>
          <w:p w14:paraId="37B2D4B2" w14:textId="77777777" w:rsidR="00AA05D6" w:rsidRDefault="00AA05D6">
            <w:pPr>
              <w:pStyle w:val="TableParagraph"/>
              <w:tabs>
                <w:tab w:val="left" w:pos="493"/>
                <w:tab w:val="left" w:pos="1270"/>
                <w:tab w:val="left" w:pos="1682"/>
                <w:tab w:val="left" w:pos="2471"/>
                <w:tab w:val="left" w:pos="2890"/>
              </w:tabs>
              <w:spacing w:line="190" w:lineRule="exact"/>
              <w:ind w:left="69"/>
              <w:rPr>
                <w:ins w:id="1036" w:author="Marks, Brett (DPH)" w:date="2026-09-25T20:07:00Z" w16du:dateUtc="2026-09-26T00:07:00Z"/>
                <w:sz w:val="16"/>
              </w:rPr>
            </w:pPr>
            <w:ins w:id="1037" w:author="Marks, Brett (DPH)" w:date="2026-09-25T20:07:00Z" w16du:dateUtc="2026-09-26T00:07:00Z">
              <w:r>
                <w:rPr>
                  <w:spacing w:val="-10"/>
                  <w:position w:val="-1"/>
                  <w:sz w:val="17"/>
                </w:rPr>
                <w:t>$</w:t>
              </w:r>
              <w:r>
                <w:rPr>
                  <w:position w:val="-1"/>
                  <w:sz w:val="17"/>
                </w:rPr>
                <w:tab/>
              </w:r>
              <w:r>
                <w:rPr>
                  <w:spacing w:val="-2"/>
                  <w:sz w:val="16"/>
                </w:rPr>
                <w:t>229,236</w:t>
              </w:r>
              <w:r>
                <w:rPr>
                  <w:sz w:val="16"/>
                </w:rPr>
                <w:tab/>
              </w:r>
            </w:ins>
          </w:p>
        </w:tc>
        <w:tc>
          <w:tcPr>
            <w:tcW w:w="1158" w:type="dxa"/>
            <w:gridSpan w:val="2"/>
          </w:tcPr>
          <w:p w14:paraId="20245E79" w14:textId="2608B920" w:rsidR="00AA05D6" w:rsidRDefault="00AA05D6">
            <w:pPr>
              <w:pStyle w:val="TableParagraph"/>
              <w:tabs>
                <w:tab w:val="left" w:pos="493"/>
                <w:tab w:val="left" w:pos="1270"/>
                <w:tab w:val="left" w:pos="1682"/>
                <w:tab w:val="left" w:pos="2471"/>
                <w:tab w:val="left" w:pos="2890"/>
              </w:tabs>
              <w:spacing w:line="190" w:lineRule="exact"/>
              <w:ind w:left="69"/>
              <w:rPr>
                <w:ins w:id="1038" w:author="Marks, Brett (DPH)" w:date="2026-09-25T20:07:00Z" w16du:dateUtc="2026-09-26T00:07:00Z"/>
                <w:sz w:val="16"/>
              </w:rPr>
            </w:pPr>
            <w:ins w:id="1039" w:author="Marks, Brett (DPH)" w:date="2026-09-25T20:07:00Z" w16du:dateUtc="2026-09-26T00:07:00Z">
              <w:r>
                <w:rPr>
                  <w:spacing w:val="-10"/>
                  <w:sz w:val="15"/>
                </w:rPr>
                <w:t>$</w:t>
              </w:r>
              <w:r>
                <w:rPr>
                  <w:sz w:val="15"/>
                </w:rPr>
                <w:tab/>
              </w:r>
              <w:r>
                <w:rPr>
                  <w:spacing w:val="-2"/>
                  <w:sz w:val="16"/>
                </w:rPr>
                <w:t>269,401</w:t>
              </w:r>
              <w:r>
                <w:rPr>
                  <w:sz w:val="16"/>
                </w:rPr>
                <w:tab/>
              </w:r>
            </w:ins>
          </w:p>
        </w:tc>
        <w:tc>
          <w:tcPr>
            <w:tcW w:w="1177" w:type="dxa"/>
            <w:gridSpan w:val="2"/>
          </w:tcPr>
          <w:p w14:paraId="57A97C11" w14:textId="7C889E0D" w:rsidR="00AA05D6" w:rsidRDefault="00AA05D6">
            <w:pPr>
              <w:pStyle w:val="TableParagraph"/>
              <w:tabs>
                <w:tab w:val="left" w:pos="493"/>
                <w:tab w:val="left" w:pos="1270"/>
                <w:tab w:val="left" w:pos="1682"/>
                <w:tab w:val="left" w:pos="2471"/>
                <w:tab w:val="left" w:pos="2890"/>
              </w:tabs>
              <w:spacing w:line="190" w:lineRule="exact"/>
              <w:ind w:left="69"/>
              <w:rPr>
                <w:ins w:id="1040" w:author="Marks, Brett (DPH)" w:date="2026-09-25T20:07:00Z" w16du:dateUtc="2026-09-26T00:07:00Z"/>
                <w:sz w:val="16"/>
              </w:rPr>
            </w:pPr>
            <w:ins w:id="1041" w:author="Marks, Brett (DPH)" w:date="2026-09-25T20:07:00Z" w16du:dateUtc="2026-09-26T00:07:00Z">
              <w:r>
                <w:rPr>
                  <w:spacing w:val="-10"/>
                  <w:sz w:val="15"/>
                </w:rPr>
                <w:t>$</w:t>
              </w:r>
              <w:r>
                <w:rPr>
                  <w:sz w:val="15"/>
                </w:rPr>
                <w:tab/>
              </w:r>
              <w:r>
                <w:rPr>
                  <w:spacing w:val="-2"/>
                  <w:sz w:val="16"/>
                </w:rPr>
                <w:t>312,253</w:t>
              </w:r>
            </w:ins>
          </w:p>
        </w:tc>
      </w:tr>
      <w:tr w:rsidR="00AA05D6" w14:paraId="57A97C1A" w14:textId="77777777" w:rsidTr="00EC38AE">
        <w:trPr>
          <w:trHeight w:val="191"/>
          <w:ins w:id="1042" w:author="Marks, Brett (DPH)" w:date="2026-09-25T20:07:00Z" w16du:dateUtc="2026-09-26T00:07:00Z"/>
        </w:trPr>
        <w:tc>
          <w:tcPr>
            <w:tcW w:w="1589" w:type="dxa"/>
          </w:tcPr>
          <w:p w14:paraId="57A97C13" w14:textId="77777777" w:rsidR="00AA05D6" w:rsidRDefault="00AA05D6">
            <w:pPr>
              <w:pStyle w:val="TableParagraph"/>
              <w:spacing w:line="172" w:lineRule="exact"/>
              <w:ind w:left="63"/>
              <w:rPr>
                <w:ins w:id="1043" w:author="Marks, Brett (DPH)" w:date="2026-09-25T20:07:00Z" w16du:dateUtc="2026-09-26T00:07:00Z"/>
                <w:sz w:val="16"/>
              </w:rPr>
            </w:pPr>
            <w:ins w:id="1044" w:author="Marks, Brett (DPH)" w:date="2026-09-25T20:07:00Z" w16du:dateUtc="2026-09-26T00:07:00Z">
              <w:r>
                <w:rPr>
                  <w:w w:val="90"/>
                  <w:sz w:val="16"/>
                </w:rPr>
                <w:t>Depreciation</w:t>
              </w:r>
              <w:r>
                <w:rPr>
                  <w:spacing w:val="19"/>
                  <w:sz w:val="16"/>
                </w:rPr>
                <w:t xml:space="preserve"> </w:t>
              </w:r>
              <w:r>
                <w:rPr>
                  <w:w w:val="90"/>
                  <w:sz w:val="16"/>
                </w:rPr>
                <w:t>CT</w:t>
              </w:r>
              <w:r>
                <w:rPr>
                  <w:spacing w:val="1"/>
                  <w:sz w:val="16"/>
                </w:rPr>
                <w:t xml:space="preserve"> </w:t>
              </w:r>
              <w:r>
                <w:rPr>
                  <w:spacing w:val="-5"/>
                  <w:w w:val="90"/>
                  <w:sz w:val="16"/>
                </w:rPr>
                <w:t>#1</w:t>
              </w:r>
            </w:ins>
          </w:p>
        </w:tc>
        <w:tc>
          <w:tcPr>
            <w:tcW w:w="1174" w:type="dxa"/>
            <w:gridSpan w:val="2"/>
          </w:tcPr>
          <w:p w14:paraId="57A97C14" w14:textId="77777777" w:rsidR="00AA05D6" w:rsidRDefault="00AA05D6">
            <w:pPr>
              <w:pStyle w:val="TableParagraph"/>
              <w:spacing w:line="172" w:lineRule="exact"/>
              <w:ind w:left="512"/>
              <w:rPr>
                <w:ins w:id="1045" w:author="Marks, Brett (DPH)" w:date="2026-09-25T20:07:00Z" w16du:dateUtc="2026-09-26T00:07:00Z"/>
                <w:sz w:val="16"/>
              </w:rPr>
            </w:pPr>
            <w:ins w:id="1046" w:author="Marks, Brett (DPH)" w:date="2026-09-25T20:07:00Z" w16du:dateUtc="2026-09-26T00:07:00Z">
              <w:r>
                <w:rPr>
                  <w:spacing w:val="-2"/>
                  <w:sz w:val="16"/>
                </w:rPr>
                <w:t>116,158</w:t>
              </w:r>
            </w:ins>
          </w:p>
        </w:tc>
        <w:tc>
          <w:tcPr>
            <w:tcW w:w="1089" w:type="dxa"/>
          </w:tcPr>
          <w:p w14:paraId="57A97C15" w14:textId="77777777" w:rsidR="00AA05D6" w:rsidRDefault="00AA05D6">
            <w:pPr>
              <w:pStyle w:val="TableParagraph"/>
              <w:spacing w:line="172" w:lineRule="exact"/>
              <w:ind w:left="430"/>
              <w:rPr>
                <w:ins w:id="1047" w:author="Marks, Brett (DPH)" w:date="2026-09-25T20:07:00Z" w16du:dateUtc="2026-09-26T00:07:00Z"/>
                <w:sz w:val="16"/>
              </w:rPr>
            </w:pPr>
            <w:ins w:id="1048" w:author="Marks, Brett (DPH)" w:date="2026-09-25T20:07:00Z" w16du:dateUtc="2026-09-26T00:07:00Z">
              <w:r>
                <w:rPr>
                  <w:spacing w:val="-2"/>
                  <w:sz w:val="16"/>
                </w:rPr>
                <w:t>116,158</w:t>
              </w:r>
            </w:ins>
          </w:p>
        </w:tc>
        <w:tc>
          <w:tcPr>
            <w:tcW w:w="1188" w:type="dxa"/>
          </w:tcPr>
          <w:p w14:paraId="57A97C16" w14:textId="77777777" w:rsidR="00AA05D6" w:rsidRDefault="00AA05D6">
            <w:pPr>
              <w:pStyle w:val="TableParagraph"/>
              <w:spacing w:line="172" w:lineRule="exact"/>
              <w:ind w:left="553"/>
              <w:rPr>
                <w:ins w:id="1049" w:author="Marks, Brett (DPH)" w:date="2026-09-25T20:07:00Z" w16du:dateUtc="2026-09-26T00:07:00Z"/>
                <w:sz w:val="16"/>
              </w:rPr>
            </w:pPr>
            <w:ins w:id="1050" w:author="Marks, Brett (DPH)" w:date="2026-09-25T20:07:00Z" w16du:dateUtc="2026-09-26T00:07:00Z">
              <w:r>
                <w:rPr>
                  <w:spacing w:val="-2"/>
                  <w:sz w:val="16"/>
                </w:rPr>
                <w:t>58,079</w:t>
              </w:r>
            </w:ins>
          </w:p>
        </w:tc>
        <w:tc>
          <w:tcPr>
            <w:tcW w:w="1205" w:type="dxa"/>
          </w:tcPr>
          <w:p w14:paraId="57A97C17" w14:textId="77777777" w:rsidR="00AA05D6" w:rsidRDefault="00AA05D6">
            <w:pPr>
              <w:pStyle w:val="TableParagraph"/>
              <w:rPr>
                <w:ins w:id="1051" w:author="Marks, Brett (DPH)" w:date="2026-09-25T20:07:00Z" w16du:dateUtc="2026-09-26T00:07:00Z"/>
                <w:sz w:val="12"/>
              </w:rPr>
            </w:pPr>
          </w:p>
        </w:tc>
        <w:tc>
          <w:tcPr>
            <w:tcW w:w="1178" w:type="dxa"/>
          </w:tcPr>
          <w:p w14:paraId="57A97C18" w14:textId="77777777" w:rsidR="00AA05D6" w:rsidRDefault="00AA05D6">
            <w:pPr>
              <w:pStyle w:val="TableParagraph"/>
              <w:rPr>
                <w:ins w:id="1052" w:author="Marks, Brett (DPH)" w:date="2026-09-25T20:07:00Z" w16du:dateUtc="2026-09-26T00:07:00Z"/>
                <w:sz w:val="12"/>
              </w:rPr>
            </w:pPr>
          </w:p>
        </w:tc>
        <w:tc>
          <w:tcPr>
            <w:tcW w:w="1177" w:type="dxa"/>
          </w:tcPr>
          <w:p w14:paraId="7794152B" w14:textId="77777777" w:rsidR="00AA05D6" w:rsidRDefault="00AA05D6">
            <w:pPr>
              <w:pStyle w:val="TableParagraph"/>
              <w:rPr>
                <w:ins w:id="1053" w:author="Marks, Brett (DPH)" w:date="2026-09-25T20:07:00Z" w16du:dateUtc="2026-09-26T00:07:00Z"/>
                <w:sz w:val="12"/>
              </w:rPr>
            </w:pPr>
          </w:p>
        </w:tc>
        <w:tc>
          <w:tcPr>
            <w:tcW w:w="1177" w:type="dxa"/>
            <w:gridSpan w:val="3"/>
          </w:tcPr>
          <w:p w14:paraId="06FD1620" w14:textId="77777777" w:rsidR="00AA05D6" w:rsidRDefault="00AA05D6">
            <w:pPr>
              <w:pStyle w:val="TableParagraph"/>
              <w:rPr>
                <w:ins w:id="1054" w:author="Marks, Brett (DPH)" w:date="2026-09-25T20:07:00Z" w16du:dateUtc="2026-09-26T00:07:00Z"/>
                <w:sz w:val="12"/>
              </w:rPr>
            </w:pPr>
          </w:p>
        </w:tc>
        <w:tc>
          <w:tcPr>
            <w:tcW w:w="1177" w:type="dxa"/>
            <w:gridSpan w:val="2"/>
          </w:tcPr>
          <w:p w14:paraId="57A97C19" w14:textId="046A282E" w:rsidR="00AA05D6" w:rsidRDefault="00AA05D6">
            <w:pPr>
              <w:pStyle w:val="TableParagraph"/>
              <w:rPr>
                <w:ins w:id="1055" w:author="Marks, Brett (DPH)" w:date="2026-09-25T20:07:00Z" w16du:dateUtc="2026-09-26T00:07:00Z"/>
                <w:sz w:val="12"/>
              </w:rPr>
            </w:pPr>
          </w:p>
        </w:tc>
      </w:tr>
      <w:tr w:rsidR="00AA05D6" w14:paraId="57A97C22" w14:textId="77777777" w:rsidTr="00EC38AE">
        <w:trPr>
          <w:trHeight w:val="205"/>
          <w:ins w:id="1056" w:author="Marks, Brett (DPH)" w:date="2026-09-25T20:07:00Z" w16du:dateUtc="2026-09-26T00:07:00Z"/>
        </w:trPr>
        <w:tc>
          <w:tcPr>
            <w:tcW w:w="1589" w:type="dxa"/>
          </w:tcPr>
          <w:p w14:paraId="57A97C1B" w14:textId="77777777" w:rsidR="00AA05D6" w:rsidRDefault="00AA05D6">
            <w:pPr>
              <w:pStyle w:val="TableParagraph"/>
              <w:spacing w:before="12" w:line="173" w:lineRule="exact"/>
              <w:ind w:left="66"/>
              <w:rPr>
                <w:ins w:id="1057" w:author="Marks, Brett (DPH)" w:date="2026-09-25T20:07:00Z" w16du:dateUtc="2026-09-26T00:07:00Z"/>
                <w:sz w:val="16"/>
              </w:rPr>
            </w:pPr>
            <w:ins w:id="1058" w:author="Marks, Brett (DPH)" w:date="2026-09-25T20:07:00Z" w16du:dateUtc="2026-09-26T00:07:00Z">
              <w:r>
                <w:rPr>
                  <w:w w:val="90"/>
                  <w:sz w:val="16"/>
                </w:rPr>
                <w:t>Depreciation</w:t>
              </w:r>
              <w:r>
                <w:rPr>
                  <w:spacing w:val="19"/>
                  <w:sz w:val="16"/>
                </w:rPr>
                <w:t xml:space="preserve"> </w:t>
              </w:r>
              <w:r>
                <w:rPr>
                  <w:w w:val="90"/>
                  <w:sz w:val="16"/>
                </w:rPr>
                <w:t>CT</w:t>
              </w:r>
              <w:r>
                <w:rPr>
                  <w:spacing w:val="-3"/>
                  <w:sz w:val="16"/>
                </w:rPr>
                <w:t xml:space="preserve"> </w:t>
              </w:r>
              <w:r>
                <w:rPr>
                  <w:spacing w:val="-5"/>
                  <w:w w:val="90"/>
                  <w:sz w:val="16"/>
                </w:rPr>
                <w:t>#2</w:t>
              </w:r>
            </w:ins>
          </w:p>
        </w:tc>
        <w:tc>
          <w:tcPr>
            <w:tcW w:w="1174" w:type="dxa"/>
            <w:gridSpan w:val="2"/>
          </w:tcPr>
          <w:p w14:paraId="57A97C1C" w14:textId="77777777" w:rsidR="00AA05D6" w:rsidRDefault="00AA05D6">
            <w:pPr>
              <w:pStyle w:val="TableParagraph"/>
              <w:rPr>
                <w:ins w:id="1059" w:author="Marks, Brett (DPH)" w:date="2026-09-25T20:07:00Z" w16du:dateUtc="2026-09-26T00:07:00Z"/>
                <w:sz w:val="14"/>
              </w:rPr>
            </w:pPr>
          </w:p>
        </w:tc>
        <w:tc>
          <w:tcPr>
            <w:tcW w:w="1089" w:type="dxa"/>
          </w:tcPr>
          <w:p w14:paraId="57A97C1D" w14:textId="77777777" w:rsidR="00AA05D6" w:rsidRDefault="00AA05D6">
            <w:pPr>
              <w:pStyle w:val="TableParagraph"/>
              <w:rPr>
                <w:ins w:id="1060" w:author="Marks, Brett (DPH)" w:date="2026-09-25T20:07:00Z" w16du:dateUtc="2026-09-26T00:07:00Z"/>
                <w:sz w:val="14"/>
              </w:rPr>
            </w:pPr>
          </w:p>
        </w:tc>
        <w:tc>
          <w:tcPr>
            <w:tcW w:w="1188" w:type="dxa"/>
          </w:tcPr>
          <w:p w14:paraId="57A97C1E" w14:textId="77777777" w:rsidR="00AA05D6" w:rsidRDefault="00AA05D6">
            <w:pPr>
              <w:pStyle w:val="TableParagraph"/>
              <w:rPr>
                <w:ins w:id="1061" w:author="Marks, Brett (DPH)" w:date="2026-09-25T20:07:00Z" w16du:dateUtc="2026-09-26T00:07:00Z"/>
                <w:sz w:val="14"/>
              </w:rPr>
            </w:pPr>
          </w:p>
        </w:tc>
        <w:tc>
          <w:tcPr>
            <w:tcW w:w="1205" w:type="dxa"/>
          </w:tcPr>
          <w:p w14:paraId="57A97C1F" w14:textId="77777777" w:rsidR="00AA05D6" w:rsidRDefault="00AA05D6">
            <w:pPr>
              <w:pStyle w:val="TableParagraph"/>
              <w:spacing w:before="5" w:line="180" w:lineRule="exact"/>
              <w:ind w:right="193"/>
              <w:jc w:val="right"/>
              <w:rPr>
                <w:ins w:id="1062" w:author="Marks, Brett (DPH)" w:date="2026-09-25T20:07:00Z" w16du:dateUtc="2026-09-26T00:07:00Z"/>
                <w:sz w:val="16"/>
              </w:rPr>
            </w:pPr>
            <w:ins w:id="1063" w:author="Marks, Brett (DPH)" w:date="2026-09-25T20:07:00Z" w16du:dateUtc="2026-09-26T00:07:00Z">
              <w:r>
                <w:rPr>
                  <w:spacing w:val="-2"/>
                  <w:sz w:val="16"/>
                </w:rPr>
                <w:t>185,200</w:t>
              </w:r>
            </w:ins>
          </w:p>
        </w:tc>
        <w:tc>
          <w:tcPr>
            <w:tcW w:w="1178" w:type="dxa"/>
          </w:tcPr>
          <w:p w14:paraId="57A97C20" w14:textId="77777777" w:rsidR="00AA05D6" w:rsidRDefault="00AA05D6">
            <w:pPr>
              <w:pStyle w:val="TableParagraph"/>
              <w:spacing w:before="2" w:line="183" w:lineRule="exact"/>
              <w:ind w:left="441"/>
              <w:rPr>
                <w:ins w:id="1064" w:author="Marks, Brett (DPH)" w:date="2026-09-25T20:07:00Z" w16du:dateUtc="2026-09-26T00:07:00Z"/>
                <w:sz w:val="16"/>
              </w:rPr>
            </w:pPr>
            <w:ins w:id="1065" w:author="Marks, Brett (DPH)" w:date="2026-09-25T20:07:00Z" w16du:dateUtc="2026-09-26T00:07:00Z">
              <w:r>
                <w:rPr>
                  <w:spacing w:val="-2"/>
                  <w:sz w:val="16"/>
                </w:rPr>
                <w:t>185,200</w:t>
              </w:r>
            </w:ins>
          </w:p>
        </w:tc>
        <w:tc>
          <w:tcPr>
            <w:tcW w:w="1177" w:type="dxa"/>
          </w:tcPr>
          <w:p w14:paraId="10C22293" w14:textId="77777777" w:rsidR="00AA05D6" w:rsidRDefault="00AA05D6">
            <w:pPr>
              <w:pStyle w:val="TableParagraph"/>
              <w:tabs>
                <w:tab w:val="left" w:pos="1692"/>
                <w:tab w:val="left" w:pos="2903"/>
              </w:tabs>
              <w:spacing w:before="9" w:line="176" w:lineRule="exact"/>
              <w:ind w:left="499"/>
              <w:rPr>
                <w:ins w:id="1066" w:author="Marks, Brett (DPH)" w:date="2026-09-25T20:07:00Z" w16du:dateUtc="2026-09-26T00:07:00Z"/>
                <w:sz w:val="16"/>
              </w:rPr>
            </w:pPr>
            <w:ins w:id="1067" w:author="Marks, Brett (DPH)" w:date="2026-09-25T20:07:00Z" w16du:dateUtc="2026-09-26T00:07:00Z">
              <w:r>
                <w:rPr>
                  <w:spacing w:val="-2"/>
                  <w:sz w:val="16"/>
                </w:rPr>
                <w:t>185,200</w:t>
              </w:r>
              <w:r>
                <w:rPr>
                  <w:sz w:val="16"/>
                </w:rPr>
                <w:tab/>
              </w:r>
            </w:ins>
          </w:p>
        </w:tc>
        <w:tc>
          <w:tcPr>
            <w:tcW w:w="1177" w:type="dxa"/>
            <w:gridSpan w:val="3"/>
          </w:tcPr>
          <w:p w14:paraId="6719A68E" w14:textId="2F05E8D6" w:rsidR="00AA05D6" w:rsidRDefault="00AA05D6">
            <w:pPr>
              <w:pStyle w:val="TableParagraph"/>
              <w:tabs>
                <w:tab w:val="left" w:pos="1692"/>
                <w:tab w:val="left" w:pos="2903"/>
              </w:tabs>
              <w:spacing w:before="9" w:line="176" w:lineRule="exact"/>
              <w:ind w:left="499"/>
              <w:rPr>
                <w:ins w:id="1068" w:author="Marks, Brett (DPH)" w:date="2026-09-25T20:07:00Z" w16du:dateUtc="2026-09-26T00:07:00Z"/>
                <w:sz w:val="16"/>
              </w:rPr>
            </w:pPr>
            <w:ins w:id="1069" w:author="Marks, Brett (DPH)" w:date="2026-09-25T20:07:00Z" w16du:dateUtc="2026-09-26T00:07:00Z">
              <w:r>
                <w:rPr>
                  <w:spacing w:val="-2"/>
                  <w:sz w:val="16"/>
                </w:rPr>
                <w:t>185,200</w:t>
              </w:r>
              <w:r>
                <w:rPr>
                  <w:sz w:val="16"/>
                </w:rPr>
                <w:tab/>
              </w:r>
            </w:ins>
          </w:p>
        </w:tc>
        <w:tc>
          <w:tcPr>
            <w:tcW w:w="1177" w:type="dxa"/>
            <w:gridSpan w:val="2"/>
          </w:tcPr>
          <w:p w14:paraId="57A97C21" w14:textId="26174E0A" w:rsidR="00AA05D6" w:rsidRDefault="00AA05D6">
            <w:pPr>
              <w:pStyle w:val="TableParagraph"/>
              <w:tabs>
                <w:tab w:val="left" w:pos="1692"/>
                <w:tab w:val="left" w:pos="2903"/>
              </w:tabs>
              <w:spacing w:before="9" w:line="176" w:lineRule="exact"/>
              <w:ind w:left="499"/>
              <w:rPr>
                <w:ins w:id="1070" w:author="Marks, Brett (DPH)" w:date="2026-09-25T20:07:00Z" w16du:dateUtc="2026-09-26T00:07:00Z"/>
                <w:sz w:val="16"/>
              </w:rPr>
            </w:pPr>
            <w:ins w:id="1071" w:author="Marks, Brett (DPH)" w:date="2026-09-25T20:07:00Z" w16du:dateUtc="2026-09-26T00:07:00Z">
              <w:r>
                <w:rPr>
                  <w:spacing w:val="-2"/>
                  <w:sz w:val="16"/>
                </w:rPr>
                <w:t>185,200</w:t>
              </w:r>
            </w:ins>
          </w:p>
        </w:tc>
      </w:tr>
      <w:tr w:rsidR="00AA05D6" w14:paraId="57A97C2A" w14:textId="77777777" w:rsidTr="00EC38AE">
        <w:trPr>
          <w:trHeight w:val="201"/>
          <w:ins w:id="1072" w:author="Marks, Brett (DPH)" w:date="2026-09-25T20:07:00Z" w16du:dateUtc="2026-09-26T00:07:00Z"/>
        </w:trPr>
        <w:tc>
          <w:tcPr>
            <w:tcW w:w="1589" w:type="dxa"/>
          </w:tcPr>
          <w:p w14:paraId="57A97C23" w14:textId="77777777" w:rsidR="00AA05D6" w:rsidRDefault="00AA05D6">
            <w:pPr>
              <w:pStyle w:val="TableParagraph"/>
              <w:spacing w:before="9" w:line="173" w:lineRule="exact"/>
              <w:ind w:left="56"/>
              <w:rPr>
                <w:ins w:id="1073" w:author="Marks, Brett (DPH)" w:date="2026-09-25T20:07:00Z" w16du:dateUtc="2026-09-26T00:07:00Z"/>
                <w:sz w:val="16"/>
              </w:rPr>
            </w:pPr>
            <w:ins w:id="1074" w:author="Marks, Brett (DPH)" w:date="2026-09-25T20:07:00Z" w16du:dateUtc="2026-09-26T00:07:00Z">
              <w:r>
                <w:rPr>
                  <w:spacing w:val="-5"/>
                  <w:sz w:val="16"/>
                </w:rPr>
                <w:t>Capital</w:t>
              </w:r>
              <w:r>
                <w:rPr>
                  <w:spacing w:val="2"/>
                  <w:sz w:val="16"/>
                </w:rPr>
                <w:t xml:space="preserve"> </w:t>
              </w:r>
              <w:r>
                <w:rPr>
                  <w:spacing w:val="-2"/>
                  <w:sz w:val="16"/>
                </w:rPr>
                <w:t>expenditures</w:t>
              </w:r>
            </w:ins>
          </w:p>
        </w:tc>
        <w:tc>
          <w:tcPr>
            <w:tcW w:w="1174" w:type="dxa"/>
            <w:gridSpan w:val="2"/>
          </w:tcPr>
          <w:p w14:paraId="57A97C24" w14:textId="77777777" w:rsidR="00AA05D6" w:rsidRDefault="00AA05D6">
            <w:pPr>
              <w:pStyle w:val="TableParagraph"/>
              <w:rPr>
                <w:ins w:id="1075" w:author="Marks, Brett (DPH)" w:date="2026-09-25T20:07:00Z" w16du:dateUtc="2026-09-26T00:07:00Z"/>
                <w:sz w:val="14"/>
              </w:rPr>
            </w:pPr>
          </w:p>
        </w:tc>
        <w:tc>
          <w:tcPr>
            <w:tcW w:w="1089" w:type="dxa"/>
          </w:tcPr>
          <w:p w14:paraId="57A97C25" w14:textId="77777777" w:rsidR="00AA05D6" w:rsidRDefault="00AA05D6">
            <w:pPr>
              <w:pStyle w:val="TableParagraph"/>
              <w:rPr>
                <w:ins w:id="1076" w:author="Marks, Brett (DPH)" w:date="2026-09-25T20:07:00Z" w16du:dateUtc="2026-09-26T00:07:00Z"/>
                <w:sz w:val="14"/>
              </w:rPr>
            </w:pPr>
          </w:p>
        </w:tc>
        <w:tc>
          <w:tcPr>
            <w:tcW w:w="1188" w:type="dxa"/>
          </w:tcPr>
          <w:p w14:paraId="57A97C26" w14:textId="77777777" w:rsidR="00AA05D6" w:rsidRDefault="00AA05D6">
            <w:pPr>
              <w:pStyle w:val="TableParagraph"/>
              <w:spacing w:before="5" w:line="176" w:lineRule="exact"/>
              <w:ind w:left="503"/>
              <w:rPr>
                <w:ins w:id="1077" w:author="Marks, Brett (DPH)" w:date="2026-09-25T20:07:00Z" w16du:dateUtc="2026-09-26T00:07:00Z"/>
                <w:sz w:val="16"/>
              </w:rPr>
            </w:pPr>
            <w:ins w:id="1078" w:author="Marks, Brett (DPH)" w:date="2026-09-25T20:07:00Z" w16du:dateUtc="2026-09-26T00:07:00Z">
              <w:r>
                <w:rPr>
                  <w:spacing w:val="-2"/>
                  <w:sz w:val="16"/>
                </w:rPr>
                <w:t>(98,000)</w:t>
              </w:r>
            </w:ins>
          </w:p>
        </w:tc>
        <w:tc>
          <w:tcPr>
            <w:tcW w:w="1205" w:type="dxa"/>
          </w:tcPr>
          <w:p w14:paraId="57A97C27" w14:textId="77777777" w:rsidR="00AA05D6" w:rsidRDefault="00AA05D6">
            <w:pPr>
              <w:pStyle w:val="TableParagraph"/>
              <w:spacing w:before="2" w:line="180" w:lineRule="exact"/>
              <w:ind w:left="339"/>
              <w:rPr>
                <w:ins w:id="1079" w:author="Marks, Brett (DPH)" w:date="2026-09-25T20:07:00Z" w16du:dateUtc="2026-09-26T00:07:00Z"/>
                <w:sz w:val="16"/>
              </w:rPr>
            </w:pPr>
            <w:ins w:id="1080" w:author="Marks, Brett (DPH)" w:date="2026-09-25T20:07:00Z" w16du:dateUtc="2026-09-26T00:07:00Z">
              <w:r>
                <w:rPr>
                  <w:spacing w:val="-2"/>
                  <w:sz w:val="16"/>
                </w:rPr>
                <w:t>(1,120,286)</w:t>
              </w:r>
            </w:ins>
          </w:p>
        </w:tc>
        <w:tc>
          <w:tcPr>
            <w:tcW w:w="1178" w:type="dxa"/>
          </w:tcPr>
          <w:p w14:paraId="57A97C28" w14:textId="77777777" w:rsidR="00AA05D6" w:rsidRDefault="00AA05D6">
            <w:pPr>
              <w:pStyle w:val="TableParagraph"/>
              <w:rPr>
                <w:ins w:id="1081" w:author="Marks, Brett (DPH)" w:date="2026-09-25T20:07:00Z" w16du:dateUtc="2026-09-26T00:07:00Z"/>
                <w:sz w:val="14"/>
              </w:rPr>
            </w:pPr>
          </w:p>
        </w:tc>
        <w:tc>
          <w:tcPr>
            <w:tcW w:w="1177" w:type="dxa"/>
          </w:tcPr>
          <w:p w14:paraId="294EBF83" w14:textId="77777777" w:rsidR="00AA05D6" w:rsidRDefault="00AA05D6">
            <w:pPr>
              <w:pStyle w:val="TableParagraph"/>
              <w:rPr>
                <w:ins w:id="1082" w:author="Marks, Brett (DPH)" w:date="2026-09-25T20:07:00Z" w16du:dateUtc="2026-09-26T00:07:00Z"/>
                <w:sz w:val="14"/>
              </w:rPr>
            </w:pPr>
          </w:p>
        </w:tc>
        <w:tc>
          <w:tcPr>
            <w:tcW w:w="1177" w:type="dxa"/>
            <w:gridSpan w:val="3"/>
          </w:tcPr>
          <w:p w14:paraId="4D15C028" w14:textId="77777777" w:rsidR="00AA05D6" w:rsidRDefault="00AA05D6">
            <w:pPr>
              <w:pStyle w:val="TableParagraph"/>
              <w:rPr>
                <w:ins w:id="1083" w:author="Marks, Brett (DPH)" w:date="2026-09-25T20:07:00Z" w16du:dateUtc="2026-09-26T00:07:00Z"/>
                <w:sz w:val="14"/>
              </w:rPr>
            </w:pPr>
          </w:p>
        </w:tc>
        <w:tc>
          <w:tcPr>
            <w:tcW w:w="1177" w:type="dxa"/>
            <w:gridSpan w:val="2"/>
          </w:tcPr>
          <w:p w14:paraId="57A97C29" w14:textId="232DA63A" w:rsidR="00AA05D6" w:rsidRDefault="00AA05D6">
            <w:pPr>
              <w:pStyle w:val="TableParagraph"/>
              <w:rPr>
                <w:ins w:id="1084" w:author="Marks, Brett (DPH)" w:date="2026-09-25T20:07:00Z" w16du:dateUtc="2026-09-26T00:07:00Z"/>
                <w:sz w:val="14"/>
              </w:rPr>
            </w:pPr>
          </w:p>
        </w:tc>
      </w:tr>
      <w:tr w:rsidR="00AA05D6" w14:paraId="57A97C32" w14:textId="77777777" w:rsidTr="00EC38AE">
        <w:trPr>
          <w:trHeight w:val="205"/>
          <w:ins w:id="1085" w:author="Marks, Brett (DPH)" w:date="2026-09-25T20:07:00Z" w16du:dateUtc="2026-09-26T00:07:00Z"/>
        </w:trPr>
        <w:tc>
          <w:tcPr>
            <w:tcW w:w="1589" w:type="dxa"/>
          </w:tcPr>
          <w:p w14:paraId="57A97C2B" w14:textId="77777777" w:rsidR="00AA05D6" w:rsidRDefault="00AA05D6">
            <w:pPr>
              <w:pStyle w:val="TableParagraph"/>
              <w:spacing w:before="12" w:line="173" w:lineRule="exact"/>
              <w:ind w:left="59"/>
              <w:rPr>
                <w:ins w:id="1086" w:author="Marks, Brett (DPH)" w:date="2026-09-25T20:07:00Z" w16du:dateUtc="2026-09-26T00:07:00Z"/>
                <w:sz w:val="16"/>
              </w:rPr>
            </w:pPr>
            <w:ins w:id="1087" w:author="Marks, Brett (DPH)" w:date="2026-09-25T20:07:00Z" w16du:dateUtc="2026-09-26T00:07:00Z">
              <w:r>
                <w:rPr>
                  <w:spacing w:val="-4"/>
                  <w:sz w:val="16"/>
                </w:rPr>
                <w:t>CHI</w:t>
              </w:r>
              <w:r>
                <w:rPr>
                  <w:spacing w:val="-5"/>
                  <w:sz w:val="16"/>
                </w:rPr>
                <w:t xml:space="preserve"> </w:t>
              </w:r>
              <w:r>
                <w:rPr>
                  <w:spacing w:val="-2"/>
                  <w:sz w:val="16"/>
                </w:rPr>
                <w:t>payment</w:t>
              </w:r>
            </w:ins>
          </w:p>
        </w:tc>
        <w:tc>
          <w:tcPr>
            <w:tcW w:w="1174" w:type="dxa"/>
            <w:gridSpan w:val="2"/>
          </w:tcPr>
          <w:p w14:paraId="57A97C2C" w14:textId="77777777" w:rsidR="00AA05D6" w:rsidRDefault="00AA05D6">
            <w:pPr>
              <w:pStyle w:val="TableParagraph"/>
              <w:rPr>
                <w:ins w:id="1088" w:author="Marks, Brett (DPH)" w:date="2026-09-25T20:07:00Z" w16du:dateUtc="2026-09-26T00:07:00Z"/>
                <w:sz w:val="14"/>
              </w:rPr>
            </w:pPr>
          </w:p>
        </w:tc>
        <w:tc>
          <w:tcPr>
            <w:tcW w:w="1089" w:type="dxa"/>
          </w:tcPr>
          <w:p w14:paraId="57A97C2D" w14:textId="77777777" w:rsidR="00AA05D6" w:rsidRDefault="00AA05D6">
            <w:pPr>
              <w:pStyle w:val="TableParagraph"/>
              <w:rPr>
                <w:ins w:id="1089" w:author="Marks, Brett (DPH)" w:date="2026-09-25T20:07:00Z" w16du:dateUtc="2026-09-26T00:07:00Z"/>
                <w:sz w:val="14"/>
              </w:rPr>
            </w:pPr>
          </w:p>
        </w:tc>
        <w:tc>
          <w:tcPr>
            <w:tcW w:w="1188" w:type="dxa"/>
          </w:tcPr>
          <w:p w14:paraId="57A97C2E" w14:textId="77777777" w:rsidR="00AA05D6" w:rsidRDefault="00AA05D6">
            <w:pPr>
              <w:pStyle w:val="TableParagraph"/>
              <w:rPr>
                <w:ins w:id="1090" w:author="Marks, Brett (DPH)" w:date="2026-09-25T20:07:00Z" w16du:dateUtc="2026-09-26T00:07:00Z"/>
                <w:sz w:val="14"/>
              </w:rPr>
            </w:pPr>
          </w:p>
        </w:tc>
        <w:tc>
          <w:tcPr>
            <w:tcW w:w="1205" w:type="dxa"/>
          </w:tcPr>
          <w:p w14:paraId="57A97C2F" w14:textId="77777777" w:rsidR="00AA05D6" w:rsidRDefault="00AA05D6">
            <w:pPr>
              <w:pStyle w:val="TableParagraph"/>
              <w:rPr>
                <w:ins w:id="1091" w:author="Marks, Brett (DPH)" w:date="2026-09-25T20:07:00Z" w16du:dateUtc="2026-09-26T00:07:00Z"/>
                <w:sz w:val="14"/>
              </w:rPr>
            </w:pPr>
          </w:p>
        </w:tc>
        <w:tc>
          <w:tcPr>
            <w:tcW w:w="1178" w:type="dxa"/>
          </w:tcPr>
          <w:p w14:paraId="57A97C30" w14:textId="77777777" w:rsidR="00AA05D6" w:rsidRDefault="00AA05D6">
            <w:pPr>
              <w:pStyle w:val="TableParagraph"/>
              <w:spacing w:before="2" w:line="183" w:lineRule="exact"/>
              <w:ind w:left="467"/>
              <w:rPr>
                <w:ins w:id="1092" w:author="Marks, Brett (DPH)" w:date="2026-09-25T20:07:00Z" w16du:dateUtc="2026-09-26T00:07:00Z"/>
                <w:sz w:val="16"/>
              </w:rPr>
            </w:pPr>
            <w:ins w:id="1093" w:author="Marks, Brett (DPH)" w:date="2026-09-25T20:07:00Z" w16du:dateUtc="2026-09-26T00:07:00Z">
              <w:r>
                <w:rPr>
                  <w:spacing w:val="-2"/>
                  <w:sz w:val="16"/>
                </w:rPr>
                <w:t>(60,914)</w:t>
              </w:r>
            </w:ins>
          </w:p>
        </w:tc>
        <w:tc>
          <w:tcPr>
            <w:tcW w:w="1177" w:type="dxa"/>
          </w:tcPr>
          <w:p w14:paraId="101BD149" w14:textId="77777777" w:rsidR="00AA05D6" w:rsidRDefault="00AA05D6">
            <w:pPr>
              <w:pStyle w:val="TableParagraph"/>
              <w:rPr>
                <w:ins w:id="1094" w:author="Marks, Brett (DPH)" w:date="2026-09-25T20:07:00Z" w16du:dateUtc="2026-09-26T00:07:00Z"/>
                <w:sz w:val="14"/>
              </w:rPr>
            </w:pPr>
          </w:p>
        </w:tc>
        <w:tc>
          <w:tcPr>
            <w:tcW w:w="1177" w:type="dxa"/>
            <w:gridSpan w:val="3"/>
          </w:tcPr>
          <w:p w14:paraId="16389053" w14:textId="77777777" w:rsidR="00AA05D6" w:rsidRDefault="00AA05D6">
            <w:pPr>
              <w:pStyle w:val="TableParagraph"/>
              <w:rPr>
                <w:ins w:id="1095" w:author="Marks, Brett (DPH)" w:date="2026-09-25T20:07:00Z" w16du:dateUtc="2026-09-26T00:07:00Z"/>
                <w:sz w:val="14"/>
              </w:rPr>
            </w:pPr>
          </w:p>
        </w:tc>
        <w:tc>
          <w:tcPr>
            <w:tcW w:w="1177" w:type="dxa"/>
            <w:gridSpan w:val="2"/>
          </w:tcPr>
          <w:p w14:paraId="57A97C31" w14:textId="4CA2797F" w:rsidR="00AA05D6" w:rsidRDefault="00AA05D6">
            <w:pPr>
              <w:pStyle w:val="TableParagraph"/>
              <w:rPr>
                <w:ins w:id="1096" w:author="Marks, Brett (DPH)" w:date="2026-09-25T20:07:00Z" w16du:dateUtc="2026-09-26T00:07:00Z"/>
                <w:sz w:val="14"/>
              </w:rPr>
            </w:pPr>
          </w:p>
        </w:tc>
      </w:tr>
      <w:tr w:rsidR="00C61C02" w14:paraId="57A97C3A" w14:textId="77777777" w:rsidTr="00EC38AE">
        <w:trPr>
          <w:trHeight w:val="189"/>
          <w:ins w:id="1097" w:author="Marks, Brett (DPH)" w:date="2026-09-25T20:07:00Z" w16du:dateUtc="2026-09-26T00:07:00Z"/>
        </w:trPr>
        <w:tc>
          <w:tcPr>
            <w:tcW w:w="1589" w:type="dxa"/>
          </w:tcPr>
          <w:p w14:paraId="57A97C33" w14:textId="77777777" w:rsidR="00C61C02" w:rsidRDefault="00C61C02">
            <w:pPr>
              <w:pStyle w:val="TableParagraph"/>
              <w:spacing w:before="5" w:line="164" w:lineRule="exact"/>
              <w:ind w:left="67"/>
              <w:rPr>
                <w:ins w:id="1098" w:author="Marks, Brett (DPH)" w:date="2026-09-25T20:07:00Z" w16du:dateUtc="2026-09-26T00:07:00Z"/>
                <w:sz w:val="16"/>
              </w:rPr>
            </w:pPr>
            <w:ins w:id="1099" w:author="Marks, Brett (DPH)" w:date="2026-09-25T20:07:00Z" w16du:dateUtc="2026-09-26T00:07:00Z">
              <w:r>
                <w:rPr>
                  <w:w w:val="90"/>
                  <w:sz w:val="16"/>
                </w:rPr>
                <w:t>Cash,</w:t>
              </w:r>
              <w:r>
                <w:rPr>
                  <w:spacing w:val="5"/>
                  <w:sz w:val="16"/>
                </w:rPr>
                <w:t xml:space="preserve"> </w:t>
              </w:r>
              <w:r>
                <w:rPr>
                  <w:w w:val="90"/>
                  <w:sz w:val="16"/>
                </w:rPr>
                <w:t>beginning</w:t>
              </w:r>
              <w:r>
                <w:rPr>
                  <w:spacing w:val="9"/>
                  <w:sz w:val="16"/>
                </w:rPr>
                <w:t xml:space="preserve"> </w:t>
              </w:r>
              <w:r>
                <w:rPr>
                  <w:w w:val="90"/>
                  <w:sz w:val="16"/>
                </w:rPr>
                <w:t>of</w:t>
              </w:r>
              <w:r>
                <w:rPr>
                  <w:spacing w:val="-3"/>
                  <w:sz w:val="16"/>
                </w:rPr>
                <w:t xml:space="preserve"> </w:t>
              </w:r>
              <w:r>
                <w:rPr>
                  <w:spacing w:val="-4"/>
                  <w:w w:val="90"/>
                  <w:sz w:val="16"/>
                </w:rPr>
                <w:t>year</w:t>
              </w:r>
            </w:ins>
          </w:p>
        </w:tc>
        <w:tc>
          <w:tcPr>
            <w:tcW w:w="1174" w:type="dxa"/>
            <w:gridSpan w:val="2"/>
          </w:tcPr>
          <w:p w14:paraId="57A97C34" w14:textId="77777777" w:rsidR="00C61C02" w:rsidRDefault="00C61C02">
            <w:pPr>
              <w:pStyle w:val="TableParagraph"/>
              <w:tabs>
                <w:tab w:val="left" w:pos="1139"/>
              </w:tabs>
              <w:spacing w:before="5" w:line="164" w:lineRule="exact"/>
              <w:ind w:left="412"/>
              <w:rPr>
                <w:ins w:id="1100" w:author="Marks, Brett (DPH)" w:date="2026-09-25T20:07:00Z" w16du:dateUtc="2026-09-26T00:07:00Z"/>
                <w:sz w:val="16"/>
              </w:rPr>
            </w:pPr>
            <w:ins w:id="1101" w:author="Marks, Brett (DPH)" w:date="2026-09-25T20:07:00Z" w16du:dateUtc="2026-09-26T00:07:00Z">
              <w:r>
                <w:rPr>
                  <w:sz w:val="16"/>
                  <w:u w:val="single"/>
                </w:rPr>
                <w:t xml:space="preserve"> </w:t>
              </w:r>
              <w:r>
                <w:rPr>
                  <w:sz w:val="16"/>
                  <w:u w:val="single"/>
                </w:rPr>
                <w:tab/>
              </w:r>
            </w:ins>
          </w:p>
        </w:tc>
        <w:tc>
          <w:tcPr>
            <w:tcW w:w="1089" w:type="dxa"/>
          </w:tcPr>
          <w:p w14:paraId="57A97C35" w14:textId="77777777" w:rsidR="00C61C02" w:rsidRDefault="00C61C02">
            <w:pPr>
              <w:pStyle w:val="TableParagraph"/>
              <w:spacing w:before="2" w:line="168" w:lineRule="exact"/>
              <w:ind w:right="49"/>
              <w:jc w:val="right"/>
              <w:rPr>
                <w:ins w:id="1102" w:author="Marks, Brett (DPH)" w:date="2026-09-25T20:07:00Z" w16du:dateUtc="2026-09-26T00:07:00Z"/>
                <w:sz w:val="16"/>
              </w:rPr>
            </w:pPr>
            <w:ins w:id="1103" w:author="Marks, Brett (DPH)" w:date="2026-09-25T20:07:00Z" w16du:dateUtc="2026-09-26T00:07:00Z">
              <w:r>
                <w:rPr>
                  <w:spacing w:val="74"/>
                  <w:sz w:val="16"/>
                  <w:u w:val="single"/>
                </w:rPr>
                <w:t xml:space="preserve">  </w:t>
              </w:r>
              <w:r>
                <w:rPr>
                  <w:spacing w:val="-2"/>
                  <w:sz w:val="16"/>
                  <w:u w:val="single"/>
                </w:rPr>
                <w:t>428,271</w:t>
              </w:r>
              <w:r>
                <w:rPr>
                  <w:spacing w:val="40"/>
                  <w:sz w:val="16"/>
                  <w:u w:val="single"/>
                </w:rPr>
                <w:t xml:space="preserve"> </w:t>
              </w:r>
            </w:ins>
          </w:p>
        </w:tc>
        <w:tc>
          <w:tcPr>
            <w:tcW w:w="1188" w:type="dxa"/>
          </w:tcPr>
          <w:p w14:paraId="57A97C36" w14:textId="77777777" w:rsidR="00C61C02" w:rsidRDefault="00C61C02">
            <w:pPr>
              <w:pStyle w:val="TableParagraph"/>
              <w:spacing w:before="5" w:line="164" w:lineRule="exact"/>
              <w:ind w:right="58"/>
              <w:jc w:val="right"/>
              <w:rPr>
                <w:ins w:id="1104" w:author="Marks, Brett (DPH)" w:date="2026-09-25T20:07:00Z" w16du:dateUtc="2026-09-26T00:07:00Z"/>
                <w:sz w:val="16"/>
              </w:rPr>
            </w:pPr>
            <w:ins w:id="1105" w:author="Marks, Brett (DPH)" w:date="2026-09-25T20:07:00Z" w16du:dateUtc="2026-09-26T00:07:00Z">
              <w:r>
                <w:rPr>
                  <w:spacing w:val="75"/>
                  <w:sz w:val="16"/>
                  <w:u w:val="single"/>
                </w:rPr>
                <w:t xml:space="preserve">  </w:t>
              </w:r>
              <w:r>
                <w:rPr>
                  <w:spacing w:val="-2"/>
                  <w:sz w:val="16"/>
                  <w:u w:val="single"/>
                </w:rPr>
                <w:t>865,364</w:t>
              </w:r>
              <w:r>
                <w:rPr>
                  <w:spacing w:val="40"/>
                  <w:sz w:val="16"/>
                  <w:u w:val="single"/>
                </w:rPr>
                <w:t xml:space="preserve"> </w:t>
              </w:r>
            </w:ins>
          </w:p>
        </w:tc>
        <w:tc>
          <w:tcPr>
            <w:tcW w:w="1205" w:type="dxa"/>
          </w:tcPr>
          <w:p w14:paraId="57A97C37" w14:textId="77777777" w:rsidR="00C61C02" w:rsidRDefault="00C61C02">
            <w:pPr>
              <w:pStyle w:val="TableParagraph"/>
              <w:spacing w:before="2" w:line="168" w:lineRule="exact"/>
              <w:ind w:right="49"/>
              <w:jc w:val="right"/>
              <w:rPr>
                <w:ins w:id="1106" w:author="Marks, Brett (DPH)" w:date="2026-09-25T20:07:00Z" w16du:dateUtc="2026-09-26T00:07:00Z"/>
                <w:sz w:val="16"/>
              </w:rPr>
            </w:pPr>
            <w:ins w:id="1107" w:author="Marks, Brett (DPH)" w:date="2026-09-25T20:07:00Z" w16du:dateUtc="2026-09-26T00:07:00Z">
              <w:r>
                <w:rPr>
                  <w:spacing w:val="44"/>
                  <w:sz w:val="16"/>
                  <w:u w:val="single"/>
                </w:rPr>
                <w:t xml:space="preserve">  </w:t>
              </w:r>
              <w:r>
                <w:rPr>
                  <w:spacing w:val="-2"/>
                  <w:sz w:val="16"/>
                  <w:u w:val="single"/>
                </w:rPr>
                <w:t>1,215,679</w:t>
              </w:r>
              <w:r>
                <w:rPr>
                  <w:spacing w:val="40"/>
                  <w:sz w:val="16"/>
                  <w:u w:val="single"/>
                </w:rPr>
                <w:t xml:space="preserve"> </w:t>
              </w:r>
            </w:ins>
          </w:p>
        </w:tc>
        <w:tc>
          <w:tcPr>
            <w:tcW w:w="1178" w:type="dxa"/>
          </w:tcPr>
          <w:p w14:paraId="57A97C38" w14:textId="77777777" w:rsidR="00C61C02" w:rsidRDefault="00C61C02">
            <w:pPr>
              <w:pStyle w:val="TableParagraph"/>
              <w:spacing w:before="2" w:line="168" w:lineRule="exact"/>
              <w:ind w:right="67"/>
              <w:jc w:val="right"/>
              <w:rPr>
                <w:ins w:id="1108" w:author="Marks, Brett (DPH)" w:date="2026-09-25T20:07:00Z" w16du:dateUtc="2026-09-26T00:07:00Z"/>
                <w:sz w:val="16"/>
              </w:rPr>
            </w:pPr>
            <w:ins w:id="1109" w:author="Marks, Brett (DPH)" w:date="2026-09-25T20:07:00Z" w16du:dateUtc="2026-09-26T00:07:00Z">
              <w:r>
                <w:rPr>
                  <w:spacing w:val="63"/>
                  <w:sz w:val="16"/>
                  <w:u w:val="single"/>
                </w:rPr>
                <w:t xml:space="preserve">  </w:t>
              </w:r>
              <w:r>
                <w:rPr>
                  <w:spacing w:val="-2"/>
                  <w:sz w:val="16"/>
                  <w:u w:val="single"/>
                </w:rPr>
                <w:t>436,219</w:t>
              </w:r>
              <w:r>
                <w:rPr>
                  <w:spacing w:val="40"/>
                  <w:sz w:val="16"/>
                  <w:u w:val="single"/>
                </w:rPr>
                <w:t xml:space="preserve"> </w:t>
              </w:r>
            </w:ins>
          </w:p>
        </w:tc>
        <w:tc>
          <w:tcPr>
            <w:tcW w:w="1177" w:type="dxa"/>
          </w:tcPr>
          <w:p w14:paraId="54C11B1A" w14:textId="77777777" w:rsidR="00C61C02" w:rsidRDefault="00C61C02">
            <w:pPr>
              <w:pStyle w:val="TableParagraph"/>
              <w:tabs>
                <w:tab w:val="left" w:pos="505"/>
                <w:tab w:val="left" w:pos="1455"/>
                <w:tab w:val="left" w:pos="2659"/>
              </w:tabs>
              <w:spacing w:before="5" w:line="164" w:lineRule="exact"/>
              <w:ind w:left="262"/>
              <w:rPr>
                <w:ins w:id="1110" w:author="Marks, Brett (DPH)" w:date="2026-09-25T20:07:00Z" w16du:dateUtc="2026-09-26T00:07:00Z"/>
                <w:spacing w:val="80"/>
                <w:sz w:val="16"/>
                <w:u w:val="single"/>
              </w:rPr>
            </w:pPr>
            <w:ins w:id="1111" w:author="Marks, Brett (DPH)" w:date="2026-09-25T20:07:00Z" w16du:dateUtc="2026-09-26T00:07:00Z">
              <w:r>
                <w:rPr>
                  <w:sz w:val="16"/>
                  <w:u w:val="single"/>
                </w:rPr>
                <w:tab/>
                <w:t>751,762</w:t>
              </w:r>
            </w:ins>
          </w:p>
        </w:tc>
        <w:tc>
          <w:tcPr>
            <w:tcW w:w="1177" w:type="dxa"/>
            <w:gridSpan w:val="3"/>
          </w:tcPr>
          <w:p w14:paraId="5FDD260C" w14:textId="0664669C" w:rsidR="00C61C02" w:rsidRDefault="00C61C02">
            <w:pPr>
              <w:pStyle w:val="TableParagraph"/>
              <w:tabs>
                <w:tab w:val="left" w:pos="505"/>
                <w:tab w:val="left" w:pos="1455"/>
                <w:tab w:val="left" w:pos="2659"/>
              </w:tabs>
              <w:spacing w:before="5" w:line="164" w:lineRule="exact"/>
              <w:ind w:left="262"/>
              <w:rPr>
                <w:ins w:id="1112" w:author="Marks, Brett (DPH)" w:date="2026-09-25T20:07:00Z" w16du:dateUtc="2026-09-26T00:07:00Z"/>
                <w:spacing w:val="80"/>
                <w:sz w:val="16"/>
                <w:u w:val="single"/>
              </w:rPr>
            </w:pPr>
            <w:ins w:id="1113" w:author="Marks, Brett (DPH)" w:date="2026-09-25T20:07:00Z" w16du:dateUtc="2026-09-26T00:07:00Z">
              <w:r>
                <w:rPr>
                  <w:sz w:val="16"/>
                  <w:u w:val="single"/>
                </w:rPr>
                <w:t>1,166,198</w:t>
              </w:r>
            </w:ins>
          </w:p>
        </w:tc>
        <w:tc>
          <w:tcPr>
            <w:tcW w:w="1177" w:type="dxa"/>
            <w:gridSpan w:val="2"/>
          </w:tcPr>
          <w:p w14:paraId="57A97C39" w14:textId="758A90AD" w:rsidR="00C61C02" w:rsidRDefault="00C61C02">
            <w:pPr>
              <w:pStyle w:val="TableParagraph"/>
              <w:tabs>
                <w:tab w:val="left" w:pos="505"/>
                <w:tab w:val="left" w:pos="1455"/>
                <w:tab w:val="left" w:pos="2659"/>
              </w:tabs>
              <w:spacing w:before="5" w:line="164" w:lineRule="exact"/>
              <w:ind w:left="262"/>
              <w:rPr>
                <w:ins w:id="1114" w:author="Marks, Brett (DPH)" w:date="2026-09-25T20:07:00Z" w16du:dateUtc="2026-09-26T00:07:00Z"/>
                <w:sz w:val="16"/>
              </w:rPr>
            </w:pPr>
            <w:ins w:id="1115" w:author="Marks, Brett (DPH)" w:date="2026-09-25T20:07:00Z" w16du:dateUtc="2026-09-26T00:07:00Z">
              <w:r>
                <w:rPr>
                  <w:sz w:val="16"/>
                  <w:u w:val="single"/>
                </w:rPr>
                <w:t>1,620,799</w:t>
              </w:r>
            </w:ins>
          </w:p>
        </w:tc>
      </w:tr>
      <w:tr w:rsidR="00BC54DB" w14:paraId="57A97C44" w14:textId="77777777" w:rsidTr="00EC38AE">
        <w:trPr>
          <w:trHeight w:val="251"/>
          <w:ins w:id="1116" w:author="Marks, Brett (DPH)" w:date="2026-09-25T20:07:00Z" w16du:dateUtc="2026-09-26T00:07:00Z"/>
        </w:trPr>
        <w:tc>
          <w:tcPr>
            <w:tcW w:w="1589" w:type="dxa"/>
          </w:tcPr>
          <w:p w14:paraId="57A97C3B" w14:textId="77777777" w:rsidR="00BC54DB" w:rsidRDefault="007A751E">
            <w:pPr>
              <w:pStyle w:val="TableParagraph"/>
              <w:spacing w:before="30"/>
              <w:ind w:left="74"/>
              <w:rPr>
                <w:ins w:id="1117" w:author="Marks, Brett (DPH)" w:date="2026-09-25T20:07:00Z" w16du:dateUtc="2026-09-26T00:07:00Z"/>
                <w:sz w:val="16"/>
              </w:rPr>
            </w:pPr>
            <w:ins w:id="1118" w:author="Marks, Brett (DPH)" w:date="2026-09-25T20:07:00Z" w16du:dateUtc="2026-09-26T00:07:00Z">
              <w:r>
                <w:rPr>
                  <w:spacing w:val="-4"/>
                  <w:sz w:val="16"/>
                </w:rPr>
                <w:t>Cash,</w:t>
              </w:r>
              <w:r>
                <w:rPr>
                  <w:spacing w:val="-6"/>
                  <w:sz w:val="16"/>
                </w:rPr>
                <w:t xml:space="preserve"> </w:t>
              </w:r>
              <w:r>
                <w:rPr>
                  <w:spacing w:val="-4"/>
                  <w:sz w:val="16"/>
                </w:rPr>
                <w:t>end</w:t>
              </w:r>
              <w:r>
                <w:rPr>
                  <w:spacing w:val="1"/>
                  <w:sz w:val="16"/>
                </w:rPr>
                <w:t xml:space="preserve"> </w:t>
              </w:r>
              <w:r>
                <w:rPr>
                  <w:spacing w:val="-4"/>
                  <w:sz w:val="16"/>
                </w:rPr>
                <w:t>of</w:t>
              </w:r>
              <w:r>
                <w:rPr>
                  <w:spacing w:val="-6"/>
                  <w:sz w:val="16"/>
                </w:rPr>
                <w:t xml:space="preserve"> </w:t>
              </w:r>
              <w:r>
                <w:rPr>
                  <w:spacing w:val="-4"/>
                  <w:sz w:val="16"/>
                </w:rPr>
                <w:t>year</w:t>
              </w:r>
            </w:ins>
          </w:p>
        </w:tc>
        <w:tc>
          <w:tcPr>
            <w:tcW w:w="1174" w:type="dxa"/>
            <w:gridSpan w:val="2"/>
          </w:tcPr>
          <w:p w14:paraId="57A97C3C" w14:textId="77777777" w:rsidR="00BC54DB" w:rsidRPr="00EC38AE" w:rsidRDefault="007A751E">
            <w:pPr>
              <w:pStyle w:val="TableParagraph"/>
              <w:tabs>
                <w:tab w:val="left" w:pos="528"/>
              </w:tabs>
              <w:spacing w:before="25" w:line="205" w:lineRule="exact"/>
              <w:ind w:left="118"/>
              <w:rPr>
                <w:ins w:id="1119" w:author="Marks, Brett (DPH)" w:date="2026-09-25T20:07:00Z" w16du:dateUtc="2026-09-26T00:07:00Z"/>
                <w:sz w:val="16"/>
                <w:u w:val="thick"/>
              </w:rPr>
            </w:pPr>
            <w:ins w:id="1120" w:author="Marks, Brett (DPH)" w:date="2026-09-25T20:07:00Z" w16du:dateUtc="2026-09-26T00:07:00Z">
              <w:r w:rsidRPr="00EC38AE">
                <w:rPr>
                  <w:spacing w:val="-10"/>
                  <w:sz w:val="17"/>
                  <w:u w:val="thick"/>
                </w:rPr>
                <w:t>$</w:t>
              </w:r>
              <w:r w:rsidRPr="00EC38AE">
                <w:rPr>
                  <w:sz w:val="17"/>
                  <w:u w:val="thick"/>
                </w:rPr>
                <w:tab/>
              </w:r>
              <w:r w:rsidRPr="00EC38AE">
                <w:rPr>
                  <w:spacing w:val="-2"/>
                  <w:position w:val="2"/>
                  <w:sz w:val="16"/>
                  <w:u w:val="thick"/>
                </w:rPr>
                <w:t>428,271</w:t>
              </w:r>
            </w:ins>
          </w:p>
        </w:tc>
        <w:tc>
          <w:tcPr>
            <w:tcW w:w="1089" w:type="dxa"/>
          </w:tcPr>
          <w:p w14:paraId="57A97C3D" w14:textId="77777777" w:rsidR="00BC54DB" w:rsidRPr="00EC38AE" w:rsidRDefault="007A751E">
            <w:pPr>
              <w:pStyle w:val="TableParagraph"/>
              <w:tabs>
                <w:tab w:val="left" w:pos="446"/>
              </w:tabs>
              <w:spacing w:before="25" w:line="205" w:lineRule="exact"/>
              <w:ind w:left="51"/>
              <w:rPr>
                <w:ins w:id="1121" w:author="Marks, Brett (DPH)" w:date="2026-09-25T20:07:00Z" w16du:dateUtc="2026-09-26T00:07:00Z"/>
                <w:sz w:val="16"/>
                <w:u w:val="thick"/>
              </w:rPr>
            </w:pPr>
            <w:ins w:id="1122" w:author="Marks, Brett (DPH)" w:date="2026-09-25T20:07:00Z" w16du:dateUtc="2026-09-26T00:07:00Z">
              <w:r w:rsidRPr="00EC38AE">
                <w:rPr>
                  <w:spacing w:val="-10"/>
                  <w:sz w:val="17"/>
                  <w:u w:val="thick"/>
                </w:rPr>
                <w:t>$</w:t>
              </w:r>
              <w:r w:rsidRPr="00EC38AE">
                <w:rPr>
                  <w:sz w:val="17"/>
                  <w:u w:val="thick"/>
                </w:rPr>
                <w:tab/>
              </w:r>
              <w:r w:rsidRPr="00EC38AE">
                <w:rPr>
                  <w:spacing w:val="-2"/>
                  <w:position w:val="2"/>
                  <w:sz w:val="16"/>
                  <w:u w:val="thick"/>
                </w:rPr>
                <w:t>865,364</w:t>
              </w:r>
            </w:ins>
          </w:p>
        </w:tc>
        <w:tc>
          <w:tcPr>
            <w:tcW w:w="1188" w:type="dxa"/>
          </w:tcPr>
          <w:p w14:paraId="57A97C3E" w14:textId="77777777" w:rsidR="00BC54DB" w:rsidRPr="00EC38AE" w:rsidRDefault="007A751E">
            <w:pPr>
              <w:pStyle w:val="TableParagraph"/>
              <w:tabs>
                <w:tab w:val="left" w:pos="379"/>
              </w:tabs>
              <w:spacing w:before="31"/>
              <w:ind w:left="72"/>
              <w:rPr>
                <w:ins w:id="1123" w:author="Marks, Brett (DPH)" w:date="2026-09-25T20:07:00Z" w16du:dateUtc="2026-09-26T00:07:00Z"/>
                <w:sz w:val="16"/>
                <w:u w:val="thick"/>
              </w:rPr>
            </w:pPr>
            <w:ins w:id="1124" w:author="Marks, Brett (DPH)" w:date="2026-09-25T20:07:00Z" w16du:dateUtc="2026-09-26T00:07:00Z">
              <w:r w:rsidRPr="00EC38AE">
                <w:rPr>
                  <w:spacing w:val="-10"/>
                  <w:sz w:val="17"/>
                  <w:u w:val="thick"/>
                </w:rPr>
                <w:t>$</w:t>
              </w:r>
              <w:r w:rsidRPr="00EC38AE">
                <w:rPr>
                  <w:sz w:val="17"/>
                  <w:u w:val="thick"/>
                </w:rPr>
                <w:tab/>
              </w:r>
              <w:r w:rsidRPr="00EC38AE">
                <w:rPr>
                  <w:spacing w:val="-2"/>
                  <w:position w:val="1"/>
                  <w:sz w:val="16"/>
                  <w:u w:val="thick"/>
                </w:rPr>
                <w:t>1,215,679</w:t>
              </w:r>
            </w:ins>
          </w:p>
        </w:tc>
        <w:tc>
          <w:tcPr>
            <w:tcW w:w="1205" w:type="dxa"/>
          </w:tcPr>
          <w:p w14:paraId="57A97C3F" w14:textId="77777777" w:rsidR="00BC54DB" w:rsidRPr="00EC38AE" w:rsidRDefault="007A751E">
            <w:pPr>
              <w:pStyle w:val="TableParagraph"/>
              <w:tabs>
                <w:tab w:val="left" w:pos="537"/>
              </w:tabs>
              <w:spacing w:line="230" w:lineRule="exact"/>
              <w:ind w:left="75"/>
              <w:rPr>
                <w:ins w:id="1125" w:author="Marks, Brett (DPH)" w:date="2026-09-25T20:07:00Z" w16du:dateUtc="2026-09-26T00:07:00Z"/>
                <w:sz w:val="16"/>
                <w:u w:val="thick"/>
              </w:rPr>
            </w:pPr>
            <w:ins w:id="1126" w:author="Marks, Brett (DPH)" w:date="2026-09-25T20:07:00Z" w16du:dateUtc="2026-09-26T00:07:00Z">
              <w:r w:rsidRPr="00EC38AE">
                <w:rPr>
                  <w:spacing w:val="-10"/>
                  <w:sz w:val="21"/>
                  <w:u w:val="thick"/>
                </w:rPr>
                <w:t>$</w:t>
              </w:r>
              <w:r w:rsidRPr="00EC38AE">
                <w:rPr>
                  <w:sz w:val="21"/>
                  <w:u w:val="thick"/>
                </w:rPr>
                <w:tab/>
              </w:r>
              <w:r w:rsidRPr="00EC38AE">
                <w:rPr>
                  <w:spacing w:val="-2"/>
                  <w:position w:val="1"/>
                  <w:sz w:val="16"/>
                  <w:u w:val="thick"/>
                </w:rPr>
                <w:t>436,219</w:t>
              </w:r>
            </w:ins>
          </w:p>
        </w:tc>
        <w:tc>
          <w:tcPr>
            <w:tcW w:w="1178" w:type="dxa"/>
          </w:tcPr>
          <w:p w14:paraId="57A97C40" w14:textId="77777777" w:rsidR="00BC54DB" w:rsidRPr="00EC38AE" w:rsidRDefault="007A751E">
            <w:pPr>
              <w:pStyle w:val="TableParagraph"/>
              <w:tabs>
                <w:tab w:val="left" w:pos="454"/>
              </w:tabs>
              <w:spacing w:before="21"/>
              <w:ind w:left="68"/>
              <w:rPr>
                <w:ins w:id="1127" w:author="Marks, Brett (DPH)" w:date="2026-09-25T20:07:00Z" w16du:dateUtc="2026-09-26T00:07:00Z"/>
                <w:sz w:val="16"/>
                <w:u w:val="thick"/>
              </w:rPr>
            </w:pPr>
            <w:ins w:id="1128" w:author="Marks, Brett (DPH)" w:date="2026-09-25T20:07:00Z" w16du:dateUtc="2026-09-26T00:07:00Z">
              <w:r w:rsidRPr="00EC38AE">
                <w:rPr>
                  <w:spacing w:val="-10"/>
                  <w:sz w:val="17"/>
                  <w:u w:val="thick"/>
                </w:rPr>
                <w:t>$</w:t>
              </w:r>
              <w:r w:rsidRPr="00EC38AE">
                <w:rPr>
                  <w:sz w:val="17"/>
                  <w:u w:val="thick"/>
                </w:rPr>
                <w:tab/>
              </w:r>
              <w:r w:rsidRPr="00EC38AE">
                <w:rPr>
                  <w:spacing w:val="-2"/>
                  <w:position w:val="2"/>
                  <w:sz w:val="16"/>
                  <w:u w:val="thick"/>
                </w:rPr>
                <w:t>751,762</w:t>
              </w:r>
            </w:ins>
          </w:p>
        </w:tc>
        <w:tc>
          <w:tcPr>
            <w:tcW w:w="1212" w:type="dxa"/>
            <w:gridSpan w:val="3"/>
          </w:tcPr>
          <w:p w14:paraId="57A97C41" w14:textId="77777777" w:rsidR="00BC54DB" w:rsidRPr="00EC38AE" w:rsidRDefault="007A751E">
            <w:pPr>
              <w:pStyle w:val="TableParagraph"/>
              <w:tabs>
                <w:tab w:val="left" w:pos="398"/>
              </w:tabs>
              <w:spacing w:before="31"/>
              <w:ind w:left="87"/>
              <w:rPr>
                <w:ins w:id="1129" w:author="Marks, Brett (DPH)" w:date="2026-09-25T20:07:00Z" w16du:dateUtc="2026-09-26T00:07:00Z"/>
                <w:sz w:val="16"/>
                <w:u w:val="thick"/>
              </w:rPr>
            </w:pPr>
            <w:ins w:id="1130" w:author="Marks, Brett (DPH)" w:date="2026-09-25T20:07:00Z" w16du:dateUtc="2026-09-26T00:07:00Z">
              <w:r w:rsidRPr="00EC38AE">
                <w:rPr>
                  <w:spacing w:val="-10"/>
                  <w:sz w:val="17"/>
                  <w:u w:val="thick"/>
                </w:rPr>
                <w:t>$</w:t>
              </w:r>
              <w:r w:rsidRPr="00EC38AE">
                <w:rPr>
                  <w:sz w:val="17"/>
                  <w:u w:val="thick"/>
                </w:rPr>
                <w:tab/>
              </w:r>
              <w:r w:rsidRPr="00EC38AE">
                <w:rPr>
                  <w:spacing w:val="-2"/>
                  <w:position w:val="1"/>
                  <w:sz w:val="16"/>
                  <w:u w:val="thick"/>
                </w:rPr>
                <w:t>1,166,198</w:t>
              </w:r>
            </w:ins>
          </w:p>
        </w:tc>
        <w:tc>
          <w:tcPr>
            <w:tcW w:w="1196" w:type="dxa"/>
            <w:gridSpan w:val="2"/>
          </w:tcPr>
          <w:p w14:paraId="57A97C42" w14:textId="77777777" w:rsidR="00BC54DB" w:rsidRPr="00EC38AE" w:rsidRDefault="007A751E">
            <w:pPr>
              <w:pStyle w:val="TableParagraph"/>
              <w:tabs>
                <w:tab w:val="left" w:pos="379"/>
              </w:tabs>
              <w:spacing w:before="23"/>
              <w:ind w:left="80"/>
              <w:rPr>
                <w:ins w:id="1131" w:author="Marks, Brett (DPH)" w:date="2026-09-25T20:07:00Z" w16du:dateUtc="2026-09-26T00:07:00Z"/>
                <w:sz w:val="16"/>
                <w:u w:val="thick"/>
              </w:rPr>
            </w:pPr>
            <w:ins w:id="1132" w:author="Marks, Brett (DPH)" w:date="2026-09-25T20:07:00Z" w16du:dateUtc="2026-09-26T00:07:00Z">
              <w:r w:rsidRPr="00EC38AE">
                <w:rPr>
                  <w:spacing w:val="-10"/>
                  <w:sz w:val="15"/>
                  <w:u w:val="thick"/>
                </w:rPr>
                <w:t>$</w:t>
              </w:r>
              <w:r w:rsidRPr="00EC38AE">
                <w:rPr>
                  <w:sz w:val="15"/>
                  <w:u w:val="thick"/>
                </w:rPr>
                <w:tab/>
              </w:r>
              <w:r w:rsidRPr="00EC38AE">
                <w:rPr>
                  <w:spacing w:val="-2"/>
                  <w:sz w:val="16"/>
                  <w:u w:val="thick"/>
                </w:rPr>
                <w:t>1,620,799</w:t>
              </w:r>
            </w:ins>
          </w:p>
        </w:tc>
        <w:tc>
          <w:tcPr>
            <w:tcW w:w="1123" w:type="dxa"/>
          </w:tcPr>
          <w:p w14:paraId="57A97C43" w14:textId="77777777" w:rsidR="00BC54DB" w:rsidRPr="00EC38AE" w:rsidRDefault="007A751E">
            <w:pPr>
              <w:pStyle w:val="TableParagraph"/>
              <w:tabs>
                <w:tab w:val="left" w:pos="307"/>
              </w:tabs>
              <w:spacing w:before="27"/>
              <w:ind w:right="136"/>
              <w:jc w:val="right"/>
              <w:rPr>
                <w:ins w:id="1133" w:author="Marks, Brett (DPH)" w:date="2026-09-25T20:07:00Z" w16du:dateUtc="2026-09-26T00:07:00Z"/>
                <w:sz w:val="16"/>
                <w:u w:val="thick"/>
              </w:rPr>
            </w:pPr>
            <w:ins w:id="1134" w:author="Marks, Brett (DPH)" w:date="2026-09-25T20:07:00Z" w16du:dateUtc="2026-09-26T00:07:00Z">
              <w:r w:rsidRPr="00EC38AE">
                <w:rPr>
                  <w:spacing w:val="-10"/>
                  <w:sz w:val="15"/>
                  <w:u w:val="thick"/>
                </w:rPr>
                <w:t>$</w:t>
              </w:r>
              <w:r w:rsidRPr="00EC38AE">
                <w:rPr>
                  <w:sz w:val="15"/>
                  <w:u w:val="thick"/>
                </w:rPr>
                <w:tab/>
              </w:r>
              <w:r w:rsidRPr="00EC38AE">
                <w:rPr>
                  <w:spacing w:val="-2"/>
                  <w:sz w:val="16"/>
                  <w:u w:val="thick"/>
                </w:rPr>
                <w:t>2,118,252</w:t>
              </w:r>
            </w:ins>
          </w:p>
        </w:tc>
      </w:tr>
    </w:tbl>
    <w:p w14:paraId="57A97C45" w14:textId="008F7EFA" w:rsidR="00BC54DB" w:rsidRDefault="007A751E">
      <w:pPr>
        <w:tabs>
          <w:tab w:val="left" w:pos="3062"/>
          <w:tab w:val="left" w:pos="4157"/>
          <w:tab w:val="left" w:pos="5354"/>
          <w:tab w:val="left" w:pos="6551"/>
          <w:tab w:val="left" w:pos="7747"/>
          <w:tab w:val="left" w:pos="8958"/>
          <w:tab w:val="left" w:pos="10155"/>
        </w:tabs>
        <w:spacing w:line="20" w:lineRule="exact"/>
        <w:ind w:left="1951"/>
        <w:rPr>
          <w:ins w:id="1135" w:author="Marks, Brett (DPH)" w:date="2026-09-25T20:07:00Z" w16du:dateUtc="2026-09-26T00:07:00Z"/>
          <w:sz w:val="2"/>
        </w:rPr>
      </w:pPr>
      <w:ins w:id="1136" w:author="Marks, Brett (DPH)" w:date="2026-09-25T20:07:00Z" w16du:dateUtc="2026-09-26T00:07:00Z">
        <w:r>
          <w:rPr>
            <w:sz w:val="2"/>
          </w:rPr>
          <w:tab/>
        </w:r>
        <w:r>
          <w:rPr>
            <w:sz w:val="2"/>
          </w:rPr>
          <w:tab/>
        </w:r>
        <w:r>
          <w:rPr>
            <w:sz w:val="2"/>
          </w:rPr>
          <w:tab/>
        </w:r>
        <w:r>
          <w:rPr>
            <w:sz w:val="2"/>
          </w:rPr>
          <w:tab/>
        </w:r>
        <w:r>
          <w:rPr>
            <w:sz w:val="2"/>
          </w:rPr>
          <w:tab/>
        </w:r>
        <w:r>
          <w:rPr>
            <w:sz w:val="2"/>
          </w:rPr>
          <w:tab/>
        </w:r>
        <w:r>
          <w:rPr>
            <w:sz w:val="2"/>
          </w:rPr>
          <w:tab/>
        </w:r>
      </w:ins>
    </w:p>
    <w:p w14:paraId="57A97C46" w14:textId="77777777" w:rsidR="00BC54DB" w:rsidRDefault="00BC54DB">
      <w:pPr>
        <w:pStyle w:val="BodyText"/>
        <w:spacing w:before="1"/>
        <w:rPr>
          <w:ins w:id="1137" w:author="Marks, Brett (DPH)" w:date="2026-09-25T20:07:00Z" w16du:dateUtc="2026-09-26T00:07:00Z"/>
          <w:sz w:val="22"/>
        </w:rPr>
      </w:pPr>
    </w:p>
    <w:p w14:paraId="57A97C47" w14:textId="4994D3ED" w:rsidR="00BC54DB" w:rsidRDefault="007A751E">
      <w:pPr>
        <w:pStyle w:val="BodyText"/>
        <w:spacing w:line="256" w:lineRule="auto"/>
        <w:ind w:left="1083" w:right="524" w:hanging="4"/>
        <w:jc w:val="both"/>
        <w:rPr>
          <w:ins w:id="1138" w:author="Marks, Brett (DPH)" w:date="2026-09-25T20:07:00Z" w16du:dateUtc="2026-09-26T00:07:00Z"/>
        </w:rPr>
      </w:pPr>
      <w:ins w:id="1139" w:author="Marks, Brett (DPH)" w:date="2026-09-25T20:07:00Z" w16du:dateUtc="2026-09-26T00:07:00Z">
        <w:r>
          <w:t xml:space="preserve">Based upon our discussions with management and our review of the </w:t>
        </w:r>
        <w:r w:rsidR="005F2BE5">
          <w:t>information</w:t>
        </w:r>
        <w:r>
          <w:rPr>
            <w:spacing w:val="40"/>
          </w:rPr>
          <w:t xml:space="preserve"> </w:t>
        </w:r>
        <w:r>
          <w:t xml:space="preserve">provided, the capital needs and ongoing operating costs required to </w:t>
        </w:r>
        <w:r w:rsidR="00E402BE">
          <w:t>support</w:t>
        </w:r>
        <w:r>
          <w:t xml:space="preserve"> the addition of a</w:t>
        </w:r>
        <w:r>
          <w:rPr>
            <w:spacing w:val="-1"/>
          </w:rPr>
          <w:t xml:space="preserve"> </w:t>
        </w:r>
        <w:r>
          <w:t>second CT scanner are not likely to result in a scenario where there is negative cash flow.</w:t>
        </w:r>
      </w:ins>
    </w:p>
    <w:p w14:paraId="57A97C48" w14:textId="77777777" w:rsidR="00BC54DB" w:rsidRDefault="00BC54DB">
      <w:pPr>
        <w:pStyle w:val="BodyText"/>
        <w:spacing w:before="7"/>
        <w:rPr>
          <w:ins w:id="1140" w:author="Marks, Brett (DPH)" w:date="2026-09-25T20:07:00Z" w16du:dateUtc="2026-09-26T00:07:00Z"/>
          <w:sz w:val="13"/>
        </w:rPr>
      </w:pPr>
    </w:p>
    <w:p w14:paraId="57A97C49" w14:textId="77777777" w:rsidR="00BC54DB" w:rsidRPr="00BB4E82" w:rsidRDefault="007A751E">
      <w:pPr>
        <w:pStyle w:val="Heading1"/>
        <w:spacing w:before="92"/>
        <w:ind w:left="1093"/>
        <w:rPr>
          <w:ins w:id="1141" w:author="Marks, Brett (DPH)" w:date="2026-09-25T20:07:00Z" w16du:dateUtc="2026-09-26T00:07:00Z"/>
        </w:rPr>
      </w:pPr>
      <w:ins w:id="1142" w:author="Marks, Brett (DPH)" w:date="2026-09-25T20:07:00Z" w16du:dateUtc="2026-09-26T00:07:00Z">
        <w:r w:rsidRPr="00BB4E82">
          <w:t>Capital</w:t>
        </w:r>
        <w:r w:rsidRPr="00BB4E82">
          <w:rPr>
            <w:spacing w:val="21"/>
          </w:rPr>
          <w:t xml:space="preserve"> </w:t>
        </w:r>
        <w:r w:rsidRPr="00BB4E82">
          <w:rPr>
            <w:spacing w:val="-2"/>
          </w:rPr>
          <w:t>Expenditures</w:t>
        </w:r>
      </w:ins>
    </w:p>
    <w:p w14:paraId="57A97C4A" w14:textId="77777777" w:rsidR="00BC54DB" w:rsidRDefault="007A751E">
      <w:pPr>
        <w:pStyle w:val="BodyText"/>
        <w:spacing w:before="19" w:line="259" w:lineRule="auto"/>
        <w:ind w:left="1101" w:right="214" w:hanging="4"/>
        <w:rPr>
          <w:ins w:id="1143" w:author="Marks, Brett (DPH)" w:date="2026-09-25T20:07:00Z" w16du:dateUtc="2026-09-26T00:07:00Z"/>
        </w:rPr>
      </w:pPr>
      <w:ins w:id="1144" w:author="Marks, Brett (DPH)" w:date="2026-09-25T20:07:00Z" w16du:dateUtc="2026-09-26T00:07:00Z">
        <w:r>
          <w:t>Based</w:t>
        </w:r>
        <w:r>
          <w:rPr>
            <w:spacing w:val="40"/>
          </w:rPr>
          <w:t xml:space="preserve"> </w:t>
        </w:r>
        <w:r>
          <w:t>upon</w:t>
        </w:r>
        <w:r>
          <w:rPr>
            <w:spacing w:val="38"/>
          </w:rPr>
          <w:t xml:space="preserve"> </w:t>
        </w:r>
        <w:r>
          <w:t>our</w:t>
        </w:r>
        <w:r>
          <w:rPr>
            <w:spacing w:val="32"/>
          </w:rPr>
          <w:t xml:space="preserve"> </w:t>
        </w:r>
        <w:r>
          <w:t>discussions</w:t>
        </w:r>
        <w:r>
          <w:rPr>
            <w:spacing w:val="40"/>
          </w:rPr>
          <w:t xml:space="preserve"> </w:t>
        </w:r>
        <w:r>
          <w:t>with</w:t>
        </w:r>
        <w:r>
          <w:rPr>
            <w:spacing w:val="37"/>
          </w:rPr>
          <w:t xml:space="preserve"> </w:t>
        </w:r>
        <w:r>
          <w:t>management</w:t>
        </w:r>
        <w:r>
          <w:rPr>
            <w:spacing w:val="40"/>
          </w:rPr>
          <w:t xml:space="preserve"> </w:t>
        </w:r>
        <w:r>
          <w:t>and</w:t>
        </w:r>
        <w:r>
          <w:rPr>
            <w:spacing w:val="39"/>
          </w:rPr>
          <w:t xml:space="preserve"> </w:t>
        </w:r>
        <w:r>
          <w:t>our</w:t>
        </w:r>
        <w:r>
          <w:rPr>
            <w:spacing w:val="35"/>
          </w:rPr>
          <w:t xml:space="preserve"> </w:t>
        </w:r>
        <w:r>
          <w:t>review</w:t>
        </w:r>
        <w:r>
          <w:rPr>
            <w:spacing w:val="34"/>
          </w:rPr>
          <w:t xml:space="preserve"> </w:t>
        </w:r>
        <w:r>
          <w:t>of</w:t>
        </w:r>
        <w:r>
          <w:rPr>
            <w:spacing w:val="29"/>
          </w:rPr>
          <w:t xml:space="preserve"> </w:t>
        </w:r>
        <w:r>
          <w:t>the</w:t>
        </w:r>
        <w:r>
          <w:rPr>
            <w:spacing w:val="35"/>
          </w:rPr>
          <w:t xml:space="preserve"> </w:t>
        </w:r>
        <w:r>
          <w:t>information</w:t>
        </w:r>
        <w:r>
          <w:rPr>
            <w:spacing w:val="40"/>
          </w:rPr>
          <w:t xml:space="preserve"> </w:t>
        </w:r>
        <w:r>
          <w:t>provided,</w:t>
        </w:r>
        <w:r>
          <w:rPr>
            <w:spacing w:val="40"/>
          </w:rPr>
          <w:t xml:space="preserve"> </w:t>
        </w:r>
        <w:r>
          <w:t>the</w:t>
        </w:r>
        <w:r>
          <w:rPr>
            <w:spacing w:val="39"/>
          </w:rPr>
          <w:t xml:space="preserve"> </w:t>
        </w:r>
        <w:r>
          <w:t>projected</w:t>
        </w:r>
        <w:r>
          <w:rPr>
            <w:spacing w:val="40"/>
          </w:rPr>
          <w:t xml:space="preserve"> </w:t>
        </w:r>
        <w:r>
          <w:t>capital costs</w:t>
        </w:r>
        <w:r>
          <w:rPr>
            <w:spacing w:val="53"/>
          </w:rPr>
          <w:t xml:space="preserve"> </w:t>
        </w:r>
        <w:r>
          <w:t>are</w:t>
        </w:r>
        <w:r>
          <w:rPr>
            <w:spacing w:val="48"/>
          </w:rPr>
          <w:t xml:space="preserve"> </w:t>
        </w:r>
        <w:r>
          <w:t>$1,218,286.</w:t>
        </w:r>
        <w:r>
          <w:rPr>
            <w:spacing w:val="64"/>
          </w:rPr>
          <w:t xml:space="preserve"> </w:t>
        </w:r>
        <w:r>
          <w:t>The</w:t>
        </w:r>
        <w:r>
          <w:rPr>
            <w:spacing w:val="50"/>
          </w:rPr>
          <w:t xml:space="preserve"> </w:t>
        </w:r>
        <w:r>
          <w:t>projected</w:t>
        </w:r>
        <w:r>
          <w:rPr>
            <w:spacing w:val="67"/>
          </w:rPr>
          <w:t xml:space="preserve"> </w:t>
        </w:r>
        <w:r>
          <w:t>capital</w:t>
        </w:r>
        <w:r>
          <w:rPr>
            <w:spacing w:val="60"/>
          </w:rPr>
          <w:t xml:space="preserve"> </w:t>
        </w:r>
        <w:r>
          <w:t>costs</w:t>
        </w:r>
        <w:r>
          <w:rPr>
            <w:spacing w:val="50"/>
          </w:rPr>
          <w:t xml:space="preserve"> </w:t>
        </w:r>
        <w:r>
          <w:t>consist</w:t>
        </w:r>
        <w:r>
          <w:rPr>
            <w:spacing w:val="53"/>
          </w:rPr>
          <w:t xml:space="preserve"> </w:t>
        </w:r>
        <w:r>
          <w:t>of</w:t>
        </w:r>
        <w:r>
          <w:rPr>
            <w:spacing w:val="49"/>
          </w:rPr>
          <w:t xml:space="preserve"> </w:t>
        </w:r>
        <w:r>
          <w:t>approximately</w:t>
        </w:r>
        <w:r>
          <w:rPr>
            <w:spacing w:val="56"/>
            <w:w w:val="150"/>
          </w:rPr>
          <w:t xml:space="preserve"> </w:t>
        </w:r>
        <w:r>
          <w:t>$853,000</w:t>
        </w:r>
        <w:r>
          <w:rPr>
            <w:spacing w:val="63"/>
          </w:rPr>
          <w:t xml:space="preserve"> </w:t>
        </w:r>
        <w:r>
          <w:t>for</w:t>
        </w:r>
        <w:r>
          <w:rPr>
            <w:spacing w:val="47"/>
          </w:rPr>
          <w:t xml:space="preserve"> </w:t>
        </w:r>
        <w:r>
          <w:t>the</w:t>
        </w:r>
        <w:r>
          <w:rPr>
            <w:spacing w:val="46"/>
          </w:rPr>
          <w:t xml:space="preserve"> </w:t>
        </w:r>
        <w:r>
          <w:t>CT</w:t>
        </w:r>
        <w:r>
          <w:rPr>
            <w:spacing w:val="46"/>
          </w:rPr>
          <w:t xml:space="preserve"> </w:t>
        </w:r>
        <w:r>
          <w:rPr>
            <w:spacing w:val="-2"/>
          </w:rPr>
          <w:t>procurement,</w:t>
        </w:r>
      </w:ins>
    </w:p>
    <w:p w14:paraId="57A97C4B" w14:textId="77777777" w:rsidR="00BC54DB" w:rsidRDefault="007A751E">
      <w:pPr>
        <w:pStyle w:val="BodyText"/>
        <w:ind w:left="1101"/>
        <w:rPr>
          <w:ins w:id="1145" w:author="Marks, Brett (DPH)" w:date="2026-09-25T20:07:00Z" w16du:dateUtc="2026-09-26T00:07:00Z"/>
        </w:rPr>
      </w:pPr>
      <w:ins w:id="1146" w:author="Marks, Brett (DPH)" w:date="2026-09-25T20:07:00Z" w16du:dateUtc="2026-09-26T00:07:00Z">
        <w:r>
          <w:t>$218,000</w:t>
        </w:r>
        <w:r>
          <w:rPr>
            <w:spacing w:val="24"/>
          </w:rPr>
          <w:t xml:space="preserve"> </w:t>
        </w:r>
        <w:r>
          <w:t>for</w:t>
        </w:r>
        <w:r>
          <w:rPr>
            <w:spacing w:val="13"/>
          </w:rPr>
          <w:t xml:space="preserve"> </w:t>
        </w:r>
        <w:r>
          <w:t>constructions</w:t>
        </w:r>
        <w:r>
          <w:rPr>
            <w:spacing w:val="33"/>
          </w:rPr>
          <w:t xml:space="preserve"> </w:t>
        </w:r>
        <w:r>
          <w:t>costs,</w:t>
        </w:r>
        <w:r>
          <w:rPr>
            <w:spacing w:val="18"/>
          </w:rPr>
          <w:t xml:space="preserve"> </w:t>
        </w:r>
        <w:r>
          <w:t>and</w:t>
        </w:r>
        <w:r>
          <w:rPr>
            <w:spacing w:val="19"/>
          </w:rPr>
          <w:t xml:space="preserve"> </w:t>
        </w:r>
        <w:r>
          <w:t>$147,000</w:t>
        </w:r>
        <w:r>
          <w:rPr>
            <w:spacing w:val="24"/>
          </w:rPr>
          <w:t xml:space="preserve"> </w:t>
        </w:r>
        <w:r>
          <w:t>for</w:t>
        </w:r>
        <w:r>
          <w:rPr>
            <w:spacing w:val="21"/>
          </w:rPr>
          <w:t xml:space="preserve"> </w:t>
        </w:r>
        <w:r>
          <w:t>design</w:t>
        </w:r>
        <w:r>
          <w:rPr>
            <w:spacing w:val="27"/>
          </w:rPr>
          <w:t xml:space="preserve"> </w:t>
        </w:r>
        <w:r>
          <w:rPr>
            <w:spacing w:val="-2"/>
          </w:rPr>
          <w:t>fees.</w:t>
        </w:r>
      </w:ins>
    </w:p>
    <w:p w14:paraId="57A97C4C" w14:textId="77777777" w:rsidR="00BC54DB" w:rsidRDefault="00BC54DB">
      <w:pPr>
        <w:pStyle w:val="BodyText"/>
        <w:spacing w:before="10"/>
        <w:rPr>
          <w:ins w:id="1147" w:author="Marks, Brett (DPH)" w:date="2026-09-25T20:07:00Z" w16du:dateUtc="2026-09-26T00:07:00Z"/>
          <w:sz w:val="24"/>
        </w:rPr>
      </w:pPr>
    </w:p>
    <w:p w14:paraId="57A97C4D" w14:textId="77777777" w:rsidR="00BC54DB" w:rsidRDefault="007A751E">
      <w:pPr>
        <w:pStyle w:val="ListParagraph"/>
        <w:numPr>
          <w:ilvl w:val="0"/>
          <w:numId w:val="7"/>
        </w:numPr>
        <w:tabs>
          <w:tab w:val="left" w:pos="1448"/>
        </w:tabs>
        <w:spacing w:line="256" w:lineRule="auto"/>
        <w:ind w:right="490" w:hanging="341"/>
        <w:jc w:val="both"/>
        <w:rPr>
          <w:ins w:id="1148" w:author="Marks, Brett (DPH)" w:date="2026-09-25T20:07:00Z" w16du:dateUtc="2026-09-26T00:07:00Z"/>
          <w:sz w:val="20"/>
        </w:rPr>
      </w:pPr>
      <w:ins w:id="1149" w:author="Marks, Brett (DPH)" w:date="2026-09-25T20:07:00Z" w16du:dateUtc="2026-09-26T00:07:00Z">
        <w:r>
          <w:rPr>
            <w:w w:val="105"/>
            <w:sz w:val="20"/>
          </w:rPr>
          <w:t>BNH is</w:t>
        </w:r>
        <w:r>
          <w:rPr>
            <w:spacing w:val="-2"/>
            <w:w w:val="105"/>
            <w:sz w:val="20"/>
          </w:rPr>
          <w:t xml:space="preserve"> </w:t>
        </w:r>
        <w:r>
          <w:rPr>
            <w:w w:val="105"/>
            <w:sz w:val="20"/>
          </w:rPr>
          <w:t>required to</w:t>
        </w:r>
        <w:r>
          <w:rPr>
            <w:spacing w:val="-2"/>
            <w:w w:val="105"/>
            <w:sz w:val="20"/>
          </w:rPr>
          <w:t xml:space="preserve"> </w:t>
        </w:r>
        <w:r>
          <w:rPr>
            <w:w w:val="105"/>
            <w:sz w:val="20"/>
          </w:rPr>
          <w:t>pay a 5%</w:t>
        </w:r>
        <w:r>
          <w:rPr>
            <w:spacing w:val="-2"/>
            <w:w w:val="105"/>
            <w:sz w:val="20"/>
          </w:rPr>
          <w:t xml:space="preserve"> </w:t>
        </w:r>
        <w:r>
          <w:rPr>
            <w:w w:val="105"/>
            <w:sz w:val="20"/>
          </w:rPr>
          <w:t>fee</w:t>
        </w:r>
        <w:r>
          <w:rPr>
            <w:spacing w:val="-6"/>
            <w:w w:val="105"/>
            <w:sz w:val="20"/>
          </w:rPr>
          <w:t xml:space="preserve"> </w:t>
        </w:r>
        <w:r>
          <w:rPr>
            <w:w w:val="105"/>
            <w:sz w:val="20"/>
          </w:rPr>
          <w:t>to the</w:t>
        </w:r>
        <w:r>
          <w:rPr>
            <w:spacing w:val="-1"/>
            <w:w w:val="105"/>
            <w:sz w:val="20"/>
          </w:rPr>
          <w:t xml:space="preserve"> </w:t>
        </w:r>
        <w:r>
          <w:rPr>
            <w:w w:val="105"/>
            <w:sz w:val="20"/>
          </w:rPr>
          <w:t>Commonwealth</w:t>
        </w:r>
        <w:r>
          <w:rPr>
            <w:spacing w:val="22"/>
            <w:w w:val="105"/>
            <w:sz w:val="20"/>
          </w:rPr>
          <w:t xml:space="preserve"> </w:t>
        </w:r>
        <w:r>
          <w:rPr>
            <w:w w:val="105"/>
            <w:sz w:val="20"/>
          </w:rPr>
          <w:t>of</w:t>
        </w:r>
        <w:r>
          <w:rPr>
            <w:spacing w:val="-3"/>
            <w:w w:val="105"/>
            <w:sz w:val="20"/>
          </w:rPr>
          <w:t xml:space="preserve"> </w:t>
        </w:r>
        <w:r>
          <w:rPr>
            <w:w w:val="105"/>
            <w:sz w:val="20"/>
          </w:rPr>
          <w:t>Massachusetts based on</w:t>
        </w:r>
        <w:r>
          <w:rPr>
            <w:spacing w:val="-2"/>
            <w:w w:val="105"/>
            <w:sz w:val="20"/>
          </w:rPr>
          <w:t xml:space="preserve"> </w:t>
        </w:r>
        <w:r>
          <w:rPr>
            <w:w w:val="105"/>
            <w:sz w:val="20"/>
          </w:rPr>
          <w:t>the</w:t>
        </w:r>
        <w:r>
          <w:rPr>
            <w:spacing w:val="-3"/>
            <w:w w:val="105"/>
            <w:sz w:val="20"/>
          </w:rPr>
          <w:t xml:space="preserve"> </w:t>
        </w:r>
        <w:r>
          <w:rPr>
            <w:w w:val="105"/>
            <w:sz w:val="20"/>
          </w:rPr>
          <w:t>total projected capital costs</w:t>
        </w:r>
        <w:r>
          <w:rPr>
            <w:spacing w:val="-14"/>
            <w:w w:val="105"/>
            <w:sz w:val="20"/>
          </w:rPr>
          <w:t xml:space="preserve"> </w:t>
        </w:r>
        <w:r>
          <w:rPr>
            <w:w w:val="105"/>
            <w:sz w:val="20"/>
          </w:rPr>
          <w:t>of$1,218,286,</w:t>
        </w:r>
        <w:r>
          <w:rPr>
            <w:spacing w:val="-13"/>
            <w:w w:val="105"/>
            <w:sz w:val="20"/>
          </w:rPr>
          <w:t xml:space="preserve"> </w:t>
        </w:r>
        <w:r>
          <w:rPr>
            <w:w w:val="105"/>
            <w:sz w:val="20"/>
          </w:rPr>
          <w:t>which</w:t>
        </w:r>
        <w:r>
          <w:rPr>
            <w:spacing w:val="-13"/>
            <w:w w:val="105"/>
            <w:sz w:val="20"/>
          </w:rPr>
          <w:t xml:space="preserve"> </w:t>
        </w:r>
        <w:r>
          <w:rPr>
            <w:w w:val="105"/>
            <w:sz w:val="20"/>
          </w:rPr>
          <w:t>results</w:t>
        </w:r>
        <w:r>
          <w:rPr>
            <w:spacing w:val="-11"/>
            <w:w w:val="105"/>
            <w:sz w:val="20"/>
          </w:rPr>
          <w:t xml:space="preserve"> </w:t>
        </w:r>
        <w:r>
          <w:rPr>
            <w:w w:val="105"/>
            <w:sz w:val="20"/>
          </w:rPr>
          <w:t>in</w:t>
        </w:r>
        <w:r>
          <w:rPr>
            <w:spacing w:val="-14"/>
            <w:w w:val="105"/>
            <w:sz w:val="20"/>
          </w:rPr>
          <w:t xml:space="preserve"> </w:t>
        </w:r>
        <w:r>
          <w:rPr>
            <w:w w:val="105"/>
            <w:sz w:val="20"/>
          </w:rPr>
          <w:t>a</w:t>
        </w:r>
        <w:r>
          <w:rPr>
            <w:spacing w:val="-13"/>
            <w:w w:val="105"/>
            <w:sz w:val="20"/>
          </w:rPr>
          <w:t xml:space="preserve"> </w:t>
        </w:r>
        <w:r>
          <w:rPr>
            <w:w w:val="105"/>
            <w:sz w:val="20"/>
          </w:rPr>
          <w:t>community</w:t>
        </w:r>
        <w:r>
          <w:rPr>
            <w:spacing w:val="-6"/>
            <w:w w:val="105"/>
            <w:sz w:val="20"/>
          </w:rPr>
          <w:t xml:space="preserve"> </w:t>
        </w:r>
        <w:r>
          <w:rPr>
            <w:w w:val="105"/>
            <w:sz w:val="20"/>
          </w:rPr>
          <w:t>health</w:t>
        </w:r>
        <w:r>
          <w:rPr>
            <w:spacing w:val="-9"/>
            <w:w w:val="105"/>
            <w:sz w:val="20"/>
          </w:rPr>
          <w:t xml:space="preserve"> </w:t>
        </w:r>
        <w:r>
          <w:rPr>
            <w:w w:val="105"/>
            <w:sz w:val="20"/>
          </w:rPr>
          <w:t>initiative</w:t>
        </w:r>
        <w:r>
          <w:rPr>
            <w:spacing w:val="-13"/>
            <w:w w:val="105"/>
            <w:sz w:val="20"/>
          </w:rPr>
          <w:t xml:space="preserve"> </w:t>
        </w:r>
        <w:r>
          <w:rPr>
            <w:w w:val="105"/>
            <w:sz w:val="20"/>
          </w:rPr>
          <w:t>("CHI")</w:t>
        </w:r>
        <w:r>
          <w:rPr>
            <w:spacing w:val="-6"/>
            <w:w w:val="105"/>
            <w:sz w:val="20"/>
          </w:rPr>
          <w:t xml:space="preserve"> </w:t>
        </w:r>
        <w:r>
          <w:rPr>
            <w:w w:val="105"/>
            <w:sz w:val="20"/>
          </w:rPr>
          <w:t>payment</w:t>
        </w:r>
        <w:r>
          <w:rPr>
            <w:spacing w:val="-12"/>
            <w:w w:val="105"/>
            <w:sz w:val="20"/>
          </w:rPr>
          <w:t xml:space="preserve"> </w:t>
        </w:r>
        <w:r>
          <w:rPr>
            <w:w w:val="105"/>
            <w:sz w:val="20"/>
          </w:rPr>
          <w:t>of</w:t>
        </w:r>
        <w:r>
          <w:rPr>
            <w:spacing w:val="-14"/>
            <w:w w:val="105"/>
            <w:sz w:val="20"/>
          </w:rPr>
          <w:t xml:space="preserve"> </w:t>
        </w:r>
        <w:r>
          <w:rPr>
            <w:w w:val="105"/>
            <w:sz w:val="20"/>
          </w:rPr>
          <w:t>approximately</w:t>
        </w:r>
        <w:r>
          <w:rPr>
            <w:spacing w:val="5"/>
            <w:w w:val="105"/>
            <w:sz w:val="20"/>
          </w:rPr>
          <w:t xml:space="preserve"> </w:t>
        </w:r>
        <w:r>
          <w:rPr>
            <w:w w:val="105"/>
            <w:sz w:val="20"/>
          </w:rPr>
          <w:t>$61,000. The fee is included</w:t>
        </w:r>
        <w:r>
          <w:rPr>
            <w:spacing w:val="31"/>
            <w:w w:val="105"/>
            <w:sz w:val="20"/>
          </w:rPr>
          <w:t xml:space="preserve"> </w:t>
        </w:r>
        <w:r>
          <w:rPr>
            <w:w w:val="105"/>
            <w:sz w:val="20"/>
          </w:rPr>
          <w:t>in the cash flow table above.</w:t>
        </w:r>
      </w:ins>
    </w:p>
    <w:p w14:paraId="57A97C4E" w14:textId="77777777" w:rsidR="00BC54DB" w:rsidRDefault="00BC54DB">
      <w:pPr>
        <w:spacing w:line="256" w:lineRule="auto"/>
        <w:jc w:val="both"/>
        <w:rPr>
          <w:ins w:id="1150" w:author="Marks, Brett (DPH)" w:date="2026-09-25T20:07:00Z" w16du:dateUtc="2026-09-26T00:07:00Z"/>
          <w:sz w:val="20"/>
        </w:rPr>
        <w:sectPr w:rsidR="00BC54DB">
          <w:pgSz w:w="12000" w:h="15530"/>
          <w:pgMar w:top="1840" w:right="220" w:bottom="1040" w:left="600" w:header="694" w:footer="756" w:gutter="0"/>
          <w:cols w:space="720"/>
        </w:sectPr>
      </w:pPr>
    </w:p>
    <w:p w14:paraId="57A97C4F" w14:textId="77777777" w:rsidR="00BC54DB" w:rsidRPr="000D101F" w:rsidRDefault="007A751E">
      <w:pPr>
        <w:pStyle w:val="ListParagraph"/>
        <w:numPr>
          <w:ilvl w:val="0"/>
          <w:numId w:val="9"/>
        </w:numPr>
        <w:tabs>
          <w:tab w:val="left" w:pos="739"/>
        </w:tabs>
        <w:spacing w:before="81"/>
        <w:ind w:left="739" w:hanging="338"/>
        <w:jc w:val="left"/>
        <w:rPr>
          <w:ins w:id="1151" w:author="Marks, Brett (DPH)" w:date="2026-09-25T20:07:00Z" w16du:dateUtc="2026-09-26T00:07:00Z"/>
          <w:b/>
          <w:color w:val="313131"/>
          <w:u w:val="single"/>
        </w:rPr>
      </w:pPr>
      <w:bookmarkStart w:id="1152" w:name="_TOC_250000"/>
      <w:bookmarkEnd w:id="1152"/>
      <w:ins w:id="1153" w:author="Marks, Brett (DPH)" w:date="2026-09-25T20:07:00Z" w16du:dateUtc="2026-09-26T00:07:00Z">
        <w:r w:rsidRPr="000D101F">
          <w:rPr>
            <w:b/>
            <w:color w:val="313131"/>
            <w:spacing w:val="-2"/>
            <w:u w:val="single" w:color="313131"/>
          </w:rPr>
          <w:t>Feasibility</w:t>
        </w:r>
      </w:ins>
    </w:p>
    <w:p w14:paraId="57A97C50" w14:textId="77777777" w:rsidR="00BC54DB" w:rsidRDefault="00BC54DB">
      <w:pPr>
        <w:pStyle w:val="BodyText"/>
        <w:spacing w:before="4"/>
        <w:rPr>
          <w:ins w:id="1154" w:author="Marks, Brett (DPH)" w:date="2026-09-25T20:07:00Z" w16du:dateUtc="2026-09-26T00:07:00Z"/>
          <w:b/>
          <w:sz w:val="22"/>
        </w:rPr>
      </w:pPr>
    </w:p>
    <w:p w14:paraId="57A97C51" w14:textId="77777777" w:rsidR="00BC54DB" w:rsidRDefault="007A751E">
      <w:pPr>
        <w:pStyle w:val="BodyText"/>
        <w:spacing w:line="254" w:lineRule="auto"/>
        <w:ind w:left="761" w:right="125"/>
        <w:jc w:val="both"/>
        <w:rPr>
          <w:ins w:id="1155" w:author="Marks, Brett (DPH)" w:date="2026-09-25T20:07:00Z" w16du:dateUtc="2026-09-26T00:07:00Z"/>
        </w:rPr>
      </w:pPr>
      <w:ins w:id="1156" w:author="Marks, Brett (DPH)" w:date="2026-09-25T20:07:00Z" w16du:dateUtc="2026-09-26T00:07:00Z">
        <w:r>
          <w:rPr>
            <w:color w:val="313131"/>
            <w:w w:val="105"/>
          </w:rPr>
          <w:t xml:space="preserve">We </w:t>
        </w:r>
        <w:r>
          <w:rPr>
            <w:color w:val="424242"/>
            <w:w w:val="105"/>
          </w:rPr>
          <w:t xml:space="preserve">analyzed </w:t>
        </w:r>
        <w:r>
          <w:rPr>
            <w:color w:val="313131"/>
            <w:w w:val="105"/>
          </w:rPr>
          <w:t xml:space="preserve">the projected operations, </w:t>
        </w:r>
        <w:r>
          <w:rPr>
            <w:color w:val="424242"/>
            <w:w w:val="105"/>
          </w:rPr>
          <w:t xml:space="preserve">including CT scan volume, </w:t>
        </w:r>
        <w:r>
          <w:rPr>
            <w:color w:val="313131"/>
            <w:w w:val="105"/>
          </w:rPr>
          <w:t xml:space="preserve">revenue and </w:t>
        </w:r>
        <w:r>
          <w:rPr>
            <w:color w:val="424242"/>
            <w:w w:val="105"/>
          </w:rPr>
          <w:t xml:space="preserve">expenses </w:t>
        </w:r>
        <w:r>
          <w:rPr>
            <w:color w:val="313131"/>
            <w:w w:val="105"/>
          </w:rPr>
          <w:t>for BNH prepared by Management.</w:t>
        </w:r>
        <w:r>
          <w:rPr>
            <w:color w:val="313131"/>
            <w:spacing w:val="40"/>
            <w:w w:val="105"/>
          </w:rPr>
          <w:t xml:space="preserve"> </w:t>
        </w:r>
        <w:r>
          <w:rPr>
            <w:color w:val="313131"/>
            <w:w w:val="105"/>
          </w:rPr>
          <w:t xml:space="preserve">In performing our </w:t>
        </w:r>
        <w:r>
          <w:rPr>
            <w:color w:val="424242"/>
            <w:w w:val="105"/>
          </w:rPr>
          <w:t xml:space="preserve">analysis, we </w:t>
        </w:r>
        <w:r>
          <w:rPr>
            <w:color w:val="313131"/>
            <w:w w:val="105"/>
          </w:rPr>
          <w:t xml:space="preserve">considered </w:t>
        </w:r>
        <w:r>
          <w:rPr>
            <w:color w:val="424242"/>
            <w:w w:val="105"/>
          </w:rPr>
          <w:t>mult</w:t>
        </w:r>
        <w:r>
          <w:rPr>
            <w:color w:val="181818"/>
            <w:w w:val="105"/>
          </w:rPr>
          <w:t>i</w:t>
        </w:r>
        <w:r>
          <w:rPr>
            <w:color w:val="424242"/>
            <w:w w:val="105"/>
          </w:rPr>
          <w:t xml:space="preserve">ple </w:t>
        </w:r>
        <w:r>
          <w:rPr>
            <w:color w:val="313131"/>
            <w:w w:val="105"/>
          </w:rPr>
          <w:t xml:space="preserve">sources of info1mation including </w:t>
        </w:r>
        <w:r>
          <w:rPr>
            <w:color w:val="424242"/>
            <w:w w:val="105"/>
          </w:rPr>
          <w:t>histor</w:t>
        </w:r>
        <w:r>
          <w:rPr>
            <w:color w:val="181818"/>
            <w:w w:val="105"/>
          </w:rPr>
          <w:t>ica</w:t>
        </w:r>
        <w:r>
          <w:rPr>
            <w:color w:val="575757"/>
            <w:w w:val="105"/>
          </w:rPr>
          <w:t xml:space="preserve">l </w:t>
        </w:r>
        <w:r>
          <w:rPr>
            <w:color w:val="313131"/>
            <w:w w:val="105"/>
          </w:rPr>
          <w:t xml:space="preserve">and projected financial info1mation </w:t>
        </w:r>
        <w:r>
          <w:rPr>
            <w:color w:val="424242"/>
            <w:w w:val="105"/>
          </w:rPr>
          <w:t>for</w:t>
        </w:r>
        <w:r>
          <w:rPr>
            <w:color w:val="424242"/>
            <w:spacing w:val="-14"/>
            <w:w w:val="105"/>
          </w:rPr>
          <w:t xml:space="preserve"> </w:t>
        </w:r>
        <w:r>
          <w:rPr>
            <w:color w:val="313131"/>
            <w:w w:val="105"/>
          </w:rPr>
          <w:t>BNH</w:t>
        </w:r>
        <w:r>
          <w:rPr>
            <w:color w:val="030303"/>
            <w:w w:val="105"/>
          </w:rPr>
          <w:t>.</w:t>
        </w:r>
        <w:r>
          <w:rPr>
            <w:color w:val="030303"/>
            <w:spacing w:val="33"/>
            <w:w w:val="105"/>
          </w:rPr>
          <w:t xml:space="preserve"> </w:t>
        </w:r>
        <w:r>
          <w:rPr>
            <w:color w:val="313131"/>
            <w:w w:val="105"/>
            <w:sz w:val="22"/>
          </w:rPr>
          <w:t>It</w:t>
        </w:r>
        <w:r>
          <w:rPr>
            <w:color w:val="313131"/>
            <w:spacing w:val="-15"/>
            <w:w w:val="105"/>
            <w:sz w:val="22"/>
          </w:rPr>
          <w:t xml:space="preserve"> </w:t>
        </w:r>
        <w:r>
          <w:rPr>
            <w:color w:val="424242"/>
            <w:w w:val="105"/>
          </w:rPr>
          <w:t>is</w:t>
        </w:r>
        <w:r>
          <w:rPr>
            <w:color w:val="424242"/>
            <w:spacing w:val="-1"/>
            <w:w w:val="105"/>
          </w:rPr>
          <w:t xml:space="preserve"> </w:t>
        </w:r>
        <w:r>
          <w:rPr>
            <w:color w:val="313131"/>
            <w:w w:val="105"/>
          </w:rPr>
          <w:t xml:space="preserve">important </w:t>
        </w:r>
        <w:r>
          <w:rPr>
            <w:color w:val="424242"/>
            <w:w w:val="105"/>
          </w:rPr>
          <w:t>to</w:t>
        </w:r>
        <w:r>
          <w:rPr>
            <w:color w:val="424242"/>
            <w:spacing w:val="-5"/>
            <w:w w:val="105"/>
          </w:rPr>
          <w:t xml:space="preserve"> </w:t>
        </w:r>
        <w:r>
          <w:rPr>
            <w:color w:val="313131"/>
            <w:w w:val="105"/>
          </w:rPr>
          <w:t>note</w:t>
        </w:r>
        <w:r>
          <w:rPr>
            <w:color w:val="313131"/>
            <w:spacing w:val="-12"/>
            <w:w w:val="105"/>
          </w:rPr>
          <w:t xml:space="preserve"> </w:t>
        </w:r>
        <w:r>
          <w:rPr>
            <w:color w:val="181818"/>
            <w:w w:val="105"/>
          </w:rPr>
          <w:t>t</w:t>
        </w:r>
        <w:r>
          <w:rPr>
            <w:color w:val="424242"/>
            <w:w w:val="105"/>
          </w:rPr>
          <w:t xml:space="preserve">hat </w:t>
        </w:r>
        <w:r>
          <w:rPr>
            <w:color w:val="313131"/>
            <w:w w:val="105"/>
          </w:rPr>
          <w:t>the</w:t>
        </w:r>
        <w:r>
          <w:rPr>
            <w:color w:val="313131"/>
            <w:spacing w:val="-10"/>
            <w:w w:val="105"/>
          </w:rPr>
          <w:t xml:space="preserve"> </w:t>
        </w:r>
        <w:r>
          <w:rPr>
            <w:color w:val="313131"/>
            <w:w w:val="105"/>
          </w:rPr>
          <w:t>projections</w:t>
        </w:r>
        <w:r>
          <w:rPr>
            <w:color w:val="313131"/>
            <w:spacing w:val="-3"/>
            <w:w w:val="105"/>
          </w:rPr>
          <w:t xml:space="preserve"> </w:t>
        </w:r>
        <w:r>
          <w:rPr>
            <w:color w:val="424242"/>
            <w:w w:val="105"/>
          </w:rPr>
          <w:t>do</w:t>
        </w:r>
        <w:r>
          <w:rPr>
            <w:color w:val="424242"/>
            <w:spacing w:val="-4"/>
            <w:w w:val="105"/>
          </w:rPr>
          <w:t xml:space="preserve"> </w:t>
        </w:r>
        <w:r>
          <w:rPr>
            <w:color w:val="424242"/>
            <w:w w:val="105"/>
          </w:rPr>
          <w:t>not</w:t>
        </w:r>
        <w:r>
          <w:rPr>
            <w:color w:val="424242"/>
            <w:spacing w:val="-11"/>
            <w:w w:val="105"/>
          </w:rPr>
          <w:t xml:space="preserve"> </w:t>
        </w:r>
        <w:r>
          <w:rPr>
            <w:color w:val="313131"/>
            <w:w w:val="105"/>
          </w:rPr>
          <w:t>account</w:t>
        </w:r>
        <w:r>
          <w:rPr>
            <w:color w:val="313131"/>
            <w:spacing w:val="-12"/>
            <w:w w:val="105"/>
          </w:rPr>
          <w:t xml:space="preserve"> </w:t>
        </w:r>
        <w:r>
          <w:rPr>
            <w:color w:val="424242"/>
            <w:w w:val="105"/>
          </w:rPr>
          <w:t>for</w:t>
        </w:r>
        <w:r>
          <w:rPr>
            <w:color w:val="424242"/>
            <w:spacing w:val="-11"/>
            <w:w w:val="105"/>
          </w:rPr>
          <w:t xml:space="preserve"> </w:t>
        </w:r>
        <w:r>
          <w:rPr>
            <w:color w:val="313131"/>
            <w:w w:val="105"/>
          </w:rPr>
          <w:t>any</w:t>
        </w:r>
        <w:r>
          <w:rPr>
            <w:color w:val="313131"/>
            <w:spacing w:val="-3"/>
            <w:w w:val="105"/>
          </w:rPr>
          <w:t xml:space="preserve"> </w:t>
        </w:r>
        <w:r>
          <w:rPr>
            <w:color w:val="313131"/>
            <w:w w:val="105"/>
          </w:rPr>
          <w:t xml:space="preserve">anticipated changes </w:t>
        </w:r>
        <w:r>
          <w:rPr>
            <w:color w:val="424242"/>
            <w:w w:val="105"/>
          </w:rPr>
          <w:t xml:space="preserve">in accounting </w:t>
        </w:r>
        <w:r>
          <w:rPr>
            <w:color w:val="313131"/>
            <w:w w:val="105"/>
          </w:rPr>
          <w:t xml:space="preserve">and </w:t>
        </w:r>
        <w:r>
          <w:rPr>
            <w:color w:val="424242"/>
            <w:w w:val="105"/>
          </w:rPr>
          <w:t>regulato1y standards</w:t>
        </w:r>
        <w:r>
          <w:rPr>
            <w:color w:val="030303"/>
            <w:w w:val="105"/>
          </w:rPr>
          <w:t>.</w:t>
        </w:r>
        <w:r>
          <w:rPr>
            <w:color w:val="030303"/>
            <w:spacing w:val="40"/>
            <w:w w:val="105"/>
          </w:rPr>
          <w:t xml:space="preserve"> </w:t>
        </w:r>
        <w:r>
          <w:rPr>
            <w:color w:val="575757"/>
            <w:w w:val="105"/>
          </w:rPr>
          <w:t xml:space="preserve">These </w:t>
        </w:r>
        <w:r>
          <w:rPr>
            <w:color w:val="313131"/>
            <w:w w:val="105"/>
          </w:rPr>
          <w:t xml:space="preserve">standards, </w:t>
        </w:r>
        <w:r>
          <w:rPr>
            <w:color w:val="424242"/>
            <w:w w:val="105"/>
          </w:rPr>
          <w:t xml:space="preserve">which may </w:t>
        </w:r>
        <w:r>
          <w:rPr>
            <w:color w:val="313131"/>
            <w:w w:val="105"/>
          </w:rPr>
          <w:t xml:space="preserve">have a </w:t>
        </w:r>
        <w:r>
          <w:rPr>
            <w:color w:val="424242"/>
            <w:w w:val="105"/>
          </w:rPr>
          <w:t>materia</w:t>
        </w:r>
        <w:r>
          <w:rPr>
            <w:color w:val="181818"/>
            <w:w w:val="105"/>
          </w:rPr>
          <w:t xml:space="preserve">l </w:t>
        </w:r>
        <w:r>
          <w:rPr>
            <w:color w:val="313131"/>
            <w:w w:val="105"/>
          </w:rPr>
          <w:t xml:space="preserve">impact </w:t>
        </w:r>
        <w:r>
          <w:rPr>
            <w:color w:val="424242"/>
            <w:w w:val="105"/>
          </w:rPr>
          <w:t xml:space="preserve">on individual future </w:t>
        </w:r>
        <w:r>
          <w:rPr>
            <w:color w:val="313131"/>
            <w:w w:val="105"/>
          </w:rPr>
          <w:t>years, are</w:t>
        </w:r>
        <w:r>
          <w:rPr>
            <w:color w:val="313131"/>
            <w:spacing w:val="-11"/>
            <w:w w:val="105"/>
          </w:rPr>
          <w:t xml:space="preserve"> </w:t>
        </w:r>
        <w:r>
          <w:rPr>
            <w:color w:val="313131"/>
            <w:w w:val="105"/>
          </w:rPr>
          <w:t>not</w:t>
        </w:r>
        <w:r>
          <w:rPr>
            <w:color w:val="313131"/>
            <w:spacing w:val="-10"/>
            <w:w w:val="105"/>
          </w:rPr>
          <w:t xml:space="preserve"> </w:t>
        </w:r>
        <w:r>
          <w:rPr>
            <w:color w:val="313131"/>
            <w:w w:val="105"/>
          </w:rPr>
          <w:t>anticipated</w:t>
        </w:r>
        <w:r>
          <w:rPr>
            <w:color w:val="313131"/>
            <w:spacing w:val="38"/>
            <w:w w:val="105"/>
          </w:rPr>
          <w:t xml:space="preserve"> </w:t>
        </w:r>
        <w:r>
          <w:rPr>
            <w:color w:val="424242"/>
            <w:w w:val="105"/>
          </w:rPr>
          <w:t>to have</w:t>
        </w:r>
        <w:r>
          <w:rPr>
            <w:color w:val="424242"/>
            <w:spacing w:val="-2"/>
            <w:w w:val="105"/>
          </w:rPr>
          <w:t xml:space="preserve"> </w:t>
        </w:r>
        <w:r>
          <w:rPr>
            <w:color w:val="313131"/>
            <w:w w:val="105"/>
          </w:rPr>
          <w:t xml:space="preserve">a material </w:t>
        </w:r>
        <w:r>
          <w:rPr>
            <w:color w:val="424242"/>
            <w:w w:val="105"/>
          </w:rPr>
          <w:t xml:space="preserve">impact </w:t>
        </w:r>
        <w:r>
          <w:rPr>
            <w:color w:val="313131"/>
            <w:w w:val="105"/>
          </w:rPr>
          <w:t xml:space="preserve">on </w:t>
        </w:r>
        <w:r>
          <w:rPr>
            <w:color w:val="424242"/>
            <w:w w:val="105"/>
          </w:rPr>
          <w:t>the</w:t>
        </w:r>
        <w:r>
          <w:rPr>
            <w:color w:val="424242"/>
            <w:spacing w:val="-6"/>
            <w:w w:val="105"/>
          </w:rPr>
          <w:t xml:space="preserve"> </w:t>
        </w:r>
        <w:r>
          <w:rPr>
            <w:color w:val="313131"/>
            <w:w w:val="105"/>
          </w:rPr>
          <w:t>aggregate projections.</w:t>
        </w:r>
      </w:ins>
    </w:p>
    <w:p w14:paraId="57A97C52" w14:textId="77777777" w:rsidR="00BC54DB" w:rsidRDefault="00BC54DB">
      <w:pPr>
        <w:pStyle w:val="BodyText"/>
        <w:spacing w:before="9"/>
        <w:rPr>
          <w:ins w:id="1157" w:author="Marks, Brett (DPH)" w:date="2026-09-25T20:07:00Z" w16du:dateUtc="2026-09-26T00:07:00Z"/>
          <w:sz w:val="21"/>
        </w:rPr>
      </w:pPr>
    </w:p>
    <w:p w14:paraId="57A97C53" w14:textId="77777777" w:rsidR="00BC54DB" w:rsidRDefault="007A751E" w:rsidP="000D101F">
      <w:pPr>
        <w:pStyle w:val="BodyText"/>
        <w:spacing w:line="259" w:lineRule="auto"/>
        <w:ind w:left="783" w:right="100" w:hanging="2"/>
        <w:jc w:val="both"/>
        <w:rPr>
          <w:ins w:id="1158" w:author="Marks, Brett (DPH)" w:date="2026-09-25T20:07:00Z" w16du:dateUtc="2026-09-26T00:07:00Z"/>
        </w:rPr>
      </w:pPr>
      <w:ins w:id="1159" w:author="Marks, Brett (DPH)" w:date="2026-09-25T20:07:00Z" w16du:dateUtc="2026-09-26T00:07:00Z">
        <w:r>
          <w:rPr>
            <w:color w:val="313131"/>
            <w:w w:val="105"/>
          </w:rPr>
          <w:t>We</w:t>
        </w:r>
        <w:r>
          <w:rPr>
            <w:color w:val="313131"/>
            <w:spacing w:val="-14"/>
            <w:w w:val="105"/>
          </w:rPr>
          <w:t xml:space="preserve"> </w:t>
        </w:r>
        <w:r>
          <w:rPr>
            <w:color w:val="313131"/>
            <w:w w:val="105"/>
          </w:rPr>
          <w:t>determined</w:t>
        </w:r>
        <w:r>
          <w:rPr>
            <w:color w:val="313131"/>
            <w:spacing w:val="22"/>
            <w:w w:val="105"/>
          </w:rPr>
          <w:t xml:space="preserve"> </w:t>
        </w:r>
        <w:r>
          <w:rPr>
            <w:color w:val="424242"/>
            <w:w w:val="105"/>
          </w:rPr>
          <w:t xml:space="preserve">that </w:t>
        </w:r>
        <w:r>
          <w:rPr>
            <w:color w:val="313131"/>
            <w:w w:val="105"/>
          </w:rPr>
          <w:t>the</w:t>
        </w:r>
        <w:r>
          <w:rPr>
            <w:color w:val="313131"/>
            <w:spacing w:val="-6"/>
            <w:w w:val="105"/>
          </w:rPr>
          <w:t xml:space="preserve"> </w:t>
        </w:r>
        <w:r>
          <w:rPr>
            <w:color w:val="313131"/>
            <w:w w:val="105"/>
          </w:rPr>
          <w:t xml:space="preserve">projections </w:t>
        </w:r>
        <w:r>
          <w:rPr>
            <w:color w:val="424242"/>
            <w:w w:val="105"/>
          </w:rPr>
          <w:t>were</w:t>
        </w:r>
        <w:r>
          <w:rPr>
            <w:color w:val="424242"/>
            <w:spacing w:val="-14"/>
            <w:w w:val="105"/>
          </w:rPr>
          <w:t xml:space="preserve"> </w:t>
        </w:r>
        <w:r>
          <w:rPr>
            <w:color w:val="424242"/>
            <w:w w:val="105"/>
          </w:rPr>
          <w:t xml:space="preserve">not </w:t>
        </w:r>
        <w:r>
          <w:rPr>
            <w:color w:val="313131"/>
            <w:w w:val="105"/>
          </w:rPr>
          <w:t xml:space="preserve">likely </w:t>
        </w:r>
        <w:r>
          <w:rPr>
            <w:color w:val="424242"/>
            <w:w w:val="105"/>
          </w:rPr>
          <w:t xml:space="preserve">to </w:t>
        </w:r>
        <w:r>
          <w:rPr>
            <w:color w:val="313131"/>
            <w:w w:val="105"/>
          </w:rPr>
          <w:t>result</w:t>
        </w:r>
        <w:r>
          <w:rPr>
            <w:color w:val="313131"/>
            <w:spacing w:val="-2"/>
            <w:w w:val="105"/>
          </w:rPr>
          <w:t xml:space="preserve"> </w:t>
        </w:r>
        <w:r>
          <w:rPr>
            <w:color w:val="313131"/>
            <w:w w:val="105"/>
          </w:rPr>
          <w:t>in insufficient</w:t>
        </w:r>
        <w:r>
          <w:rPr>
            <w:color w:val="313131"/>
            <w:spacing w:val="-3"/>
            <w:w w:val="105"/>
          </w:rPr>
          <w:t xml:space="preserve"> </w:t>
        </w:r>
        <w:r>
          <w:rPr>
            <w:color w:val="424242"/>
            <w:w w:val="105"/>
          </w:rPr>
          <w:t>funds ava</w:t>
        </w:r>
        <w:r>
          <w:rPr>
            <w:color w:val="181818"/>
            <w:w w:val="105"/>
          </w:rPr>
          <w:t>ilabl</w:t>
        </w:r>
        <w:r>
          <w:rPr>
            <w:color w:val="424242"/>
            <w:w w:val="105"/>
          </w:rPr>
          <w:t>e for</w:t>
        </w:r>
        <w:r>
          <w:rPr>
            <w:color w:val="424242"/>
            <w:spacing w:val="-7"/>
            <w:w w:val="105"/>
          </w:rPr>
          <w:t xml:space="preserve"> </w:t>
        </w:r>
        <w:r>
          <w:rPr>
            <w:color w:val="424242"/>
            <w:w w:val="105"/>
          </w:rPr>
          <w:t>ongoing</w:t>
        </w:r>
        <w:r>
          <w:rPr>
            <w:color w:val="424242"/>
            <w:spacing w:val="-4"/>
            <w:w w:val="105"/>
          </w:rPr>
          <w:t xml:space="preserve"> </w:t>
        </w:r>
        <w:r>
          <w:rPr>
            <w:color w:val="424242"/>
            <w:w w:val="105"/>
          </w:rPr>
          <w:t>operating</w:t>
        </w:r>
        <w:r>
          <w:rPr>
            <w:color w:val="424242"/>
            <w:spacing w:val="-6"/>
            <w:w w:val="105"/>
          </w:rPr>
          <w:t xml:space="preserve"> </w:t>
        </w:r>
        <w:r>
          <w:rPr>
            <w:color w:val="424242"/>
            <w:w w:val="105"/>
          </w:rPr>
          <w:t xml:space="preserve">costs </w:t>
        </w:r>
        <w:r>
          <w:rPr>
            <w:color w:val="313131"/>
            <w:w w:val="105"/>
          </w:rPr>
          <w:t xml:space="preserve">necessary to </w:t>
        </w:r>
        <w:r>
          <w:rPr>
            <w:color w:val="424242"/>
            <w:w w:val="105"/>
          </w:rPr>
          <w:t xml:space="preserve">support the </w:t>
        </w:r>
        <w:r>
          <w:rPr>
            <w:color w:val="313131"/>
            <w:w w:val="105"/>
          </w:rPr>
          <w:t>proposed Project.</w:t>
        </w:r>
        <w:r>
          <w:rPr>
            <w:color w:val="313131"/>
            <w:spacing w:val="40"/>
            <w:w w:val="105"/>
          </w:rPr>
          <w:t xml:space="preserve"> </w:t>
        </w:r>
        <w:r>
          <w:rPr>
            <w:color w:val="313131"/>
            <w:w w:val="105"/>
          </w:rPr>
          <w:t xml:space="preserve">Based upon </w:t>
        </w:r>
        <w:r>
          <w:rPr>
            <w:color w:val="424242"/>
            <w:w w:val="105"/>
          </w:rPr>
          <w:t>our rev</w:t>
        </w:r>
        <w:r>
          <w:rPr>
            <w:color w:val="181818"/>
            <w:w w:val="105"/>
          </w:rPr>
          <w:t>ie</w:t>
        </w:r>
        <w:r>
          <w:rPr>
            <w:color w:val="424242"/>
            <w:w w:val="105"/>
          </w:rPr>
          <w:t xml:space="preserve">w </w:t>
        </w:r>
        <w:r>
          <w:rPr>
            <w:color w:val="313131"/>
            <w:w w:val="105"/>
          </w:rPr>
          <w:t xml:space="preserve">of </w:t>
        </w:r>
        <w:r>
          <w:rPr>
            <w:color w:val="424242"/>
            <w:w w:val="105"/>
          </w:rPr>
          <w:t>the projections and re</w:t>
        </w:r>
        <w:r>
          <w:rPr>
            <w:color w:val="181818"/>
            <w:w w:val="105"/>
          </w:rPr>
          <w:t>le</w:t>
        </w:r>
        <w:r>
          <w:rPr>
            <w:color w:val="424242"/>
            <w:w w:val="105"/>
          </w:rPr>
          <w:t xml:space="preserve">vant supporting </w:t>
        </w:r>
        <w:r>
          <w:rPr>
            <w:color w:val="313131"/>
            <w:w w:val="105"/>
          </w:rPr>
          <w:t>documentation,</w:t>
        </w:r>
        <w:r>
          <w:rPr>
            <w:color w:val="313131"/>
            <w:spacing w:val="-14"/>
            <w:w w:val="105"/>
          </w:rPr>
          <w:t xml:space="preserve"> </w:t>
        </w:r>
        <w:r>
          <w:rPr>
            <w:color w:val="424242"/>
            <w:w w:val="105"/>
          </w:rPr>
          <w:t>we</w:t>
        </w:r>
        <w:r>
          <w:rPr>
            <w:color w:val="424242"/>
            <w:spacing w:val="-13"/>
            <w:w w:val="105"/>
          </w:rPr>
          <w:t xml:space="preserve"> </w:t>
        </w:r>
        <w:r>
          <w:rPr>
            <w:color w:val="313131"/>
            <w:w w:val="105"/>
          </w:rPr>
          <w:t>dete1mined</w:t>
        </w:r>
        <w:r>
          <w:rPr>
            <w:color w:val="313131"/>
            <w:spacing w:val="15"/>
            <w:w w:val="105"/>
          </w:rPr>
          <w:t xml:space="preserve"> </w:t>
        </w:r>
        <w:r>
          <w:rPr>
            <w:color w:val="313131"/>
            <w:w w:val="105"/>
          </w:rPr>
          <w:t>the</w:t>
        </w:r>
        <w:r>
          <w:rPr>
            <w:color w:val="313131"/>
            <w:spacing w:val="-10"/>
            <w:w w:val="105"/>
          </w:rPr>
          <w:t xml:space="preserve"> </w:t>
        </w:r>
        <w:r>
          <w:rPr>
            <w:color w:val="424242"/>
            <w:w w:val="105"/>
          </w:rPr>
          <w:t>Project</w:t>
        </w:r>
        <w:r>
          <w:rPr>
            <w:color w:val="424242"/>
            <w:spacing w:val="-4"/>
            <w:w w:val="105"/>
          </w:rPr>
          <w:t xml:space="preserve"> </w:t>
        </w:r>
        <w:r>
          <w:rPr>
            <w:color w:val="424242"/>
            <w:w w:val="105"/>
          </w:rPr>
          <w:t xml:space="preserve">and </w:t>
        </w:r>
        <w:r>
          <w:rPr>
            <w:color w:val="313131"/>
            <w:w w:val="105"/>
          </w:rPr>
          <w:t xml:space="preserve">its </w:t>
        </w:r>
        <w:r>
          <w:rPr>
            <w:color w:val="424242"/>
            <w:w w:val="105"/>
          </w:rPr>
          <w:t>projected operating</w:t>
        </w:r>
        <w:r>
          <w:rPr>
            <w:color w:val="424242"/>
            <w:spacing w:val="-1"/>
            <w:w w:val="105"/>
          </w:rPr>
          <w:t xml:space="preserve"> </w:t>
        </w:r>
        <w:r>
          <w:rPr>
            <w:color w:val="313131"/>
            <w:w w:val="105"/>
          </w:rPr>
          <w:t>revenue,</w:t>
        </w:r>
        <w:r>
          <w:rPr>
            <w:color w:val="313131"/>
            <w:spacing w:val="-8"/>
            <w:w w:val="105"/>
          </w:rPr>
          <w:t xml:space="preserve"> </w:t>
        </w:r>
        <w:r>
          <w:rPr>
            <w:color w:val="313131"/>
            <w:w w:val="105"/>
          </w:rPr>
          <w:t xml:space="preserve">expenses and </w:t>
        </w:r>
        <w:r>
          <w:rPr>
            <w:color w:val="424242"/>
            <w:w w:val="105"/>
          </w:rPr>
          <w:t>cash</w:t>
        </w:r>
        <w:r>
          <w:rPr>
            <w:color w:val="424242"/>
            <w:spacing w:val="-14"/>
            <w:w w:val="105"/>
          </w:rPr>
          <w:t xml:space="preserve"> </w:t>
        </w:r>
        <w:r>
          <w:rPr>
            <w:color w:val="313131"/>
            <w:w w:val="105"/>
          </w:rPr>
          <w:t>flow</w:t>
        </w:r>
        <w:r>
          <w:rPr>
            <w:color w:val="313131"/>
            <w:spacing w:val="-6"/>
            <w:w w:val="105"/>
          </w:rPr>
          <w:t xml:space="preserve"> </w:t>
        </w:r>
        <w:r>
          <w:rPr>
            <w:color w:val="313131"/>
            <w:w w:val="105"/>
          </w:rPr>
          <w:t>are reasonable and based upon</w:t>
        </w:r>
        <w:r>
          <w:rPr>
            <w:color w:val="313131"/>
            <w:spacing w:val="-6"/>
            <w:w w:val="105"/>
          </w:rPr>
          <w:t xml:space="preserve"> </w:t>
        </w:r>
        <w:r>
          <w:rPr>
            <w:color w:val="313131"/>
            <w:w w:val="105"/>
          </w:rPr>
          <w:t>feasible</w:t>
        </w:r>
        <w:r>
          <w:rPr>
            <w:color w:val="313131"/>
            <w:spacing w:val="-7"/>
            <w:w w:val="105"/>
          </w:rPr>
          <w:t xml:space="preserve"> </w:t>
        </w:r>
        <w:r>
          <w:rPr>
            <w:color w:val="313131"/>
            <w:w w:val="105"/>
          </w:rPr>
          <w:t>financial</w:t>
        </w:r>
        <w:r>
          <w:rPr>
            <w:color w:val="313131"/>
            <w:spacing w:val="-4"/>
            <w:w w:val="105"/>
          </w:rPr>
          <w:t xml:space="preserve"> </w:t>
        </w:r>
        <w:r>
          <w:rPr>
            <w:color w:val="313131"/>
            <w:w w:val="105"/>
          </w:rPr>
          <w:t>assumptions.</w:t>
        </w:r>
        <w:r>
          <w:rPr>
            <w:color w:val="313131"/>
            <w:spacing w:val="40"/>
            <w:w w:val="105"/>
          </w:rPr>
          <w:t xml:space="preserve"> </w:t>
        </w:r>
        <w:r>
          <w:rPr>
            <w:color w:val="424242"/>
            <w:w w:val="105"/>
          </w:rPr>
          <w:t>Therefore,</w:t>
        </w:r>
        <w:r>
          <w:rPr>
            <w:color w:val="424242"/>
            <w:spacing w:val="-9"/>
            <w:w w:val="105"/>
          </w:rPr>
          <w:t xml:space="preserve"> </w:t>
        </w:r>
        <w:r>
          <w:rPr>
            <w:color w:val="313131"/>
            <w:w w:val="105"/>
          </w:rPr>
          <w:t xml:space="preserve">the </w:t>
        </w:r>
        <w:r>
          <w:rPr>
            <w:color w:val="424242"/>
            <w:w w:val="105"/>
          </w:rPr>
          <w:t>addi</w:t>
        </w:r>
        <w:r>
          <w:rPr>
            <w:color w:val="181818"/>
            <w:w w:val="105"/>
          </w:rPr>
          <w:t>tion</w:t>
        </w:r>
        <w:r>
          <w:rPr>
            <w:color w:val="181818"/>
            <w:spacing w:val="-9"/>
            <w:w w:val="105"/>
          </w:rPr>
          <w:t xml:space="preserve"> </w:t>
        </w:r>
        <w:r>
          <w:rPr>
            <w:color w:val="313131"/>
            <w:w w:val="105"/>
          </w:rPr>
          <w:t>of a second CT</w:t>
        </w:r>
        <w:r>
          <w:rPr>
            <w:color w:val="313131"/>
            <w:spacing w:val="-14"/>
            <w:w w:val="105"/>
          </w:rPr>
          <w:t xml:space="preserve"> </w:t>
        </w:r>
        <w:r>
          <w:rPr>
            <w:color w:val="313131"/>
            <w:w w:val="105"/>
          </w:rPr>
          <w:t>scanner</w:t>
        </w:r>
        <w:r>
          <w:rPr>
            <w:color w:val="313131"/>
            <w:spacing w:val="-8"/>
            <w:w w:val="105"/>
          </w:rPr>
          <w:t xml:space="preserve"> </w:t>
        </w:r>
        <w:r>
          <w:rPr>
            <w:color w:val="313131"/>
            <w:w w:val="105"/>
          </w:rPr>
          <w:t>at</w:t>
        </w:r>
        <w:r>
          <w:rPr>
            <w:color w:val="313131"/>
            <w:spacing w:val="-4"/>
            <w:w w:val="105"/>
          </w:rPr>
          <w:t xml:space="preserve"> </w:t>
        </w:r>
        <w:r>
          <w:rPr>
            <w:color w:val="313131"/>
            <w:w w:val="105"/>
          </w:rPr>
          <w:t>BNH</w:t>
        </w:r>
        <w:r>
          <w:rPr>
            <w:color w:val="313131"/>
            <w:spacing w:val="-10"/>
            <w:w w:val="105"/>
          </w:rPr>
          <w:t xml:space="preserve"> </w:t>
        </w:r>
        <w:r>
          <w:rPr>
            <w:color w:val="313131"/>
            <w:w w:val="105"/>
          </w:rPr>
          <w:t xml:space="preserve">and </w:t>
        </w:r>
        <w:r>
          <w:rPr>
            <w:color w:val="424242"/>
            <w:w w:val="105"/>
          </w:rPr>
          <w:t>the</w:t>
        </w:r>
        <w:r>
          <w:rPr>
            <w:color w:val="424242"/>
            <w:spacing w:val="-13"/>
            <w:w w:val="105"/>
          </w:rPr>
          <w:t xml:space="preserve"> </w:t>
        </w:r>
        <w:r>
          <w:rPr>
            <w:color w:val="313131"/>
            <w:w w:val="105"/>
          </w:rPr>
          <w:t xml:space="preserve">capital </w:t>
        </w:r>
        <w:r>
          <w:rPr>
            <w:color w:val="424242"/>
            <w:w w:val="105"/>
          </w:rPr>
          <w:t xml:space="preserve">needs associated with </w:t>
        </w:r>
        <w:r>
          <w:rPr>
            <w:color w:val="313131"/>
            <w:w w:val="105"/>
          </w:rPr>
          <w:t>this</w:t>
        </w:r>
        <w:r>
          <w:rPr>
            <w:color w:val="313131"/>
            <w:spacing w:val="-7"/>
            <w:w w:val="105"/>
          </w:rPr>
          <w:t xml:space="preserve"> </w:t>
        </w:r>
        <w:r>
          <w:rPr>
            <w:color w:val="424242"/>
            <w:w w:val="105"/>
          </w:rPr>
          <w:t xml:space="preserve">service </w:t>
        </w:r>
        <w:r>
          <w:rPr>
            <w:color w:val="313131"/>
            <w:w w:val="105"/>
          </w:rPr>
          <w:t>is</w:t>
        </w:r>
        <w:r>
          <w:rPr>
            <w:color w:val="313131"/>
            <w:spacing w:val="-10"/>
            <w:w w:val="105"/>
          </w:rPr>
          <w:t xml:space="preserve"> </w:t>
        </w:r>
        <w:r>
          <w:rPr>
            <w:color w:val="424242"/>
            <w:w w:val="105"/>
          </w:rPr>
          <w:t>financially feasible</w:t>
        </w:r>
        <w:r>
          <w:rPr>
            <w:color w:val="424242"/>
            <w:spacing w:val="-10"/>
            <w:w w:val="105"/>
          </w:rPr>
          <w:t xml:space="preserve"> </w:t>
        </w:r>
        <w:r>
          <w:rPr>
            <w:color w:val="424242"/>
            <w:w w:val="105"/>
          </w:rPr>
          <w:t xml:space="preserve">and within the financial capability </w:t>
        </w:r>
        <w:r>
          <w:rPr>
            <w:color w:val="313131"/>
            <w:w w:val="105"/>
          </w:rPr>
          <w:t>of</w:t>
        </w:r>
        <w:r>
          <w:rPr>
            <w:color w:val="313131"/>
            <w:spacing w:val="-4"/>
            <w:w w:val="105"/>
          </w:rPr>
          <w:t xml:space="preserve"> </w:t>
        </w:r>
        <w:r>
          <w:rPr>
            <w:color w:val="313131"/>
            <w:w w:val="105"/>
          </w:rPr>
          <w:t>Baystate.</w:t>
        </w:r>
      </w:ins>
    </w:p>
    <w:p w14:paraId="57A97C54" w14:textId="63FD9B79" w:rsidR="00BC54DB" w:rsidRPr="000D101F" w:rsidRDefault="00BC54DB" w:rsidP="000D101F">
      <w:pPr>
        <w:pStyle w:val="BodyText"/>
        <w:spacing w:before="2"/>
        <w:ind w:left="783"/>
        <w:rPr>
          <w:ins w:id="1160" w:author="Marks, Brett (DPH)" w:date="2026-09-25T20:07:00Z" w16du:dateUtc="2026-09-26T00:07:00Z"/>
          <w:color w:val="313131"/>
          <w:w w:val="105"/>
        </w:rPr>
      </w:pPr>
    </w:p>
    <w:p w14:paraId="57A97C55" w14:textId="1EC32834" w:rsidR="00BC54DB" w:rsidRPr="000D101F" w:rsidRDefault="000D101F" w:rsidP="000D101F">
      <w:pPr>
        <w:pStyle w:val="BodyText"/>
        <w:spacing w:before="8"/>
        <w:ind w:left="450"/>
        <w:rPr>
          <w:ins w:id="1161" w:author="Marks, Brett (DPH)" w:date="2026-09-25T20:07:00Z" w16du:dateUtc="2026-09-26T00:07:00Z"/>
          <w:color w:val="313131"/>
          <w:w w:val="105"/>
        </w:rPr>
      </w:pPr>
      <w:ins w:id="1162" w:author="Marks, Brett (DPH)" w:date="2026-09-25T20:07:00Z" w16du:dateUtc="2026-09-26T00:07:00Z">
        <w:r w:rsidRPr="000D101F">
          <w:rPr>
            <w:color w:val="313131"/>
            <w:w w:val="105"/>
          </w:rPr>
          <w:t>[signature on file]</w:t>
        </w:r>
      </w:ins>
    </w:p>
    <w:p w14:paraId="3FEA15F4" w14:textId="77777777" w:rsidR="000D101F" w:rsidRPr="000D101F" w:rsidRDefault="000D101F">
      <w:pPr>
        <w:pStyle w:val="BodyText"/>
        <w:spacing w:before="8"/>
        <w:rPr>
          <w:ins w:id="1163" w:author="Marks, Brett (DPH)" w:date="2026-09-25T20:07:00Z" w16du:dateUtc="2026-09-26T00:07:00Z"/>
          <w:color w:val="313131"/>
          <w:w w:val="105"/>
        </w:rPr>
      </w:pPr>
    </w:p>
    <w:p w14:paraId="6FAAEFEE" w14:textId="77777777" w:rsidR="002B4A75" w:rsidRDefault="007A751E">
      <w:pPr>
        <w:jc w:val="center"/>
        <w:rPr>
          <w:del w:id="1164" w:author="Marks, Brett (DPH)" w:date="2026-09-25T20:07:00Z" w16du:dateUtc="2026-09-26T00:07:00Z"/>
          <w:rFonts w:ascii="Arial" w:eastAsia="Arial" w:hAnsi="Arial" w:cs="Arial"/>
          <w:sz w:val="20"/>
          <w:szCs w:val="20"/>
        </w:rPr>
        <w:sectPr w:rsidR="002B4A75">
          <w:footerReference w:type="default" r:id="rId14"/>
          <w:pgSz w:w="12240" w:h="15840"/>
          <w:pgMar w:top="660" w:right="620" w:bottom="1200" w:left="500" w:header="720" w:footer="1017" w:gutter="0"/>
          <w:pgNumType w:start="1"/>
          <w:cols w:space="720"/>
        </w:sectPr>
      </w:pPr>
      <w:ins w:id="1165" w:author="Marks, Brett (DPH)" w:date="2026-09-25T20:07:00Z" w16du:dateUtc="2026-09-26T00:07:00Z">
        <w:r w:rsidRPr="000D101F">
          <w:rPr>
            <w:color w:val="313131"/>
            <w:w w:val="105"/>
          </w:rPr>
          <w:t xml:space="preserve">Holyoke, </w:t>
        </w:r>
        <w:r>
          <w:rPr>
            <w:color w:val="313131"/>
            <w:w w:val="105"/>
          </w:rPr>
          <w:t xml:space="preserve">Massachusetts October </w:t>
        </w:r>
        <w:r>
          <w:rPr>
            <w:color w:val="424242"/>
            <w:w w:val="105"/>
          </w:rPr>
          <w:t xml:space="preserve">25, </w:t>
        </w:r>
        <w:r>
          <w:rPr>
            <w:color w:val="313131"/>
            <w:w w:val="105"/>
          </w:rPr>
          <w:t>2022</w:t>
        </w:r>
      </w:ins>
    </w:p>
    <w:p w14:paraId="0BC380E4" w14:textId="77777777" w:rsidR="002B4A75" w:rsidRDefault="002B4A75">
      <w:pPr>
        <w:spacing w:before="4"/>
        <w:rPr>
          <w:del w:id="1166" w:author="Marks, Brett (DPH)" w:date="2026-09-25T20:07:00Z" w16du:dateUtc="2026-09-26T00:07:00Z"/>
          <w:sz w:val="7"/>
          <w:szCs w:val="7"/>
        </w:rPr>
      </w:pPr>
    </w:p>
    <w:p w14:paraId="66344F04" w14:textId="77777777" w:rsidR="002B4A75" w:rsidRDefault="00394969">
      <w:pPr>
        <w:ind w:left="112"/>
        <w:rPr>
          <w:del w:id="1167" w:author="Marks, Brett (DPH)" w:date="2026-09-25T20:07:00Z" w16du:dateUtc="2026-09-26T00:07:00Z"/>
          <w:sz w:val="20"/>
          <w:szCs w:val="20"/>
        </w:rPr>
      </w:pPr>
      <w:del w:id="1168" w:author="Marks, Brett (DPH)" w:date="2026-09-25T20:07:00Z" w16du:dateUtc="2026-09-26T00:07:00Z">
        <w:r>
          <w:rPr>
            <w:noProof/>
            <w:sz w:val="20"/>
            <w:szCs w:val="20"/>
          </w:rPr>
          <mc:AlternateContent>
            <mc:Choice Requires="wps">
              <w:drawing>
                <wp:inline distT="0" distB="0" distL="0" distR="0" wp14:anchorId="4DFD054C" wp14:editId="69FD3C70">
                  <wp:extent cx="6926580" cy="5571067"/>
                  <wp:effectExtent l="0" t="0" r="7620" b="17145"/>
                  <wp:docPr id="14" name="Rectangle 14"/>
                  <wp:cNvGraphicFramePr/>
                  <a:graphic xmlns:a="http://schemas.openxmlformats.org/drawingml/2006/main">
                    <a:graphicData uri="http://schemas.microsoft.com/office/word/2010/wordprocessingShape">
                      <wps:wsp>
                        <wps:cNvSpPr/>
                        <wps:spPr>
                          <a:xfrm>
                            <a:off x="0" y="0"/>
                            <a:ext cx="6926580" cy="5571067"/>
                          </a:xfrm>
                          <a:prstGeom prst="rect">
                            <a:avLst/>
                          </a:prstGeom>
                          <a:noFill/>
                          <a:ln w="9525" cap="flat" cmpd="sng">
                            <a:solidFill>
                              <a:srgbClr val="000000"/>
                            </a:solidFill>
                            <a:prstDash val="solid"/>
                            <a:miter lim="800000"/>
                            <a:headEnd type="none" w="sm" len="sm"/>
                            <a:tailEnd type="none" w="sm" len="sm"/>
                          </a:ln>
                        </wps:spPr>
                        <wps:txbx>
                          <w:txbxContent>
                            <w:p w14:paraId="3CBACA58" w14:textId="77777777" w:rsidR="002B4A75" w:rsidRDefault="002B4A75">
                              <w:pPr>
                                <w:spacing w:before="6"/>
                                <w:textDirection w:val="btLr"/>
                                <w:rPr>
                                  <w:del w:id="1169" w:author="Marks, Brett (DPH)" w:date="2026-09-25T20:07:00Z" w16du:dateUtc="2026-09-26T00:07:00Z"/>
                                </w:rPr>
                              </w:pPr>
                            </w:p>
                            <w:p w14:paraId="64F158D9" w14:textId="77777777" w:rsidR="002B4A75" w:rsidRDefault="00394969">
                              <w:pPr>
                                <w:ind w:left="101" w:firstLine="202"/>
                                <w:textDirection w:val="btLr"/>
                                <w:rPr>
                                  <w:del w:id="1170" w:author="Marks, Brett (DPH)" w:date="2026-09-25T20:07:00Z" w16du:dateUtc="2026-09-26T00:07:00Z"/>
                                </w:rPr>
                              </w:pPr>
                              <w:del w:id="1171" w:author="Marks, Brett (DPH)" w:date="2026-09-25T20:07:00Z" w16du:dateUtc="2026-09-26T00:07:00Z">
                                <w:r>
                                  <w:rPr>
                                    <w:rFonts w:ascii="Arial" w:eastAsia="Arial" w:hAnsi="Arial" w:cs="Arial"/>
                                    <w:b/>
                                    <w:color w:val="000000"/>
                                    <w:sz w:val="20"/>
                                  </w:rPr>
                                  <w:delText>Project Description</w:delText>
                                </w:r>
                                <w:r>
                                  <w:rPr>
                                    <w:rFonts w:ascii="Arial" w:eastAsia="Arial" w:hAnsi="Arial" w:cs="Arial"/>
                                    <w:color w:val="000000"/>
                                    <w:sz w:val="20"/>
                                  </w:rPr>
                                  <w:delText>:</w:delText>
                                </w:r>
                              </w:del>
                            </w:p>
                            <w:p w14:paraId="19EA7698" w14:textId="77777777" w:rsidR="002B4A75" w:rsidRDefault="002B4A75">
                              <w:pPr>
                                <w:spacing w:before="5"/>
                                <w:textDirection w:val="btLr"/>
                                <w:rPr>
                                  <w:del w:id="1172" w:author="Marks, Brett (DPH)" w:date="2026-09-25T20:07:00Z" w16du:dateUtc="2026-09-26T00:07:00Z"/>
                                </w:rPr>
                              </w:pPr>
                            </w:p>
                            <w:p w14:paraId="52D45F10" w14:textId="77777777" w:rsidR="002B4A75" w:rsidRDefault="00394969">
                              <w:pPr>
                                <w:spacing w:line="270" w:lineRule="auto"/>
                                <w:ind w:left="60" w:right="216" w:firstLine="121"/>
                                <w:textDirection w:val="btLr"/>
                                <w:rPr>
                                  <w:del w:id="1173" w:author="Marks, Brett (DPH)" w:date="2026-09-25T20:07:00Z" w16du:dateUtc="2026-09-26T00:07:00Z"/>
                                </w:rPr>
                              </w:pPr>
                              <w:del w:id="1174" w:author="Marks, Brett (DPH)" w:date="2026-09-25T20:07:00Z" w16du:dateUtc="2026-09-26T00:07:00Z">
                                <w:r>
                                  <w:rPr>
                                    <w:rFonts w:ascii="Arial" w:eastAsia="Arial" w:hAnsi="Arial" w:cs="Arial"/>
                                    <w:color w:val="000000"/>
                                    <w:sz w:val="20"/>
                                  </w:rPr>
                                  <w:delText>The Colorado Department of Transportation (CDOT) has helped to develop a first</w:delText>
                                </w:r>
                                <w:r>
                                  <w:rPr>
                                    <w:color w:val="000000"/>
                                    <w:sz w:val="20"/>
                                  </w:rPr>
                                  <w:delText>‐</w:delText>
                                </w:r>
                                <w:r>
                                  <w:rPr>
                                    <w:rFonts w:ascii="Arial" w:eastAsia="Arial" w:hAnsi="Arial" w:cs="Arial"/>
                                    <w:color w:val="000000"/>
                                    <w:sz w:val="20"/>
                                  </w:rPr>
                                  <w:delText>of</w:delText>
                                </w:r>
                                <w:r>
                                  <w:rPr>
                                    <w:color w:val="000000"/>
                                    <w:sz w:val="20"/>
                                  </w:rPr>
                                  <w:delText>‐</w:delText>
                                </w:r>
                                <w:r>
                                  <w:rPr>
                                    <w:rFonts w:ascii="Arial" w:eastAsia="Arial" w:hAnsi="Arial" w:cs="Arial"/>
                                    <w:color w:val="000000"/>
                                    <w:sz w:val="20"/>
                                  </w:rPr>
                                  <w:delText>its kind work zone vehicle designed to advance safety for roadway maintenance crews. Customarily positioned behind road construction crews in order to protect workers from the traveling public, the Autonomous Impact Protection Vehicle (AIPV) increases work zone safety by removing the driver from a truck that is actually designed to be hit. The objective of the Autonomous Maintenance Technology (AMT) Pool Fund is to develop, demonstrate and refine the AIPV in preparation for its wide</w:delText>
                                </w:r>
                                <w:r>
                                  <w:rPr>
                                    <w:color w:val="000000"/>
                                    <w:sz w:val="20"/>
                                  </w:rPr>
                                  <w:delText>‐</w:delText>
                                </w:r>
                                <w:r>
                                  <w:rPr>
                                    <w:rFonts w:ascii="Arial" w:eastAsia="Arial" w:hAnsi="Arial" w:cs="Arial"/>
                                    <w:color w:val="000000"/>
                                    <w:sz w:val="20"/>
                                  </w:rPr>
                                  <w:delText>spread deployment nationwide in DOT maintenance operations.</w:delText>
                                </w:r>
                              </w:del>
                            </w:p>
                            <w:p w14:paraId="384FCB58" w14:textId="77777777" w:rsidR="002B4A75" w:rsidRDefault="002B4A75">
                              <w:pPr>
                                <w:spacing w:before="8"/>
                                <w:textDirection w:val="btLr"/>
                                <w:rPr>
                                  <w:del w:id="1175" w:author="Marks, Brett (DPH)" w:date="2026-09-25T20:07:00Z" w16du:dateUtc="2026-09-26T00:07:00Z"/>
                                </w:rPr>
                              </w:pPr>
                            </w:p>
                            <w:p w14:paraId="6838C356" w14:textId="77777777" w:rsidR="002B4A75" w:rsidRDefault="00394969">
                              <w:pPr>
                                <w:ind w:left="60" w:firstLine="121"/>
                                <w:textDirection w:val="btLr"/>
                                <w:rPr>
                                  <w:del w:id="1176" w:author="Marks, Brett (DPH)" w:date="2026-09-25T20:07:00Z" w16du:dateUtc="2026-09-26T00:07:00Z"/>
                                </w:rPr>
                              </w:pPr>
                              <w:del w:id="1177" w:author="Marks, Brett (DPH)" w:date="2026-09-25T20:07:00Z" w16du:dateUtc="2026-09-26T00:07:00Z">
                                <w:r>
                                  <w:rPr>
                                    <w:rFonts w:ascii="Arial" w:eastAsia="Arial" w:hAnsi="Arial" w:cs="Arial"/>
                                    <w:color w:val="000000"/>
                                    <w:sz w:val="20"/>
                                  </w:rPr>
                                  <w:delText>Currently there are six projects related to this pooled fund:</w:delText>
                                </w:r>
                              </w:del>
                            </w:p>
                            <w:p w14:paraId="64AAA84F" w14:textId="77777777" w:rsidR="002B4A75" w:rsidRDefault="002B4A75">
                              <w:pPr>
                                <w:spacing w:before="3"/>
                                <w:textDirection w:val="btLr"/>
                                <w:rPr>
                                  <w:del w:id="1178" w:author="Marks, Brett (DPH)" w:date="2026-09-25T20:07:00Z" w16du:dateUtc="2026-09-26T00:07:00Z"/>
                                </w:rPr>
                              </w:pPr>
                            </w:p>
                            <w:p w14:paraId="0207D863" w14:textId="77777777" w:rsidR="002B4A75" w:rsidRDefault="00394969" w:rsidP="00B41702">
                              <w:pPr>
                                <w:pStyle w:val="ListParagraph"/>
                                <w:numPr>
                                  <w:ilvl w:val="0"/>
                                  <w:numId w:val="1"/>
                                </w:numPr>
                                <w:spacing w:line="277" w:lineRule="auto"/>
                                <w:ind w:right="272"/>
                                <w:textDirection w:val="btLr"/>
                                <w:rPr>
                                  <w:del w:id="1179" w:author="Marks, Brett (DPH)" w:date="2026-09-25T20:07:00Z" w16du:dateUtc="2026-09-26T00:07:00Z"/>
                                </w:rPr>
                              </w:pPr>
                              <w:del w:id="1180" w:author="Marks, Brett (DPH)" w:date="2026-09-25T20:07:00Z" w16du:dateUtc="2026-09-26T00:07:00Z">
                                <w:r w:rsidRPr="00B41702">
                                  <w:rPr>
                                    <w:rFonts w:ascii="Arial" w:eastAsia="Arial" w:hAnsi="Arial" w:cs="Arial"/>
                                    <w:color w:val="000000"/>
                                    <w:sz w:val="20"/>
                                  </w:rPr>
                                  <w:delText>5380-18-01 AMT Coordination (CSU) $71,700 - Dr. Tom Bradley (PI), Ann Batchelor (PM). Colorado State University (CSU). Provides administrative management and support of the pool fund. This includes travel for annual meetings.</w:delText>
                                </w:r>
                              </w:del>
                            </w:p>
                            <w:p w14:paraId="020500D8" w14:textId="77777777" w:rsidR="002B4A75" w:rsidRDefault="00394969" w:rsidP="00B41702">
                              <w:pPr>
                                <w:pStyle w:val="ListParagraph"/>
                                <w:numPr>
                                  <w:ilvl w:val="0"/>
                                  <w:numId w:val="1"/>
                                </w:numPr>
                                <w:spacing w:line="264" w:lineRule="auto"/>
                                <w:ind w:right="499"/>
                                <w:textDirection w:val="btLr"/>
                                <w:rPr>
                                  <w:del w:id="1181" w:author="Marks, Brett (DPH)" w:date="2026-09-25T20:07:00Z" w16du:dateUtc="2026-09-26T00:07:00Z"/>
                                </w:rPr>
                              </w:pPr>
                              <w:del w:id="1182" w:author="Marks, Brett (DPH)" w:date="2026-09-25T20:07:00Z" w16du:dateUtc="2026-09-26T00:07:00Z">
                                <w:r w:rsidRPr="00B41702">
                                  <w:rPr>
                                    <w:rFonts w:ascii="Arial" w:eastAsia="Arial" w:hAnsi="Arial" w:cs="Arial"/>
                                    <w:color w:val="000000"/>
                                    <w:sz w:val="20"/>
                                  </w:rPr>
                                  <w:delText>5380-19-02 Human AMV Interaction (CSU) $74,997 - Dr. Erika Miller (PI), CSU. Evaluating the Human</w:delText>
                                </w:r>
                                <w:r w:rsidRPr="00B41702">
                                  <w:rPr>
                                    <w:rFonts w:ascii="Cambria Math" w:eastAsia="Arial" w:hAnsi="Cambria Math" w:cs="Cambria Math"/>
                                    <w:color w:val="000000"/>
                                    <w:sz w:val="20"/>
                                  </w:rPr>
                                  <w:delText>‐</w:delText>
                                </w:r>
                                <w:r w:rsidRPr="00B41702">
                                  <w:rPr>
                                    <w:rFonts w:ascii="Arial" w:eastAsia="Arial" w:hAnsi="Arial" w:cs="Arial"/>
                                    <w:color w:val="000000"/>
                                    <w:sz w:val="20"/>
                                  </w:rPr>
                                  <w:delText>Automated Maintenance Vehicle (AMV) for Improved Safety and Facilitating Long Term Trust</w:delText>
                                </w:r>
                              </w:del>
                            </w:p>
                            <w:p w14:paraId="14FE1EC3" w14:textId="77777777" w:rsidR="002B4A75" w:rsidRDefault="00394969" w:rsidP="00B41702">
                              <w:pPr>
                                <w:pStyle w:val="ListParagraph"/>
                                <w:numPr>
                                  <w:ilvl w:val="0"/>
                                  <w:numId w:val="1"/>
                                </w:numPr>
                                <w:spacing w:before="12"/>
                                <w:textDirection w:val="btLr"/>
                                <w:rPr>
                                  <w:del w:id="1183" w:author="Marks, Brett (DPH)" w:date="2026-09-25T20:07:00Z" w16du:dateUtc="2026-09-26T00:07:00Z"/>
                                </w:rPr>
                              </w:pPr>
                              <w:del w:id="1184" w:author="Marks, Brett (DPH)" w:date="2026-09-25T20:07:00Z" w16du:dateUtc="2026-09-26T00:07:00Z">
                                <w:r w:rsidRPr="00B41702">
                                  <w:rPr>
                                    <w:rFonts w:ascii="Arial" w:eastAsia="Arial" w:hAnsi="Arial" w:cs="Arial"/>
                                    <w:color w:val="000000"/>
                                    <w:sz w:val="20"/>
                                  </w:rPr>
                                  <w:delText>5380-19-03 ATMA Dev Guide (MST) $92,572 - Dr. Xianbiao (XB) Hu (PI). Missouri University of Science and Technology (MST)</w:delText>
                                </w:r>
                              </w:del>
                            </w:p>
                            <w:p w14:paraId="73EEE377" w14:textId="77777777" w:rsidR="002B4A75" w:rsidRDefault="00394969" w:rsidP="00B41702">
                              <w:pPr>
                                <w:pStyle w:val="ListParagraph"/>
                                <w:numPr>
                                  <w:ilvl w:val="0"/>
                                  <w:numId w:val="1"/>
                                </w:numPr>
                                <w:spacing w:before="12"/>
                                <w:textDirection w:val="btLr"/>
                                <w:rPr>
                                  <w:del w:id="1185" w:author="Marks, Brett (DPH)" w:date="2026-09-25T20:07:00Z" w16du:dateUtc="2026-09-26T00:07:00Z"/>
                                </w:rPr>
                              </w:pPr>
                              <w:del w:id="1186" w:author="Marks, Brett (DPH)" w:date="2026-09-25T20:07:00Z" w16du:dateUtc="2026-09-26T00:07:00Z">
                                <w:r w:rsidRPr="00B41702">
                                  <w:rPr>
                                    <w:rFonts w:ascii="Arial" w:eastAsia="Arial" w:hAnsi="Arial" w:cs="Arial"/>
                                    <w:color w:val="000000"/>
                                    <w:sz w:val="20"/>
                                  </w:rPr>
                                  <w:delText xml:space="preserve">5380-20-04 ATMA Tabletop $22,300 – Will Moorhead (PI), All Clear Emergency Management, Golden, Colorado </w:delText>
                                </w:r>
                              </w:del>
                            </w:p>
                            <w:p w14:paraId="2E99537F" w14:textId="77777777" w:rsidR="002B4A75" w:rsidRDefault="00394969" w:rsidP="00B41702">
                              <w:pPr>
                                <w:pStyle w:val="ListParagraph"/>
                                <w:numPr>
                                  <w:ilvl w:val="0"/>
                                  <w:numId w:val="1"/>
                                </w:numPr>
                                <w:spacing w:before="12"/>
                                <w:textDirection w:val="btLr"/>
                                <w:rPr>
                                  <w:del w:id="1187" w:author="Marks, Brett (DPH)" w:date="2026-09-25T20:07:00Z" w16du:dateUtc="2026-09-26T00:07:00Z"/>
                                </w:rPr>
                              </w:pPr>
                              <w:del w:id="1188" w:author="Marks, Brett (DPH)" w:date="2026-09-25T20:07:00Z" w16du:dateUtc="2026-09-26T00:07:00Z">
                                <w:r w:rsidRPr="00B41702">
                                  <w:rPr>
                                    <w:rFonts w:ascii="Arial" w:eastAsia="Arial" w:hAnsi="Arial" w:cs="Arial"/>
                                    <w:color w:val="000000"/>
                                    <w:sz w:val="20"/>
                                  </w:rPr>
                                  <w:delText>5380-20-05 ATMA Cybersecurity Complement $50,000 – Dr. Jeremy Daily (PI), Colorado State University, Fort Collins.</w:delText>
                                </w:r>
                              </w:del>
                            </w:p>
                            <w:p w14:paraId="4B24FBF0" w14:textId="77777777" w:rsidR="002B4A75" w:rsidRDefault="00394969" w:rsidP="00B41702">
                              <w:pPr>
                                <w:pStyle w:val="ListParagraph"/>
                                <w:numPr>
                                  <w:ilvl w:val="0"/>
                                  <w:numId w:val="1"/>
                                </w:numPr>
                                <w:spacing w:before="12"/>
                                <w:textDirection w:val="btLr"/>
                                <w:rPr>
                                  <w:del w:id="1189" w:author="Marks, Brett (DPH)" w:date="2026-09-25T20:07:00Z" w16du:dateUtc="2026-09-26T00:07:00Z"/>
                                </w:rPr>
                              </w:pPr>
                              <w:del w:id="1190" w:author="Marks, Brett (DPH)" w:date="2026-09-25T20:07:00Z" w16du:dateUtc="2026-09-26T00:07:00Z">
                                <w:r w:rsidRPr="00B41702">
                                  <w:rPr>
                                    <w:rFonts w:ascii="Arial" w:eastAsia="Arial" w:hAnsi="Arial" w:cs="Arial"/>
                                    <w:color w:val="000000"/>
                                    <w:sz w:val="20"/>
                                  </w:rPr>
                                  <w:delText>5380-20-06 ATMA Documentation $130,000 – Dr. Xianbiao (XB) Hu (PI), Missouri Tech University.</w:delText>
                                </w:r>
                              </w:del>
                            </w:p>
                            <w:p w14:paraId="64E206FE" w14:textId="77777777" w:rsidR="002B4A75" w:rsidRDefault="002B4A75">
                              <w:pPr>
                                <w:spacing w:before="12"/>
                                <w:ind w:left="1280"/>
                                <w:textDirection w:val="btLr"/>
                                <w:rPr>
                                  <w:del w:id="1191" w:author="Marks, Brett (DPH)" w:date="2026-09-25T20:07:00Z" w16du:dateUtc="2026-09-26T00:07:00Z"/>
                                </w:rPr>
                              </w:pPr>
                            </w:p>
                            <w:p w14:paraId="4E333230" w14:textId="77777777" w:rsidR="002B4A75" w:rsidRDefault="00394969">
                              <w:pPr>
                                <w:spacing w:before="12"/>
                                <w:textDirection w:val="btLr"/>
                                <w:rPr>
                                  <w:del w:id="1192" w:author="Marks, Brett (DPH)" w:date="2026-09-25T20:07:00Z" w16du:dateUtc="2026-09-26T00:07:00Z"/>
                                </w:rPr>
                              </w:pPr>
                              <w:del w:id="1193" w:author="Marks, Brett (DPH)" w:date="2026-09-25T20:07:00Z" w16du:dateUtc="2026-09-26T00:07:00Z">
                                <w:r>
                                  <w:rPr>
                                    <w:rFonts w:ascii="Arial" w:eastAsia="Arial" w:hAnsi="Arial" w:cs="Arial"/>
                                    <w:color w:val="000000"/>
                                    <w:sz w:val="20"/>
                                  </w:rPr>
                                  <w:delText>Each project has a separate quarterly progress report in the lead’s state desired format.</w:delText>
                                </w:r>
                                <w:r>
                                  <w:rPr>
                                    <w:rFonts w:ascii="Arial" w:eastAsia="Arial" w:hAnsi="Arial" w:cs="Arial"/>
                                    <w:color w:val="000000"/>
                                    <w:sz w:val="20"/>
                                  </w:rPr>
                                  <w:br/>
                                </w:r>
                              </w:del>
                            </w:p>
                          </w:txbxContent>
                        </wps:txbx>
                        <wps:bodyPr spcFirstLastPara="1" wrap="square" lIns="0" tIns="0" rIns="0" bIns="0" anchor="t" anchorCtr="0">
                          <a:noAutofit/>
                        </wps:bodyPr>
                      </wps:wsp>
                    </a:graphicData>
                  </a:graphic>
                </wp:inline>
              </w:drawing>
            </mc:Choice>
            <mc:Fallback>
              <w:pict>
                <v:rect w14:anchorId="4DFD054C" id="Rectangle 14" o:spid="_x0000_s1026" style="width:545.4pt;height:438.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" filled="f">
                  <v:stroke startarrowwidth="narrow" startarrowlength="short" endarrowwidth="narrow" endarrowlength="short"/>
                  <v:textbox inset="0,0,0,0">
                    <w:txbxContent>
                      <w:p w14:paraId="3CBACA58" w14:textId="77777777" w:rsidR="002B4A75" w:rsidRDefault="002B4A75">
                        <w:pPr>
                          <w:spacing w:before="6"/>
                          <w:textDirection w:val="btLr"/>
                          <w:rPr>
                            <w:del w:id="1194" w:author="Marks, Brett (DPH)" w:date="2026-09-25T20:07:00Z" w16du:dateUtc="2026-09-26T00:07:00Z"/>
                          </w:rPr>
                        </w:pPr>
                      </w:p>
                      <w:p w14:paraId="64F158D9" w14:textId="77777777" w:rsidR="002B4A75" w:rsidRDefault="00394969">
                        <w:pPr>
                          <w:ind w:left="101" w:firstLine="202"/>
                          <w:textDirection w:val="btLr"/>
                          <w:rPr>
                            <w:del w:id="1195" w:author="Marks, Brett (DPH)" w:date="2026-09-25T20:07:00Z" w16du:dateUtc="2026-09-26T00:07:00Z"/>
                          </w:rPr>
                        </w:pPr>
                        <w:del w:id="1196" w:author="Marks, Brett (DPH)" w:date="2026-09-25T20:07:00Z" w16du:dateUtc="2026-09-26T00:07:00Z">
                          <w:r>
                            <w:rPr>
                              <w:rFonts w:ascii="Arial" w:eastAsia="Arial" w:hAnsi="Arial" w:cs="Arial"/>
                              <w:b/>
                              <w:color w:val="000000"/>
                              <w:sz w:val="20"/>
                            </w:rPr>
                            <w:delText>Project Description</w:delText>
                          </w:r>
                          <w:r>
                            <w:rPr>
                              <w:rFonts w:ascii="Arial" w:eastAsia="Arial" w:hAnsi="Arial" w:cs="Arial"/>
                              <w:color w:val="000000"/>
                              <w:sz w:val="20"/>
                            </w:rPr>
                            <w:delText>:</w:delText>
                          </w:r>
                        </w:del>
                      </w:p>
                      <w:p w14:paraId="19EA7698" w14:textId="77777777" w:rsidR="002B4A75" w:rsidRDefault="002B4A75">
                        <w:pPr>
                          <w:spacing w:before="5"/>
                          <w:textDirection w:val="btLr"/>
                          <w:rPr>
                            <w:del w:id="1197" w:author="Marks, Brett (DPH)" w:date="2026-09-25T20:07:00Z" w16du:dateUtc="2026-09-26T00:07:00Z"/>
                          </w:rPr>
                        </w:pPr>
                      </w:p>
                      <w:p w14:paraId="52D45F10" w14:textId="77777777" w:rsidR="002B4A75" w:rsidRDefault="00394969">
                        <w:pPr>
                          <w:spacing w:line="270" w:lineRule="auto"/>
                          <w:ind w:left="60" w:right="216" w:firstLine="121"/>
                          <w:textDirection w:val="btLr"/>
                          <w:rPr>
                            <w:del w:id="1198" w:author="Marks, Brett (DPH)" w:date="2026-09-25T20:07:00Z" w16du:dateUtc="2026-09-26T00:07:00Z"/>
                          </w:rPr>
                        </w:pPr>
                        <w:del w:id="1199" w:author="Marks, Brett (DPH)" w:date="2026-09-25T20:07:00Z" w16du:dateUtc="2026-09-26T00:07:00Z">
                          <w:r>
                            <w:rPr>
                              <w:rFonts w:ascii="Arial" w:eastAsia="Arial" w:hAnsi="Arial" w:cs="Arial"/>
                              <w:color w:val="000000"/>
                              <w:sz w:val="20"/>
                            </w:rPr>
                            <w:delText>The Colorado Department of Transportation (CDOT) has helped to develop a first</w:delText>
                          </w:r>
                          <w:r>
                            <w:rPr>
                              <w:color w:val="000000"/>
                              <w:sz w:val="20"/>
                            </w:rPr>
                            <w:delText>‐</w:delText>
                          </w:r>
                          <w:r>
                            <w:rPr>
                              <w:rFonts w:ascii="Arial" w:eastAsia="Arial" w:hAnsi="Arial" w:cs="Arial"/>
                              <w:color w:val="000000"/>
                              <w:sz w:val="20"/>
                            </w:rPr>
                            <w:delText>of</w:delText>
                          </w:r>
                          <w:r>
                            <w:rPr>
                              <w:color w:val="000000"/>
                              <w:sz w:val="20"/>
                            </w:rPr>
                            <w:delText>‐</w:delText>
                          </w:r>
                          <w:r>
                            <w:rPr>
                              <w:rFonts w:ascii="Arial" w:eastAsia="Arial" w:hAnsi="Arial" w:cs="Arial"/>
                              <w:color w:val="000000"/>
                              <w:sz w:val="20"/>
                            </w:rPr>
                            <w:delText>its kind work zone vehicle designed to advance safety for roadway maintenance crews. Customarily positioned behind road construction crews in order to protect workers from the traveling public, the Autonomous Impact Protection Vehicle (AIPV) increases work zone safety by removing the driver from a truck that is actually designed to be hit. The objective of the Autonomous Maintenance Technology (AMT) Pool Fund is to develop, demonstrate and refine the AIPV in preparation for its wide</w:delText>
                          </w:r>
                          <w:r>
                            <w:rPr>
                              <w:color w:val="000000"/>
                              <w:sz w:val="20"/>
                            </w:rPr>
                            <w:delText>‐</w:delText>
                          </w:r>
                          <w:r>
                            <w:rPr>
                              <w:rFonts w:ascii="Arial" w:eastAsia="Arial" w:hAnsi="Arial" w:cs="Arial"/>
                              <w:color w:val="000000"/>
                              <w:sz w:val="20"/>
                            </w:rPr>
                            <w:delText>spread deployment nationwide in DOT maintenance operations.</w:delText>
                          </w:r>
                        </w:del>
                      </w:p>
                      <w:p w14:paraId="384FCB58" w14:textId="77777777" w:rsidR="002B4A75" w:rsidRDefault="002B4A75">
                        <w:pPr>
                          <w:spacing w:before="8"/>
                          <w:textDirection w:val="btLr"/>
                          <w:rPr>
                            <w:del w:id="1200" w:author="Marks, Brett (DPH)" w:date="2026-09-25T20:07:00Z" w16du:dateUtc="2026-09-26T00:07:00Z"/>
                          </w:rPr>
                        </w:pPr>
                      </w:p>
                      <w:p w14:paraId="6838C356" w14:textId="77777777" w:rsidR="002B4A75" w:rsidRDefault="00394969">
                        <w:pPr>
                          <w:ind w:left="60" w:firstLine="121"/>
                          <w:textDirection w:val="btLr"/>
                          <w:rPr>
                            <w:del w:id="1201" w:author="Marks, Brett (DPH)" w:date="2026-09-25T20:07:00Z" w16du:dateUtc="2026-09-26T00:07:00Z"/>
                          </w:rPr>
                        </w:pPr>
                        <w:del w:id="1202" w:author="Marks, Brett (DPH)" w:date="2026-09-25T20:07:00Z" w16du:dateUtc="2026-09-26T00:07:00Z">
                          <w:r>
                            <w:rPr>
                              <w:rFonts w:ascii="Arial" w:eastAsia="Arial" w:hAnsi="Arial" w:cs="Arial"/>
                              <w:color w:val="000000"/>
                              <w:sz w:val="20"/>
                            </w:rPr>
                            <w:delText>Currently there are six projects related to this pooled fund:</w:delText>
                          </w:r>
                        </w:del>
                      </w:p>
                      <w:p w14:paraId="64AAA84F" w14:textId="77777777" w:rsidR="002B4A75" w:rsidRDefault="002B4A75">
                        <w:pPr>
                          <w:spacing w:before="3"/>
                          <w:textDirection w:val="btLr"/>
                          <w:rPr>
                            <w:del w:id="1203" w:author="Marks, Brett (DPH)" w:date="2026-09-25T20:07:00Z" w16du:dateUtc="2026-09-26T00:07:00Z"/>
                          </w:rPr>
                        </w:pPr>
                      </w:p>
                      <w:p w14:paraId="0207D863" w14:textId="77777777" w:rsidR="002B4A75" w:rsidRDefault="00394969" w:rsidP="00B41702">
                        <w:pPr>
                          <w:pStyle w:val="ListParagraph"/>
                          <w:numPr>
                            <w:ilvl w:val="0"/>
                            <w:numId w:val="1"/>
                          </w:numPr>
                          <w:spacing w:line="277" w:lineRule="auto"/>
                          <w:ind w:right="272"/>
                          <w:textDirection w:val="btLr"/>
                          <w:rPr>
                            <w:del w:id="1204" w:author="Marks, Brett (DPH)" w:date="2026-09-25T20:07:00Z" w16du:dateUtc="2026-09-26T00:07:00Z"/>
                          </w:rPr>
                        </w:pPr>
                        <w:del w:id="1205" w:author="Marks, Brett (DPH)" w:date="2026-09-25T20:07:00Z" w16du:dateUtc="2026-09-26T00:07:00Z">
                          <w:r w:rsidRPr="00B41702">
                            <w:rPr>
                              <w:rFonts w:ascii="Arial" w:eastAsia="Arial" w:hAnsi="Arial" w:cs="Arial"/>
                              <w:color w:val="000000"/>
                              <w:sz w:val="20"/>
                            </w:rPr>
                            <w:delText>5380-18-01 AMT Coordination (CSU) $71,700 - Dr. Tom Bradley (PI), Ann Batchelor (PM). Colorado State University (CSU). Provides administrative management and support of the pool fund. This includes travel for annual meetings.</w:delText>
                          </w:r>
                        </w:del>
                      </w:p>
                      <w:p w14:paraId="020500D8" w14:textId="77777777" w:rsidR="002B4A75" w:rsidRDefault="00394969" w:rsidP="00B41702">
                        <w:pPr>
                          <w:pStyle w:val="ListParagraph"/>
                          <w:numPr>
                            <w:ilvl w:val="0"/>
                            <w:numId w:val="1"/>
                          </w:numPr>
                          <w:spacing w:line="264" w:lineRule="auto"/>
                          <w:ind w:right="499"/>
                          <w:textDirection w:val="btLr"/>
                          <w:rPr>
                            <w:del w:id="1206" w:author="Marks, Brett (DPH)" w:date="2026-09-25T20:07:00Z" w16du:dateUtc="2026-09-26T00:07:00Z"/>
                          </w:rPr>
                        </w:pPr>
                        <w:del w:id="1207" w:author="Marks, Brett (DPH)" w:date="2026-09-25T20:07:00Z" w16du:dateUtc="2026-09-26T00:07:00Z">
                          <w:r w:rsidRPr="00B41702">
                            <w:rPr>
                              <w:rFonts w:ascii="Arial" w:eastAsia="Arial" w:hAnsi="Arial" w:cs="Arial"/>
                              <w:color w:val="000000"/>
                              <w:sz w:val="20"/>
                            </w:rPr>
                            <w:delText>5380-19-02 Human AMV Interaction (CSU) $74,997 - Dr. Erika Miller (PI), CSU. Evaluating the Human</w:delText>
                          </w:r>
                          <w:r w:rsidRPr="00B41702">
                            <w:rPr>
                              <w:rFonts w:ascii="Cambria Math" w:eastAsia="Arial" w:hAnsi="Cambria Math" w:cs="Cambria Math"/>
                              <w:color w:val="000000"/>
                              <w:sz w:val="20"/>
                            </w:rPr>
                            <w:delText>‐</w:delText>
                          </w:r>
                          <w:r w:rsidRPr="00B41702">
                            <w:rPr>
                              <w:rFonts w:ascii="Arial" w:eastAsia="Arial" w:hAnsi="Arial" w:cs="Arial"/>
                              <w:color w:val="000000"/>
                              <w:sz w:val="20"/>
                            </w:rPr>
                            <w:delText>Automated Maintenance Vehicle (AMV) for Improved Safety and Facilitating Long Term Trust</w:delText>
                          </w:r>
                        </w:del>
                      </w:p>
                      <w:p w14:paraId="14FE1EC3" w14:textId="77777777" w:rsidR="002B4A75" w:rsidRDefault="00394969" w:rsidP="00B41702">
                        <w:pPr>
                          <w:pStyle w:val="ListParagraph"/>
                          <w:numPr>
                            <w:ilvl w:val="0"/>
                            <w:numId w:val="1"/>
                          </w:numPr>
                          <w:spacing w:before="12"/>
                          <w:textDirection w:val="btLr"/>
                          <w:rPr>
                            <w:del w:id="1208" w:author="Marks, Brett (DPH)" w:date="2026-09-25T20:07:00Z" w16du:dateUtc="2026-09-26T00:07:00Z"/>
                          </w:rPr>
                        </w:pPr>
                        <w:del w:id="1209" w:author="Marks, Brett (DPH)" w:date="2026-09-25T20:07:00Z" w16du:dateUtc="2026-09-26T00:07:00Z">
                          <w:r w:rsidRPr="00B41702">
                            <w:rPr>
                              <w:rFonts w:ascii="Arial" w:eastAsia="Arial" w:hAnsi="Arial" w:cs="Arial"/>
                              <w:color w:val="000000"/>
                              <w:sz w:val="20"/>
                            </w:rPr>
                            <w:delText>5380-19-03 ATMA Dev Guide (MST) $92,572 - Dr. Xianbiao (XB) Hu (PI). Missouri University of Science and Technology (MST)</w:delText>
                          </w:r>
                        </w:del>
                      </w:p>
                      <w:p w14:paraId="73EEE377" w14:textId="77777777" w:rsidR="002B4A75" w:rsidRDefault="00394969" w:rsidP="00B41702">
                        <w:pPr>
                          <w:pStyle w:val="ListParagraph"/>
                          <w:numPr>
                            <w:ilvl w:val="0"/>
                            <w:numId w:val="1"/>
                          </w:numPr>
                          <w:spacing w:before="12"/>
                          <w:textDirection w:val="btLr"/>
                          <w:rPr>
                            <w:del w:id="1210" w:author="Marks, Brett (DPH)" w:date="2026-09-25T20:07:00Z" w16du:dateUtc="2026-09-26T00:07:00Z"/>
                          </w:rPr>
                        </w:pPr>
                        <w:del w:id="1211" w:author="Marks, Brett (DPH)" w:date="2026-09-25T20:07:00Z" w16du:dateUtc="2026-09-26T00:07:00Z">
                          <w:r w:rsidRPr="00B41702">
                            <w:rPr>
                              <w:rFonts w:ascii="Arial" w:eastAsia="Arial" w:hAnsi="Arial" w:cs="Arial"/>
                              <w:color w:val="000000"/>
                              <w:sz w:val="20"/>
                            </w:rPr>
                            <w:delText xml:space="preserve">5380-20-04 ATMA Tabletop $22,300 – Will Moorhead (PI), All Clear Emergency Management, Golden, Colorado </w:delText>
                          </w:r>
                        </w:del>
                      </w:p>
                      <w:p w14:paraId="2E99537F" w14:textId="77777777" w:rsidR="002B4A75" w:rsidRDefault="00394969" w:rsidP="00B41702">
                        <w:pPr>
                          <w:pStyle w:val="ListParagraph"/>
                          <w:numPr>
                            <w:ilvl w:val="0"/>
                            <w:numId w:val="1"/>
                          </w:numPr>
                          <w:spacing w:before="12"/>
                          <w:textDirection w:val="btLr"/>
                          <w:rPr>
                            <w:del w:id="1212" w:author="Marks, Brett (DPH)" w:date="2026-09-25T20:07:00Z" w16du:dateUtc="2026-09-26T00:07:00Z"/>
                          </w:rPr>
                        </w:pPr>
                        <w:del w:id="1213" w:author="Marks, Brett (DPH)" w:date="2026-09-25T20:07:00Z" w16du:dateUtc="2026-09-26T00:07:00Z">
                          <w:r w:rsidRPr="00B41702">
                            <w:rPr>
                              <w:rFonts w:ascii="Arial" w:eastAsia="Arial" w:hAnsi="Arial" w:cs="Arial"/>
                              <w:color w:val="000000"/>
                              <w:sz w:val="20"/>
                            </w:rPr>
                            <w:delText>5380-20-05 ATMA Cybersecurity Complement $50,000 – Dr. Jeremy Daily (PI), Colorado State University, Fort Collins.</w:delText>
                          </w:r>
                        </w:del>
                      </w:p>
                      <w:p w14:paraId="4B24FBF0" w14:textId="77777777" w:rsidR="002B4A75" w:rsidRDefault="00394969" w:rsidP="00B41702">
                        <w:pPr>
                          <w:pStyle w:val="ListParagraph"/>
                          <w:numPr>
                            <w:ilvl w:val="0"/>
                            <w:numId w:val="1"/>
                          </w:numPr>
                          <w:spacing w:before="12"/>
                          <w:textDirection w:val="btLr"/>
                          <w:rPr>
                            <w:del w:id="1214" w:author="Marks, Brett (DPH)" w:date="2026-09-25T20:07:00Z" w16du:dateUtc="2026-09-26T00:07:00Z"/>
                          </w:rPr>
                        </w:pPr>
                        <w:del w:id="1215" w:author="Marks, Brett (DPH)" w:date="2026-09-25T20:07:00Z" w16du:dateUtc="2026-09-26T00:07:00Z">
                          <w:r w:rsidRPr="00B41702">
                            <w:rPr>
                              <w:rFonts w:ascii="Arial" w:eastAsia="Arial" w:hAnsi="Arial" w:cs="Arial"/>
                              <w:color w:val="000000"/>
                              <w:sz w:val="20"/>
                            </w:rPr>
                            <w:delText>5380-20-06 ATMA Documentation $130,000 – Dr. Xianbiao (XB) Hu (PI), Missouri Tech University.</w:delText>
                          </w:r>
                        </w:del>
                      </w:p>
                      <w:p w14:paraId="64E206FE" w14:textId="77777777" w:rsidR="002B4A75" w:rsidRDefault="002B4A75">
                        <w:pPr>
                          <w:spacing w:before="12"/>
                          <w:ind w:left="1280"/>
                          <w:textDirection w:val="btLr"/>
                          <w:rPr>
                            <w:del w:id="1216" w:author="Marks, Brett (DPH)" w:date="2026-09-25T20:07:00Z" w16du:dateUtc="2026-09-26T00:07:00Z"/>
                          </w:rPr>
                        </w:pPr>
                      </w:p>
                      <w:p w14:paraId="4E333230" w14:textId="77777777" w:rsidR="002B4A75" w:rsidRDefault="00394969">
                        <w:pPr>
                          <w:spacing w:before="12"/>
                          <w:textDirection w:val="btLr"/>
                          <w:rPr>
                            <w:del w:id="1217" w:author="Marks, Brett (DPH)" w:date="2026-09-25T20:07:00Z" w16du:dateUtc="2026-09-26T00:07:00Z"/>
                          </w:rPr>
                        </w:pPr>
                        <w:del w:id="1218" w:author="Marks, Brett (DPH)" w:date="2026-09-25T20:07:00Z" w16du:dateUtc="2026-09-26T00:07:00Z">
                          <w:r>
                            <w:rPr>
                              <w:rFonts w:ascii="Arial" w:eastAsia="Arial" w:hAnsi="Arial" w:cs="Arial"/>
                              <w:color w:val="000000"/>
                              <w:sz w:val="20"/>
                            </w:rPr>
                            <w:delText>Each project has a separate quarterly progress report in the lead’s state desired format.</w:delText>
                          </w:r>
                          <w:r>
                            <w:rPr>
                              <w:rFonts w:ascii="Arial" w:eastAsia="Arial" w:hAnsi="Arial" w:cs="Arial"/>
                              <w:color w:val="000000"/>
                              <w:sz w:val="20"/>
                            </w:rPr>
                            <w:br/>
                          </w:r>
                        </w:del>
                      </w:p>
                    </w:txbxContent>
                  </v:textbox>
                  <w10:anchorlock/>
                </v:rect>
              </w:pict>
            </mc:Fallback>
          </mc:AlternateContent>
        </w:r>
      </w:del>
    </w:p>
    <w:p w14:paraId="7FC84263" w14:textId="77777777" w:rsidR="002B4A75" w:rsidRDefault="002B4A75">
      <w:pPr>
        <w:rPr>
          <w:del w:id="1219" w:author="Marks, Brett (DPH)" w:date="2026-09-25T20:07:00Z" w16du:dateUtc="2026-09-26T00:07:00Z"/>
          <w:sz w:val="20"/>
          <w:szCs w:val="20"/>
        </w:rPr>
      </w:pPr>
    </w:p>
    <w:p w14:paraId="40A7CC6C" w14:textId="77777777" w:rsidR="002B4A75" w:rsidRDefault="002B4A75">
      <w:pPr>
        <w:spacing w:before="11"/>
        <w:rPr>
          <w:del w:id="1220" w:author="Marks, Brett (DPH)" w:date="2026-09-25T20:07:00Z" w16du:dateUtc="2026-09-26T00:07:00Z"/>
          <w:sz w:val="26"/>
          <w:szCs w:val="26"/>
        </w:rPr>
      </w:pPr>
    </w:p>
    <w:p w14:paraId="005A19D7" w14:textId="77777777" w:rsidR="002B4A75" w:rsidRDefault="00394969">
      <w:pPr>
        <w:ind w:left="112"/>
        <w:rPr>
          <w:del w:id="1221" w:author="Marks, Brett (DPH)" w:date="2026-09-25T20:07:00Z" w16du:dateUtc="2026-09-26T00:07:00Z"/>
          <w:sz w:val="20"/>
          <w:szCs w:val="20"/>
        </w:rPr>
        <w:sectPr w:rsidR="002B4A75">
          <w:pgSz w:w="12240" w:h="15840"/>
          <w:pgMar w:top="640" w:right="620" w:bottom="1200" w:left="500" w:header="0" w:footer="1017" w:gutter="0"/>
          <w:cols w:space="720"/>
        </w:sectPr>
      </w:pPr>
      <w:del w:id="1222" w:author="Marks, Brett (DPH)" w:date="2026-09-25T20:07:00Z" w16du:dateUtc="2026-09-26T00:07:00Z">
        <w:r>
          <w:rPr>
            <w:noProof/>
            <w:sz w:val="20"/>
            <w:szCs w:val="20"/>
          </w:rPr>
          <mc:AlternateContent>
            <mc:Choice Requires="wps">
              <w:drawing>
                <wp:inline distT="0" distB="0" distL="0" distR="0" wp14:anchorId="50009BB0" wp14:editId="73BB28E3">
                  <wp:extent cx="6926580" cy="7205133"/>
                  <wp:effectExtent l="0" t="0" r="7620" b="8890"/>
                  <wp:docPr id="13" name="Rectangle 13"/>
                  <wp:cNvGraphicFramePr/>
                  <a:graphic xmlns:a="http://schemas.openxmlformats.org/drawingml/2006/main">
                    <a:graphicData uri="http://schemas.microsoft.com/office/word/2010/wordprocessingShape">
                      <wps:wsp>
                        <wps:cNvSpPr/>
                        <wps:spPr>
                          <a:xfrm>
                            <a:off x="0" y="0"/>
                            <a:ext cx="6926580" cy="7205133"/>
                          </a:xfrm>
                          <a:prstGeom prst="rect">
                            <a:avLst/>
                          </a:prstGeom>
                          <a:noFill/>
                          <a:ln w="9525" cap="flat" cmpd="sng">
                            <a:solidFill>
                              <a:srgbClr val="000000"/>
                            </a:solidFill>
                            <a:prstDash val="solid"/>
                            <a:miter lim="800000"/>
                            <a:headEnd type="none" w="sm" len="sm"/>
                            <a:tailEnd type="none" w="sm" len="sm"/>
                          </a:ln>
                        </wps:spPr>
                        <wps:txbx>
                          <w:txbxContent>
                            <w:p w14:paraId="6B1AD698" w14:textId="77777777" w:rsidR="002B4A75" w:rsidRDefault="002B4A75">
                              <w:pPr>
                                <w:spacing w:before="6"/>
                                <w:textDirection w:val="btLr"/>
                                <w:rPr>
                                  <w:del w:id="1223" w:author="Marks, Brett (DPH)" w:date="2026-09-25T20:07:00Z" w16du:dateUtc="2026-09-26T00:07:00Z"/>
                                </w:rPr>
                              </w:pPr>
                            </w:p>
                            <w:p w14:paraId="7FA762BA" w14:textId="77777777" w:rsidR="002B4A75" w:rsidRDefault="00394969">
                              <w:pPr>
                                <w:ind w:left="101" w:firstLine="202"/>
                                <w:textDirection w:val="btLr"/>
                                <w:rPr>
                                  <w:del w:id="1224" w:author="Marks, Brett (DPH)" w:date="2026-09-25T20:07:00Z" w16du:dateUtc="2026-09-26T00:07:00Z"/>
                                </w:rPr>
                              </w:pPr>
                              <w:del w:id="1225" w:author="Marks, Brett (DPH)" w:date="2026-09-25T20:07:00Z" w16du:dateUtc="2026-09-26T00:07:00Z">
                                <w:r>
                                  <w:rPr>
                                    <w:rFonts w:ascii="Arial" w:eastAsia="Arial" w:hAnsi="Arial" w:cs="Arial"/>
                                    <w:b/>
                                    <w:color w:val="000000"/>
                                    <w:sz w:val="20"/>
                                  </w:rPr>
                                  <w:delText>Progress this Quarter (includes meetings, work plan status, contract status, significant progress, etc.):</w:delText>
                                </w:r>
                              </w:del>
                            </w:p>
                            <w:p w14:paraId="53836DC9" w14:textId="0A7B45CC" w:rsidR="002B4A75" w:rsidRPr="00A765B0" w:rsidRDefault="00A765B0">
                              <w:pPr>
                                <w:spacing w:before="123"/>
                                <w:ind w:left="60" w:firstLine="121"/>
                                <w:textDirection w:val="btLr"/>
                                <w:rPr>
                                  <w:del w:id="1226" w:author="Marks, Brett (DPH)" w:date="2026-09-25T20:07:00Z" w16du:dateUtc="2026-09-26T00:07:00Z"/>
                                  <w:sz w:val="20"/>
                                  <w:szCs w:val="20"/>
                                </w:rPr>
                              </w:pPr>
                              <w:del w:id="1227" w:author="Marks, Brett (DPH)" w:date="2026-09-25T20:07:00Z" w16du:dateUtc="2026-09-26T00:07:00Z">
                                <w:r>
                                  <w:rPr>
                                    <w:rFonts w:ascii="Arial" w:eastAsia="Arial" w:hAnsi="Arial" w:cs="Arial"/>
                                    <w:color w:val="000000"/>
                                    <w:sz w:val="20"/>
                                    <w:szCs w:val="20"/>
                                  </w:rPr>
                                  <w:delText>P</w:delText>
                                </w:r>
                                <w:r w:rsidR="00394969" w:rsidRPr="00A765B0">
                                  <w:rPr>
                                    <w:rFonts w:ascii="Arial" w:eastAsia="Arial" w:hAnsi="Arial" w:cs="Arial"/>
                                    <w:color w:val="000000"/>
                                    <w:sz w:val="20"/>
                                    <w:szCs w:val="20"/>
                                  </w:rPr>
                                  <w:delText>rogress in Q</w:delText>
                                </w:r>
                                <w:r>
                                  <w:rPr>
                                    <w:rFonts w:ascii="Arial" w:eastAsia="Arial" w:hAnsi="Arial" w:cs="Arial"/>
                                    <w:color w:val="000000"/>
                                    <w:sz w:val="20"/>
                                    <w:szCs w:val="20"/>
                                  </w:rPr>
                                  <w:delText>1</w:delText>
                                </w:r>
                                <w:r w:rsidR="00394969" w:rsidRPr="00A765B0">
                                  <w:rPr>
                                    <w:rFonts w:ascii="Arial" w:eastAsia="Arial" w:hAnsi="Arial" w:cs="Arial"/>
                                    <w:color w:val="000000"/>
                                    <w:sz w:val="20"/>
                                    <w:szCs w:val="20"/>
                                  </w:rPr>
                                  <w:delText xml:space="preserve"> 202</w:delText>
                                </w:r>
                                <w:r>
                                  <w:rPr>
                                    <w:rFonts w:ascii="Arial" w:eastAsia="Arial" w:hAnsi="Arial" w:cs="Arial"/>
                                    <w:color w:val="000000"/>
                                    <w:sz w:val="20"/>
                                    <w:szCs w:val="20"/>
                                  </w:rPr>
                                  <w:delText>1</w:delText>
                                </w:r>
                                <w:r w:rsidR="00394969" w:rsidRPr="00A765B0">
                                  <w:rPr>
                                    <w:rFonts w:ascii="Arial" w:eastAsia="Arial" w:hAnsi="Arial" w:cs="Arial"/>
                                    <w:color w:val="000000"/>
                                    <w:sz w:val="20"/>
                                    <w:szCs w:val="20"/>
                                  </w:rPr>
                                  <w:delText xml:space="preserve"> includes:</w:delText>
                                </w:r>
                              </w:del>
                            </w:p>
                            <w:p w14:paraId="628414AC" w14:textId="77777777" w:rsidR="006D1CE8" w:rsidRDefault="006D1CE8">
                              <w:pPr>
                                <w:spacing w:before="35"/>
                                <w:textDirection w:val="btLr"/>
                                <w:rPr>
                                  <w:del w:id="1228" w:author="Marks, Brett (DPH)" w:date="2026-09-25T20:07:00Z" w16du:dateUtc="2026-09-26T00:07:00Z"/>
                                  <w:rFonts w:ascii="Arial" w:eastAsia="Arial" w:hAnsi="Arial" w:cs="Arial"/>
                                  <w:color w:val="000000"/>
                                  <w:sz w:val="20"/>
                                  <w:szCs w:val="20"/>
                                </w:rPr>
                              </w:pPr>
                            </w:p>
                            <w:p w14:paraId="17AB69AD" w14:textId="0512099B" w:rsidR="006D1CE8" w:rsidRPr="006D1CE8" w:rsidRDefault="006D1CE8" w:rsidP="006D1CE8">
                              <w:pPr>
                                <w:pStyle w:val="ListParagraph"/>
                                <w:numPr>
                                  <w:ilvl w:val="0"/>
                                  <w:numId w:val="3"/>
                                </w:numPr>
                                <w:spacing w:line="277" w:lineRule="auto"/>
                                <w:ind w:right="272"/>
                                <w:textDirection w:val="btLr"/>
                                <w:rPr>
                                  <w:del w:id="1229" w:author="Marks, Brett (DPH)" w:date="2026-09-25T20:07:00Z" w16du:dateUtc="2026-09-26T00:07:00Z"/>
                                </w:rPr>
                              </w:pPr>
                              <w:del w:id="1230" w:author="Marks, Brett (DPH)" w:date="2026-09-25T20:07:00Z" w16du:dateUtc="2026-09-26T00:07:00Z">
                                <w:r w:rsidRPr="00B41702">
                                  <w:rPr>
                                    <w:rFonts w:ascii="Arial" w:eastAsia="Arial" w:hAnsi="Arial" w:cs="Arial"/>
                                    <w:color w:val="000000"/>
                                    <w:sz w:val="20"/>
                                  </w:rPr>
                                  <w:delText>5380-18-01 AMT Coordination (CSU) $71,700 - Dr. Tom Bradley (PI), Ann Batchelor (PM). Colorado State University (CSU). Provides administrative management and support of the pool fund. This includes travel for annual meetings.</w:delText>
                                </w:r>
                              </w:del>
                            </w:p>
                            <w:p w14:paraId="20073243" w14:textId="66E953D4" w:rsidR="006D1CE8" w:rsidRPr="006D1CE8" w:rsidRDefault="006D1CE8" w:rsidP="006D1CE8">
                              <w:pPr>
                                <w:pStyle w:val="ListParagraph"/>
                                <w:numPr>
                                  <w:ilvl w:val="1"/>
                                  <w:numId w:val="3"/>
                                </w:numPr>
                                <w:spacing w:line="277" w:lineRule="auto"/>
                                <w:ind w:right="272"/>
                                <w:textDirection w:val="btLr"/>
                                <w:rPr>
                                  <w:del w:id="1231" w:author="Marks, Brett (DPH)" w:date="2026-09-25T20:07:00Z" w16du:dateUtc="2026-09-26T00:07:00Z"/>
                                </w:rPr>
                              </w:pPr>
                              <w:del w:id="1232" w:author="Marks, Brett (DPH)" w:date="2026-09-25T20:07:00Z" w16du:dateUtc="2026-09-26T00:07:00Z">
                                <w:r w:rsidRPr="006D1CE8">
                                  <w:rPr>
                                    <w:rFonts w:ascii="Arial" w:eastAsia="Arial" w:hAnsi="Arial" w:cs="Arial"/>
                                    <w:b/>
                                    <w:bCs/>
                                    <w:color w:val="000000"/>
                                    <w:sz w:val="20"/>
                                  </w:rPr>
                                  <w:delText>Project Update:</w:delText>
                                </w:r>
                                <w:r>
                                  <w:rPr>
                                    <w:rFonts w:ascii="Arial" w:eastAsia="Arial" w:hAnsi="Arial" w:cs="Arial"/>
                                    <w:color w:val="000000"/>
                                    <w:sz w:val="20"/>
                                  </w:rPr>
                                  <w:delText xml:space="preserve"> Project remains open – CDOT re-engaged CSU to support various administrative tasks (supporting the monthly meetings, agendas, minutes and general logistics moving forward). CDOT will work with CSU to increase the PO amount for further support this year for the annual meeting and development/refinement of the Toolkit.</w:delText>
                                </w:r>
                              </w:del>
                            </w:p>
                            <w:p w14:paraId="5B265957" w14:textId="77777777" w:rsidR="006D1CE8" w:rsidRDefault="006D1CE8" w:rsidP="006D1CE8">
                              <w:pPr>
                                <w:spacing w:line="277" w:lineRule="auto"/>
                                <w:ind w:left="720" w:right="272"/>
                                <w:textDirection w:val="btLr"/>
                                <w:rPr>
                                  <w:del w:id="1233" w:author="Marks, Brett (DPH)" w:date="2026-09-25T20:07:00Z" w16du:dateUtc="2026-09-26T00:07:00Z"/>
                                </w:rPr>
                              </w:pPr>
                            </w:p>
                            <w:p w14:paraId="166DA7E4" w14:textId="5798AFED" w:rsidR="006D1CE8" w:rsidRDefault="006D1CE8" w:rsidP="006D1CE8">
                              <w:pPr>
                                <w:pStyle w:val="ListParagraph"/>
                                <w:numPr>
                                  <w:ilvl w:val="0"/>
                                  <w:numId w:val="3"/>
                                </w:numPr>
                                <w:spacing w:line="264" w:lineRule="auto"/>
                                <w:ind w:right="499"/>
                                <w:textDirection w:val="btLr"/>
                                <w:rPr>
                                  <w:del w:id="1234" w:author="Marks, Brett (DPH)" w:date="2026-09-25T20:07:00Z" w16du:dateUtc="2026-09-26T00:07:00Z"/>
                                </w:rPr>
                              </w:pPr>
                              <w:del w:id="1235" w:author="Marks, Brett (DPH)" w:date="2026-09-25T20:07:00Z" w16du:dateUtc="2026-09-26T00:07:00Z">
                                <w:r w:rsidRPr="00B41702">
                                  <w:rPr>
                                    <w:rFonts w:ascii="Arial" w:eastAsia="Arial" w:hAnsi="Arial" w:cs="Arial"/>
                                    <w:color w:val="000000"/>
                                    <w:sz w:val="20"/>
                                  </w:rPr>
                                  <w:delText>5380-19-02 Human AMV Interaction (CSU) $74,997 - Dr. Erika Miller (PI), CSU. Evaluating the Human</w:delText>
                                </w:r>
                                <w:r w:rsidRPr="00B41702">
                                  <w:rPr>
                                    <w:rFonts w:ascii="Cambria Math" w:eastAsia="Arial" w:hAnsi="Cambria Math" w:cs="Cambria Math"/>
                                    <w:color w:val="000000"/>
                                    <w:sz w:val="20"/>
                                  </w:rPr>
                                  <w:delText>‐</w:delText>
                                </w:r>
                                <w:r w:rsidRPr="00B41702">
                                  <w:rPr>
                                    <w:rFonts w:ascii="Arial" w:eastAsia="Arial" w:hAnsi="Arial" w:cs="Arial"/>
                                    <w:color w:val="000000"/>
                                    <w:sz w:val="20"/>
                                  </w:rPr>
                                  <w:delText>Automated Maintenance Vehicle (AMV) for Improved Safety and Facilitating Long Term Trust</w:delText>
                                </w:r>
                              </w:del>
                            </w:p>
                            <w:p w14:paraId="03FEA8BF" w14:textId="003532F3" w:rsidR="006D1CE8" w:rsidRDefault="006D1CE8" w:rsidP="006D1CE8">
                              <w:pPr>
                                <w:pStyle w:val="ListParagraph"/>
                                <w:numPr>
                                  <w:ilvl w:val="1"/>
                                  <w:numId w:val="3"/>
                                </w:numPr>
                                <w:spacing w:line="277" w:lineRule="auto"/>
                                <w:ind w:right="272"/>
                                <w:textDirection w:val="btLr"/>
                                <w:rPr>
                                  <w:del w:id="1236" w:author="Marks, Brett (DPH)" w:date="2026-09-25T20:07:00Z" w16du:dateUtc="2026-09-26T00:07:00Z"/>
                                </w:rPr>
                              </w:pPr>
                              <w:del w:id="1237" w:author="Marks, Brett (DPH)" w:date="2026-09-25T20:07:00Z" w16du:dateUtc="2026-09-26T00:07:00Z">
                                <w:r w:rsidRPr="006D1CE8">
                                  <w:rPr>
                                    <w:rFonts w:ascii="Arial" w:eastAsia="Arial" w:hAnsi="Arial" w:cs="Arial"/>
                                    <w:b/>
                                    <w:bCs/>
                                    <w:color w:val="000000"/>
                                    <w:sz w:val="20"/>
                                  </w:rPr>
                                  <w:delText>Project Update:</w:delText>
                                </w:r>
                                <w:r>
                                  <w:rPr>
                                    <w:rFonts w:ascii="Arial" w:eastAsia="Arial" w:hAnsi="Arial" w:cs="Arial"/>
                                    <w:color w:val="000000"/>
                                    <w:sz w:val="20"/>
                                  </w:rPr>
                                  <w:delText xml:space="preserve"> Dr. Miller sent her final report to CDOT and CDOT accepted the report. The project has been paid in full and is now complete and closed out. Will not appear on future quarterly reports. </w:delText>
                                </w:r>
                              </w:del>
                            </w:p>
                            <w:p w14:paraId="102203F6" w14:textId="77777777" w:rsidR="006D1CE8" w:rsidRDefault="006D1CE8" w:rsidP="006D1CE8">
                              <w:pPr>
                                <w:pStyle w:val="ListParagraph"/>
                                <w:spacing w:line="264" w:lineRule="auto"/>
                                <w:ind w:left="720" w:right="499"/>
                                <w:textDirection w:val="btLr"/>
                                <w:rPr>
                                  <w:del w:id="1238" w:author="Marks, Brett (DPH)" w:date="2026-09-25T20:07:00Z" w16du:dateUtc="2026-09-26T00:07:00Z"/>
                                </w:rPr>
                              </w:pPr>
                            </w:p>
                            <w:p w14:paraId="7C3DBF61" w14:textId="05E45E8A" w:rsidR="006D1CE8" w:rsidRPr="006D1CE8" w:rsidRDefault="006D1CE8" w:rsidP="006D1CE8">
                              <w:pPr>
                                <w:pStyle w:val="ListParagraph"/>
                                <w:numPr>
                                  <w:ilvl w:val="0"/>
                                  <w:numId w:val="3"/>
                                </w:numPr>
                                <w:spacing w:before="12"/>
                                <w:textDirection w:val="btLr"/>
                                <w:rPr>
                                  <w:del w:id="1239" w:author="Marks, Brett (DPH)" w:date="2026-09-25T20:07:00Z" w16du:dateUtc="2026-09-26T00:07:00Z"/>
                                </w:rPr>
                              </w:pPr>
                              <w:del w:id="1240" w:author="Marks, Brett (DPH)" w:date="2026-09-25T20:07:00Z" w16du:dateUtc="2026-09-26T00:07:00Z">
                                <w:r w:rsidRPr="00B41702">
                                  <w:rPr>
                                    <w:rFonts w:ascii="Arial" w:eastAsia="Arial" w:hAnsi="Arial" w:cs="Arial"/>
                                    <w:color w:val="000000"/>
                                    <w:sz w:val="20"/>
                                  </w:rPr>
                                  <w:delText>5380-19-03 ATMA Dev Guide (MST) $92,572 - Dr. Xianbiao (XB) Hu (PI). Missouri University of Science and Technology (MST)</w:delText>
                                </w:r>
                              </w:del>
                            </w:p>
                            <w:p w14:paraId="250B79AD" w14:textId="58370F0F" w:rsidR="006D1CE8" w:rsidRPr="006D1CE8" w:rsidRDefault="006D1CE8" w:rsidP="006D1CE8">
                              <w:pPr>
                                <w:pStyle w:val="ListParagraph"/>
                                <w:numPr>
                                  <w:ilvl w:val="1"/>
                                  <w:numId w:val="3"/>
                                </w:numPr>
                                <w:spacing w:before="12"/>
                                <w:textDirection w:val="btLr"/>
                                <w:rPr>
                                  <w:del w:id="1241" w:author="Marks, Brett (DPH)" w:date="2026-09-25T20:07:00Z" w16du:dateUtc="2026-09-26T00:07:00Z"/>
                                </w:rPr>
                              </w:pPr>
                              <w:del w:id="1242" w:author="Marks, Brett (DPH)" w:date="2026-09-25T20:07:00Z" w16du:dateUtc="2026-09-26T00:07:00Z">
                                <w:r>
                                  <w:rPr>
                                    <w:rFonts w:ascii="Arial" w:eastAsia="Arial" w:hAnsi="Arial" w:cs="Arial"/>
                                    <w:b/>
                                    <w:bCs/>
                                    <w:color w:val="000000"/>
                                    <w:sz w:val="20"/>
                                  </w:rPr>
                                  <w:delText xml:space="preserve">Project </w:delText>
                                </w:r>
                                <w:r w:rsidRPr="006D1CE8">
                                  <w:rPr>
                                    <w:rFonts w:ascii="Arial" w:eastAsia="Arial" w:hAnsi="Arial" w:cs="Arial"/>
                                    <w:b/>
                                    <w:bCs/>
                                    <w:color w:val="000000"/>
                                    <w:sz w:val="20"/>
                                  </w:rPr>
                                  <w:delText>Update</w:delText>
                                </w:r>
                                <w:r>
                                  <w:rPr>
                                    <w:rFonts w:ascii="Arial" w:eastAsia="Arial" w:hAnsi="Arial" w:cs="Arial"/>
                                    <w:color w:val="000000"/>
                                    <w:sz w:val="20"/>
                                  </w:rPr>
                                  <w:delText>: Dr</w:delText>
                                </w:r>
                                <w:r w:rsidRPr="006D1CE8">
                                  <w:delText>.</w:delText>
                                </w:r>
                                <w:r>
                                  <w:delText xml:space="preserve"> Hu waiting on additional data to validate results – CDOT working on installation of cameras on northern Colorado ATMA. </w:delText>
                                </w:r>
                              </w:del>
                            </w:p>
                            <w:p w14:paraId="017111A5" w14:textId="77777777" w:rsidR="006D1CE8" w:rsidRDefault="006D1CE8" w:rsidP="006D1CE8">
                              <w:pPr>
                                <w:pStyle w:val="ListParagraph"/>
                                <w:spacing w:before="12"/>
                                <w:ind w:left="1440"/>
                                <w:textDirection w:val="btLr"/>
                                <w:rPr>
                                  <w:del w:id="1243" w:author="Marks, Brett (DPH)" w:date="2026-09-25T20:07:00Z" w16du:dateUtc="2026-09-26T00:07:00Z"/>
                                </w:rPr>
                              </w:pPr>
                            </w:p>
                            <w:p w14:paraId="67E3DA4E" w14:textId="534992E2" w:rsidR="006D1CE8" w:rsidRPr="006D1CE8" w:rsidRDefault="006D1CE8" w:rsidP="006D1CE8">
                              <w:pPr>
                                <w:pStyle w:val="ListParagraph"/>
                                <w:numPr>
                                  <w:ilvl w:val="0"/>
                                  <w:numId w:val="3"/>
                                </w:numPr>
                                <w:spacing w:before="12"/>
                                <w:textDirection w:val="btLr"/>
                                <w:rPr>
                                  <w:del w:id="1244" w:author="Marks, Brett (DPH)" w:date="2026-09-25T20:07:00Z" w16du:dateUtc="2026-09-26T00:07:00Z"/>
                                </w:rPr>
                              </w:pPr>
                              <w:del w:id="1245" w:author="Marks, Brett (DPH)" w:date="2026-09-25T20:07:00Z" w16du:dateUtc="2026-09-26T00:07:00Z">
                                <w:r w:rsidRPr="00B41702">
                                  <w:rPr>
                                    <w:rFonts w:ascii="Arial" w:eastAsia="Arial" w:hAnsi="Arial" w:cs="Arial"/>
                                    <w:color w:val="000000"/>
                                    <w:sz w:val="20"/>
                                  </w:rPr>
                                  <w:delText xml:space="preserve">5380-20-04 ATMA Tabletop $22,300 – Will Moorhead (PI), All Clear Emergency Management, Golden, Colorado </w:delText>
                                </w:r>
                              </w:del>
                            </w:p>
                            <w:p w14:paraId="4894B92C" w14:textId="77529B9D" w:rsidR="006D1CE8" w:rsidRDefault="006D1CE8" w:rsidP="006D1CE8">
                              <w:pPr>
                                <w:pStyle w:val="ListParagraph"/>
                                <w:numPr>
                                  <w:ilvl w:val="1"/>
                                  <w:numId w:val="3"/>
                                </w:numPr>
                                <w:spacing w:before="12"/>
                                <w:textDirection w:val="btLr"/>
                                <w:rPr>
                                  <w:del w:id="1246" w:author="Marks, Brett (DPH)" w:date="2026-09-25T20:07:00Z" w16du:dateUtc="2026-09-26T00:07:00Z"/>
                                </w:rPr>
                              </w:pPr>
                              <w:del w:id="1247" w:author="Marks, Brett (DPH)" w:date="2026-09-25T20:07:00Z" w16du:dateUtc="2026-09-26T00:07:00Z">
                                <w:r w:rsidRPr="006D1CE8">
                                  <w:rPr>
                                    <w:rFonts w:ascii="Arial" w:eastAsia="Arial" w:hAnsi="Arial" w:cs="Arial"/>
                                    <w:b/>
                                    <w:bCs/>
                                    <w:color w:val="000000"/>
                                    <w:sz w:val="20"/>
                                  </w:rPr>
                                  <w:delText>Project Update:</w:delText>
                                </w:r>
                                <w:r>
                                  <w:rPr>
                                    <w:rFonts w:ascii="Arial" w:eastAsia="Arial" w:hAnsi="Arial" w:cs="Arial"/>
                                    <w:color w:val="000000"/>
                                    <w:sz w:val="20"/>
                                  </w:rPr>
                                  <w:delText xml:space="preserve"> Planning efforts for the ATMA Tabletop event is well underway. Two meetings have taken place, with the draft plan out to the AMT planning team. Scenario is nearing finalization and group is working on final prep for July tabletop event. </w:delText>
                                </w:r>
                                <w:r>
                                  <w:rPr>
                                    <w:rFonts w:ascii="Arial" w:eastAsia="Arial" w:hAnsi="Arial" w:cs="Arial"/>
                                    <w:color w:val="000000"/>
                                    <w:sz w:val="20"/>
                                  </w:rPr>
                                  <w:br/>
                                </w:r>
                              </w:del>
                            </w:p>
                            <w:p w14:paraId="2B3ADC19" w14:textId="3728C71A" w:rsidR="006D1CE8" w:rsidRPr="006D1CE8" w:rsidRDefault="006D1CE8" w:rsidP="006D1CE8">
                              <w:pPr>
                                <w:pStyle w:val="ListParagraph"/>
                                <w:numPr>
                                  <w:ilvl w:val="0"/>
                                  <w:numId w:val="3"/>
                                </w:numPr>
                                <w:spacing w:before="12"/>
                                <w:textDirection w:val="btLr"/>
                                <w:rPr>
                                  <w:del w:id="1248" w:author="Marks, Brett (DPH)" w:date="2026-09-25T20:07:00Z" w16du:dateUtc="2026-09-26T00:07:00Z"/>
                                </w:rPr>
                              </w:pPr>
                              <w:del w:id="1249" w:author="Marks, Brett (DPH)" w:date="2026-09-25T20:07:00Z" w16du:dateUtc="2026-09-26T00:07:00Z">
                                <w:r w:rsidRPr="00B41702">
                                  <w:rPr>
                                    <w:rFonts w:ascii="Arial" w:eastAsia="Arial" w:hAnsi="Arial" w:cs="Arial"/>
                                    <w:color w:val="000000"/>
                                    <w:sz w:val="20"/>
                                  </w:rPr>
                                  <w:delText>5380-20-05 ATMA Cybersecurity Complement $50,000 – Dr. Jeremy Daily (PI), Colorado State University, Fort Collins.</w:delText>
                                </w:r>
                              </w:del>
                            </w:p>
                            <w:p w14:paraId="326B0E08" w14:textId="66FBB760" w:rsidR="006D1CE8" w:rsidRPr="006D1CE8" w:rsidRDefault="006D1CE8" w:rsidP="006D1CE8">
                              <w:pPr>
                                <w:pStyle w:val="ListParagraph"/>
                                <w:numPr>
                                  <w:ilvl w:val="1"/>
                                  <w:numId w:val="3"/>
                                </w:numPr>
                                <w:spacing w:before="12"/>
                                <w:textDirection w:val="btLr"/>
                                <w:rPr>
                                  <w:del w:id="1250" w:author="Marks, Brett (DPH)" w:date="2026-09-25T20:07:00Z" w16du:dateUtc="2026-09-26T00:07:00Z"/>
                                  <w:b/>
                                  <w:bCs/>
                                </w:rPr>
                              </w:pPr>
                              <w:del w:id="1251" w:author="Marks, Brett (DPH)" w:date="2026-09-25T20:07:00Z" w16du:dateUtc="2026-09-26T00:07:00Z">
                                <w:r w:rsidRPr="006D1CE8">
                                  <w:rPr>
                                    <w:rFonts w:ascii="Arial" w:eastAsia="Arial" w:hAnsi="Arial" w:cs="Arial"/>
                                    <w:b/>
                                    <w:bCs/>
                                    <w:color w:val="000000"/>
                                    <w:sz w:val="20"/>
                                  </w:rPr>
                                  <w:delText xml:space="preserve">Project Update: </w:delText>
                                </w:r>
                                <w:r>
                                  <w:rPr>
                                    <w:rFonts w:ascii="Arial" w:eastAsia="Arial" w:hAnsi="Arial" w:cs="Arial"/>
                                    <w:color w:val="000000"/>
                                    <w:sz w:val="20"/>
                                  </w:rPr>
                                  <w:delText xml:space="preserve">Dr. Daily is officially on board as of approximately mid-point in the quarter. Currently working with the ATMA project planning team to define the deliverables that will come after the ATMA tabletop event. </w:delText>
                                </w:r>
                                <w:r>
                                  <w:rPr>
                                    <w:rFonts w:ascii="Arial" w:eastAsia="Arial" w:hAnsi="Arial" w:cs="Arial"/>
                                    <w:color w:val="000000"/>
                                    <w:sz w:val="20"/>
                                  </w:rPr>
                                  <w:br/>
                                </w:r>
                              </w:del>
                            </w:p>
                            <w:p w14:paraId="0C1A64EE" w14:textId="61B6CD4B" w:rsidR="006D1CE8" w:rsidRPr="006D1CE8" w:rsidRDefault="006D1CE8" w:rsidP="006D1CE8">
                              <w:pPr>
                                <w:pStyle w:val="ListParagraph"/>
                                <w:numPr>
                                  <w:ilvl w:val="0"/>
                                  <w:numId w:val="3"/>
                                </w:numPr>
                                <w:spacing w:before="12"/>
                                <w:textDirection w:val="btLr"/>
                                <w:rPr>
                                  <w:del w:id="1252" w:author="Marks, Brett (DPH)" w:date="2026-09-25T20:07:00Z" w16du:dateUtc="2026-09-26T00:07:00Z"/>
                                </w:rPr>
                              </w:pPr>
                              <w:del w:id="1253" w:author="Marks, Brett (DPH)" w:date="2026-09-25T20:07:00Z" w16du:dateUtc="2026-09-26T00:07:00Z">
                                <w:r w:rsidRPr="00B41702">
                                  <w:rPr>
                                    <w:rFonts w:ascii="Arial" w:eastAsia="Arial" w:hAnsi="Arial" w:cs="Arial"/>
                                    <w:color w:val="000000"/>
                                    <w:sz w:val="20"/>
                                  </w:rPr>
                                  <w:delText>5380-20-06 ATMA Documentation $130,000 – Dr. Xianbiao (XB) Hu (PI), Missouri Tech University.</w:delText>
                                </w:r>
                              </w:del>
                            </w:p>
                            <w:p w14:paraId="3CEE93E8" w14:textId="6E5745F4" w:rsidR="006D1CE8" w:rsidRDefault="006D1CE8" w:rsidP="006D1CE8">
                              <w:pPr>
                                <w:pStyle w:val="ListParagraph"/>
                                <w:numPr>
                                  <w:ilvl w:val="1"/>
                                  <w:numId w:val="3"/>
                                </w:numPr>
                                <w:spacing w:before="12"/>
                                <w:textDirection w:val="btLr"/>
                                <w:rPr>
                                  <w:del w:id="1254" w:author="Marks, Brett (DPH)" w:date="2026-09-25T20:07:00Z" w16du:dateUtc="2026-09-26T00:07:00Z"/>
                                </w:rPr>
                              </w:pPr>
                              <w:del w:id="1255" w:author="Marks, Brett (DPH)" w:date="2026-09-25T20:07:00Z" w16du:dateUtc="2026-09-26T00:07:00Z">
                                <w:r>
                                  <w:rPr>
                                    <w:rFonts w:ascii="Arial" w:eastAsia="Arial" w:hAnsi="Arial" w:cs="Arial"/>
                                    <w:color w:val="000000"/>
                                    <w:sz w:val="20"/>
                                  </w:rPr>
                                  <w:delText xml:space="preserve">Project Update: Kickoff occurred during the quarter – project team underway – will present schedule at upcoming AMT meetings to give a head’s up on when project team would like feedback from state DOTs. </w:delText>
                                </w:r>
                              </w:del>
                            </w:p>
                            <w:p w14:paraId="34F83299" w14:textId="5068E0C7" w:rsidR="002B4A75" w:rsidRPr="00A765B0" w:rsidRDefault="00394969">
                              <w:pPr>
                                <w:spacing w:before="35"/>
                                <w:textDirection w:val="btLr"/>
                                <w:rPr>
                                  <w:del w:id="1256" w:author="Marks, Brett (DPH)" w:date="2026-09-25T20:07:00Z" w16du:dateUtc="2026-09-26T00:07:00Z"/>
                                  <w:sz w:val="20"/>
                                  <w:szCs w:val="20"/>
                                </w:rPr>
                              </w:pPr>
                              <w:del w:id="1257" w:author="Marks, Brett (DPH)" w:date="2026-09-25T20:07:00Z" w16du:dateUtc="2026-09-26T00:07:00Z">
                                <w:r w:rsidRPr="00A765B0">
                                  <w:rPr>
                                    <w:rFonts w:ascii="Arial" w:eastAsia="Arial" w:hAnsi="Arial" w:cs="Arial"/>
                                    <w:color w:val="000000"/>
                                    <w:sz w:val="20"/>
                                    <w:szCs w:val="20"/>
                                  </w:rPr>
                                  <w:br/>
                                </w:r>
                              </w:del>
                            </w:p>
                          </w:txbxContent>
                        </wps:txbx>
                        <wps:bodyPr spcFirstLastPara="1" wrap="square" lIns="0" tIns="0" rIns="0" bIns="0" anchor="t" anchorCtr="0">
                          <a:noAutofit/>
                        </wps:bodyPr>
                      </wps:wsp>
                    </a:graphicData>
                  </a:graphic>
                </wp:inline>
              </w:drawing>
            </mc:Choice>
            <mc:Fallback>
              <w:pict>
                <v:rect w14:anchorId="50009BB0" id="Rectangle 13" o:spid="_x0000_s1027" style="width:545.4pt;height:56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" filled="f">
                  <v:stroke startarrowwidth="narrow" startarrowlength="short" endarrowwidth="narrow" endarrowlength="short"/>
                  <v:textbox inset="0,0,0,0">
                    <w:txbxContent>
                      <w:p w14:paraId="6B1AD698" w14:textId="77777777" w:rsidR="002B4A75" w:rsidRDefault="002B4A75">
                        <w:pPr>
                          <w:spacing w:before="6"/>
                          <w:textDirection w:val="btLr"/>
                          <w:rPr>
                            <w:del w:id="1258" w:author="Marks, Brett (DPH)" w:date="2026-09-25T20:07:00Z" w16du:dateUtc="2026-09-26T00:07:00Z"/>
                          </w:rPr>
                        </w:pPr>
                      </w:p>
                      <w:p w14:paraId="7FA762BA" w14:textId="77777777" w:rsidR="002B4A75" w:rsidRDefault="00394969">
                        <w:pPr>
                          <w:ind w:left="101" w:firstLine="202"/>
                          <w:textDirection w:val="btLr"/>
                          <w:rPr>
                            <w:del w:id="1259" w:author="Marks, Brett (DPH)" w:date="2026-09-25T20:07:00Z" w16du:dateUtc="2026-09-26T00:07:00Z"/>
                          </w:rPr>
                        </w:pPr>
                        <w:del w:id="1260" w:author="Marks, Brett (DPH)" w:date="2026-09-25T20:07:00Z" w16du:dateUtc="2026-09-26T00:07:00Z">
                          <w:r>
                            <w:rPr>
                              <w:rFonts w:ascii="Arial" w:eastAsia="Arial" w:hAnsi="Arial" w:cs="Arial"/>
                              <w:b/>
                              <w:color w:val="000000"/>
                              <w:sz w:val="20"/>
                            </w:rPr>
                            <w:delText>Progress this Quarter (includes meetings, work plan status, contract status, significant progress, etc.):</w:delText>
                          </w:r>
                        </w:del>
                      </w:p>
                      <w:p w14:paraId="53836DC9" w14:textId="0A7B45CC" w:rsidR="002B4A75" w:rsidRPr="00A765B0" w:rsidRDefault="00A765B0">
                        <w:pPr>
                          <w:spacing w:before="123"/>
                          <w:ind w:left="60" w:firstLine="121"/>
                          <w:textDirection w:val="btLr"/>
                          <w:rPr>
                            <w:del w:id="1261" w:author="Marks, Brett (DPH)" w:date="2026-09-25T20:07:00Z" w16du:dateUtc="2026-09-26T00:07:00Z"/>
                            <w:sz w:val="20"/>
                            <w:szCs w:val="20"/>
                          </w:rPr>
                        </w:pPr>
                        <w:del w:id="1262" w:author="Marks, Brett (DPH)" w:date="2026-09-25T20:07:00Z" w16du:dateUtc="2026-09-26T00:07:00Z">
                          <w:r>
                            <w:rPr>
                              <w:rFonts w:ascii="Arial" w:eastAsia="Arial" w:hAnsi="Arial" w:cs="Arial"/>
                              <w:color w:val="000000"/>
                              <w:sz w:val="20"/>
                              <w:szCs w:val="20"/>
                            </w:rPr>
                            <w:delText>P</w:delText>
                          </w:r>
                          <w:r w:rsidR="00394969" w:rsidRPr="00A765B0">
                            <w:rPr>
                              <w:rFonts w:ascii="Arial" w:eastAsia="Arial" w:hAnsi="Arial" w:cs="Arial"/>
                              <w:color w:val="000000"/>
                              <w:sz w:val="20"/>
                              <w:szCs w:val="20"/>
                            </w:rPr>
                            <w:delText>rogress in Q</w:delText>
                          </w:r>
                          <w:r>
                            <w:rPr>
                              <w:rFonts w:ascii="Arial" w:eastAsia="Arial" w:hAnsi="Arial" w:cs="Arial"/>
                              <w:color w:val="000000"/>
                              <w:sz w:val="20"/>
                              <w:szCs w:val="20"/>
                            </w:rPr>
                            <w:delText>1</w:delText>
                          </w:r>
                          <w:r w:rsidR="00394969" w:rsidRPr="00A765B0">
                            <w:rPr>
                              <w:rFonts w:ascii="Arial" w:eastAsia="Arial" w:hAnsi="Arial" w:cs="Arial"/>
                              <w:color w:val="000000"/>
                              <w:sz w:val="20"/>
                              <w:szCs w:val="20"/>
                            </w:rPr>
                            <w:delText xml:space="preserve"> 202</w:delText>
                          </w:r>
                          <w:r>
                            <w:rPr>
                              <w:rFonts w:ascii="Arial" w:eastAsia="Arial" w:hAnsi="Arial" w:cs="Arial"/>
                              <w:color w:val="000000"/>
                              <w:sz w:val="20"/>
                              <w:szCs w:val="20"/>
                            </w:rPr>
                            <w:delText>1</w:delText>
                          </w:r>
                          <w:r w:rsidR="00394969" w:rsidRPr="00A765B0">
                            <w:rPr>
                              <w:rFonts w:ascii="Arial" w:eastAsia="Arial" w:hAnsi="Arial" w:cs="Arial"/>
                              <w:color w:val="000000"/>
                              <w:sz w:val="20"/>
                              <w:szCs w:val="20"/>
                            </w:rPr>
                            <w:delText xml:space="preserve"> includes:</w:delText>
                          </w:r>
                        </w:del>
                      </w:p>
                      <w:p w14:paraId="628414AC" w14:textId="77777777" w:rsidR="006D1CE8" w:rsidRDefault="006D1CE8">
                        <w:pPr>
                          <w:spacing w:before="35"/>
                          <w:textDirection w:val="btLr"/>
                          <w:rPr>
                            <w:del w:id="1263" w:author="Marks, Brett (DPH)" w:date="2026-09-25T20:07:00Z" w16du:dateUtc="2026-09-26T00:07:00Z"/>
                            <w:rFonts w:ascii="Arial" w:eastAsia="Arial" w:hAnsi="Arial" w:cs="Arial"/>
                            <w:color w:val="000000"/>
                            <w:sz w:val="20"/>
                            <w:szCs w:val="20"/>
                          </w:rPr>
                        </w:pPr>
                      </w:p>
                      <w:p w14:paraId="17AB69AD" w14:textId="0512099B" w:rsidR="006D1CE8" w:rsidRPr="006D1CE8" w:rsidRDefault="006D1CE8" w:rsidP="006D1CE8">
                        <w:pPr>
                          <w:pStyle w:val="ListParagraph"/>
                          <w:numPr>
                            <w:ilvl w:val="0"/>
                            <w:numId w:val="3"/>
                          </w:numPr>
                          <w:spacing w:line="277" w:lineRule="auto"/>
                          <w:ind w:right="272"/>
                          <w:textDirection w:val="btLr"/>
                          <w:rPr>
                            <w:del w:id="1264" w:author="Marks, Brett (DPH)" w:date="2026-09-25T20:07:00Z" w16du:dateUtc="2026-09-26T00:07:00Z"/>
                          </w:rPr>
                        </w:pPr>
                        <w:del w:id="1265" w:author="Marks, Brett (DPH)" w:date="2026-09-25T20:07:00Z" w16du:dateUtc="2026-09-26T00:07:00Z">
                          <w:r w:rsidRPr="00B41702">
                            <w:rPr>
                              <w:rFonts w:ascii="Arial" w:eastAsia="Arial" w:hAnsi="Arial" w:cs="Arial"/>
                              <w:color w:val="000000"/>
                              <w:sz w:val="20"/>
                            </w:rPr>
                            <w:delText>5380-18-01 AMT Coordination (CSU) $71,700 - Dr. Tom Bradley (PI), Ann Batchelor (PM). Colorado State University (CSU). Provides administrative management and support of the pool fund. This includes travel for annual meetings.</w:delText>
                          </w:r>
                        </w:del>
                      </w:p>
                      <w:p w14:paraId="20073243" w14:textId="66E953D4" w:rsidR="006D1CE8" w:rsidRPr="006D1CE8" w:rsidRDefault="006D1CE8" w:rsidP="006D1CE8">
                        <w:pPr>
                          <w:pStyle w:val="ListParagraph"/>
                          <w:numPr>
                            <w:ilvl w:val="1"/>
                            <w:numId w:val="3"/>
                          </w:numPr>
                          <w:spacing w:line="277" w:lineRule="auto"/>
                          <w:ind w:right="272"/>
                          <w:textDirection w:val="btLr"/>
                          <w:rPr>
                            <w:del w:id="1266" w:author="Marks, Brett (DPH)" w:date="2026-09-25T20:07:00Z" w16du:dateUtc="2026-09-26T00:07:00Z"/>
                          </w:rPr>
                        </w:pPr>
                        <w:del w:id="1267" w:author="Marks, Brett (DPH)" w:date="2026-09-25T20:07:00Z" w16du:dateUtc="2026-09-26T00:07:00Z">
                          <w:r w:rsidRPr="006D1CE8">
                            <w:rPr>
                              <w:rFonts w:ascii="Arial" w:eastAsia="Arial" w:hAnsi="Arial" w:cs="Arial"/>
                              <w:b/>
                              <w:bCs/>
                              <w:color w:val="000000"/>
                              <w:sz w:val="20"/>
                            </w:rPr>
                            <w:delText>Project Update:</w:delText>
                          </w:r>
                          <w:r>
                            <w:rPr>
                              <w:rFonts w:ascii="Arial" w:eastAsia="Arial" w:hAnsi="Arial" w:cs="Arial"/>
                              <w:color w:val="000000"/>
                              <w:sz w:val="20"/>
                            </w:rPr>
                            <w:delText xml:space="preserve"> Project remains open – CDOT re-engaged CSU to support various administrative tasks (supporting the monthly meetings, agendas, minutes and general logistics moving forward). CDOT will work with CSU to increase the PO amount for further support this year for the annual meeting and development/refinement of the Toolkit.</w:delText>
                          </w:r>
                        </w:del>
                      </w:p>
                      <w:p w14:paraId="5B265957" w14:textId="77777777" w:rsidR="006D1CE8" w:rsidRDefault="006D1CE8" w:rsidP="006D1CE8">
                        <w:pPr>
                          <w:spacing w:line="277" w:lineRule="auto"/>
                          <w:ind w:left="720" w:right="272"/>
                          <w:textDirection w:val="btLr"/>
                          <w:rPr>
                            <w:del w:id="1268" w:author="Marks, Brett (DPH)" w:date="2026-09-25T20:07:00Z" w16du:dateUtc="2026-09-26T00:07:00Z"/>
                          </w:rPr>
                        </w:pPr>
                      </w:p>
                      <w:p w14:paraId="166DA7E4" w14:textId="5798AFED" w:rsidR="006D1CE8" w:rsidRDefault="006D1CE8" w:rsidP="006D1CE8">
                        <w:pPr>
                          <w:pStyle w:val="ListParagraph"/>
                          <w:numPr>
                            <w:ilvl w:val="0"/>
                            <w:numId w:val="3"/>
                          </w:numPr>
                          <w:spacing w:line="264" w:lineRule="auto"/>
                          <w:ind w:right="499"/>
                          <w:textDirection w:val="btLr"/>
                          <w:rPr>
                            <w:del w:id="1269" w:author="Marks, Brett (DPH)" w:date="2026-09-25T20:07:00Z" w16du:dateUtc="2026-09-26T00:07:00Z"/>
                          </w:rPr>
                        </w:pPr>
                        <w:del w:id="1270" w:author="Marks, Brett (DPH)" w:date="2026-09-25T20:07:00Z" w16du:dateUtc="2026-09-26T00:07:00Z">
                          <w:r w:rsidRPr="00B41702">
                            <w:rPr>
                              <w:rFonts w:ascii="Arial" w:eastAsia="Arial" w:hAnsi="Arial" w:cs="Arial"/>
                              <w:color w:val="000000"/>
                              <w:sz w:val="20"/>
                            </w:rPr>
                            <w:delText>5380-19-02 Human AMV Interaction (CSU) $74,997 - Dr. Erika Miller (PI), CSU. Evaluating the Human</w:delText>
                          </w:r>
                          <w:r w:rsidRPr="00B41702">
                            <w:rPr>
                              <w:rFonts w:ascii="Cambria Math" w:eastAsia="Arial" w:hAnsi="Cambria Math" w:cs="Cambria Math"/>
                              <w:color w:val="000000"/>
                              <w:sz w:val="20"/>
                            </w:rPr>
                            <w:delText>‐</w:delText>
                          </w:r>
                          <w:r w:rsidRPr="00B41702">
                            <w:rPr>
                              <w:rFonts w:ascii="Arial" w:eastAsia="Arial" w:hAnsi="Arial" w:cs="Arial"/>
                              <w:color w:val="000000"/>
                              <w:sz w:val="20"/>
                            </w:rPr>
                            <w:delText>Automated Maintenance Vehicle (AMV) for Improved Safety and Facilitating Long Term Trust</w:delText>
                          </w:r>
                        </w:del>
                      </w:p>
                      <w:p w14:paraId="03FEA8BF" w14:textId="003532F3" w:rsidR="006D1CE8" w:rsidRDefault="006D1CE8" w:rsidP="006D1CE8">
                        <w:pPr>
                          <w:pStyle w:val="ListParagraph"/>
                          <w:numPr>
                            <w:ilvl w:val="1"/>
                            <w:numId w:val="3"/>
                          </w:numPr>
                          <w:spacing w:line="277" w:lineRule="auto"/>
                          <w:ind w:right="272"/>
                          <w:textDirection w:val="btLr"/>
                          <w:rPr>
                            <w:del w:id="1271" w:author="Marks, Brett (DPH)" w:date="2026-09-25T20:07:00Z" w16du:dateUtc="2026-09-26T00:07:00Z"/>
                          </w:rPr>
                        </w:pPr>
                        <w:del w:id="1272" w:author="Marks, Brett (DPH)" w:date="2026-09-25T20:07:00Z" w16du:dateUtc="2026-09-26T00:07:00Z">
                          <w:r w:rsidRPr="006D1CE8">
                            <w:rPr>
                              <w:rFonts w:ascii="Arial" w:eastAsia="Arial" w:hAnsi="Arial" w:cs="Arial"/>
                              <w:b/>
                              <w:bCs/>
                              <w:color w:val="000000"/>
                              <w:sz w:val="20"/>
                            </w:rPr>
                            <w:delText>Project Update:</w:delText>
                          </w:r>
                          <w:r>
                            <w:rPr>
                              <w:rFonts w:ascii="Arial" w:eastAsia="Arial" w:hAnsi="Arial" w:cs="Arial"/>
                              <w:color w:val="000000"/>
                              <w:sz w:val="20"/>
                            </w:rPr>
                            <w:delText xml:space="preserve"> Dr. Miller sent her final report to CDOT and CDOT accepted the report. The project has been paid in full and is now complete and closed out. Will not appear on future quarterly reports. </w:delText>
                          </w:r>
                        </w:del>
                      </w:p>
                      <w:p w14:paraId="102203F6" w14:textId="77777777" w:rsidR="006D1CE8" w:rsidRDefault="006D1CE8" w:rsidP="006D1CE8">
                        <w:pPr>
                          <w:pStyle w:val="ListParagraph"/>
                          <w:spacing w:line="264" w:lineRule="auto"/>
                          <w:ind w:left="720" w:right="499"/>
                          <w:textDirection w:val="btLr"/>
                          <w:rPr>
                            <w:del w:id="1273" w:author="Marks, Brett (DPH)" w:date="2026-09-25T20:07:00Z" w16du:dateUtc="2026-09-26T00:07:00Z"/>
                          </w:rPr>
                        </w:pPr>
                      </w:p>
                      <w:p w14:paraId="7C3DBF61" w14:textId="05E45E8A" w:rsidR="006D1CE8" w:rsidRPr="006D1CE8" w:rsidRDefault="006D1CE8" w:rsidP="006D1CE8">
                        <w:pPr>
                          <w:pStyle w:val="ListParagraph"/>
                          <w:numPr>
                            <w:ilvl w:val="0"/>
                            <w:numId w:val="3"/>
                          </w:numPr>
                          <w:spacing w:before="12"/>
                          <w:textDirection w:val="btLr"/>
                          <w:rPr>
                            <w:del w:id="1274" w:author="Marks, Brett (DPH)" w:date="2026-09-25T20:07:00Z" w16du:dateUtc="2026-09-26T00:07:00Z"/>
                          </w:rPr>
                        </w:pPr>
                        <w:del w:id="1275" w:author="Marks, Brett (DPH)" w:date="2026-09-25T20:07:00Z" w16du:dateUtc="2026-09-26T00:07:00Z">
                          <w:r w:rsidRPr="00B41702">
                            <w:rPr>
                              <w:rFonts w:ascii="Arial" w:eastAsia="Arial" w:hAnsi="Arial" w:cs="Arial"/>
                              <w:color w:val="000000"/>
                              <w:sz w:val="20"/>
                            </w:rPr>
                            <w:delText>5380-19-03 ATMA Dev Guide (MST) $92,572 - Dr. Xianbiao (XB) Hu (PI). Missouri University of Science and Technology (MST)</w:delText>
                          </w:r>
                        </w:del>
                      </w:p>
                      <w:p w14:paraId="250B79AD" w14:textId="58370F0F" w:rsidR="006D1CE8" w:rsidRPr="006D1CE8" w:rsidRDefault="006D1CE8" w:rsidP="006D1CE8">
                        <w:pPr>
                          <w:pStyle w:val="ListParagraph"/>
                          <w:numPr>
                            <w:ilvl w:val="1"/>
                            <w:numId w:val="3"/>
                          </w:numPr>
                          <w:spacing w:before="12"/>
                          <w:textDirection w:val="btLr"/>
                          <w:rPr>
                            <w:del w:id="1276" w:author="Marks, Brett (DPH)" w:date="2026-09-25T20:07:00Z" w16du:dateUtc="2026-09-26T00:07:00Z"/>
                          </w:rPr>
                        </w:pPr>
                        <w:del w:id="1277" w:author="Marks, Brett (DPH)" w:date="2026-09-25T20:07:00Z" w16du:dateUtc="2026-09-26T00:07:00Z">
                          <w:r>
                            <w:rPr>
                              <w:rFonts w:ascii="Arial" w:eastAsia="Arial" w:hAnsi="Arial" w:cs="Arial"/>
                              <w:b/>
                              <w:bCs/>
                              <w:color w:val="000000"/>
                              <w:sz w:val="20"/>
                            </w:rPr>
                            <w:delText xml:space="preserve">Project </w:delText>
                          </w:r>
                          <w:r w:rsidRPr="006D1CE8">
                            <w:rPr>
                              <w:rFonts w:ascii="Arial" w:eastAsia="Arial" w:hAnsi="Arial" w:cs="Arial"/>
                              <w:b/>
                              <w:bCs/>
                              <w:color w:val="000000"/>
                              <w:sz w:val="20"/>
                            </w:rPr>
                            <w:delText>Update</w:delText>
                          </w:r>
                          <w:r>
                            <w:rPr>
                              <w:rFonts w:ascii="Arial" w:eastAsia="Arial" w:hAnsi="Arial" w:cs="Arial"/>
                              <w:color w:val="000000"/>
                              <w:sz w:val="20"/>
                            </w:rPr>
                            <w:delText>: Dr</w:delText>
                          </w:r>
                          <w:r w:rsidRPr="006D1CE8">
                            <w:delText>.</w:delText>
                          </w:r>
                          <w:r>
                            <w:delText xml:space="preserve"> Hu waiting on additional data to validate results – CDOT working on installation of cameras on northern Colorado ATMA. </w:delText>
                          </w:r>
                        </w:del>
                      </w:p>
                      <w:p w14:paraId="017111A5" w14:textId="77777777" w:rsidR="006D1CE8" w:rsidRDefault="006D1CE8" w:rsidP="006D1CE8">
                        <w:pPr>
                          <w:pStyle w:val="ListParagraph"/>
                          <w:spacing w:before="12"/>
                          <w:ind w:left="1440"/>
                          <w:textDirection w:val="btLr"/>
                          <w:rPr>
                            <w:del w:id="1278" w:author="Marks, Brett (DPH)" w:date="2026-09-25T20:07:00Z" w16du:dateUtc="2026-09-26T00:07:00Z"/>
                          </w:rPr>
                        </w:pPr>
                      </w:p>
                      <w:p w14:paraId="67E3DA4E" w14:textId="534992E2" w:rsidR="006D1CE8" w:rsidRPr="006D1CE8" w:rsidRDefault="006D1CE8" w:rsidP="006D1CE8">
                        <w:pPr>
                          <w:pStyle w:val="ListParagraph"/>
                          <w:numPr>
                            <w:ilvl w:val="0"/>
                            <w:numId w:val="3"/>
                          </w:numPr>
                          <w:spacing w:before="12"/>
                          <w:textDirection w:val="btLr"/>
                          <w:rPr>
                            <w:del w:id="1279" w:author="Marks, Brett (DPH)" w:date="2026-09-25T20:07:00Z" w16du:dateUtc="2026-09-26T00:07:00Z"/>
                          </w:rPr>
                        </w:pPr>
                        <w:del w:id="1280" w:author="Marks, Brett (DPH)" w:date="2026-09-25T20:07:00Z" w16du:dateUtc="2026-09-26T00:07:00Z">
                          <w:r w:rsidRPr="00B41702">
                            <w:rPr>
                              <w:rFonts w:ascii="Arial" w:eastAsia="Arial" w:hAnsi="Arial" w:cs="Arial"/>
                              <w:color w:val="000000"/>
                              <w:sz w:val="20"/>
                            </w:rPr>
                            <w:delText xml:space="preserve">5380-20-04 ATMA Tabletop $22,300 – Will Moorhead (PI), All Clear Emergency Management, Golden, Colorado </w:delText>
                          </w:r>
                        </w:del>
                      </w:p>
                      <w:p w14:paraId="4894B92C" w14:textId="77529B9D" w:rsidR="006D1CE8" w:rsidRDefault="006D1CE8" w:rsidP="006D1CE8">
                        <w:pPr>
                          <w:pStyle w:val="ListParagraph"/>
                          <w:numPr>
                            <w:ilvl w:val="1"/>
                            <w:numId w:val="3"/>
                          </w:numPr>
                          <w:spacing w:before="12"/>
                          <w:textDirection w:val="btLr"/>
                          <w:rPr>
                            <w:del w:id="1281" w:author="Marks, Brett (DPH)" w:date="2026-09-25T20:07:00Z" w16du:dateUtc="2026-09-26T00:07:00Z"/>
                          </w:rPr>
                        </w:pPr>
                        <w:del w:id="1282" w:author="Marks, Brett (DPH)" w:date="2026-09-25T20:07:00Z" w16du:dateUtc="2026-09-26T00:07:00Z">
                          <w:r w:rsidRPr="006D1CE8">
                            <w:rPr>
                              <w:rFonts w:ascii="Arial" w:eastAsia="Arial" w:hAnsi="Arial" w:cs="Arial"/>
                              <w:b/>
                              <w:bCs/>
                              <w:color w:val="000000"/>
                              <w:sz w:val="20"/>
                            </w:rPr>
                            <w:delText>Project Update:</w:delText>
                          </w:r>
                          <w:r>
                            <w:rPr>
                              <w:rFonts w:ascii="Arial" w:eastAsia="Arial" w:hAnsi="Arial" w:cs="Arial"/>
                              <w:color w:val="000000"/>
                              <w:sz w:val="20"/>
                            </w:rPr>
                            <w:delText xml:space="preserve"> Planning efforts for the ATMA Tabletop event is well underway. Two meetings have taken place, with the draft plan out to the AMT planning team. Scenario is nearing finalization and group is working on final prep for July tabletop event. </w:delText>
                          </w:r>
                          <w:r>
                            <w:rPr>
                              <w:rFonts w:ascii="Arial" w:eastAsia="Arial" w:hAnsi="Arial" w:cs="Arial"/>
                              <w:color w:val="000000"/>
                              <w:sz w:val="20"/>
                            </w:rPr>
                            <w:br/>
                          </w:r>
                        </w:del>
                      </w:p>
                      <w:p w14:paraId="2B3ADC19" w14:textId="3728C71A" w:rsidR="006D1CE8" w:rsidRPr="006D1CE8" w:rsidRDefault="006D1CE8" w:rsidP="006D1CE8">
                        <w:pPr>
                          <w:pStyle w:val="ListParagraph"/>
                          <w:numPr>
                            <w:ilvl w:val="0"/>
                            <w:numId w:val="3"/>
                          </w:numPr>
                          <w:spacing w:before="12"/>
                          <w:textDirection w:val="btLr"/>
                          <w:rPr>
                            <w:del w:id="1283" w:author="Marks, Brett (DPH)" w:date="2026-09-25T20:07:00Z" w16du:dateUtc="2026-09-26T00:07:00Z"/>
                          </w:rPr>
                        </w:pPr>
                        <w:del w:id="1284" w:author="Marks, Brett (DPH)" w:date="2026-09-25T20:07:00Z" w16du:dateUtc="2026-09-26T00:07:00Z">
                          <w:r w:rsidRPr="00B41702">
                            <w:rPr>
                              <w:rFonts w:ascii="Arial" w:eastAsia="Arial" w:hAnsi="Arial" w:cs="Arial"/>
                              <w:color w:val="000000"/>
                              <w:sz w:val="20"/>
                            </w:rPr>
                            <w:delText>5380-20-05 ATMA Cybersecurity Complement $50,000 – Dr. Jeremy Daily (PI), Colorado State University, Fort Collins.</w:delText>
                          </w:r>
                        </w:del>
                      </w:p>
                      <w:p w14:paraId="326B0E08" w14:textId="66FBB760" w:rsidR="006D1CE8" w:rsidRPr="006D1CE8" w:rsidRDefault="006D1CE8" w:rsidP="006D1CE8">
                        <w:pPr>
                          <w:pStyle w:val="ListParagraph"/>
                          <w:numPr>
                            <w:ilvl w:val="1"/>
                            <w:numId w:val="3"/>
                          </w:numPr>
                          <w:spacing w:before="12"/>
                          <w:textDirection w:val="btLr"/>
                          <w:rPr>
                            <w:del w:id="1285" w:author="Marks, Brett (DPH)" w:date="2026-09-25T20:07:00Z" w16du:dateUtc="2026-09-26T00:07:00Z"/>
                            <w:b/>
                            <w:bCs/>
                          </w:rPr>
                        </w:pPr>
                        <w:del w:id="1286" w:author="Marks, Brett (DPH)" w:date="2026-09-25T20:07:00Z" w16du:dateUtc="2026-09-26T00:07:00Z">
                          <w:r w:rsidRPr="006D1CE8">
                            <w:rPr>
                              <w:rFonts w:ascii="Arial" w:eastAsia="Arial" w:hAnsi="Arial" w:cs="Arial"/>
                              <w:b/>
                              <w:bCs/>
                              <w:color w:val="000000"/>
                              <w:sz w:val="20"/>
                            </w:rPr>
                            <w:delText xml:space="preserve">Project Update: </w:delText>
                          </w:r>
                          <w:r>
                            <w:rPr>
                              <w:rFonts w:ascii="Arial" w:eastAsia="Arial" w:hAnsi="Arial" w:cs="Arial"/>
                              <w:color w:val="000000"/>
                              <w:sz w:val="20"/>
                            </w:rPr>
                            <w:delText xml:space="preserve">Dr. Daily is officially on board as of approximately mid-point in the quarter. Currently working with the ATMA project planning team to define the deliverables that will come after the ATMA tabletop event. </w:delText>
                          </w:r>
                          <w:r>
                            <w:rPr>
                              <w:rFonts w:ascii="Arial" w:eastAsia="Arial" w:hAnsi="Arial" w:cs="Arial"/>
                              <w:color w:val="000000"/>
                              <w:sz w:val="20"/>
                            </w:rPr>
                            <w:br/>
                          </w:r>
                        </w:del>
                      </w:p>
                      <w:p w14:paraId="0C1A64EE" w14:textId="61B6CD4B" w:rsidR="006D1CE8" w:rsidRPr="006D1CE8" w:rsidRDefault="006D1CE8" w:rsidP="006D1CE8">
                        <w:pPr>
                          <w:pStyle w:val="ListParagraph"/>
                          <w:numPr>
                            <w:ilvl w:val="0"/>
                            <w:numId w:val="3"/>
                          </w:numPr>
                          <w:spacing w:before="12"/>
                          <w:textDirection w:val="btLr"/>
                          <w:rPr>
                            <w:del w:id="1287" w:author="Marks, Brett (DPH)" w:date="2026-09-25T20:07:00Z" w16du:dateUtc="2026-09-26T00:07:00Z"/>
                          </w:rPr>
                        </w:pPr>
                        <w:del w:id="1288" w:author="Marks, Brett (DPH)" w:date="2026-09-25T20:07:00Z" w16du:dateUtc="2026-09-26T00:07:00Z">
                          <w:r w:rsidRPr="00B41702">
                            <w:rPr>
                              <w:rFonts w:ascii="Arial" w:eastAsia="Arial" w:hAnsi="Arial" w:cs="Arial"/>
                              <w:color w:val="000000"/>
                              <w:sz w:val="20"/>
                            </w:rPr>
                            <w:delText>5380-20-06 ATMA Documentation $130,000 – Dr. Xianbiao (XB) Hu (PI), Missouri Tech University.</w:delText>
                          </w:r>
                        </w:del>
                      </w:p>
                      <w:p w14:paraId="3CEE93E8" w14:textId="6E5745F4" w:rsidR="006D1CE8" w:rsidRDefault="006D1CE8" w:rsidP="006D1CE8">
                        <w:pPr>
                          <w:pStyle w:val="ListParagraph"/>
                          <w:numPr>
                            <w:ilvl w:val="1"/>
                            <w:numId w:val="3"/>
                          </w:numPr>
                          <w:spacing w:before="12"/>
                          <w:textDirection w:val="btLr"/>
                          <w:rPr>
                            <w:del w:id="1289" w:author="Marks, Brett (DPH)" w:date="2026-09-25T20:07:00Z" w16du:dateUtc="2026-09-26T00:07:00Z"/>
                          </w:rPr>
                        </w:pPr>
                        <w:del w:id="1290" w:author="Marks, Brett (DPH)" w:date="2026-09-25T20:07:00Z" w16du:dateUtc="2026-09-26T00:07:00Z">
                          <w:r>
                            <w:rPr>
                              <w:rFonts w:ascii="Arial" w:eastAsia="Arial" w:hAnsi="Arial" w:cs="Arial"/>
                              <w:color w:val="000000"/>
                              <w:sz w:val="20"/>
                            </w:rPr>
                            <w:delText xml:space="preserve">Project Update: Kickoff occurred during the quarter – project team underway – will present schedule at upcoming AMT meetings to give a head’s up on when project team would like feedback from state DOTs. </w:delText>
                          </w:r>
                        </w:del>
                      </w:p>
                      <w:p w14:paraId="34F83299" w14:textId="5068E0C7" w:rsidR="002B4A75" w:rsidRPr="00A765B0" w:rsidRDefault="00394969">
                        <w:pPr>
                          <w:spacing w:before="35"/>
                          <w:textDirection w:val="btLr"/>
                          <w:rPr>
                            <w:del w:id="1291" w:author="Marks, Brett (DPH)" w:date="2026-09-25T20:07:00Z" w16du:dateUtc="2026-09-26T00:07:00Z"/>
                            <w:sz w:val="20"/>
                            <w:szCs w:val="20"/>
                          </w:rPr>
                        </w:pPr>
                        <w:del w:id="1292" w:author="Marks, Brett (DPH)" w:date="2026-09-25T20:07:00Z" w16du:dateUtc="2026-09-26T00:07:00Z">
                          <w:r w:rsidRPr="00A765B0">
                            <w:rPr>
                              <w:rFonts w:ascii="Arial" w:eastAsia="Arial" w:hAnsi="Arial" w:cs="Arial"/>
                              <w:color w:val="000000"/>
                              <w:sz w:val="20"/>
                              <w:szCs w:val="20"/>
                            </w:rPr>
                            <w:br/>
                          </w:r>
                        </w:del>
                      </w:p>
                    </w:txbxContent>
                  </v:textbox>
                  <w10:anchorlock/>
                </v:rect>
              </w:pict>
            </mc:Fallback>
          </mc:AlternateContent>
        </w:r>
      </w:del>
    </w:p>
    <w:p w14:paraId="1B9DEEFA" w14:textId="77777777" w:rsidR="002B4A75" w:rsidRDefault="002B4A75">
      <w:pPr>
        <w:spacing w:before="4"/>
        <w:rPr>
          <w:del w:id="1293" w:author="Marks, Brett (DPH)" w:date="2026-09-25T20:07:00Z" w16du:dateUtc="2026-09-26T00:07:00Z"/>
          <w:sz w:val="7"/>
          <w:szCs w:val="7"/>
        </w:rPr>
      </w:pPr>
    </w:p>
    <w:p w14:paraId="14E5A432" w14:textId="77777777" w:rsidR="002B4A75" w:rsidRDefault="00394969">
      <w:pPr>
        <w:ind w:left="112"/>
        <w:rPr>
          <w:del w:id="1294" w:author="Marks, Brett (DPH)" w:date="2026-09-25T20:07:00Z" w16du:dateUtc="2026-09-26T00:07:00Z"/>
          <w:sz w:val="20"/>
          <w:szCs w:val="20"/>
        </w:rPr>
      </w:pPr>
      <w:del w:id="1295" w:author="Marks, Brett (DPH)" w:date="2026-09-25T20:07:00Z" w16du:dateUtc="2026-09-26T00:07:00Z">
        <w:r>
          <w:rPr>
            <w:noProof/>
            <w:sz w:val="20"/>
            <w:szCs w:val="20"/>
          </w:rPr>
          <mc:AlternateContent>
            <mc:Choice Requires="wps">
              <w:drawing>
                <wp:inline distT="0" distB="0" distL="0" distR="0" wp14:anchorId="35EDE7C1" wp14:editId="02E0AD82">
                  <wp:extent cx="6945630" cy="4699635"/>
                  <wp:effectExtent l="0" t="0" r="0" b="0"/>
                  <wp:docPr id="16" name="Rectangle 16"/>
                  <wp:cNvGraphicFramePr/>
                  <a:graphic xmlns:a="http://schemas.openxmlformats.org/drawingml/2006/main">
                    <a:graphicData uri="http://schemas.microsoft.com/office/word/2010/wordprocessingShape">
                      <wps:wsp>
                        <wps:cNvSpPr/>
                        <wps:spPr>
                          <a:xfrm>
                            <a:off x="1882710" y="1439708"/>
                            <a:ext cx="6926580" cy="4680585"/>
                          </a:xfrm>
                          <a:prstGeom prst="rect">
                            <a:avLst/>
                          </a:prstGeom>
                          <a:noFill/>
                          <a:ln w="9525" cap="flat" cmpd="sng">
                            <a:solidFill>
                              <a:srgbClr val="000000"/>
                            </a:solidFill>
                            <a:prstDash val="solid"/>
                            <a:miter lim="800000"/>
                            <a:headEnd type="none" w="sm" len="sm"/>
                            <a:tailEnd type="none" w="sm" len="sm"/>
                          </a:ln>
                        </wps:spPr>
                        <wps:txbx>
                          <w:txbxContent>
                            <w:p w14:paraId="692785A1" w14:textId="77777777" w:rsidR="002B4A75" w:rsidRDefault="002B4A75">
                              <w:pPr>
                                <w:spacing w:before="6"/>
                                <w:textDirection w:val="btLr"/>
                                <w:rPr>
                                  <w:del w:id="1296" w:author="Marks, Brett (DPH)" w:date="2026-09-25T20:07:00Z" w16du:dateUtc="2026-09-26T00:07:00Z"/>
                                </w:rPr>
                              </w:pPr>
                            </w:p>
                            <w:p w14:paraId="2C3E4FAD" w14:textId="77777777" w:rsidR="002B4A75" w:rsidRDefault="00394969">
                              <w:pPr>
                                <w:ind w:left="101" w:firstLine="202"/>
                                <w:textDirection w:val="btLr"/>
                                <w:rPr>
                                  <w:del w:id="1297" w:author="Marks, Brett (DPH)" w:date="2026-09-25T20:07:00Z" w16du:dateUtc="2026-09-26T00:07:00Z"/>
                                </w:rPr>
                              </w:pPr>
                              <w:del w:id="1298" w:author="Marks, Brett (DPH)" w:date="2026-09-25T20:07:00Z" w16du:dateUtc="2026-09-26T00:07:00Z">
                                <w:r>
                                  <w:rPr>
                                    <w:rFonts w:ascii="Arial" w:eastAsia="Arial" w:hAnsi="Arial" w:cs="Arial"/>
                                    <w:b/>
                                    <w:color w:val="000000"/>
                                    <w:sz w:val="20"/>
                                  </w:rPr>
                                  <w:delText>Anticipated work next quarter</w:delText>
                                </w:r>
                                <w:r>
                                  <w:rPr>
                                    <w:rFonts w:ascii="Arial" w:eastAsia="Arial" w:hAnsi="Arial" w:cs="Arial"/>
                                    <w:color w:val="000000"/>
                                    <w:sz w:val="20"/>
                                  </w:rPr>
                                  <w:delText>:</w:delText>
                                </w:r>
                              </w:del>
                            </w:p>
                            <w:p w14:paraId="6D835FAF" w14:textId="77777777" w:rsidR="002B4A75" w:rsidRDefault="002B4A75">
                              <w:pPr>
                                <w:textDirection w:val="btLr"/>
                                <w:rPr>
                                  <w:del w:id="1299" w:author="Marks, Brett (DPH)" w:date="2026-09-25T20:07:00Z" w16du:dateUtc="2026-09-26T00:07:00Z"/>
                                </w:rPr>
                              </w:pPr>
                            </w:p>
                            <w:p w14:paraId="63FAB37C" w14:textId="70612DB2" w:rsidR="002B4A75" w:rsidRDefault="00394969">
                              <w:pPr>
                                <w:spacing w:before="123"/>
                                <w:ind w:left="60" w:firstLine="121"/>
                                <w:textDirection w:val="btLr"/>
                                <w:rPr>
                                  <w:del w:id="1300" w:author="Marks, Brett (DPH)" w:date="2026-09-25T20:07:00Z" w16du:dateUtc="2026-09-26T00:07:00Z"/>
                                </w:rPr>
                              </w:pPr>
                              <w:del w:id="1301" w:author="Marks, Brett (DPH)" w:date="2026-09-25T20:07:00Z" w16du:dateUtc="2026-09-26T00:07:00Z">
                                <w:r>
                                  <w:rPr>
                                    <w:rFonts w:ascii="Arial" w:eastAsia="Arial" w:hAnsi="Arial" w:cs="Arial"/>
                                    <w:color w:val="000000"/>
                                    <w:sz w:val="20"/>
                                  </w:rPr>
                                  <w:delText xml:space="preserve">In the </w:delText>
                                </w:r>
                                <w:r w:rsidR="006D1CE8">
                                  <w:rPr>
                                    <w:rFonts w:ascii="Arial" w:eastAsia="Arial" w:hAnsi="Arial" w:cs="Arial"/>
                                    <w:color w:val="000000"/>
                                    <w:sz w:val="20"/>
                                  </w:rPr>
                                  <w:delText>2nd</w:delText>
                                </w:r>
                                <w:r>
                                  <w:rPr>
                                    <w:rFonts w:ascii="Arial" w:eastAsia="Arial" w:hAnsi="Arial" w:cs="Arial"/>
                                    <w:color w:val="000000"/>
                                    <w:sz w:val="20"/>
                                  </w:rPr>
                                  <w:delText xml:space="preserve"> quarter of 202</w:delText>
                                </w:r>
                                <w:r w:rsidR="006D1CE8">
                                  <w:rPr>
                                    <w:rFonts w:ascii="Arial" w:eastAsia="Arial" w:hAnsi="Arial" w:cs="Arial"/>
                                    <w:color w:val="000000"/>
                                    <w:sz w:val="20"/>
                                  </w:rPr>
                                  <w:delText>1</w:delText>
                                </w:r>
                                <w:r>
                                  <w:rPr>
                                    <w:rFonts w:ascii="Arial" w:eastAsia="Arial" w:hAnsi="Arial" w:cs="Arial"/>
                                    <w:color w:val="000000"/>
                                    <w:sz w:val="20"/>
                                  </w:rPr>
                                  <w:delText>, the team plans to accomplish the following:</w:delText>
                                </w:r>
                              </w:del>
                            </w:p>
                            <w:p w14:paraId="23C48014" w14:textId="6AA6E996" w:rsidR="002B4A75" w:rsidRDefault="00394969" w:rsidP="006D1CE8">
                              <w:pPr>
                                <w:pStyle w:val="ListParagraph"/>
                                <w:numPr>
                                  <w:ilvl w:val="0"/>
                                  <w:numId w:val="4"/>
                                </w:numPr>
                                <w:spacing w:before="35"/>
                                <w:textDirection w:val="btLr"/>
                                <w:rPr>
                                  <w:del w:id="1302" w:author="Marks, Brett (DPH)" w:date="2026-09-25T20:07:00Z" w16du:dateUtc="2026-09-26T00:07:00Z"/>
                                </w:rPr>
                              </w:pPr>
                              <w:del w:id="1303" w:author="Marks, Brett (DPH)" w:date="2026-09-25T20:07:00Z" w16du:dateUtc="2026-09-26T00:07:00Z">
                                <w:r w:rsidRPr="006D1CE8">
                                  <w:rPr>
                                    <w:rFonts w:ascii="Arial" w:eastAsia="Arial" w:hAnsi="Arial" w:cs="Arial"/>
                                    <w:color w:val="000000"/>
                                    <w:sz w:val="20"/>
                                  </w:rPr>
                                  <w:delText xml:space="preserve">Continued refinement of the Toolkit </w:delText>
                                </w:r>
                              </w:del>
                            </w:p>
                            <w:p w14:paraId="4472458C" w14:textId="77777777" w:rsidR="002B4A75" w:rsidRDefault="00394969" w:rsidP="006D1CE8">
                              <w:pPr>
                                <w:pStyle w:val="ListParagraph"/>
                                <w:numPr>
                                  <w:ilvl w:val="0"/>
                                  <w:numId w:val="4"/>
                                </w:numPr>
                                <w:spacing w:before="35"/>
                                <w:textDirection w:val="btLr"/>
                                <w:rPr>
                                  <w:del w:id="1304" w:author="Marks, Brett (DPH)" w:date="2026-09-25T20:07:00Z" w16du:dateUtc="2026-09-26T00:07:00Z"/>
                                </w:rPr>
                              </w:pPr>
                              <w:del w:id="1305" w:author="Marks, Brett (DPH)" w:date="2026-09-25T20:07:00Z" w16du:dateUtc="2026-09-26T00:07:00Z">
                                <w:r w:rsidRPr="006D1CE8">
                                  <w:rPr>
                                    <w:rFonts w:ascii="Arial" w:eastAsia="Arial" w:hAnsi="Arial" w:cs="Arial"/>
                                    <w:color w:val="000000"/>
                                    <w:sz w:val="20"/>
                                  </w:rPr>
                                  <w:delText>Continued monthly meetings</w:delText>
                                </w:r>
                              </w:del>
                            </w:p>
                            <w:p w14:paraId="6EE2F43B" w14:textId="77777777" w:rsidR="002B4A75" w:rsidRDefault="00394969" w:rsidP="006D1CE8">
                              <w:pPr>
                                <w:pStyle w:val="ListParagraph"/>
                                <w:numPr>
                                  <w:ilvl w:val="0"/>
                                  <w:numId w:val="4"/>
                                </w:numPr>
                                <w:spacing w:before="35"/>
                                <w:textDirection w:val="btLr"/>
                                <w:rPr>
                                  <w:del w:id="1306" w:author="Marks, Brett (DPH)" w:date="2026-09-25T20:07:00Z" w16du:dateUtc="2026-09-26T00:07:00Z"/>
                                </w:rPr>
                              </w:pPr>
                              <w:del w:id="1307" w:author="Marks, Brett (DPH)" w:date="2026-09-25T20:07:00Z" w16du:dateUtc="2026-09-26T00:07:00Z">
                                <w:r w:rsidRPr="006D1CE8">
                                  <w:rPr>
                                    <w:rFonts w:ascii="Arial" w:eastAsia="Arial" w:hAnsi="Arial" w:cs="Arial"/>
                                    <w:color w:val="000000"/>
                                    <w:sz w:val="20"/>
                                  </w:rPr>
                                  <w:delText>Quarterly report and project status</w:delText>
                                </w:r>
                              </w:del>
                            </w:p>
                            <w:p w14:paraId="13C07C9D" w14:textId="77777777" w:rsidR="002B4A75" w:rsidRDefault="00394969" w:rsidP="006D1CE8">
                              <w:pPr>
                                <w:pStyle w:val="ListParagraph"/>
                                <w:numPr>
                                  <w:ilvl w:val="0"/>
                                  <w:numId w:val="4"/>
                                </w:numPr>
                                <w:spacing w:before="35"/>
                                <w:textDirection w:val="btLr"/>
                                <w:rPr>
                                  <w:del w:id="1308" w:author="Marks, Brett (DPH)" w:date="2026-09-25T20:07:00Z" w16du:dateUtc="2026-09-26T00:07:00Z"/>
                                </w:rPr>
                              </w:pPr>
                              <w:del w:id="1309" w:author="Marks, Brett (DPH)" w:date="2026-09-25T20:07:00Z" w16du:dateUtc="2026-09-26T00:07:00Z">
                                <w:r w:rsidRPr="006D1CE8">
                                  <w:rPr>
                                    <w:rFonts w:ascii="Arial" w:eastAsia="Arial" w:hAnsi="Arial" w:cs="Arial"/>
                                    <w:color w:val="000000"/>
                                    <w:sz w:val="20"/>
                                  </w:rPr>
                                  <w:delText>Continued work on revising outwardly facing website</w:delText>
                                </w:r>
                              </w:del>
                            </w:p>
                            <w:p w14:paraId="5A794C34" w14:textId="205C1296" w:rsidR="002B4A75" w:rsidRPr="006D1CE8" w:rsidRDefault="00394969" w:rsidP="006D1CE8">
                              <w:pPr>
                                <w:pStyle w:val="ListParagraph"/>
                                <w:numPr>
                                  <w:ilvl w:val="0"/>
                                  <w:numId w:val="4"/>
                                </w:numPr>
                                <w:spacing w:before="35"/>
                                <w:textDirection w:val="btLr"/>
                                <w:rPr>
                                  <w:del w:id="1310" w:author="Marks, Brett (DPH)" w:date="2026-09-25T20:07:00Z" w16du:dateUtc="2026-09-26T00:07:00Z"/>
                                </w:rPr>
                              </w:pPr>
                              <w:del w:id="1311" w:author="Marks, Brett (DPH)" w:date="2026-09-25T20:07:00Z" w16du:dateUtc="2026-09-26T00:07:00Z">
                                <w:r w:rsidRPr="006D1CE8">
                                  <w:rPr>
                                    <w:rFonts w:ascii="Arial" w:eastAsia="Arial" w:hAnsi="Arial" w:cs="Arial"/>
                                    <w:color w:val="000000"/>
                                    <w:sz w:val="20"/>
                                  </w:rPr>
                                  <w:delText xml:space="preserve">Continued work on all projects and contract projects 4, 5, and 6 </w:delText>
                                </w:r>
                              </w:del>
                            </w:p>
                            <w:p w14:paraId="0741B7F9" w14:textId="51A33631" w:rsidR="006D1CE8" w:rsidRPr="006D1CE8" w:rsidRDefault="006D1CE8" w:rsidP="006D1CE8">
                              <w:pPr>
                                <w:pStyle w:val="ListParagraph"/>
                                <w:numPr>
                                  <w:ilvl w:val="0"/>
                                  <w:numId w:val="4"/>
                                </w:numPr>
                                <w:spacing w:before="35"/>
                                <w:textDirection w:val="btLr"/>
                                <w:rPr>
                                  <w:del w:id="1312" w:author="Marks, Brett (DPH)" w:date="2026-09-25T20:07:00Z" w16du:dateUtc="2026-09-26T00:07:00Z"/>
                                </w:rPr>
                              </w:pPr>
                              <w:del w:id="1313" w:author="Marks, Brett (DPH)" w:date="2026-09-25T20:07:00Z" w16du:dateUtc="2026-09-26T00:07:00Z">
                                <w:r>
                                  <w:rPr>
                                    <w:rFonts w:ascii="Arial" w:eastAsia="Arial" w:hAnsi="Arial" w:cs="Arial"/>
                                    <w:color w:val="000000"/>
                                    <w:sz w:val="20"/>
                                  </w:rPr>
                                  <w:delText xml:space="preserve">Beginning planning for a possible meeting the fall </w:delText>
                                </w:r>
                              </w:del>
                            </w:p>
                            <w:p w14:paraId="7D62E9A3" w14:textId="5E64FD88" w:rsidR="006D1CE8" w:rsidRDefault="006D1CE8" w:rsidP="006D1CE8">
                              <w:pPr>
                                <w:spacing w:before="35"/>
                                <w:ind w:left="720"/>
                                <w:textDirection w:val="btLr"/>
                                <w:rPr>
                                  <w:del w:id="1314" w:author="Marks, Brett (DPH)" w:date="2026-09-25T20:07:00Z" w16du:dateUtc="2026-09-26T00:07:00Z"/>
                                </w:rPr>
                              </w:pPr>
                            </w:p>
                            <w:p w14:paraId="4FC0106B" w14:textId="77777777" w:rsidR="002B4A75" w:rsidRDefault="002B4A75" w:rsidP="006D1CE8">
                              <w:pPr>
                                <w:spacing w:before="35"/>
                                <w:textDirection w:val="btLr"/>
                                <w:rPr>
                                  <w:del w:id="1315" w:author="Marks, Brett (DPH)" w:date="2026-09-25T20:07:00Z" w16du:dateUtc="2026-09-26T00:07:00Z"/>
                                </w:rPr>
                              </w:pPr>
                            </w:p>
                          </w:txbxContent>
                        </wps:txbx>
                        <wps:bodyPr spcFirstLastPara="1" wrap="square" lIns="0" tIns="0" rIns="0" bIns="0" anchor="t" anchorCtr="0">
                          <a:noAutofit/>
                        </wps:bodyPr>
                      </wps:wsp>
                    </a:graphicData>
                  </a:graphic>
                </wp:inline>
              </w:drawing>
            </mc:Choice>
            <mc:Fallback>
              <w:pict>
                <v:rect w14:anchorId="35EDE7C1" id="Rectangle 16" o:spid="_x0000_s1028" style="width:546.9pt;height:370.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" filled="f">
                  <v:stroke startarrowwidth="narrow" startarrowlength="short" endarrowwidth="narrow" endarrowlength="short"/>
                  <v:textbox inset="0,0,0,0">
                    <w:txbxContent>
                      <w:p w14:paraId="692785A1" w14:textId="77777777" w:rsidR="002B4A75" w:rsidRDefault="002B4A75">
                        <w:pPr>
                          <w:spacing w:before="6"/>
                          <w:textDirection w:val="btLr"/>
                          <w:rPr>
                            <w:del w:id="1316" w:author="Marks, Brett (DPH)" w:date="2026-09-25T20:07:00Z" w16du:dateUtc="2026-09-26T00:07:00Z"/>
                          </w:rPr>
                        </w:pPr>
                      </w:p>
                      <w:p w14:paraId="2C3E4FAD" w14:textId="77777777" w:rsidR="002B4A75" w:rsidRDefault="00394969">
                        <w:pPr>
                          <w:ind w:left="101" w:firstLine="202"/>
                          <w:textDirection w:val="btLr"/>
                          <w:rPr>
                            <w:del w:id="1317" w:author="Marks, Brett (DPH)" w:date="2026-09-25T20:07:00Z" w16du:dateUtc="2026-09-26T00:07:00Z"/>
                          </w:rPr>
                        </w:pPr>
                        <w:del w:id="1318" w:author="Marks, Brett (DPH)" w:date="2026-09-25T20:07:00Z" w16du:dateUtc="2026-09-26T00:07:00Z">
                          <w:r>
                            <w:rPr>
                              <w:rFonts w:ascii="Arial" w:eastAsia="Arial" w:hAnsi="Arial" w:cs="Arial"/>
                              <w:b/>
                              <w:color w:val="000000"/>
                              <w:sz w:val="20"/>
                            </w:rPr>
                            <w:delText>Anticipated work next quarter</w:delText>
                          </w:r>
                          <w:r>
                            <w:rPr>
                              <w:rFonts w:ascii="Arial" w:eastAsia="Arial" w:hAnsi="Arial" w:cs="Arial"/>
                              <w:color w:val="000000"/>
                              <w:sz w:val="20"/>
                            </w:rPr>
                            <w:delText>:</w:delText>
                          </w:r>
                        </w:del>
                      </w:p>
                      <w:p w14:paraId="6D835FAF" w14:textId="77777777" w:rsidR="002B4A75" w:rsidRDefault="002B4A75">
                        <w:pPr>
                          <w:textDirection w:val="btLr"/>
                          <w:rPr>
                            <w:del w:id="1319" w:author="Marks, Brett (DPH)" w:date="2026-09-25T20:07:00Z" w16du:dateUtc="2026-09-26T00:07:00Z"/>
                          </w:rPr>
                        </w:pPr>
                      </w:p>
                      <w:p w14:paraId="63FAB37C" w14:textId="70612DB2" w:rsidR="002B4A75" w:rsidRDefault="00394969">
                        <w:pPr>
                          <w:spacing w:before="123"/>
                          <w:ind w:left="60" w:firstLine="121"/>
                          <w:textDirection w:val="btLr"/>
                          <w:rPr>
                            <w:del w:id="1320" w:author="Marks, Brett (DPH)" w:date="2026-09-25T20:07:00Z" w16du:dateUtc="2026-09-26T00:07:00Z"/>
                          </w:rPr>
                        </w:pPr>
                        <w:del w:id="1321" w:author="Marks, Brett (DPH)" w:date="2026-09-25T20:07:00Z" w16du:dateUtc="2026-09-26T00:07:00Z">
                          <w:r>
                            <w:rPr>
                              <w:rFonts w:ascii="Arial" w:eastAsia="Arial" w:hAnsi="Arial" w:cs="Arial"/>
                              <w:color w:val="000000"/>
                              <w:sz w:val="20"/>
                            </w:rPr>
                            <w:delText xml:space="preserve">In the </w:delText>
                          </w:r>
                          <w:r w:rsidR="006D1CE8">
                            <w:rPr>
                              <w:rFonts w:ascii="Arial" w:eastAsia="Arial" w:hAnsi="Arial" w:cs="Arial"/>
                              <w:color w:val="000000"/>
                              <w:sz w:val="20"/>
                            </w:rPr>
                            <w:delText>2nd</w:delText>
                          </w:r>
                          <w:r>
                            <w:rPr>
                              <w:rFonts w:ascii="Arial" w:eastAsia="Arial" w:hAnsi="Arial" w:cs="Arial"/>
                              <w:color w:val="000000"/>
                              <w:sz w:val="20"/>
                            </w:rPr>
                            <w:delText xml:space="preserve"> quarter of 202</w:delText>
                          </w:r>
                          <w:r w:rsidR="006D1CE8">
                            <w:rPr>
                              <w:rFonts w:ascii="Arial" w:eastAsia="Arial" w:hAnsi="Arial" w:cs="Arial"/>
                              <w:color w:val="000000"/>
                              <w:sz w:val="20"/>
                            </w:rPr>
                            <w:delText>1</w:delText>
                          </w:r>
                          <w:r>
                            <w:rPr>
                              <w:rFonts w:ascii="Arial" w:eastAsia="Arial" w:hAnsi="Arial" w:cs="Arial"/>
                              <w:color w:val="000000"/>
                              <w:sz w:val="20"/>
                            </w:rPr>
                            <w:delText>, the team plans to accomplish the following:</w:delText>
                          </w:r>
                        </w:del>
                      </w:p>
                      <w:p w14:paraId="23C48014" w14:textId="6AA6E996" w:rsidR="002B4A75" w:rsidRDefault="00394969" w:rsidP="006D1CE8">
                        <w:pPr>
                          <w:pStyle w:val="ListParagraph"/>
                          <w:numPr>
                            <w:ilvl w:val="0"/>
                            <w:numId w:val="4"/>
                          </w:numPr>
                          <w:spacing w:before="35"/>
                          <w:textDirection w:val="btLr"/>
                          <w:rPr>
                            <w:del w:id="1322" w:author="Marks, Brett (DPH)" w:date="2026-09-25T20:07:00Z" w16du:dateUtc="2026-09-26T00:07:00Z"/>
                          </w:rPr>
                        </w:pPr>
                        <w:del w:id="1323" w:author="Marks, Brett (DPH)" w:date="2026-09-25T20:07:00Z" w16du:dateUtc="2026-09-26T00:07:00Z">
                          <w:r w:rsidRPr="006D1CE8">
                            <w:rPr>
                              <w:rFonts w:ascii="Arial" w:eastAsia="Arial" w:hAnsi="Arial" w:cs="Arial"/>
                              <w:color w:val="000000"/>
                              <w:sz w:val="20"/>
                            </w:rPr>
                            <w:delText xml:space="preserve">Continued refinement of the Toolkit </w:delText>
                          </w:r>
                        </w:del>
                      </w:p>
                      <w:p w14:paraId="4472458C" w14:textId="77777777" w:rsidR="002B4A75" w:rsidRDefault="00394969" w:rsidP="006D1CE8">
                        <w:pPr>
                          <w:pStyle w:val="ListParagraph"/>
                          <w:numPr>
                            <w:ilvl w:val="0"/>
                            <w:numId w:val="4"/>
                          </w:numPr>
                          <w:spacing w:before="35"/>
                          <w:textDirection w:val="btLr"/>
                          <w:rPr>
                            <w:del w:id="1324" w:author="Marks, Brett (DPH)" w:date="2026-09-25T20:07:00Z" w16du:dateUtc="2026-09-26T00:07:00Z"/>
                          </w:rPr>
                        </w:pPr>
                        <w:del w:id="1325" w:author="Marks, Brett (DPH)" w:date="2026-09-25T20:07:00Z" w16du:dateUtc="2026-09-26T00:07:00Z">
                          <w:r w:rsidRPr="006D1CE8">
                            <w:rPr>
                              <w:rFonts w:ascii="Arial" w:eastAsia="Arial" w:hAnsi="Arial" w:cs="Arial"/>
                              <w:color w:val="000000"/>
                              <w:sz w:val="20"/>
                            </w:rPr>
                            <w:delText>Continued monthly meetings</w:delText>
                          </w:r>
                        </w:del>
                      </w:p>
                      <w:p w14:paraId="6EE2F43B" w14:textId="77777777" w:rsidR="002B4A75" w:rsidRDefault="00394969" w:rsidP="006D1CE8">
                        <w:pPr>
                          <w:pStyle w:val="ListParagraph"/>
                          <w:numPr>
                            <w:ilvl w:val="0"/>
                            <w:numId w:val="4"/>
                          </w:numPr>
                          <w:spacing w:before="35"/>
                          <w:textDirection w:val="btLr"/>
                          <w:rPr>
                            <w:del w:id="1326" w:author="Marks, Brett (DPH)" w:date="2026-09-25T20:07:00Z" w16du:dateUtc="2026-09-26T00:07:00Z"/>
                          </w:rPr>
                        </w:pPr>
                        <w:del w:id="1327" w:author="Marks, Brett (DPH)" w:date="2026-09-25T20:07:00Z" w16du:dateUtc="2026-09-26T00:07:00Z">
                          <w:r w:rsidRPr="006D1CE8">
                            <w:rPr>
                              <w:rFonts w:ascii="Arial" w:eastAsia="Arial" w:hAnsi="Arial" w:cs="Arial"/>
                              <w:color w:val="000000"/>
                              <w:sz w:val="20"/>
                            </w:rPr>
                            <w:delText>Quarterly report and project status</w:delText>
                          </w:r>
                        </w:del>
                      </w:p>
                      <w:p w14:paraId="13C07C9D" w14:textId="77777777" w:rsidR="002B4A75" w:rsidRDefault="00394969" w:rsidP="006D1CE8">
                        <w:pPr>
                          <w:pStyle w:val="ListParagraph"/>
                          <w:numPr>
                            <w:ilvl w:val="0"/>
                            <w:numId w:val="4"/>
                          </w:numPr>
                          <w:spacing w:before="35"/>
                          <w:textDirection w:val="btLr"/>
                          <w:rPr>
                            <w:del w:id="1328" w:author="Marks, Brett (DPH)" w:date="2026-09-25T20:07:00Z" w16du:dateUtc="2026-09-26T00:07:00Z"/>
                          </w:rPr>
                        </w:pPr>
                        <w:del w:id="1329" w:author="Marks, Brett (DPH)" w:date="2026-09-25T20:07:00Z" w16du:dateUtc="2026-09-26T00:07:00Z">
                          <w:r w:rsidRPr="006D1CE8">
                            <w:rPr>
                              <w:rFonts w:ascii="Arial" w:eastAsia="Arial" w:hAnsi="Arial" w:cs="Arial"/>
                              <w:color w:val="000000"/>
                              <w:sz w:val="20"/>
                            </w:rPr>
                            <w:delText>Continued work on revising outwardly facing website</w:delText>
                          </w:r>
                        </w:del>
                      </w:p>
                      <w:p w14:paraId="5A794C34" w14:textId="205C1296" w:rsidR="002B4A75" w:rsidRPr="006D1CE8" w:rsidRDefault="00394969" w:rsidP="006D1CE8">
                        <w:pPr>
                          <w:pStyle w:val="ListParagraph"/>
                          <w:numPr>
                            <w:ilvl w:val="0"/>
                            <w:numId w:val="4"/>
                          </w:numPr>
                          <w:spacing w:before="35"/>
                          <w:textDirection w:val="btLr"/>
                          <w:rPr>
                            <w:del w:id="1330" w:author="Marks, Brett (DPH)" w:date="2026-09-25T20:07:00Z" w16du:dateUtc="2026-09-26T00:07:00Z"/>
                          </w:rPr>
                        </w:pPr>
                        <w:del w:id="1331" w:author="Marks, Brett (DPH)" w:date="2026-09-25T20:07:00Z" w16du:dateUtc="2026-09-26T00:07:00Z">
                          <w:r w:rsidRPr="006D1CE8">
                            <w:rPr>
                              <w:rFonts w:ascii="Arial" w:eastAsia="Arial" w:hAnsi="Arial" w:cs="Arial"/>
                              <w:color w:val="000000"/>
                              <w:sz w:val="20"/>
                            </w:rPr>
                            <w:delText xml:space="preserve">Continued work on all projects and contract projects 4, 5, and 6 </w:delText>
                          </w:r>
                        </w:del>
                      </w:p>
                      <w:p w14:paraId="0741B7F9" w14:textId="51A33631" w:rsidR="006D1CE8" w:rsidRPr="006D1CE8" w:rsidRDefault="006D1CE8" w:rsidP="006D1CE8">
                        <w:pPr>
                          <w:pStyle w:val="ListParagraph"/>
                          <w:numPr>
                            <w:ilvl w:val="0"/>
                            <w:numId w:val="4"/>
                          </w:numPr>
                          <w:spacing w:before="35"/>
                          <w:textDirection w:val="btLr"/>
                          <w:rPr>
                            <w:del w:id="1332" w:author="Marks, Brett (DPH)" w:date="2026-09-25T20:07:00Z" w16du:dateUtc="2026-09-26T00:07:00Z"/>
                          </w:rPr>
                        </w:pPr>
                        <w:del w:id="1333" w:author="Marks, Brett (DPH)" w:date="2026-09-25T20:07:00Z" w16du:dateUtc="2026-09-26T00:07:00Z">
                          <w:r>
                            <w:rPr>
                              <w:rFonts w:ascii="Arial" w:eastAsia="Arial" w:hAnsi="Arial" w:cs="Arial"/>
                              <w:color w:val="000000"/>
                              <w:sz w:val="20"/>
                            </w:rPr>
                            <w:delText xml:space="preserve">Beginning planning for a possible meeting the fall </w:delText>
                          </w:r>
                        </w:del>
                      </w:p>
                      <w:p w14:paraId="7D62E9A3" w14:textId="5E64FD88" w:rsidR="006D1CE8" w:rsidRDefault="006D1CE8" w:rsidP="006D1CE8">
                        <w:pPr>
                          <w:spacing w:before="35"/>
                          <w:ind w:left="720"/>
                          <w:textDirection w:val="btLr"/>
                          <w:rPr>
                            <w:del w:id="1334" w:author="Marks, Brett (DPH)" w:date="2026-09-25T20:07:00Z" w16du:dateUtc="2026-09-26T00:07:00Z"/>
                          </w:rPr>
                        </w:pPr>
                      </w:p>
                      <w:p w14:paraId="4FC0106B" w14:textId="77777777" w:rsidR="002B4A75" w:rsidRDefault="002B4A75" w:rsidP="006D1CE8">
                        <w:pPr>
                          <w:spacing w:before="35"/>
                          <w:textDirection w:val="btLr"/>
                          <w:rPr>
                            <w:del w:id="1335" w:author="Marks, Brett (DPH)" w:date="2026-09-25T20:07:00Z" w16du:dateUtc="2026-09-26T00:07:00Z"/>
                          </w:rPr>
                        </w:pPr>
                      </w:p>
                    </w:txbxContent>
                  </v:textbox>
                  <w10:anchorlock/>
                </v:rect>
              </w:pict>
            </mc:Fallback>
          </mc:AlternateContent>
        </w:r>
      </w:del>
    </w:p>
    <w:p w14:paraId="48D8DCF1" w14:textId="77777777" w:rsidR="002B4A75" w:rsidRDefault="002B4A75">
      <w:pPr>
        <w:spacing w:before="9"/>
        <w:rPr>
          <w:del w:id="1336" w:author="Marks, Brett (DPH)" w:date="2026-09-25T20:07:00Z" w16du:dateUtc="2026-09-26T00:07:00Z"/>
          <w:sz w:val="23"/>
          <w:szCs w:val="23"/>
        </w:rPr>
      </w:pPr>
    </w:p>
    <w:p w14:paraId="42A0EE08" w14:textId="77777777" w:rsidR="002B4A75" w:rsidRDefault="00394969">
      <w:pPr>
        <w:ind w:left="112"/>
        <w:rPr>
          <w:del w:id="1337" w:author="Marks, Brett (DPH)" w:date="2026-09-25T20:07:00Z" w16du:dateUtc="2026-09-26T00:07:00Z"/>
          <w:sz w:val="20"/>
          <w:szCs w:val="20"/>
        </w:rPr>
        <w:sectPr w:rsidR="002B4A75">
          <w:pgSz w:w="12240" w:h="15840"/>
          <w:pgMar w:top="640" w:right="620" w:bottom="1200" w:left="500" w:header="0" w:footer="1017" w:gutter="0"/>
          <w:cols w:space="720"/>
        </w:sectPr>
      </w:pPr>
      <w:del w:id="1338" w:author="Marks, Brett (DPH)" w:date="2026-09-25T20:07:00Z" w16du:dateUtc="2026-09-26T00:07:00Z">
        <w:r>
          <w:rPr>
            <w:noProof/>
            <w:sz w:val="20"/>
            <w:szCs w:val="20"/>
          </w:rPr>
          <mc:AlternateContent>
            <mc:Choice Requires="wps">
              <w:drawing>
                <wp:inline distT="0" distB="0" distL="0" distR="0" wp14:anchorId="006D1844" wp14:editId="7448997B">
                  <wp:extent cx="6945630" cy="3823335"/>
                  <wp:effectExtent l="0" t="0" r="0" b="0"/>
                  <wp:docPr id="15" name="Rectangle 15"/>
                  <wp:cNvGraphicFramePr/>
                  <a:graphic xmlns:a="http://schemas.openxmlformats.org/drawingml/2006/main">
                    <a:graphicData uri="http://schemas.microsoft.com/office/word/2010/wordprocessingShape">
                      <wps:wsp>
                        <wps:cNvSpPr/>
                        <wps:spPr>
                          <a:xfrm>
                            <a:off x="1882710" y="1877858"/>
                            <a:ext cx="6926580" cy="3804285"/>
                          </a:xfrm>
                          <a:prstGeom prst="rect">
                            <a:avLst/>
                          </a:prstGeom>
                          <a:noFill/>
                          <a:ln w="9525" cap="flat" cmpd="sng">
                            <a:solidFill>
                              <a:srgbClr val="000000"/>
                            </a:solidFill>
                            <a:prstDash val="solid"/>
                            <a:miter lim="800000"/>
                            <a:headEnd type="none" w="sm" len="sm"/>
                            <a:tailEnd type="none" w="sm" len="sm"/>
                          </a:ln>
                        </wps:spPr>
                        <wps:txbx>
                          <w:txbxContent>
                            <w:p w14:paraId="1A586490" w14:textId="77777777" w:rsidR="002B4A75" w:rsidRDefault="002B4A75">
                              <w:pPr>
                                <w:spacing w:before="6"/>
                                <w:textDirection w:val="btLr"/>
                                <w:rPr>
                                  <w:del w:id="1339" w:author="Marks, Brett (DPH)" w:date="2026-09-25T20:07:00Z" w16du:dateUtc="2026-09-26T00:07:00Z"/>
                                </w:rPr>
                              </w:pPr>
                            </w:p>
                            <w:p w14:paraId="4C16B710" w14:textId="77777777" w:rsidR="002B4A75" w:rsidRDefault="00394969">
                              <w:pPr>
                                <w:ind w:left="101" w:firstLine="202"/>
                                <w:textDirection w:val="btLr"/>
                                <w:rPr>
                                  <w:del w:id="1340" w:author="Marks, Brett (DPH)" w:date="2026-09-25T20:07:00Z" w16du:dateUtc="2026-09-26T00:07:00Z"/>
                                </w:rPr>
                              </w:pPr>
                              <w:del w:id="1341" w:author="Marks, Brett (DPH)" w:date="2026-09-25T20:07:00Z" w16du:dateUtc="2026-09-26T00:07:00Z">
                                <w:r>
                                  <w:rPr>
                                    <w:rFonts w:ascii="Arial" w:eastAsia="Arial" w:hAnsi="Arial" w:cs="Arial"/>
                                    <w:b/>
                                    <w:color w:val="000000"/>
                                    <w:sz w:val="20"/>
                                  </w:rPr>
                                  <w:delText>Significant Results:</w:delText>
                                </w:r>
                              </w:del>
                            </w:p>
                            <w:p w14:paraId="1E79B6FB" w14:textId="77777777" w:rsidR="002B4A75" w:rsidRPr="006D1CE8" w:rsidRDefault="002B4A75">
                              <w:pPr>
                                <w:ind w:left="101" w:firstLine="202"/>
                                <w:textDirection w:val="btLr"/>
                                <w:rPr>
                                  <w:del w:id="1342" w:author="Marks, Brett (DPH)" w:date="2026-09-25T20:07:00Z" w16du:dateUtc="2026-09-26T00:07:00Z"/>
                                  <w:sz w:val="20"/>
                                  <w:szCs w:val="20"/>
                                </w:rPr>
                              </w:pPr>
                            </w:p>
                            <w:p w14:paraId="1D4AE53F" w14:textId="3610C39A" w:rsidR="006D1CE8" w:rsidRPr="006D1CE8" w:rsidRDefault="006D1CE8" w:rsidP="006D1CE8">
                              <w:pPr>
                                <w:pStyle w:val="ListParagraph"/>
                                <w:numPr>
                                  <w:ilvl w:val="0"/>
                                  <w:numId w:val="5"/>
                                </w:numPr>
                                <w:textDirection w:val="btLr"/>
                                <w:rPr>
                                  <w:del w:id="1343" w:author="Marks, Brett (DPH)" w:date="2026-09-25T20:07:00Z" w16du:dateUtc="2026-09-26T00:07:00Z"/>
                                  <w:rFonts w:ascii="Arial" w:eastAsia="Arial" w:hAnsi="Arial" w:cs="Arial"/>
                                  <w:color w:val="000000"/>
                                  <w:sz w:val="20"/>
                                  <w:szCs w:val="20"/>
                                </w:rPr>
                              </w:pPr>
                              <w:del w:id="1344" w:author="Marks, Brett (DPH)" w:date="2026-09-25T20:07:00Z" w16du:dateUtc="2026-09-26T00:07:00Z">
                                <w:r w:rsidRPr="006D1CE8">
                                  <w:rPr>
                                    <w:rFonts w:ascii="Arial" w:eastAsia="Arial" w:hAnsi="Arial" w:cs="Arial"/>
                                    <w:color w:val="000000"/>
                                    <w:sz w:val="20"/>
                                    <w:szCs w:val="20"/>
                                  </w:rPr>
                                  <w:delText xml:space="preserve">Indiana DOT joined the AMT pooled fund! </w:delText>
                                </w:r>
                              </w:del>
                            </w:p>
                            <w:p w14:paraId="3C2CBB1F" w14:textId="1C8A6319" w:rsidR="006D1CE8" w:rsidRPr="006D1CE8" w:rsidRDefault="006D1CE8" w:rsidP="006D1CE8">
                              <w:pPr>
                                <w:pStyle w:val="ListParagraph"/>
                                <w:numPr>
                                  <w:ilvl w:val="0"/>
                                  <w:numId w:val="5"/>
                                </w:numPr>
                                <w:textDirection w:val="btLr"/>
                                <w:rPr>
                                  <w:del w:id="1345" w:author="Marks, Brett (DPH)" w:date="2026-09-25T20:07:00Z" w16du:dateUtc="2026-09-26T00:07:00Z"/>
                                  <w:rFonts w:ascii="Arial" w:eastAsia="Arial" w:hAnsi="Arial" w:cs="Arial"/>
                                  <w:color w:val="000000"/>
                                  <w:sz w:val="20"/>
                                  <w:szCs w:val="20"/>
                                </w:rPr>
                              </w:pPr>
                              <w:del w:id="1346" w:author="Marks, Brett (DPH)" w:date="2026-09-25T20:07:00Z" w16du:dateUtc="2026-09-26T00:07:00Z">
                                <w:r w:rsidRPr="006D1CE8">
                                  <w:rPr>
                                    <w:rFonts w:ascii="Arial" w:eastAsia="Arial" w:hAnsi="Arial" w:cs="Arial"/>
                                    <w:color w:val="000000"/>
                                    <w:sz w:val="20"/>
                                    <w:szCs w:val="20"/>
                                  </w:rPr>
                                  <w:delText xml:space="preserve">CDOT working on deployment of their second ATMA with validation occurring in the 2nd quarter. Many member states gearing up for the spring and summer </w:delText>
                                </w:r>
                                <w:r w:rsidR="00D92CDC">
                                  <w:rPr>
                                    <w:rFonts w:ascii="Arial" w:eastAsia="Arial" w:hAnsi="Arial" w:cs="Arial"/>
                                    <w:color w:val="000000"/>
                                    <w:sz w:val="20"/>
                                    <w:szCs w:val="20"/>
                                  </w:rPr>
                                  <w:delText xml:space="preserve">season start up for their ATMA programs. </w:delText>
                                </w:r>
                              </w:del>
                            </w:p>
                            <w:p w14:paraId="16962EE5" w14:textId="77777777" w:rsidR="006D1CE8" w:rsidRPr="006D1CE8" w:rsidRDefault="00394969" w:rsidP="006D1CE8">
                              <w:pPr>
                                <w:pStyle w:val="ListParagraph"/>
                                <w:numPr>
                                  <w:ilvl w:val="0"/>
                                  <w:numId w:val="5"/>
                                </w:numPr>
                                <w:textDirection w:val="btLr"/>
                                <w:rPr>
                                  <w:del w:id="1347" w:author="Marks, Brett (DPH)" w:date="2026-09-25T20:07:00Z" w16du:dateUtc="2026-09-26T00:07:00Z"/>
                                  <w:sz w:val="20"/>
                                  <w:szCs w:val="20"/>
                                </w:rPr>
                              </w:pPr>
                              <w:del w:id="1348" w:author="Marks, Brett (DPH)" w:date="2026-09-25T20:07:00Z" w16du:dateUtc="2026-09-26T00:07:00Z">
                                <w:r w:rsidRPr="006D1CE8">
                                  <w:rPr>
                                    <w:rFonts w:ascii="Arial" w:eastAsia="Arial" w:hAnsi="Arial" w:cs="Arial"/>
                                    <w:color w:val="000000"/>
                                    <w:sz w:val="20"/>
                                    <w:szCs w:val="20"/>
                                  </w:rPr>
                                  <w:delText xml:space="preserve">New development by VTTI of an ATMA system </w:delText>
                                </w:r>
                                <w:r w:rsidR="006D1CE8">
                                  <w:rPr>
                                    <w:rFonts w:ascii="Arial" w:eastAsia="Arial" w:hAnsi="Arial" w:cs="Arial"/>
                                    <w:color w:val="000000"/>
                                    <w:sz w:val="20"/>
                                    <w:szCs w:val="20"/>
                                  </w:rPr>
                                  <w:delText>was presented to the group</w:delText>
                                </w:r>
                                <w:r w:rsidRPr="006D1CE8">
                                  <w:rPr>
                                    <w:rFonts w:ascii="Arial" w:eastAsia="Arial" w:hAnsi="Arial" w:cs="Arial"/>
                                    <w:color w:val="000000"/>
                                    <w:sz w:val="20"/>
                                    <w:szCs w:val="20"/>
                                  </w:rPr>
                                  <w:delText xml:space="preserve"> </w:delText>
                                </w:r>
                              </w:del>
                            </w:p>
                            <w:p w14:paraId="17F54D28" w14:textId="77777777" w:rsidR="006D1CE8" w:rsidRPr="006D1CE8" w:rsidRDefault="00394969" w:rsidP="006D1CE8">
                              <w:pPr>
                                <w:pStyle w:val="ListParagraph"/>
                                <w:numPr>
                                  <w:ilvl w:val="0"/>
                                  <w:numId w:val="5"/>
                                </w:numPr>
                                <w:textDirection w:val="btLr"/>
                                <w:rPr>
                                  <w:del w:id="1349" w:author="Marks, Brett (DPH)" w:date="2026-09-25T20:07:00Z" w16du:dateUtc="2026-09-26T00:07:00Z"/>
                                  <w:sz w:val="20"/>
                                  <w:szCs w:val="20"/>
                                </w:rPr>
                              </w:pPr>
                              <w:del w:id="1350" w:author="Marks, Brett (DPH)" w:date="2026-09-25T20:07:00Z" w16du:dateUtc="2026-09-26T00:07:00Z">
                                <w:r w:rsidRPr="006D1CE8">
                                  <w:rPr>
                                    <w:rFonts w:ascii="Arial" w:eastAsia="Arial" w:hAnsi="Arial" w:cs="Arial"/>
                                    <w:color w:val="000000"/>
                                    <w:sz w:val="20"/>
                                    <w:szCs w:val="20"/>
                                  </w:rPr>
                                  <w:delText xml:space="preserve">Dr. Erika Miller completed her findings </w:delText>
                                </w:r>
                                <w:r w:rsidR="006D1CE8">
                                  <w:rPr>
                                    <w:rFonts w:ascii="Arial" w:eastAsia="Arial" w:hAnsi="Arial" w:cs="Arial"/>
                                    <w:color w:val="000000"/>
                                    <w:sz w:val="20"/>
                                    <w:szCs w:val="20"/>
                                  </w:rPr>
                                  <w:delText xml:space="preserve">and sent the final report to the AMT members. </w:delText>
                                </w:r>
                                <w:r w:rsidRPr="006D1CE8">
                                  <w:rPr>
                                    <w:rFonts w:ascii="Arial" w:eastAsia="Arial" w:hAnsi="Arial" w:cs="Arial"/>
                                    <w:color w:val="000000"/>
                                    <w:sz w:val="20"/>
                                    <w:szCs w:val="20"/>
                                  </w:rPr>
                                  <w:delText xml:space="preserve"> </w:delText>
                                </w:r>
                              </w:del>
                            </w:p>
                            <w:p w14:paraId="5AD6B935" w14:textId="77777777" w:rsidR="006D1CE8" w:rsidRPr="006D1CE8" w:rsidRDefault="00394969" w:rsidP="006D1CE8">
                              <w:pPr>
                                <w:pStyle w:val="ListParagraph"/>
                                <w:numPr>
                                  <w:ilvl w:val="0"/>
                                  <w:numId w:val="5"/>
                                </w:numPr>
                                <w:textDirection w:val="btLr"/>
                                <w:rPr>
                                  <w:del w:id="1351" w:author="Marks, Brett (DPH)" w:date="2026-09-25T20:07:00Z" w16du:dateUtc="2026-09-26T00:07:00Z"/>
                                  <w:sz w:val="20"/>
                                  <w:szCs w:val="20"/>
                                </w:rPr>
                              </w:pPr>
                              <w:del w:id="1352" w:author="Marks, Brett (DPH)" w:date="2026-09-25T20:07:00Z" w16du:dateUtc="2026-09-26T00:07:00Z">
                                <w:r w:rsidRPr="006D1CE8">
                                  <w:rPr>
                                    <w:rFonts w:ascii="Arial" w:eastAsia="Arial" w:hAnsi="Arial" w:cs="Arial"/>
                                    <w:color w:val="000000"/>
                                    <w:sz w:val="20"/>
                                    <w:szCs w:val="20"/>
                                  </w:rPr>
                                  <w:delText xml:space="preserve">Beginning to compile various lessons learned among the several deployments and seeing patterns and similarities. States that are facing similar challenges and barriers that others have tackled are leveraging those lessons learned. </w:delText>
                                </w:r>
                              </w:del>
                            </w:p>
                            <w:p w14:paraId="29A83BF4" w14:textId="77777777" w:rsidR="006D1CE8" w:rsidRPr="006D1CE8" w:rsidRDefault="00394969" w:rsidP="006D1CE8">
                              <w:pPr>
                                <w:pStyle w:val="ListParagraph"/>
                                <w:numPr>
                                  <w:ilvl w:val="0"/>
                                  <w:numId w:val="5"/>
                                </w:numPr>
                                <w:textDirection w:val="btLr"/>
                                <w:rPr>
                                  <w:del w:id="1353" w:author="Marks, Brett (DPH)" w:date="2026-09-25T20:07:00Z" w16du:dateUtc="2026-09-26T00:07:00Z"/>
                                  <w:sz w:val="20"/>
                                  <w:szCs w:val="20"/>
                                </w:rPr>
                              </w:pPr>
                              <w:del w:id="1354" w:author="Marks, Brett (DPH)" w:date="2026-09-25T20:07:00Z" w16du:dateUtc="2026-09-26T00:07:00Z">
                                <w:r w:rsidRPr="006D1CE8">
                                  <w:rPr>
                                    <w:rFonts w:ascii="Arial" w:eastAsia="Arial" w:hAnsi="Arial" w:cs="Arial"/>
                                    <w:color w:val="000000"/>
                                    <w:sz w:val="20"/>
                                    <w:szCs w:val="20"/>
                                  </w:rPr>
                                  <w:delText xml:space="preserve">Toolkit development illustrating various themes in pre-deployment activities, program setup and procurement challenges that others have faced and new deployers should consider as they begin deployment activities. </w:delText>
                                </w:r>
                              </w:del>
                            </w:p>
                            <w:p w14:paraId="0B282AFD" w14:textId="7ABFC2FC" w:rsidR="002B4A75" w:rsidRPr="006D1CE8" w:rsidRDefault="00394969" w:rsidP="006D1CE8">
                              <w:pPr>
                                <w:pStyle w:val="ListParagraph"/>
                                <w:numPr>
                                  <w:ilvl w:val="0"/>
                                  <w:numId w:val="5"/>
                                </w:numPr>
                                <w:textDirection w:val="btLr"/>
                                <w:rPr>
                                  <w:del w:id="1355" w:author="Marks, Brett (DPH)" w:date="2026-09-25T20:07:00Z" w16du:dateUtc="2026-09-26T00:07:00Z"/>
                                  <w:sz w:val="20"/>
                                  <w:szCs w:val="20"/>
                                </w:rPr>
                              </w:pPr>
                              <w:del w:id="1356" w:author="Marks, Brett (DPH)" w:date="2026-09-25T20:07:00Z" w16du:dateUtc="2026-09-26T00:07:00Z">
                                <w:r w:rsidRPr="006D1CE8">
                                  <w:rPr>
                                    <w:rFonts w:ascii="Arial" w:eastAsia="Arial" w:hAnsi="Arial" w:cs="Arial"/>
                                    <w:color w:val="000000"/>
                                    <w:sz w:val="20"/>
                                    <w:szCs w:val="20"/>
                                  </w:rPr>
                                  <w:delText xml:space="preserve">Collaboration and information sharing is one of the most valuable components as states tackle these innovative technology deployments. </w:delText>
                                </w:r>
                              </w:del>
                            </w:p>
                            <w:p w14:paraId="1F05ECE0" w14:textId="77777777" w:rsidR="002B4A75" w:rsidRDefault="002B4A75">
                              <w:pPr>
                                <w:ind w:left="630"/>
                                <w:textDirection w:val="btLr"/>
                                <w:rPr>
                                  <w:del w:id="1357" w:author="Marks, Brett (DPH)" w:date="2026-09-25T20:07:00Z" w16du:dateUtc="2026-09-26T00:07:00Z"/>
                                </w:rPr>
                              </w:pPr>
                            </w:p>
                          </w:txbxContent>
                        </wps:txbx>
                        <wps:bodyPr spcFirstLastPara="1" wrap="square" lIns="0" tIns="0" rIns="0" bIns="0" anchor="t" anchorCtr="0">
                          <a:noAutofit/>
                        </wps:bodyPr>
                      </wps:wsp>
                    </a:graphicData>
                  </a:graphic>
                </wp:inline>
              </w:drawing>
            </mc:Choice>
            <mc:Fallback>
              <w:pict>
                <v:rect w14:anchorId="006D1844" id="Rectangle 15" o:spid="_x0000_s1029" style="width:546.9pt;height:30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" filled="f">
                  <v:stroke startarrowwidth="narrow" startarrowlength="short" endarrowwidth="narrow" endarrowlength="short"/>
                  <v:textbox inset="0,0,0,0">
                    <w:txbxContent>
                      <w:p w14:paraId="1A586490" w14:textId="77777777" w:rsidR="002B4A75" w:rsidRDefault="002B4A75">
                        <w:pPr>
                          <w:spacing w:before="6"/>
                          <w:textDirection w:val="btLr"/>
                          <w:rPr>
                            <w:del w:id="1358" w:author="Marks, Brett (DPH)" w:date="2026-09-25T20:07:00Z" w16du:dateUtc="2026-09-26T00:07:00Z"/>
                          </w:rPr>
                        </w:pPr>
                      </w:p>
                      <w:p w14:paraId="4C16B710" w14:textId="77777777" w:rsidR="002B4A75" w:rsidRDefault="00394969">
                        <w:pPr>
                          <w:ind w:left="101" w:firstLine="202"/>
                          <w:textDirection w:val="btLr"/>
                          <w:rPr>
                            <w:del w:id="1359" w:author="Marks, Brett (DPH)" w:date="2026-09-25T20:07:00Z" w16du:dateUtc="2026-09-26T00:07:00Z"/>
                          </w:rPr>
                        </w:pPr>
                        <w:del w:id="1360" w:author="Marks, Brett (DPH)" w:date="2026-09-25T20:07:00Z" w16du:dateUtc="2026-09-26T00:07:00Z">
                          <w:r>
                            <w:rPr>
                              <w:rFonts w:ascii="Arial" w:eastAsia="Arial" w:hAnsi="Arial" w:cs="Arial"/>
                              <w:b/>
                              <w:color w:val="000000"/>
                              <w:sz w:val="20"/>
                            </w:rPr>
                            <w:delText>Significant Results:</w:delText>
                          </w:r>
                        </w:del>
                      </w:p>
                      <w:p w14:paraId="1E79B6FB" w14:textId="77777777" w:rsidR="002B4A75" w:rsidRPr="006D1CE8" w:rsidRDefault="002B4A75">
                        <w:pPr>
                          <w:ind w:left="101" w:firstLine="202"/>
                          <w:textDirection w:val="btLr"/>
                          <w:rPr>
                            <w:del w:id="1361" w:author="Marks, Brett (DPH)" w:date="2026-09-25T20:07:00Z" w16du:dateUtc="2026-09-26T00:07:00Z"/>
                            <w:sz w:val="20"/>
                            <w:szCs w:val="20"/>
                          </w:rPr>
                        </w:pPr>
                      </w:p>
                      <w:p w14:paraId="1D4AE53F" w14:textId="3610C39A" w:rsidR="006D1CE8" w:rsidRPr="006D1CE8" w:rsidRDefault="006D1CE8" w:rsidP="006D1CE8">
                        <w:pPr>
                          <w:pStyle w:val="ListParagraph"/>
                          <w:numPr>
                            <w:ilvl w:val="0"/>
                            <w:numId w:val="5"/>
                          </w:numPr>
                          <w:textDirection w:val="btLr"/>
                          <w:rPr>
                            <w:del w:id="1362" w:author="Marks, Brett (DPH)" w:date="2026-09-25T20:07:00Z" w16du:dateUtc="2026-09-26T00:07:00Z"/>
                            <w:rFonts w:ascii="Arial" w:eastAsia="Arial" w:hAnsi="Arial" w:cs="Arial"/>
                            <w:color w:val="000000"/>
                            <w:sz w:val="20"/>
                            <w:szCs w:val="20"/>
                          </w:rPr>
                        </w:pPr>
                        <w:del w:id="1363" w:author="Marks, Brett (DPH)" w:date="2026-09-25T20:07:00Z" w16du:dateUtc="2026-09-26T00:07:00Z">
                          <w:r w:rsidRPr="006D1CE8">
                            <w:rPr>
                              <w:rFonts w:ascii="Arial" w:eastAsia="Arial" w:hAnsi="Arial" w:cs="Arial"/>
                              <w:color w:val="000000"/>
                              <w:sz w:val="20"/>
                              <w:szCs w:val="20"/>
                            </w:rPr>
                            <w:delText xml:space="preserve">Indiana DOT joined the AMT pooled fund! </w:delText>
                          </w:r>
                        </w:del>
                      </w:p>
                      <w:p w14:paraId="3C2CBB1F" w14:textId="1C8A6319" w:rsidR="006D1CE8" w:rsidRPr="006D1CE8" w:rsidRDefault="006D1CE8" w:rsidP="006D1CE8">
                        <w:pPr>
                          <w:pStyle w:val="ListParagraph"/>
                          <w:numPr>
                            <w:ilvl w:val="0"/>
                            <w:numId w:val="5"/>
                          </w:numPr>
                          <w:textDirection w:val="btLr"/>
                          <w:rPr>
                            <w:del w:id="1364" w:author="Marks, Brett (DPH)" w:date="2026-09-25T20:07:00Z" w16du:dateUtc="2026-09-26T00:07:00Z"/>
                            <w:rFonts w:ascii="Arial" w:eastAsia="Arial" w:hAnsi="Arial" w:cs="Arial"/>
                            <w:color w:val="000000"/>
                            <w:sz w:val="20"/>
                            <w:szCs w:val="20"/>
                          </w:rPr>
                        </w:pPr>
                        <w:del w:id="1365" w:author="Marks, Brett (DPH)" w:date="2026-09-25T20:07:00Z" w16du:dateUtc="2026-09-26T00:07:00Z">
                          <w:r w:rsidRPr="006D1CE8">
                            <w:rPr>
                              <w:rFonts w:ascii="Arial" w:eastAsia="Arial" w:hAnsi="Arial" w:cs="Arial"/>
                              <w:color w:val="000000"/>
                              <w:sz w:val="20"/>
                              <w:szCs w:val="20"/>
                            </w:rPr>
                            <w:delText xml:space="preserve">CDOT working on deployment of their second ATMA with validation occurring in the 2nd quarter. Many member states gearing up for the spring and summer </w:delText>
                          </w:r>
                          <w:r w:rsidR="00D92CDC">
                            <w:rPr>
                              <w:rFonts w:ascii="Arial" w:eastAsia="Arial" w:hAnsi="Arial" w:cs="Arial"/>
                              <w:color w:val="000000"/>
                              <w:sz w:val="20"/>
                              <w:szCs w:val="20"/>
                            </w:rPr>
                            <w:delText xml:space="preserve">season start up for their ATMA programs. </w:delText>
                          </w:r>
                        </w:del>
                      </w:p>
                      <w:p w14:paraId="16962EE5" w14:textId="77777777" w:rsidR="006D1CE8" w:rsidRPr="006D1CE8" w:rsidRDefault="00394969" w:rsidP="006D1CE8">
                        <w:pPr>
                          <w:pStyle w:val="ListParagraph"/>
                          <w:numPr>
                            <w:ilvl w:val="0"/>
                            <w:numId w:val="5"/>
                          </w:numPr>
                          <w:textDirection w:val="btLr"/>
                          <w:rPr>
                            <w:del w:id="1366" w:author="Marks, Brett (DPH)" w:date="2026-09-25T20:07:00Z" w16du:dateUtc="2026-09-26T00:07:00Z"/>
                            <w:sz w:val="20"/>
                            <w:szCs w:val="20"/>
                          </w:rPr>
                        </w:pPr>
                        <w:del w:id="1367" w:author="Marks, Brett (DPH)" w:date="2026-09-25T20:07:00Z" w16du:dateUtc="2026-09-26T00:07:00Z">
                          <w:r w:rsidRPr="006D1CE8">
                            <w:rPr>
                              <w:rFonts w:ascii="Arial" w:eastAsia="Arial" w:hAnsi="Arial" w:cs="Arial"/>
                              <w:color w:val="000000"/>
                              <w:sz w:val="20"/>
                              <w:szCs w:val="20"/>
                            </w:rPr>
                            <w:delText xml:space="preserve">New development by VTTI of an ATMA system </w:delText>
                          </w:r>
                          <w:r w:rsidR="006D1CE8">
                            <w:rPr>
                              <w:rFonts w:ascii="Arial" w:eastAsia="Arial" w:hAnsi="Arial" w:cs="Arial"/>
                              <w:color w:val="000000"/>
                              <w:sz w:val="20"/>
                              <w:szCs w:val="20"/>
                            </w:rPr>
                            <w:delText>was presented to the group</w:delText>
                          </w:r>
                          <w:r w:rsidRPr="006D1CE8">
                            <w:rPr>
                              <w:rFonts w:ascii="Arial" w:eastAsia="Arial" w:hAnsi="Arial" w:cs="Arial"/>
                              <w:color w:val="000000"/>
                              <w:sz w:val="20"/>
                              <w:szCs w:val="20"/>
                            </w:rPr>
                            <w:delText xml:space="preserve"> </w:delText>
                          </w:r>
                        </w:del>
                      </w:p>
                      <w:p w14:paraId="17F54D28" w14:textId="77777777" w:rsidR="006D1CE8" w:rsidRPr="006D1CE8" w:rsidRDefault="00394969" w:rsidP="006D1CE8">
                        <w:pPr>
                          <w:pStyle w:val="ListParagraph"/>
                          <w:numPr>
                            <w:ilvl w:val="0"/>
                            <w:numId w:val="5"/>
                          </w:numPr>
                          <w:textDirection w:val="btLr"/>
                          <w:rPr>
                            <w:del w:id="1368" w:author="Marks, Brett (DPH)" w:date="2026-09-25T20:07:00Z" w16du:dateUtc="2026-09-26T00:07:00Z"/>
                            <w:sz w:val="20"/>
                            <w:szCs w:val="20"/>
                          </w:rPr>
                        </w:pPr>
                        <w:del w:id="1369" w:author="Marks, Brett (DPH)" w:date="2026-09-25T20:07:00Z" w16du:dateUtc="2026-09-26T00:07:00Z">
                          <w:r w:rsidRPr="006D1CE8">
                            <w:rPr>
                              <w:rFonts w:ascii="Arial" w:eastAsia="Arial" w:hAnsi="Arial" w:cs="Arial"/>
                              <w:color w:val="000000"/>
                              <w:sz w:val="20"/>
                              <w:szCs w:val="20"/>
                            </w:rPr>
                            <w:delText xml:space="preserve">Dr. Erika Miller completed her findings </w:delText>
                          </w:r>
                          <w:r w:rsidR="006D1CE8">
                            <w:rPr>
                              <w:rFonts w:ascii="Arial" w:eastAsia="Arial" w:hAnsi="Arial" w:cs="Arial"/>
                              <w:color w:val="000000"/>
                              <w:sz w:val="20"/>
                              <w:szCs w:val="20"/>
                            </w:rPr>
                            <w:delText xml:space="preserve">and sent the final report to the AMT members. </w:delText>
                          </w:r>
                          <w:r w:rsidRPr="006D1CE8">
                            <w:rPr>
                              <w:rFonts w:ascii="Arial" w:eastAsia="Arial" w:hAnsi="Arial" w:cs="Arial"/>
                              <w:color w:val="000000"/>
                              <w:sz w:val="20"/>
                              <w:szCs w:val="20"/>
                            </w:rPr>
                            <w:delText xml:space="preserve"> </w:delText>
                          </w:r>
                        </w:del>
                      </w:p>
                      <w:p w14:paraId="5AD6B935" w14:textId="77777777" w:rsidR="006D1CE8" w:rsidRPr="006D1CE8" w:rsidRDefault="00394969" w:rsidP="006D1CE8">
                        <w:pPr>
                          <w:pStyle w:val="ListParagraph"/>
                          <w:numPr>
                            <w:ilvl w:val="0"/>
                            <w:numId w:val="5"/>
                          </w:numPr>
                          <w:textDirection w:val="btLr"/>
                          <w:rPr>
                            <w:del w:id="1370" w:author="Marks, Brett (DPH)" w:date="2026-09-25T20:07:00Z" w16du:dateUtc="2026-09-26T00:07:00Z"/>
                            <w:sz w:val="20"/>
                            <w:szCs w:val="20"/>
                          </w:rPr>
                        </w:pPr>
                        <w:del w:id="1371" w:author="Marks, Brett (DPH)" w:date="2026-09-25T20:07:00Z" w16du:dateUtc="2026-09-26T00:07:00Z">
                          <w:r w:rsidRPr="006D1CE8">
                            <w:rPr>
                              <w:rFonts w:ascii="Arial" w:eastAsia="Arial" w:hAnsi="Arial" w:cs="Arial"/>
                              <w:color w:val="000000"/>
                              <w:sz w:val="20"/>
                              <w:szCs w:val="20"/>
                            </w:rPr>
                            <w:delText xml:space="preserve">Beginning to compile various lessons learned among the several deployments and seeing patterns and similarities. States that are facing similar challenges and barriers that others have tackled are leveraging those lessons learned. </w:delText>
                          </w:r>
                        </w:del>
                      </w:p>
                      <w:p w14:paraId="29A83BF4" w14:textId="77777777" w:rsidR="006D1CE8" w:rsidRPr="006D1CE8" w:rsidRDefault="00394969" w:rsidP="006D1CE8">
                        <w:pPr>
                          <w:pStyle w:val="ListParagraph"/>
                          <w:numPr>
                            <w:ilvl w:val="0"/>
                            <w:numId w:val="5"/>
                          </w:numPr>
                          <w:textDirection w:val="btLr"/>
                          <w:rPr>
                            <w:del w:id="1372" w:author="Marks, Brett (DPH)" w:date="2026-09-25T20:07:00Z" w16du:dateUtc="2026-09-26T00:07:00Z"/>
                            <w:sz w:val="20"/>
                            <w:szCs w:val="20"/>
                          </w:rPr>
                        </w:pPr>
                        <w:del w:id="1373" w:author="Marks, Brett (DPH)" w:date="2026-09-25T20:07:00Z" w16du:dateUtc="2026-09-26T00:07:00Z">
                          <w:r w:rsidRPr="006D1CE8">
                            <w:rPr>
                              <w:rFonts w:ascii="Arial" w:eastAsia="Arial" w:hAnsi="Arial" w:cs="Arial"/>
                              <w:color w:val="000000"/>
                              <w:sz w:val="20"/>
                              <w:szCs w:val="20"/>
                            </w:rPr>
                            <w:delText xml:space="preserve">Toolkit development illustrating various themes in pre-deployment activities, program setup and procurement challenges that others have faced and new deployers should consider as they begin deployment activities. </w:delText>
                          </w:r>
                        </w:del>
                      </w:p>
                      <w:p w14:paraId="0B282AFD" w14:textId="7ABFC2FC" w:rsidR="002B4A75" w:rsidRPr="006D1CE8" w:rsidRDefault="00394969" w:rsidP="006D1CE8">
                        <w:pPr>
                          <w:pStyle w:val="ListParagraph"/>
                          <w:numPr>
                            <w:ilvl w:val="0"/>
                            <w:numId w:val="5"/>
                          </w:numPr>
                          <w:textDirection w:val="btLr"/>
                          <w:rPr>
                            <w:del w:id="1374" w:author="Marks, Brett (DPH)" w:date="2026-09-25T20:07:00Z" w16du:dateUtc="2026-09-26T00:07:00Z"/>
                            <w:sz w:val="20"/>
                            <w:szCs w:val="20"/>
                          </w:rPr>
                        </w:pPr>
                        <w:del w:id="1375" w:author="Marks, Brett (DPH)" w:date="2026-09-25T20:07:00Z" w16du:dateUtc="2026-09-26T00:07:00Z">
                          <w:r w:rsidRPr="006D1CE8">
                            <w:rPr>
                              <w:rFonts w:ascii="Arial" w:eastAsia="Arial" w:hAnsi="Arial" w:cs="Arial"/>
                              <w:color w:val="000000"/>
                              <w:sz w:val="20"/>
                              <w:szCs w:val="20"/>
                            </w:rPr>
                            <w:delText xml:space="preserve">Collaboration and information sharing is one of the most valuable components as states tackle these innovative technology deployments. </w:delText>
                          </w:r>
                        </w:del>
                      </w:p>
                      <w:p w14:paraId="1F05ECE0" w14:textId="77777777" w:rsidR="002B4A75" w:rsidRDefault="002B4A75">
                        <w:pPr>
                          <w:ind w:left="630"/>
                          <w:textDirection w:val="btLr"/>
                          <w:rPr>
                            <w:del w:id="1376" w:author="Marks, Brett (DPH)" w:date="2026-09-25T20:07:00Z" w16du:dateUtc="2026-09-26T00:07:00Z"/>
                          </w:rPr>
                        </w:pPr>
                      </w:p>
                    </w:txbxContent>
                  </v:textbox>
                  <w10:anchorlock/>
                </v:rect>
              </w:pict>
            </mc:Fallback>
          </mc:AlternateContent>
        </w:r>
      </w:del>
    </w:p>
    <w:p w14:paraId="32D872A3" w14:textId="77777777" w:rsidR="002B4A75" w:rsidRDefault="002B4A75">
      <w:pPr>
        <w:spacing w:before="4"/>
        <w:rPr>
          <w:del w:id="1377" w:author="Marks, Brett (DPH)" w:date="2026-09-25T20:07:00Z" w16du:dateUtc="2026-09-26T00:07:00Z"/>
          <w:sz w:val="7"/>
          <w:szCs w:val="7"/>
        </w:rPr>
      </w:pPr>
    </w:p>
    <w:p w14:paraId="34B2A6DD" w14:textId="77777777" w:rsidR="002B4A75" w:rsidRDefault="00394969">
      <w:pPr>
        <w:ind w:left="112"/>
        <w:rPr>
          <w:del w:id="1378" w:author="Marks, Brett (DPH)" w:date="2026-09-25T20:07:00Z" w16du:dateUtc="2026-09-26T00:07:00Z"/>
          <w:sz w:val="20"/>
          <w:szCs w:val="20"/>
        </w:rPr>
      </w:pPr>
      <w:del w:id="1379" w:author="Marks, Brett (DPH)" w:date="2026-09-25T20:07:00Z" w16du:dateUtc="2026-09-26T00:07:00Z">
        <w:r>
          <w:rPr>
            <w:noProof/>
            <w:sz w:val="20"/>
            <w:szCs w:val="20"/>
          </w:rPr>
          <mc:AlternateContent>
            <mc:Choice Requires="wps">
              <w:drawing>
                <wp:inline distT="0" distB="0" distL="0" distR="0" wp14:anchorId="2034FE0A" wp14:editId="2C027DC1">
                  <wp:extent cx="6945630" cy="4406900"/>
                  <wp:effectExtent l="0" t="0" r="0" b="0"/>
                  <wp:docPr id="18" name="Rectangle 18"/>
                  <wp:cNvGraphicFramePr/>
                  <a:graphic xmlns:a="http://schemas.openxmlformats.org/drawingml/2006/main">
                    <a:graphicData uri="http://schemas.microsoft.com/office/word/2010/wordprocessingShape">
                      <wps:wsp>
                        <wps:cNvSpPr/>
                        <wps:spPr>
                          <a:xfrm>
                            <a:off x="1882710" y="1586075"/>
                            <a:ext cx="6926580" cy="4387850"/>
                          </a:xfrm>
                          <a:prstGeom prst="rect">
                            <a:avLst/>
                          </a:prstGeom>
                          <a:noFill/>
                          <a:ln w="9525" cap="flat" cmpd="sng">
                            <a:solidFill>
                              <a:srgbClr val="000000"/>
                            </a:solidFill>
                            <a:prstDash val="solid"/>
                            <a:miter lim="800000"/>
                            <a:headEnd type="none" w="sm" len="sm"/>
                            <a:tailEnd type="none" w="sm" len="sm"/>
                          </a:ln>
                        </wps:spPr>
                        <wps:txbx>
                          <w:txbxContent>
                            <w:p w14:paraId="2ABC7CED" w14:textId="77777777" w:rsidR="002B4A75" w:rsidRDefault="002B4A75">
                              <w:pPr>
                                <w:spacing w:before="6"/>
                                <w:textDirection w:val="btLr"/>
                                <w:rPr>
                                  <w:del w:id="1380" w:author="Marks, Brett (DPH)" w:date="2026-09-25T20:07:00Z" w16du:dateUtc="2026-09-26T00:07:00Z"/>
                                </w:rPr>
                              </w:pPr>
                            </w:p>
                            <w:p w14:paraId="1C115509" w14:textId="77777777" w:rsidR="002B4A75" w:rsidRDefault="00394969">
                              <w:pPr>
                                <w:ind w:left="101" w:right="602" w:firstLine="202"/>
                                <w:textDirection w:val="btLr"/>
                                <w:rPr>
                                  <w:del w:id="1381" w:author="Marks, Brett (DPH)" w:date="2026-09-25T20:07:00Z" w16du:dateUtc="2026-09-26T00:07:00Z"/>
                                </w:rPr>
                              </w:pPr>
                              <w:del w:id="1382" w:author="Marks, Brett (DPH)" w:date="2026-09-25T20:07:00Z" w16du:dateUtc="2026-09-26T00:07:00Z">
                                <w:r>
                                  <w:rPr>
                                    <w:rFonts w:ascii="Arial" w:eastAsia="Arial" w:hAnsi="Arial" w:cs="Arial"/>
                                    <w:b/>
                                    <w:color w:val="000000"/>
                                    <w:sz w:val="20"/>
                                  </w:rPr>
                                  <w:delText>Circumstance affecting project or budget. (Please describe any challenges encountered or anticipated that might affect the completion of the project within the time, scope and fiscal constraints set forth in the agreement, along with recommended solutions to those problems).</w:delText>
                                </w:r>
                              </w:del>
                            </w:p>
                            <w:p w14:paraId="5FF7F1F1" w14:textId="77777777" w:rsidR="002B4A75" w:rsidRDefault="002B4A75">
                              <w:pPr>
                                <w:textDirection w:val="btLr"/>
                                <w:rPr>
                                  <w:del w:id="1383" w:author="Marks, Brett (DPH)" w:date="2026-09-25T20:07:00Z" w16du:dateUtc="2026-09-26T00:07:00Z"/>
                                </w:rPr>
                              </w:pPr>
                            </w:p>
                            <w:p w14:paraId="460982D1" w14:textId="77777777" w:rsidR="002B4A75" w:rsidRDefault="00394969">
                              <w:pPr>
                                <w:spacing w:before="123"/>
                                <w:ind w:left="75" w:firstLine="150"/>
                                <w:textDirection w:val="btLr"/>
                                <w:rPr>
                                  <w:del w:id="1384" w:author="Marks, Brett (DPH)" w:date="2026-09-25T20:07:00Z" w16du:dateUtc="2026-09-26T00:07:00Z"/>
                                </w:rPr>
                              </w:pPr>
                              <w:del w:id="1385" w:author="Marks, Brett (DPH)" w:date="2026-09-25T20:07:00Z" w16du:dateUtc="2026-09-26T00:07:00Z">
                                <w:r>
                                  <w:rPr>
                                    <w:rFonts w:ascii="Arial" w:eastAsia="Arial" w:hAnsi="Arial" w:cs="Arial"/>
                                    <w:color w:val="000000"/>
                                    <w:sz w:val="20"/>
                                  </w:rPr>
                                  <w:delText xml:space="preserve">No challenges at this time. </w:delText>
                                </w:r>
                              </w:del>
                            </w:p>
                          </w:txbxContent>
                        </wps:txbx>
                        <wps:bodyPr spcFirstLastPara="1" wrap="square" lIns="0" tIns="0" rIns="0" bIns="0" anchor="t" anchorCtr="0">
                          <a:noAutofit/>
                        </wps:bodyPr>
                      </wps:wsp>
                    </a:graphicData>
                  </a:graphic>
                </wp:inline>
              </w:drawing>
            </mc:Choice>
            <mc:Fallback>
              <w:pict>
                <v:rect w14:anchorId="2034FE0A" id="Rectangle 18" o:spid="_x0000_s1030" style="width:546.9pt;height:3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" filled="f">
                  <v:stroke startarrowwidth="narrow" startarrowlength="short" endarrowwidth="narrow" endarrowlength="short"/>
                  <v:textbox inset="0,0,0,0">
                    <w:txbxContent>
                      <w:p w14:paraId="2ABC7CED" w14:textId="77777777" w:rsidR="002B4A75" w:rsidRDefault="002B4A75">
                        <w:pPr>
                          <w:spacing w:before="6"/>
                          <w:textDirection w:val="btLr"/>
                          <w:rPr>
                            <w:del w:id="1386" w:author="Marks, Brett (DPH)" w:date="2026-09-25T20:07:00Z" w16du:dateUtc="2026-09-26T00:07:00Z"/>
                          </w:rPr>
                        </w:pPr>
                      </w:p>
                      <w:p w14:paraId="1C115509" w14:textId="77777777" w:rsidR="002B4A75" w:rsidRDefault="00394969">
                        <w:pPr>
                          <w:ind w:left="101" w:right="602" w:firstLine="202"/>
                          <w:textDirection w:val="btLr"/>
                          <w:rPr>
                            <w:del w:id="1387" w:author="Marks, Brett (DPH)" w:date="2026-09-25T20:07:00Z" w16du:dateUtc="2026-09-26T00:07:00Z"/>
                          </w:rPr>
                        </w:pPr>
                        <w:del w:id="1388" w:author="Marks, Brett (DPH)" w:date="2026-09-25T20:07:00Z" w16du:dateUtc="2026-09-26T00:07:00Z">
                          <w:r>
                            <w:rPr>
                              <w:rFonts w:ascii="Arial" w:eastAsia="Arial" w:hAnsi="Arial" w:cs="Arial"/>
                              <w:b/>
                              <w:color w:val="000000"/>
                              <w:sz w:val="20"/>
                            </w:rPr>
                            <w:delText>Circumstance affecting project or budget. (Please describe any challenges encountered or anticipated that might affect the completion of the project within the time, scope and fiscal constraints set forth in the agreement, along with recommended solutions to those problems).</w:delText>
                          </w:r>
                        </w:del>
                      </w:p>
                      <w:p w14:paraId="5FF7F1F1" w14:textId="77777777" w:rsidR="002B4A75" w:rsidRDefault="002B4A75">
                        <w:pPr>
                          <w:textDirection w:val="btLr"/>
                          <w:rPr>
                            <w:del w:id="1389" w:author="Marks, Brett (DPH)" w:date="2026-09-25T20:07:00Z" w16du:dateUtc="2026-09-26T00:07:00Z"/>
                          </w:rPr>
                        </w:pPr>
                      </w:p>
                      <w:p w14:paraId="460982D1" w14:textId="77777777" w:rsidR="002B4A75" w:rsidRDefault="00394969">
                        <w:pPr>
                          <w:spacing w:before="123"/>
                          <w:ind w:left="75" w:firstLine="150"/>
                          <w:textDirection w:val="btLr"/>
                          <w:rPr>
                            <w:del w:id="1390" w:author="Marks, Brett (DPH)" w:date="2026-09-25T20:07:00Z" w16du:dateUtc="2026-09-26T00:07:00Z"/>
                          </w:rPr>
                        </w:pPr>
                        <w:del w:id="1391" w:author="Marks, Brett (DPH)" w:date="2026-09-25T20:07:00Z" w16du:dateUtc="2026-09-26T00:07:00Z">
                          <w:r>
                            <w:rPr>
                              <w:rFonts w:ascii="Arial" w:eastAsia="Arial" w:hAnsi="Arial" w:cs="Arial"/>
                              <w:color w:val="000000"/>
                              <w:sz w:val="20"/>
                            </w:rPr>
                            <w:delText xml:space="preserve">No challenges at this time. </w:delText>
                          </w:r>
                        </w:del>
                      </w:p>
                    </w:txbxContent>
                  </v:textbox>
                  <w10:anchorlock/>
                </v:rect>
              </w:pict>
            </mc:Fallback>
          </mc:AlternateContent>
        </w:r>
      </w:del>
    </w:p>
    <w:p w14:paraId="44B84959" w14:textId="77777777" w:rsidR="002B4A75" w:rsidRDefault="002B4A75">
      <w:pPr>
        <w:spacing w:before="9"/>
        <w:rPr>
          <w:del w:id="1392" w:author="Marks, Brett (DPH)" w:date="2026-09-25T20:07:00Z" w16du:dateUtc="2026-09-26T00:07:00Z"/>
          <w:sz w:val="23"/>
          <w:szCs w:val="23"/>
        </w:rPr>
      </w:pPr>
    </w:p>
    <w:p w14:paraId="6CE2A5BC" w14:textId="77777777" w:rsidR="002B4A75" w:rsidRPr="00B177C9" w:rsidRDefault="00394969">
      <w:pPr>
        <w:pStyle w:val="BodyText"/>
        <w:spacing w:line="252" w:lineRule="auto"/>
        <w:ind w:left="476" w:right="8323" w:hanging="7"/>
        <w:pPrChange w:id="1393" w:author="Marks, Brett (DPH)" w:date="2026-09-25T20:07:00Z" w16du:dateUtc="2026-09-26T00:07:00Z">
          <w:pPr>
            <w:ind w:left="112"/>
          </w:pPr>
        </w:pPrChange>
      </w:pPr>
      <w:del w:id="1394" w:author="Marks, Brett (DPH)" w:date="2026-09-25T20:07:00Z" w16du:dateUtc="2026-09-26T00:07:00Z">
        <w:r>
          <w:rPr>
            <w:noProof/>
          </w:rPr>
          <mc:AlternateContent>
            <mc:Choice Requires="wps">
              <w:drawing>
                <wp:inline distT="0" distB="0" distL="0" distR="0" wp14:anchorId="769F30D3" wp14:editId="5420F514">
                  <wp:extent cx="6945630" cy="3385820"/>
                  <wp:effectExtent l="0" t="0" r="0" b="0"/>
                  <wp:docPr id="17" name="Rectangle 17"/>
                  <wp:cNvGraphicFramePr/>
                  <a:graphic xmlns:a="http://schemas.openxmlformats.org/drawingml/2006/main">
                    <a:graphicData uri="http://schemas.microsoft.com/office/word/2010/wordprocessingShape">
                      <wps:wsp>
                        <wps:cNvSpPr/>
                        <wps:spPr>
                          <a:xfrm>
                            <a:off x="1882710" y="2096615"/>
                            <a:ext cx="6926580" cy="3366770"/>
                          </a:xfrm>
                          <a:prstGeom prst="rect">
                            <a:avLst/>
                          </a:prstGeom>
                          <a:noFill/>
                          <a:ln w="9525" cap="flat" cmpd="sng">
                            <a:solidFill>
                              <a:srgbClr val="000000"/>
                            </a:solidFill>
                            <a:prstDash val="solid"/>
                            <a:miter lim="800000"/>
                            <a:headEnd type="none" w="sm" len="sm"/>
                            <a:tailEnd type="none" w="sm" len="sm"/>
                          </a:ln>
                        </wps:spPr>
                        <wps:txbx>
                          <w:txbxContent>
                            <w:p w14:paraId="08E0A3B0" w14:textId="77777777" w:rsidR="002B4A75" w:rsidRDefault="002B4A75">
                              <w:pPr>
                                <w:spacing w:before="6"/>
                                <w:textDirection w:val="btLr"/>
                                <w:rPr>
                                  <w:del w:id="1395" w:author="Marks, Brett (DPH)" w:date="2026-09-25T20:07:00Z" w16du:dateUtc="2026-09-26T00:07:00Z"/>
                                </w:rPr>
                              </w:pPr>
                            </w:p>
                            <w:p w14:paraId="2CF45D4C" w14:textId="77777777" w:rsidR="002B4A75" w:rsidRDefault="00394969">
                              <w:pPr>
                                <w:ind w:left="101" w:firstLine="202"/>
                                <w:textDirection w:val="btLr"/>
                                <w:rPr>
                                  <w:del w:id="1396" w:author="Marks, Brett (DPH)" w:date="2026-09-25T20:07:00Z" w16du:dateUtc="2026-09-26T00:07:00Z"/>
                                </w:rPr>
                              </w:pPr>
                              <w:del w:id="1397" w:author="Marks, Brett (DPH)" w:date="2026-09-25T20:07:00Z" w16du:dateUtc="2026-09-26T00:07:00Z">
                                <w:r>
                                  <w:rPr>
                                    <w:rFonts w:ascii="Arial" w:eastAsia="Arial" w:hAnsi="Arial" w:cs="Arial"/>
                                    <w:b/>
                                    <w:color w:val="000000"/>
                                    <w:sz w:val="20"/>
                                  </w:rPr>
                                  <w:delText>Potential Implementation:</w:delText>
                                </w:r>
                              </w:del>
                            </w:p>
                            <w:p w14:paraId="2A22C0D0" w14:textId="77777777" w:rsidR="00D92CDC" w:rsidRPr="00D92CDC" w:rsidRDefault="00394969" w:rsidP="00D92CDC">
                              <w:pPr>
                                <w:pStyle w:val="ListParagraph"/>
                                <w:numPr>
                                  <w:ilvl w:val="0"/>
                                  <w:numId w:val="6"/>
                                </w:numPr>
                                <w:textDirection w:val="btLr"/>
                                <w:rPr>
                                  <w:del w:id="1398" w:author="Marks, Brett (DPH)" w:date="2026-09-25T20:07:00Z" w16du:dateUtc="2026-09-26T00:07:00Z"/>
                                </w:rPr>
                              </w:pPr>
                              <w:del w:id="1399" w:author="Marks, Brett (DPH)" w:date="2026-09-25T20:07:00Z" w16du:dateUtc="2026-09-26T00:07:00Z">
                                <w:r w:rsidRPr="00D92CDC">
                                  <w:rPr>
                                    <w:rFonts w:ascii="Arial" w:eastAsia="Arial" w:hAnsi="Arial" w:cs="Arial"/>
                                    <w:color w:val="000000"/>
                                    <w:sz w:val="20"/>
                                  </w:rPr>
                                  <w:delText xml:space="preserve">Currently five states in some phase of deployment with purchase of a vehicle: California, Colorado, Missouri, Minnesota, and Virginia. This has increased since 2018 when Colorado was the only infrastructure owner operator of an ATMA and who had deployed an ATMA. </w:delText>
                                </w:r>
                              </w:del>
                            </w:p>
                            <w:p w14:paraId="4D415E97" w14:textId="77777777" w:rsidR="00D92CDC" w:rsidRPr="00D92CDC" w:rsidRDefault="00394969" w:rsidP="00D92CDC">
                              <w:pPr>
                                <w:pStyle w:val="ListParagraph"/>
                                <w:numPr>
                                  <w:ilvl w:val="0"/>
                                  <w:numId w:val="6"/>
                                </w:numPr>
                                <w:textDirection w:val="btLr"/>
                                <w:rPr>
                                  <w:del w:id="1400" w:author="Marks, Brett (DPH)" w:date="2026-09-25T20:07:00Z" w16du:dateUtc="2026-09-26T00:07:00Z"/>
                                </w:rPr>
                              </w:pPr>
                              <w:del w:id="1401" w:author="Marks, Brett (DPH)" w:date="2026-09-25T20:07:00Z" w16du:dateUtc="2026-09-26T00:07:00Z">
                                <w:r w:rsidRPr="00D92CDC">
                                  <w:rPr>
                                    <w:rFonts w:ascii="Arial" w:eastAsia="Arial" w:hAnsi="Arial" w:cs="Arial"/>
                                    <w:color w:val="000000"/>
                                    <w:sz w:val="20"/>
                                  </w:rPr>
                                  <w:delText xml:space="preserve">CDOT working through a second ATMA deployment </w:delText>
                                </w:r>
                              </w:del>
                            </w:p>
                            <w:p w14:paraId="4B808A02" w14:textId="77777777" w:rsidR="00D92CDC" w:rsidRPr="00D92CDC" w:rsidRDefault="00394969" w:rsidP="00D92CDC">
                              <w:pPr>
                                <w:pStyle w:val="ListParagraph"/>
                                <w:numPr>
                                  <w:ilvl w:val="0"/>
                                  <w:numId w:val="6"/>
                                </w:numPr>
                                <w:textDirection w:val="btLr"/>
                                <w:rPr>
                                  <w:del w:id="1402" w:author="Marks, Brett (DPH)" w:date="2026-09-25T20:07:00Z" w16du:dateUtc="2026-09-26T00:07:00Z"/>
                                </w:rPr>
                              </w:pPr>
                              <w:del w:id="1403" w:author="Marks, Brett (DPH)" w:date="2026-09-25T20:07:00Z" w16du:dateUtc="2026-09-26T00:07:00Z">
                                <w:r w:rsidRPr="00D92CDC">
                                  <w:rPr>
                                    <w:rFonts w:ascii="Arial" w:eastAsia="Arial" w:hAnsi="Arial" w:cs="Arial"/>
                                    <w:color w:val="000000"/>
                                    <w:sz w:val="20"/>
                                  </w:rPr>
                                  <w:delText xml:space="preserve">Assisting new states with ideation and project discovery </w:delText>
                                </w:r>
                              </w:del>
                            </w:p>
                            <w:p w14:paraId="24E08D90" w14:textId="77777777" w:rsidR="002B4A75" w:rsidRDefault="002B4A75" w:rsidP="00137D95">
                              <w:pPr>
                                <w:textDirection w:val="btLr"/>
                                <w:rPr>
                                  <w:del w:id="1404" w:author="Marks, Brett (DPH)" w:date="2026-09-25T20:07:00Z" w16du:dateUtc="2026-09-26T00:07:00Z"/>
                                </w:rPr>
                              </w:pPr>
                            </w:p>
                            <w:p w14:paraId="55A39385" w14:textId="77777777" w:rsidR="002B4A75" w:rsidRDefault="002B4A75">
                              <w:pPr>
                                <w:ind w:left="101" w:firstLine="202"/>
                                <w:textDirection w:val="btLr"/>
                                <w:rPr>
                                  <w:del w:id="1405" w:author="Marks, Brett (DPH)" w:date="2026-09-25T20:07:00Z" w16du:dateUtc="2026-09-26T00:07:00Z"/>
                                </w:rPr>
                              </w:pPr>
                            </w:p>
                          </w:txbxContent>
                        </wps:txbx>
                        <wps:bodyPr spcFirstLastPara="1" wrap="square" lIns="0" tIns="0" rIns="0" bIns="0" anchor="t" anchorCtr="0">
                          <a:noAutofit/>
                        </wps:bodyPr>
                      </wps:wsp>
                    </a:graphicData>
                  </a:graphic>
                </wp:inline>
              </w:drawing>
            </mc:Choice>
            <mc:Fallback>
              <w:pict>
                <v:rect w14:anchorId="769F30D3" id="Rectangle 17" o:spid="_x0000_s1031" style="width:546.9pt;height:26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" filled="f">
                  <v:stroke startarrowwidth="narrow" startarrowlength="short" endarrowwidth="narrow" endarrowlength="short"/>
                  <v:textbox inset="0,0,0,0">
                    <w:txbxContent>
                      <w:p w14:paraId="08E0A3B0" w14:textId="77777777" w:rsidR="002B4A75" w:rsidRDefault="002B4A75">
                        <w:pPr>
                          <w:spacing w:before="6"/>
                          <w:textDirection w:val="btLr"/>
                          <w:rPr>
                            <w:del w:id="1406" w:author="Marks, Brett (DPH)" w:date="2026-09-25T20:07:00Z" w16du:dateUtc="2026-09-26T00:07:00Z"/>
                          </w:rPr>
                        </w:pPr>
                      </w:p>
                      <w:p w14:paraId="2CF45D4C" w14:textId="77777777" w:rsidR="002B4A75" w:rsidRDefault="00394969">
                        <w:pPr>
                          <w:ind w:left="101" w:firstLine="202"/>
                          <w:textDirection w:val="btLr"/>
                          <w:rPr>
                            <w:del w:id="1407" w:author="Marks, Brett (DPH)" w:date="2026-09-25T20:07:00Z" w16du:dateUtc="2026-09-26T00:07:00Z"/>
                          </w:rPr>
                        </w:pPr>
                        <w:del w:id="1408" w:author="Marks, Brett (DPH)" w:date="2026-09-25T20:07:00Z" w16du:dateUtc="2026-09-26T00:07:00Z">
                          <w:r>
                            <w:rPr>
                              <w:rFonts w:ascii="Arial" w:eastAsia="Arial" w:hAnsi="Arial" w:cs="Arial"/>
                              <w:b/>
                              <w:color w:val="000000"/>
                              <w:sz w:val="20"/>
                            </w:rPr>
                            <w:delText>Potential Implementation:</w:delText>
                          </w:r>
                        </w:del>
                      </w:p>
                      <w:p w14:paraId="2A22C0D0" w14:textId="77777777" w:rsidR="00D92CDC" w:rsidRPr="00D92CDC" w:rsidRDefault="00394969" w:rsidP="00D92CDC">
                        <w:pPr>
                          <w:pStyle w:val="ListParagraph"/>
                          <w:numPr>
                            <w:ilvl w:val="0"/>
                            <w:numId w:val="6"/>
                          </w:numPr>
                          <w:textDirection w:val="btLr"/>
                          <w:rPr>
                            <w:del w:id="1409" w:author="Marks, Brett (DPH)" w:date="2026-09-25T20:07:00Z" w16du:dateUtc="2026-09-26T00:07:00Z"/>
                          </w:rPr>
                        </w:pPr>
                        <w:del w:id="1410" w:author="Marks, Brett (DPH)" w:date="2026-09-25T20:07:00Z" w16du:dateUtc="2026-09-26T00:07:00Z">
                          <w:r w:rsidRPr="00D92CDC">
                            <w:rPr>
                              <w:rFonts w:ascii="Arial" w:eastAsia="Arial" w:hAnsi="Arial" w:cs="Arial"/>
                              <w:color w:val="000000"/>
                              <w:sz w:val="20"/>
                            </w:rPr>
                            <w:delText xml:space="preserve">Currently five states in some phase of deployment with purchase of a vehicle: California, Colorado, Missouri, Minnesota, and Virginia. This has increased since 2018 when Colorado was the only infrastructure owner operator of an ATMA and who had deployed an ATMA. </w:delText>
                          </w:r>
                        </w:del>
                      </w:p>
                      <w:p w14:paraId="4D415E97" w14:textId="77777777" w:rsidR="00D92CDC" w:rsidRPr="00D92CDC" w:rsidRDefault="00394969" w:rsidP="00D92CDC">
                        <w:pPr>
                          <w:pStyle w:val="ListParagraph"/>
                          <w:numPr>
                            <w:ilvl w:val="0"/>
                            <w:numId w:val="6"/>
                          </w:numPr>
                          <w:textDirection w:val="btLr"/>
                          <w:rPr>
                            <w:del w:id="1411" w:author="Marks, Brett (DPH)" w:date="2026-09-25T20:07:00Z" w16du:dateUtc="2026-09-26T00:07:00Z"/>
                          </w:rPr>
                        </w:pPr>
                        <w:del w:id="1412" w:author="Marks, Brett (DPH)" w:date="2026-09-25T20:07:00Z" w16du:dateUtc="2026-09-26T00:07:00Z">
                          <w:r w:rsidRPr="00D92CDC">
                            <w:rPr>
                              <w:rFonts w:ascii="Arial" w:eastAsia="Arial" w:hAnsi="Arial" w:cs="Arial"/>
                              <w:color w:val="000000"/>
                              <w:sz w:val="20"/>
                            </w:rPr>
                            <w:delText xml:space="preserve">CDOT working through a second ATMA deployment </w:delText>
                          </w:r>
                        </w:del>
                      </w:p>
                      <w:p w14:paraId="4B808A02" w14:textId="77777777" w:rsidR="00D92CDC" w:rsidRPr="00D92CDC" w:rsidRDefault="00394969" w:rsidP="00D92CDC">
                        <w:pPr>
                          <w:pStyle w:val="ListParagraph"/>
                          <w:numPr>
                            <w:ilvl w:val="0"/>
                            <w:numId w:val="6"/>
                          </w:numPr>
                          <w:textDirection w:val="btLr"/>
                          <w:rPr>
                            <w:del w:id="1413" w:author="Marks, Brett (DPH)" w:date="2026-09-25T20:07:00Z" w16du:dateUtc="2026-09-26T00:07:00Z"/>
                          </w:rPr>
                        </w:pPr>
                        <w:del w:id="1414" w:author="Marks, Brett (DPH)" w:date="2026-09-25T20:07:00Z" w16du:dateUtc="2026-09-26T00:07:00Z">
                          <w:r w:rsidRPr="00D92CDC">
                            <w:rPr>
                              <w:rFonts w:ascii="Arial" w:eastAsia="Arial" w:hAnsi="Arial" w:cs="Arial"/>
                              <w:color w:val="000000"/>
                              <w:sz w:val="20"/>
                            </w:rPr>
                            <w:delText xml:space="preserve">Assisting new states with ideation and project discovery </w:delText>
                          </w:r>
                        </w:del>
                      </w:p>
                      <w:p w14:paraId="24E08D90" w14:textId="77777777" w:rsidR="002B4A75" w:rsidRDefault="002B4A75" w:rsidP="00137D95">
                        <w:pPr>
                          <w:textDirection w:val="btLr"/>
                          <w:rPr>
                            <w:del w:id="1415" w:author="Marks, Brett (DPH)" w:date="2026-09-25T20:07:00Z" w16du:dateUtc="2026-09-26T00:07:00Z"/>
                          </w:rPr>
                        </w:pPr>
                      </w:p>
                      <w:p w14:paraId="55A39385" w14:textId="77777777" w:rsidR="002B4A75" w:rsidRDefault="002B4A75">
                        <w:pPr>
                          <w:ind w:left="101" w:firstLine="202"/>
                          <w:textDirection w:val="btLr"/>
                          <w:rPr>
                            <w:del w:id="1416" w:author="Marks, Brett (DPH)" w:date="2026-09-25T20:07:00Z" w16du:dateUtc="2026-09-26T00:07:00Z"/>
                          </w:rPr>
                        </w:pPr>
                      </w:p>
                    </w:txbxContent>
                  </v:textbox>
                  <w10:anchorlock/>
                </v:rect>
              </w:pict>
            </mc:Fallback>
          </mc:AlternateContent>
        </w:r>
      </w:del>
    </w:p>
    <w:sectPr w:rsidR="002B4A75" w:rsidRPr="00B177C9">
      <w:pgSz w:w="12000" w:h="15530"/>
      <w:pgMar w:top="1800" w:right="680" w:bottom="1200" w:left="480" w:header="694" w:footer="756" w:gutter="0"/>
      <w:cols w:space="720"/>
      <w:sectPrChange w:id="1417" w:author="Marks, Brett (DPH)" w:date="2026-09-25T20:07:00Z" w16du:dateUtc="2026-09-26T00:07:00Z">
        <w:sectPr w:rsidR="002B4A75" w:rsidRPr="00B177C9">
          <w:pgSz w:w="12240" w:h="15840"/>
          <w:pgMar w:top="640" w:right="620" w:bottom="1200" w:left="500" w:header="0" w:footer="1017"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EB3672" w14:textId="77777777" w:rsidR="00D939DD" w:rsidRDefault="00D939DD">
      <w:r>
        <w:separator/>
      </w:r>
    </w:p>
  </w:endnote>
  <w:endnote w:type="continuationSeparator" w:id="0">
    <w:p w14:paraId="06664F04" w14:textId="77777777" w:rsidR="00D939DD" w:rsidRDefault="00D939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CC6F99" w14:textId="77777777" w:rsidR="00B177C9" w:rsidRDefault="00B177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02AB1E" w14:textId="26EBC569" w:rsidR="0096230D" w:rsidRPr="0096230D" w:rsidRDefault="0096230D">
    <w:pPr>
      <w:pStyle w:val="Footer"/>
      <w:jc w:val="center"/>
      <w:rPr>
        <w:sz w:val="18"/>
        <w:szCs w:val="18"/>
      </w:rPr>
    </w:pPr>
    <w:r w:rsidRPr="0096230D">
      <w:rPr>
        <w:sz w:val="18"/>
        <w:szCs w:val="18"/>
      </w:rPr>
      <w:t>-</w:t>
    </w:r>
    <w:sdt>
      <w:sdtPr>
        <w:rPr>
          <w:sz w:val="18"/>
          <w:szCs w:val="18"/>
        </w:rPr>
        <w:id w:val="2045172110"/>
        <w:docPartObj>
          <w:docPartGallery w:val="Page Numbers (Bottom of Page)"/>
          <w:docPartUnique/>
        </w:docPartObj>
      </w:sdtPr>
      <w:sdtEndPr>
        <w:rPr>
          <w:noProof/>
        </w:rPr>
      </w:sdtEndPr>
      <w:sdtContent>
        <w:r w:rsidRPr="0096230D">
          <w:rPr>
            <w:sz w:val="18"/>
            <w:szCs w:val="18"/>
          </w:rPr>
          <w:fldChar w:fldCharType="begin"/>
        </w:r>
        <w:r w:rsidRPr="0096230D">
          <w:rPr>
            <w:sz w:val="18"/>
            <w:szCs w:val="18"/>
          </w:rPr>
          <w:instrText xml:space="preserve"> PAGE   \* MERGEFORMAT </w:instrText>
        </w:r>
        <w:r w:rsidRPr="0096230D">
          <w:rPr>
            <w:sz w:val="18"/>
            <w:szCs w:val="18"/>
          </w:rPr>
          <w:fldChar w:fldCharType="separate"/>
        </w:r>
        <w:r w:rsidRPr="0096230D">
          <w:rPr>
            <w:noProof/>
            <w:sz w:val="18"/>
            <w:szCs w:val="18"/>
          </w:rPr>
          <w:t>2</w:t>
        </w:r>
        <w:r w:rsidRPr="0096230D">
          <w:rPr>
            <w:noProof/>
            <w:sz w:val="18"/>
            <w:szCs w:val="18"/>
          </w:rPr>
          <w:fldChar w:fldCharType="end"/>
        </w:r>
        <w:r w:rsidRPr="0096230D">
          <w:rPr>
            <w:noProof/>
            <w:sz w:val="18"/>
            <w:szCs w:val="18"/>
          </w:rPr>
          <w:t>-</w:t>
        </w:r>
      </w:sdtContent>
    </w:sdt>
  </w:p>
  <w:p w14:paraId="57A97C95" w14:textId="0C9C9F2A" w:rsidR="00BC54DB" w:rsidRDefault="00BC54DB">
    <w:pPr>
      <w:pStyle w:val="BodyText"/>
      <w:spacing w:line="14" w:lineRule="auto"/>
      <w:rPr>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6C6CAB" w14:textId="77777777" w:rsidR="002B4A75" w:rsidRDefault="002B4A75">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362727" w14:textId="77777777" w:rsidR="00D939DD" w:rsidRDefault="00D939DD">
      <w:r>
        <w:separator/>
      </w:r>
    </w:p>
  </w:footnote>
  <w:footnote w:type="continuationSeparator" w:id="0">
    <w:p w14:paraId="0FEAA895" w14:textId="77777777" w:rsidR="00D939DD" w:rsidRDefault="00D939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3F92B3" w14:textId="77777777" w:rsidR="00B177C9" w:rsidRDefault="00B177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70AE45" w14:textId="77777777" w:rsidR="00C52A1B" w:rsidRDefault="00A965B1" w:rsidP="00C52A1B">
    <w:pPr>
      <w:pStyle w:val="BodyText"/>
      <w:spacing w:before="12" w:line="252" w:lineRule="auto"/>
      <w:ind w:left="360"/>
      <w:rPr>
        <w:color w:val="313131"/>
        <w:spacing w:val="-2"/>
        <w:w w:val="105"/>
      </w:rPr>
    </w:pPr>
    <w:r>
      <w:rPr>
        <w:color w:val="313131"/>
        <w:spacing w:val="-2"/>
        <w:w w:val="105"/>
      </w:rPr>
      <w:t>Mr.</w:t>
    </w:r>
    <w:r>
      <w:rPr>
        <w:color w:val="313131"/>
        <w:spacing w:val="-12"/>
        <w:w w:val="105"/>
      </w:rPr>
      <w:t xml:space="preserve"> </w:t>
    </w:r>
    <w:r>
      <w:rPr>
        <w:color w:val="424242"/>
        <w:spacing w:val="-2"/>
        <w:w w:val="105"/>
      </w:rPr>
      <w:t>Raymond</w:t>
    </w:r>
    <w:r>
      <w:rPr>
        <w:color w:val="424242"/>
        <w:spacing w:val="-3"/>
        <w:w w:val="105"/>
      </w:rPr>
      <w:t xml:space="preserve"> </w:t>
    </w:r>
    <w:r>
      <w:rPr>
        <w:color w:val="313131"/>
        <w:spacing w:val="-2"/>
        <w:w w:val="105"/>
      </w:rPr>
      <w:t xml:space="preserve">McCarthy </w:t>
    </w:r>
  </w:p>
  <w:p w14:paraId="4AE6062D" w14:textId="193D6C4E" w:rsidR="00A965B1" w:rsidRDefault="00A965B1" w:rsidP="00C52A1B">
    <w:pPr>
      <w:pStyle w:val="BodyText"/>
      <w:spacing w:before="12" w:line="252" w:lineRule="auto"/>
      <w:ind w:left="360"/>
    </w:pPr>
    <w:r>
      <w:rPr>
        <w:color w:val="424242"/>
        <w:w w:val="105"/>
      </w:rPr>
      <w:t xml:space="preserve">Baystate Health, </w:t>
    </w:r>
    <w:r>
      <w:rPr>
        <w:color w:val="313131"/>
        <w:w w:val="105"/>
      </w:rPr>
      <w:t>Inc.</w:t>
    </w:r>
  </w:p>
  <w:p w14:paraId="7587C8CE" w14:textId="77777777" w:rsidR="00A965B1" w:rsidRDefault="00A965B1" w:rsidP="00C52A1B">
    <w:pPr>
      <w:pStyle w:val="BodyText"/>
      <w:spacing w:before="8"/>
      <w:ind w:left="360"/>
    </w:pPr>
    <w:r>
      <w:rPr>
        <w:color w:val="313131"/>
        <w:spacing w:val="-2"/>
        <w:w w:val="105"/>
      </w:rPr>
      <w:t>October</w:t>
    </w:r>
    <w:r>
      <w:rPr>
        <w:color w:val="313131"/>
        <w:spacing w:val="1"/>
        <w:w w:val="105"/>
      </w:rPr>
      <w:t xml:space="preserve"> </w:t>
    </w:r>
    <w:r>
      <w:rPr>
        <w:color w:val="313131"/>
        <w:spacing w:val="-2"/>
        <w:w w:val="105"/>
      </w:rPr>
      <w:t>25,</w:t>
    </w:r>
    <w:r>
      <w:rPr>
        <w:color w:val="313131"/>
        <w:spacing w:val="-9"/>
        <w:w w:val="105"/>
      </w:rPr>
      <w:t xml:space="preserve"> </w:t>
    </w:r>
    <w:r>
      <w:rPr>
        <w:color w:val="313131"/>
        <w:spacing w:val="-4"/>
        <w:w w:val="105"/>
      </w:rPr>
      <w:t>2022</w:t>
    </w:r>
  </w:p>
  <w:p w14:paraId="57A97C94" w14:textId="380D4E02" w:rsidR="00BC54DB" w:rsidRDefault="00BC54DB">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08523E"/>
    <w:multiLevelType w:val="hybridMultilevel"/>
    <w:tmpl w:val="B5367860"/>
    <w:lvl w:ilvl="0" w:tplc="A45A7CBE">
      <w:start w:val="110"/>
      <w:numFmt w:val="bullet"/>
      <w:lvlText w:val="-"/>
      <w:lvlJc w:val="left"/>
      <w:pPr>
        <w:ind w:left="1080" w:hanging="360"/>
      </w:pPr>
      <w:rPr>
        <w:rFonts w:ascii="Arial" w:eastAsia="Arial" w:hAnsi="Arial" w:cs="Arial" w:hint="default"/>
        <w:color w:val="000000"/>
      </w:rPr>
    </w:lvl>
    <w:lvl w:ilvl="1" w:tplc="04090003" w:tentative="1">
      <w:start w:val="1"/>
      <w:numFmt w:val="bullet"/>
      <w:lvlText w:val="o"/>
      <w:lvlJc w:val="left"/>
      <w:pPr>
        <w:ind w:left="1316" w:hanging="360"/>
      </w:pPr>
      <w:rPr>
        <w:rFonts w:ascii="Courier New" w:hAnsi="Courier New" w:cs="Courier New" w:hint="default"/>
      </w:rPr>
    </w:lvl>
    <w:lvl w:ilvl="2" w:tplc="04090005" w:tentative="1">
      <w:start w:val="1"/>
      <w:numFmt w:val="bullet"/>
      <w:lvlText w:val=""/>
      <w:lvlJc w:val="left"/>
      <w:pPr>
        <w:ind w:left="2036" w:hanging="360"/>
      </w:pPr>
      <w:rPr>
        <w:rFonts w:ascii="Wingdings" w:hAnsi="Wingdings" w:hint="default"/>
      </w:rPr>
    </w:lvl>
    <w:lvl w:ilvl="3" w:tplc="04090001" w:tentative="1">
      <w:start w:val="1"/>
      <w:numFmt w:val="bullet"/>
      <w:lvlText w:val=""/>
      <w:lvlJc w:val="left"/>
      <w:pPr>
        <w:ind w:left="2756" w:hanging="360"/>
      </w:pPr>
      <w:rPr>
        <w:rFonts w:ascii="Symbol" w:hAnsi="Symbol" w:hint="default"/>
      </w:rPr>
    </w:lvl>
    <w:lvl w:ilvl="4" w:tplc="04090003" w:tentative="1">
      <w:start w:val="1"/>
      <w:numFmt w:val="bullet"/>
      <w:lvlText w:val="o"/>
      <w:lvlJc w:val="left"/>
      <w:pPr>
        <w:ind w:left="3476" w:hanging="360"/>
      </w:pPr>
      <w:rPr>
        <w:rFonts w:ascii="Courier New" w:hAnsi="Courier New" w:cs="Courier New" w:hint="default"/>
      </w:rPr>
    </w:lvl>
    <w:lvl w:ilvl="5" w:tplc="04090005" w:tentative="1">
      <w:start w:val="1"/>
      <w:numFmt w:val="bullet"/>
      <w:lvlText w:val=""/>
      <w:lvlJc w:val="left"/>
      <w:pPr>
        <w:ind w:left="4196" w:hanging="360"/>
      </w:pPr>
      <w:rPr>
        <w:rFonts w:ascii="Wingdings" w:hAnsi="Wingdings" w:hint="default"/>
      </w:rPr>
    </w:lvl>
    <w:lvl w:ilvl="6" w:tplc="04090001" w:tentative="1">
      <w:start w:val="1"/>
      <w:numFmt w:val="bullet"/>
      <w:lvlText w:val=""/>
      <w:lvlJc w:val="left"/>
      <w:pPr>
        <w:ind w:left="4916" w:hanging="360"/>
      </w:pPr>
      <w:rPr>
        <w:rFonts w:ascii="Symbol" w:hAnsi="Symbol" w:hint="default"/>
      </w:rPr>
    </w:lvl>
    <w:lvl w:ilvl="7" w:tplc="04090003" w:tentative="1">
      <w:start w:val="1"/>
      <w:numFmt w:val="bullet"/>
      <w:lvlText w:val="o"/>
      <w:lvlJc w:val="left"/>
      <w:pPr>
        <w:ind w:left="5636" w:hanging="360"/>
      </w:pPr>
      <w:rPr>
        <w:rFonts w:ascii="Courier New" w:hAnsi="Courier New" w:cs="Courier New" w:hint="default"/>
      </w:rPr>
    </w:lvl>
    <w:lvl w:ilvl="8" w:tplc="04090005" w:tentative="1">
      <w:start w:val="1"/>
      <w:numFmt w:val="bullet"/>
      <w:lvlText w:val=""/>
      <w:lvlJc w:val="left"/>
      <w:pPr>
        <w:ind w:left="6356" w:hanging="360"/>
      </w:pPr>
      <w:rPr>
        <w:rFonts w:ascii="Wingdings" w:hAnsi="Wingdings" w:hint="default"/>
      </w:rPr>
    </w:lvl>
  </w:abstractNum>
  <w:abstractNum w:abstractNumId="1" w15:restartNumberingAfterBreak="0">
    <w:nsid w:val="1410622B"/>
    <w:multiLevelType w:val="hybridMultilevel"/>
    <w:tmpl w:val="07EE92DE"/>
    <w:lvl w:ilvl="0" w:tplc="A45A7CBE">
      <w:start w:val="110"/>
      <w:numFmt w:val="bullet"/>
      <w:lvlText w:val="-"/>
      <w:lvlJc w:val="left"/>
      <w:pPr>
        <w:ind w:left="1204" w:hanging="360"/>
      </w:pPr>
      <w:rPr>
        <w:rFonts w:ascii="Arial" w:eastAsia="Arial" w:hAnsi="Arial" w:cs="Arial" w:hint="default"/>
        <w:color w:val="000000"/>
      </w:rPr>
    </w:lvl>
    <w:lvl w:ilvl="1" w:tplc="04090003" w:tentative="1">
      <w:start w:val="1"/>
      <w:numFmt w:val="bullet"/>
      <w:lvlText w:val="o"/>
      <w:lvlJc w:val="left"/>
      <w:pPr>
        <w:ind w:left="1924" w:hanging="360"/>
      </w:pPr>
      <w:rPr>
        <w:rFonts w:ascii="Courier New" w:hAnsi="Courier New" w:cs="Courier New" w:hint="default"/>
      </w:rPr>
    </w:lvl>
    <w:lvl w:ilvl="2" w:tplc="04090005" w:tentative="1">
      <w:start w:val="1"/>
      <w:numFmt w:val="bullet"/>
      <w:lvlText w:val=""/>
      <w:lvlJc w:val="left"/>
      <w:pPr>
        <w:ind w:left="2644" w:hanging="360"/>
      </w:pPr>
      <w:rPr>
        <w:rFonts w:ascii="Wingdings" w:hAnsi="Wingdings" w:hint="default"/>
      </w:rPr>
    </w:lvl>
    <w:lvl w:ilvl="3" w:tplc="04090001" w:tentative="1">
      <w:start w:val="1"/>
      <w:numFmt w:val="bullet"/>
      <w:lvlText w:val=""/>
      <w:lvlJc w:val="left"/>
      <w:pPr>
        <w:ind w:left="3364" w:hanging="360"/>
      </w:pPr>
      <w:rPr>
        <w:rFonts w:ascii="Symbol" w:hAnsi="Symbol" w:hint="default"/>
      </w:rPr>
    </w:lvl>
    <w:lvl w:ilvl="4" w:tplc="04090003" w:tentative="1">
      <w:start w:val="1"/>
      <w:numFmt w:val="bullet"/>
      <w:lvlText w:val="o"/>
      <w:lvlJc w:val="left"/>
      <w:pPr>
        <w:ind w:left="4084" w:hanging="360"/>
      </w:pPr>
      <w:rPr>
        <w:rFonts w:ascii="Courier New" w:hAnsi="Courier New" w:cs="Courier New" w:hint="default"/>
      </w:rPr>
    </w:lvl>
    <w:lvl w:ilvl="5" w:tplc="04090005" w:tentative="1">
      <w:start w:val="1"/>
      <w:numFmt w:val="bullet"/>
      <w:lvlText w:val=""/>
      <w:lvlJc w:val="left"/>
      <w:pPr>
        <w:ind w:left="4804" w:hanging="360"/>
      </w:pPr>
      <w:rPr>
        <w:rFonts w:ascii="Wingdings" w:hAnsi="Wingdings" w:hint="default"/>
      </w:rPr>
    </w:lvl>
    <w:lvl w:ilvl="6" w:tplc="04090001" w:tentative="1">
      <w:start w:val="1"/>
      <w:numFmt w:val="bullet"/>
      <w:lvlText w:val=""/>
      <w:lvlJc w:val="left"/>
      <w:pPr>
        <w:ind w:left="5524" w:hanging="360"/>
      </w:pPr>
      <w:rPr>
        <w:rFonts w:ascii="Symbol" w:hAnsi="Symbol" w:hint="default"/>
      </w:rPr>
    </w:lvl>
    <w:lvl w:ilvl="7" w:tplc="04090003" w:tentative="1">
      <w:start w:val="1"/>
      <w:numFmt w:val="bullet"/>
      <w:lvlText w:val="o"/>
      <w:lvlJc w:val="left"/>
      <w:pPr>
        <w:ind w:left="6244" w:hanging="360"/>
      </w:pPr>
      <w:rPr>
        <w:rFonts w:ascii="Courier New" w:hAnsi="Courier New" w:cs="Courier New" w:hint="default"/>
      </w:rPr>
    </w:lvl>
    <w:lvl w:ilvl="8" w:tplc="04090005" w:tentative="1">
      <w:start w:val="1"/>
      <w:numFmt w:val="bullet"/>
      <w:lvlText w:val=""/>
      <w:lvlJc w:val="left"/>
      <w:pPr>
        <w:ind w:left="6964" w:hanging="360"/>
      </w:pPr>
      <w:rPr>
        <w:rFonts w:ascii="Wingdings" w:hAnsi="Wingdings" w:hint="default"/>
      </w:rPr>
    </w:lvl>
  </w:abstractNum>
  <w:abstractNum w:abstractNumId="2" w15:restartNumberingAfterBreak="0">
    <w:nsid w:val="14D139BD"/>
    <w:multiLevelType w:val="hybridMultilevel"/>
    <w:tmpl w:val="7466D4E8"/>
    <w:lvl w:ilvl="0" w:tplc="5B1EF4FA">
      <w:start w:val="1"/>
      <w:numFmt w:val="upperRoman"/>
      <w:lvlText w:val="%1."/>
      <w:lvlJc w:val="left"/>
      <w:pPr>
        <w:ind w:left="522" w:hanging="342"/>
        <w:jc w:val="right"/>
      </w:pPr>
      <w:rPr>
        <w:rFonts w:hint="default"/>
        <w:spacing w:val="-1"/>
        <w:w w:val="101"/>
        <w:lang w:val="en-US" w:eastAsia="en-US" w:bidi="ar-SA"/>
      </w:rPr>
    </w:lvl>
    <w:lvl w:ilvl="1" w:tplc="DCAAF844">
      <w:numFmt w:val="bullet"/>
      <w:lvlText w:val="•"/>
      <w:lvlJc w:val="left"/>
      <w:pPr>
        <w:ind w:left="1752" w:hanging="336"/>
      </w:pPr>
      <w:rPr>
        <w:rFonts w:ascii="Times New Roman" w:eastAsia="Times New Roman" w:hAnsi="Times New Roman" w:cs="Times New Roman" w:hint="default"/>
        <w:b w:val="0"/>
        <w:bCs w:val="0"/>
        <w:i w:val="0"/>
        <w:iCs w:val="0"/>
        <w:w w:val="104"/>
        <w:sz w:val="20"/>
        <w:szCs w:val="20"/>
        <w:lang w:val="en-US" w:eastAsia="en-US" w:bidi="ar-SA"/>
      </w:rPr>
    </w:lvl>
    <w:lvl w:ilvl="2" w:tplc="E11A64E0">
      <w:numFmt w:val="bullet"/>
      <w:lvlText w:val="•"/>
      <w:lvlJc w:val="left"/>
      <w:pPr>
        <w:ind w:left="2721" w:hanging="336"/>
      </w:pPr>
      <w:rPr>
        <w:rFonts w:hint="default"/>
        <w:lang w:val="en-US" w:eastAsia="en-US" w:bidi="ar-SA"/>
      </w:rPr>
    </w:lvl>
    <w:lvl w:ilvl="3" w:tplc="66E85BE0">
      <w:numFmt w:val="bullet"/>
      <w:lvlText w:val="•"/>
      <w:lvlJc w:val="left"/>
      <w:pPr>
        <w:ind w:left="3682" w:hanging="336"/>
      </w:pPr>
      <w:rPr>
        <w:rFonts w:hint="default"/>
        <w:lang w:val="en-US" w:eastAsia="en-US" w:bidi="ar-SA"/>
      </w:rPr>
    </w:lvl>
    <w:lvl w:ilvl="4" w:tplc="365CB9D2">
      <w:numFmt w:val="bullet"/>
      <w:lvlText w:val="•"/>
      <w:lvlJc w:val="left"/>
      <w:pPr>
        <w:ind w:left="4643" w:hanging="336"/>
      </w:pPr>
      <w:rPr>
        <w:rFonts w:hint="default"/>
        <w:lang w:val="en-US" w:eastAsia="en-US" w:bidi="ar-SA"/>
      </w:rPr>
    </w:lvl>
    <w:lvl w:ilvl="5" w:tplc="5D0AB424">
      <w:numFmt w:val="bullet"/>
      <w:lvlText w:val="•"/>
      <w:lvlJc w:val="left"/>
      <w:pPr>
        <w:ind w:left="5605" w:hanging="336"/>
      </w:pPr>
      <w:rPr>
        <w:rFonts w:hint="default"/>
        <w:lang w:val="en-US" w:eastAsia="en-US" w:bidi="ar-SA"/>
      </w:rPr>
    </w:lvl>
    <w:lvl w:ilvl="6" w:tplc="6D84FEC0">
      <w:numFmt w:val="bullet"/>
      <w:lvlText w:val="•"/>
      <w:lvlJc w:val="left"/>
      <w:pPr>
        <w:ind w:left="6566" w:hanging="336"/>
      </w:pPr>
      <w:rPr>
        <w:rFonts w:hint="default"/>
        <w:lang w:val="en-US" w:eastAsia="en-US" w:bidi="ar-SA"/>
      </w:rPr>
    </w:lvl>
    <w:lvl w:ilvl="7" w:tplc="A57291CA">
      <w:numFmt w:val="bullet"/>
      <w:lvlText w:val="•"/>
      <w:lvlJc w:val="left"/>
      <w:pPr>
        <w:ind w:left="7527" w:hanging="336"/>
      </w:pPr>
      <w:rPr>
        <w:rFonts w:hint="default"/>
        <w:lang w:val="en-US" w:eastAsia="en-US" w:bidi="ar-SA"/>
      </w:rPr>
    </w:lvl>
    <w:lvl w:ilvl="8" w:tplc="5EB0EE40">
      <w:numFmt w:val="bullet"/>
      <w:lvlText w:val="•"/>
      <w:lvlJc w:val="left"/>
      <w:pPr>
        <w:ind w:left="8489" w:hanging="336"/>
      </w:pPr>
      <w:rPr>
        <w:rFonts w:hint="default"/>
        <w:lang w:val="en-US" w:eastAsia="en-US" w:bidi="ar-SA"/>
      </w:rPr>
    </w:lvl>
  </w:abstractNum>
  <w:abstractNum w:abstractNumId="3" w15:restartNumberingAfterBreak="0">
    <w:nsid w:val="1BA65969"/>
    <w:multiLevelType w:val="hybridMultilevel"/>
    <w:tmpl w:val="958EE1E2"/>
    <w:lvl w:ilvl="0" w:tplc="2084E478">
      <w:numFmt w:val="bullet"/>
      <w:lvlText w:val="•"/>
      <w:lvlJc w:val="left"/>
      <w:pPr>
        <w:ind w:left="1452" w:hanging="336"/>
      </w:pPr>
      <w:rPr>
        <w:rFonts w:ascii="Times New Roman" w:eastAsia="Times New Roman" w:hAnsi="Times New Roman" w:cs="Times New Roman" w:hint="default"/>
        <w:b w:val="0"/>
        <w:bCs w:val="0"/>
        <w:i w:val="0"/>
        <w:iCs w:val="0"/>
        <w:w w:val="104"/>
        <w:sz w:val="20"/>
        <w:szCs w:val="20"/>
        <w:lang w:val="en-US" w:eastAsia="en-US" w:bidi="ar-SA"/>
      </w:rPr>
    </w:lvl>
    <w:lvl w:ilvl="1" w:tplc="63A4155A">
      <w:numFmt w:val="bullet"/>
      <w:lvlText w:val="•"/>
      <w:lvlJc w:val="left"/>
      <w:pPr>
        <w:ind w:left="2431" w:hanging="336"/>
      </w:pPr>
      <w:rPr>
        <w:rFonts w:hint="default"/>
        <w:lang w:val="en-US" w:eastAsia="en-US" w:bidi="ar-SA"/>
      </w:rPr>
    </w:lvl>
    <w:lvl w:ilvl="2" w:tplc="66347770">
      <w:numFmt w:val="bullet"/>
      <w:lvlText w:val="•"/>
      <w:lvlJc w:val="left"/>
      <w:pPr>
        <w:ind w:left="3402" w:hanging="336"/>
      </w:pPr>
      <w:rPr>
        <w:rFonts w:hint="default"/>
        <w:lang w:val="en-US" w:eastAsia="en-US" w:bidi="ar-SA"/>
      </w:rPr>
    </w:lvl>
    <w:lvl w:ilvl="3" w:tplc="82268D96">
      <w:numFmt w:val="bullet"/>
      <w:lvlText w:val="•"/>
      <w:lvlJc w:val="left"/>
      <w:pPr>
        <w:ind w:left="4373" w:hanging="336"/>
      </w:pPr>
      <w:rPr>
        <w:rFonts w:hint="default"/>
        <w:lang w:val="en-US" w:eastAsia="en-US" w:bidi="ar-SA"/>
      </w:rPr>
    </w:lvl>
    <w:lvl w:ilvl="4" w:tplc="2E6668AC">
      <w:numFmt w:val="bullet"/>
      <w:lvlText w:val="•"/>
      <w:lvlJc w:val="left"/>
      <w:pPr>
        <w:ind w:left="5344" w:hanging="336"/>
      </w:pPr>
      <w:rPr>
        <w:rFonts w:hint="default"/>
        <w:lang w:val="en-US" w:eastAsia="en-US" w:bidi="ar-SA"/>
      </w:rPr>
    </w:lvl>
    <w:lvl w:ilvl="5" w:tplc="23921BDA">
      <w:numFmt w:val="bullet"/>
      <w:lvlText w:val="•"/>
      <w:lvlJc w:val="left"/>
      <w:pPr>
        <w:ind w:left="6315" w:hanging="336"/>
      </w:pPr>
      <w:rPr>
        <w:rFonts w:hint="default"/>
        <w:lang w:val="en-US" w:eastAsia="en-US" w:bidi="ar-SA"/>
      </w:rPr>
    </w:lvl>
    <w:lvl w:ilvl="6" w:tplc="DD7210EE">
      <w:numFmt w:val="bullet"/>
      <w:lvlText w:val="•"/>
      <w:lvlJc w:val="left"/>
      <w:pPr>
        <w:ind w:left="7286" w:hanging="336"/>
      </w:pPr>
      <w:rPr>
        <w:rFonts w:hint="default"/>
        <w:lang w:val="en-US" w:eastAsia="en-US" w:bidi="ar-SA"/>
      </w:rPr>
    </w:lvl>
    <w:lvl w:ilvl="7" w:tplc="D02CDEB4">
      <w:numFmt w:val="bullet"/>
      <w:lvlText w:val="•"/>
      <w:lvlJc w:val="left"/>
      <w:pPr>
        <w:ind w:left="8258" w:hanging="336"/>
      </w:pPr>
      <w:rPr>
        <w:rFonts w:hint="default"/>
        <w:lang w:val="en-US" w:eastAsia="en-US" w:bidi="ar-SA"/>
      </w:rPr>
    </w:lvl>
    <w:lvl w:ilvl="8" w:tplc="294CCE9E">
      <w:numFmt w:val="bullet"/>
      <w:lvlText w:val="•"/>
      <w:lvlJc w:val="left"/>
      <w:pPr>
        <w:ind w:left="9229" w:hanging="336"/>
      </w:pPr>
      <w:rPr>
        <w:rFonts w:hint="default"/>
        <w:lang w:val="en-US" w:eastAsia="en-US" w:bidi="ar-SA"/>
      </w:rPr>
    </w:lvl>
  </w:abstractNum>
  <w:abstractNum w:abstractNumId="4" w15:restartNumberingAfterBreak="0">
    <w:nsid w:val="26780266"/>
    <w:multiLevelType w:val="hybridMultilevel"/>
    <w:tmpl w:val="4078A0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DA718B"/>
    <w:multiLevelType w:val="hybridMultilevel"/>
    <w:tmpl w:val="784C8058"/>
    <w:lvl w:ilvl="0" w:tplc="A45A7CBE">
      <w:start w:val="110"/>
      <w:numFmt w:val="bullet"/>
      <w:lvlText w:val="-"/>
      <w:lvlJc w:val="left"/>
      <w:pPr>
        <w:ind w:left="1080" w:hanging="360"/>
      </w:pPr>
      <w:rPr>
        <w:rFonts w:ascii="Arial" w:eastAsia="Arial" w:hAnsi="Arial" w:cs="Arial" w:hint="default"/>
        <w:color w:val="000000"/>
      </w:rPr>
    </w:lvl>
    <w:lvl w:ilvl="1" w:tplc="04090003" w:tentative="1">
      <w:start w:val="1"/>
      <w:numFmt w:val="bullet"/>
      <w:lvlText w:val="o"/>
      <w:lvlJc w:val="left"/>
      <w:pPr>
        <w:ind w:left="1316" w:hanging="360"/>
      </w:pPr>
      <w:rPr>
        <w:rFonts w:ascii="Courier New" w:hAnsi="Courier New" w:cs="Courier New" w:hint="default"/>
      </w:rPr>
    </w:lvl>
    <w:lvl w:ilvl="2" w:tplc="04090005" w:tentative="1">
      <w:start w:val="1"/>
      <w:numFmt w:val="bullet"/>
      <w:lvlText w:val=""/>
      <w:lvlJc w:val="left"/>
      <w:pPr>
        <w:ind w:left="2036" w:hanging="360"/>
      </w:pPr>
      <w:rPr>
        <w:rFonts w:ascii="Wingdings" w:hAnsi="Wingdings" w:hint="default"/>
      </w:rPr>
    </w:lvl>
    <w:lvl w:ilvl="3" w:tplc="04090001" w:tentative="1">
      <w:start w:val="1"/>
      <w:numFmt w:val="bullet"/>
      <w:lvlText w:val=""/>
      <w:lvlJc w:val="left"/>
      <w:pPr>
        <w:ind w:left="2756" w:hanging="360"/>
      </w:pPr>
      <w:rPr>
        <w:rFonts w:ascii="Symbol" w:hAnsi="Symbol" w:hint="default"/>
      </w:rPr>
    </w:lvl>
    <w:lvl w:ilvl="4" w:tplc="04090003" w:tentative="1">
      <w:start w:val="1"/>
      <w:numFmt w:val="bullet"/>
      <w:lvlText w:val="o"/>
      <w:lvlJc w:val="left"/>
      <w:pPr>
        <w:ind w:left="3476" w:hanging="360"/>
      </w:pPr>
      <w:rPr>
        <w:rFonts w:ascii="Courier New" w:hAnsi="Courier New" w:cs="Courier New" w:hint="default"/>
      </w:rPr>
    </w:lvl>
    <w:lvl w:ilvl="5" w:tplc="04090005" w:tentative="1">
      <w:start w:val="1"/>
      <w:numFmt w:val="bullet"/>
      <w:lvlText w:val=""/>
      <w:lvlJc w:val="left"/>
      <w:pPr>
        <w:ind w:left="4196" w:hanging="360"/>
      </w:pPr>
      <w:rPr>
        <w:rFonts w:ascii="Wingdings" w:hAnsi="Wingdings" w:hint="default"/>
      </w:rPr>
    </w:lvl>
    <w:lvl w:ilvl="6" w:tplc="04090001" w:tentative="1">
      <w:start w:val="1"/>
      <w:numFmt w:val="bullet"/>
      <w:lvlText w:val=""/>
      <w:lvlJc w:val="left"/>
      <w:pPr>
        <w:ind w:left="4916" w:hanging="360"/>
      </w:pPr>
      <w:rPr>
        <w:rFonts w:ascii="Symbol" w:hAnsi="Symbol" w:hint="default"/>
      </w:rPr>
    </w:lvl>
    <w:lvl w:ilvl="7" w:tplc="04090003" w:tentative="1">
      <w:start w:val="1"/>
      <w:numFmt w:val="bullet"/>
      <w:lvlText w:val="o"/>
      <w:lvlJc w:val="left"/>
      <w:pPr>
        <w:ind w:left="5636" w:hanging="360"/>
      </w:pPr>
      <w:rPr>
        <w:rFonts w:ascii="Courier New" w:hAnsi="Courier New" w:cs="Courier New" w:hint="default"/>
      </w:rPr>
    </w:lvl>
    <w:lvl w:ilvl="8" w:tplc="04090005" w:tentative="1">
      <w:start w:val="1"/>
      <w:numFmt w:val="bullet"/>
      <w:lvlText w:val=""/>
      <w:lvlJc w:val="left"/>
      <w:pPr>
        <w:ind w:left="6356" w:hanging="360"/>
      </w:pPr>
      <w:rPr>
        <w:rFonts w:ascii="Wingdings" w:hAnsi="Wingdings" w:hint="default"/>
      </w:rPr>
    </w:lvl>
  </w:abstractNum>
  <w:abstractNum w:abstractNumId="6" w15:restartNumberingAfterBreak="0">
    <w:nsid w:val="48B4626B"/>
    <w:multiLevelType w:val="hybridMultilevel"/>
    <w:tmpl w:val="C52E125A"/>
    <w:lvl w:ilvl="0" w:tplc="6428EB80">
      <w:start w:val="5"/>
      <w:numFmt w:val="upperRoman"/>
      <w:lvlText w:val="%1."/>
      <w:lvlJc w:val="left"/>
      <w:pPr>
        <w:ind w:left="916" w:hanging="341"/>
        <w:jc w:val="left"/>
      </w:pPr>
      <w:rPr>
        <w:rFonts w:ascii="Times New Roman" w:eastAsia="Times New Roman" w:hAnsi="Times New Roman" w:cs="Times New Roman" w:hint="default"/>
        <w:b/>
        <w:bCs/>
        <w:i w:val="0"/>
        <w:iCs w:val="0"/>
        <w:spacing w:val="-1"/>
        <w:w w:val="104"/>
        <w:sz w:val="20"/>
        <w:szCs w:val="20"/>
        <w:lang w:val="en-US" w:eastAsia="en-US" w:bidi="ar-SA"/>
      </w:rPr>
    </w:lvl>
    <w:lvl w:ilvl="1" w:tplc="45F68142">
      <w:start w:val="1"/>
      <w:numFmt w:val="decimal"/>
      <w:lvlText w:val="(%2)"/>
      <w:lvlJc w:val="left"/>
      <w:pPr>
        <w:ind w:left="1602" w:hanging="335"/>
        <w:jc w:val="right"/>
      </w:pPr>
      <w:rPr>
        <w:rFonts w:ascii="Times New Roman" w:eastAsia="Times New Roman" w:hAnsi="Times New Roman" w:cs="Times New Roman" w:hint="default"/>
        <w:b w:val="0"/>
        <w:bCs w:val="0"/>
        <w:i w:val="0"/>
        <w:iCs w:val="0"/>
        <w:w w:val="108"/>
        <w:sz w:val="19"/>
        <w:szCs w:val="19"/>
        <w:lang w:val="en-US" w:eastAsia="en-US" w:bidi="ar-SA"/>
      </w:rPr>
    </w:lvl>
    <w:lvl w:ilvl="2" w:tplc="529ECCBC">
      <w:numFmt w:val="bullet"/>
      <w:lvlText w:val="•"/>
      <w:lvlJc w:val="left"/>
      <w:pPr>
        <w:ind w:left="2685" w:hanging="335"/>
      </w:pPr>
      <w:rPr>
        <w:rFonts w:hint="default"/>
        <w:lang w:val="en-US" w:eastAsia="en-US" w:bidi="ar-SA"/>
      </w:rPr>
    </w:lvl>
    <w:lvl w:ilvl="3" w:tplc="F526686C">
      <w:numFmt w:val="bullet"/>
      <w:lvlText w:val="•"/>
      <w:lvlJc w:val="left"/>
      <w:pPr>
        <w:ind w:left="3771" w:hanging="335"/>
      </w:pPr>
      <w:rPr>
        <w:rFonts w:hint="default"/>
        <w:lang w:val="en-US" w:eastAsia="en-US" w:bidi="ar-SA"/>
      </w:rPr>
    </w:lvl>
    <w:lvl w:ilvl="4" w:tplc="52F62FA4">
      <w:numFmt w:val="bullet"/>
      <w:lvlText w:val="•"/>
      <w:lvlJc w:val="left"/>
      <w:pPr>
        <w:ind w:left="4857" w:hanging="335"/>
      </w:pPr>
      <w:rPr>
        <w:rFonts w:hint="default"/>
        <w:lang w:val="en-US" w:eastAsia="en-US" w:bidi="ar-SA"/>
      </w:rPr>
    </w:lvl>
    <w:lvl w:ilvl="5" w:tplc="1F7E6B74">
      <w:numFmt w:val="bullet"/>
      <w:lvlText w:val="•"/>
      <w:lvlJc w:val="left"/>
      <w:pPr>
        <w:ind w:left="5942" w:hanging="335"/>
      </w:pPr>
      <w:rPr>
        <w:rFonts w:hint="default"/>
        <w:lang w:val="en-US" w:eastAsia="en-US" w:bidi="ar-SA"/>
      </w:rPr>
    </w:lvl>
    <w:lvl w:ilvl="6" w:tplc="B2EA6A94">
      <w:numFmt w:val="bullet"/>
      <w:lvlText w:val="•"/>
      <w:lvlJc w:val="left"/>
      <w:pPr>
        <w:ind w:left="7028" w:hanging="335"/>
      </w:pPr>
      <w:rPr>
        <w:rFonts w:hint="default"/>
        <w:lang w:val="en-US" w:eastAsia="en-US" w:bidi="ar-SA"/>
      </w:rPr>
    </w:lvl>
    <w:lvl w:ilvl="7" w:tplc="1DBAAE7A">
      <w:numFmt w:val="bullet"/>
      <w:lvlText w:val="•"/>
      <w:lvlJc w:val="left"/>
      <w:pPr>
        <w:ind w:left="8114" w:hanging="335"/>
      </w:pPr>
      <w:rPr>
        <w:rFonts w:hint="default"/>
        <w:lang w:val="en-US" w:eastAsia="en-US" w:bidi="ar-SA"/>
      </w:rPr>
    </w:lvl>
    <w:lvl w:ilvl="8" w:tplc="0BF045A6">
      <w:numFmt w:val="bullet"/>
      <w:lvlText w:val="•"/>
      <w:lvlJc w:val="left"/>
      <w:pPr>
        <w:ind w:left="9200" w:hanging="335"/>
      </w:pPr>
      <w:rPr>
        <w:rFonts w:hint="default"/>
        <w:lang w:val="en-US" w:eastAsia="en-US" w:bidi="ar-SA"/>
      </w:rPr>
    </w:lvl>
  </w:abstractNum>
  <w:abstractNum w:abstractNumId="7" w15:restartNumberingAfterBreak="0">
    <w:nsid w:val="5B226500"/>
    <w:multiLevelType w:val="hybridMultilevel"/>
    <w:tmpl w:val="1D6E85B4"/>
    <w:lvl w:ilvl="0" w:tplc="A45A7CBE">
      <w:start w:val="110"/>
      <w:numFmt w:val="bullet"/>
      <w:lvlText w:val="-"/>
      <w:lvlJc w:val="left"/>
      <w:pPr>
        <w:ind w:left="1080" w:hanging="360"/>
      </w:pPr>
      <w:rPr>
        <w:rFonts w:ascii="Arial" w:eastAsia="Arial" w:hAnsi="Arial" w:cs="Arial" w:hint="default"/>
        <w:color w:val="000000"/>
      </w:rPr>
    </w:lvl>
    <w:lvl w:ilvl="1" w:tplc="04090003" w:tentative="1">
      <w:start w:val="1"/>
      <w:numFmt w:val="bullet"/>
      <w:lvlText w:val="o"/>
      <w:lvlJc w:val="left"/>
      <w:pPr>
        <w:ind w:left="1316" w:hanging="360"/>
      </w:pPr>
      <w:rPr>
        <w:rFonts w:ascii="Courier New" w:hAnsi="Courier New" w:cs="Courier New" w:hint="default"/>
      </w:rPr>
    </w:lvl>
    <w:lvl w:ilvl="2" w:tplc="04090005" w:tentative="1">
      <w:start w:val="1"/>
      <w:numFmt w:val="bullet"/>
      <w:lvlText w:val=""/>
      <w:lvlJc w:val="left"/>
      <w:pPr>
        <w:ind w:left="2036" w:hanging="360"/>
      </w:pPr>
      <w:rPr>
        <w:rFonts w:ascii="Wingdings" w:hAnsi="Wingdings" w:hint="default"/>
      </w:rPr>
    </w:lvl>
    <w:lvl w:ilvl="3" w:tplc="04090001" w:tentative="1">
      <w:start w:val="1"/>
      <w:numFmt w:val="bullet"/>
      <w:lvlText w:val=""/>
      <w:lvlJc w:val="left"/>
      <w:pPr>
        <w:ind w:left="2756" w:hanging="360"/>
      </w:pPr>
      <w:rPr>
        <w:rFonts w:ascii="Symbol" w:hAnsi="Symbol" w:hint="default"/>
      </w:rPr>
    </w:lvl>
    <w:lvl w:ilvl="4" w:tplc="04090003" w:tentative="1">
      <w:start w:val="1"/>
      <w:numFmt w:val="bullet"/>
      <w:lvlText w:val="o"/>
      <w:lvlJc w:val="left"/>
      <w:pPr>
        <w:ind w:left="3476" w:hanging="360"/>
      </w:pPr>
      <w:rPr>
        <w:rFonts w:ascii="Courier New" w:hAnsi="Courier New" w:cs="Courier New" w:hint="default"/>
      </w:rPr>
    </w:lvl>
    <w:lvl w:ilvl="5" w:tplc="04090005" w:tentative="1">
      <w:start w:val="1"/>
      <w:numFmt w:val="bullet"/>
      <w:lvlText w:val=""/>
      <w:lvlJc w:val="left"/>
      <w:pPr>
        <w:ind w:left="4196" w:hanging="360"/>
      </w:pPr>
      <w:rPr>
        <w:rFonts w:ascii="Wingdings" w:hAnsi="Wingdings" w:hint="default"/>
      </w:rPr>
    </w:lvl>
    <w:lvl w:ilvl="6" w:tplc="04090001" w:tentative="1">
      <w:start w:val="1"/>
      <w:numFmt w:val="bullet"/>
      <w:lvlText w:val=""/>
      <w:lvlJc w:val="left"/>
      <w:pPr>
        <w:ind w:left="4916" w:hanging="360"/>
      </w:pPr>
      <w:rPr>
        <w:rFonts w:ascii="Symbol" w:hAnsi="Symbol" w:hint="default"/>
      </w:rPr>
    </w:lvl>
    <w:lvl w:ilvl="7" w:tplc="04090003" w:tentative="1">
      <w:start w:val="1"/>
      <w:numFmt w:val="bullet"/>
      <w:lvlText w:val="o"/>
      <w:lvlJc w:val="left"/>
      <w:pPr>
        <w:ind w:left="5636" w:hanging="360"/>
      </w:pPr>
      <w:rPr>
        <w:rFonts w:ascii="Courier New" w:hAnsi="Courier New" w:cs="Courier New" w:hint="default"/>
      </w:rPr>
    </w:lvl>
    <w:lvl w:ilvl="8" w:tplc="04090005" w:tentative="1">
      <w:start w:val="1"/>
      <w:numFmt w:val="bullet"/>
      <w:lvlText w:val=""/>
      <w:lvlJc w:val="left"/>
      <w:pPr>
        <w:ind w:left="6356" w:hanging="360"/>
      </w:pPr>
      <w:rPr>
        <w:rFonts w:ascii="Wingdings" w:hAnsi="Wingdings" w:hint="default"/>
      </w:rPr>
    </w:lvl>
  </w:abstractNum>
  <w:abstractNum w:abstractNumId="8" w15:restartNumberingAfterBreak="0">
    <w:nsid w:val="68C352B3"/>
    <w:multiLevelType w:val="hybridMultilevel"/>
    <w:tmpl w:val="4078A0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361DD1"/>
    <w:multiLevelType w:val="hybridMultilevel"/>
    <w:tmpl w:val="331AE690"/>
    <w:lvl w:ilvl="0" w:tplc="DA520276">
      <w:start w:val="1"/>
      <w:numFmt w:val="upperRoman"/>
      <w:lvlText w:val="%1."/>
      <w:lvlJc w:val="left"/>
      <w:pPr>
        <w:ind w:left="780" w:hanging="679"/>
        <w:jc w:val="left"/>
      </w:pPr>
      <w:rPr>
        <w:rFonts w:ascii="Times New Roman" w:eastAsia="Times New Roman" w:hAnsi="Times New Roman" w:cs="Times New Roman" w:hint="default"/>
        <w:b w:val="0"/>
        <w:bCs w:val="0"/>
        <w:i w:val="0"/>
        <w:iCs w:val="0"/>
        <w:w w:val="100"/>
        <w:sz w:val="21"/>
        <w:szCs w:val="21"/>
        <w:lang w:val="en-US" w:eastAsia="en-US" w:bidi="ar-SA"/>
      </w:rPr>
    </w:lvl>
    <w:lvl w:ilvl="1" w:tplc="E7E261A4">
      <w:numFmt w:val="bullet"/>
      <w:lvlText w:val="•"/>
      <w:lvlJc w:val="left"/>
      <w:pPr>
        <w:ind w:left="1597" w:hanging="679"/>
      </w:pPr>
      <w:rPr>
        <w:rFonts w:hint="default"/>
        <w:lang w:val="en-US" w:eastAsia="en-US" w:bidi="ar-SA"/>
      </w:rPr>
    </w:lvl>
    <w:lvl w:ilvl="2" w:tplc="3B2A1B6A">
      <w:numFmt w:val="bullet"/>
      <w:lvlText w:val="•"/>
      <w:lvlJc w:val="left"/>
      <w:pPr>
        <w:ind w:left="2414" w:hanging="679"/>
      </w:pPr>
      <w:rPr>
        <w:rFonts w:hint="default"/>
        <w:lang w:val="en-US" w:eastAsia="en-US" w:bidi="ar-SA"/>
      </w:rPr>
    </w:lvl>
    <w:lvl w:ilvl="3" w:tplc="2D40368A">
      <w:numFmt w:val="bullet"/>
      <w:lvlText w:val="•"/>
      <w:lvlJc w:val="left"/>
      <w:pPr>
        <w:ind w:left="3231" w:hanging="679"/>
      </w:pPr>
      <w:rPr>
        <w:rFonts w:hint="default"/>
        <w:lang w:val="en-US" w:eastAsia="en-US" w:bidi="ar-SA"/>
      </w:rPr>
    </w:lvl>
    <w:lvl w:ilvl="4" w:tplc="CD223DA4">
      <w:numFmt w:val="bullet"/>
      <w:lvlText w:val="•"/>
      <w:lvlJc w:val="left"/>
      <w:pPr>
        <w:ind w:left="4048" w:hanging="679"/>
      </w:pPr>
      <w:rPr>
        <w:rFonts w:hint="default"/>
        <w:lang w:val="en-US" w:eastAsia="en-US" w:bidi="ar-SA"/>
      </w:rPr>
    </w:lvl>
    <w:lvl w:ilvl="5" w:tplc="32E4D2BE">
      <w:numFmt w:val="bullet"/>
      <w:lvlText w:val="•"/>
      <w:lvlJc w:val="left"/>
      <w:pPr>
        <w:ind w:left="4865" w:hanging="679"/>
      </w:pPr>
      <w:rPr>
        <w:rFonts w:hint="default"/>
        <w:lang w:val="en-US" w:eastAsia="en-US" w:bidi="ar-SA"/>
      </w:rPr>
    </w:lvl>
    <w:lvl w:ilvl="6" w:tplc="82961488">
      <w:numFmt w:val="bullet"/>
      <w:lvlText w:val="•"/>
      <w:lvlJc w:val="left"/>
      <w:pPr>
        <w:ind w:left="5682" w:hanging="679"/>
      </w:pPr>
      <w:rPr>
        <w:rFonts w:hint="default"/>
        <w:lang w:val="en-US" w:eastAsia="en-US" w:bidi="ar-SA"/>
      </w:rPr>
    </w:lvl>
    <w:lvl w:ilvl="7" w:tplc="F120E3C6">
      <w:numFmt w:val="bullet"/>
      <w:lvlText w:val="•"/>
      <w:lvlJc w:val="left"/>
      <w:pPr>
        <w:ind w:left="6500" w:hanging="679"/>
      </w:pPr>
      <w:rPr>
        <w:rFonts w:hint="default"/>
        <w:lang w:val="en-US" w:eastAsia="en-US" w:bidi="ar-SA"/>
      </w:rPr>
    </w:lvl>
    <w:lvl w:ilvl="8" w:tplc="AEFEE566">
      <w:numFmt w:val="bullet"/>
      <w:lvlText w:val="•"/>
      <w:lvlJc w:val="left"/>
      <w:pPr>
        <w:ind w:left="7317" w:hanging="679"/>
      </w:pPr>
      <w:rPr>
        <w:rFonts w:hint="default"/>
        <w:lang w:val="en-US" w:eastAsia="en-US" w:bidi="ar-SA"/>
      </w:rPr>
    </w:lvl>
  </w:abstractNum>
  <w:num w:numId="1" w16cid:durableId="1742827647">
    <w:abstractNumId w:val="4"/>
  </w:num>
  <w:num w:numId="2" w16cid:durableId="1144657965">
    <w:abstractNumId w:val="1"/>
  </w:num>
  <w:num w:numId="3" w16cid:durableId="1094471728">
    <w:abstractNumId w:val="8"/>
  </w:num>
  <w:num w:numId="4" w16cid:durableId="466432767">
    <w:abstractNumId w:val="7"/>
  </w:num>
  <w:num w:numId="5" w16cid:durableId="1033195284">
    <w:abstractNumId w:val="5"/>
  </w:num>
  <w:num w:numId="6" w16cid:durableId="1219777234">
    <w:abstractNumId w:val="0"/>
  </w:num>
  <w:num w:numId="7" w16cid:durableId="580917001">
    <w:abstractNumId w:val="3"/>
  </w:num>
  <w:num w:numId="8" w16cid:durableId="1889993133">
    <w:abstractNumId w:val="6"/>
  </w:num>
  <w:num w:numId="9" w16cid:durableId="1906449547">
    <w:abstractNumId w:val="2"/>
  </w:num>
  <w:num w:numId="10" w16cid:durableId="8172785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A75"/>
    <w:rsid w:val="00052080"/>
    <w:rsid w:val="00086EF3"/>
    <w:rsid w:val="00090A3A"/>
    <w:rsid w:val="000D101F"/>
    <w:rsid w:val="00114A6D"/>
    <w:rsid w:val="00136EC5"/>
    <w:rsid w:val="00137D95"/>
    <w:rsid w:val="0016431F"/>
    <w:rsid w:val="00173CE5"/>
    <w:rsid w:val="00174D2E"/>
    <w:rsid w:val="00192F36"/>
    <w:rsid w:val="00193C57"/>
    <w:rsid w:val="001B743F"/>
    <w:rsid w:val="001C7700"/>
    <w:rsid w:val="001D581A"/>
    <w:rsid w:val="001F5476"/>
    <w:rsid w:val="001F6F88"/>
    <w:rsid w:val="00222EBC"/>
    <w:rsid w:val="0023503F"/>
    <w:rsid w:val="002B4A75"/>
    <w:rsid w:val="002C0554"/>
    <w:rsid w:val="002E2415"/>
    <w:rsid w:val="002E5245"/>
    <w:rsid w:val="002F0B22"/>
    <w:rsid w:val="00302AD7"/>
    <w:rsid w:val="003236E9"/>
    <w:rsid w:val="003249AC"/>
    <w:rsid w:val="0037321C"/>
    <w:rsid w:val="00394969"/>
    <w:rsid w:val="003F4815"/>
    <w:rsid w:val="004212F0"/>
    <w:rsid w:val="0046392E"/>
    <w:rsid w:val="004819F3"/>
    <w:rsid w:val="00501FFB"/>
    <w:rsid w:val="005125C9"/>
    <w:rsid w:val="0053357D"/>
    <w:rsid w:val="005E33BB"/>
    <w:rsid w:val="005E3F06"/>
    <w:rsid w:val="005F1311"/>
    <w:rsid w:val="005F2BE5"/>
    <w:rsid w:val="00612496"/>
    <w:rsid w:val="00625DD5"/>
    <w:rsid w:val="00635003"/>
    <w:rsid w:val="00650654"/>
    <w:rsid w:val="0066483A"/>
    <w:rsid w:val="00691393"/>
    <w:rsid w:val="006C4C3D"/>
    <w:rsid w:val="006D1CE8"/>
    <w:rsid w:val="006F68CC"/>
    <w:rsid w:val="00712822"/>
    <w:rsid w:val="0079671F"/>
    <w:rsid w:val="007A751E"/>
    <w:rsid w:val="007B65D0"/>
    <w:rsid w:val="007C1B0A"/>
    <w:rsid w:val="007E3E80"/>
    <w:rsid w:val="008077DB"/>
    <w:rsid w:val="00847B24"/>
    <w:rsid w:val="00852326"/>
    <w:rsid w:val="008B337C"/>
    <w:rsid w:val="008C2332"/>
    <w:rsid w:val="008D1B73"/>
    <w:rsid w:val="008D57C6"/>
    <w:rsid w:val="00905207"/>
    <w:rsid w:val="00913938"/>
    <w:rsid w:val="0096230D"/>
    <w:rsid w:val="00995FCF"/>
    <w:rsid w:val="009C2581"/>
    <w:rsid w:val="009E7F39"/>
    <w:rsid w:val="00A765B0"/>
    <w:rsid w:val="00A965B1"/>
    <w:rsid w:val="00AA05D6"/>
    <w:rsid w:val="00AC0A6B"/>
    <w:rsid w:val="00AF3D76"/>
    <w:rsid w:val="00AF3FC5"/>
    <w:rsid w:val="00B16622"/>
    <w:rsid w:val="00B177C9"/>
    <w:rsid w:val="00B32C81"/>
    <w:rsid w:val="00B41702"/>
    <w:rsid w:val="00B83CEF"/>
    <w:rsid w:val="00BB4E82"/>
    <w:rsid w:val="00BC54DB"/>
    <w:rsid w:val="00C52A1B"/>
    <w:rsid w:val="00C61C02"/>
    <w:rsid w:val="00C664DC"/>
    <w:rsid w:val="00C718F1"/>
    <w:rsid w:val="00C85D01"/>
    <w:rsid w:val="00CA6B10"/>
    <w:rsid w:val="00D30705"/>
    <w:rsid w:val="00D70A0B"/>
    <w:rsid w:val="00D832F1"/>
    <w:rsid w:val="00D92CDC"/>
    <w:rsid w:val="00D939DD"/>
    <w:rsid w:val="00D95F13"/>
    <w:rsid w:val="00DE2E6E"/>
    <w:rsid w:val="00DE7CAC"/>
    <w:rsid w:val="00E402BE"/>
    <w:rsid w:val="00E7784D"/>
    <w:rsid w:val="00EC38AE"/>
    <w:rsid w:val="00F00214"/>
    <w:rsid w:val="00F308B7"/>
    <w:rsid w:val="00F33508"/>
    <w:rsid w:val="00F42D22"/>
    <w:rsid w:val="00F949B8"/>
    <w:rsid w:val="00FA4056"/>
    <w:rsid w:val="00FB0DD9"/>
    <w:rsid w:val="00FE5C9B"/>
    <w:rsid w:val="00FF5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AF6EBBC"/>
  <w15:docId w15:val="{F44CC873-0D7F-3F4E-9D71-C134CB83F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Change w:id="0" w:author="Marks, Brett (DPH)" w:date="2026-09-25T20:07:00Z">
        <w:pPr>
          <w:widowControl w:val="0"/>
        </w:pPr>
      </w:pPrChange>
    </w:pPr>
    <w:rPr>
      <w:rFonts w:ascii="Times New Roman" w:eastAsia="Times New Roman" w:hAnsi="Times New Roman" w:cs="Times New Roman"/>
      <w:rPrChange w:id="0" w:author="Marks, Brett (DPH)" w:date="2026-09-25T20:07:00Z">
        <w:rPr>
          <w:rFonts w:ascii="Calibri" w:eastAsia="Calibri" w:hAnsi="Calibri" w:cs="Calibri"/>
          <w:sz w:val="22"/>
          <w:szCs w:val="22"/>
          <w:lang w:val="en-US" w:eastAsia="en-US" w:bidi="ar-SA"/>
        </w:rPr>
      </w:rPrChange>
    </w:rPr>
  </w:style>
  <w:style w:type="paragraph" w:styleId="Heading1">
    <w:name w:val="heading 1"/>
    <w:basedOn w:val="Normal"/>
    <w:uiPriority w:val="9"/>
    <w:qFormat/>
    <w:pPr>
      <w:ind w:left="288"/>
      <w:outlineLvl w:val="0"/>
      <w:pPrChange w:id="1" w:author="Marks, Brett (DPH)" w:date="2026-09-25T20:07:00Z">
        <w:pPr>
          <w:widowControl w:val="0"/>
          <w:autoSpaceDE w:val="0"/>
          <w:autoSpaceDN w:val="0"/>
          <w:spacing w:before="74"/>
          <w:ind w:left="220"/>
          <w:outlineLvl w:val="0"/>
        </w:pPr>
      </w:pPrChange>
    </w:pPr>
    <w:rPr>
      <w:b/>
      <w:bCs/>
      <w:sz w:val="20"/>
      <w:szCs w:val="20"/>
      <w:u w:val="single" w:color="000000"/>
      <w:rPrChange w:id="1" w:author="Marks, Brett (DPH)" w:date="2026-09-25T20:07:00Z">
        <w:rPr>
          <w:rFonts w:ascii="Arial" w:eastAsia="Arial" w:hAnsi="Arial"/>
          <w:lang w:val="en-US" w:eastAsia="en-US" w:bidi="ar-SA"/>
        </w:rPr>
      </w:rPrChange>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206"/>
      <w:ind w:left="2302" w:right="1824" w:firstLine="1044"/>
      <w:pPrChange w:id="2" w:author="Marks, Brett (DPH)" w:date="2026-09-25T20:07:00Z">
        <w:pPr>
          <w:keepNext/>
          <w:keepLines/>
          <w:widowControl w:val="0"/>
          <w:autoSpaceDE w:val="0"/>
          <w:autoSpaceDN w:val="0"/>
          <w:spacing w:before="480" w:after="120"/>
        </w:pPr>
      </w:pPrChange>
    </w:pPr>
    <w:rPr>
      <w:b/>
      <w:bCs/>
      <w:sz w:val="36"/>
      <w:szCs w:val="36"/>
      <w:rPrChange w:id="2" w:author="Marks, Brett (DPH)" w:date="2026-09-25T20:07:00Z">
        <w:rPr>
          <w:b/>
          <w:sz w:val="72"/>
          <w:szCs w:val="72"/>
          <w:lang w:val="en-US" w:eastAsia="en-US" w:bidi="ar-SA"/>
        </w:rPr>
      </w:rPrChange>
    </w:rPr>
  </w:style>
  <w:style w:type="paragraph" w:styleId="BodyText">
    <w:name w:val="Body Text"/>
    <w:basedOn w:val="Normal"/>
    <w:uiPriority w:val="1"/>
    <w:qFormat/>
    <w:pPr>
      <w:pPrChange w:id="3" w:author="Marks, Brett (DPH)" w:date="2026-09-25T20:07:00Z">
        <w:pPr>
          <w:widowControl w:val="0"/>
          <w:autoSpaceDE w:val="0"/>
          <w:autoSpaceDN w:val="0"/>
          <w:spacing w:before="34"/>
          <w:ind w:left="220"/>
        </w:pPr>
      </w:pPrChange>
    </w:pPr>
    <w:rPr>
      <w:sz w:val="20"/>
      <w:szCs w:val="20"/>
      <w:rPrChange w:id="3" w:author="Marks, Brett (DPH)" w:date="2026-09-25T20:07:00Z">
        <w:rPr>
          <w:rFonts w:ascii="Arial" w:eastAsia="Arial" w:hAnsi="Arial"/>
          <w:i/>
          <w:lang w:val="en-US" w:eastAsia="en-US" w:bidi="ar-SA"/>
        </w:rPr>
      </w:rPrChange>
    </w:rPr>
  </w:style>
  <w:style w:type="paragraph" w:styleId="ListParagraph">
    <w:name w:val="List Paragraph"/>
    <w:basedOn w:val="Normal"/>
    <w:uiPriority w:val="1"/>
    <w:qFormat/>
    <w:pPr>
      <w:ind w:left="522" w:hanging="342"/>
      <w:pPrChange w:id="4" w:author="Marks, Brett (DPH)" w:date="2026-09-25T20:07:00Z">
        <w:pPr>
          <w:widowControl w:val="0"/>
          <w:autoSpaceDE w:val="0"/>
          <w:autoSpaceDN w:val="0"/>
        </w:pPr>
      </w:pPrChange>
    </w:pPr>
    <w:rPr>
      <w:rPrChange w:id="4" w:author="Marks, Brett (DPH)" w:date="2026-09-25T20:07:00Z">
        <w:rPr>
          <w:sz w:val="22"/>
          <w:szCs w:val="22"/>
          <w:lang w:val="en-US" w:eastAsia="en-US" w:bidi="ar-SA"/>
        </w:rPr>
      </w:rPrChange>
    </w:r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075B36"/>
    <w:rPr>
      <w:sz w:val="16"/>
      <w:szCs w:val="16"/>
    </w:rPr>
  </w:style>
  <w:style w:type="paragraph" w:styleId="CommentText">
    <w:name w:val="annotation text"/>
    <w:basedOn w:val="Normal"/>
    <w:link w:val="CommentTextChar"/>
    <w:uiPriority w:val="99"/>
    <w:semiHidden/>
    <w:unhideWhenUsed/>
    <w:rsid w:val="00075B36"/>
    <w:rPr>
      <w:sz w:val="20"/>
      <w:szCs w:val="20"/>
    </w:rPr>
  </w:style>
  <w:style w:type="character" w:customStyle="1" w:styleId="CommentTextChar">
    <w:name w:val="Comment Text Char"/>
    <w:basedOn w:val="DefaultParagraphFont"/>
    <w:link w:val="CommentText"/>
    <w:uiPriority w:val="99"/>
    <w:semiHidden/>
    <w:rsid w:val="00075B36"/>
    <w:rPr>
      <w:sz w:val="20"/>
      <w:szCs w:val="20"/>
    </w:rPr>
  </w:style>
  <w:style w:type="paragraph" w:styleId="CommentSubject">
    <w:name w:val="annotation subject"/>
    <w:basedOn w:val="CommentText"/>
    <w:next w:val="CommentText"/>
    <w:link w:val="CommentSubjectChar"/>
    <w:uiPriority w:val="99"/>
    <w:semiHidden/>
    <w:unhideWhenUsed/>
    <w:rsid w:val="00075B36"/>
    <w:rPr>
      <w:b/>
      <w:bCs/>
    </w:rPr>
  </w:style>
  <w:style w:type="character" w:customStyle="1" w:styleId="CommentSubjectChar">
    <w:name w:val="Comment Subject Char"/>
    <w:basedOn w:val="CommentTextChar"/>
    <w:link w:val="CommentSubject"/>
    <w:uiPriority w:val="99"/>
    <w:semiHidden/>
    <w:rsid w:val="00075B36"/>
    <w:rPr>
      <w:b/>
      <w:bCs/>
      <w:sz w:val="20"/>
      <w:szCs w:val="20"/>
    </w:rPr>
  </w:style>
  <w:style w:type="paragraph" w:styleId="BalloonText">
    <w:name w:val="Balloon Text"/>
    <w:basedOn w:val="Normal"/>
    <w:link w:val="BalloonTextChar"/>
    <w:uiPriority w:val="99"/>
    <w:semiHidden/>
    <w:unhideWhenUsed/>
    <w:rsid w:val="00075B36"/>
    <w:rPr>
      <w:sz w:val="18"/>
      <w:szCs w:val="18"/>
    </w:rPr>
  </w:style>
  <w:style w:type="character" w:customStyle="1" w:styleId="BalloonTextChar">
    <w:name w:val="Balloon Text Char"/>
    <w:basedOn w:val="DefaultParagraphFont"/>
    <w:link w:val="BalloonText"/>
    <w:uiPriority w:val="99"/>
    <w:semiHidden/>
    <w:rsid w:val="00075B36"/>
    <w:rPr>
      <w:rFonts w:ascii="Times New Roman" w:hAnsi="Times New Roman" w:cs="Times New Roman"/>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paragraph" w:styleId="TOC1">
    <w:name w:val="toc 1"/>
    <w:basedOn w:val="Normal"/>
    <w:uiPriority w:val="1"/>
    <w:qFormat/>
    <w:pPr>
      <w:spacing w:before="491"/>
      <w:ind w:left="800" w:hanging="682"/>
      <w:pPrChange w:id="5" w:author="Marks, Brett (DPH)" w:date="2026-09-25T20:07:00Z">
        <w:pPr>
          <w:widowControl w:val="0"/>
          <w:autoSpaceDE w:val="0"/>
          <w:autoSpaceDN w:val="0"/>
          <w:spacing w:before="491"/>
          <w:ind w:left="800" w:hanging="682"/>
        </w:pPr>
      </w:pPrChange>
    </w:pPr>
    <w:rPr>
      <w:sz w:val="21"/>
      <w:szCs w:val="21"/>
      <w:rPrChange w:id="5" w:author="Marks, Brett (DPH)" w:date="2026-09-25T20:07:00Z">
        <w:rPr>
          <w:sz w:val="21"/>
          <w:szCs w:val="21"/>
          <w:lang w:val="en-US" w:eastAsia="en-US" w:bidi="ar-SA"/>
        </w:rPr>
      </w:rPrChange>
    </w:rPr>
  </w:style>
  <w:style w:type="paragraph" w:styleId="TOC2">
    <w:name w:val="toc 2"/>
    <w:basedOn w:val="Normal"/>
    <w:uiPriority w:val="1"/>
    <w:qFormat/>
    <w:pPr>
      <w:spacing w:before="495"/>
      <w:ind w:left="820" w:hanging="677"/>
      <w:pPrChange w:id="6" w:author="Marks, Brett (DPH)" w:date="2026-09-25T20:07:00Z">
        <w:pPr>
          <w:widowControl w:val="0"/>
          <w:autoSpaceDE w:val="0"/>
          <w:autoSpaceDN w:val="0"/>
          <w:spacing w:before="495"/>
          <w:ind w:left="820" w:hanging="677"/>
        </w:pPr>
      </w:pPrChange>
    </w:pPr>
    <w:rPr>
      <w:sz w:val="21"/>
      <w:szCs w:val="21"/>
      <w:rPrChange w:id="6" w:author="Marks, Brett (DPH)" w:date="2026-09-25T20:07:00Z">
        <w:rPr>
          <w:sz w:val="21"/>
          <w:szCs w:val="21"/>
          <w:lang w:val="en-US" w:eastAsia="en-US" w:bidi="ar-SA"/>
        </w:rPr>
      </w:rPrChange>
    </w:rPr>
  </w:style>
  <w:style w:type="table" w:styleId="TableGrid">
    <w:name w:val="Table Grid"/>
    <w:basedOn w:val="TableNormal"/>
    <w:uiPriority w:val="39"/>
    <w:rsid w:val="00B177C9"/>
    <w:pPr>
      <w:autoSpaceDE w:val="0"/>
      <w:autoSpaceDN w:val="0"/>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230D"/>
    <w:pPr>
      <w:tabs>
        <w:tab w:val="center" w:pos="4680"/>
        <w:tab w:val="right" w:pos="9360"/>
      </w:tabs>
      <w:pPrChange w:id="7" w:author="Marks, Brett (DPH)" w:date="2026-09-25T20:07:00Z">
        <w:pPr>
          <w:widowControl w:val="0"/>
          <w:tabs>
            <w:tab w:val="center" w:pos="4680"/>
            <w:tab w:val="right" w:pos="9360"/>
          </w:tabs>
          <w:autoSpaceDE w:val="0"/>
          <w:autoSpaceDN w:val="0"/>
        </w:pPr>
      </w:pPrChange>
    </w:pPr>
    <w:rPr>
      <w:rPrChange w:id="7" w:author="Marks, Brett (DPH)" w:date="2026-09-25T20:07:00Z">
        <w:rPr>
          <w:sz w:val="22"/>
          <w:szCs w:val="22"/>
          <w:lang w:val="en-US" w:eastAsia="en-US" w:bidi="ar-SA"/>
        </w:rPr>
      </w:rPrChange>
    </w:rPr>
  </w:style>
  <w:style w:type="character" w:customStyle="1" w:styleId="HeaderChar">
    <w:name w:val="Header Char"/>
    <w:basedOn w:val="DefaultParagraphFont"/>
    <w:link w:val="Header"/>
    <w:uiPriority w:val="99"/>
    <w:rsid w:val="00B177C9"/>
    <w:rPr>
      <w:rFonts w:ascii="Times New Roman" w:eastAsia="Times New Roman" w:hAnsi="Times New Roman" w:cs="Times New Roman"/>
    </w:rPr>
  </w:style>
  <w:style w:type="paragraph" w:styleId="Footer">
    <w:name w:val="footer"/>
    <w:basedOn w:val="Normal"/>
    <w:link w:val="FooterChar"/>
    <w:uiPriority w:val="99"/>
    <w:unhideWhenUsed/>
    <w:rsid w:val="0096230D"/>
    <w:pPr>
      <w:tabs>
        <w:tab w:val="center" w:pos="4680"/>
        <w:tab w:val="right" w:pos="9360"/>
      </w:tabs>
      <w:pPrChange w:id="8" w:author="Marks, Brett (DPH)" w:date="2026-09-25T20:07:00Z">
        <w:pPr>
          <w:widowControl w:val="0"/>
          <w:tabs>
            <w:tab w:val="center" w:pos="4680"/>
            <w:tab w:val="right" w:pos="9360"/>
          </w:tabs>
          <w:autoSpaceDE w:val="0"/>
          <w:autoSpaceDN w:val="0"/>
        </w:pPr>
      </w:pPrChange>
    </w:pPr>
    <w:rPr>
      <w:rPrChange w:id="8" w:author="Marks, Brett (DPH)" w:date="2026-09-25T20:07:00Z">
        <w:rPr>
          <w:sz w:val="22"/>
          <w:szCs w:val="22"/>
          <w:lang w:val="en-US" w:eastAsia="en-US" w:bidi="ar-SA"/>
        </w:rPr>
      </w:rPrChange>
    </w:rPr>
  </w:style>
  <w:style w:type="character" w:customStyle="1" w:styleId="FooterChar">
    <w:name w:val="Footer Char"/>
    <w:basedOn w:val="DefaultParagraphFont"/>
    <w:link w:val="Footer"/>
    <w:uiPriority w:val="99"/>
    <w:rsid w:val="00B177C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AW/w0chRvbYdciFiwEF3S/+md9A==">AMUW2mVpkqSNKI0XgJMIetwKZdieHPCTTagJUDC7bC71cE3xQMTElAb0IaoziQpiY01OyEAO2SXjV6MdtJ46o/Vx2c7yQ6F82ROpBH43/eb6oXiAp7JlcJDsExpsZyxV9rswnU5rZjRp</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4DABA89-75C4-D54B-A60A-2EAD8BF30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2970</Words>
  <Characters>16934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lisa.williams</dc:creator>
  <cp:lastModifiedBy>Arthur Souza Rodrigues</cp:lastModifiedBy>
  <cp:revision>1</cp:revision>
  <dcterms:created xsi:type="dcterms:W3CDTF">2021-04-27T17:28:00Z</dcterms:created>
  <dcterms:modified xsi:type="dcterms:W3CDTF">2026-09-26T00:07:00Z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2011-07-15T00:00:00Z</vt:filetime>
  </property>
  <property fmtid="{D5CDD505-2E9C-101B-9397-08002B2CF9AE}" pid="3" name="LastSaved">
    <vt:filetime>2020-01-17T00:00:00Z</vt:filetime>
  </property>
</Properties>
</file>