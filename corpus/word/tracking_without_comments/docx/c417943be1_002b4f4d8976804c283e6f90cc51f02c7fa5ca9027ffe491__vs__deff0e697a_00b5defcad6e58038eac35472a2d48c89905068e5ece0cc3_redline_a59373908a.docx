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36208B" w14:textId="77777777" w:rsidR="006F1C2D" w:rsidRDefault="006F1C2D" w:rsidP="006F1C2D">
      <w:pPr>
        <w:rPr>
          <w:ins w:id="2" w:author="NAZ, Mamoona (OLDHAM MEDICAL SERVICES)" w:date="2026-09-22T12:26:00Z" w16du:dateUtc="2026-09-22T16:26:00Z"/>
          <w:rFonts w:ascii="Californian FB" w:hAnsi="Californian FB"/>
        </w:rPr>
      </w:pPr>
      <w:ins w:id="3" w:author="NAZ, Mamoona (OLDHAM MEDICAL SERVICES)" w:date="2026-09-22T12:26:00Z" w16du:dateUtc="2026-09-22T16:26:00Z">
        <w:r w:rsidRPr="003A3C19">
          <w:rPr>
            <w:noProof/>
            <w:sz w:val="20"/>
            <w:szCs w:val="20"/>
            <w:lang w:eastAsia="en-GB"/>
          </w:rPr>
          <w:drawing>
            <wp:anchor distT="0" distB="0" distL="114300" distR="114300" simplePos="0" relativeHeight="251659264" behindDoc="0" locked="0" layoutInCell="1" allowOverlap="1" wp14:anchorId="530F4FB3" wp14:editId="0D717992">
              <wp:simplePos x="0" y="0"/>
              <wp:positionH relativeFrom="column">
                <wp:posOffset>4476750</wp:posOffset>
              </wp:positionH>
              <wp:positionV relativeFrom="paragraph">
                <wp:posOffset>-619125</wp:posOffset>
              </wp:positionV>
              <wp:extent cx="1708785" cy="1332230"/>
              <wp:effectExtent l="0" t="0" r="5715" b="1270"/>
              <wp:wrapNone/>
              <wp:docPr id="4"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19-02-2019 at 23.45.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708785" cy="1332230"/>
                      </a:xfrm>
                      <a:prstGeom prst="rect">
                        <a:avLst/>
                      </a:prstGeom>
                    </pic:spPr>
                  </pic:pic>
                </a:graphicData>
              </a:graphic>
              <wp14:sizeRelH relativeFrom="page">
                <wp14:pctWidth>0</wp14:pctWidth>
              </wp14:sizeRelH>
              <wp14:sizeRelV relativeFrom="page">
                <wp14:pctHeight>0</wp14:pctHeight>
              </wp14:sizeRelV>
            </wp:anchor>
          </w:drawing>
        </w:r>
      </w:ins>
    </w:p>
    <w:p w14:paraId="098B6172" w14:textId="77777777" w:rsidR="006F1C2D" w:rsidRDefault="006F1C2D" w:rsidP="006F1C2D">
      <w:pPr>
        <w:rPr>
          <w:ins w:id="4" w:author="NAZ, Mamoona (OLDHAM MEDICAL SERVICES)" w:date="2026-09-22T12:26:00Z" w16du:dateUtc="2026-09-22T16:26:00Z"/>
          <w:rFonts w:ascii="Californian FB" w:hAnsi="Californian FB"/>
          <w:b/>
          <w:bCs/>
        </w:rPr>
      </w:pPr>
    </w:p>
    <w:p w14:paraId="43260A16" w14:textId="77777777" w:rsidR="006F1C2D" w:rsidRDefault="006F1C2D" w:rsidP="006F1C2D">
      <w:pPr>
        <w:jc w:val="center"/>
        <w:rPr>
          <w:ins w:id="5" w:author="NAZ, Mamoona (OLDHAM MEDICAL SERVICES)" w:date="2026-09-22T12:26:00Z" w16du:dateUtc="2026-09-22T16:26:00Z"/>
          <w:rFonts w:cstheme="minorHAnsi"/>
          <w:b/>
          <w:bCs/>
          <w:sz w:val="28"/>
          <w:szCs w:val="28"/>
          <w:u w:val="single"/>
        </w:rPr>
      </w:pPr>
      <w:ins w:id="6" w:author="NAZ, Mamoona (OLDHAM MEDICAL SERVICES)" w:date="2026-09-22T12:26:00Z" w16du:dateUtc="2026-09-22T16:26:00Z">
        <w:r w:rsidRPr="00FA0E32">
          <w:rPr>
            <w:rFonts w:cstheme="minorHAnsi"/>
            <w:b/>
            <w:bCs/>
            <w:sz w:val="28"/>
            <w:szCs w:val="28"/>
            <w:u w:val="single"/>
          </w:rPr>
          <w:t>PPG Meeting</w:t>
        </w:r>
      </w:ins>
    </w:p>
    <w:p w14:paraId="255DC642" w14:textId="487ECD42" w:rsidR="006F1C2D" w:rsidRDefault="00677B90" w:rsidP="006F1C2D">
      <w:pPr>
        <w:jc w:val="center"/>
        <w:rPr>
          <w:ins w:id="7" w:author="NAZ, Mamoona (OLDHAM MEDICAL SERVICES)" w:date="2026-09-22T12:26:00Z" w16du:dateUtc="2026-09-22T16:26:00Z"/>
          <w:rFonts w:cstheme="minorHAnsi"/>
          <w:b/>
          <w:bCs/>
          <w:sz w:val="28"/>
          <w:szCs w:val="28"/>
          <w:u w:val="single"/>
        </w:rPr>
      </w:pPr>
      <w:ins w:id="8" w:author="NAZ, Mamoona (OLDHAM MEDICAL SERVICES)" w:date="2026-09-22T12:26:00Z" w16du:dateUtc="2026-09-22T16:26:00Z">
        <w:r>
          <w:rPr>
            <w:rFonts w:cstheme="minorHAnsi"/>
            <w:b/>
            <w:bCs/>
            <w:sz w:val="28"/>
            <w:szCs w:val="28"/>
            <w:u w:val="single"/>
          </w:rPr>
          <w:t>31</w:t>
        </w:r>
        <w:r w:rsidR="006F1C2D">
          <w:rPr>
            <w:rFonts w:cstheme="minorHAnsi"/>
            <w:b/>
            <w:bCs/>
            <w:sz w:val="28"/>
            <w:szCs w:val="28"/>
            <w:u w:val="single"/>
          </w:rPr>
          <w:t>/</w:t>
        </w:r>
        <w:r>
          <w:rPr>
            <w:rFonts w:cstheme="minorHAnsi"/>
            <w:b/>
            <w:bCs/>
            <w:sz w:val="28"/>
            <w:szCs w:val="28"/>
            <w:u w:val="single"/>
          </w:rPr>
          <w:t>07</w:t>
        </w:r>
        <w:r w:rsidR="006F1C2D">
          <w:rPr>
            <w:rFonts w:cstheme="minorHAnsi"/>
            <w:b/>
            <w:bCs/>
            <w:sz w:val="28"/>
            <w:szCs w:val="28"/>
            <w:u w:val="single"/>
          </w:rPr>
          <w:t>/202</w:t>
        </w:r>
        <w:r>
          <w:rPr>
            <w:rFonts w:cstheme="minorHAnsi"/>
            <w:b/>
            <w:bCs/>
            <w:sz w:val="28"/>
            <w:szCs w:val="28"/>
            <w:u w:val="single"/>
          </w:rPr>
          <w:t>5</w:t>
        </w:r>
        <w:r w:rsidR="006F1C2D">
          <w:rPr>
            <w:rFonts w:cstheme="minorHAnsi"/>
            <w:b/>
            <w:bCs/>
            <w:sz w:val="28"/>
            <w:szCs w:val="28"/>
            <w:u w:val="single"/>
          </w:rPr>
          <w:t xml:space="preserve"> – Start Time 1</w:t>
        </w:r>
        <w:r w:rsidR="00F41C3B">
          <w:rPr>
            <w:rFonts w:cstheme="minorHAnsi"/>
            <w:b/>
            <w:bCs/>
            <w:sz w:val="28"/>
            <w:szCs w:val="28"/>
            <w:u w:val="single"/>
          </w:rPr>
          <w:t>3</w:t>
        </w:r>
        <w:r w:rsidR="006F1C2D">
          <w:rPr>
            <w:rFonts w:cstheme="minorHAnsi"/>
            <w:b/>
            <w:bCs/>
            <w:sz w:val="28"/>
            <w:szCs w:val="28"/>
            <w:u w:val="single"/>
          </w:rPr>
          <w:t>:</w:t>
        </w:r>
        <w:r>
          <w:rPr>
            <w:rFonts w:cstheme="minorHAnsi"/>
            <w:b/>
            <w:bCs/>
            <w:sz w:val="28"/>
            <w:szCs w:val="28"/>
            <w:u w:val="single"/>
          </w:rPr>
          <w:t>13</w:t>
        </w:r>
      </w:ins>
    </w:p>
    <w:p w14:paraId="198BAAC5" w14:textId="77777777" w:rsidR="006F1C2D" w:rsidRDefault="006F1C2D" w:rsidP="006F1C2D">
      <w:pPr>
        <w:jc w:val="center"/>
        <w:rPr>
          <w:ins w:id="9" w:author="NAZ, Mamoona (OLDHAM MEDICAL SERVICES)" w:date="2026-09-22T12:26:00Z" w16du:dateUtc="2026-09-22T16:26:00Z"/>
          <w:rFonts w:cstheme="minorHAnsi"/>
          <w:b/>
          <w:bCs/>
          <w:sz w:val="28"/>
          <w:szCs w:val="28"/>
          <w:u w:val="single"/>
        </w:rPr>
      </w:pPr>
    </w:p>
    <w:p w14:paraId="1E230469" w14:textId="77777777" w:rsidR="006F1C2D" w:rsidRDefault="006F1C2D" w:rsidP="006F1C2D">
      <w:pPr>
        <w:rPr>
          <w:ins w:id="10" w:author="NAZ, Mamoona (OLDHAM MEDICAL SERVICES)" w:date="2026-09-22T12:26:00Z" w16du:dateUtc="2026-09-22T16:26:00Z"/>
          <w:rFonts w:cstheme="minorHAnsi"/>
          <w:b/>
          <w:bCs/>
        </w:rPr>
      </w:pPr>
      <w:ins w:id="11" w:author="NAZ, Mamoona (OLDHAM MEDICAL SERVICES)" w:date="2026-09-22T12:26:00Z" w16du:dateUtc="2026-09-22T16:26:00Z">
        <w:r w:rsidRPr="00FA0E32">
          <w:rPr>
            <w:rFonts w:cstheme="minorHAnsi"/>
            <w:b/>
            <w:bCs/>
          </w:rPr>
          <w:t>Attendees:</w:t>
        </w:r>
      </w:ins>
    </w:p>
    <w:p w14:paraId="406CF681" w14:textId="77777777" w:rsidR="006F1C2D" w:rsidRDefault="006F1C2D" w:rsidP="006F1C2D">
      <w:pPr>
        <w:rPr>
          <w:ins w:id="12" w:author="NAZ, Mamoona (OLDHAM MEDICAL SERVICES)" w:date="2026-09-22T12:26:00Z" w16du:dateUtc="2026-09-22T16:26:00Z"/>
          <w:rFonts w:cstheme="minorHAnsi"/>
        </w:rPr>
      </w:pPr>
      <w:ins w:id="13" w:author="NAZ, Mamoona (OLDHAM MEDICAL SERVICES)" w:date="2026-09-22T12:26:00Z" w16du:dateUtc="2026-09-22T16:26:00Z">
        <w:r w:rsidRPr="00FA0E32">
          <w:rPr>
            <w:rFonts w:cstheme="minorHAnsi"/>
          </w:rPr>
          <w:t>MN – Deputy Manager</w:t>
        </w:r>
      </w:ins>
    </w:p>
    <w:p w14:paraId="160FF56E" w14:textId="7F229838" w:rsidR="0008331C" w:rsidRPr="00FA0E32" w:rsidRDefault="0008331C" w:rsidP="006F1C2D">
      <w:pPr>
        <w:rPr>
          <w:ins w:id="14" w:author="NAZ, Mamoona (OLDHAM MEDICAL SERVICES)" w:date="2026-09-22T12:26:00Z" w16du:dateUtc="2026-09-22T16:26:00Z"/>
          <w:rFonts w:cstheme="minorHAnsi"/>
        </w:rPr>
      </w:pPr>
      <w:ins w:id="15" w:author="NAZ, Mamoona (OLDHAM MEDICAL SERVICES)" w:date="2026-09-22T12:26:00Z" w16du:dateUtc="2026-09-22T16:26:00Z">
        <w:r>
          <w:rPr>
            <w:rFonts w:cstheme="minorHAnsi"/>
          </w:rPr>
          <w:t xml:space="preserve">SA – Practice Manager </w:t>
        </w:r>
      </w:ins>
    </w:p>
    <w:p w14:paraId="4B50E429" w14:textId="77777777" w:rsidR="006F1C2D" w:rsidRDefault="006F1C2D" w:rsidP="006F1C2D">
      <w:pPr>
        <w:rPr>
          <w:ins w:id="16" w:author="NAZ, Mamoona (OLDHAM MEDICAL SERVICES)" w:date="2026-09-22T12:26:00Z" w16du:dateUtc="2026-09-22T16:26:00Z"/>
          <w:rFonts w:cstheme="minorHAnsi"/>
        </w:rPr>
      </w:pPr>
    </w:p>
    <w:p w14:paraId="5F6386BB" w14:textId="77777777" w:rsidR="0008331C" w:rsidRDefault="006F1C2D" w:rsidP="0008331C">
      <w:pPr>
        <w:rPr>
          <w:ins w:id="17" w:author="NAZ, Mamoona (OLDHAM MEDICAL SERVICES)" w:date="2026-09-22T12:26:00Z" w16du:dateUtc="2026-09-22T16:26:00Z"/>
        </w:rPr>
      </w:pPr>
      <w:ins w:id="18" w:author="NAZ, Mamoona (OLDHAM MEDICAL SERVICES)" w:date="2026-09-22T12:26:00Z" w16du:dateUtc="2026-09-22T16:26:00Z">
        <w:r>
          <w:rPr>
            <w:rFonts w:cstheme="minorHAnsi"/>
          </w:rPr>
          <w:t>MC, GM</w:t>
        </w:r>
        <w:r w:rsidR="0008331C">
          <w:rPr>
            <w:rFonts w:cstheme="minorHAnsi"/>
          </w:rPr>
          <w:t>,</w:t>
        </w:r>
      </w:ins>
    </w:p>
    <w:p w14:paraId="0834AD2C" w14:textId="13228619" w:rsidR="0008331C" w:rsidRDefault="0008331C" w:rsidP="0008331C">
      <w:pPr>
        <w:rPr>
          <w:ins w:id="19" w:author="NAZ, Mamoona (OLDHAM MEDICAL SERVICES)" w:date="2026-09-22T12:26:00Z" w16du:dateUtc="2026-09-22T16:26:00Z"/>
        </w:rPr>
      </w:pPr>
      <w:ins w:id="20" w:author="NAZ, Mamoona (OLDHAM MEDICAL SERVICES)" w:date="2026-09-22T12:26:00Z" w16du:dateUtc="2026-09-22T16:26:00Z">
        <w:r>
          <w:t>JB, BB, ZF</w:t>
        </w:r>
        <w:r>
          <w:rPr>
            <w:rFonts w:cstheme="minorHAnsi"/>
          </w:rPr>
          <w:t>, JS, SN</w:t>
        </w:r>
        <w:r w:rsidR="00FF174A">
          <w:rPr>
            <w:rFonts w:cstheme="minorHAnsi"/>
          </w:rPr>
          <w:t>, AW</w:t>
        </w:r>
      </w:ins>
    </w:p>
    <w:p w14:paraId="1D3A4916" w14:textId="67E42069" w:rsidR="006F1C2D" w:rsidRDefault="006F1C2D" w:rsidP="006F1C2D">
      <w:pPr>
        <w:rPr>
          <w:ins w:id="21" w:author="NAZ, Mamoona (OLDHAM MEDICAL SERVICES)" w:date="2026-09-22T12:26:00Z" w16du:dateUtc="2026-09-22T16:26:00Z"/>
          <w:rFonts w:cstheme="minorHAnsi"/>
        </w:rPr>
      </w:pPr>
    </w:p>
    <w:p w14:paraId="2302B3A6" w14:textId="77777777" w:rsidR="006F1C2D" w:rsidRPr="00FA0E32" w:rsidRDefault="006F1C2D" w:rsidP="006F1C2D">
      <w:pPr>
        <w:rPr>
          <w:ins w:id="22" w:author="NAZ, Mamoona (OLDHAM MEDICAL SERVICES)" w:date="2026-09-22T12:26:00Z" w16du:dateUtc="2026-09-22T16:26:00Z"/>
          <w:rFonts w:cstheme="minorHAnsi"/>
        </w:rPr>
      </w:pPr>
    </w:p>
    <w:p w14:paraId="794DD8CD" w14:textId="77777777" w:rsidR="006F1C2D" w:rsidRDefault="006F1C2D" w:rsidP="006F1C2D">
      <w:pPr>
        <w:rPr>
          <w:ins w:id="23" w:author="NAZ, Mamoona (OLDHAM MEDICAL SERVICES)" w:date="2026-09-22T12:26:00Z" w16du:dateUtc="2026-09-22T16:26:00Z"/>
          <w:rFonts w:cstheme="minorHAnsi"/>
          <w:b/>
          <w:bCs/>
        </w:rPr>
      </w:pPr>
      <w:ins w:id="24" w:author="NAZ, Mamoona (OLDHAM MEDICAL SERVICES)" w:date="2026-09-22T12:26:00Z" w16du:dateUtc="2026-09-22T16:26:00Z">
        <w:r w:rsidRPr="00FA0E32">
          <w:rPr>
            <w:rFonts w:cstheme="minorHAnsi"/>
            <w:b/>
            <w:bCs/>
          </w:rPr>
          <w:t>Apologies:</w:t>
        </w:r>
      </w:ins>
    </w:p>
    <w:p w14:paraId="50FA62A7" w14:textId="77777777" w:rsidR="00677B90" w:rsidRDefault="00677B90" w:rsidP="006F1C2D">
      <w:pPr>
        <w:rPr>
          <w:ins w:id="25" w:author="NAZ, Mamoona (OLDHAM MEDICAL SERVICES)" w:date="2026-09-22T12:26:00Z" w16du:dateUtc="2026-09-22T16:26:00Z"/>
          <w:rFonts w:cstheme="minorHAnsi"/>
          <w:b/>
          <w:bCs/>
        </w:rPr>
      </w:pPr>
    </w:p>
    <w:p w14:paraId="27E4F2EE" w14:textId="6226EC7C" w:rsidR="00677B90" w:rsidRPr="00677B90" w:rsidRDefault="00677B90" w:rsidP="006F1C2D">
      <w:pPr>
        <w:rPr>
          <w:ins w:id="26" w:author="NAZ, Mamoona (OLDHAM MEDICAL SERVICES)" w:date="2026-09-22T12:26:00Z" w16du:dateUtc="2026-09-22T16:26:00Z"/>
          <w:rFonts w:cstheme="minorHAnsi"/>
        </w:rPr>
      </w:pPr>
      <w:ins w:id="27" w:author="NAZ, Mamoona (OLDHAM MEDICAL SERVICES)" w:date="2026-09-22T12:26:00Z" w16du:dateUtc="2026-09-22T16:26:00Z">
        <w:r>
          <w:rPr>
            <w:rFonts w:cstheme="minorHAnsi"/>
          </w:rPr>
          <w:t>CC, AK, LU, MAS, DR</w:t>
        </w:r>
      </w:ins>
    </w:p>
    <w:p w14:paraId="1282E9CD" w14:textId="77777777" w:rsidR="00A8494F" w:rsidRDefault="00A8494F">
      <w:pPr>
        <w:rPr>
          <w:ins w:id="28" w:author="NAZ, Mamoona (OLDHAM MEDICAL SERVICES)" w:date="2026-09-22T12:26:00Z" w16du:dateUtc="2026-09-22T16:26:00Z"/>
        </w:rPr>
      </w:pPr>
    </w:p>
    <w:p w14:paraId="09A61C5A" w14:textId="77777777" w:rsidR="006F1C2D" w:rsidRDefault="006F1C2D">
      <w:pPr>
        <w:rPr>
          <w:ins w:id="29" w:author="NAZ, Mamoona (OLDHAM MEDICAL SERVICES)" w:date="2026-09-22T12:26:00Z" w16du:dateUtc="2026-09-22T16:26:00Z"/>
        </w:rPr>
      </w:pPr>
    </w:p>
    <w:p w14:paraId="71B1EB70" w14:textId="6B3B9867" w:rsidR="006F1C2D" w:rsidRDefault="00FD25EC" w:rsidP="006F1C2D">
      <w:pPr>
        <w:pStyle w:val="ListParagraph"/>
        <w:numPr>
          <w:ilvl w:val="0"/>
          <w:numId w:val="1"/>
        </w:numPr>
        <w:rPr>
          <w:ins w:id="30" w:author="NAZ, Mamoona (OLDHAM MEDICAL SERVICES)" w:date="2026-09-22T12:26:00Z" w16du:dateUtc="2026-09-22T16:26:00Z"/>
        </w:rPr>
      </w:pPr>
      <w:ins w:id="31" w:author="NAZ, Mamoona (OLDHAM MEDICAL SERVICES)" w:date="2026-09-22T12:26:00Z" w16du:dateUtc="2026-09-22T16:26:00Z">
        <w:r>
          <w:t>Review of last minutes of meeting – everyone agreed no changes were needed.</w:t>
        </w:r>
      </w:ins>
    </w:p>
    <w:p w14:paraId="2F83712F" w14:textId="53312079" w:rsidR="00FF174A" w:rsidRDefault="00FF174A" w:rsidP="00FF174A">
      <w:pPr>
        <w:pStyle w:val="ListParagraph"/>
        <w:numPr>
          <w:ilvl w:val="0"/>
          <w:numId w:val="1"/>
        </w:numPr>
        <w:rPr>
          <w:ins w:id="32" w:author="NAZ, Mamoona (OLDHAM MEDICAL SERVICES)" w:date="2026-09-22T12:26:00Z" w16du:dateUtc="2026-09-22T16:26:00Z"/>
        </w:rPr>
      </w:pPr>
      <w:ins w:id="33" w:author="NAZ, Mamoona (OLDHAM MEDICAL SERVICES)" w:date="2026-09-22T12:26:00Z" w16du:dateUtc="2026-09-22T16:26:00Z">
        <w:r>
          <w:t>Meeting started at 13:</w:t>
        </w:r>
        <w:r w:rsidR="00677B90">
          <w:t>13</w:t>
        </w:r>
      </w:ins>
    </w:p>
    <w:p w14:paraId="04EF1223" w14:textId="0C5D5E3B" w:rsidR="00677B90" w:rsidRDefault="00677B90" w:rsidP="00FF174A">
      <w:pPr>
        <w:pStyle w:val="ListParagraph"/>
        <w:numPr>
          <w:ilvl w:val="0"/>
          <w:numId w:val="1"/>
        </w:numPr>
        <w:rPr>
          <w:ins w:id="34" w:author="NAZ, Mamoona (OLDHAM MEDICAL SERVICES)" w:date="2026-09-22T12:26:00Z" w16du:dateUtc="2026-09-22T16:26:00Z"/>
        </w:rPr>
      </w:pPr>
      <w:ins w:id="35" w:author="NAZ, Mamoona (OLDHAM MEDICAL SERVICES)" w:date="2026-09-22T12:26:00Z" w16du:dateUtc="2026-09-22T16:26:00Z">
        <w:r>
          <w:t xml:space="preserve">Asked PPG members if they would like anything to be added on Agenda to discuss in todays meeting. </w:t>
        </w:r>
      </w:ins>
    </w:p>
    <w:p w14:paraId="6B981C47" w14:textId="02ABD39C" w:rsidR="00677B90" w:rsidRDefault="00677B90" w:rsidP="00FF174A">
      <w:pPr>
        <w:pStyle w:val="ListParagraph"/>
        <w:numPr>
          <w:ilvl w:val="0"/>
          <w:numId w:val="1"/>
        </w:numPr>
        <w:rPr>
          <w:ins w:id="36" w:author="NAZ, Mamoona (OLDHAM MEDICAL SERVICES)" w:date="2026-09-22T12:26:00Z" w16du:dateUtc="2026-09-22T16:26:00Z"/>
        </w:rPr>
      </w:pPr>
      <w:ins w:id="37" w:author="NAZ, Mamoona (OLDHAM MEDICAL SERVICES)" w:date="2026-09-22T12:26:00Z" w16du:dateUtc="2026-09-22T16:26:00Z">
        <w:r>
          <w:t xml:space="preserve">Discussed 2025 national survey report for the Practice. Gave each patient a coloured copy of the report to review. Once they had reviewed results, they were then given a coloured copy of last years report to compare the scores. </w:t>
        </w:r>
      </w:ins>
    </w:p>
    <w:p w14:paraId="014266D5" w14:textId="17C9F792" w:rsidR="00677B90" w:rsidRDefault="00677B90" w:rsidP="00FF174A">
      <w:pPr>
        <w:pStyle w:val="ListParagraph"/>
        <w:numPr>
          <w:ilvl w:val="0"/>
          <w:numId w:val="1"/>
        </w:numPr>
        <w:rPr>
          <w:ins w:id="38" w:author="NAZ, Mamoona (OLDHAM MEDICAL SERVICES)" w:date="2026-09-22T12:26:00Z" w16du:dateUtc="2026-09-22T16:26:00Z"/>
        </w:rPr>
      </w:pPr>
      <w:ins w:id="39" w:author="NAZ, Mamoona (OLDHAM MEDICAL SERVICES)" w:date="2026-09-22T12:26:00Z" w16du:dateUtc="2026-09-22T16:26:00Z">
        <w:r>
          <w:t xml:space="preserve">The report was explained by Practice Manager. This is a national survey sent out yearly to randomly selected patients each year and returned to the provider. The results are of those who have returned the survey. Once they compile the results along with all the other practices, they then publish the national data online and notify the Practices of their results. </w:t>
        </w:r>
      </w:ins>
    </w:p>
    <w:p w14:paraId="61DF0E29" w14:textId="0359E576" w:rsidR="00677B90" w:rsidRDefault="00677B90" w:rsidP="00FF174A">
      <w:pPr>
        <w:pStyle w:val="ListParagraph"/>
        <w:numPr>
          <w:ilvl w:val="0"/>
          <w:numId w:val="1"/>
        </w:numPr>
        <w:rPr>
          <w:ins w:id="40" w:author="NAZ, Mamoona (OLDHAM MEDICAL SERVICES)" w:date="2026-09-22T12:26:00Z" w16du:dateUtc="2026-09-22T16:26:00Z"/>
        </w:rPr>
      </w:pPr>
      <w:ins w:id="41" w:author="NAZ, Mamoona (OLDHAM MEDICAL SERVICES)" w:date="2026-09-22T12:26:00Z" w16du:dateUtc="2026-09-22T16:26:00Z">
        <w:r>
          <w:t xml:space="preserve">PM went through each question and compared the data with the PPG members. On each question asked the Practice improved the percentage compared to last year. </w:t>
        </w:r>
      </w:ins>
    </w:p>
    <w:p w14:paraId="53D3CE6F" w14:textId="6D18EC5A" w:rsidR="00677B90" w:rsidRDefault="00677B90" w:rsidP="00FF174A">
      <w:pPr>
        <w:pStyle w:val="ListParagraph"/>
        <w:numPr>
          <w:ilvl w:val="0"/>
          <w:numId w:val="1"/>
        </w:numPr>
        <w:rPr>
          <w:ins w:id="42" w:author="NAZ, Mamoona (OLDHAM MEDICAL SERVICES)" w:date="2026-09-22T12:26:00Z" w16du:dateUtc="2026-09-22T16:26:00Z"/>
        </w:rPr>
      </w:pPr>
      <w:ins w:id="43" w:author="NAZ, Mamoona (OLDHAM MEDICAL SERVICES)" w:date="2026-09-22T12:26:00Z" w16du:dateUtc="2026-09-22T16:26:00Z">
        <w:r>
          <w:t xml:space="preserve">PPG members were asked what the Practice could do to get more patients to engage with completing such surveys. </w:t>
        </w:r>
      </w:ins>
    </w:p>
    <w:p w14:paraId="05A1BA44" w14:textId="0FD45C13" w:rsidR="00677B90" w:rsidRDefault="00677B90" w:rsidP="00FF174A">
      <w:pPr>
        <w:pStyle w:val="ListParagraph"/>
        <w:numPr>
          <w:ilvl w:val="0"/>
          <w:numId w:val="1"/>
        </w:numPr>
        <w:rPr>
          <w:ins w:id="44" w:author="NAZ, Mamoona (OLDHAM MEDICAL SERVICES)" w:date="2026-09-22T12:26:00Z" w16du:dateUtc="2026-09-22T16:26:00Z"/>
        </w:rPr>
      </w:pPr>
      <w:ins w:id="45" w:author="NAZ, Mamoona (OLDHAM MEDICAL SERVICES)" w:date="2026-09-22T12:26:00Z" w16du:dateUtc="2026-09-22T16:26:00Z">
        <w:r>
          <w:t xml:space="preserve">When checking data online you can also check neighbouring practices, and we compared ours to our PCN practice and we could see a higher percentage of returned surveys for other practices. </w:t>
        </w:r>
      </w:ins>
    </w:p>
    <w:p w14:paraId="1FF4FD50" w14:textId="2D7501A9" w:rsidR="00677B90" w:rsidRDefault="00677B90" w:rsidP="00FF174A">
      <w:pPr>
        <w:pStyle w:val="ListParagraph"/>
        <w:numPr>
          <w:ilvl w:val="0"/>
          <w:numId w:val="1"/>
        </w:numPr>
        <w:rPr>
          <w:ins w:id="46" w:author="NAZ, Mamoona (OLDHAM MEDICAL SERVICES)" w:date="2026-09-22T12:26:00Z" w16du:dateUtc="2026-09-22T16:26:00Z"/>
        </w:rPr>
      </w:pPr>
      <w:ins w:id="47" w:author="NAZ, Mamoona (OLDHAM MEDICAL SERVICES)" w:date="2026-09-22T12:26:00Z" w16du:dateUtc="2026-09-22T16:26:00Z">
        <w:r>
          <w:t xml:space="preserve">SN suggested we send out text messages when we know surveys will be sent out and if patients struggle to complete, we could ask them to bring into the Surgery to help. </w:t>
        </w:r>
      </w:ins>
    </w:p>
    <w:p w14:paraId="457D4B5F" w14:textId="47F175E8" w:rsidR="00677B90" w:rsidRDefault="00677B90" w:rsidP="00FF174A">
      <w:pPr>
        <w:pStyle w:val="ListParagraph"/>
        <w:numPr>
          <w:ilvl w:val="0"/>
          <w:numId w:val="1"/>
        </w:numPr>
        <w:rPr>
          <w:ins w:id="48" w:author="NAZ, Mamoona (OLDHAM MEDICAL SERVICES)" w:date="2026-09-22T12:26:00Z" w16du:dateUtc="2026-09-22T16:26:00Z"/>
        </w:rPr>
      </w:pPr>
      <w:ins w:id="49" w:author="NAZ, Mamoona (OLDHAM MEDICAL SERVICES)" w:date="2026-09-22T12:26:00Z" w16du:dateUtc="2026-09-22T16:26:00Z">
        <w:r>
          <w:t>MN explained that as we are not the ones sending out the surveys, we wouldn’t know which patients the survey gets sent too and this would mean we would have to send a text msg to all 6000 patients registered at the Practice.</w:t>
        </w:r>
      </w:ins>
    </w:p>
    <w:p w14:paraId="52AD645A" w14:textId="596CFD9B" w:rsidR="00677B90" w:rsidRDefault="00677B90" w:rsidP="00FF174A">
      <w:pPr>
        <w:pStyle w:val="ListParagraph"/>
        <w:numPr>
          <w:ilvl w:val="0"/>
          <w:numId w:val="1"/>
        </w:numPr>
        <w:rPr>
          <w:ins w:id="50" w:author="NAZ, Mamoona (OLDHAM MEDICAL SERVICES)" w:date="2026-09-22T12:26:00Z" w16du:dateUtc="2026-09-22T16:26:00Z"/>
        </w:rPr>
      </w:pPr>
      <w:ins w:id="51" w:author="NAZ, Mamoona (OLDHAM MEDICAL SERVICES)" w:date="2026-09-22T12:26:00Z" w16du:dateUtc="2026-09-22T16:26:00Z">
        <w:r>
          <w:t xml:space="preserve">MN also highlighted that we do not want any influence on the answers provided and we would like honest feedback from the patients. The patients if they do come in for help may feel obliged to give better scoring than how they actually feel. </w:t>
        </w:r>
      </w:ins>
    </w:p>
    <w:p w14:paraId="26A8D884" w14:textId="050EF359" w:rsidR="00677B90" w:rsidRDefault="00677B90" w:rsidP="00FF174A">
      <w:pPr>
        <w:pStyle w:val="ListParagraph"/>
        <w:numPr>
          <w:ilvl w:val="0"/>
          <w:numId w:val="1"/>
        </w:numPr>
        <w:rPr>
          <w:ins w:id="52" w:author="NAZ, Mamoona (OLDHAM MEDICAL SERVICES)" w:date="2026-09-22T12:26:00Z" w16du:dateUtc="2026-09-22T16:26:00Z"/>
        </w:rPr>
      </w:pPr>
      <w:ins w:id="53" w:author="NAZ, Mamoona (OLDHAM MEDICAL SERVICES)" w:date="2026-09-22T12:26:00Z" w16du:dateUtc="2026-09-22T16:26:00Z">
        <w:r>
          <w:lastRenderedPageBreak/>
          <w:t xml:space="preserve">Overall, we are satisfied the outcome of the survey results – we will trey and educate the patients who attend the surgery and encourage them to complete such forms/surveys in the future. </w:t>
        </w:r>
      </w:ins>
    </w:p>
    <w:p w14:paraId="77ECB628" w14:textId="14C1E7C5" w:rsidR="00677B90" w:rsidRDefault="00677B90" w:rsidP="00FF174A">
      <w:pPr>
        <w:pStyle w:val="ListParagraph"/>
        <w:numPr>
          <w:ilvl w:val="0"/>
          <w:numId w:val="1"/>
        </w:numPr>
        <w:rPr>
          <w:ins w:id="54" w:author="NAZ, Mamoona (OLDHAM MEDICAL SERVICES)" w:date="2026-09-22T12:26:00Z" w16du:dateUtc="2026-09-22T16:26:00Z"/>
        </w:rPr>
      </w:pPr>
      <w:ins w:id="55" w:author="NAZ, Mamoona (OLDHAM MEDICAL SERVICES)" w:date="2026-09-22T12:26:00Z" w16du:dateUtc="2026-09-22T16:26:00Z">
        <w:r>
          <w:t xml:space="preserve">Also decided to display notices before they get sent out. </w:t>
        </w:r>
      </w:ins>
    </w:p>
    <w:p w14:paraId="0AD56979" w14:textId="7FA4E76F" w:rsidR="00677B90" w:rsidRDefault="00677B90" w:rsidP="00FF174A">
      <w:pPr>
        <w:pStyle w:val="ListParagraph"/>
        <w:numPr>
          <w:ilvl w:val="0"/>
          <w:numId w:val="1"/>
        </w:numPr>
        <w:rPr>
          <w:ins w:id="56" w:author="NAZ, Mamoona (OLDHAM MEDICAL SERVICES)" w:date="2026-09-22T12:26:00Z" w16du:dateUtc="2026-09-22T16:26:00Z"/>
        </w:rPr>
      </w:pPr>
      <w:ins w:id="57" w:author="NAZ, Mamoona (OLDHAM MEDICAL SERVICES)" w:date="2026-09-22T12:26:00Z" w16du:dateUtc="2026-09-22T16:26:00Z">
        <w:r>
          <w:t xml:space="preserve">Updated the members about not being able to prescribe Mounjaro and this needs to be done through weight management. </w:t>
        </w:r>
      </w:ins>
    </w:p>
    <w:p w14:paraId="2029463A" w14:textId="4598910A" w:rsidR="00677B90" w:rsidRDefault="00677B90" w:rsidP="00FF174A">
      <w:pPr>
        <w:pStyle w:val="ListParagraph"/>
        <w:numPr>
          <w:ilvl w:val="0"/>
          <w:numId w:val="1"/>
        </w:numPr>
        <w:rPr>
          <w:ins w:id="58" w:author="NAZ, Mamoona (OLDHAM MEDICAL SERVICES)" w:date="2026-09-22T12:26:00Z" w16du:dateUtc="2026-09-22T16:26:00Z"/>
        </w:rPr>
      </w:pPr>
      <w:ins w:id="59" w:author="NAZ, Mamoona (OLDHAM MEDICAL SERVICES)" w:date="2026-09-22T12:26:00Z" w16du:dateUtc="2026-09-22T16:26:00Z">
        <w:r>
          <w:t xml:space="preserve">BB asked when they will be able to book in for flu jab. MN explained Flu Season starts from October. MN also explained that the local pharmacies received the vaccines around 2-3 weeks before GP practices if they wish to have it sooner they can find out from their local chemist. </w:t>
        </w:r>
      </w:ins>
    </w:p>
    <w:p w14:paraId="47DFBF79" w14:textId="553CE546" w:rsidR="00677B90" w:rsidRDefault="00677B90" w:rsidP="00FF174A">
      <w:pPr>
        <w:pStyle w:val="ListParagraph"/>
        <w:numPr>
          <w:ilvl w:val="0"/>
          <w:numId w:val="1"/>
        </w:numPr>
        <w:rPr>
          <w:ins w:id="60" w:author="NAZ, Mamoona (OLDHAM MEDICAL SERVICES)" w:date="2026-09-22T12:26:00Z" w16du:dateUtc="2026-09-22T16:26:00Z"/>
        </w:rPr>
      </w:pPr>
      <w:ins w:id="61" w:author="NAZ, Mamoona (OLDHAM MEDICAL SERVICES)" w:date="2026-09-22T12:26:00Z" w16du:dateUtc="2026-09-22T16:26:00Z">
        <w:r>
          <w:t xml:space="preserve">The Practice has not yet received a confirmation date of delivery for flu jabs. </w:t>
        </w:r>
      </w:ins>
    </w:p>
    <w:p w14:paraId="0CEABE06" w14:textId="159751B6" w:rsidR="00677B90" w:rsidRDefault="00677B90" w:rsidP="00FF174A">
      <w:pPr>
        <w:pStyle w:val="ListParagraph"/>
        <w:numPr>
          <w:ilvl w:val="0"/>
          <w:numId w:val="1"/>
        </w:numPr>
        <w:rPr>
          <w:ins w:id="62" w:author="NAZ, Mamoona (OLDHAM MEDICAL SERVICES)" w:date="2026-09-22T12:26:00Z" w16du:dateUtc="2026-09-22T16:26:00Z"/>
        </w:rPr>
      </w:pPr>
      <w:ins w:id="63" w:author="NAZ, Mamoona (OLDHAM MEDICAL SERVICES)" w:date="2026-09-22T12:26:00Z" w16du:dateUtc="2026-09-22T16:26:00Z">
        <w:r>
          <w:t xml:space="preserve">Updates around the PCN clinics were shared. </w:t>
        </w:r>
      </w:ins>
    </w:p>
    <w:p w14:paraId="02B8F5B2" w14:textId="001EA95A" w:rsidR="00677B90" w:rsidRDefault="00677B90" w:rsidP="00FF174A">
      <w:pPr>
        <w:pStyle w:val="ListParagraph"/>
        <w:numPr>
          <w:ilvl w:val="0"/>
          <w:numId w:val="1"/>
        </w:numPr>
        <w:rPr>
          <w:ins w:id="64" w:author="NAZ, Mamoona (OLDHAM MEDICAL SERVICES)" w:date="2026-09-22T12:26:00Z" w16du:dateUtc="2026-09-22T16:26:00Z"/>
        </w:rPr>
      </w:pPr>
      <w:ins w:id="65" w:author="NAZ, Mamoona (OLDHAM MEDICAL SERVICES)" w:date="2026-09-22T12:26:00Z" w16du:dateUtc="2026-09-22T16:26:00Z">
        <w:r>
          <w:t xml:space="preserve">Meeting was kept brief due to summer holidays and many apologies. </w:t>
        </w:r>
      </w:ins>
    </w:p>
    <w:p w14:paraId="447CCA8D" w14:textId="3472B07F" w:rsidR="006F1C2D" w:rsidRPr="006F1C2D" w:rsidRDefault="006F1C2D" w:rsidP="006F1C2D">
      <w:pPr>
        <w:rPr>
          <w:ins w:id="66" w:author="NAZ, Mamoona (OLDHAM MEDICAL SERVICES)" w:date="2026-09-22T12:26:00Z" w16du:dateUtc="2026-09-22T16:26:00Z"/>
          <w:b/>
          <w:bCs/>
        </w:rPr>
      </w:pPr>
      <w:ins w:id="67" w:author="NAZ, Mamoona (OLDHAM MEDICAL SERVICES)" w:date="2026-09-22T12:26:00Z" w16du:dateUtc="2026-09-22T16:26:00Z">
        <w:r w:rsidRPr="006F1C2D">
          <w:rPr>
            <w:b/>
            <w:bCs/>
          </w:rPr>
          <w:t>Meeting adjourned 1</w:t>
        </w:r>
        <w:r w:rsidR="00677B90">
          <w:rPr>
            <w:b/>
            <w:bCs/>
          </w:rPr>
          <w:t>3</w:t>
        </w:r>
        <w:r w:rsidRPr="006F1C2D">
          <w:rPr>
            <w:b/>
            <w:bCs/>
          </w:rPr>
          <w:t>:</w:t>
        </w:r>
        <w:r w:rsidR="00677B90">
          <w:rPr>
            <w:b/>
            <w:bCs/>
          </w:rPr>
          <w:t>51</w:t>
        </w:r>
      </w:ins>
    </w:p>
    <w:p w14:paraId="2ED7D0AE" w14:textId="77777777" w:rsidR="006F1C2D" w:rsidRPr="006F1C2D" w:rsidRDefault="006F1C2D" w:rsidP="006F1C2D">
      <w:pPr>
        <w:rPr>
          <w:ins w:id="68" w:author="NAZ, Mamoona (OLDHAM MEDICAL SERVICES)" w:date="2026-09-22T12:26:00Z" w16du:dateUtc="2026-09-22T16:26:00Z"/>
          <w:b/>
          <w:bCs/>
        </w:rPr>
      </w:pPr>
    </w:p>
    <w:p w14:paraId="28D520C8" w14:textId="77777777" w:rsidR="00293E72" w:rsidRPr="00BC7992" w:rsidRDefault="006F1C2D" w:rsidP="00BC7992">
      <w:pPr>
        <w:tabs>
          <w:tab w:val="left" w:pos="720"/>
        </w:tabs>
        <w:ind w:left="-567" w:firstLine="567"/>
        <w:jc w:val="center"/>
        <w:rPr>
          <w:del w:id="69" w:author="NAZ, Mamoona (OLDHAM MEDICAL SERVICES)" w:date="2026-09-22T12:26:00Z" w16du:dateUtc="2026-09-22T16:26:00Z"/>
          <w:rFonts w:ascii="Times New Roman" w:eastAsia="Times New Roman" w:hAnsi="Times New Roman"/>
          <w:color w:val="FF33FF"/>
          <w:sz w:val="28"/>
          <w:szCs w:val="28"/>
          <w:lang w:eastAsia="ru-RU"/>
        </w:rPr>
      </w:pPr>
      <w:ins w:id="70" w:author="NAZ, Mamoona (OLDHAM MEDICAL SERVICES)" w:date="2026-09-22T12:26:00Z" w16du:dateUtc="2026-09-22T16:26:00Z">
        <w:r w:rsidRPr="006F1C2D">
          <w:rPr>
            <w:b/>
            <w:bCs/>
          </w:rPr>
          <w:t xml:space="preserve">Next meeting: </w:t>
        </w:r>
        <w:r w:rsidR="00677B90">
          <w:rPr>
            <w:b/>
            <w:bCs/>
          </w:rPr>
          <w:t>October</w:t>
        </w:r>
        <w:r w:rsidR="00F977F1">
          <w:rPr>
            <w:b/>
            <w:bCs/>
          </w:rPr>
          <w:t xml:space="preserve"> </w:t>
        </w:r>
        <w:r w:rsidR="00F41C3B">
          <w:rPr>
            <w:b/>
            <w:bCs/>
          </w:rPr>
          <w:t>2025</w:t>
        </w:r>
        <w:r w:rsidRPr="006F1C2D">
          <w:rPr>
            <w:b/>
            <w:bCs/>
          </w:rPr>
          <w:t xml:space="preserve"> </w:t>
        </w:r>
      </w:ins>
      <w:del w:id="71" w:author="NAZ, Mamoona (OLDHAM MEDICAL SERVICES)" w:date="2026-09-22T12:26:00Z" w16du:dateUtc="2026-09-22T16:26:00Z">
        <w:r w:rsidR="00293E72" w:rsidRPr="00BC7992">
          <w:rPr>
            <w:rFonts w:ascii="Times New Roman" w:eastAsia="Times New Roman" w:hAnsi="Times New Roman"/>
            <w:b/>
            <w:bCs/>
            <w:color w:val="000000"/>
            <w:sz w:val="28"/>
            <w:szCs w:val="28"/>
            <w:u w:val="single"/>
            <w:lang w:eastAsia="ar-SA"/>
          </w:rPr>
          <w:delText>Перечень услуг, оказываемых школой</w:delText>
        </w:r>
      </w:del>
    </w:p>
    <w:p w14:paraId="13576829" w14:textId="77777777" w:rsidR="00293E72" w:rsidRPr="00BC7992" w:rsidRDefault="00293E72" w:rsidP="00BC7992">
      <w:pPr>
        <w:tabs>
          <w:tab w:val="left" w:pos="720"/>
        </w:tabs>
        <w:ind w:left="-567" w:firstLine="567"/>
        <w:jc w:val="center"/>
        <w:rPr>
          <w:del w:id="72" w:author="NAZ, Mamoona (OLDHAM MEDICAL SERVICES)" w:date="2026-09-22T12:26:00Z" w16du:dateUtc="2026-09-22T16:26:00Z"/>
          <w:rFonts w:ascii="Times New Roman" w:eastAsia="Times New Roman" w:hAnsi="Times New Roman"/>
          <w:color w:val="FF33FF"/>
          <w:sz w:val="28"/>
          <w:szCs w:val="28"/>
          <w:lang w:eastAsia="ru-RU"/>
        </w:rPr>
      </w:pPr>
      <w:del w:id="73" w:author="NAZ, Mamoona (OLDHAM MEDICAL SERVICES)" w:date="2026-09-22T12:26:00Z" w16du:dateUtc="2026-09-22T16:26:00Z">
        <w:r w:rsidRPr="00BC7992">
          <w:rPr>
            <w:rFonts w:ascii="Times New Roman" w:eastAsia="Times New Roman" w:hAnsi="Times New Roman"/>
            <w:b/>
            <w:bCs/>
            <w:color w:val="000000"/>
            <w:sz w:val="28"/>
            <w:szCs w:val="28"/>
            <w:u w:val="single"/>
            <w:lang w:eastAsia="ar-SA"/>
          </w:rPr>
          <w:delText>за счет бюджетных средств</w:delText>
        </w:r>
      </w:del>
    </w:p>
    <w:p w14:paraId="1B4395A8" w14:textId="77777777" w:rsidR="00293E72" w:rsidRPr="00BC7992" w:rsidRDefault="00293E72" w:rsidP="00BC7992">
      <w:pPr>
        <w:tabs>
          <w:tab w:val="left" w:pos="720"/>
        </w:tabs>
        <w:ind w:left="-567" w:firstLine="567"/>
        <w:jc w:val="both"/>
        <w:rPr>
          <w:del w:id="74" w:author="NAZ, Mamoona (OLDHAM MEDICAL SERVICES)" w:date="2026-09-22T12:26:00Z" w16du:dateUtc="2026-09-22T16:26:00Z"/>
          <w:rFonts w:ascii="Times New Roman" w:eastAsia="Times New Roman" w:hAnsi="Times New Roman"/>
          <w:color w:val="FF33FF"/>
          <w:sz w:val="28"/>
          <w:szCs w:val="28"/>
          <w:lang w:eastAsia="ru-RU"/>
        </w:rPr>
      </w:pPr>
      <w:del w:id="75" w:author="NAZ, Mamoona (OLDHAM MEDICAL SERVICES)" w:date="2026-09-22T12:26:00Z" w16du:dateUtc="2026-09-22T16:26:00Z">
        <w:r w:rsidRPr="00BC7992">
          <w:rPr>
            <w:rFonts w:ascii="Times New Roman" w:eastAsia="Times New Roman" w:hAnsi="Times New Roman"/>
            <w:color w:val="000000"/>
            <w:sz w:val="28"/>
            <w:szCs w:val="28"/>
            <w:lang w:eastAsia="ru-RU"/>
          </w:rPr>
          <w:delText xml:space="preserve">    Школа осуществляет свою деятельность в соответствии с предметом и целями деятельности, определёнными </w:delText>
        </w:r>
      </w:del>
    </w:p>
    <w:p w14:paraId="0AD120AE" w14:textId="77777777" w:rsidR="00293E72" w:rsidRPr="00BC7992" w:rsidRDefault="00293E72" w:rsidP="00BC7992">
      <w:pPr>
        <w:tabs>
          <w:tab w:val="left" w:pos="720"/>
        </w:tabs>
        <w:ind w:left="-567" w:firstLine="567"/>
        <w:jc w:val="both"/>
        <w:rPr>
          <w:del w:id="76" w:author="NAZ, Mamoona (OLDHAM MEDICAL SERVICES)" w:date="2026-09-22T12:26:00Z" w16du:dateUtc="2026-09-22T16:26:00Z"/>
          <w:rFonts w:ascii="Times New Roman" w:eastAsia="Times New Roman" w:hAnsi="Times New Roman"/>
          <w:color w:val="FF33FF"/>
          <w:sz w:val="28"/>
          <w:szCs w:val="28"/>
          <w:lang w:eastAsia="ru-RU"/>
        </w:rPr>
      </w:pPr>
      <w:del w:id="77" w:author="NAZ, Mamoona (OLDHAM MEDICAL SERVICES)" w:date="2026-09-22T12:26:00Z" w16du:dateUtc="2026-09-22T16:26:00Z">
        <w:r w:rsidRPr="00BC7992">
          <w:rPr>
            <w:rFonts w:ascii="Times New Roman" w:eastAsia="Times New Roman" w:hAnsi="Times New Roman"/>
            <w:color w:val="000000"/>
            <w:sz w:val="28"/>
            <w:szCs w:val="28"/>
            <w:lang w:eastAsia="ru-RU"/>
          </w:rPr>
          <w:delText xml:space="preserve">законодательством  Российской Федерации, </w:delText>
        </w:r>
        <w:r w:rsidR="00BC7992">
          <w:rPr>
            <w:rFonts w:ascii="Times New Roman" w:eastAsia="Times New Roman" w:hAnsi="Times New Roman"/>
            <w:color w:val="000000"/>
            <w:sz w:val="28"/>
            <w:szCs w:val="28"/>
            <w:lang w:eastAsia="ru-RU"/>
          </w:rPr>
          <w:delText xml:space="preserve">РСО-Алания </w:delText>
        </w:r>
        <w:r w:rsidRPr="00BC7992">
          <w:rPr>
            <w:rFonts w:ascii="Times New Roman" w:eastAsia="Times New Roman" w:hAnsi="Times New Roman"/>
            <w:color w:val="000000"/>
            <w:sz w:val="28"/>
            <w:szCs w:val="28"/>
            <w:lang w:eastAsia="ru-RU"/>
          </w:rPr>
          <w:delText xml:space="preserve"> и настоящим Уставом, путём выполнения работ, </w:delText>
        </w:r>
      </w:del>
    </w:p>
    <w:p w14:paraId="13DF741A" w14:textId="77777777" w:rsidR="00293E72" w:rsidRPr="00BC7992" w:rsidRDefault="00293E72" w:rsidP="00BC7992">
      <w:pPr>
        <w:tabs>
          <w:tab w:val="left" w:pos="720"/>
        </w:tabs>
        <w:ind w:left="-567" w:firstLine="567"/>
        <w:jc w:val="both"/>
        <w:rPr>
          <w:del w:id="78" w:author="NAZ, Mamoona (OLDHAM MEDICAL SERVICES)" w:date="2026-09-22T12:26:00Z" w16du:dateUtc="2026-09-22T16:26:00Z"/>
          <w:rFonts w:ascii="Times New Roman" w:eastAsia="Times New Roman" w:hAnsi="Times New Roman"/>
          <w:color w:val="FF33FF"/>
          <w:sz w:val="28"/>
          <w:szCs w:val="28"/>
          <w:lang w:eastAsia="ru-RU"/>
        </w:rPr>
      </w:pPr>
      <w:del w:id="79" w:author="NAZ, Mamoona (OLDHAM MEDICAL SERVICES)" w:date="2026-09-22T12:26:00Z" w16du:dateUtc="2026-09-22T16:26:00Z">
        <w:r w:rsidRPr="00BC7992">
          <w:rPr>
            <w:rFonts w:ascii="Times New Roman" w:eastAsia="Times New Roman" w:hAnsi="Times New Roman"/>
            <w:color w:val="000000"/>
            <w:sz w:val="28"/>
            <w:szCs w:val="28"/>
            <w:lang w:eastAsia="ru-RU"/>
          </w:rPr>
          <w:delText>оказания муниципальных  услуг в сфере образования.</w:delText>
        </w:r>
      </w:del>
    </w:p>
    <w:p w14:paraId="7E75C875" w14:textId="77777777" w:rsidR="00293E72" w:rsidRPr="00BC7992" w:rsidRDefault="00293E72" w:rsidP="00BC7992">
      <w:pPr>
        <w:tabs>
          <w:tab w:val="left" w:pos="0"/>
        </w:tabs>
        <w:ind w:left="-540" w:firstLine="540"/>
        <w:jc w:val="both"/>
        <w:rPr>
          <w:del w:id="80" w:author="NAZ, Mamoona (OLDHAM MEDICAL SERVICES)" w:date="2026-09-22T12:26:00Z" w16du:dateUtc="2026-09-22T16:26:00Z"/>
          <w:rFonts w:ascii="Times New Roman" w:eastAsia="Times New Roman" w:hAnsi="Times New Roman"/>
          <w:color w:val="FF33FF"/>
          <w:sz w:val="28"/>
          <w:szCs w:val="28"/>
          <w:lang w:eastAsia="ru-RU"/>
        </w:rPr>
      </w:pPr>
      <w:del w:id="81" w:author="NAZ, Mamoona (OLDHAM MEDICAL SERVICES)" w:date="2026-09-22T12:26:00Z" w16du:dateUtc="2026-09-22T16:26:00Z">
        <w:r w:rsidRPr="00BC7992">
          <w:rPr>
            <w:rFonts w:ascii="Times New Roman" w:eastAsia="Times New Roman" w:hAnsi="Times New Roman"/>
            <w:color w:val="000000"/>
            <w:sz w:val="28"/>
            <w:szCs w:val="28"/>
            <w:lang w:eastAsia="ru-RU"/>
          </w:rPr>
          <w:delText>1.1.Основным предметом деятельности Школы</w:delText>
        </w:r>
        <w:r w:rsidRPr="00BC7992">
          <w:rPr>
            <w:rFonts w:ascii="Times New Roman" w:eastAsia="Times New Roman" w:hAnsi="Times New Roman"/>
            <w:bCs/>
            <w:color w:val="000000"/>
            <w:sz w:val="28"/>
            <w:szCs w:val="28"/>
            <w:lang w:eastAsia="ru-RU"/>
          </w:rPr>
          <w:delText xml:space="preserve"> является</w:delText>
        </w:r>
        <w:r w:rsidRPr="00BC7992">
          <w:rPr>
            <w:rFonts w:ascii="Times New Roman" w:eastAsia="Times New Roman" w:hAnsi="Times New Roman"/>
            <w:color w:val="000000"/>
            <w:sz w:val="28"/>
            <w:szCs w:val="28"/>
            <w:lang w:eastAsia="ru-RU"/>
          </w:rPr>
          <w:delText xml:space="preserve"> осуществление государственной политики в области образования. </w:delText>
        </w:r>
      </w:del>
    </w:p>
    <w:p w14:paraId="0798277E" w14:textId="77777777" w:rsidR="00293E72" w:rsidRPr="00BC7992" w:rsidRDefault="00293E72" w:rsidP="00BC7992">
      <w:pPr>
        <w:tabs>
          <w:tab w:val="left" w:pos="0"/>
        </w:tabs>
        <w:ind w:left="-540" w:firstLine="540"/>
        <w:jc w:val="both"/>
        <w:rPr>
          <w:del w:id="82" w:author="NAZ, Mamoona (OLDHAM MEDICAL SERVICES)" w:date="2026-09-22T12:26:00Z" w16du:dateUtc="2026-09-22T16:26:00Z"/>
          <w:rFonts w:ascii="Times New Roman" w:eastAsia="Times New Roman" w:hAnsi="Times New Roman"/>
          <w:color w:val="FF33FF"/>
          <w:sz w:val="28"/>
          <w:szCs w:val="28"/>
          <w:lang w:eastAsia="ru-RU"/>
        </w:rPr>
      </w:pPr>
      <w:del w:id="83" w:author="NAZ, Mamoona (OLDHAM MEDICAL SERVICES)" w:date="2026-09-22T12:26:00Z" w16du:dateUtc="2026-09-22T16:26:00Z">
        <w:r w:rsidRPr="00BC7992">
          <w:rPr>
            <w:rFonts w:ascii="Times New Roman" w:eastAsia="Times New Roman" w:hAnsi="Times New Roman"/>
            <w:color w:val="000000"/>
            <w:sz w:val="28"/>
            <w:szCs w:val="28"/>
            <w:lang w:eastAsia="ru-RU"/>
          </w:rPr>
          <w:delText xml:space="preserve">Реализация общеобразовательных программ начального общего, основного общего, среднего (полного) общего </w:delText>
        </w:r>
      </w:del>
    </w:p>
    <w:p w14:paraId="732FD154" w14:textId="77777777" w:rsidR="00293E72" w:rsidRPr="00BC7992" w:rsidRDefault="00293E72" w:rsidP="00BC7992">
      <w:pPr>
        <w:tabs>
          <w:tab w:val="left" w:pos="0"/>
        </w:tabs>
        <w:ind w:left="-540" w:firstLine="540"/>
        <w:jc w:val="both"/>
        <w:rPr>
          <w:del w:id="84" w:author="NAZ, Mamoona (OLDHAM MEDICAL SERVICES)" w:date="2026-09-22T12:26:00Z" w16du:dateUtc="2026-09-22T16:26:00Z"/>
          <w:rFonts w:ascii="Times New Roman" w:eastAsia="Times New Roman" w:hAnsi="Times New Roman"/>
          <w:color w:val="FF33FF"/>
          <w:sz w:val="28"/>
          <w:szCs w:val="28"/>
          <w:lang w:eastAsia="ru-RU"/>
        </w:rPr>
      </w:pPr>
      <w:del w:id="85" w:author="NAZ, Mamoona (OLDHAM MEDICAL SERVICES)" w:date="2026-09-22T12:26:00Z" w16du:dateUtc="2026-09-22T16:26:00Z">
        <w:r w:rsidRPr="00BC7992">
          <w:rPr>
            <w:rFonts w:ascii="Times New Roman" w:eastAsia="Times New Roman" w:hAnsi="Times New Roman"/>
            <w:color w:val="000000"/>
            <w:sz w:val="28"/>
            <w:szCs w:val="28"/>
            <w:lang w:eastAsia="ru-RU"/>
          </w:rPr>
          <w:delText>образования и обеспечение обучения и воспитания обучающихся по принципу общедоступности и бесплатности начального общего, основного общего и среднего (полного) общего образования.</w:delText>
        </w:r>
      </w:del>
    </w:p>
    <w:p w14:paraId="0C7E8B70" w14:textId="77777777" w:rsidR="00293E72" w:rsidRPr="00BC7992" w:rsidRDefault="00293E72" w:rsidP="00BC7992">
      <w:pPr>
        <w:tabs>
          <w:tab w:val="left" w:pos="720"/>
        </w:tabs>
        <w:ind w:left="-567" w:firstLine="567"/>
        <w:jc w:val="both"/>
        <w:rPr>
          <w:del w:id="86" w:author="NAZ, Mamoona (OLDHAM MEDICAL SERVICES)" w:date="2026-09-22T12:26:00Z" w16du:dateUtc="2026-09-22T16:26:00Z"/>
          <w:rFonts w:ascii="Times New Roman" w:eastAsia="Times New Roman" w:hAnsi="Times New Roman"/>
          <w:color w:val="FF33FF"/>
          <w:sz w:val="28"/>
          <w:szCs w:val="28"/>
          <w:lang w:eastAsia="ru-RU"/>
        </w:rPr>
      </w:pPr>
      <w:del w:id="87" w:author="NAZ, Mamoona (OLDHAM MEDICAL SERVICES)" w:date="2026-09-22T12:26:00Z" w16du:dateUtc="2026-09-22T16:26:00Z">
        <w:r w:rsidRPr="00BC7992">
          <w:rPr>
            <w:rFonts w:ascii="Times New Roman" w:eastAsia="Times New Roman" w:hAnsi="Times New Roman"/>
            <w:color w:val="000000"/>
            <w:sz w:val="28"/>
            <w:szCs w:val="28"/>
            <w:lang w:eastAsia="ru-RU"/>
          </w:rPr>
          <w:delText xml:space="preserve">1.2. Целью деятельности Школы является обеспечение реализации предусмотренных законодательством Российской Федерации полномочий в сфере образования: </w:delText>
        </w:r>
      </w:del>
    </w:p>
    <w:p w14:paraId="6DB80E31" w14:textId="77777777" w:rsidR="00293E72" w:rsidRPr="00BC7992" w:rsidRDefault="00293E72" w:rsidP="00BC7992">
      <w:pPr>
        <w:tabs>
          <w:tab w:val="left" w:pos="720"/>
        </w:tabs>
        <w:ind w:left="-567" w:firstLine="567"/>
        <w:jc w:val="both"/>
        <w:rPr>
          <w:del w:id="88" w:author="NAZ, Mamoona (OLDHAM MEDICAL SERVICES)" w:date="2026-09-22T12:26:00Z" w16du:dateUtc="2026-09-22T16:26:00Z"/>
          <w:rFonts w:ascii="Times New Roman" w:eastAsia="Times New Roman" w:hAnsi="Times New Roman"/>
          <w:color w:val="FF33FF"/>
          <w:sz w:val="28"/>
          <w:szCs w:val="28"/>
          <w:lang w:eastAsia="ru-RU"/>
        </w:rPr>
      </w:pPr>
      <w:del w:id="89" w:author="NAZ, Mamoona (OLDHAM MEDICAL SERVICES)" w:date="2026-09-22T12:26:00Z" w16du:dateUtc="2026-09-22T16:26:00Z">
        <w:r w:rsidRPr="00BC7992">
          <w:rPr>
            <w:rFonts w:ascii="Times New Roman" w:eastAsia="Times New Roman" w:hAnsi="Times New Roman"/>
            <w:color w:val="000000"/>
            <w:sz w:val="28"/>
            <w:szCs w:val="28"/>
            <w:lang w:eastAsia="ru-RU"/>
          </w:rPr>
          <w:delText>- формирование общей культуры личности обучающихся на основе усвоения обязательного минимума содержания общеобразовательных программ;</w:delText>
        </w:r>
      </w:del>
    </w:p>
    <w:p w14:paraId="49056B15" w14:textId="77777777" w:rsidR="00293E72" w:rsidRPr="00BC7992" w:rsidRDefault="00293E72" w:rsidP="00BC7992">
      <w:pPr>
        <w:tabs>
          <w:tab w:val="left" w:pos="720"/>
        </w:tabs>
        <w:ind w:left="-567" w:firstLine="567"/>
        <w:jc w:val="both"/>
        <w:rPr>
          <w:del w:id="90" w:author="NAZ, Mamoona (OLDHAM MEDICAL SERVICES)" w:date="2026-09-22T12:26:00Z" w16du:dateUtc="2026-09-22T16:26:00Z"/>
          <w:rFonts w:ascii="Times New Roman" w:eastAsia="Times New Roman" w:hAnsi="Times New Roman"/>
          <w:color w:val="FF33FF"/>
          <w:sz w:val="28"/>
          <w:szCs w:val="28"/>
          <w:lang w:eastAsia="ru-RU"/>
        </w:rPr>
      </w:pPr>
      <w:del w:id="91" w:author="NAZ, Mamoona (OLDHAM MEDICAL SERVICES)" w:date="2026-09-22T12:26:00Z" w16du:dateUtc="2026-09-22T16:26:00Z">
        <w:r w:rsidRPr="00BC7992">
          <w:rPr>
            <w:rFonts w:ascii="Times New Roman" w:eastAsia="Times New Roman" w:hAnsi="Times New Roman"/>
            <w:color w:val="000000"/>
            <w:sz w:val="28"/>
            <w:szCs w:val="28"/>
            <w:lang w:eastAsia="ru-RU"/>
          </w:rPr>
          <w:delText>- адаптация обучающихся к жизни в обществе;</w:delText>
        </w:r>
      </w:del>
    </w:p>
    <w:p w14:paraId="6FE9D314" w14:textId="77777777" w:rsidR="00293E72" w:rsidRPr="00BC7992" w:rsidRDefault="00293E72" w:rsidP="00BC7992">
      <w:pPr>
        <w:tabs>
          <w:tab w:val="left" w:pos="720"/>
        </w:tabs>
        <w:ind w:left="-567" w:firstLine="567"/>
        <w:jc w:val="both"/>
        <w:rPr>
          <w:del w:id="92" w:author="NAZ, Mamoona (OLDHAM MEDICAL SERVICES)" w:date="2026-09-22T12:26:00Z" w16du:dateUtc="2026-09-22T16:26:00Z"/>
          <w:rFonts w:ascii="Times New Roman" w:eastAsia="Times New Roman" w:hAnsi="Times New Roman"/>
          <w:color w:val="FF33FF"/>
          <w:sz w:val="28"/>
          <w:szCs w:val="28"/>
          <w:lang w:eastAsia="ru-RU"/>
        </w:rPr>
      </w:pPr>
      <w:del w:id="93" w:author="NAZ, Mamoona (OLDHAM MEDICAL SERVICES)" w:date="2026-09-22T12:26:00Z" w16du:dateUtc="2026-09-22T16:26:00Z">
        <w:r w:rsidRPr="00BC7992">
          <w:rPr>
            <w:rFonts w:ascii="Times New Roman" w:eastAsia="Times New Roman" w:hAnsi="Times New Roman"/>
            <w:color w:val="000000"/>
            <w:sz w:val="28"/>
            <w:szCs w:val="28"/>
            <w:lang w:eastAsia="ru-RU"/>
          </w:rPr>
          <w:delText>- создание основы для осознанного выбора и последующего освоения профессиональных образовательных программ, непрерывного образования и самореализации обучающихся;</w:delText>
        </w:r>
      </w:del>
    </w:p>
    <w:p w14:paraId="785386EC" w14:textId="77777777" w:rsidR="00293E72" w:rsidRPr="00BC7992" w:rsidRDefault="00293E72" w:rsidP="00BC7992">
      <w:pPr>
        <w:tabs>
          <w:tab w:val="left" w:pos="720"/>
        </w:tabs>
        <w:ind w:left="-567" w:firstLine="567"/>
        <w:jc w:val="both"/>
        <w:rPr>
          <w:del w:id="94" w:author="NAZ, Mamoona (OLDHAM MEDICAL SERVICES)" w:date="2026-09-22T12:26:00Z" w16du:dateUtc="2026-09-22T16:26:00Z"/>
          <w:rFonts w:ascii="Times New Roman" w:eastAsia="Times New Roman" w:hAnsi="Times New Roman"/>
          <w:color w:val="FF33FF"/>
          <w:sz w:val="28"/>
          <w:szCs w:val="28"/>
          <w:lang w:eastAsia="ru-RU"/>
        </w:rPr>
      </w:pPr>
      <w:del w:id="95" w:author="NAZ, Mamoona (OLDHAM MEDICAL SERVICES)" w:date="2026-09-22T12:26:00Z" w16du:dateUtc="2026-09-22T16:26:00Z">
        <w:r w:rsidRPr="00BC7992">
          <w:rPr>
            <w:rFonts w:ascii="Times New Roman" w:eastAsia="Times New Roman" w:hAnsi="Times New Roman"/>
            <w:color w:val="000000"/>
            <w:sz w:val="28"/>
            <w:szCs w:val="28"/>
            <w:lang w:eastAsia="ru-RU"/>
          </w:rPr>
          <w:delText>- воспитание гражданственности, трудолюбия, уважения к правам и свободам человека, любви к окружающей природе, Родине, семье;</w:delText>
        </w:r>
      </w:del>
    </w:p>
    <w:p w14:paraId="376BF1B6" w14:textId="77777777" w:rsidR="00293E72" w:rsidRPr="00BC7992" w:rsidRDefault="00293E72" w:rsidP="00BC7992">
      <w:pPr>
        <w:tabs>
          <w:tab w:val="left" w:pos="720"/>
        </w:tabs>
        <w:ind w:left="-567" w:firstLine="567"/>
        <w:jc w:val="both"/>
        <w:rPr>
          <w:del w:id="96" w:author="NAZ, Mamoona (OLDHAM MEDICAL SERVICES)" w:date="2026-09-22T12:26:00Z" w16du:dateUtc="2026-09-22T16:26:00Z"/>
          <w:rFonts w:ascii="Times New Roman" w:eastAsia="Times New Roman" w:hAnsi="Times New Roman"/>
          <w:color w:val="FF33FF"/>
          <w:sz w:val="28"/>
          <w:szCs w:val="28"/>
          <w:lang w:eastAsia="ru-RU"/>
        </w:rPr>
      </w:pPr>
      <w:del w:id="97" w:author="NAZ, Mamoona (OLDHAM MEDICAL SERVICES)" w:date="2026-09-22T12:26:00Z" w16du:dateUtc="2026-09-22T16:26:00Z">
        <w:r w:rsidRPr="00BC7992">
          <w:rPr>
            <w:rFonts w:ascii="Times New Roman" w:eastAsia="Times New Roman" w:hAnsi="Times New Roman"/>
            <w:color w:val="000000"/>
            <w:sz w:val="28"/>
            <w:szCs w:val="28"/>
            <w:lang w:eastAsia="ru-RU"/>
          </w:rPr>
          <w:delText>- формирование здорового образа жизни и экологической культуры.</w:delText>
        </w:r>
      </w:del>
    </w:p>
    <w:p w14:paraId="4324B533" w14:textId="77777777" w:rsidR="00293E72" w:rsidRPr="00BC7992" w:rsidRDefault="00293E72" w:rsidP="00BC7992">
      <w:pPr>
        <w:tabs>
          <w:tab w:val="left" w:pos="720"/>
        </w:tabs>
        <w:ind w:left="-567" w:firstLine="567"/>
        <w:jc w:val="both"/>
        <w:rPr>
          <w:del w:id="98" w:author="NAZ, Mamoona (OLDHAM MEDICAL SERVICES)" w:date="2026-09-22T12:26:00Z" w16du:dateUtc="2026-09-22T16:26:00Z"/>
          <w:rFonts w:ascii="Times New Roman" w:eastAsia="Times New Roman" w:hAnsi="Times New Roman"/>
          <w:color w:val="FF33FF"/>
          <w:sz w:val="28"/>
          <w:szCs w:val="28"/>
          <w:lang w:eastAsia="ru-RU"/>
        </w:rPr>
      </w:pPr>
      <w:del w:id="99" w:author="NAZ, Mamoona (OLDHAM MEDICAL SERVICES)" w:date="2026-09-22T12:26:00Z" w16du:dateUtc="2026-09-22T16:26:00Z">
        <w:r w:rsidRPr="00BC7992">
          <w:rPr>
            <w:rFonts w:ascii="Times New Roman" w:eastAsia="Times New Roman" w:hAnsi="Times New Roman"/>
            <w:color w:val="000000"/>
            <w:sz w:val="28"/>
            <w:szCs w:val="28"/>
            <w:lang w:eastAsia="ru-RU"/>
          </w:rPr>
          <w:delText>1.3. Для достижения указанной цели Школа выполняет следующие основные виды деятельности:</w:delText>
        </w:r>
      </w:del>
    </w:p>
    <w:p w14:paraId="72483672" w14:textId="77777777" w:rsidR="00293E72" w:rsidRPr="00BC7992" w:rsidRDefault="00293E72" w:rsidP="00BC7992">
      <w:pPr>
        <w:tabs>
          <w:tab w:val="left" w:pos="0"/>
        </w:tabs>
        <w:ind w:left="-540" w:firstLine="540"/>
        <w:jc w:val="both"/>
        <w:rPr>
          <w:del w:id="100" w:author="NAZ, Mamoona (OLDHAM MEDICAL SERVICES)" w:date="2026-09-22T12:26:00Z" w16du:dateUtc="2026-09-22T16:26:00Z"/>
          <w:rFonts w:ascii="Times New Roman" w:eastAsia="Times New Roman" w:hAnsi="Times New Roman"/>
          <w:color w:val="FF33FF"/>
          <w:sz w:val="28"/>
          <w:szCs w:val="28"/>
          <w:lang w:eastAsia="ru-RU"/>
        </w:rPr>
      </w:pPr>
      <w:del w:id="101" w:author="NAZ, Mamoona (OLDHAM MEDICAL SERVICES)" w:date="2026-09-22T12:26:00Z" w16du:dateUtc="2026-09-22T16:26:00Z">
        <w:r w:rsidRPr="00BC7992">
          <w:rPr>
            <w:rFonts w:ascii="Times New Roman" w:eastAsia="Times New Roman" w:hAnsi="Times New Roman"/>
            <w:color w:val="000000"/>
            <w:sz w:val="28"/>
            <w:szCs w:val="28"/>
            <w:lang w:eastAsia="ru-RU"/>
          </w:rPr>
          <w:delText xml:space="preserve">1.3.1. Школа реализует основные образовательные программы начального общего, основного общего и  среднего (полного) общего образования,  дополнительные образовательные программы, программы специального (коррекционного) обучения,  </w:delText>
        </w:r>
      </w:del>
    </w:p>
    <w:p w14:paraId="575DBA35" w14:textId="77777777" w:rsidR="00293E72" w:rsidRPr="00BC7992" w:rsidRDefault="00293E72" w:rsidP="00BC7992">
      <w:pPr>
        <w:tabs>
          <w:tab w:val="left" w:pos="0"/>
        </w:tabs>
        <w:ind w:left="-540" w:firstLine="540"/>
        <w:jc w:val="both"/>
        <w:rPr>
          <w:del w:id="102" w:author="NAZ, Mamoona (OLDHAM MEDICAL SERVICES)" w:date="2026-09-22T12:26:00Z" w16du:dateUtc="2026-09-22T16:26:00Z"/>
          <w:rFonts w:ascii="Times New Roman" w:eastAsia="Times New Roman" w:hAnsi="Times New Roman"/>
          <w:color w:val="FF33FF"/>
          <w:sz w:val="28"/>
          <w:szCs w:val="28"/>
          <w:lang w:eastAsia="ru-RU"/>
        </w:rPr>
      </w:pPr>
      <w:del w:id="103" w:author="NAZ, Mamoona (OLDHAM MEDICAL SERVICES)" w:date="2026-09-22T12:26:00Z" w16du:dateUtc="2026-09-22T16:26:00Z">
        <w:r w:rsidRPr="00BC7992">
          <w:rPr>
            <w:rFonts w:ascii="Times New Roman" w:eastAsia="Times New Roman" w:hAnsi="Times New Roman"/>
            <w:color w:val="000000"/>
            <w:sz w:val="28"/>
            <w:szCs w:val="28"/>
            <w:lang w:eastAsia="ru-RU"/>
          </w:rPr>
          <w:delText xml:space="preserve">начальной профессиональной подготовки (при наличии лицензии) в соответствии с правом граждан на получение общедоступного </w:delText>
        </w:r>
      </w:del>
    </w:p>
    <w:p w14:paraId="41BD7AC4" w14:textId="77777777" w:rsidR="00293E72" w:rsidRPr="00BC7992" w:rsidRDefault="00293E72" w:rsidP="00BC7992">
      <w:pPr>
        <w:tabs>
          <w:tab w:val="left" w:pos="0"/>
        </w:tabs>
        <w:ind w:left="-540" w:firstLine="540"/>
        <w:jc w:val="both"/>
        <w:rPr>
          <w:del w:id="104" w:author="NAZ, Mamoona (OLDHAM MEDICAL SERVICES)" w:date="2026-09-22T12:26:00Z" w16du:dateUtc="2026-09-22T16:26:00Z"/>
          <w:rFonts w:ascii="Times New Roman" w:eastAsia="Times New Roman" w:hAnsi="Times New Roman"/>
          <w:color w:val="FF33FF"/>
          <w:sz w:val="28"/>
          <w:szCs w:val="28"/>
          <w:lang w:eastAsia="ru-RU"/>
        </w:rPr>
      </w:pPr>
      <w:del w:id="105" w:author="NAZ, Mamoona (OLDHAM MEDICAL SERVICES)" w:date="2026-09-22T12:26:00Z" w16du:dateUtc="2026-09-22T16:26:00Z">
        <w:r w:rsidRPr="00BC7992">
          <w:rPr>
            <w:rFonts w:ascii="Times New Roman" w:eastAsia="Times New Roman" w:hAnsi="Times New Roman"/>
            <w:color w:val="000000"/>
            <w:sz w:val="28"/>
            <w:szCs w:val="28"/>
            <w:lang w:eastAsia="ru-RU"/>
          </w:rPr>
          <w:delText xml:space="preserve">и бесплатного образования в пределах федеральных государственных образовательных стандартов. С учётом потребностей и </w:delText>
        </w:r>
      </w:del>
    </w:p>
    <w:p w14:paraId="1D1B802E" w14:textId="77777777" w:rsidR="00293E72" w:rsidRPr="00BC7992" w:rsidRDefault="00293E72" w:rsidP="00BC7992">
      <w:pPr>
        <w:tabs>
          <w:tab w:val="left" w:pos="0"/>
        </w:tabs>
        <w:ind w:left="-540" w:firstLine="540"/>
        <w:jc w:val="both"/>
        <w:rPr>
          <w:del w:id="106" w:author="NAZ, Mamoona (OLDHAM MEDICAL SERVICES)" w:date="2026-09-22T12:26:00Z" w16du:dateUtc="2026-09-22T16:26:00Z"/>
          <w:rFonts w:ascii="Times New Roman" w:eastAsia="Times New Roman" w:hAnsi="Times New Roman"/>
          <w:color w:val="FF33FF"/>
          <w:sz w:val="28"/>
          <w:szCs w:val="28"/>
          <w:lang w:eastAsia="ru-RU"/>
        </w:rPr>
      </w:pPr>
      <w:del w:id="107" w:author="NAZ, Mamoona (OLDHAM MEDICAL SERVICES)" w:date="2026-09-22T12:26:00Z" w16du:dateUtc="2026-09-22T16:26:00Z">
        <w:r w:rsidRPr="00BC7992">
          <w:rPr>
            <w:rFonts w:ascii="Times New Roman" w:eastAsia="Times New Roman" w:hAnsi="Times New Roman"/>
            <w:color w:val="000000"/>
            <w:sz w:val="28"/>
            <w:szCs w:val="28"/>
            <w:lang w:eastAsia="ru-RU"/>
          </w:rPr>
          <w:delText xml:space="preserve">возможностей личности общеобразовательные программы в общеобразовательном учреждении осваиваются в очной, заочной </w:delText>
        </w:r>
      </w:del>
    </w:p>
    <w:p w14:paraId="4311296C" w14:textId="77777777" w:rsidR="00293E72" w:rsidRPr="00BC7992" w:rsidRDefault="00293E72" w:rsidP="00BC7992">
      <w:pPr>
        <w:tabs>
          <w:tab w:val="left" w:pos="0"/>
        </w:tabs>
        <w:ind w:left="-540" w:firstLine="540"/>
        <w:jc w:val="both"/>
        <w:rPr>
          <w:del w:id="108" w:author="NAZ, Mamoona (OLDHAM MEDICAL SERVICES)" w:date="2026-09-22T12:26:00Z" w16du:dateUtc="2026-09-22T16:26:00Z"/>
          <w:rFonts w:ascii="Times New Roman" w:eastAsia="Times New Roman" w:hAnsi="Times New Roman"/>
          <w:color w:val="FF33FF"/>
          <w:sz w:val="28"/>
          <w:szCs w:val="28"/>
          <w:lang w:eastAsia="ru-RU"/>
        </w:rPr>
      </w:pPr>
      <w:del w:id="109" w:author="NAZ, Mamoona (OLDHAM MEDICAL SERVICES)" w:date="2026-09-22T12:26:00Z" w16du:dateUtc="2026-09-22T16:26:00Z">
        <w:r w:rsidRPr="00BC7992">
          <w:rPr>
            <w:rFonts w:ascii="Times New Roman" w:eastAsia="Times New Roman" w:hAnsi="Times New Roman"/>
            <w:color w:val="000000"/>
            <w:sz w:val="28"/>
            <w:szCs w:val="28"/>
            <w:lang w:eastAsia="ru-RU"/>
          </w:rPr>
          <w:delText xml:space="preserve">формах, в  форме семейного образования, самообразования, экстерната. Допускается сочетание указанных форм </w:delText>
        </w:r>
      </w:del>
    </w:p>
    <w:p w14:paraId="046EDD5E" w14:textId="77777777" w:rsidR="00293E72" w:rsidRPr="00BC7992" w:rsidRDefault="00293E72" w:rsidP="00BC7992">
      <w:pPr>
        <w:tabs>
          <w:tab w:val="left" w:pos="0"/>
        </w:tabs>
        <w:ind w:left="-540" w:firstLine="540"/>
        <w:jc w:val="both"/>
        <w:rPr>
          <w:del w:id="110" w:author="NAZ, Mamoona (OLDHAM MEDICAL SERVICES)" w:date="2026-09-22T12:26:00Z" w16du:dateUtc="2026-09-22T16:26:00Z"/>
          <w:rFonts w:ascii="Times New Roman" w:eastAsia="Times New Roman" w:hAnsi="Times New Roman"/>
          <w:color w:val="FF33FF"/>
          <w:sz w:val="28"/>
          <w:szCs w:val="28"/>
          <w:lang w:eastAsia="ru-RU"/>
        </w:rPr>
      </w:pPr>
      <w:del w:id="111" w:author="NAZ, Mamoona (OLDHAM MEDICAL SERVICES)" w:date="2026-09-22T12:26:00Z" w16du:dateUtc="2026-09-22T16:26:00Z">
        <w:r w:rsidRPr="00BC7992">
          <w:rPr>
            <w:rFonts w:ascii="Times New Roman" w:eastAsia="Times New Roman" w:hAnsi="Times New Roman"/>
            <w:color w:val="000000"/>
            <w:sz w:val="28"/>
            <w:szCs w:val="28"/>
            <w:lang w:eastAsia="ru-RU"/>
          </w:rPr>
          <w:delText>освоения общеобразовательных программ. Для всех форм получения образования в рамках конкретной основной общеобразовательной программы действует единый государственный образовательный стандарт.</w:delText>
        </w:r>
      </w:del>
    </w:p>
    <w:p w14:paraId="2C2F1D6A" w14:textId="77777777" w:rsidR="00293E72" w:rsidRPr="00BC7992" w:rsidRDefault="00293E72" w:rsidP="00BC7992">
      <w:pPr>
        <w:tabs>
          <w:tab w:val="left" w:pos="720"/>
        </w:tabs>
        <w:ind w:left="-567" w:firstLine="567"/>
        <w:jc w:val="both"/>
        <w:rPr>
          <w:del w:id="112" w:author="NAZ, Mamoona (OLDHAM MEDICAL SERVICES)" w:date="2026-09-22T12:26:00Z" w16du:dateUtc="2026-09-22T16:26:00Z"/>
          <w:rFonts w:ascii="Times New Roman" w:eastAsia="Times New Roman" w:hAnsi="Times New Roman"/>
          <w:color w:val="FF33FF"/>
          <w:sz w:val="28"/>
          <w:szCs w:val="28"/>
          <w:lang w:eastAsia="ru-RU"/>
        </w:rPr>
      </w:pPr>
      <w:del w:id="113" w:author="NAZ, Mamoona (OLDHAM MEDICAL SERVICES)" w:date="2026-09-22T12:26:00Z" w16du:dateUtc="2026-09-22T16:26:00Z">
        <w:r w:rsidRPr="00BC7992">
          <w:rPr>
            <w:rFonts w:ascii="Times New Roman" w:eastAsia="Times New Roman" w:hAnsi="Times New Roman"/>
            <w:color w:val="000000"/>
            <w:sz w:val="28"/>
            <w:szCs w:val="28"/>
            <w:lang w:eastAsia="ru-RU"/>
          </w:rPr>
          <w:delText xml:space="preserve">1.3.2. Содержание образования обеспечивает получение обучающимися соответствующего уровня начального общего, основного </w:delText>
        </w:r>
      </w:del>
    </w:p>
    <w:p w14:paraId="2688432D" w14:textId="77777777" w:rsidR="00293E72" w:rsidRPr="00BC7992" w:rsidRDefault="00293E72" w:rsidP="00BC7992">
      <w:pPr>
        <w:tabs>
          <w:tab w:val="left" w:pos="720"/>
        </w:tabs>
        <w:ind w:left="-567" w:firstLine="567"/>
        <w:jc w:val="both"/>
        <w:rPr>
          <w:del w:id="114" w:author="NAZ, Mamoona (OLDHAM MEDICAL SERVICES)" w:date="2026-09-22T12:26:00Z" w16du:dateUtc="2026-09-22T16:26:00Z"/>
          <w:rFonts w:ascii="Times New Roman" w:eastAsia="Times New Roman" w:hAnsi="Times New Roman"/>
          <w:color w:val="FF33FF"/>
          <w:sz w:val="28"/>
          <w:szCs w:val="28"/>
          <w:lang w:eastAsia="ru-RU"/>
        </w:rPr>
      </w:pPr>
      <w:del w:id="115" w:author="NAZ, Mamoona (OLDHAM MEDICAL SERVICES)" w:date="2026-09-22T12:26:00Z" w16du:dateUtc="2026-09-22T16:26:00Z">
        <w:r w:rsidRPr="00BC7992">
          <w:rPr>
            <w:rFonts w:ascii="Times New Roman" w:eastAsia="Times New Roman" w:hAnsi="Times New Roman"/>
            <w:color w:val="000000"/>
            <w:sz w:val="28"/>
            <w:szCs w:val="28"/>
            <w:lang w:eastAsia="ru-RU"/>
          </w:rPr>
          <w:delText xml:space="preserve">общего и  среднего (полного) общего образования, а также содействует взаимопониманию и сотрудничеству между людьми </w:delText>
        </w:r>
      </w:del>
    </w:p>
    <w:p w14:paraId="5485DCC1" w14:textId="77777777" w:rsidR="00293E72" w:rsidRPr="00BC7992" w:rsidRDefault="00293E72" w:rsidP="00BC7992">
      <w:pPr>
        <w:tabs>
          <w:tab w:val="left" w:pos="720"/>
        </w:tabs>
        <w:ind w:left="-567" w:firstLine="567"/>
        <w:jc w:val="both"/>
        <w:rPr>
          <w:del w:id="116" w:author="NAZ, Mamoona (OLDHAM MEDICAL SERVICES)" w:date="2026-09-22T12:26:00Z" w16du:dateUtc="2026-09-22T16:26:00Z"/>
          <w:rFonts w:ascii="Times New Roman" w:eastAsia="Times New Roman" w:hAnsi="Times New Roman"/>
          <w:color w:val="FF33FF"/>
          <w:sz w:val="28"/>
          <w:szCs w:val="28"/>
          <w:lang w:eastAsia="ru-RU"/>
        </w:rPr>
      </w:pPr>
      <w:del w:id="117" w:author="NAZ, Mamoona (OLDHAM MEDICAL SERVICES)" w:date="2026-09-22T12:26:00Z" w16du:dateUtc="2026-09-22T16:26:00Z">
        <w:r w:rsidRPr="00BC7992">
          <w:rPr>
            <w:rFonts w:ascii="Times New Roman" w:eastAsia="Times New Roman" w:hAnsi="Times New Roman"/>
            <w:color w:val="000000"/>
            <w:sz w:val="28"/>
            <w:szCs w:val="28"/>
            <w:lang w:eastAsia="ru-RU"/>
          </w:rPr>
          <w:delText>различных национальностей, этнических, религиозных и социальных групп, способствует реализации права обучающихся на свободное выражение мнений и убеждений, воспитанию бережного отношения к окружающей природе, Родине, семье.</w:delText>
        </w:r>
      </w:del>
    </w:p>
    <w:p w14:paraId="2E72B5ED" w14:textId="77777777" w:rsidR="00293E72" w:rsidRPr="00BC7992" w:rsidRDefault="00293E72" w:rsidP="00BC7992">
      <w:pPr>
        <w:tabs>
          <w:tab w:val="left" w:pos="720"/>
        </w:tabs>
        <w:ind w:left="-567" w:firstLine="567"/>
        <w:jc w:val="both"/>
        <w:rPr>
          <w:del w:id="118" w:author="NAZ, Mamoona (OLDHAM MEDICAL SERVICES)" w:date="2026-09-22T12:26:00Z" w16du:dateUtc="2026-09-22T16:26:00Z"/>
          <w:rFonts w:ascii="Times New Roman" w:eastAsia="Times New Roman" w:hAnsi="Times New Roman"/>
          <w:color w:val="FF33FF"/>
          <w:sz w:val="28"/>
          <w:szCs w:val="28"/>
          <w:lang w:eastAsia="ru-RU"/>
        </w:rPr>
      </w:pPr>
      <w:del w:id="119" w:author="NAZ, Mamoona (OLDHAM MEDICAL SERVICES)" w:date="2026-09-22T12:26:00Z" w16du:dateUtc="2026-09-22T16:26:00Z">
        <w:r w:rsidRPr="00BC7992">
          <w:rPr>
            <w:rFonts w:ascii="Times New Roman" w:eastAsia="Times New Roman" w:hAnsi="Times New Roman"/>
            <w:color w:val="000000"/>
            <w:sz w:val="28"/>
            <w:szCs w:val="28"/>
            <w:lang w:eastAsia="ru-RU"/>
          </w:rPr>
          <w:delText>1.4. Школа вправе сверх установленного муниципального задания, а также в случаях, определённых федеральными законами,</w:delText>
        </w:r>
      </w:del>
    </w:p>
    <w:p w14:paraId="01BA0876" w14:textId="77777777" w:rsidR="00293E72" w:rsidRPr="00BC7992" w:rsidRDefault="00293E72" w:rsidP="00BC7992">
      <w:pPr>
        <w:tabs>
          <w:tab w:val="left" w:pos="720"/>
        </w:tabs>
        <w:ind w:left="-567" w:firstLine="567"/>
        <w:jc w:val="both"/>
        <w:rPr>
          <w:del w:id="120" w:author="NAZ, Mamoona (OLDHAM MEDICAL SERVICES)" w:date="2026-09-22T12:26:00Z" w16du:dateUtc="2026-09-22T16:26:00Z"/>
          <w:rFonts w:ascii="Times New Roman" w:eastAsia="Times New Roman" w:hAnsi="Times New Roman"/>
          <w:color w:val="FF33FF"/>
          <w:sz w:val="28"/>
          <w:szCs w:val="28"/>
          <w:lang w:eastAsia="ru-RU"/>
        </w:rPr>
      </w:pPr>
      <w:del w:id="121" w:author="NAZ, Mamoona (OLDHAM MEDICAL SERVICES)" w:date="2026-09-22T12:26:00Z" w16du:dateUtc="2026-09-22T16:26:00Z">
        <w:r w:rsidRPr="00BC7992">
          <w:rPr>
            <w:rFonts w:ascii="Times New Roman" w:eastAsia="Times New Roman" w:hAnsi="Times New Roman"/>
            <w:color w:val="000000"/>
            <w:sz w:val="28"/>
            <w:szCs w:val="28"/>
            <w:lang w:eastAsia="ru-RU"/>
          </w:rPr>
          <w:delText xml:space="preserve"> в пределах установленного муниципального задания выполнять работы, оказывать услуги, относящиеся к его основным видам деятельности, для граждан и юридических лиц за плату и на одинаковых при оказании одних и тех же услуг условиях. </w:delText>
        </w:r>
      </w:del>
    </w:p>
    <w:p w14:paraId="58E355A8" w14:textId="77777777" w:rsidR="00293E72" w:rsidRPr="00BC7992" w:rsidRDefault="00293E72" w:rsidP="00BC7992">
      <w:pPr>
        <w:tabs>
          <w:tab w:val="left" w:pos="720"/>
        </w:tabs>
        <w:ind w:left="-567" w:firstLine="567"/>
        <w:jc w:val="both"/>
        <w:rPr>
          <w:del w:id="122" w:author="NAZ, Mamoona (OLDHAM MEDICAL SERVICES)" w:date="2026-09-22T12:26:00Z" w16du:dateUtc="2026-09-22T16:26:00Z"/>
          <w:rFonts w:ascii="Times New Roman" w:eastAsia="Times New Roman" w:hAnsi="Times New Roman"/>
          <w:color w:val="FF33FF"/>
          <w:sz w:val="28"/>
          <w:szCs w:val="28"/>
          <w:lang w:eastAsia="ru-RU"/>
        </w:rPr>
      </w:pPr>
      <w:del w:id="123" w:author="NAZ, Mamoona (OLDHAM MEDICAL SERVICES)" w:date="2026-09-22T12:26:00Z" w16du:dateUtc="2026-09-22T16:26:00Z">
        <w:r w:rsidRPr="00BC7992">
          <w:rPr>
            <w:rFonts w:ascii="Times New Roman" w:eastAsia="Times New Roman" w:hAnsi="Times New Roman"/>
            <w:color w:val="000000"/>
            <w:sz w:val="28"/>
            <w:szCs w:val="28"/>
            <w:lang w:eastAsia="ru-RU"/>
          </w:rPr>
          <w:delText>Порядок определения указанной платы устанавливается Учредителем.</w:delText>
        </w:r>
      </w:del>
    </w:p>
    <w:p w14:paraId="2459F01E" w14:textId="77777777" w:rsidR="00293E72" w:rsidRPr="00BC7992" w:rsidRDefault="00293E72" w:rsidP="00BC7992">
      <w:pPr>
        <w:tabs>
          <w:tab w:val="left" w:pos="720"/>
        </w:tabs>
        <w:ind w:left="-567" w:firstLine="567"/>
        <w:jc w:val="both"/>
        <w:rPr>
          <w:del w:id="124" w:author="NAZ, Mamoona (OLDHAM MEDICAL SERVICES)" w:date="2026-09-22T12:26:00Z" w16du:dateUtc="2026-09-22T16:26:00Z"/>
          <w:rFonts w:ascii="Times New Roman" w:eastAsia="Times New Roman" w:hAnsi="Times New Roman"/>
          <w:color w:val="FF33FF"/>
          <w:sz w:val="28"/>
          <w:szCs w:val="28"/>
          <w:lang w:eastAsia="ru-RU"/>
        </w:rPr>
      </w:pPr>
      <w:del w:id="125" w:author="NAZ, Mamoona (OLDHAM MEDICAL SERVICES)" w:date="2026-09-22T12:26:00Z" w16du:dateUtc="2026-09-22T16:26:00Z">
        <w:r w:rsidRPr="00BC7992">
          <w:rPr>
            <w:rFonts w:ascii="Times New Roman" w:eastAsia="Times New Roman" w:hAnsi="Times New Roman"/>
            <w:color w:val="000000"/>
            <w:sz w:val="28"/>
            <w:szCs w:val="28"/>
            <w:lang w:eastAsia="ru-RU"/>
          </w:rPr>
          <w:delText>1.5. Школа вправе осуществлять следующие иные виды деятельности, направленные на достижение целей, ради которых оно создано:</w:delText>
        </w:r>
      </w:del>
    </w:p>
    <w:p w14:paraId="295D7076" w14:textId="77777777" w:rsidR="00293E72" w:rsidRPr="00BC7992" w:rsidRDefault="00293E72" w:rsidP="00BC7992">
      <w:pPr>
        <w:tabs>
          <w:tab w:val="left" w:pos="720"/>
        </w:tabs>
        <w:ind w:left="-567" w:firstLine="567"/>
        <w:jc w:val="both"/>
        <w:rPr>
          <w:del w:id="126" w:author="NAZ, Mamoona (OLDHAM MEDICAL SERVICES)" w:date="2026-09-22T12:26:00Z" w16du:dateUtc="2026-09-22T16:26:00Z"/>
          <w:rFonts w:ascii="Times New Roman" w:eastAsia="Times New Roman" w:hAnsi="Times New Roman"/>
          <w:color w:val="FF33FF"/>
          <w:sz w:val="28"/>
          <w:szCs w:val="28"/>
          <w:lang w:eastAsia="ru-RU"/>
        </w:rPr>
      </w:pPr>
      <w:del w:id="127" w:author="NAZ, Mamoona (OLDHAM MEDICAL SERVICES)" w:date="2026-09-22T12:26:00Z" w16du:dateUtc="2026-09-22T16:26:00Z">
        <w:r w:rsidRPr="00BC7992">
          <w:rPr>
            <w:rFonts w:ascii="Times New Roman" w:eastAsia="Times New Roman" w:hAnsi="Times New Roman"/>
            <w:color w:val="000000"/>
            <w:sz w:val="28"/>
            <w:szCs w:val="28"/>
            <w:lang w:eastAsia="ru-RU"/>
          </w:rPr>
          <w:delText>1.5.1. Организация работы по повышению квалификации работников школы.</w:delText>
        </w:r>
      </w:del>
    </w:p>
    <w:p w14:paraId="00B0363D" w14:textId="77777777" w:rsidR="00293E72" w:rsidRPr="00BC7992" w:rsidRDefault="00293E72" w:rsidP="00BC7992">
      <w:pPr>
        <w:tabs>
          <w:tab w:val="left" w:pos="720"/>
        </w:tabs>
        <w:ind w:left="-567" w:firstLine="567"/>
        <w:jc w:val="both"/>
        <w:rPr>
          <w:del w:id="128" w:author="NAZ, Mamoona (OLDHAM MEDICAL SERVICES)" w:date="2026-09-22T12:26:00Z" w16du:dateUtc="2026-09-22T16:26:00Z"/>
          <w:rFonts w:ascii="Times New Roman" w:eastAsia="Times New Roman" w:hAnsi="Times New Roman"/>
          <w:color w:val="FF33FF"/>
          <w:sz w:val="28"/>
          <w:szCs w:val="28"/>
          <w:lang w:eastAsia="ru-RU"/>
        </w:rPr>
      </w:pPr>
      <w:del w:id="129" w:author="NAZ, Mamoona (OLDHAM MEDICAL SERVICES)" w:date="2026-09-22T12:26:00Z" w16du:dateUtc="2026-09-22T16:26:00Z">
        <w:r w:rsidRPr="00BC7992">
          <w:rPr>
            <w:rFonts w:ascii="Times New Roman" w:eastAsia="Times New Roman" w:hAnsi="Times New Roman"/>
            <w:color w:val="000000"/>
            <w:sz w:val="28"/>
            <w:szCs w:val="28"/>
            <w:lang w:eastAsia="ru-RU"/>
          </w:rPr>
          <w:delText>1.5.2.Разработка учебных планов, программ, учебных пособий, методической, справочной литературы, аудио-, видеопродукции, компьютерных программ, баз данных, технических средств обучения.</w:delText>
        </w:r>
      </w:del>
    </w:p>
    <w:p w14:paraId="031D6DB3" w14:textId="77777777" w:rsidR="00293E72" w:rsidRPr="00BC7992" w:rsidRDefault="00293E72" w:rsidP="00BC7992">
      <w:pPr>
        <w:tabs>
          <w:tab w:val="left" w:pos="720"/>
        </w:tabs>
        <w:ind w:left="-567" w:firstLine="567"/>
        <w:jc w:val="both"/>
        <w:rPr>
          <w:del w:id="130" w:author="NAZ, Mamoona (OLDHAM MEDICAL SERVICES)" w:date="2026-09-22T12:26:00Z" w16du:dateUtc="2026-09-22T16:26:00Z"/>
          <w:rFonts w:ascii="Times New Roman" w:eastAsia="Times New Roman" w:hAnsi="Times New Roman"/>
          <w:color w:val="FF33FF"/>
          <w:sz w:val="28"/>
          <w:szCs w:val="28"/>
          <w:lang w:eastAsia="ru-RU"/>
        </w:rPr>
      </w:pPr>
      <w:del w:id="131" w:author="NAZ, Mamoona (OLDHAM MEDICAL SERVICES)" w:date="2026-09-22T12:26:00Z" w16du:dateUtc="2026-09-22T16:26:00Z">
        <w:r w:rsidRPr="00BC7992">
          <w:rPr>
            <w:rFonts w:ascii="Times New Roman" w:eastAsia="Times New Roman" w:hAnsi="Times New Roman"/>
            <w:color w:val="000000"/>
            <w:sz w:val="28"/>
            <w:szCs w:val="28"/>
            <w:lang w:eastAsia="ru-RU"/>
          </w:rPr>
          <w:delText>1.5.3.Проведение психологической диагностики, тестирования .</w:delText>
        </w:r>
      </w:del>
    </w:p>
    <w:p w14:paraId="1B060D99" w14:textId="77777777" w:rsidR="00293E72" w:rsidRPr="00BC7992" w:rsidRDefault="00293E72" w:rsidP="00BC7992">
      <w:pPr>
        <w:tabs>
          <w:tab w:val="left" w:pos="720"/>
        </w:tabs>
        <w:ind w:left="-567" w:firstLine="567"/>
        <w:jc w:val="both"/>
        <w:rPr>
          <w:del w:id="132" w:author="NAZ, Mamoona (OLDHAM MEDICAL SERVICES)" w:date="2026-09-22T12:26:00Z" w16du:dateUtc="2026-09-22T16:26:00Z"/>
          <w:rFonts w:ascii="Times New Roman" w:eastAsia="Times New Roman" w:hAnsi="Times New Roman"/>
          <w:color w:val="FF33FF"/>
          <w:sz w:val="28"/>
          <w:szCs w:val="28"/>
          <w:lang w:eastAsia="ru-RU"/>
        </w:rPr>
      </w:pPr>
      <w:del w:id="133" w:author="NAZ, Mamoona (OLDHAM MEDICAL SERVICES)" w:date="2026-09-22T12:26:00Z" w16du:dateUtc="2026-09-22T16:26:00Z">
        <w:r w:rsidRPr="00BC7992">
          <w:rPr>
            <w:rFonts w:ascii="Times New Roman" w:eastAsia="Times New Roman" w:hAnsi="Times New Roman"/>
            <w:color w:val="000000"/>
            <w:sz w:val="28"/>
            <w:szCs w:val="28"/>
            <w:lang w:eastAsia="ru-RU"/>
          </w:rPr>
          <w:delText>1.5.4. Организация семинаров, конференций, конкурсов, олимпиад. концертов, выставок.</w:delText>
        </w:r>
      </w:del>
    </w:p>
    <w:p w14:paraId="524473F1" w14:textId="77777777" w:rsidR="00293E72" w:rsidRPr="00BC7992" w:rsidRDefault="00293E72" w:rsidP="00BC7992">
      <w:pPr>
        <w:tabs>
          <w:tab w:val="left" w:pos="720"/>
        </w:tabs>
        <w:ind w:left="-567" w:firstLine="567"/>
        <w:jc w:val="both"/>
        <w:rPr>
          <w:del w:id="134" w:author="NAZ, Mamoona (OLDHAM MEDICAL SERVICES)" w:date="2026-09-22T12:26:00Z" w16du:dateUtc="2026-09-22T16:26:00Z"/>
          <w:rFonts w:ascii="Times New Roman" w:eastAsia="Times New Roman" w:hAnsi="Times New Roman"/>
          <w:color w:val="FF33FF"/>
          <w:sz w:val="28"/>
          <w:szCs w:val="28"/>
          <w:lang w:eastAsia="ru-RU"/>
        </w:rPr>
      </w:pPr>
      <w:del w:id="135" w:author="NAZ, Mamoona (OLDHAM MEDICAL SERVICES)" w:date="2026-09-22T12:26:00Z" w16du:dateUtc="2026-09-22T16:26:00Z">
        <w:r w:rsidRPr="00BC7992">
          <w:rPr>
            <w:rFonts w:ascii="Times New Roman" w:eastAsia="Times New Roman" w:hAnsi="Times New Roman"/>
            <w:color w:val="000000"/>
            <w:sz w:val="28"/>
            <w:szCs w:val="28"/>
            <w:lang w:eastAsia="ru-RU"/>
          </w:rPr>
          <w:delText>1.5.5. Реализация углубленных образовательных программ по изучению ряда предметов;</w:delText>
        </w:r>
      </w:del>
    </w:p>
    <w:p w14:paraId="2720CF70" w14:textId="77777777" w:rsidR="00293E72" w:rsidRPr="00BC7992" w:rsidRDefault="00293E72" w:rsidP="00BC7992">
      <w:pPr>
        <w:tabs>
          <w:tab w:val="left" w:pos="720"/>
        </w:tabs>
        <w:ind w:left="-567" w:firstLine="567"/>
        <w:jc w:val="both"/>
        <w:rPr>
          <w:del w:id="136" w:author="NAZ, Mamoona (OLDHAM MEDICAL SERVICES)" w:date="2026-09-22T12:26:00Z" w16du:dateUtc="2026-09-22T16:26:00Z"/>
          <w:rFonts w:ascii="Times New Roman" w:eastAsia="Times New Roman" w:hAnsi="Times New Roman"/>
          <w:color w:val="FF33FF"/>
          <w:sz w:val="28"/>
          <w:szCs w:val="28"/>
          <w:lang w:eastAsia="ru-RU"/>
        </w:rPr>
      </w:pPr>
      <w:del w:id="137" w:author="NAZ, Mamoona (OLDHAM MEDICAL SERVICES)" w:date="2026-09-22T12:26:00Z" w16du:dateUtc="2026-09-22T16:26:00Z">
        <w:r w:rsidRPr="00BC7992">
          <w:rPr>
            <w:rFonts w:ascii="Times New Roman" w:eastAsia="Times New Roman" w:hAnsi="Times New Roman"/>
            <w:color w:val="000000"/>
            <w:sz w:val="28"/>
            <w:szCs w:val="28"/>
            <w:lang w:eastAsia="ru-RU"/>
          </w:rPr>
          <w:delText>1.5.6.Оказание социально-психологической и педагогической помощи обучающимся, имеющим ограниченные возможности здоровья, либо проблемы в обучении.</w:delText>
        </w:r>
      </w:del>
    </w:p>
    <w:p w14:paraId="30C2C69E" w14:textId="77777777" w:rsidR="00293E72" w:rsidRPr="00BC7992" w:rsidRDefault="00293E72" w:rsidP="00BC7992">
      <w:pPr>
        <w:tabs>
          <w:tab w:val="left" w:pos="720"/>
        </w:tabs>
        <w:ind w:left="-567" w:firstLine="567"/>
        <w:jc w:val="both"/>
        <w:rPr>
          <w:del w:id="138" w:author="NAZ, Mamoona (OLDHAM MEDICAL SERVICES)" w:date="2026-09-22T12:26:00Z" w16du:dateUtc="2026-09-22T16:26:00Z"/>
          <w:rFonts w:ascii="Times New Roman" w:eastAsia="Times New Roman" w:hAnsi="Times New Roman"/>
          <w:color w:val="FF33FF"/>
          <w:sz w:val="28"/>
          <w:szCs w:val="28"/>
          <w:lang w:eastAsia="ru-RU"/>
        </w:rPr>
      </w:pPr>
      <w:del w:id="139" w:author="NAZ, Mamoona (OLDHAM MEDICAL SERVICES)" w:date="2026-09-22T12:26:00Z" w16du:dateUtc="2026-09-22T16:26:00Z">
        <w:r w:rsidRPr="00BC7992">
          <w:rPr>
            <w:rFonts w:ascii="Times New Roman" w:eastAsia="Times New Roman" w:hAnsi="Times New Roman"/>
            <w:color w:val="000000"/>
            <w:sz w:val="28"/>
            <w:szCs w:val="28"/>
            <w:lang w:eastAsia="ru-RU"/>
          </w:rPr>
          <w:delText xml:space="preserve">1.5.7.Выявление обучающихся, находящихся в социально-опасном положении, </w:delText>
        </w:r>
      </w:del>
    </w:p>
    <w:p w14:paraId="3B4A6774" w14:textId="77777777" w:rsidR="00293E72" w:rsidRPr="00BC7992" w:rsidRDefault="00293E72" w:rsidP="00BC7992">
      <w:pPr>
        <w:tabs>
          <w:tab w:val="left" w:pos="720"/>
        </w:tabs>
        <w:ind w:left="-567" w:firstLine="567"/>
        <w:jc w:val="both"/>
        <w:rPr>
          <w:del w:id="140" w:author="NAZ, Mamoona (OLDHAM MEDICAL SERVICES)" w:date="2026-09-22T12:26:00Z" w16du:dateUtc="2026-09-22T16:26:00Z"/>
          <w:rFonts w:ascii="Times New Roman" w:eastAsia="Times New Roman" w:hAnsi="Times New Roman"/>
          <w:color w:val="FF33FF"/>
          <w:sz w:val="28"/>
          <w:szCs w:val="28"/>
          <w:lang w:eastAsia="ru-RU"/>
        </w:rPr>
      </w:pPr>
      <w:del w:id="141" w:author="NAZ, Mamoona (OLDHAM MEDICAL SERVICES)" w:date="2026-09-22T12:26:00Z" w16du:dateUtc="2026-09-22T16:26:00Z">
        <w:r w:rsidRPr="00BC7992">
          <w:rPr>
            <w:rFonts w:ascii="Times New Roman" w:eastAsia="Times New Roman" w:hAnsi="Times New Roman"/>
            <w:color w:val="000000"/>
            <w:sz w:val="28"/>
            <w:szCs w:val="28"/>
            <w:lang w:eastAsia="ru-RU"/>
          </w:rPr>
          <w:delText>а также не посещающих или систематически не посещающих занятия без уважительной причины, принимает меры по их воспитанию и получению ими образования в рамках реализуемых образовательных программ.</w:delText>
        </w:r>
      </w:del>
    </w:p>
    <w:p w14:paraId="306F8EA1" w14:textId="77777777" w:rsidR="00293E72" w:rsidRPr="00BC7992" w:rsidRDefault="00293E72" w:rsidP="00BC7992">
      <w:pPr>
        <w:tabs>
          <w:tab w:val="left" w:pos="720"/>
        </w:tabs>
        <w:ind w:left="-567" w:firstLine="567"/>
        <w:jc w:val="both"/>
        <w:rPr>
          <w:del w:id="142" w:author="NAZ, Mamoona (OLDHAM MEDICAL SERVICES)" w:date="2026-09-22T12:26:00Z" w16du:dateUtc="2026-09-22T16:26:00Z"/>
          <w:rFonts w:ascii="Times New Roman" w:eastAsia="Times New Roman" w:hAnsi="Times New Roman"/>
          <w:color w:val="FF33FF"/>
          <w:sz w:val="28"/>
          <w:szCs w:val="28"/>
          <w:lang w:eastAsia="ru-RU"/>
        </w:rPr>
      </w:pPr>
      <w:del w:id="143" w:author="NAZ, Mamoona (OLDHAM MEDICAL SERVICES)" w:date="2026-09-22T12:26:00Z" w16du:dateUtc="2026-09-22T16:26:00Z">
        <w:r w:rsidRPr="00BC7992">
          <w:rPr>
            <w:rFonts w:ascii="Times New Roman" w:eastAsia="Times New Roman" w:hAnsi="Times New Roman"/>
            <w:color w:val="000000"/>
            <w:sz w:val="28"/>
            <w:szCs w:val="28"/>
            <w:lang w:eastAsia="ru-RU"/>
          </w:rPr>
          <w:delText>1.5.8.Выявление семей, находящихся в социально-опасном положении и оказание им помощи в обучении и воспитании детей.</w:delText>
        </w:r>
      </w:del>
    </w:p>
    <w:p w14:paraId="42BF86E3" w14:textId="77777777" w:rsidR="00293E72" w:rsidRPr="00BC7992" w:rsidRDefault="00293E72" w:rsidP="00BC7992">
      <w:pPr>
        <w:tabs>
          <w:tab w:val="left" w:pos="720"/>
        </w:tabs>
        <w:ind w:left="-567" w:firstLine="567"/>
        <w:jc w:val="both"/>
        <w:rPr>
          <w:del w:id="144" w:author="NAZ, Mamoona (OLDHAM MEDICAL SERVICES)" w:date="2026-09-22T12:26:00Z" w16du:dateUtc="2026-09-22T16:26:00Z"/>
          <w:rFonts w:ascii="Times New Roman" w:eastAsia="Times New Roman" w:hAnsi="Times New Roman"/>
          <w:color w:val="FF33FF"/>
          <w:sz w:val="28"/>
          <w:szCs w:val="28"/>
          <w:lang w:eastAsia="ru-RU"/>
        </w:rPr>
      </w:pPr>
      <w:del w:id="145" w:author="NAZ, Mamoona (OLDHAM MEDICAL SERVICES)" w:date="2026-09-22T12:26:00Z" w16du:dateUtc="2026-09-22T16:26:00Z">
        <w:r w:rsidRPr="00BC7992">
          <w:rPr>
            <w:rFonts w:ascii="Times New Roman" w:eastAsia="Times New Roman" w:hAnsi="Times New Roman"/>
            <w:color w:val="000000"/>
            <w:sz w:val="28"/>
            <w:szCs w:val="28"/>
            <w:lang w:eastAsia="ru-RU"/>
          </w:rPr>
          <w:delText>1.5.9.Обеспечение организации общедоступных спортивных секций, технических и иных кружков, клубов и привлечение к участию в них обучающихся.</w:delText>
        </w:r>
      </w:del>
    </w:p>
    <w:p w14:paraId="48A6887B" w14:textId="77777777" w:rsidR="00293E72" w:rsidRPr="00BC7992" w:rsidRDefault="00293E72" w:rsidP="00BC7992">
      <w:pPr>
        <w:tabs>
          <w:tab w:val="left" w:pos="720"/>
        </w:tabs>
        <w:ind w:left="-567" w:firstLine="567"/>
        <w:jc w:val="both"/>
        <w:rPr>
          <w:del w:id="146" w:author="NAZ, Mamoona (OLDHAM MEDICAL SERVICES)" w:date="2026-09-22T12:26:00Z" w16du:dateUtc="2026-09-22T16:26:00Z"/>
          <w:rFonts w:ascii="Times New Roman" w:eastAsia="Times New Roman" w:hAnsi="Times New Roman"/>
          <w:color w:val="FF33FF"/>
          <w:sz w:val="28"/>
          <w:szCs w:val="28"/>
          <w:lang w:eastAsia="ru-RU"/>
        </w:rPr>
      </w:pPr>
      <w:del w:id="147" w:author="NAZ, Mamoona (OLDHAM MEDICAL SERVICES)" w:date="2026-09-22T12:26:00Z" w16du:dateUtc="2026-09-22T16:26:00Z">
        <w:r w:rsidRPr="00BC7992">
          <w:rPr>
            <w:rFonts w:ascii="Times New Roman" w:eastAsia="Times New Roman" w:hAnsi="Times New Roman"/>
            <w:color w:val="000000"/>
            <w:sz w:val="28"/>
            <w:szCs w:val="28"/>
            <w:lang w:eastAsia="ru-RU"/>
          </w:rPr>
          <w:delText>1.5.10.Осуществление мер по реализации программ и методик, направленных на формирование законопослушного поведения обучающихся.</w:delText>
        </w:r>
      </w:del>
    </w:p>
    <w:p w14:paraId="37CEC49B" w14:textId="77777777" w:rsidR="00293E72" w:rsidRPr="00BC7992" w:rsidRDefault="00293E72" w:rsidP="00BC7992">
      <w:pPr>
        <w:tabs>
          <w:tab w:val="left" w:pos="720"/>
        </w:tabs>
        <w:ind w:left="-567" w:firstLine="567"/>
        <w:jc w:val="both"/>
        <w:rPr>
          <w:del w:id="148" w:author="NAZ, Mamoona (OLDHAM MEDICAL SERVICES)" w:date="2026-09-22T12:26:00Z" w16du:dateUtc="2026-09-22T16:26:00Z"/>
          <w:rFonts w:ascii="Times New Roman" w:eastAsia="Times New Roman" w:hAnsi="Times New Roman"/>
          <w:color w:val="FF33FF"/>
          <w:sz w:val="28"/>
          <w:szCs w:val="28"/>
          <w:lang w:eastAsia="ru-RU"/>
        </w:rPr>
      </w:pPr>
      <w:del w:id="149" w:author="NAZ, Mamoona (OLDHAM MEDICAL SERVICES)" w:date="2026-09-22T12:26:00Z" w16du:dateUtc="2026-09-22T16:26:00Z">
        <w:r w:rsidRPr="00BC7992">
          <w:rPr>
            <w:rFonts w:ascii="Times New Roman" w:eastAsia="Times New Roman" w:hAnsi="Times New Roman"/>
            <w:color w:val="000000"/>
            <w:sz w:val="28"/>
            <w:szCs w:val="28"/>
            <w:lang w:eastAsia="ru-RU"/>
          </w:rPr>
          <w:delText>1.5.11.Обеспечение физического и эмоционального благополучия каждого ребенка.</w:delText>
        </w:r>
      </w:del>
    </w:p>
    <w:p w14:paraId="125933B2" w14:textId="77777777" w:rsidR="00293E72" w:rsidRPr="00BC7992" w:rsidRDefault="00293E72" w:rsidP="00BC7992">
      <w:pPr>
        <w:tabs>
          <w:tab w:val="left" w:pos="720"/>
        </w:tabs>
        <w:ind w:left="-567" w:firstLine="567"/>
        <w:jc w:val="both"/>
        <w:rPr>
          <w:del w:id="150" w:author="NAZ, Mamoona (OLDHAM MEDICAL SERVICES)" w:date="2026-09-22T12:26:00Z" w16du:dateUtc="2026-09-22T16:26:00Z"/>
          <w:rFonts w:ascii="Times New Roman" w:eastAsia="Times New Roman" w:hAnsi="Times New Roman"/>
          <w:color w:val="FF33FF"/>
          <w:sz w:val="28"/>
          <w:szCs w:val="28"/>
          <w:lang w:eastAsia="ru-RU"/>
        </w:rPr>
      </w:pPr>
      <w:del w:id="151" w:author="NAZ, Mamoona (OLDHAM MEDICAL SERVICES)" w:date="2026-09-22T12:26:00Z" w16du:dateUtc="2026-09-22T16:26:00Z">
        <w:r w:rsidRPr="00BC7992">
          <w:rPr>
            <w:rFonts w:ascii="Times New Roman" w:eastAsia="Times New Roman" w:hAnsi="Times New Roman"/>
            <w:color w:val="000000"/>
            <w:sz w:val="28"/>
            <w:szCs w:val="28"/>
            <w:lang w:eastAsia="ru-RU"/>
          </w:rPr>
          <w:delText>1.5.12.Выявление и развитие способностей детей, обеспечение непрерывности образования.</w:delText>
        </w:r>
      </w:del>
    </w:p>
    <w:p w14:paraId="0320EEC9" w14:textId="77777777" w:rsidR="00293E72" w:rsidRPr="00BC7992" w:rsidRDefault="00293E72" w:rsidP="00BC7992">
      <w:pPr>
        <w:tabs>
          <w:tab w:val="left" w:pos="720"/>
        </w:tabs>
        <w:ind w:left="-567" w:firstLine="567"/>
        <w:jc w:val="both"/>
        <w:rPr>
          <w:del w:id="152" w:author="NAZ, Mamoona (OLDHAM MEDICAL SERVICES)" w:date="2026-09-22T12:26:00Z" w16du:dateUtc="2026-09-22T16:26:00Z"/>
          <w:rFonts w:ascii="Times New Roman" w:eastAsia="Times New Roman" w:hAnsi="Times New Roman"/>
          <w:color w:val="FF33FF"/>
          <w:sz w:val="28"/>
          <w:szCs w:val="28"/>
          <w:lang w:eastAsia="ru-RU"/>
        </w:rPr>
      </w:pPr>
      <w:del w:id="153" w:author="NAZ, Mamoona (OLDHAM MEDICAL SERVICES)" w:date="2026-09-22T12:26:00Z" w16du:dateUtc="2026-09-22T16:26:00Z">
        <w:r w:rsidRPr="00BC7992">
          <w:rPr>
            <w:rFonts w:ascii="Times New Roman" w:eastAsia="Times New Roman" w:hAnsi="Times New Roman"/>
            <w:color w:val="000000"/>
            <w:sz w:val="28"/>
            <w:szCs w:val="28"/>
            <w:lang w:eastAsia="ru-RU"/>
          </w:rPr>
          <w:delText>1.5.13.Консультирование родителей (законных представителей), представителей общественности и иных заинтересованных лиц по вопросам возрастной психологи и педагогики.</w:delText>
        </w:r>
      </w:del>
    </w:p>
    <w:p w14:paraId="21755490" w14:textId="77777777" w:rsidR="00293E72" w:rsidRPr="00BC7992" w:rsidRDefault="00293E72" w:rsidP="00BC7992">
      <w:pPr>
        <w:tabs>
          <w:tab w:val="left" w:pos="720"/>
        </w:tabs>
        <w:ind w:left="-567" w:firstLine="567"/>
        <w:jc w:val="both"/>
        <w:rPr>
          <w:del w:id="154" w:author="NAZ, Mamoona (OLDHAM MEDICAL SERVICES)" w:date="2026-09-22T12:26:00Z" w16du:dateUtc="2026-09-22T16:26:00Z"/>
          <w:rFonts w:ascii="Times New Roman" w:eastAsia="Times New Roman" w:hAnsi="Times New Roman"/>
          <w:color w:val="FF33FF"/>
          <w:sz w:val="28"/>
          <w:szCs w:val="28"/>
          <w:lang w:eastAsia="ru-RU"/>
        </w:rPr>
      </w:pPr>
      <w:del w:id="155" w:author="NAZ, Mamoona (OLDHAM MEDICAL SERVICES)" w:date="2026-09-22T12:26:00Z" w16du:dateUtc="2026-09-22T16:26:00Z">
        <w:r w:rsidRPr="00BC7992">
          <w:rPr>
            <w:rFonts w:ascii="Times New Roman" w:eastAsia="Times New Roman" w:hAnsi="Times New Roman"/>
            <w:color w:val="000000"/>
            <w:sz w:val="28"/>
            <w:szCs w:val="28"/>
            <w:lang w:eastAsia="ru-RU"/>
          </w:rPr>
          <w:delText>1.5.14. Разработка, апробация и внедрение прогрессивных образовательных и воспитательных программ и технологий.</w:delText>
        </w:r>
      </w:del>
    </w:p>
    <w:p w14:paraId="2D39CCFE" w14:textId="77777777" w:rsidR="00293E72" w:rsidRPr="00BC7992" w:rsidRDefault="00293E72" w:rsidP="00BC7992">
      <w:pPr>
        <w:tabs>
          <w:tab w:val="left" w:pos="720"/>
        </w:tabs>
        <w:ind w:left="-567" w:firstLine="567"/>
        <w:jc w:val="both"/>
        <w:rPr>
          <w:del w:id="156" w:author="NAZ, Mamoona (OLDHAM MEDICAL SERVICES)" w:date="2026-09-22T12:26:00Z" w16du:dateUtc="2026-09-22T16:26:00Z"/>
          <w:rFonts w:ascii="Times New Roman" w:eastAsia="Times New Roman" w:hAnsi="Times New Roman"/>
          <w:color w:val="FF33FF"/>
          <w:sz w:val="28"/>
          <w:szCs w:val="28"/>
          <w:lang w:eastAsia="ru-RU"/>
        </w:rPr>
      </w:pPr>
      <w:del w:id="157" w:author="NAZ, Mamoona (OLDHAM MEDICAL SERVICES)" w:date="2026-09-22T12:26:00Z" w16du:dateUtc="2026-09-22T16:26:00Z">
        <w:r w:rsidRPr="00BC7992">
          <w:rPr>
            <w:rFonts w:ascii="Times New Roman" w:eastAsia="Times New Roman" w:hAnsi="Times New Roman"/>
            <w:color w:val="000000"/>
            <w:sz w:val="28"/>
            <w:szCs w:val="28"/>
            <w:lang w:eastAsia="ru-RU"/>
          </w:rPr>
          <w:delText>1.6. Школа может оказывать обучающимся, населению, предприятиям, учреждениям и организациям на договорной основе (в не</w:delText>
        </w:r>
        <w:r w:rsidRPr="00BC7992">
          <w:rPr>
            <w:rFonts w:ascii="Times New Roman" w:eastAsia="Times New Roman" w:hAnsi="Times New Roman"/>
            <w:color w:val="000000"/>
            <w:sz w:val="28"/>
            <w:szCs w:val="28"/>
            <w:lang w:eastAsia="ru-RU"/>
          </w:rPr>
          <w:softHyphen/>
          <w:delText>обходимых случаях — при наличии соответствующей лицензии) следующие виды приносящей доходы деятельности:</w:delText>
        </w:r>
      </w:del>
    </w:p>
    <w:p w14:paraId="1D79EAFE" w14:textId="77777777" w:rsidR="00293E72" w:rsidRPr="00BC7992" w:rsidRDefault="00293E72" w:rsidP="00BC7992">
      <w:pPr>
        <w:tabs>
          <w:tab w:val="left" w:pos="720"/>
        </w:tabs>
        <w:ind w:left="-567" w:firstLine="567"/>
        <w:jc w:val="both"/>
        <w:rPr>
          <w:del w:id="158" w:author="NAZ, Mamoona (OLDHAM MEDICAL SERVICES)" w:date="2026-09-22T12:26:00Z" w16du:dateUtc="2026-09-22T16:26:00Z"/>
          <w:rFonts w:ascii="Times New Roman" w:eastAsia="Times New Roman" w:hAnsi="Times New Roman"/>
          <w:color w:val="FF33FF"/>
          <w:sz w:val="28"/>
          <w:szCs w:val="28"/>
          <w:lang w:eastAsia="ru-RU"/>
        </w:rPr>
      </w:pPr>
      <w:del w:id="159" w:author="NAZ, Mamoona (OLDHAM MEDICAL SERVICES)" w:date="2026-09-22T12:26:00Z" w16du:dateUtc="2026-09-22T16:26:00Z">
        <w:r w:rsidRPr="00BC7992">
          <w:rPr>
            <w:rFonts w:ascii="Times New Roman" w:eastAsia="Times New Roman" w:hAnsi="Times New Roman"/>
            <w:color w:val="000000"/>
            <w:sz w:val="28"/>
            <w:szCs w:val="28"/>
            <w:lang w:eastAsia="ru-RU"/>
          </w:rPr>
          <w:delText>1.6.1. По договорам и совместно с предприятиями, учреждениями, организациями  проводить профессиональ</w:delText>
        </w:r>
        <w:r w:rsidRPr="00BC7992">
          <w:rPr>
            <w:rFonts w:ascii="Times New Roman" w:eastAsia="Times New Roman" w:hAnsi="Times New Roman"/>
            <w:color w:val="000000"/>
            <w:sz w:val="28"/>
            <w:szCs w:val="28"/>
            <w:lang w:eastAsia="ru-RU"/>
          </w:rPr>
          <w:softHyphen/>
          <w:delText>ную подготовку обучающихся.</w:delText>
        </w:r>
      </w:del>
    </w:p>
    <w:p w14:paraId="6938C705" w14:textId="77777777" w:rsidR="00293E72" w:rsidRPr="00BC7992" w:rsidRDefault="00293E72" w:rsidP="00BC7992">
      <w:pPr>
        <w:tabs>
          <w:tab w:val="left" w:pos="720"/>
        </w:tabs>
        <w:ind w:left="-567" w:firstLine="567"/>
        <w:jc w:val="both"/>
        <w:rPr>
          <w:del w:id="160" w:author="NAZ, Mamoona (OLDHAM MEDICAL SERVICES)" w:date="2026-09-22T12:26:00Z" w16du:dateUtc="2026-09-22T16:26:00Z"/>
          <w:rFonts w:ascii="Times New Roman" w:eastAsia="Times New Roman" w:hAnsi="Times New Roman"/>
          <w:color w:val="FF33FF"/>
          <w:sz w:val="28"/>
          <w:szCs w:val="28"/>
          <w:lang w:eastAsia="ru-RU"/>
        </w:rPr>
      </w:pPr>
      <w:del w:id="161" w:author="NAZ, Mamoona (OLDHAM MEDICAL SERVICES)" w:date="2026-09-22T12:26:00Z" w16du:dateUtc="2026-09-22T16:26:00Z">
        <w:r w:rsidRPr="00BC7992">
          <w:rPr>
            <w:rFonts w:ascii="Times New Roman" w:eastAsia="Times New Roman" w:hAnsi="Times New Roman"/>
            <w:color w:val="000000"/>
            <w:spacing w:val="-1"/>
            <w:sz w:val="28"/>
            <w:szCs w:val="28"/>
            <w:lang w:eastAsia="ru-RU"/>
          </w:rPr>
          <w:delText>1.6.2. О</w:delText>
        </w:r>
        <w:r w:rsidRPr="00BC7992">
          <w:rPr>
            <w:rFonts w:ascii="Times New Roman" w:eastAsia="Times New Roman" w:hAnsi="Times New Roman"/>
            <w:color w:val="000000"/>
            <w:sz w:val="28"/>
            <w:szCs w:val="28"/>
            <w:lang w:eastAsia="ru-RU"/>
          </w:rPr>
          <w:delText>рганизовывать изучение специальных дисциплин сверх часов и сверх программы по данной дисципли</w:delText>
        </w:r>
        <w:r w:rsidRPr="00BC7992">
          <w:rPr>
            <w:rFonts w:ascii="Times New Roman" w:eastAsia="Times New Roman" w:hAnsi="Times New Roman"/>
            <w:color w:val="000000"/>
            <w:sz w:val="28"/>
            <w:szCs w:val="28"/>
            <w:lang w:eastAsia="ru-RU"/>
          </w:rPr>
          <w:softHyphen/>
          <w:delText>не, предусмотренной учебным планом.</w:delText>
        </w:r>
      </w:del>
    </w:p>
    <w:p w14:paraId="42380639" w14:textId="77777777" w:rsidR="00293E72" w:rsidRPr="00BC7992" w:rsidRDefault="00293E72" w:rsidP="00BC7992">
      <w:pPr>
        <w:tabs>
          <w:tab w:val="left" w:pos="720"/>
        </w:tabs>
        <w:ind w:left="-567" w:firstLine="567"/>
        <w:jc w:val="both"/>
        <w:rPr>
          <w:del w:id="162" w:author="NAZ, Mamoona (OLDHAM MEDICAL SERVICES)" w:date="2026-09-22T12:26:00Z" w16du:dateUtc="2026-09-22T16:26:00Z"/>
          <w:rFonts w:ascii="Times New Roman" w:eastAsia="Times New Roman" w:hAnsi="Times New Roman"/>
          <w:color w:val="FF33FF"/>
          <w:sz w:val="28"/>
          <w:szCs w:val="28"/>
          <w:lang w:eastAsia="ru-RU"/>
        </w:rPr>
      </w:pPr>
      <w:del w:id="163" w:author="NAZ, Mamoona (OLDHAM MEDICAL SERVICES)" w:date="2026-09-22T12:26:00Z" w16du:dateUtc="2026-09-22T16:26:00Z">
        <w:r w:rsidRPr="00BC7992">
          <w:rPr>
            <w:rFonts w:ascii="Times New Roman" w:eastAsia="Times New Roman" w:hAnsi="Times New Roman"/>
            <w:color w:val="000000"/>
            <w:sz w:val="28"/>
            <w:szCs w:val="28"/>
            <w:lang w:eastAsia="ru-RU"/>
          </w:rPr>
          <w:delText>1.6.3.Проводить репетиторство с обучающимися другого образовательного учреждения.</w:delText>
        </w:r>
      </w:del>
    </w:p>
    <w:p w14:paraId="7A5398C3" w14:textId="77777777" w:rsidR="00293E72" w:rsidRPr="00BC7992" w:rsidRDefault="00293E72" w:rsidP="00BC7992">
      <w:pPr>
        <w:tabs>
          <w:tab w:val="left" w:pos="720"/>
        </w:tabs>
        <w:ind w:left="-567" w:firstLine="567"/>
        <w:jc w:val="both"/>
        <w:rPr>
          <w:del w:id="164" w:author="NAZ, Mamoona (OLDHAM MEDICAL SERVICES)" w:date="2026-09-22T12:26:00Z" w16du:dateUtc="2026-09-22T16:26:00Z"/>
          <w:rFonts w:ascii="Times New Roman" w:eastAsia="Times New Roman" w:hAnsi="Times New Roman"/>
          <w:color w:val="FF33FF"/>
          <w:sz w:val="28"/>
          <w:szCs w:val="28"/>
          <w:lang w:eastAsia="ru-RU"/>
        </w:rPr>
      </w:pPr>
      <w:del w:id="165" w:author="NAZ, Mamoona (OLDHAM MEDICAL SERVICES)" w:date="2026-09-22T12:26:00Z" w16du:dateUtc="2026-09-22T16:26:00Z">
        <w:r w:rsidRPr="00BC7992">
          <w:rPr>
            <w:rFonts w:ascii="Times New Roman" w:eastAsia="Times New Roman" w:hAnsi="Times New Roman"/>
            <w:color w:val="000000"/>
            <w:spacing w:val="-1"/>
            <w:sz w:val="28"/>
            <w:szCs w:val="28"/>
            <w:lang w:eastAsia="ru-RU"/>
          </w:rPr>
          <w:delText xml:space="preserve">1.6.4. Организовывать курсы </w:delText>
        </w:r>
        <w:r w:rsidRPr="00BC7992">
          <w:rPr>
            <w:rFonts w:ascii="Times New Roman" w:eastAsia="Times New Roman" w:hAnsi="Times New Roman"/>
            <w:color w:val="000000"/>
            <w:sz w:val="28"/>
            <w:szCs w:val="28"/>
            <w:lang w:eastAsia="ru-RU"/>
          </w:rPr>
          <w:delText xml:space="preserve">по подготовке к поступлению в средние </w:delText>
        </w:r>
        <w:r w:rsidRPr="00BC7992">
          <w:rPr>
            <w:rFonts w:ascii="Times New Roman" w:eastAsia="Times New Roman" w:hAnsi="Times New Roman"/>
            <w:bCs/>
            <w:color w:val="000000"/>
            <w:sz w:val="28"/>
            <w:szCs w:val="28"/>
            <w:lang w:eastAsia="ru-RU"/>
          </w:rPr>
          <w:delText>и высшие</w:delText>
        </w:r>
        <w:r w:rsidRPr="00BC7992">
          <w:rPr>
            <w:rFonts w:ascii="Times New Roman" w:eastAsia="Times New Roman" w:hAnsi="Times New Roman"/>
            <w:b/>
            <w:bCs/>
            <w:color w:val="000000"/>
            <w:sz w:val="28"/>
            <w:szCs w:val="28"/>
            <w:lang w:eastAsia="ru-RU"/>
          </w:rPr>
          <w:delText xml:space="preserve"> </w:delText>
        </w:r>
        <w:r w:rsidRPr="00BC7992">
          <w:rPr>
            <w:rFonts w:ascii="Times New Roman" w:eastAsia="Times New Roman" w:hAnsi="Times New Roman"/>
            <w:color w:val="000000"/>
            <w:sz w:val="28"/>
            <w:szCs w:val="28"/>
            <w:lang w:eastAsia="ru-RU"/>
          </w:rPr>
          <w:delText>профессиональные образовательные учреждения:</w:delText>
        </w:r>
      </w:del>
    </w:p>
    <w:p w14:paraId="74186BCB" w14:textId="77777777" w:rsidR="00293E72" w:rsidRPr="00BC7992" w:rsidRDefault="00293E72" w:rsidP="00BC7992">
      <w:pPr>
        <w:tabs>
          <w:tab w:val="left" w:pos="720"/>
        </w:tabs>
        <w:ind w:left="-567" w:firstLine="567"/>
        <w:jc w:val="both"/>
        <w:rPr>
          <w:del w:id="166" w:author="NAZ, Mamoona (OLDHAM MEDICAL SERVICES)" w:date="2026-09-22T12:26:00Z" w16du:dateUtc="2026-09-22T16:26:00Z"/>
          <w:rFonts w:ascii="Times New Roman" w:eastAsia="Times New Roman" w:hAnsi="Times New Roman"/>
          <w:color w:val="FF33FF"/>
          <w:sz w:val="28"/>
          <w:szCs w:val="28"/>
          <w:lang w:eastAsia="ru-RU"/>
        </w:rPr>
      </w:pPr>
      <w:del w:id="167" w:author="NAZ, Mamoona (OLDHAM MEDICAL SERVICES)" w:date="2026-09-22T12:26:00Z" w16du:dateUtc="2026-09-22T16:26:00Z">
        <w:r w:rsidRPr="00BC7992">
          <w:rPr>
            <w:rFonts w:ascii="Times New Roman" w:eastAsia="Times New Roman" w:hAnsi="Times New Roman"/>
            <w:color w:val="000000"/>
            <w:sz w:val="28"/>
            <w:szCs w:val="28"/>
            <w:lang w:eastAsia="ru-RU"/>
          </w:rPr>
          <w:delText>по изучению иностранных языков;</w:delText>
        </w:r>
      </w:del>
    </w:p>
    <w:p w14:paraId="67EC4DCB" w14:textId="77777777" w:rsidR="00293E72" w:rsidRPr="00BC7992" w:rsidRDefault="00293E72" w:rsidP="00BC7992">
      <w:pPr>
        <w:tabs>
          <w:tab w:val="left" w:pos="720"/>
        </w:tabs>
        <w:ind w:left="-567" w:firstLine="567"/>
        <w:jc w:val="both"/>
        <w:rPr>
          <w:del w:id="168" w:author="NAZ, Mamoona (OLDHAM MEDICAL SERVICES)" w:date="2026-09-22T12:26:00Z" w16du:dateUtc="2026-09-22T16:26:00Z"/>
          <w:rFonts w:ascii="Times New Roman" w:eastAsia="Times New Roman" w:hAnsi="Times New Roman"/>
          <w:color w:val="FF33FF"/>
          <w:sz w:val="28"/>
          <w:szCs w:val="28"/>
          <w:lang w:eastAsia="ru-RU"/>
        </w:rPr>
      </w:pPr>
      <w:del w:id="169" w:author="NAZ, Mamoona (OLDHAM MEDICAL SERVICES)" w:date="2026-09-22T12:26:00Z" w16du:dateUtc="2026-09-22T16:26:00Z">
        <w:r w:rsidRPr="00BC7992">
          <w:rPr>
            <w:rFonts w:ascii="Times New Roman" w:eastAsia="Times New Roman" w:hAnsi="Times New Roman"/>
            <w:color w:val="000000"/>
            <w:sz w:val="28"/>
            <w:szCs w:val="28"/>
            <w:lang w:eastAsia="ru-RU"/>
          </w:rPr>
          <w:delText>повышения квалификации;</w:delText>
        </w:r>
      </w:del>
    </w:p>
    <w:p w14:paraId="6F71591B" w14:textId="77777777" w:rsidR="00293E72" w:rsidRPr="00BC7992" w:rsidRDefault="00293E72" w:rsidP="00BC7992">
      <w:pPr>
        <w:tabs>
          <w:tab w:val="left" w:pos="720"/>
        </w:tabs>
        <w:ind w:left="-567" w:firstLine="567"/>
        <w:jc w:val="both"/>
        <w:rPr>
          <w:del w:id="170" w:author="NAZ, Mamoona (OLDHAM MEDICAL SERVICES)" w:date="2026-09-22T12:26:00Z" w16du:dateUtc="2026-09-22T16:26:00Z"/>
          <w:rFonts w:ascii="Times New Roman" w:eastAsia="Times New Roman" w:hAnsi="Times New Roman"/>
          <w:color w:val="FF33FF"/>
          <w:sz w:val="28"/>
          <w:szCs w:val="28"/>
          <w:lang w:eastAsia="ru-RU"/>
        </w:rPr>
      </w:pPr>
      <w:del w:id="171" w:author="NAZ, Mamoona (OLDHAM MEDICAL SERVICES)" w:date="2026-09-22T12:26:00Z" w16du:dateUtc="2026-09-22T16:26:00Z">
        <w:r w:rsidRPr="00BC7992">
          <w:rPr>
            <w:rFonts w:ascii="Times New Roman" w:eastAsia="Times New Roman" w:hAnsi="Times New Roman"/>
            <w:color w:val="000000"/>
            <w:sz w:val="28"/>
            <w:szCs w:val="28"/>
            <w:lang w:eastAsia="ru-RU"/>
          </w:rPr>
          <w:delText>по переподготовке кадров с освоением новых специальностей, в том числе вождение автомобиля, машинопись, стенография.</w:delText>
        </w:r>
      </w:del>
    </w:p>
    <w:p w14:paraId="6A746461" w14:textId="77777777" w:rsidR="00293E72" w:rsidRPr="00BC7992" w:rsidRDefault="00293E72" w:rsidP="00BC7992">
      <w:pPr>
        <w:tabs>
          <w:tab w:val="left" w:pos="720"/>
        </w:tabs>
        <w:ind w:left="-567" w:firstLine="567"/>
        <w:jc w:val="both"/>
        <w:rPr>
          <w:del w:id="172" w:author="NAZ, Mamoona (OLDHAM MEDICAL SERVICES)" w:date="2026-09-22T12:26:00Z" w16du:dateUtc="2026-09-22T16:26:00Z"/>
          <w:rFonts w:ascii="Times New Roman" w:eastAsia="Times New Roman" w:hAnsi="Times New Roman"/>
          <w:color w:val="FF33FF"/>
          <w:sz w:val="28"/>
          <w:szCs w:val="28"/>
          <w:lang w:eastAsia="ru-RU"/>
        </w:rPr>
      </w:pPr>
      <w:del w:id="173" w:author="NAZ, Mamoona (OLDHAM MEDICAL SERVICES)" w:date="2026-09-22T12:26:00Z" w16du:dateUtc="2026-09-22T16:26:00Z">
        <w:r w:rsidRPr="00BC7992">
          <w:rPr>
            <w:rFonts w:ascii="Times New Roman" w:eastAsia="Times New Roman" w:hAnsi="Times New Roman"/>
            <w:color w:val="000000"/>
            <w:sz w:val="28"/>
            <w:szCs w:val="28"/>
            <w:lang w:eastAsia="ru-RU"/>
          </w:rPr>
          <w:delText>1.6.5. Создавать кружки:</w:delText>
        </w:r>
      </w:del>
    </w:p>
    <w:p w14:paraId="0E3BDBF2" w14:textId="77777777" w:rsidR="00293E72" w:rsidRPr="00BC7992" w:rsidRDefault="00293E72" w:rsidP="00BC7992">
      <w:pPr>
        <w:tabs>
          <w:tab w:val="left" w:pos="720"/>
        </w:tabs>
        <w:ind w:left="-567" w:firstLine="567"/>
        <w:jc w:val="both"/>
        <w:rPr>
          <w:del w:id="174" w:author="NAZ, Mamoona (OLDHAM MEDICAL SERVICES)" w:date="2026-09-22T12:26:00Z" w16du:dateUtc="2026-09-22T16:26:00Z"/>
          <w:rFonts w:ascii="Times New Roman" w:eastAsia="Times New Roman" w:hAnsi="Times New Roman"/>
          <w:color w:val="FF33FF"/>
          <w:sz w:val="28"/>
          <w:szCs w:val="28"/>
          <w:lang w:eastAsia="ru-RU"/>
        </w:rPr>
      </w:pPr>
      <w:del w:id="175" w:author="NAZ, Mamoona (OLDHAM MEDICAL SERVICES)" w:date="2026-09-22T12:26:00Z" w16du:dateUtc="2026-09-22T16:26:00Z">
        <w:r w:rsidRPr="00BC7992">
          <w:rPr>
            <w:rFonts w:ascii="Times New Roman" w:eastAsia="Times New Roman" w:hAnsi="Times New Roman"/>
            <w:color w:val="000000"/>
            <w:sz w:val="28"/>
            <w:szCs w:val="28"/>
            <w:lang w:eastAsia="ru-RU"/>
          </w:rPr>
          <w:delText>по обучению игре на музыкальных инструментах;</w:delText>
        </w:r>
      </w:del>
    </w:p>
    <w:p w14:paraId="29718C50" w14:textId="77777777" w:rsidR="00293E72" w:rsidRPr="00BC7992" w:rsidRDefault="00293E72" w:rsidP="00BC7992">
      <w:pPr>
        <w:tabs>
          <w:tab w:val="left" w:pos="720"/>
        </w:tabs>
        <w:ind w:left="-567" w:firstLine="567"/>
        <w:jc w:val="both"/>
        <w:rPr>
          <w:del w:id="176" w:author="NAZ, Mamoona (OLDHAM MEDICAL SERVICES)" w:date="2026-09-22T12:26:00Z" w16du:dateUtc="2026-09-22T16:26:00Z"/>
          <w:rFonts w:ascii="Times New Roman" w:eastAsia="Times New Roman" w:hAnsi="Times New Roman"/>
          <w:color w:val="FF33FF"/>
          <w:sz w:val="28"/>
          <w:szCs w:val="28"/>
          <w:lang w:eastAsia="ru-RU"/>
        </w:rPr>
      </w:pPr>
      <w:del w:id="177" w:author="NAZ, Mamoona (OLDHAM MEDICAL SERVICES)" w:date="2026-09-22T12:26:00Z" w16du:dateUtc="2026-09-22T16:26:00Z">
        <w:r w:rsidRPr="00BC7992">
          <w:rPr>
            <w:rFonts w:ascii="Times New Roman" w:eastAsia="Times New Roman" w:hAnsi="Times New Roman"/>
            <w:color w:val="000000"/>
            <w:sz w:val="28"/>
            <w:szCs w:val="28"/>
            <w:lang w:eastAsia="ru-RU"/>
          </w:rPr>
          <w:delText>фото-, кино-, видео- , радиоделу;</w:delText>
        </w:r>
      </w:del>
    </w:p>
    <w:p w14:paraId="042091CA" w14:textId="77777777" w:rsidR="00293E72" w:rsidRPr="00BC7992" w:rsidRDefault="00293E72" w:rsidP="00BC7992">
      <w:pPr>
        <w:tabs>
          <w:tab w:val="left" w:pos="720"/>
        </w:tabs>
        <w:ind w:left="-567" w:firstLine="567"/>
        <w:jc w:val="both"/>
        <w:rPr>
          <w:del w:id="178" w:author="NAZ, Mamoona (OLDHAM MEDICAL SERVICES)" w:date="2026-09-22T12:26:00Z" w16du:dateUtc="2026-09-22T16:26:00Z"/>
          <w:rFonts w:ascii="Times New Roman" w:eastAsia="Times New Roman" w:hAnsi="Times New Roman"/>
          <w:color w:val="FF33FF"/>
          <w:sz w:val="28"/>
          <w:szCs w:val="28"/>
          <w:lang w:eastAsia="ru-RU"/>
        </w:rPr>
      </w:pPr>
      <w:del w:id="179" w:author="NAZ, Mamoona (OLDHAM MEDICAL SERVICES)" w:date="2026-09-22T12:26:00Z" w16du:dateUtc="2026-09-22T16:26:00Z">
        <w:r w:rsidRPr="00BC7992">
          <w:rPr>
            <w:rFonts w:ascii="Times New Roman" w:eastAsia="Times New Roman" w:hAnsi="Times New Roman"/>
            <w:color w:val="000000"/>
            <w:sz w:val="28"/>
            <w:szCs w:val="28"/>
            <w:lang w:eastAsia="ru-RU"/>
          </w:rPr>
          <w:delText>кройке и шитью, вязанию, домоводству;</w:delText>
        </w:r>
      </w:del>
    </w:p>
    <w:p w14:paraId="708592C0" w14:textId="77777777" w:rsidR="00293E72" w:rsidRPr="00BC7992" w:rsidRDefault="00293E72" w:rsidP="00BC7992">
      <w:pPr>
        <w:tabs>
          <w:tab w:val="left" w:pos="720"/>
        </w:tabs>
        <w:ind w:left="-567" w:firstLine="567"/>
        <w:jc w:val="both"/>
        <w:rPr>
          <w:del w:id="180" w:author="NAZ, Mamoona (OLDHAM MEDICAL SERVICES)" w:date="2026-09-22T12:26:00Z" w16du:dateUtc="2026-09-22T16:26:00Z"/>
          <w:rFonts w:ascii="Times New Roman" w:eastAsia="Times New Roman" w:hAnsi="Times New Roman"/>
          <w:color w:val="FF33FF"/>
          <w:sz w:val="28"/>
          <w:szCs w:val="28"/>
          <w:lang w:eastAsia="ru-RU"/>
        </w:rPr>
      </w:pPr>
      <w:del w:id="181" w:author="NAZ, Mamoona (OLDHAM MEDICAL SERVICES)" w:date="2026-09-22T12:26:00Z" w16du:dateUtc="2026-09-22T16:26:00Z">
        <w:r w:rsidRPr="00BC7992">
          <w:rPr>
            <w:rFonts w:ascii="Times New Roman" w:eastAsia="Times New Roman" w:hAnsi="Times New Roman"/>
            <w:color w:val="000000"/>
            <w:spacing w:val="-1"/>
            <w:sz w:val="28"/>
            <w:szCs w:val="28"/>
            <w:lang w:eastAsia="ru-RU"/>
          </w:rPr>
          <w:delText>танцам.</w:delText>
        </w:r>
      </w:del>
    </w:p>
    <w:p w14:paraId="4F5BBB92" w14:textId="77777777" w:rsidR="00293E72" w:rsidRPr="00BC7992" w:rsidRDefault="00293E72" w:rsidP="00BC7992">
      <w:pPr>
        <w:tabs>
          <w:tab w:val="left" w:pos="720"/>
        </w:tabs>
        <w:ind w:left="-567" w:firstLine="567"/>
        <w:jc w:val="both"/>
        <w:rPr>
          <w:del w:id="182" w:author="NAZ, Mamoona (OLDHAM MEDICAL SERVICES)" w:date="2026-09-22T12:26:00Z" w16du:dateUtc="2026-09-22T16:26:00Z"/>
          <w:rFonts w:ascii="Times New Roman" w:eastAsia="Times New Roman" w:hAnsi="Times New Roman"/>
          <w:color w:val="FF33FF"/>
          <w:sz w:val="28"/>
          <w:szCs w:val="28"/>
          <w:lang w:eastAsia="ru-RU"/>
        </w:rPr>
      </w:pPr>
      <w:del w:id="183" w:author="NAZ, Mamoona (OLDHAM MEDICAL SERVICES)" w:date="2026-09-22T12:26:00Z" w16du:dateUtc="2026-09-22T16:26:00Z">
        <w:r w:rsidRPr="00BC7992">
          <w:rPr>
            <w:rFonts w:ascii="Times New Roman" w:eastAsia="Times New Roman" w:hAnsi="Times New Roman"/>
            <w:color w:val="000000"/>
            <w:sz w:val="28"/>
            <w:szCs w:val="28"/>
            <w:lang w:eastAsia="ru-RU"/>
          </w:rPr>
          <w:delText>1.6.6. Создавать студии, группы, школы, факультативы, работающие по программам дополнительного образо</w:delText>
        </w:r>
        <w:r w:rsidRPr="00BC7992">
          <w:rPr>
            <w:rFonts w:ascii="Times New Roman" w:eastAsia="Times New Roman" w:hAnsi="Times New Roman"/>
            <w:color w:val="000000"/>
            <w:sz w:val="28"/>
            <w:szCs w:val="28"/>
            <w:lang w:eastAsia="ru-RU"/>
          </w:rPr>
          <w:softHyphen/>
        </w:r>
        <w:r w:rsidRPr="00BC7992">
          <w:rPr>
            <w:rFonts w:ascii="Times New Roman" w:eastAsia="Times New Roman" w:hAnsi="Times New Roman"/>
            <w:color w:val="000000"/>
            <w:spacing w:val="-1"/>
            <w:sz w:val="28"/>
            <w:szCs w:val="28"/>
            <w:lang w:eastAsia="ru-RU"/>
          </w:rPr>
          <w:delText>вания детей:</w:delText>
        </w:r>
      </w:del>
    </w:p>
    <w:p w14:paraId="0D37B891" w14:textId="77777777" w:rsidR="00293E72" w:rsidRPr="00BC7992" w:rsidRDefault="00293E72" w:rsidP="00BC7992">
      <w:pPr>
        <w:tabs>
          <w:tab w:val="left" w:pos="720"/>
        </w:tabs>
        <w:ind w:left="-567" w:firstLine="567"/>
        <w:jc w:val="both"/>
        <w:rPr>
          <w:del w:id="184" w:author="NAZ, Mamoona (OLDHAM MEDICAL SERVICES)" w:date="2026-09-22T12:26:00Z" w16du:dateUtc="2026-09-22T16:26:00Z"/>
          <w:rFonts w:ascii="Times New Roman" w:eastAsia="Times New Roman" w:hAnsi="Times New Roman"/>
          <w:color w:val="FF33FF"/>
          <w:sz w:val="28"/>
          <w:szCs w:val="28"/>
          <w:lang w:eastAsia="ru-RU"/>
        </w:rPr>
      </w:pPr>
      <w:del w:id="185" w:author="NAZ, Mamoona (OLDHAM MEDICAL SERVICES)" w:date="2026-09-22T12:26:00Z" w16du:dateUtc="2026-09-22T16:26:00Z">
        <w:r w:rsidRPr="00BC7992">
          <w:rPr>
            <w:rFonts w:ascii="Times New Roman" w:eastAsia="Times New Roman" w:hAnsi="Times New Roman"/>
            <w:color w:val="000000"/>
            <w:sz w:val="28"/>
            <w:szCs w:val="28"/>
            <w:lang w:eastAsia="ru-RU"/>
          </w:rPr>
          <w:delText>по обучению живописи, графике, скульптуре, народным промыслам;</w:delText>
        </w:r>
      </w:del>
    </w:p>
    <w:p w14:paraId="2DB05510" w14:textId="77777777" w:rsidR="00293E72" w:rsidRPr="00BC7992" w:rsidRDefault="00293E72" w:rsidP="00BC7992">
      <w:pPr>
        <w:tabs>
          <w:tab w:val="left" w:pos="720"/>
        </w:tabs>
        <w:ind w:left="-567" w:firstLine="567"/>
        <w:jc w:val="both"/>
        <w:rPr>
          <w:del w:id="186" w:author="NAZ, Mamoona (OLDHAM MEDICAL SERVICES)" w:date="2026-09-22T12:26:00Z" w16du:dateUtc="2026-09-22T16:26:00Z"/>
          <w:rFonts w:ascii="Times New Roman" w:eastAsia="Times New Roman" w:hAnsi="Times New Roman"/>
          <w:color w:val="FF33FF"/>
          <w:sz w:val="28"/>
          <w:szCs w:val="28"/>
          <w:lang w:eastAsia="ru-RU"/>
        </w:rPr>
      </w:pPr>
      <w:del w:id="187" w:author="NAZ, Mamoona (OLDHAM MEDICAL SERVICES)" w:date="2026-09-22T12:26:00Z" w16du:dateUtc="2026-09-22T16:26:00Z">
        <w:r w:rsidRPr="00BC7992">
          <w:rPr>
            <w:rFonts w:ascii="Times New Roman" w:eastAsia="Times New Roman" w:hAnsi="Times New Roman"/>
            <w:color w:val="000000"/>
            <w:sz w:val="28"/>
            <w:szCs w:val="28"/>
            <w:lang w:eastAsia="ru-RU"/>
          </w:rPr>
          <w:delText>по изучению истории мировой культуры.</w:delText>
        </w:r>
      </w:del>
    </w:p>
    <w:p w14:paraId="60BC1E1A" w14:textId="77777777" w:rsidR="00293E72" w:rsidRPr="00BC7992" w:rsidRDefault="00293E72" w:rsidP="00BC7992">
      <w:pPr>
        <w:tabs>
          <w:tab w:val="left" w:pos="720"/>
        </w:tabs>
        <w:ind w:left="-567" w:firstLine="567"/>
        <w:jc w:val="both"/>
        <w:rPr>
          <w:del w:id="188" w:author="NAZ, Mamoona (OLDHAM MEDICAL SERVICES)" w:date="2026-09-22T12:26:00Z" w16du:dateUtc="2026-09-22T16:26:00Z"/>
          <w:rFonts w:ascii="Times New Roman" w:eastAsia="Times New Roman" w:hAnsi="Times New Roman"/>
          <w:color w:val="FF33FF"/>
          <w:sz w:val="28"/>
          <w:szCs w:val="28"/>
          <w:lang w:eastAsia="ru-RU"/>
        </w:rPr>
      </w:pPr>
      <w:del w:id="189" w:author="NAZ, Mamoona (OLDHAM MEDICAL SERVICES)" w:date="2026-09-22T12:26:00Z" w16du:dateUtc="2026-09-22T16:26:00Z">
        <w:r w:rsidRPr="00BC7992">
          <w:rPr>
            <w:rFonts w:ascii="Times New Roman" w:eastAsia="Times New Roman" w:hAnsi="Times New Roman"/>
            <w:color w:val="000000"/>
            <w:sz w:val="28"/>
            <w:szCs w:val="28"/>
            <w:lang w:eastAsia="ru-RU"/>
          </w:rPr>
          <w:delText>1.6.7.Организовывать учебные группы для обучения детей с отклонениями в развитии.</w:delText>
        </w:r>
      </w:del>
    </w:p>
    <w:p w14:paraId="2BDBBCBD" w14:textId="77777777" w:rsidR="00293E72" w:rsidRPr="00BC7992" w:rsidRDefault="00293E72" w:rsidP="00BC7992">
      <w:pPr>
        <w:tabs>
          <w:tab w:val="left" w:pos="720"/>
        </w:tabs>
        <w:ind w:left="-567" w:firstLine="567"/>
        <w:jc w:val="both"/>
        <w:rPr>
          <w:del w:id="190" w:author="NAZ, Mamoona (OLDHAM MEDICAL SERVICES)" w:date="2026-09-22T12:26:00Z" w16du:dateUtc="2026-09-22T16:26:00Z"/>
          <w:rFonts w:ascii="Times New Roman" w:eastAsia="Times New Roman" w:hAnsi="Times New Roman"/>
          <w:color w:val="FF33FF"/>
          <w:sz w:val="28"/>
          <w:szCs w:val="28"/>
          <w:lang w:eastAsia="ru-RU"/>
        </w:rPr>
      </w:pPr>
      <w:del w:id="191" w:author="NAZ, Mamoona (OLDHAM MEDICAL SERVICES)" w:date="2026-09-22T12:26:00Z" w16du:dateUtc="2026-09-22T16:26:00Z">
        <w:r w:rsidRPr="00BC7992">
          <w:rPr>
            <w:rFonts w:ascii="Times New Roman" w:eastAsia="Times New Roman" w:hAnsi="Times New Roman"/>
            <w:color w:val="000000"/>
            <w:sz w:val="28"/>
            <w:szCs w:val="28"/>
            <w:lang w:eastAsia="ru-RU"/>
          </w:rPr>
          <w:delText xml:space="preserve">1.6.8. Создавать группы по адаптации детей к условиям школьной жизни (подготовительные к учебе в школе группы для детей, </w:delText>
        </w:r>
      </w:del>
    </w:p>
    <w:p w14:paraId="27E46AB7" w14:textId="77777777" w:rsidR="00293E72" w:rsidRPr="00BC7992" w:rsidRDefault="00293E72" w:rsidP="00BC7992">
      <w:pPr>
        <w:tabs>
          <w:tab w:val="left" w:pos="720"/>
        </w:tabs>
        <w:ind w:left="-567" w:firstLine="567"/>
        <w:jc w:val="both"/>
        <w:rPr>
          <w:del w:id="192" w:author="NAZ, Mamoona (OLDHAM MEDICAL SERVICES)" w:date="2026-09-22T12:26:00Z" w16du:dateUtc="2026-09-22T16:26:00Z"/>
          <w:rFonts w:ascii="Times New Roman" w:eastAsia="Times New Roman" w:hAnsi="Times New Roman"/>
          <w:color w:val="FF33FF"/>
          <w:sz w:val="28"/>
          <w:szCs w:val="28"/>
          <w:lang w:eastAsia="ru-RU"/>
        </w:rPr>
      </w:pPr>
      <w:del w:id="193" w:author="NAZ, Mamoona (OLDHAM MEDICAL SERVICES)" w:date="2026-09-22T12:26:00Z" w16du:dateUtc="2026-09-22T16:26:00Z">
        <w:r w:rsidRPr="00BC7992">
          <w:rPr>
            <w:rFonts w:ascii="Times New Roman" w:eastAsia="Times New Roman" w:hAnsi="Times New Roman"/>
            <w:color w:val="000000"/>
            <w:sz w:val="28"/>
            <w:szCs w:val="28"/>
            <w:lang w:eastAsia="ru-RU"/>
          </w:rPr>
          <w:delText>которые не посещали дошкольные образовательные учреждения).</w:delText>
        </w:r>
      </w:del>
    </w:p>
    <w:p w14:paraId="00DEAFF9" w14:textId="77777777" w:rsidR="00293E72" w:rsidRPr="00BC7992" w:rsidRDefault="00293E72" w:rsidP="00BC7992">
      <w:pPr>
        <w:tabs>
          <w:tab w:val="left" w:pos="720"/>
        </w:tabs>
        <w:ind w:left="-567" w:firstLine="567"/>
        <w:jc w:val="both"/>
        <w:rPr>
          <w:del w:id="194" w:author="NAZ, Mamoona (OLDHAM MEDICAL SERVICES)" w:date="2026-09-22T12:26:00Z" w16du:dateUtc="2026-09-22T16:26:00Z"/>
          <w:rFonts w:ascii="Times New Roman" w:eastAsia="Times New Roman" w:hAnsi="Times New Roman"/>
          <w:color w:val="FF33FF"/>
          <w:sz w:val="28"/>
          <w:szCs w:val="28"/>
          <w:lang w:eastAsia="ru-RU"/>
        </w:rPr>
      </w:pPr>
      <w:del w:id="195" w:author="NAZ, Mamoona (OLDHAM MEDICAL SERVICES)" w:date="2026-09-22T12:26:00Z" w16du:dateUtc="2026-09-22T16:26:00Z">
        <w:r w:rsidRPr="00BC7992">
          <w:rPr>
            <w:rFonts w:ascii="Times New Roman" w:eastAsia="Times New Roman" w:hAnsi="Times New Roman"/>
            <w:color w:val="000000"/>
            <w:sz w:val="28"/>
            <w:szCs w:val="28"/>
            <w:lang w:eastAsia="ru-RU"/>
          </w:rPr>
          <w:delText>1.6.9. Создавать спортивные и физкультурные секции, группы по видам спорта и физической подготовки.</w:delText>
        </w:r>
      </w:del>
    </w:p>
    <w:p w14:paraId="7A118D7D" w14:textId="77777777" w:rsidR="00293E72" w:rsidRPr="00BC7992" w:rsidRDefault="00293E72" w:rsidP="00BC7992">
      <w:pPr>
        <w:ind w:left="-540" w:firstLine="540"/>
        <w:jc w:val="both"/>
        <w:rPr>
          <w:del w:id="196" w:author="NAZ, Mamoona (OLDHAM MEDICAL SERVICES)" w:date="2026-09-22T12:26:00Z" w16du:dateUtc="2026-09-22T16:26:00Z"/>
          <w:rFonts w:ascii="Times New Roman" w:eastAsia="Times New Roman" w:hAnsi="Times New Roman"/>
          <w:color w:val="FF33FF"/>
          <w:sz w:val="28"/>
          <w:szCs w:val="28"/>
          <w:lang w:eastAsia="ru-RU"/>
        </w:rPr>
      </w:pPr>
      <w:del w:id="197" w:author="NAZ, Mamoona (OLDHAM MEDICAL SERVICES)" w:date="2026-09-22T12:26:00Z" w16du:dateUtc="2026-09-22T16:26:00Z">
        <w:r w:rsidRPr="00BC7992">
          <w:rPr>
            <w:rFonts w:ascii="Times New Roman" w:eastAsia="Times New Roman" w:hAnsi="Times New Roman"/>
            <w:color w:val="000000"/>
            <w:sz w:val="28"/>
            <w:szCs w:val="28"/>
            <w:lang w:eastAsia="ru-RU"/>
          </w:rPr>
          <w:delText>Доход от указанной деятельности Школы используется Школой  в соответствии с уставными целями.</w:delText>
        </w:r>
      </w:del>
    </w:p>
    <w:p w14:paraId="0E6DF0CC" w14:textId="77777777" w:rsidR="00293E72" w:rsidRPr="00BC7992" w:rsidRDefault="00293E72" w:rsidP="00BC7992">
      <w:pPr>
        <w:ind w:left="-540" w:firstLine="540"/>
        <w:jc w:val="both"/>
        <w:rPr>
          <w:del w:id="198" w:author="NAZ, Mamoona (OLDHAM MEDICAL SERVICES)" w:date="2026-09-22T12:26:00Z" w16du:dateUtc="2026-09-22T16:26:00Z"/>
          <w:rFonts w:ascii="Times New Roman" w:eastAsia="Times New Roman" w:hAnsi="Times New Roman"/>
          <w:color w:val="FF33FF"/>
          <w:sz w:val="28"/>
          <w:szCs w:val="28"/>
          <w:lang w:eastAsia="ru-RU"/>
        </w:rPr>
      </w:pPr>
      <w:del w:id="199" w:author="NAZ, Mamoona (OLDHAM MEDICAL SERVICES)" w:date="2026-09-22T12:26:00Z" w16du:dateUtc="2026-09-22T16:26:00Z">
        <w:r w:rsidRPr="00BC7992">
          <w:rPr>
            <w:rFonts w:ascii="Times New Roman" w:eastAsia="Times New Roman" w:hAnsi="Times New Roman"/>
            <w:color w:val="000000"/>
            <w:sz w:val="28"/>
            <w:szCs w:val="28"/>
            <w:lang w:eastAsia="ru-RU"/>
          </w:rPr>
          <w:delText xml:space="preserve">Платные образовательные услуги не могут быть оказаны Школой взамен или в рамках основной образовательной деятельности, в рамках основных образовательных программ, учебных планов, федеральных государственных образовательных стандартов и </w:delText>
        </w:r>
      </w:del>
    </w:p>
    <w:p w14:paraId="2ABB6ED8" w14:textId="77777777" w:rsidR="00293E72" w:rsidRPr="00BC7992" w:rsidRDefault="00293E72" w:rsidP="00BC7992">
      <w:pPr>
        <w:ind w:left="-540" w:firstLine="540"/>
        <w:jc w:val="both"/>
        <w:rPr>
          <w:del w:id="200" w:author="NAZ, Mamoona (OLDHAM MEDICAL SERVICES)" w:date="2026-09-22T12:26:00Z" w16du:dateUtc="2026-09-22T16:26:00Z"/>
          <w:rFonts w:ascii="Times New Roman" w:eastAsia="Times New Roman" w:hAnsi="Times New Roman"/>
          <w:color w:val="FF33FF"/>
          <w:sz w:val="28"/>
          <w:szCs w:val="28"/>
          <w:lang w:eastAsia="ru-RU"/>
        </w:rPr>
      </w:pPr>
      <w:del w:id="201" w:author="NAZ, Mamoona (OLDHAM MEDICAL SERVICES)" w:date="2026-09-22T12:26:00Z" w16du:dateUtc="2026-09-22T16:26:00Z">
        <w:r w:rsidRPr="00BC7992">
          <w:rPr>
            <w:rFonts w:ascii="Times New Roman" w:eastAsia="Times New Roman" w:hAnsi="Times New Roman"/>
            <w:color w:val="000000"/>
            <w:sz w:val="28"/>
            <w:szCs w:val="28"/>
            <w:lang w:eastAsia="ru-RU"/>
          </w:rPr>
          <w:delText xml:space="preserve">федеральных государственных требований, а также в случаях, предусмотренных законодательством Российской Федерации в области образования в рамках образовательных стандартов и требований, финансируемой за счет средств соответствующего бюджета </w:delText>
        </w:r>
      </w:del>
    </w:p>
    <w:p w14:paraId="739818CD" w14:textId="77777777" w:rsidR="00293E72" w:rsidRPr="00BC7992" w:rsidRDefault="00293E72" w:rsidP="00BC7992">
      <w:pPr>
        <w:ind w:left="-540" w:firstLine="540"/>
        <w:jc w:val="both"/>
        <w:rPr>
          <w:del w:id="202" w:author="NAZ, Mamoona (OLDHAM MEDICAL SERVICES)" w:date="2026-09-22T12:26:00Z" w16du:dateUtc="2026-09-22T16:26:00Z"/>
          <w:rFonts w:ascii="Times New Roman" w:eastAsia="Times New Roman" w:hAnsi="Times New Roman"/>
          <w:color w:val="FF33FF"/>
          <w:sz w:val="28"/>
          <w:szCs w:val="28"/>
          <w:lang w:eastAsia="ru-RU"/>
        </w:rPr>
      </w:pPr>
      <w:del w:id="203" w:author="NAZ, Mamoona (OLDHAM MEDICAL SERVICES)" w:date="2026-09-22T12:26:00Z" w16du:dateUtc="2026-09-22T16:26:00Z">
        <w:r w:rsidRPr="00BC7992">
          <w:rPr>
            <w:rFonts w:ascii="Times New Roman" w:eastAsia="Times New Roman" w:hAnsi="Times New Roman"/>
            <w:color w:val="000000"/>
            <w:sz w:val="28"/>
            <w:szCs w:val="28"/>
            <w:lang w:eastAsia="ru-RU"/>
          </w:rPr>
          <w:delText>Отказ потребителя от предлагаемых платных образовательных услуг не может быть причиной уменьшения объема предоставляемых ему образовательным учреждением основных образовательных услуг.</w:delText>
        </w:r>
      </w:del>
    </w:p>
    <w:p w14:paraId="2CFC637D" w14:textId="77777777" w:rsidR="00293E72" w:rsidRPr="00BC7992" w:rsidRDefault="00293E72" w:rsidP="00BC7992">
      <w:pPr>
        <w:ind w:left="-540" w:firstLine="540"/>
        <w:jc w:val="both"/>
        <w:rPr>
          <w:del w:id="204" w:author="NAZ, Mamoona (OLDHAM MEDICAL SERVICES)" w:date="2026-09-22T12:26:00Z" w16du:dateUtc="2026-09-22T16:26:00Z"/>
          <w:rFonts w:ascii="Times New Roman" w:eastAsia="Times New Roman" w:hAnsi="Times New Roman"/>
          <w:color w:val="FF33FF"/>
          <w:sz w:val="28"/>
          <w:szCs w:val="28"/>
          <w:lang w:eastAsia="ru-RU"/>
        </w:rPr>
      </w:pPr>
      <w:del w:id="205" w:author="NAZ, Mamoona (OLDHAM MEDICAL SERVICES)" w:date="2026-09-22T12:26:00Z" w16du:dateUtc="2026-09-22T16:26:00Z">
        <w:r w:rsidRPr="00BC7992">
          <w:rPr>
            <w:rFonts w:ascii="Times New Roman" w:eastAsia="Times New Roman" w:hAnsi="Times New Roman"/>
            <w:color w:val="000000"/>
            <w:sz w:val="28"/>
            <w:szCs w:val="28"/>
            <w:lang w:eastAsia="ru-RU"/>
          </w:rPr>
          <w:delText xml:space="preserve"> Требования к оказанию образовательных услуг, в том числе к содержанию образовательных программ, </w:delText>
        </w:r>
      </w:del>
    </w:p>
    <w:p w14:paraId="6981855B" w14:textId="77777777" w:rsidR="00293E72" w:rsidRPr="00BC7992" w:rsidRDefault="00293E72" w:rsidP="00BC7992">
      <w:pPr>
        <w:ind w:left="-540" w:firstLine="540"/>
        <w:jc w:val="both"/>
        <w:rPr>
          <w:del w:id="206" w:author="NAZ, Mamoona (OLDHAM MEDICAL SERVICES)" w:date="2026-09-22T12:26:00Z" w16du:dateUtc="2026-09-22T16:26:00Z"/>
          <w:rFonts w:ascii="Times New Roman" w:eastAsia="Times New Roman" w:hAnsi="Times New Roman"/>
          <w:color w:val="FF33FF"/>
          <w:sz w:val="28"/>
          <w:szCs w:val="28"/>
          <w:lang w:eastAsia="ru-RU"/>
        </w:rPr>
      </w:pPr>
      <w:del w:id="207" w:author="NAZ, Mamoona (OLDHAM MEDICAL SERVICES)" w:date="2026-09-22T12:26:00Z" w16du:dateUtc="2026-09-22T16:26:00Z">
        <w:r w:rsidRPr="00BC7992">
          <w:rPr>
            <w:rFonts w:ascii="Times New Roman" w:eastAsia="Times New Roman" w:hAnsi="Times New Roman"/>
            <w:color w:val="000000"/>
            <w:sz w:val="28"/>
            <w:szCs w:val="28"/>
            <w:lang w:eastAsia="ru-RU"/>
          </w:rPr>
          <w:delText xml:space="preserve">специальных курсов, определяются  по соглашению сторон и могут быть выше, чем это предусмотрено федеральными </w:delText>
        </w:r>
      </w:del>
    </w:p>
    <w:p w14:paraId="28E5D0D2" w14:textId="77777777" w:rsidR="00293E72" w:rsidRPr="00BC7992" w:rsidRDefault="00293E72" w:rsidP="00BC7992">
      <w:pPr>
        <w:ind w:left="-540" w:firstLine="540"/>
        <w:jc w:val="both"/>
        <w:rPr>
          <w:del w:id="208" w:author="NAZ, Mamoona (OLDHAM MEDICAL SERVICES)" w:date="2026-09-22T12:26:00Z" w16du:dateUtc="2026-09-22T16:26:00Z"/>
          <w:rFonts w:ascii="Times New Roman" w:eastAsia="Times New Roman" w:hAnsi="Times New Roman"/>
          <w:color w:val="FF33FF"/>
          <w:sz w:val="28"/>
          <w:szCs w:val="28"/>
          <w:lang w:eastAsia="ru-RU"/>
        </w:rPr>
      </w:pPr>
      <w:del w:id="209" w:author="NAZ, Mamoona (OLDHAM MEDICAL SERVICES)" w:date="2026-09-22T12:26:00Z" w16du:dateUtc="2026-09-22T16:26:00Z">
        <w:r w:rsidRPr="00BC7992">
          <w:rPr>
            <w:rFonts w:ascii="Times New Roman" w:eastAsia="Times New Roman" w:hAnsi="Times New Roman"/>
            <w:color w:val="000000"/>
            <w:sz w:val="28"/>
            <w:szCs w:val="28"/>
            <w:lang w:eastAsia="ru-RU"/>
          </w:rPr>
          <w:delText xml:space="preserve">государственными образовательными стандартами и федеральными государственными требованиями. </w:delText>
        </w:r>
      </w:del>
    </w:p>
    <w:p w14:paraId="1388DD30" w14:textId="77777777" w:rsidR="00293E72" w:rsidRPr="00BC7992" w:rsidRDefault="00293E72" w:rsidP="00BC7992">
      <w:pPr>
        <w:ind w:left="-540" w:firstLine="540"/>
        <w:jc w:val="both"/>
        <w:rPr>
          <w:del w:id="210" w:author="NAZ, Mamoona (OLDHAM MEDICAL SERVICES)" w:date="2026-09-22T12:26:00Z" w16du:dateUtc="2026-09-22T16:26:00Z"/>
          <w:rFonts w:ascii="Times New Roman" w:eastAsia="Times New Roman" w:hAnsi="Times New Roman"/>
          <w:color w:val="FF33FF"/>
          <w:sz w:val="28"/>
          <w:szCs w:val="28"/>
          <w:lang w:eastAsia="ru-RU"/>
        </w:rPr>
      </w:pPr>
      <w:del w:id="211" w:author="NAZ, Mamoona (OLDHAM MEDICAL SERVICES)" w:date="2026-09-22T12:26:00Z" w16du:dateUtc="2026-09-22T16:26:00Z">
        <w:r w:rsidRPr="00BC7992">
          <w:rPr>
            <w:rFonts w:ascii="Times New Roman" w:eastAsia="Times New Roman" w:hAnsi="Times New Roman"/>
            <w:color w:val="000000"/>
            <w:sz w:val="28"/>
            <w:szCs w:val="28"/>
            <w:lang w:eastAsia="ru-RU"/>
          </w:rPr>
          <w:delText xml:space="preserve">Исполнитель обязан обеспечить оказание платных образовательных услуг в полном объеме в соответствии с </w:delText>
        </w:r>
      </w:del>
    </w:p>
    <w:p w14:paraId="049A2633" w14:textId="77777777" w:rsidR="00293E72" w:rsidRPr="00BC7992" w:rsidRDefault="00293E72" w:rsidP="00BC7992">
      <w:pPr>
        <w:ind w:left="-540" w:firstLine="540"/>
        <w:jc w:val="both"/>
        <w:rPr>
          <w:del w:id="212" w:author="NAZ, Mamoona (OLDHAM MEDICAL SERVICES)" w:date="2026-09-22T12:26:00Z" w16du:dateUtc="2026-09-22T16:26:00Z"/>
          <w:rFonts w:ascii="Times New Roman" w:eastAsia="Times New Roman" w:hAnsi="Times New Roman"/>
          <w:color w:val="FF33FF"/>
          <w:sz w:val="28"/>
          <w:szCs w:val="28"/>
          <w:lang w:eastAsia="ru-RU"/>
        </w:rPr>
      </w:pPr>
      <w:del w:id="213" w:author="NAZ, Mamoona (OLDHAM MEDICAL SERVICES)" w:date="2026-09-22T12:26:00Z" w16du:dateUtc="2026-09-22T16:26:00Z">
        <w:r w:rsidRPr="00BC7992">
          <w:rPr>
            <w:rFonts w:ascii="Times New Roman" w:eastAsia="Times New Roman" w:hAnsi="Times New Roman"/>
            <w:color w:val="000000"/>
            <w:sz w:val="28"/>
            <w:szCs w:val="28"/>
            <w:lang w:eastAsia="ru-RU"/>
          </w:rPr>
          <w:delText xml:space="preserve">образовательными программами и условиями договора об оказании платных образовательных услуг (далее именуется - </w:delText>
        </w:r>
      </w:del>
    </w:p>
    <w:p w14:paraId="28B82901" w14:textId="77777777" w:rsidR="00293E72" w:rsidRPr="00BC7992" w:rsidRDefault="00293E72" w:rsidP="00BC7992">
      <w:pPr>
        <w:ind w:left="-540" w:firstLine="540"/>
        <w:jc w:val="both"/>
        <w:rPr>
          <w:del w:id="214" w:author="NAZ, Mamoona (OLDHAM MEDICAL SERVICES)" w:date="2026-09-22T12:26:00Z" w16du:dateUtc="2026-09-22T16:26:00Z"/>
          <w:rFonts w:ascii="Times New Roman" w:eastAsia="Times New Roman" w:hAnsi="Times New Roman"/>
          <w:color w:val="FF33FF"/>
          <w:sz w:val="28"/>
          <w:szCs w:val="28"/>
          <w:lang w:eastAsia="ru-RU"/>
        </w:rPr>
      </w:pPr>
      <w:del w:id="215" w:author="NAZ, Mamoona (OLDHAM MEDICAL SERVICES)" w:date="2026-09-22T12:26:00Z" w16du:dateUtc="2026-09-22T16:26:00Z">
        <w:r w:rsidRPr="00BC7992">
          <w:rPr>
            <w:rFonts w:ascii="Times New Roman" w:eastAsia="Times New Roman" w:hAnsi="Times New Roman"/>
            <w:color w:val="000000"/>
            <w:sz w:val="28"/>
            <w:szCs w:val="28"/>
            <w:lang w:eastAsia="ru-RU"/>
          </w:rPr>
          <w:delText>договор), а при наличии свидетельства о государственной аккредитации - и в соответствии с федеральными государственными образовательными стандартами и федеральными государственными требованиями.</w:delText>
        </w:r>
      </w:del>
    </w:p>
    <w:p w14:paraId="3C09C0DD" w14:textId="77777777" w:rsidR="00293E72" w:rsidRPr="00BC7992" w:rsidRDefault="00293E72" w:rsidP="00BC7992">
      <w:pPr>
        <w:ind w:left="-540" w:firstLine="540"/>
        <w:jc w:val="both"/>
        <w:rPr>
          <w:del w:id="216" w:author="NAZ, Mamoona (OLDHAM MEDICAL SERVICES)" w:date="2026-09-22T12:26:00Z" w16du:dateUtc="2026-09-22T16:26:00Z"/>
          <w:rFonts w:ascii="Times New Roman" w:eastAsia="Times New Roman" w:hAnsi="Times New Roman"/>
          <w:color w:val="FF33FF"/>
          <w:sz w:val="28"/>
          <w:szCs w:val="28"/>
          <w:lang w:eastAsia="ru-RU"/>
        </w:rPr>
      </w:pPr>
      <w:del w:id="217" w:author="NAZ, Mamoona (OLDHAM MEDICAL SERVICES)" w:date="2026-09-22T12:26:00Z" w16du:dateUtc="2026-09-22T16:26:00Z">
        <w:r w:rsidRPr="00BC7992">
          <w:rPr>
            <w:rFonts w:ascii="Times New Roman" w:eastAsia="Times New Roman" w:hAnsi="Times New Roman"/>
            <w:color w:val="000000"/>
            <w:sz w:val="28"/>
            <w:szCs w:val="28"/>
            <w:lang w:eastAsia="ru-RU"/>
          </w:rPr>
          <w:delText xml:space="preserve"> Порядок оказания платных образовательных услуг регулируется «Положением о платных дополнительных образовательных услугах».</w:delText>
        </w:r>
      </w:del>
    </w:p>
    <w:p w14:paraId="5D38AC49" w14:textId="77777777" w:rsidR="00293E72" w:rsidRPr="00BC7992" w:rsidRDefault="00293E72" w:rsidP="00BC7992">
      <w:pPr>
        <w:ind w:left="-540" w:firstLine="540"/>
        <w:jc w:val="both"/>
        <w:rPr>
          <w:del w:id="218" w:author="NAZ, Mamoona (OLDHAM MEDICAL SERVICES)" w:date="2026-09-22T12:26:00Z" w16du:dateUtc="2026-09-22T16:26:00Z"/>
          <w:rFonts w:ascii="Times New Roman" w:eastAsia="Times New Roman" w:hAnsi="Times New Roman"/>
          <w:color w:val="FF33FF"/>
          <w:sz w:val="28"/>
          <w:szCs w:val="28"/>
          <w:lang w:eastAsia="ru-RU"/>
        </w:rPr>
      </w:pPr>
      <w:del w:id="219" w:author="NAZ, Mamoona (OLDHAM MEDICAL SERVICES)" w:date="2026-09-22T12:26:00Z" w16du:dateUtc="2026-09-22T16:26:00Z">
        <w:r w:rsidRPr="00BC7992">
          <w:rPr>
            <w:rFonts w:ascii="Times New Roman" w:eastAsia="Times New Roman" w:hAnsi="Times New Roman"/>
            <w:color w:val="000000"/>
            <w:sz w:val="28"/>
            <w:szCs w:val="28"/>
            <w:lang w:eastAsia="ru-RU"/>
          </w:rPr>
          <w:delText xml:space="preserve">1.7. Право Школы осуществлять деятельность, на которую в соответствии с законодательством Российской Федерации </w:delText>
        </w:r>
      </w:del>
    </w:p>
    <w:p w14:paraId="623649BB" w14:textId="77777777" w:rsidR="00293E72" w:rsidRPr="00BC7992" w:rsidRDefault="00293E72" w:rsidP="00BC7992">
      <w:pPr>
        <w:ind w:left="-540" w:firstLine="540"/>
        <w:jc w:val="both"/>
        <w:rPr>
          <w:del w:id="220" w:author="NAZ, Mamoona (OLDHAM MEDICAL SERVICES)" w:date="2026-09-22T12:26:00Z" w16du:dateUtc="2026-09-22T16:26:00Z"/>
          <w:rFonts w:ascii="Times New Roman" w:eastAsia="Times New Roman" w:hAnsi="Times New Roman"/>
          <w:color w:val="FF33FF"/>
          <w:sz w:val="28"/>
          <w:szCs w:val="28"/>
          <w:lang w:eastAsia="ru-RU"/>
        </w:rPr>
      </w:pPr>
      <w:del w:id="221" w:author="NAZ, Mamoona (OLDHAM MEDICAL SERVICES)" w:date="2026-09-22T12:26:00Z" w16du:dateUtc="2026-09-22T16:26:00Z">
        <w:r w:rsidRPr="00BC7992">
          <w:rPr>
            <w:rFonts w:ascii="Times New Roman" w:eastAsia="Times New Roman" w:hAnsi="Times New Roman"/>
            <w:color w:val="000000"/>
            <w:sz w:val="28"/>
            <w:szCs w:val="28"/>
            <w:lang w:eastAsia="ru-RU"/>
          </w:rPr>
          <w:delText xml:space="preserve">требуется специальное разрешение (лицензия), возникает у Школы с момента его получения или в указанный в ней срок и </w:delText>
        </w:r>
      </w:del>
    </w:p>
    <w:p w14:paraId="57B76346" w14:textId="77777777" w:rsidR="00293E72" w:rsidRPr="00BC7992" w:rsidRDefault="00293E72" w:rsidP="00BC7992">
      <w:pPr>
        <w:ind w:left="-540" w:firstLine="540"/>
        <w:jc w:val="both"/>
        <w:rPr>
          <w:del w:id="222" w:author="NAZ, Mamoona (OLDHAM MEDICAL SERVICES)" w:date="2026-09-22T12:26:00Z" w16du:dateUtc="2026-09-22T16:26:00Z"/>
          <w:rFonts w:ascii="Times New Roman" w:eastAsia="Times New Roman" w:hAnsi="Times New Roman"/>
          <w:color w:val="FF33FF"/>
          <w:sz w:val="28"/>
          <w:szCs w:val="28"/>
          <w:lang w:eastAsia="ru-RU"/>
        </w:rPr>
      </w:pPr>
      <w:del w:id="223" w:author="NAZ, Mamoona (OLDHAM MEDICAL SERVICES)" w:date="2026-09-22T12:26:00Z" w16du:dateUtc="2026-09-22T16:26:00Z">
        <w:r w:rsidRPr="00BC7992">
          <w:rPr>
            <w:rFonts w:ascii="Times New Roman" w:eastAsia="Times New Roman" w:hAnsi="Times New Roman"/>
            <w:color w:val="000000"/>
            <w:sz w:val="28"/>
            <w:szCs w:val="28"/>
            <w:lang w:eastAsia="ru-RU"/>
          </w:rPr>
          <w:delText>прекращается по истечении срока её действия, если иное не установлено законодательством Российской Федерации.</w:delText>
        </w:r>
      </w:del>
    </w:p>
    <w:p w14:paraId="31685430" w14:textId="77777777" w:rsidR="00293E72" w:rsidRPr="00BC7992" w:rsidRDefault="00293E72" w:rsidP="00BC7992">
      <w:pPr>
        <w:spacing w:before="100" w:beforeAutospacing="1" w:after="100" w:afterAutospacing="1"/>
        <w:jc w:val="both"/>
        <w:rPr>
          <w:del w:id="224" w:author="NAZ, Mamoona (OLDHAM MEDICAL SERVICES)" w:date="2026-09-22T12:26:00Z" w16du:dateUtc="2026-09-22T16:26:00Z"/>
          <w:rFonts w:ascii="Times New Roman" w:eastAsia="Times New Roman" w:hAnsi="Times New Roman"/>
          <w:color w:val="FF33FF"/>
          <w:sz w:val="28"/>
          <w:szCs w:val="28"/>
          <w:lang w:eastAsia="ru-RU"/>
        </w:rPr>
      </w:pPr>
      <w:del w:id="225" w:author="NAZ, Mamoona (OLDHAM MEDICAL SERVICES)" w:date="2026-09-22T12:26:00Z" w16du:dateUtc="2026-09-22T16:26:00Z">
        <w:r w:rsidRPr="00BC7992">
          <w:rPr>
            <w:rFonts w:ascii="Times New Roman" w:eastAsia="Times New Roman" w:hAnsi="Times New Roman"/>
            <w:color w:val="000000"/>
            <w:sz w:val="28"/>
            <w:szCs w:val="28"/>
            <w:lang w:eastAsia="ru-RU"/>
          </w:rPr>
          <w:delText>1.8. Школа выполняет муниципальное задание, установленное Учредителем, в соответствии с предусмотренной настоящим Уставом основной деятельностью</w:delText>
        </w:r>
      </w:del>
    </w:p>
    <w:p w14:paraId="0A729486" w14:textId="77777777" w:rsidR="00293E72" w:rsidRPr="00BC7992" w:rsidRDefault="00293E72" w:rsidP="00BC7992">
      <w:pPr>
        <w:spacing w:before="100" w:beforeAutospacing="1" w:after="100" w:afterAutospacing="1"/>
        <w:jc w:val="both"/>
        <w:rPr>
          <w:del w:id="226" w:author="NAZ, Mamoona (OLDHAM MEDICAL SERVICES)" w:date="2026-09-22T12:26:00Z" w16du:dateUtc="2026-09-22T16:26:00Z"/>
          <w:rFonts w:ascii="Times New Roman" w:eastAsia="Times New Roman" w:hAnsi="Times New Roman"/>
          <w:color w:val="FF33FF"/>
          <w:sz w:val="28"/>
          <w:szCs w:val="28"/>
          <w:lang w:eastAsia="ru-RU"/>
        </w:rPr>
      </w:pPr>
      <w:del w:id="227" w:author="NAZ, Mamoona (OLDHAM MEDICAL SERVICES)" w:date="2026-09-22T12:26:00Z" w16du:dateUtc="2026-09-22T16:26:00Z">
        <w:r w:rsidRPr="00BC7992">
          <w:rPr>
            <w:rFonts w:ascii="Times New Roman" w:eastAsia="Times New Roman" w:hAnsi="Times New Roman"/>
            <w:color w:val="FF33FF"/>
            <w:sz w:val="28"/>
            <w:szCs w:val="28"/>
            <w:lang w:eastAsia="ru-RU"/>
          </w:rPr>
          <w:delText> </w:delText>
        </w:r>
      </w:del>
    </w:p>
    <w:p w14:paraId="68B89F69" w14:textId="77777777" w:rsidR="007B3707" w:rsidRPr="006F1C2D" w:rsidRDefault="007B3707" w:rsidP="006F1C2D">
      <w:pPr>
        <w:rPr>
          <w:b/>
          <w:rPrChange w:id="228" w:author="NAZ, Mamoona (OLDHAM MEDICAL SERVICES)" w:date="2026-09-22T12:26:00Z" w16du:dateUtc="2026-09-22T16:26:00Z">
            <w:rPr>
              <w:rFonts w:ascii="Times New Roman" w:hAnsi="Times New Roman" w:cs="Times New Roman"/>
              <w:sz w:val="28"/>
              <w:szCs w:val="28"/>
            </w:rPr>
          </w:rPrChange>
        </w:rPr>
        <w:pPrChange w:id="229" w:author="NAZ, Mamoona (OLDHAM MEDICAL SERVICES)" w:date="2026-09-22T12:26:00Z" w16du:dateUtc="2026-09-22T16:26:00Z">
          <w:pPr>
            <w:jc w:val="both"/>
          </w:pPr>
        </w:pPrChange>
      </w:pPr>
    </w:p>
    <w:sectPr w:rsidR="007B3707" w:rsidRPr="006F1C2D">
      <w:pgSz w:w="11906" w:h="16838"/>
      <w:pgMar w:top="1440" w:right="1440" w:bottom="1440" w:left="1440" w:header="708" w:footer="708" w:gutter="0"/>
      <w:cols w:space="708"/>
      <w:docGrid w:linePitch="360"/>
      <w:sectPrChange w:id="230" w:author="NAZ, Mamoona (OLDHAM MEDICAL SERVICES)" w:date="2026-09-22T12:26:00Z" w16du:dateUtc="2026-09-22T16:26:00Z">
        <w:sectPr w:rsidR="007B3707" w:rsidRPr="006F1C2D">
          <w:pgMar w:top="1134" w:right="850" w:bottom="1134" w:left="1701" w:header="708" w:footer="708" w:gutter="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fornian FB">
    <w:panose1 w:val="0207040306080B030204"/>
    <w:charset w:val="4D"/>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916569"/>
    <w:multiLevelType w:val="hybridMultilevel"/>
    <w:tmpl w:val="7018D1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6952678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08"/>
  <w:characterSpacingControl w:val="doNotCompress"/>
  <w:compat>
    <w:compatSetting w:name="compatibilityMode" w:uri="http://schemas.microsoft.com/office/word" w:val="12"/>
    <w:compatSetting w:name="useWord2013TrackBottomHyphenation" w:uri="http://schemas.microsoft.com/office/word" w:val="1"/>
  </w:compat>
  <w:rsids>
    <w:rsidRoot w:val="00293E72"/>
    <w:rsid w:val="0008331C"/>
    <w:rsid w:val="00254AB7"/>
    <w:rsid w:val="00293E72"/>
    <w:rsid w:val="00677B90"/>
    <w:rsid w:val="006F1C2D"/>
    <w:rsid w:val="00796251"/>
    <w:rsid w:val="007B3707"/>
    <w:rsid w:val="007C4D9B"/>
    <w:rsid w:val="00875E83"/>
    <w:rsid w:val="009337CB"/>
    <w:rsid w:val="009A31F9"/>
    <w:rsid w:val="00A8494F"/>
    <w:rsid w:val="00BC7992"/>
    <w:rsid w:val="00C77429"/>
    <w:rsid w:val="00DA549E"/>
    <w:rsid w:val="00EB76BC"/>
    <w:rsid w:val="00F26689"/>
    <w:rsid w:val="00F41C3B"/>
    <w:rsid w:val="00F977F1"/>
    <w:rsid w:val="00FD25EC"/>
    <w:rsid w:val="00FD7208"/>
    <w:rsid w:val="00FF174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61FDA"/>
  <w15:docId w15:val="{93A8678F-9C84-A847-8CFD-EF8420A08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C2D"/>
    <w:pPr>
      <w:spacing w:after="0" w:line="240" w:lineRule="auto"/>
      <w:pPrChange w:id="0" w:author="NAZ, Mamoona (OLDHAM MEDICAL SERVICES)" w:date="2026-09-22T12:26:00Z">
        <w:pPr>
          <w:spacing w:after="200" w:line="276" w:lineRule="auto"/>
        </w:pPr>
      </w:pPrChange>
    </w:pPr>
    <w:rPr>
      <w:rFonts w:cs="Times New Roman"/>
      <w:sz w:val="24"/>
      <w:szCs w:val="24"/>
      <w:lang w:val="en-GB"/>
      <w:rPrChange w:id="0" w:author="NAZ, Mamoona (OLDHAM MEDICAL SERVICES)" w:date="2026-09-22T12:26:00Z">
        <w:rPr>
          <w:rFonts w:asciiTheme="minorHAnsi" w:eastAsiaTheme="minorHAnsi" w:hAnsiTheme="minorHAnsi" w:cstheme="minorBidi"/>
          <w:sz w:val="22"/>
          <w:szCs w:val="22"/>
          <w:lang w:val="ru-RU"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93E72"/>
    <w:pPr>
      <w:spacing w:before="100" w:beforeAutospacing="1" w:after="100" w:afterAutospacing="1"/>
    </w:pPr>
    <w:rPr>
      <w:rFonts w:ascii="Verdana" w:eastAsia="Times New Roman" w:hAnsi="Verdana"/>
      <w:color w:val="FF33FF"/>
      <w:sz w:val="20"/>
      <w:szCs w:val="20"/>
      <w:lang w:eastAsia="ru-RU"/>
    </w:rPr>
  </w:style>
  <w:style w:type="character" w:styleId="Strong">
    <w:name w:val="Strong"/>
    <w:basedOn w:val="DefaultParagraphFont"/>
    <w:uiPriority w:val="22"/>
    <w:qFormat/>
    <w:rsid w:val="00293E72"/>
    <w:rPr>
      <w:b/>
      <w:bCs/>
    </w:rPr>
  </w:style>
  <w:style w:type="paragraph" w:styleId="ListParagraph">
    <w:name w:val="List Paragraph"/>
    <w:basedOn w:val="Normal"/>
    <w:uiPriority w:val="34"/>
    <w:qFormat/>
    <w:rsid w:val="006F1C2D"/>
    <w:pPr>
      <w:ind w:left="720"/>
      <w:contextualSpacing/>
      <w:pPrChange w:id="1" w:author="NAZ, Mamoona (OLDHAM MEDICAL SERVICES)" w:date="2026-09-22T12:26:00Z">
        <w:pPr>
          <w:ind w:left="720"/>
          <w:contextualSpacing/>
        </w:pPr>
      </w:pPrChange>
    </w:pPr>
    <w:rPr>
      <w:rPrChange w:id="1" w:author="NAZ, Mamoona (OLDHAM MEDICAL SERVICES)" w:date="2026-09-22T12:26:00Z">
        <w:rPr>
          <w:rFonts w:asciiTheme="minorHAnsi" w:eastAsiaTheme="minorHAnsi" w:hAnsiTheme="minorHAnsi"/>
          <w:sz w:val="24"/>
          <w:szCs w:val="24"/>
          <w:lang w:val="en-GB" w:eastAsia="en-US" w:bidi="ar-SA"/>
        </w:rPr>
      </w:rPrChang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1750</Words>
  <Characters>9978</Characters>
  <Application>Microsoft Office Word</Application>
  <DocSecurity>0</DocSecurity>
  <Lines>83</Lines>
  <Paragraphs>23</Paragraphs>
  <ScaleCrop>false</ScaleCrop>
  <Company>Microsoft</Company>
  <LinksUpToDate>false</LinksUpToDate>
  <CharactersWithSpaces>11705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Arthur Souza Rodrigues</cp:lastModifiedBy>
  <cp:revision>1</cp:revision>
  <dcterms:created xsi:type="dcterms:W3CDTF">2013-10-31T10:08:00Z</dcterms:created>
  <dcterms:modified xsi:type="dcterms:W3CDTF">2026-09-22T16:26:00Z</dcterms:modified>
</cp:coreProperties>
</file>