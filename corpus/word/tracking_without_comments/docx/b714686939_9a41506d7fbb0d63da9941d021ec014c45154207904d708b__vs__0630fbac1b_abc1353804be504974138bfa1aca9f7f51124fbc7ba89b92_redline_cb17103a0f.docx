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004D01" w14:textId="27657EF5" w:rsidR="005B3186" w:rsidRDefault="00A578D4" w:rsidP="005B3186">
      <w:pPr>
        <w:pStyle w:val="NoSpacing"/>
        <w:rPr>
          <w:del w:id="4" w:author="Alex" w:date="2026-09-25T20:01:00Z" w16du:dateUtc="2026-09-26T00:01:00Z"/>
        </w:rPr>
      </w:pPr>
      <w:del w:id="5" w:author="Alex" w:date="2026-09-25T20:01:00Z" w16du:dateUtc="2026-09-26T00:01:00Z">
        <w:r w:rsidRPr="003069B3">
          <w:delText xml:space="preserve">Collaboratively created by Stephanie Merrigan, Andrew Smith and Breandán Kennedy </w:delText>
        </w:r>
        <w:r w:rsidR="00A1099D">
          <w:delText>–</w:delText>
        </w:r>
        <w:r w:rsidRPr="003069B3">
          <w:delText xml:space="preserve"> </w:delText>
        </w:r>
        <w:r w:rsidR="005B3186" w:rsidRPr="003069B3">
          <w:delText>UCD</w:delText>
        </w:r>
        <w:r w:rsidR="005B3186">
          <w:delText xml:space="preserve"> PharmTox</w:delText>
        </w:r>
        <w:r w:rsidRPr="003069B3">
          <w:delText xml:space="preserve"> &amp; UCD Ocular Pharmacology &amp; Genetics group</w:delText>
        </w:r>
      </w:del>
    </w:p>
    <w:p w14:paraId="10D0A1C6" w14:textId="77777777" w:rsidR="005B3186" w:rsidRDefault="005B3186" w:rsidP="005B3186">
      <w:pPr>
        <w:pStyle w:val="NoSpacing"/>
        <w:rPr>
          <w:del w:id="6" w:author="Alex" w:date="2026-09-25T20:01:00Z" w16du:dateUtc="2026-09-26T00:01:00Z"/>
        </w:rPr>
      </w:pPr>
    </w:p>
    <w:p w14:paraId="4F6DB23E" w14:textId="2343BEED" w:rsidR="00A52148" w:rsidRPr="003069B3" w:rsidRDefault="00963A03" w:rsidP="00FB3789">
      <w:pPr>
        <w:spacing w:line="360" w:lineRule="auto"/>
        <w:contextualSpacing/>
        <w:jc w:val="center"/>
        <w:rPr>
          <w:del w:id="7" w:author="Alex" w:date="2026-09-25T20:01:00Z" w16du:dateUtc="2026-09-26T00:01:00Z"/>
          <w:rFonts w:ascii="Verdana" w:hAnsi="Verdana"/>
          <w:b/>
          <w:color w:val="0070C0"/>
          <w:sz w:val="20"/>
          <w:szCs w:val="20"/>
          <w:u w:val="single"/>
        </w:rPr>
      </w:pPr>
      <w:del w:id="8" w:author="Alex" w:date="2026-09-25T20:01:00Z" w16du:dateUtc="2026-09-26T00:01:00Z">
        <w:r w:rsidRPr="003069B3">
          <w:rPr>
            <w:rFonts w:ascii="Verdana" w:hAnsi="Verdana"/>
            <w:b/>
            <w:color w:val="0070C0"/>
            <w:sz w:val="20"/>
            <w:szCs w:val="20"/>
          </w:rPr>
          <w:delText>A)</w:delText>
        </w:r>
        <w:r w:rsidR="00C92036" w:rsidRPr="003069B3">
          <w:rPr>
            <w:rFonts w:ascii="Verdana" w:hAnsi="Verdana"/>
            <w:b/>
            <w:color w:val="0070C0"/>
            <w:sz w:val="20"/>
            <w:szCs w:val="20"/>
          </w:rPr>
          <w:delText xml:space="preserve"> </w:delText>
        </w:r>
        <w:r w:rsidR="00C92036" w:rsidRPr="003069B3">
          <w:rPr>
            <w:rFonts w:ascii="Verdana" w:hAnsi="Verdana"/>
            <w:b/>
            <w:color w:val="0070C0"/>
            <w:sz w:val="20"/>
            <w:szCs w:val="20"/>
            <w:u w:val="single"/>
          </w:rPr>
          <w:delText xml:space="preserve">OPPORTUNITY </w:delText>
        </w:r>
      </w:del>
    </w:p>
    <w:p w14:paraId="3E5BD94D" w14:textId="77777777" w:rsidR="00963A03" w:rsidRPr="003069B3" w:rsidRDefault="00C92036" w:rsidP="00FB3789">
      <w:pPr>
        <w:pStyle w:val="ListParagraph"/>
        <w:numPr>
          <w:ilvl w:val="0"/>
          <w:numId w:val="1"/>
        </w:numPr>
        <w:rPr>
          <w:del w:id="9" w:author="Alex" w:date="2026-09-25T20:01:00Z" w16du:dateUtc="2026-09-26T00:01:00Z"/>
          <w:rFonts w:ascii="Verdana" w:hAnsi="Verdana"/>
          <w:sz w:val="20"/>
          <w:szCs w:val="20"/>
        </w:rPr>
      </w:pPr>
      <w:del w:id="10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 xml:space="preserve">How have </w:delText>
        </w:r>
        <w:r w:rsidR="003C762A" w:rsidRPr="003069B3">
          <w:rPr>
            <w:rFonts w:ascii="Verdana" w:hAnsi="Verdana"/>
            <w:sz w:val="20"/>
            <w:szCs w:val="20"/>
          </w:rPr>
          <w:delText>I</w:delText>
        </w:r>
        <w:r w:rsidRPr="003069B3">
          <w:rPr>
            <w:rFonts w:ascii="Verdana" w:hAnsi="Verdana"/>
            <w:sz w:val="20"/>
            <w:szCs w:val="20"/>
          </w:rPr>
          <w:delText xml:space="preserve"> enhanced </w:delText>
        </w:r>
        <w:r w:rsidR="003C762A" w:rsidRPr="003069B3">
          <w:rPr>
            <w:rFonts w:ascii="Verdana" w:hAnsi="Verdana"/>
            <w:sz w:val="20"/>
            <w:szCs w:val="20"/>
          </w:rPr>
          <w:delText>my</w:delText>
        </w:r>
        <w:r w:rsidRPr="003069B3">
          <w:rPr>
            <w:rFonts w:ascii="Verdana" w:hAnsi="Verdana"/>
            <w:sz w:val="20"/>
            <w:szCs w:val="20"/>
          </w:rPr>
          <w:delText xml:space="preserve"> career progression in the past 6 months? Rate</w:delText>
        </w:r>
        <w:r w:rsidR="00472D90" w:rsidRPr="003069B3">
          <w:rPr>
            <w:rFonts w:ascii="Verdana" w:hAnsi="Verdana"/>
            <w:sz w:val="20"/>
            <w:szCs w:val="20"/>
          </w:rPr>
          <w:delText xml:space="preserve"> </w:delText>
        </w:r>
        <w:r w:rsidR="002D407D" w:rsidRPr="003069B3">
          <w:rPr>
            <w:rFonts w:ascii="Verdana" w:hAnsi="Verdana"/>
            <w:sz w:val="20"/>
            <w:szCs w:val="20"/>
          </w:rPr>
          <w:delText xml:space="preserve">your </w:delText>
        </w:r>
        <w:r w:rsidR="00472D90" w:rsidRPr="003069B3">
          <w:rPr>
            <w:rFonts w:ascii="Verdana" w:hAnsi="Verdana"/>
            <w:sz w:val="20"/>
            <w:szCs w:val="20"/>
          </w:rPr>
          <w:delText>contribution</w:delText>
        </w:r>
        <w:r w:rsidRPr="003069B3">
          <w:rPr>
            <w:rFonts w:ascii="Verdana" w:hAnsi="Verdana"/>
            <w:sz w:val="20"/>
            <w:szCs w:val="20"/>
          </w:rPr>
          <w:delText>:</w:delText>
        </w:r>
        <w:r w:rsidR="00FB7A74" w:rsidRPr="003069B3">
          <w:rPr>
            <w:rFonts w:ascii="Verdana" w:hAnsi="Verdana"/>
            <w:sz w:val="20"/>
            <w:szCs w:val="20"/>
          </w:rPr>
          <w:delText xml:space="preserve"> </w:delText>
        </w:r>
      </w:del>
    </w:p>
    <w:p w14:paraId="64AC4493" w14:textId="77777777" w:rsidR="00C53C69" w:rsidRPr="003069B3" w:rsidRDefault="00C53C69" w:rsidP="00FB3789">
      <w:pPr>
        <w:pStyle w:val="ListParagraph"/>
        <w:rPr>
          <w:del w:id="11" w:author="Alex" w:date="2026-09-25T20:01:00Z" w16du:dateUtc="2026-09-26T00:01:00Z"/>
          <w:rFonts w:ascii="Verdana" w:hAnsi="Verdana"/>
          <w:sz w:val="20"/>
          <w:szCs w:val="20"/>
        </w:rPr>
      </w:pPr>
    </w:p>
    <w:tbl>
      <w:tblPr>
        <w:tblStyle w:val="TableGrid"/>
        <w:tblW w:w="11074" w:type="dxa"/>
        <w:tblInd w:w="-810" w:type="dxa"/>
        <w:tblLook w:val="04A0" w:firstRow="1" w:lastRow="0" w:firstColumn="1" w:lastColumn="0" w:noHBand="0" w:noVBand="1"/>
      </w:tblPr>
      <w:tblGrid>
        <w:gridCol w:w="1092"/>
        <w:gridCol w:w="328"/>
        <w:gridCol w:w="1472"/>
        <w:gridCol w:w="926"/>
        <w:gridCol w:w="1071"/>
        <w:gridCol w:w="1092"/>
        <w:gridCol w:w="1472"/>
        <w:gridCol w:w="926"/>
        <w:gridCol w:w="344"/>
        <w:gridCol w:w="344"/>
        <w:gridCol w:w="344"/>
        <w:gridCol w:w="344"/>
        <w:gridCol w:w="471"/>
        <w:gridCol w:w="1241"/>
        <w:tblGridChange w:id="12">
          <w:tblGrid>
            <w:gridCol w:w="1092"/>
            <w:gridCol w:w="328"/>
            <w:gridCol w:w="528"/>
            <w:gridCol w:w="944"/>
            <w:gridCol w:w="121"/>
            <w:gridCol w:w="426"/>
            <w:gridCol w:w="379"/>
            <w:gridCol w:w="46"/>
            <w:gridCol w:w="425"/>
            <w:gridCol w:w="425"/>
            <w:gridCol w:w="175"/>
            <w:gridCol w:w="251"/>
            <w:gridCol w:w="425"/>
            <w:gridCol w:w="416"/>
            <w:gridCol w:w="9"/>
            <w:gridCol w:w="449"/>
            <w:gridCol w:w="425"/>
            <w:gridCol w:w="589"/>
            <w:gridCol w:w="100"/>
            <w:gridCol w:w="826"/>
            <w:gridCol w:w="344"/>
            <w:gridCol w:w="71"/>
            <w:gridCol w:w="273"/>
            <w:gridCol w:w="344"/>
            <w:gridCol w:w="344"/>
            <w:gridCol w:w="471"/>
            <w:gridCol w:w="1241"/>
          </w:tblGrid>
        </w:tblGridChange>
      </w:tblGrid>
      <w:tr w:rsidR="00CA3846" w14:paraId="2E22F2CC" w14:textId="77777777" w:rsidTr="000C7686">
        <w:trPr>
          <w:trHeight w:val="454"/>
          <w:ins w:id="13" w:author="Alex" w:date="2026-09-25T20:01:00Z" w16du:dateUtc="2026-09-26T00:01:00Z"/>
        </w:trPr>
        <w:tc>
          <w:tcPr>
            <w:tcW w:w="5879" w:type="dxa"/>
            <w:gridSpan w:val="5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01E6BD59" w14:textId="77777777" w:rsidR="00CA3846" w:rsidRPr="004D4F54" w:rsidRDefault="00CA3846">
            <w:pPr>
              <w:rPr>
                <w:ins w:id="14" w:author="Alex" w:date="2026-09-25T20:01:00Z" w16du:dateUtc="2026-09-26T00:01:00Z"/>
                <w:rFonts w:cstheme="minorHAnsi"/>
                <w:b/>
              </w:rPr>
            </w:pPr>
            <w:ins w:id="15" w:author="Alex" w:date="2026-09-25T20:01:00Z" w16du:dateUtc="2026-09-26T00:01:00Z">
              <w:r w:rsidRPr="004D4F54">
                <w:rPr>
                  <w:rFonts w:cstheme="minorHAnsi"/>
                  <w:b/>
                  <w:color w:val="0070C0"/>
                  <w:sz w:val="34"/>
                </w:rPr>
                <w:t>RECEIPT</w:t>
              </w:r>
            </w:ins>
          </w:p>
        </w:tc>
        <w:tc>
          <w:tcPr>
            <w:tcW w:w="5195" w:type="dxa"/>
            <w:gridSpan w:val="9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0BFAC34C" w14:textId="77777777" w:rsidR="00CA3846" w:rsidRDefault="00CA3846">
            <w:pPr>
              <w:rPr>
                <w:ins w:id="16" w:author="Alex" w:date="2026-09-25T20:01:00Z" w16du:dateUtc="2026-09-26T00:01:00Z"/>
              </w:rPr>
            </w:pPr>
            <w:ins w:id="17" w:author="Alex" w:date="2026-09-25T20:01:00Z" w16du:dateUtc="2026-09-26T00:01:00Z">
              <w:r w:rsidRPr="004D4F54">
                <w:rPr>
                  <w:rFonts w:cstheme="minorHAnsi"/>
                  <w:b/>
                  <w:color w:val="0070C0"/>
                  <w:sz w:val="34"/>
                </w:rPr>
                <w:t>RECEIPT</w:t>
              </w:r>
            </w:ins>
          </w:p>
        </w:tc>
      </w:tr>
      <w:tr w:rsidR="00C01C2B" w14:paraId="6C41A923" w14:textId="77777777" w:rsidTr="00C01C2B">
        <w:trPr>
          <w:trHeight w:val="401"/>
          <w:ins w:id="18" w:author="Alex" w:date="2026-09-25T20:01:00Z" w16du:dateUtc="2026-09-26T00:01:00Z"/>
        </w:trPr>
        <w:tc>
          <w:tcPr>
            <w:tcW w:w="6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6E9A183F" w14:textId="77777777" w:rsidR="00C01C2B" w:rsidRPr="004D4F54" w:rsidRDefault="00C01C2B" w:rsidP="00CA3846">
            <w:pPr>
              <w:rPr>
                <w:ins w:id="19" w:author="Alex" w:date="2026-09-25T20:01:00Z" w16du:dateUtc="2026-09-26T00:01:00Z"/>
                <w:rFonts w:cstheme="minorHAnsi"/>
                <w:sz w:val="20"/>
              </w:rPr>
            </w:pPr>
            <w:ins w:id="20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Date:</w:t>
              </w:r>
            </w:ins>
          </w:p>
        </w:tc>
        <w:tc>
          <w:tcPr>
            <w:tcW w:w="2816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28A12B57" w14:textId="77777777" w:rsidR="00C01C2B" w:rsidRPr="004D4F54" w:rsidRDefault="00C01C2B" w:rsidP="00CA3846">
            <w:pPr>
              <w:rPr>
                <w:ins w:id="21" w:author="Alex" w:date="2026-09-25T20:01:00Z" w16du:dateUtc="2026-09-26T00:01:00Z"/>
                <w:rFonts w:cstheme="minorHAnsi"/>
                <w:sz w:val="20"/>
              </w:rPr>
            </w:pPr>
            <w:ins w:id="22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[DD/MM/YYYY]</w:t>
              </w:r>
            </w:ins>
          </w:p>
        </w:tc>
        <w:tc>
          <w:tcPr>
            <w:tcW w:w="1331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4A086539" w14:textId="77777777" w:rsidR="00C01C2B" w:rsidRPr="004D4F54" w:rsidRDefault="00C01C2B" w:rsidP="00CA3846">
            <w:pPr>
              <w:rPr>
                <w:ins w:id="23" w:author="Alex" w:date="2026-09-25T20:01:00Z" w16du:dateUtc="2026-09-26T00:01:00Z"/>
                <w:rFonts w:cstheme="minorHAnsi"/>
                <w:sz w:val="20"/>
              </w:rPr>
            </w:pPr>
            <w:ins w:id="24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Receipt#</w:t>
              </w:r>
            </w:ins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3F201386" w14:textId="77777777" w:rsidR="00C01C2B" w:rsidRPr="004D4F54" w:rsidRDefault="00C01C2B" w:rsidP="00CA3846">
            <w:pPr>
              <w:rPr>
                <w:ins w:id="25" w:author="Alex" w:date="2026-09-25T20:01:00Z" w16du:dateUtc="2026-09-26T00:01:00Z"/>
                <w:rFonts w:cstheme="minorHAnsi"/>
                <w:sz w:val="20"/>
              </w:rPr>
            </w:pPr>
            <w:ins w:id="26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100</w:t>
              </w:r>
            </w:ins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4C99D106" w14:textId="77777777" w:rsidR="00C01C2B" w:rsidRPr="004D4F54" w:rsidRDefault="00C01C2B" w:rsidP="00CA3846">
            <w:pPr>
              <w:rPr>
                <w:ins w:id="27" w:author="Alex" w:date="2026-09-25T20:01:00Z" w16du:dateUtc="2026-09-26T00:01:00Z"/>
                <w:rFonts w:cstheme="minorHAnsi"/>
                <w:sz w:val="20"/>
              </w:rPr>
            </w:pPr>
            <w:ins w:id="28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Date:</w:t>
              </w:r>
            </w:ins>
          </w:p>
        </w:tc>
        <w:tc>
          <w:tcPr>
            <w:tcW w:w="2279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43F4A8BF" w14:textId="77777777" w:rsidR="00C01C2B" w:rsidRPr="004D4F54" w:rsidRDefault="00C01C2B" w:rsidP="00CA3846">
            <w:pPr>
              <w:rPr>
                <w:ins w:id="29" w:author="Alex" w:date="2026-09-25T20:01:00Z" w16du:dateUtc="2026-09-26T00:01:00Z"/>
                <w:rFonts w:cstheme="minorHAnsi"/>
                <w:sz w:val="20"/>
              </w:rPr>
            </w:pPr>
            <w:ins w:id="30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[DD/MM/YYYY]</w:t>
              </w:r>
            </w:ins>
          </w:p>
        </w:tc>
        <w:tc>
          <w:tcPr>
            <w:tcW w:w="117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1BFA91DD" w14:textId="77777777" w:rsidR="00C01C2B" w:rsidRPr="004D4F54" w:rsidRDefault="00C01C2B" w:rsidP="00CA3846">
            <w:pPr>
              <w:rPr>
                <w:ins w:id="31" w:author="Alex" w:date="2026-09-25T20:01:00Z" w16du:dateUtc="2026-09-26T00:01:00Z"/>
                <w:rFonts w:cstheme="minorHAnsi"/>
                <w:sz w:val="20"/>
              </w:rPr>
            </w:pPr>
            <w:ins w:id="32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Receipt#</w:t>
              </w:r>
            </w:ins>
          </w:p>
        </w:tc>
        <w:tc>
          <w:tcPr>
            <w:tcW w:w="1071" w:type="dxa"/>
            <w:gridSpan w:val="6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6BA8307" w14:textId="77777777" w:rsidR="00C01C2B" w:rsidRPr="004D4F54" w:rsidRDefault="000B372D" w:rsidP="00CA3846">
            <w:pPr>
              <w:rPr>
                <w:ins w:id="33" w:author="Alex" w:date="2026-09-25T20:01:00Z" w16du:dateUtc="2026-09-26T00:01:00Z"/>
                <w:rFonts w:cstheme="minorHAnsi"/>
                <w:sz w:val="20"/>
              </w:rPr>
            </w:pPr>
            <w:ins w:id="34" w:author="Alex" w:date="2026-09-25T20:01:00Z" w16du:dateUtc="2026-09-26T00:01:00Z">
              <w:r>
                <w:rPr>
                  <w:rFonts w:cstheme="minorHAnsi"/>
                  <w:sz w:val="20"/>
                </w:rPr>
                <w:t>100</w:t>
              </w:r>
            </w:ins>
          </w:p>
        </w:tc>
      </w:tr>
      <w:tr w:rsidR="00415C9E" w14:paraId="0A50C081" w14:textId="77777777" w:rsidTr="000C7686">
        <w:trPr>
          <w:trHeight w:val="454"/>
          <w:ins w:id="35" w:author="Alex" w:date="2026-09-25T20:01:00Z" w16du:dateUtc="2026-09-26T00:01:00Z"/>
        </w:trPr>
        <w:tc>
          <w:tcPr>
            <w:tcW w:w="6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4F8DEC2" w14:textId="77777777" w:rsidR="00CA3846" w:rsidRPr="004D4F54" w:rsidRDefault="00CA3846" w:rsidP="00CA3846">
            <w:pPr>
              <w:rPr>
                <w:ins w:id="36" w:author="Alex" w:date="2026-09-25T20:01:00Z" w16du:dateUtc="2026-09-26T00:01:00Z"/>
                <w:rFonts w:cstheme="minorHAnsi"/>
                <w:b/>
              </w:rPr>
            </w:pPr>
            <w:ins w:id="37" w:author="Alex" w:date="2026-09-25T20:01:00Z" w16du:dateUtc="2026-09-26T00:01:00Z">
              <w:r w:rsidRPr="004D4F54">
                <w:rPr>
                  <w:rFonts w:cstheme="minorHAnsi"/>
                  <w:b/>
                </w:rPr>
                <w:t>Sr#</w:t>
              </w:r>
            </w:ins>
          </w:p>
        </w:tc>
        <w:tc>
          <w:tcPr>
            <w:tcW w:w="414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A868919" w14:textId="77777777" w:rsidR="00CA3846" w:rsidRPr="004D4F54" w:rsidRDefault="000C7686" w:rsidP="00CA3846">
            <w:pPr>
              <w:rPr>
                <w:ins w:id="38" w:author="Alex" w:date="2026-09-25T20:01:00Z" w16du:dateUtc="2026-09-26T00:01:00Z"/>
                <w:rFonts w:cstheme="minorHAnsi"/>
                <w:b/>
              </w:rPr>
            </w:pPr>
            <w:ins w:id="39" w:author="Alex" w:date="2026-09-25T20:01:00Z" w16du:dateUtc="2026-09-26T00:01:00Z">
              <w:r>
                <w:rPr>
                  <w:rFonts w:cstheme="minorHAnsi"/>
                  <w:b/>
                </w:rPr>
                <w:t xml:space="preserve">Item </w:t>
              </w:r>
              <w:r w:rsidR="00CA3846" w:rsidRPr="004D4F54">
                <w:rPr>
                  <w:rFonts w:cstheme="minorHAnsi"/>
                  <w:b/>
                </w:rPr>
                <w:t>Description</w:t>
              </w:r>
            </w:ins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6466F01" w14:textId="77777777" w:rsidR="00CA3846" w:rsidRPr="004D4F54" w:rsidRDefault="00CA3846" w:rsidP="00CA3846">
            <w:pPr>
              <w:rPr>
                <w:ins w:id="40" w:author="Alex" w:date="2026-09-25T20:01:00Z" w16du:dateUtc="2026-09-26T00:01:00Z"/>
                <w:rFonts w:cstheme="minorHAnsi"/>
                <w:b/>
              </w:rPr>
            </w:pPr>
            <w:ins w:id="41" w:author="Alex" w:date="2026-09-25T20:01:00Z" w16du:dateUtc="2026-09-26T00:01:00Z">
              <w:r w:rsidRPr="004D4F54">
                <w:rPr>
                  <w:rFonts w:cstheme="minorHAnsi"/>
                  <w:b/>
                </w:rPr>
                <w:t>Amount$</w:t>
              </w:r>
            </w:ins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71D5AEC" w14:textId="77777777" w:rsidR="00CA3846" w:rsidRPr="004D4F54" w:rsidRDefault="00CA3846" w:rsidP="00CA3846">
            <w:pPr>
              <w:rPr>
                <w:ins w:id="42" w:author="Alex" w:date="2026-09-25T20:01:00Z" w16du:dateUtc="2026-09-26T00:01:00Z"/>
                <w:rFonts w:cstheme="minorHAnsi"/>
                <w:b/>
              </w:rPr>
            </w:pPr>
            <w:ins w:id="43" w:author="Alex" w:date="2026-09-25T20:01:00Z" w16du:dateUtc="2026-09-26T00:01:00Z">
              <w:r w:rsidRPr="004D4F54">
                <w:rPr>
                  <w:rFonts w:cstheme="minorHAnsi"/>
                  <w:b/>
                </w:rPr>
                <w:t>Sr#</w:t>
              </w:r>
            </w:ins>
          </w:p>
        </w:tc>
        <w:tc>
          <w:tcPr>
            <w:tcW w:w="344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C35D63E" w14:textId="77777777" w:rsidR="00CA3846" w:rsidRPr="004D4F54" w:rsidRDefault="000C7686" w:rsidP="00CA3846">
            <w:pPr>
              <w:rPr>
                <w:ins w:id="44" w:author="Alex" w:date="2026-09-25T20:01:00Z" w16du:dateUtc="2026-09-26T00:01:00Z"/>
                <w:rFonts w:cstheme="minorHAnsi"/>
                <w:b/>
              </w:rPr>
            </w:pPr>
            <w:ins w:id="45" w:author="Alex" w:date="2026-09-25T20:01:00Z" w16du:dateUtc="2026-09-26T00:01:00Z">
              <w:r>
                <w:rPr>
                  <w:rFonts w:cstheme="minorHAnsi"/>
                  <w:b/>
                </w:rPr>
                <w:t xml:space="preserve">Item </w:t>
              </w:r>
              <w:r w:rsidRPr="004D4F54">
                <w:rPr>
                  <w:rFonts w:cstheme="minorHAnsi"/>
                  <w:b/>
                </w:rPr>
                <w:t>Description</w:t>
              </w:r>
            </w:ins>
          </w:p>
        </w:tc>
        <w:tc>
          <w:tcPr>
            <w:tcW w:w="1071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868DF71" w14:textId="77777777" w:rsidR="00CA3846" w:rsidRPr="004D4F54" w:rsidRDefault="00CA3846" w:rsidP="00CA3846">
            <w:pPr>
              <w:rPr>
                <w:ins w:id="46" w:author="Alex" w:date="2026-09-25T20:01:00Z" w16du:dateUtc="2026-09-26T00:01:00Z"/>
                <w:rFonts w:cstheme="minorHAnsi"/>
                <w:b/>
              </w:rPr>
            </w:pPr>
            <w:ins w:id="47" w:author="Alex" w:date="2026-09-25T20:01:00Z" w16du:dateUtc="2026-09-26T00:01:00Z">
              <w:r w:rsidRPr="004D4F54">
                <w:rPr>
                  <w:rFonts w:cstheme="minorHAnsi"/>
                  <w:b/>
                </w:rPr>
                <w:t>Amount$</w:t>
              </w:r>
            </w:ins>
          </w:p>
        </w:tc>
      </w:tr>
      <w:tr w:rsidR="002D407D" w:rsidRPr="003069B3" w14:paraId="35CBD49C" w14:textId="77777777" w:rsidTr="000C7686">
        <w:tblPrEx>
          <w:tblW w:w="11074" w:type="dxa"/>
          <w:tblInd w:w="-810" w:type="dxa"/>
          <w:tblPrExChange w:id="48" w:author="Alex" w:date="2026-09-25T20:01:00Z" w16du:dateUtc="2026-09-26T00:01:00Z">
            <w:tblPrEx>
              <w:tblW w:w="0" w:type="auto"/>
              <w:tblInd w:w="11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Ex>
          </w:tblPrExChange>
        </w:tblPrEx>
        <w:trPr>
          <w:trHeight w:val="454"/>
          <w:trPrChange w:id="49" w:author="Alex" w:date="2026-09-25T20:01:00Z" w16du:dateUtc="2026-09-26T00:01:00Z">
            <w:trPr>
              <w:gridBefore w:val="3"/>
              <w:gridAfter w:val="5"/>
            </w:trPr>
          </w:trPrChange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tcPrChange w:id="50" w:author="Alex" w:date="2026-09-25T20:01:00Z" w16du:dateUtc="2026-09-26T00:01:00Z">
              <w:tcPr>
                <w:tcW w:w="1065" w:type="dxa"/>
                <w:gridSpan w:val="2"/>
              </w:tcPr>
            </w:tcPrChange>
          </w:tcPr>
          <w:p w14:paraId="3FCFA0EE" w14:textId="77777777" w:rsidR="002D407D" w:rsidRPr="003069B3" w:rsidRDefault="002D407D" w:rsidP="002D407D">
            <w:pPr>
              <w:pStyle w:val="ListParagraph"/>
              <w:ind w:left="0"/>
              <w:rPr>
                <w:rFonts w:ascii="Verdana" w:hAnsi="Verdana"/>
                <w:b/>
                <w:sz w:val="20"/>
                <w:szCs w:val="20"/>
              </w:rPr>
            </w:pPr>
            <w:del w:id="51" w:author="Alex" w:date="2026-09-25T20:01:00Z" w16du:dateUtc="2026-09-26T00:01:00Z">
              <w:r w:rsidRPr="003069B3">
                <w:rPr>
                  <w:rFonts w:ascii="Verdana" w:hAnsi="Verdana"/>
                  <w:b/>
                  <w:sz w:val="20"/>
                  <w:szCs w:val="20"/>
                </w:rPr>
                <w:delText>Poor</w:delText>
              </w:r>
            </w:del>
          </w:p>
        </w:tc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tcPrChange w:id="52" w:author="Alex" w:date="2026-09-25T20:01:00Z" w16du:dateUtc="2026-09-26T00:01:00Z">
              <w:tcPr>
                <w:tcW w:w="426" w:type="dxa"/>
              </w:tcPr>
            </w:tcPrChange>
          </w:tcPr>
          <w:p w14:paraId="1B5DA906" w14:textId="77777777" w:rsidR="002D407D" w:rsidRPr="004D4F54" w:rsidRDefault="002D407D" w:rsidP="000C7686">
            <w:pPr>
              <w:jc w:val="center"/>
              <w:rPr>
                <w:rPrChange w:id="53" w:author="Alex" w:date="2026-09-25T20:01:00Z" w16du:dateUtc="2026-09-26T00:01:00Z">
                  <w:rPr>
                    <w:rFonts w:ascii="Verdana" w:hAnsi="Verdana"/>
                    <w:sz w:val="20"/>
                    <w:szCs w:val="20"/>
                  </w:rPr>
                </w:rPrChange>
              </w:rPr>
              <w:pPrChange w:id="54" w:author="Alex" w:date="2026-09-25T20:01:00Z" w16du:dateUtc="2026-09-26T00:01:00Z">
                <w:pPr>
                  <w:pStyle w:val="ListParagraph"/>
                  <w:ind w:left="0"/>
                </w:pPr>
              </w:pPrChange>
            </w:pPr>
            <w:r>
              <w:rPr>
                <w:rPrChange w:id="55" w:author="Alex" w:date="2026-09-25T20:01:00Z" w16du:dateUtc="2026-09-26T00:01:00Z">
                  <w:rPr>
                    <w:rFonts w:ascii="Verdana" w:hAnsi="Verdana"/>
                    <w:sz w:val="20"/>
                    <w:szCs w:val="20"/>
                  </w:rPr>
                </w:rPrChange>
              </w:rPr>
              <w:t>1</w:t>
            </w:r>
          </w:p>
        </w:tc>
        <w:tc>
          <w:tcPr>
            <w:tcW w:w="414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PrChange w:id="56" w:author="Alex" w:date="2026-09-25T20:01:00Z" w16du:dateUtc="2026-09-26T00:01:00Z">
              <w:tcPr>
                <w:tcW w:w="425" w:type="dxa"/>
                <w:gridSpan w:val="2"/>
              </w:tcPr>
            </w:tcPrChange>
          </w:tcPr>
          <w:p w14:paraId="732A077F" w14:textId="77777777" w:rsidR="002D407D" w:rsidRPr="004D4F54" w:rsidRDefault="002D407D">
            <w:pPr>
              <w:rPr>
                <w:rPrChange w:id="57" w:author="Alex" w:date="2026-09-25T20:01:00Z" w16du:dateUtc="2026-09-26T00:01:00Z">
                  <w:rPr>
                    <w:rFonts w:ascii="Verdana" w:hAnsi="Verdana"/>
                    <w:sz w:val="20"/>
                    <w:szCs w:val="20"/>
                  </w:rPr>
                </w:rPrChange>
              </w:rPr>
              <w:pPrChange w:id="58" w:author="Alex" w:date="2026-09-25T20:01:00Z" w16du:dateUtc="2026-09-26T00:01:00Z">
                <w:pPr>
                  <w:pStyle w:val="ListParagraph"/>
                  <w:ind w:left="0"/>
                </w:pPr>
              </w:pPrChange>
            </w:pPr>
            <w:del w:id="59" w:author="Alex" w:date="2026-09-25T20:01:00Z" w16du:dateUtc="2026-09-26T00:01:00Z">
              <w:r w:rsidRPr="003069B3">
                <w:rPr>
                  <w:rFonts w:ascii="Verdana" w:hAnsi="Verdana"/>
                  <w:sz w:val="20"/>
                  <w:szCs w:val="20"/>
                </w:rPr>
                <w:delText>2</w:delText>
              </w:r>
            </w:del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PrChange w:id="60" w:author="Alex" w:date="2026-09-25T20:01:00Z" w16du:dateUtc="2026-09-26T00:01:00Z">
              <w:tcPr>
                <w:tcW w:w="425" w:type="dxa"/>
              </w:tcPr>
            </w:tcPrChange>
          </w:tcPr>
          <w:p w14:paraId="2E6E7572" w14:textId="77777777" w:rsidR="002D407D" w:rsidRPr="004D4F54" w:rsidRDefault="002D407D">
            <w:pPr>
              <w:rPr>
                <w:rPrChange w:id="61" w:author="Alex" w:date="2026-09-25T20:01:00Z" w16du:dateUtc="2026-09-26T00:01:00Z">
                  <w:rPr>
                    <w:rFonts w:ascii="Verdana" w:hAnsi="Verdana"/>
                    <w:sz w:val="20"/>
                    <w:szCs w:val="20"/>
                  </w:rPr>
                </w:rPrChange>
              </w:rPr>
              <w:pPrChange w:id="62" w:author="Alex" w:date="2026-09-25T20:01:00Z" w16du:dateUtc="2026-09-26T00:01:00Z">
                <w:pPr>
                  <w:pStyle w:val="ListParagraph"/>
                  <w:ind w:left="0"/>
                </w:pPr>
              </w:pPrChange>
            </w:pPr>
            <w:del w:id="63" w:author="Alex" w:date="2026-09-25T20:01:00Z" w16du:dateUtc="2026-09-26T00:01:00Z">
              <w:r w:rsidRPr="003069B3">
                <w:rPr>
                  <w:rFonts w:ascii="Verdana" w:hAnsi="Verdana"/>
                  <w:sz w:val="20"/>
                  <w:szCs w:val="20"/>
                </w:rPr>
                <w:delText>3</w:delText>
              </w:r>
            </w:del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tcPrChange w:id="64" w:author="Alex" w:date="2026-09-25T20:01:00Z" w16du:dateUtc="2026-09-26T00:01:00Z">
              <w:tcPr>
                <w:tcW w:w="425" w:type="dxa"/>
              </w:tcPr>
            </w:tcPrChange>
          </w:tcPr>
          <w:p w14:paraId="5E9C55E0" w14:textId="77777777" w:rsidR="002D407D" w:rsidRDefault="000C7686" w:rsidP="000C7686">
            <w:pPr>
              <w:jc w:val="center"/>
              <w:rPr>
                <w:rPrChange w:id="65" w:author="Alex" w:date="2026-09-25T20:01:00Z" w16du:dateUtc="2026-09-26T00:01:00Z">
                  <w:rPr>
                    <w:rFonts w:ascii="Verdana" w:hAnsi="Verdana"/>
                    <w:sz w:val="20"/>
                    <w:szCs w:val="20"/>
                  </w:rPr>
                </w:rPrChange>
              </w:rPr>
              <w:pPrChange w:id="66" w:author="Alex" w:date="2026-09-25T20:01:00Z" w16du:dateUtc="2026-09-26T00:01:00Z">
                <w:pPr>
                  <w:pStyle w:val="ListParagraph"/>
                  <w:ind w:left="0"/>
                </w:pPr>
              </w:pPrChange>
            </w:pPr>
            <w:ins w:id="67" w:author="Alex" w:date="2026-09-25T20:01:00Z" w16du:dateUtc="2026-09-26T00:01:00Z">
              <w:r>
                <w:t>1</w:t>
              </w:r>
            </w:ins>
            <w:del w:id="68" w:author="Alex" w:date="2026-09-25T20:01:00Z" w16du:dateUtc="2026-09-26T00:01:00Z">
              <w:r w:rsidR="002D407D" w:rsidRPr="003069B3">
                <w:rPr>
                  <w:rFonts w:ascii="Verdana" w:hAnsi="Verdana"/>
                  <w:sz w:val="20"/>
                  <w:szCs w:val="20"/>
                </w:rPr>
                <w:delText>4</w:delText>
              </w:r>
            </w:del>
          </w:p>
        </w:tc>
        <w:tc>
          <w:tcPr>
            <w:tcW w:w="344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PrChange w:id="69" w:author="Alex" w:date="2026-09-25T20:01:00Z" w16du:dateUtc="2026-09-26T00:01:00Z">
              <w:tcPr>
                <w:tcW w:w="426" w:type="dxa"/>
                <w:gridSpan w:val="2"/>
              </w:tcPr>
            </w:tcPrChange>
          </w:tcPr>
          <w:p w14:paraId="2E976CCF" w14:textId="77777777" w:rsidR="002D407D" w:rsidRDefault="002D407D">
            <w:pPr>
              <w:rPr>
                <w:rPrChange w:id="70" w:author="Alex" w:date="2026-09-25T20:01:00Z" w16du:dateUtc="2026-09-26T00:01:00Z">
                  <w:rPr>
                    <w:rFonts w:ascii="Verdana" w:hAnsi="Verdana"/>
                    <w:sz w:val="20"/>
                    <w:szCs w:val="20"/>
                  </w:rPr>
                </w:rPrChange>
              </w:rPr>
              <w:pPrChange w:id="71" w:author="Alex" w:date="2026-09-25T20:01:00Z" w16du:dateUtc="2026-09-26T00:01:00Z">
                <w:pPr>
                  <w:pStyle w:val="ListParagraph"/>
                  <w:ind w:left="0"/>
                </w:pPr>
              </w:pPrChange>
            </w:pPr>
            <w:del w:id="72" w:author="Alex" w:date="2026-09-25T20:01:00Z" w16du:dateUtc="2026-09-26T00:01:00Z">
              <w:r w:rsidRPr="003069B3">
                <w:rPr>
                  <w:rFonts w:ascii="Verdana" w:hAnsi="Verdana"/>
                  <w:sz w:val="20"/>
                  <w:szCs w:val="20"/>
                </w:rPr>
                <w:delText>5</w:delText>
              </w:r>
            </w:del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PrChange w:id="73" w:author="Alex" w:date="2026-09-25T20:01:00Z" w16du:dateUtc="2026-09-26T00:01:00Z">
              <w:tcPr>
                <w:tcW w:w="425" w:type="dxa"/>
              </w:tcPr>
            </w:tcPrChange>
          </w:tcPr>
          <w:p w14:paraId="02361366" w14:textId="77777777" w:rsidR="002D407D" w:rsidRDefault="002D407D">
            <w:pPr>
              <w:rPr>
                <w:rPrChange w:id="74" w:author="Alex" w:date="2026-09-25T20:01:00Z" w16du:dateUtc="2026-09-26T00:01:00Z">
                  <w:rPr>
                    <w:rFonts w:ascii="Verdana" w:hAnsi="Verdana"/>
                    <w:sz w:val="20"/>
                    <w:szCs w:val="20"/>
                  </w:rPr>
                </w:rPrChange>
              </w:rPr>
              <w:pPrChange w:id="75" w:author="Alex" w:date="2026-09-25T20:01:00Z" w16du:dateUtc="2026-09-26T00:01:00Z">
                <w:pPr>
                  <w:pStyle w:val="ListParagraph"/>
                  <w:ind w:left="0"/>
                </w:pPr>
              </w:pPrChange>
            </w:pPr>
            <w:del w:id="76" w:author="Alex" w:date="2026-09-25T20:01:00Z" w16du:dateUtc="2026-09-26T00:01:00Z">
              <w:r w:rsidRPr="003069B3">
                <w:rPr>
                  <w:rFonts w:ascii="Verdana" w:hAnsi="Verdana"/>
                  <w:sz w:val="20"/>
                  <w:szCs w:val="20"/>
                </w:rPr>
                <w:delText>6</w:delText>
              </w:r>
            </w:del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PrChange w:id="77" w:author="Alex" w:date="2026-09-25T20:01:00Z" w16du:dateUtc="2026-09-26T00:01:00Z">
              <w:tcPr>
                <w:tcW w:w="425" w:type="dxa"/>
                <w:gridSpan w:val="2"/>
              </w:tcPr>
            </w:tcPrChange>
          </w:tcPr>
          <w:p w14:paraId="6F92ED7E" w14:textId="77777777" w:rsidR="002D407D" w:rsidRPr="003069B3" w:rsidRDefault="002D407D" w:rsidP="002D407D">
            <w:pPr>
              <w:pStyle w:val="ListParagraph"/>
              <w:ind w:left="0"/>
              <w:rPr>
                <w:rFonts w:ascii="Verdana" w:hAnsi="Verdana"/>
                <w:sz w:val="20"/>
                <w:szCs w:val="20"/>
              </w:rPr>
            </w:pPr>
            <w:del w:id="78" w:author="Alex" w:date="2026-09-25T20:01:00Z" w16du:dateUtc="2026-09-26T00:01:00Z">
              <w:r w:rsidRPr="003069B3">
                <w:rPr>
                  <w:rFonts w:ascii="Verdana" w:hAnsi="Verdana"/>
                  <w:sz w:val="20"/>
                  <w:szCs w:val="20"/>
                </w:rPr>
                <w:delText>7</w:delText>
              </w:r>
            </w:del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PrChange w:id="79" w:author="Alex" w:date="2026-09-25T20:01:00Z" w16du:dateUtc="2026-09-26T00:01:00Z">
              <w:tcPr>
                <w:tcW w:w="449" w:type="dxa"/>
              </w:tcPr>
            </w:tcPrChange>
          </w:tcPr>
          <w:p w14:paraId="72ADF8E1" w14:textId="77777777" w:rsidR="002D407D" w:rsidRPr="003069B3" w:rsidRDefault="002D407D" w:rsidP="002D407D">
            <w:pPr>
              <w:pStyle w:val="ListParagraph"/>
              <w:ind w:left="0"/>
              <w:rPr>
                <w:rFonts w:ascii="Verdana" w:hAnsi="Verdana"/>
                <w:sz w:val="20"/>
                <w:szCs w:val="20"/>
              </w:rPr>
            </w:pPr>
            <w:del w:id="80" w:author="Alex" w:date="2026-09-25T20:01:00Z" w16du:dateUtc="2026-09-26T00:01:00Z">
              <w:r w:rsidRPr="003069B3">
                <w:rPr>
                  <w:rFonts w:ascii="Verdana" w:hAnsi="Verdana"/>
                  <w:sz w:val="20"/>
                  <w:szCs w:val="20"/>
                </w:rPr>
                <w:delText>8</w:delText>
              </w:r>
            </w:del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PrChange w:id="81" w:author="Alex" w:date="2026-09-25T20:01:00Z" w16du:dateUtc="2026-09-26T00:01:00Z">
              <w:tcPr>
                <w:tcW w:w="425" w:type="dxa"/>
              </w:tcPr>
            </w:tcPrChange>
          </w:tcPr>
          <w:p w14:paraId="1731B51E" w14:textId="77777777" w:rsidR="002D407D" w:rsidRPr="003069B3" w:rsidRDefault="002D407D" w:rsidP="002D407D">
            <w:pPr>
              <w:pStyle w:val="ListParagraph"/>
              <w:ind w:left="0"/>
              <w:rPr>
                <w:rFonts w:ascii="Verdana" w:hAnsi="Verdana"/>
                <w:sz w:val="20"/>
                <w:szCs w:val="20"/>
              </w:rPr>
            </w:pPr>
            <w:del w:id="82" w:author="Alex" w:date="2026-09-25T20:01:00Z" w16du:dateUtc="2026-09-26T00:01:00Z">
              <w:r w:rsidRPr="003069B3">
                <w:rPr>
                  <w:rFonts w:ascii="Verdana" w:hAnsi="Verdana"/>
                  <w:sz w:val="20"/>
                  <w:szCs w:val="20"/>
                </w:rPr>
                <w:delText>9</w:delText>
              </w:r>
            </w:del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PrChange w:id="83" w:author="Alex" w:date="2026-09-25T20:01:00Z" w16du:dateUtc="2026-09-26T00:01:00Z">
              <w:tcPr>
                <w:tcW w:w="689" w:type="dxa"/>
                <w:gridSpan w:val="2"/>
              </w:tcPr>
            </w:tcPrChange>
          </w:tcPr>
          <w:p w14:paraId="68FE1098" w14:textId="77777777" w:rsidR="002D407D" w:rsidRPr="003069B3" w:rsidRDefault="002D407D" w:rsidP="002D407D">
            <w:pPr>
              <w:pStyle w:val="ListParagraph"/>
              <w:ind w:left="0"/>
              <w:rPr>
                <w:rFonts w:ascii="Verdana" w:hAnsi="Verdana"/>
                <w:sz w:val="20"/>
                <w:szCs w:val="20"/>
              </w:rPr>
            </w:pPr>
            <w:del w:id="84" w:author="Alex" w:date="2026-09-25T20:01:00Z" w16du:dateUtc="2026-09-26T00:01:00Z">
              <w:r w:rsidRPr="003069B3">
                <w:rPr>
                  <w:rFonts w:ascii="Verdana" w:hAnsi="Verdana"/>
                  <w:sz w:val="20"/>
                  <w:szCs w:val="20"/>
                </w:rPr>
                <w:delText>10</w:delText>
              </w:r>
            </w:del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PrChange w:id="85" w:author="Alex" w:date="2026-09-25T20:01:00Z" w16du:dateUtc="2026-09-26T00:01:00Z">
              <w:tcPr>
                <w:tcW w:w="1154" w:type="dxa"/>
                <w:gridSpan w:val="3"/>
              </w:tcPr>
            </w:tcPrChange>
          </w:tcPr>
          <w:p w14:paraId="75CF891B" w14:textId="77777777" w:rsidR="002D407D" w:rsidRPr="003069B3" w:rsidRDefault="002D407D" w:rsidP="002D407D">
            <w:pPr>
              <w:pStyle w:val="ListParagraph"/>
              <w:ind w:left="0"/>
              <w:rPr>
                <w:rFonts w:ascii="Verdana" w:hAnsi="Verdana"/>
                <w:b/>
                <w:sz w:val="20"/>
                <w:szCs w:val="20"/>
              </w:rPr>
            </w:pPr>
            <w:del w:id="86" w:author="Alex" w:date="2026-09-25T20:01:00Z" w16du:dateUtc="2026-09-26T00:01:00Z">
              <w:r w:rsidRPr="003069B3">
                <w:rPr>
                  <w:rFonts w:ascii="Verdana" w:hAnsi="Verdana"/>
                  <w:b/>
                  <w:sz w:val="20"/>
                  <w:szCs w:val="20"/>
                </w:rPr>
                <w:delText>Excellent</w:delText>
              </w:r>
            </w:del>
          </w:p>
        </w:tc>
      </w:tr>
      <w:tr w:rsidR="000C7686" w14:paraId="098CF492" w14:textId="77777777" w:rsidTr="000C7686">
        <w:trPr>
          <w:trHeight w:val="454"/>
          <w:ins w:id="87" w:author="Alex" w:date="2026-09-25T20:01:00Z" w16du:dateUtc="2026-09-26T00:01:00Z"/>
        </w:trPr>
        <w:tc>
          <w:tcPr>
            <w:tcW w:w="6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76E08E" w14:textId="77777777" w:rsidR="00CA3846" w:rsidRPr="004D4F54" w:rsidRDefault="000C7686" w:rsidP="000C7686">
            <w:pPr>
              <w:jc w:val="center"/>
              <w:rPr>
                <w:ins w:id="88" w:author="Alex" w:date="2026-09-25T20:01:00Z" w16du:dateUtc="2026-09-26T00:01:00Z"/>
                <w:rFonts w:cstheme="minorHAnsi"/>
              </w:rPr>
            </w:pPr>
            <w:ins w:id="89" w:author="Alex" w:date="2026-09-25T20:01:00Z" w16du:dateUtc="2026-09-26T00:01:00Z">
              <w:r>
                <w:rPr>
                  <w:rFonts w:cstheme="minorHAnsi"/>
                </w:rPr>
                <w:t>2</w:t>
              </w:r>
            </w:ins>
          </w:p>
        </w:tc>
        <w:tc>
          <w:tcPr>
            <w:tcW w:w="414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91A7A4" w14:textId="77777777" w:rsidR="00CA3846" w:rsidRPr="004D4F54" w:rsidRDefault="00CA3846">
            <w:pPr>
              <w:rPr>
                <w:ins w:id="90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D90263" w14:textId="77777777" w:rsidR="00CA3846" w:rsidRPr="004D4F54" w:rsidRDefault="00CA3846">
            <w:pPr>
              <w:rPr>
                <w:ins w:id="91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3D7890" w14:textId="77777777" w:rsidR="00CA3846" w:rsidRDefault="000C7686" w:rsidP="000C7686">
            <w:pPr>
              <w:jc w:val="center"/>
              <w:rPr>
                <w:ins w:id="92" w:author="Alex" w:date="2026-09-25T20:01:00Z" w16du:dateUtc="2026-09-26T00:01:00Z"/>
              </w:rPr>
            </w:pPr>
            <w:ins w:id="93" w:author="Alex" w:date="2026-09-25T20:01:00Z" w16du:dateUtc="2026-09-26T00:01:00Z">
              <w:r>
                <w:t>2</w:t>
              </w:r>
            </w:ins>
          </w:p>
        </w:tc>
        <w:tc>
          <w:tcPr>
            <w:tcW w:w="344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471C09" w14:textId="77777777" w:rsidR="00CA3846" w:rsidRDefault="00CA3846">
            <w:pPr>
              <w:rPr>
                <w:ins w:id="94" w:author="Alex" w:date="2026-09-25T20:01:00Z" w16du:dateUtc="2026-09-26T00:01:00Z"/>
              </w:rPr>
            </w:pPr>
          </w:p>
        </w:tc>
        <w:tc>
          <w:tcPr>
            <w:tcW w:w="1071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0B3214" w14:textId="77777777" w:rsidR="00CA3846" w:rsidRDefault="00CA3846">
            <w:pPr>
              <w:rPr>
                <w:ins w:id="95" w:author="Alex" w:date="2026-09-25T20:01:00Z" w16du:dateUtc="2026-09-26T00:01:00Z"/>
              </w:rPr>
            </w:pPr>
          </w:p>
        </w:tc>
      </w:tr>
      <w:tr w:rsidR="000C7686" w14:paraId="5C26DAF5" w14:textId="77777777" w:rsidTr="000C7686">
        <w:trPr>
          <w:trHeight w:val="401"/>
          <w:ins w:id="96" w:author="Alex" w:date="2026-09-25T20:01:00Z" w16du:dateUtc="2026-09-26T00:01:00Z"/>
        </w:trPr>
        <w:tc>
          <w:tcPr>
            <w:tcW w:w="6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2BB68FE9" w14:textId="77777777" w:rsidR="00CA3846" w:rsidRPr="004D4F54" w:rsidRDefault="000C7686" w:rsidP="000C7686">
            <w:pPr>
              <w:jc w:val="center"/>
              <w:rPr>
                <w:ins w:id="97" w:author="Alex" w:date="2026-09-25T20:01:00Z" w16du:dateUtc="2026-09-26T00:01:00Z"/>
                <w:rFonts w:cstheme="minorHAnsi"/>
              </w:rPr>
            </w:pPr>
            <w:ins w:id="98" w:author="Alex" w:date="2026-09-25T20:01:00Z" w16du:dateUtc="2026-09-26T00:01:00Z">
              <w:r>
                <w:rPr>
                  <w:rFonts w:cstheme="minorHAnsi"/>
                </w:rPr>
                <w:t>3</w:t>
              </w:r>
            </w:ins>
          </w:p>
        </w:tc>
        <w:tc>
          <w:tcPr>
            <w:tcW w:w="414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BB9E89" w14:textId="77777777" w:rsidR="00CA3846" w:rsidRPr="004D4F54" w:rsidRDefault="00CA3846">
            <w:pPr>
              <w:rPr>
                <w:ins w:id="99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9BDACC8" w14:textId="77777777" w:rsidR="00CA3846" w:rsidRPr="004D4F54" w:rsidRDefault="00CA3846">
            <w:pPr>
              <w:rPr>
                <w:ins w:id="100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5C9A6BA4" w14:textId="77777777" w:rsidR="00CA3846" w:rsidRDefault="000C7686" w:rsidP="000C7686">
            <w:pPr>
              <w:jc w:val="center"/>
              <w:rPr>
                <w:ins w:id="101" w:author="Alex" w:date="2026-09-25T20:01:00Z" w16du:dateUtc="2026-09-26T00:01:00Z"/>
              </w:rPr>
            </w:pPr>
            <w:ins w:id="102" w:author="Alex" w:date="2026-09-25T20:01:00Z" w16du:dateUtc="2026-09-26T00:01:00Z">
              <w:r>
                <w:t>3</w:t>
              </w:r>
            </w:ins>
          </w:p>
        </w:tc>
        <w:tc>
          <w:tcPr>
            <w:tcW w:w="344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205D81" w14:textId="77777777" w:rsidR="00CA3846" w:rsidRDefault="00CA3846">
            <w:pPr>
              <w:rPr>
                <w:ins w:id="103" w:author="Alex" w:date="2026-09-25T20:01:00Z" w16du:dateUtc="2026-09-26T00:01:00Z"/>
              </w:rPr>
            </w:pPr>
          </w:p>
        </w:tc>
        <w:tc>
          <w:tcPr>
            <w:tcW w:w="1071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AFD90F" w14:textId="77777777" w:rsidR="00CA3846" w:rsidRDefault="00CA3846">
            <w:pPr>
              <w:rPr>
                <w:ins w:id="104" w:author="Alex" w:date="2026-09-25T20:01:00Z" w16du:dateUtc="2026-09-26T00:01:00Z"/>
              </w:rPr>
            </w:pPr>
          </w:p>
        </w:tc>
      </w:tr>
      <w:tr w:rsidR="000C7686" w14:paraId="0FFD9B60" w14:textId="77777777" w:rsidTr="000C7686">
        <w:trPr>
          <w:trHeight w:val="454"/>
          <w:ins w:id="105" w:author="Alex" w:date="2026-09-25T20:01:00Z" w16du:dateUtc="2026-09-26T00:01:00Z"/>
        </w:trPr>
        <w:tc>
          <w:tcPr>
            <w:tcW w:w="6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5DE4951" w14:textId="77777777" w:rsidR="00CA3846" w:rsidRPr="004D4F54" w:rsidRDefault="000C7686" w:rsidP="000C7686">
            <w:pPr>
              <w:jc w:val="center"/>
              <w:rPr>
                <w:ins w:id="106" w:author="Alex" w:date="2026-09-25T20:01:00Z" w16du:dateUtc="2026-09-26T00:01:00Z"/>
                <w:rFonts w:cstheme="minorHAnsi"/>
              </w:rPr>
            </w:pPr>
            <w:ins w:id="107" w:author="Alex" w:date="2026-09-25T20:01:00Z" w16du:dateUtc="2026-09-26T00:01:00Z">
              <w:r>
                <w:rPr>
                  <w:rFonts w:cstheme="minorHAnsi"/>
                </w:rPr>
                <w:t>4</w:t>
              </w:r>
            </w:ins>
          </w:p>
        </w:tc>
        <w:tc>
          <w:tcPr>
            <w:tcW w:w="414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AF791F" w14:textId="77777777" w:rsidR="00CA3846" w:rsidRPr="004D4F54" w:rsidRDefault="00CA3846">
            <w:pPr>
              <w:rPr>
                <w:ins w:id="108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C68C28" w14:textId="77777777" w:rsidR="00CA3846" w:rsidRPr="004D4F54" w:rsidRDefault="00CA3846">
            <w:pPr>
              <w:rPr>
                <w:ins w:id="109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FB919A" w14:textId="77777777" w:rsidR="00CA3846" w:rsidRDefault="000C7686" w:rsidP="000C7686">
            <w:pPr>
              <w:jc w:val="center"/>
              <w:rPr>
                <w:ins w:id="110" w:author="Alex" w:date="2026-09-25T20:01:00Z" w16du:dateUtc="2026-09-26T00:01:00Z"/>
              </w:rPr>
            </w:pPr>
            <w:ins w:id="111" w:author="Alex" w:date="2026-09-25T20:01:00Z" w16du:dateUtc="2026-09-26T00:01:00Z">
              <w:r>
                <w:t>4</w:t>
              </w:r>
            </w:ins>
          </w:p>
        </w:tc>
        <w:tc>
          <w:tcPr>
            <w:tcW w:w="344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0DAE31" w14:textId="77777777" w:rsidR="00CA3846" w:rsidRDefault="00CA3846">
            <w:pPr>
              <w:rPr>
                <w:ins w:id="112" w:author="Alex" w:date="2026-09-25T20:01:00Z" w16du:dateUtc="2026-09-26T00:01:00Z"/>
              </w:rPr>
            </w:pPr>
          </w:p>
        </w:tc>
        <w:tc>
          <w:tcPr>
            <w:tcW w:w="1071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9E06132" w14:textId="77777777" w:rsidR="00CA3846" w:rsidRDefault="00CA3846">
            <w:pPr>
              <w:rPr>
                <w:ins w:id="113" w:author="Alex" w:date="2026-09-25T20:01:00Z" w16du:dateUtc="2026-09-26T00:01:00Z"/>
              </w:rPr>
            </w:pPr>
          </w:p>
        </w:tc>
      </w:tr>
      <w:tr w:rsidR="000C7686" w14:paraId="1076DC25" w14:textId="77777777" w:rsidTr="000C7686">
        <w:trPr>
          <w:trHeight w:val="454"/>
          <w:ins w:id="114" w:author="Alex" w:date="2026-09-25T20:01:00Z" w16du:dateUtc="2026-09-26T00:01:00Z"/>
        </w:trPr>
        <w:tc>
          <w:tcPr>
            <w:tcW w:w="6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006D1FF5" w14:textId="77777777" w:rsidR="00CA3846" w:rsidRPr="004D4F54" w:rsidRDefault="000C7686" w:rsidP="000C7686">
            <w:pPr>
              <w:jc w:val="center"/>
              <w:rPr>
                <w:ins w:id="115" w:author="Alex" w:date="2026-09-25T20:01:00Z" w16du:dateUtc="2026-09-26T00:01:00Z"/>
                <w:rFonts w:cstheme="minorHAnsi"/>
              </w:rPr>
            </w:pPr>
            <w:ins w:id="116" w:author="Alex" w:date="2026-09-25T20:01:00Z" w16du:dateUtc="2026-09-26T00:01:00Z">
              <w:r>
                <w:rPr>
                  <w:rFonts w:cstheme="minorHAnsi"/>
                </w:rPr>
                <w:t>5</w:t>
              </w:r>
            </w:ins>
          </w:p>
        </w:tc>
        <w:tc>
          <w:tcPr>
            <w:tcW w:w="414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6F9EDE" w14:textId="77777777" w:rsidR="00CA3846" w:rsidRPr="004D4F54" w:rsidRDefault="00CA3846">
            <w:pPr>
              <w:rPr>
                <w:ins w:id="117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2E9293" w14:textId="77777777" w:rsidR="00CA3846" w:rsidRPr="004D4F54" w:rsidRDefault="00CA3846">
            <w:pPr>
              <w:rPr>
                <w:ins w:id="118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53B9F43B" w14:textId="77777777" w:rsidR="00CA3846" w:rsidRDefault="000C7686" w:rsidP="000C7686">
            <w:pPr>
              <w:jc w:val="center"/>
              <w:rPr>
                <w:ins w:id="119" w:author="Alex" w:date="2026-09-25T20:01:00Z" w16du:dateUtc="2026-09-26T00:01:00Z"/>
              </w:rPr>
            </w:pPr>
            <w:ins w:id="120" w:author="Alex" w:date="2026-09-25T20:01:00Z" w16du:dateUtc="2026-09-26T00:01:00Z">
              <w:r>
                <w:t>5</w:t>
              </w:r>
            </w:ins>
          </w:p>
        </w:tc>
        <w:tc>
          <w:tcPr>
            <w:tcW w:w="344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DB6BAE" w14:textId="77777777" w:rsidR="00CA3846" w:rsidRDefault="00CA3846">
            <w:pPr>
              <w:rPr>
                <w:ins w:id="121" w:author="Alex" w:date="2026-09-25T20:01:00Z" w16du:dateUtc="2026-09-26T00:01:00Z"/>
              </w:rPr>
            </w:pPr>
          </w:p>
        </w:tc>
        <w:tc>
          <w:tcPr>
            <w:tcW w:w="1071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BEA96F" w14:textId="77777777" w:rsidR="00CA3846" w:rsidRDefault="00CA3846">
            <w:pPr>
              <w:rPr>
                <w:ins w:id="122" w:author="Alex" w:date="2026-09-25T20:01:00Z" w16du:dateUtc="2026-09-26T00:01:00Z"/>
              </w:rPr>
            </w:pPr>
          </w:p>
        </w:tc>
      </w:tr>
      <w:tr w:rsidR="000C7686" w14:paraId="25502323" w14:textId="77777777" w:rsidTr="000C7686">
        <w:trPr>
          <w:trHeight w:val="454"/>
          <w:ins w:id="123" w:author="Alex" w:date="2026-09-25T20:01:00Z" w16du:dateUtc="2026-09-26T00:01:00Z"/>
        </w:trPr>
        <w:tc>
          <w:tcPr>
            <w:tcW w:w="6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5EAA36" w14:textId="77777777" w:rsidR="00CA3846" w:rsidRPr="004D4F54" w:rsidRDefault="00CA3846" w:rsidP="000C7686">
            <w:pPr>
              <w:jc w:val="center"/>
              <w:rPr>
                <w:ins w:id="124" w:author="Alex" w:date="2026-09-25T20:01:00Z" w16du:dateUtc="2026-09-26T00:01:00Z"/>
                <w:rFonts w:cstheme="minorHAnsi"/>
              </w:rPr>
            </w:pPr>
          </w:p>
        </w:tc>
        <w:tc>
          <w:tcPr>
            <w:tcW w:w="414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B482C1" w14:textId="77777777" w:rsidR="00CA3846" w:rsidRPr="004D4F54" w:rsidRDefault="00CA3846">
            <w:pPr>
              <w:rPr>
                <w:ins w:id="125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08F53D" w14:textId="77777777" w:rsidR="00CA3846" w:rsidRPr="004D4F54" w:rsidRDefault="00CA3846">
            <w:pPr>
              <w:rPr>
                <w:ins w:id="126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B4F7CE" w14:textId="77777777" w:rsidR="00CA3846" w:rsidRDefault="00CA3846" w:rsidP="000C7686">
            <w:pPr>
              <w:jc w:val="center"/>
              <w:rPr>
                <w:ins w:id="127" w:author="Alex" w:date="2026-09-25T20:01:00Z" w16du:dateUtc="2026-09-26T00:01:00Z"/>
              </w:rPr>
            </w:pPr>
          </w:p>
        </w:tc>
        <w:tc>
          <w:tcPr>
            <w:tcW w:w="344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938117" w14:textId="77777777" w:rsidR="00CA3846" w:rsidRDefault="00CA3846">
            <w:pPr>
              <w:rPr>
                <w:ins w:id="128" w:author="Alex" w:date="2026-09-25T20:01:00Z" w16du:dateUtc="2026-09-26T00:01:00Z"/>
              </w:rPr>
            </w:pPr>
          </w:p>
        </w:tc>
        <w:tc>
          <w:tcPr>
            <w:tcW w:w="1071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CC0E5E" w14:textId="77777777" w:rsidR="00CA3846" w:rsidRDefault="00CA3846">
            <w:pPr>
              <w:rPr>
                <w:ins w:id="129" w:author="Alex" w:date="2026-09-25T20:01:00Z" w16du:dateUtc="2026-09-26T00:01:00Z"/>
              </w:rPr>
            </w:pPr>
          </w:p>
        </w:tc>
      </w:tr>
      <w:tr w:rsidR="000C7686" w14:paraId="7B65D100" w14:textId="77777777" w:rsidTr="000C7686">
        <w:trPr>
          <w:trHeight w:val="454"/>
          <w:ins w:id="130" w:author="Alex" w:date="2026-09-25T20:01:00Z" w16du:dateUtc="2026-09-26T00:01:00Z"/>
        </w:trPr>
        <w:tc>
          <w:tcPr>
            <w:tcW w:w="6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2DAB8140" w14:textId="77777777" w:rsidR="00CA3846" w:rsidRPr="004D4F54" w:rsidRDefault="00CA3846" w:rsidP="000C7686">
            <w:pPr>
              <w:jc w:val="center"/>
              <w:rPr>
                <w:ins w:id="131" w:author="Alex" w:date="2026-09-25T20:01:00Z" w16du:dateUtc="2026-09-26T00:01:00Z"/>
                <w:rFonts w:cstheme="minorHAnsi"/>
              </w:rPr>
            </w:pPr>
          </w:p>
        </w:tc>
        <w:tc>
          <w:tcPr>
            <w:tcW w:w="414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8A2FE5" w14:textId="77777777" w:rsidR="00CA3846" w:rsidRPr="004D4F54" w:rsidRDefault="00CA3846">
            <w:pPr>
              <w:rPr>
                <w:ins w:id="132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5C2E24" w14:textId="77777777" w:rsidR="00CA3846" w:rsidRPr="004D4F54" w:rsidRDefault="00CA3846">
            <w:pPr>
              <w:rPr>
                <w:ins w:id="133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1A6325FF" w14:textId="77777777" w:rsidR="00CA3846" w:rsidRDefault="00CA3846" w:rsidP="000C7686">
            <w:pPr>
              <w:jc w:val="center"/>
              <w:rPr>
                <w:ins w:id="134" w:author="Alex" w:date="2026-09-25T20:01:00Z" w16du:dateUtc="2026-09-26T00:01:00Z"/>
              </w:rPr>
            </w:pPr>
          </w:p>
        </w:tc>
        <w:tc>
          <w:tcPr>
            <w:tcW w:w="344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B57855" w14:textId="77777777" w:rsidR="00CA3846" w:rsidRDefault="00CA3846">
            <w:pPr>
              <w:rPr>
                <w:ins w:id="135" w:author="Alex" w:date="2026-09-25T20:01:00Z" w16du:dateUtc="2026-09-26T00:01:00Z"/>
              </w:rPr>
            </w:pPr>
          </w:p>
        </w:tc>
        <w:tc>
          <w:tcPr>
            <w:tcW w:w="1071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4D646C6" w14:textId="77777777" w:rsidR="00CA3846" w:rsidRDefault="00CA3846">
            <w:pPr>
              <w:rPr>
                <w:ins w:id="136" w:author="Alex" w:date="2026-09-25T20:01:00Z" w16du:dateUtc="2026-09-26T00:01:00Z"/>
              </w:rPr>
            </w:pPr>
          </w:p>
        </w:tc>
      </w:tr>
      <w:tr w:rsidR="000C7686" w14:paraId="74BAE541" w14:textId="77777777" w:rsidTr="000C7686">
        <w:trPr>
          <w:trHeight w:val="454"/>
          <w:ins w:id="137" w:author="Alex" w:date="2026-09-25T20:01:00Z" w16du:dateUtc="2026-09-26T00:01:00Z"/>
        </w:trPr>
        <w:tc>
          <w:tcPr>
            <w:tcW w:w="6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9D8B52" w14:textId="77777777" w:rsidR="00CA3846" w:rsidRPr="004D4F54" w:rsidRDefault="00CA3846" w:rsidP="000C7686">
            <w:pPr>
              <w:jc w:val="center"/>
              <w:rPr>
                <w:ins w:id="138" w:author="Alex" w:date="2026-09-25T20:01:00Z" w16du:dateUtc="2026-09-26T00:01:00Z"/>
                <w:rFonts w:cstheme="minorHAnsi"/>
              </w:rPr>
            </w:pPr>
          </w:p>
        </w:tc>
        <w:tc>
          <w:tcPr>
            <w:tcW w:w="414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F6A900" w14:textId="77777777" w:rsidR="00CA3846" w:rsidRPr="004D4F54" w:rsidRDefault="00CA3846">
            <w:pPr>
              <w:rPr>
                <w:ins w:id="139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BE212C" w14:textId="77777777" w:rsidR="00CA3846" w:rsidRPr="004D4F54" w:rsidRDefault="00CA3846">
            <w:pPr>
              <w:rPr>
                <w:ins w:id="140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0B42FE" w14:textId="77777777" w:rsidR="00CA3846" w:rsidRDefault="00CA3846" w:rsidP="000C7686">
            <w:pPr>
              <w:jc w:val="center"/>
              <w:rPr>
                <w:ins w:id="141" w:author="Alex" w:date="2026-09-25T20:01:00Z" w16du:dateUtc="2026-09-26T00:01:00Z"/>
              </w:rPr>
            </w:pPr>
          </w:p>
        </w:tc>
        <w:tc>
          <w:tcPr>
            <w:tcW w:w="344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15DD7B" w14:textId="77777777" w:rsidR="00CA3846" w:rsidRDefault="00CA3846">
            <w:pPr>
              <w:rPr>
                <w:ins w:id="142" w:author="Alex" w:date="2026-09-25T20:01:00Z" w16du:dateUtc="2026-09-26T00:01:00Z"/>
              </w:rPr>
            </w:pPr>
          </w:p>
        </w:tc>
        <w:tc>
          <w:tcPr>
            <w:tcW w:w="1071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6DE99B1" w14:textId="77777777" w:rsidR="00CA3846" w:rsidRDefault="00CA3846">
            <w:pPr>
              <w:rPr>
                <w:ins w:id="143" w:author="Alex" w:date="2026-09-25T20:01:00Z" w16du:dateUtc="2026-09-26T00:01:00Z"/>
              </w:rPr>
            </w:pPr>
          </w:p>
        </w:tc>
      </w:tr>
      <w:tr w:rsidR="000C7686" w14:paraId="2967FFC6" w14:textId="77777777" w:rsidTr="000C7686">
        <w:trPr>
          <w:trHeight w:val="454"/>
          <w:ins w:id="144" w:author="Alex" w:date="2026-09-25T20:01:00Z" w16du:dateUtc="2026-09-26T00:01:00Z"/>
        </w:trPr>
        <w:tc>
          <w:tcPr>
            <w:tcW w:w="6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4BF131A9" w14:textId="77777777" w:rsidR="00CA3846" w:rsidRPr="004D4F54" w:rsidRDefault="00CA3846" w:rsidP="000C7686">
            <w:pPr>
              <w:jc w:val="center"/>
              <w:rPr>
                <w:ins w:id="145" w:author="Alex" w:date="2026-09-25T20:01:00Z" w16du:dateUtc="2026-09-26T00:01:00Z"/>
                <w:rFonts w:cstheme="minorHAnsi"/>
              </w:rPr>
            </w:pPr>
          </w:p>
        </w:tc>
        <w:tc>
          <w:tcPr>
            <w:tcW w:w="414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0B02EC" w14:textId="77777777" w:rsidR="00CA3846" w:rsidRPr="004D4F54" w:rsidRDefault="00CA3846">
            <w:pPr>
              <w:rPr>
                <w:ins w:id="146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7C1277" w14:textId="77777777" w:rsidR="00CA3846" w:rsidRPr="004D4F54" w:rsidRDefault="00CA3846">
            <w:pPr>
              <w:rPr>
                <w:ins w:id="147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06DD4D4E" w14:textId="77777777" w:rsidR="00CA3846" w:rsidRDefault="00CA3846" w:rsidP="000C7686">
            <w:pPr>
              <w:jc w:val="center"/>
              <w:rPr>
                <w:ins w:id="148" w:author="Alex" w:date="2026-09-25T20:01:00Z" w16du:dateUtc="2026-09-26T00:01:00Z"/>
              </w:rPr>
            </w:pPr>
          </w:p>
        </w:tc>
        <w:tc>
          <w:tcPr>
            <w:tcW w:w="344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EB564A" w14:textId="77777777" w:rsidR="00CA3846" w:rsidRDefault="00CA3846">
            <w:pPr>
              <w:rPr>
                <w:ins w:id="149" w:author="Alex" w:date="2026-09-25T20:01:00Z" w16du:dateUtc="2026-09-26T00:01:00Z"/>
              </w:rPr>
            </w:pPr>
          </w:p>
        </w:tc>
        <w:tc>
          <w:tcPr>
            <w:tcW w:w="1071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95A547C" w14:textId="77777777" w:rsidR="00CA3846" w:rsidRDefault="00CA3846">
            <w:pPr>
              <w:rPr>
                <w:ins w:id="150" w:author="Alex" w:date="2026-09-25T20:01:00Z" w16du:dateUtc="2026-09-26T00:01:00Z"/>
              </w:rPr>
            </w:pPr>
          </w:p>
        </w:tc>
      </w:tr>
      <w:tr w:rsidR="00CA3846" w14:paraId="6C0D39BA" w14:textId="77777777" w:rsidTr="000C7686">
        <w:trPr>
          <w:trHeight w:val="454"/>
          <w:ins w:id="151" w:author="Alex" w:date="2026-09-25T20:01:00Z" w16du:dateUtc="2026-09-26T00:01:00Z"/>
        </w:trPr>
        <w:tc>
          <w:tcPr>
            <w:tcW w:w="4808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7355CE" w14:textId="77777777" w:rsidR="00CA3846" w:rsidRPr="004D4F54" w:rsidRDefault="00CA3846" w:rsidP="004D4F54">
            <w:pPr>
              <w:jc w:val="right"/>
              <w:rPr>
                <w:ins w:id="152" w:author="Alex" w:date="2026-09-25T20:01:00Z" w16du:dateUtc="2026-09-26T00:01:00Z"/>
                <w:rFonts w:cstheme="minorHAnsi"/>
              </w:rPr>
            </w:pPr>
            <w:ins w:id="153" w:author="Alex" w:date="2026-09-25T20:01:00Z" w16du:dateUtc="2026-09-26T00:01:00Z">
              <w:r w:rsidRPr="004D4F54">
                <w:rPr>
                  <w:rFonts w:cstheme="minorHAnsi"/>
                </w:rPr>
                <w:t>TOTAL AMOUNT $</w:t>
              </w:r>
            </w:ins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AF7269" w14:textId="77777777" w:rsidR="00CA3846" w:rsidRPr="004D4F54" w:rsidRDefault="00CA3846">
            <w:pPr>
              <w:rPr>
                <w:ins w:id="154" w:author="Alex" w:date="2026-09-25T20:01:00Z" w16du:dateUtc="2026-09-26T00:01:00Z"/>
                <w:rFonts w:cstheme="minorHAnsi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C51749" w14:textId="77777777" w:rsidR="00CA3846" w:rsidRDefault="00CA3846" w:rsidP="00CA3846">
            <w:pPr>
              <w:jc w:val="right"/>
              <w:rPr>
                <w:ins w:id="155" w:author="Alex" w:date="2026-09-25T20:01:00Z" w16du:dateUtc="2026-09-26T00:01:00Z"/>
              </w:rPr>
            </w:pPr>
            <w:ins w:id="156" w:author="Alex" w:date="2026-09-25T20:01:00Z" w16du:dateUtc="2026-09-26T00:01:00Z">
              <w:r w:rsidRPr="004D4F54">
                <w:rPr>
                  <w:rFonts w:cstheme="minorHAnsi"/>
                </w:rPr>
                <w:t>TOTAL AMOUNT $</w:t>
              </w:r>
            </w:ins>
          </w:p>
        </w:tc>
        <w:tc>
          <w:tcPr>
            <w:tcW w:w="1071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1B2FFF" w14:textId="77777777" w:rsidR="00CA3846" w:rsidRDefault="00CA3846">
            <w:pPr>
              <w:rPr>
                <w:ins w:id="157" w:author="Alex" w:date="2026-09-25T20:01:00Z" w16du:dateUtc="2026-09-26T00:01:00Z"/>
              </w:rPr>
            </w:pPr>
          </w:p>
        </w:tc>
      </w:tr>
      <w:tr w:rsidR="002E23DE" w14:paraId="679D85D7" w14:textId="77777777" w:rsidTr="00136691">
        <w:trPr>
          <w:trHeight w:val="454"/>
          <w:ins w:id="158" w:author="Alex" w:date="2026-09-25T20:01:00Z" w16du:dateUtc="2026-09-26T00:01:00Z"/>
        </w:trPr>
        <w:tc>
          <w:tcPr>
            <w:tcW w:w="16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7D3075F" w14:textId="77777777" w:rsidR="002E23DE" w:rsidRPr="004D4F54" w:rsidRDefault="002E23DE">
            <w:pPr>
              <w:rPr>
                <w:ins w:id="159" w:author="Alex" w:date="2026-09-25T20:01:00Z" w16du:dateUtc="2026-09-26T00:01:00Z"/>
                <w:rFonts w:cstheme="minorHAnsi"/>
              </w:rPr>
            </w:pPr>
            <w:ins w:id="160" w:author="Alex" w:date="2026-09-25T20:01:00Z" w16du:dateUtc="2026-09-26T00:01:00Z">
              <w:r w:rsidRPr="004D4F54">
                <w:rPr>
                  <w:rFonts w:cstheme="minorHAnsi"/>
                </w:rPr>
                <w:t>Received by:</w:t>
              </w:r>
            </w:ins>
          </w:p>
        </w:tc>
        <w:tc>
          <w:tcPr>
            <w:tcW w:w="4208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5CEAE76" w14:textId="77777777" w:rsidR="002E23DE" w:rsidRPr="004D4F54" w:rsidRDefault="002E23DE">
            <w:pPr>
              <w:rPr>
                <w:ins w:id="161" w:author="Alex" w:date="2026-09-25T20:01:00Z" w16du:dateUtc="2026-09-26T00:01:00Z"/>
                <w:rFonts w:cstheme="minorHAnsi"/>
              </w:rPr>
            </w:pPr>
          </w:p>
        </w:tc>
        <w:tc>
          <w:tcPr>
            <w:tcW w:w="16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07D4BB" w14:textId="77777777" w:rsidR="002E23DE" w:rsidRDefault="002E23DE">
            <w:pPr>
              <w:rPr>
                <w:ins w:id="162" w:author="Alex" w:date="2026-09-25T20:01:00Z" w16du:dateUtc="2026-09-26T00:01:00Z"/>
              </w:rPr>
            </w:pPr>
            <w:ins w:id="163" w:author="Alex" w:date="2026-09-25T20:01:00Z" w16du:dateUtc="2026-09-26T00:01:00Z">
              <w:r w:rsidRPr="004D4F54">
                <w:rPr>
                  <w:rFonts w:cstheme="minorHAnsi"/>
                </w:rPr>
                <w:t>Received by:</w:t>
              </w:r>
            </w:ins>
          </w:p>
        </w:tc>
        <w:tc>
          <w:tcPr>
            <w:tcW w:w="3509" w:type="dxa"/>
            <w:gridSpan w:val="8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791167" w14:textId="77777777" w:rsidR="002E23DE" w:rsidRDefault="002E23DE">
            <w:pPr>
              <w:rPr>
                <w:ins w:id="164" w:author="Alex" w:date="2026-09-25T20:01:00Z" w16du:dateUtc="2026-09-26T00:01:00Z"/>
              </w:rPr>
            </w:pPr>
          </w:p>
        </w:tc>
      </w:tr>
      <w:tr w:rsidR="002E23DE" w14:paraId="4B89C2E2" w14:textId="77777777" w:rsidTr="003A4B39">
        <w:trPr>
          <w:trHeight w:val="454"/>
          <w:ins w:id="165" w:author="Alex" w:date="2026-09-25T20:01:00Z" w16du:dateUtc="2026-09-26T00:01:00Z"/>
        </w:trPr>
        <w:tc>
          <w:tcPr>
            <w:tcW w:w="16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15BED4" w14:textId="77777777" w:rsidR="002E23DE" w:rsidRPr="004D4F54" w:rsidRDefault="002E23DE">
            <w:pPr>
              <w:rPr>
                <w:ins w:id="166" w:author="Alex" w:date="2026-09-25T20:01:00Z" w16du:dateUtc="2026-09-26T00:01:00Z"/>
                <w:rFonts w:cstheme="minorHAnsi"/>
              </w:rPr>
            </w:pPr>
            <w:ins w:id="167" w:author="Alex" w:date="2026-09-25T20:01:00Z" w16du:dateUtc="2026-09-26T00:01:00Z">
              <w:r w:rsidRPr="004D4F54">
                <w:rPr>
                  <w:rFonts w:cstheme="minorHAnsi"/>
                </w:rPr>
                <w:t>Approved by:</w:t>
              </w:r>
            </w:ins>
          </w:p>
        </w:tc>
        <w:tc>
          <w:tcPr>
            <w:tcW w:w="4208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4689E1" w14:textId="77777777" w:rsidR="002E23DE" w:rsidRPr="004D4F54" w:rsidRDefault="002E23DE">
            <w:pPr>
              <w:rPr>
                <w:ins w:id="168" w:author="Alex" w:date="2026-09-25T20:01:00Z" w16du:dateUtc="2026-09-26T00:01:00Z"/>
                <w:rFonts w:cstheme="minorHAnsi"/>
              </w:rPr>
            </w:pPr>
          </w:p>
        </w:tc>
        <w:tc>
          <w:tcPr>
            <w:tcW w:w="16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2465C9" w14:textId="77777777" w:rsidR="002E23DE" w:rsidRDefault="002E23DE">
            <w:pPr>
              <w:rPr>
                <w:ins w:id="169" w:author="Alex" w:date="2026-09-25T20:01:00Z" w16du:dateUtc="2026-09-26T00:01:00Z"/>
              </w:rPr>
            </w:pPr>
            <w:ins w:id="170" w:author="Alex" w:date="2026-09-25T20:01:00Z" w16du:dateUtc="2026-09-26T00:01:00Z">
              <w:r w:rsidRPr="004D4F54">
                <w:rPr>
                  <w:rFonts w:cstheme="minorHAnsi"/>
                </w:rPr>
                <w:t>Approved by:</w:t>
              </w:r>
            </w:ins>
          </w:p>
        </w:tc>
        <w:tc>
          <w:tcPr>
            <w:tcW w:w="3509" w:type="dxa"/>
            <w:gridSpan w:val="8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61C330" w14:textId="77777777" w:rsidR="002E23DE" w:rsidRDefault="002E23DE">
            <w:pPr>
              <w:rPr>
                <w:ins w:id="171" w:author="Alex" w:date="2026-09-25T20:01:00Z" w16du:dateUtc="2026-09-26T00:01:00Z"/>
              </w:rPr>
            </w:pPr>
          </w:p>
        </w:tc>
      </w:tr>
      <w:tr w:rsidR="00136BBD" w14:paraId="636E976B" w14:textId="77777777" w:rsidTr="002E23DE">
        <w:trPr>
          <w:trHeight w:val="454"/>
          <w:ins w:id="172" w:author="Alex" w:date="2026-09-25T20:01:00Z" w16du:dateUtc="2026-09-26T00:01:00Z"/>
        </w:trPr>
        <w:tc>
          <w:tcPr>
            <w:tcW w:w="5879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0EBAAEA" w14:textId="77777777" w:rsidR="00136BBD" w:rsidRPr="004D4F54" w:rsidRDefault="00136BBD" w:rsidP="004D4F54">
            <w:pPr>
              <w:jc w:val="center"/>
              <w:rPr>
                <w:ins w:id="173" w:author="Alex" w:date="2026-09-25T20:01:00Z" w16du:dateUtc="2026-09-26T00:01:00Z"/>
                <w:rFonts w:cstheme="minorHAnsi"/>
              </w:rPr>
            </w:pPr>
            <w:ins w:id="174" w:author="Alex" w:date="2026-09-25T20:01:00Z" w16du:dateUtc="2026-09-26T00:01:00Z">
              <w:r w:rsidRPr="004D4F54">
                <w:rPr>
                  <w:rFonts w:cstheme="minorHAnsi"/>
                </w:rPr>
                <w:t>Thank you for your visit!</w:t>
              </w:r>
            </w:ins>
          </w:p>
        </w:tc>
        <w:tc>
          <w:tcPr>
            <w:tcW w:w="5195" w:type="dxa"/>
            <w:gridSpan w:val="9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08AA00" w14:textId="77777777" w:rsidR="00136BBD" w:rsidRDefault="00136BBD" w:rsidP="00136BBD">
            <w:pPr>
              <w:jc w:val="center"/>
              <w:rPr>
                <w:ins w:id="175" w:author="Alex" w:date="2026-09-25T20:01:00Z" w16du:dateUtc="2026-09-26T00:01:00Z"/>
              </w:rPr>
            </w:pPr>
            <w:ins w:id="176" w:author="Alex" w:date="2026-09-25T20:01:00Z" w16du:dateUtc="2026-09-26T00:01:00Z">
              <w:r w:rsidRPr="004D4F54">
                <w:rPr>
                  <w:rFonts w:cstheme="minorHAnsi"/>
                </w:rPr>
                <w:t>Thank you for your visit!</w:t>
              </w:r>
            </w:ins>
          </w:p>
        </w:tc>
      </w:tr>
    </w:tbl>
    <w:p w14:paraId="67A82BA0" w14:textId="77777777" w:rsidR="002D407D" w:rsidRDefault="002D407D">
      <w:pPr>
        <w:rPr>
          <w:rPrChange w:id="177" w:author="Alex" w:date="2026-09-25T20:01:00Z" w16du:dateUtc="2026-09-26T00:01:00Z">
            <w:rPr>
              <w:rFonts w:ascii="Verdana" w:hAnsi="Verdana"/>
              <w:sz w:val="20"/>
              <w:szCs w:val="20"/>
            </w:rPr>
          </w:rPrChange>
        </w:rPr>
        <w:pPrChange w:id="178" w:author="Alex" w:date="2026-09-25T20:01:00Z" w16du:dateUtc="2026-09-26T00:01:00Z">
          <w:pPr>
            <w:pStyle w:val="ListParagraph"/>
          </w:pPr>
        </w:pPrChange>
      </w:pPr>
    </w:p>
    <w:tbl>
      <w:tblPr>
        <w:tblStyle w:val="TableGrid"/>
        <w:tblW w:w="11074" w:type="dxa"/>
        <w:tblInd w:w="-810" w:type="dxa"/>
        <w:tblLook w:val="04A0" w:firstRow="1" w:lastRow="0" w:firstColumn="1" w:lastColumn="0" w:noHBand="0" w:noVBand="1"/>
      </w:tblPr>
      <w:tblGrid>
        <w:gridCol w:w="661"/>
        <w:gridCol w:w="1010"/>
        <w:gridCol w:w="1806"/>
        <w:gridCol w:w="1331"/>
        <w:gridCol w:w="1071"/>
        <w:gridCol w:w="662"/>
        <w:gridCol w:w="1011"/>
        <w:gridCol w:w="1448"/>
        <w:gridCol w:w="990"/>
        <w:gridCol w:w="1071"/>
        <w:gridCol w:w="13"/>
      </w:tblGrid>
      <w:tr w:rsidR="002E23DE" w14:paraId="1272721F" w14:textId="77777777" w:rsidTr="001E1EDC">
        <w:trPr>
          <w:trHeight w:val="454"/>
          <w:ins w:id="179" w:author="Alex" w:date="2026-09-25T20:01:00Z" w16du:dateUtc="2026-09-26T00:01:00Z"/>
        </w:trPr>
        <w:tc>
          <w:tcPr>
            <w:tcW w:w="5879" w:type="dxa"/>
            <w:gridSpan w:val="5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833B496" w14:textId="77777777" w:rsidR="002E23DE" w:rsidRPr="004D4F54" w:rsidRDefault="002E23DE" w:rsidP="001E1EDC">
            <w:pPr>
              <w:rPr>
                <w:ins w:id="180" w:author="Alex" w:date="2026-09-25T20:01:00Z" w16du:dateUtc="2026-09-26T00:01:00Z"/>
                <w:rFonts w:cstheme="minorHAnsi"/>
                <w:b/>
              </w:rPr>
            </w:pPr>
            <w:ins w:id="181" w:author="Alex" w:date="2026-09-25T20:01:00Z" w16du:dateUtc="2026-09-26T00:01:00Z">
              <w:r w:rsidRPr="004D4F54">
                <w:rPr>
                  <w:rFonts w:cstheme="minorHAnsi"/>
                  <w:b/>
                  <w:color w:val="0070C0"/>
                  <w:sz w:val="34"/>
                </w:rPr>
                <w:t>RECEIPT</w:t>
              </w:r>
            </w:ins>
          </w:p>
        </w:tc>
        <w:tc>
          <w:tcPr>
            <w:tcW w:w="5195" w:type="dxa"/>
            <w:gridSpan w:val="6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2A3D6C0" w14:textId="77777777" w:rsidR="002E23DE" w:rsidRDefault="002E23DE" w:rsidP="001E1EDC">
            <w:pPr>
              <w:rPr>
                <w:ins w:id="182" w:author="Alex" w:date="2026-09-25T20:01:00Z" w16du:dateUtc="2026-09-26T00:01:00Z"/>
              </w:rPr>
            </w:pPr>
            <w:ins w:id="183" w:author="Alex" w:date="2026-09-25T20:01:00Z" w16du:dateUtc="2026-09-26T00:01:00Z">
              <w:r w:rsidRPr="004D4F54">
                <w:rPr>
                  <w:rFonts w:cstheme="minorHAnsi"/>
                  <w:b/>
                  <w:color w:val="0070C0"/>
                  <w:sz w:val="34"/>
                </w:rPr>
                <w:t>RECEIPT</w:t>
              </w:r>
            </w:ins>
          </w:p>
        </w:tc>
      </w:tr>
      <w:tr w:rsidR="00C01C2B" w14:paraId="6A2EBFBE" w14:textId="77777777" w:rsidTr="00C01C2B">
        <w:trPr>
          <w:gridAfter w:val="1"/>
          <w:wAfter w:w="13" w:type="dxa"/>
          <w:trHeight w:val="401"/>
          <w:ins w:id="184" w:author="Alex" w:date="2026-09-25T20:01:00Z" w16du:dateUtc="2026-09-26T00:01:00Z"/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4B90D82B" w14:textId="77777777" w:rsidR="00C01C2B" w:rsidRPr="004D4F54" w:rsidRDefault="00C01C2B" w:rsidP="001E1EDC">
            <w:pPr>
              <w:rPr>
                <w:ins w:id="185" w:author="Alex" w:date="2026-09-25T20:01:00Z" w16du:dateUtc="2026-09-26T00:01:00Z"/>
                <w:rFonts w:cstheme="minorHAnsi"/>
                <w:sz w:val="20"/>
              </w:rPr>
            </w:pPr>
            <w:ins w:id="186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Date:</w:t>
              </w:r>
            </w:ins>
          </w:p>
        </w:tc>
        <w:tc>
          <w:tcPr>
            <w:tcW w:w="2816" w:type="dxa"/>
            <w:gridSpan w:val="2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0EC1B959" w14:textId="77777777" w:rsidR="00C01C2B" w:rsidRPr="004D4F54" w:rsidRDefault="00C01C2B" w:rsidP="001E1EDC">
            <w:pPr>
              <w:rPr>
                <w:ins w:id="187" w:author="Alex" w:date="2026-09-25T20:01:00Z" w16du:dateUtc="2026-09-26T00:01:00Z"/>
                <w:rFonts w:cstheme="minorHAnsi"/>
                <w:sz w:val="20"/>
              </w:rPr>
            </w:pPr>
            <w:ins w:id="188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[DD/MM/YYYY]</w:t>
              </w:r>
            </w:ins>
          </w:p>
        </w:tc>
        <w:tc>
          <w:tcPr>
            <w:tcW w:w="1331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38F04900" w14:textId="77777777" w:rsidR="00C01C2B" w:rsidRPr="004D4F54" w:rsidRDefault="00C01C2B" w:rsidP="001E1EDC">
            <w:pPr>
              <w:rPr>
                <w:ins w:id="189" w:author="Alex" w:date="2026-09-25T20:01:00Z" w16du:dateUtc="2026-09-26T00:01:00Z"/>
                <w:rFonts w:cstheme="minorHAnsi"/>
                <w:sz w:val="20"/>
              </w:rPr>
            </w:pPr>
            <w:ins w:id="190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Receipt#</w:t>
              </w:r>
            </w:ins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752D4B48" w14:textId="77777777" w:rsidR="00C01C2B" w:rsidRPr="004D4F54" w:rsidRDefault="000B372D" w:rsidP="001E1EDC">
            <w:pPr>
              <w:rPr>
                <w:ins w:id="191" w:author="Alex" w:date="2026-09-25T20:01:00Z" w16du:dateUtc="2026-09-26T00:01:00Z"/>
                <w:rFonts w:cstheme="minorHAnsi"/>
                <w:sz w:val="20"/>
              </w:rPr>
            </w:pPr>
            <w:ins w:id="192" w:author="Alex" w:date="2026-09-25T20:01:00Z" w16du:dateUtc="2026-09-26T00:01:00Z">
              <w:r>
                <w:rPr>
                  <w:rFonts w:cstheme="minorHAnsi"/>
                  <w:sz w:val="20"/>
                </w:rPr>
                <w:t>101</w:t>
              </w:r>
            </w:ins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65ADF188" w14:textId="77777777" w:rsidR="00C01C2B" w:rsidRPr="004D4F54" w:rsidRDefault="00C01C2B" w:rsidP="001E1EDC">
            <w:pPr>
              <w:rPr>
                <w:ins w:id="193" w:author="Alex" w:date="2026-09-25T20:01:00Z" w16du:dateUtc="2026-09-26T00:01:00Z"/>
                <w:rFonts w:cstheme="minorHAnsi"/>
                <w:sz w:val="20"/>
              </w:rPr>
            </w:pPr>
            <w:ins w:id="194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Date:</w:t>
              </w:r>
            </w:ins>
          </w:p>
        </w:tc>
        <w:tc>
          <w:tcPr>
            <w:tcW w:w="2459" w:type="dxa"/>
            <w:gridSpan w:val="2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5D17C94B" w14:textId="77777777" w:rsidR="00C01C2B" w:rsidRPr="004D4F54" w:rsidRDefault="00C01C2B" w:rsidP="001E1EDC">
            <w:pPr>
              <w:rPr>
                <w:ins w:id="195" w:author="Alex" w:date="2026-09-25T20:01:00Z" w16du:dateUtc="2026-09-26T00:01:00Z"/>
                <w:rFonts w:cstheme="minorHAnsi"/>
                <w:sz w:val="20"/>
              </w:rPr>
            </w:pPr>
            <w:ins w:id="196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[DD/MM/YYYY]</w:t>
              </w:r>
            </w:ins>
          </w:p>
        </w:tc>
        <w:tc>
          <w:tcPr>
            <w:tcW w:w="99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749228BF" w14:textId="77777777" w:rsidR="00C01C2B" w:rsidRPr="004D4F54" w:rsidRDefault="00C01C2B" w:rsidP="001E1EDC">
            <w:pPr>
              <w:rPr>
                <w:ins w:id="197" w:author="Alex" w:date="2026-09-25T20:01:00Z" w16du:dateUtc="2026-09-26T00:01:00Z"/>
                <w:rFonts w:cstheme="minorHAnsi"/>
                <w:sz w:val="20"/>
              </w:rPr>
            </w:pPr>
            <w:ins w:id="198" w:author="Alex" w:date="2026-09-25T20:01:00Z" w16du:dateUtc="2026-09-26T00:01:00Z">
              <w:r w:rsidRPr="004D4F54">
                <w:rPr>
                  <w:rFonts w:cstheme="minorHAnsi"/>
                  <w:sz w:val="20"/>
                </w:rPr>
                <w:t>Receipt#</w:t>
              </w:r>
            </w:ins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63213CF" w14:textId="77777777" w:rsidR="00C01C2B" w:rsidRPr="004D4F54" w:rsidRDefault="000B372D" w:rsidP="001E1EDC">
            <w:pPr>
              <w:rPr>
                <w:ins w:id="199" w:author="Alex" w:date="2026-09-25T20:01:00Z" w16du:dateUtc="2026-09-26T00:01:00Z"/>
                <w:rFonts w:cstheme="minorHAnsi"/>
                <w:sz w:val="20"/>
              </w:rPr>
            </w:pPr>
            <w:ins w:id="200" w:author="Alex" w:date="2026-09-25T20:01:00Z" w16du:dateUtc="2026-09-26T00:01:00Z">
              <w:r>
                <w:rPr>
                  <w:rFonts w:cstheme="minorHAnsi"/>
                  <w:sz w:val="20"/>
                </w:rPr>
                <w:t>101</w:t>
              </w:r>
            </w:ins>
          </w:p>
        </w:tc>
      </w:tr>
      <w:tr w:rsidR="002E23DE" w14:paraId="1BF742F1" w14:textId="77777777" w:rsidTr="001E1EDC">
        <w:trPr>
          <w:gridAfter w:val="1"/>
          <w:wAfter w:w="13" w:type="dxa"/>
          <w:trHeight w:val="454"/>
          <w:ins w:id="201" w:author="Alex" w:date="2026-09-25T20:01:00Z" w16du:dateUtc="2026-09-26T00:01:00Z"/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E7ECA2C" w14:textId="77777777" w:rsidR="002E23DE" w:rsidRPr="004D4F54" w:rsidRDefault="002E23DE" w:rsidP="001E1EDC">
            <w:pPr>
              <w:rPr>
                <w:ins w:id="202" w:author="Alex" w:date="2026-09-25T20:01:00Z" w16du:dateUtc="2026-09-26T00:01:00Z"/>
                <w:rFonts w:cstheme="minorHAnsi"/>
                <w:b/>
              </w:rPr>
            </w:pPr>
            <w:ins w:id="203" w:author="Alex" w:date="2026-09-25T20:01:00Z" w16du:dateUtc="2026-09-26T00:01:00Z">
              <w:r w:rsidRPr="004D4F54">
                <w:rPr>
                  <w:rFonts w:cstheme="minorHAnsi"/>
                  <w:b/>
                </w:rPr>
                <w:t>Sr#</w:t>
              </w:r>
            </w:ins>
          </w:p>
        </w:tc>
        <w:tc>
          <w:tcPr>
            <w:tcW w:w="414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11EADEA" w14:textId="77777777" w:rsidR="002E23DE" w:rsidRPr="004D4F54" w:rsidRDefault="002E23DE" w:rsidP="001E1EDC">
            <w:pPr>
              <w:rPr>
                <w:ins w:id="204" w:author="Alex" w:date="2026-09-25T20:01:00Z" w16du:dateUtc="2026-09-26T00:01:00Z"/>
                <w:rFonts w:cstheme="minorHAnsi"/>
                <w:b/>
              </w:rPr>
            </w:pPr>
            <w:ins w:id="205" w:author="Alex" w:date="2026-09-25T20:01:00Z" w16du:dateUtc="2026-09-26T00:01:00Z">
              <w:r>
                <w:rPr>
                  <w:rFonts w:cstheme="minorHAnsi"/>
                  <w:b/>
                </w:rPr>
                <w:t xml:space="preserve">Item </w:t>
              </w:r>
              <w:r w:rsidRPr="004D4F54">
                <w:rPr>
                  <w:rFonts w:cstheme="minorHAnsi"/>
                  <w:b/>
                </w:rPr>
                <w:t>Description</w:t>
              </w:r>
            </w:ins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10298C4" w14:textId="77777777" w:rsidR="002E23DE" w:rsidRPr="004D4F54" w:rsidRDefault="002E23DE" w:rsidP="001E1EDC">
            <w:pPr>
              <w:rPr>
                <w:ins w:id="206" w:author="Alex" w:date="2026-09-25T20:01:00Z" w16du:dateUtc="2026-09-26T00:01:00Z"/>
                <w:rFonts w:cstheme="minorHAnsi"/>
                <w:b/>
              </w:rPr>
            </w:pPr>
            <w:ins w:id="207" w:author="Alex" w:date="2026-09-25T20:01:00Z" w16du:dateUtc="2026-09-26T00:01:00Z">
              <w:r w:rsidRPr="004D4F54">
                <w:rPr>
                  <w:rFonts w:cstheme="minorHAnsi"/>
                  <w:b/>
                </w:rPr>
                <w:t>Amount$</w:t>
              </w:r>
            </w:ins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BAB57DE" w14:textId="77777777" w:rsidR="002E23DE" w:rsidRPr="004D4F54" w:rsidRDefault="002E23DE" w:rsidP="001E1EDC">
            <w:pPr>
              <w:rPr>
                <w:ins w:id="208" w:author="Alex" w:date="2026-09-25T20:01:00Z" w16du:dateUtc="2026-09-26T00:01:00Z"/>
                <w:rFonts w:cstheme="minorHAnsi"/>
                <w:b/>
              </w:rPr>
            </w:pPr>
            <w:ins w:id="209" w:author="Alex" w:date="2026-09-25T20:01:00Z" w16du:dateUtc="2026-09-26T00:01:00Z">
              <w:r w:rsidRPr="004D4F54">
                <w:rPr>
                  <w:rFonts w:cstheme="minorHAnsi"/>
                  <w:b/>
                </w:rPr>
                <w:t>Sr#</w:t>
              </w:r>
            </w:ins>
          </w:p>
        </w:tc>
        <w:tc>
          <w:tcPr>
            <w:tcW w:w="344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756BB9F" w14:textId="77777777" w:rsidR="002E23DE" w:rsidRPr="004D4F54" w:rsidRDefault="002E23DE" w:rsidP="001E1EDC">
            <w:pPr>
              <w:rPr>
                <w:ins w:id="210" w:author="Alex" w:date="2026-09-25T20:01:00Z" w16du:dateUtc="2026-09-26T00:01:00Z"/>
                <w:rFonts w:cstheme="minorHAnsi"/>
                <w:b/>
              </w:rPr>
            </w:pPr>
            <w:ins w:id="211" w:author="Alex" w:date="2026-09-25T20:01:00Z" w16du:dateUtc="2026-09-26T00:01:00Z">
              <w:r>
                <w:rPr>
                  <w:rFonts w:cstheme="minorHAnsi"/>
                  <w:b/>
                </w:rPr>
                <w:t xml:space="preserve">Item </w:t>
              </w:r>
              <w:r w:rsidRPr="004D4F54">
                <w:rPr>
                  <w:rFonts w:cstheme="minorHAnsi"/>
                  <w:b/>
                </w:rPr>
                <w:t>Description</w:t>
              </w:r>
            </w:ins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568AE66" w14:textId="77777777" w:rsidR="002E23DE" w:rsidRPr="004D4F54" w:rsidRDefault="002E23DE" w:rsidP="001E1EDC">
            <w:pPr>
              <w:rPr>
                <w:ins w:id="212" w:author="Alex" w:date="2026-09-25T20:01:00Z" w16du:dateUtc="2026-09-26T00:01:00Z"/>
                <w:rFonts w:cstheme="minorHAnsi"/>
                <w:b/>
              </w:rPr>
            </w:pPr>
            <w:ins w:id="213" w:author="Alex" w:date="2026-09-25T20:01:00Z" w16du:dateUtc="2026-09-26T00:01:00Z">
              <w:r w:rsidRPr="004D4F54">
                <w:rPr>
                  <w:rFonts w:cstheme="minorHAnsi"/>
                  <w:b/>
                </w:rPr>
                <w:t>Amount$</w:t>
              </w:r>
            </w:ins>
          </w:p>
        </w:tc>
      </w:tr>
      <w:tr w:rsidR="002E23DE" w14:paraId="338488ED" w14:textId="77777777" w:rsidTr="001E1EDC">
        <w:trPr>
          <w:gridAfter w:val="1"/>
          <w:wAfter w:w="13" w:type="dxa"/>
          <w:trHeight w:val="454"/>
          <w:ins w:id="214" w:author="Alex" w:date="2026-09-25T20:01:00Z" w16du:dateUtc="2026-09-26T00:01:00Z"/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77CFE0C1" w14:textId="77777777" w:rsidR="002E23DE" w:rsidRPr="004D4F54" w:rsidRDefault="002E23DE" w:rsidP="001E1EDC">
            <w:pPr>
              <w:jc w:val="center"/>
              <w:rPr>
                <w:ins w:id="215" w:author="Alex" w:date="2026-09-25T20:01:00Z" w16du:dateUtc="2026-09-26T00:01:00Z"/>
                <w:rFonts w:cstheme="minorHAnsi"/>
              </w:rPr>
            </w:pPr>
            <w:ins w:id="216" w:author="Alex" w:date="2026-09-25T20:01:00Z" w16du:dateUtc="2026-09-26T00:01:00Z">
              <w:r>
                <w:rPr>
                  <w:rFonts w:cstheme="minorHAnsi"/>
                </w:rPr>
                <w:t>1</w:t>
              </w:r>
            </w:ins>
          </w:p>
        </w:tc>
        <w:tc>
          <w:tcPr>
            <w:tcW w:w="414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EE37B5" w14:textId="77777777" w:rsidR="002E23DE" w:rsidRPr="004D4F54" w:rsidRDefault="002E23DE" w:rsidP="001E1EDC">
            <w:pPr>
              <w:rPr>
                <w:ins w:id="217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9DC14A9" w14:textId="77777777" w:rsidR="002E23DE" w:rsidRPr="004D4F54" w:rsidRDefault="002E23DE" w:rsidP="001E1EDC">
            <w:pPr>
              <w:rPr>
                <w:ins w:id="218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6B11859D" w14:textId="77777777" w:rsidR="002E23DE" w:rsidRDefault="002E23DE" w:rsidP="001E1EDC">
            <w:pPr>
              <w:jc w:val="center"/>
              <w:rPr>
                <w:ins w:id="219" w:author="Alex" w:date="2026-09-25T20:01:00Z" w16du:dateUtc="2026-09-26T00:01:00Z"/>
              </w:rPr>
            </w:pPr>
            <w:ins w:id="220" w:author="Alex" w:date="2026-09-25T20:01:00Z" w16du:dateUtc="2026-09-26T00:01:00Z">
              <w:r>
                <w:t>1</w:t>
              </w:r>
            </w:ins>
          </w:p>
        </w:tc>
        <w:tc>
          <w:tcPr>
            <w:tcW w:w="344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3FB94B" w14:textId="77777777" w:rsidR="002E23DE" w:rsidRDefault="002E23DE" w:rsidP="001E1EDC">
            <w:pPr>
              <w:rPr>
                <w:ins w:id="221" w:author="Alex" w:date="2026-09-25T20:01:00Z" w16du:dateUtc="2026-09-26T00:01:00Z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B4433F" w14:textId="77777777" w:rsidR="002E23DE" w:rsidRDefault="002E23DE" w:rsidP="001E1EDC">
            <w:pPr>
              <w:rPr>
                <w:ins w:id="222" w:author="Alex" w:date="2026-09-25T20:01:00Z" w16du:dateUtc="2026-09-26T00:01:00Z"/>
              </w:rPr>
            </w:pPr>
          </w:p>
        </w:tc>
      </w:tr>
      <w:tr w:rsidR="002E23DE" w14:paraId="1EC19253" w14:textId="77777777" w:rsidTr="001E1EDC">
        <w:trPr>
          <w:gridAfter w:val="1"/>
          <w:wAfter w:w="13" w:type="dxa"/>
          <w:trHeight w:val="454"/>
          <w:ins w:id="223" w:author="Alex" w:date="2026-09-25T20:01:00Z" w16du:dateUtc="2026-09-26T00:01:00Z"/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85B90C" w14:textId="77777777" w:rsidR="002E23DE" w:rsidRPr="004D4F54" w:rsidRDefault="002E23DE" w:rsidP="001E1EDC">
            <w:pPr>
              <w:jc w:val="center"/>
              <w:rPr>
                <w:ins w:id="224" w:author="Alex" w:date="2026-09-25T20:01:00Z" w16du:dateUtc="2026-09-26T00:01:00Z"/>
                <w:rFonts w:cstheme="minorHAnsi"/>
              </w:rPr>
            </w:pPr>
            <w:ins w:id="225" w:author="Alex" w:date="2026-09-25T20:01:00Z" w16du:dateUtc="2026-09-26T00:01:00Z">
              <w:r>
                <w:rPr>
                  <w:rFonts w:cstheme="minorHAnsi"/>
                </w:rPr>
                <w:t>2</w:t>
              </w:r>
            </w:ins>
          </w:p>
        </w:tc>
        <w:tc>
          <w:tcPr>
            <w:tcW w:w="414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18F01A" w14:textId="77777777" w:rsidR="002E23DE" w:rsidRPr="004D4F54" w:rsidRDefault="002E23DE" w:rsidP="001E1EDC">
            <w:pPr>
              <w:rPr>
                <w:ins w:id="226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6C0011E" w14:textId="77777777" w:rsidR="002E23DE" w:rsidRPr="004D4F54" w:rsidRDefault="002E23DE" w:rsidP="001E1EDC">
            <w:pPr>
              <w:rPr>
                <w:ins w:id="227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F7B67C" w14:textId="77777777" w:rsidR="002E23DE" w:rsidRDefault="002E23DE" w:rsidP="001E1EDC">
            <w:pPr>
              <w:jc w:val="center"/>
              <w:rPr>
                <w:ins w:id="228" w:author="Alex" w:date="2026-09-25T20:01:00Z" w16du:dateUtc="2026-09-26T00:01:00Z"/>
              </w:rPr>
            </w:pPr>
            <w:ins w:id="229" w:author="Alex" w:date="2026-09-25T20:01:00Z" w16du:dateUtc="2026-09-26T00:01:00Z">
              <w:r>
                <w:t>2</w:t>
              </w:r>
            </w:ins>
          </w:p>
        </w:tc>
        <w:tc>
          <w:tcPr>
            <w:tcW w:w="344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20A40B" w14:textId="77777777" w:rsidR="002E23DE" w:rsidRDefault="002E23DE" w:rsidP="001E1EDC">
            <w:pPr>
              <w:rPr>
                <w:ins w:id="230" w:author="Alex" w:date="2026-09-25T20:01:00Z" w16du:dateUtc="2026-09-26T00:01:00Z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41EA2C" w14:textId="77777777" w:rsidR="002E23DE" w:rsidRDefault="002E23DE" w:rsidP="001E1EDC">
            <w:pPr>
              <w:rPr>
                <w:ins w:id="231" w:author="Alex" w:date="2026-09-25T20:01:00Z" w16du:dateUtc="2026-09-26T00:01:00Z"/>
              </w:rPr>
            </w:pPr>
          </w:p>
        </w:tc>
      </w:tr>
      <w:tr w:rsidR="002E23DE" w14:paraId="610D0252" w14:textId="77777777" w:rsidTr="001E1EDC">
        <w:trPr>
          <w:gridAfter w:val="1"/>
          <w:wAfter w:w="13" w:type="dxa"/>
          <w:trHeight w:val="401"/>
          <w:ins w:id="232" w:author="Alex" w:date="2026-09-25T20:01:00Z" w16du:dateUtc="2026-09-26T00:01:00Z"/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03173114" w14:textId="77777777" w:rsidR="002E23DE" w:rsidRPr="004D4F54" w:rsidRDefault="002E23DE" w:rsidP="001E1EDC">
            <w:pPr>
              <w:jc w:val="center"/>
              <w:rPr>
                <w:ins w:id="233" w:author="Alex" w:date="2026-09-25T20:01:00Z" w16du:dateUtc="2026-09-26T00:01:00Z"/>
                <w:rFonts w:cstheme="minorHAnsi"/>
              </w:rPr>
            </w:pPr>
            <w:ins w:id="234" w:author="Alex" w:date="2026-09-25T20:01:00Z" w16du:dateUtc="2026-09-26T00:01:00Z">
              <w:r>
                <w:rPr>
                  <w:rFonts w:cstheme="minorHAnsi"/>
                </w:rPr>
                <w:t>3</w:t>
              </w:r>
            </w:ins>
          </w:p>
        </w:tc>
        <w:tc>
          <w:tcPr>
            <w:tcW w:w="414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C28536" w14:textId="77777777" w:rsidR="002E23DE" w:rsidRPr="004D4F54" w:rsidRDefault="002E23DE" w:rsidP="001E1EDC">
            <w:pPr>
              <w:rPr>
                <w:ins w:id="235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7D4441" w14:textId="77777777" w:rsidR="002E23DE" w:rsidRPr="004D4F54" w:rsidRDefault="002E23DE" w:rsidP="001E1EDC">
            <w:pPr>
              <w:rPr>
                <w:ins w:id="236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40B06813" w14:textId="77777777" w:rsidR="002E23DE" w:rsidRDefault="002E23DE" w:rsidP="001E1EDC">
            <w:pPr>
              <w:jc w:val="center"/>
              <w:rPr>
                <w:ins w:id="237" w:author="Alex" w:date="2026-09-25T20:01:00Z" w16du:dateUtc="2026-09-26T00:01:00Z"/>
              </w:rPr>
            </w:pPr>
            <w:ins w:id="238" w:author="Alex" w:date="2026-09-25T20:01:00Z" w16du:dateUtc="2026-09-26T00:01:00Z">
              <w:r>
                <w:t>3</w:t>
              </w:r>
            </w:ins>
          </w:p>
        </w:tc>
        <w:tc>
          <w:tcPr>
            <w:tcW w:w="344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958169" w14:textId="77777777" w:rsidR="002E23DE" w:rsidRDefault="002E23DE" w:rsidP="001E1EDC">
            <w:pPr>
              <w:rPr>
                <w:ins w:id="239" w:author="Alex" w:date="2026-09-25T20:01:00Z" w16du:dateUtc="2026-09-26T00:01:00Z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92712F" w14:textId="77777777" w:rsidR="002E23DE" w:rsidRDefault="002E23DE" w:rsidP="001E1EDC">
            <w:pPr>
              <w:rPr>
                <w:ins w:id="240" w:author="Alex" w:date="2026-09-25T20:01:00Z" w16du:dateUtc="2026-09-26T00:01:00Z"/>
              </w:rPr>
            </w:pPr>
          </w:p>
        </w:tc>
      </w:tr>
      <w:tr w:rsidR="002E23DE" w14:paraId="775C7A09" w14:textId="77777777" w:rsidTr="001E1EDC">
        <w:trPr>
          <w:gridAfter w:val="1"/>
          <w:wAfter w:w="13" w:type="dxa"/>
          <w:trHeight w:val="454"/>
          <w:ins w:id="241" w:author="Alex" w:date="2026-09-25T20:01:00Z" w16du:dateUtc="2026-09-26T00:01:00Z"/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1EF35B" w14:textId="77777777" w:rsidR="002E23DE" w:rsidRPr="004D4F54" w:rsidRDefault="002E23DE" w:rsidP="001E1EDC">
            <w:pPr>
              <w:jc w:val="center"/>
              <w:rPr>
                <w:ins w:id="242" w:author="Alex" w:date="2026-09-25T20:01:00Z" w16du:dateUtc="2026-09-26T00:01:00Z"/>
                <w:rFonts w:cstheme="minorHAnsi"/>
              </w:rPr>
            </w:pPr>
            <w:ins w:id="243" w:author="Alex" w:date="2026-09-25T20:01:00Z" w16du:dateUtc="2026-09-26T00:01:00Z">
              <w:r>
                <w:rPr>
                  <w:rFonts w:cstheme="minorHAnsi"/>
                </w:rPr>
                <w:t>4</w:t>
              </w:r>
            </w:ins>
          </w:p>
        </w:tc>
        <w:tc>
          <w:tcPr>
            <w:tcW w:w="414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6AD5A7" w14:textId="77777777" w:rsidR="002E23DE" w:rsidRPr="004D4F54" w:rsidRDefault="002E23DE" w:rsidP="001E1EDC">
            <w:pPr>
              <w:rPr>
                <w:ins w:id="244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936195" w14:textId="77777777" w:rsidR="002E23DE" w:rsidRPr="004D4F54" w:rsidRDefault="002E23DE" w:rsidP="001E1EDC">
            <w:pPr>
              <w:rPr>
                <w:ins w:id="245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13329F" w14:textId="77777777" w:rsidR="002E23DE" w:rsidRDefault="002E23DE" w:rsidP="001E1EDC">
            <w:pPr>
              <w:jc w:val="center"/>
              <w:rPr>
                <w:ins w:id="246" w:author="Alex" w:date="2026-09-25T20:01:00Z" w16du:dateUtc="2026-09-26T00:01:00Z"/>
              </w:rPr>
            </w:pPr>
            <w:ins w:id="247" w:author="Alex" w:date="2026-09-25T20:01:00Z" w16du:dateUtc="2026-09-26T00:01:00Z">
              <w:r>
                <w:t>4</w:t>
              </w:r>
            </w:ins>
          </w:p>
        </w:tc>
        <w:tc>
          <w:tcPr>
            <w:tcW w:w="344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89DF04" w14:textId="77777777" w:rsidR="002E23DE" w:rsidRDefault="002E23DE" w:rsidP="001E1EDC">
            <w:pPr>
              <w:rPr>
                <w:ins w:id="248" w:author="Alex" w:date="2026-09-25T20:01:00Z" w16du:dateUtc="2026-09-26T00:01:00Z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3D93D1" w14:textId="77777777" w:rsidR="002E23DE" w:rsidRDefault="002E23DE" w:rsidP="001E1EDC">
            <w:pPr>
              <w:rPr>
                <w:ins w:id="249" w:author="Alex" w:date="2026-09-25T20:01:00Z" w16du:dateUtc="2026-09-26T00:01:00Z"/>
              </w:rPr>
            </w:pPr>
          </w:p>
        </w:tc>
      </w:tr>
      <w:tr w:rsidR="002E23DE" w14:paraId="399DCADC" w14:textId="77777777" w:rsidTr="001E1EDC">
        <w:trPr>
          <w:gridAfter w:val="1"/>
          <w:wAfter w:w="13" w:type="dxa"/>
          <w:trHeight w:val="454"/>
          <w:ins w:id="250" w:author="Alex" w:date="2026-09-25T20:01:00Z" w16du:dateUtc="2026-09-26T00:01:00Z"/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31C2A58E" w14:textId="77777777" w:rsidR="002E23DE" w:rsidRPr="004D4F54" w:rsidRDefault="002E23DE" w:rsidP="001E1EDC">
            <w:pPr>
              <w:jc w:val="center"/>
              <w:rPr>
                <w:ins w:id="251" w:author="Alex" w:date="2026-09-25T20:01:00Z" w16du:dateUtc="2026-09-26T00:01:00Z"/>
                <w:rFonts w:cstheme="minorHAnsi"/>
              </w:rPr>
            </w:pPr>
            <w:ins w:id="252" w:author="Alex" w:date="2026-09-25T20:01:00Z" w16du:dateUtc="2026-09-26T00:01:00Z">
              <w:r>
                <w:rPr>
                  <w:rFonts w:cstheme="minorHAnsi"/>
                </w:rPr>
                <w:t>5</w:t>
              </w:r>
            </w:ins>
          </w:p>
        </w:tc>
        <w:tc>
          <w:tcPr>
            <w:tcW w:w="414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55FCD9" w14:textId="77777777" w:rsidR="002E23DE" w:rsidRPr="004D4F54" w:rsidRDefault="002E23DE" w:rsidP="001E1EDC">
            <w:pPr>
              <w:rPr>
                <w:ins w:id="253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D1D683" w14:textId="77777777" w:rsidR="002E23DE" w:rsidRPr="004D4F54" w:rsidRDefault="002E23DE" w:rsidP="001E1EDC">
            <w:pPr>
              <w:rPr>
                <w:ins w:id="254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611F5CF1" w14:textId="77777777" w:rsidR="002E23DE" w:rsidRDefault="002E23DE" w:rsidP="001E1EDC">
            <w:pPr>
              <w:jc w:val="center"/>
              <w:rPr>
                <w:ins w:id="255" w:author="Alex" w:date="2026-09-25T20:01:00Z" w16du:dateUtc="2026-09-26T00:01:00Z"/>
              </w:rPr>
            </w:pPr>
            <w:ins w:id="256" w:author="Alex" w:date="2026-09-25T20:01:00Z" w16du:dateUtc="2026-09-26T00:01:00Z">
              <w:r>
                <w:t>5</w:t>
              </w:r>
            </w:ins>
          </w:p>
        </w:tc>
        <w:tc>
          <w:tcPr>
            <w:tcW w:w="344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3D8556" w14:textId="77777777" w:rsidR="002E23DE" w:rsidRDefault="002E23DE" w:rsidP="001E1EDC">
            <w:pPr>
              <w:rPr>
                <w:ins w:id="257" w:author="Alex" w:date="2026-09-25T20:01:00Z" w16du:dateUtc="2026-09-26T00:01:00Z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30EA6A" w14:textId="77777777" w:rsidR="002E23DE" w:rsidRDefault="002E23DE" w:rsidP="001E1EDC">
            <w:pPr>
              <w:rPr>
                <w:ins w:id="258" w:author="Alex" w:date="2026-09-25T20:01:00Z" w16du:dateUtc="2026-09-26T00:01:00Z"/>
              </w:rPr>
            </w:pPr>
          </w:p>
        </w:tc>
      </w:tr>
      <w:tr w:rsidR="002E23DE" w14:paraId="26580FDE" w14:textId="77777777" w:rsidTr="001E1EDC">
        <w:trPr>
          <w:gridAfter w:val="1"/>
          <w:wAfter w:w="13" w:type="dxa"/>
          <w:trHeight w:val="454"/>
          <w:ins w:id="259" w:author="Alex" w:date="2026-09-25T20:01:00Z" w16du:dateUtc="2026-09-26T00:01:00Z"/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7C3867" w14:textId="77777777" w:rsidR="002E23DE" w:rsidRPr="004D4F54" w:rsidRDefault="002E23DE" w:rsidP="001E1EDC">
            <w:pPr>
              <w:jc w:val="center"/>
              <w:rPr>
                <w:ins w:id="260" w:author="Alex" w:date="2026-09-25T20:01:00Z" w16du:dateUtc="2026-09-26T00:01:00Z"/>
                <w:rFonts w:cstheme="minorHAnsi"/>
              </w:rPr>
            </w:pPr>
          </w:p>
        </w:tc>
        <w:tc>
          <w:tcPr>
            <w:tcW w:w="414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8CC97F" w14:textId="77777777" w:rsidR="002E23DE" w:rsidRPr="004D4F54" w:rsidRDefault="002E23DE" w:rsidP="001E1EDC">
            <w:pPr>
              <w:rPr>
                <w:ins w:id="261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1ACD33" w14:textId="77777777" w:rsidR="002E23DE" w:rsidRPr="004D4F54" w:rsidRDefault="002E23DE" w:rsidP="001E1EDC">
            <w:pPr>
              <w:rPr>
                <w:ins w:id="262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43F02FB" w14:textId="77777777" w:rsidR="002E23DE" w:rsidRDefault="002E23DE" w:rsidP="001E1EDC">
            <w:pPr>
              <w:jc w:val="center"/>
              <w:rPr>
                <w:ins w:id="263" w:author="Alex" w:date="2026-09-25T20:01:00Z" w16du:dateUtc="2026-09-26T00:01:00Z"/>
              </w:rPr>
            </w:pPr>
          </w:p>
        </w:tc>
        <w:tc>
          <w:tcPr>
            <w:tcW w:w="344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0622EC6" w14:textId="77777777" w:rsidR="002E23DE" w:rsidRDefault="002E23DE" w:rsidP="001E1EDC">
            <w:pPr>
              <w:rPr>
                <w:ins w:id="264" w:author="Alex" w:date="2026-09-25T20:01:00Z" w16du:dateUtc="2026-09-26T00:01:00Z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A948BC" w14:textId="77777777" w:rsidR="002E23DE" w:rsidRDefault="002E23DE" w:rsidP="001E1EDC">
            <w:pPr>
              <w:rPr>
                <w:ins w:id="265" w:author="Alex" w:date="2026-09-25T20:01:00Z" w16du:dateUtc="2026-09-26T00:01:00Z"/>
              </w:rPr>
            </w:pPr>
          </w:p>
        </w:tc>
      </w:tr>
      <w:tr w:rsidR="002E23DE" w14:paraId="5B72483C" w14:textId="77777777" w:rsidTr="001E1EDC">
        <w:trPr>
          <w:gridAfter w:val="1"/>
          <w:wAfter w:w="13" w:type="dxa"/>
          <w:trHeight w:val="454"/>
          <w:ins w:id="266" w:author="Alex" w:date="2026-09-25T20:01:00Z" w16du:dateUtc="2026-09-26T00:01:00Z"/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1B657AA3" w14:textId="77777777" w:rsidR="002E23DE" w:rsidRPr="004D4F54" w:rsidRDefault="002E23DE" w:rsidP="001E1EDC">
            <w:pPr>
              <w:jc w:val="center"/>
              <w:rPr>
                <w:ins w:id="267" w:author="Alex" w:date="2026-09-25T20:01:00Z" w16du:dateUtc="2026-09-26T00:01:00Z"/>
                <w:rFonts w:cstheme="minorHAnsi"/>
              </w:rPr>
            </w:pPr>
          </w:p>
        </w:tc>
        <w:tc>
          <w:tcPr>
            <w:tcW w:w="414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1E8187" w14:textId="77777777" w:rsidR="002E23DE" w:rsidRPr="004D4F54" w:rsidRDefault="002E23DE" w:rsidP="001E1EDC">
            <w:pPr>
              <w:rPr>
                <w:ins w:id="268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5BE85D" w14:textId="77777777" w:rsidR="002E23DE" w:rsidRPr="004D4F54" w:rsidRDefault="002E23DE" w:rsidP="001E1EDC">
            <w:pPr>
              <w:rPr>
                <w:ins w:id="269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10EE2D33" w14:textId="77777777" w:rsidR="002E23DE" w:rsidRDefault="002E23DE" w:rsidP="001E1EDC">
            <w:pPr>
              <w:jc w:val="center"/>
              <w:rPr>
                <w:ins w:id="270" w:author="Alex" w:date="2026-09-25T20:01:00Z" w16du:dateUtc="2026-09-26T00:01:00Z"/>
              </w:rPr>
            </w:pPr>
          </w:p>
        </w:tc>
        <w:tc>
          <w:tcPr>
            <w:tcW w:w="344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48C948" w14:textId="77777777" w:rsidR="002E23DE" w:rsidRDefault="002E23DE" w:rsidP="001E1EDC">
            <w:pPr>
              <w:rPr>
                <w:ins w:id="271" w:author="Alex" w:date="2026-09-25T20:01:00Z" w16du:dateUtc="2026-09-26T00:01:00Z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F5E9B23" w14:textId="77777777" w:rsidR="002E23DE" w:rsidRDefault="002E23DE" w:rsidP="001E1EDC">
            <w:pPr>
              <w:rPr>
                <w:ins w:id="272" w:author="Alex" w:date="2026-09-25T20:01:00Z" w16du:dateUtc="2026-09-26T00:01:00Z"/>
              </w:rPr>
            </w:pPr>
          </w:p>
        </w:tc>
      </w:tr>
      <w:tr w:rsidR="002E23DE" w14:paraId="1DAF2433" w14:textId="77777777" w:rsidTr="001E1EDC">
        <w:trPr>
          <w:gridAfter w:val="1"/>
          <w:wAfter w:w="13" w:type="dxa"/>
          <w:trHeight w:val="454"/>
          <w:ins w:id="273" w:author="Alex" w:date="2026-09-25T20:01:00Z" w16du:dateUtc="2026-09-26T00:01:00Z"/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49FA51" w14:textId="77777777" w:rsidR="002E23DE" w:rsidRPr="004D4F54" w:rsidRDefault="002E23DE" w:rsidP="001E1EDC">
            <w:pPr>
              <w:jc w:val="center"/>
              <w:rPr>
                <w:ins w:id="274" w:author="Alex" w:date="2026-09-25T20:01:00Z" w16du:dateUtc="2026-09-26T00:01:00Z"/>
                <w:rFonts w:cstheme="minorHAnsi"/>
              </w:rPr>
            </w:pPr>
          </w:p>
        </w:tc>
        <w:tc>
          <w:tcPr>
            <w:tcW w:w="414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14CB12" w14:textId="77777777" w:rsidR="002E23DE" w:rsidRPr="004D4F54" w:rsidRDefault="002E23DE" w:rsidP="001E1EDC">
            <w:pPr>
              <w:rPr>
                <w:ins w:id="275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BF3C9F" w14:textId="77777777" w:rsidR="002E23DE" w:rsidRPr="004D4F54" w:rsidRDefault="002E23DE" w:rsidP="001E1EDC">
            <w:pPr>
              <w:rPr>
                <w:ins w:id="276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855364" w14:textId="77777777" w:rsidR="002E23DE" w:rsidRDefault="002E23DE" w:rsidP="001E1EDC">
            <w:pPr>
              <w:jc w:val="center"/>
              <w:rPr>
                <w:ins w:id="277" w:author="Alex" w:date="2026-09-25T20:01:00Z" w16du:dateUtc="2026-09-26T00:01:00Z"/>
              </w:rPr>
            </w:pPr>
          </w:p>
        </w:tc>
        <w:tc>
          <w:tcPr>
            <w:tcW w:w="344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DCDC93" w14:textId="77777777" w:rsidR="002E23DE" w:rsidRDefault="002E23DE" w:rsidP="001E1EDC">
            <w:pPr>
              <w:rPr>
                <w:ins w:id="278" w:author="Alex" w:date="2026-09-25T20:01:00Z" w16du:dateUtc="2026-09-26T00:01:00Z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06C48E" w14:textId="77777777" w:rsidR="002E23DE" w:rsidRDefault="002E23DE" w:rsidP="001E1EDC">
            <w:pPr>
              <w:rPr>
                <w:ins w:id="279" w:author="Alex" w:date="2026-09-25T20:01:00Z" w16du:dateUtc="2026-09-26T00:01:00Z"/>
              </w:rPr>
            </w:pPr>
          </w:p>
        </w:tc>
      </w:tr>
      <w:tr w:rsidR="002E23DE" w14:paraId="5E86CD76" w14:textId="77777777" w:rsidTr="001E1EDC">
        <w:trPr>
          <w:gridAfter w:val="1"/>
          <w:wAfter w:w="13" w:type="dxa"/>
          <w:trHeight w:val="454"/>
          <w:ins w:id="280" w:author="Alex" w:date="2026-09-25T20:01:00Z" w16du:dateUtc="2026-09-26T00:01:00Z"/>
        </w:trPr>
        <w:tc>
          <w:tcPr>
            <w:tcW w:w="6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630C7D3C" w14:textId="77777777" w:rsidR="002E23DE" w:rsidRPr="004D4F54" w:rsidRDefault="002E23DE" w:rsidP="001E1EDC">
            <w:pPr>
              <w:jc w:val="center"/>
              <w:rPr>
                <w:ins w:id="281" w:author="Alex" w:date="2026-09-25T20:01:00Z" w16du:dateUtc="2026-09-26T00:01:00Z"/>
                <w:rFonts w:cstheme="minorHAnsi"/>
              </w:rPr>
            </w:pPr>
          </w:p>
        </w:tc>
        <w:tc>
          <w:tcPr>
            <w:tcW w:w="414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2D564A" w14:textId="77777777" w:rsidR="002E23DE" w:rsidRPr="004D4F54" w:rsidRDefault="002E23DE" w:rsidP="001E1EDC">
            <w:pPr>
              <w:rPr>
                <w:ins w:id="282" w:author="Alex" w:date="2026-09-25T20:01:00Z" w16du:dateUtc="2026-09-26T00:01:00Z"/>
                <w:rFonts w:cstheme="minorHAnsi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543982" w14:textId="77777777" w:rsidR="002E23DE" w:rsidRPr="004D4F54" w:rsidRDefault="002E23DE" w:rsidP="001E1EDC">
            <w:pPr>
              <w:rPr>
                <w:ins w:id="283" w:author="Alex" w:date="2026-09-25T20:01:00Z" w16du:dateUtc="2026-09-26T00:01:00Z"/>
                <w:rFonts w:cstheme="minorHAnsi"/>
              </w:rPr>
            </w:pPr>
          </w:p>
        </w:tc>
        <w:tc>
          <w:tcPr>
            <w:tcW w:w="6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012F2E56" w14:textId="77777777" w:rsidR="002E23DE" w:rsidRDefault="002E23DE" w:rsidP="001E1EDC">
            <w:pPr>
              <w:jc w:val="center"/>
              <w:rPr>
                <w:ins w:id="284" w:author="Alex" w:date="2026-09-25T20:01:00Z" w16du:dateUtc="2026-09-26T00:01:00Z"/>
              </w:rPr>
            </w:pPr>
          </w:p>
        </w:tc>
        <w:tc>
          <w:tcPr>
            <w:tcW w:w="344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114155" w14:textId="77777777" w:rsidR="002E23DE" w:rsidRDefault="002E23DE" w:rsidP="001E1EDC">
            <w:pPr>
              <w:rPr>
                <w:ins w:id="285" w:author="Alex" w:date="2026-09-25T20:01:00Z" w16du:dateUtc="2026-09-26T00:01:00Z"/>
              </w:rPr>
            </w:pPr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304142C" w14:textId="77777777" w:rsidR="002E23DE" w:rsidRDefault="002E23DE" w:rsidP="001E1EDC">
            <w:pPr>
              <w:rPr>
                <w:ins w:id="286" w:author="Alex" w:date="2026-09-25T20:01:00Z" w16du:dateUtc="2026-09-26T00:01:00Z"/>
              </w:rPr>
            </w:pPr>
          </w:p>
        </w:tc>
      </w:tr>
      <w:tr w:rsidR="002E23DE" w14:paraId="21A187E7" w14:textId="77777777" w:rsidTr="001E1EDC">
        <w:trPr>
          <w:gridAfter w:val="1"/>
          <w:wAfter w:w="13" w:type="dxa"/>
          <w:trHeight w:val="454"/>
          <w:ins w:id="287" w:author="Alex" w:date="2026-09-25T20:01:00Z" w16du:dateUtc="2026-09-26T00:01:00Z"/>
        </w:trPr>
        <w:tc>
          <w:tcPr>
            <w:tcW w:w="4808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85188E" w14:textId="77777777" w:rsidR="002E23DE" w:rsidRPr="004D4F54" w:rsidRDefault="002E23DE" w:rsidP="001E1EDC">
            <w:pPr>
              <w:jc w:val="right"/>
              <w:rPr>
                <w:ins w:id="288" w:author="Alex" w:date="2026-09-25T20:01:00Z" w16du:dateUtc="2026-09-26T00:01:00Z"/>
                <w:rFonts w:cstheme="minorHAnsi"/>
              </w:rPr>
            </w:pPr>
            <w:ins w:id="289" w:author="Alex" w:date="2026-09-25T20:01:00Z" w16du:dateUtc="2026-09-26T00:01:00Z">
              <w:r w:rsidRPr="004D4F54">
                <w:rPr>
                  <w:rFonts w:cstheme="minorHAnsi"/>
                </w:rPr>
                <w:t>TOTAL AMOUNT $</w:t>
              </w:r>
            </w:ins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10C06FC" w14:textId="77777777" w:rsidR="002E23DE" w:rsidRPr="004D4F54" w:rsidRDefault="002E23DE" w:rsidP="001E1EDC">
            <w:pPr>
              <w:rPr>
                <w:ins w:id="290" w:author="Alex" w:date="2026-09-25T20:01:00Z" w16du:dateUtc="2026-09-26T00:01:00Z"/>
                <w:rFonts w:cstheme="minorHAnsi"/>
              </w:rPr>
            </w:pPr>
          </w:p>
        </w:tc>
        <w:tc>
          <w:tcPr>
            <w:tcW w:w="4111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74ADB7" w14:textId="77777777" w:rsidR="002E23DE" w:rsidRDefault="002E23DE" w:rsidP="001E1EDC">
            <w:pPr>
              <w:jc w:val="right"/>
              <w:rPr>
                <w:ins w:id="291" w:author="Alex" w:date="2026-09-25T20:01:00Z" w16du:dateUtc="2026-09-26T00:01:00Z"/>
              </w:rPr>
            </w:pPr>
            <w:ins w:id="292" w:author="Alex" w:date="2026-09-25T20:01:00Z" w16du:dateUtc="2026-09-26T00:01:00Z">
              <w:r w:rsidRPr="004D4F54">
                <w:rPr>
                  <w:rFonts w:cstheme="minorHAnsi"/>
                </w:rPr>
                <w:t>TOTAL AMOUNT $</w:t>
              </w:r>
            </w:ins>
          </w:p>
        </w:tc>
        <w:tc>
          <w:tcPr>
            <w:tcW w:w="10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83919D9" w14:textId="77777777" w:rsidR="002E23DE" w:rsidRDefault="002E23DE" w:rsidP="001E1EDC">
            <w:pPr>
              <w:rPr>
                <w:ins w:id="293" w:author="Alex" w:date="2026-09-25T20:01:00Z" w16du:dateUtc="2026-09-26T00:01:00Z"/>
              </w:rPr>
            </w:pPr>
          </w:p>
        </w:tc>
      </w:tr>
      <w:tr w:rsidR="002E23DE" w14:paraId="3788EBFB" w14:textId="77777777" w:rsidTr="001E1EDC">
        <w:trPr>
          <w:gridAfter w:val="1"/>
          <w:wAfter w:w="13" w:type="dxa"/>
          <w:trHeight w:val="454"/>
          <w:ins w:id="294" w:author="Alex" w:date="2026-09-25T20:01:00Z" w16du:dateUtc="2026-09-26T00:01:00Z"/>
        </w:trPr>
        <w:tc>
          <w:tcPr>
            <w:tcW w:w="16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CE77C3D" w14:textId="77777777" w:rsidR="002E23DE" w:rsidRPr="004D4F54" w:rsidRDefault="002E23DE" w:rsidP="001E1EDC">
            <w:pPr>
              <w:rPr>
                <w:ins w:id="295" w:author="Alex" w:date="2026-09-25T20:01:00Z" w16du:dateUtc="2026-09-26T00:01:00Z"/>
                <w:rFonts w:cstheme="minorHAnsi"/>
              </w:rPr>
            </w:pPr>
            <w:ins w:id="296" w:author="Alex" w:date="2026-09-25T20:01:00Z" w16du:dateUtc="2026-09-26T00:01:00Z">
              <w:r w:rsidRPr="004D4F54">
                <w:rPr>
                  <w:rFonts w:cstheme="minorHAnsi"/>
                </w:rPr>
                <w:t>Received by:</w:t>
              </w:r>
            </w:ins>
          </w:p>
        </w:tc>
        <w:tc>
          <w:tcPr>
            <w:tcW w:w="4208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960966" w14:textId="77777777" w:rsidR="002E23DE" w:rsidRPr="004D4F54" w:rsidRDefault="002E23DE" w:rsidP="001E1EDC">
            <w:pPr>
              <w:rPr>
                <w:ins w:id="297" w:author="Alex" w:date="2026-09-25T20:01:00Z" w16du:dateUtc="2026-09-26T00:01:00Z"/>
                <w:rFonts w:cstheme="minorHAnsi"/>
              </w:rPr>
            </w:pPr>
          </w:p>
        </w:tc>
        <w:tc>
          <w:tcPr>
            <w:tcW w:w="167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F374B6" w14:textId="77777777" w:rsidR="002E23DE" w:rsidRDefault="002E23DE" w:rsidP="001E1EDC">
            <w:pPr>
              <w:rPr>
                <w:ins w:id="298" w:author="Alex" w:date="2026-09-25T20:01:00Z" w16du:dateUtc="2026-09-26T00:01:00Z"/>
              </w:rPr>
            </w:pPr>
            <w:ins w:id="299" w:author="Alex" w:date="2026-09-25T20:01:00Z" w16du:dateUtc="2026-09-26T00:01:00Z">
              <w:r w:rsidRPr="004D4F54">
                <w:rPr>
                  <w:rFonts w:cstheme="minorHAnsi"/>
                </w:rPr>
                <w:t>Received by:</w:t>
              </w:r>
            </w:ins>
          </w:p>
        </w:tc>
        <w:tc>
          <w:tcPr>
            <w:tcW w:w="350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D117BF" w14:textId="77777777" w:rsidR="002E23DE" w:rsidRDefault="002E23DE" w:rsidP="001E1EDC">
            <w:pPr>
              <w:rPr>
                <w:ins w:id="300" w:author="Alex" w:date="2026-09-25T20:01:00Z" w16du:dateUtc="2026-09-26T00:01:00Z"/>
              </w:rPr>
            </w:pPr>
          </w:p>
        </w:tc>
      </w:tr>
      <w:tr w:rsidR="002E23DE" w14:paraId="4F342ED3" w14:textId="77777777" w:rsidTr="001E1EDC">
        <w:trPr>
          <w:gridAfter w:val="1"/>
          <w:wAfter w:w="13" w:type="dxa"/>
          <w:trHeight w:val="454"/>
          <w:ins w:id="301" w:author="Alex" w:date="2026-09-25T20:01:00Z" w16du:dateUtc="2026-09-26T00:01:00Z"/>
        </w:trPr>
        <w:tc>
          <w:tcPr>
            <w:tcW w:w="16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D1D4AD" w14:textId="77777777" w:rsidR="002E23DE" w:rsidRPr="004D4F54" w:rsidRDefault="002E23DE" w:rsidP="001E1EDC">
            <w:pPr>
              <w:rPr>
                <w:ins w:id="302" w:author="Alex" w:date="2026-09-25T20:01:00Z" w16du:dateUtc="2026-09-26T00:01:00Z"/>
                <w:rFonts w:cstheme="minorHAnsi"/>
              </w:rPr>
            </w:pPr>
            <w:ins w:id="303" w:author="Alex" w:date="2026-09-25T20:01:00Z" w16du:dateUtc="2026-09-26T00:01:00Z">
              <w:r w:rsidRPr="004D4F54">
                <w:rPr>
                  <w:rFonts w:cstheme="minorHAnsi"/>
                </w:rPr>
                <w:t>Approved by:</w:t>
              </w:r>
            </w:ins>
          </w:p>
        </w:tc>
        <w:tc>
          <w:tcPr>
            <w:tcW w:w="4208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D8B82D" w14:textId="77777777" w:rsidR="002E23DE" w:rsidRPr="004D4F54" w:rsidRDefault="002E23DE" w:rsidP="001E1EDC">
            <w:pPr>
              <w:rPr>
                <w:ins w:id="304" w:author="Alex" w:date="2026-09-25T20:01:00Z" w16du:dateUtc="2026-09-26T00:01:00Z"/>
                <w:rFonts w:cstheme="minorHAnsi"/>
              </w:rPr>
            </w:pPr>
          </w:p>
        </w:tc>
        <w:tc>
          <w:tcPr>
            <w:tcW w:w="167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B1E938D" w14:textId="77777777" w:rsidR="002E23DE" w:rsidRDefault="002E23DE" w:rsidP="001E1EDC">
            <w:pPr>
              <w:rPr>
                <w:ins w:id="305" w:author="Alex" w:date="2026-09-25T20:01:00Z" w16du:dateUtc="2026-09-26T00:01:00Z"/>
              </w:rPr>
            </w:pPr>
            <w:ins w:id="306" w:author="Alex" w:date="2026-09-25T20:01:00Z" w16du:dateUtc="2026-09-26T00:01:00Z">
              <w:r w:rsidRPr="004D4F54">
                <w:rPr>
                  <w:rFonts w:cstheme="minorHAnsi"/>
                </w:rPr>
                <w:t>Approved by:</w:t>
              </w:r>
            </w:ins>
          </w:p>
        </w:tc>
        <w:tc>
          <w:tcPr>
            <w:tcW w:w="350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0F7625" w14:textId="77777777" w:rsidR="002E23DE" w:rsidRDefault="002E23DE" w:rsidP="001E1EDC">
            <w:pPr>
              <w:rPr>
                <w:ins w:id="307" w:author="Alex" w:date="2026-09-25T20:01:00Z" w16du:dateUtc="2026-09-26T00:01:00Z"/>
              </w:rPr>
            </w:pPr>
          </w:p>
        </w:tc>
      </w:tr>
      <w:tr w:rsidR="002E23DE" w14:paraId="06B944A8" w14:textId="77777777" w:rsidTr="001E1EDC">
        <w:trPr>
          <w:trHeight w:val="454"/>
          <w:ins w:id="308" w:author="Alex" w:date="2026-09-25T20:01:00Z" w16du:dateUtc="2026-09-26T00:01:00Z"/>
        </w:trPr>
        <w:tc>
          <w:tcPr>
            <w:tcW w:w="5879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F53623" w14:textId="77777777" w:rsidR="002E23DE" w:rsidRPr="004D4F54" w:rsidRDefault="002E23DE" w:rsidP="001E1EDC">
            <w:pPr>
              <w:jc w:val="center"/>
              <w:rPr>
                <w:ins w:id="309" w:author="Alex" w:date="2026-09-25T20:01:00Z" w16du:dateUtc="2026-09-26T00:01:00Z"/>
                <w:rFonts w:cstheme="minorHAnsi"/>
              </w:rPr>
            </w:pPr>
            <w:ins w:id="310" w:author="Alex" w:date="2026-09-25T20:01:00Z" w16du:dateUtc="2026-09-26T00:01:00Z">
              <w:r w:rsidRPr="004D4F54">
                <w:rPr>
                  <w:rFonts w:cstheme="minorHAnsi"/>
                </w:rPr>
                <w:t>Thank you for your visit!</w:t>
              </w:r>
            </w:ins>
          </w:p>
        </w:tc>
        <w:tc>
          <w:tcPr>
            <w:tcW w:w="5195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2A9C42" w14:textId="77777777" w:rsidR="002E23DE" w:rsidRDefault="002E23DE" w:rsidP="001E1EDC">
            <w:pPr>
              <w:jc w:val="center"/>
              <w:rPr>
                <w:ins w:id="311" w:author="Alex" w:date="2026-09-25T20:01:00Z" w16du:dateUtc="2026-09-26T00:01:00Z"/>
              </w:rPr>
            </w:pPr>
            <w:ins w:id="312" w:author="Alex" w:date="2026-09-25T20:01:00Z" w16du:dateUtc="2026-09-26T00:01:00Z">
              <w:r w:rsidRPr="004D4F54">
                <w:rPr>
                  <w:rFonts w:cstheme="minorHAnsi"/>
                </w:rPr>
                <w:t>Thank you for your visit!</w:t>
              </w:r>
            </w:ins>
          </w:p>
        </w:tc>
      </w:tr>
    </w:tbl>
    <w:p w14:paraId="399E99DA" w14:textId="28E98DAC" w:rsidR="009A0192" w:rsidRPr="003069B3" w:rsidRDefault="00A52148" w:rsidP="00FB3789">
      <w:pPr>
        <w:pStyle w:val="ListParagraph"/>
        <w:numPr>
          <w:ilvl w:val="0"/>
          <w:numId w:val="1"/>
        </w:numPr>
        <w:spacing w:line="288" w:lineRule="auto"/>
        <w:rPr>
          <w:del w:id="313" w:author="Alex" w:date="2026-09-25T20:01:00Z" w16du:dateUtc="2026-09-26T00:01:00Z"/>
          <w:rFonts w:ascii="Verdana" w:hAnsi="Verdana"/>
          <w:sz w:val="20"/>
          <w:szCs w:val="20"/>
        </w:rPr>
      </w:pPr>
      <w:del w:id="314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 xml:space="preserve">What career opportunities have </w:delText>
        </w:r>
        <w:r w:rsidR="003C762A" w:rsidRPr="003069B3">
          <w:rPr>
            <w:rFonts w:ascii="Verdana" w:hAnsi="Verdana"/>
            <w:sz w:val="20"/>
            <w:szCs w:val="20"/>
          </w:rPr>
          <w:delText>I</w:delText>
        </w:r>
        <w:r w:rsidR="00FB7A74" w:rsidRPr="003069B3">
          <w:rPr>
            <w:rFonts w:ascii="Verdana" w:hAnsi="Verdana"/>
            <w:sz w:val="20"/>
            <w:szCs w:val="20"/>
          </w:rPr>
          <w:delText xml:space="preserve"> </w:delText>
        </w:r>
        <w:r w:rsidRPr="003069B3">
          <w:rPr>
            <w:rFonts w:ascii="Verdana" w:hAnsi="Verdana"/>
            <w:sz w:val="20"/>
            <w:szCs w:val="20"/>
          </w:rPr>
          <w:delText xml:space="preserve">identified? </w:delText>
        </w:r>
        <w:r w:rsidR="00FB7A74" w:rsidRPr="003069B3">
          <w:rPr>
            <w:rFonts w:ascii="Verdana" w:hAnsi="Verdana"/>
            <w:sz w:val="20"/>
            <w:szCs w:val="20"/>
          </w:rPr>
          <w:delText xml:space="preserve">Do most </w:delText>
        </w:r>
        <w:r w:rsidR="005B3186">
          <w:rPr>
            <w:rFonts w:ascii="Verdana" w:hAnsi="Verdana"/>
            <w:sz w:val="20"/>
            <w:szCs w:val="20"/>
          </w:rPr>
          <w:delText>s</w:delText>
        </w:r>
        <w:r w:rsidR="00FB7A74" w:rsidRPr="003069B3">
          <w:rPr>
            <w:rFonts w:ascii="Verdana" w:hAnsi="Verdana"/>
            <w:sz w:val="20"/>
            <w:szCs w:val="20"/>
          </w:rPr>
          <w:delText xml:space="preserve">cience graduates work in labs? </w:delText>
        </w:r>
      </w:del>
    </w:p>
    <w:p w14:paraId="14811C49" w14:textId="09C4629A" w:rsidR="00C92036" w:rsidRPr="003069B3" w:rsidRDefault="00C92036" w:rsidP="00FB3789">
      <w:pPr>
        <w:pStyle w:val="ListParagraph"/>
        <w:spacing w:line="288" w:lineRule="auto"/>
        <w:rPr>
          <w:del w:id="315" w:author="Alex" w:date="2026-09-25T20:01:00Z" w16du:dateUtc="2026-09-26T00:01:00Z"/>
          <w:rFonts w:ascii="Verdana" w:hAnsi="Verdana"/>
          <w:sz w:val="20"/>
          <w:szCs w:val="20"/>
        </w:rPr>
      </w:pPr>
      <w:del w:id="316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45620BA9" w14:textId="09DB58CF" w:rsidR="00A52148" w:rsidRPr="003069B3" w:rsidRDefault="009A0192" w:rsidP="001E7758">
      <w:pPr>
        <w:pStyle w:val="ListParagraph"/>
        <w:spacing w:line="288" w:lineRule="auto"/>
        <w:rPr>
          <w:del w:id="317" w:author="Alex" w:date="2026-09-25T20:01:00Z" w16du:dateUtc="2026-09-26T00:01:00Z"/>
          <w:rFonts w:ascii="Verdana" w:hAnsi="Verdana"/>
          <w:sz w:val="20"/>
          <w:szCs w:val="20"/>
        </w:rPr>
      </w:pPr>
      <w:del w:id="318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FB7A74" w:rsidRPr="003069B3">
          <w:rPr>
            <w:rFonts w:ascii="Verdana" w:hAnsi="Verdana"/>
            <w:sz w:val="20"/>
            <w:szCs w:val="20"/>
          </w:rPr>
          <w:delText xml:space="preserve">What sources can </w:delText>
        </w:r>
        <w:r w:rsidR="003C762A" w:rsidRPr="003069B3">
          <w:rPr>
            <w:rFonts w:ascii="Verdana" w:hAnsi="Verdana"/>
            <w:sz w:val="20"/>
            <w:szCs w:val="20"/>
          </w:rPr>
          <w:delText>I</w:delText>
        </w:r>
        <w:r w:rsidR="00FB7A74" w:rsidRPr="003069B3">
          <w:rPr>
            <w:rFonts w:ascii="Verdana" w:hAnsi="Verdana"/>
            <w:sz w:val="20"/>
            <w:szCs w:val="20"/>
          </w:rPr>
          <w:delText xml:space="preserve"> utilise to identify</w:delText>
        </w:r>
        <w:r w:rsidRPr="003069B3">
          <w:rPr>
            <w:rFonts w:ascii="Verdana" w:hAnsi="Verdana"/>
            <w:sz w:val="20"/>
            <w:szCs w:val="20"/>
          </w:rPr>
          <w:delText xml:space="preserve"> </w:delText>
        </w:r>
        <w:r w:rsidR="00D701E8" w:rsidRPr="003069B3">
          <w:rPr>
            <w:rFonts w:ascii="Verdana" w:hAnsi="Verdana"/>
            <w:sz w:val="20"/>
            <w:szCs w:val="20"/>
          </w:rPr>
          <w:delText>career opportunities and job/study vacancies</w:delText>
        </w:r>
        <w:r w:rsidRPr="003069B3">
          <w:rPr>
            <w:rFonts w:ascii="Verdana" w:hAnsi="Verdana"/>
            <w:sz w:val="20"/>
            <w:szCs w:val="20"/>
          </w:rPr>
          <w:delText>?</w:delText>
        </w:r>
      </w:del>
    </w:p>
    <w:p w14:paraId="5D662BDC" w14:textId="3EEABD6A" w:rsidR="00D701E8" w:rsidRPr="003069B3" w:rsidRDefault="00D701E8" w:rsidP="00FB3789">
      <w:pPr>
        <w:pStyle w:val="ListParagraph"/>
        <w:spacing w:line="288" w:lineRule="auto"/>
        <w:rPr>
          <w:del w:id="319" w:author="Alex" w:date="2026-09-25T20:01:00Z" w16du:dateUtc="2026-09-26T00:01:00Z"/>
          <w:rFonts w:ascii="Verdana" w:hAnsi="Verdana"/>
          <w:sz w:val="20"/>
          <w:szCs w:val="20"/>
        </w:rPr>
      </w:pPr>
      <w:del w:id="320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1F198288" w14:textId="6D5E4F1E" w:rsidR="00A52148" w:rsidRPr="001E7758" w:rsidRDefault="00FB7A74" w:rsidP="001E7758">
      <w:pPr>
        <w:pStyle w:val="ListParagraph"/>
        <w:spacing w:line="288" w:lineRule="auto"/>
        <w:rPr>
          <w:del w:id="321" w:author="Alex" w:date="2026-09-25T20:01:00Z" w16du:dateUtc="2026-09-26T00:01:00Z"/>
          <w:rFonts w:ascii="Verdana" w:hAnsi="Verdana"/>
          <w:sz w:val="20"/>
          <w:szCs w:val="20"/>
        </w:rPr>
      </w:pPr>
      <w:del w:id="322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Pr="001E7758">
          <w:rPr>
            <w:rFonts w:ascii="Verdana" w:hAnsi="Verdana"/>
            <w:sz w:val="20"/>
            <w:szCs w:val="20"/>
          </w:rPr>
          <w:delText>How important are postgraduate qualifications for career progression?</w:delText>
        </w:r>
      </w:del>
    </w:p>
    <w:p w14:paraId="30B167C2" w14:textId="560E1973" w:rsidR="00C92036" w:rsidRPr="003069B3" w:rsidRDefault="00C92036" w:rsidP="00FB3789">
      <w:pPr>
        <w:pStyle w:val="ListParagraph"/>
        <w:spacing w:line="288" w:lineRule="auto"/>
        <w:rPr>
          <w:del w:id="323" w:author="Alex" w:date="2026-09-25T20:01:00Z" w16du:dateUtc="2026-09-26T00:01:00Z"/>
          <w:rFonts w:ascii="Verdana" w:hAnsi="Verdana"/>
          <w:sz w:val="20"/>
          <w:szCs w:val="20"/>
        </w:rPr>
      </w:pPr>
      <w:del w:id="324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4037AA05" w14:textId="0CE4BF01" w:rsidR="00A52148" w:rsidRPr="003069B3" w:rsidRDefault="00D701E8" w:rsidP="001E7758">
      <w:pPr>
        <w:pStyle w:val="ListParagraph"/>
        <w:spacing w:line="288" w:lineRule="auto"/>
        <w:rPr>
          <w:del w:id="325" w:author="Alex" w:date="2026-09-25T20:01:00Z" w16du:dateUtc="2026-09-26T00:01:00Z"/>
          <w:rFonts w:ascii="Verdana" w:hAnsi="Verdana"/>
          <w:sz w:val="20"/>
          <w:szCs w:val="20"/>
        </w:rPr>
      </w:pPr>
      <w:del w:id="326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A52148" w:rsidRPr="003069B3">
          <w:rPr>
            <w:rFonts w:ascii="Verdana" w:hAnsi="Verdana"/>
            <w:sz w:val="20"/>
            <w:szCs w:val="20"/>
          </w:rPr>
          <w:delText>Is personal development as important as academic achievements</w:delText>
        </w:r>
        <w:r w:rsidR="00FB7A74" w:rsidRPr="003069B3">
          <w:rPr>
            <w:rFonts w:ascii="Verdana" w:hAnsi="Verdana"/>
            <w:sz w:val="20"/>
            <w:szCs w:val="20"/>
          </w:rPr>
          <w:delText xml:space="preserve"> for employers?</w:delText>
        </w:r>
      </w:del>
    </w:p>
    <w:p w14:paraId="32825955" w14:textId="3E804754" w:rsidR="00C92036" w:rsidRPr="003069B3" w:rsidRDefault="00C92036" w:rsidP="00FB3789">
      <w:pPr>
        <w:pStyle w:val="ListParagraph"/>
        <w:spacing w:line="288" w:lineRule="auto"/>
        <w:rPr>
          <w:del w:id="327" w:author="Alex" w:date="2026-09-25T20:01:00Z" w16du:dateUtc="2026-09-26T00:01:00Z"/>
          <w:rFonts w:ascii="Verdana" w:hAnsi="Verdana"/>
          <w:sz w:val="20"/>
          <w:szCs w:val="20"/>
        </w:rPr>
      </w:pPr>
      <w:del w:id="328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0BAAB92C" w14:textId="45274030" w:rsidR="00C92036" w:rsidRPr="003069B3" w:rsidRDefault="00D701E8" w:rsidP="001E7758">
      <w:pPr>
        <w:pStyle w:val="ListParagraph"/>
        <w:spacing w:line="288" w:lineRule="auto"/>
        <w:rPr>
          <w:del w:id="329" w:author="Alex" w:date="2026-09-25T20:01:00Z" w16du:dateUtc="2026-09-26T00:01:00Z"/>
          <w:rFonts w:ascii="Verdana" w:hAnsi="Verdana"/>
          <w:sz w:val="20"/>
          <w:szCs w:val="20"/>
        </w:rPr>
      </w:pPr>
      <w:del w:id="330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C92036" w:rsidRPr="003069B3">
          <w:rPr>
            <w:rFonts w:ascii="Verdana" w:hAnsi="Verdana"/>
            <w:sz w:val="20"/>
            <w:szCs w:val="20"/>
          </w:rPr>
          <w:delText xml:space="preserve">Have </w:delText>
        </w:r>
        <w:r w:rsidR="003C762A" w:rsidRPr="003069B3">
          <w:rPr>
            <w:rFonts w:ascii="Verdana" w:hAnsi="Verdana"/>
            <w:sz w:val="20"/>
            <w:szCs w:val="20"/>
          </w:rPr>
          <w:delText>I</w:delText>
        </w:r>
        <w:r w:rsidR="00C92036" w:rsidRPr="003069B3">
          <w:rPr>
            <w:rFonts w:ascii="Verdana" w:hAnsi="Verdana"/>
            <w:sz w:val="20"/>
            <w:szCs w:val="20"/>
          </w:rPr>
          <w:delText xml:space="preserve"> considered working/studying outside </w:delText>
        </w:r>
        <w:r w:rsidR="003069B3" w:rsidRPr="003069B3">
          <w:rPr>
            <w:rFonts w:ascii="Verdana" w:hAnsi="Verdana"/>
            <w:sz w:val="20"/>
            <w:szCs w:val="20"/>
          </w:rPr>
          <w:delText>the UK</w:delText>
        </w:r>
        <w:r w:rsidR="00C92036" w:rsidRPr="003069B3">
          <w:rPr>
            <w:rFonts w:ascii="Verdana" w:hAnsi="Verdana"/>
            <w:sz w:val="20"/>
            <w:szCs w:val="20"/>
          </w:rPr>
          <w:delText>?</w:delText>
        </w:r>
      </w:del>
    </w:p>
    <w:p w14:paraId="2F8E8F99" w14:textId="0DD642E3" w:rsidR="00C92036" w:rsidRPr="003069B3" w:rsidRDefault="00C92036" w:rsidP="00FB3789">
      <w:pPr>
        <w:pStyle w:val="ListParagraph"/>
        <w:spacing w:line="288" w:lineRule="auto"/>
        <w:rPr>
          <w:del w:id="331" w:author="Alex" w:date="2026-09-25T20:01:00Z" w16du:dateUtc="2026-09-26T00:01:00Z"/>
          <w:rFonts w:ascii="Verdana" w:hAnsi="Verdana"/>
          <w:sz w:val="20"/>
          <w:szCs w:val="20"/>
        </w:rPr>
      </w:pPr>
      <w:del w:id="332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0B281571" w14:textId="36D3BEDE" w:rsidR="00D701E8" w:rsidRPr="003069B3" w:rsidRDefault="00C92036" w:rsidP="001E7758">
      <w:pPr>
        <w:pStyle w:val="ListParagraph"/>
        <w:spacing w:line="288" w:lineRule="auto"/>
        <w:rPr>
          <w:del w:id="333" w:author="Alex" w:date="2026-09-25T20:01:00Z" w16du:dateUtc="2026-09-26T00:01:00Z"/>
          <w:rFonts w:ascii="Verdana" w:hAnsi="Verdana"/>
          <w:sz w:val="20"/>
          <w:szCs w:val="20"/>
        </w:rPr>
      </w:pPr>
      <w:del w:id="334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3C762A" w:rsidRPr="003069B3">
          <w:rPr>
            <w:rFonts w:ascii="Verdana" w:hAnsi="Verdana"/>
            <w:sz w:val="20"/>
            <w:szCs w:val="20"/>
          </w:rPr>
          <w:delText xml:space="preserve">In </w:delText>
        </w:r>
        <w:r w:rsidR="00C53C69" w:rsidRPr="003069B3">
          <w:rPr>
            <w:rFonts w:ascii="Verdana" w:hAnsi="Verdana"/>
            <w:sz w:val="20"/>
            <w:szCs w:val="20"/>
          </w:rPr>
          <w:delText xml:space="preserve">the </w:delText>
        </w:r>
        <w:r w:rsidR="003C762A" w:rsidRPr="003069B3">
          <w:rPr>
            <w:rFonts w:ascii="Verdana" w:hAnsi="Verdana"/>
            <w:sz w:val="20"/>
            <w:szCs w:val="20"/>
          </w:rPr>
          <w:delText>next 6 months, h</w:delText>
        </w:r>
        <w:r w:rsidR="00D701E8" w:rsidRPr="003069B3">
          <w:rPr>
            <w:rFonts w:ascii="Verdana" w:hAnsi="Verdana"/>
            <w:sz w:val="20"/>
            <w:szCs w:val="20"/>
          </w:rPr>
          <w:delText xml:space="preserve">ow </w:delText>
        </w:r>
        <w:r w:rsidRPr="003069B3">
          <w:rPr>
            <w:rFonts w:ascii="Verdana" w:hAnsi="Verdana"/>
            <w:sz w:val="20"/>
            <w:szCs w:val="20"/>
          </w:rPr>
          <w:delText xml:space="preserve">will </w:delText>
        </w:r>
        <w:r w:rsidR="003C762A" w:rsidRPr="003069B3">
          <w:rPr>
            <w:rFonts w:ascii="Verdana" w:hAnsi="Verdana"/>
            <w:sz w:val="20"/>
            <w:szCs w:val="20"/>
          </w:rPr>
          <w:delText>I</w:delText>
        </w:r>
        <w:r w:rsidRPr="003069B3">
          <w:rPr>
            <w:rFonts w:ascii="Verdana" w:hAnsi="Verdana"/>
            <w:sz w:val="20"/>
            <w:szCs w:val="20"/>
          </w:rPr>
          <w:delText xml:space="preserve"> </w:delText>
        </w:r>
        <w:r w:rsidR="00D701E8" w:rsidRPr="003069B3">
          <w:rPr>
            <w:rFonts w:ascii="Verdana" w:hAnsi="Verdana"/>
            <w:sz w:val="20"/>
            <w:szCs w:val="20"/>
          </w:rPr>
          <w:delText xml:space="preserve">improve </w:delText>
        </w:r>
        <w:r w:rsidR="003C762A" w:rsidRPr="003069B3">
          <w:rPr>
            <w:rFonts w:ascii="Verdana" w:hAnsi="Verdana"/>
            <w:sz w:val="20"/>
            <w:szCs w:val="20"/>
          </w:rPr>
          <w:delText>my</w:delText>
        </w:r>
        <w:r w:rsidRPr="003069B3">
          <w:rPr>
            <w:rFonts w:ascii="Verdana" w:hAnsi="Verdana"/>
            <w:sz w:val="20"/>
            <w:szCs w:val="20"/>
          </w:rPr>
          <w:delText xml:space="preserve"> </w:delText>
        </w:r>
        <w:r w:rsidR="00D701E8" w:rsidRPr="003069B3">
          <w:rPr>
            <w:rFonts w:ascii="Verdana" w:hAnsi="Verdana"/>
            <w:sz w:val="20"/>
            <w:szCs w:val="20"/>
          </w:rPr>
          <w:delText xml:space="preserve">“employability” </w:delText>
        </w:r>
        <w:r w:rsidRPr="003069B3">
          <w:rPr>
            <w:rFonts w:ascii="Verdana" w:hAnsi="Verdana"/>
            <w:sz w:val="20"/>
            <w:szCs w:val="20"/>
          </w:rPr>
          <w:delText xml:space="preserve">for </w:delText>
        </w:r>
        <w:r w:rsidR="00D701E8" w:rsidRPr="003069B3">
          <w:rPr>
            <w:rFonts w:ascii="Verdana" w:hAnsi="Verdana"/>
            <w:sz w:val="20"/>
            <w:szCs w:val="20"/>
          </w:rPr>
          <w:delText xml:space="preserve">next </w:delText>
        </w:r>
        <w:r w:rsidRPr="003069B3">
          <w:rPr>
            <w:rFonts w:ascii="Verdana" w:hAnsi="Verdana"/>
            <w:sz w:val="20"/>
            <w:szCs w:val="20"/>
          </w:rPr>
          <w:delText xml:space="preserve">career </w:delText>
        </w:r>
        <w:r w:rsidR="00D701E8" w:rsidRPr="003069B3">
          <w:rPr>
            <w:rFonts w:ascii="Verdana" w:hAnsi="Verdana"/>
            <w:sz w:val="20"/>
            <w:szCs w:val="20"/>
          </w:rPr>
          <w:delText>endeavour</w:delText>
        </w:r>
        <w:r w:rsidR="00FB7A74" w:rsidRPr="003069B3">
          <w:rPr>
            <w:rFonts w:ascii="Verdana" w:hAnsi="Verdana"/>
            <w:sz w:val="20"/>
            <w:szCs w:val="20"/>
          </w:rPr>
          <w:delText>?</w:delText>
        </w:r>
      </w:del>
    </w:p>
    <w:p w14:paraId="1BCB36DE" w14:textId="6F8C38F7" w:rsidR="00C92036" w:rsidRPr="003069B3" w:rsidRDefault="00C92036" w:rsidP="00FB3789">
      <w:pPr>
        <w:pStyle w:val="ListParagraph"/>
        <w:spacing w:line="288" w:lineRule="auto"/>
        <w:rPr>
          <w:del w:id="335" w:author="Alex" w:date="2026-09-25T20:01:00Z" w16du:dateUtc="2026-09-26T00:01:00Z"/>
          <w:rFonts w:ascii="Verdana" w:hAnsi="Verdana"/>
          <w:sz w:val="20"/>
          <w:szCs w:val="20"/>
        </w:rPr>
      </w:pPr>
      <w:del w:id="336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5EAA91A2" w14:textId="77777777" w:rsidR="005B3186" w:rsidRDefault="00D701E8" w:rsidP="005B3186">
      <w:pPr>
        <w:spacing w:line="360" w:lineRule="auto"/>
        <w:ind w:firstLine="720"/>
        <w:jc w:val="center"/>
        <w:rPr>
          <w:del w:id="337" w:author="Alex" w:date="2026-09-25T20:01:00Z" w16du:dateUtc="2026-09-26T00:01:00Z"/>
          <w:rFonts w:ascii="Verdana" w:hAnsi="Verdana"/>
          <w:sz w:val="20"/>
          <w:szCs w:val="20"/>
        </w:rPr>
      </w:pPr>
      <w:del w:id="338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7CCB12F7" w14:textId="635212DD" w:rsidR="00A52148" w:rsidRPr="003069B3" w:rsidRDefault="00C92036" w:rsidP="00FB3789">
      <w:pPr>
        <w:spacing w:line="360" w:lineRule="auto"/>
        <w:jc w:val="center"/>
        <w:rPr>
          <w:del w:id="339" w:author="Alex" w:date="2026-09-25T20:01:00Z" w16du:dateUtc="2026-09-26T00:01:00Z"/>
          <w:rFonts w:ascii="Verdana" w:hAnsi="Verdana"/>
          <w:b/>
          <w:color w:val="0070C0"/>
          <w:sz w:val="20"/>
          <w:szCs w:val="20"/>
          <w:u w:val="single"/>
        </w:rPr>
      </w:pPr>
      <w:del w:id="340" w:author="Alex" w:date="2026-09-25T20:01:00Z" w16du:dateUtc="2026-09-26T00:01:00Z">
        <w:r w:rsidRPr="003069B3">
          <w:rPr>
            <w:rFonts w:ascii="Verdana" w:hAnsi="Verdana"/>
            <w:b/>
            <w:color w:val="0070C0"/>
            <w:sz w:val="20"/>
            <w:szCs w:val="20"/>
          </w:rPr>
          <w:delText xml:space="preserve">B) </w:delText>
        </w:r>
        <w:r w:rsidRPr="003069B3">
          <w:rPr>
            <w:rFonts w:ascii="Verdana" w:hAnsi="Verdana"/>
            <w:b/>
            <w:color w:val="0070C0"/>
            <w:sz w:val="20"/>
            <w:szCs w:val="20"/>
            <w:u w:val="single"/>
          </w:rPr>
          <w:delText>APPLICATION</w:delText>
        </w:r>
      </w:del>
    </w:p>
    <w:p w14:paraId="15A393A1" w14:textId="34B15A83" w:rsidR="009A0192" w:rsidRPr="001E7758" w:rsidRDefault="003C762A" w:rsidP="00FB3789">
      <w:pPr>
        <w:pStyle w:val="ListParagraph"/>
        <w:numPr>
          <w:ilvl w:val="0"/>
          <w:numId w:val="2"/>
        </w:numPr>
        <w:spacing w:line="288" w:lineRule="auto"/>
        <w:rPr>
          <w:del w:id="341" w:author="Alex" w:date="2026-09-25T20:01:00Z" w16du:dateUtc="2026-09-26T00:01:00Z"/>
          <w:rFonts w:ascii="Verdana" w:hAnsi="Verdana"/>
          <w:sz w:val="20"/>
          <w:szCs w:val="20"/>
        </w:rPr>
      </w:pPr>
      <w:del w:id="342" w:author="Alex" w:date="2026-09-25T20:01:00Z" w16du:dateUtc="2026-09-26T00:01:00Z">
        <w:r w:rsidRPr="001E7758">
          <w:rPr>
            <w:rFonts w:ascii="Verdana" w:hAnsi="Verdana"/>
            <w:sz w:val="20"/>
            <w:szCs w:val="20"/>
          </w:rPr>
          <w:delText xml:space="preserve">Will </w:delText>
        </w:r>
        <w:r w:rsidR="009A0192" w:rsidRPr="001E7758">
          <w:rPr>
            <w:rFonts w:ascii="Verdana" w:hAnsi="Verdana"/>
            <w:sz w:val="20"/>
            <w:szCs w:val="20"/>
          </w:rPr>
          <w:delText xml:space="preserve">I apply for jobs while </w:delText>
        </w:r>
        <w:r w:rsidR="00D701E8" w:rsidRPr="001E7758">
          <w:rPr>
            <w:rFonts w:ascii="Verdana" w:hAnsi="Verdana"/>
            <w:sz w:val="20"/>
            <w:szCs w:val="20"/>
          </w:rPr>
          <w:delText>studying</w:delText>
        </w:r>
        <w:r w:rsidR="003C2CDB" w:rsidRPr="001E7758">
          <w:rPr>
            <w:rFonts w:ascii="Verdana" w:hAnsi="Verdana"/>
            <w:sz w:val="20"/>
            <w:szCs w:val="20"/>
          </w:rPr>
          <w:delText>/working in my current role</w:delText>
        </w:r>
        <w:r w:rsidR="00D701E8" w:rsidRPr="001E7758">
          <w:rPr>
            <w:rFonts w:ascii="Verdana" w:hAnsi="Verdana"/>
            <w:sz w:val="20"/>
            <w:szCs w:val="20"/>
          </w:rPr>
          <w:delText>?</w:delText>
        </w:r>
        <w:r w:rsidRPr="001E7758">
          <w:rPr>
            <w:rFonts w:ascii="Verdana" w:hAnsi="Verdana"/>
            <w:sz w:val="20"/>
            <w:szCs w:val="20"/>
          </w:rPr>
          <w:delText xml:space="preserve"> How long do I expect it to take me to find a job?</w:delText>
        </w:r>
      </w:del>
    </w:p>
    <w:p w14:paraId="3F6351BE" w14:textId="4B49310E" w:rsidR="00D701E8" w:rsidRPr="003069B3" w:rsidRDefault="00D701E8" w:rsidP="00FB3789">
      <w:pPr>
        <w:pStyle w:val="ListParagraph"/>
        <w:spacing w:line="288" w:lineRule="auto"/>
        <w:rPr>
          <w:del w:id="343" w:author="Alex" w:date="2026-09-25T20:01:00Z" w16du:dateUtc="2026-09-26T00:01:00Z"/>
          <w:rFonts w:ascii="Verdana" w:hAnsi="Verdana"/>
          <w:sz w:val="20"/>
          <w:szCs w:val="20"/>
        </w:rPr>
      </w:pPr>
      <w:del w:id="344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222CF292" w14:textId="5AB349D7" w:rsidR="00A52148" w:rsidRPr="003069B3" w:rsidRDefault="002642B3" w:rsidP="001E7758">
      <w:pPr>
        <w:pStyle w:val="ListParagraph"/>
        <w:spacing w:line="288" w:lineRule="auto"/>
        <w:rPr>
          <w:del w:id="345" w:author="Alex" w:date="2026-09-25T20:01:00Z" w16du:dateUtc="2026-09-26T00:01:00Z"/>
          <w:rFonts w:ascii="Verdana" w:hAnsi="Verdana"/>
          <w:sz w:val="20"/>
          <w:szCs w:val="20"/>
        </w:rPr>
      </w:pPr>
      <w:del w:id="346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A52148" w:rsidRPr="003069B3">
          <w:rPr>
            <w:rFonts w:ascii="Verdana" w:hAnsi="Verdana"/>
            <w:sz w:val="20"/>
            <w:szCs w:val="20"/>
          </w:rPr>
          <w:delText xml:space="preserve">What do </w:delText>
        </w:r>
        <w:r w:rsidR="003C762A" w:rsidRPr="003069B3">
          <w:rPr>
            <w:rFonts w:ascii="Verdana" w:hAnsi="Verdana"/>
            <w:sz w:val="20"/>
            <w:szCs w:val="20"/>
          </w:rPr>
          <w:delText xml:space="preserve">I </w:delText>
        </w:r>
        <w:r w:rsidR="00A52148" w:rsidRPr="003069B3">
          <w:rPr>
            <w:rFonts w:ascii="Verdana" w:hAnsi="Verdana"/>
            <w:sz w:val="20"/>
            <w:szCs w:val="20"/>
          </w:rPr>
          <w:delText>consider the most important elements within a job application?</w:delText>
        </w:r>
      </w:del>
    </w:p>
    <w:p w14:paraId="31629811" w14:textId="2B249D64" w:rsidR="00D701E8" w:rsidRPr="003069B3" w:rsidRDefault="00D701E8" w:rsidP="00FB3789">
      <w:pPr>
        <w:pStyle w:val="ListParagraph"/>
        <w:spacing w:line="288" w:lineRule="auto"/>
        <w:rPr>
          <w:del w:id="347" w:author="Alex" w:date="2026-09-25T20:01:00Z" w16du:dateUtc="2026-09-26T00:01:00Z"/>
          <w:rFonts w:ascii="Verdana" w:hAnsi="Verdana"/>
          <w:sz w:val="20"/>
          <w:szCs w:val="20"/>
        </w:rPr>
      </w:pPr>
      <w:del w:id="348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2FD8633B" w14:textId="1D354D7B" w:rsidR="00A52148" w:rsidRPr="003069B3" w:rsidRDefault="003C762A" w:rsidP="001E7758">
      <w:pPr>
        <w:pStyle w:val="ListParagraph"/>
        <w:spacing w:line="288" w:lineRule="auto"/>
        <w:rPr>
          <w:del w:id="349" w:author="Alex" w:date="2026-09-25T20:01:00Z" w16du:dateUtc="2026-09-26T00:01:00Z"/>
          <w:rFonts w:ascii="Verdana" w:hAnsi="Verdana"/>
          <w:sz w:val="20"/>
          <w:szCs w:val="20"/>
        </w:rPr>
      </w:pPr>
      <w:del w:id="350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 xml:space="preserve">_________________________________________________________________What does an employer seek in a </w:delText>
        </w:r>
        <w:r w:rsidR="00A52148" w:rsidRPr="003069B3">
          <w:rPr>
            <w:rFonts w:ascii="Verdana" w:hAnsi="Verdana"/>
            <w:sz w:val="20"/>
            <w:szCs w:val="20"/>
          </w:rPr>
          <w:delText>CV</w:delText>
        </w:r>
        <w:r w:rsidR="002642B3" w:rsidRPr="003069B3">
          <w:rPr>
            <w:rFonts w:ascii="Verdana" w:hAnsi="Verdana"/>
            <w:sz w:val="20"/>
            <w:szCs w:val="20"/>
          </w:rPr>
          <w:delText>?</w:delText>
        </w:r>
        <w:r w:rsidR="002D407D" w:rsidRPr="003069B3">
          <w:rPr>
            <w:rFonts w:ascii="Verdana" w:hAnsi="Verdana"/>
            <w:sz w:val="20"/>
            <w:szCs w:val="20"/>
          </w:rPr>
          <w:delText xml:space="preserve"> Whom will I ask to review</w:delText>
        </w:r>
        <w:r w:rsidR="003C2CDB">
          <w:rPr>
            <w:rFonts w:ascii="Verdana" w:hAnsi="Verdana"/>
            <w:sz w:val="20"/>
            <w:szCs w:val="20"/>
          </w:rPr>
          <w:delText>?</w:delText>
        </w:r>
      </w:del>
    </w:p>
    <w:p w14:paraId="1B63A953" w14:textId="20EA2FC4" w:rsidR="00D701E8" w:rsidRPr="003069B3" w:rsidRDefault="00D701E8" w:rsidP="00FB3789">
      <w:pPr>
        <w:pStyle w:val="ListParagraph"/>
        <w:spacing w:line="288" w:lineRule="auto"/>
        <w:rPr>
          <w:del w:id="351" w:author="Alex" w:date="2026-09-25T20:01:00Z" w16du:dateUtc="2026-09-26T00:01:00Z"/>
          <w:rFonts w:ascii="Verdana" w:hAnsi="Verdana"/>
          <w:sz w:val="20"/>
          <w:szCs w:val="20"/>
        </w:rPr>
      </w:pPr>
      <w:del w:id="352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5C63244D" w14:textId="09EBE500" w:rsidR="00A52148" w:rsidRPr="003069B3" w:rsidRDefault="003C762A" w:rsidP="001E7758">
      <w:pPr>
        <w:pStyle w:val="ListParagraph"/>
        <w:spacing w:line="288" w:lineRule="auto"/>
        <w:rPr>
          <w:del w:id="353" w:author="Alex" w:date="2026-09-25T20:01:00Z" w16du:dateUtc="2026-09-26T00:01:00Z"/>
          <w:rFonts w:ascii="Verdana" w:hAnsi="Verdana"/>
          <w:sz w:val="20"/>
          <w:szCs w:val="20"/>
        </w:rPr>
      </w:pPr>
      <w:del w:id="354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_________________________________________________________________What is an employer looking for in a</w:delText>
        </w:r>
        <w:r w:rsidR="00A52148" w:rsidRPr="003069B3">
          <w:rPr>
            <w:rFonts w:ascii="Verdana" w:hAnsi="Verdana"/>
            <w:sz w:val="20"/>
            <w:szCs w:val="20"/>
          </w:rPr>
          <w:delText xml:space="preserve"> cover letter</w:delText>
        </w:r>
        <w:r w:rsidR="002642B3" w:rsidRPr="003069B3">
          <w:rPr>
            <w:rFonts w:ascii="Verdana" w:hAnsi="Verdana"/>
            <w:sz w:val="20"/>
            <w:szCs w:val="20"/>
          </w:rPr>
          <w:delText>?</w:delText>
        </w:r>
        <w:r w:rsidR="002D407D" w:rsidRPr="003069B3">
          <w:rPr>
            <w:rFonts w:ascii="Verdana" w:hAnsi="Verdana"/>
            <w:sz w:val="20"/>
            <w:szCs w:val="20"/>
          </w:rPr>
          <w:delText xml:space="preserve"> Whom will I ask to review</w:delText>
        </w:r>
        <w:r w:rsidR="003C2CDB">
          <w:rPr>
            <w:rFonts w:ascii="Verdana" w:hAnsi="Verdana"/>
            <w:sz w:val="20"/>
            <w:szCs w:val="20"/>
          </w:rPr>
          <w:delText>?</w:delText>
        </w:r>
      </w:del>
    </w:p>
    <w:p w14:paraId="627497CE" w14:textId="39BCF32A" w:rsidR="00D701E8" w:rsidRPr="003069B3" w:rsidRDefault="00D701E8" w:rsidP="00FB3789">
      <w:pPr>
        <w:pStyle w:val="ListParagraph"/>
        <w:spacing w:line="288" w:lineRule="auto"/>
        <w:rPr>
          <w:del w:id="355" w:author="Alex" w:date="2026-09-25T20:01:00Z" w16du:dateUtc="2026-09-26T00:01:00Z"/>
          <w:rFonts w:ascii="Verdana" w:hAnsi="Verdana"/>
          <w:sz w:val="20"/>
          <w:szCs w:val="20"/>
        </w:rPr>
      </w:pPr>
      <w:del w:id="356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035DCE81" w14:textId="66C1153B" w:rsidR="009A0192" w:rsidRPr="003069B3" w:rsidRDefault="003C762A" w:rsidP="001E7758">
      <w:pPr>
        <w:pStyle w:val="ListParagraph"/>
        <w:spacing w:line="288" w:lineRule="auto"/>
        <w:rPr>
          <w:del w:id="357" w:author="Alex" w:date="2026-09-25T20:01:00Z" w16du:dateUtc="2026-09-26T00:01:00Z"/>
          <w:rFonts w:ascii="Verdana" w:hAnsi="Verdana"/>
          <w:sz w:val="20"/>
          <w:szCs w:val="20"/>
        </w:rPr>
      </w:pPr>
      <w:del w:id="358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9A0192" w:rsidRPr="003069B3">
          <w:rPr>
            <w:rFonts w:ascii="Verdana" w:hAnsi="Verdana"/>
            <w:sz w:val="20"/>
            <w:szCs w:val="20"/>
          </w:rPr>
          <w:delText xml:space="preserve">Should I apply for jobs </w:delText>
        </w:r>
        <w:r w:rsidRPr="003069B3">
          <w:rPr>
            <w:rFonts w:ascii="Verdana" w:hAnsi="Verdana"/>
            <w:sz w:val="20"/>
            <w:szCs w:val="20"/>
          </w:rPr>
          <w:delText xml:space="preserve">for which </w:delText>
        </w:r>
        <w:r w:rsidR="009A0192" w:rsidRPr="003069B3">
          <w:rPr>
            <w:rFonts w:ascii="Verdana" w:hAnsi="Verdana"/>
            <w:sz w:val="20"/>
            <w:szCs w:val="20"/>
          </w:rPr>
          <w:delText xml:space="preserve">I do not </w:delText>
        </w:r>
        <w:r w:rsidRPr="003069B3">
          <w:rPr>
            <w:rFonts w:ascii="Verdana" w:hAnsi="Verdana"/>
            <w:sz w:val="20"/>
            <w:szCs w:val="20"/>
          </w:rPr>
          <w:delText>meet</w:delText>
        </w:r>
        <w:r w:rsidR="009A0192" w:rsidRPr="003069B3">
          <w:rPr>
            <w:rFonts w:ascii="Verdana" w:hAnsi="Verdana"/>
            <w:sz w:val="20"/>
            <w:szCs w:val="20"/>
          </w:rPr>
          <w:delText xml:space="preserve"> </w:delText>
        </w:r>
        <w:r w:rsidRPr="003069B3">
          <w:rPr>
            <w:rFonts w:ascii="Verdana" w:hAnsi="Verdana"/>
            <w:sz w:val="20"/>
            <w:szCs w:val="20"/>
          </w:rPr>
          <w:delText xml:space="preserve">all </w:delText>
        </w:r>
        <w:r w:rsidR="009A0192" w:rsidRPr="003069B3">
          <w:rPr>
            <w:rFonts w:ascii="Verdana" w:hAnsi="Verdana"/>
            <w:sz w:val="20"/>
            <w:szCs w:val="20"/>
          </w:rPr>
          <w:delText>requirements?</w:delText>
        </w:r>
      </w:del>
    </w:p>
    <w:p w14:paraId="40C7D93F" w14:textId="185869BA" w:rsidR="003C762A" w:rsidRPr="003069B3" w:rsidRDefault="003C762A" w:rsidP="00FB3789">
      <w:pPr>
        <w:pStyle w:val="ListParagraph"/>
        <w:spacing w:line="288" w:lineRule="auto"/>
        <w:rPr>
          <w:del w:id="359" w:author="Alex" w:date="2026-09-25T20:01:00Z" w16du:dateUtc="2026-09-26T00:01:00Z"/>
          <w:rFonts w:ascii="Verdana" w:hAnsi="Verdana"/>
          <w:sz w:val="20"/>
          <w:szCs w:val="20"/>
        </w:rPr>
      </w:pPr>
      <w:del w:id="360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0D1D399F" w14:textId="702D966E" w:rsidR="00A52148" w:rsidRPr="003069B3" w:rsidRDefault="00D701E8" w:rsidP="001E7758">
      <w:pPr>
        <w:pStyle w:val="ListParagraph"/>
        <w:spacing w:line="288" w:lineRule="auto"/>
        <w:rPr>
          <w:del w:id="361" w:author="Alex" w:date="2026-09-25T20:01:00Z" w16du:dateUtc="2026-09-26T00:01:00Z"/>
          <w:rFonts w:ascii="Verdana" w:hAnsi="Verdana"/>
          <w:sz w:val="20"/>
          <w:szCs w:val="20"/>
        </w:rPr>
      </w:pPr>
      <w:del w:id="362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A52148" w:rsidRPr="003069B3">
          <w:rPr>
            <w:rFonts w:ascii="Verdana" w:hAnsi="Verdana"/>
            <w:sz w:val="20"/>
            <w:szCs w:val="20"/>
          </w:rPr>
          <w:delText>Do I apply to labs/companies that do not have positions advertised?</w:delText>
        </w:r>
      </w:del>
    </w:p>
    <w:p w14:paraId="35383D83" w14:textId="7A275586" w:rsidR="00015096" w:rsidRPr="003069B3" w:rsidRDefault="00D701E8" w:rsidP="00E12981">
      <w:pPr>
        <w:pStyle w:val="ListParagraph"/>
        <w:spacing w:line="288" w:lineRule="auto"/>
        <w:rPr>
          <w:del w:id="363" w:author="Alex" w:date="2026-09-25T20:01:00Z" w16du:dateUtc="2026-09-26T00:01:00Z"/>
          <w:rFonts w:ascii="Verdana" w:hAnsi="Verdana"/>
          <w:sz w:val="20"/>
          <w:szCs w:val="20"/>
        </w:rPr>
      </w:pPr>
      <w:del w:id="364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005CA02A" w14:textId="1B9A06BA" w:rsidR="008F518E" w:rsidRDefault="008F518E" w:rsidP="00FB3789">
      <w:pPr>
        <w:spacing w:line="360" w:lineRule="auto"/>
        <w:jc w:val="center"/>
        <w:rPr>
          <w:del w:id="365" w:author="Alex" w:date="2026-09-25T20:01:00Z" w16du:dateUtc="2026-09-26T00:01:00Z"/>
          <w:rFonts w:ascii="Verdana" w:hAnsi="Verdana"/>
          <w:b/>
          <w:color w:val="0070C0"/>
          <w:sz w:val="20"/>
          <w:szCs w:val="20"/>
        </w:rPr>
      </w:pPr>
    </w:p>
    <w:p w14:paraId="499C9FA2" w14:textId="67368442" w:rsidR="00A52148" w:rsidRPr="003069B3" w:rsidRDefault="00B94CB4" w:rsidP="00FB3789">
      <w:pPr>
        <w:spacing w:line="360" w:lineRule="auto"/>
        <w:jc w:val="center"/>
        <w:rPr>
          <w:del w:id="366" w:author="Alex" w:date="2026-09-25T20:01:00Z" w16du:dateUtc="2026-09-26T00:01:00Z"/>
          <w:rFonts w:ascii="Verdana" w:hAnsi="Verdana"/>
          <w:sz w:val="20"/>
          <w:szCs w:val="20"/>
        </w:rPr>
      </w:pPr>
      <w:del w:id="367" w:author="Alex" w:date="2026-09-25T20:01:00Z" w16du:dateUtc="2026-09-26T00:01:00Z">
        <w:r w:rsidRPr="003069B3">
          <w:rPr>
            <w:rFonts w:ascii="Verdana" w:hAnsi="Verdana"/>
            <w:b/>
            <w:color w:val="0070C0"/>
            <w:sz w:val="20"/>
            <w:szCs w:val="20"/>
          </w:rPr>
          <w:delText>C)</w:delText>
        </w:r>
        <w:r w:rsidRPr="003069B3">
          <w:rPr>
            <w:rFonts w:ascii="Verdana" w:hAnsi="Verdana"/>
            <w:b/>
            <w:color w:val="0070C0"/>
            <w:sz w:val="20"/>
            <w:szCs w:val="20"/>
            <w:u w:val="single"/>
          </w:rPr>
          <w:delText xml:space="preserve"> </w:delText>
        </w:r>
        <w:r w:rsidR="003C762A" w:rsidRPr="003069B3">
          <w:rPr>
            <w:rFonts w:ascii="Verdana" w:hAnsi="Verdana"/>
            <w:b/>
            <w:color w:val="0070C0"/>
            <w:sz w:val="20"/>
            <w:szCs w:val="20"/>
            <w:u w:val="single"/>
          </w:rPr>
          <w:delText>PROGRESSION</w:delText>
        </w:r>
      </w:del>
    </w:p>
    <w:p w14:paraId="18A4E9EA" w14:textId="77777777" w:rsidR="00015096" w:rsidRPr="003069B3" w:rsidRDefault="00015096" w:rsidP="00015096">
      <w:pPr>
        <w:pStyle w:val="ListParagraph"/>
        <w:numPr>
          <w:ilvl w:val="0"/>
          <w:numId w:val="3"/>
        </w:numPr>
        <w:spacing w:line="288" w:lineRule="auto"/>
        <w:rPr>
          <w:del w:id="368" w:author="Alex" w:date="2026-09-25T20:01:00Z" w16du:dateUtc="2026-09-26T00:01:00Z"/>
          <w:rFonts w:ascii="Verdana" w:hAnsi="Verdana"/>
          <w:sz w:val="20"/>
          <w:szCs w:val="20"/>
        </w:rPr>
      </w:pPr>
      <w:del w:id="369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 xml:space="preserve">I do not know anyone in lab/company X. Is contact by LinkedIn the best approach? </w:delText>
        </w:r>
      </w:del>
    </w:p>
    <w:p w14:paraId="09AE643E" w14:textId="5208E16D" w:rsidR="00015096" w:rsidRPr="003069B3" w:rsidRDefault="00015096" w:rsidP="00015096">
      <w:pPr>
        <w:pStyle w:val="ListParagraph"/>
        <w:spacing w:line="288" w:lineRule="auto"/>
        <w:rPr>
          <w:del w:id="370" w:author="Alex" w:date="2026-09-25T20:01:00Z" w16du:dateUtc="2026-09-26T00:01:00Z"/>
          <w:rFonts w:ascii="Verdana" w:hAnsi="Verdana"/>
          <w:sz w:val="20"/>
          <w:szCs w:val="20"/>
        </w:rPr>
      </w:pPr>
      <w:del w:id="371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024854C7" w14:textId="39BCF43B" w:rsidR="00E01653" w:rsidRPr="003069B3" w:rsidRDefault="00E01653" w:rsidP="00E01653">
      <w:pPr>
        <w:pStyle w:val="ListParagraph"/>
        <w:spacing w:line="288" w:lineRule="auto"/>
        <w:rPr>
          <w:del w:id="372" w:author="Alex" w:date="2026-09-25T20:01:00Z" w16du:dateUtc="2026-09-26T00:01:00Z"/>
          <w:rFonts w:ascii="Verdana" w:hAnsi="Verdana"/>
          <w:sz w:val="20"/>
          <w:szCs w:val="20"/>
        </w:rPr>
      </w:pPr>
      <w:del w:id="373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23543CD5" w14:textId="3E09E483" w:rsidR="00A52148" w:rsidRPr="003069B3" w:rsidRDefault="00015096" w:rsidP="001E7758">
      <w:pPr>
        <w:pStyle w:val="ListParagraph"/>
        <w:spacing w:line="288" w:lineRule="auto"/>
        <w:rPr>
          <w:del w:id="374" w:author="Alex" w:date="2026-09-25T20:01:00Z" w16du:dateUtc="2026-09-26T00:01:00Z"/>
          <w:rFonts w:ascii="Verdana" w:hAnsi="Verdana"/>
          <w:sz w:val="20"/>
          <w:szCs w:val="20"/>
        </w:rPr>
      </w:pPr>
      <w:del w:id="375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A52148" w:rsidRPr="003069B3">
          <w:rPr>
            <w:rFonts w:ascii="Verdana" w:hAnsi="Verdana"/>
            <w:sz w:val="20"/>
            <w:szCs w:val="20"/>
          </w:rPr>
          <w:delText>How should I prepare for interviews</w:delText>
        </w:r>
        <w:r w:rsidR="00D701E8" w:rsidRPr="003069B3">
          <w:rPr>
            <w:rFonts w:ascii="Verdana" w:hAnsi="Verdana"/>
            <w:sz w:val="20"/>
            <w:szCs w:val="20"/>
          </w:rPr>
          <w:delText xml:space="preserve"> (skype, group, one</w:delText>
        </w:r>
        <w:r w:rsidR="003069B3" w:rsidRPr="003069B3">
          <w:rPr>
            <w:rFonts w:ascii="Verdana" w:hAnsi="Verdana"/>
            <w:sz w:val="20"/>
            <w:szCs w:val="20"/>
          </w:rPr>
          <w:delText>-</w:delText>
        </w:r>
        <w:r w:rsidR="00D701E8" w:rsidRPr="003069B3">
          <w:rPr>
            <w:rFonts w:ascii="Verdana" w:hAnsi="Verdana"/>
            <w:sz w:val="20"/>
            <w:szCs w:val="20"/>
          </w:rPr>
          <w:delText>to</w:delText>
        </w:r>
        <w:r w:rsidR="003069B3" w:rsidRPr="003069B3">
          <w:rPr>
            <w:rFonts w:ascii="Verdana" w:hAnsi="Verdana"/>
            <w:sz w:val="20"/>
            <w:szCs w:val="20"/>
          </w:rPr>
          <w:delText>-</w:delText>
        </w:r>
        <w:r w:rsidR="00D701E8" w:rsidRPr="003069B3">
          <w:rPr>
            <w:rFonts w:ascii="Verdana" w:hAnsi="Verdana"/>
            <w:sz w:val="20"/>
            <w:szCs w:val="20"/>
          </w:rPr>
          <w:delText>one or phone)</w:delText>
        </w:r>
        <w:r w:rsidR="003C2CDB">
          <w:rPr>
            <w:rFonts w:ascii="Verdana" w:hAnsi="Verdana"/>
            <w:sz w:val="20"/>
            <w:szCs w:val="20"/>
          </w:rPr>
          <w:delText>?</w:delText>
        </w:r>
      </w:del>
    </w:p>
    <w:p w14:paraId="71AE841A" w14:textId="1C9046F7" w:rsidR="00C53C69" w:rsidRPr="003069B3" w:rsidRDefault="00C53C69" w:rsidP="00FB3789">
      <w:pPr>
        <w:pStyle w:val="ListParagraph"/>
        <w:spacing w:line="288" w:lineRule="auto"/>
        <w:rPr>
          <w:del w:id="376" w:author="Alex" w:date="2026-09-25T20:01:00Z" w16du:dateUtc="2026-09-26T00:01:00Z"/>
          <w:rFonts w:ascii="Verdana" w:hAnsi="Verdana"/>
          <w:sz w:val="20"/>
          <w:szCs w:val="20"/>
        </w:rPr>
      </w:pPr>
      <w:del w:id="377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4F0ED9A6" w14:textId="744E1559" w:rsidR="00E01653" w:rsidRPr="003069B3" w:rsidRDefault="00E01653" w:rsidP="00E01653">
      <w:pPr>
        <w:pStyle w:val="ListParagraph"/>
        <w:spacing w:line="288" w:lineRule="auto"/>
        <w:rPr>
          <w:del w:id="378" w:author="Alex" w:date="2026-09-25T20:01:00Z" w16du:dateUtc="2026-09-26T00:01:00Z"/>
          <w:rFonts w:ascii="Verdana" w:hAnsi="Verdana"/>
          <w:sz w:val="20"/>
          <w:szCs w:val="20"/>
        </w:rPr>
      </w:pPr>
      <w:del w:id="379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0009DE16" w14:textId="7ED2EE1A" w:rsidR="00F7125D" w:rsidRPr="003069B3" w:rsidRDefault="00C53C69" w:rsidP="001E7758">
      <w:pPr>
        <w:pStyle w:val="ListParagraph"/>
        <w:spacing w:line="288" w:lineRule="auto"/>
        <w:rPr>
          <w:del w:id="380" w:author="Alex" w:date="2026-09-25T20:01:00Z" w16du:dateUtc="2026-09-26T00:01:00Z"/>
          <w:rFonts w:ascii="Verdana" w:hAnsi="Verdana"/>
          <w:sz w:val="20"/>
          <w:szCs w:val="20"/>
        </w:rPr>
      </w:pPr>
      <w:del w:id="381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F7125D" w:rsidRPr="003069B3">
          <w:rPr>
            <w:rFonts w:ascii="Verdana" w:hAnsi="Verdana"/>
            <w:sz w:val="20"/>
            <w:szCs w:val="20"/>
          </w:rPr>
          <w:delText xml:space="preserve">Are aptitude or exam based assessments </w:delText>
        </w:r>
        <w:r w:rsidRPr="003069B3">
          <w:rPr>
            <w:rFonts w:ascii="Verdana" w:hAnsi="Verdana"/>
            <w:sz w:val="20"/>
            <w:szCs w:val="20"/>
          </w:rPr>
          <w:delText xml:space="preserve">the </w:delText>
        </w:r>
        <w:r w:rsidR="00F7125D" w:rsidRPr="003069B3">
          <w:rPr>
            <w:rFonts w:ascii="Verdana" w:hAnsi="Verdana"/>
            <w:sz w:val="20"/>
            <w:szCs w:val="20"/>
          </w:rPr>
          <w:delText>‘norm’? How can I prepare for these?</w:delText>
        </w:r>
      </w:del>
    </w:p>
    <w:p w14:paraId="159995BC" w14:textId="7D055127" w:rsidR="00C53C69" w:rsidRPr="003069B3" w:rsidRDefault="00C53C69" w:rsidP="00FB3789">
      <w:pPr>
        <w:pStyle w:val="ListParagraph"/>
        <w:spacing w:line="288" w:lineRule="auto"/>
        <w:rPr>
          <w:del w:id="382" w:author="Alex" w:date="2026-09-25T20:01:00Z" w16du:dateUtc="2026-09-26T00:01:00Z"/>
          <w:rFonts w:ascii="Verdana" w:hAnsi="Verdana"/>
          <w:sz w:val="20"/>
          <w:szCs w:val="20"/>
        </w:rPr>
      </w:pPr>
      <w:del w:id="383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4012196D" w14:textId="50075328" w:rsidR="00E01653" w:rsidRPr="003069B3" w:rsidRDefault="00E01653" w:rsidP="00E01653">
      <w:pPr>
        <w:pStyle w:val="ListParagraph"/>
        <w:spacing w:line="288" w:lineRule="auto"/>
        <w:rPr>
          <w:del w:id="384" w:author="Alex" w:date="2026-09-25T20:01:00Z" w16du:dateUtc="2026-09-26T00:01:00Z"/>
          <w:rFonts w:ascii="Verdana" w:hAnsi="Verdana"/>
          <w:sz w:val="20"/>
          <w:szCs w:val="20"/>
        </w:rPr>
      </w:pPr>
      <w:del w:id="385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116640B6" w14:textId="440E0776" w:rsidR="00C53C69" w:rsidRPr="003069B3" w:rsidRDefault="00C53C69" w:rsidP="00FB3789">
      <w:pPr>
        <w:pStyle w:val="ListParagraph"/>
        <w:spacing w:line="288" w:lineRule="auto"/>
        <w:rPr>
          <w:del w:id="386" w:author="Alex" w:date="2026-09-25T20:01:00Z" w16du:dateUtc="2026-09-26T00:01:00Z"/>
          <w:rFonts w:ascii="Verdana" w:hAnsi="Verdana"/>
          <w:sz w:val="20"/>
          <w:szCs w:val="20"/>
        </w:rPr>
      </w:pPr>
      <w:del w:id="387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1ACD4CC7" w14:textId="77777777" w:rsidR="00A52148" w:rsidRPr="003069B3" w:rsidRDefault="009A0192" w:rsidP="00FB3789">
      <w:pPr>
        <w:pStyle w:val="ListParagraph"/>
        <w:numPr>
          <w:ilvl w:val="0"/>
          <w:numId w:val="3"/>
        </w:numPr>
        <w:spacing w:line="288" w:lineRule="auto"/>
        <w:rPr>
          <w:del w:id="388" w:author="Alex" w:date="2026-09-25T20:01:00Z" w16du:dateUtc="2026-09-26T00:01:00Z"/>
          <w:rFonts w:ascii="Verdana" w:hAnsi="Verdana"/>
          <w:sz w:val="20"/>
          <w:szCs w:val="20"/>
        </w:rPr>
      </w:pPr>
      <w:del w:id="389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Should I follow up with labs/companies which have not responded to my application?</w:delText>
        </w:r>
      </w:del>
    </w:p>
    <w:p w14:paraId="51072CC8" w14:textId="69412337" w:rsidR="00C53C69" w:rsidRPr="003069B3" w:rsidRDefault="00C53C69" w:rsidP="00FB3789">
      <w:pPr>
        <w:pStyle w:val="ListParagraph"/>
        <w:spacing w:line="288" w:lineRule="auto"/>
        <w:rPr>
          <w:del w:id="390" w:author="Alex" w:date="2026-09-25T20:01:00Z" w16du:dateUtc="2026-09-26T00:01:00Z"/>
          <w:rFonts w:ascii="Verdana" w:hAnsi="Verdana"/>
          <w:sz w:val="20"/>
          <w:szCs w:val="20"/>
        </w:rPr>
      </w:pPr>
      <w:del w:id="391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1B4DE13B" w14:textId="02F0DDA9" w:rsidR="00E01653" w:rsidRPr="003069B3" w:rsidRDefault="00E01653" w:rsidP="00E01653">
      <w:pPr>
        <w:pStyle w:val="ListParagraph"/>
        <w:spacing w:line="288" w:lineRule="auto"/>
        <w:rPr>
          <w:del w:id="392" w:author="Alex" w:date="2026-09-25T20:01:00Z" w16du:dateUtc="2026-09-26T00:01:00Z"/>
          <w:rFonts w:ascii="Verdana" w:hAnsi="Verdana"/>
          <w:sz w:val="20"/>
          <w:szCs w:val="20"/>
        </w:rPr>
      </w:pPr>
      <w:del w:id="393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73E3DA40" w14:textId="20BBE01D" w:rsidR="009A0192" w:rsidRPr="003069B3" w:rsidRDefault="00C53C69" w:rsidP="001E7758">
      <w:pPr>
        <w:pStyle w:val="ListParagraph"/>
        <w:spacing w:line="288" w:lineRule="auto"/>
        <w:rPr>
          <w:del w:id="394" w:author="Alex" w:date="2026-09-25T20:01:00Z" w16du:dateUtc="2026-09-26T00:01:00Z"/>
          <w:rFonts w:ascii="Verdana" w:hAnsi="Verdana"/>
          <w:sz w:val="20"/>
          <w:szCs w:val="20"/>
        </w:rPr>
      </w:pPr>
      <w:del w:id="395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9A0192" w:rsidRPr="003069B3">
          <w:rPr>
            <w:rFonts w:ascii="Verdana" w:hAnsi="Verdana"/>
            <w:sz w:val="20"/>
            <w:szCs w:val="20"/>
          </w:rPr>
          <w:delText>Should I take on a position which is not ideal for me while waiting for my dream job?</w:delText>
        </w:r>
      </w:del>
    </w:p>
    <w:p w14:paraId="0738CEC7" w14:textId="629174DA" w:rsidR="00312D94" w:rsidRPr="003069B3" w:rsidRDefault="00312D94" w:rsidP="00FB3789">
      <w:pPr>
        <w:pStyle w:val="ListParagraph"/>
        <w:spacing w:line="288" w:lineRule="auto"/>
        <w:rPr>
          <w:del w:id="396" w:author="Alex" w:date="2026-09-25T20:01:00Z" w16du:dateUtc="2026-09-26T00:01:00Z"/>
          <w:rFonts w:ascii="Verdana" w:hAnsi="Verdana"/>
          <w:sz w:val="20"/>
          <w:szCs w:val="20"/>
        </w:rPr>
      </w:pPr>
      <w:del w:id="397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29614FC8" w14:textId="013CB181" w:rsidR="00E01653" w:rsidRPr="003069B3" w:rsidRDefault="00E01653" w:rsidP="00E01653">
      <w:pPr>
        <w:pStyle w:val="ListParagraph"/>
        <w:spacing w:line="288" w:lineRule="auto"/>
        <w:rPr>
          <w:del w:id="398" w:author="Alex" w:date="2026-09-25T20:01:00Z" w16du:dateUtc="2026-09-26T00:01:00Z"/>
          <w:rFonts w:ascii="Verdana" w:hAnsi="Verdana"/>
          <w:sz w:val="20"/>
          <w:szCs w:val="20"/>
        </w:rPr>
      </w:pPr>
      <w:del w:id="399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18FEDD0C" w14:textId="73860330" w:rsidR="00D701E8" w:rsidRPr="003069B3" w:rsidRDefault="00312D94" w:rsidP="001E7758">
      <w:pPr>
        <w:pStyle w:val="ListParagraph"/>
        <w:spacing w:line="288" w:lineRule="auto"/>
        <w:rPr>
          <w:del w:id="400" w:author="Alex" w:date="2026-09-25T20:01:00Z" w16du:dateUtc="2026-09-26T00:01:00Z"/>
          <w:rFonts w:ascii="Verdana" w:hAnsi="Verdana"/>
          <w:sz w:val="20"/>
          <w:szCs w:val="20"/>
        </w:rPr>
      </w:pPr>
      <w:del w:id="401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2642B3" w:rsidRPr="003069B3">
          <w:rPr>
            <w:rFonts w:ascii="Verdana" w:hAnsi="Verdana"/>
            <w:sz w:val="20"/>
            <w:szCs w:val="20"/>
          </w:rPr>
          <w:delText xml:space="preserve">Am I happy with the </w:delText>
        </w:r>
        <w:r w:rsidR="00F7125D" w:rsidRPr="003069B3">
          <w:rPr>
            <w:rFonts w:ascii="Verdana" w:hAnsi="Verdana"/>
            <w:sz w:val="20"/>
            <w:szCs w:val="20"/>
          </w:rPr>
          <w:delText>career</w:delText>
        </w:r>
        <w:r w:rsidR="002642B3" w:rsidRPr="003069B3">
          <w:rPr>
            <w:rFonts w:ascii="Verdana" w:hAnsi="Verdana"/>
            <w:sz w:val="20"/>
            <w:szCs w:val="20"/>
          </w:rPr>
          <w:delText xml:space="preserve"> advancement opportunities available to me</w:delText>
        </w:r>
        <w:r w:rsidR="003C2CDB">
          <w:rPr>
            <w:rFonts w:ascii="Verdana" w:hAnsi="Verdana"/>
            <w:sz w:val="20"/>
            <w:szCs w:val="20"/>
          </w:rPr>
          <w:delText>?</w:delText>
        </w:r>
      </w:del>
    </w:p>
    <w:p w14:paraId="0472CE02" w14:textId="77353AE3" w:rsidR="00312D94" w:rsidRPr="003069B3" w:rsidRDefault="00312D94" w:rsidP="00FB3789">
      <w:pPr>
        <w:pStyle w:val="ListParagraph"/>
        <w:spacing w:line="288" w:lineRule="auto"/>
        <w:rPr>
          <w:del w:id="402" w:author="Alex" w:date="2026-09-25T20:01:00Z" w16du:dateUtc="2026-09-26T00:01:00Z"/>
          <w:rFonts w:ascii="Verdana" w:hAnsi="Verdana"/>
          <w:sz w:val="20"/>
          <w:szCs w:val="20"/>
        </w:rPr>
      </w:pPr>
      <w:del w:id="403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4355E27E" w14:textId="50211505" w:rsidR="00E01653" w:rsidRPr="003069B3" w:rsidRDefault="00E01653" w:rsidP="00E01653">
      <w:pPr>
        <w:pStyle w:val="ListParagraph"/>
        <w:spacing w:line="288" w:lineRule="auto"/>
        <w:rPr>
          <w:del w:id="404" w:author="Alex" w:date="2026-09-25T20:01:00Z" w16du:dateUtc="2026-09-26T00:01:00Z"/>
          <w:rFonts w:ascii="Verdana" w:hAnsi="Verdana"/>
          <w:sz w:val="20"/>
          <w:szCs w:val="20"/>
        </w:rPr>
      </w:pPr>
      <w:del w:id="405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0D45F5C6" w14:textId="74165E69" w:rsidR="002642B3" w:rsidRPr="003069B3" w:rsidRDefault="00312D94" w:rsidP="001E7758">
      <w:pPr>
        <w:pStyle w:val="ListParagraph"/>
        <w:spacing w:line="288" w:lineRule="auto"/>
        <w:rPr>
          <w:del w:id="406" w:author="Alex" w:date="2026-09-25T20:01:00Z" w16du:dateUtc="2026-09-26T00:01:00Z"/>
          <w:rFonts w:ascii="Verdana" w:hAnsi="Verdana"/>
          <w:sz w:val="20"/>
          <w:szCs w:val="20"/>
        </w:rPr>
      </w:pPr>
      <w:del w:id="407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2642B3" w:rsidRPr="003069B3">
          <w:rPr>
            <w:rFonts w:ascii="Verdana" w:hAnsi="Verdana"/>
            <w:sz w:val="20"/>
            <w:szCs w:val="20"/>
          </w:rPr>
          <w:delText xml:space="preserve">What is most important to you </w:delText>
        </w:r>
        <w:r w:rsidR="00F7125D" w:rsidRPr="003069B3">
          <w:rPr>
            <w:rFonts w:ascii="Verdana" w:hAnsi="Verdana"/>
            <w:sz w:val="20"/>
            <w:szCs w:val="20"/>
          </w:rPr>
          <w:delText>in</w:delText>
        </w:r>
        <w:r w:rsidR="002642B3" w:rsidRPr="003069B3">
          <w:rPr>
            <w:rFonts w:ascii="Verdana" w:hAnsi="Verdana"/>
            <w:sz w:val="20"/>
            <w:szCs w:val="20"/>
          </w:rPr>
          <w:delText xml:space="preserve"> a job</w:delText>
        </w:r>
        <w:r w:rsidR="00F7125D" w:rsidRPr="003069B3">
          <w:rPr>
            <w:rFonts w:ascii="Verdana" w:hAnsi="Verdana"/>
            <w:sz w:val="20"/>
            <w:szCs w:val="20"/>
          </w:rPr>
          <w:delText>:</w:delText>
        </w:r>
        <w:r w:rsidR="002642B3" w:rsidRPr="003069B3">
          <w:rPr>
            <w:rFonts w:ascii="Verdana" w:hAnsi="Verdana"/>
            <w:sz w:val="20"/>
            <w:szCs w:val="20"/>
          </w:rPr>
          <w:delText xml:space="preserve"> people, money, tasks, environment or benefits</w:delText>
        </w:r>
        <w:r w:rsidRPr="003069B3">
          <w:rPr>
            <w:rFonts w:ascii="Verdana" w:hAnsi="Verdana"/>
            <w:sz w:val="20"/>
            <w:szCs w:val="20"/>
          </w:rPr>
          <w:delText>?</w:delText>
        </w:r>
      </w:del>
    </w:p>
    <w:p w14:paraId="4FF26BDE" w14:textId="1930CA5F" w:rsidR="00E01653" w:rsidRPr="003069B3" w:rsidRDefault="00E01653" w:rsidP="00FB3789">
      <w:pPr>
        <w:pStyle w:val="ListParagraph"/>
        <w:spacing w:line="288" w:lineRule="auto"/>
        <w:rPr>
          <w:del w:id="408" w:author="Alex" w:date="2026-09-25T20:01:00Z" w16du:dateUtc="2026-09-26T00:01:00Z"/>
          <w:rFonts w:ascii="Verdana" w:hAnsi="Verdana"/>
          <w:sz w:val="20"/>
          <w:szCs w:val="20"/>
        </w:rPr>
      </w:pPr>
      <w:del w:id="409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222113AB" w14:textId="7FD06B76" w:rsidR="00312D94" w:rsidRPr="003069B3" w:rsidRDefault="00312D94" w:rsidP="00FB3789">
      <w:pPr>
        <w:pStyle w:val="ListParagraph"/>
        <w:spacing w:line="288" w:lineRule="auto"/>
        <w:rPr>
          <w:del w:id="410" w:author="Alex" w:date="2026-09-25T20:01:00Z" w16du:dateUtc="2026-09-26T00:01:00Z"/>
          <w:rFonts w:ascii="Verdana" w:hAnsi="Verdana"/>
          <w:sz w:val="20"/>
          <w:szCs w:val="20"/>
        </w:rPr>
      </w:pPr>
      <w:del w:id="411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0F8E4CA8" w14:textId="0F34587F" w:rsidR="00C53C69" w:rsidRPr="003069B3" w:rsidRDefault="002642B3" w:rsidP="001E7758">
      <w:pPr>
        <w:pStyle w:val="ListParagraph"/>
        <w:spacing w:line="288" w:lineRule="auto"/>
        <w:rPr>
          <w:del w:id="412" w:author="Alex" w:date="2026-09-25T20:01:00Z" w16du:dateUtc="2026-09-26T00:01:00Z"/>
          <w:rFonts w:ascii="Verdana" w:hAnsi="Verdana"/>
          <w:sz w:val="20"/>
          <w:szCs w:val="20"/>
        </w:rPr>
      </w:pPr>
      <w:del w:id="413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C53C69" w:rsidRPr="003069B3">
          <w:rPr>
            <w:rFonts w:ascii="Verdana" w:hAnsi="Verdana"/>
            <w:sz w:val="20"/>
            <w:szCs w:val="20"/>
          </w:rPr>
          <w:delText>Am I optimistic about my career opportunities?</w:delText>
        </w:r>
        <w:r w:rsidR="00E01653" w:rsidRPr="003069B3">
          <w:rPr>
            <w:rFonts w:ascii="Verdana" w:hAnsi="Verdana"/>
            <w:sz w:val="20"/>
            <w:szCs w:val="20"/>
          </w:rPr>
          <w:delText xml:space="preserve"> Why?</w:delText>
        </w:r>
      </w:del>
    </w:p>
    <w:p w14:paraId="135991F9" w14:textId="6AB1C65B" w:rsidR="00E01653" w:rsidRPr="003069B3" w:rsidRDefault="00E01653" w:rsidP="00E01653">
      <w:pPr>
        <w:pStyle w:val="ListParagraph"/>
        <w:spacing w:line="288" w:lineRule="auto"/>
        <w:rPr>
          <w:del w:id="414" w:author="Alex" w:date="2026-09-25T20:01:00Z" w16du:dateUtc="2026-09-26T00:01:00Z"/>
          <w:rFonts w:ascii="Verdana" w:hAnsi="Verdana"/>
          <w:sz w:val="20"/>
          <w:szCs w:val="20"/>
        </w:rPr>
      </w:pPr>
      <w:del w:id="415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734B3891" w14:textId="77777777" w:rsidR="005B3186" w:rsidRDefault="00015096" w:rsidP="001E7758">
      <w:pPr>
        <w:pStyle w:val="ListParagraph"/>
        <w:spacing w:line="288" w:lineRule="auto"/>
        <w:rPr>
          <w:del w:id="416" w:author="Alex" w:date="2026-09-25T20:01:00Z" w16du:dateUtc="2026-09-26T00:01:00Z"/>
          <w:rFonts w:ascii="Verdana" w:hAnsi="Verdana"/>
          <w:sz w:val="20"/>
          <w:szCs w:val="20"/>
        </w:rPr>
      </w:pPr>
      <w:del w:id="417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6CF0872B" w14:textId="06AD5C17" w:rsidR="00C53C69" w:rsidRPr="003069B3" w:rsidRDefault="005B3186" w:rsidP="001E7758">
      <w:pPr>
        <w:pStyle w:val="ListParagraph"/>
        <w:spacing w:line="288" w:lineRule="auto"/>
        <w:rPr>
          <w:del w:id="418" w:author="Alex" w:date="2026-09-25T20:01:00Z" w16du:dateUtc="2026-09-26T00:01:00Z"/>
          <w:rFonts w:ascii="Verdana" w:hAnsi="Verdana"/>
          <w:sz w:val="20"/>
          <w:szCs w:val="20"/>
        </w:rPr>
      </w:pPr>
      <w:del w:id="419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  <w:r w:rsidR="00E01653" w:rsidRPr="003069B3">
          <w:rPr>
            <w:rFonts w:ascii="Verdana" w:hAnsi="Verdana"/>
            <w:sz w:val="20"/>
            <w:szCs w:val="20"/>
          </w:rPr>
          <w:delText>What are the 3 most significant career action plans that you will implement in the next 6 months?</w:delText>
        </w:r>
      </w:del>
    </w:p>
    <w:p w14:paraId="627E7CF9" w14:textId="6B130132" w:rsidR="00E01653" w:rsidRPr="003069B3" w:rsidRDefault="00E01653" w:rsidP="00FB3789">
      <w:pPr>
        <w:pStyle w:val="ListParagraph"/>
        <w:spacing w:line="288" w:lineRule="auto"/>
        <w:rPr>
          <w:del w:id="420" w:author="Alex" w:date="2026-09-25T20:01:00Z" w16du:dateUtc="2026-09-26T00:01:00Z"/>
          <w:rFonts w:ascii="Verdana" w:hAnsi="Verdana"/>
          <w:sz w:val="20"/>
          <w:szCs w:val="20"/>
        </w:rPr>
      </w:pPr>
      <w:del w:id="421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298D3C24" w14:textId="5321C304" w:rsidR="00E01653" w:rsidRPr="003069B3" w:rsidRDefault="00E01653" w:rsidP="00FB3789">
      <w:pPr>
        <w:pStyle w:val="ListParagraph"/>
        <w:spacing w:line="288" w:lineRule="auto"/>
        <w:rPr>
          <w:del w:id="422" w:author="Alex" w:date="2026-09-25T20:01:00Z" w16du:dateUtc="2026-09-26T00:01:00Z"/>
          <w:rFonts w:ascii="Verdana" w:hAnsi="Verdana"/>
          <w:sz w:val="20"/>
          <w:szCs w:val="20"/>
        </w:rPr>
      </w:pPr>
      <w:del w:id="423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p w14:paraId="4A3F1AE6" w14:textId="205E3953" w:rsidR="00312D94" w:rsidRDefault="00E01653">
      <w:pPr>
        <w:rPr>
          <w:rPrChange w:id="424" w:author="Alex" w:date="2026-09-25T20:01:00Z" w16du:dateUtc="2026-09-26T00:01:00Z">
            <w:rPr>
              <w:rFonts w:ascii="Verdana" w:hAnsi="Verdana"/>
              <w:sz w:val="20"/>
              <w:szCs w:val="20"/>
            </w:rPr>
          </w:rPrChange>
        </w:rPr>
        <w:pPrChange w:id="425" w:author="Alex" w:date="2026-09-25T20:01:00Z" w16du:dateUtc="2026-09-26T00:01:00Z">
          <w:pPr>
            <w:pStyle w:val="ListParagraph"/>
            <w:spacing w:line="288" w:lineRule="auto"/>
          </w:pPr>
        </w:pPrChange>
      </w:pPr>
      <w:del w:id="426" w:author="Alex" w:date="2026-09-25T20:01:00Z" w16du:dateUtc="2026-09-26T00:01:00Z">
        <w:r w:rsidRPr="003069B3">
          <w:rPr>
            <w:rFonts w:ascii="Verdana" w:hAnsi="Verdana"/>
            <w:sz w:val="20"/>
            <w:szCs w:val="20"/>
          </w:rPr>
          <w:delText>_________________________________________________________________</w:delText>
        </w:r>
      </w:del>
    </w:p>
    <w:sectPr w:rsidR="00312D94" w:rsidSect="002E23DE">
      <w:headerReference w:type="default" r:id="rId11"/>
      <w:footerReference w:type="default" r:id="rId12"/>
      <w:pgSz w:w="12240" w:h="15840"/>
      <w:pgMar w:top="270" w:right="1440" w:bottom="0" w:left="1440" w:header="720" w:footer="720" w:gutter="0"/>
      <w:cols w:space="720"/>
      <w:docGrid w:linePitch="360"/>
      <w:sectPrChange w:id="430" w:author="Alex" w:date="2026-09-25T20:01:00Z" w16du:dateUtc="2026-09-26T00:01:00Z">
        <w:sectPr w:rsidR="00312D94" w:rsidSect="002E23DE">
          <w:pgSz w:w="11906" w:h="16838"/>
          <w:pgMar w:top="851" w:right="1440" w:bottom="1701" w:left="1440" w:header="708" w:footer="708" w:gutter="0"/>
          <w:cols w:space="708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1215D0" w14:textId="77777777" w:rsidR="00E87E1E" w:rsidRDefault="00E87E1E" w:rsidP="008F5B85">
      <w:pPr>
        <w:pPrChange w:id="2" w:author="Alex" w:date="2026-09-25T20:01:00Z" w16du:dateUtc="2026-09-26T00:01:00Z">
          <w:pPr/>
        </w:pPrChange>
      </w:pPr>
      <w:r>
        <w:separator/>
      </w:r>
    </w:p>
  </w:endnote>
  <w:endnote w:type="continuationSeparator" w:id="0">
    <w:p w14:paraId="7B5211AC" w14:textId="77777777" w:rsidR="00E87E1E" w:rsidRDefault="00E87E1E" w:rsidP="008F5B85">
      <w:pPr>
        <w:pPrChange w:id="3" w:author="Alex" w:date="2026-09-25T20:01:00Z" w16du:dateUtc="2026-09-26T00:0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20A906" w14:textId="5897A36D" w:rsidR="00FB7A74" w:rsidRDefault="00A1099D">
    <w:pPr>
      <w:pStyle w:val="NormalWeb"/>
      <w:pPrChange w:id="428" w:author="Alex" w:date="2026-09-25T20:01:00Z" w16du:dateUtc="2026-09-26T00:01:00Z">
        <w:pPr>
          <w:pStyle w:val="Footer"/>
          <w:jc w:val="center"/>
        </w:pPr>
      </w:pPrChange>
    </w:pPr>
    <w:del w:id="429" w:author="Alex" w:date="2026-09-25T20:01:00Z" w16du:dateUtc="2026-09-26T00:01:00Z">
      <w:r w:rsidRPr="00E12981">
        <w:rPr>
          <w:noProof/>
          <w:lang w:val="en-GB" w:eastAsia="en-GB"/>
        </w:rPr>
        <w:drawing>
          <wp:anchor distT="0" distB="0" distL="114300" distR="114300" simplePos="0" relativeHeight="251678720" behindDoc="0" locked="0" layoutInCell="1" allowOverlap="1" wp14:anchorId="04AF989A" wp14:editId="729F09DE">
            <wp:simplePos x="0" y="0"/>
            <wp:positionH relativeFrom="margin">
              <wp:posOffset>4740910</wp:posOffset>
            </wp:positionH>
            <wp:positionV relativeFrom="paragraph">
              <wp:posOffset>-228600</wp:posOffset>
            </wp:positionV>
            <wp:extent cx="981075" cy="561975"/>
            <wp:effectExtent l="0" t="0" r="9525" b="9525"/>
            <wp:wrapNone/>
            <wp:docPr id="37" name="Picture 37" descr="C:\Users\ln.BPS\AppData\Local\Microsoft\Windows\Temporary Internet Files\Content.Outlook\V7CNJMMX\UCD PharmTox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n.BPS\AppData\Local\Microsoft\Windows\Temporary Internet Files\Content.Outlook\V7CNJMMX\UCD PharmTox Logo.jpg"/>
                    <pic:cNvPicPr>
                      <a:picLocks noChangeAspect="1" noChangeArrowheads="1"/>
                    </pic:cNvPicPr>
                  </pic:nvPicPr>
                  <pic:blipFill>
                    <a:blip r:embed="rId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701E8">
        <w:rPr>
          <w:noProof/>
          <w:lang w:val="en-GB" w:eastAsia="en-GB"/>
        </w:rPr>
        <w:drawing>
          <wp:anchor distT="0" distB="0" distL="114300" distR="114300" simplePos="0" relativeHeight="251676672" behindDoc="1" locked="0" layoutInCell="1" allowOverlap="1" wp14:anchorId="1470CA26" wp14:editId="5A4A8534">
            <wp:simplePos x="0" y="0"/>
            <wp:positionH relativeFrom="margin">
              <wp:posOffset>2141855</wp:posOffset>
            </wp:positionH>
            <wp:positionV relativeFrom="paragraph">
              <wp:posOffset>-182880</wp:posOffset>
            </wp:positionV>
            <wp:extent cx="1444625" cy="469900"/>
            <wp:effectExtent l="0" t="0" r="3175" b="6350"/>
            <wp:wrapTight wrapText="bothSides">
              <wp:wrapPolygon edited="0">
                <wp:start x="0" y="0"/>
                <wp:lineTo x="0" y="21016"/>
                <wp:lineTo x="21363" y="21016"/>
                <wp:lineTo x="21363" y="0"/>
                <wp:lineTo x="0" y="0"/>
              </wp:wrapPolygon>
            </wp:wrapTight>
            <wp:docPr id="38" name="Picture 38" descr="https://image-store.slidesharecdn.com/94b88e54-906f-4890-8e74-e9d4909fa5fb-lar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https://image-store.slidesharecdn.com/94b88e54-906f-4890-8e74-e9d4909fa5fb-large.jpeg"/>
                    <pic:cNvPicPr>
                      <a:picLocks noChangeAspect="1" noChangeArrowheads="1"/>
                    </pic:cNvPicPr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5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12981">
        <w:rPr>
          <w:noProof/>
          <w:lang w:val="en-GB" w:eastAsia="en-GB"/>
        </w:rPr>
        <w:drawing>
          <wp:anchor distT="0" distB="0" distL="114300" distR="114300" simplePos="0" relativeHeight="251677696" behindDoc="0" locked="0" layoutInCell="1" allowOverlap="1" wp14:anchorId="7D78392F" wp14:editId="77E509F5">
            <wp:simplePos x="0" y="0"/>
            <wp:positionH relativeFrom="margin">
              <wp:posOffset>0</wp:posOffset>
            </wp:positionH>
            <wp:positionV relativeFrom="paragraph">
              <wp:posOffset>-355600</wp:posOffset>
            </wp:positionV>
            <wp:extent cx="1209675" cy="815975"/>
            <wp:effectExtent l="0" t="0" r="9525" b="3175"/>
            <wp:wrapNone/>
            <wp:docPr id="39" name="Picture 39" descr="C:\Users\ln.BPS\AppData\Local\Microsoft\Windows\Temporary Internet Files\Content.Outlook\V7CNJMMX\logovectoriz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n.BPS\AppData\Local\Microsoft\Windows\Temporary Internet Files\Content.Outlook\V7CNJMMX\logovectorizado.jpg"/>
                    <pic:cNvPicPr>
                      <a:picLocks noChangeAspect="1" noChangeArrowheads="1"/>
                    </pic:cNvPicPr>
                  </pic:nvPicPr>
                  <pic:blipFill>
                    <a:blip r:embed="rId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20967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7DDB38" w14:textId="77777777" w:rsidR="00E87E1E" w:rsidRDefault="00E87E1E" w:rsidP="008F5B85">
      <w:pPr>
        <w:pPrChange w:id="0" w:author="Alex" w:date="2026-09-25T20:01:00Z" w16du:dateUtc="2026-09-26T00:01:00Z">
          <w:pPr/>
        </w:pPrChange>
      </w:pPr>
      <w:r>
        <w:separator/>
      </w:r>
    </w:p>
  </w:footnote>
  <w:footnote w:type="continuationSeparator" w:id="0">
    <w:p w14:paraId="0C3292CB" w14:textId="77777777" w:rsidR="00E87E1E" w:rsidRDefault="00E87E1E" w:rsidP="008F5B85">
      <w:pPr>
        <w:pPrChange w:id="1" w:author="Alex" w:date="2026-09-25T20:01:00Z" w16du:dateUtc="2026-09-26T00:0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39412E" w14:textId="77777777" w:rsidR="009633D9" w:rsidRDefault="009633D9">
    <w:pPr>
      <w:pStyle w:val="BalloonText"/>
      <w:pPrChange w:id="427" w:author="Alex" w:date="2026-09-25T20:01:00Z" w16du:dateUtc="2026-09-26T00:0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3E56D2"/>
    <w:multiLevelType w:val="hybridMultilevel"/>
    <w:tmpl w:val="55E0D7A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B5E1E"/>
    <w:multiLevelType w:val="hybridMultilevel"/>
    <w:tmpl w:val="1AA80C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22F69"/>
    <w:multiLevelType w:val="hybridMultilevel"/>
    <w:tmpl w:val="35B02A5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02B052D2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554418">
    <w:abstractNumId w:val="2"/>
  </w:num>
  <w:num w:numId="2" w16cid:durableId="123815473">
    <w:abstractNumId w:val="1"/>
  </w:num>
  <w:num w:numId="3" w16cid:durableId="10834512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148"/>
    <w:rsid w:val="00004958"/>
    <w:rsid w:val="00015096"/>
    <w:rsid w:val="00077B7D"/>
    <w:rsid w:val="000B372D"/>
    <w:rsid w:val="000C4E7C"/>
    <w:rsid w:val="000C7686"/>
    <w:rsid w:val="00136BBD"/>
    <w:rsid w:val="001A0F30"/>
    <w:rsid w:val="001B3069"/>
    <w:rsid w:val="001E7758"/>
    <w:rsid w:val="0025783E"/>
    <w:rsid w:val="002642B3"/>
    <w:rsid w:val="002D407D"/>
    <w:rsid w:val="002E23DE"/>
    <w:rsid w:val="003069B3"/>
    <w:rsid w:val="00312D94"/>
    <w:rsid w:val="00344CBB"/>
    <w:rsid w:val="00355E7C"/>
    <w:rsid w:val="003658B9"/>
    <w:rsid w:val="003C2CDB"/>
    <w:rsid w:val="003C762A"/>
    <w:rsid w:val="003F20AC"/>
    <w:rsid w:val="00415C9E"/>
    <w:rsid w:val="00472D90"/>
    <w:rsid w:val="004D4F54"/>
    <w:rsid w:val="00500CEF"/>
    <w:rsid w:val="005719E8"/>
    <w:rsid w:val="005B3186"/>
    <w:rsid w:val="005B7051"/>
    <w:rsid w:val="005E33BB"/>
    <w:rsid w:val="00660FF0"/>
    <w:rsid w:val="006E733A"/>
    <w:rsid w:val="0072131D"/>
    <w:rsid w:val="00755004"/>
    <w:rsid w:val="007E4141"/>
    <w:rsid w:val="007E6DCC"/>
    <w:rsid w:val="00857CF3"/>
    <w:rsid w:val="00861F2F"/>
    <w:rsid w:val="00876B82"/>
    <w:rsid w:val="008C0D86"/>
    <w:rsid w:val="008F518E"/>
    <w:rsid w:val="008F5B85"/>
    <w:rsid w:val="009633D9"/>
    <w:rsid w:val="00963A03"/>
    <w:rsid w:val="009A0192"/>
    <w:rsid w:val="009F31D8"/>
    <w:rsid w:val="00A1099D"/>
    <w:rsid w:val="00A52148"/>
    <w:rsid w:val="00A578D4"/>
    <w:rsid w:val="00AB79EE"/>
    <w:rsid w:val="00B53BCF"/>
    <w:rsid w:val="00B94CB4"/>
    <w:rsid w:val="00BF0AEE"/>
    <w:rsid w:val="00C01C2B"/>
    <w:rsid w:val="00C454A4"/>
    <w:rsid w:val="00C53C69"/>
    <w:rsid w:val="00C77741"/>
    <w:rsid w:val="00C8031F"/>
    <w:rsid w:val="00C92036"/>
    <w:rsid w:val="00CA345E"/>
    <w:rsid w:val="00CA3846"/>
    <w:rsid w:val="00D452C5"/>
    <w:rsid w:val="00D701E8"/>
    <w:rsid w:val="00E01653"/>
    <w:rsid w:val="00E12981"/>
    <w:rsid w:val="00E87E1E"/>
    <w:rsid w:val="00F62F92"/>
    <w:rsid w:val="00F7125D"/>
    <w:rsid w:val="00FB3789"/>
    <w:rsid w:val="00FB7A74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62B0C"/>
  <w15:docId w15:val="{D5B6CFE1-1781-4D34-B6B2-264CA3BE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1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01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1E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60FF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n-IE"/>
    </w:rPr>
  </w:style>
  <w:style w:type="paragraph" w:styleId="NoSpacing">
    <w:name w:val="No Spacing"/>
    <w:uiPriority w:val="1"/>
    <w:qFormat/>
    <w:rsid w:val="00F7125D"/>
  </w:style>
  <w:style w:type="paragraph" w:styleId="Header">
    <w:name w:val="header"/>
    <w:basedOn w:val="Normal"/>
    <w:link w:val="HeaderChar"/>
    <w:uiPriority w:val="99"/>
    <w:unhideWhenUsed/>
    <w:rsid w:val="00FB7A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A74"/>
  </w:style>
  <w:style w:type="paragraph" w:styleId="Footer">
    <w:name w:val="footer"/>
    <w:basedOn w:val="Normal"/>
    <w:link w:val="FooterChar"/>
    <w:uiPriority w:val="99"/>
    <w:unhideWhenUsed/>
    <w:rsid w:val="00FB7A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A74"/>
  </w:style>
  <w:style w:type="table" w:styleId="TableGrid">
    <w:name w:val="Table Grid"/>
    <w:basedOn w:val="TableNormal"/>
    <w:uiPriority w:val="59"/>
    <w:rsid w:val="00963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63A0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61F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1F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1F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1F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1F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32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585846505F6341994824FF6BB9BA9D" ma:contentTypeVersion="9" ma:contentTypeDescription="Create a new document." ma:contentTypeScope="" ma:versionID="f784c2989fd6d37db3653b736133853d">
  <xsd:schema xmlns:xsd="http://www.w3.org/2001/XMLSchema" xmlns:xs="http://www.w3.org/2001/XMLSchema" xmlns:p="http://schemas.microsoft.com/office/2006/metadata/properties" xmlns:ns2="a7451a3a-7cd3-4d0c-98da-0c16202ca9e8" xmlns:ns3="34151f11-de66-4b85-965b-c85589c7951f" targetNamespace="http://schemas.microsoft.com/office/2006/metadata/properties" ma:root="true" ma:fieldsID="d76965320c2bec1023be4be59a351394" ns2:_="" ns3:_="">
    <xsd:import namespace="a7451a3a-7cd3-4d0c-98da-0c16202ca9e8"/>
    <xsd:import namespace="34151f11-de66-4b85-965b-c85589c7951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Time" minOccurs="0"/>
                <xsd:element ref="ns2:LastSharedByUser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51a3a-7cd3-4d0c-98da-0c16202ca9e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Time" ma:index="10" nillable="true" ma:displayName="Last Shared By Time" ma:internalName="LastSharedByTime" ma:readOnly="true">
      <xsd:simpleType>
        <xsd:restriction base="dms:DateTime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51f11-de66-4b85-965b-c85589c795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7AA7D-8E95-49E8-B6CF-AF4A0583C7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451a3a-7cd3-4d0c-98da-0c16202ca9e8"/>
    <ds:schemaRef ds:uri="34151f11-de66-4b85-965b-c85589c795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C43D23-FDAB-4372-A262-2482CCE629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06F4B1-226F-4131-8108-8CB71DC580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95F1C3F-F159-49E1-A483-1BA147F9C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stephanie.merrigan@live.com</dc:creator>
  <cp:lastModifiedBy>Arthur Souza Rodrigues</cp:lastModifiedBy>
  <cp:revision>1</cp:revision>
  <cp:lastPrinted>2016-04-06T08:04:00Z</cp:lastPrinted>
  <dcterms:created xsi:type="dcterms:W3CDTF">2017-10-30T15:54:00Z</dcterms:created>
  <dcterms:modified xsi:type="dcterms:W3CDTF">2026-09-26T00:01:00Z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0x01010057585846505F6341994824FF6BB9BA9D</vt:lpwstr>
  </property>
</Properties>
</file>