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F21E67" w14:textId="77777777" w:rsidR="001E08FA" w:rsidRDefault="001E08FA" w:rsidP="001E08FA">
      <w:pPr>
        <w:rPr>
          <w:ins w:id="10" w:author="1" w:date="2026-09-22T12:43:00Z" w16du:dateUtc="2026-09-22T16:43:00Z"/>
          <w:szCs w:val="24"/>
        </w:rPr>
      </w:pPr>
    </w:p>
    <w:p w14:paraId="0E850D8B" w14:textId="77777777" w:rsidR="001E08FA" w:rsidRDefault="00C40747" w:rsidP="001E08FA">
      <w:pPr>
        <w:rPr>
          <w:ins w:id="11" w:author="1" w:date="2026-09-22T12:43:00Z" w16du:dateUtc="2026-09-22T16:43:00Z"/>
          <w:b/>
          <w:szCs w:val="24"/>
        </w:rPr>
      </w:pPr>
      <w:ins w:id="12" w:author="1" w:date="2026-09-22T12:43:00Z" w16du:dateUtc="2026-09-22T16:43: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6"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216542D9" w14:textId="77777777" w:rsidR="001E08FA" w:rsidRDefault="001E08FA" w:rsidP="001E08FA">
      <w:pPr>
        <w:jc w:val="center"/>
        <w:rPr>
          <w:ins w:id="13" w:author="1" w:date="2026-09-22T12:43:00Z" w16du:dateUtc="2026-09-22T16:43:00Z"/>
          <w:b/>
          <w:szCs w:val="24"/>
        </w:rPr>
      </w:pPr>
    </w:p>
    <w:p w14:paraId="44C23EE5" w14:textId="77777777" w:rsidR="001E08FA" w:rsidRDefault="001E08FA" w:rsidP="001E08FA">
      <w:pPr>
        <w:jc w:val="center"/>
        <w:rPr>
          <w:ins w:id="14" w:author="1" w:date="2026-09-22T12:43:00Z" w16du:dateUtc="2026-09-22T16:43:00Z"/>
          <w:b/>
          <w:szCs w:val="24"/>
        </w:rPr>
      </w:pPr>
    </w:p>
    <w:p w14:paraId="6AF3BCA4" w14:textId="77777777" w:rsidR="001E08FA" w:rsidRPr="001E08FA" w:rsidRDefault="001E08FA" w:rsidP="001E08FA">
      <w:pPr>
        <w:rPr>
          <w:ins w:id="15" w:author="1" w:date="2026-09-22T12:43:00Z" w16du:dateUtc="2026-09-22T16:43:00Z"/>
          <w:rFonts w:ascii="Times New Roman" w:hAnsi="Times New Roman" w:cs="Times New Roman"/>
          <w:b/>
          <w:sz w:val="24"/>
          <w:szCs w:val="24"/>
        </w:rPr>
      </w:pPr>
    </w:p>
    <w:p w14:paraId="2398DD89" w14:textId="77777777" w:rsidR="001E08FA" w:rsidRDefault="001E08FA" w:rsidP="001E08FA">
      <w:pPr>
        <w:jc w:val="center"/>
        <w:rPr>
          <w:ins w:id="16" w:author="1" w:date="2026-09-22T12:43:00Z" w16du:dateUtc="2026-09-22T16:43:00Z"/>
          <w:rFonts w:ascii="Times New Roman" w:hAnsi="Times New Roman" w:cs="Times New Roman"/>
          <w:b/>
          <w:sz w:val="24"/>
          <w:szCs w:val="24"/>
        </w:rPr>
      </w:pPr>
    </w:p>
    <w:p w14:paraId="3A779149" w14:textId="77777777" w:rsidR="00F37F73" w:rsidRDefault="001E08FA" w:rsidP="001E08FA">
      <w:pPr>
        <w:jc w:val="center"/>
        <w:rPr>
          <w:ins w:id="17" w:author="1" w:date="2026-09-22T12:43:00Z" w16du:dateUtc="2026-09-22T16:43:00Z"/>
          <w:rFonts w:ascii="Times New Roman" w:hAnsi="Times New Roman" w:cs="Times New Roman"/>
          <w:b/>
          <w:sz w:val="24"/>
          <w:szCs w:val="24"/>
        </w:rPr>
      </w:pPr>
      <w:ins w:id="18" w:author="1" w:date="2026-09-22T12:43:00Z" w16du:dateUtc="2026-09-22T16:43:00Z">
        <w:r w:rsidRPr="001E08FA">
          <w:rPr>
            <w:rFonts w:ascii="Times New Roman" w:hAnsi="Times New Roman" w:cs="Times New Roman"/>
            <w:b/>
            <w:sz w:val="24"/>
            <w:szCs w:val="24"/>
          </w:rPr>
          <w:t xml:space="preserve">МУНИЦИПАЛЬНЫЙ СОВЕТ </w:t>
        </w:r>
      </w:ins>
    </w:p>
    <w:p w14:paraId="180D600F" w14:textId="77777777" w:rsidR="001E08FA" w:rsidRPr="001E08FA" w:rsidRDefault="001E08FA" w:rsidP="001E08FA">
      <w:pPr>
        <w:jc w:val="center"/>
        <w:rPr>
          <w:ins w:id="19" w:author="1" w:date="2026-09-22T12:43:00Z" w16du:dateUtc="2026-09-22T16:43:00Z"/>
          <w:rFonts w:ascii="Times New Roman" w:hAnsi="Times New Roman" w:cs="Times New Roman"/>
          <w:b/>
          <w:sz w:val="24"/>
          <w:szCs w:val="24"/>
        </w:rPr>
      </w:pPr>
      <w:ins w:id="20" w:author="1" w:date="2026-09-22T12:43:00Z" w16du:dateUtc="2026-09-22T16:43:00Z">
        <w:r w:rsidRPr="001E08FA">
          <w:rPr>
            <w:rFonts w:ascii="Times New Roman" w:hAnsi="Times New Roman" w:cs="Times New Roman"/>
            <w:b/>
            <w:sz w:val="24"/>
            <w:szCs w:val="24"/>
          </w:rPr>
          <w:t>МУНИЦИПАЛЬНОГО ОБРАЗОВАНИЯ ПОСЕЛОК СТРЕЛЬНА</w:t>
        </w:r>
      </w:ins>
    </w:p>
    <w:p w14:paraId="542ADE50" w14:textId="77777777" w:rsidR="001E08FA" w:rsidRPr="001E08FA" w:rsidRDefault="001E08FA" w:rsidP="001E08FA">
      <w:pPr>
        <w:pBdr>
          <w:bottom w:val="single" w:sz="12" w:space="1" w:color="auto"/>
        </w:pBdr>
        <w:jc w:val="center"/>
        <w:rPr>
          <w:ins w:id="21" w:author="1" w:date="2026-09-22T12:43:00Z" w16du:dateUtc="2026-09-22T16:43:00Z"/>
          <w:rFonts w:ascii="Times New Roman" w:hAnsi="Times New Roman" w:cs="Times New Roman"/>
          <w:b/>
          <w:sz w:val="24"/>
          <w:szCs w:val="24"/>
        </w:rPr>
      </w:pPr>
      <w:ins w:id="22" w:author="1" w:date="2026-09-22T12:43:00Z" w16du:dateUtc="2026-09-22T16:43: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0B9F8C1E" w14:textId="77777777" w:rsidR="001E08FA" w:rsidRPr="001E08FA" w:rsidRDefault="001E08FA" w:rsidP="001E08FA">
      <w:pPr>
        <w:pStyle w:val="Heading1"/>
        <w:tabs>
          <w:tab w:val="num" w:pos="0"/>
        </w:tabs>
        <w:suppressAutoHyphens/>
        <w:ind w:left="432" w:hanging="432"/>
        <w:jc w:val="center"/>
        <w:rPr>
          <w:ins w:id="23" w:author="1" w:date="2026-09-22T12:43:00Z" w16du:dateUtc="2026-09-22T16:43:00Z"/>
          <w:b/>
          <w:sz w:val="24"/>
          <w:szCs w:val="24"/>
        </w:rPr>
      </w:pPr>
    </w:p>
    <w:p w14:paraId="02CF0157" w14:textId="77777777" w:rsidR="001E08FA" w:rsidRPr="001E08FA" w:rsidRDefault="001E08FA" w:rsidP="001E08FA">
      <w:pPr>
        <w:pStyle w:val="Heading1"/>
        <w:tabs>
          <w:tab w:val="num" w:pos="0"/>
        </w:tabs>
        <w:suppressAutoHyphens/>
        <w:ind w:left="432" w:hanging="432"/>
        <w:jc w:val="center"/>
        <w:rPr>
          <w:ins w:id="24" w:author="1" w:date="2026-09-22T12:43:00Z" w16du:dateUtc="2026-09-22T16:43:00Z"/>
          <w:b/>
          <w:sz w:val="24"/>
          <w:szCs w:val="24"/>
        </w:rPr>
      </w:pPr>
      <w:ins w:id="25" w:author="1" w:date="2026-09-22T12:43:00Z" w16du:dateUtc="2026-09-22T16:43:00Z">
        <w:r w:rsidRPr="001E08FA">
          <w:rPr>
            <w:b/>
            <w:sz w:val="24"/>
            <w:szCs w:val="24"/>
          </w:rPr>
          <w:t>РЕШЕНИЕ (проект)</w:t>
        </w:r>
      </w:ins>
    </w:p>
    <w:p w14:paraId="5A73210C" w14:textId="77777777" w:rsidR="001E08FA" w:rsidRPr="001E08FA" w:rsidRDefault="001E08FA" w:rsidP="001E08FA">
      <w:pPr>
        <w:rPr>
          <w:ins w:id="26" w:author="1" w:date="2026-09-22T12:43:00Z" w16du:dateUtc="2026-09-22T16:43:00Z"/>
          <w:rFonts w:ascii="Times New Roman" w:hAnsi="Times New Roman" w:cs="Times New Roman"/>
          <w:sz w:val="24"/>
          <w:szCs w:val="24"/>
        </w:rPr>
      </w:pPr>
    </w:p>
    <w:p w14:paraId="0DC7BD47" w14:textId="77777777" w:rsidR="001E08FA" w:rsidRPr="001E08FA" w:rsidRDefault="001E08FA" w:rsidP="001E08FA">
      <w:pPr>
        <w:rPr>
          <w:ins w:id="27" w:author="1" w:date="2026-09-22T12:43:00Z" w16du:dateUtc="2026-09-22T16:43:00Z"/>
          <w:rFonts w:ascii="Times New Roman" w:hAnsi="Times New Roman" w:cs="Times New Roman"/>
          <w:sz w:val="24"/>
          <w:szCs w:val="24"/>
        </w:rPr>
      </w:pPr>
      <w:ins w:id="28" w:author="1" w:date="2026-09-22T12:43:00Z" w16du:dateUtc="2026-09-22T16:43:00Z">
        <w:r w:rsidRPr="001E08FA">
          <w:rPr>
            <w:rFonts w:ascii="Times New Roman" w:hAnsi="Times New Roman" w:cs="Times New Roman"/>
            <w:sz w:val="24"/>
            <w:szCs w:val="24"/>
          </w:rPr>
          <w:t xml:space="preserve">  от __________ 2017 года                                                                                                      №__</w:t>
        </w:r>
      </w:ins>
    </w:p>
    <w:p w14:paraId="42B51732" w14:textId="77777777" w:rsidR="001E08FA" w:rsidRPr="001E08FA" w:rsidRDefault="001E08FA" w:rsidP="001E08FA">
      <w:pPr>
        <w:rPr>
          <w:ins w:id="29" w:author="1" w:date="2026-09-22T12:43:00Z" w16du:dateUtc="2026-09-22T16:43:00Z"/>
          <w:rFonts w:ascii="Times New Roman" w:hAnsi="Times New Roman" w:cs="Times New Roman"/>
          <w:b/>
          <w:bCs/>
          <w:sz w:val="24"/>
          <w:szCs w:val="24"/>
        </w:rPr>
      </w:pPr>
    </w:p>
    <w:p w14:paraId="3847C12A" w14:textId="77777777" w:rsidR="001E08FA" w:rsidRPr="001E08FA" w:rsidRDefault="001E08FA" w:rsidP="001E08FA">
      <w:pPr>
        <w:rPr>
          <w:ins w:id="30" w:author="1" w:date="2026-09-22T12:43:00Z" w16du:dateUtc="2026-09-22T16:43:00Z"/>
          <w:rFonts w:ascii="Times New Roman" w:hAnsi="Times New Roman" w:cs="Times New Roman"/>
          <w:sz w:val="24"/>
          <w:szCs w:val="24"/>
        </w:rPr>
      </w:pPr>
    </w:p>
    <w:p w14:paraId="33CA4698" w14:textId="77777777" w:rsidR="00F37F73" w:rsidRDefault="00F37F73" w:rsidP="001E08FA">
      <w:pPr>
        <w:pStyle w:val="NormalWeb"/>
        <w:spacing w:before="0" w:beforeAutospacing="0" w:after="0" w:afterAutospacing="0"/>
        <w:jc w:val="center"/>
        <w:rPr>
          <w:ins w:id="31" w:author="1" w:date="2026-09-22T12:43:00Z" w16du:dateUtc="2026-09-22T16:43:00Z"/>
          <w:b/>
          <w:spacing w:val="-2"/>
        </w:rPr>
      </w:pPr>
    </w:p>
    <w:p w14:paraId="720302FE" w14:textId="77777777" w:rsidR="001E08FA" w:rsidRPr="001E08FA" w:rsidRDefault="00F37F73" w:rsidP="00F37F73">
      <w:pPr>
        <w:pStyle w:val="NormalWeb"/>
        <w:spacing w:before="0" w:beforeAutospacing="0" w:after="0" w:afterAutospacing="0"/>
        <w:jc w:val="center"/>
        <w:rPr>
          <w:ins w:id="32" w:author="1" w:date="2026-09-22T12:43:00Z" w16du:dateUtc="2026-09-22T16:43:00Z"/>
          <w:b/>
          <w:spacing w:val="-2"/>
        </w:rPr>
      </w:pPr>
      <w:ins w:id="33" w:author="1" w:date="2026-09-22T12:43:00Z" w16du:dateUtc="2026-09-22T16:43: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7896B8F0" w14:textId="77777777" w:rsidR="001E08FA" w:rsidRPr="001E08FA" w:rsidRDefault="001E08FA" w:rsidP="001E08FA">
      <w:pPr>
        <w:pStyle w:val="NormalWeb"/>
        <w:spacing w:before="0" w:beforeAutospacing="0" w:after="0" w:afterAutospacing="0"/>
        <w:jc w:val="center"/>
        <w:rPr>
          <w:ins w:id="34" w:author="1" w:date="2026-09-22T12:43:00Z" w16du:dateUtc="2026-09-22T16:43:00Z"/>
          <w:b/>
          <w:spacing w:val="-2"/>
        </w:rPr>
      </w:pPr>
    </w:p>
    <w:p w14:paraId="4941DA54" w14:textId="77777777" w:rsidR="001E08FA" w:rsidRDefault="001E08FA" w:rsidP="001E08FA">
      <w:pPr>
        <w:pStyle w:val="21"/>
        <w:jc w:val="center"/>
        <w:rPr>
          <w:ins w:id="35" w:author="1" w:date="2026-09-22T12:43:00Z" w16du:dateUtc="2026-09-22T16:43:00Z"/>
          <w:sz w:val="24"/>
          <w:szCs w:val="24"/>
        </w:rPr>
      </w:pPr>
    </w:p>
    <w:p w14:paraId="7E61AE31" w14:textId="77777777" w:rsidR="001E08FA" w:rsidRDefault="001E08FA" w:rsidP="009C61C2">
      <w:pPr>
        <w:pStyle w:val="21"/>
        <w:jc w:val="both"/>
        <w:rPr>
          <w:ins w:id="36" w:author="1" w:date="2026-09-22T12:43:00Z" w16du:dateUtc="2026-09-22T16:43:00Z"/>
          <w:sz w:val="24"/>
          <w:szCs w:val="24"/>
        </w:rPr>
      </w:pPr>
      <w:ins w:id="37" w:author="1" w:date="2026-09-22T12:43:00Z" w16du:dateUtc="2026-09-22T16:43: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04647A4D" w14:textId="77777777" w:rsidR="001E08FA" w:rsidRDefault="001E08FA" w:rsidP="001E08FA">
      <w:pPr>
        <w:pStyle w:val="21"/>
        <w:jc w:val="center"/>
        <w:rPr>
          <w:ins w:id="38" w:author="1" w:date="2026-09-22T12:43:00Z" w16du:dateUtc="2026-09-22T16:43:00Z"/>
          <w:sz w:val="24"/>
          <w:szCs w:val="24"/>
        </w:rPr>
      </w:pPr>
    </w:p>
    <w:p w14:paraId="1DB4900D" w14:textId="77777777" w:rsidR="001E08FA" w:rsidRPr="001E08FA" w:rsidRDefault="001E08FA" w:rsidP="001E08FA">
      <w:pPr>
        <w:pStyle w:val="21"/>
        <w:jc w:val="center"/>
        <w:rPr>
          <w:ins w:id="39" w:author="1" w:date="2026-09-22T12:43:00Z" w16du:dateUtc="2026-09-22T16:43:00Z"/>
          <w:b/>
          <w:sz w:val="24"/>
          <w:szCs w:val="24"/>
        </w:rPr>
      </w:pPr>
      <w:ins w:id="40" w:author="1" w:date="2026-09-22T12:43:00Z" w16du:dateUtc="2026-09-22T16:43:00Z">
        <w:r w:rsidRPr="001E08FA">
          <w:rPr>
            <w:sz w:val="24"/>
            <w:szCs w:val="24"/>
          </w:rPr>
          <w:t> </w:t>
        </w:r>
        <w:r w:rsidRPr="001E08FA">
          <w:rPr>
            <w:b/>
            <w:sz w:val="24"/>
            <w:szCs w:val="24"/>
          </w:rPr>
          <w:t>МУНИЦИПАЛЬНЫЙ СОВЕТ</w:t>
        </w:r>
      </w:ins>
    </w:p>
    <w:p w14:paraId="3306FF6A" w14:textId="77777777" w:rsidR="001E08FA" w:rsidRPr="001E08FA" w:rsidRDefault="001E08FA" w:rsidP="001E08FA">
      <w:pPr>
        <w:pStyle w:val="21"/>
        <w:jc w:val="center"/>
        <w:rPr>
          <w:ins w:id="41" w:author="1" w:date="2026-09-22T12:43:00Z" w16du:dateUtc="2026-09-22T16:43:00Z"/>
          <w:b/>
          <w:sz w:val="24"/>
          <w:szCs w:val="24"/>
        </w:rPr>
      </w:pPr>
      <w:ins w:id="42" w:author="1" w:date="2026-09-22T12:43:00Z" w16du:dateUtc="2026-09-22T16:43:00Z">
        <w:r w:rsidRPr="001E08FA">
          <w:rPr>
            <w:b/>
            <w:sz w:val="24"/>
            <w:szCs w:val="24"/>
          </w:rPr>
          <w:t>РЕШИЛ:</w:t>
        </w:r>
      </w:ins>
    </w:p>
    <w:p w14:paraId="2E81644B" w14:textId="77777777" w:rsidR="001E08FA" w:rsidRPr="001E08FA" w:rsidRDefault="001E08FA" w:rsidP="001E08FA">
      <w:pPr>
        <w:pStyle w:val="21"/>
        <w:jc w:val="center"/>
        <w:rPr>
          <w:ins w:id="43" w:author="1" w:date="2026-09-22T12:43:00Z" w16du:dateUtc="2026-09-22T16:43:00Z"/>
          <w:b/>
          <w:sz w:val="24"/>
          <w:szCs w:val="24"/>
        </w:rPr>
      </w:pPr>
    </w:p>
    <w:p w14:paraId="34F16278" w14:textId="77777777" w:rsidR="00F37F73" w:rsidRDefault="00F37F73" w:rsidP="00F37F73">
      <w:pPr>
        <w:numPr>
          <w:ilvl w:val="0"/>
          <w:numId w:val="22"/>
        </w:numPr>
        <w:ind w:left="0" w:firstLine="709"/>
        <w:jc w:val="both"/>
        <w:rPr>
          <w:ins w:id="44" w:author="1" w:date="2026-09-22T12:43:00Z" w16du:dateUtc="2026-09-22T16:43:00Z"/>
          <w:rFonts w:ascii="Times New Roman" w:hAnsi="Times New Roman" w:cs="Times New Roman"/>
          <w:sz w:val="24"/>
          <w:szCs w:val="24"/>
        </w:rPr>
      </w:pPr>
      <w:ins w:id="45" w:author="1" w:date="2026-09-22T12:43:00Z" w16du:dateUtc="2026-09-22T16:43: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2B5B6B8A" w14:textId="77777777" w:rsidR="00F37F73" w:rsidRDefault="000B0709" w:rsidP="00FF542C">
      <w:pPr>
        <w:pStyle w:val="ListParagraph"/>
        <w:numPr>
          <w:ilvl w:val="0"/>
          <w:numId w:val="24"/>
        </w:numPr>
        <w:tabs>
          <w:tab w:val="left" w:pos="1134"/>
        </w:tabs>
        <w:ind w:left="0" w:firstLine="709"/>
        <w:jc w:val="both"/>
        <w:rPr>
          <w:ins w:id="46" w:author="1" w:date="2026-09-22T12:43:00Z" w16du:dateUtc="2026-09-22T16:43:00Z"/>
          <w:rFonts w:ascii="Times New Roman" w:hAnsi="Times New Roman"/>
          <w:sz w:val="24"/>
          <w:szCs w:val="24"/>
        </w:rPr>
      </w:pPr>
      <w:ins w:id="47" w:author="1" w:date="2026-09-22T12:43:00Z" w16du:dateUtc="2026-09-22T16:43: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6D394DB8" w14:textId="77777777" w:rsidR="00F37F73" w:rsidRDefault="00FF542C" w:rsidP="00FF542C">
      <w:pPr>
        <w:pStyle w:val="ListParagraph"/>
        <w:numPr>
          <w:ilvl w:val="0"/>
          <w:numId w:val="24"/>
        </w:numPr>
        <w:tabs>
          <w:tab w:val="left" w:pos="1134"/>
        </w:tabs>
        <w:ind w:left="0" w:firstLine="709"/>
        <w:jc w:val="both"/>
        <w:rPr>
          <w:ins w:id="48" w:author="1" w:date="2026-09-22T12:43:00Z" w16du:dateUtc="2026-09-22T16:43:00Z"/>
          <w:rFonts w:ascii="Times New Roman" w:hAnsi="Times New Roman"/>
          <w:sz w:val="24"/>
          <w:szCs w:val="24"/>
        </w:rPr>
      </w:pPr>
      <w:ins w:id="49" w:author="1" w:date="2026-09-22T12:43:00Z" w16du:dateUtc="2026-09-22T16:43: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4A677BB6" w14:textId="77777777" w:rsidR="00FF542C" w:rsidRDefault="00FF542C" w:rsidP="00FF542C">
      <w:pPr>
        <w:pStyle w:val="ListParagraph"/>
        <w:numPr>
          <w:ilvl w:val="0"/>
          <w:numId w:val="24"/>
        </w:numPr>
        <w:tabs>
          <w:tab w:val="left" w:pos="1134"/>
        </w:tabs>
        <w:ind w:left="0" w:firstLine="709"/>
        <w:jc w:val="both"/>
        <w:rPr>
          <w:ins w:id="50" w:author="1" w:date="2026-09-22T12:43:00Z" w16du:dateUtc="2026-09-22T16:43:00Z"/>
          <w:rFonts w:ascii="Times New Roman" w:hAnsi="Times New Roman"/>
          <w:sz w:val="24"/>
          <w:szCs w:val="24"/>
        </w:rPr>
      </w:pPr>
      <w:ins w:id="51" w:author="1" w:date="2026-09-22T12:43:00Z" w16du:dateUtc="2026-09-22T16:43:00Z">
        <w:r>
          <w:rPr>
            <w:rFonts w:ascii="Times New Roman" w:hAnsi="Times New Roman"/>
            <w:sz w:val="24"/>
            <w:szCs w:val="24"/>
          </w:rPr>
          <w:t>Пункт 2.5.3. Положения дополнить словом «уличной» перед словом «мебели».</w:t>
        </w:r>
      </w:ins>
    </w:p>
    <w:p w14:paraId="7F01D64C" w14:textId="77777777" w:rsidR="00FF542C" w:rsidRDefault="00FF542C" w:rsidP="00FF542C">
      <w:pPr>
        <w:pStyle w:val="ListParagraph"/>
        <w:numPr>
          <w:ilvl w:val="0"/>
          <w:numId w:val="24"/>
        </w:numPr>
        <w:tabs>
          <w:tab w:val="left" w:pos="1134"/>
        </w:tabs>
        <w:ind w:left="0" w:firstLine="709"/>
        <w:jc w:val="both"/>
        <w:rPr>
          <w:ins w:id="52" w:author="1" w:date="2026-09-22T12:43:00Z" w16du:dateUtc="2026-09-22T16:43:00Z"/>
          <w:rFonts w:ascii="Times New Roman" w:hAnsi="Times New Roman"/>
          <w:sz w:val="24"/>
          <w:szCs w:val="24"/>
        </w:rPr>
      </w:pPr>
      <w:ins w:id="53" w:author="1" w:date="2026-09-22T12:43:00Z" w16du:dateUtc="2026-09-22T16:43: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04871201" w14:textId="77777777" w:rsidR="00F37F73" w:rsidRDefault="00FF542C" w:rsidP="00FF542C">
      <w:pPr>
        <w:pStyle w:val="ListParagraph"/>
        <w:numPr>
          <w:ilvl w:val="0"/>
          <w:numId w:val="24"/>
        </w:numPr>
        <w:tabs>
          <w:tab w:val="left" w:pos="1134"/>
        </w:tabs>
        <w:ind w:left="0" w:firstLine="709"/>
        <w:jc w:val="both"/>
        <w:rPr>
          <w:ins w:id="54" w:author="1" w:date="2026-09-22T12:43:00Z" w16du:dateUtc="2026-09-22T16:43:00Z"/>
          <w:rFonts w:ascii="Times New Roman" w:hAnsi="Times New Roman"/>
          <w:sz w:val="24"/>
          <w:szCs w:val="24"/>
        </w:rPr>
      </w:pPr>
      <w:ins w:id="55" w:author="1" w:date="2026-09-22T12:43:00Z" w16du:dateUtc="2026-09-22T16:43: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4CCA7586" w14:textId="77777777" w:rsidR="00FF542C" w:rsidRPr="00FF542C" w:rsidRDefault="00FF542C" w:rsidP="00FF542C">
      <w:pPr>
        <w:pStyle w:val="ListParagraph"/>
        <w:tabs>
          <w:tab w:val="left" w:pos="1134"/>
        </w:tabs>
        <w:ind w:left="709"/>
        <w:jc w:val="both"/>
        <w:rPr>
          <w:ins w:id="56" w:author="1" w:date="2026-09-22T12:43:00Z" w16du:dateUtc="2026-09-22T16:43:00Z"/>
          <w:rFonts w:ascii="Times New Roman" w:hAnsi="Times New Roman"/>
          <w:sz w:val="24"/>
          <w:szCs w:val="24"/>
        </w:rPr>
      </w:pPr>
    </w:p>
    <w:p w14:paraId="0E0B6243" w14:textId="77777777" w:rsidR="009C61C2" w:rsidRPr="00637047" w:rsidRDefault="001E08FA" w:rsidP="009C61C2">
      <w:pPr>
        <w:numPr>
          <w:ilvl w:val="0"/>
          <w:numId w:val="22"/>
        </w:numPr>
        <w:spacing w:after="240"/>
        <w:ind w:left="0" w:firstLine="709"/>
        <w:jc w:val="both"/>
        <w:rPr>
          <w:ins w:id="57" w:author="1" w:date="2026-09-22T12:43:00Z" w16du:dateUtc="2026-09-22T16:43:00Z"/>
          <w:rFonts w:ascii="Times New Roman" w:hAnsi="Times New Roman" w:cs="Times New Roman"/>
          <w:sz w:val="24"/>
          <w:szCs w:val="24"/>
        </w:rPr>
      </w:pPr>
      <w:ins w:id="58" w:author="1" w:date="2026-09-22T12:43:00Z" w16du:dateUtc="2026-09-22T16:43: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65C549E0" w14:textId="77777777" w:rsidR="001E08FA" w:rsidRPr="009C61C2" w:rsidRDefault="001E08FA" w:rsidP="009C61C2">
      <w:pPr>
        <w:numPr>
          <w:ilvl w:val="0"/>
          <w:numId w:val="22"/>
        </w:numPr>
        <w:spacing w:after="240"/>
        <w:ind w:left="0" w:firstLine="709"/>
        <w:jc w:val="both"/>
        <w:rPr>
          <w:ins w:id="59" w:author="1" w:date="2026-09-22T12:43:00Z" w16du:dateUtc="2026-09-22T16:43:00Z"/>
          <w:rFonts w:ascii="Times New Roman" w:hAnsi="Times New Roman" w:cs="Times New Roman"/>
          <w:sz w:val="24"/>
          <w:szCs w:val="24"/>
        </w:rPr>
      </w:pPr>
      <w:ins w:id="60" w:author="1" w:date="2026-09-22T12:43:00Z" w16du:dateUtc="2026-09-22T16:43: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5CB016A7" w14:textId="77777777" w:rsidR="001E08FA" w:rsidRPr="001E08FA" w:rsidRDefault="001E08FA" w:rsidP="001E08FA">
      <w:pPr>
        <w:rPr>
          <w:ins w:id="61" w:author="1" w:date="2026-09-22T12:43:00Z" w16du:dateUtc="2026-09-22T16:43:00Z"/>
          <w:rFonts w:ascii="Times New Roman" w:hAnsi="Times New Roman" w:cs="Times New Roman"/>
          <w:sz w:val="24"/>
          <w:szCs w:val="24"/>
        </w:rPr>
      </w:pPr>
    </w:p>
    <w:p w14:paraId="6A61DD4E" w14:textId="77777777" w:rsidR="001E08FA" w:rsidRPr="001E08FA" w:rsidRDefault="001E08FA" w:rsidP="001E08FA">
      <w:pPr>
        <w:rPr>
          <w:ins w:id="62" w:author="1" w:date="2026-09-22T12:43:00Z" w16du:dateUtc="2026-09-22T16:43:00Z"/>
          <w:rFonts w:ascii="Times New Roman" w:hAnsi="Times New Roman" w:cs="Times New Roman"/>
          <w:sz w:val="24"/>
          <w:szCs w:val="24"/>
        </w:rPr>
      </w:pPr>
    </w:p>
    <w:p w14:paraId="4773F4F8" w14:textId="77777777" w:rsidR="001E08FA" w:rsidRPr="001E08FA" w:rsidRDefault="001E08FA" w:rsidP="001E08FA">
      <w:pPr>
        <w:rPr>
          <w:ins w:id="63" w:author="1" w:date="2026-09-22T12:43:00Z" w16du:dateUtc="2026-09-22T16:43:00Z"/>
          <w:rFonts w:ascii="Times New Roman" w:hAnsi="Times New Roman" w:cs="Times New Roman"/>
          <w:sz w:val="24"/>
          <w:szCs w:val="24"/>
        </w:rPr>
      </w:pPr>
      <w:ins w:id="64" w:author="1" w:date="2026-09-22T12:43:00Z" w16du:dateUtc="2026-09-22T16:43:00Z">
        <w:r w:rsidRPr="001E08FA">
          <w:rPr>
            <w:rFonts w:ascii="Times New Roman" w:hAnsi="Times New Roman" w:cs="Times New Roman"/>
            <w:sz w:val="24"/>
            <w:szCs w:val="24"/>
          </w:rPr>
          <w:t xml:space="preserve">Глава Муниципального образования, </w:t>
        </w:r>
      </w:ins>
    </w:p>
    <w:p w14:paraId="46899CB2" w14:textId="77777777" w:rsidR="001E08FA" w:rsidRPr="001E08FA" w:rsidRDefault="001E08FA" w:rsidP="001E08FA">
      <w:pPr>
        <w:rPr>
          <w:ins w:id="65" w:author="1" w:date="2026-09-22T12:43:00Z" w16du:dateUtc="2026-09-22T16:43:00Z"/>
          <w:rFonts w:ascii="Times New Roman" w:hAnsi="Times New Roman" w:cs="Times New Roman"/>
          <w:sz w:val="24"/>
          <w:szCs w:val="24"/>
        </w:rPr>
      </w:pPr>
      <w:ins w:id="66" w:author="1" w:date="2026-09-22T12:43:00Z" w16du:dateUtc="2026-09-22T16:43:00Z">
        <w:r w:rsidRPr="001E08FA">
          <w:rPr>
            <w:rFonts w:ascii="Times New Roman" w:hAnsi="Times New Roman" w:cs="Times New Roman"/>
            <w:sz w:val="24"/>
            <w:szCs w:val="24"/>
          </w:rPr>
          <w:t>исполняющий полномочия</w:t>
        </w:r>
      </w:ins>
    </w:p>
    <w:p w14:paraId="284D20E6" w14:textId="77777777" w:rsidR="001E08FA" w:rsidRPr="001E08FA" w:rsidRDefault="001E08FA" w:rsidP="001E08FA">
      <w:pPr>
        <w:rPr>
          <w:ins w:id="67" w:author="1" w:date="2026-09-22T12:43:00Z" w16du:dateUtc="2026-09-22T16:43:00Z"/>
          <w:rFonts w:ascii="Times New Roman" w:hAnsi="Times New Roman" w:cs="Times New Roman"/>
          <w:sz w:val="24"/>
          <w:szCs w:val="24"/>
        </w:rPr>
      </w:pPr>
      <w:ins w:id="68" w:author="1" w:date="2026-09-22T12:43:00Z" w16du:dateUtc="2026-09-22T16:43: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31F3CEEE" w14:textId="77777777" w:rsidR="001E08FA" w:rsidRPr="001E08FA" w:rsidRDefault="001E08FA" w:rsidP="001E08FA">
      <w:pPr>
        <w:rPr>
          <w:ins w:id="69" w:author="1" w:date="2026-09-22T12:43:00Z" w16du:dateUtc="2026-09-22T16:43:00Z"/>
          <w:rFonts w:ascii="Times New Roman" w:hAnsi="Times New Roman" w:cs="Times New Roman"/>
          <w:sz w:val="24"/>
          <w:szCs w:val="24"/>
        </w:rPr>
      </w:pPr>
    </w:p>
    <w:p w14:paraId="598F7AD4" w14:textId="77777777" w:rsidR="00662B6A" w:rsidRPr="00662B6A" w:rsidRDefault="00662B6A" w:rsidP="00AD67D7">
      <w:pPr>
        <w:jc w:val="center"/>
        <w:rPr>
          <w:del w:id="70" w:author="1" w:date="2026-09-22T12:43:00Z" w16du:dateUtc="2026-09-22T16:43:00Z"/>
          <w:rFonts w:ascii="Times New Roman" w:hAnsi="Times New Roman" w:cs="Times New Roman"/>
          <w:sz w:val="56"/>
          <w:szCs w:val="56"/>
        </w:rPr>
      </w:pPr>
      <w:del w:id="71" w:author="1" w:date="2026-09-22T12:43:00Z" w16du:dateUtc="2026-09-22T16:43:00Z">
        <w:r w:rsidRPr="00662B6A">
          <w:rPr>
            <w:rFonts w:ascii="Times New Roman" w:hAnsi="Times New Roman" w:cs="Times New Roman"/>
            <w:color w:val="000000"/>
            <w:sz w:val="56"/>
            <w:szCs w:val="56"/>
          </w:rPr>
          <w:delText>Sandra Magura</w:delText>
        </w:r>
      </w:del>
    </w:p>
    <w:p w14:paraId="38402263" w14:textId="41E2A487" w:rsidR="00662B6A" w:rsidRDefault="00AD67D7" w:rsidP="00D134B3">
      <w:pPr>
        <w:jc w:val="center"/>
        <w:rPr>
          <w:del w:id="72" w:author="1" w:date="2026-09-22T12:43:00Z" w16du:dateUtc="2026-09-22T16:43:00Z"/>
          <w:rFonts w:ascii="Times New Roman" w:hAnsi="Times New Roman" w:cs="Times New Roman"/>
          <w:color w:val="1155CC"/>
          <w:sz w:val="24"/>
          <w:szCs w:val="24"/>
          <w:u w:val="single"/>
        </w:rPr>
      </w:pPr>
      <w:del w:id="73" w:author="1" w:date="2026-09-22T12:43:00Z" w16du:dateUtc="2026-09-22T16:43:00Z">
        <w:r>
          <w:rPr>
            <w:rFonts w:ascii="Times New Roman" w:hAnsi="Times New Roman" w:cs="Times New Roman"/>
            <w:sz w:val="24"/>
            <w:szCs w:val="24"/>
          </w:rPr>
          <w:delText xml:space="preserve"> </w:delText>
        </w:r>
        <w:r w:rsidRPr="00662B6A">
          <w:rPr>
            <w:rFonts w:ascii="Times New Roman" w:hAnsi="Times New Roman" w:cs="Times New Roman"/>
            <w:color w:val="000000"/>
            <w:sz w:val="24"/>
            <w:szCs w:val="24"/>
          </w:rPr>
          <w:delText>(434) 242-7754</w:delText>
        </w:r>
        <w:r>
          <w:rPr>
            <w:rFonts w:ascii="Times New Roman" w:hAnsi="Times New Roman" w:cs="Times New Roman"/>
            <w:color w:val="000000"/>
            <w:sz w:val="24"/>
            <w:szCs w:val="24"/>
          </w:rPr>
          <w:delText xml:space="preserve"> ~ </w:delText>
        </w:r>
        <w:r w:rsidRPr="00662B6A">
          <w:rPr>
            <w:rFonts w:ascii="Times New Roman" w:hAnsi="Times New Roman" w:cs="Times New Roman"/>
            <w:color w:val="000000"/>
            <w:sz w:val="24"/>
            <w:szCs w:val="24"/>
          </w:rPr>
          <w:delText xml:space="preserve">Email: </w:delText>
        </w:r>
        <w:r>
          <w:fldChar w:fldCharType="begin"/>
        </w:r>
        <w:r>
          <w:delInstrText>HYPERLINK "mailto:sandramagura@yahoo.com"</w:delInstrText>
        </w:r>
        <w:r>
          <w:fldChar w:fldCharType="separate"/>
        </w:r>
        <w:r w:rsidRPr="00662B6A">
          <w:rPr>
            <w:rStyle w:val="Hyperlink"/>
            <w:rFonts w:ascii="Times New Roman" w:hAnsi="Times New Roman" w:cs="Times New Roman"/>
            <w:sz w:val="24"/>
            <w:szCs w:val="24"/>
            <w:shd w:val="clear" w:color="auto" w:fill="FFFFFF"/>
          </w:rPr>
          <w:delText>sandramagura@yahoo.com</w:delText>
        </w:r>
        <w:r>
          <w:fldChar w:fldCharType="end"/>
        </w:r>
        <w:r>
          <w:rPr>
            <w:rFonts w:ascii="Times New Roman" w:hAnsi="Times New Roman" w:cs="Times New Roman"/>
            <w:sz w:val="24"/>
            <w:szCs w:val="24"/>
          </w:rPr>
          <w:delText xml:space="preserve"> ~ </w:delText>
        </w:r>
        <w:r w:rsidR="00662B6A" w:rsidRPr="00662B6A">
          <w:rPr>
            <w:rFonts w:ascii="Times New Roman" w:hAnsi="Times New Roman" w:cs="Times New Roman"/>
            <w:color w:val="1155CC"/>
            <w:sz w:val="24"/>
            <w:szCs w:val="24"/>
            <w:u w:val="single"/>
            <w:shd w:val="clear" w:color="auto" w:fill="FFFFFF"/>
          </w:rPr>
          <w:delText>linkedin.com/in/sandramagura</w:delText>
        </w:r>
      </w:del>
    </w:p>
    <w:p w14:paraId="4AC9E569" w14:textId="6C7E0CC4" w:rsidR="00D134B3" w:rsidRDefault="00D134B3" w:rsidP="00D134B3">
      <w:pPr>
        <w:jc w:val="center"/>
        <w:rPr>
          <w:del w:id="74" w:author="1" w:date="2026-09-22T12:43:00Z" w16du:dateUtc="2026-09-22T16:43:00Z"/>
          <w:rFonts w:ascii="Times New Roman" w:hAnsi="Times New Roman" w:cs="Times New Roman"/>
          <w:sz w:val="24"/>
          <w:szCs w:val="24"/>
        </w:rPr>
      </w:pPr>
      <w:del w:id="75" w:author="1" w:date="2026-09-22T12:43:00Z" w16du:dateUtc="2026-09-22T16:43:00Z">
        <w:r>
          <w:rPr>
            <w:rFonts w:ascii="Times New Roman" w:hAnsi="Times New Roman" w:cs="Times New Roman"/>
            <w:sz w:val="24"/>
            <w:szCs w:val="24"/>
          </w:rPr>
          <w:delText>Fredericksburg, VA 22405</w:delText>
        </w:r>
      </w:del>
    </w:p>
    <w:p w14:paraId="0F73EEFC" w14:textId="3A5AEB4B" w:rsidR="00662B6A" w:rsidRPr="00662B6A" w:rsidRDefault="00330337" w:rsidP="007E7DA1">
      <w:pPr>
        <w:jc w:val="center"/>
        <w:rPr>
          <w:del w:id="76" w:author="1" w:date="2026-09-22T12:43:00Z" w16du:dateUtc="2026-09-22T16:43:00Z"/>
          <w:rFonts w:ascii="Times New Roman" w:hAnsi="Times New Roman" w:cs="Times New Roman"/>
          <w:sz w:val="24"/>
          <w:szCs w:val="24"/>
        </w:rPr>
      </w:pPr>
      <w:del w:id="77" w:author="1" w:date="2026-09-22T12:43:00Z" w16du:dateUtc="2026-09-22T16:43:00Z">
        <w:r>
          <w:rPr>
            <w:noProof/>
          </w:rPr>
        </w:r>
      </w:del>
      <w:r>
        <w:pict w14:anchorId="7577CC8F">
          <v:rect id="Horizontal Line 1" o:spid="_x0000_s1028" style="width:480.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E77MXcAAAACAEAAA8AAAAAAAAAAAAAAAAAswQAAGRycy9kb3ducmV2Lnht&#13;&#10;bFBLBQYAAAAABAAEAPMAAAC8BQAAAAA=&#13;&#10;" filled="f">
            <o:lock v:ext="edit" rotation="t" aspectratio="t" verticies="t" text="t" shapetype="t"/>
            <w10:anchorlock/>
          </v:rect>
        </w:pict>
      </w:r>
    </w:p>
    <w:p w14:paraId="6DA3E3CE" w14:textId="3B7ADEF9" w:rsidR="00662B6A" w:rsidRDefault="00662B6A" w:rsidP="00662B6A">
      <w:pPr>
        <w:rPr>
          <w:del w:id="78" w:author="1" w:date="2026-09-22T12:43:00Z" w16du:dateUtc="2026-09-22T16:43:00Z"/>
          <w:rFonts w:ascii="Times New Roman" w:hAnsi="Times New Roman" w:cs="Times New Roman"/>
          <w:color w:val="0F0F0F"/>
          <w:sz w:val="24"/>
          <w:szCs w:val="24"/>
        </w:rPr>
      </w:pPr>
      <w:del w:id="79" w:author="1" w:date="2026-09-22T12:43:00Z" w16du:dateUtc="2026-09-22T16:43:00Z">
        <w:r w:rsidRPr="00662B6A">
          <w:rPr>
            <w:rFonts w:ascii="Times New Roman" w:hAnsi="Times New Roman" w:cs="Times New Roman"/>
            <w:color w:val="0F0F0F"/>
            <w:sz w:val="24"/>
            <w:szCs w:val="24"/>
          </w:rPr>
          <w:delText>Experienced professional with over 20 years in Executive Administrative Assistance and Event Planning, complemented by 15+ years as a successful owner of a virtual assistance company. Proficient in communication, leadership, and time management with exceptional organizational and multitasking skills. Adept in software like Microsoft Office, SalesForce, SharePoint, and skilled in email management, internet research, and travel planning. Possess a Bachelor's degree in Communications with a minor in Business and Marketing. Proven track record of delivering exceptional results, thriving in high-pressure environments while excelling in diverse roles, including consultancy specializing in Quality Management, Event Planning, and Marketing</w:delText>
        </w:r>
        <w:r w:rsidR="00A11BF9">
          <w:rPr>
            <w:rFonts w:ascii="Times New Roman" w:hAnsi="Times New Roman" w:cs="Times New Roman"/>
            <w:color w:val="0F0F0F"/>
            <w:sz w:val="24"/>
            <w:szCs w:val="24"/>
          </w:rPr>
          <w:delText>.</w:delText>
        </w:r>
        <w:r w:rsidRPr="00662B6A">
          <w:rPr>
            <w:rFonts w:ascii="Times New Roman" w:hAnsi="Times New Roman" w:cs="Times New Roman"/>
            <w:color w:val="0F0F0F"/>
            <w:sz w:val="24"/>
            <w:szCs w:val="24"/>
          </w:rPr>
          <w:delText xml:space="preserve"> Currently contributing expertise as a Quality Assurance Coordinator and Marketing/Event Planning Assistant at AMSG, actively involved in ISO 9001 certification efforts.</w:delText>
        </w:r>
      </w:del>
    </w:p>
    <w:p w14:paraId="2CD7C1D0" w14:textId="0AB30083" w:rsidR="00E91052" w:rsidRDefault="00330337" w:rsidP="00662B6A">
      <w:pPr>
        <w:rPr>
          <w:del w:id="80" w:author="1" w:date="2026-09-22T12:43:00Z" w16du:dateUtc="2026-09-22T16:43:00Z"/>
          <w:rFonts w:ascii="Times New Roman" w:hAnsi="Times New Roman" w:cs="Times New Roman"/>
          <w:sz w:val="24"/>
          <w:szCs w:val="24"/>
        </w:rPr>
      </w:pPr>
      <w:del w:id="81" w:author="1" w:date="2026-09-22T12:43:00Z" w16du:dateUtc="2026-09-22T16:43:00Z">
        <w:r>
          <w:rPr>
            <w:noProof/>
          </w:rPr>
        </w:r>
      </w:del>
      <w:r>
        <w:pict w14:anchorId="60DE051B">
          <v:rect id="Horizontal Line 2" o:spid="_x0000_s1027" style="width:480.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E77MXcAAAACAEAAA8AAAAAAAAAAAAAAAAAswQAAGRycy9kb3ducmV2Lnht&#13;&#10;bFBLBQYAAAAABAAEAPMAAAC8BQAAAAA=&#13;&#10;" filled="f">
            <o:lock v:ext="edit" rotation="t" aspectratio="t" verticies="t" text="t" shapetype="t"/>
            <w10:anchorlock/>
          </v:rect>
        </w:pict>
      </w:r>
    </w:p>
    <w:p w14:paraId="46128CE7" w14:textId="77777777" w:rsidR="00BA0ED1" w:rsidRDefault="00BA0ED1" w:rsidP="00E91052">
      <w:pPr>
        <w:jc w:val="center"/>
        <w:rPr>
          <w:del w:id="82" w:author="1" w:date="2026-09-22T12:43:00Z" w16du:dateUtc="2026-09-22T16:43:00Z"/>
          <w:rFonts w:ascii="Times New Roman" w:hAnsi="Times New Roman" w:cs="Times New Roman"/>
          <w:sz w:val="24"/>
          <w:szCs w:val="24"/>
        </w:rPr>
      </w:pPr>
    </w:p>
    <w:p w14:paraId="436740C2" w14:textId="16D6B60B" w:rsidR="00662B6A" w:rsidRDefault="00E91052" w:rsidP="00E91052">
      <w:pPr>
        <w:jc w:val="center"/>
        <w:rPr>
          <w:del w:id="83" w:author="1" w:date="2026-09-22T12:43:00Z" w16du:dateUtc="2026-09-22T16:43:00Z"/>
          <w:rFonts w:ascii="Times New Roman" w:hAnsi="Times New Roman" w:cs="Times New Roman"/>
          <w:sz w:val="24"/>
          <w:szCs w:val="24"/>
        </w:rPr>
      </w:pPr>
      <w:del w:id="84" w:author="1" w:date="2026-09-22T12:43:00Z" w16du:dateUtc="2026-09-22T16:43:00Z">
        <w:r>
          <w:rPr>
            <w:rFonts w:ascii="Times New Roman" w:hAnsi="Times New Roman" w:cs="Times New Roman"/>
            <w:sz w:val="24"/>
            <w:szCs w:val="24"/>
          </w:rPr>
          <w:delText>PROFESSIONAL EXPERIENCE</w:delText>
        </w:r>
      </w:del>
    </w:p>
    <w:p w14:paraId="76E794DD" w14:textId="77777777" w:rsidR="00662B6A" w:rsidRPr="00662B6A" w:rsidRDefault="00662B6A" w:rsidP="00662B6A">
      <w:pPr>
        <w:spacing w:before="300"/>
        <w:rPr>
          <w:del w:id="85" w:author="1" w:date="2026-09-22T12:43:00Z" w16du:dateUtc="2026-09-22T16:43:00Z"/>
          <w:rFonts w:ascii="Times New Roman" w:hAnsi="Times New Roman" w:cs="Times New Roman"/>
          <w:sz w:val="24"/>
          <w:szCs w:val="24"/>
        </w:rPr>
      </w:pPr>
      <w:del w:id="86" w:author="1" w:date="2026-09-22T12:43:00Z" w16du:dateUtc="2026-09-22T16:43:00Z">
        <w:r w:rsidRPr="00662B6A">
          <w:rPr>
            <w:rFonts w:ascii="Times New Roman" w:hAnsi="Times New Roman" w:cs="Times New Roman"/>
            <w:color w:val="0F0F0F"/>
            <w:sz w:val="24"/>
            <w:szCs w:val="24"/>
          </w:rPr>
          <w:delText>Executive Administrative Assistant</w:delText>
        </w:r>
      </w:del>
    </w:p>
    <w:p w14:paraId="2D46D6A6" w14:textId="77777777" w:rsidR="00662B6A" w:rsidRPr="00662B6A" w:rsidRDefault="00662B6A" w:rsidP="00662B6A">
      <w:pPr>
        <w:numPr>
          <w:ilvl w:val="0"/>
          <w:numId w:val="2"/>
        </w:numPr>
        <w:spacing w:before="300"/>
        <w:textAlignment w:val="baseline"/>
        <w:rPr>
          <w:del w:id="87" w:author="1" w:date="2026-09-22T12:43:00Z" w16du:dateUtc="2026-09-22T16:43:00Z"/>
          <w:rFonts w:ascii="Times New Roman" w:hAnsi="Times New Roman" w:cs="Times New Roman"/>
          <w:color w:val="000000"/>
          <w:sz w:val="24"/>
          <w:szCs w:val="24"/>
        </w:rPr>
      </w:pPr>
      <w:del w:id="88" w:author="1" w:date="2026-09-22T12:43:00Z" w16du:dateUtc="2026-09-22T16:43:00Z">
        <w:r w:rsidRPr="00662B6A">
          <w:rPr>
            <w:rFonts w:ascii="Times New Roman" w:hAnsi="Times New Roman" w:cs="Times New Roman"/>
            <w:color w:val="000000"/>
            <w:sz w:val="24"/>
            <w:szCs w:val="24"/>
          </w:rPr>
          <w:delText>Organized and managed corporate filings, tax calendars, rental payments, and financial statements for multiple companies.</w:delText>
        </w:r>
      </w:del>
    </w:p>
    <w:p w14:paraId="11A57B98" w14:textId="7A423781" w:rsidR="00662B6A" w:rsidRPr="00662B6A" w:rsidRDefault="00662B6A" w:rsidP="00662B6A">
      <w:pPr>
        <w:numPr>
          <w:ilvl w:val="0"/>
          <w:numId w:val="2"/>
        </w:numPr>
        <w:textAlignment w:val="baseline"/>
        <w:rPr>
          <w:del w:id="89" w:author="1" w:date="2026-09-22T12:43:00Z" w16du:dateUtc="2026-09-22T16:43:00Z"/>
          <w:rFonts w:ascii="Times New Roman" w:hAnsi="Times New Roman" w:cs="Times New Roman"/>
          <w:color w:val="000000"/>
          <w:sz w:val="24"/>
          <w:szCs w:val="24"/>
        </w:rPr>
      </w:pPr>
      <w:del w:id="90" w:author="1" w:date="2026-09-22T12:43:00Z" w16du:dateUtc="2026-09-22T16:43:00Z">
        <w:r w:rsidRPr="00662B6A">
          <w:rPr>
            <w:rFonts w:ascii="Times New Roman" w:hAnsi="Times New Roman" w:cs="Times New Roman"/>
            <w:color w:val="000000"/>
            <w:sz w:val="24"/>
            <w:szCs w:val="24"/>
          </w:rPr>
          <w:delText xml:space="preserve">Supervised, trained, and managed a team of over </w:delText>
        </w:r>
        <w:r w:rsidR="00CA34B2" w:rsidRPr="00662B6A">
          <w:rPr>
            <w:rFonts w:ascii="Times New Roman" w:hAnsi="Times New Roman" w:cs="Times New Roman"/>
            <w:color w:val="000000"/>
            <w:sz w:val="24"/>
            <w:szCs w:val="24"/>
          </w:rPr>
          <w:delText>fifteen</w:delText>
        </w:r>
        <w:r w:rsidRPr="00662B6A">
          <w:rPr>
            <w:rFonts w:ascii="Times New Roman" w:hAnsi="Times New Roman" w:cs="Times New Roman"/>
            <w:color w:val="000000"/>
            <w:sz w:val="24"/>
            <w:szCs w:val="24"/>
          </w:rPr>
          <w:delText xml:space="preserve"> employees and assistants.</w:delText>
        </w:r>
      </w:del>
    </w:p>
    <w:p w14:paraId="14832F2B" w14:textId="77777777" w:rsidR="00662B6A" w:rsidRPr="00662B6A" w:rsidRDefault="00662B6A" w:rsidP="00662B6A">
      <w:pPr>
        <w:numPr>
          <w:ilvl w:val="0"/>
          <w:numId w:val="2"/>
        </w:numPr>
        <w:textAlignment w:val="baseline"/>
        <w:rPr>
          <w:del w:id="91" w:author="1" w:date="2026-09-22T12:43:00Z" w16du:dateUtc="2026-09-22T16:43:00Z"/>
          <w:rFonts w:ascii="Times New Roman" w:hAnsi="Times New Roman" w:cs="Times New Roman"/>
          <w:color w:val="000000"/>
          <w:sz w:val="24"/>
          <w:szCs w:val="24"/>
        </w:rPr>
      </w:pPr>
      <w:del w:id="92" w:author="1" w:date="2026-09-22T12:43:00Z" w16du:dateUtc="2026-09-22T16:43:00Z">
        <w:r w:rsidRPr="00662B6A">
          <w:rPr>
            <w:rFonts w:ascii="Times New Roman" w:hAnsi="Times New Roman" w:cs="Times New Roman"/>
            <w:color w:val="000000"/>
            <w:sz w:val="24"/>
            <w:szCs w:val="24"/>
          </w:rPr>
          <w:delText>Created and maintained comprehensive filing systems (paper and electronic) and managed various websites, blogs, and calendars.</w:delText>
        </w:r>
      </w:del>
    </w:p>
    <w:p w14:paraId="07B539E6" w14:textId="77777777" w:rsidR="00662B6A" w:rsidRPr="00662B6A" w:rsidRDefault="00662B6A" w:rsidP="00662B6A">
      <w:pPr>
        <w:numPr>
          <w:ilvl w:val="0"/>
          <w:numId w:val="2"/>
        </w:numPr>
        <w:textAlignment w:val="baseline"/>
        <w:rPr>
          <w:del w:id="93" w:author="1" w:date="2026-09-22T12:43:00Z" w16du:dateUtc="2026-09-22T16:43:00Z"/>
          <w:rFonts w:ascii="Times New Roman" w:hAnsi="Times New Roman" w:cs="Times New Roman"/>
          <w:color w:val="000000"/>
          <w:sz w:val="24"/>
          <w:szCs w:val="24"/>
        </w:rPr>
      </w:pPr>
      <w:del w:id="94" w:author="1" w:date="2026-09-22T12:43:00Z" w16du:dateUtc="2026-09-22T16:43:00Z">
        <w:r w:rsidRPr="00662B6A">
          <w:rPr>
            <w:rFonts w:ascii="Times New Roman" w:hAnsi="Times New Roman" w:cs="Times New Roman"/>
            <w:color w:val="000000"/>
            <w:sz w:val="24"/>
            <w:szCs w:val="24"/>
          </w:rPr>
          <w:delText>Oversaw implementation of POS and ticketing systems, transcription tasks, and client databases.</w:delText>
        </w:r>
      </w:del>
    </w:p>
    <w:p w14:paraId="4E7AE5A6" w14:textId="7CC295F2" w:rsidR="00662B6A" w:rsidRPr="00662B6A" w:rsidRDefault="00641EDC" w:rsidP="00662B6A">
      <w:pPr>
        <w:numPr>
          <w:ilvl w:val="0"/>
          <w:numId w:val="2"/>
        </w:numPr>
        <w:textAlignment w:val="baseline"/>
        <w:rPr>
          <w:del w:id="95" w:author="1" w:date="2026-09-22T12:43:00Z" w16du:dateUtc="2026-09-22T16:43:00Z"/>
          <w:rFonts w:ascii="Times New Roman" w:hAnsi="Times New Roman" w:cs="Times New Roman"/>
          <w:color w:val="000000"/>
          <w:sz w:val="24"/>
          <w:szCs w:val="24"/>
        </w:rPr>
      </w:pPr>
      <w:del w:id="96" w:author="1" w:date="2026-09-22T12:43:00Z" w16du:dateUtc="2026-09-22T16:43:00Z">
        <w:r w:rsidRPr="00662B6A">
          <w:rPr>
            <w:rFonts w:ascii="Times New Roman" w:hAnsi="Times New Roman" w:cs="Times New Roman"/>
            <w:color w:val="000000"/>
            <w:sz w:val="24"/>
            <w:szCs w:val="24"/>
          </w:rPr>
          <w:delText>Managed</w:delText>
        </w:r>
        <w:r w:rsidR="00662B6A" w:rsidRPr="00662B6A">
          <w:rPr>
            <w:rFonts w:ascii="Times New Roman" w:hAnsi="Times New Roman" w:cs="Times New Roman"/>
            <w:color w:val="000000"/>
            <w:sz w:val="24"/>
            <w:szCs w:val="24"/>
          </w:rPr>
          <w:delText xml:space="preserve"> expense reports, organized receipts, and managed administrative tasks including bookkeeping, invoicing, and correspondence.</w:delText>
        </w:r>
      </w:del>
    </w:p>
    <w:p w14:paraId="5BC8FAE1" w14:textId="10396B4B" w:rsidR="00662B6A" w:rsidRPr="00662B6A" w:rsidRDefault="00662B6A" w:rsidP="00662B6A">
      <w:pPr>
        <w:numPr>
          <w:ilvl w:val="0"/>
          <w:numId w:val="2"/>
        </w:numPr>
        <w:textAlignment w:val="baseline"/>
        <w:rPr>
          <w:del w:id="97" w:author="1" w:date="2026-09-22T12:43:00Z" w16du:dateUtc="2026-09-22T16:43:00Z"/>
          <w:rFonts w:ascii="Times New Roman" w:hAnsi="Times New Roman" w:cs="Times New Roman"/>
          <w:color w:val="000000"/>
          <w:sz w:val="24"/>
          <w:szCs w:val="24"/>
        </w:rPr>
      </w:pPr>
      <w:del w:id="98" w:author="1" w:date="2026-09-22T12:43:00Z" w16du:dateUtc="2026-09-22T16:43:00Z">
        <w:r w:rsidRPr="00662B6A">
          <w:rPr>
            <w:rFonts w:ascii="Times New Roman" w:hAnsi="Times New Roman" w:cs="Times New Roman"/>
            <w:color w:val="000000"/>
            <w:sz w:val="24"/>
            <w:szCs w:val="24"/>
          </w:rPr>
          <w:delText xml:space="preserve">Coordinated schedules, arranged conferences, managed travel, and </w:delText>
        </w:r>
        <w:r w:rsidR="00641EDC" w:rsidRPr="00662B6A">
          <w:rPr>
            <w:rFonts w:ascii="Times New Roman" w:hAnsi="Times New Roman" w:cs="Times New Roman"/>
            <w:color w:val="000000"/>
            <w:sz w:val="24"/>
            <w:szCs w:val="24"/>
          </w:rPr>
          <w:delText>oversaw</w:delText>
        </w:r>
        <w:r w:rsidRPr="00662B6A">
          <w:rPr>
            <w:rFonts w:ascii="Times New Roman" w:hAnsi="Times New Roman" w:cs="Times New Roman"/>
            <w:color w:val="000000"/>
            <w:sz w:val="24"/>
            <w:szCs w:val="24"/>
          </w:rPr>
          <w:delText xml:space="preserve"> property management duties.</w:delText>
        </w:r>
      </w:del>
    </w:p>
    <w:p w14:paraId="484D60F4" w14:textId="77777777" w:rsidR="00662B6A" w:rsidRPr="00662B6A" w:rsidRDefault="00662B6A" w:rsidP="00662B6A">
      <w:pPr>
        <w:numPr>
          <w:ilvl w:val="0"/>
          <w:numId w:val="2"/>
        </w:numPr>
        <w:textAlignment w:val="baseline"/>
        <w:rPr>
          <w:del w:id="99" w:author="1" w:date="2026-09-22T12:43:00Z" w16du:dateUtc="2026-09-22T16:43:00Z"/>
          <w:rFonts w:ascii="Times New Roman" w:hAnsi="Times New Roman" w:cs="Times New Roman"/>
          <w:color w:val="000000"/>
          <w:sz w:val="24"/>
          <w:szCs w:val="24"/>
        </w:rPr>
      </w:pPr>
      <w:del w:id="100" w:author="1" w:date="2026-09-22T12:43:00Z" w16du:dateUtc="2026-09-22T16:43:00Z">
        <w:r w:rsidRPr="00662B6A">
          <w:rPr>
            <w:rFonts w:ascii="Times New Roman" w:hAnsi="Times New Roman" w:cs="Times New Roman"/>
            <w:color w:val="000000"/>
            <w:sz w:val="24"/>
            <w:szCs w:val="24"/>
          </w:rPr>
          <w:delText>Drafted proposals, managed budgets, and performed professional organizing tasks for 7 years.</w:delText>
        </w:r>
      </w:del>
    </w:p>
    <w:p w14:paraId="57F34F11" w14:textId="7D5AE0EA" w:rsidR="00140D6E" w:rsidRPr="00662B6A" w:rsidRDefault="00662B6A" w:rsidP="002C3CDB">
      <w:pPr>
        <w:numPr>
          <w:ilvl w:val="0"/>
          <w:numId w:val="2"/>
        </w:numPr>
        <w:spacing w:after="300"/>
        <w:textAlignment w:val="baseline"/>
        <w:rPr>
          <w:del w:id="101" w:author="1" w:date="2026-09-22T12:43:00Z" w16du:dateUtc="2026-09-22T16:43:00Z"/>
          <w:rFonts w:ascii="Times New Roman" w:hAnsi="Times New Roman" w:cs="Times New Roman"/>
          <w:color w:val="000000"/>
          <w:sz w:val="24"/>
          <w:szCs w:val="24"/>
        </w:rPr>
      </w:pPr>
      <w:del w:id="102" w:author="1" w:date="2026-09-22T12:43:00Z" w16du:dateUtc="2026-09-22T16:43:00Z">
        <w:r w:rsidRPr="00662B6A">
          <w:rPr>
            <w:rFonts w:ascii="Times New Roman" w:hAnsi="Times New Roman" w:cs="Times New Roman"/>
            <w:color w:val="0F0F0F"/>
            <w:sz w:val="24"/>
            <w:szCs w:val="24"/>
          </w:rPr>
          <w:delText xml:space="preserve">Provide guidance and support in the establishment of a 501(c)(3) nonprofit </w:delText>
        </w:r>
        <w:r w:rsidR="00CA34B2" w:rsidRPr="00662B6A">
          <w:rPr>
            <w:rFonts w:ascii="Times New Roman" w:hAnsi="Times New Roman" w:cs="Times New Roman"/>
            <w:color w:val="0F0F0F"/>
            <w:sz w:val="24"/>
            <w:szCs w:val="24"/>
          </w:rPr>
          <w:delText>organization.</w:delText>
        </w:r>
      </w:del>
    </w:p>
    <w:p w14:paraId="58E785E7" w14:textId="77777777" w:rsidR="00662B6A" w:rsidRPr="00662B6A" w:rsidRDefault="00662B6A" w:rsidP="00662B6A">
      <w:pPr>
        <w:spacing w:before="300" w:after="300"/>
        <w:rPr>
          <w:del w:id="103" w:author="1" w:date="2026-09-22T12:43:00Z" w16du:dateUtc="2026-09-22T16:43:00Z"/>
          <w:rFonts w:ascii="Times New Roman" w:hAnsi="Times New Roman" w:cs="Times New Roman"/>
          <w:sz w:val="24"/>
          <w:szCs w:val="24"/>
        </w:rPr>
      </w:pPr>
      <w:del w:id="104" w:author="1" w:date="2026-09-22T12:43:00Z" w16du:dateUtc="2026-09-22T16:43:00Z">
        <w:r w:rsidRPr="00662B6A">
          <w:rPr>
            <w:rFonts w:ascii="Times New Roman" w:hAnsi="Times New Roman" w:cs="Times New Roman"/>
            <w:color w:val="0F0F0F"/>
            <w:sz w:val="24"/>
            <w:szCs w:val="24"/>
          </w:rPr>
          <w:delText>Marketing Support Specialist encompassing Public Relations, Social Media Management, and Presentation Coordination</w:delText>
        </w:r>
      </w:del>
    </w:p>
    <w:p w14:paraId="4508D665" w14:textId="77777777" w:rsidR="00662B6A" w:rsidRPr="00662B6A" w:rsidRDefault="00662B6A" w:rsidP="00662B6A">
      <w:pPr>
        <w:numPr>
          <w:ilvl w:val="0"/>
          <w:numId w:val="3"/>
        </w:numPr>
        <w:spacing w:before="300"/>
        <w:textAlignment w:val="baseline"/>
        <w:rPr>
          <w:del w:id="105" w:author="1" w:date="2026-09-22T12:43:00Z" w16du:dateUtc="2026-09-22T16:43:00Z"/>
          <w:rFonts w:ascii="Times New Roman" w:hAnsi="Times New Roman" w:cs="Times New Roman"/>
          <w:color w:val="000000"/>
          <w:sz w:val="24"/>
          <w:szCs w:val="24"/>
        </w:rPr>
      </w:pPr>
      <w:del w:id="106" w:author="1" w:date="2026-09-22T12:43:00Z" w16du:dateUtc="2026-09-22T16:43:00Z">
        <w:r w:rsidRPr="00662B6A">
          <w:rPr>
            <w:rFonts w:ascii="Times New Roman" w:hAnsi="Times New Roman" w:cs="Times New Roman"/>
            <w:color w:val="0F0F0F"/>
            <w:sz w:val="24"/>
            <w:szCs w:val="24"/>
          </w:rPr>
          <w:delText>Supported media interviews for music artists, aided in newsletter creation, designed promotional materials, managed event calendars and media lists, and assisted in news release coordination.</w:delText>
        </w:r>
      </w:del>
    </w:p>
    <w:p w14:paraId="7F15B49C" w14:textId="77777777" w:rsidR="00662B6A" w:rsidRPr="00662B6A" w:rsidRDefault="00662B6A" w:rsidP="00662B6A">
      <w:pPr>
        <w:numPr>
          <w:ilvl w:val="0"/>
          <w:numId w:val="3"/>
        </w:numPr>
        <w:textAlignment w:val="baseline"/>
        <w:rPr>
          <w:del w:id="107" w:author="1" w:date="2026-09-22T12:43:00Z" w16du:dateUtc="2026-09-22T16:43:00Z"/>
          <w:rFonts w:ascii="Times New Roman" w:hAnsi="Times New Roman" w:cs="Times New Roman"/>
          <w:color w:val="000000"/>
          <w:sz w:val="24"/>
          <w:szCs w:val="24"/>
        </w:rPr>
      </w:pPr>
      <w:del w:id="108" w:author="1" w:date="2026-09-22T12:43:00Z" w16du:dateUtc="2026-09-22T16:43:00Z">
        <w:r w:rsidRPr="00662B6A">
          <w:rPr>
            <w:rFonts w:ascii="Times New Roman" w:hAnsi="Times New Roman" w:cs="Times New Roman"/>
            <w:color w:val="0F0F0F"/>
            <w:sz w:val="24"/>
            <w:szCs w:val="24"/>
          </w:rPr>
          <w:delText>Crafted press releases, managed social media, and executed strategic marketing plans.</w:delText>
        </w:r>
      </w:del>
    </w:p>
    <w:p w14:paraId="7EBEAF4B" w14:textId="77777777" w:rsidR="00662B6A" w:rsidRPr="00662B6A" w:rsidRDefault="00662B6A" w:rsidP="00662B6A">
      <w:pPr>
        <w:numPr>
          <w:ilvl w:val="0"/>
          <w:numId w:val="3"/>
        </w:numPr>
        <w:textAlignment w:val="baseline"/>
        <w:rPr>
          <w:del w:id="109" w:author="1" w:date="2026-09-22T12:43:00Z" w16du:dateUtc="2026-09-22T16:43:00Z"/>
          <w:rFonts w:ascii="Times New Roman" w:hAnsi="Times New Roman" w:cs="Times New Roman"/>
          <w:color w:val="000000"/>
          <w:sz w:val="24"/>
          <w:szCs w:val="24"/>
        </w:rPr>
      </w:pPr>
      <w:del w:id="110" w:author="1" w:date="2026-09-22T12:43:00Z" w16du:dateUtc="2026-09-22T16:43:00Z">
        <w:r w:rsidRPr="00662B6A">
          <w:rPr>
            <w:rFonts w:ascii="Times New Roman" w:hAnsi="Times New Roman" w:cs="Times New Roman"/>
            <w:color w:val="0F0F0F"/>
            <w:sz w:val="24"/>
            <w:szCs w:val="24"/>
          </w:rPr>
          <w:delText>Enhanced online performance through analyzing email campaign metrics, supporting SEO efforts, evaluating websites, updating content, and refining social media strategies.</w:delText>
        </w:r>
      </w:del>
    </w:p>
    <w:p w14:paraId="7457BC5D" w14:textId="5174ECF5" w:rsidR="00662B6A" w:rsidRPr="00662B6A" w:rsidRDefault="00662B6A" w:rsidP="00662B6A">
      <w:pPr>
        <w:numPr>
          <w:ilvl w:val="0"/>
          <w:numId w:val="3"/>
        </w:numPr>
        <w:textAlignment w:val="baseline"/>
        <w:rPr>
          <w:del w:id="111" w:author="1" w:date="2026-09-22T12:43:00Z" w16du:dateUtc="2026-09-22T16:43:00Z"/>
          <w:rFonts w:ascii="Times New Roman" w:hAnsi="Times New Roman" w:cs="Times New Roman"/>
          <w:color w:val="000000"/>
          <w:sz w:val="24"/>
          <w:szCs w:val="24"/>
        </w:rPr>
      </w:pPr>
      <w:del w:id="112" w:author="1" w:date="2026-09-22T12:43:00Z" w16du:dateUtc="2026-09-22T16:43:00Z">
        <w:r w:rsidRPr="00662B6A">
          <w:rPr>
            <w:rFonts w:ascii="Times New Roman" w:hAnsi="Times New Roman" w:cs="Times New Roman"/>
            <w:color w:val="0F0F0F"/>
            <w:sz w:val="24"/>
            <w:szCs w:val="24"/>
          </w:rPr>
          <w:delText xml:space="preserve">Supported Marketing Manager with social media, research, ads, newsletters, presentations, and weekly </w:delText>
        </w:r>
        <w:r w:rsidR="00CA34B2" w:rsidRPr="00662B6A">
          <w:rPr>
            <w:rFonts w:ascii="Times New Roman" w:hAnsi="Times New Roman" w:cs="Times New Roman"/>
            <w:color w:val="0F0F0F"/>
            <w:sz w:val="24"/>
            <w:szCs w:val="24"/>
          </w:rPr>
          <w:delText>reports.</w:delText>
        </w:r>
      </w:del>
    </w:p>
    <w:p w14:paraId="64E2402E" w14:textId="77777777" w:rsidR="00662B6A" w:rsidRPr="00662B6A" w:rsidRDefault="00662B6A" w:rsidP="00662B6A">
      <w:pPr>
        <w:numPr>
          <w:ilvl w:val="0"/>
          <w:numId w:val="3"/>
        </w:numPr>
        <w:textAlignment w:val="baseline"/>
        <w:rPr>
          <w:del w:id="113" w:author="1" w:date="2026-09-22T12:43:00Z" w16du:dateUtc="2026-09-22T16:43:00Z"/>
          <w:rFonts w:ascii="Times New Roman" w:hAnsi="Times New Roman" w:cs="Times New Roman"/>
          <w:color w:val="000000"/>
          <w:sz w:val="24"/>
          <w:szCs w:val="24"/>
        </w:rPr>
      </w:pPr>
      <w:del w:id="114" w:author="1" w:date="2026-09-22T12:43:00Z" w16du:dateUtc="2026-09-22T16:43:00Z">
        <w:r w:rsidRPr="00662B6A">
          <w:rPr>
            <w:rFonts w:ascii="Times New Roman" w:hAnsi="Times New Roman" w:cs="Times New Roman"/>
            <w:color w:val="0F0F0F"/>
            <w:sz w:val="24"/>
            <w:szCs w:val="24"/>
          </w:rPr>
          <w:delText>Developed extensive databases, conducted data analysis, and created press databases.</w:delText>
        </w:r>
      </w:del>
    </w:p>
    <w:p w14:paraId="56C5236A" w14:textId="77777777" w:rsidR="00662B6A" w:rsidRPr="00662B6A" w:rsidRDefault="00662B6A" w:rsidP="00662B6A">
      <w:pPr>
        <w:numPr>
          <w:ilvl w:val="0"/>
          <w:numId w:val="3"/>
        </w:numPr>
        <w:textAlignment w:val="baseline"/>
        <w:rPr>
          <w:del w:id="115" w:author="1" w:date="2026-09-22T12:43:00Z" w16du:dateUtc="2026-09-22T16:43:00Z"/>
          <w:rFonts w:ascii="Times New Roman" w:hAnsi="Times New Roman" w:cs="Times New Roman"/>
          <w:color w:val="000000"/>
          <w:sz w:val="24"/>
          <w:szCs w:val="24"/>
        </w:rPr>
      </w:pPr>
      <w:del w:id="116" w:author="1" w:date="2026-09-22T12:43:00Z" w16du:dateUtc="2026-09-22T16:43:00Z">
        <w:r w:rsidRPr="00662B6A">
          <w:rPr>
            <w:rFonts w:ascii="Times New Roman" w:hAnsi="Times New Roman" w:cs="Times New Roman"/>
            <w:color w:val="0F0F0F"/>
            <w:sz w:val="24"/>
            <w:szCs w:val="24"/>
          </w:rPr>
          <w:delText>Oversaw merchandise operations, designing materials, managing budgets, and handling inventory.</w:delText>
        </w:r>
      </w:del>
    </w:p>
    <w:p w14:paraId="63EC7944" w14:textId="77777777" w:rsidR="00662B6A" w:rsidRPr="00662B6A" w:rsidRDefault="00662B6A" w:rsidP="00662B6A">
      <w:pPr>
        <w:numPr>
          <w:ilvl w:val="0"/>
          <w:numId w:val="3"/>
        </w:numPr>
        <w:spacing w:after="300"/>
        <w:textAlignment w:val="baseline"/>
        <w:rPr>
          <w:del w:id="117" w:author="1" w:date="2026-09-22T12:43:00Z" w16du:dateUtc="2026-09-22T16:43:00Z"/>
          <w:rFonts w:ascii="Times New Roman" w:hAnsi="Times New Roman" w:cs="Times New Roman"/>
          <w:color w:val="0F0F0F"/>
          <w:sz w:val="24"/>
          <w:szCs w:val="24"/>
        </w:rPr>
      </w:pPr>
      <w:del w:id="118" w:author="1" w:date="2026-09-22T12:43:00Z" w16du:dateUtc="2026-09-22T16:43:00Z">
        <w:r w:rsidRPr="00662B6A">
          <w:rPr>
            <w:rFonts w:ascii="Times New Roman" w:hAnsi="Times New Roman" w:cs="Times New Roman"/>
            <w:color w:val="000000"/>
            <w:sz w:val="24"/>
            <w:szCs w:val="24"/>
          </w:rPr>
          <w:delText>Uploaded and organized photos, created surveys, designed postcards, and updated blogs regularly.</w:delText>
        </w:r>
      </w:del>
    </w:p>
    <w:p w14:paraId="01F504CB" w14:textId="77777777" w:rsidR="00662B6A" w:rsidRPr="00662B6A" w:rsidRDefault="00662B6A" w:rsidP="00662B6A">
      <w:pPr>
        <w:spacing w:before="300"/>
        <w:rPr>
          <w:del w:id="119" w:author="1" w:date="2026-09-22T12:43:00Z" w16du:dateUtc="2026-09-22T16:43:00Z"/>
          <w:rFonts w:ascii="Times New Roman" w:hAnsi="Times New Roman" w:cs="Times New Roman"/>
          <w:sz w:val="24"/>
          <w:szCs w:val="24"/>
        </w:rPr>
      </w:pPr>
      <w:del w:id="120" w:author="1" w:date="2026-09-22T12:43:00Z" w16du:dateUtc="2026-09-22T16:43:00Z">
        <w:r w:rsidRPr="00662B6A">
          <w:rPr>
            <w:rFonts w:ascii="Times New Roman" w:hAnsi="Times New Roman" w:cs="Times New Roman"/>
            <w:color w:val="0F0F0F"/>
            <w:sz w:val="24"/>
            <w:szCs w:val="24"/>
          </w:rPr>
          <w:delText>Event Management, Program Development, and Nonprofit Consulting </w:delText>
        </w:r>
      </w:del>
    </w:p>
    <w:p w14:paraId="2FC5801E" w14:textId="77777777" w:rsidR="00662B6A" w:rsidRPr="00662B6A" w:rsidRDefault="00662B6A" w:rsidP="00662B6A">
      <w:pPr>
        <w:numPr>
          <w:ilvl w:val="0"/>
          <w:numId w:val="4"/>
        </w:numPr>
        <w:spacing w:before="300"/>
        <w:textAlignment w:val="baseline"/>
        <w:rPr>
          <w:del w:id="121" w:author="1" w:date="2026-09-22T12:43:00Z" w16du:dateUtc="2026-09-22T16:43:00Z"/>
          <w:rFonts w:ascii="Times New Roman" w:hAnsi="Times New Roman" w:cs="Times New Roman"/>
          <w:color w:val="0F0F0F"/>
          <w:sz w:val="24"/>
          <w:szCs w:val="24"/>
        </w:rPr>
      </w:pPr>
      <w:del w:id="122" w:author="1" w:date="2026-09-22T12:43:00Z" w16du:dateUtc="2026-09-22T16:43:00Z">
        <w:r w:rsidRPr="00662B6A">
          <w:rPr>
            <w:rFonts w:ascii="Times New Roman" w:hAnsi="Times New Roman" w:cs="Times New Roman"/>
            <w:color w:val="0F0F0F"/>
            <w:sz w:val="24"/>
            <w:szCs w:val="24"/>
          </w:rPr>
          <w:delText>Managed artists' contracts, payments, hospitality details, and bookings from renowned agencies.</w:delText>
        </w:r>
      </w:del>
    </w:p>
    <w:p w14:paraId="46D0C45C" w14:textId="2F815B12" w:rsidR="00662B6A" w:rsidRPr="00662B6A" w:rsidRDefault="00662B6A" w:rsidP="00662B6A">
      <w:pPr>
        <w:numPr>
          <w:ilvl w:val="0"/>
          <w:numId w:val="4"/>
        </w:numPr>
        <w:textAlignment w:val="baseline"/>
        <w:rPr>
          <w:del w:id="123" w:author="1" w:date="2026-09-22T12:43:00Z" w16du:dateUtc="2026-09-22T16:43:00Z"/>
          <w:rFonts w:ascii="Times New Roman" w:hAnsi="Times New Roman" w:cs="Times New Roman"/>
          <w:color w:val="000000"/>
          <w:sz w:val="24"/>
          <w:szCs w:val="24"/>
        </w:rPr>
      </w:pPr>
      <w:del w:id="124" w:author="1" w:date="2026-09-22T12:43:00Z" w16du:dateUtc="2026-09-22T16:43:00Z">
        <w:r w:rsidRPr="00662B6A">
          <w:rPr>
            <w:rFonts w:ascii="Times New Roman" w:hAnsi="Times New Roman" w:cs="Times New Roman"/>
            <w:color w:val="0F0F0F"/>
            <w:sz w:val="24"/>
            <w:szCs w:val="24"/>
          </w:rPr>
          <w:delText xml:space="preserve">Coordinated national fundraising events for </w:delText>
        </w:r>
        <w:r w:rsidR="00CA34B2" w:rsidRPr="00662B6A">
          <w:rPr>
            <w:rFonts w:ascii="Times New Roman" w:hAnsi="Times New Roman" w:cs="Times New Roman"/>
            <w:color w:val="0F0F0F"/>
            <w:sz w:val="24"/>
            <w:szCs w:val="24"/>
          </w:rPr>
          <w:delText>forty</w:delText>
        </w:r>
        <w:r w:rsidRPr="00662B6A">
          <w:rPr>
            <w:rFonts w:ascii="Times New Roman" w:hAnsi="Times New Roman" w:cs="Times New Roman"/>
            <w:color w:val="0F0F0F"/>
            <w:sz w:val="24"/>
            <w:szCs w:val="24"/>
          </w:rPr>
          <w:delText xml:space="preserve"> wounded soldiers, including extensive travel arrangements.</w:delText>
        </w:r>
      </w:del>
    </w:p>
    <w:p w14:paraId="5209D683" w14:textId="77777777" w:rsidR="00662B6A" w:rsidRPr="00662B6A" w:rsidRDefault="00662B6A" w:rsidP="00662B6A">
      <w:pPr>
        <w:numPr>
          <w:ilvl w:val="0"/>
          <w:numId w:val="4"/>
        </w:numPr>
        <w:textAlignment w:val="baseline"/>
        <w:rPr>
          <w:del w:id="125" w:author="1" w:date="2026-09-22T12:43:00Z" w16du:dateUtc="2026-09-22T16:43:00Z"/>
          <w:rFonts w:ascii="Times New Roman" w:hAnsi="Times New Roman" w:cs="Times New Roman"/>
          <w:color w:val="000000"/>
          <w:sz w:val="24"/>
          <w:szCs w:val="24"/>
        </w:rPr>
      </w:pPr>
      <w:del w:id="126" w:author="1" w:date="2026-09-22T12:43:00Z" w16du:dateUtc="2026-09-22T16:43:00Z">
        <w:r w:rsidRPr="00662B6A">
          <w:rPr>
            <w:rFonts w:ascii="Times New Roman" w:hAnsi="Times New Roman" w:cs="Times New Roman"/>
            <w:color w:val="000000"/>
            <w:sz w:val="24"/>
            <w:szCs w:val="24"/>
          </w:rPr>
          <w:delText>Supported various aspects of event planning, including database maintenance, sponsorship solicitation, and logistics.</w:delText>
        </w:r>
      </w:del>
    </w:p>
    <w:p w14:paraId="5E77384E" w14:textId="77777777" w:rsidR="00662B6A" w:rsidRPr="00662B6A" w:rsidRDefault="00662B6A" w:rsidP="00662B6A">
      <w:pPr>
        <w:numPr>
          <w:ilvl w:val="0"/>
          <w:numId w:val="4"/>
        </w:numPr>
        <w:textAlignment w:val="baseline"/>
        <w:rPr>
          <w:del w:id="127" w:author="1" w:date="2026-09-22T12:43:00Z" w16du:dateUtc="2026-09-22T16:43:00Z"/>
          <w:rFonts w:ascii="Times New Roman" w:hAnsi="Times New Roman" w:cs="Times New Roman"/>
          <w:color w:val="000000"/>
          <w:sz w:val="24"/>
          <w:szCs w:val="24"/>
        </w:rPr>
      </w:pPr>
      <w:del w:id="128" w:author="1" w:date="2026-09-22T12:43:00Z" w16du:dateUtc="2026-09-22T16:43:00Z">
        <w:r w:rsidRPr="00662B6A">
          <w:rPr>
            <w:rFonts w:ascii="Times New Roman" w:hAnsi="Times New Roman" w:cs="Times New Roman"/>
            <w:color w:val="000000"/>
            <w:sz w:val="24"/>
            <w:szCs w:val="24"/>
          </w:rPr>
          <w:delText>Assisted in photography, corporate party planning, and execution of leadership retreats and HQ events.</w:delText>
        </w:r>
      </w:del>
    </w:p>
    <w:p w14:paraId="1EB7E493" w14:textId="77777777" w:rsidR="00662B6A" w:rsidRPr="00662B6A" w:rsidRDefault="00662B6A" w:rsidP="00662B6A">
      <w:pPr>
        <w:numPr>
          <w:ilvl w:val="0"/>
          <w:numId w:val="4"/>
        </w:numPr>
        <w:textAlignment w:val="baseline"/>
        <w:rPr>
          <w:del w:id="129" w:author="1" w:date="2026-09-22T12:43:00Z" w16du:dateUtc="2026-09-22T16:43:00Z"/>
          <w:rFonts w:ascii="Times New Roman" w:hAnsi="Times New Roman" w:cs="Times New Roman"/>
          <w:color w:val="000000"/>
          <w:sz w:val="24"/>
          <w:szCs w:val="24"/>
        </w:rPr>
      </w:pPr>
      <w:del w:id="130" w:author="1" w:date="2026-09-22T12:43:00Z" w16du:dateUtc="2026-09-22T16:43:00Z">
        <w:r w:rsidRPr="00662B6A">
          <w:rPr>
            <w:rFonts w:ascii="Times New Roman" w:hAnsi="Times New Roman" w:cs="Times New Roman"/>
            <w:color w:val="000000"/>
            <w:sz w:val="24"/>
            <w:szCs w:val="24"/>
          </w:rPr>
          <w:delText>Conducted comprehensive research for venues, food menus, activities, and promotional materials.</w:delText>
        </w:r>
      </w:del>
    </w:p>
    <w:p w14:paraId="561D274D" w14:textId="24C06655" w:rsidR="00A53FCD" w:rsidRDefault="00662B6A" w:rsidP="00A53FCD">
      <w:pPr>
        <w:numPr>
          <w:ilvl w:val="0"/>
          <w:numId w:val="4"/>
        </w:numPr>
        <w:textAlignment w:val="baseline"/>
        <w:rPr>
          <w:del w:id="131" w:author="1" w:date="2026-09-22T12:43:00Z" w16du:dateUtc="2026-09-22T16:43:00Z"/>
          <w:rFonts w:ascii="Times New Roman" w:hAnsi="Times New Roman" w:cs="Times New Roman"/>
          <w:color w:val="000000"/>
          <w:sz w:val="24"/>
          <w:szCs w:val="24"/>
        </w:rPr>
      </w:pPr>
      <w:del w:id="132" w:author="1" w:date="2026-09-22T12:43:00Z" w16du:dateUtc="2026-09-22T16:43:00Z">
        <w:r w:rsidRPr="00662B6A">
          <w:rPr>
            <w:rFonts w:ascii="Times New Roman" w:hAnsi="Times New Roman" w:cs="Times New Roman"/>
            <w:color w:val="000000"/>
            <w:sz w:val="24"/>
            <w:szCs w:val="24"/>
          </w:rPr>
          <w:delText>Developed and maintained programs for a Veterans Resource Group and supported Employee Engagement Team initiatives.</w:delText>
        </w:r>
      </w:del>
    </w:p>
    <w:p w14:paraId="7507F4CB" w14:textId="77777777" w:rsidR="00A53FCD" w:rsidRDefault="00A53FCD" w:rsidP="00A53FCD">
      <w:pPr>
        <w:textAlignment w:val="baseline"/>
        <w:rPr>
          <w:del w:id="133" w:author="1" w:date="2026-09-22T12:43:00Z" w16du:dateUtc="2026-09-22T16:43:00Z"/>
          <w:rFonts w:ascii="Times New Roman" w:hAnsi="Times New Roman" w:cs="Times New Roman"/>
          <w:color w:val="000000"/>
          <w:sz w:val="24"/>
          <w:szCs w:val="24"/>
        </w:rPr>
      </w:pPr>
    </w:p>
    <w:p w14:paraId="0D03E080" w14:textId="77777777" w:rsidR="00A53FCD" w:rsidRPr="00662B6A" w:rsidRDefault="00A53FCD" w:rsidP="00A53FCD">
      <w:pPr>
        <w:rPr>
          <w:del w:id="134" w:author="1" w:date="2026-09-22T12:43:00Z" w16du:dateUtc="2026-09-22T16:43:00Z"/>
          <w:rFonts w:ascii="Times New Roman" w:hAnsi="Times New Roman" w:cs="Times New Roman"/>
          <w:sz w:val="24"/>
          <w:szCs w:val="24"/>
        </w:rPr>
      </w:pPr>
      <w:del w:id="135" w:author="1" w:date="2026-09-22T12:43:00Z" w16du:dateUtc="2026-09-22T16:43:00Z">
        <w:r w:rsidRPr="00662B6A">
          <w:rPr>
            <w:rFonts w:ascii="Times New Roman" w:hAnsi="Times New Roman" w:cs="Times New Roman"/>
            <w:color w:val="0F0F0F"/>
            <w:sz w:val="24"/>
            <w:szCs w:val="24"/>
          </w:rPr>
          <w:delText>Quality Oversight Manager, Training and Compliance Lead, Document Control Supervisor, ISO 9001 Compliance Auditor</w:delText>
        </w:r>
      </w:del>
    </w:p>
    <w:p w14:paraId="68C84CC3" w14:textId="77777777" w:rsidR="00A53FCD" w:rsidRPr="00662B6A" w:rsidRDefault="00A53FCD" w:rsidP="00A53FCD">
      <w:pPr>
        <w:numPr>
          <w:ilvl w:val="0"/>
          <w:numId w:val="1"/>
        </w:numPr>
        <w:spacing w:before="300"/>
        <w:textAlignment w:val="baseline"/>
        <w:rPr>
          <w:del w:id="136" w:author="1" w:date="2026-09-22T12:43:00Z" w16du:dateUtc="2026-09-22T16:43:00Z"/>
          <w:rFonts w:ascii="Times New Roman" w:hAnsi="Times New Roman" w:cs="Times New Roman"/>
          <w:color w:val="000000"/>
          <w:sz w:val="24"/>
          <w:szCs w:val="24"/>
        </w:rPr>
      </w:pPr>
      <w:del w:id="137" w:author="1" w:date="2026-09-22T12:43:00Z" w16du:dateUtc="2026-09-22T16:43:00Z">
        <w:r w:rsidRPr="00662B6A">
          <w:rPr>
            <w:rFonts w:ascii="Times New Roman" w:hAnsi="Times New Roman" w:cs="Times New Roman"/>
            <w:color w:val="000000"/>
            <w:sz w:val="24"/>
            <w:szCs w:val="24"/>
          </w:rPr>
          <w:delText>Lead ISO certification and internal audits, ensuring compliance and continuous improvement.</w:delText>
        </w:r>
      </w:del>
    </w:p>
    <w:p w14:paraId="6735D2DE" w14:textId="77777777" w:rsidR="00A53FCD" w:rsidRPr="00662B6A" w:rsidRDefault="00A53FCD" w:rsidP="00A53FCD">
      <w:pPr>
        <w:numPr>
          <w:ilvl w:val="0"/>
          <w:numId w:val="1"/>
        </w:numPr>
        <w:textAlignment w:val="baseline"/>
        <w:rPr>
          <w:del w:id="138" w:author="1" w:date="2026-09-22T12:43:00Z" w16du:dateUtc="2026-09-22T16:43:00Z"/>
          <w:rFonts w:ascii="Times New Roman" w:hAnsi="Times New Roman" w:cs="Times New Roman"/>
          <w:color w:val="000000"/>
          <w:sz w:val="24"/>
          <w:szCs w:val="24"/>
        </w:rPr>
      </w:pPr>
      <w:del w:id="139" w:author="1" w:date="2026-09-22T12:43:00Z" w16du:dateUtc="2026-09-22T16:43:00Z">
        <w:r w:rsidRPr="00662B6A">
          <w:rPr>
            <w:rFonts w:ascii="Times New Roman" w:hAnsi="Times New Roman" w:cs="Times New Roman"/>
            <w:color w:val="000000"/>
            <w:sz w:val="24"/>
            <w:szCs w:val="24"/>
          </w:rPr>
          <w:delText>Develop audit plans, oversee process reviews, and mitigate risks for the Quality Management System (QMS).</w:delText>
        </w:r>
      </w:del>
    </w:p>
    <w:p w14:paraId="16E77C6C" w14:textId="77777777" w:rsidR="00A53FCD" w:rsidRPr="00662B6A" w:rsidRDefault="00A53FCD" w:rsidP="00A53FCD">
      <w:pPr>
        <w:numPr>
          <w:ilvl w:val="0"/>
          <w:numId w:val="1"/>
        </w:numPr>
        <w:textAlignment w:val="baseline"/>
        <w:rPr>
          <w:del w:id="140" w:author="1" w:date="2026-09-22T12:43:00Z" w16du:dateUtc="2026-09-22T16:43:00Z"/>
          <w:rFonts w:ascii="Times New Roman" w:hAnsi="Times New Roman" w:cs="Times New Roman"/>
          <w:color w:val="000000"/>
          <w:sz w:val="24"/>
          <w:szCs w:val="24"/>
        </w:rPr>
      </w:pPr>
      <w:del w:id="141" w:author="1" w:date="2026-09-22T12:43:00Z" w16du:dateUtc="2026-09-22T16:43:00Z">
        <w:r w:rsidRPr="00662B6A">
          <w:rPr>
            <w:rFonts w:ascii="Times New Roman" w:hAnsi="Times New Roman" w:cs="Times New Roman"/>
            <w:color w:val="000000"/>
            <w:sz w:val="24"/>
            <w:szCs w:val="24"/>
          </w:rPr>
          <w:delText>Resolve non-compliances, maintain documentation aligned with ISO 9001, and report to management.</w:delText>
        </w:r>
      </w:del>
    </w:p>
    <w:p w14:paraId="499CF2AE" w14:textId="77777777" w:rsidR="00A53FCD" w:rsidRPr="00662B6A" w:rsidRDefault="00A53FCD" w:rsidP="00A53FCD">
      <w:pPr>
        <w:numPr>
          <w:ilvl w:val="0"/>
          <w:numId w:val="1"/>
        </w:numPr>
        <w:textAlignment w:val="baseline"/>
        <w:rPr>
          <w:del w:id="142" w:author="1" w:date="2026-09-22T12:43:00Z" w16du:dateUtc="2026-09-22T16:43:00Z"/>
          <w:rFonts w:ascii="Times New Roman" w:hAnsi="Times New Roman" w:cs="Times New Roman"/>
          <w:color w:val="000000"/>
          <w:sz w:val="24"/>
          <w:szCs w:val="24"/>
        </w:rPr>
      </w:pPr>
      <w:del w:id="143" w:author="1" w:date="2026-09-22T12:43:00Z" w16du:dateUtc="2026-09-22T16:43:00Z">
        <w:r w:rsidRPr="00662B6A">
          <w:rPr>
            <w:rFonts w:ascii="Times New Roman" w:hAnsi="Times New Roman" w:cs="Times New Roman"/>
            <w:color w:val="000000"/>
            <w:sz w:val="24"/>
            <w:szCs w:val="24"/>
          </w:rPr>
          <w:delText>Create and deliver QMS training, manage communication, and conduct Management Review Board Meetings.</w:delText>
        </w:r>
      </w:del>
    </w:p>
    <w:p w14:paraId="2516E6F0" w14:textId="77777777" w:rsidR="00A53FCD" w:rsidRPr="00662B6A" w:rsidRDefault="00A53FCD" w:rsidP="00A53FCD">
      <w:pPr>
        <w:numPr>
          <w:ilvl w:val="0"/>
          <w:numId w:val="1"/>
        </w:numPr>
        <w:textAlignment w:val="baseline"/>
        <w:rPr>
          <w:del w:id="144" w:author="1" w:date="2026-09-22T12:43:00Z" w16du:dateUtc="2026-09-22T16:43:00Z"/>
          <w:rFonts w:ascii="Times New Roman" w:hAnsi="Times New Roman" w:cs="Times New Roman"/>
          <w:color w:val="000000"/>
          <w:sz w:val="24"/>
          <w:szCs w:val="24"/>
        </w:rPr>
      </w:pPr>
      <w:del w:id="145" w:author="1" w:date="2026-09-22T12:43:00Z" w16du:dateUtc="2026-09-22T16:43:00Z">
        <w:r w:rsidRPr="00662B6A">
          <w:rPr>
            <w:rFonts w:ascii="Times New Roman" w:hAnsi="Times New Roman" w:cs="Times New Roman"/>
            <w:color w:val="000000"/>
            <w:sz w:val="24"/>
            <w:szCs w:val="24"/>
          </w:rPr>
          <w:delText>Oversee QMS documentation, collaborate to optimize processes, and track quality-related KPIs.</w:delText>
        </w:r>
      </w:del>
    </w:p>
    <w:p w14:paraId="7AA643F9" w14:textId="77777777" w:rsidR="00A53FCD" w:rsidRPr="00662B6A" w:rsidRDefault="00A53FCD" w:rsidP="00A53FCD">
      <w:pPr>
        <w:numPr>
          <w:ilvl w:val="0"/>
          <w:numId w:val="1"/>
        </w:numPr>
        <w:textAlignment w:val="baseline"/>
        <w:rPr>
          <w:del w:id="146" w:author="1" w:date="2026-09-22T12:43:00Z" w16du:dateUtc="2026-09-22T16:43:00Z"/>
          <w:rFonts w:ascii="Times New Roman" w:hAnsi="Times New Roman" w:cs="Times New Roman"/>
          <w:color w:val="000000"/>
          <w:sz w:val="24"/>
          <w:szCs w:val="24"/>
        </w:rPr>
      </w:pPr>
      <w:del w:id="147" w:author="1" w:date="2026-09-22T12:43:00Z" w16du:dateUtc="2026-09-22T16:43:00Z">
        <w:r w:rsidRPr="00662B6A">
          <w:rPr>
            <w:rFonts w:ascii="Times New Roman" w:hAnsi="Times New Roman" w:cs="Times New Roman"/>
            <w:color w:val="0F0F0F"/>
            <w:sz w:val="24"/>
            <w:szCs w:val="24"/>
          </w:rPr>
          <w:delText>Managing, structuring, and revitalizing SharePoint.</w:delText>
        </w:r>
      </w:del>
    </w:p>
    <w:p w14:paraId="1F9097B6" w14:textId="77777777" w:rsidR="00662B6A" w:rsidRPr="00662B6A" w:rsidRDefault="00662B6A" w:rsidP="00662B6A">
      <w:pPr>
        <w:spacing w:after="240"/>
        <w:rPr>
          <w:del w:id="148" w:author="1" w:date="2026-09-22T12:43:00Z" w16du:dateUtc="2026-09-22T16:43:00Z"/>
          <w:rFonts w:ascii="Times New Roman" w:hAnsi="Times New Roman" w:cs="Times New Roman"/>
          <w:sz w:val="24"/>
          <w:szCs w:val="24"/>
        </w:rPr>
      </w:pPr>
    </w:p>
    <w:p w14:paraId="0918D4F9" w14:textId="1E382BE6" w:rsidR="00662B6A" w:rsidRPr="002C3203" w:rsidRDefault="00662B6A" w:rsidP="00662B6A">
      <w:pPr>
        <w:pStyle w:val="NoSpacing"/>
        <w:rPr>
          <w:del w:id="149" w:author="1" w:date="2026-09-22T12:43:00Z" w16du:dateUtc="2026-09-22T16:43:00Z"/>
          <w:rFonts w:ascii="Times New Roman" w:hAnsi="Times New Roman" w:cs="Times New Roman"/>
          <w:sz w:val="24"/>
          <w:szCs w:val="24"/>
        </w:rPr>
      </w:pPr>
      <w:del w:id="150" w:author="1" w:date="2026-09-22T12:43:00Z" w16du:dateUtc="2026-09-22T16:43:00Z">
        <w:r w:rsidRPr="002C3203">
          <w:rPr>
            <w:rFonts w:ascii="Times New Roman" w:hAnsi="Times New Roman" w:cs="Times New Roman"/>
            <w:sz w:val="24"/>
            <w:szCs w:val="24"/>
          </w:rPr>
          <w:delText xml:space="preserve">FOUNDATION ORGANIZING LLC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12/2017 to Present Consultant in Quality Assurance &amp; Marketing/Business Development/Professional Organizer</w:delText>
        </w:r>
      </w:del>
    </w:p>
    <w:p w14:paraId="18AEFC3F" w14:textId="77777777" w:rsidR="00662B6A" w:rsidRPr="002C3203" w:rsidRDefault="00662B6A" w:rsidP="00662B6A">
      <w:pPr>
        <w:pStyle w:val="NoSpacing"/>
        <w:rPr>
          <w:del w:id="151" w:author="1" w:date="2026-09-22T12:43:00Z" w16du:dateUtc="2026-09-22T16:43:00Z"/>
          <w:rFonts w:ascii="Times New Roman" w:hAnsi="Times New Roman" w:cs="Times New Roman"/>
          <w:sz w:val="24"/>
          <w:szCs w:val="24"/>
        </w:rPr>
      </w:pPr>
    </w:p>
    <w:p w14:paraId="0C0FC1AD" w14:textId="7038FB0E" w:rsidR="00662B6A" w:rsidRPr="002C3203" w:rsidRDefault="00662B6A" w:rsidP="00662B6A">
      <w:pPr>
        <w:pStyle w:val="NoSpacing"/>
        <w:rPr>
          <w:del w:id="152" w:author="1" w:date="2026-09-22T12:43:00Z" w16du:dateUtc="2026-09-22T16:43:00Z"/>
          <w:rFonts w:ascii="Times New Roman" w:hAnsi="Times New Roman" w:cs="Times New Roman"/>
          <w:sz w:val="24"/>
          <w:szCs w:val="24"/>
        </w:rPr>
      </w:pPr>
      <w:del w:id="153" w:author="1" w:date="2026-09-22T12:43:00Z" w16du:dateUtc="2026-09-22T16:43:00Z">
        <w:r w:rsidRPr="002C3203">
          <w:rPr>
            <w:rFonts w:ascii="Times New Roman" w:hAnsi="Times New Roman" w:cs="Times New Roman"/>
            <w:sz w:val="24"/>
            <w:szCs w:val="24"/>
          </w:rPr>
          <w:delText>HIPPODUCK, Trouble at the Airport</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2014-2016</w:delText>
        </w:r>
      </w:del>
    </w:p>
    <w:p w14:paraId="5385B395" w14:textId="77777777" w:rsidR="00662B6A" w:rsidRPr="002C3203" w:rsidRDefault="00662B6A" w:rsidP="00662B6A">
      <w:pPr>
        <w:pStyle w:val="NoSpacing"/>
        <w:rPr>
          <w:del w:id="154" w:author="1" w:date="2026-09-22T12:43:00Z" w16du:dateUtc="2026-09-22T16:43:00Z"/>
          <w:rFonts w:ascii="Times New Roman" w:hAnsi="Times New Roman" w:cs="Times New Roman"/>
          <w:sz w:val="24"/>
          <w:szCs w:val="24"/>
        </w:rPr>
      </w:pPr>
      <w:del w:id="155" w:author="1" w:date="2026-09-22T12:43:00Z" w16du:dateUtc="2026-09-22T16:43:00Z">
        <w:r w:rsidRPr="002C3203">
          <w:rPr>
            <w:rFonts w:ascii="Times New Roman" w:hAnsi="Times New Roman" w:cs="Times New Roman"/>
            <w:sz w:val="24"/>
            <w:szCs w:val="24"/>
          </w:rPr>
          <w:delText>Children’s Book Author</w:delText>
        </w:r>
      </w:del>
    </w:p>
    <w:p w14:paraId="4B473BA3" w14:textId="77777777" w:rsidR="00662B6A" w:rsidRPr="002C3203" w:rsidRDefault="00662B6A" w:rsidP="00662B6A">
      <w:pPr>
        <w:pStyle w:val="NoSpacing"/>
        <w:rPr>
          <w:del w:id="156" w:author="1" w:date="2026-09-22T12:43:00Z" w16du:dateUtc="2026-09-22T16:43:00Z"/>
          <w:rFonts w:ascii="Times New Roman" w:hAnsi="Times New Roman" w:cs="Times New Roman"/>
          <w:sz w:val="24"/>
          <w:szCs w:val="24"/>
        </w:rPr>
      </w:pPr>
    </w:p>
    <w:p w14:paraId="602918CA" w14:textId="78029D9D" w:rsidR="00662B6A" w:rsidRPr="002C3203" w:rsidRDefault="00662B6A" w:rsidP="00662B6A">
      <w:pPr>
        <w:pStyle w:val="NoSpacing"/>
        <w:rPr>
          <w:del w:id="157" w:author="1" w:date="2026-09-22T12:43:00Z" w16du:dateUtc="2026-09-22T16:43:00Z"/>
          <w:rFonts w:ascii="Times New Roman" w:hAnsi="Times New Roman" w:cs="Times New Roman"/>
          <w:sz w:val="24"/>
          <w:szCs w:val="24"/>
        </w:rPr>
      </w:pPr>
      <w:del w:id="158" w:author="1" w:date="2026-09-22T12:43:00Z" w16du:dateUtc="2026-09-22T16:43:00Z">
        <w:r w:rsidRPr="002C3203">
          <w:rPr>
            <w:rFonts w:ascii="Times New Roman" w:hAnsi="Times New Roman" w:cs="Times New Roman"/>
            <w:sz w:val="24"/>
            <w:szCs w:val="24"/>
          </w:rPr>
          <w:delText>SJ LOGISTICS LLC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2007-2012</w:delText>
        </w:r>
      </w:del>
    </w:p>
    <w:p w14:paraId="365B0BDD" w14:textId="1E6D3F7B" w:rsidR="00662B6A" w:rsidRPr="002C3203" w:rsidRDefault="00662B6A" w:rsidP="00662B6A">
      <w:pPr>
        <w:pStyle w:val="NoSpacing"/>
        <w:rPr>
          <w:del w:id="159" w:author="1" w:date="2026-09-22T12:43:00Z" w16du:dateUtc="2026-09-22T16:43:00Z"/>
          <w:rFonts w:ascii="Times New Roman" w:hAnsi="Times New Roman" w:cs="Times New Roman"/>
          <w:sz w:val="24"/>
          <w:szCs w:val="24"/>
        </w:rPr>
      </w:pPr>
      <w:del w:id="160" w:author="1" w:date="2026-09-22T12:43:00Z" w16du:dateUtc="2026-09-22T16:43:00Z">
        <w:r w:rsidRPr="002C3203">
          <w:rPr>
            <w:rFonts w:ascii="Times New Roman" w:hAnsi="Times New Roman" w:cs="Times New Roman"/>
            <w:sz w:val="24"/>
            <w:szCs w:val="24"/>
          </w:rPr>
          <w:delText>Business Consultant &amp; Executive Administrative Assistant</w:delText>
        </w:r>
      </w:del>
    </w:p>
    <w:p w14:paraId="5DE2E67D" w14:textId="77777777" w:rsidR="00662B6A" w:rsidRPr="002C3203" w:rsidRDefault="00662B6A" w:rsidP="00662B6A">
      <w:pPr>
        <w:pStyle w:val="NoSpacing"/>
        <w:rPr>
          <w:del w:id="161" w:author="1" w:date="2026-09-22T12:43:00Z" w16du:dateUtc="2026-09-22T16:43:00Z"/>
          <w:rFonts w:ascii="Times New Roman" w:hAnsi="Times New Roman" w:cs="Times New Roman"/>
          <w:sz w:val="24"/>
          <w:szCs w:val="24"/>
        </w:rPr>
      </w:pPr>
    </w:p>
    <w:p w14:paraId="7D4B6145" w14:textId="543A6B84" w:rsidR="00662B6A" w:rsidRPr="002C3203" w:rsidRDefault="00662B6A" w:rsidP="00662B6A">
      <w:pPr>
        <w:pStyle w:val="NoSpacing"/>
        <w:rPr>
          <w:del w:id="162" w:author="1" w:date="2026-09-22T12:43:00Z" w16du:dateUtc="2026-09-22T16:43:00Z"/>
          <w:rFonts w:ascii="Times New Roman" w:hAnsi="Times New Roman" w:cs="Times New Roman"/>
          <w:sz w:val="24"/>
          <w:szCs w:val="24"/>
        </w:rPr>
      </w:pPr>
      <w:del w:id="163" w:author="1" w:date="2026-09-22T12:43:00Z" w16du:dateUtc="2026-09-22T16:43:00Z">
        <w:r w:rsidRPr="002C3203">
          <w:rPr>
            <w:rFonts w:ascii="Times New Roman" w:hAnsi="Times New Roman" w:cs="Times New Roman"/>
            <w:sz w:val="24"/>
            <w:szCs w:val="24"/>
          </w:rPr>
          <w:delText>THE STEPHEN TALKHOUSE (live music venue)</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2003-2007 </w:delText>
        </w:r>
        <w:r w:rsidR="003E3F81">
          <w:rPr>
            <w:rFonts w:ascii="Times New Roman" w:hAnsi="Times New Roman" w:cs="Times New Roman"/>
            <w:sz w:val="24"/>
            <w:szCs w:val="24"/>
          </w:rPr>
          <w:delText xml:space="preserve">  </w:delText>
        </w:r>
        <w:r w:rsidRPr="002C3203">
          <w:rPr>
            <w:rFonts w:ascii="Times New Roman" w:hAnsi="Times New Roman" w:cs="Times New Roman"/>
            <w:sz w:val="24"/>
            <w:szCs w:val="24"/>
          </w:rPr>
          <w:delText>Executive</w:delText>
        </w:r>
        <w:r w:rsidR="00524C17">
          <w:rPr>
            <w:rFonts w:ascii="Times New Roman" w:hAnsi="Times New Roman" w:cs="Times New Roman"/>
            <w:sz w:val="24"/>
            <w:szCs w:val="24"/>
          </w:rPr>
          <w:delText xml:space="preserve"> </w:delText>
        </w:r>
        <w:r w:rsidRPr="002C3203">
          <w:rPr>
            <w:rFonts w:ascii="Times New Roman" w:hAnsi="Times New Roman" w:cs="Times New Roman"/>
            <w:sz w:val="24"/>
            <w:szCs w:val="24"/>
          </w:rPr>
          <w:delText>Administrative Assistant &amp; Event Planner</w:delText>
        </w:r>
      </w:del>
    </w:p>
    <w:p w14:paraId="4FDF8236" w14:textId="20269FBD" w:rsidR="00662B6A" w:rsidRPr="002C3203" w:rsidRDefault="00662B6A" w:rsidP="00662B6A">
      <w:pPr>
        <w:pStyle w:val="NoSpacing"/>
        <w:rPr>
          <w:del w:id="164" w:author="1" w:date="2026-09-22T12:43:00Z" w16du:dateUtc="2026-09-22T16:43:00Z"/>
          <w:rFonts w:ascii="Times New Roman" w:hAnsi="Times New Roman" w:cs="Times New Roman"/>
          <w:sz w:val="24"/>
          <w:szCs w:val="24"/>
        </w:rPr>
      </w:pPr>
      <w:del w:id="165" w:author="1" w:date="2026-09-22T12:43:00Z" w16du:dateUtc="2026-09-22T16:43:00Z">
        <w:r w:rsidRPr="002C3203">
          <w:rPr>
            <w:rFonts w:ascii="Times New Roman" w:hAnsi="Times New Roman" w:cs="Times New Roman"/>
            <w:sz w:val="24"/>
            <w:szCs w:val="24"/>
          </w:rPr>
          <w:delText xml:space="preserve"> </w:delText>
        </w:r>
      </w:del>
    </w:p>
    <w:p w14:paraId="4C932C0E" w14:textId="11A73C82" w:rsidR="00662B6A" w:rsidRPr="002C3203" w:rsidRDefault="00662B6A" w:rsidP="00662B6A">
      <w:pPr>
        <w:pStyle w:val="NoSpacing"/>
        <w:rPr>
          <w:del w:id="166" w:author="1" w:date="2026-09-22T12:43:00Z" w16du:dateUtc="2026-09-22T16:43:00Z"/>
          <w:rFonts w:ascii="Times New Roman" w:hAnsi="Times New Roman" w:cs="Times New Roman"/>
          <w:sz w:val="24"/>
          <w:szCs w:val="24"/>
        </w:rPr>
      </w:pPr>
      <w:del w:id="167" w:author="1" w:date="2026-09-22T12:43:00Z" w16du:dateUtc="2026-09-22T16:43:00Z">
        <w:r w:rsidRPr="002C3203">
          <w:rPr>
            <w:rFonts w:ascii="Times New Roman" w:hAnsi="Times New Roman" w:cs="Times New Roman"/>
            <w:sz w:val="24"/>
            <w:szCs w:val="24"/>
          </w:rPr>
          <w:delText xml:space="preserve">SOLDIER RIDE/WOUNDED WARRIOR PROJECT   </w:delText>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r>
        <w:r w:rsidRPr="002C3203">
          <w:rPr>
            <w:rFonts w:ascii="Times New Roman" w:hAnsi="Times New Roman" w:cs="Times New Roman"/>
            <w:sz w:val="24"/>
            <w:szCs w:val="24"/>
          </w:rPr>
          <w:tab/>
          <w:delText xml:space="preserve">                    </w:delText>
        </w:r>
        <w:r w:rsidR="00140D6E">
          <w:rPr>
            <w:rFonts w:ascii="Times New Roman" w:hAnsi="Times New Roman" w:cs="Times New Roman"/>
            <w:sz w:val="24"/>
            <w:szCs w:val="24"/>
          </w:rPr>
          <w:delText xml:space="preserve">         </w:delText>
        </w:r>
        <w:r w:rsidRPr="002C3203">
          <w:rPr>
            <w:rFonts w:ascii="Times New Roman" w:hAnsi="Times New Roman" w:cs="Times New Roman"/>
            <w:sz w:val="24"/>
            <w:szCs w:val="24"/>
          </w:rPr>
          <w:delText xml:space="preserve"> 2004-2007</w:delText>
        </w:r>
      </w:del>
    </w:p>
    <w:p w14:paraId="450DF824" w14:textId="645427BE" w:rsidR="00662B6A" w:rsidRDefault="00662B6A" w:rsidP="00662B6A">
      <w:pPr>
        <w:pStyle w:val="NoSpacing"/>
        <w:rPr>
          <w:del w:id="168" w:author="1" w:date="2026-09-22T12:43:00Z" w16du:dateUtc="2026-09-22T16:43:00Z"/>
          <w:rFonts w:ascii="Times New Roman" w:hAnsi="Times New Roman" w:cs="Times New Roman"/>
          <w:sz w:val="24"/>
          <w:szCs w:val="24"/>
        </w:rPr>
      </w:pPr>
      <w:del w:id="169" w:author="1" w:date="2026-09-22T12:43:00Z" w16du:dateUtc="2026-09-22T16:43:00Z">
        <w:r w:rsidRPr="002C3203">
          <w:rPr>
            <w:rFonts w:ascii="Times New Roman" w:hAnsi="Times New Roman" w:cs="Times New Roman"/>
            <w:sz w:val="24"/>
            <w:szCs w:val="24"/>
          </w:rPr>
          <w:delText xml:space="preserve">Executive Administrative Assistant </w:delText>
        </w:r>
        <w:r w:rsidR="00524C17">
          <w:rPr>
            <w:rFonts w:ascii="Times New Roman" w:hAnsi="Times New Roman" w:cs="Times New Roman"/>
            <w:sz w:val="24"/>
            <w:szCs w:val="24"/>
          </w:rPr>
          <w:delText>&amp;</w:delText>
        </w:r>
        <w:r w:rsidRPr="002C3203">
          <w:rPr>
            <w:rFonts w:ascii="Times New Roman" w:hAnsi="Times New Roman" w:cs="Times New Roman"/>
            <w:sz w:val="24"/>
            <w:szCs w:val="24"/>
          </w:rPr>
          <w:delText xml:space="preserve"> Event Planner</w:delText>
        </w:r>
      </w:del>
    </w:p>
    <w:p w14:paraId="5864E8CA" w14:textId="77777777" w:rsidR="00140D6E" w:rsidRDefault="00140D6E" w:rsidP="00662B6A">
      <w:pPr>
        <w:pStyle w:val="NoSpacing"/>
        <w:rPr>
          <w:del w:id="170" w:author="1" w:date="2026-09-22T12:43:00Z" w16du:dateUtc="2026-09-22T16:43:00Z"/>
          <w:rFonts w:ascii="Times New Roman" w:hAnsi="Times New Roman" w:cs="Times New Roman"/>
          <w:sz w:val="24"/>
          <w:szCs w:val="24"/>
        </w:rPr>
      </w:pPr>
    </w:p>
    <w:p w14:paraId="5FECDB17" w14:textId="493887A9" w:rsidR="00140D6E" w:rsidRPr="002C3203" w:rsidRDefault="00330337" w:rsidP="00662B6A">
      <w:pPr>
        <w:pStyle w:val="NoSpacing"/>
        <w:rPr>
          <w:del w:id="171" w:author="1" w:date="2026-09-22T12:43:00Z" w16du:dateUtc="2026-09-22T16:43:00Z"/>
          <w:rFonts w:ascii="Times New Roman" w:hAnsi="Times New Roman" w:cs="Times New Roman"/>
          <w:sz w:val="24"/>
          <w:szCs w:val="24"/>
        </w:rPr>
      </w:pPr>
      <w:del w:id="172" w:author="1" w:date="2026-09-22T12:43:00Z" w16du:dateUtc="2026-09-22T16:43:00Z">
        <w:r>
          <w:rPr>
            <w:noProof/>
          </w:rPr>
        </w:r>
      </w:del>
      <w:r>
        <w:pict w14:anchorId="0DE9735F">
          <v:rect id="Horizontal Line 3" o:spid="_x0000_s1026" style="width:.0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" filled="f">
            <o:lock v:ext="edit" rotation="t" aspectratio="t" verticies="t" text="t" shapetype="t"/>
            <w10:anchorlock/>
          </v:rect>
        </w:pict>
      </w:r>
    </w:p>
    <w:p w14:paraId="43F55BDD" w14:textId="77777777" w:rsidR="00662B6A" w:rsidRPr="002C3203" w:rsidRDefault="00662B6A" w:rsidP="00662B6A">
      <w:pPr>
        <w:pStyle w:val="NoSpacing"/>
        <w:rPr>
          <w:del w:id="173" w:author="1" w:date="2026-09-22T12:43:00Z" w16du:dateUtc="2026-09-22T16:43:00Z"/>
          <w:rFonts w:ascii="Times New Roman" w:eastAsia="Times New Roman" w:hAnsi="Times New Roman" w:cs="Times New Roman"/>
          <w:kern w:val="0"/>
          <w:sz w:val="24"/>
          <w:szCs w:val="24"/>
          <w14:ligatures w14:val="none"/>
        </w:rPr>
      </w:pPr>
      <w:del w:id="174" w:author="1" w:date="2026-09-22T12:43:00Z" w16du:dateUtc="2026-09-22T16:43:00Z">
        <w:r w:rsidRPr="002C3203">
          <w:rPr>
            <w:rFonts w:ascii="Times New Roman" w:eastAsia="Times New Roman" w:hAnsi="Times New Roman" w:cs="Times New Roman"/>
            <w:color w:val="000000"/>
            <w:kern w:val="0"/>
            <w:sz w:val="24"/>
            <w:szCs w:val="24"/>
            <w14:ligatures w14:val="none"/>
          </w:rPr>
          <w:delText>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delText xml:space="preserve">          </w:delText>
        </w:r>
        <w:r w:rsidRPr="002C3203">
          <w:rPr>
            <w:rFonts w:ascii="Times New Roman" w:eastAsia="Times New Roman" w:hAnsi="Times New Roman" w:cs="Times New Roman"/>
            <w:color w:val="000000"/>
            <w:kern w:val="0"/>
            <w:sz w:val="24"/>
            <w:szCs w:val="24"/>
            <w14:ligatures w14:val="none"/>
          </w:rPr>
          <w:tab/>
        </w:r>
      </w:del>
    </w:p>
    <w:p w14:paraId="39C60A6A" w14:textId="369B898A" w:rsidR="00140D6E" w:rsidRDefault="007E7DA1" w:rsidP="00140D6E">
      <w:pPr>
        <w:jc w:val="center"/>
        <w:rPr>
          <w:del w:id="175" w:author="1" w:date="2026-09-22T12:43:00Z" w16du:dateUtc="2026-09-22T16:43:00Z"/>
          <w:rFonts w:ascii="Times New Roman" w:hAnsi="Times New Roman" w:cs="Times New Roman"/>
          <w:color w:val="000000"/>
          <w:sz w:val="24"/>
          <w:szCs w:val="24"/>
        </w:rPr>
      </w:pPr>
      <w:del w:id="176" w:author="1" w:date="2026-09-22T12:43:00Z" w16du:dateUtc="2026-09-22T16:43:00Z">
        <w:r>
          <w:rPr>
            <w:rFonts w:ascii="Times New Roman" w:hAnsi="Times New Roman" w:cs="Times New Roman"/>
            <w:color w:val="000000"/>
            <w:sz w:val="24"/>
            <w:szCs w:val="24"/>
          </w:rPr>
          <w:delText>EDUCATION</w:delText>
        </w:r>
      </w:del>
    </w:p>
    <w:p w14:paraId="3D21F2BC" w14:textId="77777777" w:rsidR="00140D6E" w:rsidRDefault="00140D6E" w:rsidP="00662B6A">
      <w:pPr>
        <w:rPr>
          <w:del w:id="177" w:author="1" w:date="2026-09-22T12:43:00Z" w16du:dateUtc="2026-09-22T16:43:00Z"/>
          <w:rFonts w:ascii="Times New Roman" w:hAnsi="Times New Roman" w:cs="Times New Roman"/>
          <w:color w:val="000000"/>
          <w:sz w:val="24"/>
          <w:szCs w:val="24"/>
        </w:rPr>
      </w:pPr>
    </w:p>
    <w:p w14:paraId="36D1FE82" w14:textId="7D8A4910" w:rsidR="00662B6A" w:rsidRPr="00662B6A" w:rsidRDefault="00662B6A" w:rsidP="00662B6A">
      <w:pPr>
        <w:rPr>
          <w:del w:id="178" w:author="1" w:date="2026-09-22T12:43:00Z" w16du:dateUtc="2026-09-22T16:43:00Z"/>
          <w:rFonts w:ascii="Times New Roman" w:hAnsi="Times New Roman" w:cs="Times New Roman"/>
          <w:sz w:val="24"/>
          <w:szCs w:val="24"/>
        </w:rPr>
      </w:pPr>
      <w:del w:id="179" w:author="1" w:date="2026-09-22T12:43:00Z" w16du:dateUtc="2026-09-22T16:43:00Z">
        <w:r w:rsidRPr="00662B6A">
          <w:rPr>
            <w:rFonts w:ascii="Times New Roman" w:hAnsi="Times New Roman" w:cs="Times New Roman"/>
            <w:color w:val="000000"/>
            <w:sz w:val="24"/>
            <w:szCs w:val="24"/>
          </w:rPr>
          <w:delText>EDUCATION &amp; CERTIFICATIONS</w:delText>
        </w:r>
      </w:del>
    </w:p>
    <w:p w14:paraId="311D972C" w14:textId="77777777" w:rsidR="00662B6A" w:rsidRPr="00662B6A" w:rsidRDefault="00662B6A" w:rsidP="00662B6A">
      <w:pPr>
        <w:rPr>
          <w:del w:id="180" w:author="1" w:date="2026-09-22T12:43:00Z" w16du:dateUtc="2026-09-22T16:43:00Z"/>
          <w:rFonts w:ascii="Times New Roman" w:hAnsi="Times New Roman" w:cs="Times New Roman"/>
          <w:sz w:val="24"/>
          <w:szCs w:val="24"/>
        </w:rPr>
      </w:pPr>
      <w:del w:id="181" w:author="1" w:date="2026-09-22T12:43:00Z" w16du:dateUtc="2026-09-22T16:43:00Z">
        <w:r w:rsidRPr="00662B6A">
          <w:rPr>
            <w:rFonts w:ascii="Times New Roman" w:hAnsi="Times New Roman" w:cs="Times New Roman"/>
            <w:color w:val="000000"/>
            <w:sz w:val="24"/>
            <w:szCs w:val="24"/>
          </w:rPr>
          <w:delText>B.A., Rhetoric &amp; Communications; Minor in Business with concentration on Marketing (2002)</w:delText>
        </w:r>
      </w:del>
    </w:p>
    <w:p w14:paraId="573D3392" w14:textId="77777777" w:rsidR="00662B6A" w:rsidRPr="00662B6A" w:rsidRDefault="00662B6A" w:rsidP="00662B6A">
      <w:pPr>
        <w:rPr>
          <w:del w:id="182" w:author="1" w:date="2026-09-22T12:43:00Z" w16du:dateUtc="2026-09-22T16:43:00Z"/>
          <w:rFonts w:ascii="Times New Roman" w:hAnsi="Times New Roman" w:cs="Times New Roman"/>
          <w:sz w:val="24"/>
          <w:szCs w:val="24"/>
        </w:rPr>
      </w:pPr>
      <w:del w:id="183" w:author="1" w:date="2026-09-22T12:43:00Z" w16du:dateUtc="2026-09-22T16:43:00Z">
        <w:r w:rsidRPr="00662B6A">
          <w:rPr>
            <w:rFonts w:ascii="Times New Roman" w:hAnsi="Times New Roman" w:cs="Times New Roman"/>
            <w:color w:val="000000"/>
            <w:sz w:val="24"/>
            <w:szCs w:val="24"/>
          </w:rPr>
          <w:delText>University At Albany, Albany, NY</w:delText>
        </w:r>
      </w:del>
    </w:p>
    <w:p w14:paraId="61F057E8" w14:textId="77777777" w:rsidR="00662B6A" w:rsidRPr="00662B6A" w:rsidRDefault="00662B6A" w:rsidP="00662B6A">
      <w:pPr>
        <w:rPr>
          <w:del w:id="184" w:author="1" w:date="2026-09-22T12:43:00Z" w16du:dateUtc="2026-09-22T16:43:00Z"/>
          <w:rFonts w:ascii="Times New Roman" w:hAnsi="Times New Roman" w:cs="Times New Roman"/>
          <w:sz w:val="24"/>
          <w:szCs w:val="24"/>
        </w:rPr>
      </w:pPr>
    </w:p>
    <w:p w14:paraId="5C694063" w14:textId="77777777" w:rsidR="00662B6A" w:rsidRPr="00662B6A" w:rsidRDefault="00662B6A" w:rsidP="00662B6A">
      <w:pPr>
        <w:rPr>
          <w:del w:id="185" w:author="1" w:date="2026-09-22T12:43:00Z" w16du:dateUtc="2026-09-22T16:43:00Z"/>
          <w:rFonts w:ascii="Times New Roman" w:hAnsi="Times New Roman" w:cs="Times New Roman"/>
          <w:sz w:val="24"/>
          <w:szCs w:val="24"/>
        </w:rPr>
      </w:pPr>
      <w:del w:id="186" w:author="1" w:date="2026-09-22T12:43:00Z" w16du:dateUtc="2026-09-22T16:43:00Z">
        <w:r w:rsidRPr="00662B6A">
          <w:rPr>
            <w:rFonts w:ascii="Times New Roman" w:hAnsi="Times New Roman" w:cs="Times New Roman"/>
            <w:color w:val="000000"/>
            <w:sz w:val="24"/>
            <w:szCs w:val="24"/>
          </w:rPr>
          <w:delText>COMPUTER/TECHNICAL SKILLS/RELEVANT TRAINING/CERTIFICATIONS</w:delText>
        </w:r>
      </w:del>
    </w:p>
    <w:p w14:paraId="4CD7FF63" w14:textId="54648952" w:rsidR="00662B6A" w:rsidRPr="00662B6A" w:rsidRDefault="00662B6A" w:rsidP="00662B6A">
      <w:pPr>
        <w:rPr>
          <w:del w:id="187" w:author="1" w:date="2026-09-22T12:43:00Z" w16du:dateUtc="2026-09-22T16:43:00Z"/>
          <w:rFonts w:ascii="Times New Roman" w:hAnsi="Times New Roman" w:cs="Times New Roman"/>
          <w:sz w:val="24"/>
          <w:szCs w:val="24"/>
        </w:rPr>
      </w:pPr>
      <w:del w:id="188" w:author="1" w:date="2026-09-22T12:43:00Z" w16du:dateUtc="2026-09-22T16:43:00Z">
        <w:r w:rsidRPr="00662B6A">
          <w:rPr>
            <w:rFonts w:ascii="Times New Roman" w:hAnsi="Times New Roman" w:cs="Times New Roman"/>
            <w:color w:val="000000"/>
            <w:sz w:val="24"/>
            <w:szCs w:val="24"/>
          </w:rPr>
          <w:delText xml:space="preserve">Microsoft 365; Teams; SharePoint; Salesforce; Mailchimp and Constant Contact; Expense Reporting; </w:delText>
        </w:r>
        <w:r w:rsidR="00FE7D1A" w:rsidRPr="00662B6A">
          <w:rPr>
            <w:rFonts w:ascii="Times New Roman" w:hAnsi="Times New Roman" w:cs="Times New Roman"/>
            <w:color w:val="000000"/>
            <w:sz w:val="24"/>
            <w:szCs w:val="24"/>
          </w:rPr>
          <w:delText>QuickBooks</w:delText>
        </w:r>
        <w:r w:rsidRPr="00662B6A">
          <w:rPr>
            <w:rFonts w:ascii="Times New Roman" w:hAnsi="Times New Roman" w:cs="Times New Roman"/>
            <w:color w:val="000000"/>
            <w:sz w:val="24"/>
            <w:szCs w:val="24"/>
          </w:rPr>
          <w:delText>; Oral Presentations; Transcription and Dictation; Database; Editing; Scanning; WordPress; Quicken; Photoshop (selectively); Social Media; ISO9001:2015 Internal Auditor Course; Advisera Academy</w:delText>
        </w:r>
      </w:del>
    </w:p>
    <w:p w14:paraId="33A2FDC6" w14:textId="77777777" w:rsidR="00173AEA" w:rsidRPr="002C3203" w:rsidRDefault="00173AEA" w:rsidP="00FF542C">
      <w:pPr>
        <w:autoSpaceDE w:val="0"/>
        <w:rPr>
          <w:rFonts w:ascii="Times New Roman" w:hAnsi="Times New Roman" w:cs="Times New Roman"/>
          <w:sz w:val="24"/>
          <w:szCs w:val="24"/>
        </w:rPr>
        <w:pPrChange w:id="189" w:author="1" w:date="2026-09-22T12:43:00Z" w16du:dateUtc="2026-09-22T16:43:00Z">
          <w:pPr/>
        </w:pPrChange>
      </w:pPr>
    </w:p>
    <w:sectPr w:rsidR="00173AEA" w:rsidRPr="002C3203" w:rsidSect="006E54AE">
      <w:pgSz w:w="11906" w:h="16838"/>
      <w:pgMar w:top="1079" w:right="850" w:bottom="1134" w:left="1440" w:header="708" w:footer="708" w:gutter="0"/>
      <w:cols w:space="708"/>
      <w:docGrid w:linePitch="360"/>
      <w:sectPrChange w:id="190" w:author="1" w:date="2026-09-22T12:43:00Z" w16du:dateUtc="2026-09-22T16:43:00Z">
        <w:sectPr w:rsidR="00173AEA" w:rsidRPr="002C3203" w:rsidSect="006E54AE">
          <w:pgSz w:w="12240" w:h="15840"/>
          <w:pgMar w:top="720" w:right="720" w:bottom="720" w:left="72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4" w15:restartNumberingAfterBreak="0">
    <w:nsid w:val="0D187C22"/>
    <w:multiLevelType w:val="multilevel"/>
    <w:tmpl w:val="DDA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5" w15:restartNumberingAfterBreak="0">
    <w:nsid w:val="489E1A6F"/>
    <w:multiLevelType w:val="multilevel"/>
    <w:tmpl w:val="752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17"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18" w15:restartNumberingAfterBreak="0">
    <w:nsid w:val="69287CF1"/>
    <w:multiLevelType w:val="multilevel"/>
    <w:tmpl w:val="14C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0"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79520E88"/>
    <w:multiLevelType w:val="multilevel"/>
    <w:tmpl w:val="5D6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871265150">
    <w:abstractNumId w:val="4"/>
  </w:num>
  <w:num w:numId="2" w16cid:durableId="1255897664">
    <w:abstractNumId w:val="21"/>
  </w:num>
  <w:num w:numId="3" w16cid:durableId="991444795">
    <w:abstractNumId w:val="15"/>
  </w:num>
  <w:num w:numId="4" w16cid:durableId="1582449527">
    <w:abstractNumId w:val="18"/>
  </w:num>
  <w:num w:numId="5" w16cid:durableId="381910418">
    <w:abstractNumId w:val="17"/>
  </w:num>
  <w:num w:numId="6" w16cid:durableId="960455690">
    <w:abstractNumId w:val="16"/>
  </w:num>
  <w:num w:numId="7" w16cid:durableId="70810917">
    <w:abstractNumId w:val="19"/>
  </w:num>
  <w:num w:numId="8" w16cid:durableId="1018310589">
    <w:abstractNumId w:val="14"/>
  </w:num>
  <w:num w:numId="9" w16cid:durableId="611060278">
    <w:abstractNumId w:val="7"/>
  </w:num>
  <w:num w:numId="10" w16cid:durableId="707025676">
    <w:abstractNumId w:val="22"/>
  </w:num>
  <w:num w:numId="11" w16cid:durableId="1141536942">
    <w:abstractNumId w:val="8"/>
  </w:num>
  <w:num w:numId="12" w16cid:durableId="1826554239">
    <w:abstractNumId w:val="12"/>
  </w:num>
  <w:num w:numId="13" w16cid:durableId="2098138906">
    <w:abstractNumId w:val="5"/>
  </w:num>
  <w:num w:numId="14" w16cid:durableId="393087833">
    <w:abstractNumId w:val="11"/>
  </w:num>
  <w:num w:numId="15" w16cid:durableId="292952488">
    <w:abstractNumId w:val="3"/>
  </w:num>
  <w:num w:numId="16" w16cid:durableId="1431923771">
    <w:abstractNumId w:val="1"/>
  </w:num>
  <w:num w:numId="17" w16cid:durableId="513881484">
    <w:abstractNumId w:val="2"/>
  </w:num>
  <w:num w:numId="18" w16cid:durableId="1659074439">
    <w:abstractNumId w:val="6"/>
  </w:num>
  <w:num w:numId="19" w16cid:durableId="1298992945">
    <w:abstractNumId w:val="9"/>
  </w:num>
  <w:num w:numId="20" w16cid:durableId="103228360">
    <w:abstractNumId w:val="20"/>
  </w:num>
  <w:num w:numId="21" w16cid:durableId="781656178">
    <w:abstractNumId w:val="13"/>
  </w:num>
  <w:num w:numId="22" w16cid:durableId="1695380722">
    <w:abstractNumId w:val="0"/>
  </w:num>
  <w:num w:numId="23" w16cid:durableId="2564076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6874172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B6A"/>
    <w:rsid w:val="000024EF"/>
    <w:rsid w:val="00004082"/>
    <w:rsid w:val="00006004"/>
    <w:rsid w:val="00006C34"/>
    <w:rsid w:val="00007443"/>
    <w:rsid w:val="00010880"/>
    <w:rsid w:val="000122E8"/>
    <w:rsid w:val="00012D91"/>
    <w:rsid w:val="000134DD"/>
    <w:rsid w:val="00015F5E"/>
    <w:rsid w:val="00024C46"/>
    <w:rsid w:val="00025421"/>
    <w:rsid w:val="00025975"/>
    <w:rsid w:val="000271AF"/>
    <w:rsid w:val="00027DEF"/>
    <w:rsid w:val="0003164B"/>
    <w:rsid w:val="000522D1"/>
    <w:rsid w:val="00056A73"/>
    <w:rsid w:val="00065CBD"/>
    <w:rsid w:val="0008309E"/>
    <w:rsid w:val="00086483"/>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1068A"/>
    <w:rsid w:val="00111AAA"/>
    <w:rsid w:val="001124FA"/>
    <w:rsid w:val="001156CC"/>
    <w:rsid w:val="00125AAB"/>
    <w:rsid w:val="001265ED"/>
    <w:rsid w:val="001302F9"/>
    <w:rsid w:val="0013247A"/>
    <w:rsid w:val="0013625A"/>
    <w:rsid w:val="00140D6E"/>
    <w:rsid w:val="001473B9"/>
    <w:rsid w:val="00147CBB"/>
    <w:rsid w:val="0015568D"/>
    <w:rsid w:val="00156BA3"/>
    <w:rsid w:val="00160B41"/>
    <w:rsid w:val="0016591D"/>
    <w:rsid w:val="0016779F"/>
    <w:rsid w:val="0017118E"/>
    <w:rsid w:val="00171919"/>
    <w:rsid w:val="00173AEA"/>
    <w:rsid w:val="00176308"/>
    <w:rsid w:val="00181288"/>
    <w:rsid w:val="00182395"/>
    <w:rsid w:val="00183182"/>
    <w:rsid w:val="00185E2D"/>
    <w:rsid w:val="001906B0"/>
    <w:rsid w:val="00196BAD"/>
    <w:rsid w:val="001A21E3"/>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353C"/>
    <w:rsid w:val="001E460C"/>
    <w:rsid w:val="001E4F04"/>
    <w:rsid w:val="001E5457"/>
    <w:rsid w:val="001E6B73"/>
    <w:rsid w:val="001E6FF6"/>
    <w:rsid w:val="001E74A2"/>
    <w:rsid w:val="001F2969"/>
    <w:rsid w:val="001F4798"/>
    <w:rsid w:val="001F75C6"/>
    <w:rsid w:val="002035C1"/>
    <w:rsid w:val="0020723A"/>
    <w:rsid w:val="00207B33"/>
    <w:rsid w:val="00216BA5"/>
    <w:rsid w:val="00217736"/>
    <w:rsid w:val="00222C60"/>
    <w:rsid w:val="002260A7"/>
    <w:rsid w:val="0022733A"/>
    <w:rsid w:val="002308CA"/>
    <w:rsid w:val="00241FBA"/>
    <w:rsid w:val="00244108"/>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493B"/>
    <w:rsid w:val="002A07A9"/>
    <w:rsid w:val="002A62DA"/>
    <w:rsid w:val="002A74BD"/>
    <w:rsid w:val="002B2AF1"/>
    <w:rsid w:val="002B35B4"/>
    <w:rsid w:val="002C10DE"/>
    <w:rsid w:val="002C2415"/>
    <w:rsid w:val="002C3203"/>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48AA"/>
    <w:rsid w:val="00330337"/>
    <w:rsid w:val="00334406"/>
    <w:rsid w:val="00335088"/>
    <w:rsid w:val="00336395"/>
    <w:rsid w:val="003363CB"/>
    <w:rsid w:val="003370C3"/>
    <w:rsid w:val="0034111E"/>
    <w:rsid w:val="00343108"/>
    <w:rsid w:val="003456A4"/>
    <w:rsid w:val="003516AC"/>
    <w:rsid w:val="003516D1"/>
    <w:rsid w:val="003551AF"/>
    <w:rsid w:val="0036012D"/>
    <w:rsid w:val="003A4E09"/>
    <w:rsid w:val="003A6248"/>
    <w:rsid w:val="003A6526"/>
    <w:rsid w:val="003A7B90"/>
    <w:rsid w:val="003B1829"/>
    <w:rsid w:val="003B22EA"/>
    <w:rsid w:val="003C2265"/>
    <w:rsid w:val="003C316A"/>
    <w:rsid w:val="003C4569"/>
    <w:rsid w:val="003D2AF2"/>
    <w:rsid w:val="003D4511"/>
    <w:rsid w:val="003D7A03"/>
    <w:rsid w:val="003D7B9F"/>
    <w:rsid w:val="003E2429"/>
    <w:rsid w:val="003E320D"/>
    <w:rsid w:val="003E3F81"/>
    <w:rsid w:val="003F0DB9"/>
    <w:rsid w:val="003F30D8"/>
    <w:rsid w:val="003F5013"/>
    <w:rsid w:val="003F5C69"/>
    <w:rsid w:val="003F7D5B"/>
    <w:rsid w:val="00400709"/>
    <w:rsid w:val="00402203"/>
    <w:rsid w:val="004022DB"/>
    <w:rsid w:val="00405B33"/>
    <w:rsid w:val="004062D2"/>
    <w:rsid w:val="004125E1"/>
    <w:rsid w:val="00412DD0"/>
    <w:rsid w:val="00420A30"/>
    <w:rsid w:val="00420CE3"/>
    <w:rsid w:val="00426403"/>
    <w:rsid w:val="00430045"/>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6346"/>
    <w:rsid w:val="004901E8"/>
    <w:rsid w:val="00492362"/>
    <w:rsid w:val="00494F22"/>
    <w:rsid w:val="0049692D"/>
    <w:rsid w:val="004A5AB0"/>
    <w:rsid w:val="004B2313"/>
    <w:rsid w:val="004B3724"/>
    <w:rsid w:val="004C4550"/>
    <w:rsid w:val="004C712E"/>
    <w:rsid w:val="004C7F34"/>
    <w:rsid w:val="004D195C"/>
    <w:rsid w:val="004D21EA"/>
    <w:rsid w:val="004E2A6F"/>
    <w:rsid w:val="004E4A1B"/>
    <w:rsid w:val="004E6165"/>
    <w:rsid w:val="004E664F"/>
    <w:rsid w:val="004F068E"/>
    <w:rsid w:val="004F214E"/>
    <w:rsid w:val="004F4BA5"/>
    <w:rsid w:val="004F7CE1"/>
    <w:rsid w:val="00500277"/>
    <w:rsid w:val="00500EAE"/>
    <w:rsid w:val="005013D9"/>
    <w:rsid w:val="00503055"/>
    <w:rsid w:val="00511ECB"/>
    <w:rsid w:val="00512D95"/>
    <w:rsid w:val="0052257A"/>
    <w:rsid w:val="005242EE"/>
    <w:rsid w:val="00524C17"/>
    <w:rsid w:val="00530DFC"/>
    <w:rsid w:val="00531B8F"/>
    <w:rsid w:val="00533E93"/>
    <w:rsid w:val="00536C62"/>
    <w:rsid w:val="0054404A"/>
    <w:rsid w:val="005442E2"/>
    <w:rsid w:val="005449A7"/>
    <w:rsid w:val="005469B0"/>
    <w:rsid w:val="00554BC8"/>
    <w:rsid w:val="00557396"/>
    <w:rsid w:val="00560BBE"/>
    <w:rsid w:val="00562214"/>
    <w:rsid w:val="0056468E"/>
    <w:rsid w:val="00564900"/>
    <w:rsid w:val="00567470"/>
    <w:rsid w:val="00567F31"/>
    <w:rsid w:val="0057060A"/>
    <w:rsid w:val="00572A08"/>
    <w:rsid w:val="005751CB"/>
    <w:rsid w:val="00575505"/>
    <w:rsid w:val="005778D0"/>
    <w:rsid w:val="00582CF4"/>
    <w:rsid w:val="005846DE"/>
    <w:rsid w:val="005A066F"/>
    <w:rsid w:val="005A0ADA"/>
    <w:rsid w:val="005A0C9E"/>
    <w:rsid w:val="005A0CCA"/>
    <w:rsid w:val="005A3F1D"/>
    <w:rsid w:val="005B0BBB"/>
    <w:rsid w:val="005B2404"/>
    <w:rsid w:val="005B5DAC"/>
    <w:rsid w:val="005B764D"/>
    <w:rsid w:val="005C088C"/>
    <w:rsid w:val="005C4087"/>
    <w:rsid w:val="005C41D2"/>
    <w:rsid w:val="005C4234"/>
    <w:rsid w:val="005C62C9"/>
    <w:rsid w:val="005D0880"/>
    <w:rsid w:val="005E7D0A"/>
    <w:rsid w:val="005F0ABC"/>
    <w:rsid w:val="005F1D9B"/>
    <w:rsid w:val="005F3D55"/>
    <w:rsid w:val="005F59C2"/>
    <w:rsid w:val="006003FB"/>
    <w:rsid w:val="00600A66"/>
    <w:rsid w:val="00602695"/>
    <w:rsid w:val="00603653"/>
    <w:rsid w:val="0060613B"/>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1EDC"/>
    <w:rsid w:val="006441DD"/>
    <w:rsid w:val="006457D9"/>
    <w:rsid w:val="006555B9"/>
    <w:rsid w:val="006616BF"/>
    <w:rsid w:val="006626B8"/>
    <w:rsid w:val="0066277F"/>
    <w:rsid w:val="00662B6A"/>
    <w:rsid w:val="006641C7"/>
    <w:rsid w:val="00673BE3"/>
    <w:rsid w:val="00673C00"/>
    <w:rsid w:val="0067785F"/>
    <w:rsid w:val="00680896"/>
    <w:rsid w:val="00680D39"/>
    <w:rsid w:val="00682DCB"/>
    <w:rsid w:val="00684C68"/>
    <w:rsid w:val="006949E1"/>
    <w:rsid w:val="00694EF8"/>
    <w:rsid w:val="006A3A7E"/>
    <w:rsid w:val="006A61A4"/>
    <w:rsid w:val="006B0AA2"/>
    <w:rsid w:val="006B13D8"/>
    <w:rsid w:val="006B5E48"/>
    <w:rsid w:val="006B71B1"/>
    <w:rsid w:val="006B73DB"/>
    <w:rsid w:val="006B7C35"/>
    <w:rsid w:val="006C14CF"/>
    <w:rsid w:val="006C52C9"/>
    <w:rsid w:val="006C6FDD"/>
    <w:rsid w:val="006C73FE"/>
    <w:rsid w:val="006D0A9E"/>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5A55"/>
    <w:rsid w:val="00710492"/>
    <w:rsid w:val="007135C5"/>
    <w:rsid w:val="00717FD3"/>
    <w:rsid w:val="00720433"/>
    <w:rsid w:val="00724F5C"/>
    <w:rsid w:val="00726661"/>
    <w:rsid w:val="007338BD"/>
    <w:rsid w:val="00737085"/>
    <w:rsid w:val="00743253"/>
    <w:rsid w:val="00743B55"/>
    <w:rsid w:val="0075100C"/>
    <w:rsid w:val="00751D91"/>
    <w:rsid w:val="007522E5"/>
    <w:rsid w:val="00752498"/>
    <w:rsid w:val="00763C2A"/>
    <w:rsid w:val="007710E5"/>
    <w:rsid w:val="00776916"/>
    <w:rsid w:val="007819AA"/>
    <w:rsid w:val="00796731"/>
    <w:rsid w:val="00796986"/>
    <w:rsid w:val="007A3353"/>
    <w:rsid w:val="007A6304"/>
    <w:rsid w:val="007B214B"/>
    <w:rsid w:val="007B68D8"/>
    <w:rsid w:val="007C41AB"/>
    <w:rsid w:val="007C4E40"/>
    <w:rsid w:val="007D36E4"/>
    <w:rsid w:val="007D39AD"/>
    <w:rsid w:val="007D417A"/>
    <w:rsid w:val="007E173A"/>
    <w:rsid w:val="007E1A57"/>
    <w:rsid w:val="007E2F0B"/>
    <w:rsid w:val="007E3401"/>
    <w:rsid w:val="007E7DA1"/>
    <w:rsid w:val="007F2089"/>
    <w:rsid w:val="007F516C"/>
    <w:rsid w:val="007F5C37"/>
    <w:rsid w:val="007F7CBE"/>
    <w:rsid w:val="00805A52"/>
    <w:rsid w:val="00813B10"/>
    <w:rsid w:val="0082083D"/>
    <w:rsid w:val="00834528"/>
    <w:rsid w:val="008410CB"/>
    <w:rsid w:val="00843ACF"/>
    <w:rsid w:val="00851C18"/>
    <w:rsid w:val="00857BAC"/>
    <w:rsid w:val="00862F59"/>
    <w:rsid w:val="00866A05"/>
    <w:rsid w:val="00870738"/>
    <w:rsid w:val="00870E01"/>
    <w:rsid w:val="00871676"/>
    <w:rsid w:val="00875E83"/>
    <w:rsid w:val="00876071"/>
    <w:rsid w:val="0088009C"/>
    <w:rsid w:val="00882DA3"/>
    <w:rsid w:val="00892E3A"/>
    <w:rsid w:val="00894842"/>
    <w:rsid w:val="008A41B9"/>
    <w:rsid w:val="008A58AF"/>
    <w:rsid w:val="008A7FDC"/>
    <w:rsid w:val="008B6947"/>
    <w:rsid w:val="008C0E15"/>
    <w:rsid w:val="008C1958"/>
    <w:rsid w:val="008C2558"/>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21512"/>
    <w:rsid w:val="00922796"/>
    <w:rsid w:val="009263C3"/>
    <w:rsid w:val="0093054E"/>
    <w:rsid w:val="00930BAF"/>
    <w:rsid w:val="009340E2"/>
    <w:rsid w:val="00934DFB"/>
    <w:rsid w:val="009373B9"/>
    <w:rsid w:val="00940796"/>
    <w:rsid w:val="00950C6A"/>
    <w:rsid w:val="00956EE7"/>
    <w:rsid w:val="009613A6"/>
    <w:rsid w:val="00962BCF"/>
    <w:rsid w:val="0096674C"/>
    <w:rsid w:val="0097100D"/>
    <w:rsid w:val="00973CD1"/>
    <w:rsid w:val="00974E36"/>
    <w:rsid w:val="00985F19"/>
    <w:rsid w:val="00990487"/>
    <w:rsid w:val="009910F1"/>
    <w:rsid w:val="009951D9"/>
    <w:rsid w:val="00997F01"/>
    <w:rsid w:val="009A05C0"/>
    <w:rsid w:val="009A289B"/>
    <w:rsid w:val="009A4B45"/>
    <w:rsid w:val="009A75DE"/>
    <w:rsid w:val="009B5531"/>
    <w:rsid w:val="009C2277"/>
    <w:rsid w:val="009C240E"/>
    <w:rsid w:val="009C2F31"/>
    <w:rsid w:val="009C5FCB"/>
    <w:rsid w:val="009C61C2"/>
    <w:rsid w:val="009D466C"/>
    <w:rsid w:val="009E097A"/>
    <w:rsid w:val="009E3492"/>
    <w:rsid w:val="009E4951"/>
    <w:rsid w:val="009E7863"/>
    <w:rsid w:val="009F31AE"/>
    <w:rsid w:val="009F3ACD"/>
    <w:rsid w:val="009F4757"/>
    <w:rsid w:val="009F686B"/>
    <w:rsid w:val="009F7986"/>
    <w:rsid w:val="00A0254C"/>
    <w:rsid w:val="00A03A78"/>
    <w:rsid w:val="00A05031"/>
    <w:rsid w:val="00A11BF9"/>
    <w:rsid w:val="00A13EEB"/>
    <w:rsid w:val="00A16139"/>
    <w:rsid w:val="00A206BD"/>
    <w:rsid w:val="00A23900"/>
    <w:rsid w:val="00A24DA5"/>
    <w:rsid w:val="00A26C2F"/>
    <w:rsid w:val="00A33AA9"/>
    <w:rsid w:val="00A36331"/>
    <w:rsid w:val="00A4155E"/>
    <w:rsid w:val="00A50A51"/>
    <w:rsid w:val="00A515CB"/>
    <w:rsid w:val="00A534B6"/>
    <w:rsid w:val="00A53FCD"/>
    <w:rsid w:val="00A55CBA"/>
    <w:rsid w:val="00A73B17"/>
    <w:rsid w:val="00A75F22"/>
    <w:rsid w:val="00A90570"/>
    <w:rsid w:val="00A90C22"/>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67D7"/>
    <w:rsid w:val="00AD7B63"/>
    <w:rsid w:val="00AE3D77"/>
    <w:rsid w:val="00AF23C6"/>
    <w:rsid w:val="00AF4401"/>
    <w:rsid w:val="00B01029"/>
    <w:rsid w:val="00B02076"/>
    <w:rsid w:val="00B02C67"/>
    <w:rsid w:val="00B02F71"/>
    <w:rsid w:val="00B04D33"/>
    <w:rsid w:val="00B06159"/>
    <w:rsid w:val="00B100B1"/>
    <w:rsid w:val="00B13135"/>
    <w:rsid w:val="00B16632"/>
    <w:rsid w:val="00B17F6E"/>
    <w:rsid w:val="00B2018E"/>
    <w:rsid w:val="00B20BCA"/>
    <w:rsid w:val="00B4135B"/>
    <w:rsid w:val="00B44A31"/>
    <w:rsid w:val="00B51379"/>
    <w:rsid w:val="00B53EA4"/>
    <w:rsid w:val="00B542D2"/>
    <w:rsid w:val="00B6249E"/>
    <w:rsid w:val="00B62625"/>
    <w:rsid w:val="00B63154"/>
    <w:rsid w:val="00B636BF"/>
    <w:rsid w:val="00B72EED"/>
    <w:rsid w:val="00B77586"/>
    <w:rsid w:val="00B80D88"/>
    <w:rsid w:val="00B812C8"/>
    <w:rsid w:val="00B83077"/>
    <w:rsid w:val="00B83215"/>
    <w:rsid w:val="00B86CA0"/>
    <w:rsid w:val="00B92FB1"/>
    <w:rsid w:val="00B931BE"/>
    <w:rsid w:val="00B97BA2"/>
    <w:rsid w:val="00BA06B2"/>
    <w:rsid w:val="00BA0ED1"/>
    <w:rsid w:val="00BA20E8"/>
    <w:rsid w:val="00BA5A56"/>
    <w:rsid w:val="00BA74BA"/>
    <w:rsid w:val="00BC1E5F"/>
    <w:rsid w:val="00BC5303"/>
    <w:rsid w:val="00BC6832"/>
    <w:rsid w:val="00BC779E"/>
    <w:rsid w:val="00BC7D29"/>
    <w:rsid w:val="00BD0012"/>
    <w:rsid w:val="00BD0CF2"/>
    <w:rsid w:val="00BD0F13"/>
    <w:rsid w:val="00BD1FCE"/>
    <w:rsid w:val="00BD3E0E"/>
    <w:rsid w:val="00BF28FE"/>
    <w:rsid w:val="00BF3146"/>
    <w:rsid w:val="00BF432F"/>
    <w:rsid w:val="00BF497A"/>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1ACA"/>
    <w:rsid w:val="00C3269A"/>
    <w:rsid w:val="00C40747"/>
    <w:rsid w:val="00C412D8"/>
    <w:rsid w:val="00C425B9"/>
    <w:rsid w:val="00C42827"/>
    <w:rsid w:val="00C51761"/>
    <w:rsid w:val="00C52A67"/>
    <w:rsid w:val="00C53F8E"/>
    <w:rsid w:val="00C70FB8"/>
    <w:rsid w:val="00C76845"/>
    <w:rsid w:val="00C76F13"/>
    <w:rsid w:val="00C83DC6"/>
    <w:rsid w:val="00C9363A"/>
    <w:rsid w:val="00C9509C"/>
    <w:rsid w:val="00C963BB"/>
    <w:rsid w:val="00C97A4E"/>
    <w:rsid w:val="00CA34B2"/>
    <w:rsid w:val="00CB312A"/>
    <w:rsid w:val="00CB4ED4"/>
    <w:rsid w:val="00CB53B7"/>
    <w:rsid w:val="00CB78CC"/>
    <w:rsid w:val="00CC0206"/>
    <w:rsid w:val="00CC0ED6"/>
    <w:rsid w:val="00CC5F13"/>
    <w:rsid w:val="00CD433B"/>
    <w:rsid w:val="00CD5E45"/>
    <w:rsid w:val="00CD6515"/>
    <w:rsid w:val="00CE1B16"/>
    <w:rsid w:val="00CE1DBE"/>
    <w:rsid w:val="00CF2072"/>
    <w:rsid w:val="00CF217C"/>
    <w:rsid w:val="00CF5BE4"/>
    <w:rsid w:val="00D0034D"/>
    <w:rsid w:val="00D04B49"/>
    <w:rsid w:val="00D06A93"/>
    <w:rsid w:val="00D134B3"/>
    <w:rsid w:val="00D15EDC"/>
    <w:rsid w:val="00D23514"/>
    <w:rsid w:val="00D3401C"/>
    <w:rsid w:val="00D428C6"/>
    <w:rsid w:val="00D44210"/>
    <w:rsid w:val="00D5063C"/>
    <w:rsid w:val="00D50E5C"/>
    <w:rsid w:val="00D57F92"/>
    <w:rsid w:val="00D601CF"/>
    <w:rsid w:val="00D6027E"/>
    <w:rsid w:val="00D60888"/>
    <w:rsid w:val="00D644D1"/>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D164D"/>
    <w:rsid w:val="00DD4AB3"/>
    <w:rsid w:val="00DD5349"/>
    <w:rsid w:val="00DD5E6A"/>
    <w:rsid w:val="00DF069E"/>
    <w:rsid w:val="00DF0959"/>
    <w:rsid w:val="00DF1BFF"/>
    <w:rsid w:val="00DF4ADF"/>
    <w:rsid w:val="00E00F3A"/>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4AAD"/>
    <w:rsid w:val="00E55B36"/>
    <w:rsid w:val="00E563CD"/>
    <w:rsid w:val="00E57EB9"/>
    <w:rsid w:val="00E60F66"/>
    <w:rsid w:val="00E63FD4"/>
    <w:rsid w:val="00E722BF"/>
    <w:rsid w:val="00E72BE3"/>
    <w:rsid w:val="00E85195"/>
    <w:rsid w:val="00E86264"/>
    <w:rsid w:val="00E86BB5"/>
    <w:rsid w:val="00E86E61"/>
    <w:rsid w:val="00E87018"/>
    <w:rsid w:val="00E91052"/>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F05A7"/>
    <w:rsid w:val="00EF16A3"/>
    <w:rsid w:val="00F0207E"/>
    <w:rsid w:val="00F02A16"/>
    <w:rsid w:val="00F0536E"/>
    <w:rsid w:val="00F0629E"/>
    <w:rsid w:val="00F064AB"/>
    <w:rsid w:val="00F10A59"/>
    <w:rsid w:val="00F11B01"/>
    <w:rsid w:val="00F147B1"/>
    <w:rsid w:val="00F21879"/>
    <w:rsid w:val="00F23058"/>
    <w:rsid w:val="00F259CC"/>
    <w:rsid w:val="00F2691D"/>
    <w:rsid w:val="00F26961"/>
    <w:rsid w:val="00F31C12"/>
    <w:rsid w:val="00F32B8A"/>
    <w:rsid w:val="00F37F73"/>
    <w:rsid w:val="00F46238"/>
    <w:rsid w:val="00F4682B"/>
    <w:rsid w:val="00F46CEF"/>
    <w:rsid w:val="00F47F86"/>
    <w:rsid w:val="00F57A84"/>
    <w:rsid w:val="00F67AB3"/>
    <w:rsid w:val="00F7304E"/>
    <w:rsid w:val="00F821B4"/>
    <w:rsid w:val="00F84815"/>
    <w:rsid w:val="00F86FB9"/>
    <w:rsid w:val="00F9659B"/>
    <w:rsid w:val="00F96E80"/>
    <w:rsid w:val="00FA3BEF"/>
    <w:rsid w:val="00FB01E9"/>
    <w:rsid w:val="00FB04AF"/>
    <w:rsid w:val="00FB13E9"/>
    <w:rsid w:val="00FB21C0"/>
    <w:rsid w:val="00FB24D3"/>
    <w:rsid w:val="00FB5E37"/>
    <w:rsid w:val="00FC5A01"/>
    <w:rsid w:val="00FC5B2A"/>
    <w:rsid w:val="00FD0348"/>
    <w:rsid w:val="00FD5C73"/>
    <w:rsid w:val="00FD71EB"/>
    <w:rsid w:val="00FE220B"/>
    <w:rsid w:val="00FE4540"/>
    <w:rsid w:val="00FE4F05"/>
    <w:rsid w:val="00FE68F0"/>
    <w:rsid w:val="00FE6ACC"/>
    <w:rsid w:val="00FE7D1A"/>
    <w:rsid w:val="00FF0113"/>
    <w:rsid w:val="00FF0A2F"/>
    <w:rsid w:val="00FF1131"/>
    <w:rsid w:val="00FF17DB"/>
    <w:rsid w:val="00FF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1A05C5"/>
  <w15:chartTrackingRefBased/>
  <w15:docId w15:val="{8591AC41-2FA9-4D9F-8541-17BE2209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after="0" w:line="240" w:lineRule="auto"/>
      <w:pPrChange w:id="0" w:author="1" w:date="2026-09-22T12:43:00Z">
        <w:pPr>
          <w:spacing w:after="160" w:line="259" w:lineRule="auto"/>
        </w:pPr>
      </w:pPrChange>
    </w:pPr>
    <w:rPr>
      <w:rFonts w:ascii="Arial" w:eastAsia="Times New Roman" w:hAnsi="Arial" w:cs="Arial"/>
      <w:kern w:val="0"/>
      <w:sz w:val="18"/>
      <w:szCs w:val="18"/>
      <w:lang w:val="ru-RU" w:eastAsia="ru-RU"/>
      <w14:ligatures w14:val="none"/>
      <w:rPrChange w:id="0" w:author="1" w:date="2026-09-22T12:43:00Z">
        <w:rPr>
          <w:rFonts w:asciiTheme="minorHAnsi" w:eastAsiaTheme="minorHAnsi" w:hAnsiTheme="minorHAnsi" w:cstheme="minorBidi"/>
          <w:kern w:val="2"/>
          <w:sz w:val="22"/>
          <w:szCs w:val="22"/>
          <w:lang w:val="en-US" w:eastAsia="en-US" w:bidi="ar-SA"/>
          <w14:ligatures w14:val="standardContextual"/>
        </w:rPr>
      </w:rPrChange>
    </w:rPr>
  </w:style>
  <w:style w:type="paragraph" w:styleId="Heading1">
    <w:name w:val="heading 1"/>
    <w:basedOn w:val="Normal"/>
    <w:next w:val="Normal"/>
    <w:link w:val="Heading1Char"/>
    <w:uiPriority w:val="9"/>
    <w:qFormat/>
    <w:rsid w:val="002C10DE"/>
    <w:pPr>
      <w:keepNext/>
      <w:outlineLvl w:val="0"/>
      <w:pPrChange w:id="1" w:author="1" w:date="2026-09-22T12:43:00Z">
        <w:pPr>
          <w:keepNext/>
          <w:outlineLvl w:val="0"/>
        </w:pPr>
      </w:pPrChange>
    </w:pPr>
    <w:rPr>
      <w:rFonts w:ascii="Times New Roman" w:hAnsi="Times New Roman" w:cs="Times New Roman"/>
      <w:sz w:val="32"/>
      <w:szCs w:val="20"/>
      <w:rPrChange w:id="1" w:author="1" w:date="2026-09-22T12:43:00Z">
        <w:rPr>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08FA"/>
    <w:pPr>
      <w:spacing w:before="100" w:beforeAutospacing="1" w:after="100" w:afterAutospacing="1"/>
      <w:pPrChange w:id="2" w:author="1" w:date="2026-09-22T12:43:00Z">
        <w:pPr>
          <w:spacing w:before="100" w:beforeAutospacing="1" w:after="100" w:afterAutospacing="1"/>
        </w:pPr>
      </w:pPrChange>
    </w:pPr>
    <w:rPr>
      <w:rFonts w:ascii="Times New Roman" w:hAnsi="Times New Roman" w:cs="Times New Roman"/>
      <w:sz w:val="24"/>
      <w:szCs w:val="24"/>
      <w:rPrChange w:id="2" w:author="1" w:date="2026-09-22T12:43:00Z">
        <w:rPr>
          <w:sz w:val="24"/>
          <w:szCs w:val="24"/>
          <w:lang w:val="ru-RU" w:eastAsia="ru-RU" w:bidi="ar-SA"/>
        </w:rPr>
      </w:rPrChange>
    </w:rPr>
  </w:style>
  <w:style w:type="character" w:styleId="Hyperlink">
    <w:name w:val="Hyperlink"/>
    <w:basedOn w:val="DefaultParagraphFont"/>
    <w:uiPriority w:val="99"/>
    <w:unhideWhenUsed/>
    <w:rsid w:val="00662B6A"/>
    <w:rPr>
      <w:color w:val="0000FF"/>
      <w:u w:val="single"/>
    </w:rPr>
  </w:style>
  <w:style w:type="character" w:customStyle="1" w:styleId="apple-tab-span">
    <w:name w:val="apple-tab-span"/>
    <w:basedOn w:val="DefaultParagraphFont"/>
    <w:rsid w:val="00662B6A"/>
  </w:style>
  <w:style w:type="paragraph" w:styleId="NoSpacing">
    <w:name w:val="No Spacing"/>
    <w:uiPriority w:val="1"/>
    <w:qFormat/>
    <w:rsid w:val="00662B6A"/>
    <w:pPr>
      <w:spacing w:after="0" w:line="240" w:lineRule="auto"/>
    </w:pPr>
  </w:style>
  <w:style w:type="character" w:styleId="UnresolvedMention">
    <w:name w:val="Unresolved Mention"/>
    <w:basedOn w:val="DefaultParagraphFont"/>
    <w:uiPriority w:val="99"/>
    <w:semiHidden/>
    <w:unhideWhenUsed/>
    <w:rsid w:val="00AD67D7"/>
    <w:rPr>
      <w:color w:val="605E5C"/>
      <w:shd w:val="clear" w:color="auto" w:fill="E1DFDD"/>
    </w:rPr>
  </w:style>
  <w:style w:type="character" w:customStyle="1" w:styleId="Heading1Char">
    <w:name w:val="Heading 1 Char"/>
    <w:basedOn w:val="DefaultParagraphFont"/>
    <w:link w:val="Heading1"/>
    <w:uiPriority w:val="9"/>
    <w:rsid w:val="0060613B"/>
    <w:rPr>
      <w:rFonts w:ascii="Times New Roman" w:eastAsia="Times New Roman" w:hAnsi="Times New Roman" w:cs="Times New Roman"/>
      <w:kern w:val="0"/>
      <w:sz w:val="32"/>
      <w:szCs w:val="20"/>
      <w:lang w:val="ru-RU" w:eastAsia="ru-RU"/>
      <w14:ligatures w14:val="none"/>
    </w:rPr>
  </w:style>
  <w:style w:type="paragraph" w:customStyle="1" w:styleId="a">
    <w:name w:val="Прижатый влево"/>
    <w:basedOn w:val="Normal"/>
    <w:next w:val="Normal"/>
    <w:rsid w:val="00BC5303"/>
    <w:pPr>
      <w:autoSpaceDE w:val="0"/>
      <w:autoSpaceDN w:val="0"/>
      <w:adjustRightInd w:val="0"/>
      <w:pPrChange w:id="3" w:author="1" w:date="2026-09-22T12:43:00Z">
        <w:pPr>
          <w:autoSpaceDE w:val="0"/>
          <w:autoSpaceDN w:val="0"/>
          <w:adjustRightInd w:val="0"/>
        </w:pPr>
      </w:pPrChange>
    </w:pPr>
    <w:rPr>
      <w:rFonts w:cs="Times New Roman"/>
      <w:sz w:val="24"/>
      <w:szCs w:val="24"/>
      <w:rPrChange w:id="3" w:author="1" w:date="2026-09-22T12:43:00Z">
        <w:rPr>
          <w:rFonts w:ascii="Arial" w:hAnsi="Arial"/>
          <w:sz w:val="24"/>
          <w:szCs w:val="24"/>
          <w:lang w:val="ru-RU" w:eastAsia="ru-RU" w:bidi="ar-SA"/>
        </w:rPr>
      </w:rPrChange>
    </w:rPr>
  </w:style>
  <w:style w:type="paragraph" w:customStyle="1" w:styleId="1">
    <w:name w:val="çàãîëîâîê 1"/>
    <w:basedOn w:val="Normal"/>
    <w:next w:val="Normal"/>
    <w:rsid w:val="002C10DE"/>
    <w:pPr>
      <w:keepNext/>
      <w:pPrChange w:id="4" w:author="1" w:date="2026-09-22T12:43:00Z">
        <w:pPr>
          <w:keepNext/>
        </w:pPr>
      </w:pPrChange>
    </w:pPr>
    <w:rPr>
      <w:rFonts w:ascii="Times New Roman" w:hAnsi="Times New Roman" w:cs="Times New Roman"/>
      <w:b/>
      <w:sz w:val="24"/>
      <w:szCs w:val="20"/>
      <w:rPrChange w:id="4" w:author="1" w:date="2026-09-22T12:43:00Z">
        <w:rPr>
          <w:b/>
          <w:sz w:val="24"/>
          <w:lang w:val="ru-RU" w:eastAsia="ru-RU" w:bidi="ar-SA"/>
        </w:rPr>
      </w:rPrChange>
    </w:rPr>
  </w:style>
  <w:style w:type="paragraph" w:customStyle="1" w:styleId="2">
    <w:name w:val="çàãîëîâîê 2"/>
    <w:basedOn w:val="Normal"/>
    <w:next w:val="Normal"/>
    <w:rsid w:val="002C10DE"/>
    <w:pPr>
      <w:keepNext/>
      <w:jc w:val="center"/>
      <w:pPrChange w:id="5" w:author="1" w:date="2026-09-22T12:43:00Z">
        <w:pPr>
          <w:keepNext/>
          <w:jc w:val="center"/>
        </w:pPr>
      </w:pPrChange>
    </w:pPr>
    <w:rPr>
      <w:rFonts w:ascii="Times New Roman" w:hAnsi="Times New Roman" w:cs="Times New Roman"/>
      <w:b/>
      <w:sz w:val="28"/>
      <w:szCs w:val="20"/>
      <w:rPrChange w:id="5" w:author="1" w:date="2026-09-22T12:43:00Z">
        <w:rPr>
          <w:b/>
          <w:sz w:val="28"/>
          <w:lang w:val="ru-RU" w:eastAsia="ru-RU" w:bidi="ar-SA"/>
        </w:rPr>
      </w:rPrChange>
    </w:rPr>
  </w:style>
  <w:style w:type="character" w:customStyle="1" w:styleId="FontStyle21">
    <w:name w:val="Font Style21"/>
    <w:basedOn w:val="DefaultParagraphFont"/>
    <w:rsid w:val="0060613B"/>
    <w:rPr>
      <w:rFonts w:ascii="Times New Roman" w:hAnsi="Times New Roman" w:cs="Times New Roman"/>
      <w:sz w:val="16"/>
      <w:szCs w:val="16"/>
    </w:rPr>
  </w:style>
  <w:style w:type="character" w:customStyle="1" w:styleId="a0">
    <w:name w:val="Гипертекстовая ссылка"/>
    <w:basedOn w:val="DefaultParagraphFont"/>
    <w:uiPriority w:val="99"/>
    <w:rsid w:val="0060613B"/>
    <w:rPr>
      <w:color w:val="008000"/>
    </w:rPr>
  </w:style>
  <w:style w:type="paragraph" w:styleId="ListParagraph">
    <w:name w:val="List Paragraph"/>
    <w:basedOn w:val="Normal"/>
    <w:link w:val="ListParagraphChar"/>
    <w:uiPriority w:val="34"/>
    <w:qFormat/>
    <w:rsid w:val="00DC1FB9"/>
    <w:pPr>
      <w:ind w:left="708"/>
      <w:pPrChange w:id="6" w:author="1" w:date="2026-09-22T12:43:00Z">
        <w:pPr>
          <w:ind w:left="708"/>
        </w:pPr>
      </w:pPrChange>
    </w:pPr>
    <w:rPr>
      <w:rFonts w:cs="Times New Roman"/>
      <w:rPrChange w:id="6" w:author="1" w:date="2026-09-22T12:43:00Z">
        <w:rPr>
          <w:rFonts w:ascii="Arial" w:hAnsi="Arial"/>
          <w:sz w:val="18"/>
          <w:szCs w:val="18"/>
          <w:lang w:val="ru-RU" w:eastAsia="ru-RU" w:bidi="ar-SA"/>
        </w:rPr>
      </w:rPrChange>
    </w:rPr>
  </w:style>
  <w:style w:type="character" w:customStyle="1" w:styleId="ListParagraphChar">
    <w:name w:val="List Paragraph Char"/>
    <w:link w:val="ListParagraph"/>
    <w:uiPriority w:val="34"/>
    <w:locked/>
    <w:rsid w:val="0060613B"/>
    <w:rPr>
      <w:rFonts w:ascii="Arial" w:eastAsia="Times New Roman" w:hAnsi="Arial" w:cs="Times New Roman"/>
      <w:kern w:val="0"/>
      <w:sz w:val="18"/>
      <w:szCs w:val="18"/>
      <w:lang w:val="ru-RU" w:eastAsia="ru-RU"/>
      <w14:ligatures w14:val="none"/>
    </w:rPr>
  </w:style>
  <w:style w:type="paragraph" w:styleId="BalloonText">
    <w:name w:val="Balloon Text"/>
    <w:basedOn w:val="Normal"/>
    <w:link w:val="BalloonTextChar"/>
    <w:rsid w:val="001E08FA"/>
    <w:pPr>
      <w:pPrChange w:id="7" w:author="1" w:date="2026-09-22T12:43:00Z">
        <w:pPr/>
      </w:pPrChange>
    </w:pPr>
    <w:rPr>
      <w:rFonts w:ascii="Tahoma" w:hAnsi="Tahoma" w:cs="Tahoma"/>
      <w:sz w:val="16"/>
      <w:szCs w:val="16"/>
      <w:rPrChange w:id="7" w:author="1" w:date="2026-09-22T12:43:00Z">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60613B"/>
    <w:rPr>
      <w:rFonts w:ascii="Tahoma" w:eastAsia="Times New Roman" w:hAnsi="Tahoma" w:cs="Tahoma"/>
      <w:kern w:val="0"/>
      <w:sz w:val="16"/>
      <w:szCs w:val="16"/>
      <w:lang w:val="ru-RU" w:eastAsia="ru-RU"/>
      <w14:ligatures w14:val="none"/>
    </w:rPr>
  </w:style>
  <w:style w:type="paragraph" w:customStyle="1" w:styleId="21">
    <w:name w:val="Основной текст 21"/>
    <w:basedOn w:val="Normal"/>
    <w:rsid w:val="001E08FA"/>
    <w:pPr>
      <w:suppressAutoHyphens/>
      <w:pPrChange w:id="8" w:author="1" w:date="2026-09-22T12:43:00Z">
        <w:pPr>
          <w:suppressAutoHyphens/>
        </w:pPr>
      </w:pPrChange>
    </w:pPr>
    <w:rPr>
      <w:rFonts w:ascii="Times New Roman" w:hAnsi="Times New Roman" w:cs="Times New Roman"/>
      <w:bCs/>
      <w:sz w:val="20"/>
      <w:szCs w:val="20"/>
      <w:lang w:eastAsia="ar-SA"/>
      <w:rPrChange w:id="8" w:author="1" w:date="2026-09-22T12:43:00Z">
        <w:rPr>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9" w:author="1" w:date="2026-09-22T12:43:00Z">
        <w:pPr>
          <w:spacing w:before="100" w:beforeAutospacing="1" w:after="100" w:afterAutospacing="1"/>
        </w:pPr>
      </w:pPrChange>
    </w:pPr>
    <w:rPr>
      <w:rFonts w:ascii="Times New Roman" w:hAnsi="Times New Roman" w:cs="Times New Roman"/>
      <w:sz w:val="24"/>
      <w:szCs w:val="24"/>
      <w:rPrChange w:id="9" w:author="1" w:date="2026-09-22T12:43:00Z">
        <w:rPr>
          <w:sz w:val="24"/>
          <w:szCs w:val="24"/>
          <w:lang w:val="ru-RU" w:eastAsia="ru-RU" w:bidi="ar-SA"/>
        </w:rPr>
      </w:rPrChange>
    </w:rPr>
  </w:style>
  <w:style w:type="character" w:customStyle="1" w:styleId="BodyTextIndentChar">
    <w:name w:val="Body Text Indent Char"/>
    <w:basedOn w:val="DefaultParagraphFont"/>
    <w:link w:val="BodyTextIndent"/>
    <w:uiPriority w:val="99"/>
    <w:rsid w:val="0060613B"/>
    <w:rPr>
      <w:rFonts w:ascii="Times New Roman" w:eastAsia="Times New Roman" w:hAnsi="Times New Roman" w:cs="Times New Roman"/>
      <w:kern w:val="0"/>
      <w:sz w:val="24"/>
      <w:szCs w:val="24"/>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1653634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EF710-D7B4-4FFE-9879-881C841D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1125</Words>
  <Characters>6416</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Magura</dc:creator>
  <cp:keywords/>
  <dc:description/>
  <cp:lastModifiedBy>Arthur Souza Rodrigues</cp:lastModifiedBy>
  <cp:revision>1</cp:revision>
  <dcterms:created xsi:type="dcterms:W3CDTF">2023-11-28T16:36:00Z</dcterms:created>
  <dcterms:modified xsi:type="dcterms:W3CDTF">2026-09-22T16:43:00Z</dcterms:modified>
</cp:coreProperties>
</file>