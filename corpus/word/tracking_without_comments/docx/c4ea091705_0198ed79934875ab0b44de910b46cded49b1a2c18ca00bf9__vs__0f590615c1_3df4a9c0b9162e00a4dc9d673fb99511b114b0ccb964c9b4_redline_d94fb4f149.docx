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3F5D85" w14:textId="77777777" w:rsidR="00DA59F5" w:rsidRPr="000A7C3C" w:rsidRDefault="00400AAC" w:rsidP="00DA59F5">
      <w:pPr>
        <w:tabs>
          <w:tab w:val="left" w:pos="5215"/>
        </w:tabs>
        <w:rPr>
          <w:ins w:id="3" w:author="somadmin" w:date="2026-09-25T20:51:00Z" w16du:dateUtc="2026-09-26T00:51:00Z"/>
          <w:b/>
        </w:rPr>
      </w:pPr>
      <w:ins w:id="4" w:author="somadmin" w:date="2026-09-25T20:51:00Z" w16du:dateUtc="2026-09-26T00:51:00Z">
        <w:r w:rsidRPr="000A7C3C">
          <w:rPr>
            <w:b/>
          </w:rPr>
          <w:t xml:space="preserve">Table </w:t>
        </w:r>
        <w:r w:rsidR="006D39C3">
          <w:rPr>
            <w:b/>
          </w:rPr>
          <w:t>S</w:t>
        </w:r>
        <w:r w:rsidRPr="000A7C3C">
          <w:rPr>
            <w:b/>
          </w:rPr>
          <w:t xml:space="preserve">4: Gene ontologies enriched in Ning </w:t>
        </w:r>
        <w:r w:rsidRPr="000A7C3C">
          <w:rPr>
            <w:b/>
            <w:i/>
          </w:rPr>
          <w:t>et al</w:t>
        </w:r>
        <w:r w:rsidRPr="000A7C3C">
          <w:rPr>
            <w:b/>
          </w:rPr>
          <w:t xml:space="preserve"> dataset</w:t>
        </w:r>
        <w:r w:rsidR="00B977F8">
          <w:rPr>
            <w:b/>
          </w:rPr>
          <w:t xml:space="preserve"> </w:t>
        </w:r>
        <w:r w:rsidR="003E4BF5">
          <w:rPr>
            <w:b/>
          </w:rPr>
          <w:t>differentiating GOLD 0 from</w:t>
        </w:r>
        <w:r w:rsidR="00CA71D5">
          <w:rPr>
            <w:b/>
          </w:rPr>
          <w:t xml:space="preserve"> GOLD2 smokers</w:t>
        </w:r>
        <w:r w:rsidR="00B073D2">
          <w:rPr>
            <w:b/>
          </w:rPr>
          <w:t>.</w:t>
        </w:r>
        <w:r w:rsidR="00CA71D5">
          <w:rPr>
            <w:b/>
          </w:rPr>
          <w:t xml:space="preserve"> </w:t>
        </w:r>
      </w:ins>
    </w:p>
    <w:p w14:paraId="29F39102" w14:textId="77777777" w:rsidR="00DA59F5" w:rsidRDefault="00DA59F5" w:rsidP="00DA59F5">
      <w:pPr>
        <w:tabs>
          <w:tab w:val="left" w:pos="5215"/>
        </w:tabs>
        <w:rPr>
          <w:ins w:id="5" w:author="somadmin" w:date="2026-09-25T20:51:00Z" w16du:dateUtc="2026-09-26T00:51:00Z"/>
        </w:rPr>
      </w:pPr>
    </w:p>
    <w:tbl>
      <w:tblPr>
        <w:tblW w:w="13244"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2122"/>
        <w:gridCol w:w="8482"/>
        <w:gridCol w:w="1170"/>
      </w:tblGrid>
      <w:tr w:rsidR="00DA59F5" w:rsidRPr="00AC774B" w14:paraId="54E159C2" w14:textId="77777777" w:rsidTr="00FC06A3">
        <w:trPr>
          <w:trHeight w:val="255"/>
          <w:ins w:id="6" w:author="somadmin" w:date="2026-09-25T20:51:00Z" w16du:dateUtc="2026-09-26T00:51:00Z"/>
        </w:trPr>
        <w:tc>
          <w:tcPr>
            <w:tcW w:w="1470" w:type="dxa"/>
            <w:noWrap/>
            <w:vAlign w:val="bottom"/>
            <w:hideMark/>
          </w:tcPr>
          <w:p w14:paraId="000EBD77" w14:textId="77777777" w:rsidR="00DA59F5" w:rsidRPr="00AC774B" w:rsidRDefault="00DA59F5" w:rsidP="00FC06A3">
            <w:pPr>
              <w:rPr>
                <w:ins w:id="7" w:author="somadmin" w:date="2026-09-25T20:51:00Z" w16du:dateUtc="2026-09-26T00:51:00Z"/>
                <w:b/>
                <w:color w:val="000000"/>
              </w:rPr>
            </w:pPr>
            <w:ins w:id="8" w:author="somadmin" w:date="2026-09-25T20:51:00Z" w16du:dateUtc="2026-09-26T00:51:00Z">
              <w:r w:rsidRPr="00AC774B">
                <w:rPr>
                  <w:b/>
                  <w:color w:val="000000"/>
                </w:rPr>
                <w:t>GOID</w:t>
              </w:r>
            </w:ins>
          </w:p>
        </w:tc>
        <w:tc>
          <w:tcPr>
            <w:tcW w:w="2122" w:type="dxa"/>
            <w:noWrap/>
            <w:vAlign w:val="bottom"/>
            <w:hideMark/>
          </w:tcPr>
          <w:p w14:paraId="50873980" w14:textId="77777777" w:rsidR="00DA59F5" w:rsidRPr="00AC774B" w:rsidRDefault="00DA59F5" w:rsidP="00FC06A3">
            <w:pPr>
              <w:rPr>
                <w:ins w:id="9" w:author="somadmin" w:date="2026-09-25T20:51:00Z" w16du:dateUtc="2026-09-26T00:51:00Z"/>
                <w:b/>
                <w:color w:val="000000"/>
              </w:rPr>
            </w:pPr>
            <w:ins w:id="10" w:author="somadmin" w:date="2026-09-25T20:51:00Z" w16du:dateUtc="2026-09-26T00:51:00Z">
              <w:r w:rsidRPr="00AC774B">
                <w:rPr>
                  <w:b/>
                  <w:color w:val="000000"/>
                </w:rPr>
                <w:t>Ontology</w:t>
              </w:r>
            </w:ins>
          </w:p>
        </w:tc>
        <w:tc>
          <w:tcPr>
            <w:tcW w:w="8482" w:type="dxa"/>
            <w:vAlign w:val="bottom"/>
            <w:hideMark/>
          </w:tcPr>
          <w:p w14:paraId="6EB5B0FA" w14:textId="77777777" w:rsidR="00DA59F5" w:rsidRPr="00AC774B" w:rsidRDefault="00DA59F5" w:rsidP="00FC06A3">
            <w:pPr>
              <w:rPr>
                <w:ins w:id="11" w:author="somadmin" w:date="2026-09-25T20:51:00Z" w16du:dateUtc="2026-09-26T00:51:00Z"/>
                <w:b/>
                <w:color w:val="000000"/>
              </w:rPr>
            </w:pPr>
            <w:ins w:id="12" w:author="somadmin" w:date="2026-09-25T20:51:00Z" w16du:dateUtc="2026-09-26T00:51:00Z">
              <w:r w:rsidRPr="00AC774B">
                <w:rPr>
                  <w:b/>
                  <w:color w:val="000000"/>
                </w:rPr>
                <w:t>Term</w:t>
              </w:r>
            </w:ins>
          </w:p>
        </w:tc>
        <w:tc>
          <w:tcPr>
            <w:tcW w:w="1170" w:type="dxa"/>
            <w:noWrap/>
            <w:vAlign w:val="bottom"/>
            <w:hideMark/>
          </w:tcPr>
          <w:p w14:paraId="4B534741" w14:textId="77777777" w:rsidR="00DA59F5" w:rsidRPr="00AC774B" w:rsidRDefault="00DA59F5" w:rsidP="00FC06A3">
            <w:pPr>
              <w:rPr>
                <w:ins w:id="13" w:author="somadmin" w:date="2026-09-25T20:51:00Z" w16du:dateUtc="2026-09-26T00:51:00Z"/>
                <w:b/>
                <w:color w:val="000000"/>
              </w:rPr>
            </w:pPr>
            <w:ins w:id="14" w:author="somadmin" w:date="2026-09-25T20:51:00Z" w16du:dateUtc="2026-09-26T00:51:00Z">
              <w:r w:rsidRPr="00AC774B">
                <w:rPr>
                  <w:b/>
                  <w:color w:val="000000"/>
                </w:rPr>
                <w:t>p</w:t>
              </w:r>
            </w:ins>
          </w:p>
        </w:tc>
      </w:tr>
      <w:tr w:rsidR="00DA59F5" w:rsidRPr="00AC774B" w14:paraId="06D2F940" w14:textId="77777777" w:rsidTr="00FC06A3">
        <w:trPr>
          <w:trHeight w:val="255"/>
          <w:ins w:id="15" w:author="somadmin" w:date="2026-09-25T20:51:00Z" w16du:dateUtc="2026-09-26T00:51:00Z"/>
        </w:trPr>
        <w:tc>
          <w:tcPr>
            <w:tcW w:w="1470" w:type="dxa"/>
            <w:noWrap/>
            <w:vAlign w:val="bottom"/>
            <w:hideMark/>
          </w:tcPr>
          <w:p w14:paraId="643D5CD0" w14:textId="77777777" w:rsidR="00DA59F5" w:rsidRPr="00AC774B" w:rsidRDefault="00DA59F5" w:rsidP="00FC06A3">
            <w:pPr>
              <w:rPr>
                <w:ins w:id="16" w:author="somadmin" w:date="2026-09-25T20:51:00Z" w16du:dateUtc="2026-09-26T00:51:00Z"/>
                <w:color w:val="000000"/>
              </w:rPr>
            </w:pPr>
            <w:ins w:id="17" w:author="somadmin" w:date="2026-09-25T20:51:00Z" w16du:dateUtc="2026-09-26T00:51:00Z">
              <w:r w:rsidRPr="00AC774B">
                <w:rPr>
                  <w:color w:val="000000"/>
                </w:rPr>
                <w:t>GO:0006414</w:t>
              </w:r>
            </w:ins>
          </w:p>
        </w:tc>
        <w:tc>
          <w:tcPr>
            <w:tcW w:w="2122" w:type="dxa"/>
            <w:noWrap/>
            <w:vAlign w:val="bottom"/>
            <w:hideMark/>
          </w:tcPr>
          <w:p w14:paraId="211E82A3" w14:textId="77777777" w:rsidR="00DA59F5" w:rsidRPr="00AC774B" w:rsidRDefault="00DA59F5" w:rsidP="00FC06A3">
            <w:pPr>
              <w:rPr>
                <w:ins w:id="18" w:author="somadmin" w:date="2026-09-25T20:51:00Z" w16du:dateUtc="2026-09-26T00:51:00Z"/>
                <w:color w:val="000000"/>
              </w:rPr>
            </w:pPr>
            <w:ins w:id="19" w:author="somadmin" w:date="2026-09-25T20:51:00Z" w16du:dateUtc="2026-09-26T00:51:00Z">
              <w:r w:rsidRPr="00AC774B">
                <w:rPr>
                  <w:color w:val="000000"/>
                </w:rPr>
                <w:t>biological_process</w:t>
              </w:r>
            </w:ins>
          </w:p>
        </w:tc>
        <w:tc>
          <w:tcPr>
            <w:tcW w:w="8482" w:type="dxa"/>
            <w:vAlign w:val="bottom"/>
            <w:hideMark/>
          </w:tcPr>
          <w:p w14:paraId="2A867059" w14:textId="77777777" w:rsidR="00DA59F5" w:rsidRPr="00AC774B" w:rsidRDefault="00DA59F5" w:rsidP="00FC06A3">
            <w:pPr>
              <w:rPr>
                <w:ins w:id="20" w:author="somadmin" w:date="2026-09-25T20:51:00Z" w16du:dateUtc="2026-09-26T00:51:00Z"/>
                <w:color w:val="000000"/>
              </w:rPr>
            </w:pPr>
            <w:ins w:id="21" w:author="somadmin" w:date="2026-09-25T20:51:00Z" w16du:dateUtc="2026-09-26T00:51:00Z">
              <w:r w:rsidRPr="00AC774B">
                <w:rPr>
                  <w:color w:val="000000"/>
                </w:rPr>
                <w:t>translational elongation</w:t>
              </w:r>
            </w:ins>
          </w:p>
        </w:tc>
        <w:tc>
          <w:tcPr>
            <w:tcW w:w="1170" w:type="dxa"/>
            <w:noWrap/>
            <w:vAlign w:val="bottom"/>
            <w:hideMark/>
          </w:tcPr>
          <w:p w14:paraId="0290C49A" w14:textId="77777777" w:rsidR="00DA59F5" w:rsidRPr="00AC774B" w:rsidRDefault="00DA59F5" w:rsidP="00FC06A3">
            <w:pPr>
              <w:jc w:val="right"/>
              <w:rPr>
                <w:ins w:id="22" w:author="somadmin" w:date="2026-09-25T20:51:00Z" w16du:dateUtc="2026-09-26T00:51:00Z"/>
                <w:color w:val="000000"/>
              </w:rPr>
            </w:pPr>
            <w:ins w:id="23" w:author="somadmin" w:date="2026-09-25T20:51:00Z" w16du:dateUtc="2026-09-26T00:51:00Z">
              <w:r w:rsidRPr="00AC774B">
                <w:rPr>
                  <w:color w:val="000000"/>
                </w:rPr>
                <w:t>1.43E-24</w:t>
              </w:r>
            </w:ins>
          </w:p>
        </w:tc>
      </w:tr>
      <w:tr w:rsidR="00DA59F5" w:rsidRPr="00AC774B" w14:paraId="35E4B038" w14:textId="77777777" w:rsidTr="00FC06A3">
        <w:trPr>
          <w:trHeight w:val="255"/>
          <w:ins w:id="24" w:author="somadmin" w:date="2026-09-25T20:51:00Z" w16du:dateUtc="2026-09-26T00:51:00Z"/>
        </w:trPr>
        <w:tc>
          <w:tcPr>
            <w:tcW w:w="1470" w:type="dxa"/>
            <w:noWrap/>
            <w:vAlign w:val="bottom"/>
            <w:hideMark/>
          </w:tcPr>
          <w:p w14:paraId="66B0D3A8" w14:textId="77777777" w:rsidR="00DA59F5" w:rsidRPr="00AC774B" w:rsidRDefault="00DA59F5" w:rsidP="00FC06A3">
            <w:pPr>
              <w:rPr>
                <w:ins w:id="25" w:author="somadmin" w:date="2026-09-25T20:51:00Z" w16du:dateUtc="2026-09-26T00:51:00Z"/>
                <w:color w:val="000000"/>
              </w:rPr>
            </w:pPr>
            <w:ins w:id="26" w:author="somadmin" w:date="2026-09-25T20:51:00Z" w16du:dateUtc="2026-09-26T00:51:00Z">
              <w:r w:rsidRPr="00AC774B">
                <w:rPr>
                  <w:color w:val="000000"/>
                </w:rPr>
                <w:t>GO:0006412</w:t>
              </w:r>
            </w:ins>
          </w:p>
        </w:tc>
        <w:tc>
          <w:tcPr>
            <w:tcW w:w="2122" w:type="dxa"/>
            <w:noWrap/>
            <w:vAlign w:val="bottom"/>
            <w:hideMark/>
          </w:tcPr>
          <w:p w14:paraId="28B4C8D6" w14:textId="77777777" w:rsidR="00DA59F5" w:rsidRPr="00AC774B" w:rsidRDefault="00DA59F5" w:rsidP="00FC06A3">
            <w:pPr>
              <w:rPr>
                <w:ins w:id="27" w:author="somadmin" w:date="2026-09-25T20:51:00Z" w16du:dateUtc="2026-09-26T00:51:00Z"/>
                <w:color w:val="000000"/>
              </w:rPr>
            </w:pPr>
            <w:ins w:id="28" w:author="somadmin" w:date="2026-09-25T20:51:00Z" w16du:dateUtc="2026-09-26T00:51:00Z">
              <w:r w:rsidRPr="00AC774B">
                <w:rPr>
                  <w:color w:val="000000"/>
                </w:rPr>
                <w:t>biological_process</w:t>
              </w:r>
            </w:ins>
          </w:p>
        </w:tc>
        <w:tc>
          <w:tcPr>
            <w:tcW w:w="8482" w:type="dxa"/>
            <w:vAlign w:val="bottom"/>
            <w:hideMark/>
          </w:tcPr>
          <w:p w14:paraId="3A898B1D" w14:textId="77777777" w:rsidR="00DA59F5" w:rsidRPr="00AC774B" w:rsidRDefault="00DA59F5" w:rsidP="00FC06A3">
            <w:pPr>
              <w:rPr>
                <w:ins w:id="29" w:author="somadmin" w:date="2026-09-25T20:51:00Z" w16du:dateUtc="2026-09-26T00:51:00Z"/>
                <w:color w:val="000000"/>
              </w:rPr>
            </w:pPr>
            <w:ins w:id="30" w:author="somadmin" w:date="2026-09-25T20:51:00Z" w16du:dateUtc="2026-09-26T00:51:00Z">
              <w:r w:rsidRPr="00AC774B">
                <w:rPr>
                  <w:color w:val="000000"/>
                </w:rPr>
                <w:t>translation</w:t>
              </w:r>
            </w:ins>
          </w:p>
        </w:tc>
        <w:tc>
          <w:tcPr>
            <w:tcW w:w="1170" w:type="dxa"/>
            <w:noWrap/>
            <w:vAlign w:val="bottom"/>
            <w:hideMark/>
          </w:tcPr>
          <w:p w14:paraId="49AABB6A" w14:textId="77777777" w:rsidR="00DA59F5" w:rsidRPr="00AC774B" w:rsidRDefault="00DA59F5" w:rsidP="00FC06A3">
            <w:pPr>
              <w:jc w:val="right"/>
              <w:rPr>
                <w:ins w:id="31" w:author="somadmin" w:date="2026-09-25T20:51:00Z" w16du:dateUtc="2026-09-26T00:51:00Z"/>
                <w:color w:val="000000"/>
              </w:rPr>
            </w:pPr>
            <w:ins w:id="32" w:author="somadmin" w:date="2026-09-25T20:51:00Z" w16du:dateUtc="2026-09-26T00:51:00Z">
              <w:r w:rsidRPr="00AC774B">
                <w:rPr>
                  <w:color w:val="000000"/>
                </w:rPr>
                <w:t>2.89E-19</w:t>
              </w:r>
            </w:ins>
          </w:p>
        </w:tc>
      </w:tr>
      <w:tr w:rsidR="00DA59F5" w:rsidRPr="00AC774B" w14:paraId="2158EF52" w14:textId="77777777" w:rsidTr="00FC06A3">
        <w:trPr>
          <w:trHeight w:val="255"/>
          <w:ins w:id="33" w:author="somadmin" w:date="2026-09-25T20:51:00Z" w16du:dateUtc="2026-09-26T00:51:00Z"/>
        </w:trPr>
        <w:tc>
          <w:tcPr>
            <w:tcW w:w="1470" w:type="dxa"/>
            <w:noWrap/>
            <w:vAlign w:val="bottom"/>
            <w:hideMark/>
          </w:tcPr>
          <w:p w14:paraId="21491E9A" w14:textId="77777777" w:rsidR="00DA59F5" w:rsidRPr="00AC774B" w:rsidRDefault="00DA59F5" w:rsidP="00FC06A3">
            <w:pPr>
              <w:rPr>
                <w:ins w:id="34" w:author="somadmin" w:date="2026-09-25T20:51:00Z" w16du:dateUtc="2026-09-26T00:51:00Z"/>
                <w:color w:val="000000"/>
              </w:rPr>
            </w:pPr>
            <w:ins w:id="35" w:author="somadmin" w:date="2026-09-25T20:51:00Z" w16du:dateUtc="2026-09-26T00:51:00Z">
              <w:r w:rsidRPr="00AC774B">
                <w:rPr>
                  <w:color w:val="000000"/>
                </w:rPr>
                <w:t>GO:0043284</w:t>
              </w:r>
            </w:ins>
          </w:p>
        </w:tc>
        <w:tc>
          <w:tcPr>
            <w:tcW w:w="2122" w:type="dxa"/>
            <w:noWrap/>
            <w:vAlign w:val="bottom"/>
            <w:hideMark/>
          </w:tcPr>
          <w:p w14:paraId="0D27ADA6" w14:textId="77777777" w:rsidR="00DA59F5" w:rsidRPr="00AC774B" w:rsidRDefault="00DA59F5" w:rsidP="00FC06A3">
            <w:pPr>
              <w:rPr>
                <w:ins w:id="36" w:author="somadmin" w:date="2026-09-25T20:51:00Z" w16du:dateUtc="2026-09-26T00:51:00Z"/>
                <w:color w:val="000000"/>
              </w:rPr>
            </w:pPr>
            <w:ins w:id="37" w:author="somadmin" w:date="2026-09-25T20:51:00Z" w16du:dateUtc="2026-09-26T00:51:00Z">
              <w:r w:rsidRPr="00AC774B">
                <w:rPr>
                  <w:color w:val="000000"/>
                </w:rPr>
                <w:t>biological_process</w:t>
              </w:r>
            </w:ins>
          </w:p>
        </w:tc>
        <w:tc>
          <w:tcPr>
            <w:tcW w:w="8482" w:type="dxa"/>
            <w:vAlign w:val="bottom"/>
            <w:hideMark/>
          </w:tcPr>
          <w:p w14:paraId="463D7985" w14:textId="77777777" w:rsidR="00DA59F5" w:rsidRPr="00AC774B" w:rsidRDefault="00DA59F5" w:rsidP="00FC06A3">
            <w:pPr>
              <w:rPr>
                <w:ins w:id="38" w:author="somadmin" w:date="2026-09-25T20:51:00Z" w16du:dateUtc="2026-09-26T00:51:00Z"/>
                <w:color w:val="000000"/>
              </w:rPr>
            </w:pPr>
            <w:ins w:id="39" w:author="somadmin" w:date="2026-09-25T20:51:00Z" w16du:dateUtc="2026-09-26T00:51:00Z">
              <w:r w:rsidRPr="00AC774B">
                <w:rPr>
                  <w:color w:val="000000"/>
                </w:rPr>
                <w:t>biopolymer biosynthetic process</w:t>
              </w:r>
            </w:ins>
          </w:p>
        </w:tc>
        <w:tc>
          <w:tcPr>
            <w:tcW w:w="1170" w:type="dxa"/>
            <w:noWrap/>
            <w:vAlign w:val="bottom"/>
            <w:hideMark/>
          </w:tcPr>
          <w:p w14:paraId="3F6BB058" w14:textId="77777777" w:rsidR="00DA59F5" w:rsidRPr="00AC774B" w:rsidRDefault="00DA59F5" w:rsidP="00FC06A3">
            <w:pPr>
              <w:jc w:val="right"/>
              <w:rPr>
                <w:ins w:id="40" w:author="somadmin" w:date="2026-09-25T20:51:00Z" w16du:dateUtc="2026-09-26T00:51:00Z"/>
                <w:color w:val="000000"/>
              </w:rPr>
            </w:pPr>
            <w:ins w:id="41" w:author="somadmin" w:date="2026-09-25T20:51:00Z" w16du:dateUtc="2026-09-26T00:51:00Z">
              <w:r w:rsidRPr="00AC774B">
                <w:rPr>
                  <w:color w:val="000000"/>
                </w:rPr>
                <w:t>1.11E-11</w:t>
              </w:r>
            </w:ins>
          </w:p>
        </w:tc>
      </w:tr>
      <w:tr w:rsidR="00DA59F5" w:rsidRPr="00AC774B" w14:paraId="443B10A1" w14:textId="77777777" w:rsidTr="00FC06A3">
        <w:trPr>
          <w:trHeight w:val="255"/>
          <w:ins w:id="42" w:author="somadmin" w:date="2026-09-25T20:51:00Z" w16du:dateUtc="2026-09-26T00:51:00Z"/>
        </w:trPr>
        <w:tc>
          <w:tcPr>
            <w:tcW w:w="1470" w:type="dxa"/>
            <w:noWrap/>
            <w:vAlign w:val="bottom"/>
            <w:hideMark/>
          </w:tcPr>
          <w:p w14:paraId="6BE1DDF9" w14:textId="77777777" w:rsidR="00DA59F5" w:rsidRPr="00AC774B" w:rsidRDefault="00DA59F5" w:rsidP="00FC06A3">
            <w:pPr>
              <w:rPr>
                <w:ins w:id="43" w:author="somadmin" w:date="2026-09-25T20:51:00Z" w16du:dateUtc="2026-09-26T00:51:00Z"/>
                <w:color w:val="000000"/>
              </w:rPr>
            </w:pPr>
            <w:ins w:id="44" w:author="somadmin" w:date="2026-09-25T20:51:00Z" w16du:dateUtc="2026-09-26T00:51:00Z">
              <w:r w:rsidRPr="00AC774B">
                <w:rPr>
                  <w:color w:val="000000"/>
                </w:rPr>
                <w:t>GO:0034961</w:t>
              </w:r>
            </w:ins>
          </w:p>
        </w:tc>
        <w:tc>
          <w:tcPr>
            <w:tcW w:w="2122" w:type="dxa"/>
            <w:noWrap/>
            <w:vAlign w:val="bottom"/>
            <w:hideMark/>
          </w:tcPr>
          <w:p w14:paraId="530D9AB5" w14:textId="77777777" w:rsidR="00DA59F5" w:rsidRPr="00AC774B" w:rsidRDefault="00DA59F5" w:rsidP="00FC06A3">
            <w:pPr>
              <w:rPr>
                <w:ins w:id="45" w:author="somadmin" w:date="2026-09-25T20:51:00Z" w16du:dateUtc="2026-09-26T00:51:00Z"/>
                <w:color w:val="000000"/>
              </w:rPr>
            </w:pPr>
            <w:ins w:id="46" w:author="somadmin" w:date="2026-09-25T20:51:00Z" w16du:dateUtc="2026-09-26T00:51:00Z">
              <w:r w:rsidRPr="00AC774B">
                <w:rPr>
                  <w:color w:val="000000"/>
                </w:rPr>
                <w:t>biological_process</w:t>
              </w:r>
            </w:ins>
          </w:p>
        </w:tc>
        <w:tc>
          <w:tcPr>
            <w:tcW w:w="8482" w:type="dxa"/>
            <w:vAlign w:val="bottom"/>
            <w:hideMark/>
          </w:tcPr>
          <w:p w14:paraId="4BF4F855" w14:textId="77777777" w:rsidR="00DA59F5" w:rsidRPr="00AC774B" w:rsidRDefault="00DA59F5" w:rsidP="00FC06A3">
            <w:pPr>
              <w:rPr>
                <w:ins w:id="47" w:author="somadmin" w:date="2026-09-25T20:51:00Z" w16du:dateUtc="2026-09-26T00:51:00Z"/>
                <w:color w:val="000000"/>
              </w:rPr>
            </w:pPr>
            <w:ins w:id="48" w:author="somadmin" w:date="2026-09-25T20:51:00Z" w16du:dateUtc="2026-09-26T00:51:00Z">
              <w:r w:rsidRPr="00AC774B">
                <w:rPr>
                  <w:color w:val="000000"/>
                </w:rPr>
                <w:t>cellular biopolymer biosynthetic process</w:t>
              </w:r>
            </w:ins>
          </w:p>
        </w:tc>
        <w:tc>
          <w:tcPr>
            <w:tcW w:w="1170" w:type="dxa"/>
            <w:noWrap/>
            <w:vAlign w:val="bottom"/>
            <w:hideMark/>
          </w:tcPr>
          <w:p w14:paraId="0FE7A1E9" w14:textId="77777777" w:rsidR="00DA59F5" w:rsidRPr="00AC774B" w:rsidRDefault="00DA59F5" w:rsidP="00FC06A3">
            <w:pPr>
              <w:jc w:val="right"/>
              <w:rPr>
                <w:ins w:id="49" w:author="somadmin" w:date="2026-09-25T20:51:00Z" w16du:dateUtc="2026-09-26T00:51:00Z"/>
                <w:color w:val="000000"/>
              </w:rPr>
            </w:pPr>
            <w:ins w:id="50" w:author="somadmin" w:date="2026-09-25T20:51:00Z" w16du:dateUtc="2026-09-26T00:51:00Z">
              <w:r w:rsidRPr="00AC774B">
                <w:rPr>
                  <w:color w:val="000000"/>
                </w:rPr>
                <w:t>3.21E-11</w:t>
              </w:r>
            </w:ins>
          </w:p>
        </w:tc>
      </w:tr>
      <w:tr w:rsidR="00DA59F5" w:rsidRPr="00AC774B" w14:paraId="26243DCE" w14:textId="77777777" w:rsidTr="00FC06A3">
        <w:trPr>
          <w:trHeight w:val="255"/>
          <w:ins w:id="51" w:author="somadmin" w:date="2026-09-25T20:51:00Z" w16du:dateUtc="2026-09-26T00:51:00Z"/>
        </w:trPr>
        <w:tc>
          <w:tcPr>
            <w:tcW w:w="1470" w:type="dxa"/>
            <w:noWrap/>
            <w:vAlign w:val="bottom"/>
            <w:hideMark/>
          </w:tcPr>
          <w:p w14:paraId="28F9D80A" w14:textId="77777777" w:rsidR="00DA59F5" w:rsidRPr="00AC774B" w:rsidRDefault="00DA59F5" w:rsidP="00FC06A3">
            <w:pPr>
              <w:rPr>
                <w:ins w:id="52" w:author="somadmin" w:date="2026-09-25T20:51:00Z" w16du:dateUtc="2026-09-26T00:51:00Z"/>
                <w:color w:val="000000"/>
              </w:rPr>
            </w:pPr>
            <w:ins w:id="53" w:author="somadmin" w:date="2026-09-25T20:51:00Z" w16du:dateUtc="2026-09-26T00:51:00Z">
              <w:r w:rsidRPr="00AC774B">
                <w:rPr>
                  <w:color w:val="000000"/>
                </w:rPr>
                <w:t>GO:0009059</w:t>
              </w:r>
            </w:ins>
          </w:p>
        </w:tc>
        <w:tc>
          <w:tcPr>
            <w:tcW w:w="2122" w:type="dxa"/>
            <w:noWrap/>
            <w:vAlign w:val="bottom"/>
            <w:hideMark/>
          </w:tcPr>
          <w:p w14:paraId="13E1D286" w14:textId="77777777" w:rsidR="00DA59F5" w:rsidRPr="00AC774B" w:rsidRDefault="00DA59F5" w:rsidP="00FC06A3">
            <w:pPr>
              <w:rPr>
                <w:ins w:id="54" w:author="somadmin" w:date="2026-09-25T20:51:00Z" w16du:dateUtc="2026-09-26T00:51:00Z"/>
                <w:color w:val="000000"/>
              </w:rPr>
            </w:pPr>
            <w:ins w:id="55" w:author="somadmin" w:date="2026-09-25T20:51:00Z" w16du:dateUtc="2026-09-26T00:51:00Z">
              <w:r w:rsidRPr="00AC774B">
                <w:rPr>
                  <w:color w:val="000000"/>
                </w:rPr>
                <w:t>biological_process</w:t>
              </w:r>
            </w:ins>
          </w:p>
        </w:tc>
        <w:tc>
          <w:tcPr>
            <w:tcW w:w="8482" w:type="dxa"/>
            <w:vAlign w:val="bottom"/>
            <w:hideMark/>
          </w:tcPr>
          <w:p w14:paraId="59561ED1" w14:textId="77777777" w:rsidR="00DA59F5" w:rsidRPr="00AC774B" w:rsidRDefault="00DA59F5" w:rsidP="00FC06A3">
            <w:pPr>
              <w:rPr>
                <w:ins w:id="56" w:author="somadmin" w:date="2026-09-25T20:51:00Z" w16du:dateUtc="2026-09-26T00:51:00Z"/>
                <w:color w:val="000000"/>
              </w:rPr>
            </w:pPr>
            <w:ins w:id="57" w:author="somadmin" w:date="2026-09-25T20:51:00Z" w16du:dateUtc="2026-09-26T00:51:00Z">
              <w:r w:rsidRPr="00AC774B">
                <w:rPr>
                  <w:color w:val="000000"/>
                </w:rPr>
                <w:t>macromolecule biosynthetic process</w:t>
              </w:r>
            </w:ins>
          </w:p>
        </w:tc>
        <w:tc>
          <w:tcPr>
            <w:tcW w:w="1170" w:type="dxa"/>
            <w:noWrap/>
            <w:vAlign w:val="bottom"/>
            <w:hideMark/>
          </w:tcPr>
          <w:p w14:paraId="57E92459" w14:textId="77777777" w:rsidR="00DA59F5" w:rsidRPr="00AC774B" w:rsidRDefault="00DA59F5" w:rsidP="00FC06A3">
            <w:pPr>
              <w:jc w:val="right"/>
              <w:rPr>
                <w:ins w:id="58" w:author="somadmin" w:date="2026-09-25T20:51:00Z" w16du:dateUtc="2026-09-26T00:51:00Z"/>
                <w:color w:val="000000"/>
              </w:rPr>
            </w:pPr>
            <w:ins w:id="59" w:author="somadmin" w:date="2026-09-25T20:51:00Z" w16du:dateUtc="2026-09-26T00:51:00Z">
              <w:r w:rsidRPr="00AC774B">
                <w:rPr>
                  <w:color w:val="000000"/>
                </w:rPr>
                <w:t>1.01E-10</w:t>
              </w:r>
            </w:ins>
          </w:p>
        </w:tc>
      </w:tr>
      <w:tr w:rsidR="00DA59F5" w:rsidRPr="00AC774B" w14:paraId="46F32AB1" w14:textId="77777777" w:rsidTr="00FC06A3">
        <w:trPr>
          <w:trHeight w:val="255"/>
          <w:ins w:id="60" w:author="somadmin" w:date="2026-09-25T20:51:00Z" w16du:dateUtc="2026-09-26T00:51:00Z"/>
        </w:trPr>
        <w:tc>
          <w:tcPr>
            <w:tcW w:w="1470" w:type="dxa"/>
            <w:noWrap/>
            <w:vAlign w:val="bottom"/>
            <w:hideMark/>
          </w:tcPr>
          <w:p w14:paraId="5763C8A6" w14:textId="77777777" w:rsidR="00DA59F5" w:rsidRPr="00AC774B" w:rsidRDefault="00DA59F5" w:rsidP="00FC06A3">
            <w:pPr>
              <w:rPr>
                <w:ins w:id="61" w:author="somadmin" w:date="2026-09-25T20:51:00Z" w16du:dateUtc="2026-09-26T00:51:00Z"/>
                <w:color w:val="000000"/>
              </w:rPr>
            </w:pPr>
            <w:ins w:id="62" w:author="somadmin" w:date="2026-09-25T20:51:00Z" w16du:dateUtc="2026-09-26T00:51:00Z">
              <w:r w:rsidRPr="00AC774B">
                <w:rPr>
                  <w:color w:val="000000"/>
                </w:rPr>
                <w:t>GO:0009058</w:t>
              </w:r>
            </w:ins>
          </w:p>
        </w:tc>
        <w:tc>
          <w:tcPr>
            <w:tcW w:w="2122" w:type="dxa"/>
            <w:noWrap/>
            <w:vAlign w:val="bottom"/>
            <w:hideMark/>
          </w:tcPr>
          <w:p w14:paraId="2A1566B7" w14:textId="77777777" w:rsidR="00DA59F5" w:rsidRPr="00AC774B" w:rsidRDefault="00DA59F5" w:rsidP="00FC06A3">
            <w:pPr>
              <w:rPr>
                <w:ins w:id="63" w:author="somadmin" w:date="2026-09-25T20:51:00Z" w16du:dateUtc="2026-09-26T00:51:00Z"/>
                <w:color w:val="000000"/>
              </w:rPr>
            </w:pPr>
            <w:ins w:id="64" w:author="somadmin" w:date="2026-09-25T20:51:00Z" w16du:dateUtc="2026-09-26T00:51:00Z">
              <w:r w:rsidRPr="00AC774B">
                <w:rPr>
                  <w:color w:val="000000"/>
                </w:rPr>
                <w:t>biological_process</w:t>
              </w:r>
            </w:ins>
          </w:p>
        </w:tc>
        <w:tc>
          <w:tcPr>
            <w:tcW w:w="8482" w:type="dxa"/>
            <w:vAlign w:val="bottom"/>
            <w:hideMark/>
          </w:tcPr>
          <w:p w14:paraId="12124F3A" w14:textId="77777777" w:rsidR="00DA59F5" w:rsidRPr="00AC774B" w:rsidRDefault="00DA59F5" w:rsidP="00FC06A3">
            <w:pPr>
              <w:rPr>
                <w:ins w:id="65" w:author="somadmin" w:date="2026-09-25T20:51:00Z" w16du:dateUtc="2026-09-26T00:51:00Z"/>
                <w:color w:val="000000"/>
              </w:rPr>
            </w:pPr>
            <w:ins w:id="66" w:author="somadmin" w:date="2026-09-25T20:51:00Z" w16du:dateUtc="2026-09-26T00:51:00Z">
              <w:r w:rsidRPr="00AC774B">
                <w:rPr>
                  <w:color w:val="000000"/>
                </w:rPr>
                <w:t>biosynthetic process</w:t>
              </w:r>
            </w:ins>
          </w:p>
        </w:tc>
        <w:tc>
          <w:tcPr>
            <w:tcW w:w="1170" w:type="dxa"/>
            <w:noWrap/>
            <w:vAlign w:val="bottom"/>
            <w:hideMark/>
          </w:tcPr>
          <w:p w14:paraId="63762841" w14:textId="77777777" w:rsidR="00DA59F5" w:rsidRPr="00AC774B" w:rsidRDefault="00DA59F5" w:rsidP="00FC06A3">
            <w:pPr>
              <w:jc w:val="right"/>
              <w:rPr>
                <w:ins w:id="67" w:author="somadmin" w:date="2026-09-25T20:51:00Z" w16du:dateUtc="2026-09-26T00:51:00Z"/>
                <w:color w:val="000000"/>
              </w:rPr>
            </w:pPr>
            <w:ins w:id="68" w:author="somadmin" w:date="2026-09-25T20:51:00Z" w16du:dateUtc="2026-09-26T00:51:00Z">
              <w:r w:rsidRPr="00AC774B">
                <w:rPr>
                  <w:color w:val="000000"/>
                </w:rPr>
                <w:t>3.86E-10</w:t>
              </w:r>
            </w:ins>
          </w:p>
        </w:tc>
      </w:tr>
      <w:tr w:rsidR="00DA59F5" w:rsidRPr="00AC774B" w14:paraId="4692E141" w14:textId="77777777" w:rsidTr="00FC06A3">
        <w:trPr>
          <w:trHeight w:val="255"/>
          <w:ins w:id="69" w:author="somadmin" w:date="2026-09-25T20:51:00Z" w16du:dateUtc="2026-09-26T00:51:00Z"/>
        </w:trPr>
        <w:tc>
          <w:tcPr>
            <w:tcW w:w="1470" w:type="dxa"/>
            <w:noWrap/>
            <w:vAlign w:val="bottom"/>
            <w:hideMark/>
          </w:tcPr>
          <w:p w14:paraId="79B9A369" w14:textId="77777777" w:rsidR="00DA59F5" w:rsidRPr="00AC774B" w:rsidRDefault="00DA59F5" w:rsidP="00FC06A3">
            <w:pPr>
              <w:rPr>
                <w:ins w:id="70" w:author="somadmin" w:date="2026-09-25T20:51:00Z" w16du:dateUtc="2026-09-26T00:51:00Z"/>
                <w:color w:val="000000"/>
              </w:rPr>
            </w:pPr>
            <w:ins w:id="71" w:author="somadmin" w:date="2026-09-25T20:51:00Z" w16du:dateUtc="2026-09-26T00:51:00Z">
              <w:r w:rsidRPr="00AC774B">
                <w:rPr>
                  <w:color w:val="000000"/>
                </w:rPr>
                <w:t>GO:0034645</w:t>
              </w:r>
            </w:ins>
          </w:p>
        </w:tc>
        <w:tc>
          <w:tcPr>
            <w:tcW w:w="2122" w:type="dxa"/>
            <w:noWrap/>
            <w:vAlign w:val="bottom"/>
            <w:hideMark/>
          </w:tcPr>
          <w:p w14:paraId="61BEEE8D" w14:textId="77777777" w:rsidR="00DA59F5" w:rsidRPr="00AC774B" w:rsidRDefault="00DA59F5" w:rsidP="00FC06A3">
            <w:pPr>
              <w:rPr>
                <w:ins w:id="72" w:author="somadmin" w:date="2026-09-25T20:51:00Z" w16du:dateUtc="2026-09-26T00:51:00Z"/>
                <w:color w:val="000000"/>
              </w:rPr>
            </w:pPr>
            <w:ins w:id="73" w:author="somadmin" w:date="2026-09-25T20:51:00Z" w16du:dateUtc="2026-09-26T00:51:00Z">
              <w:r w:rsidRPr="00AC774B">
                <w:rPr>
                  <w:color w:val="000000"/>
                </w:rPr>
                <w:t>biological_process</w:t>
              </w:r>
            </w:ins>
          </w:p>
        </w:tc>
        <w:tc>
          <w:tcPr>
            <w:tcW w:w="8482" w:type="dxa"/>
            <w:vAlign w:val="bottom"/>
            <w:hideMark/>
          </w:tcPr>
          <w:p w14:paraId="74D2775A" w14:textId="77777777" w:rsidR="00DA59F5" w:rsidRPr="00AC774B" w:rsidRDefault="00DA59F5" w:rsidP="00FC06A3">
            <w:pPr>
              <w:rPr>
                <w:ins w:id="74" w:author="somadmin" w:date="2026-09-25T20:51:00Z" w16du:dateUtc="2026-09-26T00:51:00Z"/>
                <w:color w:val="000000"/>
              </w:rPr>
            </w:pPr>
            <w:ins w:id="75" w:author="somadmin" w:date="2026-09-25T20:51:00Z" w16du:dateUtc="2026-09-26T00:51:00Z">
              <w:r w:rsidRPr="00AC774B">
                <w:rPr>
                  <w:color w:val="000000"/>
                </w:rPr>
                <w:t>cellular macromolecule biosynthetic process</w:t>
              </w:r>
            </w:ins>
          </w:p>
        </w:tc>
        <w:tc>
          <w:tcPr>
            <w:tcW w:w="1170" w:type="dxa"/>
            <w:noWrap/>
            <w:vAlign w:val="bottom"/>
            <w:hideMark/>
          </w:tcPr>
          <w:p w14:paraId="4939B99F" w14:textId="77777777" w:rsidR="00DA59F5" w:rsidRPr="00AC774B" w:rsidRDefault="00DA59F5" w:rsidP="00FC06A3">
            <w:pPr>
              <w:jc w:val="right"/>
              <w:rPr>
                <w:ins w:id="76" w:author="somadmin" w:date="2026-09-25T20:51:00Z" w16du:dateUtc="2026-09-26T00:51:00Z"/>
                <w:color w:val="000000"/>
              </w:rPr>
            </w:pPr>
            <w:ins w:id="77" w:author="somadmin" w:date="2026-09-25T20:51:00Z" w16du:dateUtc="2026-09-26T00:51:00Z">
              <w:r w:rsidRPr="00AC774B">
                <w:rPr>
                  <w:color w:val="000000"/>
                </w:rPr>
                <w:t>2.67E-09</w:t>
              </w:r>
            </w:ins>
          </w:p>
        </w:tc>
      </w:tr>
      <w:tr w:rsidR="00DA59F5" w:rsidRPr="00AC774B" w14:paraId="193C3844" w14:textId="77777777" w:rsidTr="00FC06A3">
        <w:trPr>
          <w:trHeight w:val="255"/>
          <w:ins w:id="78" w:author="somadmin" w:date="2026-09-25T20:51:00Z" w16du:dateUtc="2026-09-26T00:51:00Z"/>
        </w:trPr>
        <w:tc>
          <w:tcPr>
            <w:tcW w:w="1470" w:type="dxa"/>
            <w:noWrap/>
            <w:vAlign w:val="bottom"/>
            <w:hideMark/>
          </w:tcPr>
          <w:p w14:paraId="0BD841F3" w14:textId="77777777" w:rsidR="00DA59F5" w:rsidRPr="00AC774B" w:rsidRDefault="00DA59F5" w:rsidP="00FC06A3">
            <w:pPr>
              <w:rPr>
                <w:ins w:id="79" w:author="somadmin" w:date="2026-09-25T20:51:00Z" w16du:dateUtc="2026-09-26T00:51:00Z"/>
                <w:color w:val="000000"/>
              </w:rPr>
            </w:pPr>
            <w:ins w:id="80" w:author="somadmin" w:date="2026-09-25T20:51:00Z" w16du:dateUtc="2026-09-26T00:51:00Z">
              <w:r w:rsidRPr="00AC774B">
                <w:rPr>
                  <w:color w:val="000000"/>
                </w:rPr>
                <w:t>GO:0044249</w:t>
              </w:r>
            </w:ins>
          </w:p>
        </w:tc>
        <w:tc>
          <w:tcPr>
            <w:tcW w:w="2122" w:type="dxa"/>
            <w:noWrap/>
            <w:vAlign w:val="bottom"/>
            <w:hideMark/>
          </w:tcPr>
          <w:p w14:paraId="0266B7C3" w14:textId="77777777" w:rsidR="00DA59F5" w:rsidRPr="00AC774B" w:rsidRDefault="00DA59F5" w:rsidP="00FC06A3">
            <w:pPr>
              <w:rPr>
                <w:ins w:id="81" w:author="somadmin" w:date="2026-09-25T20:51:00Z" w16du:dateUtc="2026-09-26T00:51:00Z"/>
                <w:color w:val="000000"/>
              </w:rPr>
            </w:pPr>
            <w:ins w:id="82" w:author="somadmin" w:date="2026-09-25T20:51:00Z" w16du:dateUtc="2026-09-26T00:51:00Z">
              <w:r w:rsidRPr="00AC774B">
                <w:rPr>
                  <w:color w:val="000000"/>
                </w:rPr>
                <w:t>biological_process</w:t>
              </w:r>
            </w:ins>
          </w:p>
        </w:tc>
        <w:tc>
          <w:tcPr>
            <w:tcW w:w="8482" w:type="dxa"/>
            <w:vAlign w:val="bottom"/>
            <w:hideMark/>
          </w:tcPr>
          <w:p w14:paraId="39A454F5" w14:textId="77777777" w:rsidR="00DA59F5" w:rsidRPr="00AC774B" w:rsidRDefault="00DA59F5" w:rsidP="00FC06A3">
            <w:pPr>
              <w:rPr>
                <w:ins w:id="83" w:author="somadmin" w:date="2026-09-25T20:51:00Z" w16du:dateUtc="2026-09-26T00:51:00Z"/>
                <w:color w:val="000000"/>
              </w:rPr>
            </w:pPr>
            <w:ins w:id="84" w:author="somadmin" w:date="2026-09-25T20:51:00Z" w16du:dateUtc="2026-09-26T00:51:00Z">
              <w:r w:rsidRPr="00AC774B">
                <w:rPr>
                  <w:color w:val="000000"/>
                </w:rPr>
                <w:t>cellular biosynthetic process</w:t>
              </w:r>
            </w:ins>
          </w:p>
        </w:tc>
        <w:tc>
          <w:tcPr>
            <w:tcW w:w="1170" w:type="dxa"/>
            <w:noWrap/>
            <w:vAlign w:val="bottom"/>
            <w:hideMark/>
          </w:tcPr>
          <w:p w14:paraId="705C1FC8" w14:textId="77777777" w:rsidR="00DA59F5" w:rsidRPr="00AC774B" w:rsidRDefault="00DA59F5" w:rsidP="00FC06A3">
            <w:pPr>
              <w:jc w:val="right"/>
              <w:rPr>
                <w:ins w:id="85" w:author="somadmin" w:date="2026-09-25T20:51:00Z" w16du:dateUtc="2026-09-26T00:51:00Z"/>
                <w:color w:val="000000"/>
              </w:rPr>
            </w:pPr>
            <w:ins w:id="86" w:author="somadmin" w:date="2026-09-25T20:51:00Z" w16du:dateUtc="2026-09-26T00:51:00Z">
              <w:r w:rsidRPr="00AC774B">
                <w:rPr>
                  <w:color w:val="000000"/>
                </w:rPr>
                <w:t>4.75E-09</w:t>
              </w:r>
            </w:ins>
          </w:p>
        </w:tc>
      </w:tr>
      <w:tr w:rsidR="00DA59F5" w:rsidRPr="00AC774B" w14:paraId="75113B89" w14:textId="77777777" w:rsidTr="00FC06A3">
        <w:trPr>
          <w:trHeight w:val="255"/>
          <w:ins w:id="87" w:author="somadmin" w:date="2026-09-25T20:51:00Z" w16du:dateUtc="2026-09-26T00:51:00Z"/>
        </w:trPr>
        <w:tc>
          <w:tcPr>
            <w:tcW w:w="1470" w:type="dxa"/>
            <w:noWrap/>
            <w:vAlign w:val="bottom"/>
            <w:hideMark/>
          </w:tcPr>
          <w:p w14:paraId="36473EE1" w14:textId="77777777" w:rsidR="00DA59F5" w:rsidRPr="00AC774B" w:rsidRDefault="00DA59F5" w:rsidP="00FC06A3">
            <w:pPr>
              <w:rPr>
                <w:ins w:id="88" w:author="somadmin" w:date="2026-09-25T20:51:00Z" w16du:dateUtc="2026-09-26T00:51:00Z"/>
                <w:color w:val="000000"/>
              </w:rPr>
            </w:pPr>
            <w:ins w:id="89" w:author="somadmin" w:date="2026-09-25T20:51:00Z" w16du:dateUtc="2026-09-26T00:51:00Z">
              <w:r w:rsidRPr="00AC774B">
                <w:rPr>
                  <w:color w:val="000000"/>
                </w:rPr>
                <w:t>GO:0009987</w:t>
              </w:r>
            </w:ins>
          </w:p>
        </w:tc>
        <w:tc>
          <w:tcPr>
            <w:tcW w:w="2122" w:type="dxa"/>
            <w:noWrap/>
            <w:vAlign w:val="bottom"/>
            <w:hideMark/>
          </w:tcPr>
          <w:p w14:paraId="6643FDBA" w14:textId="77777777" w:rsidR="00DA59F5" w:rsidRPr="00AC774B" w:rsidRDefault="00DA59F5" w:rsidP="00FC06A3">
            <w:pPr>
              <w:rPr>
                <w:ins w:id="90" w:author="somadmin" w:date="2026-09-25T20:51:00Z" w16du:dateUtc="2026-09-26T00:51:00Z"/>
                <w:color w:val="000000"/>
              </w:rPr>
            </w:pPr>
            <w:ins w:id="91" w:author="somadmin" w:date="2026-09-25T20:51:00Z" w16du:dateUtc="2026-09-26T00:51:00Z">
              <w:r w:rsidRPr="00AC774B">
                <w:rPr>
                  <w:color w:val="000000"/>
                </w:rPr>
                <w:t>biological_process</w:t>
              </w:r>
            </w:ins>
          </w:p>
        </w:tc>
        <w:tc>
          <w:tcPr>
            <w:tcW w:w="8482" w:type="dxa"/>
            <w:vAlign w:val="bottom"/>
            <w:hideMark/>
          </w:tcPr>
          <w:p w14:paraId="5969A70E" w14:textId="77777777" w:rsidR="00DA59F5" w:rsidRPr="00AC774B" w:rsidRDefault="00DA59F5" w:rsidP="00FC06A3">
            <w:pPr>
              <w:rPr>
                <w:ins w:id="92" w:author="somadmin" w:date="2026-09-25T20:51:00Z" w16du:dateUtc="2026-09-26T00:51:00Z"/>
                <w:color w:val="000000"/>
              </w:rPr>
            </w:pPr>
            <w:ins w:id="93" w:author="somadmin" w:date="2026-09-25T20:51:00Z" w16du:dateUtc="2026-09-26T00:51:00Z">
              <w:r w:rsidRPr="00AC774B">
                <w:rPr>
                  <w:color w:val="000000"/>
                </w:rPr>
                <w:t>cellular process</w:t>
              </w:r>
            </w:ins>
          </w:p>
        </w:tc>
        <w:tc>
          <w:tcPr>
            <w:tcW w:w="1170" w:type="dxa"/>
            <w:noWrap/>
            <w:vAlign w:val="bottom"/>
            <w:hideMark/>
          </w:tcPr>
          <w:p w14:paraId="453A9FCC" w14:textId="77777777" w:rsidR="00DA59F5" w:rsidRPr="00AC774B" w:rsidRDefault="00DA59F5" w:rsidP="00FC06A3">
            <w:pPr>
              <w:jc w:val="right"/>
              <w:rPr>
                <w:ins w:id="94" w:author="somadmin" w:date="2026-09-25T20:51:00Z" w16du:dateUtc="2026-09-26T00:51:00Z"/>
                <w:color w:val="000000"/>
              </w:rPr>
            </w:pPr>
            <w:ins w:id="95" w:author="somadmin" w:date="2026-09-25T20:51:00Z" w16du:dateUtc="2026-09-26T00:51:00Z">
              <w:r w:rsidRPr="00AC774B">
                <w:rPr>
                  <w:color w:val="000000"/>
                </w:rPr>
                <w:t>5.78E-09</w:t>
              </w:r>
            </w:ins>
          </w:p>
        </w:tc>
      </w:tr>
      <w:tr w:rsidR="00DA59F5" w:rsidRPr="00AC774B" w14:paraId="7C04C840" w14:textId="77777777" w:rsidTr="00FC06A3">
        <w:trPr>
          <w:trHeight w:val="255"/>
          <w:ins w:id="96" w:author="somadmin" w:date="2026-09-25T20:51:00Z" w16du:dateUtc="2026-09-26T00:51:00Z"/>
        </w:trPr>
        <w:tc>
          <w:tcPr>
            <w:tcW w:w="1470" w:type="dxa"/>
            <w:noWrap/>
            <w:vAlign w:val="bottom"/>
            <w:hideMark/>
          </w:tcPr>
          <w:p w14:paraId="3125DC39" w14:textId="77777777" w:rsidR="00DA59F5" w:rsidRPr="00AC774B" w:rsidRDefault="00DA59F5" w:rsidP="00FC06A3">
            <w:pPr>
              <w:rPr>
                <w:ins w:id="97" w:author="somadmin" w:date="2026-09-25T20:51:00Z" w16du:dateUtc="2026-09-26T00:51:00Z"/>
                <w:color w:val="000000"/>
              </w:rPr>
            </w:pPr>
            <w:ins w:id="98" w:author="somadmin" w:date="2026-09-25T20:51:00Z" w16du:dateUtc="2026-09-26T00:51:00Z">
              <w:r w:rsidRPr="00AC774B">
                <w:rPr>
                  <w:color w:val="000000"/>
                </w:rPr>
                <w:t>GO:0010467</w:t>
              </w:r>
            </w:ins>
          </w:p>
        </w:tc>
        <w:tc>
          <w:tcPr>
            <w:tcW w:w="2122" w:type="dxa"/>
            <w:noWrap/>
            <w:vAlign w:val="bottom"/>
            <w:hideMark/>
          </w:tcPr>
          <w:p w14:paraId="147E4E4D" w14:textId="77777777" w:rsidR="00DA59F5" w:rsidRPr="00AC774B" w:rsidRDefault="00DA59F5" w:rsidP="00FC06A3">
            <w:pPr>
              <w:rPr>
                <w:ins w:id="99" w:author="somadmin" w:date="2026-09-25T20:51:00Z" w16du:dateUtc="2026-09-26T00:51:00Z"/>
                <w:color w:val="000000"/>
              </w:rPr>
            </w:pPr>
            <w:ins w:id="100" w:author="somadmin" w:date="2026-09-25T20:51:00Z" w16du:dateUtc="2026-09-26T00:51:00Z">
              <w:r w:rsidRPr="00AC774B">
                <w:rPr>
                  <w:color w:val="000000"/>
                </w:rPr>
                <w:t>biological_process</w:t>
              </w:r>
            </w:ins>
          </w:p>
        </w:tc>
        <w:tc>
          <w:tcPr>
            <w:tcW w:w="8482" w:type="dxa"/>
            <w:vAlign w:val="bottom"/>
            <w:hideMark/>
          </w:tcPr>
          <w:p w14:paraId="4C8EA069" w14:textId="77777777" w:rsidR="00DA59F5" w:rsidRPr="00AC774B" w:rsidRDefault="00DA59F5" w:rsidP="00FC06A3">
            <w:pPr>
              <w:rPr>
                <w:ins w:id="101" w:author="somadmin" w:date="2026-09-25T20:51:00Z" w16du:dateUtc="2026-09-26T00:51:00Z"/>
                <w:color w:val="000000"/>
              </w:rPr>
            </w:pPr>
            <w:ins w:id="102" w:author="somadmin" w:date="2026-09-25T20:51:00Z" w16du:dateUtc="2026-09-26T00:51:00Z">
              <w:r w:rsidRPr="00AC774B">
                <w:rPr>
                  <w:color w:val="000000"/>
                </w:rPr>
                <w:t>gene expression</w:t>
              </w:r>
            </w:ins>
          </w:p>
        </w:tc>
        <w:tc>
          <w:tcPr>
            <w:tcW w:w="1170" w:type="dxa"/>
            <w:noWrap/>
            <w:vAlign w:val="bottom"/>
            <w:hideMark/>
          </w:tcPr>
          <w:p w14:paraId="16ACBE14" w14:textId="77777777" w:rsidR="00DA59F5" w:rsidRPr="00AC774B" w:rsidRDefault="00DA59F5" w:rsidP="00FC06A3">
            <w:pPr>
              <w:jc w:val="right"/>
              <w:rPr>
                <w:ins w:id="103" w:author="somadmin" w:date="2026-09-25T20:51:00Z" w16du:dateUtc="2026-09-26T00:51:00Z"/>
                <w:color w:val="000000"/>
              </w:rPr>
            </w:pPr>
            <w:ins w:id="104" w:author="somadmin" w:date="2026-09-25T20:51:00Z" w16du:dateUtc="2026-09-26T00:51:00Z">
              <w:r w:rsidRPr="00AC774B">
                <w:rPr>
                  <w:color w:val="000000"/>
                </w:rPr>
                <w:t>7.06E-09</w:t>
              </w:r>
            </w:ins>
          </w:p>
        </w:tc>
      </w:tr>
      <w:tr w:rsidR="00DA59F5" w:rsidRPr="00AC774B" w14:paraId="0286EEBE" w14:textId="77777777" w:rsidTr="00FC06A3">
        <w:trPr>
          <w:trHeight w:val="255"/>
          <w:ins w:id="105" w:author="somadmin" w:date="2026-09-25T20:51:00Z" w16du:dateUtc="2026-09-26T00:51:00Z"/>
        </w:trPr>
        <w:tc>
          <w:tcPr>
            <w:tcW w:w="1470" w:type="dxa"/>
            <w:noWrap/>
            <w:vAlign w:val="bottom"/>
            <w:hideMark/>
          </w:tcPr>
          <w:p w14:paraId="5E8327EC" w14:textId="77777777" w:rsidR="00DA59F5" w:rsidRPr="00AC774B" w:rsidRDefault="00DA59F5" w:rsidP="00FC06A3">
            <w:pPr>
              <w:rPr>
                <w:ins w:id="106" w:author="somadmin" w:date="2026-09-25T20:51:00Z" w16du:dateUtc="2026-09-26T00:51:00Z"/>
                <w:color w:val="000000"/>
              </w:rPr>
            </w:pPr>
            <w:ins w:id="107" w:author="somadmin" w:date="2026-09-25T20:51:00Z" w16du:dateUtc="2026-09-26T00:51:00Z">
              <w:r w:rsidRPr="00AC774B">
                <w:rPr>
                  <w:color w:val="000000"/>
                </w:rPr>
                <w:t>GO:0044237</w:t>
              </w:r>
            </w:ins>
          </w:p>
        </w:tc>
        <w:tc>
          <w:tcPr>
            <w:tcW w:w="2122" w:type="dxa"/>
            <w:noWrap/>
            <w:vAlign w:val="bottom"/>
            <w:hideMark/>
          </w:tcPr>
          <w:p w14:paraId="689F7F7E" w14:textId="77777777" w:rsidR="00DA59F5" w:rsidRPr="00AC774B" w:rsidRDefault="00DA59F5" w:rsidP="00FC06A3">
            <w:pPr>
              <w:rPr>
                <w:ins w:id="108" w:author="somadmin" w:date="2026-09-25T20:51:00Z" w16du:dateUtc="2026-09-26T00:51:00Z"/>
                <w:color w:val="000000"/>
              </w:rPr>
            </w:pPr>
            <w:ins w:id="109" w:author="somadmin" w:date="2026-09-25T20:51:00Z" w16du:dateUtc="2026-09-26T00:51:00Z">
              <w:r w:rsidRPr="00AC774B">
                <w:rPr>
                  <w:color w:val="000000"/>
                </w:rPr>
                <w:t>biological_process</w:t>
              </w:r>
            </w:ins>
          </w:p>
        </w:tc>
        <w:tc>
          <w:tcPr>
            <w:tcW w:w="8482" w:type="dxa"/>
            <w:vAlign w:val="bottom"/>
            <w:hideMark/>
          </w:tcPr>
          <w:p w14:paraId="49EB0127" w14:textId="77777777" w:rsidR="00DA59F5" w:rsidRPr="00AC774B" w:rsidRDefault="00DA59F5" w:rsidP="00FC06A3">
            <w:pPr>
              <w:rPr>
                <w:ins w:id="110" w:author="somadmin" w:date="2026-09-25T20:51:00Z" w16du:dateUtc="2026-09-26T00:51:00Z"/>
                <w:color w:val="000000"/>
              </w:rPr>
            </w:pPr>
            <w:ins w:id="111" w:author="somadmin" w:date="2026-09-25T20:51:00Z" w16du:dateUtc="2026-09-26T00:51:00Z">
              <w:r w:rsidRPr="00AC774B">
                <w:rPr>
                  <w:color w:val="000000"/>
                </w:rPr>
                <w:t>cellular metabolic process</w:t>
              </w:r>
            </w:ins>
          </w:p>
        </w:tc>
        <w:tc>
          <w:tcPr>
            <w:tcW w:w="1170" w:type="dxa"/>
            <w:noWrap/>
            <w:vAlign w:val="bottom"/>
            <w:hideMark/>
          </w:tcPr>
          <w:p w14:paraId="57982316" w14:textId="77777777" w:rsidR="00DA59F5" w:rsidRPr="00AC774B" w:rsidRDefault="00DA59F5" w:rsidP="00FC06A3">
            <w:pPr>
              <w:jc w:val="right"/>
              <w:rPr>
                <w:ins w:id="112" w:author="somadmin" w:date="2026-09-25T20:51:00Z" w16du:dateUtc="2026-09-26T00:51:00Z"/>
                <w:color w:val="000000"/>
              </w:rPr>
            </w:pPr>
            <w:ins w:id="113" w:author="somadmin" w:date="2026-09-25T20:51:00Z" w16du:dateUtc="2026-09-26T00:51:00Z">
              <w:r w:rsidRPr="00AC774B">
                <w:rPr>
                  <w:color w:val="000000"/>
                </w:rPr>
                <w:t>7.60E-08</w:t>
              </w:r>
            </w:ins>
          </w:p>
        </w:tc>
      </w:tr>
      <w:tr w:rsidR="00DA59F5" w:rsidRPr="00AC774B" w14:paraId="42124545" w14:textId="77777777" w:rsidTr="00FC06A3">
        <w:trPr>
          <w:trHeight w:val="255"/>
          <w:ins w:id="114" w:author="somadmin" w:date="2026-09-25T20:51:00Z" w16du:dateUtc="2026-09-26T00:51:00Z"/>
        </w:trPr>
        <w:tc>
          <w:tcPr>
            <w:tcW w:w="1470" w:type="dxa"/>
            <w:noWrap/>
            <w:vAlign w:val="bottom"/>
            <w:hideMark/>
          </w:tcPr>
          <w:p w14:paraId="0D81AA25" w14:textId="77777777" w:rsidR="00DA59F5" w:rsidRPr="00AC774B" w:rsidRDefault="00DA59F5" w:rsidP="00FC06A3">
            <w:pPr>
              <w:rPr>
                <w:ins w:id="115" w:author="somadmin" w:date="2026-09-25T20:51:00Z" w16du:dateUtc="2026-09-26T00:51:00Z"/>
                <w:color w:val="000000"/>
              </w:rPr>
            </w:pPr>
            <w:ins w:id="116" w:author="somadmin" w:date="2026-09-25T20:51:00Z" w16du:dateUtc="2026-09-26T00:51:00Z">
              <w:r w:rsidRPr="00AC774B">
                <w:rPr>
                  <w:color w:val="000000"/>
                </w:rPr>
                <w:t>GO:0008152</w:t>
              </w:r>
            </w:ins>
          </w:p>
        </w:tc>
        <w:tc>
          <w:tcPr>
            <w:tcW w:w="2122" w:type="dxa"/>
            <w:noWrap/>
            <w:vAlign w:val="bottom"/>
            <w:hideMark/>
          </w:tcPr>
          <w:p w14:paraId="42690CFC" w14:textId="77777777" w:rsidR="00DA59F5" w:rsidRPr="00AC774B" w:rsidRDefault="00DA59F5" w:rsidP="00FC06A3">
            <w:pPr>
              <w:rPr>
                <w:ins w:id="117" w:author="somadmin" w:date="2026-09-25T20:51:00Z" w16du:dateUtc="2026-09-26T00:51:00Z"/>
                <w:color w:val="000000"/>
              </w:rPr>
            </w:pPr>
            <w:ins w:id="118" w:author="somadmin" w:date="2026-09-25T20:51:00Z" w16du:dateUtc="2026-09-26T00:51:00Z">
              <w:r w:rsidRPr="00AC774B">
                <w:rPr>
                  <w:color w:val="000000"/>
                </w:rPr>
                <w:t>biological_process</w:t>
              </w:r>
            </w:ins>
          </w:p>
        </w:tc>
        <w:tc>
          <w:tcPr>
            <w:tcW w:w="8482" w:type="dxa"/>
            <w:vAlign w:val="bottom"/>
            <w:hideMark/>
          </w:tcPr>
          <w:p w14:paraId="5323EB39" w14:textId="77777777" w:rsidR="00DA59F5" w:rsidRPr="00AC774B" w:rsidRDefault="00DA59F5" w:rsidP="00FC06A3">
            <w:pPr>
              <w:rPr>
                <w:ins w:id="119" w:author="somadmin" w:date="2026-09-25T20:51:00Z" w16du:dateUtc="2026-09-26T00:51:00Z"/>
                <w:color w:val="000000"/>
              </w:rPr>
            </w:pPr>
            <w:ins w:id="120" w:author="somadmin" w:date="2026-09-25T20:51:00Z" w16du:dateUtc="2026-09-26T00:51:00Z">
              <w:r w:rsidRPr="00AC774B">
                <w:rPr>
                  <w:color w:val="000000"/>
                </w:rPr>
                <w:t>metabolic process</w:t>
              </w:r>
            </w:ins>
          </w:p>
        </w:tc>
        <w:tc>
          <w:tcPr>
            <w:tcW w:w="1170" w:type="dxa"/>
            <w:noWrap/>
            <w:vAlign w:val="bottom"/>
            <w:hideMark/>
          </w:tcPr>
          <w:p w14:paraId="2403D515" w14:textId="77777777" w:rsidR="00DA59F5" w:rsidRPr="00AC774B" w:rsidRDefault="00DA59F5" w:rsidP="00FC06A3">
            <w:pPr>
              <w:jc w:val="right"/>
              <w:rPr>
                <w:ins w:id="121" w:author="somadmin" w:date="2026-09-25T20:51:00Z" w16du:dateUtc="2026-09-26T00:51:00Z"/>
                <w:color w:val="000000"/>
              </w:rPr>
            </w:pPr>
            <w:ins w:id="122" w:author="somadmin" w:date="2026-09-25T20:51:00Z" w16du:dateUtc="2026-09-26T00:51:00Z">
              <w:r w:rsidRPr="00AC774B">
                <w:rPr>
                  <w:color w:val="000000"/>
                </w:rPr>
                <w:t>2.18E-07</w:t>
              </w:r>
            </w:ins>
          </w:p>
        </w:tc>
      </w:tr>
      <w:tr w:rsidR="00DA59F5" w:rsidRPr="00AC774B" w14:paraId="67C6850F" w14:textId="77777777" w:rsidTr="00FC06A3">
        <w:trPr>
          <w:trHeight w:val="255"/>
          <w:ins w:id="123" w:author="somadmin" w:date="2026-09-25T20:51:00Z" w16du:dateUtc="2026-09-26T00:51:00Z"/>
        </w:trPr>
        <w:tc>
          <w:tcPr>
            <w:tcW w:w="1470" w:type="dxa"/>
            <w:noWrap/>
            <w:vAlign w:val="bottom"/>
            <w:hideMark/>
          </w:tcPr>
          <w:p w14:paraId="51F83C36" w14:textId="77777777" w:rsidR="00DA59F5" w:rsidRPr="00AC774B" w:rsidRDefault="00DA59F5" w:rsidP="00FC06A3">
            <w:pPr>
              <w:rPr>
                <w:ins w:id="124" w:author="somadmin" w:date="2026-09-25T20:51:00Z" w16du:dateUtc="2026-09-26T00:51:00Z"/>
                <w:color w:val="000000"/>
              </w:rPr>
            </w:pPr>
            <w:ins w:id="125" w:author="somadmin" w:date="2026-09-25T20:51:00Z" w16du:dateUtc="2026-09-26T00:51:00Z">
              <w:r w:rsidRPr="00AC774B">
                <w:rPr>
                  <w:color w:val="000000"/>
                </w:rPr>
                <w:t>GO:0043170</w:t>
              </w:r>
            </w:ins>
          </w:p>
        </w:tc>
        <w:tc>
          <w:tcPr>
            <w:tcW w:w="2122" w:type="dxa"/>
            <w:noWrap/>
            <w:vAlign w:val="bottom"/>
            <w:hideMark/>
          </w:tcPr>
          <w:p w14:paraId="3B2ABCC8" w14:textId="77777777" w:rsidR="00DA59F5" w:rsidRPr="00AC774B" w:rsidRDefault="00DA59F5" w:rsidP="00FC06A3">
            <w:pPr>
              <w:rPr>
                <w:ins w:id="126" w:author="somadmin" w:date="2026-09-25T20:51:00Z" w16du:dateUtc="2026-09-26T00:51:00Z"/>
                <w:color w:val="000000"/>
              </w:rPr>
            </w:pPr>
            <w:ins w:id="127" w:author="somadmin" w:date="2026-09-25T20:51:00Z" w16du:dateUtc="2026-09-26T00:51:00Z">
              <w:r w:rsidRPr="00AC774B">
                <w:rPr>
                  <w:color w:val="000000"/>
                </w:rPr>
                <w:t>biological_process</w:t>
              </w:r>
            </w:ins>
          </w:p>
        </w:tc>
        <w:tc>
          <w:tcPr>
            <w:tcW w:w="8482" w:type="dxa"/>
            <w:vAlign w:val="bottom"/>
            <w:hideMark/>
          </w:tcPr>
          <w:p w14:paraId="71992456" w14:textId="77777777" w:rsidR="00DA59F5" w:rsidRPr="00AC774B" w:rsidRDefault="00DA59F5" w:rsidP="00FC06A3">
            <w:pPr>
              <w:rPr>
                <w:ins w:id="128" w:author="somadmin" w:date="2026-09-25T20:51:00Z" w16du:dateUtc="2026-09-26T00:51:00Z"/>
                <w:color w:val="000000"/>
              </w:rPr>
            </w:pPr>
            <w:ins w:id="129" w:author="somadmin" w:date="2026-09-25T20:51:00Z" w16du:dateUtc="2026-09-26T00:51:00Z">
              <w:r w:rsidRPr="00AC774B">
                <w:rPr>
                  <w:color w:val="000000"/>
                </w:rPr>
                <w:t>macromolecule metabolic process</w:t>
              </w:r>
            </w:ins>
          </w:p>
        </w:tc>
        <w:tc>
          <w:tcPr>
            <w:tcW w:w="1170" w:type="dxa"/>
            <w:noWrap/>
            <w:vAlign w:val="bottom"/>
            <w:hideMark/>
          </w:tcPr>
          <w:p w14:paraId="1B13F5B9" w14:textId="77777777" w:rsidR="00DA59F5" w:rsidRPr="00AC774B" w:rsidRDefault="00DA59F5" w:rsidP="00FC06A3">
            <w:pPr>
              <w:jc w:val="right"/>
              <w:rPr>
                <w:ins w:id="130" w:author="somadmin" w:date="2026-09-25T20:51:00Z" w16du:dateUtc="2026-09-26T00:51:00Z"/>
                <w:color w:val="000000"/>
              </w:rPr>
            </w:pPr>
            <w:ins w:id="131" w:author="somadmin" w:date="2026-09-25T20:51:00Z" w16du:dateUtc="2026-09-26T00:51:00Z">
              <w:r w:rsidRPr="00AC774B">
                <w:rPr>
                  <w:color w:val="000000"/>
                </w:rPr>
                <w:t>2.18E-07</w:t>
              </w:r>
            </w:ins>
          </w:p>
        </w:tc>
      </w:tr>
      <w:tr w:rsidR="00DA59F5" w:rsidRPr="00AC774B" w14:paraId="612F8ED4" w14:textId="77777777" w:rsidTr="00FC06A3">
        <w:trPr>
          <w:trHeight w:val="255"/>
          <w:ins w:id="132" w:author="somadmin" w:date="2026-09-25T20:51:00Z" w16du:dateUtc="2026-09-26T00:51:00Z"/>
        </w:trPr>
        <w:tc>
          <w:tcPr>
            <w:tcW w:w="1470" w:type="dxa"/>
            <w:noWrap/>
            <w:vAlign w:val="bottom"/>
            <w:hideMark/>
          </w:tcPr>
          <w:p w14:paraId="45EB7BE5" w14:textId="77777777" w:rsidR="00DA59F5" w:rsidRPr="00AC774B" w:rsidRDefault="00DA59F5" w:rsidP="00FC06A3">
            <w:pPr>
              <w:rPr>
                <w:ins w:id="133" w:author="somadmin" w:date="2026-09-25T20:51:00Z" w16du:dateUtc="2026-09-26T00:51:00Z"/>
                <w:color w:val="000000"/>
              </w:rPr>
            </w:pPr>
            <w:ins w:id="134" w:author="somadmin" w:date="2026-09-25T20:51:00Z" w16du:dateUtc="2026-09-26T00:51:00Z">
              <w:r w:rsidRPr="00AC774B">
                <w:rPr>
                  <w:color w:val="000000"/>
                </w:rPr>
                <w:t>GO:0044260</w:t>
              </w:r>
            </w:ins>
          </w:p>
        </w:tc>
        <w:tc>
          <w:tcPr>
            <w:tcW w:w="2122" w:type="dxa"/>
            <w:noWrap/>
            <w:vAlign w:val="bottom"/>
            <w:hideMark/>
          </w:tcPr>
          <w:p w14:paraId="75FCEC29" w14:textId="77777777" w:rsidR="00DA59F5" w:rsidRPr="00AC774B" w:rsidRDefault="00DA59F5" w:rsidP="00FC06A3">
            <w:pPr>
              <w:rPr>
                <w:ins w:id="135" w:author="somadmin" w:date="2026-09-25T20:51:00Z" w16du:dateUtc="2026-09-26T00:51:00Z"/>
                <w:color w:val="000000"/>
              </w:rPr>
            </w:pPr>
            <w:ins w:id="136" w:author="somadmin" w:date="2026-09-25T20:51:00Z" w16du:dateUtc="2026-09-26T00:51:00Z">
              <w:r w:rsidRPr="00AC774B">
                <w:rPr>
                  <w:color w:val="000000"/>
                </w:rPr>
                <w:t>biological_process</w:t>
              </w:r>
            </w:ins>
          </w:p>
        </w:tc>
        <w:tc>
          <w:tcPr>
            <w:tcW w:w="8482" w:type="dxa"/>
            <w:vAlign w:val="bottom"/>
            <w:hideMark/>
          </w:tcPr>
          <w:p w14:paraId="02FCD749" w14:textId="77777777" w:rsidR="00DA59F5" w:rsidRPr="00AC774B" w:rsidRDefault="00DA59F5" w:rsidP="00FC06A3">
            <w:pPr>
              <w:rPr>
                <w:ins w:id="137" w:author="somadmin" w:date="2026-09-25T20:51:00Z" w16du:dateUtc="2026-09-26T00:51:00Z"/>
                <w:color w:val="000000"/>
              </w:rPr>
            </w:pPr>
            <w:ins w:id="138" w:author="somadmin" w:date="2026-09-25T20:51:00Z" w16du:dateUtc="2026-09-26T00:51:00Z">
              <w:r w:rsidRPr="00AC774B">
                <w:rPr>
                  <w:color w:val="000000"/>
                </w:rPr>
                <w:t>cellular macromolecule metabolic process</w:t>
              </w:r>
            </w:ins>
          </w:p>
        </w:tc>
        <w:tc>
          <w:tcPr>
            <w:tcW w:w="1170" w:type="dxa"/>
            <w:noWrap/>
            <w:vAlign w:val="bottom"/>
            <w:hideMark/>
          </w:tcPr>
          <w:p w14:paraId="38DBBEB2" w14:textId="77777777" w:rsidR="00DA59F5" w:rsidRPr="00AC774B" w:rsidRDefault="00DA59F5" w:rsidP="00FC06A3">
            <w:pPr>
              <w:jc w:val="right"/>
              <w:rPr>
                <w:ins w:id="139" w:author="somadmin" w:date="2026-09-25T20:51:00Z" w16du:dateUtc="2026-09-26T00:51:00Z"/>
                <w:color w:val="000000"/>
              </w:rPr>
            </w:pPr>
            <w:ins w:id="140" w:author="somadmin" w:date="2026-09-25T20:51:00Z" w16du:dateUtc="2026-09-26T00:51:00Z">
              <w:r w:rsidRPr="00AC774B">
                <w:rPr>
                  <w:color w:val="000000"/>
                </w:rPr>
                <w:t>1.44E-06</w:t>
              </w:r>
            </w:ins>
          </w:p>
        </w:tc>
      </w:tr>
      <w:tr w:rsidR="00DA59F5" w:rsidRPr="00AC774B" w14:paraId="27CB6E93" w14:textId="77777777" w:rsidTr="00FC06A3">
        <w:trPr>
          <w:trHeight w:val="255"/>
          <w:ins w:id="141" w:author="somadmin" w:date="2026-09-25T20:51:00Z" w16du:dateUtc="2026-09-26T00:51:00Z"/>
        </w:trPr>
        <w:tc>
          <w:tcPr>
            <w:tcW w:w="1470" w:type="dxa"/>
            <w:noWrap/>
            <w:vAlign w:val="bottom"/>
            <w:hideMark/>
          </w:tcPr>
          <w:p w14:paraId="78873587" w14:textId="77777777" w:rsidR="00DA59F5" w:rsidRPr="00AC774B" w:rsidRDefault="00DA59F5" w:rsidP="00FC06A3">
            <w:pPr>
              <w:rPr>
                <w:ins w:id="142" w:author="somadmin" w:date="2026-09-25T20:51:00Z" w16du:dateUtc="2026-09-26T00:51:00Z"/>
                <w:color w:val="000000"/>
              </w:rPr>
            </w:pPr>
            <w:ins w:id="143" w:author="somadmin" w:date="2026-09-25T20:51:00Z" w16du:dateUtc="2026-09-26T00:51:00Z">
              <w:r w:rsidRPr="00AC774B">
                <w:rPr>
                  <w:color w:val="000000"/>
                </w:rPr>
                <w:t>GO:0044238</w:t>
              </w:r>
            </w:ins>
          </w:p>
        </w:tc>
        <w:tc>
          <w:tcPr>
            <w:tcW w:w="2122" w:type="dxa"/>
            <w:noWrap/>
            <w:vAlign w:val="bottom"/>
            <w:hideMark/>
          </w:tcPr>
          <w:p w14:paraId="761D6610" w14:textId="77777777" w:rsidR="00DA59F5" w:rsidRPr="00AC774B" w:rsidRDefault="00DA59F5" w:rsidP="00FC06A3">
            <w:pPr>
              <w:rPr>
                <w:ins w:id="144" w:author="somadmin" w:date="2026-09-25T20:51:00Z" w16du:dateUtc="2026-09-26T00:51:00Z"/>
                <w:color w:val="000000"/>
              </w:rPr>
            </w:pPr>
            <w:ins w:id="145" w:author="somadmin" w:date="2026-09-25T20:51:00Z" w16du:dateUtc="2026-09-26T00:51:00Z">
              <w:r w:rsidRPr="00AC774B">
                <w:rPr>
                  <w:color w:val="000000"/>
                </w:rPr>
                <w:t>biological_process</w:t>
              </w:r>
            </w:ins>
          </w:p>
        </w:tc>
        <w:tc>
          <w:tcPr>
            <w:tcW w:w="8482" w:type="dxa"/>
            <w:vAlign w:val="bottom"/>
            <w:hideMark/>
          </w:tcPr>
          <w:p w14:paraId="60E174EA" w14:textId="77777777" w:rsidR="00DA59F5" w:rsidRPr="00AC774B" w:rsidRDefault="00DA59F5" w:rsidP="00FC06A3">
            <w:pPr>
              <w:rPr>
                <w:ins w:id="146" w:author="somadmin" w:date="2026-09-25T20:51:00Z" w16du:dateUtc="2026-09-26T00:51:00Z"/>
                <w:color w:val="000000"/>
              </w:rPr>
            </w:pPr>
            <w:ins w:id="147" w:author="somadmin" w:date="2026-09-25T20:51:00Z" w16du:dateUtc="2026-09-26T00:51:00Z">
              <w:r w:rsidRPr="00AC774B">
                <w:rPr>
                  <w:color w:val="000000"/>
                </w:rPr>
                <w:t>primary metabolic process</w:t>
              </w:r>
            </w:ins>
          </w:p>
        </w:tc>
        <w:tc>
          <w:tcPr>
            <w:tcW w:w="1170" w:type="dxa"/>
            <w:noWrap/>
            <w:vAlign w:val="bottom"/>
            <w:hideMark/>
          </w:tcPr>
          <w:p w14:paraId="444F0DA6" w14:textId="77777777" w:rsidR="00DA59F5" w:rsidRPr="00AC774B" w:rsidRDefault="00DA59F5" w:rsidP="00FC06A3">
            <w:pPr>
              <w:jc w:val="right"/>
              <w:rPr>
                <w:ins w:id="148" w:author="somadmin" w:date="2026-09-25T20:51:00Z" w16du:dateUtc="2026-09-26T00:51:00Z"/>
                <w:color w:val="000000"/>
              </w:rPr>
            </w:pPr>
            <w:ins w:id="149" w:author="somadmin" w:date="2026-09-25T20:51:00Z" w16du:dateUtc="2026-09-26T00:51:00Z">
              <w:r w:rsidRPr="00AC774B">
                <w:rPr>
                  <w:color w:val="000000"/>
                </w:rPr>
                <w:t>1.77E-06</w:t>
              </w:r>
            </w:ins>
          </w:p>
        </w:tc>
      </w:tr>
      <w:tr w:rsidR="00DA59F5" w:rsidRPr="00AC774B" w14:paraId="050CC8F8" w14:textId="77777777" w:rsidTr="00FC06A3">
        <w:trPr>
          <w:trHeight w:val="255"/>
          <w:ins w:id="150" w:author="somadmin" w:date="2026-09-25T20:51:00Z" w16du:dateUtc="2026-09-26T00:51:00Z"/>
        </w:trPr>
        <w:tc>
          <w:tcPr>
            <w:tcW w:w="1470" w:type="dxa"/>
            <w:noWrap/>
            <w:vAlign w:val="bottom"/>
            <w:hideMark/>
          </w:tcPr>
          <w:p w14:paraId="425DCC01" w14:textId="77777777" w:rsidR="00DA59F5" w:rsidRPr="00AC774B" w:rsidRDefault="00DA59F5" w:rsidP="00FC06A3">
            <w:pPr>
              <w:rPr>
                <w:ins w:id="151" w:author="somadmin" w:date="2026-09-25T20:51:00Z" w16du:dateUtc="2026-09-26T00:51:00Z"/>
                <w:color w:val="000000"/>
              </w:rPr>
            </w:pPr>
            <w:ins w:id="152" w:author="somadmin" w:date="2026-09-25T20:51:00Z" w16du:dateUtc="2026-09-26T00:51:00Z">
              <w:r w:rsidRPr="00AC774B">
                <w:rPr>
                  <w:color w:val="000000"/>
                </w:rPr>
                <w:t>GO:0019538</w:t>
              </w:r>
            </w:ins>
          </w:p>
        </w:tc>
        <w:tc>
          <w:tcPr>
            <w:tcW w:w="2122" w:type="dxa"/>
            <w:noWrap/>
            <w:vAlign w:val="bottom"/>
            <w:hideMark/>
          </w:tcPr>
          <w:p w14:paraId="23680A99" w14:textId="77777777" w:rsidR="00DA59F5" w:rsidRPr="00AC774B" w:rsidRDefault="00DA59F5" w:rsidP="00FC06A3">
            <w:pPr>
              <w:rPr>
                <w:ins w:id="153" w:author="somadmin" w:date="2026-09-25T20:51:00Z" w16du:dateUtc="2026-09-26T00:51:00Z"/>
                <w:color w:val="000000"/>
              </w:rPr>
            </w:pPr>
            <w:ins w:id="154" w:author="somadmin" w:date="2026-09-25T20:51:00Z" w16du:dateUtc="2026-09-26T00:51:00Z">
              <w:r w:rsidRPr="00AC774B">
                <w:rPr>
                  <w:color w:val="000000"/>
                </w:rPr>
                <w:t>biological_process</w:t>
              </w:r>
            </w:ins>
          </w:p>
        </w:tc>
        <w:tc>
          <w:tcPr>
            <w:tcW w:w="8482" w:type="dxa"/>
            <w:vAlign w:val="bottom"/>
            <w:hideMark/>
          </w:tcPr>
          <w:p w14:paraId="696B46F4" w14:textId="77777777" w:rsidR="00DA59F5" w:rsidRPr="00AC774B" w:rsidRDefault="00DA59F5" w:rsidP="00FC06A3">
            <w:pPr>
              <w:rPr>
                <w:ins w:id="155" w:author="somadmin" w:date="2026-09-25T20:51:00Z" w16du:dateUtc="2026-09-26T00:51:00Z"/>
                <w:color w:val="000000"/>
              </w:rPr>
            </w:pPr>
            <w:ins w:id="156" w:author="somadmin" w:date="2026-09-25T20:51:00Z" w16du:dateUtc="2026-09-26T00:51:00Z">
              <w:r w:rsidRPr="00AC774B">
                <w:rPr>
                  <w:color w:val="000000"/>
                </w:rPr>
                <w:t>protein metabolic process</w:t>
              </w:r>
            </w:ins>
          </w:p>
        </w:tc>
        <w:tc>
          <w:tcPr>
            <w:tcW w:w="1170" w:type="dxa"/>
            <w:noWrap/>
            <w:vAlign w:val="bottom"/>
            <w:hideMark/>
          </w:tcPr>
          <w:p w14:paraId="538DE165" w14:textId="77777777" w:rsidR="00DA59F5" w:rsidRPr="00AC774B" w:rsidRDefault="00DA59F5" w:rsidP="00FC06A3">
            <w:pPr>
              <w:jc w:val="right"/>
              <w:rPr>
                <w:ins w:id="157" w:author="somadmin" w:date="2026-09-25T20:51:00Z" w16du:dateUtc="2026-09-26T00:51:00Z"/>
                <w:color w:val="000000"/>
              </w:rPr>
            </w:pPr>
            <w:ins w:id="158" w:author="somadmin" w:date="2026-09-25T20:51:00Z" w16du:dateUtc="2026-09-26T00:51:00Z">
              <w:r w:rsidRPr="00AC774B">
                <w:rPr>
                  <w:color w:val="000000"/>
                </w:rPr>
                <w:t>2.47E-06</w:t>
              </w:r>
            </w:ins>
          </w:p>
        </w:tc>
      </w:tr>
      <w:tr w:rsidR="00DA59F5" w:rsidRPr="00AC774B" w14:paraId="471D85A4" w14:textId="77777777" w:rsidTr="00FC06A3">
        <w:trPr>
          <w:trHeight w:val="255"/>
          <w:ins w:id="159" w:author="somadmin" w:date="2026-09-25T20:51:00Z" w16du:dateUtc="2026-09-26T00:51:00Z"/>
        </w:trPr>
        <w:tc>
          <w:tcPr>
            <w:tcW w:w="1470" w:type="dxa"/>
            <w:noWrap/>
            <w:vAlign w:val="bottom"/>
            <w:hideMark/>
          </w:tcPr>
          <w:p w14:paraId="56868D70" w14:textId="77777777" w:rsidR="00DA59F5" w:rsidRPr="00AC774B" w:rsidRDefault="00DA59F5" w:rsidP="00FC06A3">
            <w:pPr>
              <w:rPr>
                <w:ins w:id="160" w:author="somadmin" w:date="2026-09-25T20:51:00Z" w16du:dateUtc="2026-09-26T00:51:00Z"/>
                <w:color w:val="000000"/>
              </w:rPr>
            </w:pPr>
            <w:ins w:id="161" w:author="somadmin" w:date="2026-09-25T20:51:00Z" w16du:dateUtc="2026-09-26T00:51:00Z">
              <w:r w:rsidRPr="00AC774B">
                <w:rPr>
                  <w:color w:val="000000"/>
                </w:rPr>
                <w:t>GO:0044267</w:t>
              </w:r>
            </w:ins>
          </w:p>
        </w:tc>
        <w:tc>
          <w:tcPr>
            <w:tcW w:w="2122" w:type="dxa"/>
            <w:noWrap/>
            <w:vAlign w:val="bottom"/>
            <w:hideMark/>
          </w:tcPr>
          <w:p w14:paraId="02ECD623" w14:textId="77777777" w:rsidR="00DA59F5" w:rsidRPr="00AC774B" w:rsidRDefault="00DA59F5" w:rsidP="00FC06A3">
            <w:pPr>
              <w:rPr>
                <w:ins w:id="162" w:author="somadmin" w:date="2026-09-25T20:51:00Z" w16du:dateUtc="2026-09-26T00:51:00Z"/>
                <w:color w:val="000000"/>
              </w:rPr>
            </w:pPr>
            <w:ins w:id="163" w:author="somadmin" w:date="2026-09-25T20:51:00Z" w16du:dateUtc="2026-09-26T00:51:00Z">
              <w:r w:rsidRPr="00AC774B">
                <w:rPr>
                  <w:color w:val="000000"/>
                </w:rPr>
                <w:t>biological_process</w:t>
              </w:r>
            </w:ins>
          </w:p>
        </w:tc>
        <w:tc>
          <w:tcPr>
            <w:tcW w:w="8482" w:type="dxa"/>
            <w:vAlign w:val="bottom"/>
            <w:hideMark/>
          </w:tcPr>
          <w:p w14:paraId="52DFA507" w14:textId="77777777" w:rsidR="00DA59F5" w:rsidRPr="00AC774B" w:rsidRDefault="00DA59F5" w:rsidP="00FC06A3">
            <w:pPr>
              <w:rPr>
                <w:ins w:id="164" w:author="somadmin" w:date="2026-09-25T20:51:00Z" w16du:dateUtc="2026-09-26T00:51:00Z"/>
                <w:color w:val="000000"/>
              </w:rPr>
            </w:pPr>
            <w:ins w:id="165" w:author="somadmin" w:date="2026-09-25T20:51:00Z" w16du:dateUtc="2026-09-26T00:51:00Z">
              <w:r w:rsidRPr="00AC774B">
                <w:rPr>
                  <w:color w:val="000000"/>
                </w:rPr>
                <w:t>cellular protein metabolic process</w:t>
              </w:r>
            </w:ins>
          </w:p>
        </w:tc>
        <w:tc>
          <w:tcPr>
            <w:tcW w:w="1170" w:type="dxa"/>
            <w:noWrap/>
            <w:vAlign w:val="bottom"/>
            <w:hideMark/>
          </w:tcPr>
          <w:p w14:paraId="68CACCBE" w14:textId="77777777" w:rsidR="00DA59F5" w:rsidRPr="00AC774B" w:rsidRDefault="00DA59F5" w:rsidP="00FC06A3">
            <w:pPr>
              <w:jc w:val="right"/>
              <w:rPr>
                <w:ins w:id="166" w:author="somadmin" w:date="2026-09-25T20:51:00Z" w16du:dateUtc="2026-09-26T00:51:00Z"/>
                <w:color w:val="000000"/>
              </w:rPr>
            </w:pPr>
            <w:ins w:id="167" w:author="somadmin" w:date="2026-09-25T20:51:00Z" w16du:dateUtc="2026-09-26T00:51:00Z">
              <w:r w:rsidRPr="00AC774B">
                <w:rPr>
                  <w:color w:val="000000"/>
                </w:rPr>
                <w:t>7.74E-06</w:t>
              </w:r>
            </w:ins>
          </w:p>
        </w:tc>
      </w:tr>
      <w:tr w:rsidR="00DA59F5" w:rsidRPr="00AC774B" w14:paraId="41AB5729" w14:textId="77777777" w:rsidTr="00FC06A3">
        <w:trPr>
          <w:trHeight w:val="255"/>
          <w:ins w:id="168" w:author="somadmin" w:date="2026-09-25T20:51:00Z" w16du:dateUtc="2026-09-26T00:51:00Z"/>
        </w:trPr>
        <w:tc>
          <w:tcPr>
            <w:tcW w:w="1470" w:type="dxa"/>
            <w:noWrap/>
            <w:vAlign w:val="bottom"/>
            <w:hideMark/>
          </w:tcPr>
          <w:p w14:paraId="529CBEA4" w14:textId="77777777" w:rsidR="00DA59F5" w:rsidRPr="00AC774B" w:rsidRDefault="00DA59F5" w:rsidP="00FC06A3">
            <w:pPr>
              <w:rPr>
                <w:ins w:id="169" w:author="somadmin" w:date="2026-09-25T20:51:00Z" w16du:dateUtc="2026-09-26T00:51:00Z"/>
                <w:color w:val="000000"/>
              </w:rPr>
            </w:pPr>
            <w:ins w:id="170" w:author="somadmin" w:date="2026-09-25T20:51:00Z" w16du:dateUtc="2026-09-26T00:51:00Z">
              <w:r w:rsidRPr="00AC774B">
                <w:rPr>
                  <w:color w:val="000000"/>
                </w:rPr>
                <w:t>GO:0010035</w:t>
              </w:r>
            </w:ins>
          </w:p>
        </w:tc>
        <w:tc>
          <w:tcPr>
            <w:tcW w:w="2122" w:type="dxa"/>
            <w:noWrap/>
            <w:vAlign w:val="bottom"/>
            <w:hideMark/>
          </w:tcPr>
          <w:p w14:paraId="624A8027" w14:textId="77777777" w:rsidR="00DA59F5" w:rsidRPr="00AC774B" w:rsidRDefault="00DA59F5" w:rsidP="00FC06A3">
            <w:pPr>
              <w:rPr>
                <w:ins w:id="171" w:author="somadmin" w:date="2026-09-25T20:51:00Z" w16du:dateUtc="2026-09-26T00:51:00Z"/>
                <w:color w:val="000000"/>
              </w:rPr>
            </w:pPr>
            <w:ins w:id="172" w:author="somadmin" w:date="2026-09-25T20:51:00Z" w16du:dateUtc="2026-09-26T00:51:00Z">
              <w:r w:rsidRPr="00AC774B">
                <w:rPr>
                  <w:color w:val="000000"/>
                </w:rPr>
                <w:t>biological_process</w:t>
              </w:r>
            </w:ins>
          </w:p>
        </w:tc>
        <w:tc>
          <w:tcPr>
            <w:tcW w:w="8482" w:type="dxa"/>
            <w:vAlign w:val="bottom"/>
            <w:hideMark/>
          </w:tcPr>
          <w:p w14:paraId="5F234B8E" w14:textId="77777777" w:rsidR="00DA59F5" w:rsidRPr="00AC774B" w:rsidRDefault="00DA59F5" w:rsidP="00FC06A3">
            <w:pPr>
              <w:rPr>
                <w:ins w:id="173" w:author="somadmin" w:date="2026-09-25T20:51:00Z" w16du:dateUtc="2026-09-26T00:51:00Z"/>
                <w:color w:val="000000"/>
              </w:rPr>
            </w:pPr>
            <w:ins w:id="174" w:author="somadmin" w:date="2026-09-25T20:51:00Z" w16du:dateUtc="2026-09-26T00:51:00Z">
              <w:r w:rsidRPr="00AC774B">
                <w:rPr>
                  <w:color w:val="000000"/>
                </w:rPr>
                <w:t>response to inorganic substance</w:t>
              </w:r>
            </w:ins>
          </w:p>
        </w:tc>
        <w:tc>
          <w:tcPr>
            <w:tcW w:w="1170" w:type="dxa"/>
            <w:noWrap/>
            <w:vAlign w:val="bottom"/>
            <w:hideMark/>
          </w:tcPr>
          <w:p w14:paraId="68167C4C" w14:textId="77777777" w:rsidR="00DA59F5" w:rsidRPr="00AC774B" w:rsidRDefault="00DA59F5" w:rsidP="00FC06A3">
            <w:pPr>
              <w:jc w:val="right"/>
              <w:rPr>
                <w:ins w:id="175" w:author="somadmin" w:date="2026-09-25T20:51:00Z" w16du:dateUtc="2026-09-26T00:51:00Z"/>
                <w:color w:val="000000"/>
              </w:rPr>
            </w:pPr>
            <w:ins w:id="176" w:author="somadmin" w:date="2026-09-25T20:51:00Z" w16du:dateUtc="2026-09-26T00:51:00Z">
              <w:r w:rsidRPr="00AC774B">
                <w:rPr>
                  <w:color w:val="000000"/>
                </w:rPr>
                <w:t>8.88E-06</w:t>
              </w:r>
            </w:ins>
          </w:p>
        </w:tc>
      </w:tr>
      <w:tr w:rsidR="00DA59F5" w:rsidRPr="00AC774B" w14:paraId="53233C59" w14:textId="77777777" w:rsidTr="00FC06A3">
        <w:trPr>
          <w:trHeight w:val="255"/>
          <w:ins w:id="177" w:author="somadmin" w:date="2026-09-25T20:51:00Z" w16du:dateUtc="2026-09-26T00:51:00Z"/>
        </w:trPr>
        <w:tc>
          <w:tcPr>
            <w:tcW w:w="1470" w:type="dxa"/>
            <w:noWrap/>
            <w:vAlign w:val="bottom"/>
            <w:hideMark/>
          </w:tcPr>
          <w:p w14:paraId="653B9AC8" w14:textId="77777777" w:rsidR="00DA59F5" w:rsidRPr="00AC774B" w:rsidRDefault="00DA59F5" w:rsidP="00FC06A3">
            <w:pPr>
              <w:rPr>
                <w:ins w:id="178" w:author="somadmin" w:date="2026-09-25T20:51:00Z" w16du:dateUtc="2026-09-26T00:51:00Z"/>
                <w:color w:val="000000"/>
              </w:rPr>
            </w:pPr>
            <w:ins w:id="179" w:author="somadmin" w:date="2026-09-25T20:51:00Z" w16du:dateUtc="2026-09-26T00:51:00Z">
              <w:r w:rsidRPr="00AC774B">
                <w:rPr>
                  <w:color w:val="000000"/>
                </w:rPr>
                <w:t>GO:0043283</w:t>
              </w:r>
            </w:ins>
          </w:p>
        </w:tc>
        <w:tc>
          <w:tcPr>
            <w:tcW w:w="2122" w:type="dxa"/>
            <w:noWrap/>
            <w:vAlign w:val="bottom"/>
            <w:hideMark/>
          </w:tcPr>
          <w:p w14:paraId="3AADD129" w14:textId="77777777" w:rsidR="00DA59F5" w:rsidRPr="00AC774B" w:rsidRDefault="00DA59F5" w:rsidP="00FC06A3">
            <w:pPr>
              <w:rPr>
                <w:ins w:id="180" w:author="somadmin" w:date="2026-09-25T20:51:00Z" w16du:dateUtc="2026-09-26T00:51:00Z"/>
                <w:color w:val="000000"/>
              </w:rPr>
            </w:pPr>
            <w:ins w:id="181" w:author="somadmin" w:date="2026-09-25T20:51:00Z" w16du:dateUtc="2026-09-26T00:51:00Z">
              <w:r w:rsidRPr="00AC774B">
                <w:rPr>
                  <w:color w:val="000000"/>
                </w:rPr>
                <w:t>biological_process</w:t>
              </w:r>
            </w:ins>
          </w:p>
        </w:tc>
        <w:tc>
          <w:tcPr>
            <w:tcW w:w="8482" w:type="dxa"/>
            <w:vAlign w:val="bottom"/>
            <w:hideMark/>
          </w:tcPr>
          <w:p w14:paraId="393DD7F4" w14:textId="77777777" w:rsidR="00DA59F5" w:rsidRPr="00AC774B" w:rsidRDefault="00DA59F5" w:rsidP="00FC06A3">
            <w:pPr>
              <w:rPr>
                <w:ins w:id="182" w:author="somadmin" w:date="2026-09-25T20:51:00Z" w16du:dateUtc="2026-09-26T00:51:00Z"/>
                <w:color w:val="000000"/>
              </w:rPr>
            </w:pPr>
            <w:ins w:id="183" w:author="somadmin" w:date="2026-09-25T20:51:00Z" w16du:dateUtc="2026-09-26T00:51:00Z">
              <w:r w:rsidRPr="00AC774B">
                <w:rPr>
                  <w:color w:val="000000"/>
                </w:rPr>
                <w:t>biopolymer metabolic process</w:t>
              </w:r>
            </w:ins>
          </w:p>
        </w:tc>
        <w:tc>
          <w:tcPr>
            <w:tcW w:w="1170" w:type="dxa"/>
            <w:noWrap/>
            <w:vAlign w:val="bottom"/>
            <w:hideMark/>
          </w:tcPr>
          <w:p w14:paraId="14927F1D" w14:textId="77777777" w:rsidR="00DA59F5" w:rsidRPr="00AC774B" w:rsidRDefault="00DA59F5" w:rsidP="00FC06A3">
            <w:pPr>
              <w:jc w:val="right"/>
              <w:rPr>
                <w:ins w:id="184" w:author="somadmin" w:date="2026-09-25T20:51:00Z" w16du:dateUtc="2026-09-26T00:51:00Z"/>
                <w:color w:val="000000"/>
              </w:rPr>
            </w:pPr>
            <w:ins w:id="185" w:author="somadmin" w:date="2026-09-25T20:51:00Z" w16du:dateUtc="2026-09-26T00:51:00Z">
              <w:r w:rsidRPr="00AC774B">
                <w:rPr>
                  <w:color w:val="000000"/>
                </w:rPr>
                <w:t>3.69E-05</w:t>
              </w:r>
            </w:ins>
          </w:p>
        </w:tc>
      </w:tr>
      <w:tr w:rsidR="00DA59F5" w:rsidRPr="00AC774B" w14:paraId="39993421" w14:textId="77777777" w:rsidTr="00FC06A3">
        <w:trPr>
          <w:trHeight w:val="255"/>
          <w:ins w:id="186" w:author="somadmin" w:date="2026-09-25T20:51:00Z" w16du:dateUtc="2026-09-26T00:51:00Z"/>
        </w:trPr>
        <w:tc>
          <w:tcPr>
            <w:tcW w:w="1470" w:type="dxa"/>
            <w:noWrap/>
            <w:vAlign w:val="bottom"/>
            <w:hideMark/>
          </w:tcPr>
          <w:p w14:paraId="09CF00BF" w14:textId="77777777" w:rsidR="00DA59F5" w:rsidRPr="00AC774B" w:rsidRDefault="00DA59F5" w:rsidP="00FC06A3">
            <w:pPr>
              <w:rPr>
                <w:ins w:id="187" w:author="somadmin" w:date="2026-09-25T20:51:00Z" w16du:dateUtc="2026-09-26T00:51:00Z"/>
                <w:color w:val="000000"/>
              </w:rPr>
            </w:pPr>
            <w:ins w:id="188" w:author="somadmin" w:date="2026-09-25T20:51:00Z" w16du:dateUtc="2026-09-26T00:51:00Z">
              <w:r w:rsidRPr="00AC774B">
                <w:rPr>
                  <w:color w:val="000000"/>
                </w:rPr>
                <w:t>GO:0006172</w:t>
              </w:r>
            </w:ins>
          </w:p>
        </w:tc>
        <w:tc>
          <w:tcPr>
            <w:tcW w:w="2122" w:type="dxa"/>
            <w:noWrap/>
            <w:vAlign w:val="bottom"/>
            <w:hideMark/>
          </w:tcPr>
          <w:p w14:paraId="655C4DC4" w14:textId="77777777" w:rsidR="00DA59F5" w:rsidRPr="00AC774B" w:rsidRDefault="00DA59F5" w:rsidP="00FC06A3">
            <w:pPr>
              <w:rPr>
                <w:ins w:id="189" w:author="somadmin" w:date="2026-09-25T20:51:00Z" w16du:dateUtc="2026-09-26T00:51:00Z"/>
                <w:color w:val="000000"/>
              </w:rPr>
            </w:pPr>
            <w:ins w:id="190" w:author="somadmin" w:date="2026-09-25T20:51:00Z" w16du:dateUtc="2026-09-26T00:51:00Z">
              <w:r w:rsidRPr="00AC774B">
                <w:rPr>
                  <w:color w:val="000000"/>
                </w:rPr>
                <w:t>biological_process</w:t>
              </w:r>
            </w:ins>
          </w:p>
        </w:tc>
        <w:tc>
          <w:tcPr>
            <w:tcW w:w="8482" w:type="dxa"/>
            <w:vAlign w:val="bottom"/>
            <w:hideMark/>
          </w:tcPr>
          <w:p w14:paraId="212042C1" w14:textId="77777777" w:rsidR="00DA59F5" w:rsidRPr="00AC774B" w:rsidRDefault="00DA59F5" w:rsidP="00FC06A3">
            <w:pPr>
              <w:rPr>
                <w:ins w:id="191" w:author="somadmin" w:date="2026-09-25T20:51:00Z" w16du:dateUtc="2026-09-26T00:51:00Z"/>
                <w:color w:val="000000"/>
              </w:rPr>
            </w:pPr>
            <w:ins w:id="192" w:author="somadmin" w:date="2026-09-25T20:51:00Z" w16du:dateUtc="2026-09-26T00:51:00Z">
              <w:r w:rsidRPr="00AC774B">
                <w:rPr>
                  <w:color w:val="000000"/>
                </w:rPr>
                <w:t>ADP biosynthetic process</w:t>
              </w:r>
            </w:ins>
          </w:p>
        </w:tc>
        <w:tc>
          <w:tcPr>
            <w:tcW w:w="1170" w:type="dxa"/>
            <w:noWrap/>
            <w:vAlign w:val="bottom"/>
            <w:hideMark/>
          </w:tcPr>
          <w:p w14:paraId="6DADA4D3" w14:textId="77777777" w:rsidR="00DA59F5" w:rsidRPr="00AC774B" w:rsidRDefault="00DA59F5" w:rsidP="00FC06A3">
            <w:pPr>
              <w:jc w:val="right"/>
              <w:rPr>
                <w:ins w:id="193" w:author="somadmin" w:date="2026-09-25T20:51:00Z" w16du:dateUtc="2026-09-26T00:51:00Z"/>
                <w:color w:val="000000"/>
              </w:rPr>
            </w:pPr>
            <w:ins w:id="194" w:author="somadmin" w:date="2026-09-25T20:51:00Z" w16du:dateUtc="2026-09-26T00:51:00Z">
              <w:r w:rsidRPr="00AC774B">
                <w:rPr>
                  <w:color w:val="000000"/>
                </w:rPr>
                <w:t>4.18E-05</w:t>
              </w:r>
            </w:ins>
          </w:p>
        </w:tc>
      </w:tr>
      <w:tr w:rsidR="00DA59F5" w:rsidRPr="00AC774B" w14:paraId="2C2D4F29" w14:textId="77777777" w:rsidTr="00FC06A3">
        <w:trPr>
          <w:trHeight w:val="510"/>
          <w:ins w:id="195" w:author="somadmin" w:date="2026-09-25T20:51:00Z" w16du:dateUtc="2026-09-26T00:51:00Z"/>
        </w:trPr>
        <w:tc>
          <w:tcPr>
            <w:tcW w:w="1470" w:type="dxa"/>
            <w:noWrap/>
            <w:vAlign w:val="bottom"/>
            <w:hideMark/>
          </w:tcPr>
          <w:p w14:paraId="4571AB08" w14:textId="77777777" w:rsidR="00DA59F5" w:rsidRPr="00AC774B" w:rsidRDefault="00DA59F5" w:rsidP="00FC06A3">
            <w:pPr>
              <w:rPr>
                <w:ins w:id="196" w:author="somadmin" w:date="2026-09-25T20:51:00Z" w16du:dateUtc="2026-09-26T00:51:00Z"/>
                <w:color w:val="000000"/>
              </w:rPr>
            </w:pPr>
            <w:ins w:id="197" w:author="somadmin" w:date="2026-09-25T20:51:00Z" w16du:dateUtc="2026-09-26T00:51:00Z">
              <w:r w:rsidRPr="00AC774B">
                <w:rPr>
                  <w:color w:val="000000"/>
                </w:rPr>
                <w:t>GO:0009136</w:t>
              </w:r>
            </w:ins>
          </w:p>
        </w:tc>
        <w:tc>
          <w:tcPr>
            <w:tcW w:w="2122" w:type="dxa"/>
            <w:noWrap/>
            <w:vAlign w:val="bottom"/>
            <w:hideMark/>
          </w:tcPr>
          <w:p w14:paraId="34BB31F7" w14:textId="77777777" w:rsidR="00DA59F5" w:rsidRPr="00AC774B" w:rsidRDefault="00DA59F5" w:rsidP="00FC06A3">
            <w:pPr>
              <w:rPr>
                <w:ins w:id="198" w:author="somadmin" w:date="2026-09-25T20:51:00Z" w16du:dateUtc="2026-09-26T00:51:00Z"/>
                <w:color w:val="000000"/>
              </w:rPr>
            </w:pPr>
            <w:ins w:id="199" w:author="somadmin" w:date="2026-09-25T20:51:00Z" w16du:dateUtc="2026-09-26T00:51:00Z">
              <w:r w:rsidRPr="00AC774B">
                <w:rPr>
                  <w:color w:val="000000"/>
                </w:rPr>
                <w:t>biological_process</w:t>
              </w:r>
            </w:ins>
          </w:p>
        </w:tc>
        <w:tc>
          <w:tcPr>
            <w:tcW w:w="8482" w:type="dxa"/>
            <w:vAlign w:val="bottom"/>
            <w:hideMark/>
          </w:tcPr>
          <w:p w14:paraId="0C78A554" w14:textId="77777777" w:rsidR="00DA59F5" w:rsidRPr="00AC774B" w:rsidRDefault="00DA59F5" w:rsidP="00FC06A3">
            <w:pPr>
              <w:rPr>
                <w:ins w:id="200" w:author="somadmin" w:date="2026-09-25T20:51:00Z" w16du:dateUtc="2026-09-26T00:51:00Z"/>
                <w:color w:val="000000"/>
              </w:rPr>
            </w:pPr>
            <w:ins w:id="201" w:author="somadmin" w:date="2026-09-25T20:51:00Z" w16du:dateUtc="2026-09-26T00:51:00Z">
              <w:r w:rsidRPr="00AC774B">
                <w:rPr>
                  <w:color w:val="000000"/>
                </w:rPr>
                <w:t>purine nucleoside diphosphate biosynthetic process</w:t>
              </w:r>
            </w:ins>
          </w:p>
        </w:tc>
        <w:tc>
          <w:tcPr>
            <w:tcW w:w="1170" w:type="dxa"/>
            <w:noWrap/>
            <w:vAlign w:val="bottom"/>
            <w:hideMark/>
          </w:tcPr>
          <w:p w14:paraId="0B6B3DC4" w14:textId="77777777" w:rsidR="00DA59F5" w:rsidRPr="00AC774B" w:rsidRDefault="00DA59F5" w:rsidP="00FC06A3">
            <w:pPr>
              <w:jc w:val="right"/>
              <w:rPr>
                <w:ins w:id="202" w:author="somadmin" w:date="2026-09-25T20:51:00Z" w16du:dateUtc="2026-09-26T00:51:00Z"/>
                <w:color w:val="000000"/>
              </w:rPr>
            </w:pPr>
            <w:ins w:id="203" w:author="somadmin" w:date="2026-09-25T20:51:00Z" w16du:dateUtc="2026-09-26T00:51:00Z">
              <w:r w:rsidRPr="00AC774B">
                <w:rPr>
                  <w:color w:val="000000"/>
                </w:rPr>
                <w:t>4.18E-05</w:t>
              </w:r>
            </w:ins>
          </w:p>
        </w:tc>
      </w:tr>
      <w:tr w:rsidR="00DA59F5" w:rsidRPr="00AC774B" w14:paraId="412FF0C4" w14:textId="77777777" w:rsidTr="00FC06A3">
        <w:trPr>
          <w:trHeight w:val="510"/>
          <w:ins w:id="204" w:author="somadmin" w:date="2026-09-25T20:51:00Z" w16du:dateUtc="2026-09-26T00:51:00Z"/>
        </w:trPr>
        <w:tc>
          <w:tcPr>
            <w:tcW w:w="1470" w:type="dxa"/>
            <w:noWrap/>
            <w:vAlign w:val="bottom"/>
            <w:hideMark/>
          </w:tcPr>
          <w:p w14:paraId="6142B242" w14:textId="77777777" w:rsidR="00DA59F5" w:rsidRPr="00AC774B" w:rsidRDefault="00DA59F5" w:rsidP="00FC06A3">
            <w:pPr>
              <w:rPr>
                <w:ins w:id="205" w:author="somadmin" w:date="2026-09-25T20:51:00Z" w16du:dateUtc="2026-09-26T00:51:00Z"/>
                <w:color w:val="000000"/>
              </w:rPr>
            </w:pPr>
            <w:ins w:id="206" w:author="somadmin" w:date="2026-09-25T20:51:00Z" w16du:dateUtc="2026-09-26T00:51:00Z">
              <w:r w:rsidRPr="00AC774B">
                <w:rPr>
                  <w:color w:val="000000"/>
                </w:rPr>
                <w:t>GO:0009180</w:t>
              </w:r>
            </w:ins>
          </w:p>
        </w:tc>
        <w:tc>
          <w:tcPr>
            <w:tcW w:w="2122" w:type="dxa"/>
            <w:noWrap/>
            <w:vAlign w:val="bottom"/>
            <w:hideMark/>
          </w:tcPr>
          <w:p w14:paraId="56BD6A10" w14:textId="77777777" w:rsidR="00DA59F5" w:rsidRPr="00AC774B" w:rsidRDefault="00DA59F5" w:rsidP="00FC06A3">
            <w:pPr>
              <w:rPr>
                <w:ins w:id="207" w:author="somadmin" w:date="2026-09-25T20:51:00Z" w16du:dateUtc="2026-09-26T00:51:00Z"/>
                <w:color w:val="000000"/>
              </w:rPr>
            </w:pPr>
            <w:ins w:id="208" w:author="somadmin" w:date="2026-09-25T20:51:00Z" w16du:dateUtc="2026-09-26T00:51:00Z">
              <w:r w:rsidRPr="00AC774B">
                <w:rPr>
                  <w:color w:val="000000"/>
                </w:rPr>
                <w:t>biological_process</w:t>
              </w:r>
            </w:ins>
          </w:p>
        </w:tc>
        <w:tc>
          <w:tcPr>
            <w:tcW w:w="8482" w:type="dxa"/>
            <w:vAlign w:val="bottom"/>
            <w:hideMark/>
          </w:tcPr>
          <w:p w14:paraId="3B9ACAB8" w14:textId="77777777" w:rsidR="00DA59F5" w:rsidRPr="00AC774B" w:rsidRDefault="00DA59F5" w:rsidP="00FC06A3">
            <w:pPr>
              <w:rPr>
                <w:ins w:id="209" w:author="somadmin" w:date="2026-09-25T20:51:00Z" w16du:dateUtc="2026-09-26T00:51:00Z"/>
                <w:color w:val="000000"/>
              </w:rPr>
            </w:pPr>
            <w:ins w:id="210" w:author="somadmin" w:date="2026-09-25T20:51:00Z" w16du:dateUtc="2026-09-26T00:51:00Z">
              <w:r w:rsidRPr="00AC774B">
                <w:rPr>
                  <w:color w:val="000000"/>
                </w:rPr>
                <w:t>purine ribonucleoside diphosphate biosynthetic process</w:t>
              </w:r>
            </w:ins>
          </w:p>
        </w:tc>
        <w:tc>
          <w:tcPr>
            <w:tcW w:w="1170" w:type="dxa"/>
            <w:noWrap/>
            <w:vAlign w:val="bottom"/>
            <w:hideMark/>
          </w:tcPr>
          <w:p w14:paraId="3C5FC5B1" w14:textId="77777777" w:rsidR="00DA59F5" w:rsidRPr="00AC774B" w:rsidRDefault="00DA59F5" w:rsidP="00FC06A3">
            <w:pPr>
              <w:jc w:val="right"/>
              <w:rPr>
                <w:ins w:id="211" w:author="somadmin" w:date="2026-09-25T20:51:00Z" w16du:dateUtc="2026-09-26T00:51:00Z"/>
                <w:color w:val="000000"/>
              </w:rPr>
            </w:pPr>
            <w:ins w:id="212" w:author="somadmin" w:date="2026-09-25T20:51:00Z" w16du:dateUtc="2026-09-26T00:51:00Z">
              <w:r w:rsidRPr="00AC774B">
                <w:rPr>
                  <w:color w:val="000000"/>
                </w:rPr>
                <w:t>4.18E-05</w:t>
              </w:r>
            </w:ins>
          </w:p>
        </w:tc>
      </w:tr>
      <w:tr w:rsidR="00DA59F5" w:rsidRPr="00AC774B" w14:paraId="0C4D54CE" w14:textId="77777777" w:rsidTr="00FC06A3">
        <w:trPr>
          <w:trHeight w:val="510"/>
          <w:ins w:id="213" w:author="somadmin" w:date="2026-09-25T20:51:00Z" w16du:dateUtc="2026-09-26T00:51:00Z"/>
        </w:trPr>
        <w:tc>
          <w:tcPr>
            <w:tcW w:w="1470" w:type="dxa"/>
            <w:noWrap/>
            <w:vAlign w:val="bottom"/>
            <w:hideMark/>
          </w:tcPr>
          <w:p w14:paraId="67346465" w14:textId="77777777" w:rsidR="00DA59F5" w:rsidRPr="00AC774B" w:rsidRDefault="00DA59F5" w:rsidP="00FC06A3">
            <w:pPr>
              <w:rPr>
                <w:ins w:id="214" w:author="somadmin" w:date="2026-09-25T20:51:00Z" w16du:dateUtc="2026-09-26T00:51:00Z"/>
                <w:color w:val="000000"/>
              </w:rPr>
            </w:pPr>
            <w:ins w:id="215" w:author="somadmin" w:date="2026-09-25T20:51:00Z" w16du:dateUtc="2026-09-26T00:51:00Z">
              <w:r w:rsidRPr="00AC774B">
                <w:rPr>
                  <w:color w:val="000000"/>
                </w:rPr>
                <w:t>GO:0009188</w:t>
              </w:r>
            </w:ins>
          </w:p>
        </w:tc>
        <w:tc>
          <w:tcPr>
            <w:tcW w:w="2122" w:type="dxa"/>
            <w:noWrap/>
            <w:vAlign w:val="bottom"/>
            <w:hideMark/>
          </w:tcPr>
          <w:p w14:paraId="5FFC64AF" w14:textId="77777777" w:rsidR="00DA59F5" w:rsidRPr="00AC774B" w:rsidRDefault="00DA59F5" w:rsidP="00FC06A3">
            <w:pPr>
              <w:rPr>
                <w:ins w:id="216" w:author="somadmin" w:date="2026-09-25T20:51:00Z" w16du:dateUtc="2026-09-26T00:51:00Z"/>
                <w:color w:val="000000"/>
              </w:rPr>
            </w:pPr>
            <w:ins w:id="217" w:author="somadmin" w:date="2026-09-25T20:51:00Z" w16du:dateUtc="2026-09-26T00:51:00Z">
              <w:r w:rsidRPr="00AC774B">
                <w:rPr>
                  <w:color w:val="000000"/>
                </w:rPr>
                <w:t>biological_process</w:t>
              </w:r>
            </w:ins>
          </w:p>
        </w:tc>
        <w:tc>
          <w:tcPr>
            <w:tcW w:w="8482" w:type="dxa"/>
            <w:vAlign w:val="bottom"/>
            <w:hideMark/>
          </w:tcPr>
          <w:p w14:paraId="70AF8049" w14:textId="77777777" w:rsidR="00DA59F5" w:rsidRPr="00AC774B" w:rsidRDefault="00DA59F5" w:rsidP="00FC06A3">
            <w:pPr>
              <w:rPr>
                <w:ins w:id="218" w:author="somadmin" w:date="2026-09-25T20:51:00Z" w16du:dateUtc="2026-09-26T00:51:00Z"/>
                <w:color w:val="000000"/>
              </w:rPr>
            </w:pPr>
            <w:ins w:id="219" w:author="somadmin" w:date="2026-09-25T20:51:00Z" w16du:dateUtc="2026-09-26T00:51:00Z">
              <w:r w:rsidRPr="00AC774B">
                <w:rPr>
                  <w:color w:val="000000"/>
                </w:rPr>
                <w:t>ribonucleoside diphosphate biosynthetic process</w:t>
              </w:r>
            </w:ins>
          </w:p>
        </w:tc>
        <w:tc>
          <w:tcPr>
            <w:tcW w:w="1170" w:type="dxa"/>
            <w:noWrap/>
            <w:vAlign w:val="bottom"/>
            <w:hideMark/>
          </w:tcPr>
          <w:p w14:paraId="17D9743F" w14:textId="77777777" w:rsidR="00DA59F5" w:rsidRPr="00AC774B" w:rsidRDefault="00DA59F5" w:rsidP="00FC06A3">
            <w:pPr>
              <w:jc w:val="right"/>
              <w:rPr>
                <w:ins w:id="220" w:author="somadmin" w:date="2026-09-25T20:51:00Z" w16du:dateUtc="2026-09-26T00:51:00Z"/>
                <w:color w:val="000000"/>
              </w:rPr>
            </w:pPr>
            <w:ins w:id="221" w:author="somadmin" w:date="2026-09-25T20:51:00Z" w16du:dateUtc="2026-09-26T00:51:00Z">
              <w:r w:rsidRPr="00AC774B">
                <w:rPr>
                  <w:color w:val="000000"/>
                </w:rPr>
                <w:t>4.18E-05</w:t>
              </w:r>
            </w:ins>
          </w:p>
        </w:tc>
      </w:tr>
      <w:tr w:rsidR="00DA59F5" w:rsidRPr="00AC774B" w14:paraId="4091A192" w14:textId="77777777" w:rsidTr="00FC06A3">
        <w:trPr>
          <w:trHeight w:val="255"/>
          <w:ins w:id="222" w:author="somadmin" w:date="2026-09-25T20:51:00Z" w16du:dateUtc="2026-09-26T00:51:00Z"/>
        </w:trPr>
        <w:tc>
          <w:tcPr>
            <w:tcW w:w="1470" w:type="dxa"/>
            <w:noWrap/>
            <w:vAlign w:val="bottom"/>
            <w:hideMark/>
          </w:tcPr>
          <w:p w14:paraId="0DBB13FE" w14:textId="77777777" w:rsidR="00DA59F5" w:rsidRPr="00AC774B" w:rsidRDefault="00DA59F5" w:rsidP="00FC06A3">
            <w:pPr>
              <w:rPr>
                <w:ins w:id="223" w:author="somadmin" w:date="2026-09-25T20:51:00Z" w16du:dateUtc="2026-09-26T00:51:00Z"/>
                <w:color w:val="000000"/>
              </w:rPr>
            </w:pPr>
            <w:ins w:id="224" w:author="somadmin" w:date="2026-09-25T20:51:00Z" w16du:dateUtc="2026-09-26T00:51:00Z">
              <w:r w:rsidRPr="00AC774B">
                <w:rPr>
                  <w:color w:val="000000"/>
                </w:rPr>
                <w:t>GO:0016043</w:t>
              </w:r>
            </w:ins>
          </w:p>
        </w:tc>
        <w:tc>
          <w:tcPr>
            <w:tcW w:w="2122" w:type="dxa"/>
            <w:noWrap/>
            <w:vAlign w:val="bottom"/>
            <w:hideMark/>
          </w:tcPr>
          <w:p w14:paraId="5CFAB0BE" w14:textId="77777777" w:rsidR="00DA59F5" w:rsidRPr="00AC774B" w:rsidRDefault="00DA59F5" w:rsidP="00FC06A3">
            <w:pPr>
              <w:rPr>
                <w:ins w:id="225" w:author="somadmin" w:date="2026-09-25T20:51:00Z" w16du:dateUtc="2026-09-26T00:51:00Z"/>
                <w:color w:val="000000"/>
              </w:rPr>
            </w:pPr>
            <w:ins w:id="226" w:author="somadmin" w:date="2026-09-25T20:51:00Z" w16du:dateUtc="2026-09-26T00:51:00Z">
              <w:r w:rsidRPr="00AC774B">
                <w:rPr>
                  <w:color w:val="000000"/>
                </w:rPr>
                <w:t>biological_process</w:t>
              </w:r>
            </w:ins>
          </w:p>
        </w:tc>
        <w:tc>
          <w:tcPr>
            <w:tcW w:w="8482" w:type="dxa"/>
            <w:vAlign w:val="bottom"/>
            <w:hideMark/>
          </w:tcPr>
          <w:p w14:paraId="185B4F14" w14:textId="77777777" w:rsidR="00DA59F5" w:rsidRPr="00AC774B" w:rsidRDefault="00DA59F5" w:rsidP="00FC06A3">
            <w:pPr>
              <w:rPr>
                <w:ins w:id="227" w:author="somadmin" w:date="2026-09-25T20:51:00Z" w16du:dateUtc="2026-09-26T00:51:00Z"/>
                <w:color w:val="000000"/>
              </w:rPr>
            </w:pPr>
            <w:ins w:id="228" w:author="somadmin" w:date="2026-09-25T20:51:00Z" w16du:dateUtc="2026-09-26T00:51:00Z">
              <w:r w:rsidRPr="00AC774B">
                <w:rPr>
                  <w:color w:val="000000"/>
                </w:rPr>
                <w:t>cellular component organization</w:t>
              </w:r>
            </w:ins>
          </w:p>
        </w:tc>
        <w:tc>
          <w:tcPr>
            <w:tcW w:w="1170" w:type="dxa"/>
            <w:noWrap/>
            <w:vAlign w:val="bottom"/>
            <w:hideMark/>
          </w:tcPr>
          <w:p w14:paraId="01F574E2" w14:textId="77777777" w:rsidR="00DA59F5" w:rsidRPr="00AC774B" w:rsidRDefault="00DA59F5" w:rsidP="00FC06A3">
            <w:pPr>
              <w:jc w:val="right"/>
              <w:rPr>
                <w:ins w:id="229" w:author="somadmin" w:date="2026-09-25T20:51:00Z" w16du:dateUtc="2026-09-26T00:51:00Z"/>
                <w:color w:val="000000"/>
              </w:rPr>
            </w:pPr>
            <w:ins w:id="230" w:author="somadmin" w:date="2026-09-25T20:51:00Z" w16du:dateUtc="2026-09-26T00:51:00Z">
              <w:r w:rsidRPr="00AC774B">
                <w:rPr>
                  <w:color w:val="000000"/>
                </w:rPr>
                <w:t>4.79E-05</w:t>
              </w:r>
            </w:ins>
          </w:p>
        </w:tc>
      </w:tr>
      <w:tr w:rsidR="00DA59F5" w:rsidRPr="00AC774B" w14:paraId="160E2541" w14:textId="77777777" w:rsidTr="00FC06A3">
        <w:trPr>
          <w:trHeight w:val="255"/>
          <w:ins w:id="231" w:author="somadmin" w:date="2026-09-25T20:51:00Z" w16du:dateUtc="2026-09-26T00:51:00Z"/>
        </w:trPr>
        <w:tc>
          <w:tcPr>
            <w:tcW w:w="1470" w:type="dxa"/>
            <w:noWrap/>
            <w:vAlign w:val="bottom"/>
            <w:hideMark/>
          </w:tcPr>
          <w:p w14:paraId="2DF042F9" w14:textId="77777777" w:rsidR="00DA59F5" w:rsidRPr="00AC774B" w:rsidRDefault="00DA59F5" w:rsidP="00FC06A3">
            <w:pPr>
              <w:rPr>
                <w:ins w:id="232" w:author="somadmin" w:date="2026-09-25T20:51:00Z" w16du:dateUtc="2026-09-26T00:51:00Z"/>
                <w:color w:val="000000"/>
              </w:rPr>
            </w:pPr>
            <w:ins w:id="233" w:author="somadmin" w:date="2026-09-25T20:51:00Z" w16du:dateUtc="2026-09-26T00:51:00Z">
              <w:r w:rsidRPr="00AC774B">
                <w:rPr>
                  <w:color w:val="000000"/>
                </w:rPr>
                <w:t>GO:0042274</w:t>
              </w:r>
            </w:ins>
          </w:p>
        </w:tc>
        <w:tc>
          <w:tcPr>
            <w:tcW w:w="2122" w:type="dxa"/>
            <w:noWrap/>
            <w:vAlign w:val="bottom"/>
            <w:hideMark/>
          </w:tcPr>
          <w:p w14:paraId="75460845" w14:textId="77777777" w:rsidR="00DA59F5" w:rsidRPr="00AC774B" w:rsidRDefault="00DA59F5" w:rsidP="00FC06A3">
            <w:pPr>
              <w:rPr>
                <w:ins w:id="234" w:author="somadmin" w:date="2026-09-25T20:51:00Z" w16du:dateUtc="2026-09-26T00:51:00Z"/>
                <w:color w:val="000000"/>
              </w:rPr>
            </w:pPr>
            <w:ins w:id="235" w:author="somadmin" w:date="2026-09-25T20:51:00Z" w16du:dateUtc="2026-09-26T00:51:00Z">
              <w:r w:rsidRPr="00AC774B">
                <w:rPr>
                  <w:color w:val="000000"/>
                </w:rPr>
                <w:t>biological_process</w:t>
              </w:r>
            </w:ins>
          </w:p>
        </w:tc>
        <w:tc>
          <w:tcPr>
            <w:tcW w:w="8482" w:type="dxa"/>
            <w:vAlign w:val="bottom"/>
            <w:hideMark/>
          </w:tcPr>
          <w:p w14:paraId="1AB839A7" w14:textId="77777777" w:rsidR="00DA59F5" w:rsidRPr="00AC774B" w:rsidRDefault="00DA59F5" w:rsidP="00FC06A3">
            <w:pPr>
              <w:rPr>
                <w:ins w:id="236" w:author="somadmin" w:date="2026-09-25T20:51:00Z" w16du:dateUtc="2026-09-26T00:51:00Z"/>
                <w:color w:val="000000"/>
              </w:rPr>
            </w:pPr>
            <w:ins w:id="237" w:author="somadmin" w:date="2026-09-25T20:51:00Z" w16du:dateUtc="2026-09-26T00:51:00Z">
              <w:r w:rsidRPr="00AC774B">
                <w:rPr>
                  <w:color w:val="000000"/>
                </w:rPr>
                <w:t>ribosomal small subunit biogenesis</w:t>
              </w:r>
            </w:ins>
          </w:p>
        </w:tc>
        <w:tc>
          <w:tcPr>
            <w:tcW w:w="1170" w:type="dxa"/>
            <w:noWrap/>
            <w:vAlign w:val="bottom"/>
            <w:hideMark/>
          </w:tcPr>
          <w:p w14:paraId="28887570" w14:textId="77777777" w:rsidR="00DA59F5" w:rsidRPr="00AC774B" w:rsidRDefault="00DA59F5" w:rsidP="00FC06A3">
            <w:pPr>
              <w:jc w:val="right"/>
              <w:rPr>
                <w:ins w:id="238" w:author="somadmin" w:date="2026-09-25T20:51:00Z" w16du:dateUtc="2026-09-26T00:51:00Z"/>
                <w:color w:val="000000"/>
              </w:rPr>
            </w:pPr>
            <w:ins w:id="239" w:author="somadmin" w:date="2026-09-25T20:51:00Z" w16du:dateUtc="2026-09-26T00:51:00Z">
              <w:r w:rsidRPr="00AC774B">
                <w:rPr>
                  <w:color w:val="000000"/>
                </w:rPr>
                <w:t>4.99E-05</w:t>
              </w:r>
            </w:ins>
          </w:p>
        </w:tc>
      </w:tr>
      <w:tr w:rsidR="00DA59F5" w:rsidRPr="00AC774B" w14:paraId="187BFFD6" w14:textId="77777777" w:rsidTr="00FC06A3">
        <w:trPr>
          <w:trHeight w:val="255"/>
          <w:ins w:id="240" w:author="somadmin" w:date="2026-09-25T20:51:00Z" w16du:dateUtc="2026-09-26T00:51:00Z"/>
        </w:trPr>
        <w:tc>
          <w:tcPr>
            <w:tcW w:w="1470" w:type="dxa"/>
            <w:noWrap/>
            <w:vAlign w:val="bottom"/>
            <w:hideMark/>
          </w:tcPr>
          <w:p w14:paraId="37B7E0BE" w14:textId="77777777" w:rsidR="00DA59F5" w:rsidRPr="00AC774B" w:rsidRDefault="00DA59F5" w:rsidP="00FC06A3">
            <w:pPr>
              <w:rPr>
                <w:ins w:id="241" w:author="somadmin" w:date="2026-09-25T20:51:00Z" w16du:dateUtc="2026-09-26T00:51:00Z"/>
                <w:color w:val="000000"/>
              </w:rPr>
            </w:pPr>
            <w:ins w:id="242" w:author="somadmin" w:date="2026-09-25T20:51:00Z" w16du:dateUtc="2026-09-26T00:51:00Z">
              <w:r w:rsidRPr="00AC774B">
                <w:rPr>
                  <w:color w:val="000000"/>
                </w:rPr>
                <w:t>GO:0044085</w:t>
              </w:r>
            </w:ins>
          </w:p>
        </w:tc>
        <w:tc>
          <w:tcPr>
            <w:tcW w:w="2122" w:type="dxa"/>
            <w:noWrap/>
            <w:vAlign w:val="bottom"/>
            <w:hideMark/>
          </w:tcPr>
          <w:p w14:paraId="2435A05B" w14:textId="77777777" w:rsidR="00DA59F5" w:rsidRPr="00AC774B" w:rsidRDefault="00DA59F5" w:rsidP="00FC06A3">
            <w:pPr>
              <w:rPr>
                <w:ins w:id="243" w:author="somadmin" w:date="2026-09-25T20:51:00Z" w16du:dateUtc="2026-09-26T00:51:00Z"/>
                <w:color w:val="000000"/>
              </w:rPr>
            </w:pPr>
            <w:ins w:id="244" w:author="somadmin" w:date="2026-09-25T20:51:00Z" w16du:dateUtc="2026-09-26T00:51:00Z">
              <w:r w:rsidRPr="00AC774B">
                <w:rPr>
                  <w:color w:val="000000"/>
                </w:rPr>
                <w:t>biological_process</w:t>
              </w:r>
            </w:ins>
          </w:p>
        </w:tc>
        <w:tc>
          <w:tcPr>
            <w:tcW w:w="8482" w:type="dxa"/>
            <w:vAlign w:val="bottom"/>
            <w:hideMark/>
          </w:tcPr>
          <w:p w14:paraId="385599E7" w14:textId="77777777" w:rsidR="00DA59F5" w:rsidRPr="00AC774B" w:rsidRDefault="00DA59F5" w:rsidP="00FC06A3">
            <w:pPr>
              <w:rPr>
                <w:ins w:id="245" w:author="somadmin" w:date="2026-09-25T20:51:00Z" w16du:dateUtc="2026-09-26T00:51:00Z"/>
                <w:color w:val="000000"/>
              </w:rPr>
            </w:pPr>
            <w:ins w:id="246" w:author="somadmin" w:date="2026-09-25T20:51:00Z" w16du:dateUtc="2026-09-26T00:51:00Z">
              <w:r w:rsidRPr="00AC774B">
                <w:rPr>
                  <w:color w:val="000000"/>
                </w:rPr>
                <w:t>cellular component biogenesis</w:t>
              </w:r>
            </w:ins>
          </w:p>
        </w:tc>
        <w:tc>
          <w:tcPr>
            <w:tcW w:w="1170" w:type="dxa"/>
            <w:noWrap/>
            <w:vAlign w:val="bottom"/>
            <w:hideMark/>
          </w:tcPr>
          <w:p w14:paraId="46FDFA66" w14:textId="77777777" w:rsidR="00DA59F5" w:rsidRPr="00AC774B" w:rsidRDefault="00DA59F5" w:rsidP="00FC06A3">
            <w:pPr>
              <w:jc w:val="right"/>
              <w:rPr>
                <w:ins w:id="247" w:author="somadmin" w:date="2026-09-25T20:51:00Z" w16du:dateUtc="2026-09-26T00:51:00Z"/>
                <w:color w:val="000000"/>
              </w:rPr>
            </w:pPr>
            <w:ins w:id="248" w:author="somadmin" w:date="2026-09-25T20:51:00Z" w16du:dateUtc="2026-09-26T00:51:00Z">
              <w:r w:rsidRPr="00AC774B">
                <w:rPr>
                  <w:color w:val="000000"/>
                </w:rPr>
                <w:t>7.38E-05</w:t>
              </w:r>
            </w:ins>
          </w:p>
        </w:tc>
      </w:tr>
      <w:tr w:rsidR="00DA59F5" w:rsidRPr="00AC774B" w14:paraId="72EE0159" w14:textId="77777777" w:rsidTr="00FC06A3">
        <w:trPr>
          <w:trHeight w:val="255"/>
          <w:ins w:id="249" w:author="somadmin" w:date="2026-09-25T20:51:00Z" w16du:dateUtc="2026-09-26T00:51:00Z"/>
        </w:trPr>
        <w:tc>
          <w:tcPr>
            <w:tcW w:w="1470" w:type="dxa"/>
            <w:noWrap/>
            <w:vAlign w:val="bottom"/>
            <w:hideMark/>
          </w:tcPr>
          <w:p w14:paraId="681273FB" w14:textId="77777777" w:rsidR="00DA59F5" w:rsidRPr="00AC774B" w:rsidRDefault="00DA59F5" w:rsidP="00FC06A3">
            <w:pPr>
              <w:rPr>
                <w:ins w:id="250" w:author="somadmin" w:date="2026-09-25T20:51:00Z" w16du:dateUtc="2026-09-26T00:51:00Z"/>
                <w:color w:val="000000"/>
              </w:rPr>
            </w:pPr>
            <w:ins w:id="251" w:author="somadmin" w:date="2026-09-25T20:51:00Z" w16du:dateUtc="2026-09-26T00:51:00Z">
              <w:r w:rsidRPr="00AC774B">
                <w:rPr>
                  <w:color w:val="000000"/>
                </w:rPr>
                <w:t>GO:0046031</w:t>
              </w:r>
            </w:ins>
          </w:p>
        </w:tc>
        <w:tc>
          <w:tcPr>
            <w:tcW w:w="2122" w:type="dxa"/>
            <w:noWrap/>
            <w:vAlign w:val="bottom"/>
            <w:hideMark/>
          </w:tcPr>
          <w:p w14:paraId="26F849B7" w14:textId="77777777" w:rsidR="00DA59F5" w:rsidRPr="00AC774B" w:rsidRDefault="00DA59F5" w:rsidP="00FC06A3">
            <w:pPr>
              <w:rPr>
                <w:ins w:id="252" w:author="somadmin" w:date="2026-09-25T20:51:00Z" w16du:dateUtc="2026-09-26T00:51:00Z"/>
                <w:color w:val="000000"/>
              </w:rPr>
            </w:pPr>
            <w:ins w:id="253" w:author="somadmin" w:date="2026-09-25T20:51:00Z" w16du:dateUtc="2026-09-26T00:51:00Z">
              <w:r w:rsidRPr="00AC774B">
                <w:rPr>
                  <w:color w:val="000000"/>
                </w:rPr>
                <w:t>biological_process</w:t>
              </w:r>
            </w:ins>
          </w:p>
        </w:tc>
        <w:tc>
          <w:tcPr>
            <w:tcW w:w="8482" w:type="dxa"/>
            <w:vAlign w:val="bottom"/>
            <w:hideMark/>
          </w:tcPr>
          <w:p w14:paraId="1E30A9AE" w14:textId="77777777" w:rsidR="00DA59F5" w:rsidRPr="00AC774B" w:rsidRDefault="00DA59F5" w:rsidP="00FC06A3">
            <w:pPr>
              <w:rPr>
                <w:ins w:id="254" w:author="somadmin" w:date="2026-09-25T20:51:00Z" w16du:dateUtc="2026-09-26T00:51:00Z"/>
                <w:color w:val="000000"/>
              </w:rPr>
            </w:pPr>
            <w:ins w:id="255" w:author="somadmin" w:date="2026-09-25T20:51:00Z" w16du:dateUtc="2026-09-26T00:51:00Z">
              <w:r w:rsidRPr="00AC774B">
                <w:rPr>
                  <w:color w:val="000000"/>
                </w:rPr>
                <w:t>ADP metabolic process</w:t>
              </w:r>
            </w:ins>
          </w:p>
        </w:tc>
        <w:tc>
          <w:tcPr>
            <w:tcW w:w="1170" w:type="dxa"/>
            <w:noWrap/>
            <w:vAlign w:val="bottom"/>
            <w:hideMark/>
          </w:tcPr>
          <w:p w14:paraId="4BEA3487" w14:textId="77777777" w:rsidR="00DA59F5" w:rsidRPr="00AC774B" w:rsidRDefault="00DA59F5" w:rsidP="00FC06A3">
            <w:pPr>
              <w:jc w:val="right"/>
              <w:rPr>
                <w:ins w:id="256" w:author="somadmin" w:date="2026-09-25T20:51:00Z" w16du:dateUtc="2026-09-26T00:51:00Z"/>
                <w:color w:val="000000"/>
              </w:rPr>
            </w:pPr>
            <w:ins w:id="257" w:author="somadmin" w:date="2026-09-25T20:51:00Z" w16du:dateUtc="2026-09-26T00:51:00Z">
              <w:r w:rsidRPr="00AC774B">
                <w:rPr>
                  <w:color w:val="000000"/>
                </w:rPr>
                <w:t>0.000116</w:t>
              </w:r>
            </w:ins>
          </w:p>
        </w:tc>
      </w:tr>
      <w:tr w:rsidR="00DA59F5" w:rsidRPr="00AC774B" w14:paraId="0A7D2EDE" w14:textId="77777777" w:rsidTr="00FC06A3">
        <w:trPr>
          <w:trHeight w:val="255"/>
          <w:ins w:id="258" w:author="somadmin" w:date="2026-09-25T20:51:00Z" w16du:dateUtc="2026-09-26T00:51:00Z"/>
        </w:trPr>
        <w:tc>
          <w:tcPr>
            <w:tcW w:w="1470" w:type="dxa"/>
            <w:noWrap/>
            <w:vAlign w:val="bottom"/>
            <w:hideMark/>
          </w:tcPr>
          <w:p w14:paraId="2FB69929" w14:textId="77777777" w:rsidR="00DA59F5" w:rsidRPr="00AC774B" w:rsidRDefault="00DA59F5" w:rsidP="00FC06A3">
            <w:pPr>
              <w:rPr>
                <w:ins w:id="259" w:author="somadmin" w:date="2026-09-25T20:51:00Z" w16du:dateUtc="2026-09-26T00:51:00Z"/>
                <w:color w:val="000000"/>
              </w:rPr>
            </w:pPr>
            <w:ins w:id="260" w:author="somadmin" w:date="2026-09-25T20:51:00Z" w16du:dateUtc="2026-09-26T00:51:00Z">
              <w:r w:rsidRPr="00AC774B">
                <w:rPr>
                  <w:color w:val="000000"/>
                </w:rPr>
                <w:lastRenderedPageBreak/>
                <w:t>GO:0034960</w:t>
              </w:r>
            </w:ins>
          </w:p>
        </w:tc>
        <w:tc>
          <w:tcPr>
            <w:tcW w:w="2122" w:type="dxa"/>
            <w:noWrap/>
            <w:vAlign w:val="bottom"/>
            <w:hideMark/>
          </w:tcPr>
          <w:p w14:paraId="0B1E8E0B" w14:textId="77777777" w:rsidR="00DA59F5" w:rsidRPr="00AC774B" w:rsidRDefault="00DA59F5" w:rsidP="00FC06A3">
            <w:pPr>
              <w:rPr>
                <w:ins w:id="261" w:author="somadmin" w:date="2026-09-25T20:51:00Z" w16du:dateUtc="2026-09-26T00:51:00Z"/>
                <w:color w:val="000000"/>
              </w:rPr>
            </w:pPr>
            <w:ins w:id="262" w:author="somadmin" w:date="2026-09-25T20:51:00Z" w16du:dateUtc="2026-09-26T00:51:00Z">
              <w:r w:rsidRPr="00AC774B">
                <w:rPr>
                  <w:color w:val="000000"/>
                </w:rPr>
                <w:t>biological_process</w:t>
              </w:r>
            </w:ins>
          </w:p>
        </w:tc>
        <w:tc>
          <w:tcPr>
            <w:tcW w:w="8482" w:type="dxa"/>
            <w:vAlign w:val="bottom"/>
            <w:hideMark/>
          </w:tcPr>
          <w:p w14:paraId="2E3BEECD" w14:textId="77777777" w:rsidR="00DA59F5" w:rsidRPr="00AC774B" w:rsidRDefault="00DA59F5" w:rsidP="00FC06A3">
            <w:pPr>
              <w:rPr>
                <w:ins w:id="263" w:author="somadmin" w:date="2026-09-25T20:51:00Z" w16du:dateUtc="2026-09-26T00:51:00Z"/>
                <w:color w:val="000000"/>
              </w:rPr>
            </w:pPr>
            <w:ins w:id="264" w:author="somadmin" w:date="2026-09-25T20:51:00Z" w16du:dateUtc="2026-09-26T00:51:00Z">
              <w:r w:rsidRPr="00AC774B">
                <w:rPr>
                  <w:color w:val="000000"/>
                </w:rPr>
                <w:t>cellular biopolymer metabolic process</w:t>
              </w:r>
            </w:ins>
          </w:p>
        </w:tc>
        <w:tc>
          <w:tcPr>
            <w:tcW w:w="1170" w:type="dxa"/>
            <w:noWrap/>
            <w:vAlign w:val="bottom"/>
            <w:hideMark/>
          </w:tcPr>
          <w:p w14:paraId="4C44E7CB" w14:textId="77777777" w:rsidR="00DA59F5" w:rsidRPr="00AC774B" w:rsidRDefault="00DA59F5" w:rsidP="00FC06A3">
            <w:pPr>
              <w:jc w:val="right"/>
              <w:rPr>
                <w:ins w:id="265" w:author="somadmin" w:date="2026-09-25T20:51:00Z" w16du:dateUtc="2026-09-26T00:51:00Z"/>
                <w:color w:val="000000"/>
              </w:rPr>
            </w:pPr>
            <w:ins w:id="266" w:author="somadmin" w:date="2026-09-25T20:51:00Z" w16du:dateUtc="2026-09-26T00:51:00Z">
              <w:r w:rsidRPr="00AC774B">
                <w:rPr>
                  <w:color w:val="000000"/>
                </w:rPr>
                <w:t>0.000173</w:t>
              </w:r>
            </w:ins>
          </w:p>
        </w:tc>
      </w:tr>
      <w:tr w:rsidR="00DA59F5" w:rsidRPr="00AC774B" w14:paraId="1DB41507" w14:textId="77777777" w:rsidTr="00FC06A3">
        <w:trPr>
          <w:trHeight w:val="255"/>
          <w:ins w:id="267" w:author="somadmin" w:date="2026-09-25T20:51:00Z" w16du:dateUtc="2026-09-26T00:51:00Z"/>
        </w:trPr>
        <w:tc>
          <w:tcPr>
            <w:tcW w:w="1470" w:type="dxa"/>
            <w:noWrap/>
            <w:vAlign w:val="bottom"/>
            <w:hideMark/>
          </w:tcPr>
          <w:p w14:paraId="7F7B9F23" w14:textId="77777777" w:rsidR="00DA59F5" w:rsidRPr="00AC774B" w:rsidRDefault="00DA59F5" w:rsidP="00FC06A3">
            <w:pPr>
              <w:rPr>
                <w:ins w:id="268" w:author="somadmin" w:date="2026-09-25T20:51:00Z" w16du:dateUtc="2026-09-26T00:51:00Z"/>
                <w:color w:val="000000"/>
              </w:rPr>
            </w:pPr>
            <w:ins w:id="269" w:author="somadmin" w:date="2026-09-25T20:51:00Z" w16du:dateUtc="2026-09-26T00:51:00Z">
              <w:r w:rsidRPr="00AC774B">
                <w:rPr>
                  <w:color w:val="000000"/>
                </w:rPr>
                <w:t>GO:0009133</w:t>
              </w:r>
            </w:ins>
          </w:p>
        </w:tc>
        <w:tc>
          <w:tcPr>
            <w:tcW w:w="2122" w:type="dxa"/>
            <w:noWrap/>
            <w:vAlign w:val="bottom"/>
            <w:hideMark/>
          </w:tcPr>
          <w:p w14:paraId="4494ED29" w14:textId="77777777" w:rsidR="00DA59F5" w:rsidRPr="00AC774B" w:rsidRDefault="00DA59F5" w:rsidP="00FC06A3">
            <w:pPr>
              <w:rPr>
                <w:ins w:id="270" w:author="somadmin" w:date="2026-09-25T20:51:00Z" w16du:dateUtc="2026-09-26T00:51:00Z"/>
                <w:color w:val="000000"/>
              </w:rPr>
            </w:pPr>
            <w:ins w:id="271" w:author="somadmin" w:date="2026-09-25T20:51:00Z" w16du:dateUtc="2026-09-26T00:51:00Z">
              <w:r w:rsidRPr="00AC774B">
                <w:rPr>
                  <w:color w:val="000000"/>
                </w:rPr>
                <w:t>biological_process</w:t>
              </w:r>
            </w:ins>
          </w:p>
        </w:tc>
        <w:tc>
          <w:tcPr>
            <w:tcW w:w="8482" w:type="dxa"/>
            <w:vAlign w:val="bottom"/>
            <w:hideMark/>
          </w:tcPr>
          <w:p w14:paraId="205B29DE" w14:textId="77777777" w:rsidR="00DA59F5" w:rsidRPr="00AC774B" w:rsidRDefault="00DA59F5" w:rsidP="00FC06A3">
            <w:pPr>
              <w:rPr>
                <w:ins w:id="272" w:author="somadmin" w:date="2026-09-25T20:51:00Z" w16du:dateUtc="2026-09-26T00:51:00Z"/>
                <w:color w:val="000000"/>
              </w:rPr>
            </w:pPr>
            <w:ins w:id="273" w:author="somadmin" w:date="2026-09-25T20:51:00Z" w16du:dateUtc="2026-09-26T00:51:00Z">
              <w:r w:rsidRPr="00AC774B">
                <w:rPr>
                  <w:color w:val="000000"/>
                </w:rPr>
                <w:t>nucleoside diphosphate biosynthetic process</w:t>
              </w:r>
            </w:ins>
          </w:p>
        </w:tc>
        <w:tc>
          <w:tcPr>
            <w:tcW w:w="1170" w:type="dxa"/>
            <w:noWrap/>
            <w:vAlign w:val="bottom"/>
            <w:hideMark/>
          </w:tcPr>
          <w:p w14:paraId="6461F9AC" w14:textId="77777777" w:rsidR="00DA59F5" w:rsidRPr="00AC774B" w:rsidRDefault="00DA59F5" w:rsidP="00FC06A3">
            <w:pPr>
              <w:jc w:val="right"/>
              <w:rPr>
                <w:ins w:id="274" w:author="somadmin" w:date="2026-09-25T20:51:00Z" w16du:dateUtc="2026-09-26T00:51:00Z"/>
                <w:color w:val="000000"/>
              </w:rPr>
            </w:pPr>
            <w:ins w:id="275" w:author="somadmin" w:date="2026-09-25T20:51:00Z" w16du:dateUtc="2026-09-26T00:51:00Z">
              <w:r w:rsidRPr="00AC774B">
                <w:rPr>
                  <w:color w:val="000000"/>
                </w:rPr>
                <w:t>0.000256</w:t>
              </w:r>
            </w:ins>
          </w:p>
        </w:tc>
      </w:tr>
      <w:tr w:rsidR="00DA59F5" w:rsidRPr="00AC774B" w14:paraId="0C8D9B39" w14:textId="77777777" w:rsidTr="00FC06A3">
        <w:trPr>
          <w:trHeight w:val="510"/>
          <w:ins w:id="276" w:author="somadmin" w:date="2026-09-25T20:51:00Z" w16du:dateUtc="2026-09-26T00:51:00Z"/>
        </w:trPr>
        <w:tc>
          <w:tcPr>
            <w:tcW w:w="1470" w:type="dxa"/>
            <w:noWrap/>
            <w:vAlign w:val="bottom"/>
            <w:hideMark/>
          </w:tcPr>
          <w:p w14:paraId="20976358" w14:textId="77777777" w:rsidR="00DA59F5" w:rsidRPr="00AC774B" w:rsidRDefault="00DA59F5" w:rsidP="00FC06A3">
            <w:pPr>
              <w:rPr>
                <w:ins w:id="277" w:author="somadmin" w:date="2026-09-25T20:51:00Z" w16du:dateUtc="2026-09-26T00:51:00Z"/>
                <w:color w:val="000000"/>
              </w:rPr>
            </w:pPr>
            <w:ins w:id="278" w:author="somadmin" w:date="2026-09-25T20:51:00Z" w16du:dateUtc="2026-09-26T00:51:00Z">
              <w:r w:rsidRPr="00AC774B">
                <w:rPr>
                  <w:color w:val="000000"/>
                </w:rPr>
                <w:t>GO:0009135</w:t>
              </w:r>
            </w:ins>
          </w:p>
        </w:tc>
        <w:tc>
          <w:tcPr>
            <w:tcW w:w="2122" w:type="dxa"/>
            <w:noWrap/>
            <w:vAlign w:val="bottom"/>
            <w:hideMark/>
          </w:tcPr>
          <w:p w14:paraId="6ACAEA7A" w14:textId="77777777" w:rsidR="00DA59F5" w:rsidRPr="00AC774B" w:rsidRDefault="00DA59F5" w:rsidP="00FC06A3">
            <w:pPr>
              <w:rPr>
                <w:ins w:id="279" w:author="somadmin" w:date="2026-09-25T20:51:00Z" w16du:dateUtc="2026-09-26T00:51:00Z"/>
                <w:color w:val="000000"/>
              </w:rPr>
            </w:pPr>
            <w:ins w:id="280" w:author="somadmin" w:date="2026-09-25T20:51:00Z" w16du:dateUtc="2026-09-26T00:51:00Z">
              <w:r w:rsidRPr="00AC774B">
                <w:rPr>
                  <w:color w:val="000000"/>
                </w:rPr>
                <w:t>biological_process</w:t>
              </w:r>
            </w:ins>
          </w:p>
        </w:tc>
        <w:tc>
          <w:tcPr>
            <w:tcW w:w="8482" w:type="dxa"/>
            <w:vAlign w:val="bottom"/>
            <w:hideMark/>
          </w:tcPr>
          <w:p w14:paraId="05923D6A" w14:textId="77777777" w:rsidR="00DA59F5" w:rsidRPr="00AC774B" w:rsidRDefault="00DA59F5" w:rsidP="00FC06A3">
            <w:pPr>
              <w:rPr>
                <w:ins w:id="281" w:author="somadmin" w:date="2026-09-25T20:51:00Z" w16du:dateUtc="2026-09-26T00:51:00Z"/>
                <w:color w:val="000000"/>
              </w:rPr>
            </w:pPr>
            <w:ins w:id="282" w:author="somadmin" w:date="2026-09-25T20:51:00Z" w16du:dateUtc="2026-09-26T00:51:00Z">
              <w:r w:rsidRPr="00AC774B">
                <w:rPr>
                  <w:color w:val="000000"/>
                </w:rPr>
                <w:t>purine nucleoside diphosphate metabolic process</w:t>
              </w:r>
            </w:ins>
          </w:p>
        </w:tc>
        <w:tc>
          <w:tcPr>
            <w:tcW w:w="1170" w:type="dxa"/>
            <w:noWrap/>
            <w:vAlign w:val="bottom"/>
            <w:hideMark/>
          </w:tcPr>
          <w:p w14:paraId="564ABEFC" w14:textId="77777777" w:rsidR="00DA59F5" w:rsidRPr="00AC774B" w:rsidRDefault="00DA59F5" w:rsidP="00FC06A3">
            <w:pPr>
              <w:jc w:val="right"/>
              <w:rPr>
                <w:ins w:id="283" w:author="somadmin" w:date="2026-09-25T20:51:00Z" w16du:dateUtc="2026-09-26T00:51:00Z"/>
                <w:color w:val="000000"/>
              </w:rPr>
            </w:pPr>
            <w:ins w:id="284" w:author="somadmin" w:date="2026-09-25T20:51:00Z" w16du:dateUtc="2026-09-26T00:51:00Z">
              <w:r w:rsidRPr="00AC774B">
                <w:rPr>
                  <w:color w:val="000000"/>
                </w:rPr>
                <w:t>0.000256</w:t>
              </w:r>
            </w:ins>
          </w:p>
        </w:tc>
      </w:tr>
      <w:tr w:rsidR="00DA59F5" w:rsidRPr="00AC774B" w14:paraId="5D386EDA" w14:textId="77777777" w:rsidTr="00FC06A3">
        <w:trPr>
          <w:trHeight w:val="510"/>
          <w:ins w:id="285" w:author="somadmin" w:date="2026-09-25T20:51:00Z" w16du:dateUtc="2026-09-26T00:51:00Z"/>
        </w:trPr>
        <w:tc>
          <w:tcPr>
            <w:tcW w:w="1470" w:type="dxa"/>
            <w:noWrap/>
            <w:vAlign w:val="bottom"/>
            <w:hideMark/>
          </w:tcPr>
          <w:p w14:paraId="2F888CBC" w14:textId="77777777" w:rsidR="00DA59F5" w:rsidRPr="00AC774B" w:rsidRDefault="00DA59F5" w:rsidP="00FC06A3">
            <w:pPr>
              <w:rPr>
                <w:ins w:id="286" w:author="somadmin" w:date="2026-09-25T20:51:00Z" w16du:dateUtc="2026-09-26T00:51:00Z"/>
                <w:color w:val="000000"/>
              </w:rPr>
            </w:pPr>
            <w:ins w:id="287" w:author="somadmin" w:date="2026-09-25T20:51:00Z" w16du:dateUtc="2026-09-26T00:51:00Z">
              <w:r w:rsidRPr="00AC774B">
                <w:rPr>
                  <w:color w:val="000000"/>
                </w:rPr>
                <w:t>GO:0009179</w:t>
              </w:r>
            </w:ins>
          </w:p>
        </w:tc>
        <w:tc>
          <w:tcPr>
            <w:tcW w:w="2122" w:type="dxa"/>
            <w:noWrap/>
            <w:vAlign w:val="bottom"/>
            <w:hideMark/>
          </w:tcPr>
          <w:p w14:paraId="248BD686" w14:textId="77777777" w:rsidR="00DA59F5" w:rsidRPr="00AC774B" w:rsidRDefault="00DA59F5" w:rsidP="00FC06A3">
            <w:pPr>
              <w:rPr>
                <w:ins w:id="288" w:author="somadmin" w:date="2026-09-25T20:51:00Z" w16du:dateUtc="2026-09-26T00:51:00Z"/>
                <w:color w:val="000000"/>
              </w:rPr>
            </w:pPr>
            <w:ins w:id="289" w:author="somadmin" w:date="2026-09-25T20:51:00Z" w16du:dateUtc="2026-09-26T00:51:00Z">
              <w:r w:rsidRPr="00AC774B">
                <w:rPr>
                  <w:color w:val="000000"/>
                </w:rPr>
                <w:t>biological_process</w:t>
              </w:r>
            </w:ins>
          </w:p>
        </w:tc>
        <w:tc>
          <w:tcPr>
            <w:tcW w:w="8482" w:type="dxa"/>
            <w:vAlign w:val="bottom"/>
            <w:hideMark/>
          </w:tcPr>
          <w:p w14:paraId="23B19E6F" w14:textId="77777777" w:rsidR="00DA59F5" w:rsidRPr="00AC774B" w:rsidRDefault="00DA59F5" w:rsidP="00FC06A3">
            <w:pPr>
              <w:rPr>
                <w:ins w:id="290" w:author="somadmin" w:date="2026-09-25T20:51:00Z" w16du:dateUtc="2026-09-26T00:51:00Z"/>
                <w:color w:val="000000"/>
              </w:rPr>
            </w:pPr>
            <w:ins w:id="291" w:author="somadmin" w:date="2026-09-25T20:51:00Z" w16du:dateUtc="2026-09-26T00:51:00Z">
              <w:r w:rsidRPr="00AC774B">
                <w:rPr>
                  <w:color w:val="000000"/>
                </w:rPr>
                <w:t>purine ribonucleoside diphosphate metabolic process</w:t>
              </w:r>
            </w:ins>
          </w:p>
        </w:tc>
        <w:tc>
          <w:tcPr>
            <w:tcW w:w="1170" w:type="dxa"/>
            <w:noWrap/>
            <w:vAlign w:val="bottom"/>
            <w:hideMark/>
          </w:tcPr>
          <w:p w14:paraId="7017D44D" w14:textId="77777777" w:rsidR="00DA59F5" w:rsidRPr="00AC774B" w:rsidRDefault="00DA59F5" w:rsidP="00FC06A3">
            <w:pPr>
              <w:jc w:val="right"/>
              <w:rPr>
                <w:ins w:id="292" w:author="somadmin" w:date="2026-09-25T20:51:00Z" w16du:dateUtc="2026-09-26T00:51:00Z"/>
                <w:color w:val="000000"/>
              </w:rPr>
            </w:pPr>
            <w:ins w:id="293" w:author="somadmin" w:date="2026-09-25T20:51:00Z" w16du:dateUtc="2026-09-26T00:51:00Z">
              <w:r w:rsidRPr="00AC774B">
                <w:rPr>
                  <w:color w:val="000000"/>
                </w:rPr>
                <w:t>0.000256</w:t>
              </w:r>
            </w:ins>
          </w:p>
        </w:tc>
      </w:tr>
      <w:tr w:rsidR="00DA59F5" w:rsidRPr="00AC774B" w14:paraId="125E3925" w14:textId="77777777" w:rsidTr="00FC06A3">
        <w:trPr>
          <w:trHeight w:val="255"/>
          <w:ins w:id="294" w:author="somadmin" w:date="2026-09-25T20:51:00Z" w16du:dateUtc="2026-09-26T00:51:00Z"/>
        </w:trPr>
        <w:tc>
          <w:tcPr>
            <w:tcW w:w="1470" w:type="dxa"/>
            <w:noWrap/>
            <w:vAlign w:val="bottom"/>
            <w:hideMark/>
          </w:tcPr>
          <w:p w14:paraId="59019C27" w14:textId="77777777" w:rsidR="00DA59F5" w:rsidRPr="00AC774B" w:rsidRDefault="00DA59F5" w:rsidP="00FC06A3">
            <w:pPr>
              <w:rPr>
                <w:ins w:id="295" w:author="somadmin" w:date="2026-09-25T20:51:00Z" w16du:dateUtc="2026-09-26T00:51:00Z"/>
                <w:color w:val="000000"/>
              </w:rPr>
            </w:pPr>
            <w:ins w:id="296" w:author="somadmin" w:date="2026-09-25T20:51:00Z" w16du:dateUtc="2026-09-26T00:51:00Z">
              <w:r w:rsidRPr="00AC774B">
                <w:rPr>
                  <w:color w:val="000000"/>
                </w:rPr>
                <w:t>GO:0030155</w:t>
              </w:r>
            </w:ins>
          </w:p>
        </w:tc>
        <w:tc>
          <w:tcPr>
            <w:tcW w:w="2122" w:type="dxa"/>
            <w:noWrap/>
            <w:vAlign w:val="bottom"/>
            <w:hideMark/>
          </w:tcPr>
          <w:p w14:paraId="2DD060C8" w14:textId="77777777" w:rsidR="00DA59F5" w:rsidRPr="00AC774B" w:rsidRDefault="00DA59F5" w:rsidP="00FC06A3">
            <w:pPr>
              <w:rPr>
                <w:ins w:id="297" w:author="somadmin" w:date="2026-09-25T20:51:00Z" w16du:dateUtc="2026-09-26T00:51:00Z"/>
                <w:color w:val="000000"/>
              </w:rPr>
            </w:pPr>
            <w:ins w:id="298" w:author="somadmin" w:date="2026-09-25T20:51:00Z" w16du:dateUtc="2026-09-26T00:51:00Z">
              <w:r w:rsidRPr="00AC774B">
                <w:rPr>
                  <w:color w:val="000000"/>
                </w:rPr>
                <w:t>biological_process</w:t>
              </w:r>
            </w:ins>
          </w:p>
        </w:tc>
        <w:tc>
          <w:tcPr>
            <w:tcW w:w="8482" w:type="dxa"/>
            <w:vAlign w:val="bottom"/>
            <w:hideMark/>
          </w:tcPr>
          <w:p w14:paraId="2E1D9F9D" w14:textId="77777777" w:rsidR="00DA59F5" w:rsidRPr="00AC774B" w:rsidRDefault="00DA59F5" w:rsidP="00FC06A3">
            <w:pPr>
              <w:rPr>
                <w:ins w:id="299" w:author="somadmin" w:date="2026-09-25T20:51:00Z" w16du:dateUtc="2026-09-26T00:51:00Z"/>
                <w:color w:val="000000"/>
              </w:rPr>
            </w:pPr>
            <w:ins w:id="300" w:author="somadmin" w:date="2026-09-25T20:51:00Z" w16du:dateUtc="2026-09-26T00:51:00Z">
              <w:r w:rsidRPr="00AC774B">
                <w:rPr>
                  <w:color w:val="000000"/>
                </w:rPr>
                <w:t>regulation of cell adhesion</w:t>
              </w:r>
            </w:ins>
          </w:p>
        </w:tc>
        <w:tc>
          <w:tcPr>
            <w:tcW w:w="1170" w:type="dxa"/>
            <w:noWrap/>
            <w:vAlign w:val="bottom"/>
            <w:hideMark/>
          </w:tcPr>
          <w:p w14:paraId="41812466" w14:textId="77777777" w:rsidR="00DA59F5" w:rsidRPr="00AC774B" w:rsidRDefault="00DA59F5" w:rsidP="00FC06A3">
            <w:pPr>
              <w:jc w:val="right"/>
              <w:rPr>
                <w:ins w:id="301" w:author="somadmin" w:date="2026-09-25T20:51:00Z" w16du:dateUtc="2026-09-26T00:51:00Z"/>
                <w:color w:val="000000"/>
              </w:rPr>
            </w:pPr>
            <w:ins w:id="302" w:author="somadmin" w:date="2026-09-25T20:51:00Z" w16du:dateUtc="2026-09-26T00:51:00Z">
              <w:r w:rsidRPr="00AC774B">
                <w:rPr>
                  <w:color w:val="000000"/>
                </w:rPr>
                <w:t>0.000383</w:t>
              </w:r>
            </w:ins>
          </w:p>
        </w:tc>
      </w:tr>
      <w:tr w:rsidR="00DA59F5" w:rsidRPr="00AC774B" w14:paraId="7F86CA33" w14:textId="77777777" w:rsidTr="00FC06A3">
        <w:trPr>
          <w:trHeight w:val="255"/>
          <w:ins w:id="303" w:author="somadmin" w:date="2026-09-25T20:51:00Z" w16du:dateUtc="2026-09-26T00:51:00Z"/>
        </w:trPr>
        <w:tc>
          <w:tcPr>
            <w:tcW w:w="1470" w:type="dxa"/>
            <w:noWrap/>
            <w:vAlign w:val="bottom"/>
            <w:hideMark/>
          </w:tcPr>
          <w:p w14:paraId="43C2FCFC" w14:textId="77777777" w:rsidR="00DA59F5" w:rsidRPr="00AC774B" w:rsidRDefault="00DA59F5" w:rsidP="00FC06A3">
            <w:pPr>
              <w:rPr>
                <w:ins w:id="304" w:author="somadmin" w:date="2026-09-25T20:51:00Z" w16du:dateUtc="2026-09-26T00:51:00Z"/>
                <w:color w:val="000000"/>
              </w:rPr>
            </w:pPr>
            <w:ins w:id="305" w:author="somadmin" w:date="2026-09-25T20:51:00Z" w16du:dateUtc="2026-09-26T00:51:00Z">
              <w:r w:rsidRPr="00AC774B">
                <w:rPr>
                  <w:color w:val="000000"/>
                </w:rPr>
                <w:t>GO:0022613</w:t>
              </w:r>
            </w:ins>
          </w:p>
        </w:tc>
        <w:tc>
          <w:tcPr>
            <w:tcW w:w="2122" w:type="dxa"/>
            <w:noWrap/>
            <w:vAlign w:val="bottom"/>
            <w:hideMark/>
          </w:tcPr>
          <w:p w14:paraId="2A702065" w14:textId="77777777" w:rsidR="00DA59F5" w:rsidRPr="00AC774B" w:rsidRDefault="00DA59F5" w:rsidP="00FC06A3">
            <w:pPr>
              <w:rPr>
                <w:ins w:id="306" w:author="somadmin" w:date="2026-09-25T20:51:00Z" w16du:dateUtc="2026-09-26T00:51:00Z"/>
                <w:color w:val="000000"/>
              </w:rPr>
            </w:pPr>
            <w:ins w:id="307" w:author="somadmin" w:date="2026-09-25T20:51:00Z" w16du:dateUtc="2026-09-26T00:51:00Z">
              <w:r w:rsidRPr="00AC774B">
                <w:rPr>
                  <w:color w:val="000000"/>
                </w:rPr>
                <w:t>biological_process</w:t>
              </w:r>
            </w:ins>
          </w:p>
        </w:tc>
        <w:tc>
          <w:tcPr>
            <w:tcW w:w="8482" w:type="dxa"/>
            <w:vAlign w:val="bottom"/>
            <w:hideMark/>
          </w:tcPr>
          <w:p w14:paraId="2A979C28" w14:textId="77777777" w:rsidR="00DA59F5" w:rsidRPr="00AC774B" w:rsidRDefault="00DA59F5" w:rsidP="00FC06A3">
            <w:pPr>
              <w:rPr>
                <w:ins w:id="308" w:author="somadmin" w:date="2026-09-25T20:51:00Z" w16du:dateUtc="2026-09-26T00:51:00Z"/>
                <w:color w:val="000000"/>
              </w:rPr>
            </w:pPr>
            <w:ins w:id="309" w:author="somadmin" w:date="2026-09-25T20:51:00Z" w16du:dateUtc="2026-09-26T00:51:00Z">
              <w:r w:rsidRPr="00AC774B">
                <w:rPr>
                  <w:color w:val="000000"/>
                </w:rPr>
                <w:t>ribonucleoprotein complex biogenesis</w:t>
              </w:r>
            </w:ins>
          </w:p>
        </w:tc>
        <w:tc>
          <w:tcPr>
            <w:tcW w:w="1170" w:type="dxa"/>
            <w:noWrap/>
            <w:vAlign w:val="bottom"/>
            <w:hideMark/>
          </w:tcPr>
          <w:p w14:paraId="154E7FBA" w14:textId="77777777" w:rsidR="00DA59F5" w:rsidRPr="00AC774B" w:rsidRDefault="00DA59F5" w:rsidP="00FC06A3">
            <w:pPr>
              <w:jc w:val="right"/>
              <w:rPr>
                <w:ins w:id="310" w:author="somadmin" w:date="2026-09-25T20:51:00Z" w16du:dateUtc="2026-09-26T00:51:00Z"/>
                <w:color w:val="000000"/>
              </w:rPr>
            </w:pPr>
            <w:ins w:id="311" w:author="somadmin" w:date="2026-09-25T20:51:00Z" w16du:dateUtc="2026-09-26T00:51:00Z">
              <w:r w:rsidRPr="00AC774B">
                <w:rPr>
                  <w:color w:val="000000"/>
                </w:rPr>
                <w:t>0.000383</w:t>
              </w:r>
            </w:ins>
          </w:p>
        </w:tc>
      </w:tr>
      <w:tr w:rsidR="00DA59F5" w:rsidRPr="00AC774B" w14:paraId="27F2560B" w14:textId="77777777" w:rsidTr="00FC06A3">
        <w:trPr>
          <w:trHeight w:val="255"/>
          <w:ins w:id="312" w:author="somadmin" w:date="2026-09-25T20:51:00Z" w16du:dateUtc="2026-09-26T00:51:00Z"/>
        </w:trPr>
        <w:tc>
          <w:tcPr>
            <w:tcW w:w="1470" w:type="dxa"/>
            <w:noWrap/>
            <w:vAlign w:val="bottom"/>
            <w:hideMark/>
          </w:tcPr>
          <w:p w14:paraId="7107F93D" w14:textId="77777777" w:rsidR="00DA59F5" w:rsidRPr="00AC774B" w:rsidRDefault="00DA59F5" w:rsidP="00FC06A3">
            <w:pPr>
              <w:rPr>
                <w:ins w:id="313" w:author="somadmin" w:date="2026-09-25T20:51:00Z" w16du:dateUtc="2026-09-26T00:51:00Z"/>
                <w:color w:val="000000"/>
              </w:rPr>
            </w:pPr>
            <w:ins w:id="314" w:author="somadmin" w:date="2026-09-25T20:51:00Z" w16du:dateUtc="2026-09-26T00:51:00Z">
              <w:r w:rsidRPr="00AC774B">
                <w:rPr>
                  <w:color w:val="000000"/>
                </w:rPr>
                <w:t>GO:0016192</w:t>
              </w:r>
            </w:ins>
          </w:p>
        </w:tc>
        <w:tc>
          <w:tcPr>
            <w:tcW w:w="2122" w:type="dxa"/>
            <w:noWrap/>
            <w:vAlign w:val="bottom"/>
            <w:hideMark/>
          </w:tcPr>
          <w:p w14:paraId="59F19CF5" w14:textId="77777777" w:rsidR="00DA59F5" w:rsidRPr="00AC774B" w:rsidRDefault="00DA59F5" w:rsidP="00FC06A3">
            <w:pPr>
              <w:rPr>
                <w:ins w:id="315" w:author="somadmin" w:date="2026-09-25T20:51:00Z" w16du:dateUtc="2026-09-26T00:51:00Z"/>
                <w:color w:val="000000"/>
              </w:rPr>
            </w:pPr>
            <w:ins w:id="316" w:author="somadmin" w:date="2026-09-25T20:51:00Z" w16du:dateUtc="2026-09-26T00:51:00Z">
              <w:r w:rsidRPr="00AC774B">
                <w:rPr>
                  <w:color w:val="000000"/>
                </w:rPr>
                <w:t>biological_process</w:t>
              </w:r>
            </w:ins>
          </w:p>
        </w:tc>
        <w:tc>
          <w:tcPr>
            <w:tcW w:w="8482" w:type="dxa"/>
            <w:vAlign w:val="bottom"/>
            <w:hideMark/>
          </w:tcPr>
          <w:p w14:paraId="251F5054" w14:textId="77777777" w:rsidR="00DA59F5" w:rsidRPr="00AC774B" w:rsidRDefault="00DA59F5" w:rsidP="00FC06A3">
            <w:pPr>
              <w:rPr>
                <w:ins w:id="317" w:author="somadmin" w:date="2026-09-25T20:51:00Z" w16du:dateUtc="2026-09-26T00:51:00Z"/>
                <w:color w:val="000000"/>
              </w:rPr>
            </w:pPr>
            <w:ins w:id="318" w:author="somadmin" w:date="2026-09-25T20:51:00Z" w16du:dateUtc="2026-09-26T00:51:00Z">
              <w:r w:rsidRPr="00AC774B">
                <w:rPr>
                  <w:color w:val="000000"/>
                </w:rPr>
                <w:t>vesicle-mediated transport</w:t>
              </w:r>
            </w:ins>
          </w:p>
        </w:tc>
        <w:tc>
          <w:tcPr>
            <w:tcW w:w="1170" w:type="dxa"/>
            <w:noWrap/>
            <w:vAlign w:val="bottom"/>
            <w:hideMark/>
          </w:tcPr>
          <w:p w14:paraId="3D595A84" w14:textId="77777777" w:rsidR="00DA59F5" w:rsidRPr="00AC774B" w:rsidRDefault="00DA59F5" w:rsidP="00FC06A3">
            <w:pPr>
              <w:jc w:val="right"/>
              <w:rPr>
                <w:ins w:id="319" w:author="somadmin" w:date="2026-09-25T20:51:00Z" w16du:dateUtc="2026-09-26T00:51:00Z"/>
                <w:color w:val="000000"/>
              </w:rPr>
            </w:pPr>
            <w:ins w:id="320" w:author="somadmin" w:date="2026-09-25T20:51:00Z" w16du:dateUtc="2026-09-26T00:51:00Z">
              <w:r w:rsidRPr="00AC774B">
                <w:rPr>
                  <w:color w:val="000000"/>
                </w:rPr>
                <w:t>0.00079</w:t>
              </w:r>
            </w:ins>
          </w:p>
        </w:tc>
      </w:tr>
      <w:tr w:rsidR="00DA59F5" w:rsidRPr="00AC774B" w14:paraId="49328A22" w14:textId="77777777" w:rsidTr="00FC06A3">
        <w:trPr>
          <w:trHeight w:val="255"/>
          <w:ins w:id="321" w:author="somadmin" w:date="2026-09-25T20:51:00Z" w16du:dateUtc="2026-09-26T00:51:00Z"/>
        </w:trPr>
        <w:tc>
          <w:tcPr>
            <w:tcW w:w="1470" w:type="dxa"/>
            <w:noWrap/>
            <w:vAlign w:val="bottom"/>
            <w:hideMark/>
          </w:tcPr>
          <w:p w14:paraId="16DBA08A" w14:textId="77777777" w:rsidR="00DA59F5" w:rsidRPr="00AC774B" w:rsidRDefault="00DA59F5" w:rsidP="00FC06A3">
            <w:pPr>
              <w:rPr>
                <w:ins w:id="322" w:author="somadmin" w:date="2026-09-25T20:51:00Z" w16du:dateUtc="2026-09-26T00:51:00Z"/>
                <w:color w:val="000000"/>
              </w:rPr>
            </w:pPr>
            <w:ins w:id="323" w:author="somadmin" w:date="2026-09-25T20:51:00Z" w16du:dateUtc="2026-09-26T00:51:00Z">
              <w:r w:rsidRPr="00AC774B">
                <w:rPr>
                  <w:color w:val="000000"/>
                </w:rPr>
                <w:t>GO:0033003</w:t>
              </w:r>
            </w:ins>
          </w:p>
        </w:tc>
        <w:tc>
          <w:tcPr>
            <w:tcW w:w="2122" w:type="dxa"/>
            <w:noWrap/>
            <w:vAlign w:val="bottom"/>
            <w:hideMark/>
          </w:tcPr>
          <w:p w14:paraId="02AA9EFC" w14:textId="77777777" w:rsidR="00DA59F5" w:rsidRPr="00AC774B" w:rsidRDefault="00DA59F5" w:rsidP="00FC06A3">
            <w:pPr>
              <w:rPr>
                <w:ins w:id="324" w:author="somadmin" w:date="2026-09-25T20:51:00Z" w16du:dateUtc="2026-09-26T00:51:00Z"/>
                <w:color w:val="000000"/>
              </w:rPr>
            </w:pPr>
            <w:ins w:id="325" w:author="somadmin" w:date="2026-09-25T20:51:00Z" w16du:dateUtc="2026-09-26T00:51:00Z">
              <w:r w:rsidRPr="00AC774B">
                <w:rPr>
                  <w:color w:val="000000"/>
                </w:rPr>
                <w:t>biological_process</w:t>
              </w:r>
            </w:ins>
          </w:p>
        </w:tc>
        <w:tc>
          <w:tcPr>
            <w:tcW w:w="8482" w:type="dxa"/>
            <w:vAlign w:val="bottom"/>
            <w:hideMark/>
          </w:tcPr>
          <w:p w14:paraId="66A1DCA5" w14:textId="77777777" w:rsidR="00DA59F5" w:rsidRPr="00AC774B" w:rsidRDefault="00DA59F5" w:rsidP="00FC06A3">
            <w:pPr>
              <w:rPr>
                <w:ins w:id="326" w:author="somadmin" w:date="2026-09-25T20:51:00Z" w16du:dateUtc="2026-09-26T00:51:00Z"/>
                <w:color w:val="000000"/>
              </w:rPr>
            </w:pPr>
            <w:ins w:id="327" w:author="somadmin" w:date="2026-09-25T20:51:00Z" w16du:dateUtc="2026-09-26T00:51:00Z">
              <w:r w:rsidRPr="00AC774B">
                <w:rPr>
                  <w:color w:val="000000"/>
                </w:rPr>
                <w:t>regulation of mast cell activation</w:t>
              </w:r>
            </w:ins>
          </w:p>
        </w:tc>
        <w:tc>
          <w:tcPr>
            <w:tcW w:w="1170" w:type="dxa"/>
            <w:noWrap/>
            <w:vAlign w:val="bottom"/>
            <w:hideMark/>
          </w:tcPr>
          <w:p w14:paraId="6A9AA180" w14:textId="77777777" w:rsidR="00DA59F5" w:rsidRPr="00AC774B" w:rsidRDefault="00DA59F5" w:rsidP="00FC06A3">
            <w:pPr>
              <w:jc w:val="right"/>
              <w:rPr>
                <w:ins w:id="328" w:author="somadmin" w:date="2026-09-25T20:51:00Z" w16du:dateUtc="2026-09-26T00:51:00Z"/>
                <w:color w:val="000000"/>
              </w:rPr>
            </w:pPr>
            <w:ins w:id="329" w:author="somadmin" w:date="2026-09-25T20:51:00Z" w16du:dateUtc="2026-09-26T00:51:00Z">
              <w:r w:rsidRPr="00AC774B">
                <w:rPr>
                  <w:color w:val="000000"/>
                </w:rPr>
                <w:t>0.000823</w:t>
              </w:r>
            </w:ins>
          </w:p>
        </w:tc>
      </w:tr>
      <w:tr w:rsidR="00DA59F5" w:rsidRPr="00AC774B" w14:paraId="0CC00490" w14:textId="77777777" w:rsidTr="00FC06A3">
        <w:trPr>
          <w:trHeight w:val="255"/>
          <w:ins w:id="330" w:author="somadmin" w:date="2026-09-25T20:51:00Z" w16du:dateUtc="2026-09-26T00:51:00Z"/>
        </w:trPr>
        <w:tc>
          <w:tcPr>
            <w:tcW w:w="1470" w:type="dxa"/>
            <w:noWrap/>
            <w:vAlign w:val="bottom"/>
            <w:hideMark/>
          </w:tcPr>
          <w:p w14:paraId="32EA2400" w14:textId="77777777" w:rsidR="00DA59F5" w:rsidRPr="00AC774B" w:rsidRDefault="00DA59F5" w:rsidP="00FC06A3">
            <w:pPr>
              <w:rPr>
                <w:ins w:id="331" w:author="somadmin" w:date="2026-09-25T20:51:00Z" w16du:dateUtc="2026-09-26T00:51:00Z"/>
                <w:color w:val="000000"/>
              </w:rPr>
            </w:pPr>
            <w:ins w:id="332" w:author="somadmin" w:date="2026-09-25T20:51:00Z" w16du:dateUtc="2026-09-26T00:51:00Z">
              <w:r w:rsidRPr="00AC774B">
                <w:rPr>
                  <w:color w:val="000000"/>
                </w:rPr>
                <w:t>GO:0009185</w:t>
              </w:r>
            </w:ins>
          </w:p>
        </w:tc>
        <w:tc>
          <w:tcPr>
            <w:tcW w:w="2122" w:type="dxa"/>
            <w:noWrap/>
            <w:vAlign w:val="bottom"/>
            <w:hideMark/>
          </w:tcPr>
          <w:p w14:paraId="5B73F22F" w14:textId="77777777" w:rsidR="00DA59F5" w:rsidRPr="00AC774B" w:rsidRDefault="00DA59F5" w:rsidP="00FC06A3">
            <w:pPr>
              <w:rPr>
                <w:ins w:id="333" w:author="somadmin" w:date="2026-09-25T20:51:00Z" w16du:dateUtc="2026-09-26T00:51:00Z"/>
                <w:color w:val="000000"/>
              </w:rPr>
            </w:pPr>
            <w:ins w:id="334" w:author="somadmin" w:date="2026-09-25T20:51:00Z" w16du:dateUtc="2026-09-26T00:51:00Z">
              <w:r w:rsidRPr="00AC774B">
                <w:rPr>
                  <w:color w:val="000000"/>
                </w:rPr>
                <w:t>biological_process</w:t>
              </w:r>
            </w:ins>
          </w:p>
        </w:tc>
        <w:tc>
          <w:tcPr>
            <w:tcW w:w="8482" w:type="dxa"/>
            <w:vAlign w:val="bottom"/>
            <w:hideMark/>
          </w:tcPr>
          <w:p w14:paraId="0A1EDB48" w14:textId="77777777" w:rsidR="00DA59F5" w:rsidRPr="00AC774B" w:rsidRDefault="00DA59F5" w:rsidP="00FC06A3">
            <w:pPr>
              <w:rPr>
                <w:ins w:id="335" w:author="somadmin" w:date="2026-09-25T20:51:00Z" w16du:dateUtc="2026-09-26T00:51:00Z"/>
                <w:color w:val="000000"/>
              </w:rPr>
            </w:pPr>
            <w:ins w:id="336" w:author="somadmin" w:date="2026-09-25T20:51:00Z" w16du:dateUtc="2026-09-26T00:51:00Z">
              <w:r w:rsidRPr="00AC774B">
                <w:rPr>
                  <w:color w:val="000000"/>
                </w:rPr>
                <w:t>ribonucleoside diphosphate metabolic process</w:t>
              </w:r>
            </w:ins>
          </w:p>
        </w:tc>
        <w:tc>
          <w:tcPr>
            <w:tcW w:w="1170" w:type="dxa"/>
            <w:noWrap/>
            <w:vAlign w:val="bottom"/>
            <w:hideMark/>
          </w:tcPr>
          <w:p w14:paraId="5CCF0357" w14:textId="77777777" w:rsidR="00DA59F5" w:rsidRPr="00AC774B" w:rsidRDefault="00DA59F5" w:rsidP="00FC06A3">
            <w:pPr>
              <w:jc w:val="right"/>
              <w:rPr>
                <w:ins w:id="337" w:author="somadmin" w:date="2026-09-25T20:51:00Z" w16du:dateUtc="2026-09-26T00:51:00Z"/>
                <w:color w:val="000000"/>
              </w:rPr>
            </w:pPr>
            <w:ins w:id="338" w:author="somadmin" w:date="2026-09-25T20:51:00Z" w16du:dateUtc="2026-09-26T00:51:00Z">
              <w:r w:rsidRPr="00AC774B">
                <w:rPr>
                  <w:color w:val="000000"/>
                </w:rPr>
                <w:t>0.000823</w:t>
              </w:r>
            </w:ins>
          </w:p>
        </w:tc>
      </w:tr>
      <w:tr w:rsidR="00DA59F5" w:rsidRPr="00AC774B" w14:paraId="006BD0EB" w14:textId="77777777" w:rsidTr="00FC06A3">
        <w:trPr>
          <w:trHeight w:val="255"/>
          <w:ins w:id="339" w:author="somadmin" w:date="2026-09-25T20:51:00Z" w16du:dateUtc="2026-09-26T00:51:00Z"/>
        </w:trPr>
        <w:tc>
          <w:tcPr>
            <w:tcW w:w="1470" w:type="dxa"/>
            <w:noWrap/>
            <w:vAlign w:val="bottom"/>
            <w:hideMark/>
          </w:tcPr>
          <w:p w14:paraId="3D7BC7A1" w14:textId="77777777" w:rsidR="00DA59F5" w:rsidRPr="00AC774B" w:rsidRDefault="00DA59F5" w:rsidP="00FC06A3">
            <w:pPr>
              <w:rPr>
                <w:ins w:id="340" w:author="somadmin" w:date="2026-09-25T20:51:00Z" w16du:dateUtc="2026-09-26T00:51:00Z"/>
                <w:color w:val="000000"/>
              </w:rPr>
            </w:pPr>
            <w:ins w:id="341" w:author="somadmin" w:date="2026-09-25T20:51:00Z" w16du:dateUtc="2026-09-26T00:51:00Z">
              <w:r w:rsidRPr="00AC774B">
                <w:rPr>
                  <w:color w:val="000000"/>
                </w:rPr>
                <w:t>GO:0060325</w:t>
              </w:r>
            </w:ins>
          </w:p>
        </w:tc>
        <w:tc>
          <w:tcPr>
            <w:tcW w:w="2122" w:type="dxa"/>
            <w:noWrap/>
            <w:vAlign w:val="bottom"/>
            <w:hideMark/>
          </w:tcPr>
          <w:p w14:paraId="50A6319F" w14:textId="77777777" w:rsidR="00DA59F5" w:rsidRPr="00AC774B" w:rsidRDefault="00DA59F5" w:rsidP="00FC06A3">
            <w:pPr>
              <w:rPr>
                <w:ins w:id="342" w:author="somadmin" w:date="2026-09-25T20:51:00Z" w16du:dateUtc="2026-09-26T00:51:00Z"/>
                <w:color w:val="000000"/>
              </w:rPr>
            </w:pPr>
            <w:ins w:id="343" w:author="somadmin" w:date="2026-09-25T20:51:00Z" w16du:dateUtc="2026-09-26T00:51:00Z">
              <w:r w:rsidRPr="00AC774B">
                <w:rPr>
                  <w:color w:val="000000"/>
                </w:rPr>
                <w:t>biological_process</w:t>
              </w:r>
            </w:ins>
          </w:p>
        </w:tc>
        <w:tc>
          <w:tcPr>
            <w:tcW w:w="8482" w:type="dxa"/>
            <w:vAlign w:val="bottom"/>
            <w:hideMark/>
          </w:tcPr>
          <w:p w14:paraId="12CA7B34" w14:textId="77777777" w:rsidR="00DA59F5" w:rsidRPr="00AC774B" w:rsidRDefault="00DA59F5" w:rsidP="00FC06A3">
            <w:pPr>
              <w:rPr>
                <w:ins w:id="344" w:author="somadmin" w:date="2026-09-25T20:51:00Z" w16du:dateUtc="2026-09-26T00:51:00Z"/>
                <w:color w:val="000000"/>
              </w:rPr>
            </w:pPr>
            <w:ins w:id="345" w:author="somadmin" w:date="2026-09-25T20:51:00Z" w16du:dateUtc="2026-09-26T00:51:00Z">
              <w:r w:rsidRPr="00AC774B">
                <w:rPr>
                  <w:color w:val="000000"/>
                </w:rPr>
                <w:t>face morphogenesis</w:t>
              </w:r>
            </w:ins>
          </w:p>
        </w:tc>
        <w:tc>
          <w:tcPr>
            <w:tcW w:w="1170" w:type="dxa"/>
            <w:noWrap/>
            <w:vAlign w:val="bottom"/>
            <w:hideMark/>
          </w:tcPr>
          <w:p w14:paraId="7CE53694" w14:textId="77777777" w:rsidR="00DA59F5" w:rsidRPr="00AC774B" w:rsidRDefault="00DA59F5" w:rsidP="00FC06A3">
            <w:pPr>
              <w:jc w:val="right"/>
              <w:rPr>
                <w:ins w:id="346" w:author="somadmin" w:date="2026-09-25T20:51:00Z" w16du:dateUtc="2026-09-26T00:51:00Z"/>
                <w:color w:val="000000"/>
              </w:rPr>
            </w:pPr>
            <w:ins w:id="347" w:author="somadmin" w:date="2026-09-25T20:51:00Z" w16du:dateUtc="2026-09-26T00:51:00Z">
              <w:r w:rsidRPr="00AC774B">
                <w:rPr>
                  <w:color w:val="000000"/>
                </w:rPr>
                <w:t>0.000823</w:t>
              </w:r>
            </w:ins>
          </w:p>
        </w:tc>
      </w:tr>
      <w:tr w:rsidR="00DA59F5" w:rsidRPr="00AC774B" w14:paraId="1E954A11" w14:textId="77777777" w:rsidTr="00FC06A3">
        <w:trPr>
          <w:trHeight w:val="510"/>
          <w:ins w:id="348" w:author="somadmin" w:date="2026-09-25T20:51:00Z" w16du:dateUtc="2026-09-26T00:51:00Z"/>
        </w:trPr>
        <w:tc>
          <w:tcPr>
            <w:tcW w:w="1470" w:type="dxa"/>
            <w:noWrap/>
            <w:vAlign w:val="bottom"/>
            <w:hideMark/>
          </w:tcPr>
          <w:p w14:paraId="433A724E" w14:textId="77777777" w:rsidR="00DA59F5" w:rsidRPr="00AC774B" w:rsidRDefault="00DA59F5" w:rsidP="00FC06A3">
            <w:pPr>
              <w:rPr>
                <w:ins w:id="349" w:author="somadmin" w:date="2026-09-25T20:51:00Z" w16du:dateUtc="2026-09-26T00:51:00Z"/>
                <w:color w:val="000000"/>
              </w:rPr>
            </w:pPr>
            <w:ins w:id="350" w:author="somadmin" w:date="2026-09-25T20:51:00Z" w16du:dateUtc="2026-09-26T00:51:00Z">
              <w:r w:rsidRPr="00AC774B">
                <w:rPr>
                  <w:color w:val="000000"/>
                </w:rPr>
                <w:t>GO:0002886</w:t>
              </w:r>
            </w:ins>
          </w:p>
        </w:tc>
        <w:tc>
          <w:tcPr>
            <w:tcW w:w="2122" w:type="dxa"/>
            <w:noWrap/>
            <w:vAlign w:val="bottom"/>
            <w:hideMark/>
          </w:tcPr>
          <w:p w14:paraId="343FF740" w14:textId="77777777" w:rsidR="00DA59F5" w:rsidRPr="00AC774B" w:rsidRDefault="00DA59F5" w:rsidP="00FC06A3">
            <w:pPr>
              <w:rPr>
                <w:ins w:id="351" w:author="somadmin" w:date="2026-09-25T20:51:00Z" w16du:dateUtc="2026-09-26T00:51:00Z"/>
                <w:color w:val="000000"/>
              </w:rPr>
            </w:pPr>
            <w:ins w:id="352" w:author="somadmin" w:date="2026-09-25T20:51:00Z" w16du:dateUtc="2026-09-26T00:51:00Z">
              <w:r w:rsidRPr="00AC774B">
                <w:rPr>
                  <w:color w:val="000000"/>
                </w:rPr>
                <w:t>biological_process</w:t>
              </w:r>
            </w:ins>
          </w:p>
        </w:tc>
        <w:tc>
          <w:tcPr>
            <w:tcW w:w="8482" w:type="dxa"/>
            <w:vAlign w:val="bottom"/>
            <w:hideMark/>
          </w:tcPr>
          <w:p w14:paraId="14FD1A2F" w14:textId="77777777" w:rsidR="00DA59F5" w:rsidRPr="00AC774B" w:rsidRDefault="00DA59F5" w:rsidP="00FC06A3">
            <w:pPr>
              <w:rPr>
                <w:ins w:id="353" w:author="somadmin" w:date="2026-09-25T20:51:00Z" w16du:dateUtc="2026-09-26T00:51:00Z"/>
                <w:color w:val="000000"/>
              </w:rPr>
            </w:pPr>
            <w:ins w:id="354" w:author="somadmin" w:date="2026-09-25T20:51:00Z" w16du:dateUtc="2026-09-26T00:51:00Z">
              <w:r w:rsidRPr="00AC774B">
                <w:rPr>
                  <w:color w:val="000000"/>
                </w:rPr>
                <w:t>regulation of myeloid leukocyte mediated immunity</w:t>
              </w:r>
            </w:ins>
          </w:p>
        </w:tc>
        <w:tc>
          <w:tcPr>
            <w:tcW w:w="1170" w:type="dxa"/>
            <w:noWrap/>
            <w:vAlign w:val="bottom"/>
            <w:hideMark/>
          </w:tcPr>
          <w:p w14:paraId="4CE23EF0" w14:textId="77777777" w:rsidR="00DA59F5" w:rsidRPr="00AC774B" w:rsidRDefault="00DA59F5" w:rsidP="00FC06A3">
            <w:pPr>
              <w:jc w:val="right"/>
              <w:rPr>
                <w:ins w:id="355" w:author="somadmin" w:date="2026-09-25T20:51:00Z" w16du:dateUtc="2026-09-26T00:51:00Z"/>
                <w:color w:val="000000"/>
              </w:rPr>
            </w:pPr>
            <w:ins w:id="356" w:author="somadmin" w:date="2026-09-25T20:51:00Z" w16du:dateUtc="2026-09-26T00:51:00Z">
              <w:r w:rsidRPr="00AC774B">
                <w:rPr>
                  <w:color w:val="000000"/>
                </w:rPr>
                <w:t>0.000823</w:t>
              </w:r>
            </w:ins>
          </w:p>
        </w:tc>
      </w:tr>
      <w:tr w:rsidR="00DA59F5" w:rsidRPr="00AC774B" w14:paraId="5A2D73AB" w14:textId="77777777" w:rsidTr="00FC06A3">
        <w:trPr>
          <w:trHeight w:val="255"/>
          <w:ins w:id="357" w:author="somadmin" w:date="2026-09-25T20:51:00Z" w16du:dateUtc="2026-09-26T00:51:00Z"/>
        </w:trPr>
        <w:tc>
          <w:tcPr>
            <w:tcW w:w="1470" w:type="dxa"/>
            <w:noWrap/>
            <w:vAlign w:val="bottom"/>
            <w:hideMark/>
          </w:tcPr>
          <w:p w14:paraId="60472F96" w14:textId="77777777" w:rsidR="00DA59F5" w:rsidRPr="00AC774B" w:rsidRDefault="00DA59F5" w:rsidP="00FC06A3">
            <w:pPr>
              <w:rPr>
                <w:ins w:id="358" w:author="somadmin" w:date="2026-09-25T20:51:00Z" w16du:dateUtc="2026-09-26T00:51:00Z"/>
                <w:color w:val="000000"/>
              </w:rPr>
            </w:pPr>
            <w:ins w:id="359" w:author="somadmin" w:date="2026-09-25T20:51:00Z" w16du:dateUtc="2026-09-26T00:51:00Z">
              <w:r w:rsidRPr="00AC774B">
                <w:rPr>
                  <w:color w:val="000000"/>
                </w:rPr>
                <w:t>GO:0044092</w:t>
              </w:r>
            </w:ins>
          </w:p>
        </w:tc>
        <w:tc>
          <w:tcPr>
            <w:tcW w:w="2122" w:type="dxa"/>
            <w:noWrap/>
            <w:vAlign w:val="bottom"/>
            <w:hideMark/>
          </w:tcPr>
          <w:p w14:paraId="25F97D4A" w14:textId="77777777" w:rsidR="00DA59F5" w:rsidRPr="00AC774B" w:rsidRDefault="00DA59F5" w:rsidP="00FC06A3">
            <w:pPr>
              <w:rPr>
                <w:ins w:id="360" w:author="somadmin" w:date="2026-09-25T20:51:00Z" w16du:dateUtc="2026-09-26T00:51:00Z"/>
                <w:color w:val="000000"/>
              </w:rPr>
            </w:pPr>
            <w:ins w:id="361" w:author="somadmin" w:date="2026-09-25T20:51:00Z" w16du:dateUtc="2026-09-26T00:51:00Z">
              <w:r w:rsidRPr="00AC774B">
                <w:rPr>
                  <w:color w:val="000000"/>
                </w:rPr>
                <w:t>biological_process</w:t>
              </w:r>
            </w:ins>
          </w:p>
        </w:tc>
        <w:tc>
          <w:tcPr>
            <w:tcW w:w="8482" w:type="dxa"/>
            <w:vAlign w:val="bottom"/>
            <w:hideMark/>
          </w:tcPr>
          <w:p w14:paraId="6F4833A8" w14:textId="77777777" w:rsidR="00DA59F5" w:rsidRPr="00AC774B" w:rsidRDefault="00DA59F5" w:rsidP="00FC06A3">
            <w:pPr>
              <w:rPr>
                <w:ins w:id="362" w:author="somadmin" w:date="2026-09-25T20:51:00Z" w16du:dateUtc="2026-09-26T00:51:00Z"/>
                <w:color w:val="000000"/>
              </w:rPr>
            </w:pPr>
            <w:ins w:id="363" w:author="somadmin" w:date="2026-09-25T20:51:00Z" w16du:dateUtc="2026-09-26T00:51:00Z">
              <w:r w:rsidRPr="00AC774B">
                <w:rPr>
                  <w:color w:val="000000"/>
                </w:rPr>
                <w:t>negative regulation of molecular function</w:t>
              </w:r>
            </w:ins>
          </w:p>
        </w:tc>
        <w:tc>
          <w:tcPr>
            <w:tcW w:w="1170" w:type="dxa"/>
            <w:noWrap/>
            <w:vAlign w:val="bottom"/>
            <w:hideMark/>
          </w:tcPr>
          <w:p w14:paraId="3FF2A194" w14:textId="77777777" w:rsidR="00DA59F5" w:rsidRPr="00AC774B" w:rsidRDefault="00DA59F5" w:rsidP="00FC06A3">
            <w:pPr>
              <w:jc w:val="right"/>
              <w:rPr>
                <w:ins w:id="364" w:author="somadmin" w:date="2026-09-25T20:51:00Z" w16du:dateUtc="2026-09-26T00:51:00Z"/>
                <w:color w:val="000000"/>
              </w:rPr>
            </w:pPr>
            <w:ins w:id="365" w:author="somadmin" w:date="2026-09-25T20:51:00Z" w16du:dateUtc="2026-09-26T00:51:00Z">
              <w:r w:rsidRPr="00AC774B">
                <w:rPr>
                  <w:color w:val="000000"/>
                </w:rPr>
                <w:t>0.00111</w:t>
              </w:r>
            </w:ins>
          </w:p>
        </w:tc>
      </w:tr>
      <w:tr w:rsidR="00DA59F5" w:rsidRPr="00AC774B" w14:paraId="58F47BA5" w14:textId="77777777" w:rsidTr="00FC06A3">
        <w:trPr>
          <w:trHeight w:val="255"/>
          <w:ins w:id="366" w:author="somadmin" w:date="2026-09-25T20:51:00Z" w16du:dateUtc="2026-09-26T00:51:00Z"/>
        </w:trPr>
        <w:tc>
          <w:tcPr>
            <w:tcW w:w="1470" w:type="dxa"/>
            <w:noWrap/>
            <w:vAlign w:val="bottom"/>
            <w:hideMark/>
          </w:tcPr>
          <w:p w14:paraId="1CBB5D36" w14:textId="77777777" w:rsidR="00DA59F5" w:rsidRPr="00AC774B" w:rsidRDefault="00DA59F5" w:rsidP="00FC06A3">
            <w:pPr>
              <w:rPr>
                <w:ins w:id="367" w:author="somadmin" w:date="2026-09-25T20:51:00Z" w16du:dateUtc="2026-09-26T00:51:00Z"/>
                <w:color w:val="000000"/>
              </w:rPr>
            </w:pPr>
            <w:ins w:id="368" w:author="somadmin" w:date="2026-09-25T20:51:00Z" w16du:dateUtc="2026-09-26T00:51:00Z">
              <w:r w:rsidRPr="00AC774B">
                <w:rPr>
                  <w:color w:val="000000"/>
                </w:rPr>
                <w:t>GO:0006364</w:t>
              </w:r>
            </w:ins>
          </w:p>
        </w:tc>
        <w:tc>
          <w:tcPr>
            <w:tcW w:w="2122" w:type="dxa"/>
            <w:noWrap/>
            <w:vAlign w:val="bottom"/>
            <w:hideMark/>
          </w:tcPr>
          <w:p w14:paraId="5AF39E48" w14:textId="77777777" w:rsidR="00DA59F5" w:rsidRPr="00AC774B" w:rsidRDefault="00DA59F5" w:rsidP="00FC06A3">
            <w:pPr>
              <w:rPr>
                <w:ins w:id="369" w:author="somadmin" w:date="2026-09-25T20:51:00Z" w16du:dateUtc="2026-09-26T00:51:00Z"/>
                <w:color w:val="000000"/>
              </w:rPr>
            </w:pPr>
            <w:ins w:id="370" w:author="somadmin" w:date="2026-09-25T20:51:00Z" w16du:dateUtc="2026-09-26T00:51:00Z">
              <w:r w:rsidRPr="00AC774B">
                <w:rPr>
                  <w:color w:val="000000"/>
                </w:rPr>
                <w:t>biological_process</w:t>
              </w:r>
            </w:ins>
          </w:p>
        </w:tc>
        <w:tc>
          <w:tcPr>
            <w:tcW w:w="8482" w:type="dxa"/>
            <w:vAlign w:val="bottom"/>
            <w:hideMark/>
          </w:tcPr>
          <w:p w14:paraId="4F0C1CCD" w14:textId="77777777" w:rsidR="00DA59F5" w:rsidRPr="00AC774B" w:rsidRDefault="00DA59F5" w:rsidP="00FC06A3">
            <w:pPr>
              <w:rPr>
                <w:ins w:id="371" w:author="somadmin" w:date="2026-09-25T20:51:00Z" w16du:dateUtc="2026-09-26T00:51:00Z"/>
                <w:color w:val="000000"/>
              </w:rPr>
            </w:pPr>
            <w:ins w:id="372" w:author="somadmin" w:date="2026-09-25T20:51:00Z" w16du:dateUtc="2026-09-26T00:51:00Z">
              <w:r w:rsidRPr="00AC774B">
                <w:rPr>
                  <w:color w:val="000000"/>
                </w:rPr>
                <w:t>rRNA processing</w:t>
              </w:r>
            </w:ins>
          </w:p>
        </w:tc>
        <w:tc>
          <w:tcPr>
            <w:tcW w:w="1170" w:type="dxa"/>
            <w:noWrap/>
            <w:vAlign w:val="bottom"/>
            <w:hideMark/>
          </w:tcPr>
          <w:p w14:paraId="1EB9CCDA" w14:textId="77777777" w:rsidR="00DA59F5" w:rsidRPr="00AC774B" w:rsidRDefault="00DA59F5" w:rsidP="00FC06A3">
            <w:pPr>
              <w:jc w:val="right"/>
              <w:rPr>
                <w:ins w:id="373" w:author="somadmin" w:date="2026-09-25T20:51:00Z" w16du:dateUtc="2026-09-26T00:51:00Z"/>
                <w:color w:val="000000"/>
              </w:rPr>
            </w:pPr>
            <w:ins w:id="374" w:author="somadmin" w:date="2026-09-25T20:51:00Z" w16du:dateUtc="2026-09-26T00:51:00Z">
              <w:r w:rsidRPr="00AC774B">
                <w:rPr>
                  <w:color w:val="000000"/>
                </w:rPr>
                <w:t>0.00111</w:t>
              </w:r>
            </w:ins>
          </w:p>
        </w:tc>
      </w:tr>
      <w:tr w:rsidR="00DA59F5" w:rsidRPr="00AC774B" w14:paraId="7BE13C05" w14:textId="77777777" w:rsidTr="00FC06A3">
        <w:trPr>
          <w:trHeight w:val="255"/>
          <w:ins w:id="375" w:author="somadmin" w:date="2026-09-25T20:51:00Z" w16du:dateUtc="2026-09-26T00:51:00Z"/>
        </w:trPr>
        <w:tc>
          <w:tcPr>
            <w:tcW w:w="1470" w:type="dxa"/>
            <w:noWrap/>
            <w:vAlign w:val="bottom"/>
            <w:hideMark/>
          </w:tcPr>
          <w:p w14:paraId="3638487A" w14:textId="77777777" w:rsidR="00DA59F5" w:rsidRPr="00AC774B" w:rsidRDefault="00DA59F5" w:rsidP="00FC06A3">
            <w:pPr>
              <w:rPr>
                <w:ins w:id="376" w:author="somadmin" w:date="2026-09-25T20:51:00Z" w16du:dateUtc="2026-09-26T00:51:00Z"/>
                <w:color w:val="000000"/>
              </w:rPr>
            </w:pPr>
            <w:ins w:id="377" w:author="somadmin" w:date="2026-09-25T20:51:00Z" w16du:dateUtc="2026-09-26T00:51:00Z">
              <w:r w:rsidRPr="00AC774B">
                <w:rPr>
                  <w:color w:val="000000"/>
                </w:rPr>
                <w:t>GO:0042273</w:t>
              </w:r>
            </w:ins>
          </w:p>
        </w:tc>
        <w:tc>
          <w:tcPr>
            <w:tcW w:w="2122" w:type="dxa"/>
            <w:noWrap/>
            <w:vAlign w:val="bottom"/>
            <w:hideMark/>
          </w:tcPr>
          <w:p w14:paraId="28413A80" w14:textId="77777777" w:rsidR="00DA59F5" w:rsidRPr="00AC774B" w:rsidRDefault="00DA59F5" w:rsidP="00FC06A3">
            <w:pPr>
              <w:rPr>
                <w:ins w:id="378" w:author="somadmin" w:date="2026-09-25T20:51:00Z" w16du:dateUtc="2026-09-26T00:51:00Z"/>
                <w:color w:val="000000"/>
              </w:rPr>
            </w:pPr>
            <w:ins w:id="379" w:author="somadmin" w:date="2026-09-25T20:51:00Z" w16du:dateUtc="2026-09-26T00:51:00Z">
              <w:r w:rsidRPr="00AC774B">
                <w:rPr>
                  <w:color w:val="000000"/>
                </w:rPr>
                <w:t>biological_process</w:t>
              </w:r>
            </w:ins>
          </w:p>
        </w:tc>
        <w:tc>
          <w:tcPr>
            <w:tcW w:w="8482" w:type="dxa"/>
            <w:vAlign w:val="bottom"/>
            <w:hideMark/>
          </w:tcPr>
          <w:p w14:paraId="696E1398" w14:textId="77777777" w:rsidR="00DA59F5" w:rsidRPr="00AC774B" w:rsidRDefault="00DA59F5" w:rsidP="00FC06A3">
            <w:pPr>
              <w:rPr>
                <w:ins w:id="380" w:author="somadmin" w:date="2026-09-25T20:51:00Z" w16du:dateUtc="2026-09-26T00:51:00Z"/>
                <w:color w:val="000000"/>
              </w:rPr>
            </w:pPr>
            <w:ins w:id="381" w:author="somadmin" w:date="2026-09-25T20:51:00Z" w16du:dateUtc="2026-09-26T00:51:00Z">
              <w:r w:rsidRPr="00AC774B">
                <w:rPr>
                  <w:color w:val="000000"/>
                </w:rPr>
                <w:t>ribosomal large subunit biogenesis</w:t>
              </w:r>
            </w:ins>
          </w:p>
        </w:tc>
        <w:tc>
          <w:tcPr>
            <w:tcW w:w="1170" w:type="dxa"/>
            <w:noWrap/>
            <w:vAlign w:val="bottom"/>
            <w:hideMark/>
          </w:tcPr>
          <w:p w14:paraId="3EF298EB" w14:textId="77777777" w:rsidR="00DA59F5" w:rsidRPr="00AC774B" w:rsidRDefault="00DA59F5" w:rsidP="00FC06A3">
            <w:pPr>
              <w:jc w:val="right"/>
              <w:rPr>
                <w:ins w:id="382" w:author="somadmin" w:date="2026-09-25T20:51:00Z" w16du:dateUtc="2026-09-26T00:51:00Z"/>
                <w:color w:val="000000"/>
              </w:rPr>
            </w:pPr>
            <w:ins w:id="383" w:author="somadmin" w:date="2026-09-25T20:51:00Z" w16du:dateUtc="2026-09-26T00:51:00Z">
              <w:r w:rsidRPr="00AC774B">
                <w:rPr>
                  <w:color w:val="000000"/>
                </w:rPr>
                <w:t>0.001302</w:t>
              </w:r>
            </w:ins>
          </w:p>
        </w:tc>
      </w:tr>
      <w:tr w:rsidR="00DA59F5" w:rsidRPr="00AC774B" w14:paraId="31166477" w14:textId="77777777" w:rsidTr="00FC06A3">
        <w:trPr>
          <w:trHeight w:val="255"/>
          <w:ins w:id="384" w:author="somadmin" w:date="2026-09-25T20:51:00Z" w16du:dateUtc="2026-09-26T00:51:00Z"/>
        </w:trPr>
        <w:tc>
          <w:tcPr>
            <w:tcW w:w="1470" w:type="dxa"/>
            <w:noWrap/>
            <w:vAlign w:val="bottom"/>
            <w:hideMark/>
          </w:tcPr>
          <w:p w14:paraId="0AC8850E" w14:textId="77777777" w:rsidR="00DA59F5" w:rsidRPr="00AC774B" w:rsidRDefault="00DA59F5" w:rsidP="00FC06A3">
            <w:pPr>
              <w:rPr>
                <w:ins w:id="385" w:author="somadmin" w:date="2026-09-25T20:51:00Z" w16du:dateUtc="2026-09-26T00:51:00Z"/>
                <w:color w:val="000000"/>
              </w:rPr>
            </w:pPr>
            <w:ins w:id="386" w:author="somadmin" w:date="2026-09-25T20:51:00Z" w16du:dateUtc="2026-09-26T00:51:00Z">
              <w:r w:rsidRPr="00AC774B">
                <w:rPr>
                  <w:color w:val="000000"/>
                </w:rPr>
                <w:t>GO:0002697</w:t>
              </w:r>
            </w:ins>
          </w:p>
        </w:tc>
        <w:tc>
          <w:tcPr>
            <w:tcW w:w="2122" w:type="dxa"/>
            <w:noWrap/>
            <w:vAlign w:val="bottom"/>
            <w:hideMark/>
          </w:tcPr>
          <w:p w14:paraId="49A51984" w14:textId="77777777" w:rsidR="00DA59F5" w:rsidRPr="00AC774B" w:rsidRDefault="00DA59F5" w:rsidP="00FC06A3">
            <w:pPr>
              <w:rPr>
                <w:ins w:id="387" w:author="somadmin" w:date="2026-09-25T20:51:00Z" w16du:dateUtc="2026-09-26T00:51:00Z"/>
                <w:color w:val="000000"/>
              </w:rPr>
            </w:pPr>
            <w:ins w:id="388" w:author="somadmin" w:date="2026-09-25T20:51:00Z" w16du:dateUtc="2026-09-26T00:51:00Z">
              <w:r w:rsidRPr="00AC774B">
                <w:rPr>
                  <w:color w:val="000000"/>
                </w:rPr>
                <w:t>biological_process</w:t>
              </w:r>
            </w:ins>
          </w:p>
        </w:tc>
        <w:tc>
          <w:tcPr>
            <w:tcW w:w="8482" w:type="dxa"/>
            <w:vAlign w:val="bottom"/>
            <w:hideMark/>
          </w:tcPr>
          <w:p w14:paraId="5DD0B5F7" w14:textId="77777777" w:rsidR="00DA59F5" w:rsidRPr="00AC774B" w:rsidRDefault="00DA59F5" w:rsidP="00FC06A3">
            <w:pPr>
              <w:rPr>
                <w:ins w:id="389" w:author="somadmin" w:date="2026-09-25T20:51:00Z" w16du:dateUtc="2026-09-26T00:51:00Z"/>
                <w:color w:val="000000"/>
              </w:rPr>
            </w:pPr>
            <w:ins w:id="390" w:author="somadmin" w:date="2026-09-25T20:51:00Z" w16du:dateUtc="2026-09-26T00:51:00Z">
              <w:r w:rsidRPr="00AC774B">
                <w:rPr>
                  <w:color w:val="000000"/>
                </w:rPr>
                <w:t>regulation of immune effector process</w:t>
              </w:r>
            </w:ins>
          </w:p>
        </w:tc>
        <w:tc>
          <w:tcPr>
            <w:tcW w:w="1170" w:type="dxa"/>
            <w:noWrap/>
            <w:vAlign w:val="bottom"/>
            <w:hideMark/>
          </w:tcPr>
          <w:p w14:paraId="2AE1BCD8" w14:textId="77777777" w:rsidR="00DA59F5" w:rsidRPr="00AC774B" w:rsidRDefault="00DA59F5" w:rsidP="00FC06A3">
            <w:pPr>
              <w:jc w:val="right"/>
              <w:rPr>
                <w:ins w:id="391" w:author="somadmin" w:date="2026-09-25T20:51:00Z" w16du:dateUtc="2026-09-26T00:51:00Z"/>
                <w:color w:val="000000"/>
              </w:rPr>
            </w:pPr>
            <w:ins w:id="392" w:author="somadmin" w:date="2026-09-25T20:51:00Z" w16du:dateUtc="2026-09-26T00:51:00Z">
              <w:r w:rsidRPr="00AC774B">
                <w:rPr>
                  <w:color w:val="000000"/>
                </w:rPr>
                <w:t>0.001398</w:t>
              </w:r>
            </w:ins>
          </w:p>
        </w:tc>
      </w:tr>
      <w:tr w:rsidR="00DA59F5" w:rsidRPr="00AC774B" w14:paraId="234B62E8" w14:textId="77777777" w:rsidTr="00FC06A3">
        <w:trPr>
          <w:trHeight w:val="255"/>
          <w:ins w:id="393" w:author="somadmin" w:date="2026-09-25T20:51:00Z" w16du:dateUtc="2026-09-26T00:51:00Z"/>
        </w:trPr>
        <w:tc>
          <w:tcPr>
            <w:tcW w:w="1470" w:type="dxa"/>
            <w:noWrap/>
            <w:vAlign w:val="bottom"/>
            <w:hideMark/>
          </w:tcPr>
          <w:p w14:paraId="4318F356" w14:textId="77777777" w:rsidR="00DA59F5" w:rsidRPr="00AC774B" w:rsidRDefault="00DA59F5" w:rsidP="00FC06A3">
            <w:pPr>
              <w:rPr>
                <w:ins w:id="394" w:author="somadmin" w:date="2026-09-25T20:51:00Z" w16du:dateUtc="2026-09-26T00:51:00Z"/>
                <w:color w:val="000000"/>
              </w:rPr>
            </w:pPr>
            <w:ins w:id="395" w:author="somadmin" w:date="2026-09-25T20:51:00Z" w16du:dateUtc="2026-09-26T00:51:00Z">
              <w:r w:rsidRPr="00AC774B">
                <w:rPr>
                  <w:color w:val="000000"/>
                </w:rPr>
                <w:t>GO:0016072</w:t>
              </w:r>
            </w:ins>
          </w:p>
        </w:tc>
        <w:tc>
          <w:tcPr>
            <w:tcW w:w="2122" w:type="dxa"/>
            <w:noWrap/>
            <w:vAlign w:val="bottom"/>
            <w:hideMark/>
          </w:tcPr>
          <w:p w14:paraId="2F3BF65F" w14:textId="77777777" w:rsidR="00DA59F5" w:rsidRPr="00AC774B" w:rsidRDefault="00DA59F5" w:rsidP="00FC06A3">
            <w:pPr>
              <w:rPr>
                <w:ins w:id="396" w:author="somadmin" w:date="2026-09-25T20:51:00Z" w16du:dateUtc="2026-09-26T00:51:00Z"/>
                <w:color w:val="000000"/>
              </w:rPr>
            </w:pPr>
            <w:ins w:id="397" w:author="somadmin" w:date="2026-09-25T20:51:00Z" w16du:dateUtc="2026-09-26T00:51:00Z">
              <w:r w:rsidRPr="00AC774B">
                <w:rPr>
                  <w:color w:val="000000"/>
                </w:rPr>
                <w:t>biological_process</w:t>
              </w:r>
            </w:ins>
          </w:p>
        </w:tc>
        <w:tc>
          <w:tcPr>
            <w:tcW w:w="8482" w:type="dxa"/>
            <w:vAlign w:val="bottom"/>
            <w:hideMark/>
          </w:tcPr>
          <w:p w14:paraId="2A6762F8" w14:textId="77777777" w:rsidR="00DA59F5" w:rsidRPr="00AC774B" w:rsidRDefault="00DA59F5" w:rsidP="00FC06A3">
            <w:pPr>
              <w:rPr>
                <w:ins w:id="398" w:author="somadmin" w:date="2026-09-25T20:51:00Z" w16du:dateUtc="2026-09-26T00:51:00Z"/>
                <w:color w:val="000000"/>
              </w:rPr>
            </w:pPr>
            <w:ins w:id="399" w:author="somadmin" w:date="2026-09-25T20:51:00Z" w16du:dateUtc="2026-09-26T00:51:00Z">
              <w:r w:rsidRPr="00AC774B">
                <w:rPr>
                  <w:color w:val="000000"/>
                </w:rPr>
                <w:t>rRNA metabolic process</w:t>
              </w:r>
            </w:ins>
          </w:p>
        </w:tc>
        <w:tc>
          <w:tcPr>
            <w:tcW w:w="1170" w:type="dxa"/>
            <w:noWrap/>
            <w:vAlign w:val="bottom"/>
            <w:hideMark/>
          </w:tcPr>
          <w:p w14:paraId="5B4C905F" w14:textId="77777777" w:rsidR="00DA59F5" w:rsidRPr="00AC774B" w:rsidRDefault="00DA59F5" w:rsidP="00FC06A3">
            <w:pPr>
              <w:jc w:val="right"/>
              <w:rPr>
                <w:ins w:id="400" w:author="somadmin" w:date="2026-09-25T20:51:00Z" w16du:dateUtc="2026-09-26T00:51:00Z"/>
                <w:color w:val="000000"/>
              </w:rPr>
            </w:pPr>
            <w:ins w:id="401" w:author="somadmin" w:date="2026-09-25T20:51:00Z" w16du:dateUtc="2026-09-26T00:51:00Z">
              <w:r w:rsidRPr="00AC774B">
                <w:rPr>
                  <w:color w:val="000000"/>
                </w:rPr>
                <w:t>0.001504</w:t>
              </w:r>
            </w:ins>
          </w:p>
        </w:tc>
      </w:tr>
      <w:tr w:rsidR="00DA59F5" w:rsidRPr="00AC774B" w14:paraId="521FC8B4" w14:textId="77777777" w:rsidTr="00FC06A3">
        <w:trPr>
          <w:trHeight w:val="255"/>
          <w:ins w:id="402" w:author="somadmin" w:date="2026-09-25T20:51:00Z" w16du:dateUtc="2026-09-26T00:51:00Z"/>
        </w:trPr>
        <w:tc>
          <w:tcPr>
            <w:tcW w:w="1470" w:type="dxa"/>
            <w:noWrap/>
            <w:vAlign w:val="bottom"/>
            <w:hideMark/>
          </w:tcPr>
          <w:p w14:paraId="1E1E2252" w14:textId="77777777" w:rsidR="00DA59F5" w:rsidRPr="00AC774B" w:rsidRDefault="00DA59F5" w:rsidP="00FC06A3">
            <w:pPr>
              <w:rPr>
                <w:ins w:id="403" w:author="somadmin" w:date="2026-09-25T20:51:00Z" w16du:dateUtc="2026-09-26T00:51:00Z"/>
                <w:color w:val="000000"/>
              </w:rPr>
            </w:pPr>
            <w:ins w:id="404" w:author="somadmin" w:date="2026-09-25T20:51:00Z" w16du:dateUtc="2026-09-26T00:51:00Z">
              <w:r w:rsidRPr="00AC774B">
                <w:rPr>
                  <w:color w:val="000000"/>
                </w:rPr>
                <w:t>GO:0042254</w:t>
              </w:r>
            </w:ins>
          </w:p>
        </w:tc>
        <w:tc>
          <w:tcPr>
            <w:tcW w:w="2122" w:type="dxa"/>
            <w:noWrap/>
            <w:vAlign w:val="bottom"/>
            <w:hideMark/>
          </w:tcPr>
          <w:p w14:paraId="05175492" w14:textId="77777777" w:rsidR="00DA59F5" w:rsidRPr="00AC774B" w:rsidRDefault="00DA59F5" w:rsidP="00FC06A3">
            <w:pPr>
              <w:rPr>
                <w:ins w:id="405" w:author="somadmin" w:date="2026-09-25T20:51:00Z" w16du:dateUtc="2026-09-26T00:51:00Z"/>
                <w:color w:val="000000"/>
              </w:rPr>
            </w:pPr>
            <w:ins w:id="406" w:author="somadmin" w:date="2026-09-25T20:51:00Z" w16du:dateUtc="2026-09-26T00:51:00Z">
              <w:r w:rsidRPr="00AC774B">
                <w:rPr>
                  <w:color w:val="000000"/>
                </w:rPr>
                <w:t>biological_process</w:t>
              </w:r>
            </w:ins>
          </w:p>
        </w:tc>
        <w:tc>
          <w:tcPr>
            <w:tcW w:w="8482" w:type="dxa"/>
            <w:vAlign w:val="bottom"/>
            <w:hideMark/>
          </w:tcPr>
          <w:p w14:paraId="6B142207" w14:textId="77777777" w:rsidR="00DA59F5" w:rsidRPr="00AC774B" w:rsidRDefault="00DA59F5" w:rsidP="00FC06A3">
            <w:pPr>
              <w:rPr>
                <w:ins w:id="407" w:author="somadmin" w:date="2026-09-25T20:51:00Z" w16du:dateUtc="2026-09-26T00:51:00Z"/>
                <w:color w:val="000000"/>
              </w:rPr>
            </w:pPr>
            <w:ins w:id="408" w:author="somadmin" w:date="2026-09-25T20:51:00Z" w16du:dateUtc="2026-09-26T00:51:00Z">
              <w:r w:rsidRPr="00AC774B">
                <w:rPr>
                  <w:color w:val="000000"/>
                </w:rPr>
                <w:t>ribosome biogenesis</w:t>
              </w:r>
            </w:ins>
          </w:p>
        </w:tc>
        <w:tc>
          <w:tcPr>
            <w:tcW w:w="1170" w:type="dxa"/>
            <w:noWrap/>
            <w:vAlign w:val="bottom"/>
            <w:hideMark/>
          </w:tcPr>
          <w:p w14:paraId="7E6A6132" w14:textId="77777777" w:rsidR="00DA59F5" w:rsidRPr="00AC774B" w:rsidRDefault="00DA59F5" w:rsidP="00FC06A3">
            <w:pPr>
              <w:jc w:val="right"/>
              <w:rPr>
                <w:ins w:id="409" w:author="somadmin" w:date="2026-09-25T20:51:00Z" w16du:dateUtc="2026-09-26T00:51:00Z"/>
                <w:color w:val="000000"/>
              </w:rPr>
            </w:pPr>
            <w:ins w:id="410" w:author="somadmin" w:date="2026-09-25T20:51:00Z" w16du:dateUtc="2026-09-26T00:51:00Z">
              <w:r w:rsidRPr="00AC774B">
                <w:rPr>
                  <w:color w:val="000000"/>
                </w:rPr>
                <w:t>0.001709</w:t>
              </w:r>
            </w:ins>
          </w:p>
        </w:tc>
      </w:tr>
      <w:tr w:rsidR="00DA59F5" w:rsidRPr="00AC774B" w14:paraId="47F4CFBE" w14:textId="77777777" w:rsidTr="00FC06A3">
        <w:trPr>
          <w:trHeight w:val="255"/>
          <w:ins w:id="411" w:author="somadmin" w:date="2026-09-25T20:51:00Z" w16du:dateUtc="2026-09-26T00:51:00Z"/>
        </w:trPr>
        <w:tc>
          <w:tcPr>
            <w:tcW w:w="1470" w:type="dxa"/>
            <w:noWrap/>
            <w:vAlign w:val="bottom"/>
            <w:hideMark/>
          </w:tcPr>
          <w:p w14:paraId="28637FE1" w14:textId="77777777" w:rsidR="00DA59F5" w:rsidRPr="00AC774B" w:rsidRDefault="00DA59F5" w:rsidP="00FC06A3">
            <w:pPr>
              <w:rPr>
                <w:ins w:id="412" w:author="somadmin" w:date="2026-09-25T20:51:00Z" w16du:dateUtc="2026-09-26T00:51:00Z"/>
                <w:color w:val="000000"/>
              </w:rPr>
            </w:pPr>
            <w:ins w:id="413" w:author="somadmin" w:date="2026-09-25T20:51:00Z" w16du:dateUtc="2026-09-26T00:51:00Z">
              <w:r w:rsidRPr="00AC774B">
                <w:rPr>
                  <w:color w:val="000000"/>
                </w:rPr>
                <w:t>GO:0048545</w:t>
              </w:r>
            </w:ins>
          </w:p>
        </w:tc>
        <w:tc>
          <w:tcPr>
            <w:tcW w:w="2122" w:type="dxa"/>
            <w:noWrap/>
            <w:vAlign w:val="bottom"/>
            <w:hideMark/>
          </w:tcPr>
          <w:p w14:paraId="0C2D9017" w14:textId="77777777" w:rsidR="00DA59F5" w:rsidRPr="00AC774B" w:rsidRDefault="00DA59F5" w:rsidP="00FC06A3">
            <w:pPr>
              <w:rPr>
                <w:ins w:id="414" w:author="somadmin" w:date="2026-09-25T20:51:00Z" w16du:dateUtc="2026-09-26T00:51:00Z"/>
                <w:color w:val="000000"/>
              </w:rPr>
            </w:pPr>
            <w:ins w:id="415" w:author="somadmin" w:date="2026-09-25T20:51:00Z" w16du:dateUtc="2026-09-26T00:51:00Z">
              <w:r w:rsidRPr="00AC774B">
                <w:rPr>
                  <w:color w:val="000000"/>
                </w:rPr>
                <w:t>biological_process</w:t>
              </w:r>
            </w:ins>
          </w:p>
        </w:tc>
        <w:tc>
          <w:tcPr>
            <w:tcW w:w="8482" w:type="dxa"/>
            <w:vAlign w:val="bottom"/>
            <w:hideMark/>
          </w:tcPr>
          <w:p w14:paraId="4AFD826B" w14:textId="77777777" w:rsidR="00DA59F5" w:rsidRPr="00AC774B" w:rsidRDefault="00DA59F5" w:rsidP="00FC06A3">
            <w:pPr>
              <w:rPr>
                <w:ins w:id="416" w:author="somadmin" w:date="2026-09-25T20:51:00Z" w16du:dateUtc="2026-09-26T00:51:00Z"/>
                <w:color w:val="000000"/>
              </w:rPr>
            </w:pPr>
            <w:ins w:id="417" w:author="somadmin" w:date="2026-09-25T20:51:00Z" w16du:dateUtc="2026-09-26T00:51:00Z">
              <w:r w:rsidRPr="00AC774B">
                <w:rPr>
                  <w:color w:val="000000"/>
                </w:rPr>
                <w:t>response to steroid hormone stimulus</w:t>
              </w:r>
            </w:ins>
          </w:p>
        </w:tc>
        <w:tc>
          <w:tcPr>
            <w:tcW w:w="1170" w:type="dxa"/>
            <w:noWrap/>
            <w:vAlign w:val="bottom"/>
            <w:hideMark/>
          </w:tcPr>
          <w:p w14:paraId="7A812852" w14:textId="77777777" w:rsidR="00DA59F5" w:rsidRPr="00AC774B" w:rsidRDefault="00DA59F5" w:rsidP="00FC06A3">
            <w:pPr>
              <w:jc w:val="right"/>
              <w:rPr>
                <w:ins w:id="418" w:author="somadmin" w:date="2026-09-25T20:51:00Z" w16du:dateUtc="2026-09-26T00:51:00Z"/>
                <w:color w:val="000000"/>
              </w:rPr>
            </w:pPr>
            <w:ins w:id="419" w:author="somadmin" w:date="2026-09-25T20:51:00Z" w16du:dateUtc="2026-09-26T00:51:00Z">
              <w:r w:rsidRPr="00AC774B">
                <w:rPr>
                  <w:color w:val="000000"/>
                </w:rPr>
                <w:t>0.001741</w:t>
              </w:r>
            </w:ins>
          </w:p>
        </w:tc>
      </w:tr>
      <w:tr w:rsidR="00DA59F5" w:rsidRPr="00AC774B" w14:paraId="0881E555" w14:textId="77777777" w:rsidTr="00FC06A3">
        <w:trPr>
          <w:trHeight w:val="255"/>
          <w:ins w:id="420" w:author="somadmin" w:date="2026-09-25T20:51:00Z" w16du:dateUtc="2026-09-26T00:51:00Z"/>
        </w:trPr>
        <w:tc>
          <w:tcPr>
            <w:tcW w:w="1470" w:type="dxa"/>
            <w:noWrap/>
            <w:vAlign w:val="bottom"/>
            <w:hideMark/>
          </w:tcPr>
          <w:p w14:paraId="15D292E7" w14:textId="77777777" w:rsidR="00DA59F5" w:rsidRPr="00AC774B" w:rsidRDefault="00DA59F5" w:rsidP="00FC06A3">
            <w:pPr>
              <w:rPr>
                <w:ins w:id="421" w:author="somadmin" w:date="2026-09-25T20:51:00Z" w16du:dateUtc="2026-09-26T00:51:00Z"/>
                <w:color w:val="000000"/>
              </w:rPr>
            </w:pPr>
            <w:ins w:id="422" w:author="somadmin" w:date="2026-09-25T20:51:00Z" w16du:dateUtc="2026-09-26T00:51:00Z">
              <w:r w:rsidRPr="00AC774B">
                <w:rPr>
                  <w:color w:val="000000"/>
                </w:rPr>
                <w:t>GO:0000302</w:t>
              </w:r>
            </w:ins>
          </w:p>
        </w:tc>
        <w:tc>
          <w:tcPr>
            <w:tcW w:w="2122" w:type="dxa"/>
            <w:noWrap/>
            <w:vAlign w:val="bottom"/>
            <w:hideMark/>
          </w:tcPr>
          <w:p w14:paraId="4A5A6A74" w14:textId="77777777" w:rsidR="00DA59F5" w:rsidRPr="00AC774B" w:rsidRDefault="00DA59F5" w:rsidP="00FC06A3">
            <w:pPr>
              <w:rPr>
                <w:ins w:id="423" w:author="somadmin" w:date="2026-09-25T20:51:00Z" w16du:dateUtc="2026-09-26T00:51:00Z"/>
                <w:color w:val="000000"/>
              </w:rPr>
            </w:pPr>
            <w:ins w:id="424" w:author="somadmin" w:date="2026-09-25T20:51:00Z" w16du:dateUtc="2026-09-26T00:51:00Z">
              <w:r w:rsidRPr="00AC774B">
                <w:rPr>
                  <w:color w:val="000000"/>
                </w:rPr>
                <w:t>biological_process</w:t>
              </w:r>
            </w:ins>
          </w:p>
        </w:tc>
        <w:tc>
          <w:tcPr>
            <w:tcW w:w="8482" w:type="dxa"/>
            <w:vAlign w:val="bottom"/>
            <w:hideMark/>
          </w:tcPr>
          <w:p w14:paraId="09B2C95F" w14:textId="77777777" w:rsidR="00DA59F5" w:rsidRPr="00AC774B" w:rsidRDefault="00DA59F5" w:rsidP="00FC06A3">
            <w:pPr>
              <w:rPr>
                <w:ins w:id="425" w:author="somadmin" w:date="2026-09-25T20:51:00Z" w16du:dateUtc="2026-09-26T00:51:00Z"/>
                <w:color w:val="000000"/>
              </w:rPr>
            </w:pPr>
            <w:ins w:id="426" w:author="somadmin" w:date="2026-09-25T20:51:00Z" w16du:dateUtc="2026-09-26T00:51:00Z">
              <w:r w:rsidRPr="00AC774B">
                <w:rPr>
                  <w:color w:val="000000"/>
                </w:rPr>
                <w:t>response to reactive oxygen species</w:t>
              </w:r>
            </w:ins>
          </w:p>
        </w:tc>
        <w:tc>
          <w:tcPr>
            <w:tcW w:w="1170" w:type="dxa"/>
            <w:noWrap/>
            <w:vAlign w:val="bottom"/>
            <w:hideMark/>
          </w:tcPr>
          <w:p w14:paraId="2AE40433" w14:textId="77777777" w:rsidR="00DA59F5" w:rsidRPr="00AC774B" w:rsidRDefault="00DA59F5" w:rsidP="00FC06A3">
            <w:pPr>
              <w:jc w:val="right"/>
              <w:rPr>
                <w:ins w:id="427" w:author="somadmin" w:date="2026-09-25T20:51:00Z" w16du:dateUtc="2026-09-26T00:51:00Z"/>
                <w:color w:val="000000"/>
              </w:rPr>
            </w:pPr>
            <w:ins w:id="428" w:author="somadmin" w:date="2026-09-25T20:51:00Z" w16du:dateUtc="2026-09-26T00:51:00Z">
              <w:r w:rsidRPr="00AC774B">
                <w:rPr>
                  <w:color w:val="000000"/>
                </w:rPr>
                <w:t>0.001791</w:t>
              </w:r>
            </w:ins>
          </w:p>
        </w:tc>
      </w:tr>
      <w:tr w:rsidR="00DA59F5" w:rsidRPr="00AC774B" w14:paraId="7E4F4E32" w14:textId="77777777" w:rsidTr="00FC06A3">
        <w:trPr>
          <w:trHeight w:val="255"/>
          <w:ins w:id="429" w:author="somadmin" w:date="2026-09-25T20:51:00Z" w16du:dateUtc="2026-09-26T00:51:00Z"/>
        </w:trPr>
        <w:tc>
          <w:tcPr>
            <w:tcW w:w="1470" w:type="dxa"/>
            <w:noWrap/>
            <w:vAlign w:val="bottom"/>
            <w:hideMark/>
          </w:tcPr>
          <w:p w14:paraId="7A47A852" w14:textId="77777777" w:rsidR="00DA59F5" w:rsidRPr="00AC774B" w:rsidRDefault="00DA59F5" w:rsidP="00FC06A3">
            <w:pPr>
              <w:rPr>
                <w:ins w:id="430" w:author="somadmin" w:date="2026-09-25T20:51:00Z" w16du:dateUtc="2026-09-26T00:51:00Z"/>
                <w:color w:val="000000"/>
              </w:rPr>
            </w:pPr>
            <w:ins w:id="431" w:author="somadmin" w:date="2026-09-25T20:51:00Z" w16du:dateUtc="2026-09-26T00:51:00Z">
              <w:r w:rsidRPr="00AC774B">
                <w:rPr>
                  <w:color w:val="000000"/>
                </w:rPr>
                <w:t>GO:0010926</w:t>
              </w:r>
            </w:ins>
          </w:p>
        </w:tc>
        <w:tc>
          <w:tcPr>
            <w:tcW w:w="2122" w:type="dxa"/>
            <w:noWrap/>
            <w:vAlign w:val="bottom"/>
            <w:hideMark/>
          </w:tcPr>
          <w:p w14:paraId="2A1145B4" w14:textId="77777777" w:rsidR="00DA59F5" w:rsidRPr="00AC774B" w:rsidRDefault="00DA59F5" w:rsidP="00FC06A3">
            <w:pPr>
              <w:rPr>
                <w:ins w:id="432" w:author="somadmin" w:date="2026-09-25T20:51:00Z" w16du:dateUtc="2026-09-26T00:51:00Z"/>
                <w:color w:val="000000"/>
              </w:rPr>
            </w:pPr>
            <w:ins w:id="433" w:author="somadmin" w:date="2026-09-25T20:51:00Z" w16du:dateUtc="2026-09-26T00:51:00Z">
              <w:r w:rsidRPr="00AC774B">
                <w:rPr>
                  <w:color w:val="000000"/>
                </w:rPr>
                <w:t>biological_process</w:t>
              </w:r>
            </w:ins>
          </w:p>
        </w:tc>
        <w:tc>
          <w:tcPr>
            <w:tcW w:w="8482" w:type="dxa"/>
            <w:vAlign w:val="bottom"/>
            <w:hideMark/>
          </w:tcPr>
          <w:p w14:paraId="73ABE43A" w14:textId="77777777" w:rsidR="00DA59F5" w:rsidRPr="00AC774B" w:rsidRDefault="00DA59F5" w:rsidP="00FC06A3">
            <w:pPr>
              <w:rPr>
                <w:ins w:id="434" w:author="somadmin" w:date="2026-09-25T20:51:00Z" w16du:dateUtc="2026-09-26T00:51:00Z"/>
                <w:color w:val="000000"/>
              </w:rPr>
            </w:pPr>
            <w:ins w:id="435" w:author="somadmin" w:date="2026-09-25T20:51:00Z" w16du:dateUtc="2026-09-26T00:51:00Z">
              <w:r w:rsidRPr="00AC774B">
                <w:rPr>
                  <w:color w:val="000000"/>
                </w:rPr>
                <w:t>anatomical structure formation</w:t>
              </w:r>
            </w:ins>
          </w:p>
        </w:tc>
        <w:tc>
          <w:tcPr>
            <w:tcW w:w="1170" w:type="dxa"/>
            <w:noWrap/>
            <w:vAlign w:val="bottom"/>
            <w:hideMark/>
          </w:tcPr>
          <w:p w14:paraId="245F7D1C" w14:textId="77777777" w:rsidR="00DA59F5" w:rsidRPr="00AC774B" w:rsidRDefault="00DA59F5" w:rsidP="00FC06A3">
            <w:pPr>
              <w:jc w:val="right"/>
              <w:rPr>
                <w:ins w:id="436" w:author="somadmin" w:date="2026-09-25T20:51:00Z" w16du:dateUtc="2026-09-26T00:51:00Z"/>
                <w:color w:val="000000"/>
              </w:rPr>
            </w:pPr>
            <w:ins w:id="437" w:author="somadmin" w:date="2026-09-25T20:51:00Z" w16du:dateUtc="2026-09-26T00:51:00Z">
              <w:r w:rsidRPr="00AC774B">
                <w:rPr>
                  <w:color w:val="000000"/>
                </w:rPr>
                <w:t>0.001797</w:t>
              </w:r>
            </w:ins>
          </w:p>
        </w:tc>
      </w:tr>
      <w:tr w:rsidR="00DA59F5" w:rsidRPr="00AC774B" w14:paraId="72F81B3E" w14:textId="77777777" w:rsidTr="00FC06A3">
        <w:trPr>
          <w:trHeight w:val="255"/>
          <w:ins w:id="438" w:author="somadmin" w:date="2026-09-25T20:51:00Z" w16du:dateUtc="2026-09-26T00:51:00Z"/>
        </w:trPr>
        <w:tc>
          <w:tcPr>
            <w:tcW w:w="1470" w:type="dxa"/>
            <w:noWrap/>
            <w:vAlign w:val="bottom"/>
            <w:hideMark/>
          </w:tcPr>
          <w:p w14:paraId="4377C8C1" w14:textId="77777777" w:rsidR="00DA59F5" w:rsidRPr="00AC774B" w:rsidRDefault="00DA59F5" w:rsidP="00FC06A3">
            <w:pPr>
              <w:rPr>
                <w:ins w:id="439" w:author="somadmin" w:date="2026-09-25T20:51:00Z" w16du:dateUtc="2026-09-26T00:51:00Z"/>
                <w:color w:val="000000"/>
              </w:rPr>
            </w:pPr>
            <w:ins w:id="440" w:author="somadmin" w:date="2026-09-25T20:51:00Z" w16du:dateUtc="2026-09-26T00:51:00Z">
              <w:r w:rsidRPr="00AC774B">
                <w:rPr>
                  <w:color w:val="000000"/>
                </w:rPr>
                <w:t>GO:0030260</w:t>
              </w:r>
            </w:ins>
          </w:p>
        </w:tc>
        <w:tc>
          <w:tcPr>
            <w:tcW w:w="2122" w:type="dxa"/>
            <w:noWrap/>
            <w:vAlign w:val="bottom"/>
            <w:hideMark/>
          </w:tcPr>
          <w:p w14:paraId="655D5FDD" w14:textId="77777777" w:rsidR="00DA59F5" w:rsidRPr="00AC774B" w:rsidRDefault="00DA59F5" w:rsidP="00FC06A3">
            <w:pPr>
              <w:rPr>
                <w:ins w:id="441" w:author="somadmin" w:date="2026-09-25T20:51:00Z" w16du:dateUtc="2026-09-26T00:51:00Z"/>
                <w:color w:val="000000"/>
              </w:rPr>
            </w:pPr>
            <w:ins w:id="442" w:author="somadmin" w:date="2026-09-25T20:51:00Z" w16du:dateUtc="2026-09-26T00:51:00Z">
              <w:r w:rsidRPr="00AC774B">
                <w:rPr>
                  <w:color w:val="000000"/>
                </w:rPr>
                <w:t>biological_process</w:t>
              </w:r>
            </w:ins>
          </w:p>
        </w:tc>
        <w:tc>
          <w:tcPr>
            <w:tcW w:w="8482" w:type="dxa"/>
            <w:vAlign w:val="bottom"/>
            <w:hideMark/>
          </w:tcPr>
          <w:p w14:paraId="4A3393A0" w14:textId="77777777" w:rsidR="00DA59F5" w:rsidRPr="00AC774B" w:rsidRDefault="00DA59F5" w:rsidP="00FC06A3">
            <w:pPr>
              <w:rPr>
                <w:ins w:id="443" w:author="somadmin" w:date="2026-09-25T20:51:00Z" w16du:dateUtc="2026-09-26T00:51:00Z"/>
                <w:color w:val="000000"/>
              </w:rPr>
            </w:pPr>
            <w:ins w:id="444" w:author="somadmin" w:date="2026-09-25T20:51:00Z" w16du:dateUtc="2026-09-26T00:51:00Z">
              <w:r w:rsidRPr="00AC774B">
                <w:rPr>
                  <w:color w:val="000000"/>
                </w:rPr>
                <w:t>entry into host cell</w:t>
              </w:r>
            </w:ins>
          </w:p>
        </w:tc>
        <w:tc>
          <w:tcPr>
            <w:tcW w:w="1170" w:type="dxa"/>
            <w:noWrap/>
            <w:vAlign w:val="bottom"/>
            <w:hideMark/>
          </w:tcPr>
          <w:p w14:paraId="37B34202" w14:textId="77777777" w:rsidR="00DA59F5" w:rsidRPr="00AC774B" w:rsidRDefault="00DA59F5" w:rsidP="00FC06A3">
            <w:pPr>
              <w:jc w:val="right"/>
              <w:rPr>
                <w:ins w:id="445" w:author="somadmin" w:date="2026-09-25T20:51:00Z" w16du:dateUtc="2026-09-26T00:51:00Z"/>
                <w:color w:val="000000"/>
              </w:rPr>
            </w:pPr>
            <w:ins w:id="446" w:author="somadmin" w:date="2026-09-25T20:51:00Z" w16du:dateUtc="2026-09-26T00:51:00Z">
              <w:r w:rsidRPr="00AC774B">
                <w:rPr>
                  <w:color w:val="000000"/>
                </w:rPr>
                <w:t>0.001803</w:t>
              </w:r>
            </w:ins>
          </w:p>
        </w:tc>
      </w:tr>
      <w:tr w:rsidR="00DA59F5" w:rsidRPr="00AC774B" w14:paraId="677A5916" w14:textId="77777777" w:rsidTr="00FC06A3">
        <w:trPr>
          <w:trHeight w:val="255"/>
          <w:ins w:id="447" w:author="somadmin" w:date="2026-09-25T20:51:00Z" w16du:dateUtc="2026-09-26T00:51:00Z"/>
        </w:trPr>
        <w:tc>
          <w:tcPr>
            <w:tcW w:w="1470" w:type="dxa"/>
            <w:noWrap/>
            <w:vAlign w:val="bottom"/>
            <w:hideMark/>
          </w:tcPr>
          <w:p w14:paraId="333A1588" w14:textId="77777777" w:rsidR="00DA59F5" w:rsidRPr="00AC774B" w:rsidRDefault="00DA59F5" w:rsidP="00FC06A3">
            <w:pPr>
              <w:rPr>
                <w:ins w:id="448" w:author="somadmin" w:date="2026-09-25T20:51:00Z" w16du:dateUtc="2026-09-26T00:51:00Z"/>
                <w:color w:val="000000"/>
              </w:rPr>
            </w:pPr>
            <w:ins w:id="449" w:author="somadmin" w:date="2026-09-25T20:51:00Z" w16du:dateUtc="2026-09-26T00:51:00Z">
              <w:r w:rsidRPr="00AC774B">
                <w:rPr>
                  <w:color w:val="000000"/>
                </w:rPr>
                <w:t>GO:0044409</w:t>
              </w:r>
            </w:ins>
          </w:p>
        </w:tc>
        <w:tc>
          <w:tcPr>
            <w:tcW w:w="2122" w:type="dxa"/>
            <w:noWrap/>
            <w:vAlign w:val="bottom"/>
            <w:hideMark/>
          </w:tcPr>
          <w:p w14:paraId="5658CD8F" w14:textId="77777777" w:rsidR="00DA59F5" w:rsidRPr="00AC774B" w:rsidRDefault="00DA59F5" w:rsidP="00FC06A3">
            <w:pPr>
              <w:rPr>
                <w:ins w:id="450" w:author="somadmin" w:date="2026-09-25T20:51:00Z" w16du:dateUtc="2026-09-26T00:51:00Z"/>
                <w:color w:val="000000"/>
              </w:rPr>
            </w:pPr>
            <w:ins w:id="451" w:author="somadmin" w:date="2026-09-25T20:51:00Z" w16du:dateUtc="2026-09-26T00:51:00Z">
              <w:r w:rsidRPr="00AC774B">
                <w:rPr>
                  <w:color w:val="000000"/>
                </w:rPr>
                <w:t>biological_process</w:t>
              </w:r>
            </w:ins>
          </w:p>
        </w:tc>
        <w:tc>
          <w:tcPr>
            <w:tcW w:w="8482" w:type="dxa"/>
            <w:vAlign w:val="bottom"/>
            <w:hideMark/>
          </w:tcPr>
          <w:p w14:paraId="27D2C7E9" w14:textId="77777777" w:rsidR="00DA59F5" w:rsidRPr="00AC774B" w:rsidRDefault="00DA59F5" w:rsidP="00FC06A3">
            <w:pPr>
              <w:rPr>
                <w:ins w:id="452" w:author="somadmin" w:date="2026-09-25T20:51:00Z" w16du:dateUtc="2026-09-26T00:51:00Z"/>
                <w:color w:val="000000"/>
              </w:rPr>
            </w:pPr>
            <w:ins w:id="453" w:author="somadmin" w:date="2026-09-25T20:51:00Z" w16du:dateUtc="2026-09-26T00:51:00Z">
              <w:r w:rsidRPr="00AC774B">
                <w:rPr>
                  <w:color w:val="000000"/>
                </w:rPr>
                <w:t>entry into host</w:t>
              </w:r>
            </w:ins>
          </w:p>
        </w:tc>
        <w:tc>
          <w:tcPr>
            <w:tcW w:w="1170" w:type="dxa"/>
            <w:noWrap/>
            <w:vAlign w:val="bottom"/>
            <w:hideMark/>
          </w:tcPr>
          <w:p w14:paraId="5C4BEAC4" w14:textId="77777777" w:rsidR="00DA59F5" w:rsidRPr="00AC774B" w:rsidRDefault="00DA59F5" w:rsidP="00FC06A3">
            <w:pPr>
              <w:jc w:val="right"/>
              <w:rPr>
                <w:ins w:id="454" w:author="somadmin" w:date="2026-09-25T20:51:00Z" w16du:dateUtc="2026-09-26T00:51:00Z"/>
                <w:color w:val="000000"/>
              </w:rPr>
            </w:pPr>
            <w:ins w:id="455" w:author="somadmin" w:date="2026-09-25T20:51:00Z" w16du:dateUtc="2026-09-26T00:51:00Z">
              <w:r w:rsidRPr="00AC774B">
                <w:rPr>
                  <w:color w:val="000000"/>
                </w:rPr>
                <w:t>0.001803</w:t>
              </w:r>
            </w:ins>
          </w:p>
        </w:tc>
      </w:tr>
      <w:tr w:rsidR="00DA59F5" w:rsidRPr="00AC774B" w14:paraId="41897FAC" w14:textId="77777777" w:rsidTr="00FC06A3">
        <w:trPr>
          <w:trHeight w:val="255"/>
          <w:ins w:id="456" w:author="somadmin" w:date="2026-09-25T20:51:00Z" w16du:dateUtc="2026-09-26T00:51:00Z"/>
        </w:trPr>
        <w:tc>
          <w:tcPr>
            <w:tcW w:w="1470" w:type="dxa"/>
            <w:noWrap/>
            <w:vAlign w:val="bottom"/>
            <w:hideMark/>
          </w:tcPr>
          <w:p w14:paraId="5BB892CF" w14:textId="77777777" w:rsidR="00DA59F5" w:rsidRPr="00AC774B" w:rsidRDefault="00DA59F5" w:rsidP="00FC06A3">
            <w:pPr>
              <w:rPr>
                <w:ins w:id="457" w:author="somadmin" w:date="2026-09-25T20:51:00Z" w16du:dateUtc="2026-09-26T00:51:00Z"/>
                <w:color w:val="000000"/>
              </w:rPr>
            </w:pPr>
            <w:ins w:id="458" w:author="somadmin" w:date="2026-09-25T20:51:00Z" w16du:dateUtc="2026-09-26T00:51:00Z">
              <w:r w:rsidRPr="00AC774B">
                <w:rPr>
                  <w:color w:val="000000"/>
                </w:rPr>
                <w:t>GO:0046718</w:t>
              </w:r>
            </w:ins>
          </w:p>
        </w:tc>
        <w:tc>
          <w:tcPr>
            <w:tcW w:w="2122" w:type="dxa"/>
            <w:noWrap/>
            <w:vAlign w:val="bottom"/>
            <w:hideMark/>
          </w:tcPr>
          <w:p w14:paraId="52E4E5AA" w14:textId="77777777" w:rsidR="00DA59F5" w:rsidRPr="00AC774B" w:rsidRDefault="00DA59F5" w:rsidP="00FC06A3">
            <w:pPr>
              <w:rPr>
                <w:ins w:id="459" w:author="somadmin" w:date="2026-09-25T20:51:00Z" w16du:dateUtc="2026-09-26T00:51:00Z"/>
                <w:color w:val="000000"/>
              </w:rPr>
            </w:pPr>
            <w:ins w:id="460" w:author="somadmin" w:date="2026-09-25T20:51:00Z" w16du:dateUtc="2026-09-26T00:51:00Z">
              <w:r w:rsidRPr="00AC774B">
                <w:rPr>
                  <w:color w:val="000000"/>
                </w:rPr>
                <w:t>biological_process</w:t>
              </w:r>
            </w:ins>
          </w:p>
        </w:tc>
        <w:tc>
          <w:tcPr>
            <w:tcW w:w="8482" w:type="dxa"/>
            <w:vAlign w:val="bottom"/>
            <w:hideMark/>
          </w:tcPr>
          <w:p w14:paraId="324B9C20" w14:textId="77777777" w:rsidR="00DA59F5" w:rsidRPr="00AC774B" w:rsidRDefault="00DA59F5" w:rsidP="00FC06A3">
            <w:pPr>
              <w:rPr>
                <w:ins w:id="461" w:author="somadmin" w:date="2026-09-25T20:51:00Z" w16du:dateUtc="2026-09-26T00:51:00Z"/>
                <w:color w:val="000000"/>
              </w:rPr>
            </w:pPr>
            <w:ins w:id="462" w:author="somadmin" w:date="2026-09-25T20:51:00Z" w16du:dateUtc="2026-09-26T00:51:00Z">
              <w:r w:rsidRPr="00AC774B">
                <w:rPr>
                  <w:color w:val="000000"/>
                </w:rPr>
                <w:t>entry of virus into host cell</w:t>
              </w:r>
            </w:ins>
          </w:p>
        </w:tc>
        <w:tc>
          <w:tcPr>
            <w:tcW w:w="1170" w:type="dxa"/>
            <w:noWrap/>
            <w:vAlign w:val="bottom"/>
            <w:hideMark/>
          </w:tcPr>
          <w:p w14:paraId="19B14AA6" w14:textId="77777777" w:rsidR="00DA59F5" w:rsidRPr="00AC774B" w:rsidRDefault="00DA59F5" w:rsidP="00FC06A3">
            <w:pPr>
              <w:jc w:val="right"/>
              <w:rPr>
                <w:ins w:id="463" w:author="somadmin" w:date="2026-09-25T20:51:00Z" w16du:dateUtc="2026-09-26T00:51:00Z"/>
                <w:color w:val="000000"/>
              </w:rPr>
            </w:pPr>
            <w:ins w:id="464" w:author="somadmin" w:date="2026-09-25T20:51:00Z" w16du:dateUtc="2026-09-26T00:51:00Z">
              <w:r w:rsidRPr="00AC774B">
                <w:rPr>
                  <w:color w:val="000000"/>
                </w:rPr>
                <w:t>0.001803</w:t>
              </w:r>
            </w:ins>
          </w:p>
        </w:tc>
      </w:tr>
      <w:tr w:rsidR="00DA59F5" w:rsidRPr="00AC774B" w14:paraId="26C75ED0" w14:textId="77777777" w:rsidTr="00FC06A3">
        <w:trPr>
          <w:trHeight w:val="510"/>
          <w:ins w:id="465" w:author="somadmin" w:date="2026-09-25T20:51:00Z" w16du:dateUtc="2026-09-26T00:51:00Z"/>
        </w:trPr>
        <w:tc>
          <w:tcPr>
            <w:tcW w:w="1470" w:type="dxa"/>
            <w:noWrap/>
            <w:vAlign w:val="bottom"/>
            <w:hideMark/>
          </w:tcPr>
          <w:p w14:paraId="52F3BA42" w14:textId="77777777" w:rsidR="00DA59F5" w:rsidRPr="00AC774B" w:rsidRDefault="00DA59F5" w:rsidP="00FC06A3">
            <w:pPr>
              <w:rPr>
                <w:ins w:id="466" w:author="somadmin" w:date="2026-09-25T20:51:00Z" w16du:dateUtc="2026-09-26T00:51:00Z"/>
                <w:color w:val="000000"/>
              </w:rPr>
            </w:pPr>
            <w:ins w:id="467" w:author="somadmin" w:date="2026-09-25T20:51:00Z" w16du:dateUtc="2026-09-26T00:51:00Z">
              <w:r w:rsidRPr="00AC774B">
                <w:rPr>
                  <w:color w:val="000000"/>
                </w:rPr>
                <w:t>GO:0051806</w:t>
              </w:r>
            </w:ins>
          </w:p>
        </w:tc>
        <w:tc>
          <w:tcPr>
            <w:tcW w:w="2122" w:type="dxa"/>
            <w:noWrap/>
            <w:vAlign w:val="bottom"/>
            <w:hideMark/>
          </w:tcPr>
          <w:p w14:paraId="6B3D4878" w14:textId="77777777" w:rsidR="00DA59F5" w:rsidRPr="00AC774B" w:rsidRDefault="00DA59F5" w:rsidP="00FC06A3">
            <w:pPr>
              <w:rPr>
                <w:ins w:id="468" w:author="somadmin" w:date="2026-09-25T20:51:00Z" w16du:dateUtc="2026-09-26T00:51:00Z"/>
                <w:color w:val="000000"/>
              </w:rPr>
            </w:pPr>
            <w:ins w:id="469" w:author="somadmin" w:date="2026-09-25T20:51:00Z" w16du:dateUtc="2026-09-26T00:51:00Z">
              <w:r w:rsidRPr="00AC774B">
                <w:rPr>
                  <w:color w:val="000000"/>
                </w:rPr>
                <w:t>biological_process</w:t>
              </w:r>
            </w:ins>
          </w:p>
        </w:tc>
        <w:tc>
          <w:tcPr>
            <w:tcW w:w="8482" w:type="dxa"/>
            <w:vAlign w:val="bottom"/>
            <w:hideMark/>
          </w:tcPr>
          <w:p w14:paraId="29122346" w14:textId="77777777" w:rsidR="00DA59F5" w:rsidRPr="00AC774B" w:rsidRDefault="00DA59F5" w:rsidP="00FC06A3">
            <w:pPr>
              <w:rPr>
                <w:ins w:id="470" w:author="somadmin" w:date="2026-09-25T20:51:00Z" w16du:dateUtc="2026-09-26T00:51:00Z"/>
                <w:color w:val="000000"/>
              </w:rPr>
            </w:pPr>
            <w:ins w:id="471" w:author="somadmin" w:date="2026-09-25T20:51:00Z" w16du:dateUtc="2026-09-26T00:51:00Z">
              <w:r w:rsidRPr="00AC774B">
                <w:rPr>
                  <w:color w:val="000000"/>
                </w:rPr>
                <w:t>entry into cell of other organism during symbiotic interaction</w:t>
              </w:r>
            </w:ins>
          </w:p>
        </w:tc>
        <w:tc>
          <w:tcPr>
            <w:tcW w:w="1170" w:type="dxa"/>
            <w:noWrap/>
            <w:vAlign w:val="bottom"/>
            <w:hideMark/>
          </w:tcPr>
          <w:p w14:paraId="37DFFBB0" w14:textId="77777777" w:rsidR="00DA59F5" w:rsidRPr="00AC774B" w:rsidRDefault="00DA59F5" w:rsidP="00FC06A3">
            <w:pPr>
              <w:jc w:val="right"/>
              <w:rPr>
                <w:ins w:id="472" w:author="somadmin" w:date="2026-09-25T20:51:00Z" w16du:dateUtc="2026-09-26T00:51:00Z"/>
                <w:color w:val="000000"/>
              </w:rPr>
            </w:pPr>
            <w:ins w:id="473" w:author="somadmin" w:date="2026-09-25T20:51:00Z" w16du:dateUtc="2026-09-26T00:51:00Z">
              <w:r w:rsidRPr="00AC774B">
                <w:rPr>
                  <w:color w:val="000000"/>
                </w:rPr>
                <w:t>0.001803</w:t>
              </w:r>
            </w:ins>
          </w:p>
        </w:tc>
      </w:tr>
      <w:tr w:rsidR="00DA59F5" w:rsidRPr="00AC774B" w14:paraId="560B56AD" w14:textId="77777777" w:rsidTr="00FC06A3">
        <w:trPr>
          <w:trHeight w:val="510"/>
          <w:ins w:id="474" w:author="somadmin" w:date="2026-09-25T20:51:00Z" w16du:dateUtc="2026-09-26T00:51:00Z"/>
        </w:trPr>
        <w:tc>
          <w:tcPr>
            <w:tcW w:w="1470" w:type="dxa"/>
            <w:noWrap/>
            <w:vAlign w:val="bottom"/>
            <w:hideMark/>
          </w:tcPr>
          <w:p w14:paraId="498D1D2A" w14:textId="77777777" w:rsidR="00DA59F5" w:rsidRPr="00AC774B" w:rsidRDefault="00DA59F5" w:rsidP="00FC06A3">
            <w:pPr>
              <w:rPr>
                <w:ins w:id="475" w:author="somadmin" w:date="2026-09-25T20:51:00Z" w16du:dateUtc="2026-09-26T00:51:00Z"/>
                <w:color w:val="000000"/>
              </w:rPr>
            </w:pPr>
            <w:ins w:id="476" w:author="somadmin" w:date="2026-09-25T20:51:00Z" w16du:dateUtc="2026-09-26T00:51:00Z">
              <w:r w:rsidRPr="00AC774B">
                <w:rPr>
                  <w:color w:val="000000"/>
                </w:rPr>
                <w:t>GO:0051828</w:t>
              </w:r>
            </w:ins>
          </w:p>
        </w:tc>
        <w:tc>
          <w:tcPr>
            <w:tcW w:w="2122" w:type="dxa"/>
            <w:noWrap/>
            <w:vAlign w:val="bottom"/>
            <w:hideMark/>
          </w:tcPr>
          <w:p w14:paraId="45A4B8A9" w14:textId="77777777" w:rsidR="00DA59F5" w:rsidRPr="00AC774B" w:rsidRDefault="00DA59F5" w:rsidP="00FC06A3">
            <w:pPr>
              <w:rPr>
                <w:ins w:id="477" w:author="somadmin" w:date="2026-09-25T20:51:00Z" w16du:dateUtc="2026-09-26T00:51:00Z"/>
                <w:color w:val="000000"/>
              </w:rPr>
            </w:pPr>
            <w:ins w:id="478" w:author="somadmin" w:date="2026-09-25T20:51:00Z" w16du:dateUtc="2026-09-26T00:51:00Z">
              <w:r w:rsidRPr="00AC774B">
                <w:rPr>
                  <w:color w:val="000000"/>
                </w:rPr>
                <w:t>biological_process</w:t>
              </w:r>
            </w:ins>
          </w:p>
        </w:tc>
        <w:tc>
          <w:tcPr>
            <w:tcW w:w="8482" w:type="dxa"/>
            <w:vAlign w:val="bottom"/>
            <w:hideMark/>
          </w:tcPr>
          <w:p w14:paraId="5B4D1485" w14:textId="77777777" w:rsidR="00DA59F5" w:rsidRPr="00AC774B" w:rsidRDefault="00DA59F5" w:rsidP="00FC06A3">
            <w:pPr>
              <w:rPr>
                <w:ins w:id="479" w:author="somadmin" w:date="2026-09-25T20:51:00Z" w16du:dateUtc="2026-09-26T00:51:00Z"/>
                <w:color w:val="000000"/>
              </w:rPr>
            </w:pPr>
            <w:ins w:id="480" w:author="somadmin" w:date="2026-09-25T20:51:00Z" w16du:dateUtc="2026-09-26T00:51:00Z">
              <w:r w:rsidRPr="00AC774B">
                <w:rPr>
                  <w:color w:val="000000"/>
                </w:rPr>
                <w:t>entry into other organism during symbiotic interaction</w:t>
              </w:r>
            </w:ins>
          </w:p>
        </w:tc>
        <w:tc>
          <w:tcPr>
            <w:tcW w:w="1170" w:type="dxa"/>
            <w:noWrap/>
            <w:vAlign w:val="bottom"/>
            <w:hideMark/>
          </w:tcPr>
          <w:p w14:paraId="37190616" w14:textId="77777777" w:rsidR="00DA59F5" w:rsidRPr="00AC774B" w:rsidRDefault="00DA59F5" w:rsidP="00FC06A3">
            <w:pPr>
              <w:jc w:val="right"/>
              <w:rPr>
                <w:ins w:id="481" w:author="somadmin" w:date="2026-09-25T20:51:00Z" w16du:dateUtc="2026-09-26T00:51:00Z"/>
                <w:color w:val="000000"/>
              </w:rPr>
            </w:pPr>
            <w:ins w:id="482" w:author="somadmin" w:date="2026-09-25T20:51:00Z" w16du:dateUtc="2026-09-26T00:51:00Z">
              <w:r w:rsidRPr="00AC774B">
                <w:rPr>
                  <w:color w:val="000000"/>
                </w:rPr>
                <w:t>0.001803</w:t>
              </w:r>
            </w:ins>
          </w:p>
        </w:tc>
      </w:tr>
      <w:tr w:rsidR="00DA59F5" w:rsidRPr="00AC774B" w14:paraId="265CEBB8" w14:textId="77777777" w:rsidTr="00FC06A3">
        <w:trPr>
          <w:trHeight w:val="255"/>
          <w:ins w:id="483" w:author="somadmin" w:date="2026-09-25T20:51:00Z" w16du:dateUtc="2026-09-26T00:51:00Z"/>
        </w:trPr>
        <w:tc>
          <w:tcPr>
            <w:tcW w:w="1470" w:type="dxa"/>
            <w:noWrap/>
            <w:vAlign w:val="bottom"/>
            <w:hideMark/>
          </w:tcPr>
          <w:p w14:paraId="0C091F24" w14:textId="77777777" w:rsidR="00DA59F5" w:rsidRPr="00AC774B" w:rsidRDefault="00DA59F5" w:rsidP="00FC06A3">
            <w:pPr>
              <w:rPr>
                <w:ins w:id="484" w:author="somadmin" w:date="2026-09-25T20:51:00Z" w16du:dateUtc="2026-09-26T00:51:00Z"/>
                <w:color w:val="000000"/>
              </w:rPr>
            </w:pPr>
            <w:ins w:id="485" w:author="somadmin" w:date="2026-09-25T20:51:00Z" w16du:dateUtc="2026-09-26T00:51:00Z">
              <w:r w:rsidRPr="00AC774B">
                <w:rPr>
                  <w:color w:val="000000"/>
                </w:rPr>
                <w:t>GO:0052126</w:t>
              </w:r>
            </w:ins>
          </w:p>
        </w:tc>
        <w:tc>
          <w:tcPr>
            <w:tcW w:w="2122" w:type="dxa"/>
            <w:noWrap/>
            <w:vAlign w:val="bottom"/>
            <w:hideMark/>
          </w:tcPr>
          <w:p w14:paraId="54FC57F5" w14:textId="77777777" w:rsidR="00DA59F5" w:rsidRPr="00AC774B" w:rsidRDefault="00DA59F5" w:rsidP="00FC06A3">
            <w:pPr>
              <w:rPr>
                <w:ins w:id="486" w:author="somadmin" w:date="2026-09-25T20:51:00Z" w16du:dateUtc="2026-09-26T00:51:00Z"/>
                <w:color w:val="000000"/>
              </w:rPr>
            </w:pPr>
            <w:ins w:id="487" w:author="somadmin" w:date="2026-09-25T20:51:00Z" w16du:dateUtc="2026-09-26T00:51:00Z">
              <w:r w:rsidRPr="00AC774B">
                <w:rPr>
                  <w:color w:val="000000"/>
                </w:rPr>
                <w:t>biological_process</w:t>
              </w:r>
            </w:ins>
          </w:p>
        </w:tc>
        <w:tc>
          <w:tcPr>
            <w:tcW w:w="8482" w:type="dxa"/>
            <w:vAlign w:val="bottom"/>
            <w:hideMark/>
          </w:tcPr>
          <w:p w14:paraId="6FC72E76" w14:textId="77777777" w:rsidR="00DA59F5" w:rsidRPr="00AC774B" w:rsidRDefault="00DA59F5" w:rsidP="00FC06A3">
            <w:pPr>
              <w:rPr>
                <w:ins w:id="488" w:author="somadmin" w:date="2026-09-25T20:51:00Z" w16du:dateUtc="2026-09-26T00:51:00Z"/>
                <w:color w:val="000000"/>
              </w:rPr>
            </w:pPr>
            <w:ins w:id="489" w:author="somadmin" w:date="2026-09-25T20:51:00Z" w16du:dateUtc="2026-09-26T00:51:00Z">
              <w:r w:rsidRPr="00AC774B">
                <w:rPr>
                  <w:color w:val="000000"/>
                </w:rPr>
                <w:t>movement in host environment</w:t>
              </w:r>
            </w:ins>
          </w:p>
        </w:tc>
        <w:tc>
          <w:tcPr>
            <w:tcW w:w="1170" w:type="dxa"/>
            <w:noWrap/>
            <w:vAlign w:val="bottom"/>
            <w:hideMark/>
          </w:tcPr>
          <w:p w14:paraId="474E6A9D" w14:textId="77777777" w:rsidR="00DA59F5" w:rsidRPr="00AC774B" w:rsidRDefault="00DA59F5" w:rsidP="00FC06A3">
            <w:pPr>
              <w:jc w:val="right"/>
              <w:rPr>
                <w:ins w:id="490" w:author="somadmin" w:date="2026-09-25T20:51:00Z" w16du:dateUtc="2026-09-26T00:51:00Z"/>
                <w:color w:val="000000"/>
              </w:rPr>
            </w:pPr>
            <w:ins w:id="491" w:author="somadmin" w:date="2026-09-25T20:51:00Z" w16du:dateUtc="2026-09-26T00:51:00Z">
              <w:r w:rsidRPr="00AC774B">
                <w:rPr>
                  <w:color w:val="000000"/>
                </w:rPr>
                <w:t>0.001803</w:t>
              </w:r>
            </w:ins>
          </w:p>
        </w:tc>
      </w:tr>
      <w:tr w:rsidR="00DA59F5" w:rsidRPr="00AC774B" w14:paraId="0B596C59" w14:textId="77777777" w:rsidTr="00FC06A3">
        <w:trPr>
          <w:trHeight w:val="510"/>
          <w:ins w:id="492" w:author="somadmin" w:date="2026-09-25T20:51:00Z" w16du:dateUtc="2026-09-26T00:51:00Z"/>
        </w:trPr>
        <w:tc>
          <w:tcPr>
            <w:tcW w:w="1470" w:type="dxa"/>
            <w:noWrap/>
            <w:vAlign w:val="bottom"/>
            <w:hideMark/>
          </w:tcPr>
          <w:p w14:paraId="55CBADC9" w14:textId="77777777" w:rsidR="00DA59F5" w:rsidRPr="00AC774B" w:rsidRDefault="00DA59F5" w:rsidP="00FC06A3">
            <w:pPr>
              <w:rPr>
                <w:ins w:id="493" w:author="somadmin" w:date="2026-09-25T20:51:00Z" w16du:dateUtc="2026-09-26T00:51:00Z"/>
                <w:color w:val="000000"/>
              </w:rPr>
            </w:pPr>
            <w:ins w:id="494" w:author="somadmin" w:date="2026-09-25T20:51:00Z" w16du:dateUtc="2026-09-26T00:51:00Z">
              <w:r w:rsidRPr="00AC774B">
                <w:rPr>
                  <w:color w:val="000000"/>
                </w:rPr>
                <w:t>GO:0052192</w:t>
              </w:r>
            </w:ins>
          </w:p>
        </w:tc>
        <w:tc>
          <w:tcPr>
            <w:tcW w:w="2122" w:type="dxa"/>
            <w:noWrap/>
            <w:vAlign w:val="bottom"/>
            <w:hideMark/>
          </w:tcPr>
          <w:p w14:paraId="01D6DDDA" w14:textId="77777777" w:rsidR="00DA59F5" w:rsidRPr="00AC774B" w:rsidRDefault="00DA59F5" w:rsidP="00FC06A3">
            <w:pPr>
              <w:rPr>
                <w:ins w:id="495" w:author="somadmin" w:date="2026-09-25T20:51:00Z" w16du:dateUtc="2026-09-26T00:51:00Z"/>
                <w:color w:val="000000"/>
              </w:rPr>
            </w:pPr>
            <w:ins w:id="496" w:author="somadmin" w:date="2026-09-25T20:51:00Z" w16du:dateUtc="2026-09-26T00:51:00Z">
              <w:r w:rsidRPr="00AC774B">
                <w:rPr>
                  <w:color w:val="000000"/>
                </w:rPr>
                <w:t>biological_process</w:t>
              </w:r>
            </w:ins>
          </w:p>
        </w:tc>
        <w:tc>
          <w:tcPr>
            <w:tcW w:w="8482" w:type="dxa"/>
            <w:vAlign w:val="bottom"/>
            <w:hideMark/>
          </w:tcPr>
          <w:p w14:paraId="2B09A1E7" w14:textId="77777777" w:rsidR="00DA59F5" w:rsidRPr="00AC774B" w:rsidRDefault="00DA59F5" w:rsidP="00FC06A3">
            <w:pPr>
              <w:rPr>
                <w:ins w:id="497" w:author="somadmin" w:date="2026-09-25T20:51:00Z" w16du:dateUtc="2026-09-26T00:51:00Z"/>
                <w:color w:val="000000"/>
              </w:rPr>
            </w:pPr>
            <w:ins w:id="498" w:author="somadmin" w:date="2026-09-25T20:51:00Z" w16du:dateUtc="2026-09-26T00:51:00Z">
              <w:r w:rsidRPr="00AC774B">
                <w:rPr>
                  <w:color w:val="000000"/>
                </w:rPr>
                <w:t>movement in environment of other organism during symbiotic interaction</w:t>
              </w:r>
            </w:ins>
          </w:p>
        </w:tc>
        <w:tc>
          <w:tcPr>
            <w:tcW w:w="1170" w:type="dxa"/>
            <w:noWrap/>
            <w:vAlign w:val="bottom"/>
            <w:hideMark/>
          </w:tcPr>
          <w:p w14:paraId="2B94ED1E" w14:textId="77777777" w:rsidR="00DA59F5" w:rsidRPr="00AC774B" w:rsidRDefault="00DA59F5" w:rsidP="00FC06A3">
            <w:pPr>
              <w:jc w:val="right"/>
              <w:rPr>
                <w:ins w:id="499" w:author="somadmin" w:date="2026-09-25T20:51:00Z" w16du:dateUtc="2026-09-26T00:51:00Z"/>
                <w:color w:val="000000"/>
              </w:rPr>
            </w:pPr>
            <w:ins w:id="500" w:author="somadmin" w:date="2026-09-25T20:51:00Z" w16du:dateUtc="2026-09-26T00:51:00Z">
              <w:r w:rsidRPr="00AC774B">
                <w:rPr>
                  <w:color w:val="000000"/>
                </w:rPr>
                <w:t>0.001803</w:t>
              </w:r>
            </w:ins>
          </w:p>
        </w:tc>
      </w:tr>
      <w:tr w:rsidR="00DA59F5" w:rsidRPr="00AC774B" w14:paraId="7F1C07EC" w14:textId="77777777" w:rsidTr="00FC06A3">
        <w:trPr>
          <w:trHeight w:val="255"/>
          <w:ins w:id="501" w:author="somadmin" w:date="2026-09-25T20:51:00Z" w16du:dateUtc="2026-09-26T00:51:00Z"/>
        </w:trPr>
        <w:tc>
          <w:tcPr>
            <w:tcW w:w="1470" w:type="dxa"/>
            <w:noWrap/>
            <w:vAlign w:val="bottom"/>
            <w:hideMark/>
          </w:tcPr>
          <w:p w14:paraId="009E3AA6" w14:textId="77777777" w:rsidR="00DA59F5" w:rsidRPr="00AC774B" w:rsidRDefault="00DA59F5" w:rsidP="00FC06A3">
            <w:pPr>
              <w:rPr>
                <w:ins w:id="502" w:author="somadmin" w:date="2026-09-25T20:51:00Z" w16du:dateUtc="2026-09-26T00:51:00Z"/>
                <w:color w:val="000000"/>
              </w:rPr>
            </w:pPr>
            <w:ins w:id="503" w:author="somadmin" w:date="2026-09-25T20:51:00Z" w16du:dateUtc="2026-09-26T00:51:00Z">
              <w:r w:rsidRPr="00AC774B">
                <w:rPr>
                  <w:color w:val="000000"/>
                </w:rPr>
                <w:t>GO:0009725</w:t>
              </w:r>
            </w:ins>
          </w:p>
        </w:tc>
        <w:tc>
          <w:tcPr>
            <w:tcW w:w="2122" w:type="dxa"/>
            <w:noWrap/>
            <w:vAlign w:val="bottom"/>
            <w:hideMark/>
          </w:tcPr>
          <w:p w14:paraId="513C9B24" w14:textId="77777777" w:rsidR="00DA59F5" w:rsidRPr="00AC774B" w:rsidRDefault="00DA59F5" w:rsidP="00FC06A3">
            <w:pPr>
              <w:rPr>
                <w:ins w:id="504" w:author="somadmin" w:date="2026-09-25T20:51:00Z" w16du:dateUtc="2026-09-26T00:51:00Z"/>
                <w:color w:val="000000"/>
              </w:rPr>
            </w:pPr>
            <w:ins w:id="505" w:author="somadmin" w:date="2026-09-25T20:51:00Z" w16du:dateUtc="2026-09-26T00:51:00Z">
              <w:r w:rsidRPr="00AC774B">
                <w:rPr>
                  <w:color w:val="000000"/>
                </w:rPr>
                <w:t>biological_process</w:t>
              </w:r>
            </w:ins>
          </w:p>
        </w:tc>
        <w:tc>
          <w:tcPr>
            <w:tcW w:w="8482" w:type="dxa"/>
            <w:vAlign w:val="bottom"/>
            <w:hideMark/>
          </w:tcPr>
          <w:p w14:paraId="1D188DB2" w14:textId="77777777" w:rsidR="00DA59F5" w:rsidRPr="00AC774B" w:rsidRDefault="00DA59F5" w:rsidP="00FC06A3">
            <w:pPr>
              <w:rPr>
                <w:ins w:id="506" w:author="somadmin" w:date="2026-09-25T20:51:00Z" w16du:dateUtc="2026-09-26T00:51:00Z"/>
                <w:color w:val="000000"/>
              </w:rPr>
            </w:pPr>
            <w:ins w:id="507" w:author="somadmin" w:date="2026-09-25T20:51:00Z" w16du:dateUtc="2026-09-26T00:51:00Z">
              <w:r w:rsidRPr="00AC774B">
                <w:rPr>
                  <w:color w:val="000000"/>
                </w:rPr>
                <w:t>response to hormone stimulus</w:t>
              </w:r>
            </w:ins>
          </w:p>
        </w:tc>
        <w:tc>
          <w:tcPr>
            <w:tcW w:w="1170" w:type="dxa"/>
            <w:noWrap/>
            <w:vAlign w:val="bottom"/>
            <w:hideMark/>
          </w:tcPr>
          <w:p w14:paraId="5200ADE5" w14:textId="77777777" w:rsidR="00DA59F5" w:rsidRPr="00AC774B" w:rsidRDefault="00DA59F5" w:rsidP="00FC06A3">
            <w:pPr>
              <w:jc w:val="right"/>
              <w:rPr>
                <w:ins w:id="508" w:author="somadmin" w:date="2026-09-25T20:51:00Z" w16du:dateUtc="2026-09-26T00:51:00Z"/>
                <w:color w:val="000000"/>
              </w:rPr>
            </w:pPr>
            <w:ins w:id="509" w:author="somadmin" w:date="2026-09-25T20:51:00Z" w16du:dateUtc="2026-09-26T00:51:00Z">
              <w:r w:rsidRPr="00AC774B">
                <w:rPr>
                  <w:color w:val="000000"/>
                </w:rPr>
                <w:t>0.001803</w:t>
              </w:r>
            </w:ins>
          </w:p>
        </w:tc>
      </w:tr>
      <w:tr w:rsidR="00DA59F5" w:rsidRPr="00AC774B" w14:paraId="05BD9171" w14:textId="77777777" w:rsidTr="00FC06A3">
        <w:trPr>
          <w:trHeight w:val="255"/>
          <w:ins w:id="510" w:author="somadmin" w:date="2026-09-25T20:51:00Z" w16du:dateUtc="2026-09-26T00:51:00Z"/>
        </w:trPr>
        <w:tc>
          <w:tcPr>
            <w:tcW w:w="1470" w:type="dxa"/>
            <w:noWrap/>
            <w:vAlign w:val="bottom"/>
            <w:hideMark/>
          </w:tcPr>
          <w:p w14:paraId="7168F1DA" w14:textId="77777777" w:rsidR="00DA59F5" w:rsidRPr="00AC774B" w:rsidRDefault="00DA59F5" w:rsidP="00FC06A3">
            <w:pPr>
              <w:rPr>
                <w:ins w:id="511" w:author="somadmin" w:date="2026-09-25T20:51:00Z" w16du:dateUtc="2026-09-26T00:51:00Z"/>
                <w:color w:val="000000"/>
              </w:rPr>
            </w:pPr>
            <w:ins w:id="512" w:author="somadmin" w:date="2026-09-25T20:51:00Z" w16du:dateUtc="2026-09-26T00:51:00Z">
              <w:r w:rsidRPr="00AC774B">
                <w:rPr>
                  <w:color w:val="000000"/>
                </w:rPr>
                <w:t>GO:0060323</w:t>
              </w:r>
            </w:ins>
          </w:p>
        </w:tc>
        <w:tc>
          <w:tcPr>
            <w:tcW w:w="2122" w:type="dxa"/>
            <w:noWrap/>
            <w:vAlign w:val="bottom"/>
            <w:hideMark/>
          </w:tcPr>
          <w:p w14:paraId="62132178" w14:textId="77777777" w:rsidR="00DA59F5" w:rsidRPr="00AC774B" w:rsidRDefault="00DA59F5" w:rsidP="00FC06A3">
            <w:pPr>
              <w:rPr>
                <w:ins w:id="513" w:author="somadmin" w:date="2026-09-25T20:51:00Z" w16du:dateUtc="2026-09-26T00:51:00Z"/>
                <w:color w:val="000000"/>
              </w:rPr>
            </w:pPr>
            <w:ins w:id="514" w:author="somadmin" w:date="2026-09-25T20:51:00Z" w16du:dateUtc="2026-09-26T00:51:00Z">
              <w:r w:rsidRPr="00AC774B">
                <w:rPr>
                  <w:color w:val="000000"/>
                </w:rPr>
                <w:t>biological_process</w:t>
              </w:r>
            </w:ins>
          </w:p>
        </w:tc>
        <w:tc>
          <w:tcPr>
            <w:tcW w:w="8482" w:type="dxa"/>
            <w:vAlign w:val="bottom"/>
            <w:hideMark/>
          </w:tcPr>
          <w:p w14:paraId="12F7DA61" w14:textId="77777777" w:rsidR="00DA59F5" w:rsidRPr="00AC774B" w:rsidRDefault="00DA59F5" w:rsidP="00FC06A3">
            <w:pPr>
              <w:rPr>
                <w:ins w:id="515" w:author="somadmin" w:date="2026-09-25T20:51:00Z" w16du:dateUtc="2026-09-26T00:51:00Z"/>
                <w:color w:val="000000"/>
              </w:rPr>
            </w:pPr>
            <w:ins w:id="516" w:author="somadmin" w:date="2026-09-25T20:51:00Z" w16du:dateUtc="2026-09-26T00:51:00Z">
              <w:r w:rsidRPr="00AC774B">
                <w:rPr>
                  <w:color w:val="000000"/>
                </w:rPr>
                <w:t>head morphogenesis</w:t>
              </w:r>
            </w:ins>
          </w:p>
        </w:tc>
        <w:tc>
          <w:tcPr>
            <w:tcW w:w="1170" w:type="dxa"/>
            <w:noWrap/>
            <w:vAlign w:val="bottom"/>
            <w:hideMark/>
          </w:tcPr>
          <w:p w14:paraId="4981704A" w14:textId="77777777" w:rsidR="00DA59F5" w:rsidRPr="00AC774B" w:rsidRDefault="00DA59F5" w:rsidP="00FC06A3">
            <w:pPr>
              <w:jc w:val="right"/>
              <w:rPr>
                <w:ins w:id="517" w:author="somadmin" w:date="2026-09-25T20:51:00Z" w16du:dateUtc="2026-09-26T00:51:00Z"/>
                <w:color w:val="000000"/>
              </w:rPr>
            </w:pPr>
            <w:ins w:id="518" w:author="somadmin" w:date="2026-09-25T20:51:00Z" w16du:dateUtc="2026-09-26T00:51:00Z">
              <w:r w:rsidRPr="00AC774B">
                <w:rPr>
                  <w:color w:val="000000"/>
                </w:rPr>
                <w:t>0.001803</w:t>
              </w:r>
            </w:ins>
          </w:p>
        </w:tc>
      </w:tr>
      <w:tr w:rsidR="00DA59F5" w:rsidRPr="00AC774B" w14:paraId="75324B5B" w14:textId="77777777" w:rsidTr="00FC06A3">
        <w:trPr>
          <w:trHeight w:val="255"/>
          <w:ins w:id="519" w:author="somadmin" w:date="2026-09-25T20:51:00Z" w16du:dateUtc="2026-09-26T00:51:00Z"/>
        </w:trPr>
        <w:tc>
          <w:tcPr>
            <w:tcW w:w="1470" w:type="dxa"/>
            <w:noWrap/>
            <w:vAlign w:val="bottom"/>
            <w:hideMark/>
          </w:tcPr>
          <w:p w14:paraId="54814543" w14:textId="77777777" w:rsidR="00DA59F5" w:rsidRPr="00AC774B" w:rsidRDefault="00DA59F5" w:rsidP="00FC06A3">
            <w:pPr>
              <w:rPr>
                <w:ins w:id="520" w:author="somadmin" w:date="2026-09-25T20:51:00Z" w16du:dateUtc="2026-09-26T00:51:00Z"/>
                <w:color w:val="000000"/>
              </w:rPr>
            </w:pPr>
            <w:ins w:id="521" w:author="somadmin" w:date="2026-09-25T20:51:00Z" w16du:dateUtc="2026-09-26T00:51:00Z">
              <w:r w:rsidRPr="00AC774B">
                <w:rPr>
                  <w:color w:val="000000"/>
                </w:rPr>
                <w:t>GO:0060324</w:t>
              </w:r>
            </w:ins>
          </w:p>
        </w:tc>
        <w:tc>
          <w:tcPr>
            <w:tcW w:w="2122" w:type="dxa"/>
            <w:noWrap/>
            <w:vAlign w:val="bottom"/>
            <w:hideMark/>
          </w:tcPr>
          <w:p w14:paraId="7E4AF16E" w14:textId="77777777" w:rsidR="00DA59F5" w:rsidRPr="00AC774B" w:rsidRDefault="00DA59F5" w:rsidP="00FC06A3">
            <w:pPr>
              <w:rPr>
                <w:ins w:id="522" w:author="somadmin" w:date="2026-09-25T20:51:00Z" w16du:dateUtc="2026-09-26T00:51:00Z"/>
                <w:color w:val="000000"/>
              </w:rPr>
            </w:pPr>
            <w:ins w:id="523" w:author="somadmin" w:date="2026-09-25T20:51:00Z" w16du:dateUtc="2026-09-26T00:51:00Z">
              <w:r w:rsidRPr="00AC774B">
                <w:rPr>
                  <w:color w:val="000000"/>
                </w:rPr>
                <w:t>biological_process</w:t>
              </w:r>
            </w:ins>
          </w:p>
        </w:tc>
        <w:tc>
          <w:tcPr>
            <w:tcW w:w="8482" w:type="dxa"/>
            <w:vAlign w:val="bottom"/>
            <w:hideMark/>
          </w:tcPr>
          <w:p w14:paraId="1C1CFDDA" w14:textId="77777777" w:rsidR="00DA59F5" w:rsidRPr="00AC774B" w:rsidRDefault="00DA59F5" w:rsidP="00FC06A3">
            <w:pPr>
              <w:rPr>
                <w:ins w:id="524" w:author="somadmin" w:date="2026-09-25T20:51:00Z" w16du:dateUtc="2026-09-26T00:51:00Z"/>
                <w:color w:val="000000"/>
              </w:rPr>
            </w:pPr>
            <w:ins w:id="525" w:author="somadmin" w:date="2026-09-25T20:51:00Z" w16du:dateUtc="2026-09-26T00:51:00Z">
              <w:r w:rsidRPr="00AC774B">
                <w:rPr>
                  <w:color w:val="000000"/>
                </w:rPr>
                <w:t>face development</w:t>
              </w:r>
            </w:ins>
          </w:p>
        </w:tc>
        <w:tc>
          <w:tcPr>
            <w:tcW w:w="1170" w:type="dxa"/>
            <w:noWrap/>
            <w:vAlign w:val="bottom"/>
            <w:hideMark/>
          </w:tcPr>
          <w:p w14:paraId="1F435576" w14:textId="77777777" w:rsidR="00DA59F5" w:rsidRPr="00AC774B" w:rsidRDefault="00DA59F5" w:rsidP="00FC06A3">
            <w:pPr>
              <w:jc w:val="right"/>
              <w:rPr>
                <w:ins w:id="526" w:author="somadmin" w:date="2026-09-25T20:51:00Z" w16du:dateUtc="2026-09-26T00:51:00Z"/>
                <w:color w:val="000000"/>
              </w:rPr>
            </w:pPr>
            <w:ins w:id="527" w:author="somadmin" w:date="2026-09-25T20:51:00Z" w16du:dateUtc="2026-09-26T00:51:00Z">
              <w:r w:rsidRPr="00AC774B">
                <w:rPr>
                  <w:color w:val="000000"/>
                </w:rPr>
                <w:t>0.001803</w:t>
              </w:r>
            </w:ins>
          </w:p>
        </w:tc>
      </w:tr>
      <w:tr w:rsidR="00DA59F5" w:rsidRPr="00AC774B" w14:paraId="2A3334AB" w14:textId="77777777" w:rsidTr="00FC06A3">
        <w:trPr>
          <w:trHeight w:val="255"/>
          <w:ins w:id="528" w:author="somadmin" w:date="2026-09-25T20:51:00Z" w16du:dateUtc="2026-09-26T00:51:00Z"/>
        </w:trPr>
        <w:tc>
          <w:tcPr>
            <w:tcW w:w="1470" w:type="dxa"/>
            <w:noWrap/>
            <w:vAlign w:val="bottom"/>
            <w:hideMark/>
          </w:tcPr>
          <w:p w14:paraId="2581EACE" w14:textId="77777777" w:rsidR="00DA59F5" w:rsidRPr="00AC774B" w:rsidRDefault="00DA59F5" w:rsidP="00FC06A3">
            <w:pPr>
              <w:rPr>
                <w:ins w:id="529" w:author="somadmin" w:date="2026-09-25T20:51:00Z" w16du:dateUtc="2026-09-26T00:51:00Z"/>
                <w:color w:val="000000"/>
              </w:rPr>
            </w:pPr>
            <w:ins w:id="530" w:author="somadmin" w:date="2026-09-25T20:51:00Z" w16du:dateUtc="2026-09-26T00:51:00Z">
              <w:r w:rsidRPr="00AC774B">
                <w:rPr>
                  <w:color w:val="000000"/>
                </w:rPr>
                <w:t>GO:0051179</w:t>
              </w:r>
            </w:ins>
          </w:p>
        </w:tc>
        <w:tc>
          <w:tcPr>
            <w:tcW w:w="2122" w:type="dxa"/>
            <w:noWrap/>
            <w:vAlign w:val="bottom"/>
            <w:hideMark/>
          </w:tcPr>
          <w:p w14:paraId="0419A759" w14:textId="77777777" w:rsidR="00DA59F5" w:rsidRPr="00AC774B" w:rsidRDefault="00DA59F5" w:rsidP="00FC06A3">
            <w:pPr>
              <w:rPr>
                <w:ins w:id="531" w:author="somadmin" w:date="2026-09-25T20:51:00Z" w16du:dateUtc="2026-09-26T00:51:00Z"/>
                <w:color w:val="000000"/>
              </w:rPr>
            </w:pPr>
            <w:ins w:id="532" w:author="somadmin" w:date="2026-09-25T20:51:00Z" w16du:dateUtc="2026-09-26T00:51:00Z">
              <w:r w:rsidRPr="00AC774B">
                <w:rPr>
                  <w:color w:val="000000"/>
                </w:rPr>
                <w:t>biological_process</w:t>
              </w:r>
            </w:ins>
          </w:p>
        </w:tc>
        <w:tc>
          <w:tcPr>
            <w:tcW w:w="8482" w:type="dxa"/>
            <w:vAlign w:val="bottom"/>
            <w:hideMark/>
          </w:tcPr>
          <w:p w14:paraId="6735B1E2" w14:textId="77777777" w:rsidR="00DA59F5" w:rsidRPr="00AC774B" w:rsidRDefault="00DA59F5" w:rsidP="00FC06A3">
            <w:pPr>
              <w:rPr>
                <w:ins w:id="533" w:author="somadmin" w:date="2026-09-25T20:51:00Z" w16du:dateUtc="2026-09-26T00:51:00Z"/>
                <w:color w:val="000000"/>
              </w:rPr>
            </w:pPr>
            <w:ins w:id="534" w:author="somadmin" w:date="2026-09-25T20:51:00Z" w16du:dateUtc="2026-09-26T00:51:00Z">
              <w:r w:rsidRPr="00AC774B">
                <w:rPr>
                  <w:color w:val="000000"/>
                </w:rPr>
                <w:t>localization</w:t>
              </w:r>
            </w:ins>
          </w:p>
        </w:tc>
        <w:tc>
          <w:tcPr>
            <w:tcW w:w="1170" w:type="dxa"/>
            <w:noWrap/>
            <w:vAlign w:val="bottom"/>
            <w:hideMark/>
          </w:tcPr>
          <w:p w14:paraId="11F61FEB" w14:textId="77777777" w:rsidR="00DA59F5" w:rsidRPr="00AC774B" w:rsidRDefault="00DA59F5" w:rsidP="00FC06A3">
            <w:pPr>
              <w:jc w:val="right"/>
              <w:rPr>
                <w:ins w:id="535" w:author="somadmin" w:date="2026-09-25T20:51:00Z" w16du:dateUtc="2026-09-26T00:51:00Z"/>
                <w:color w:val="000000"/>
              </w:rPr>
            </w:pPr>
            <w:ins w:id="536" w:author="somadmin" w:date="2026-09-25T20:51:00Z" w16du:dateUtc="2026-09-26T00:51:00Z">
              <w:r w:rsidRPr="00AC774B">
                <w:rPr>
                  <w:color w:val="000000"/>
                </w:rPr>
                <w:t>0.002248</w:t>
              </w:r>
            </w:ins>
          </w:p>
        </w:tc>
      </w:tr>
      <w:tr w:rsidR="00DA59F5" w:rsidRPr="00AC774B" w14:paraId="03408B64" w14:textId="77777777" w:rsidTr="00FC06A3">
        <w:trPr>
          <w:trHeight w:val="255"/>
          <w:ins w:id="537" w:author="somadmin" w:date="2026-09-25T20:51:00Z" w16du:dateUtc="2026-09-26T00:51:00Z"/>
        </w:trPr>
        <w:tc>
          <w:tcPr>
            <w:tcW w:w="1470" w:type="dxa"/>
            <w:noWrap/>
            <w:vAlign w:val="bottom"/>
            <w:hideMark/>
          </w:tcPr>
          <w:p w14:paraId="097843BD" w14:textId="77777777" w:rsidR="00DA59F5" w:rsidRPr="00AC774B" w:rsidRDefault="00DA59F5" w:rsidP="00FC06A3">
            <w:pPr>
              <w:rPr>
                <w:ins w:id="538" w:author="somadmin" w:date="2026-09-25T20:51:00Z" w16du:dateUtc="2026-09-26T00:51:00Z"/>
                <w:color w:val="000000"/>
              </w:rPr>
            </w:pPr>
            <w:ins w:id="539" w:author="somadmin" w:date="2026-09-25T20:51:00Z" w16du:dateUtc="2026-09-26T00:51:00Z">
              <w:r w:rsidRPr="00AC774B">
                <w:rPr>
                  <w:color w:val="000000"/>
                </w:rPr>
                <w:t>GO:0010033</w:t>
              </w:r>
            </w:ins>
          </w:p>
        </w:tc>
        <w:tc>
          <w:tcPr>
            <w:tcW w:w="2122" w:type="dxa"/>
            <w:noWrap/>
            <w:vAlign w:val="bottom"/>
            <w:hideMark/>
          </w:tcPr>
          <w:p w14:paraId="65CB654D" w14:textId="77777777" w:rsidR="00DA59F5" w:rsidRPr="00AC774B" w:rsidRDefault="00DA59F5" w:rsidP="00FC06A3">
            <w:pPr>
              <w:rPr>
                <w:ins w:id="540" w:author="somadmin" w:date="2026-09-25T20:51:00Z" w16du:dateUtc="2026-09-26T00:51:00Z"/>
                <w:color w:val="000000"/>
              </w:rPr>
            </w:pPr>
            <w:ins w:id="541" w:author="somadmin" w:date="2026-09-25T20:51:00Z" w16du:dateUtc="2026-09-26T00:51:00Z">
              <w:r w:rsidRPr="00AC774B">
                <w:rPr>
                  <w:color w:val="000000"/>
                </w:rPr>
                <w:t>biological_process</w:t>
              </w:r>
            </w:ins>
          </w:p>
        </w:tc>
        <w:tc>
          <w:tcPr>
            <w:tcW w:w="8482" w:type="dxa"/>
            <w:vAlign w:val="bottom"/>
            <w:hideMark/>
          </w:tcPr>
          <w:p w14:paraId="46FA2B4A" w14:textId="77777777" w:rsidR="00DA59F5" w:rsidRPr="00AC774B" w:rsidRDefault="00DA59F5" w:rsidP="00FC06A3">
            <w:pPr>
              <w:rPr>
                <w:ins w:id="542" w:author="somadmin" w:date="2026-09-25T20:51:00Z" w16du:dateUtc="2026-09-26T00:51:00Z"/>
                <w:color w:val="000000"/>
              </w:rPr>
            </w:pPr>
            <w:ins w:id="543" w:author="somadmin" w:date="2026-09-25T20:51:00Z" w16du:dateUtc="2026-09-26T00:51:00Z">
              <w:r w:rsidRPr="00AC774B">
                <w:rPr>
                  <w:color w:val="000000"/>
                </w:rPr>
                <w:t>response to organic substance</w:t>
              </w:r>
            </w:ins>
          </w:p>
        </w:tc>
        <w:tc>
          <w:tcPr>
            <w:tcW w:w="1170" w:type="dxa"/>
            <w:noWrap/>
            <w:vAlign w:val="bottom"/>
            <w:hideMark/>
          </w:tcPr>
          <w:p w14:paraId="065B9A71" w14:textId="77777777" w:rsidR="00DA59F5" w:rsidRPr="00AC774B" w:rsidRDefault="00DA59F5" w:rsidP="00FC06A3">
            <w:pPr>
              <w:jc w:val="right"/>
              <w:rPr>
                <w:ins w:id="544" w:author="somadmin" w:date="2026-09-25T20:51:00Z" w16du:dateUtc="2026-09-26T00:51:00Z"/>
                <w:color w:val="000000"/>
              </w:rPr>
            </w:pPr>
            <w:ins w:id="545" w:author="somadmin" w:date="2026-09-25T20:51:00Z" w16du:dateUtc="2026-09-26T00:51:00Z">
              <w:r w:rsidRPr="00AC774B">
                <w:rPr>
                  <w:color w:val="000000"/>
                </w:rPr>
                <w:t>0.002379</w:t>
              </w:r>
            </w:ins>
          </w:p>
        </w:tc>
      </w:tr>
      <w:tr w:rsidR="00DA59F5" w:rsidRPr="00AC774B" w14:paraId="45B293B4" w14:textId="77777777" w:rsidTr="00FC06A3">
        <w:trPr>
          <w:trHeight w:val="255"/>
          <w:ins w:id="546" w:author="somadmin" w:date="2026-09-25T20:51:00Z" w16du:dateUtc="2026-09-26T00:51:00Z"/>
        </w:trPr>
        <w:tc>
          <w:tcPr>
            <w:tcW w:w="1470" w:type="dxa"/>
            <w:noWrap/>
            <w:vAlign w:val="bottom"/>
            <w:hideMark/>
          </w:tcPr>
          <w:p w14:paraId="5E30207E" w14:textId="77777777" w:rsidR="00DA59F5" w:rsidRPr="00AC774B" w:rsidRDefault="00DA59F5" w:rsidP="00FC06A3">
            <w:pPr>
              <w:rPr>
                <w:ins w:id="547" w:author="somadmin" w:date="2026-09-25T20:51:00Z" w16du:dateUtc="2026-09-26T00:51:00Z"/>
                <w:color w:val="000000"/>
              </w:rPr>
            </w:pPr>
            <w:ins w:id="548" w:author="somadmin" w:date="2026-09-25T20:51:00Z" w16du:dateUtc="2026-09-26T00:51:00Z">
              <w:r w:rsidRPr="00AC774B">
                <w:rPr>
                  <w:color w:val="000000"/>
                </w:rPr>
                <w:t>GO:0042221</w:t>
              </w:r>
            </w:ins>
          </w:p>
        </w:tc>
        <w:tc>
          <w:tcPr>
            <w:tcW w:w="2122" w:type="dxa"/>
            <w:noWrap/>
            <w:vAlign w:val="bottom"/>
            <w:hideMark/>
          </w:tcPr>
          <w:p w14:paraId="775B5F35" w14:textId="77777777" w:rsidR="00DA59F5" w:rsidRPr="00AC774B" w:rsidRDefault="00DA59F5" w:rsidP="00FC06A3">
            <w:pPr>
              <w:rPr>
                <w:ins w:id="549" w:author="somadmin" w:date="2026-09-25T20:51:00Z" w16du:dateUtc="2026-09-26T00:51:00Z"/>
                <w:color w:val="000000"/>
              </w:rPr>
            </w:pPr>
            <w:ins w:id="550" w:author="somadmin" w:date="2026-09-25T20:51:00Z" w16du:dateUtc="2026-09-26T00:51:00Z">
              <w:r w:rsidRPr="00AC774B">
                <w:rPr>
                  <w:color w:val="000000"/>
                </w:rPr>
                <w:t>biological_process</w:t>
              </w:r>
            </w:ins>
          </w:p>
        </w:tc>
        <w:tc>
          <w:tcPr>
            <w:tcW w:w="8482" w:type="dxa"/>
            <w:vAlign w:val="bottom"/>
            <w:hideMark/>
          </w:tcPr>
          <w:p w14:paraId="07607882" w14:textId="77777777" w:rsidR="00DA59F5" w:rsidRPr="00AC774B" w:rsidRDefault="00DA59F5" w:rsidP="00FC06A3">
            <w:pPr>
              <w:rPr>
                <w:ins w:id="551" w:author="somadmin" w:date="2026-09-25T20:51:00Z" w16du:dateUtc="2026-09-26T00:51:00Z"/>
                <w:color w:val="000000"/>
              </w:rPr>
            </w:pPr>
            <w:ins w:id="552" w:author="somadmin" w:date="2026-09-25T20:51:00Z" w16du:dateUtc="2026-09-26T00:51:00Z">
              <w:r w:rsidRPr="00AC774B">
                <w:rPr>
                  <w:color w:val="000000"/>
                </w:rPr>
                <w:t>response to chemical stimulus</w:t>
              </w:r>
            </w:ins>
          </w:p>
        </w:tc>
        <w:tc>
          <w:tcPr>
            <w:tcW w:w="1170" w:type="dxa"/>
            <w:noWrap/>
            <w:vAlign w:val="bottom"/>
            <w:hideMark/>
          </w:tcPr>
          <w:p w14:paraId="1AFBB745" w14:textId="77777777" w:rsidR="00DA59F5" w:rsidRPr="00AC774B" w:rsidRDefault="00DA59F5" w:rsidP="00FC06A3">
            <w:pPr>
              <w:jc w:val="right"/>
              <w:rPr>
                <w:ins w:id="553" w:author="somadmin" w:date="2026-09-25T20:51:00Z" w16du:dateUtc="2026-09-26T00:51:00Z"/>
                <w:color w:val="000000"/>
              </w:rPr>
            </w:pPr>
            <w:ins w:id="554" w:author="somadmin" w:date="2026-09-25T20:51:00Z" w16du:dateUtc="2026-09-26T00:51:00Z">
              <w:r w:rsidRPr="00AC774B">
                <w:rPr>
                  <w:color w:val="000000"/>
                </w:rPr>
                <w:t>0.00244</w:t>
              </w:r>
            </w:ins>
          </w:p>
        </w:tc>
      </w:tr>
      <w:tr w:rsidR="00DA59F5" w:rsidRPr="00AC774B" w14:paraId="00AD1002" w14:textId="77777777" w:rsidTr="00FC06A3">
        <w:trPr>
          <w:trHeight w:val="255"/>
          <w:ins w:id="555" w:author="somadmin" w:date="2026-09-25T20:51:00Z" w16du:dateUtc="2026-09-26T00:51:00Z"/>
        </w:trPr>
        <w:tc>
          <w:tcPr>
            <w:tcW w:w="1470" w:type="dxa"/>
            <w:noWrap/>
            <w:vAlign w:val="bottom"/>
            <w:hideMark/>
          </w:tcPr>
          <w:p w14:paraId="6ED93EB9" w14:textId="77777777" w:rsidR="00DA59F5" w:rsidRPr="00AC774B" w:rsidRDefault="00DA59F5" w:rsidP="00FC06A3">
            <w:pPr>
              <w:rPr>
                <w:ins w:id="556" w:author="somadmin" w:date="2026-09-25T20:51:00Z" w16du:dateUtc="2026-09-26T00:51:00Z"/>
                <w:color w:val="000000"/>
              </w:rPr>
            </w:pPr>
            <w:ins w:id="557" w:author="somadmin" w:date="2026-09-25T20:51:00Z" w16du:dateUtc="2026-09-26T00:51:00Z">
              <w:r w:rsidRPr="00AC774B">
                <w:rPr>
                  <w:color w:val="000000"/>
                </w:rPr>
                <w:t>GO:0007162</w:t>
              </w:r>
            </w:ins>
          </w:p>
        </w:tc>
        <w:tc>
          <w:tcPr>
            <w:tcW w:w="2122" w:type="dxa"/>
            <w:noWrap/>
            <w:vAlign w:val="bottom"/>
            <w:hideMark/>
          </w:tcPr>
          <w:p w14:paraId="1F483359" w14:textId="77777777" w:rsidR="00DA59F5" w:rsidRPr="00AC774B" w:rsidRDefault="00DA59F5" w:rsidP="00FC06A3">
            <w:pPr>
              <w:rPr>
                <w:ins w:id="558" w:author="somadmin" w:date="2026-09-25T20:51:00Z" w16du:dateUtc="2026-09-26T00:51:00Z"/>
                <w:color w:val="000000"/>
              </w:rPr>
            </w:pPr>
            <w:ins w:id="559" w:author="somadmin" w:date="2026-09-25T20:51:00Z" w16du:dateUtc="2026-09-26T00:51:00Z">
              <w:r w:rsidRPr="00AC774B">
                <w:rPr>
                  <w:color w:val="000000"/>
                </w:rPr>
                <w:t>biological_process</w:t>
              </w:r>
            </w:ins>
          </w:p>
        </w:tc>
        <w:tc>
          <w:tcPr>
            <w:tcW w:w="8482" w:type="dxa"/>
            <w:vAlign w:val="bottom"/>
            <w:hideMark/>
          </w:tcPr>
          <w:p w14:paraId="2FE6A5A4" w14:textId="77777777" w:rsidR="00DA59F5" w:rsidRPr="00AC774B" w:rsidRDefault="00DA59F5" w:rsidP="00FC06A3">
            <w:pPr>
              <w:rPr>
                <w:ins w:id="560" w:author="somadmin" w:date="2026-09-25T20:51:00Z" w16du:dateUtc="2026-09-26T00:51:00Z"/>
                <w:color w:val="000000"/>
              </w:rPr>
            </w:pPr>
            <w:ins w:id="561" w:author="somadmin" w:date="2026-09-25T20:51:00Z" w16du:dateUtc="2026-09-26T00:51:00Z">
              <w:r w:rsidRPr="00AC774B">
                <w:rPr>
                  <w:color w:val="000000"/>
                </w:rPr>
                <w:t>negative regulation of cell adhesion</w:t>
              </w:r>
            </w:ins>
          </w:p>
        </w:tc>
        <w:tc>
          <w:tcPr>
            <w:tcW w:w="1170" w:type="dxa"/>
            <w:noWrap/>
            <w:vAlign w:val="bottom"/>
            <w:hideMark/>
          </w:tcPr>
          <w:p w14:paraId="3E6D42EB" w14:textId="77777777" w:rsidR="00DA59F5" w:rsidRPr="00AC774B" w:rsidRDefault="00DA59F5" w:rsidP="00FC06A3">
            <w:pPr>
              <w:jc w:val="right"/>
              <w:rPr>
                <w:ins w:id="562" w:author="somadmin" w:date="2026-09-25T20:51:00Z" w16du:dateUtc="2026-09-26T00:51:00Z"/>
                <w:color w:val="000000"/>
              </w:rPr>
            </w:pPr>
            <w:ins w:id="563" w:author="somadmin" w:date="2026-09-25T20:51:00Z" w16du:dateUtc="2026-09-26T00:51:00Z">
              <w:r w:rsidRPr="00AC774B">
                <w:rPr>
                  <w:color w:val="000000"/>
                </w:rPr>
                <w:t>0.002479</w:t>
              </w:r>
            </w:ins>
          </w:p>
        </w:tc>
      </w:tr>
      <w:tr w:rsidR="00DA59F5" w:rsidRPr="00AC774B" w14:paraId="1F48363A" w14:textId="77777777" w:rsidTr="00FC06A3">
        <w:trPr>
          <w:trHeight w:val="255"/>
          <w:ins w:id="564" w:author="somadmin" w:date="2026-09-25T20:51:00Z" w16du:dateUtc="2026-09-26T00:51:00Z"/>
        </w:trPr>
        <w:tc>
          <w:tcPr>
            <w:tcW w:w="1470" w:type="dxa"/>
            <w:noWrap/>
            <w:vAlign w:val="bottom"/>
            <w:hideMark/>
          </w:tcPr>
          <w:p w14:paraId="0A4BE004" w14:textId="77777777" w:rsidR="00DA59F5" w:rsidRPr="00AC774B" w:rsidRDefault="00DA59F5" w:rsidP="00FC06A3">
            <w:pPr>
              <w:rPr>
                <w:ins w:id="565" w:author="somadmin" w:date="2026-09-25T20:51:00Z" w16du:dateUtc="2026-09-26T00:51:00Z"/>
                <w:color w:val="000000"/>
              </w:rPr>
            </w:pPr>
            <w:ins w:id="566" w:author="somadmin" w:date="2026-09-25T20:51:00Z" w16du:dateUtc="2026-09-26T00:51:00Z">
              <w:r w:rsidRPr="00AC774B">
                <w:rPr>
                  <w:color w:val="000000"/>
                </w:rPr>
                <w:t>GO:0016044</w:t>
              </w:r>
            </w:ins>
          </w:p>
        </w:tc>
        <w:tc>
          <w:tcPr>
            <w:tcW w:w="2122" w:type="dxa"/>
            <w:noWrap/>
            <w:vAlign w:val="bottom"/>
            <w:hideMark/>
          </w:tcPr>
          <w:p w14:paraId="1BDDB147" w14:textId="77777777" w:rsidR="00DA59F5" w:rsidRPr="00AC774B" w:rsidRDefault="00DA59F5" w:rsidP="00FC06A3">
            <w:pPr>
              <w:rPr>
                <w:ins w:id="567" w:author="somadmin" w:date="2026-09-25T20:51:00Z" w16du:dateUtc="2026-09-26T00:51:00Z"/>
                <w:color w:val="000000"/>
              </w:rPr>
            </w:pPr>
            <w:ins w:id="568" w:author="somadmin" w:date="2026-09-25T20:51:00Z" w16du:dateUtc="2026-09-26T00:51:00Z">
              <w:r w:rsidRPr="00AC774B">
                <w:rPr>
                  <w:color w:val="000000"/>
                </w:rPr>
                <w:t>biological_process</w:t>
              </w:r>
            </w:ins>
          </w:p>
        </w:tc>
        <w:tc>
          <w:tcPr>
            <w:tcW w:w="8482" w:type="dxa"/>
            <w:vAlign w:val="bottom"/>
            <w:hideMark/>
          </w:tcPr>
          <w:p w14:paraId="22E6BC23" w14:textId="77777777" w:rsidR="00DA59F5" w:rsidRPr="00AC774B" w:rsidRDefault="00DA59F5" w:rsidP="00FC06A3">
            <w:pPr>
              <w:rPr>
                <w:ins w:id="569" w:author="somadmin" w:date="2026-09-25T20:51:00Z" w16du:dateUtc="2026-09-26T00:51:00Z"/>
                <w:color w:val="000000"/>
              </w:rPr>
            </w:pPr>
            <w:ins w:id="570" w:author="somadmin" w:date="2026-09-25T20:51:00Z" w16du:dateUtc="2026-09-26T00:51:00Z">
              <w:r w:rsidRPr="00AC774B">
                <w:rPr>
                  <w:color w:val="000000"/>
                </w:rPr>
                <w:t>membrane organization</w:t>
              </w:r>
            </w:ins>
          </w:p>
        </w:tc>
        <w:tc>
          <w:tcPr>
            <w:tcW w:w="1170" w:type="dxa"/>
            <w:noWrap/>
            <w:vAlign w:val="bottom"/>
            <w:hideMark/>
          </w:tcPr>
          <w:p w14:paraId="08CC438D" w14:textId="77777777" w:rsidR="00DA59F5" w:rsidRPr="00AC774B" w:rsidRDefault="00DA59F5" w:rsidP="00FC06A3">
            <w:pPr>
              <w:jc w:val="right"/>
              <w:rPr>
                <w:ins w:id="571" w:author="somadmin" w:date="2026-09-25T20:51:00Z" w16du:dateUtc="2026-09-26T00:51:00Z"/>
                <w:color w:val="000000"/>
              </w:rPr>
            </w:pPr>
            <w:ins w:id="572" w:author="somadmin" w:date="2026-09-25T20:51:00Z" w16du:dateUtc="2026-09-26T00:51:00Z">
              <w:r w:rsidRPr="00AC774B">
                <w:rPr>
                  <w:color w:val="000000"/>
                </w:rPr>
                <w:t>0.002644</w:t>
              </w:r>
            </w:ins>
          </w:p>
        </w:tc>
      </w:tr>
      <w:tr w:rsidR="00DA59F5" w:rsidRPr="00AC774B" w14:paraId="360F0603" w14:textId="77777777" w:rsidTr="00FC06A3">
        <w:trPr>
          <w:trHeight w:val="255"/>
          <w:ins w:id="573" w:author="somadmin" w:date="2026-09-25T20:51:00Z" w16du:dateUtc="2026-09-26T00:51:00Z"/>
        </w:trPr>
        <w:tc>
          <w:tcPr>
            <w:tcW w:w="1470" w:type="dxa"/>
            <w:noWrap/>
            <w:vAlign w:val="bottom"/>
            <w:hideMark/>
          </w:tcPr>
          <w:p w14:paraId="30552188" w14:textId="77777777" w:rsidR="00DA59F5" w:rsidRPr="00AC774B" w:rsidRDefault="00DA59F5" w:rsidP="00FC06A3">
            <w:pPr>
              <w:rPr>
                <w:ins w:id="574" w:author="somadmin" w:date="2026-09-25T20:51:00Z" w16du:dateUtc="2026-09-26T00:51:00Z"/>
                <w:color w:val="000000"/>
              </w:rPr>
            </w:pPr>
            <w:ins w:id="575" w:author="somadmin" w:date="2026-09-25T20:51:00Z" w16du:dateUtc="2026-09-26T00:51:00Z">
              <w:r w:rsidRPr="00AC774B">
                <w:rPr>
                  <w:color w:val="000000"/>
                </w:rPr>
                <w:t>GO:0010038</w:t>
              </w:r>
            </w:ins>
          </w:p>
        </w:tc>
        <w:tc>
          <w:tcPr>
            <w:tcW w:w="2122" w:type="dxa"/>
            <w:noWrap/>
            <w:vAlign w:val="bottom"/>
            <w:hideMark/>
          </w:tcPr>
          <w:p w14:paraId="4CF4210E" w14:textId="77777777" w:rsidR="00DA59F5" w:rsidRPr="00AC774B" w:rsidRDefault="00DA59F5" w:rsidP="00FC06A3">
            <w:pPr>
              <w:rPr>
                <w:ins w:id="576" w:author="somadmin" w:date="2026-09-25T20:51:00Z" w16du:dateUtc="2026-09-26T00:51:00Z"/>
                <w:color w:val="000000"/>
              </w:rPr>
            </w:pPr>
            <w:ins w:id="577" w:author="somadmin" w:date="2026-09-25T20:51:00Z" w16du:dateUtc="2026-09-26T00:51:00Z">
              <w:r w:rsidRPr="00AC774B">
                <w:rPr>
                  <w:color w:val="000000"/>
                </w:rPr>
                <w:t>biological_process</w:t>
              </w:r>
            </w:ins>
          </w:p>
        </w:tc>
        <w:tc>
          <w:tcPr>
            <w:tcW w:w="8482" w:type="dxa"/>
            <w:vAlign w:val="bottom"/>
            <w:hideMark/>
          </w:tcPr>
          <w:p w14:paraId="4CA4F296" w14:textId="77777777" w:rsidR="00DA59F5" w:rsidRPr="00AC774B" w:rsidRDefault="00DA59F5" w:rsidP="00FC06A3">
            <w:pPr>
              <w:rPr>
                <w:ins w:id="578" w:author="somadmin" w:date="2026-09-25T20:51:00Z" w16du:dateUtc="2026-09-26T00:51:00Z"/>
                <w:color w:val="000000"/>
              </w:rPr>
            </w:pPr>
            <w:ins w:id="579" w:author="somadmin" w:date="2026-09-25T20:51:00Z" w16du:dateUtc="2026-09-26T00:51:00Z">
              <w:r w:rsidRPr="00AC774B">
                <w:rPr>
                  <w:color w:val="000000"/>
                </w:rPr>
                <w:t>response to metal ion</w:t>
              </w:r>
            </w:ins>
          </w:p>
        </w:tc>
        <w:tc>
          <w:tcPr>
            <w:tcW w:w="1170" w:type="dxa"/>
            <w:noWrap/>
            <w:vAlign w:val="bottom"/>
            <w:hideMark/>
          </w:tcPr>
          <w:p w14:paraId="6EFB3437" w14:textId="77777777" w:rsidR="00DA59F5" w:rsidRPr="00AC774B" w:rsidRDefault="00DA59F5" w:rsidP="00FC06A3">
            <w:pPr>
              <w:jc w:val="right"/>
              <w:rPr>
                <w:ins w:id="580" w:author="somadmin" w:date="2026-09-25T20:51:00Z" w16du:dateUtc="2026-09-26T00:51:00Z"/>
                <w:color w:val="000000"/>
              </w:rPr>
            </w:pPr>
            <w:ins w:id="581" w:author="somadmin" w:date="2026-09-25T20:51:00Z" w16du:dateUtc="2026-09-26T00:51:00Z">
              <w:r w:rsidRPr="00AC774B">
                <w:rPr>
                  <w:color w:val="000000"/>
                </w:rPr>
                <w:t>0.002981</w:t>
              </w:r>
            </w:ins>
          </w:p>
        </w:tc>
      </w:tr>
      <w:tr w:rsidR="00DA59F5" w:rsidRPr="00AC774B" w14:paraId="61D9B110" w14:textId="77777777" w:rsidTr="00FC06A3">
        <w:trPr>
          <w:trHeight w:val="255"/>
          <w:ins w:id="582" w:author="somadmin" w:date="2026-09-25T20:51:00Z" w16du:dateUtc="2026-09-26T00:51:00Z"/>
        </w:trPr>
        <w:tc>
          <w:tcPr>
            <w:tcW w:w="1470" w:type="dxa"/>
            <w:noWrap/>
            <w:vAlign w:val="bottom"/>
            <w:hideMark/>
          </w:tcPr>
          <w:p w14:paraId="79666772" w14:textId="77777777" w:rsidR="00DA59F5" w:rsidRPr="00AC774B" w:rsidRDefault="00DA59F5" w:rsidP="00FC06A3">
            <w:pPr>
              <w:rPr>
                <w:ins w:id="583" w:author="somadmin" w:date="2026-09-25T20:51:00Z" w16du:dateUtc="2026-09-26T00:51:00Z"/>
                <w:color w:val="000000"/>
              </w:rPr>
            </w:pPr>
            <w:ins w:id="584" w:author="somadmin" w:date="2026-09-25T20:51:00Z" w16du:dateUtc="2026-09-26T00:51:00Z">
              <w:r w:rsidRPr="00AC774B">
                <w:rPr>
                  <w:color w:val="000000"/>
                </w:rPr>
                <w:t>GO:0002246</w:t>
              </w:r>
            </w:ins>
          </w:p>
        </w:tc>
        <w:tc>
          <w:tcPr>
            <w:tcW w:w="2122" w:type="dxa"/>
            <w:noWrap/>
            <w:vAlign w:val="bottom"/>
            <w:hideMark/>
          </w:tcPr>
          <w:p w14:paraId="689B6FC1" w14:textId="77777777" w:rsidR="00DA59F5" w:rsidRPr="00AC774B" w:rsidRDefault="00DA59F5" w:rsidP="00FC06A3">
            <w:pPr>
              <w:rPr>
                <w:ins w:id="585" w:author="somadmin" w:date="2026-09-25T20:51:00Z" w16du:dateUtc="2026-09-26T00:51:00Z"/>
                <w:color w:val="000000"/>
              </w:rPr>
            </w:pPr>
            <w:ins w:id="586" w:author="somadmin" w:date="2026-09-25T20:51:00Z" w16du:dateUtc="2026-09-26T00:51:00Z">
              <w:r w:rsidRPr="00AC774B">
                <w:rPr>
                  <w:color w:val="000000"/>
                </w:rPr>
                <w:t>biological_process</w:t>
              </w:r>
            </w:ins>
          </w:p>
        </w:tc>
        <w:tc>
          <w:tcPr>
            <w:tcW w:w="8482" w:type="dxa"/>
            <w:vAlign w:val="bottom"/>
            <w:hideMark/>
          </w:tcPr>
          <w:p w14:paraId="2E1B3C2C" w14:textId="77777777" w:rsidR="00DA59F5" w:rsidRPr="00AC774B" w:rsidRDefault="00DA59F5" w:rsidP="00FC06A3">
            <w:pPr>
              <w:rPr>
                <w:ins w:id="587" w:author="somadmin" w:date="2026-09-25T20:51:00Z" w16du:dateUtc="2026-09-26T00:51:00Z"/>
                <w:color w:val="000000"/>
              </w:rPr>
            </w:pPr>
            <w:ins w:id="588" w:author="somadmin" w:date="2026-09-25T20:51:00Z" w16du:dateUtc="2026-09-26T00:51:00Z">
              <w:r w:rsidRPr="00AC774B">
                <w:rPr>
                  <w:color w:val="000000"/>
                </w:rPr>
                <w:t>healing during inflammatory response</w:t>
              </w:r>
            </w:ins>
          </w:p>
        </w:tc>
        <w:tc>
          <w:tcPr>
            <w:tcW w:w="1170" w:type="dxa"/>
            <w:noWrap/>
            <w:vAlign w:val="bottom"/>
            <w:hideMark/>
          </w:tcPr>
          <w:p w14:paraId="65E01D87" w14:textId="77777777" w:rsidR="00DA59F5" w:rsidRPr="00AC774B" w:rsidRDefault="00DA59F5" w:rsidP="00FC06A3">
            <w:pPr>
              <w:jc w:val="right"/>
              <w:rPr>
                <w:ins w:id="589" w:author="somadmin" w:date="2026-09-25T20:51:00Z" w16du:dateUtc="2026-09-26T00:51:00Z"/>
                <w:color w:val="000000"/>
              </w:rPr>
            </w:pPr>
            <w:ins w:id="590" w:author="somadmin" w:date="2026-09-25T20:51:00Z" w16du:dateUtc="2026-09-26T00:51:00Z">
              <w:r w:rsidRPr="00AC774B">
                <w:rPr>
                  <w:color w:val="000000"/>
                </w:rPr>
                <w:t>0.00383</w:t>
              </w:r>
            </w:ins>
          </w:p>
        </w:tc>
      </w:tr>
      <w:tr w:rsidR="00DA59F5" w:rsidRPr="00AC774B" w14:paraId="49EA692C" w14:textId="77777777" w:rsidTr="00FC06A3">
        <w:trPr>
          <w:trHeight w:val="255"/>
          <w:ins w:id="591" w:author="somadmin" w:date="2026-09-25T20:51:00Z" w16du:dateUtc="2026-09-26T00:51:00Z"/>
        </w:trPr>
        <w:tc>
          <w:tcPr>
            <w:tcW w:w="1470" w:type="dxa"/>
            <w:noWrap/>
            <w:vAlign w:val="bottom"/>
            <w:hideMark/>
          </w:tcPr>
          <w:p w14:paraId="776A97AA" w14:textId="77777777" w:rsidR="00DA59F5" w:rsidRPr="00AC774B" w:rsidRDefault="00DA59F5" w:rsidP="00FC06A3">
            <w:pPr>
              <w:rPr>
                <w:ins w:id="592" w:author="somadmin" w:date="2026-09-25T20:51:00Z" w16du:dateUtc="2026-09-26T00:51:00Z"/>
                <w:color w:val="000000"/>
              </w:rPr>
            </w:pPr>
            <w:ins w:id="593" w:author="somadmin" w:date="2026-09-25T20:51:00Z" w16du:dateUtc="2026-09-26T00:51:00Z">
              <w:r w:rsidRPr="00AC774B">
                <w:rPr>
                  <w:color w:val="000000"/>
                </w:rPr>
                <w:t>GO:0032964</w:t>
              </w:r>
            </w:ins>
          </w:p>
        </w:tc>
        <w:tc>
          <w:tcPr>
            <w:tcW w:w="2122" w:type="dxa"/>
            <w:noWrap/>
            <w:vAlign w:val="bottom"/>
            <w:hideMark/>
          </w:tcPr>
          <w:p w14:paraId="4F494154" w14:textId="77777777" w:rsidR="00DA59F5" w:rsidRPr="00AC774B" w:rsidRDefault="00DA59F5" w:rsidP="00FC06A3">
            <w:pPr>
              <w:rPr>
                <w:ins w:id="594" w:author="somadmin" w:date="2026-09-25T20:51:00Z" w16du:dateUtc="2026-09-26T00:51:00Z"/>
                <w:color w:val="000000"/>
              </w:rPr>
            </w:pPr>
            <w:ins w:id="595" w:author="somadmin" w:date="2026-09-25T20:51:00Z" w16du:dateUtc="2026-09-26T00:51:00Z">
              <w:r w:rsidRPr="00AC774B">
                <w:rPr>
                  <w:color w:val="000000"/>
                </w:rPr>
                <w:t>biological_process</w:t>
              </w:r>
            </w:ins>
          </w:p>
        </w:tc>
        <w:tc>
          <w:tcPr>
            <w:tcW w:w="8482" w:type="dxa"/>
            <w:vAlign w:val="bottom"/>
            <w:hideMark/>
          </w:tcPr>
          <w:p w14:paraId="485C14FF" w14:textId="77777777" w:rsidR="00DA59F5" w:rsidRPr="00AC774B" w:rsidRDefault="00DA59F5" w:rsidP="00FC06A3">
            <w:pPr>
              <w:rPr>
                <w:ins w:id="596" w:author="somadmin" w:date="2026-09-25T20:51:00Z" w16du:dateUtc="2026-09-26T00:51:00Z"/>
                <w:color w:val="000000"/>
              </w:rPr>
            </w:pPr>
            <w:ins w:id="597" w:author="somadmin" w:date="2026-09-25T20:51:00Z" w16du:dateUtc="2026-09-26T00:51:00Z">
              <w:r w:rsidRPr="00AC774B">
                <w:rPr>
                  <w:color w:val="000000"/>
                </w:rPr>
                <w:t>collagen biosynthetic process</w:t>
              </w:r>
            </w:ins>
          </w:p>
        </w:tc>
        <w:tc>
          <w:tcPr>
            <w:tcW w:w="1170" w:type="dxa"/>
            <w:noWrap/>
            <w:vAlign w:val="bottom"/>
            <w:hideMark/>
          </w:tcPr>
          <w:p w14:paraId="0F9E608B" w14:textId="77777777" w:rsidR="00DA59F5" w:rsidRPr="00AC774B" w:rsidRDefault="00DA59F5" w:rsidP="00FC06A3">
            <w:pPr>
              <w:jc w:val="right"/>
              <w:rPr>
                <w:ins w:id="598" w:author="somadmin" w:date="2026-09-25T20:51:00Z" w16du:dateUtc="2026-09-26T00:51:00Z"/>
                <w:color w:val="000000"/>
              </w:rPr>
            </w:pPr>
            <w:ins w:id="599" w:author="somadmin" w:date="2026-09-25T20:51:00Z" w16du:dateUtc="2026-09-26T00:51:00Z">
              <w:r w:rsidRPr="00AC774B">
                <w:rPr>
                  <w:color w:val="000000"/>
                </w:rPr>
                <w:t>0.00383</w:t>
              </w:r>
            </w:ins>
          </w:p>
        </w:tc>
      </w:tr>
      <w:tr w:rsidR="00DA59F5" w:rsidRPr="00AC774B" w14:paraId="5A5B411A" w14:textId="77777777" w:rsidTr="00FC06A3">
        <w:trPr>
          <w:trHeight w:val="255"/>
          <w:ins w:id="600" w:author="somadmin" w:date="2026-09-25T20:51:00Z" w16du:dateUtc="2026-09-26T00:51:00Z"/>
        </w:trPr>
        <w:tc>
          <w:tcPr>
            <w:tcW w:w="1470" w:type="dxa"/>
            <w:noWrap/>
            <w:vAlign w:val="bottom"/>
            <w:hideMark/>
          </w:tcPr>
          <w:p w14:paraId="40D18B0F" w14:textId="77777777" w:rsidR="00DA59F5" w:rsidRPr="00AC774B" w:rsidRDefault="00DA59F5" w:rsidP="00FC06A3">
            <w:pPr>
              <w:rPr>
                <w:ins w:id="601" w:author="somadmin" w:date="2026-09-25T20:51:00Z" w16du:dateUtc="2026-09-26T00:51:00Z"/>
                <w:color w:val="000000"/>
              </w:rPr>
            </w:pPr>
            <w:ins w:id="602" w:author="somadmin" w:date="2026-09-25T20:51:00Z" w16du:dateUtc="2026-09-26T00:51:00Z">
              <w:r w:rsidRPr="00AC774B">
                <w:rPr>
                  <w:color w:val="000000"/>
                </w:rPr>
                <w:t>GO:0006787</w:t>
              </w:r>
            </w:ins>
          </w:p>
        </w:tc>
        <w:tc>
          <w:tcPr>
            <w:tcW w:w="2122" w:type="dxa"/>
            <w:noWrap/>
            <w:vAlign w:val="bottom"/>
            <w:hideMark/>
          </w:tcPr>
          <w:p w14:paraId="41D0A2A1" w14:textId="77777777" w:rsidR="00DA59F5" w:rsidRPr="00AC774B" w:rsidRDefault="00DA59F5" w:rsidP="00FC06A3">
            <w:pPr>
              <w:rPr>
                <w:ins w:id="603" w:author="somadmin" w:date="2026-09-25T20:51:00Z" w16du:dateUtc="2026-09-26T00:51:00Z"/>
                <w:color w:val="000000"/>
              </w:rPr>
            </w:pPr>
            <w:ins w:id="604" w:author="somadmin" w:date="2026-09-25T20:51:00Z" w16du:dateUtc="2026-09-26T00:51:00Z">
              <w:r w:rsidRPr="00AC774B">
                <w:rPr>
                  <w:color w:val="000000"/>
                </w:rPr>
                <w:t>biological_process</w:t>
              </w:r>
            </w:ins>
          </w:p>
        </w:tc>
        <w:tc>
          <w:tcPr>
            <w:tcW w:w="8482" w:type="dxa"/>
            <w:vAlign w:val="bottom"/>
            <w:hideMark/>
          </w:tcPr>
          <w:p w14:paraId="7BFBCEB4" w14:textId="77777777" w:rsidR="00DA59F5" w:rsidRPr="00AC774B" w:rsidRDefault="00DA59F5" w:rsidP="00FC06A3">
            <w:pPr>
              <w:rPr>
                <w:ins w:id="605" w:author="somadmin" w:date="2026-09-25T20:51:00Z" w16du:dateUtc="2026-09-26T00:51:00Z"/>
                <w:color w:val="000000"/>
              </w:rPr>
            </w:pPr>
            <w:ins w:id="606" w:author="somadmin" w:date="2026-09-25T20:51:00Z" w16du:dateUtc="2026-09-26T00:51:00Z">
              <w:r w:rsidRPr="00AC774B">
                <w:rPr>
                  <w:color w:val="000000"/>
                </w:rPr>
                <w:t>porphyrin catabolic process</w:t>
              </w:r>
            </w:ins>
          </w:p>
        </w:tc>
        <w:tc>
          <w:tcPr>
            <w:tcW w:w="1170" w:type="dxa"/>
            <w:noWrap/>
            <w:vAlign w:val="bottom"/>
            <w:hideMark/>
          </w:tcPr>
          <w:p w14:paraId="0635D5E4" w14:textId="77777777" w:rsidR="00DA59F5" w:rsidRPr="00AC774B" w:rsidRDefault="00DA59F5" w:rsidP="00FC06A3">
            <w:pPr>
              <w:jc w:val="right"/>
              <w:rPr>
                <w:ins w:id="607" w:author="somadmin" w:date="2026-09-25T20:51:00Z" w16du:dateUtc="2026-09-26T00:51:00Z"/>
                <w:color w:val="000000"/>
              </w:rPr>
            </w:pPr>
            <w:ins w:id="608" w:author="somadmin" w:date="2026-09-25T20:51:00Z" w16du:dateUtc="2026-09-26T00:51:00Z">
              <w:r w:rsidRPr="00AC774B">
                <w:rPr>
                  <w:color w:val="000000"/>
                </w:rPr>
                <w:t>0.00383</w:t>
              </w:r>
            </w:ins>
          </w:p>
        </w:tc>
      </w:tr>
      <w:tr w:rsidR="00DA59F5" w:rsidRPr="00AC774B" w14:paraId="133387DD" w14:textId="77777777" w:rsidTr="00FC06A3">
        <w:trPr>
          <w:trHeight w:val="255"/>
          <w:ins w:id="609" w:author="somadmin" w:date="2026-09-25T20:51:00Z" w16du:dateUtc="2026-09-26T00:51:00Z"/>
        </w:trPr>
        <w:tc>
          <w:tcPr>
            <w:tcW w:w="1470" w:type="dxa"/>
            <w:noWrap/>
            <w:vAlign w:val="bottom"/>
            <w:hideMark/>
          </w:tcPr>
          <w:p w14:paraId="79DD61E7" w14:textId="77777777" w:rsidR="00DA59F5" w:rsidRPr="00AC774B" w:rsidRDefault="00DA59F5" w:rsidP="00FC06A3">
            <w:pPr>
              <w:rPr>
                <w:ins w:id="610" w:author="somadmin" w:date="2026-09-25T20:51:00Z" w16du:dateUtc="2026-09-26T00:51:00Z"/>
                <w:color w:val="000000"/>
              </w:rPr>
            </w:pPr>
            <w:ins w:id="611" w:author="somadmin" w:date="2026-09-25T20:51:00Z" w16du:dateUtc="2026-09-26T00:51:00Z">
              <w:r w:rsidRPr="00AC774B">
                <w:rPr>
                  <w:color w:val="000000"/>
                </w:rPr>
                <w:t>GO:0033015</w:t>
              </w:r>
            </w:ins>
          </w:p>
        </w:tc>
        <w:tc>
          <w:tcPr>
            <w:tcW w:w="2122" w:type="dxa"/>
            <w:noWrap/>
            <w:vAlign w:val="bottom"/>
            <w:hideMark/>
          </w:tcPr>
          <w:p w14:paraId="3D01C47E" w14:textId="77777777" w:rsidR="00DA59F5" w:rsidRPr="00AC774B" w:rsidRDefault="00DA59F5" w:rsidP="00FC06A3">
            <w:pPr>
              <w:rPr>
                <w:ins w:id="612" w:author="somadmin" w:date="2026-09-25T20:51:00Z" w16du:dateUtc="2026-09-26T00:51:00Z"/>
                <w:color w:val="000000"/>
              </w:rPr>
            </w:pPr>
            <w:ins w:id="613" w:author="somadmin" w:date="2026-09-25T20:51:00Z" w16du:dateUtc="2026-09-26T00:51:00Z">
              <w:r w:rsidRPr="00AC774B">
                <w:rPr>
                  <w:color w:val="000000"/>
                </w:rPr>
                <w:t>biological_process</w:t>
              </w:r>
            </w:ins>
          </w:p>
        </w:tc>
        <w:tc>
          <w:tcPr>
            <w:tcW w:w="8482" w:type="dxa"/>
            <w:vAlign w:val="bottom"/>
            <w:hideMark/>
          </w:tcPr>
          <w:p w14:paraId="07DBED12" w14:textId="77777777" w:rsidR="00DA59F5" w:rsidRPr="00AC774B" w:rsidRDefault="00DA59F5" w:rsidP="00FC06A3">
            <w:pPr>
              <w:rPr>
                <w:ins w:id="614" w:author="somadmin" w:date="2026-09-25T20:51:00Z" w16du:dateUtc="2026-09-26T00:51:00Z"/>
                <w:color w:val="000000"/>
              </w:rPr>
            </w:pPr>
            <w:ins w:id="615" w:author="somadmin" w:date="2026-09-25T20:51:00Z" w16du:dateUtc="2026-09-26T00:51:00Z">
              <w:r w:rsidRPr="00AC774B">
                <w:rPr>
                  <w:color w:val="000000"/>
                </w:rPr>
                <w:t>tetrapyrrole catabolic process</w:t>
              </w:r>
            </w:ins>
          </w:p>
        </w:tc>
        <w:tc>
          <w:tcPr>
            <w:tcW w:w="1170" w:type="dxa"/>
            <w:noWrap/>
            <w:vAlign w:val="bottom"/>
            <w:hideMark/>
          </w:tcPr>
          <w:p w14:paraId="1B22701B" w14:textId="77777777" w:rsidR="00DA59F5" w:rsidRPr="00AC774B" w:rsidRDefault="00DA59F5" w:rsidP="00FC06A3">
            <w:pPr>
              <w:jc w:val="right"/>
              <w:rPr>
                <w:ins w:id="616" w:author="somadmin" w:date="2026-09-25T20:51:00Z" w16du:dateUtc="2026-09-26T00:51:00Z"/>
                <w:color w:val="000000"/>
              </w:rPr>
            </w:pPr>
            <w:ins w:id="617" w:author="somadmin" w:date="2026-09-25T20:51:00Z" w16du:dateUtc="2026-09-26T00:51:00Z">
              <w:r w:rsidRPr="00AC774B">
                <w:rPr>
                  <w:color w:val="000000"/>
                </w:rPr>
                <w:t>0.00383</w:t>
              </w:r>
            </w:ins>
          </w:p>
        </w:tc>
      </w:tr>
      <w:tr w:rsidR="00DA59F5" w:rsidRPr="00AC774B" w14:paraId="595750E6" w14:textId="77777777" w:rsidTr="00FC06A3">
        <w:trPr>
          <w:trHeight w:val="255"/>
          <w:ins w:id="618" w:author="somadmin" w:date="2026-09-25T20:51:00Z" w16du:dateUtc="2026-09-26T00:51:00Z"/>
        </w:trPr>
        <w:tc>
          <w:tcPr>
            <w:tcW w:w="1470" w:type="dxa"/>
            <w:noWrap/>
            <w:vAlign w:val="bottom"/>
            <w:hideMark/>
          </w:tcPr>
          <w:p w14:paraId="3AEFEAC6" w14:textId="77777777" w:rsidR="00DA59F5" w:rsidRPr="00AC774B" w:rsidRDefault="00DA59F5" w:rsidP="00FC06A3">
            <w:pPr>
              <w:rPr>
                <w:ins w:id="619" w:author="somadmin" w:date="2026-09-25T20:51:00Z" w16du:dateUtc="2026-09-26T00:51:00Z"/>
                <w:color w:val="000000"/>
              </w:rPr>
            </w:pPr>
            <w:ins w:id="620" w:author="somadmin" w:date="2026-09-25T20:51:00Z" w16du:dateUtc="2026-09-26T00:51:00Z">
              <w:r w:rsidRPr="00AC774B">
                <w:rPr>
                  <w:color w:val="000000"/>
                </w:rPr>
                <w:t>GO:0044275</w:t>
              </w:r>
            </w:ins>
          </w:p>
        </w:tc>
        <w:tc>
          <w:tcPr>
            <w:tcW w:w="2122" w:type="dxa"/>
            <w:noWrap/>
            <w:vAlign w:val="bottom"/>
            <w:hideMark/>
          </w:tcPr>
          <w:p w14:paraId="210E7E54" w14:textId="77777777" w:rsidR="00DA59F5" w:rsidRPr="00AC774B" w:rsidRDefault="00DA59F5" w:rsidP="00FC06A3">
            <w:pPr>
              <w:rPr>
                <w:ins w:id="621" w:author="somadmin" w:date="2026-09-25T20:51:00Z" w16du:dateUtc="2026-09-26T00:51:00Z"/>
                <w:color w:val="000000"/>
              </w:rPr>
            </w:pPr>
            <w:ins w:id="622" w:author="somadmin" w:date="2026-09-25T20:51:00Z" w16du:dateUtc="2026-09-26T00:51:00Z">
              <w:r w:rsidRPr="00AC774B">
                <w:rPr>
                  <w:color w:val="000000"/>
                </w:rPr>
                <w:t>biological_process</w:t>
              </w:r>
            </w:ins>
          </w:p>
        </w:tc>
        <w:tc>
          <w:tcPr>
            <w:tcW w:w="8482" w:type="dxa"/>
            <w:vAlign w:val="bottom"/>
            <w:hideMark/>
          </w:tcPr>
          <w:p w14:paraId="44113289" w14:textId="77777777" w:rsidR="00DA59F5" w:rsidRPr="00AC774B" w:rsidRDefault="00DA59F5" w:rsidP="00FC06A3">
            <w:pPr>
              <w:rPr>
                <w:ins w:id="623" w:author="somadmin" w:date="2026-09-25T20:51:00Z" w16du:dateUtc="2026-09-26T00:51:00Z"/>
                <w:color w:val="000000"/>
              </w:rPr>
            </w:pPr>
            <w:ins w:id="624" w:author="somadmin" w:date="2026-09-25T20:51:00Z" w16du:dateUtc="2026-09-26T00:51:00Z">
              <w:r w:rsidRPr="00AC774B">
                <w:rPr>
                  <w:color w:val="000000"/>
                </w:rPr>
                <w:t>cellular carbohydrate catabolic process</w:t>
              </w:r>
            </w:ins>
          </w:p>
        </w:tc>
        <w:tc>
          <w:tcPr>
            <w:tcW w:w="1170" w:type="dxa"/>
            <w:noWrap/>
            <w:vAlign w:val="bottom"/>
            <w:hideMark/>
          </w:tcPr>
          <w:p w14:paraId="62CC7953" w14:textId="77777777" w:rsidR="00DA59F5" w:rsidRPr="00AC774B" w:rsidRDefault="00DA59F5" w:rsidP="00FC06A3">
            <w:pPr>
              <w:jc w:val="right"/>
              <w:rPr>
                <w:ins w:id="625" w:author="somadmin" w:date="2026-09-25T20:51:00Z" w16du:dateUtc="2026-09-26T00:51:00Z"/>
                <w:color w:val="000000"/>
              </w:rPr>
            </w:pPr>
            <w:ins w:id="626" w:author="somadmin" w:date="2026-09-25T20:51:00Z" w16du:dateUtc="2026-09-26T00:51:00Z">
              <w:r w:rsidRPr="00AC774B">
                <w:rPr>
                  <w:color w:val="000000"/>
                </w:rPr>
                <w:t>0.004204</w:t>
              </w:r>
            </w:ins>
          </w:p>
        </w:tc>
      </w:tr>
      <w:tr w:rsidR="00DA59F5" w:rsidRPr="00AC774B" w14:paraId="0B8044CC" w14:textId="77777777" w:rsidTr="00FC06A3">
        <w:trPr>
          <w:trHeight w:val="255"/>
          <w:ins w:id="627" w:author="somadmin" w:date="2026-09-25T20:51:00Z" w16du:dateUtc="2026-09-26T00:51:00Z"/>
        </w:trPr>
        <w:tc>
          <w:tcPr>
            <w:tcW w:w="1470" w:type="dxa"/>
            <w:noWrap/>
            <w:vAlign w:val="bottom"/>
            <w:hideMark/>
          </w:tcPr>
          <w:p w14:paraId="05C7690A" w14:textId="77777777" w:rsidR="00DA59F5" w:rsidRPr="00AC774B" w:rsidRDefault="00DA59F5" w:rsidP="00FC06A3">
            <w:pPr>
              <w:rPr>
                <w:ins w:id="628" w:author="somadmin" w:date="2026-09-25T20:51:00Z" w16du:dateUtc="2026-09-26T00:51:00Z"/>
                <w:color w:val="000000"/>
              </w:rPr>
            </w:pPr>
            <w:ins w:id="629" w:author="somadmin" w:date="2026-09-25T20:51:00Z" w16du:dateUtc="2026-09-26T00:51:00Z">
              <w:r w:rsidRPr="00AC774B">
                <w:rPr>
                  <w:color w:val="000000"/>
                </w:rPr>
                <w:t>GO:0032410</w:t>
              </w:r>
            </w:ins>
          </w:p>
        </w:tc>
        <w:tc>
          <w:tcPr>
            <w:tcW w:w="2122" w:type="dxa"/>
            <w:noWrap/>
            <w:vAlign w:val="bottom"/>
            <w:hideMark/>
          </w:tcPr>
          <w:p w14:paraId="4E15642C" w14:textId="77777777" w:rsidR="00DA59F5" w:rsidRPr="00AC774B" w:rsidRDefault="00DA59F5" w:rsidP="00FC06A3">
            <w:pPr>
              <w:rPr>
                <w:ins w:id="630" w:author="somadmin" w:date="2026-09-25T20:51:00Z" w16du:dateUtc="2026-09-26T00:51:00Z"/>
                <w:color w:val="000000"/>
              </w:rPr>
            </w:pPr>
            <w:ins w:id="631" w:author="somadmin" w:date="2026-09-25T20:51:00Z" w16du:dateUtc="2026-09-26T00:51:00Z">
              <w:r w:rsidRPr="00AC774B">
                <w:rPr>
                  <w:color w:val="000000"/>
                </w:rPr>
                <w:t>biological_process</w:t>
              </w:r>
            </w:ins>
          </w:p>
        </w:tc>
        <w:tc>
          <w:tcPr>
            <w:tcW w:w="8482" w:type="dxa"/>
            <w:vAlign w:val="bottom"/>
            <w:hideMark/>
          </w:tcPr>
          <w:p w14:paraId="25B0C706" w14:textId="77777777" w:rsidR="00DA59F5" w:rsidRPr="00AC774B" w:rsidRDefault="00DA59F5" w:rsidP="00FC06A3">
            <w:pPr>
              <w:rPr>
                <w:ins w:id="632" w:author="somadmin" w:date="2026-09-25T20:51:00Z" w16du:dateUtc="2026-09-26T00:51:00Z"/>
                <w:color w:val="000000"/>
              </w:rPr>
            </w:pPr>
            <w:ins w:id="633" w:author="somadmin" w:date="2026-09-25T20:51:00Z" w16du:dateUtc="2026-09-26T00:51:00Z">
              <w:r w:rsidRPr="00AC774B">
                <w:rPr>
                  <w:color w:val="000000"/>
                </w:rPr>
                <w:t>negative regulation of transporter activity</w:t>
              </w:r>
            </w:ins>
          </w:p>
        </w:tc>
        <w:tc>
          <w:tcPr>
            <w:tcW w:w="1170" w:type="dxa"/>
            <w:noWrap/>
            <w:vAlign w:val="bottom"/>
            <w:hideMark/>
          </w:tcPr>
          <w:p w14:paraId="09CFFF42" w14:textId="77777777" w:rsidR="00DA59F5" w:rsidRPr="00AC774B" w:rsidRDefault="00DA59F5" w:rsidP="00FC06A3">
            <w:pPr>
              <w:jc w:val="right"/>
              <w:rPr>
                <w:ins w:id="634" w:author="somadmin" w:date="2026-09-25T20:51:00Z" w16du:dateUtc="2026-09-26T00:51:00Z"/>
                <w:color w:val="000000"/>
              </w:rPr>
            </w:pPr>
            <w:ins w:id="635" w:author="somadmin" w:date="2026-09-25T20:51:00Z" w16du:dateUtc="2026-09-26T00:51:00Z">
              <w:r w:rsidRPr="00AC774B">
                <w:rPr>
                  <w:color w:val="000000"/>
                </w:rPr>
                <w:t>0.004771</w:t>
              </w:r>
            </w:ins>
          </w:p>
        </w:tc>
      </w:tr>
      <w:tr w:rsidR="00DA59F5" w:rsidRPr="00AC774B" w14:paraId="63F7537B" w14:textId="77777777" w:rsidTr="00FC06A3">
        <w:trPr>
          <w:trHeight w:val="255"/>
          <w:ins w:id="636" w:author="somadmin" w:date="2026-09-25T20:51:00Z" w16du:dateUtc="2026-09-26T00:51:00Z"/>
        </w:trPr>
        <w:tc>
          <w:tcPr>
            <w:tcW w:w="1470" w:type="dxa"/>
            <w:noWrap/>
            <w:vAlign w:val="bottom"/>
            <w:hideMark/>
          </w:tcPr>
          <w:p w14:paraId="52DBF3F7" w14:textId="77777777" w:rsidR="00DA59F5" w:rsidRPr="00AC774B" w:rsidRDefault="00DA59F5" w:rsidP="00FC06A3">
            <w:pPr>
              <w:rPr>
                <w:ins w:id="637" w:author="somadmin" w:date="2026-09-25T20:51:00Z" w16du:dateUtc="2026-09-26T00:51:00Z"/>
                <w:color w:val="000000"/>
              </w:rPr>
            </w:pPr>
            <w:ins w:id="638" w:author="somadmin" w:date="2026-09-25T20:51:00Z" w16du:dateUtc="2026-09-26T00:51:00Z">
              <w:r w:rsidRPr="00AC774B">
                <w:rPr>
                  <w:color w:val="000000"/>
                </w:rPr>
                <w:t>GO:0010171</w:t>
              </w:r>
            </w:ins>
          </w:p>
        </w:tc>
        <w:tc>
          <w:tcPr>
            <w:tcW w:w="2122" w:type="dxa"/>
            <w:noWrap/>
            <w:vAlign w:val="bottom"/>
            <w:hideMark/>
          </w:tcPr>
          <w:p w14:paraId="5B2B2ADD" w14:textId="77777777" w:rsidR="00DA59F5" w:rsidRPr="00AC774B" w:rsidRDefault="00DA59F5" w:rsidP="00FC06A3">
            <w:pPr>
              <w:rPr>
                <w:ins w:id="639" w:author="somadmin" w:date="2026-09-25T20:51:00Z" w16du:dateUtc="2026-09-26T00:51:00Z"/>
                <w:color w:val="000000"/>
              </w:rPr>
            </w:pPr>
            <w:ins w:id="640" w:author="somadmin" w:date="2026-09-25T20:51:00Z" w16du:dateUtc="2026-09-26T00:51:00Z">
              <w:r w:rsidRPr="00AC774B">
                <w:rPr>
                  <w:color w:val="000000"/>
                </w:rPr>
                <w:t>biological_process</w:t>
              </w:r>
            </w:ins>
          </w:p>
        </w:tc>
        <w:tc>
          <w:tcPr>
            <w:tcW w:w="8482" w:type="dxa"/>
            <w:vAlign w:val="bottom"/>
            <w:hideMark/>
          </w:tcPr>
          <w:p w14:paraId="22183BDA" w14:textId="77777777" w:rsidR="00DA59F5" w:rsidRPr="00AC774B" w:rsidRDefault="00DA59F5" w:rsidP="00FC06A3">
            <w:pPr>
              <w:rPr>
                <w:ins w:id="641" w:author="somadmin" w:date="2026-09-25T20:51:00Z" w16du:dateUtc="2026-09-26T00:51:00Z"/>
                <w:color w:val="000000"/>
              </w:rPr>
            </w:pPr>
            <w:ins w:id="642" w:author="somadmin" w:date="2026-09-25T20:51:00Z" w16du:dateUtc="2026-09-26T00:51:00Z">
              <w:r w:rsidRPr="00AC774B">
                <w:rPr>
                  <w:color w:val="000000"/>
                </w:rPr>
                <w:t>body morphogenesis</w:t>
              </w:r>
            </w:ins>
          </w:p>
        </w:tc>
        <w:tc>
          <w:tcPr>
            <w:tcW w:w="1170" w:type="dxa"/>
            <w:noWrap/>
            <w:vAlign w:val="bottom"/>
            <w:hideMark/>
          </w:tcPr>
          <w:p w14:paraId="16BCCC53" w14:textId="77777777" w:rsidR="00DA59F5" w:rsidRPr="00AC774B" w:rsidRDefault="00DA59F5" w:rsidP="00FC06A3">
            <w:pPr>
              <w:jc w:val="right"/>
              <w:rPr>
                <w:ins w:id="643" w:author="somadmin" w:date="2026-09-25T20:51:00Z" w16du:dateUtc="2026-09-26T00:51:00Z"/>
                <w:color w:val="000000"/>
              </w:rPr>
            </w:pPr>
            <w:ins w:id="644" w:author="somadmin" w:date="2026-09-25T20:51:00Z" w16du:dateUtc="2026-09-26T00:51:00Z">
              <w:r w:rsidRPr="00AC774B">
                <w:rPr>
                  <w:color w:val="000000"/>
                </w:rPr>
                <w:t>0.004771</w:t>
              </w:r>
            </w:ins>
          </w:p>
        </w:tc>
      </w:tr>
      <w:tr w:rsidR="00DA59F5" w:rsidRPr="00AC774B" w14:paraId="0E455B44" w14:textId="77777777" w:rsidTr="00FC06A3">
        <w:trPr>
          <w:trHeight w:val="255"/>
          <w:ins w:id="645" w:author="somadmin" w:date="2026-09-25T20:51:00Z" w16du:dateUtc="2026-09-26T00:51:00Z"/>
        </w:trPr>
        <w:tc>
          <w:tcPr>
            <w:tcW w:w="1470" w:type="dxa"/>
            <w:noWrap/>
            <w:vAlign w:val="bottom"/>
            <w:hideMark/>
          </w:tcPr>
          <w:p w14:paraId="224A92E4" w14:textId="77777777" w:rsidR="00DA59F5" w:rsidRPr="00AC774B" w:rsidRDefault="00DA59F5" w:rsidP="00FC06A3">
            <w:pPr>
              <w:rPr>
                <w:ins w:id="646" w:author="somadmin" w:date="2026-09-25T20:51:00Z" w16du:dateUtc="2026-09-26T00:51:00Z"/>
                <w:color w:val="000000"/>
              </w:rPr>
            </w:pPr>
            <w:ins w:id="647" w:author="somadmin" w:date="2026-09-25T20:51:00Z" w16du:dateUtc="2026-09-26T00:51:00Z">
              <w:r w:rsidRPr="00AC774B">
                <w:rPr>
                  <w:color w:val="000000"/>
                </w:rPr>
                <w:t>GO:0060322</w:t>
              </w:r>
            </w:ins>
          </w:p>
        </w:tc>
        <w:tc>
          <w:tcPr>
            <w:tcW w:w="2122" w:type="dxa"/>
            <w:noWrap/>
            <w:vAlign w:val="bottom"/>
            <w:hideMark/>
          </w:tcPr>
          <w:p w14:paraId="21F1FC50" w14:textId="77777777" w:rsidR="00DA59F5" w:rsidRPr="00AC774B" w:rsidRDefault="00DA59F5" w:rsidP="00FC06A3">
            <w:pPr>
              <w:rPr>
                <w:ins w:id="648" w:author="somadmin" w:date="2026-09-25T20:51:00Z" w16du:dateUtc="2026-09-26T00:51:00Z"/>
                <w:color w:val="000000"/>
              </w:rPr>
            </w:pPr>
            <w:ins w:id="649" w:author="somadmin" w:date="2026-09-25T20:51:00Z" w16du:dateUtc="2026-09-26T00:51:00Z">
              <w:r w:rsidRPr="00AC774B">
                <w:rPr>
                  <w:color w:val="000000"/>
                </w:rPr>
                <w:t>biological_process</w:t>
              </w:r>
            </w:ins>
          </w:p>
        </w:tc>
        <w:tc>
          <w:tcPr>
            <w:tcW w:w="8482" w:type="dxa"/>
            <w:vAlign w:val="bottom"/>
            <w:hideMark/>
          </w:tcPr>
          <w:p w14:paraId="5B69477A" w14:textId="77777777" w:rsidR="00DA59F5" w:rsidRPr="00AC774B" w:rsidRDefault="00DA59F5" w:rsidP="00FC06A3">
            <w:pPr>
              <w:rPr>
                <w:ins w:id="650" w:author="somadmin" w:date="2026-09-25T20:51:00Z" w16du:dateUtc="2026-09-26T00:51:00Z"/>
                <w:color w:val="000000"/>
              </w:rPr>
            </w:pPr>
            <w:ins w:id="651" w:author="somadmin" w:date="2026-09-25T20:51:00Z" w16du:dateUtc="2026-09-26T00:51:00Z">
              <w:r w:rsidRPr="00AC774B">
                <w:rPr>
                  <w:color w:val="000000"/>
                </w:rPr>
                <w:t>head development</w:t>
              </w:r>
            </w:ins>
          </w:p>
        </w:tc>
        <w:tc>
          <w:tcPr>
            <w:tcW w:w="1170" w:type="dxa"/>
            <w:noWrap/>
            <w:vAlign w:val="bottom"/>
            <w:hideMark/>
          </w:tcPr>
          <w:p w14:paraId="70E7F8EC" w14:textId="77777777" w:rsidR="00DA59F5" w:rsidRPr="00AC774B" w:rsidRDefault="00DA59F5" w:rsidP="00FC06A3">
            <w:pPr>
              <w:jc w:val="right"/>
              <w:rPr>
                <w:ins w:id="652" w:author="somadmin" w:date="2026-09-25T20:51:00Z" w16du:dateUtc="2026-09-26T00:51:00Z"/>
                <w:color w:val="000000"/>
              </w:rPr>
            </w:pPr>
            <w:ins w:id="653" w:author="somadmin" w:date="2026-09-25T20:51:00Z" w16du:dateUtc="2026-09-26T00:51:00Z">
              <w:r w:rsidRPr="00AC774B">
                <w:rPr>
                  <w:color w:val="000000"/>
                </w:rPr>
                <w:t>0.004771</w:t>
              </w:r>
            </w:ins>
          </w:p>
        </w:tc>
      </w:tr>
      <w:tr w:rsidR="00DA59F5" w:rsidRPr="00AC774B" w14:paraId="07D230DF" w14:textId="77777777" w:rsidTr="00FC06A3">
        <w:trPr>
          <w:trHeight w:val="255"/>
          <w:ins w:id="654" w:author="somadmin" w:date="2026-09-25T20:51:00Z" w16du:dateUtc="2026-09-26T00:51:00Z"/>
        </w:trPr>
        <w:tc>
          <w:tcPr>
            <w:tcW w:w="1470" w:type="dxa"/>
            <w:noWrap/>
            <w:vAlign w:val="bottom"/>
            <w:hideMark/>
          </w:tcPr>
          <w:p w14:paraId="15CAF7FA" w14:textId="77777777" w:rsidR="00DA59F5" w:rsidRPr="00AC774B" w:rsidRDefault="00DA59F5" w:rsidP="00FC06A3">
            <w:pPr>
              <w:rPr>
                <w:ins w:id="655" w:author="somadmin" w:date="2026-09-25T20:51:00Z" w16du:dateUtc="2026-09-26T00:51:00Z"/>
                <w:color w:val="000000"/>
              </w:rPr>
            </w:pPr>
            <w:ins w:id="656" w:author="somadmin" w:date="2026-09-25T20:51:00Z" w16du:dateUtc="2026-09-26T00:51:00Z">
              <w:r w:rsidRPr="00AC774B">
                <w:rPr>
                  <w:color w:val="000000"/>
                </w:rPr>
                <w:t>GO:0009719</w:t>
              </w:r>
            </w:ins>
          </w:p>
        </w:tc>
        <w:tc>
          <w:tcPr>
            <w:tcW w:w="2122" w:type="dxa"/>
            <w:noWrap/>
            <w:vAlign w:val="bottom"/>
            <w:hideMark/>
          </w:tcPr>
          <w:p w14:paraId="2697F51C" w14:textId="77777777" w:rsidR="00DA59F5" w:rsidRPr="00AC774B" w:rsidRDefault="00DA59F5" w:rsidP="00FC06A3">
            <w:pPr>
              <w:rPr>
                <w:ins w:id="657" w:author="somadmin" w:date="2026-09-25T20:51:00Z" w16du:dateUtc="2026-09-26T00:51:00Z"/>
                <w:color w:val="000000"/>
              </w:rPr>
            </w:pPr>
            <w:ins w:id="658" w:author="somadmin" w:date="2026-09-25T20:51:00Z" w16du:dateUtc="2026-09-26T00:51:00Z">
              <w:r w:rsidRPr="00AC774B">
                <w:rPr>
                  <w:color w:val="000000"/>
                </w:rPr>
                <w:t>biological_process</w:t>
              </w:r>
            </w:ins>
          </w:p>
        </w:tc>
        <w:tc>
          <w:tcPr>
            <w:tcW w:w="8482" w:type="dxa"/>
            <w:vAlign w:val="bottom"/>
            <w:hideMark/>
          </w:tcPr>
          <w:p w14:paraId="2EA2EAFF" w14:textId="77777777" w:rsidR="00DA59F5" w:rsidRPr="00AC774B" w:rsidRDefault="00DA59F5" w:rsidP="00FC06A3">
            <w:pPr>
              <w:rPr>
                <w:ins w:id="659" w:author="somadmin" w:date="2026-09-25T20:51:00Z" w16du:dateUtc="2026-09-26T00:51:00Z"/>
                <w:color w:val="000000"/>
              </w:rPr>
            </w:pPr>
            <w:ins w:id="660" w:author="somadmin" w:date="2026-09-25T20:51:00Z" w16du:dateUtc="2026-09-26T00:51:00Z">
              <w:r w:rsidRPr="00AC774B">
                <w:rPr>
                  <w:color w:val="000000"/>
                </w:rPr>
                <w:t>response to endogenous stimulus</w:t>
              </w:r>
            </w:ins>
          </w:p>
        </w:tc>
        <w:tc>
          <w:tcPr>
            <w:tcW w:w="1170" w:type="dxa"/>
            <w:noWrap/>
            <w:vAlign w:val="bottom"/>
            <w:hideMark/>
          </w:tcPr>
          <w:p w14:paraId="3B1DF87A" w14:textId="77777777" w:rsidR="00DA59F5" w:rsidRPr="00AC774B" w:rsidRDefault="00DA59F5" w:rsidP="00FC06A3">
            <w:pPr>
              <w:jc w:val="right"/>
              <w:rPr>
                <w:ins w:id="661" w:author="somadmin" w:date="2026-09-25T20:51:00Z" w16du:dateUtc="2026-09-26T00:51:00Z"/>
                <w:color w:val="000000"/>
              </w:rPr>
            </w:pPr>
            <w:ins w:id="662" w:author="somadmin" w:date="2026-09-25T20:51:00Z" w16du:dateUtc="2026-09-26T00:51:00Z">
              <w:r w:rsidRPr="00AC774B">
                <w:rPr>
                  <w:color w:val="000000"/>
                </w:rPr>
                <w:t>0.005017</w:t>
              </w:r>
            </w:ins>
          </w:p>
        </w:tc>
      </w:tr>
      <w:tr w:rsidR="00DA59F5" w:rsidRPr="00AC774B" w14:paraId="5D0780A3" w14:textId="77777777" w:rsidTr="00FC06A3">
        <w:trPr>
          <w:trHeight w:val="255"/>
          <w:ins w:id="663" w:author="somadmin" w:date="2026-09-25T20:51:00Z" w16du:dateUtc="2026-09-26T00:51:00Z"/>
        </w:trPr>
        <w:tc>
          <w:tcPr>
            <w:tcW w:w="1470" w:type="dxa"/>
            <w:noWrap/>
            <w:vAlign w:val="bottom"/>
            <w:hideMark/>
          </w:tcPr>
          <w:p w14:paraId="25A9989B" w14:textId="77777777" w:rsidR="00DA59F5" w:rsidRPr="00AC774B" w:rsidRDefault="00DA59F5" w:rsidP="00FC06A3">
            <w:pPr>
              <w:rPr>
                <w:ins w:id="664" w:author="somadmin" w:date="2026-09-25T20:51:00Z" w16du:dateUtc="2026-09-26T00:51:00Z"/>
                <w:color w:val="000000"/>
              </w:rPr>
            </w:pPr>
            <w:ins w:id="665" w:author="somadmin" w:date="2026-09-25T20:51:00Z" w16du:dateUtc="2026-09-26T00:51:00Z">
              <w:r w:rsidRPr="00AC774B">
                <w:rPr>
                  <w:color w:val="000000"/>
                </w:rPr>
                <w:t>GO:0009605</w:t>
              </w:r>
            </w:ins>
          </w:p>
        </w:tc>
        <w:tc>
          <w:tcPr>
            <w:tcW w:w="2122" w:type="dxa"/>
            <w:noWrap/>
            <w:vAlign w:val="bottom"/>
            <w:hideMark/>
          </w:tcPr>
          <w:p w14:paraId="7650319F" w14:textId="77777777" w:rsidR="00DA59F5" w:rsidRPr="00AC774B" w:rsidRDefault="00DA59F5" w:rsidP="00FC06A3">
            <w:pPr>
              <w:rPr>
                <w:ins w:id="666" w:author="somadmin" w:date="2026-09-25T20:51:00Z" w16du:dateUtc="2026-09-26T00:51:00Z"/>
                <w:color w:val="000000"/>
              </w:rPr>
            </w:pPr>
            <w:ins w:id="667" w:author="somadmin" w:date="2026-09-25T20:51:00Z" w16du:dateUtc="2026-09-26T00:51:00Z">
              <w:r w:rsidRPr="00AC774B">
                <w:rPr>
                  <w:color w:val="000000"/>
                </w:rPr>
                <w:t>biological_process</w:t>
              </w:r>
            </w:ins>
          </w:p>
        </w:tc>
        <w:tc>
          <w:tcPr>
            <w:tcW w:w="8482" w:type="dxa"/>
            <w:vAlign w:val="bottom"/>
            <w:hideMark/>
          </w:tcPr>
          <w:p w14:paraId="7D8C8D41" w14:textId="77777777" w:rsidR="00DA59F5" w:rsidRPr="00AC774B" w:rsidRDefault="00DA59F5" w:rsidP="00FC06A3">
            <w:pPr>
              <w:rPr>
                <w:ins w:id="668" w:author="somadmin" w:date="2026-09-25T20:51:00Z" w16du:dateUtc="2026-09-26T00:51:00Z"/>
                <w:color w:val="000000"/>
              </w:rPr>
            </w:pPr>
            <w:ins w:id="669" w:author="somadmin" w:date="2026-09-25T20:51:00Z" w16du:dateUtc="2026-09-26T00:51:00Z">
              <w:r w:rsidRPr="00AC774B">
                <w:rPr>
                  <w:color w:val="000000"/>
                </w:rPr>
                <w:t>response to external stimulus</w:t>
              </w:r>
            </w:ins>
          </w:p>
        </w:tc>
        <w:tc>
          <w:tcPr>
            <w:tcW w:w="1170" w:type="dxa"/>
            <w:noWrap/>
            <w:vAlign w:val="bottom"/>
            <w:hideMark/>
          </w:tcPr>
          <w:p w14:paraId="1413F76B" w14:textId="77777777" w:rsidR="00DA59F5" w:rsidRPr="00AC774B" w:rsidRDefault="00DA59F5" w:rsidP="00FC06A3">
            <w:pPr>
              <w:jc w:val="right"/>
              <w:rPr>
                <w:ins w:id="670" w:author="somadmin" w:date="2026-09-25T20:51:00Z" w16du:dateUtc="2026-09-26T00:51:00Z"/>
                <w:color w:val="000000"/>
              </w:rPr>
            </w:pPr>
            <w:ins w:id="671" w:author="somadmin" w:date="2026-09-25T20:51:00Z" w16du:dateUtc="2026-09-26T00:51:00Z">
              <w:r w:rsidRPr="00AC774B">
                <w:rPr>
                  <w:color w:val="000000"/>
                </w:rPr>
                <w:t>0.00507</w:t>
              </w:r>
            </w:ins>
          </w:p>
        </w:tc>
      </w:tr>
      <w:tr w:rsidR="00DA59F5" w:rsidRPr="00AC774B" w14:paraId="41F136CC" w14:textId="77777777" w:rsidTr="00FC06A3">
        <w:trPr>
          <w:trHeight w:val="510"/>
          <w:ins w:id="672" w:author="somadmin" w:date="2026-09-25T20:51:00Z" w16du:dateUtc="2026-09-26T00:51:00Z"/>
        </w:trPr>
        <w:tc>
          <w:tcPr>
            <w:tcW w:w="1470" w:type="dxa"/>
            <w:noWrap/>
            <w:vAlign w:val="bottom"/>
            <w:hideMark/>
          </w:tcPr>
          <w:p w14:paraId="03DED2F9" w14:textId="77777777" w:rsidR="00DA59F5" w:rsidRPr="00AC774B" w:rsidRDefault="00DA59F5" w:rsidP="00FC06A3">
            <w:pPr>
              <w:rPr>
                <w:ins w:id="673" w:author="somadmin" w:date="2026-09-25T20:51:00Z" w16du:dateUtc="2026-09-26T00:51:00Z"/>
                <w:color w:val="000000"/>
              </w:rPr>
            </w:pPr>
            <w:ins w:id="674" w:author="somadmin" w:date="2026-09-25T20:51:00Z" w16du:dateUtc="2026-09-26T00:51:00Z">
              <w:r w:rsidRPr="00AC774B">
                <w:rPr>
                  <w:color w:val="000000"/>
                </w:rPr>
                <w:t>GO:0006091</w:t>
              </w:r>
            </w:ins>
          </w:p>
        </w:tc>
        <w:tc>
          <w:tcPr>
            <w:tcW w:w="2122" w:type="dxa"/>
            <w:noWrap/>
            <w:vAlign w:val="bottom"/>
            <w:hideMark/>
          </w:tcPr>
          <w:p w14:paraId="16504133" w14:textId="77777777" w:rsidR="00DA59F5" w:rsidRPr="00AC774B" w:rsidRDefault="00DA59F5" w:rsidP="00FC06A3">
            <w:pPr>
              <w:rPr>
                <w:ins w:id="675" w:author="somadmin" w:date="2026-09-25T20:51:00Z" w16du:dateUtc="2026-09-26T00:51:00Z"/>
                <w:color w:val="000000"/>
              </w:rPr>
            </w:pPr>
            <w:ins w:id="676" w:author="somadmin" w:date="2026-09-25T20:51:00Z" w16du:dateUtc="2026-09-26T00:51:00Z">
              <w:r w:rsidRPr="00AC774B">
                <w:rPr>
                  <w:color w:val="000000"/>
                </w:rPr>
                <w:t>biological_process</w:t>
              </w:r>
            </w:ins>
          </w:p>
        </w:tc>
        <w:tc>
          <w:tcPr>
            <w:tcW w:w="8482" w:type="dxa"/>
            <w:vAlign w:val="bottom"/>
            <w:hideMark/>
          </w:tcPr>
          <w:p w14:paraId="1FE1F17C" w14:textId="77777777" w:rsidR="00DA59F5" w:rsidRPr="00AC774B" w:rsidRDefault="00DA59F5" w:rsidP="00FC06A3">
            <w:pPr>
              <w:rPr>
                <w:ins w:id="677" w:author="somadmin" w:date="2026-09-25T20:51:00Z" w16du:dateUtc="2026-09-26T00:51:00Z"/>
                <w:color w:val="000000"/>
              </w:rPr>
            </w:pPr>
            <w:ins w:id="678" w:author="somadmin" w:date="2026-09-25T20:51:00Z" w16du:dateUtc="2026-09-26T00:51:00Z">
              <w:r w:rsidRPr="00AC774B">
                <w:rPr>
                  <w:color w:val="000000"/>
                </w:rPr>
                <w:t>generation of precursor metabolites and energy</w:t>
              </w:r>
            </w:ins>
          </w:p>
        </w:tc>
        <w:tc>
          <w:tcPr>
            <w:tcW w:w="1170" w:type="dxa"/>
            <w:noWrap/>
            <w:vAlign w:val="bottom"/>
            <w:hideMark/>
          </w:tcPr>
          <w:p w14:paraId="39F9DF1D" w14:textId="77777777" w:rsidR="00DA59F5" w:rsidRPr="00AC774B" w:rsidRDefault="00DA59F5" w:rsidP="00FC06A3">
            <w:pPr>
              <w:jc w:val="right"/>
              <w:rPr>
                <w:ins w:id="679" w:author="somadmin" w:date="2026-09-25T20:51:00Z" w16du:dateUtc="2026-09-26T00:51:00Z"/>
                <w:color w:val="000000"/>
              </w:rPr>
            </w:pPr>
            <w:ins w:id="680" w:author="somadmin" w:date="2026-09-25T20:51:00Z" w16du:dateUtc="2026-09-26T00:51:00Z">
              <w:r w:rsidRPr="00AC774B">
                <w:rPr>
                  <w:color w:val="000000"/>
                </w:rPr>
                <w:t>0.00538</w:t>
              </w:r>
            </w:ins>
          </w:p>
        </w:tc>
      </w:tr>
      <w:tr w:rsidR="00DA59F5" w:rsidRPr="00AC774B" w14:paraId="13B3D61B" w14:textId="77777777" w:rsidTr="00FC06A3">
        <w:trPr>
          <w:trHeight w:val="255"/>
          <w:ins w:id="681" w:author="somadmin" w:date="2026-09-25T20:51:00Z" w16du:dateUtc="2026-09-26T00:51:00Z"/>
        </w:trPr>
        <w:tc>
          <w:tcPr>
            <w:tcW w:w="1470" w:type="dxa"/>
            <w:noWrap/>
            <w:vAlign w:val="bottom"/>
            <w:hideMark/>
          </w:tcPr>
          <w:p w14:paraId="5DD01317" w14:textId="77777777" w:rsidR="00DA59F5" w:rsidRPr="00AC774B" w:rsidRDefault="00DA59F5" w:rsidP="00FC06A3">
            <w:pPr>
              <w:rPr>
                <w:ins w:id="682" w:author="somadmin" w:date="2026-09-25T20:51:00Z" w16du:dateUtc="2026-09-26T00:51:00Z"/>
                <w:color w:val="000000"/>
              </w:rPr>
            </w:pPr>
            <w:ins w:id="683" w:author="somadmin" w:date="2026-09-25T20:51:00Z" w16du:dateUtc="2026-09-26T00:51:00Z">
              <w:r w:rsidRPr="00AC774B">
                <w:rPr>
                  <w:color w:val="000000"/>
                </w:rPr>
                <w:t>GO:0006200</w:t>
              </w:r>
            </w:ins>
          </w:p>
        </w:tc>
        <w:tc>
          <w:tcPr>
            <w:tcW w:w="2122" w:type="dxa"/>
            <w:noWrap/>
            <w:vAlign w:val="bottom"/>
            <w:hideMark/>
          </w:tcPr>
          <w:p w14:paraId="1279312D" w14:textId="77777777" w:rsidR="00DA59F5" w:rsidRPr="00AC774B" w:rsidRDefault="00DA59F5" w:rsidP="00FC06A3">
            <w:pPr>
              <w:rPr>
                <w:ins w:id="684" w:author="somadmin" w:date="2026-09-25T20:51:00Z" w16du:dateUtc="2026-09-26T00:51:00Z"/>
                <w:color w:val="000000"/>
              </w:rPr>
            </w:pPr>
            <w:ins w:id="685" w:author="somadmin" w:date="2026-09-25T20:51:00Z" w16du:dateUtc="2026-09-26T00:51:00Z">
              <w:r w:rsidRPr="00AC774B">
                <w:rPr>
                  <w:color w:val="000000"/>
                </w:rPr>
                <w:t>biological_process</w:t>
              </w:r>
            </w:ins>
          </w:p>
        </w:tc>
        <w:tc>
          <w:tcPr>
            <w:tcW w:w="8482" w:type="dxa"/>
            <w:vAlign w:val="bottom"/>
            <w:hideMark/>
          </w:tcPr>
          <w:p w14:paraId="4E603A54" w14:textId="77777777" w:rsidR="00DA59F5" w:rsidRPr="00AC774B" w:rsidRDefault="00DA59F5" w:rsidP="00FC06A3">
            <w:pPr>
              <w:rPr>
                <w:ins w:id="686" w:author="somadmin" w:date="2026-09-25T20:51:00Z" w16du:dateUtc="2026-09-26T00:51:00Z"/>
                <w:color w:val="000000"/>
              </w:rPr>
            </w:pPr>
            <w:ins w:id="687" w:author="somadmin" w:date="2026-09-25T20:51:00Z" w16du:dateUtc="2026-09-26T00:51:00Z">
              <w:r w:rsidRPr="00AC774B">
                <w:rPr>
                  <w:color w:val="000000"/>
                </w:rPr>
                <w:t>ATP catabolic process</w:t>
              </w:r>
            </w:ins>
          </w:p>
        </w:tc>
        <w:tc>
          <w:tcPr>
            <w:tcW w:w="1170" w:type="dxa"/>
            <w:noWrap/>
            <w:vAlign w:val="bottom"/>
            <w:hideMark/>
          </w:tcPr>
          <w:p w14:paraId="5CAA7E15" w14:textId="77777777" w:rsidR="00DA59F5" w:rsidRPr="00AC774B" w:rsidRDefault="00DA59F5" w:rsidP="00FC06A3">
            <w:pPr>
              <w:jc w:val="right"/>
              <w:rPr>
                <w:ins w:id="688" w:author="somadmin" w:date="2026-09-25T20:51:00Z" w16du:dateUtc="2026-09-26T00:51:00Z"/>
                <w:color w:val="000000"/>
              </w:rPr>
            </w:pPr>
            <w:ins w:id="689" w:author="somadmin" w:date="2026-09-25T20:51:00Z" w16du:dateUtc="2026-09-26T00:51:00Z">
              <w:r w:rsidRPr="00AC774B">
                <w:rPr>
                  <w:color w:val="000000"/>
                </w:rPr>
                <w:t>0.00623</w:t>
              </w:r>
            </w:ins>
          </w:p>
        </w:tc>
      </w:tr>
      <w:tr w:rsidR="00DA59F5" w:rsidRPr="00AC774B" w14:paraId="06525439" w14:textId="77777777" w:rsidTr="00FC06A3">
        <w:trPr>
          <w:trHeight w:val="255"/>
          <w:ins w:id="690" w:author="somadmin" w:date="2026-09-25T20:51:00Z" w16du:dateUtc="2026-09-26T00:51:00Z"/>
        </w:trPr>
        <w:tc>
          <w:tcPr>
            <w:tcW w:w="1470" w:type="dxa"/>
            <w:noWrap/>
            <w:vAlign w:val="bottom"/>
            <w:hideMark/>
          </w:tcPr>
          <w:p w14:paraId="7529818D" w14:textId="77777777" w:rsidR="00DA59F5" w:rsidRPr="00AC774B" w:rsidRDefault="00DA59F5" w:rsidP="00FC06A3">
            <w:pPr>
              <w:rPr>
                <w:ins w:id="691" w:author="somadmin" w:date="2026-09-25T20:51:00Z" w16du:dateUtc="2026-09-26T00:51:00Z"/>
                <w:color w:val="000000"/>
              </w:rPr>
            </w:pPr>
            <w:ins w:id="692" w:author="somadmin" w:date="2026-09-25T20:51:00Z" w16du:dateUtc="2026-09-26T00:51:00Z">
              <w:r w:rsidRPr="00AC774B">
                <w:rPr>
                  <w:color w:val="000000"/>
                </w:rPr>
                <w:t>GO:0006901</w:t>
              </w:r>
            </w:ins>
          </w:p>
        </w:tc>
        <w:tc>
          <w:tcPr>
            <w:tcW w:w="2122" w:type="dxa"/>
            <w:noWrap/>
            <w:vAlign w:val="bottom"/>
            <w:hideMark/>
          </w:tcPr>
          <w:p w14:paraId="545C03D2" w14:textId="77777777" w:rsidR="00DA59F5" w:rsidRPr="00AC774B" w:rsidRDefault="00DA59F5" w:rsidP="00FC06A3">
            <w:pPr>
              <w:rPr>
                <w:ins w:id="693" w:author="somadmin" w:date="2026-09-25T20:51:00Z" w16du:dateUtc="2026-09-26T00:51:00Z"/>
                <w:color w:val="000000"/>
              </w:rPr>
            </w:pPr>
            <w:ins w:id="694" w:author="somadmin" w:date="2026-09-25T20:51:00Z" w16du:dateUtc="2026-09-26T00:51:00Z">
              <w:r w:rsidRPr="00AC774B">
                <w:rPr>
                  <w:color w:val="000000"/>
                </w:rPr>
                <w:t>biological_process</w:t>
              </w:r>
            </w:ins>
          </w:p>
        </w:tc>
        <w:tc>
          <w:tcPr>
            <w:tcW w:w="8482" w:type="dxa"/>
            <w:vAlign w:val="bottom"/>
            <w:hideMark/>
          </w:tcPr>
          <w:p w14:paraId="690B6408" w14:textId="77777777" w:rsidR="00DA59F5" w:rsidRPr="00AC774B" w:rsidRDefault="00DA59F5" w:rsidP="00FC06A3">
            <w:pPr>
              <w:rPr>
                <w:ins w:id="695" w:author="somadmin" w:date="2026-09-25T20:51:00Z" w16du:dateUtc="2026-09-26T00:51:00Z"/>
                <w:color w:val="000000"/>
              </w:rPr>
            </w:pPr>
            <w:ins w:id="696" w:author="somadmin" w:date="2026-09-25T20:51:00Z" w16du:dateUtc="2026-09-26T00:51:00Z">
              <w:r w:rsidRPr="00AC774B">
                <w:rPr>
                  <w:color w:val="000000"/>
                </w:rPr>
                <w:t>vesicle coating</w:t>
              </w:r>
            </w:ins>
          </w:p>
        </w:tc>
        <w:tc>
          <w:tcPr>
            <w:tcW w:w="1170" w:type="dxa"/>
            <w:noWrap/>
            <w:vAlign w:val="bottom"/>
            <w:hideMark/>
          </w:tcPr>
          <w:p w14:paraId="75097174" w14:textId="77777777" w:rsidR="00DA59F5" w:rsidRPr="00AC774B" w:rsidRDefault="00DA59F5" w:rsidP="00FC06A3">
            <w:pPr>
              <w:jc w:val="right"/>
              <w:rPr>
                <w:ins w:id="697" w:author="somadmin" w:date="2026-09-25T20:51:00Z" w16du:dateUtc="2026-09-26T00:51:00Z"/>
                <w:color w:val="000000"/>
              </w:rPr>
            </w:pPr>
            <w:ins w:id="698" w:author="somadmin" w:date="2026-09-25T20:51:00Z" w16du:dateUtc="2026-09-26T00:51:00Z">
              <w:r w:rsidRPr="00AC774B">
                <w:rPr>
                  <w:color w:val="000000"/>
                </w:rPr>
                <w:t>0.00623</w:t>
              </w:r>
            </w:ins>
          </w:p>
        </w:tc>
      </w:tr>
      <w:tr w:rsidR="00DA59F5" w:rsidRPr="00AC774B" w14:paraId="6D47E4B5" w14:textId="77777777" w:rsidTr="00FC06A3">
        <w:trPr>
          <w:trHeight w:val="255"/>
          <w:ins w:id="699" w:author="somadmin" w:date="2026-09-25T20:51:00Z" w16du:dateUtc="2026-09-26T00:51:00Z"/>
        </w:trPr>
        <w:tc>
          <w:tcPr>
            <w:tcW w:w="1470" w:type="dxa"/>
            <w:noWrap/>
            <w:vAlign w:val="bottom"/>
            <w:hideMark/>
          </w:tcPr>
          <w:p w14:paraId="1F75C389" w14:textId="77777777" w:rsidR="00DA59F5" w:rsidRPr="00AC774B" w:rsidRDefault="00DA59F5" w:rsidP="00FC06A3">
            <w:pPr>
              <w:rPr>
                <w:ins w:id="700" w:author="somadmin" w:date="2026-09-25T20:51:00Z" w16du:dateUtc="2026-09-26T00:51:00Z"/>
                <w:color w:val="000000"/>
              </w:rPr>
            </w:pPr>
            <w:ins w:id="701" w:author="somadmin" w:date="2026-09-25T20:51:00Z" w16du:dateUtc="2026-09-26T00:51:00Z">
              <w:r w:rsidRPr="00AC774B">
                <w:rPr>
                  <w:color w:val="000000"/>
                </w:rPr>
                <w:t>GO:0009612</w:t>
              </w:r>
            </w:ins>
          </w:p>
        </w:tc>
        <w:tc>
          <w:tcPr>
            <w:tcW w:w="2122" w:type="dxa"/>
            <w:noWrap/>
            <w:vAlign w:val="bottom"/>
            <w:hideMark/>
          </w:tcPr>
          <w:p w14:paraId="03DB146C" w14:textId="77777777" w:rsidR="00DA59F5" w:rsidRPr="00AC774B" w:rsidRDefault="00DA59F5" w:rsidP="00FC06A3">
            <w:pPr>
              <w:rPr>
                <w:ins w:id="702" w:author="somadmin" w:date="2026-09-25T20:51:00Z" w16du:dateUtc="2026-09-26T00:51:00Z"/>
                <w:color w:val="000000"/>
              </w:rPr>
            </w:pPr>
            <w:ins w:id="703" w:author="somadmin" w:date="2026-09-25T20:51:00Z" w16du:dateUtc="2026-09-26T00:51:00Z">
              <w:r w:rsidRPr="00AC774B">
                <w:rPr>
                  <w:color w:val="000000"/>
                </w:rPr>
                <w:t>biological_process</w:t>
              </w:r>
            </w:ins>
          </w:p>
        </w:tc>
        <w:tc>
          <w:tcPr>
            <w:tcW w:w="8482" w:type="dxa"/>
            <w:vAlign w:val="bottom"/>
            <w:hideMark/>
          </w:tcPr>
          <w:p w14:paraId="06AB28D0" w14:textId="77777777" w:rsidR="00DA59F5" w:rsidRPr="00AC774B" w:rsidRDefault="00DA59F5" w:rsidP="00FC06A3">
            <w:pPr>
              <w:rPr>
                <w:ins w:id="704" w:author="somadmin" w:date="2026-09-25T20:51:00Z" w16du:dateUtc="2026-09-26T00:51:00Z"/>
                <w:color w:val="000000"/>
              </w:rPr>
            </w:pPr>
            <w:ins w:id="705" w:author="somadmin" w:date="2026-09-25T20:51:00Z" w16du:dateUtc="2026-09-26T00:51:00Z">
              <w:r w:rsidRPr="00AC774B">
                <w:rPr>
                  <w:color w:val="000000"/>
                </w:rPr>
                <w:t>response to mechanical stimulus</w:t>
              </w:r>
            </w:ins>
          </w:p>
        </w:tc>
        <w:tc>
          <w:tcPr>
            <w:tcW w:w="1170" w:type="dxa"/>
            <w:noWrap/>
            <w:vAlign w:val="bottom"/>
            <w:hideMark/>
          </w:tcPr>
          <w:p w14:paraId="6F49622A" w14:textId="77777777" w:rsidR="00DA59F5" w:rsidRPr="00AC774B" w:rsidRDefault="00DA59F5" w:rsidP="00FC06A3">
            <w:pPr>
              <w:jc w:val="right"/>
              <w:rPr>
                <w:ins w:id="706" w:author="somadmin" w:date="2026-09-25T20:51:00Z" w16du:dateUtc="2026-09-26T00:51:00Z"/>
                <w:color w:val="000000"/>
              </w:rPr>
            </w:pPr>
            <w:ins w:id="707" w:author="somadmin" w:date="2026-09-25T20:51:00Z" w16du:dateUtc="2026-09-26T00:51:00Z">
              <w:r w:rsidRPr="00AC774B">
                <w:rPr>
                  <w:color w:val="000000"/>
                </w:rPr>
                <w:t>0.00664</w:t>
              </w:r>
            </w:ins>
          </w:p>
        </w:tc>
      </w:tr>
      <w:tr w:rsidR="00DA59F5" w:rsidRPr="00AC774B" w14:paraId="65D6FFA5" w14:textId="77777777" w:rsidTr="00FC06A3">
        <w:trPr>
          <w:trHeight w:val="255"/>
          <w:ins w:id="708" w:author="somadmin" w:date="2026-09-25T20:51:00Z" w16du:dateUtc="2026-09-26T00:51:00Z"/>
        </w:trPr>
        <w:tc>
          <w:tcPr>
            <w:tcW w:w="1470" w:type="dxa"/>
            <w:noWrap/>
            <w:vAlign w:val="bottom"/>
            <w:hideMark/>
          </w:tcPr>
          <w:p w14:paraId="7A1DF2E7" w14:textId="77777777" w:rsidR="00DA59F5" w:rsidRPr="00AC774B" w:rsidRDefault="00DA59F5" w:rsidP="00FC06A3">
            <w:pPr>
              <w:rPr>
                <w:ins w:id="709" w:author="somadmin" w:date="2026-09-25T20:51:00Z" w16du:dateUtc="2026-09-26T00:51:00Z"/>
                <w:color w:val="000000"/>
              </w:rPr>
            </w:pPr>
            <w:ins w:id="710" w:author="somadmin" w:date="2026-09-25T20:51:00Z" w16du:dateUtc="2026-09-26T00:51:00Z">
              <w:r w:rsidRPr="00AC774B">
                <w:rPr>
                  <w:color w:val="000000"/>
                </w:rPr>
                <w:t>GO:0019062</w:t>
              </w:r>
            </w:ins>
          </w:p>
        </w:tc>
        <w:tc>
          <w:tcPr>
            <w:tcW w:w="2122" w:type="dxa"/>
            <w:noWrap/>
            <w:vAlign w:val="bottom"/>
            <w:hideMark/>
          </w:tcPr>
          <w:p w14:paraId="69FC918F" w14:textId="77777777" w:rsidR="00DA59F5" w:rsidRPr="00AC774B" w:rsidRDefault="00DA59F5" w:rsidP="00FC06A3">
            <w:pPr>
              <w:rPr>
                <w:ins w:id="711" w:author="somadmin" w:date="2026-09-25T20:51:00Z" w16du:dateUtc="2026-09-26T00:51:00Z"/>
                <w:color w:val="000000"/>
              </w:rPr>
            </w:pPr>
            <w:ins w:id="712" w:author="somadmin" w:date="2026-09-25T20:51:00Z" w16du:dateUtc="2026-09-26T00:51:00Z">
              <w:r w:rsidRPr="00AC774B">
                <w:rPr>
                  <w:color w:val="000000"/>
                </w:rPr>
                <w:t>biological_process</w:t>
              </w:r>
            </w:ins>
          </w:p>
        </w:tc>
        <w:tc>
          <w:tcPr>
            <w:tcW w:w="8482" w:type="dxa"/>
            <w:vAlign w:val="bottom"/>
            <w:hideMark/>
          </w:tcPr>
          <w:p w14:paraId="19690EB7" w14:textId="77777777" w:rsidR="00DA59F5" w:rsidRPr="00AC774B" w:rsidRDefault="00DA59F5" w:rsidP="00FC06A3">
            <w:pPr>
              <w:rPr>
                <w:ins w:id="713" w:author="somadmin" w:date="2026-09-25T20:51:00Z" w16du:dateUtc="2026-09-26T00:51:00Z"/>
                <w:color w:val="000000"/>
              </w:rPr>
            </w:pPr>
            <w:ins w:id="714" w:author="somadmin" w:date="2026-09-25T20:51:00Z" w16du:dateUtc="2026-09-26T00:51:00Z">
              <w:r w:rsidRPr="00AC774B">
                <w:rPr>
                  <w:color w:val="000000"/>
                </w:rPr>
                <w:t>virion attachment to host cell surface receptor</w:t>
              </w:r>
            </w:ins>
          </w:p>
        </w:tc>
        <w:tc>
          <w:tcPr>
            <w:tcW w:w="1170" w:type="dxa"/>
            <w:noWrap/>
            <w:vAlign w:val="bottom"/>
            <w:hideMark/>
          </w:tcPr>
          <w:p w14:paraId="6E664E4E" w14:textId="77777777" w:rsidR="00DA59F5" w:rsidRPr="00AC774B" w:rsidRDefault="00DA59F5" w:rsidP="00FC06A3">
            <w:pPr>
              <w:jc w:val="right"/>
              <w:rPr>
                <w:ins w:id="715" w:author="somadmin" w:date="2026-09-25T20:51:00Z" w16du:dateUtc="2026-09-26T00:51:00Z"/>
                <w:color w:val="000000"/>
              </w:rPr>
            </w:pPr>
            <w:ins w:id="716" w:author="somadmin" w:date="2026-09-25T20:51:00Z" w16du:dateUtc="2026-09-26T00:51:00Z">
              <w:r w:rsidRPr="00AC774B">
                <w:rPr>
                  <w:color w:val="000000"/>
                </w:rPr>
                <w:t>0.007026</w:t>
              </w:r>
            </w:ins>
          </w:p>
        </w:tc>
      </w:tr>
      <w:tr w:rsidR="00DA59F5" w:rsidRPr="00AC774B" w14:paraId="0BEA06B0" w14:textId="77777777" w:rsidTr="00FC06A3">
        <w:trPr>
          <w:trHeight w:val="255"/>
          <w:ins w:id="717" w:author="somadmin" w:date="2026-09-25T20:51:00Z" w16du:dateUtc="2026-09-26T00:51:00Z"/>
        </w:trPr>
        <w:tc>
          <w:tcPr>
            <w:tcW w:w="1470" w:type="dxa"/>
            <w:noWrap/>
            <w:vAlign w:val="bottom"/>
            <w:hideMark/>
          </w:tcPr>
          <w:p w14:paraId="041A39C8" w14:textId="77777777" w:rsidR="00DA59F5" w:rsidRPr="00AC774B" w:rsidRDefault="00DA59F5" w:rsidP="00FC06A3">
            <w:pPr>
              <w:rPr>
                <w:ins w:id="718" w:author="somadmin" w:date="2026-09-25T20:51:00Z" w16du:dateUtc="2026-09-26T00:51:00Z"/>
                <w:color w:val="000000"/>
              </w:rPr>
            </w:pPr>
            <w:ins w:id="719" w:author="somadmin" w:date="2026-09-25T20:51:00Z" w16du:dateUtc="2026-09-26T00:51:00Z">
              <w:r w:rsidRPr="00AC774B">
                <w:rPr>
                  <w:color w:val="000000"/>
                </w:rPr>
                <w:t>GO:0030198</w:t>
              </w:r>
            </w:ins>
          </w:p>
        </w:tc>
        <w:tc>
          <w:tcPr>
            <w:tcW w:w="2122" w:type="dxa"/>
            <w:noWrap/>
            <w:vAlign w:val="bottom"/>
            <w:hideMark/>
          </w:tcPr>
          <w:p w14:paraId="7D276327" w14:textId="77777777" w:rsidR="00DA59F5" w:rsidRPr="00AC774B" w:rsidRDefault="00DA59F5" w:rsidP="00FC06A3">
            <w:pPr>
              <w:rPr>
                <w:ins w:id="720" w:author="somadmin" w:date="2026-09-25T20:51:00Z" w16du:dateUtc="2026-09-26T00:51:00Z"/>
                <w:color w:val="000000"/>
              </w:rPr>
            </w:pPr>
            <w:ins w:id="721" w:author="somadmin" w:date="2026-09-25T20:51:00Z" w16du:dateUtc="2026-09-26T00:51:00Z">
              <w:r w:rsidRPr="00AC774B">
                <w:rPr>
                  <w:color w:val="000000"/>
                </w:rPr>
                <w:t>biological_process</w:t>
              </w:r>
            </w:ins>
          </w:p>
        </w:tc>
        <w:tc>
          <w:tcPr>
            <w:tcW w:w="8482" w:type="dxa"/>
            <w:vAlign w:val="bottom"/>
            <w:hideMark/>
          </w:tcPr>
          <w:p w14:paraId="6B13C388" w14:textId="77777777" w:rsidR="00DA59F5" w:rsidRPr="00AC774B" w:rsidRDefault="00DA59F5" w:rsidP="00FC06A3">
            <w:pPr>
              <w:rPr>
                <w:ins w:id="722" w:author="somadmin" w:date="2026-09-25T20:51:00Z" w16du:dateUtc="2026-09-26T00:51:00Z"/>
                <w:color w:val="000000"/>
              </w:rPr>
            </w:pPr>
            <w:ins w:id="723" w:author="somadmin" w:date="2026-09-25T20:51:00Z" w16du:dateUtc="2026-09-26T00:51:00Z">
              <w:r w:rsidRPr="00AC774B">
                <w:rPr>
                  <w:color w:val="000000"/>
                </w:rPr>
                <w:t>extracellular matrix organization</w:t>
              </w:r>
            </w:ins>
          </w:p>
        </w:tc>
        <w:tc>
          <w:tcPr>
            <w:tcW w:w="1170" w:type="dxa"/>
            <w:noWrap/>
            <w:vAlign w:val="bottom"/>
            <w:hideMark/>
          </w:tcPr>
          <w:p w14:paraId="704115B0" w14:textId="77777777" w:rsidR="00DA59F5" w:rsidRPr="00AC774B" w:rsidRDefault="00DA59F5" w:rsidP="00FC06A3">
            <w:pPr>
              <w:jc w:val="right"/>
              <w:rPr>
                <w:ins w:id="724" w:author="somadmin" w:date="2026-09-25T20:51:00Z" w16du:dateUtc="2026-09-26T00:51:00Z"/>
                <w:color w:val="000000"/>
              </w:rPr>
            </w:pPr>
            <w:ins w:id="725" w:author="somadmin" w:date="2026-09-25T20:51:00Z" w16du:dateUtc="2026-09-26T00:51:00Z">
              <w:r w:rsidRPr="00AC774B">
                <w:rPr>
                  <w:color w:val="000000"/>
                </w:rPr>
                <w:t>0.007472</w:t>
              </w:r>
            </w:ins>
          </w:p>
        </w:tc>
      </w:tr>
      <w:tr w:rsidR="00DA59F5" w:rsidRPr="00AC774B" w14:paraId="1C7DA1C8" w14:textId="77777777" w:rsidTr="00FC06A3">
        <w:trPr>
          <w:trHeight w:val="510"/>
          <w:ins w:id="726" w:author="somadmin" w:date="2026-09-25T20:51:00Z" w16du:dateUtc="2026-09-26T00:51:00Z"/>
        </w:trPr>
        <w:tc>
          <w:tcPr>
            <w:tcW w:w="1470" w:type="dxa"/>
            <w:noWrap/>
            <w:vAlign w:val="bottom"/>
            <w:hideMark/>
          </w:tcPr>
          <w:p w14:paraId="2C0F4A42" w14:textId="77777777" w:rsidR="00DA59F5" w:rsidRPr="00AC774B" w:rsidRDefault="00DA59F5" w:rsidP="00FC06A3">
            <w:pPr>
              <w:rPr>
                <w:ins w:id="727" w:author="somadmin" w:date="2026-09-25T20:51:00Z" w16du:dateUtc="2026-09-26T00:51:00Z"/>
                <w:color w:val="000000"/>
              </w:rPr>
            </w:pPr>
            <w:ins w:id="728" w:author="somadmin" w:date="2026-09-25T20:51:00Z" w16du:dateUtc="2026-09-26T00:51:00Z">
              <w:r w:rsidRPr="00AC774B">
                <w:rPr>
                  <w:color w:val="000000"/>
                </w:rPr>
                <w:t>GO:0030837</w:t>
              </w:r>
            </w:ins>
          </w:p>
        </w:tc>
        <w:tc>
          <w:tcPr>
            <w:tcW w:w="2122" w:type="dxa"/>
            <w:noWrap/>
            <w:vAlign w:val="bottom"/>
            <w:hideMark/>
          </w:tcPr>
          <w:p w14:paraId="61A081EB" w14:textId="77777777" w:rsidR="00DA59F5" w:rsidRPr="00AC774B" w:rsidRDefault="00DA59F5" w:rsidP="00FC06A3">
            <w:pPr>
              <w:rPr>
                <w:ins w:id="729" w:author="somadmin" w:date="2026-09-25T20:51:00Z" w16du:dateUtc="2026-09-26T00:51:00Z"/>
                <w:color w:val="000000"/>
              </w:rPr>
            </w:pPr>
            <w:ins w:id="730" w:author="somadmin" w:date="2026-09-25T20:51:00Z" w16du:dateUtc="2026-09-26T00:51:00Z">
              <w:r w:rsidRPr="00AC774B">
                <w:rPr>
                  <w:color w:val="000000"/>
                </w:rPr>
                <w:t>biological_process</w:t>
              </w:r>
            </w:ins>
          </w:p>
        </w:tc>
        <w:tc>
          <w:tcPr>
            <w:tcW w:w="8482" w:type="dxa"/>
            <w:vAlign w:val="bottom"/>
            <w:hideMark/>
          </w:tcPr>
          <w:p w14:paraId="65A4FA32" w14:textId="77777777" w:rsidR="00DA59F5" w:rsidRPr="00AC774B" w:rsidRDefault="00DA59F5" w:rsidP="00FC06A3">
            <w:pPr>
              <w:rPr>
                <w:ins w:id="731" w:author="somadmin" w:date="2026-09-25T20:51:00Z" w16du:dateUtc="2026-09-26T00:51:00Z"/>
                <w:color w:val="000000"/>
              </w:rPr>
            </w:pPr>
            <w:ins w:id="732" w:author="somadmin" w:date="2026-09-25T20:51:00Z" w16du:dateUtc="2026-09-26T00:51:00Z">
              <w:r w:rsidRPr="00AC774B">
                <w:rPr>
                  <w:color w:val="000000"/>
                </w:rPr>
                <w:t>negative regulation of actin filament polymerization</w:t>
              </w:r>
            </w:ins>
          </w:p>
        </w:tc>
        <w:tc>
          <w:tcPr>
            <w:tcW w:w="1170" w:type="dxa"/>
            <w:noWrap/>
            <w:vAlign w:val="bottom"/>
            <w:hideMark/>
          </w:tcPr>
          <w:p w14:paraId="051F4A9A" w14:textId="77777777" w:rsidR="00DA59F5" w:rsidRPr="00AC774B" w:rsidRDefault="00DA59F5" w:rsidP="00FC06A3">
            <w:pPr>
              <w:jc w:val="right"/>
              <w:rPr>
                <w:ins w:id="733" w:author="somadmin" w:date="2026-09-25T20:51:00Z" w16du:dateUtc="2026-09-26T00:51:00Z"/>
                <w:color w:val="000000"/>
              </w:rPr>
            </w:pPr>
            <w:ins w:id="734" w:author="somadmin" w:date="2026-09-25T20:51:00Z" w16du:dateUtc="2026-09-26T00:51:00Z">
              <w:r w:rsidRPr="00AC774B">
                <w:rPr>
                  <w:color w:val="000000"/>
                </w:rPr>
                <w:t>0.007562</w:t>
              </w:r>
            </w:ins>
          </w:p>
        </w:tc>
      </w:tr>
      <w:tr w:rsidR="00DA59F5" w:rsidRPr="00AC774B" w14:paraId="40C6759B" w14:textId="77777777" w:rsidTr="00FC06A3">
        <w:trPr>
          <w:trHeight w:val="255"/>
          <w:ins w:id="735" w:author="somadmin" w:date="2026-09-25T20:51:00Z" w16du:dateUtc="2026-09-26T00:51:00Z"/>
        </w:trPr>
        <w:tc>
          <w:tcPr>
            <w:tcW w:w="1470" w:type="dxa"/>
            <w:noWrap/>
            <w:vAlign w:val="bottom"/>
            <w:hideMark/>
          </w:tcPr>
          <w:p w14:paraId="1AB4331A" w14:textId="77777777" w:rsidR="00DA59F5" w:rsidRPr="00AC774B" w:rsidRDefault="00DA59F5" w:rsidP="00FC06A3">
            <w:pPr>
              <w:rPr>
                <w:ins w:id="736" w:author="somadmin" w:date="2026-09-25T20:51:00Z" w16du:dateUtc="2026-09-26T00:51:00Z"/>
                <w:color w:val="000000"/>
              </w:rPr>
            </w:pPr>
            <w:ins w:id="737" w:author="somadmin" w:date="2026-09-25T20:51:00Z" w16du:dateUtc="2026-09-26T00:51:00Z">
              <w:r w:rsidRPr="00AC774B">
                <w:rPr>
                  <w:color w:val="000000"/>
                </w:rPr>
                <w:t>GO:0009132</w:t>
              </w:r>
            </w:ins>
          </w:p>
        </w:tc>
        <w:tc>
          <w:tcPr>
            <w:tcW w:w="2122" w:type="dxa"/>
            <w:noWrap/>
            <w:vAlign w:val="bottom"/>
            <w:hideMark/>
          </w:tcPr>
          <w:p w14:paraId="0E191DD4" w14:textId="77777777" w:rsidR="00DA59F5" w:rsidRPr="00AC774B" w:rsidRDefault="00DA59F5" w:rsidP="00FC06A3">
            <w:pPr>
              <w:rPr>
                <w:ins w:id="738" w:author="somadmin" w:date="2026-09-25T20:51:00Z" w16du:dateUtc="2026-09-26T00:51:00Z"/>
                <w:color w:val="000000"/>
              </w:rPr>
            </w:pPr>
            <w:ins w:id="739" w:author="somadmin" w:date="2026-09-25T20:51:00Z" w16du:dateUtc="2026-09-26T00:51:00Z">
              <w:r w:rsidRPr="00AC774B">
                <w:rPr>
                  <w:color w:val="000000"/>
                </w:rPr>
                <w:t>biological_process</w:t>
              </w:r>
            </w:ins>
          </w:p>
        </w:tc>
        <w:tc>
          <w:tcPr>
            <w:tcW w:w="8482" w:type="dxa"/>
            <w:vAlign w:val="bottom"/>
            <w:hideMark/>
          </w:tcPr>
          <w:p w14:paraId="7499F606" w14:textId="77777777" w:rsidR="00DA59F5" w:rsidRPr="00AC774B" w:rsidRDefault="00DA59F5" w:rsidP="00FC06A3">
            <w:pPr>
              <w:rPr>
                <w:ins w:id="740" w:author="somadmin" w:date="2026-09-25T20:51:00Z" w16du:dateUtc="2026-09-26T00:51:00Z"/>
                <w:color w:val="000000"/>
              </w:rPr>
            </w:pPr>
            <w:ins w:id="741" w:author="somadmin" w:date="2026-09-25T20:51:00Z" w16du:dateUtc="2026-09-26T00:51:00Z">
              <w:r w:rsidRPr="00AC774B">
                <w:rPr>
                  <w:color w:val="000000"/>
                </w:rPr>
                <w:t>nucleoside diphosphate metabolic process</w:t>
              </w:r>
            </w:ins>
          </w:p>
        </w:tc>
        <w:tc>
          <w:tcPr>
            <w:tcW w:w="1170" w:type="dxa"/>
            <w:noWrap/>
            <w:vAlign w:val="bottom"/>
            <w:hideMark/>
          </w:tcPr>
          <w:p w14:paraId="5180443B" w14:textId="77777777" w:rsidR="00DA59F5" w:rsidRPr="00AC774B" w:rsidRDefault="00DA59F5" w:rsidP="00FC06A3">
            <w:pPr>
              <w:jc w:val="right"/>
              <w:rPr>
                <w:ins w:id="742" w:author="somadmin" w:date="2026-09-25T20:51:00Z" w16du:dateUtc="2026-09-26T00:51:00Z"/>
                <w:color w:val="000000"/>
              </w:rPr>
            </w:pPr>
            <w:ins w:id="743" w:author="somadmin" w:date="2026-09-25T20:51:00Z" w16du:dateUtc="2026-09-26T00:51:00Z">
              <w:r w:rsidRPr="00AC774B">
                <w:rPr>
                  <w:color w:val="000000"/>
                </w:rPr>
                <w:t>0.007963</w:t>
              </w:r>
            </w:ins>
          </w:p>
        </w:tc>
      </w:tr>
      <w:tr w:rsidR="00DA59F5" w:rsidRPr="00AC774B" w14:paraId="4A10186A" w14:textId="77777777" w:rsidTr="00FC06A3">
        <w:trPr>
          <w:trHeight w:val="255"/>
          <w:ins w:id="744" w:author="somadmin" w:date="2026-09-25T20:51:00Z" w16du:dateUtc="2026-09-26T00:51:00Z"/>
        </w:trPr>
        <w:tc>
          <w:tcPr>
            <w:tcW w:w="1470" w:type="dxa"/>
            <w:noWrap/>
            <w:vAlign w:val="bottom"/>
            <w:hideMark/>
          </w:tcPr>
          <w:p w14:paraId="189AA3E9" w14:textId="77777777" w:rsidR="00DA59F5" w:rsidRPr="00AC774B" w:rsidRDefault="00DA59F5" w:rsidP="00FC06A3">
            <w:pPr>
              <w:rPr>
                <w:ins w:id="745" w:author="somadmin" w:date="2026-09-25T20:51:00Z" w16du:dateUtc="2026-09-26T00:51:00Z"/>
                <w:color w:val="000000"/>
              </w:rPr>
            </w:pPr>
            <w:ins w:id="746" w:author="somadmin" w:date="2026-09-25T20:51:00Z" w16du:dateUtc="2026-09-26T00:51:00Z">
              <w:r w:rsidRPr="00AC774B">
                <w:rPr>
                  <w:color w:val="000000"/>
                </w:rPr>
                <w:t>GO:0006900</w:t>
              </w:r>
            </w:ins>
          </w:p>
        </w:tc>
        <w:tc>
          <w:tcPr>
            <w:tcW w:w="2122" w:type="dxa"/>
            <w:noWrap/>
            <w:vAlign w:val="bottom"/>
            <w:hideMark/>
          </w:tcPr>
          <w:p w14:paraId="7F8EEAFF" w14:textId="77777777" w:rsidR="00DA59F5" w:rsidRPr="00AC774B" w:rsidRDefault="00DA59F5" w:rsidP="00FC06A3">
            <w:pPr>
              <w:rPr>
                <w:ins w:id="747" w:author="somadmin" w:date="2026-09-25T20:51:00Z" w16du:dateUtc="2026-09-26T00:51:00Z"/>
                <w:color w:val="000000"/>
              </w:rPr>
            </w:pPr>
            <w:ins w:id="748" w:author="somadmin" w:date="2026-09-25T20:51:00Z" w16du:dateUtc="2026-09-26T00:51:00Z">
              <w:r w:rsidRPr="00AC774B">
                <w:rPr>
                  <w:color w:val="000000"/>
                </w:rPr>
                <w:t>biological_process</w:t>
              </w:r>
            </w:ins>
          </w:p>
        </w:tc>
        <w:tc>
          <w:tcPr>
            <w:tcW w:w="8482" w:type="dxa"/>
            <w:vAlign w:val="bottom"/>
            <w:hideMark/>
          </w:tcPr>
          <w:p w14:paraId="28DA322C" w14:textId="77777777" w:rsidR="00DA59F5" w:rsidRPr="00AC774B" w:rsidRDefault="00DA59F5" w:rsidP="00FC06A3">
            <w:pPr>
              <w:rPr>
                <w:ins w:id="749" w:author="somadmin" w:date="2026-09-25T20:51:00Z" w16du:dateUtc="2026-09-26T00:51:00Z"/>
                <w:color w:val="000000"/>
              </w:rPr>
            </w:pPr>
            <w:ins w:id="750" w:author="somadmin" w:date="2026-09-25T20:51:00Z" w16du:dateUtc="2026-09-26T00:51:00Z">
              <w:r w:rsidRPr="00AC774B">
                <w:rPr>
                  <w:color w:val="000000"/>
                </w:rPr>
                <w:t>membrane budding</w:t>
              </w:r>
            </w:ins>
          </w:p>
        </w:tc>
        <w:tc>
          <w:tcPr>
            <w:tcW w:w="1170" w:type="dxa"/>
            <w:noWrap/>
            <w:vAlign w:val="bottom"/>
            <w:hideMark/>
          </w:tcPr>
          <w:p w14:paraId="55C38D49" w14:textId="77777777" w:rsidR="00DA59F5" w:rsidRPr="00AC774B" w:rsidRDefault="00DA59F5" w:rsidP="00FC06A3">
            <w:pPr>
              <w:jc w:val="right"/>
              <w:rPr>
                <w:ins w:id="751" w:author="somadmin" w:date="2026-09-25T20:51:00Z" w16du:dateUtc="2026-09-26T00:51:00Z"/>
                <w:color w:val="000000"/>
              </w:rPr>
            </w:pPr>
            <w:ins w:id="752" w:author="somadmin" w:date="2026-09-25T20:51:00Z" w16du:dateUtc="2026-09-26T00:51:00Z">
              <w:r w:rsidRPr="00AC774B">
                <w:rPr>
                  <w:color w:val="000000"/>
                </w:rPr>
                <w:t>0.007963</w:t>
              </w:r>
            </w:ins>
          </w:p>
        </w:tc>
      </w:tr>
      <w:tr w:rsidR="00DA59F5" w:rsidRPr="00AC774B" w14:paraId="4D6E11E3" w14:textId="77777777" w:rsidTr="00FC06A3">
        <w:trPr>
          <w:trHeight w:val="255"/>
          <w:ins w:id="753" w:author="somadmin" w:date="2026-09-25T20:51:00Z" w16du:dateUtc="2026-09-26T00:51:00Z"/>
        </w:trPr>
        <w:tc>
          <w:tcPr>
            <w:tcW w:w="1470" w:type="dxa"/>
            <w:noWrap/>
            <w:vAlign w:val="bottom"/>
            <w:hideMark/>
          </w:tcPr>
          <w:p w14:paraId="66856DC0" w14:textId="77777777" w:rsidR="00DA59F5" w:rsidRPr="00AC774B" w:rsidRDefault="00DA59F5" w:rsidP="00FC06A3">
            <w:pPr>
              <w:rPr>
                <w:ins w:id="754" w:author="somadmin" w:date="2026-09-25T20:51:00Z" w16du:dateUtc="2026-09-26T00:51:00Z"/>
                <w:color w:val="000000"/>
              </w:rPr>
            </w:pPr>
            <w:ins w:id="755" w:author="somadmin" w:date="2026-09-25T20:51:00Z" w16du:dateUtc="2026-09-26T00:51:00Z">
              <w:r w:rsidRPr="00AC774B">
                <w:rPr>
                  <w:color w:val="000000"/>
                </w:rPr>
                <w:t>GO:0030833</w:t>
              </w:r>
            </w:ins>
          </w:p>
        </w:tc>
        <w:tc>
          <w:tcPr>
            <w:tcW w:w="2122" w:type="dxa"/>
            <w:noWrap/>
            <w:vAlign w:val="bottom"/>
            <w:hideMark/>
          </w:tcPr>
          <w:p w14:paraId="27D05763" w14:textId="77777777" w:rsidR="00DA59F5" w:rsidRPr="00AC774B" w:rsidRDefault="00DA59F5" w:rsidP="00FC06A3">
            <w:pPr>
              <w:rPr>
                <w:ins w:id="756" w:author="somadmin" w:date="2026-09-25T20:51:00Z" w16du:dateUtc="2026-09-26T00:51:00Z"/>
                <w:color w:val="000000"/>
              </w:rPr>
            </w:pPr>
            <w:ins w:id="757" w:author="somadmin" w:date="2026-09-25T20:51:00Z" w16du:dateUtc="2026-09-26T00:51:00Z">
              <w:r w:rsidRPr="00AC774B">
                <w:rPr>
                  <w:color w:val="000000"/>
                </w:rPr>
                <w:t>biological_process</w:t>
              </w:r>
            </w:ins>
          </w:p>
        </w:tc>
        <w:tc>
          <w:tcPr>
            <w:tcW w:w="8482" w:type="dxa"/>
            <w:vAlign w:val="bottom"/>
            <w:hideMark/>
          </w:tcPr>
          <w:p w14:paraId="7EB5355F" w14:textId="77777777" w:rsidR="00DA59F5" w:rsidRPr="00AC774B" w:rsidRDefault="00DA59F5" w:rsidP="00FC06A3">
            <w:pPr>
              <w:rPr>
                <w:ins w:id="758" w:author="somadmin" w:date="2026-09-25T20:51:00Z" w16du:dateUtc="2026-09-26T00:51:00Z"/>
                <w:color w:val="000000"/>
              </w:rPr>
            </w:pPr>
            <w:ins w:id="759" w:author="somadmin" w:date="2026-09-25T20:51:00Z" w16du:dateUtc="2026-09-26T00:51:00Z">
              <w:r w:rsidRPr="00AC774B">
                <w:rPr>
                  <w:color w:val="000000"/>
                </w:rPr>
                <w:t>regulation of actin filament polymerization</w:t>
              </w:r>
            </w:ins>
          </w:p>
        </w:tc>
        <w:tc>
          <w:tcPr>
            <w:tcW w:w="1170" w:type="dxa"/>
            <w:noWrap/>
            <w:vAlign w:val="bottom"/>
            <w:hideMark/>
          </w:tcPr>
          <w:p w14:paraId="08CD7780" w14:textId="77777777" w:rsidR="00DA59F5" w:rsidRPr="00AC774B" w:rsidRDefault="00DA59F5" w:rsidP="00FC06A3">
            <w:pPr>
              <w:jc w:val="right"/>
              <w:rPr>
                <w:ins w:id="760" w:author="somadmin" w:date="2026-09-25T20:51:00Z" w16du:dateUtc="2026-09-26T00:51:00Z"/>
                <w:color w:val="000000"/>
              </w:rPr>
            </w:pPr>
            <w:ins w:id="761" w:author="somadmin" w:date="2026-09-25T20:51:00Z" w16du:dateUtc="2026-09-26T00:51:00Z">
              <w:r w:rsidRPr="00AC774B">
                <w:rPr>
                  <w:color w:val="000000"/>
                </w:rPr>
                <w:t>0.008187</w:t>
              </w:r>
            </w:ins>
          </w:p>
        </w:tc>
      </w:tr>
      <w:tr w:rsidR="00DA59F5" w:rsidRPr="00AC774B" w14:paraId="3A61B24C" w14:textId="77777777" w:rsidTr="00FC06A3">
        <w:trPr>
          <w:trHeight w:val="255"/>
          <w:ins w:id="762" w:author="somadmin" w:date="2026-09-25T20:51:00Z" w16du:dateUtc="2026-09-26T00:51:00Z"/>
        </w:trPr>
        <w:tc>
          <w:tcPr>
            <w:tcW w:w="1470" w:type="dxa"/>
            <w:noWrap/>
            <w:vAlign w:val="bottom"/>
            <w:hideMark/>
          </w:tcPr>
          <w:p w14:paraId="12B107A3" w14:textId="77777777" w:rsidR="00DA59F5" w:rsidRPr="00AC774B" w:rsidRDefault="00DA59F5" w:rsidP="00FC06A3">
            <w:pPr>
              <w:rPr>
                <w:ins w:id="763" w:author="somadmin" w:date="2026-09-25T20:51:00Z" w16du:dateUtc="2026-09-26T00:51:00Z"/>
                <w:color w:val="000000"/>
              </w:rPr>
            </w:pPr>
            <w:ins w:id="764" w:author="somadmin" w:date="2026-09-25T20:51:00Z" w16du:dateUtc="2026-09-26T00:51:00Z">
              <w:r w:rsidRPr="00AC774B">
                <w:rPr>
                  <w:color w:val="000000"/>
                </w:rPr>
                <w:t>GO:0032272</w:t>
              </w:r>
            </w:ins>
          </w:p>
        </w:tc>
        <w:tc>
          <w:tcPr>
            <w:tcW w:w="2122" w:type="dxa"/>
            <w:noWrap/>
            <w:vAlign w:val="bottom"/>
            <w:hideMark/>
          </w:tcPr>
          <w:p w14:paraId="2C7EA759" w14:textId="77777777" w:rsidR="00DA59F5" w:rsidRPr="00AC774B" w:rsidRDefault="00DA59F5" w:rsidP="00FC06A3">
            <w:pPr>
              <w:rPr>
                <w:ins w:id="765" w:author="somadmin" w:date="2026-09-25T20:51:00Z" w16du:dateUtc="2026-09-26T00:51:00Z"/>
                <w:color w:val="000000"/>
              </w:rPr>
            </w:pPr>
            <w:ins w:id="766" w:author="somadmin" w:date="2026-09-25T20:51:00Z" w16du:dateUtc="2026-09-26T00:51:00Z">
              <w:r w:rsidRPr="00AC774B">
                <w:rPr>
                  <w:color w:val="000000"/>
                </w:rPr>
                <w:t>biological_process</w:t>
              </w:r>
            </w:ins>
          </w:p>
        </w:tc>
        <w:tc>
          <w:tcPr>
            <w:tcW w:w="8482" w:type="dxa"/>
            <w:vAlign w:val="bottom"/>
            <w:hideMark/>
          </w:tcPr>
          <w:p w14:paraId="11E6BE7A" w14:textId="77777777" w:rsidR="00DA59F5" w:rsidRPr="00AC774B" w:rsidRDefault="00DA59F5" w:rsidP="00FC06A3">
            <w:pPr>
              <w:rPr>
                <w:ins w:id="767" w:author="somadmin" w:date="2026-09-25T20:51:00Z" w16du:dateUtc="2026-09-26T00:51:00Z"/>
                <w:color w:val="000000"/>
              </w:rPr>
            </w:pPr>
            <w:ins w:id="768" w:author="somadmin" w:date="2026-09-25T20:51:00Z" w16du:dateUtc="2026-09-26T00:51:00Z">
              <w:r w:rsidRPr="00AC774B">
                <w:rPr>
                  <w:color w:val="000000"/>
                </w:rPr>
                <w:t>negative regulation of protein polymerization</w:t>
              </w:r>
            </w:ins>
          </w:p>
        </w:tc>
        <w:tc>
          <w:tcPr>
            <w:tcW w:w="1170" w:type="dxa"/>
            <w:noWrap/>
            <w:vAlign w:val="bottom"/>
            <w:hideMark/>
          </w:tcPr>
          <w:p w14:paraId="5C260A30" w14:textId="77777777" w:rsidR="00DA59F5" w:rsidRPr="00AC774B" w:rsidRDefault="00DA59F5" w:rsidP="00FC06A3">
            <w:pPr>
              <w:jc w:val="right"/>
              <w:rPr>
                <w:ins w:id="769" w:author="somadmin" w:date="2026-09-25T20:51:00Z" w16du:dateUtc="2026-09-26T00:51:00Z"/>
                <w:color w:val="000000"/>
              </w:rPr>
            </w:pPr>
            <w:ins w:id="770" w:author="somadmin" w:date="2026-09-25T20:51:00Z" w16du:dateUtc="2026-09-26T00:51:00Z">
              <w:r w:rsidRPr="00AC774B">
                <w:rPr>
                  <w:color w:val="000000"/>
                </w:rPr>
                <w:t>0.008732</w:t>
              </w:r>
            </w:ins>
          </w:p>
        </w:tc>
      </w:tr>
      <w:tr w:rsidR="00DA59F5" w:rsidRPr="00AC774B" w14:paraId="650F0677" w14:textId="77777777" w:rsidTr="00FC06A3">
        <w:trPr>
          <w:trHeight w:val="255"/>
          <w:ins w:id="771" w:author="somadmin" w:date="2026-09-25T20:51:00Z" w16du:dateUtc="2026-09-26T00:51:00Z"/>
        </w:trPr>
        <w:tc>
          <w:tcPr>
            <w:tcW w:w="1470" w:type="dxa"/>
            <w:noWrap/>
            <w:vAlign w:val="bottom"/>
            <w:hideMark/>
          </w:tcPr>
          <w:p w14:paraId="5101E5CD" w14:textId="77777777" w:rsidR="00DA59F5" w:rsidRPr="00AC774B" w:rsidRDefault="00DA59F5" w:rsidP="00FC06A3">
            <w:pPr>
              <w:rPr>
                <w:ins w:id="772" w:author="somadmin" w:date="2026-09-25T20:51:00Z" w16du:dateUtc="2026-09-26T00:51:00Z"/>
                <w:color w:val="000000"/>
              </w:rPr>
            </w:pPr>
            <w:ins w:id="773" w:author="somadmin" w:date="2026-09-25T20:51:00Z" w16du:dateUtc="2026-09-26T00:51:00Z">
              <w:r w:rsidRPr="00AC774B">
                <w:rPr>
                  <w:color w:val="000000"/>
                </w:rPr>
                <w:t>GO:0001568</w:t>
              </w:r>
            </w:ins>
          </w:p>
        </w:tc>
        <w:tc>
          <w:tcPr>
            <w:tcW w:w="2122" w:type="dxa"/>
            <w:noWrap/>
            <w:vAlign w:val="bottom"/>
            <w:hideMark/>
          </w:tcPr>
          <w:p w14:paraId="50D9BB4B" w14:textId="77777777" w:rsidR="00DA59F5" w:rsidRPr="00AC774B" w:rsidRDefault="00DA59F5" w:rsidP="00FC06A3">
            <w:pPr>
              <w:rPr>
                <w:ins w:id="774" w:author="somadmin" w:date="2026-09-25T20:51:00Z" w16du:dateUtc="2026-09-26T00:51:00Z"/>
                <w:color w:val="000000"/>
              </w:rPr>
            </w:pPr>
            <w:ins w:id="775" w:author="somadmin" w:date="2026-09-25T20:51:00Z" w16du:dateUtc="2026-09-26T00:51:00Z">
              <w:r w:rsidRPr="00AC774B">
                <w:rPr>
                  <w:color w:val="000000"/>
                </w:rPr>
                <w:t>biological_process</w:t>
              </w:r>
            </w:ins>
          </w:p>
        </w:tc>
        <w:tc>
          <w:tcPr>
            <w:tcW w:w="8482" w:type="dxa"/>
            <w:vAlign w:val="bottom"/>
            <w:hideMark/>
          </w:tcPr>
          <w:p w14:paraId="4BF31392" w14:textId="77777777" w:rsidR="00DA59F5" w:rsidRPr="00AC774B" w:rsidRDefault="00DA59F5" w:rsidP="00FC06A3">
            <w:pPr>
              <w:rPr>
                <w:ins w:id="776" w:author="somadmin" w:date="2026-09-25T20:51:00Z" w16du:dateUtc="2026-09-26T00:51:00Z"/>
                <w:color w:val="000000"/>
              </w:rPr>
            </w:pPr>
            <w:ins w:id="777" w:author="somadmin" w:date="2026-09-25T20:51:00Z" w16du:dateUtc="2026-09-26T00:51:00Z">
              <w:r w:rsidRPr="00AC774B">
                <w:rPr>
                  <w:color w:val="000000"/>
                </w:rPr>
                <w:t>blood vessel development</w:t>
              </w:r>
            </w:ins>
          </w:p>
        </w:tc>
        <w:tc>
          <w:tcPr>
            <w:tcW w:w="1170" w:type="dxa"/>
            <w:noWrap/>
            <w:vAlign w:val="bottom"/>
            <w:hideMark/>
          </w:tcPr>
          <w:p w14:paraId="4742B463" w14:textId="77777777" w:rsidR="00DA59F5" w:rsidRPr="00AC774B" w:rsidRDefault="00DA59F5" w:rsidP="00FC06A3">
            <w:pPr>
              <w:jc w:val="right"/>
              <w:rPr>
                <w:ins w:id="778" w:author="somadmin" w:date="2026-09-25T20:51:00Z" w16du:dateUtc="2026-09-26T00:51:00Z"/>
                <w:color w:val="000000"/>
              </w:rPr>
            </w:pPr>
            <w:ins w:id="779" w:author="somadmin" w:date="2026-09-25T20:51:00Z" w16du:dateUtc="2026-09-26T00:51:00Z">
              <w:r w:rsidRPr="00AC774B">
                <w:rPr>
                  <w:color w:val="000000"/>
                </w:rPr>
                <w:t>0.009191</w:t>
              </w:r>
            </w:ins>
          </w:p>
        </w:tc>
      </w:tr>
      <w:tr w:rsidR="00DA59F5" w:rsidRPr="00AC774B" w14:paraId="6BC60D5E" w14:textId="77777777" w:rsidTr="00FC06A3">
        <w:trPr>
          <w:trHeight w:val="255"/>
          <w:ins w:id="780" w:author="somadmin" w:date="2026-09-25T20:51:00Z" w16du:dateUtc="2026-09-26T00:51:00Z"/>
        </w:trPr>
        <w:tc>
          <w:tcPr>
            <w:tcW w:w="1470" w:type="dxa"/>
            <w:noWrap/>
            <w:vAlign w:val="bottom"/>
            <w:hideMark/>
          </w:tcPr>
          <w:p w14:paraId="0C77EE88" w14:textId="77777777" w:rsidR="00DA59F5" w:rsidRPr="00AC774B" w:rsidRDefault="00DA59F5" w:rsidP="00FC06A3">
            <w:pPr>
              <w:rPr>
                <w:ins w:id="781" w:author="somadmin" w:date="2026-09-25T20:51:00Z" w16du:dateUtc="2026-09-26T00:51:00Z"/>
                <w:color w:val="000000"/>
              </w:rPr>
            </w:pPr>
            <w:ins w:id="782" w:author="somadmin" w:date="2026-09-25T20:51:00Z" w16du:dateUtc="2026-09-26T00:51:00Z">
              <w:r w:rsidRPr="00AC774B">
                <w:rPr>
                  <w:color w:val="000000"/>
                </w:rPr>
                <w:t>GO:0030036</w:t>
              </w:r>
            </w:ins>
          </w:p>
        </w:tc>
        <w:tc>
          <w:tcPr>
            <w:tcW w:w="2122" w:type="dxa"/>
            <w:noWrap/>
            <w:vAlign w:val="bottom"/>
            <w:hideMark/>
          </w:tcPr>
          <w:p w14:paraId="70068F13" w14:textId="77777777" w:rsidR="00DA59F5" w:rsidRPr="00AC774B" w:rsidRDefault="00DA59F5" w:rsidP="00FC06A3">
            <w:pPr>
              <w:rPr>
                <w:ins w:id="783" w:author="somadmin" w:date="2026-09-25T20:51:00Z" w16du:dateUtc="2026-09-26T00:51:00Z"/>
                <w:color w:val="000000"/>
              </w:rPr>
            </w:pPr>
            <w:ins w:id="784" w:author="somadmin" w:date="2026-09-25T20:51:00Z" w16du:dateUtc="2026-09-26T00:51:00Z">
              <w:r w:rsidRPr="00AC774B">
                <w:rPr>
                  <w:color w:val="000000"/>
                </w:rPr>
                <w:t>biological_process</w:t>
              </w:r>
            </w:ins>
          </w:p>
        </w:tc>
        <w:tc>
          <w:tcPr>
            <w:tcW w:w="8482" w:type="dxa"/>
            <w:vAlign w:val="bottom"/>
            <w:hideMark/>
          </w:tcPr>
          <w:p w14:paraId="46ABCA88" w14:textId="77777777" w:rsidR="00DA59F5" w:rsidRPr="00AC774B" w:rsidRDefault="00DA59F5" w:rsidP="00FC06A3">
            <w:pPr>
              <w:rPr>
                <w:ins w:id="785" w:author="somadmin" w:date="2026-09-25T20:51:00Z" w16du:dateUtc="2026-09-26T00:51:00Z"/>
                <w:color w:val="000000"/>
              </w:rPr>
            </w:pPr>
            <w:ins w:id="786" w:author="somadmin" w:date="2026-09-25T20:51:00Z" w16du:dateUtc="2026-09-26T00:51:00Z">
              <w:r w:rsidRPr="00AC774B">
                <w:rPr>
                  <w:color w:val="000000"/>
                </w:rPr>
                <w:t>actin cytoskeleton organization</w:t>
              </w:r>
            </w:ins>
          </w:p>
        </w:tc>
        <w:tc>
          <w:tcPr>
            <w:tcW w:w="1170" w:type="dxa"/>
            <w:noWrap/>
            <w:vAlign w:val="bottom"/>
            <w:hideMark/>
          </w:tcPr>
          <w:p w14:paraId="47859C32" w14:textId="77777777" w:rsidR="00DA59F5" w:rsidRPr="00AC774B" w:rsidRDefault="00DA59F5" w:rsidP="00FC06A3">
            <w:pPr>
              <w:jc w:val="right"/>
              <w:rPr>
                <w:ins w:id="787" w:author="somadmin" w:date="2026-09-25T20:51:00Z" w16du:dateUtc="2026-09-26T00:51:00Z"/>
                <w:color w:val="000000"/>
              </w:rPr>
            </w:pPr>
            <w:ins w:id="788" w:author="somadmin" w:date="2026-09-25T20:51:00Z" w16du:dateUtc="2026-09-26T00:51:00Z">
              <w:r w:rsidRPr="00AC774B">
                <w:rPr>
                  <w:color w:val="000000"/>
                </w:rPr>
                <w:t>0.009191</w:t>
              </w:r>
            </w:ins>
          </w:p>
        </w:tc>
      </w:tr>
      <w:tr w:rsidR="00DA59F5" w:rsidRPr="00AC774B" w14:paraId="65876170" w14:textId="77777777" w:rsidTr="00FC06A3">
        <w:trPr>
          <w:trHeight w:val="255"/>
          <w:ins w:id="789" w:author="somadmin" w:date="2026-09-25T20:51:00Z" w16du:dateUtc="2026-09-26T00:51:00Z"/>
        </w:trPr>
        <w:tc>
          <w:tcPr>
            <w:tcW w:w="1470" w:type="dxa"/>
            <w:noWrap/>
            <w:vAlign w:val="bottom"/>
            <w:hideMark/>
          </w:tcPr>
          <w:p w14:paraId="27FBBBDF" w14:textId="77777777" w:rsidR="00DA59F5" w:rsidRPr="00AC774B" w:rsidRDefault="00DA59F5" w:rsidP="00FC06A3">
            <w:pPr>
              <w:rPr>
                <w:ins w:id="790" w:author="somadmin" w:date="2026-09-25T20:51:00Z" w16du:dateUtc="2026-09-26T00:51:00Z"/>
                <w:color w:val="000000"/>
              </w:rPr>
            </w:pPr>
            <w:ins w:id="791" w:author="somadmin" w:date="2026-09-25T20:51:00Z" w16du:dateUtc="2026-09-26T00:51:00Z">
              <w:r w:rsidRPr="00AC774B">
                <w:rPr>
                  <w:color w:val="000000"/>
                </w:rPr>
                <w:t>GO:0022607</w:t>
              </w:r>
            </w:ins>
          </w:p>
        </w:tc>
        <w:tc>
          <w:tcPr>
            <w:tcW w:w="2122" w:type="dxa"/>
            <w:noWrap/>
            <w:vAlign w:val="bottom"/>
            <w:hideMark/>
          </w:tcPr>
          <w:p w14:paraId="7F632310" w14:textId="77777777" w:rsidR="00DA59F5" w:rsidRPr="00AC774B" w:rsidRDefault="00DA59F5" w:rsidP="00FC06A3">
            <w:pPr>
              <w:rPr>
                <w:ins w:id="792" w:author="somadmin" w:date="2026-09-25T20:51:00Z" w16du:dateUtc="2026-09-26T00:51:00Z"/>
                <w:color w:val="000000"/>
              </w:rPr>
            </w:pPr>
            <w:ins w:id="793" w:author="somadmin" w:date="2026-09-25T20:51:00Z" w16du:dateUtc="2026-09-26T00:51:00Z">
              <w:r w:rsidRPr="00AC774B">
                <w:rPr>
                  <w:color w:val="000000"/>
                </w:rPr>
                <w:t>biological_process</w:t>
              </w:r>
            </w:ins>
          </w:p>
        </w:tc>
        <w:tc>
          <w:tcPr>
            <w:tcW w:w="8482" w:type="dxa"/>
            <w:vAlign w:val="bottom"/>
            <w:hideMark/>
          </w:tcPr>
          <w:p w14:paraId="194520D7" w14:textId="77777777" w:rsidR="00DA59F5" w:rsidRPr="00AC774B" w:rsidRDefault="00DA59F5" w:rsidP="00FC06A3">
            <w:pPr>
              <w:rPr>
                <w:ins w:id="794" w:author="somadmin" w:date="2026-09-25T20:51:00Z" w16du:dateUtc="2026-09-26T00:51:00Z"/>
                <w:color w:val="000000"/>
              </w:rPr>
            </w:pPr>
            <w:ins w:id="795" w:author="somadmin" w:date="2026-09-25T20:51:00Z" w16du:dateUtc="2026-09-26T00:51:00Z">
              <w:r w:rsidRPr="00AC774B">
                <w:rPr>
                  <w:color w:val="000000"/>
                </w:rPr>
                <w:t>cellular component assembly</w:t>
              </w:r>
            </w:ins>
          </w:p>
        </w:tc>
        <w:tc>
          <w:tcPr>
            <w:tcW w:w="1170" w:type="dxa"/>
            <w:noWrap/>
            <w:vAlign w:val="bottom"/>
            <w:hideMark/>
          </w:tcPr>
          <w:p w14:paraId="0C098D88" w14:textId="77777777" w:rsidR="00DA59F5" w:rsidRPr="00AC774B" w:rsidRDefault="00DA59F5" w:rsidP="00FC06A3">
            <w:pPr>
              <w:jc w:val="right"/>
              <w:rPr>
                <w:ins w:id="796" w:author="somadmin" w:date="2026-09-25T20:51:00Z" w16du:dateUtc="2026-09-26T00:51:00Z"/>
                <w:color w:val="000000"/>
              </w:rPr>
            </w:pPr>
            <w:ins w:id="797" w:author="somadmin" w:date="2026-09-25T20:51:00Z" w16du:dateUtc="2026-09-26T00:51:00Z">
              <w:r w:rsidRPr="00AC774B">
                <w:rPr>
                  <w:color w:val="000000"/>
                </w:rPr>
                <w:t>0.010464</w:t>
              </w:r>
            </w:ins>
          </w:p>
        </w:tc>
      </w:tr>
      <w:tr w:rsidR="00DA59F5" w:rsidRPr="00AC774B" w14:paraId="5AAF3DD0" w14:textId="77777777" w:rsidTr="00FC06A3">
        <w:trPr>
          <w:trHeight w:val="255"/>
          <w:ins w:id="798" w:author="somadmin" w:date="2026-09-25T20:51:00Z" w16du:dateUtc="2026-09-26T00:51:00Z"/>
        </w:trPr>
        <w:tc>
          <w:tcPr>
            <w:tcW w:w="1470" w:type="dxa"/>
            <w:noWrap/>
            <w:vAlign w:val="bottom"/>
            <w:hideMark/>
          </w:tcPr>
          <w:p w14:paraId="15B1E706" w14:textId="77777777" w:rsidR="00DA59F5" w:rsidRPr="00AC774B" w:rsidRDefault="00DA59F5" w:rsidP="00FC06A3">
            <w:pPr>
              <w:rPr>
                <w:ins w:id="799" w:author="somadmin" w:date="2026-09-25T20:51:00Z" w16du:dateUtc="2026-09-26T00:51:00Z"/>
                <w:color w:val="000000"/>
              </w:rPr>
            </w:pPr>
            <w:ins w:id="800" w:author="somadmin" w:date="2026-09-25T20:51:00Z" w16du:dateUtc="2026-09-26T00:51:00Z">
              <w:r w:rsidRPr="00AC774B">
                <w:rPr>
                  <w:color w:val="000000"/>
                </w:rPr>
                <w:t>GO:0051641</w:t>
              </w:r>
            </w:ins>
          </w:p>
        </w:tc>
        <w:tc>
          <w:tcPr>
            <w:tcW w:w="2122" w:type="dxa"/>
            <w:noWrap/>
            <w:vAlign w:val="bottom"/>
            <w:hideMark/>
          </w:tcPr>
          <w:p w14:paraId="64F882C8" w14:textId="77777777" w:rsidR="00DA59F5" w:rsidRPr="00AC774B" w:rsidRDefault="00DA59F5" w:rsidP="00FC06A3">
            <w:pPr>
              <w:rPr>
                <w:ins w:id="801" w:author="somadmin" w:date="2026-09-25T20:51:00Z" w16du:dateUtc="2026-09-26T00:51:00Z"/>
                <w:color w:val="000000"/>
              </w:rPr>
            </w:pPr>
            <w:ins w:id="802" w:author="somadmin" w:date="2026-09-25T20:51:00Z" w16du:dateUtc="2026-09-26T00:51:00Z">
              <w:r w:rsidRPr="00AC774B">
                <w:rPr>
                  <w:color w:val="000000"/>
                </w:rPr>
                <w:t>biological_process</w:t>
              </w:r>
            </w:ins>
          </w:p>
        </w:tc>
        <w:tc>
          <w:tcPr>
            <w:tcW w:w="8482" w:type="dxa"/>
            <w:vAlign w:val="bottom"/>
            <w:hideMark/>
          </w:tcPr>
          <w:p w14:paraId="2CBE15F0" w14:textId="77777777" w:rsidR="00DA59F5" w:rsidRPr="00AC774B" w:rsidRDefault="00DA59F5" w:rsidP="00FC06A3">
            <w:pPr>
              <w:rPr>
                <w:ins w:id="803" w:author="somadmin" w:date="2026-09-25T20:51:00Z" w16du:dateUtc="2026-09-26T00:51:00Z"/>
                <w:color w:val="000000"/>
              </w:rPr>
            </w:pPr>
            <w:ins w:id="804" w:author="somadmin" w:date="2026-09-25T20:51:00Z" w16du:dateUtc="2026-09-26T00:51:00Z">
              <w:r w:rsidRPr="00AC774B">
                <w:rPr>
                  <w:color w:val="000000"/>
                </w:rPr>
                <w:t>cellular localization</w:t>
              </w:r>
            </w:ins>
          </w:p>
        </w:tc>
        <w:tc>
          <w:tcPr>
            <w:tcW w:w="1170" w:type="dxa"/>
            <w:noWrap/>
            <w:vAlign w:val="bottom"/>
            <w:hideMark/>
          </w:tcPr>
          <w:p w14:paraId="135C6584" w14:textId="77777777" w:rsidR="00DA59F5" w:rsidRPr="00AC774B" w:rsidRDefault="00DA59F5" w:rsidP="00FC06A3">
            <w:pPr>
              <w:jc w:val="right"/>
              <w:rPr>
                <w:ins w:id="805" w:author="somadmin" w:date="2026-09-25T20:51:00Z" w16du:dateUtc="2026-09-26T00:51:00Z"/>
                <w:color w:val="000000"/>
              </w:rPr>
            </w:pPr>
            <w:ins w:id="806" w:author="somadmin" w:date="2026-09-25T20:51:00Z" w16du:dateUtc="2026-09-26T00:51:00Z">
              <w:r w:rsidRPr="00AC774B">
                <w:rPr>
                  <w:color w:val="000000"/>
                </w:rPr>
                <w:t>0.011145</w:t>
              </w:r>
            </w:ins>
          </w:p>
        </w:tc>
      </w:tr>
      <w:tr w:rsidR="00DA59F5" w:rsidRPr="00AC774B" w14:paraId="33998123" w14:textId="77777777" w:rsidTr="00FC06A3">
        <w:trPr>
          <w:trHeight w:val="255"/>
          <w:ins w:id="807" w:author="somadmin" w:date="2026-09-25T20:51:00Z" w16du:dateUtc="2026-09-26T00:51:00Z"/>
        </w:trPr>
        <w:tc>
          <w:tcPr>
            <w:tcW w:w="1470" w:type="dxa"/>
            <w:noWrap/>
            <w:vAlign w:val="bottom"/>
            <w:hideMark/>
          </w:tcPr>
          <w:p w14:paraId="0FE32BA2" w14:textId="77777777" w:rsidR="00DA59F5" w:rsidRPr="00AC774B" w:rsidRDefault="00DA59F5" w:rsidP="00FC06A3">
            <w:pPr>
              <w:rPr>
                <w:ins w:id="808" w:author="somadmin" w:date="2026-09-25T20:51:00Z" w16du:dateUtc="2026-09-26T00:51:00Z"/>
                <w:color w:val="000000"/>
              </w:rPr>
            </w:pPr>
            <w:ins w:id="809" w:author="somadmin" w:date="2026-09-25T20:51:00Z" w16du:dateUtc="2026-09-26T00:51:00Z">
              <w:r w:rsidRPr="00AC774B">
                <w:rPr>
                  <w:color w:val="000000"/>
                </w:rPr>
                <w:t>GO:0033627</w:t>
              </w:r>
            </w:ins>
          </w:p>
        </w:tc>
        <w:tc>
          <w:tcPr>
            <w:tcW w:w="2122" w:type="dxa"/>
            <w:noWrap/>
            <w:vAlign w:val="bottom"/>
            <w:hideMark/>
          </w:tcPr>
          <w:p w14:paraId="190D9BE1" w14:textId="77777777" w:rsidR="00DA59F5" w:rsidRPr="00AC774B" w:rsidRDefault="00DA59F5" w:rsidP="00FC06A3">
            <w:pPr>
              <w:rPr>
                <w:ins w:id="810" w:author="somadmin" w:date="2026-09-25T20:51:00Z" w16du:dateUtc="2026-09-26T00:51:00Z"/>
                <w:color w:val="000000"/>
              </w:rPr>
            </w:pPr>
            <w:ins w:id="811" w:author="somadmin" w:date="2026-09-25T20:51:00Z" w16du:dateUtc="2026-09-26T00:51:00Z">
              <w:r w:rsidRPr="00AC774B">
                <w:rPr>
                  <w:color w:val="000000"/>
                </w:rPr>
                <w:t>biological_process</w:t>
              </w:r>
            </w:ins>
          </w:p>
        </w:tc>
        <w:tc>
          <w:tcPr>
            <w:tcW w:w="8482" w:type="dxa"/>
            <w:vAlign w:val="bottom"/>
            <w:hideMark/>
          </w:tcPr>
          <w:p w14:paraId="3A21B8CB" w14:textId="77777777" w:rsidR="00DA59F5" w:rsidRPr="00AC774B" w:rsidRDefault="00DA59F5" w:rsidP="00FC06A3">
            <w:pPr>
              <w:rPr>
                <w:ins w:id="812" w:author="somadmin" w:date="2026-09-25T20:51:00Z" w16du:dateUtc="2026-09-26T00:51:00Z"/>
                <w:color w:val="000000"/>
              </w:rPr>
            </w:pPr>
            <w:ins w:id="813" w:author="somadmin" w:date="2026-09-25T20:51:00Z" w16du:dateUtc="2026-09-26T00:51:00Z">
              <w:r w:rsidRPr="00AC774B">
                <w:rPr>
                  <w:color w:val="000000"/>
                </w:rPr>
                <w:t>cell adhesion mediated by integrin</w:t>
              </w:r>
            </w:ins>
          </w:p>
        </w:tc>
        <w:tc>
          <w:tcPr>
            <w:tcW w:w="1170" w:type="dxa"/>
            <w:noWrap/>
            <w:vAlign w:val="bottom"/>
            <w:hideMark/>
          </w:tcPr>
          <w:p w14:paraId="3ABB041C" w14:textId="77777777" w:rsidR="00DA59F5" w:rsidRPr="00AC774B" w:rsidRDefault="00DA59F5" w:rsidP="00FC06A3">
            <w:pPr>
              <w:jc w:val="right"/>
              <w:rPr>
                <w:ins w:id="814" w:author="somadmin" w:date="2026-09-25T20:51:00Z" w16du:dateUtc="2026-09-26T00:51:00Z"/>
                <w:color w:val="000000"/>
              </w:rPr>
            </w:pPr>
            <w:ins w:id="815" w:author="somadmin" w:date="2026-09-25T20:51:00Z" w16du:dateUtc="2026-09-26T00:51:00Z">
              <w:r w:rsidRPr="00AC774B">
                <w:rPr>
                  <w:color w:val="000000"/>
                </w:rPr>
                <w:t>0.01123</w:t>
              </w:r>
            </w:ins>
          </w:p>
        </w:tc>
      </w:tr>
      <w:tr w:rsidR="00DA59F5" w:rsidRPr="00AC774B" w14:paraId="5F819761" w14:textId="77777777" w:rsidTr="00FC06A3">
        <w:trPr>
          <w:trHeight w:val="255"/>
          <w:ins w:id="816" w:author="somadmin" w:date="2026-09-25T20:51:00Z" w16du:dateUtc="2026-09-26T00:51:00Z"/>
        </w:trPr>
        <w:tc>
          <w:tcPr>
            <w:tcW w:w="1470" w:type="dxa"/>
            <w:noWrap/>
            <w:vAlign w:val="bottom"/>
            <w:hideMark/>
          </w:tcPr>
          <w:p w14:paraId="22FBE2D3" w14:textId="77777777" w:rsidR="00DA59F5" w:rsidRPr="00AC774B" w:rsidRDefault="00DA59F5" w:rsidP="00FC06A3">
            <w:pPr>
              <w:rPr>
                <w:ins w:id="817" w:author="somadmin" w:date="2026-09-25T20:51:00Z" w16du:dateUtc="2026-09-26T00:51:00Z"/>
                <w:color w:val="000000"/>
              </w:rPr>
            </w:pPr>
            <w:ins w:id="818" w:author="somadmin" w:date="2026-09-25T20:51:00Z" w16du:dateUtc="2026-09-26T00:51:00Z">
              <w:r w:rsidRPr="00AC774B">
                <w:rPr>
                  <w:color w:val="000000"/>
                </w:rPr>
                <w:t>GO:0043304</w:t>
              </w:r>
            </w:ins>
          </w:p>
        </w:tc>
        <w:tc>
          <w:tcPr>
            <w:tcW w:w="2122" w:type="dxa"/>
            <w:noWrap/>
            <w:vAlign w:val="bottom"/>
            <w:hideMark/>
          </w:tcPr>
          <w:p w14:paraId="34397A97" w14:textId="77777777" w:rsidR="00DA59F5" w:rsidRPr="00AC774B" w:rsidRDefault="00DA59F5" w:rsidP="00FC06A3">
            <w:pPr>
              <w:rPr>
                <w:ins w:id="819" w:author="somadmin" w:date="2026-09-25T20:51:00Z" w16du:dateUtc="2026-09-26T00:51:00Z"/>
                <w:color w:val="000000"/>
              </w:rPr>
            </w:pPr>
            <w:ins w:id="820" w:author="somadmin" w:date="2026-09-25T20:51:00Z" w16du:dateUtc="2026-09-26T00:51:00Z">
              <w:r w:rsidRPr="00AC774B">
                <w:rPr>
                  <w:color w:val="000000"/>
                </w:rPr>
                <w:t>biological_process</w:t>
              </w:r>
            </w:ins>
          </w:p>
        </w:tc>
        <w:tc>
          <w:tcPr>
            <w:tcW w:w="8482" w:type="dxa"/>
            <w:vAlign w:val="bottom"/>
            <w:hideMark/>
          </w:tcPr>
          <w:p w14:paraId="1C20C6B4" w14:textId="77777777" w:rsidR="00DA59F5" w:rsidRPr="00AC774B" w:rsidRDefault="00DA59F5" w:rsidP="00FC06A3">
            <w:pPr>
              <w:rPr>
                <w:ins w:id="821" w:author="somadmin" w:date="2026-09-25T20:51:00Z" w16du:dateUtc="2026-09-26T00:51:00Z"/>
                <w:color w:val="000000"/>
              </w:rPr>
            </w:pPr>
            <w:ins w:id="822" w:author="somadmin" w:date="2026-09-25T20:51:00Z" w16du:dateUtc="2026-09-26T00:51:00Z">
              <w:r w:rsidRPr="00AC774B">
                <w:rPr>
                  <w:color w:val="000000"/>
                </w:rPr>
                <w:t>regulation of mast cell degranulation</w:t>
              </w:r>
            </w:ins>
          </w:p>
        </w:tc>
        <w:tc>
          <w:tcPr>
            <w:tcW w:w="1170" w:type="dxa"/>
            <w:noWrap/>
            <w:vAlign w:val="bottom"/>
            <w:hideMark/>
          </w:tcPr>
          <w:p w14:paraId="3073A4AF" w14:textId="77777777" w:rsidR="00DA59F5" w:rsidRPr="00AC774B" w:rsidRDefault="00DA59F5" w:rsidP="00FC06A3">
            <w:pPr>
              <w:jc w:val="right"/>
              <w:rPr>
                <w:ins w:id="823" w:author="somadmin" w:date="2026-09-25T20:51:00Z" w16du:dateUtc="2026-09-26T00:51:00Z"/>
                <w:color w:val="000000"/>
              </w:rPr>
            </w:pPr>
            <w:ins w:id="824" w:author="somadmin" w:date="2026-09-25T20:51:00Z" w16du:dateUtc="2026-09-26T00:51:00Z">
              <w:r w:rsidRPr="00AC774B">
                <w:rPr>
                  <w:color w:val="000000"/>
                </w:rPr>
                <w:t>0.01123</w:t>
              </w:r>
            </w:ins>
          </w:p>
        </w:tc>
      </w:tr>
      <w:tr w:rsidR="00DA59F5" w:rsidRPr="00AC774B" w14:paraId="2DE5DC29" w14:textId="77777777" w:rsidTr="00FC06A3">
        <w:trPr>
          <w:trHeight w:val="255"/>
          <w:ins w:id="825" w:author="somadmin" w:date="2026-09-25T20:51:00Z" w16du:dateUtc="2026-09-26T00:51:00Z"/>
        </w:trPr>
        <w:tc>
          <w:tcPr>
            <w:tcW w:w="1470" w:type="dxa"/>
            <w:noWrap/>
            <w:vAlign w:val="bottom"/>
            <w:hideMark/>
          </w:tcPr>
          <w:p w14:paraId="09993ADC" w14:textId="77777777" w:rsidR="00DA59F5" w:rsidRPr="00AC774B" w:rsidRDefault="00DA59F5" w:rsidP="00FC06A3">
            <w:pPr>
              <w:rPr>
                <w:ins w:id="826" w:author="somadmin" w:date="2026-09-25T20:51:00Z" w16du:dateUtc="2026-09-26T00:51:00Z"/>
                <w:color w:val="000000"/>
              </w:rPr>
            </w:pPr>
            <w:ins w:id="827" w:author="somadmin" w:date="2026-09-25T20:51:00Z" w16du:dateUtc="2026-09-26T00:51:00Z">
              <w:r w:rsidRPr="00AC774B">
                <w:rPr>
                  <w:color w:val="000000"/>
                </w:rPr>
                <w:t>GO:0032365</w:t>
              </w:r>
            </w:ins>
          </w:p>
        </w:tc>
        <w:tc>
          <w:tcPr>
            <w:tcW w:w="2122" w:type="dxa"/>
            <w:noWrap/>
            <w:vAlign w:val="bottom"/>
            <w:hideMark/>
          </w:tcPr>
          <w:p w14:paraId="5673BC7F" w14:textId="77777777" w:rsidR="00DA59F5" w:rsidRPr="00AC774B" w:rsidRDefault="00DA59F5" w:rsidP="00FC06A3">
            <w:pPr>
              <w:rPr>
                <w:ins w:id="828" w:author="somadmin" w:date="2026-09-25T20:51:00Z" w16du:dateUtc="2026-09-26T00:51:00Z"/>
                <w:color w:val="000000"/>
              </w:rPr>
            </w:pPr>
            <w:ins w:id="829" w:author="somadmin" w:date="2026-09-25T20:51:00Z" w16du:dateUtc="2026-09-26T00:51:00Z">
              <w:r w:rsidRPr="00AC774B">
                <w:rPr>
                  <w:color w:val="000000"/>
                </w:rPr>
                <w:t>biological_process</w:t>
              </w:r>
            </w:ins>
          </w:p>
        </w:tc>
        <w:tc>
          <w:tcPr>
            <w:tcW w:w="8482" w:type="dxa"/>
            <w:vAlign w:val="bottom"/>
            <w:hideMark/>
          </w:tcPr>
          <w:p w14:paraId="31134548" w14:textId="77777777" w:rsidR="00DA59F5" w:rsidRPr="00AC774B" w:rsidRDefault="00DA59F5" w:rsidP="00FC06A3">
            <w:pPr>
              <w:rPr>
                <w:ins w:id="830" w:author="somadmin" w:date="2026-09-25T20:51:00Z" w16du:dateUtc="2026-09-26T00:51:00Z"/>
                <w:color w:val="000000"/>
              </w:rPr>
            </w:pPr>
            <w:ins w:id="831" w:author="somadmin" w:date="2026-09-25T20:51:00Z" w16du:dateUtc="2026-09-26T00:51:00Z">
              <w:r w:rsidRPr="00AC774B">
                <w:rPr>
                  <w:color w:val="000000"/>
                </w:rPr>
                <w:t>intracellular lipid transport</w:t>
              </w:r>
            </w:ins>
          </w:p>
        </w:tc>
        <w:tc>
          <w:tcPr>
            <w:tcW w:w="1170" w:type="dxa"/>
            <w:noWrap/>
            <w:vAlign w:val="bottom"/>
            <w:hideMark/>
          </w:tcPr>
          <w:p w14:paraId="4B559945" w14:textId="77777777" w:rsidR="00DA59F5" w:rsidRPr="00AC774B" w:rsidRDefault="00DA59F5" w:rsidP="00FC06A3">
            <w:pPr>
              <w:jc w:val="right"/>
              <w:rPr>
                <w:ins w:id="832" w:author="somadmin" w:date="2026-09-25T20:51:00Z" w16du:dateUtc="2026-09-26T00:51:00Z"/>
                <w:color w:val="000000"/>
              </w:rPr>
            </w:pPr>
            <w:ins w:id="833" w:author="somadmin" w:date="2026-09-25T20:51:00Z" w16du:dateUtc="2026-09-26T00:51:00Z">
              <w:r w:rsidRPr="00AC774B">
                <w:rPr>
                  <w:color w:val="000000"/>
                </w:rPr>
                <w:t>0.01123</w:t>
              </w:r>
            </w:ins>
          </w:p>
        </w:tc>
      </w:tr>
      <w:tr w:rsidR="00DA59F5" w:rsidRPr="00AC774B" w14:paraId="02BE2C01" w14:textId="77777777" w:rsidTr="00FC06A3">
        <w:trPr>
          <w:trHeight w:val="255"/>
          <w:ins w:id="834" w:author="somadmin" w:date="2026-09-25T20:51:00Z" w16du:dateUtc="2026-09-26T00:51:00Z"/>
        </w:trPr>
        <w:tc>
          <w:tcPr>
            <w:tcW w:w="1470" w:type="dxa"/>
            <w:noWrap/>
            <w:vAlign w:val="bottom"/>
            <w:hideMark/>
          </w:tcPr>
          <w:p w14:paraId="663BE08B" w14:textId="77777777" w:rsidR="00DA59F5" w:rsidRPr="00AC774B" w:rsidRDefault="00DA59F5" w:rsidP="00FC06A3">
            <w:pPr>
              <w:rPr>
                <w:ins w:id="835" w:author="somadmin" w:date="2026-09-25T20:51:00Z" w16du:dateUtc="2026-09-26T00:51:00Z"/>
                <w:color w:val="000000"/>
              </w:rPr>
            </w:pPr>
            <w:ins w:id="836" w:author="somadmin" w:date="2026-09-25T20:51:00Z" w16du:dateUtc="2026-09-26T00:51:00Z">
              <w:r w:rsidRPr="00AC774B">
                <w:rPr>
                  <w:color w:val="000000"/>
                </w:rPr>
                <w:t>GO:0032409</w:t>
              </w:r>
            </w:ins>
          </w:p>
        </w:tc>
        <w:tc>
          <w:tcPr>
            <w:tcW w:w="2122" w:type="dxa"/>
            <w:noWrap/>
            <w:vAlign w:val="bottom"/>
            <w:hideMark/>
          </w:tcPr>
          <w:p w14:paraId="2222118F" w14:textId="77777777" w:rsidR="00DA59F5" w:rsidRPr="00AC774B" w:rsidRDefault="00DA59F5" w:rsidP="00FC06A3">
            <w:pPr>
              <w:rPr>
                <w:ins w:id="837" w:author="somadmin" w:date="2026-09-25T20:51:00Z" w16du:dateUtc="2026-09-26T00:51:00Z"/>
                <w:color w:val="000000"/>
              </w:rPr>
            </w:pPr>
            <w:ins w:id="838" w:author="somadmin" w:date="2026-09-25T20:51:00Z" w16du:dateUtc="2026-09-26T00:51:00Z">
              <w:r w:rsidRPr="00AC774B">
                <w:rPr>
                  <w:color w:val="000000"/>
                </w:rPr>
                <w:t>biological_process</w:t>
              </w:r>
            </w:ins>
          </w:p>
        </w:tc>
        <w:tc>
          <w:tcPr>
            <w:tcW w:w="8482" w:type="dxa"/>
            <w:vAlign w:val="bottom"/>
            <w:hideMark/>
          </w:tcPr>
          <w:p w14:paraId="1008655B" w14:textId="77777777" w:rsidR="00DA59F5" w:rsidRPr="00AC774B" w:rsidRDefault="00DA59F5" w:rsidP="00FC06A3">
            <w:pPr>
              <w:rPr>
                <w:ins w:id="839" w:author="somadmin" w:date="2026-09-25T20:51:00Z" w16du:dateUtc="2026-09-26T00:51:00Z"/>
                <w:color w:val="000000"/>
              </w:rPr>
            </w:pPr>
            <w:ins w:id="840" w:author="somadmin" w:date="2026-09-25T20:51:00Z" w16du:dateUtc="2026-09-26T00:51:00Z">
              <w:r w:rsidRPr="00AC774B">
                <w:rPr>
                  <w:color w:val="000000"/>
                </w:rPr>
                <w:t>regulation of transporter activity</w:t>
              </w:r>
            </w:ins>
          </w:p>
        </w:tc>
        <w:tc>
          <w:tcPr>
            <w:tcW w:w="1170" w:type="dxa"/>
            <w:noWrap/>
            <w:vAlign w:val="bottom"/>
            <w:hideMark/>
          </w:tcPr>
          <w:p w14:paraId="2D2515B2" w14:textId="77777777" w:rsidR="00DA59F5" w:rsidRPr="00AC774B" w:rsidRDefault="00DA59F5" w:rsidP="00FC06A3">
            <w:pPr>
              <w:jc w:val="right"/>
              <w:rPr>
                <w:ins w:id="841" w:author="somadmin" w:date="2026-09-25T20:51:00Z" w16du:dateUtc="2026-09-26T00:51:00Z"/>
                <w:color w:val="000000"/>
              </w:rPr>
            </w:pPr>
            <w:ins w:id="842" w:author="somadmin" w:date="2026-09-25T20:51:00Z" w16du:dateUtc="2026-09-26T00:51:00Z">
              <w:r w:rsidRPr="00AC774B">
                <w:rPr>
                  <w:color w:val="000000"/>
                </w:rPr>
                <w:t>0.01129</w:t>
              </w:r>
            </w:ins>
          </w:p>
        </w:tc>
      </w:tr>
      <w:tr w:rsidR="00DA59F5" w:rsidRPr="00AC774B" w14:paraId="5D7FEE40" w14:textId="77777777" w:rsidTr="00FC06A3">
        <w:trPr>
          <w:trHeight w:val="255"/>
          <w:ins w:id="843" w:author="somadmin" w:date="2026-09-25T20:51:00Z" w16du:dateUtc="2026-09-26T00:51:00Z"/>
        </w:trPr>
        <w:tc>
          <w:tcPr>
            <w:tcW w:w="1470" w:type="dxa"/>
            <w:noWrap/>
            <w:vAlign w:val="bottom"/>
            <w:hideMark/>
          </w:tcPr>
          <w:p w14:paraId="54AAC9C6" w14:textId="77777777" w:rsidR="00DA59F5" w:rsidRPr="00AC774B" w:rsidRDefault="00DA59F5" w:rsidP="00FC06A3">
            <w:pPr>
              <w:rPr>
                <w:ins w:id="844" w:author="somadmin" w:date="2026-09-25T20:51:00Z" w16du:dateUtc="2026-09-26T00:51:00Z"/>
                <w:color w:val="000000"/>
              </w:rPr>
            </w:pPr>
            <w:ins w:id="845" w:author="somadmin" w:date="2026-09-25T20:51:00Z" w16du:dateUtc="2026-09-26T00:51:00Z">
              <w:r w:rsidRPr="00AC774B">
                <w:rPr>
                  <w:color w:val="000000"/>
                </w:rPr>
                <w:t>GO:0001944</w:t>
              </w:r>
            </w:ins>
          </w:p>
        </w:tc>
        <w:tc>
          <w:tcPr>
            <w:tcW w:w="2122" w:type="dxa"/>
            <w:noWrap/>
            <w:vAlign w:val="bottom"/>
            <w:hideMark/>
          </w:tcPr>
          <w:p w14:paraId="370B9F9A" w14:textId="77777777" w:rsidR="00DA59F5" w:rsidRPr="00AC774B" w:rsidRDefault="00DA59F5" w:rsidP="00FC06A3">
            <w:pPr>
              <w:rPr>
                <w:ins w:id="846" w:author="somadmin" w:date="2026-09-25T20:51:00Z" w16du:dateUtc="2026-09-26T00:51:00Z"/>
                <w:color w:val="000000"/>
              </w:rPr>
            </w:pPr>
            <w:ins w:id="847" w:author="somadmin" w:date="2026-09-25T20:51:00Z" w16du:dateUtc="2026-09-26T00:51:00Z">
              <w:r w:rsidRPr="00AC774B">
                <w:rPr>
                  <w:color w:val="000000"/>
                </w:rPr>
                <w:t>biological_process</w:t>
              </w:r>
            </w:ins>
          </w:p>
        </w:tc>
        <w:tc>
          <w:tcPr>
            <w:tcW w:w="8482" w:type="dxa"/>
            <w:vAlign w:val="bottom"/>
            <w:hideMark/>
          </w:tcPr>
          <w:p w14:paraId="53F6AC4A" w14:textId="77777777" w:rsidR="00DA59F5" w:rsidRPr="00AC774B" w:rsidRDefault="00DA59F5" w:rsidP="00FC06A3">
            <w:pPr>
              <w:rPr>
                <w:ins w:id="848" w:author="somadmin" w:date="2026-09-25T20:51:00Z" w16du:dateUtc="2026-09-26T00:51:00Z"/>
                <w:color w:val="000000"/>
              </w:rPr>
            </w:pPr>
            <w:ins w:id="849" w:author="somadmin" w:date="2026-09-25T20:51:00Z" w16du:dateUtc="2026-09-26T00:51:00Z">
              <w:r w:rsidRPr="00AC774B">
                <w:rPr>
                  <w:color w:val="000000"/>
                </w:rPr>
                <w:t>vasculature development</w:t>
              </w:r>
            </w:ins>
          </w:p>
        </w:tc>
        <w:tc>
          <w:tcPr>
            <w:tcW w:w="1170" w:type="dxa"/>
            <w:noWrap/>
            <w:vAlign w:val="bottom"/>
            <w:hideMark/>
          </w:tcPr>
          <w:p w14:paraId="393C6874" w14:textId="77777777" w:rsidR="00DA59F5" w:rsidRPr="00AC774B" w:rsidRDefault="00DA59F5" w:rsidP="00FC06A3">
            <w:pPr>
              <w:jc w:val="right"/>
              <w:rPr>
                <w:ins w:id="850" w:author="somadmin" w:date="2026-09-25T20:51:00Z" w16du:dateUtc="2026-09-26T00:51:00Z"/>
                <w:color w:val="000000"/>
              </w:rPr>
            </w:pPr>
            <w:ins w:id="851" w:author="somadmin" w:date="2026-09-25T20:51:00Z" w16du:dateUtc="2026-09-26T00:51:00Z">
              <w:r w:rsidRPr="00AC774B">
                <w:rPr>
                  <w:color w:val="000000"/>
                </w:rPr>
                <w:t>0.011323</w:t>
              </w:r>
            </w:ins>
          </w:p>
        </w:tc>
      </w:tr>
      <w:tr w:rsidR="00DA59F5" w:rsidRPr="00AC774B" w14:paraId="5B8E2D95" w14:textId="77777777" w:rsidTr="00FC06A3">
        <w:trPr>
          <w:trHeight w:val="255"/>
          <w:ins w:id="852" w:author="somadmin" w:date="2026-09-25T20:51:00Z" w16du:dateUtc="2026-09-26T00:51:00Z"/>
        </w:trPr>
        <w:tc>
          <w:tcPr>
            <w:tcW w:w="1470" w:type="dxa"/>
            <w:noWrap/>
            <w:vAlign w:val="bottom"/>
            <w:hideMark/>
          </w:tcPr>
          <w:p w14:paraId="0FE3EB5D" w14:textId="77777777" w:rsidR="00DA59F5" w:rsidRPr="00AC774B" w:rsidRDefault="00DA59F5" w:rsidP="00FC06A3">
            <w:pPr>
              <w:rPr>
                <w:ins w:id="853" w:author="somadmin" w:date="2026-09-25T20:51:00Z" w16du:dateUtc="2026-09-26T00:51:00Z"/>
                <w:color w:val="000000"/>
              </w:rPr>
            </w:pPr>
            <w:ins w:id="854" w:author="somadmin" w:date="2026-09-25T20:51:00Z" w16du:dateUtc="2026-09-26T00:51:00Z">
              <w:r w:rsidRPr="00AC774B">
                <w:rPr>
                  <w:color w:val="000000"/>
                </w:rPr>
                <w:t>GO:0006007</w:t>
              </w:r>
            </w:ins>
          </w:p>
        </w:tc>
        <w:tc>
          <w:tcPr>
            <w:tcW w:w="2122" w:type="dxa"/>
            <w:noWrap/>
            <w:vAlign w:val="bottom"/>
            <w:hideMark/>
          </w:tcPr>
          <w:p w14:paraId="35C907A8" w14:textId="77777777" w:rsidR="00DA59F5" w:rsidRPr="00AC774B" w:rsidRDefault="00DA59F5" w:rsidP="00FC06A3">
            <w:pPr>
              <w:rPr>
                <w:ins w:id="855" w:author="somadmin" w:date="2026-09-25T20:51:00Z" w16du:dateUtc="2026-09-26T00:51:00Z"/>
                <w:color w:val="000000"/>
              </w:rPr>
            </w:pPr>
            <w:ins w:id="856" w:author="somadmin" w:date="2026-09-25T20:51:00Z" w16du:dateUtc="2026-09-26T00:51:00Z">
              <w:r w:rsidRPr="00AC774B">
                <w:rPr>
                  <w:color w:val="000000"/>
                </w:rPr>
                <w:t>biological_process</w:t>
              </w:r>
            </w:ins>
          </w:p>
        </w:tc>
        <w:tc>
          <w:tcPr>
            <w:tcW w:w="8482" w:type="dxa"/>
            <w:vAlign w:val="bottom"/>
            <w:hideMark/>
          </w:tcPr>
          <w:p w14:paraId="7C378CB2" w14:textId="77777777" w:rsidR="00DA59F5" w:rsidRPr="00AC774B" w:rsidRDefault="00DA59F5" w:rsidP="00FC06A3">
            <w:pPr>
              <w:rPr>
                <w:ins w:id="857" w:author="somadmin" w:date="2026-09-25T20:51:00Z" w16du:dateUtc="2026-09-26T00:51:00Z"/>
                <w:color w:val="000000"/>
              </w:rPr>
            </w:pPr>
            <w:ins w:id="858" w:author="somadmin" w:date="2026-09-25T20:51:00Z" w16du:dateUtc="2026-09-26T00:51:00Z">
              <w:r w:rsidRPr="00AC774B">
                <w:rPr>
                  <w:color w:val="000000"/>
                </w:rPr>
                <w:t>glucose catabolic process</w:t>
              </w:r>
            </w:ins>
          </w:p>
        </w:tc>
        <w:tc>
          <w:tcPr>
            <w:tcW w:w="1170" w:type="dxa"/>
            <w:noWrap/>
            <w:vAlign w:val="bottom"/>
            <w:hideMark/>
          </w:tcPr>
          <w:p w14:paraId="7A1D929B" w14:textId="77777777" w:rsidR="00DA59F5" w:rsidRPr="00AC774B" w:rsidRDefault="00DA59F5" w:rsidP="00FC06A3">
            <w:pPr>
              <w:jc w:val="right"/>
              <w:rPr>
                <w:ins w:id="859" w:author="somadmin" w:date="2026-09-25T20:51:00Z" w16du:dateUtc="2026-09-26T00:51:00Z"/>
                <w:color w:val="000000"/>
              </w:rPr>
            </w:pPr>
            <w:ins w:id="860" w:author="somadmin" w:date="2026-09-25T20:51:00Z" w16du:dateUtc="2026-09-26T00:51:00Z">
              <w:r w:rsidRPr="00AC774B">
                <w:rPr>
                  <w:color w:val="000000"/>
                </w:rPr>
                <w:t>0.011965</w:t>
              </w:r>
            </w:ins>
          </w:p>
        </w:tc>
      </w:tr>
      <w:tr w:rsidR="00DA59F5" w:rsidRPr="00AC774B" w14:paraId="6AD07447" w14:textId="77777777" w:rsidTr="00FC06A3">
        <w:trPr>
          <w:trHeight w:val="255"/>
          <w:ins w:id="861" w:author="somadmin" w:date="2026-09-25T20:51:00Z" w16du:dateUtc="2026-09-26T00:51:00Z"/>
        </w:trPr>
        <w:tc>
          <w:tcPr>
            <w:tcW w:w="1470" w:type="dxa"/>
            <w:noWrap/>
            <w:vAlign w:val="bottom"/>
            <w:hideMark/>
          </w:tcPr>
          <w:p w14:paraId="78778EE8" w14:textId="77777777" w:rsidR="00DA59F5" w:rsidRPr="00AC774B" w:rsidRDefault="00DA59F5" w:rsidP="00FC06A3">
            <w:pPr>
              <w:rPr>
                <w:ins w:id="862" w:author="somadmin" w:date="2026-09-25T20:51:00Z" w16du:dateUtc="2026-09-26T00:51:00Z"/>
                <w:color w:val="000000"/>
              </w:rPr>
            </w:pPr>
            <w:ins w:id="863" w:author="somadmin" w:date="2026-09-25T20:51:00Z" w16du:dateUtc="2026-09-26T00:51:00Z">
              <w:r w:rsidRPr="00AC774B">
                <w:rPr>
                  <w:color w:val="000000"/>
                </w:rPr>
                <w:t>GO:0009203</w:t>
              </w:r>
            </w:ins>
          </w:p>
        </w:tc>
        <w:tc>
          <w:tcPr>
            <w:tcW w:w="2122" w:type="dxa"/>
            <w:noWrap/>
            <w:vAlign w:val="bottom"/>
            <w:hideMark/>
          </w:tcPr>
          <w:p w14:paraId="1DB25C0F" w14:textId="77777777" w:rsidR="00DA59F5" w:rsidRPr="00AC774B" w:rsidRDefault="00DA59F5" w:rsidP="00FC06A3">
            <w:pPr>
              <w:rPr>
                <w:ins w:id="864" w:author="somadmin" w:date="2026-09-25T20:51:00Z" w16du:dateUtc="2026-09-26T00:51:00Z"/>
                <w:color w:val="000000"/>
              </w:rPr>
            </w:pPr>
            <w:ins w:id="865" w:author="somadmin" w:date="2026-09-25T20:51:00Z" w16du:dateUtc="2026-09-26T00:51:00Z">
              <w:r w:rsidRPr="00AC774B">
                <w:rPr>
                  <w:color w:val="000000"/>
                </w:rPr>
                <w:t>biological_process</w:t>
              </w:r>
            </w:ins>
          </w:p>
        </w:tc>
        <w:tc>
          <w:tcPr>
            <w:tcW w:w="8482" w:type="dxa"/>
            <w:vAlign w:val="bottom"/>
            <w:hideMark/>
          </w:tcPr>
          <w:p w14:paraId="5E827600" w14:textId="77777777" w:rsidR="00DA59F5" w:rsidRPr="00AC774B" w:rsidRDefault="00DA59F5" w:rsidP="00FC06A3">
            <w:pPr>
              <w:rPr>
                <w:ins w:id="866" w:author="somadmin" w:date="2026-09-25T20:51:00Z" w16du:dateUtc="2026-09-26T00:51:00Z"/>
                <w:color w:val="000000"/>
              </w:rPr>
            </w:pPr>
            <w:ins w:id="867" w:author="somadmin" w:date="2026-09-25T20:51:00Z" w16du:dateUtc="2026-09-26T00:51:00Z">
              <w:r w:rsidRPr="00AC774B">
                <w:rPr>
                  <w:color w:val="000000"/>
                </w:rPr>
                <w:t>ribonucleoside triphosphate catabolic process</w:t>
              </w:r>
            </w:ins>
          </w:p>
        </w:tc>
        <w:tc>
          <w:tcPr>
            <w:tcW w:w="1170" w:type="dxa"/>
            <w:noWrap/>
            <w:vAlign w:val="bottom"/>
            <w:hideMark/>
          </w:tcPr>
          <w:p w14:paraId="4DF5D3F0" w14:textId="77777777" w:rsidR="00DA59F5" w:rsidRPr="00AC774B" w:rsidRDefault="00DA59F5" w:rsidP="00FC06A3">
            <w:pPr>
              <w:jc w:val="right"/>
              <w:rPr>
                <w:ins w:id="868" w:author="somadmin" w:date="2026-09-25T20:51:00Z" w16du:dateUtc="2026-09-26T00:51:00Z"/>
                <w:color w:val="000000"/>
              </w:rPr>
            </w:pPr>
            <w:ins w:id="869" w:author="somadmin" w:date="2026-09-25T20:51:00Z" w16du:dateUtc="2026-09-26T00:51:00Z">
              <w:r w:rsidRPr="00AC774B">
                <w:rPr>
                  <w:color w:val="000000"/>
                </w:rPr>
                <w:t>0.012045</w:t>
              </w:r>
            </w:ins>
          </w:p>
        </w:tc>
      </w:tr>
      <w:tr w:rsidR="00DA59F5" w:rsidRPr="00AC774B" w14:paraId="1049262B" w14:textId="77777777" w:rsidTr="00FC06A3">
        <w:trPr>
          <w:trHeight w:val="510"/>
          <w:ins w:id="870" w:author="somadmin" w:date="2026-09-25T20:51:00Z" w16du:dateUtc="2026-09-26T00:51:00Z"/>
        </w:trPr>
        <w:tc>
          <w:tcPr>
            <w:tcW w:w="1470" w:type="dxa"/>
            <w:noWrap/>
            <w:vAlign w:val="bottom"/>
            <w:hideMark/>
          </w:tcPr>
          <w:p w14:paraId="5A09BCAE" w14:textId="77777777" w:rsidR="00DA59F5" w:rsidRPr="00AC774B" w:rsidRDefault="00DA59F5" w:rsidP="00FC06A3">
            <w:pPr>
              <w:rPr>
                <w:ins w:id="871" w:author="somadmin" w:date="2026-09-25T20:51:00Z" w16du:dateUtc="2026-09-26T00:51:00Z"/>
                <w:color w:val="000000"/>
              </w:rPr>
            </w:pPr>
            <w:ins w:id="872" w:author="somadmin" w:date="2026-09-25T20:51:00Z" w16du:dateUtc="2026-09-26T00:51:00Z">
              <w:r w:rsidRPr="00AC774B">
                <w:rPr>
                  <w:color w:val="000000"/>
                </w:rPr>
                <w:t>GO:0009207</w:t>
              </w:r>
            </w:ins>
          </w:p>
        </w:tc>
        <w:tc>
          <w:tcPr>
            <w:tcW w:w="2122" w:type="dxa"/>
            <w:noWrap/>
            <w:vAlign w:val="bottom"/>
            <w:hideMark/>
          </w:tcPr>
          <w:p w14:paraId="429846D6" w14:textId="77777777" w:rsidR="00DA59F5" w:rsidRPr="00AC774B" w:rsidRDefault="00DA59F5" w:rsidP="00FC06A3">
            <w:pPr>
              <w:rPr>
                <w:ins w:id="873" w:author="somadmin" w:date="2026-09-25T20:51:00Z" w16du:dateUtc="2026-09-26T00:51:00Z"/>
                <w:color w:val="000000"/>
              </w:rPr>
            </w:pPr>
            <w:ins w:id="874" w:author="somadmin" w:date="2026-09-25T20:51:00Z" w16du:dateUtc="2026-09-26T00:51:00Z">
              <w:r w:rsidRPr="00AC774B">
                <w:rPr>
                  <w:color w:val="000000"/>
                </w:rPr>
                <w:t>biological_process</w:t>
              </w:r>
            </w:ins>
          </w:p>
        </w:tc>
        <w:tc>
          <w:tcPr>
            <w:tcW w:w="8482" w:type="dxa"/>
            <w:vAlign w:val="bottom"/>
            <w:hideMark/>
          </w:tcPr>
          <w:p w14:paraId="66E26199" w14:textId="77777777" w:rsidR="00DA59F5" w:rsidRPr="00AC774B" w:rsidRDefault="00DA59F5" w:rsidP="00FC06A3">
            <w:pPr>
              <w:rPr>
                <w:ins w:id="875" w:author="somadmin" w:date="2026-09-25T20:51:00Z" w16du:dateUtc="2026-09-26T00:51:00Z"/>
                <w:color w:val="000000"/>
              </w:rPr>
            </w:pPr>
            <w:ins w:id="876" w:author="somadmin" w:date="2026-09-25T20:51:00Z" w16du:dateUtc="2026-09-26T00:51:00Z">
              <w:r w:rsidRPr="00AC774B">
                <w:rPr>
                  <w:color w:val="000000"/>
                </w:rPr>
                <w:t>purine ribonucleoside triphosphate catabolic process</w:t>
              </w:r>
            </w:ins>
          </w:p>
        </w:tc>
        <w:tc>
          <w:tcPr>
            <w:tcW w:w="1170" w:type="dxa"/>
            <w:noWrap/>
            <w:vAlign w:val="bottom"/>
            <w:hideMark/>
          </w:tcPr>
          <w:p w14:paraId="15C70CF7" w14:textId="77777777" w:rsidR="00DA59F5" w:rsidRPr="00AC774B" w:rsidRDefault="00DA59F5" w:rsidP="00FC06A3">
            <w:pPr>
              <w:jc w:val="right"/>
              <w:rPr>
                <w:ins w:id="877" w:author="somadmin" w:date="2026-09-25T20:51:00Z" w16du:dateUtc="2026-09-26T00:51:00Z"/>
                <w:color w:val="000000"/>
              </w:rPr>
            </w:pPr>
            <w:ins w:id="878" w:author="somadmin" w:date="2026-09-25T20:51:00Z" w16du:dateUtc="2026-09-26T00:51:00Z">
              <w:r w:rsidRPr="00AC774B">
                <w:rPr>
                  <w:color w:val="000000"/>
                </w:rPr>
                <w:t>0.012045</w:t>
              </w:r>
            </w:ins>
          </w:p>
        </w:tc>
      </w:tr>
      <w:tr w:rsidR="00DA59F5" w:rsidRPr="00AC774B" w14:paraId="2B36A846" w14:textId="77777777" w:rsidTr="00FC06A3">
        <w:trPr>
          <w:trHeight w:val="255"/>
          <w:ins w:id="879" w:author="somadmin" w:date="2026-09-25T20:51:00Z" w16du:dateUtc="2026-09-26T00:51:00Z"/>
        </w:trPr>
        <w:tc>
          <w:tcPr>
            <w:tcW w:w="1470" w:type="dxa"/>
            <w:noWrap/>
            <w:vAlign w:val="bottom"/>
            <w:hideMark/>
          </w:tcPr>
          <w:p w14:paraId="6149E934" w14:textId="77777777" w:rsidR="00DA59F5" w:rsidRPr="00AC774B" w:rsidRDefault="00DA59F5" w:rsidP="00FC06A3">
            <w:pPr>
              <w:rPr>
                <w:ins w:id="880" w:author="somadmin" w:date="2026-09-25T20:51:00Z" w16du:dateUtc="2026-09-26T00:51:00Z"/>
                <w:color w:val="000000"/>
              </w:rPr>
            </w:pPr>
            <w:ins w:id="881" w:author="somadmin" w:date="2026-09-25T20:51:00Z" w16du:dateUtc="2026-09-26T00:51:00Z">
              <w:r w:rsidRPr="00AC774B">
                <w:rPr>
                  <w:color w:val="000000"/>
                </w:rPr>
                <w:t>GO:0009611</w:t>
              </w:r>
            </w:ins>
          </w:p>
        </w:tc>
        <w:tc>
          <w:tcPr>
            <w:tcW w:w="2122" w:type="dxa"/>
            <w:noWrap/>
            <w:vAlign w:val="bottom"/>
            <w:hideMark/>
          </w:tcPr>
          <w:p w14:paraId="6B8468D3" w14:textId="77777777" w:rsidR="00DA59F5" w:rsidRPr="00AC774B" w:rsidRDefault="00DA59F5" w:rsidP="00FC06A3">
            <w:pPr>
              <w:rPr>
                <w:ins w:id="882" w:author="somadmin" w:date="2026-09-25T20:51:00Z" w16du:dateUtc="2026-09-26T00:51:00Z"/>
                <w:color w:val="000000"/>
              </w:rPr>
            </w:pPr>
            <w:ins w:id="883" w:author="somadmin" w:date="2026-09-25T20:51:00Z" w16du:dateUtc="2026-09-26T00:51:00Z">
              <w:r w:rsidRPr="00AC774B">
                <w:rPr>
                  <w:color w:val="000000"/>
                </w:rPr>
                <w:t>biological_process</w:t>
              </w:r>
            </w:ins>
          </w:p>
        </w:tc>
        <w:tc>
          <w:tcPr>
            <w:tcW w:w="8482" w:type="dxa"/>
            <w:vAlign w:val="bottom"/>
            <w:hideMark/>
          </w:tcPr>
          <w:p w14:paraId="51B646EF" w14:textId="77777777" w:rsidR="00DA59F5" w:rsidRPr="00AC774B" w:rsidRDefault="00DA59F5" w:rsidP="00FC06A3">
            <w:pPr>
              <w:rPr>
                <w:ins w:id="884" w:author="somadmin" w:date="2026-09-25T20:51:00Z" w16du:dateUtc="2026-09-26T00:51:00Z"/>
                <w:color w:val="000000"/>
              </w:rPr>
            </w:pPr>
            <w:ins w:id="885" w:author="somadmin" w:date="2026-09-25T20:51:00Z" w16du:dateUtc="2026-09-26T00:51:00Z">
              <w:r w:rsidRPr="00AC774B">
                <w:rPr>
                  <w:color w:val="000000"/>
                </w:rPr>
                <w:t>response to wounding</w:t>
              </w:r>
            </w:ins>
          </w:p>
        </w:tc>
        <w:tc>
          <w:tcPr>
            <w:tcW w:w="1170" w:type="dxa"/>
            <w:noWrap/>
            <w:vAlign w:val="bottom"/>
            <w:hideMark/>
          </w:tcPr>
          <w:p w14:paraId="58CC2866" w14:textId="77777777" w:rsidR="00DA59F5" w:rsidRPr="00AC774B" w:rsidRDefault="00DA59F5" w:rsidP="00FC06A3">
            <w:pPr>
              <w:jc w:val="right"/>
              <w:rPr>
                <w:ins w:id="886" w:author="somadmin" w:date="2026-09-25T20:51:00Z" w16du:dateUtc="2026-09-26T00:51:00Z"/>
                <w:color w:val="000000"/>
              </w:rPr>
            </w:pPr>
            <w:ins w:id="887" w:author="somadmin" w:date="2026-09-25T20:51:00Z" w16du:dateUtc="2026-09-26T00:51:00Z">
              <w:r w:rsidRPr="00AC774B">
                <w:rPr>
                  <w:color w:val="000000"/>
                </w:rPr>
                <w:t>0.012322</w:t>
              </w:r>
            </w:ins>
          </w:p>
        </w:tc>
      </w:tr>
      <w:tr w:rsidR="00DA59F5" w:rsidRPr="00AC774B" w14:paraId="6B233148" w14:textId="77777777" w:rsidTr="00FC06A3">
        <w:trPr>
          <w:trHeight w:val="255"/>
          <w:ins w:id="888" w:author="somadmin" w:date="2026-09-25T20:51:00Z" w16du:dateUtc="2026-09-26T00:51:00Z"/>
        </w:trPr>
        <w:tc>
          <w:tcPr>
            <w:tcW w:w="1470" w:type="dxa"/>
            <w:noWrap/>
            <w:vAlign w:val="bottom"/>
            <w:hideMark/>
          </w:tcPr>
          <w:p w14:paraId="6AE24963" w14:textId="77777777" w:rsidR="00DA59F5" w:rsidRPr="00AC774B" w:rsidRDefault="00DA59F5" w:rsidP="00FC06A3">
            <w:pPr>
              <w:rPr>
                <w:ins w:id="889" w:author="somadmin" w:date="2026-09-25T20:51:00Z" w16du:dateUtc="2026-09-26T00:51:00Z"/>
                <w:color w:val="000000"/>
              </w:rPr>
            </w:pPr>
            <w:ins w:id="890" w:author="somadmin" w:date="2026-09-25T20:51:00Z" w16du:dateUtc="2026-09-26T00:51:00Z">
              <w:r w:rsidRPr="00AC774B">
                <w:rPr>
                  <w:color w:val="000000"/>
                </w:rPr>
                <w:t>GO:0006950</w:t>
              </w:r>
            </w:ins>
          </w:p>
        </w:tc>
        <w:tc>
          <w:tcPr>
            <w:tcW w:w="2122" w:type="dxa"/>
            <w:noWrap/>
            <w:vAlign w:val="bottom"/>
            <w:hideMark/>
          </w:tcPr>
          <w:p w14:paraId="06265181" w14:textId="77777777" w:rsidR="00DA59F5" w:rsidRPr="00AC774B" w:rsidRDefault="00DA59F5" w:rsidP="00FC06A3">
            <w:pPr>
              <w:rPr>
                <w:ins w:id="891" w:author="somadmin" w:date="2026-09-25T20:51:00Z" w16du:dateUtc="2026-09-26T00:51:00Z"/>
                <w:color w:val="000000"/>
              </w:rPr>
            </w:pPr>
            <w:ins w:id="892" w:author="somadmin" w:date="2026-09-25T20:51:00Z" w16du:dateUtc="2026-09-26T00:51:00Z">
              <w:r w:rsidRPr="00AC774B">
                <w:rPr>
                  <w:color w:val="000000"/>
                </w:rPr>
                <w:t>biological_process</w:t>
              </w:r>
            </w:ins>
          </w:p>
        </w:tc>
        <w:tc>
          <w:tcPr>
            <w:tcW w:w="8482" w:type="dxa"/>
            <w:vAlign w:val="bottom"/>
            <w:hideMark/>
          </w:tcPr>
          <w:p w14:paraId="071182FB" w14:textId="77777777" w:rsidR="00DA59F5" w:rsidRPr="00AC774B" w:rsidRDefault="00DA59F5" w:rsidP="00FC06A3">
            <w:pPr>
              <w:rPr>
                <w:ins w:id="893" w:author="somadmin" w:date="2026-09-25T20:51:00Z" w16du:dateUtc="2026-09-26T00:51:00Z"/>
                <w:color w:val="000000"/>
              </w:rPr>
            </w:pPr>
            <w:ins w:id="894" w:author="somadmin" w:date="2026-09-25T20:51:00Z" w16du:dateUtc="2026-09-26T00:51:00Z">
              <w:r w:rsidRPr="00AC774B">
                <w:rPr>
                  <w:color w:val="000000"/>
                </w:rPr>
                <w:t>response to stress</w:t>
              </w:r>
            </w:ins>
          </w:p>
        </w:tc>
        <w:tc>
          <w:tcPr>
            <w:tcW w:w="1170" w:type="dxa"/>
            <w:noWrap/>
            <w:vAlign w:val="bottom"/>
            <w:hideMark/>
          </w:tcPr>
          <w:p w14:paraId="45DA84BD" w14:textId="77777777" w:rsidR="00DA59F5" w:rsidRPr="00AC774B" w:rsidRDefault="00DA59F5" w:rsidP="00FC06A3">
            <w:pPr>
              <w:jc w:val="right"/>
              <w:rPr>
                <w:ins w:id="895" w:author="somadmin" w:date="2026-09-25T20:51:00Z" w16du:dateUtc="2026-09-26T00:51:00Z"/>
                <w:color w:val="000000"/>
              </w:rPr>
            </w:pPr>
            <w:ins w:id="896" w:author="somadmin" w:date="2026-09-25T20:51:00Z" w16du:dateUtc="2026-09-26T00:51:00Z">
              <w:r w:rsidRPr="00AC774B">
                <w:rPr>
                  <w:color w:val="000000"/>
                </w:rPr>
                <w:t>0.013211</w:t>
              </w:r>
            </w:ins>
          </w:p>
        </w:tc>
      </w:tr>
      <w:tr w:rsidR="00DA59F5" w:rsidRPr="00AC774B" w14:paraId="4939968C" w14:textId="77777777" w:rsidTr="00FC06A3">
        <w:trPr>
          <w:trHeight w:val="255"/>
          <w:ins w:id="897" w:author="somadmin" w:date="2026-09-25T20:51:00Z" w16du:dateUtc="2026-09-26T00:51:00Z"/>
        </w:trPr>
        <w:tc>
          <w:tcPr>
            <w:tcW w:w="1470" w:type="dxa"/>
            <w:noWrap/>
            <w:vAlign w:val="bottom"/>
            <w:hideMark/>
          </w:tcPr>
          <w:p w14:paraId="40268334" w14:textId="77777777" w:rsidR="00DA59F5" w:rsidRPr="00AC774B" w:rsidRDefault="00DA59F5" w:rsidP="00FC06A3">
            <w:pPr>
              <w:rPr>
                <w:ins w:id="898" w:author="somadmin" w:date="2026-09-25T20:51:00Z" w16du:dateUtc="2026-09-26T00:51:00Z"/>
                <w:color w:val="000000"/>
              </w:rPr>
            </w:pPr>
            <w:ins w:id="899" w:author="somadmin" w:date="2026-09-25T20:51:00Z" w16du:dateUtc="2026-09-26T00:51:00Z">
              <w:r w:rsidRPr="00AC774B">
                <w:rPr>
                  <w:color w:val="000000"/>
                </w:rPr>
                <w:t>GO:0002703</w:t>
              </w:r>
            </w:ins>
          </w:p>
        </w:tc>
        <w:tc>
          <w:tcPr>
            <w:tcW w:w="2122" w:type="dxa"/>
            <w:noWrap/>
            <w:vAlign w:val="bottom"/>
            <w:hideMark/>
          </w:tcPr>
          <w:p w14:paraId="208438E2" w14:textId="77777777" w:rsidR="00DA59F5" w:rsidRPr="00AC774B" w:rsidRDefault="00DA59F5" w:rsidP="00FC06A3">
            <w:pPr>
              <w:rPr>
                <w:ins w:id="900" w:author="somadmin" w:date="2026-09-25T20:51:00Z" w16du:dateUtc="2026-09-26T00:51:00Z"/>
                <w:color w:val="000000"/>
              </w:rPr>
            </w:pPr>
            <w:ins w:id="901" w:author="somadmin" w:date="2026-09-25T20:51:00Z" w16du:dateUtc="2026-09-26T00:51:00Z">
              <w:r w:rsidRPr="00AC774B">
                <w:rPr>
                  <w:color w:val="000000"/>
                </w:rPr>
                <w:t>biological_process</w:t>
              </w:r>
            </w:ins>
          </w:p>
        </w:tc>
        <w:tc>
          <w:tcPr>
            <w:tcW w:w="8482" w:type="dxa"/>
            <w:vAlign w:val="bottom"/>
            <w:hideMark/>
          </w:tcPr>
          <w:p w14:paraId="0B870B86" w14:textId="77777777" w:rsidR="00DA59F5" w:rsidRPr="00AC774B" w:rsidRDefault="00DA59F5" w:rsidP="00FC06A3">
            <w:pPr>
              <w:rPr>
                <w:ins w:id="902" w:author="somadmin" w:date="2026-09-25T20:51:00Z" w16du:dateUtc="2026-09-26T00:51:00Z"/>
                <w:color w:val="000000"/>
              </w:rPr>
            </w:pPr>
            <w:ins w:id="903" w:author="somadmin" w:date="2026-09-25T20:51:00Z" w16du:dateUtc="2026-09-26T00:51:00Z">
              <w:r w:rsidRPr="00AC774B">
                <w:rPr>
                  <w:color w:val="000000"/>
                </w:rPr>
                <w:t>regulation of leukocyte mediated immunity</w:t>
              </w:r>
            </w:ins>
          </w:p>
        </w:tc>
        <w:tc>
          <w:tcPr>
            <w:tcW w:w="1170" w:type="dxa"/>
            <w:noWrap/>
            <w:vAlign w:val="bottom"/>
            <w:hideMark/>
          </w:tcPr>
          <w:p w14:paraId="56D1C9DA" w14:textId="77777777" w:rsidR="00DA59F5" w:rsidRPr="00AC774B" w:rsidRDefault="00DA59F5" w:rsidP="00FC06A3">
            <w:pPr>
              <w:jc w:val="right"/>
              <w:rPr>
                <w:ins w:id="904" w:author="somadmin" w:date="2026-09-25T20:51:00Z" w16du:dateUtc="2026-09-26T00:51:00Z"/>
                <w:color w:val="000000"/>
              </w:rPr>
            </w:pPr>
            <w:ins w:id="905" w:author="somadmin" w:date="2026-09-25T20:51:00Z" w16du:dateUtc="2026-09-26T00:51:00Z">
              <w:r w:rsidRPr="00AC774B">
                <w:rPr>
                  <w:color w:val="000000"/>
                </w:rPr>
                <w:t>0.014215</w:t>
              </w:r>
            </w:ins>
          </w:p>
        </w:tc>
      </w:tr>
      <w:tr w:rsidR="00DA59F5" w:rsidRPr="00AC774B" w14:paraId="3ED300B6" w14:textId="77777777" w:rsidTr="00FC06A3">
        <w:trPr>
          <w:trHeight w:val="510"/>
          <w:ins w:id="906" w:author="somadmin" w:date="2026-09-25T20:51:00Z" w16du:dateUtc="2026-09-26T00:51:00Z"/>
        </w:trPr>
        <w:tc>
          <w:tcPr>
            <w:tcW w:w="1470" w:type="dxa"/>
            <w:noWrap/>
            <w:vAlign w:val="bottom"/>
            <w:hideMark/>
          </w:tcPr>
          <w:p w14:paraId="41515758" w14:textId="77777777" w:rsidR="00DA59F5" w:rsidRPr="00AC774B" w:rsidRDefault="00DA59F5" w:rsidP="00FC06A3">
            <w:pPr>
              <w:rPr>
                <w:ins w:id="907" w:author="somadmin" w:date="2026-09-25T20:51:00Z" w16du:dateUtc="2026-09-26T00:51:00Z"/>
                <w:color w:val="000000"/>
              </w:rPr>
            </w:pPr>
            <w:ins w:id="908" w:author="somadmin" w:date="2026-09-25T20:51:00Z" w16du:dateUtc="2026-09-26T00:51:00Z">
              <w:r w:rsidRPr="00AC774B">
                <w:rPr>
                  <w:color w:val="000000"/>
                </w:rPr>
                <w:t>GO:0051494</w:t>
              </w:r>
            </w:ins>
          </w:p>
        </w:tc>
        <w:tc>
          <w:tcPr>
            <w:tcW w:w="2122" w:type="dxa"/>
            <w:noWrap/>
            <w:vAlign w:val="bottom"/>
            <w:hideMark/>
          </w:tcPr>
          <w:p w14:paraId="6890A6AE" w14:textId="77777777" w:rsidR="00DA59F5" w:rsidRPr="00AC774B" w:rsidRDefault="00DA59F5" w:rsidP="00FC06A3">
            <w:pPr>
              <w:rPr>
                <w:ins w:id="909" w:author="somadmin" w:date="2026-09-25T20:51:00Z" w16du:dateUtc="2026-09-26T00:51:00Z"/>
                <w:color w:val="000000"/>
              </w:rPr>
            </w:pPr>
            <w:ins w:id="910" w:author="somadmin" w:date="2026-09-25T20:51:00Z" w16du:dateUtc="2026-09-26T00:51:00Z">
              <w:r w:rsidRPr="00AC774B">
                <w:rPr>
                  <w:color w:val="000000"/>
                </w:rPr>
                <w:t>biological_process</w:t>
              </w:r>
            </w:ins>
          </w:p>
        </w:tc>
        <w:tc>
          <w:tcPr>
            <w:tcW w:w="8482" w:type="dxa"/>
            <w:vAlign w:val="bottom"/>
            <w:hideMark/>
          </w:tcPr>
          <w:p w14:paraId="105747A4" w14:textId="77777777" w:rsidR="00DA59F5" w:rsidRPr="00AC774B" w:rsidRDefault="00DA59F5" w:rsidP="00FC06A3">
            <w:pPr>
              <w:rPr>
                <w:ins w:id="911" w:author="somadmin" w:date="2026-09-25T20:51:00Z" w16du:dateUtc="2026-09-26T00:51:00Z"/>
                <w:color w:val="000000"/>
              </w:rPr>
            </w:pPr>
            <w:ins w:id="912" w:author="somadmin" w:date="2026-09-25T20:51:00Z" w16du:dateUtc="2026-09-26T00:51:00Z">
              <w:r w:rsidRPr="00AC774B">
                <w:rPr>
                  <w:color w:val="000000"/>
                </w:rPr>
                <w:t>negative regulation of cytoskeleton organization</w:t>
              </w:r>
            </w:ins>
          </w:p>
        </w:tc>
        <w:tc>
          <w:tcPr>
            <w:tcW w:w="1170" w:type="dxa"/>
            <w:noWrap/>
            <w:vAlign w:val="bottom"/>
            <w:hideMark/>
          </w:tcPr>
          <w:p w14:paraId="7F641DAA" w14:textId="77777777" w:rsidR="00DA59F5" w:rsidRPr="00AC774B" w:rsidRDefault="00DA59F5" w:rsidP="00FC06A3">
            <w:pPr>
              <w:jc w:val="right"/>
              <w:rPr>
                <w:ins w:id="913" w:author="somadmin" w:date="2026-09-25T20:51:00Z" w16du:dateUtc="2026-09-26T00:51:00Z"/>
                <w:color w:val="000000"/>
              </w:rPr>
            </w:pPr>
            <w:ins w:id="914" w:author="somadmin" w:date="2026-09-25T20:51:00Z" w16du:dateUtc="2026-09-26T00:51:00Z">
              <w:r w:rsidRPr="00AC774B">
                <w:rPr>
                  <w:color w:val="000000"/>
                </w:rPr>
                <w:t>0.014215</w:t>
              </w:r>
            </w:ins>
          </w:p>
        </w:tc>
      </w:tr>
      <w:tr w:rsidR="00DA59F5" w:rsidRPr="00AC774B" w14:paraId="00BB5AED" w14:textId="77777777" w:rsidTr="00FC06A3">
        <w:trPr>
          <w:trHeight w:val="255"/>
          <w:ins w:id="915" w:author="somadmin" w:date="2026-09-25T20:51:00Z" w16du:dateUtc="2026-09-26T00:51:00Z"/>
        </w:trPr>
        <w:tc>
          <w:tcPr>
            <w:tcW w:w="1470" w:type="dxa"/>
            <w:noWrap/>
            <w:vAlign w:val="bottom"/>
            <w:hideMark/>
          </w:tcPr>
          <w:p w14:paraId="3FCF2CFE" w14:textId="77777777" w:rsidR="00DA59F5" w:rsidRPr="00AC774B" w:rsidRDefault="00DA59F5" w:rsidP="00FC06A3">
            <w:pPr>
              <w:rPr>
                <w:ins w:id="916" w:author="somadmin" w:date="2026-09-25T20:51:00Z" w16du:dateUtc="2026-09-26T00:51:00Z"/>
                <w:color w:val="000000"/>
              </w:rPr>
            </w:pPr>
            <w:ins w:id="917" w:author="somadmin" w:date="2026-09-25T20:51:00Z" w16du:dateUtc="2026-09-26T00:51:00Z">
              <w:r w:rsidRPr="00AC774B">
                <w:rPr>
                  <w:color w:val="000000"/>
                </w:rPr>
                <w:t>GO:0034660</w:t>
              </w:r>
            </w:ins>
          </w:p>
        </w:tc>
        <w:tc>
          <w:tcPr>
            <w:tcW w:w="2122" w:type="dxa"/>
            <w:noWrap/>
            <w:vAlign w:val="bottom"/>
            <w:hideMark/>
          </w:tcPr>
          <w:p w14:paraId="09FDF52D" w14:textId="77777777" w:rsidR="00DA59F5" w:rsidRPr="00AC774B" w:rsidRDefault="00DA59F5" w:rsidP="00FC06A3">
            <w:pPr>
              <w:rPr>
                <w:ins w:id="918" w:author="somadmin" w:date="2026-09-25T20:51:00Z" w16du:dateUtc="2026-09-26T00:51:00Z"/>
                <w:color w:val="000000"/>
              </w:rPr>
            </w:pPr>
            <w:ins w:id="919" w:author="somadmin" w:date="2026-09-25T20:51:00Z" w16du:dateUtc="2026-09-26T00:51:00Z">
              <w:r w:rsidRPr="00AC774B">
                <w:rPr>
                  <w:color w:val="000000"/>
                </w:rPr>
                <w:t>biological_process</w:t>
              </w:r>
            </w:ins>
          </w:p>
        </w:tc>
        <w:tc>
          <w:tcPr>
            <w:tcW w:w="8482" w:type="dxa"/>
            <w:vAlign w:val="bottom"/>
            <w:hideMark/>
          </w:tcPr>
          <w:p w14:paraId="6EB37E36" w14:textId="77777777" w:rsidR="00DA59F5" w:rsidRPr="00AC774B" w:rsidRDefault="00DA59F5" w:rsidP="00FC06A3">
            <w:pPr>
              <w:rPr>
                <w:ins w:id="920" w:author="somadmin" w:date="2026-09-25T20:51:00Z" w16du:dateUtc="2026-09-26T00:51:00Z"/>
                <w:color w:val="000000"/>
              </w:rPr>
            </w:pPr>
            <w:ins w:id="921" w:author="somadmin" w:date="2026-09-25T20:51:00Z" w16du:dateUtc="2026-09-26T00:51:00Z">
              <w:r w:rsidRPr="00AC774B">
                <w:rPr>
                  <w:color w:val="000000"/>
                </w:rPr>
                <w:t>ncRNA metabolic process</w:t>
              </w:r>
            </w:ins>
          </w:p>
        </w:tc>
        <w:tc>
          <w:tcPr>
            <w:tcW w:w="1170" w:type="dxa"/>
            <w:noWrap/>
            <w:vAlign w:val="bottom"/>
            <w:hideMark/>
          </w:tcPr>
          <w:p w14:paraId="76FDC6AA" w14:textId="77777777" w:rsidR="00DA59F5" w:rsidRPr="00AC774B" w:rsidRDefault="00DA59F5" w:rsidP="00FC06A3">
            <w:pPr>
              <w:jc w:val="right"/>
              <w:rPr>
                <w:ins w:id="922" w:author="somadmin" w:date="2026-09-25T20:51:00Z" w16du:dateUtc="2026-09-26T00:51:00Z"/>
                <w:color w:val="000000"/>
              </w:rPr>
            </w:pPr>
            <w:ins w:id="923" w:author="somadmin" w:date="2026-09-25T20:51:00Z" w16du:dateUtc="2026-09-26T00:51:00Z">
              <w:r w:rsidRPr="00AC774B">
                <w:rPr>
                  <w:color w:val="000000"/>
                </w:rPr>
                <w:t>0.014411</w:t>
              </w:r>
            </w:ins>
          </w:p>
        </w:tc>
      </w:tr>
      <w:tr w:rsidR="00DA59F5" w:rsidRPr="00AC774B" w14:paraId="3ABFB79D" w14:textId="77777777" w:rsidTr="00FC06A3">
        <w:trPr>
          <w:trHeight w:val="255"/>
          <w:ins w:id="924" w:author="somadmin" w:date="2026-09-25T20:51:00Z" w16du:dateUtc="2026-09-26T00:51:00Z"/>
        </w:trPr>
        <w:tc>
          <w:tcPr>
            <w:tcW w:w="1470" w:type="dxa"/>
            <w:noWrap/>
            <w:vAlign w:val="bottom"/>
            <w:hideMark/>
          </w:tcPr>
          <w:p w14:paraId="2E9BF09E" w14:textId="77777777" w:rsidR="00DA59F5" w:rsidRPr="00AC774B" w:rsidRDefault="00DA59F5" w:rsidP="00FC06A3">
            <w:pPr>
              <w:rPr>
                <w:ins w:id="925" w:author="somadmin" w:date="2026-09-25T20:51:00Z" w16du:dateUtc="2026-09-26T00:51:00Z"/>
                <w:color w:val="000000"/>
              </w:rPr>
            </w:pPr>
            <w:ins w:id="926" w:author="somadmin" w:date="2026-09-25T20:51:00Z" w16du:dateUtc="2026-09-26T00:51:00Z">
              <w:r w:rsidRPr="00AC774B">
                <w:rPr>
                  <w:color w:val="000000"/>
                </w:rPr>
                <w:t>GO:0051701</w:t>
              </w:r>
            </w:ins>
          </w:p>
        </w:tc>
        <w:tc>
          <w:tcPr>
            <w:tcW w:w="2122" w:type="dxa"/>
            <w:noWrap/>
            <w:vAlign w:val="bottom"/>
            <w:hideMark/>
          </w:tcPr>
          <w:p w14:paraId="2F6AB1EC" w14:textId="77777777" w:rsidR="00DA59F5" w:rsidRPr="00AC774B" w:rsidRDefault="00DA59F5" w:rsidP="00FC06A3">
            <w:pPr>
              <w:rPr>
                <w:ins w:id="927" w:author="somadmin" w:date="2026-09-25T20:51:00Z" w16du:dateUtc="2026-09-26T00:51:00Z"/>
                <w:color w:val="000000"/>
              </w:rPr>
            </w:pPr>
            <w:ins w:id="928" w:author="somadmin" w:date="2026-09-25T20:51:00Z" w16du:dateUtc="2026-09-26T00:51:00Z">
              <w:r w:rsidRPr="00AC774B">
                <w:rPr>
                  <w:color w:val="000000"/>
                </w:rPr>
                <w:t>biological_process</w:t>
              </w:r>
            </w:ins>
          </w:p>
        </w:tc>
        <w:tc>
          <w:tcPr>
            <w:tcW w:w="8482" w:type="dxa"/>
            <w:vAlign w:val="bottom"/>
            <w:hideMark/>
          </w:tcPr>
          <w:p w14:paraId="2B386584" w14:textId="77777777" w:rsidR="00DA59F5" w:rsidRPr="00AC774B" w:rsidRDefault="00DA59F5" w:rsidP="00FC06A3">
            <w:pPr>
              <w:rPr>
                <w:ins w:id="929" w:author="somadmin" w:date="2026-09-25T20:51:00Z" w16du:dateUtc="2026-09-26T00:51:00Z"/>
                <w:color w:val="000000"/>
              </w:rPr>
            </w:pPr>
            <w:ins w:id="930" w:author="somadmin" w:date="2026-09-25T20:51:00Z" w16du:dateUtc="2026-09-26T00:51:00Z">
              <w:r w:rsidRPr="00AC774B">
                <w:rPr>
                  <w:color w:val="000000"/>
                </w:rPr>
                <w:t>interaction with host</w:t>
              </w:r>
            </w:ins>
          </w:p>
        </w:tc>
        <w:tc>
          <w:tcPr>
            <w:tcW w:w="1170" w:type="dxa"/>
            <w:noWrap/>
            <w:vAlign w:val="bottom"/>
            <w:hideMark/>
          </w:tcPr>
          <w:p w14:paraId="2D9B52AE" w14:textId="77777777" w:rsidR="00DA59F5" w:rsidRPr="00AC774B" w:rsidRDefault="00DA59F5" w:rsidP="00FC06A3">
            <w:pPr>
              <w:jc w:val="right"/>
              <w:rPr>
                <w:ins w:id="931" w:author="somadmin" w:date="2026-09-25T20:51:00Z" w16du:dateUtc="2026-09-26T00:51:00Z"/>
                <w:color w:val="000000"/>
              </w:rPr>
            </w:pPr>
            <w:ins w:id="932" w:author="somadmin" w:date="2026-09-25T20:51:00Z" w16du:dateUtc="2026-09-26T00:51:00Z">
              <w:r w:rsidRPr="00AC774B">
                <w:rPr>
                  <w:color w:val="000000"/>
                </w:rPr>
                <w:t>0.014866</w:t>
              </w:r>
            </w:ins>
          </w:p>
        </w:tc>
      </w:tr>
      <w:tr w:rsidR="00DA59F5" w:rsidRPr="00AC774B" w14:paraId="23C115F1" w14:textId="77777777" w:rsidTr="00FC06A3">
        <w:trPr>
          <w:trHeight w:val="255"/>
          <w:ins w:id="933" w:author="somadmin" w:date="2026-09-25T20:51:00Z" w16du:dateUtc="2026-09-26T00:51:00Z"/>
        </w:trPr>
        <w:tc>
          <w:tcPr>
            <w:tcW w:w="1470" w:type="dxa"/>
            <w:noWrap/>
            <w:vAlign w:val="bottom"/>
            <w:hideMark/>
          </w:tcPr>
          <w:p w14:paraId="67F3CE6C" w14:textId="77777777" w:rsidR="00DA59F5" w:rsidRPr="00AC774B" w:rsidRDefault="00DA59F5" w:rsidP="00FC06A3">
            <w:pPr>
              <w:rPr>
                <w:ins w:id="934" w:author="somadmin" w:date="2026-09-25T20:51:00Z" w16du:dateUtc="2026-09-26T00:51:00Z"/>
                <w:color w:val="000000"/>
              </w:rPr>
            </w:pPr>
            <w:ins w:id="935" w:author="somadmin" w:date="2026-09-25T20:51:00Z" w16du:dateUtc="2026-09-26T00:51:00Z">
              <w:r w:rsidRPr="00AC774B">
                <w:rPr>
                  <w:color w:val="000000"/>
                </w:rPr>
                <w:t>GO:0051702</w:t>
              </w:r>
            </w:ins>
          </w:p>
        </w:tc>
        <w:tc>
          <w:tcPr>
            <w:tcW w:w="2122" w:type="dxa"/>
            <w:noWrap/>
            <w:vAlign w:val="bottom"/>
            <w:hideMark/>
          </w:tcPr>
          <w:p w14:paraId="0F42F94D" w14:textId="77777777" w:rsidR="00DA59F5" w:rsidRPr="00AC774B" w:rsidRDefault="00DA59F5" w:rsidP="00FC06A3">
            <w:pPr>
              <w:rPr>
                <w:ins w:id="936" w:author="somadmin" w:date="2026-09-25T20:51:00Z" w16du:dateUtc="2026-09-26T00:51:00Z"/>
                <w:color w:val="000000"/>
              </w:rPr>
            </w:pPr>
            <w:ins w:id="937" w:author="somadmin" w:date="2026-09-25T20:51:00Z" w16du:dateUtc="2026-09-26T00:51:00Z">
              <w:r w:rsidRPr="00AC774B">
                <w:rPr>
                  <w:color w:val="000000"/>
                </w:rPr>
                <w:t>biological_process</w:t>
              </w:r>
            </w:ins>
          </w:p>
        </w:tc>
        <w:tc>
          <w:tcPr>
            <w:tcW w:w="8482" w:type="dxa"/>
            <w:vAlign w:val="bottom"/>
            <w:hideMark/>
          </w:tcPr>
          <w:p w14:paraId="1762C050" w14:textId="77777777" w:rsidR="00DA59F5" w:rsidRPr="00AC774B" w:rsidRDefault="00DA59F5" w:rsidP="00FC06A3">
            <w:pPr>
              <w:rPr>
                <w:ins w:id="938" w:author="somadmin" w:date="2026-09-25T20:51:00Z" w16du:dateUtc="2026-09-26T00:51:00Z"/>
                <w:color w:val="000000"/>
              </w:rPr>
            </w:pPr>
            <w:ins w:id="939" w:author="somadmin" w:date="2026-09-25T20:51:00Z" w16du:dateUtc="2026-09-26T00:51:00Z">
              <w:r w:rsidRPr="00AC774B">
                <w:rPr>
                  <w:color w:val="000000"/>
                </w:rPr>
                <w:t>interaction with symbiont</w:t>
              </w:r>
            </w:ins>
          </w:p>
        </w:tc>
        <w:tc>
          <w:tcPr>
            <w:tcW w:w="1170" w:type="dxa"/>
            <w:noWrap/>
            <w:vAlign w:val="bottom"/>
            <w:hideMark/>
          </w:tcPr>
          <w:p w14:paraId="42787F86" w14:textId="77777777" w:rsidR="00DA59F5" w:rsidRPr="00AC774B" w:rsidRDefault="00DA59F5" w:rsidP="00FC06A3">
            <w:pPr>
              <w:jc w:val="right"/>
              <w:rPr>
                <w:ins w:id="940" w:author="somadmin" w:date="2026-09-25T20:51:00Z" w16du:dateUtc="2026-09-26T00:51:00Z"/>
                <w:color w:val="000000"/>
              </w:rPr>
            </w:pPr>
            <w:ins w:id="941" w:author="somadmin" w:date="2026-09-25T20:51:00Z" w16du:dateUtc="2026-09-26T00:51:00Z">
              <w:r w:rsidRPr="00AC774B">
                <w:rPr>
                  <w:color w:val="000000"/>
                </w:rPr>
                <w:t>0.014866</w:t>
              </w:r>
            </w:ins>
          </w:p>
        </w:tc>
      </w:tr>
      <w:tr w:rsidR="00DA59F5" w:rsidRPr="00AC774B" w14:paraId="1CEE449E" w14:textId="77777777" w:rsidTr="00FC06A3">
        <w:trPr>
          <w:trHeight w:val="255"/>
          <w:ins w:id="942" w:author="somadmin" w:date="2026-09-25T20:51:00Z" w16du:dateUtc="2026-09-26T00:51:00Z"/>
        </w:trPr>
        <w:tc>
          <w:tcPr>
            <w:tcW w:w="1470" w:type="dxa"/>
            <w:noWrap/>
            <w:vAlign w:val="bottom"/>
            <w:hideMark/>
          </w:tcPr>
          <w:p w14:paraId="4173855C" w14:textId="77777777" w:rsidR="00DA59F5" w:rsidRPr="00AC774B" w:rsidRDefault="00DA59F5" w:rsidP="00FC06A3">
            <w:pPr>
              <w:rPr>
                <w:ins w:id="943" w:author="somadmin" w:date="2026-09-25T20:51:00Z" w16du:dateUtc="2026-09-26T00:51:00Z"/>
                <w:color w:val="000000"/>
              </w:rPr>
            </w:pPr>
            <w:ins w:id="944" w:author="somadmin" w:date="2026-09-25T20:51:00Z" w16du:dateUtc="2026-09-26T00:51:00Z">
              <w:r w:rsidRPr="00AC774B">
                <w:rPr>
                  <w:color w:val="000000"/>
                </w:rPr>
                <w:t>GO:0048519</w:t>
              </w:r>
            </w:ins>
          </w:p>
        </w:tc>
        <w:tc>
          <w:tcPr>
            <w:tcW w:w="2122" w:type="dxa"/>
            <w:noWrap/>
            <w:vAlign w:val="bottom"/>
            <w:hideMark/>
          </w:tcPr>
          <w:p w14:paraId="07CFE6DA" w14:textId="77777777" w:rsidR="00DA59F5" w:rsidRPr="00AC774B" w:rsidRDefault="00DA59F5" w:rsidP="00FC06A3">
            <w:pPr>
              <w:rPr>
                <w:ins w:id="945" w:author="somadmin" w:date="2026-09-25T20:51:00Z" w16du:dateUtc="2026-09-26T00:51:00Z"/>
                <w:color w:val="000000"/>
              </w:rPr>
            </w:pPr>
            <w:ins w:id="946" w:author="somadmin" w:date="2026-09-25T20:51:00Z" w16du:dateUtc="2026-09-26T00:51:00Z">
              <w:r w:rsidRPr="00AC774B">
                <w:rPr>
                  <w:color w:val="000000"/>
                </w:rPr>
                <w:t>biological_process</w:t>
              </w:r>
            </w:ins>
          </w:p>
        </w:tc>
        <w:tc>
          <w:tcPr>
            <w:tcW w:w="8482" w:type="dxa"/>
            <w:vAlign w:val="bottom"/>
            <w:hideMark/>
          </w:tcPr>
          <w:p w14:paraId="4DD7F729" w14:textId="77777777" w:rsidR="00DA59F5" w:rsidRPr="00AC774B" w:rsidRDefault="00DA59F5" w:rsidP="00FC06A3">
            <w:pPr>
              <w:rPr>
                <w:ins w:id="947" w:author="somadmin" w:date="2026-09-25T20:51:00Z" w16du:dateUtc="2026-09-26T00:51:00Z"/>
                <w:color w:val="000000"/>
              </w:rPr>
            </w:pPr>
            <w:ins w:id="948" w:author="somadmin" w:date="2026-09-25T20:51:00Z" w16du:dateUtc="2026-09-26T00:51:00Z">
              <w:r w:rsidRPr="00AC774B">
                <w:rPr>
                  <w:color w:val="000000"/>
                </w:rPr>
                <w:t>negative regulation of biological process</w:t>
              </w:r>
            </w:ins>
          </w:p>
        </w:tc>
        <w:tc>
          <w:tcPr>
            <w:tcW w:w="1170" w:type="dxa"/>
            <w:noWrap/>
            <w:vAlign w:val="bottom"/>
            <w:hideMark/>
          </w:tcPr>
          <w:p w14:paraId="7131C20C" w14:textId="77777777" w:rsidR="00DA59F5" w:rsidRPr="00AC774B" w:rsidRDefault="00DA59F5" w:rsidP="00FC06A3">
            <w:pPr>
              <w:jc w:val="right"/>
              <w:rPr>
                <w:ins w:id="949" w:author="somadmin" w:date="2026-09-25T20:51:00Z" w16du:dateUtc="2026-09-26T00:51:00Z"/>
                <w:color w:val="000000"/>
              </w:rPr>
            </w:pPr>
            <w:ins w:id="950" w:author="somadmin" w:date="2026-09-25T20:51:00Z" w16du:dateUtc="2026-09-26T00:51:00Z">
              <w:r w:rsidRPr="00AC774B">
                <w:rPr>
                  <w:color w:val="000000"/>
                </w:rPr>
                <w:t>0.014866</w:t>
              </w:r>
            </w:ins>
          </w:p>
        </w:tc>
      </w:tr>
      <w:tr w:rsidR="00DA59F5" w:rsidRPr="00AC774B" w14:paraId="53E3141E" w14:textId="77777777" w:rsidTr="00FC06A3">
        <w:trPr>
          <w:trHeight w:val="255"/>
          <w:ins w:id="951" w:author="somadmin" w:date="2026-09-25T20:51:00Z" w16du:dateUtc="2026-09-26T00:51:00Z"/>
        </w:trPr>
        <w:tc>
          <w:tcPr>
            <w:tcW w:w="1470" w:type="dxa"/>
            <w:noWrap/>
            <w:vAlign w:val="bottom"/>
            <w:hideMark/>
          </w:tcPr>
          <w:p w14:paraId="7BCB176B" w14:textId="77777777" w:rsidR="00DA59F5" w:rsidRPr="00AC774B" w:rsidRDefault="00DA59F5" w:rsidP="00FC06A3">
            <w:pPr>
              <w:rPr>
                <w:ins w:id="952" w:author="somadmin" w:date="2026-09-25T20:51:00Z" w16du:dateUtc="2026-09-26T00:51:00Z"/>
                <w:color w:val="000000"/>
              </w:rPr>
            </w:pPr>
            <w:ins w:id="953" w:author="somadmin" w:date="2026-09-25T20:51:00Z" w16du:dateUtc="2026-09-26T00:51:00Z">
              <w:r w:rsidRPr="00AC774B">
                <w:rPr>
                  <w:color w:val="000000"/>
                </w:rPr>
                <w:t>GO:0006810</w:t>
              </w:r>
            </w:ins>
          </w:p>
        </w:tc>
        <w:tc>
          <w:tcPr>
            <w:tcW w:w="2122" w:type="dxa"/>
            <w:noWrap/>
            <w:vAlign w:val="bottom"/>
            <w:hideMark/>
          </w:tcPr>
          <w:p w14:paraId="394E62A7" w14:textId="77777777" w:rsidR="00DA59F5" w:rsidRPr="00AC774B" w:rsidRDefault="00DA59F5" w:rsidP="00FC06A3">
            <w:pPr>
              <w:rPr>
                <w:ins w:id="954" w:author="somadmin" w:date="2026-09-25T20:51:00Z" w16du:dateUtc="2026-09-26T00:51:00Z"/>
                <w:color w:val="000000"/>
              </w:rPr>
            </w:pPr>
            <w:ins w:id="955" w:author="somadmin" w:date="2026-09-25T20:51:00Z" w16du:dateUtc="2026-09-26T00:51:00Z">
              <w:r w:rsidRPr="00AC774B">
                <w:rPr>
                  <w:color w:val="000000"/>
                </w:rPr>
                <w:t>biological_process</w:t>
              </w:r>
            </w:ins>
          </w:p>
        </w:tc>
        <w:tc>
          <w:tcPr>
            <w:tcW w:w="8482" w:type="dxa"/>
            <w:vAlign w:val="bottom"/>
            <w:hideMark/>
          </w:tcPr>
          <w:p w14:paraId="0F2B6109" w14:textId="77777777" w:rsidR="00DA59F5" w:rsidRPr="00AC774B" w:rsidRDefault="00DA59F5" w:rsidP="00FC06A3">
            <w:pPr>
              <w:rPr>
                <w:ins w:id="956" w:author="somadmin" w:date="2026-09-25T20:51:00Z" w16du:dateUtc="2026-09-26T00:51:00Z"/>
                <w:color w:val="000000"/>
              </w:rPr>
            </w:pPr>
            <w:ins w:id="957" w:author="somadmin" w:date="2026-09-25T20:51:00Z" w16du:dateUtc="2026-09-26T00:51:00Z">
              <w:r w:rsidRPr="00AC774B">
                <w:rPr>
                  <w:color w:val="000000"/>
                </w:rPr>
                <w:t>transport</w:t>
              </w:r>
            </w:ins>
          </w:p>
        </w:tc>
        <w:tc>
          <w:tcPr>
            <w:tcW w:w="1170" w:type="dxa"/>
            <w:noWrap/>
            <w:vAlign w:val="bottom"/>
            <w:hideMark/>
          </w:tcPr>
          <w:p w14:paraId="0E364ADF" w14:textId="77777777" w:rsidR="00DA59F5" w:rsidRPr="00AC774B" w:rsidRDefault="00DA59F5" w:rsidP="00FC06A3">
            <w:pPr>
              <w:jc w:val="right"/>
              <w:rPr>
                <w:ins w:id="958" w:author="somadmin" w:date="2026-09-25T20:51:00Z" w16du:dateUtc="2026-09-26T00:51:00Z"/>
                <w:color w:val="000000"/>
              </w:rPr>
            </w:pPr>
            <w:ins w:id="959" w:author="somadmin" w:date="2026-09-25T20:51:00Z" w16du:dateUtc="2026-09-26T00:51:00Z">
              <w:r w:rsidRPr="00AC774B">
                <w:rPr>
                  <w:color w:val="000000"/>
                </w:rPr>
                <w:t>0.014866</w:t>
              </w:r>
            </w:ins>
          </w:p>
        </w:tc>
      </w:tr>
      <w:tr w:rsidR="00DA59F5" w:rsidRPr="00AC774B" w14:paraId="657DAE4A" w14:textId="77777777" w:rsidTr="00FC06A3">
        <w:trPr>
          <w:trHeight w:val="255"/>
          <w:ins w:id="960" w:author="somadmin" w:date="2026-09-25T20:51:00Z" w16du:dateUtc="2026-09-26T00:51:00Z"/>
        </w:trPr>
        <w:tc>
          <w:tcPr>
            <w:tcW w:w="1470" w:type="dxa"/>
            <w:noWrap/>
            <w:vAlign w:val="bottom"/>
            <w:hideMark/>
          </w:tcPr>
          <w:p w14:paraId="4987AB33" w14:textId="77777777" w:rsidR="00DA59F5" w:rsidRPr="00AC774B" w:rsidRDefault="00DA59F5" w:rsidP="00FC06A3">
            <w:pPr>
              <w:rPr>
                <w:ins w:id="961" w:author="somadmin" w:date="2026-09-25T20:51:00Z" w16du:dateUtc="2026-09-26T00:51:00Z"/>
                <w:color w:val="000000"/>
              </w:rPr>
            </w:pPr>
            <w:ins w:id="962" w:author="somadmin" w:date="2026-09-25T20:51:00Z" w16du:dateUtc="2026-09-26T00:51:00Z">
              <w:r w:rsidRPr="00AC774B">
                <w:rPr>
                  <w:color w:val="000000"/>
                </w:rPr>
                <w:t>GO:0046907</w:t>
              </w:r>
            </w:ins>
          </w:p>
        </w:tc>
        <w:tc>
          <w:tcPr>
            <w:tcW w:w="2122" w:type="dxa"/>
            <w:noWrap/>
            <w:vAlign w:val="bottom"/>
            <w:hideMark/>
          </w:tcPr>
          <w:p w14:paraId="74BF975F" w14:textId="77777777" w:rsidR="00DA59F5" w:rsidRPr="00AC774B" w:rsidRDefault="00DA59F5" w:rsidP="00FC06A3">
            <w:pPr>
              <w:rPr>
                <w:ins w:id="963" w:author="somadmin" w:date="2026-09-25T20:51:00Z" w16du:dateUtc="2026-09-26T00:51:00Z"/>
                <w:color w:val="000000"/>
              </w:rPr>
            </w:pPr>
            <w:ins w:id="964" w:author="somadmin" w:date="2026-09-25T20:51:00Z" w16du:dateUtc="2026-09-26T00:51:00Z">
              <w:r w:rsidRPr="00AC774B">
                <w:rPr>
                  <w:color w:val="000000"/>
                </w:rPr>
                <w:t>biological_process</w:t>
              </w:r>
            </w:ins>
          </w:p>
        </w:tc>
        <w:tc>
          <w:tcPr>
            <w:tcW w:w="8482" w:type="dxa"/>
            <w:vAlign w:val="bottom"/>
            <w:hideMark/>
          </w:tcPr>
          <w:p w14:paraId="751EFB2A" w14:textId="77777777" w:rsidR="00DA59F5" w:rsidRPr="00AC774B" w:rsidRDefault="00DA59F5" w:rsidP="00FC06A3">
            <w:pPr>
              <w:rPr>
                <w:ins w:id="965" w:author="somadmin" w:date="2026-09-25T20:51:00Z" w16du:dateUtc="2026-09-26T00:51:00Z"/>
                <w:color w:val="000000"/>
              </w:rPr>
            </w:pPr>
            <w:ins w:id="966" w:author="somadmin" w:date="2026-09-25T20:51:00Z" w16du:dateUtc="2026-09-26T00:51:00Z">
              <w:r w:rsidRPr="00AC774B">
                <w:rPr>
                  <w:color w:val="000000"/>
                </w:rPr>
                <w:t>intracellular transport</w:t>
              </w:r>
            </w:ins>
          </w:p>
        </w:tc>
        <w:tc>
          <w:tcPr>
            <w:tcW w:w="1170" w:type="dxa"/>
            <w:noWrap/>
            <w:vAlign w:val="bottom"/>
            <w:hideMark/>
          </w:tcPr>
          <w:p w14:paraId="40966A6D" w14:textId="77777777" w:rsidR="00DA59F5" w:rsidRPr="00AC774B" w:rsidRDefault="00DA59F5" w:rsidP="00FC06A3">
            <w:pPr>
              <w:jc w:val="right"/>
              <w:rPr>
                <w:ins w:id="967" w:author="somadmin" w:date="2026-09-25T20:51:00Z" w16du:dateUtc="2026-09-26T00:51:00Z"/>
                <w:color w:val="000000"/>
              </w:rPr>
            </w:pPr>
            <w:ins w:id="968" w:author="somadmin" w:date="2026-09-25T20:51:00Z" w16du:dateUtc="2026-09-26T00:51:00Z">
              <w:r w:rsidRPr="00AC774B">
                <w:rPr>
                  <w:color w:val="000000"/>
                </w:rPr>
                <w:t>0.014866</w:t>
              </w:r>
            </w:ins>
          </w:p>
        </w:tc>
      </w:tr>
      <w:tr w:rsidR="00DA59F5" w:rsidRPr="00AC774B" w14:paraId="4A607FB2" w14:textId="77777777" w:rsidTr="00FC06A3">
        <w:trPr>
          <w:trHeight w:val="510"/>
          <w:ins w:id="969" w:author="somadmin" w:date="2026-09-25T20:51:00Z" w16du:dateUtc="2026-09-26T00:51:00Z"/>
        </w:trPr>
        <w:tc>
          <w:tcPr>
            <w:tcW w:w="1470" w:type="dxa"/>
            <w:noWrap/>
            <w:vAlign w:val="bottom"/>
            <w:hideMark/>
          </w:tcPr>
          <w:p w14:paraId="21942CCB" w14:textId="77777777" w:rsidR="00DA59F5" w:rsidRPr="00AC774B" w:rsidRDefault="00DA59F5" w:rsidP="00FC06A3">
            <w:pPr>
              <w:rPr>
                <w:ins w:id="970" w:author="somadmin" w:date="2026-09-25T20:51:00Z" w16du:dateUtc="2026-09-26T00:51:00Z"/>
                <w:color w:val="000000"/>
              </w:rPr>
            </w:pPr>
            <w:ins w:id="971" w:author="somadmin" w:date="2026-09-25T20:51:00Z" w16du:dateUtc="2026-09-26T00:51:00Z">
              <w:r w:rsidRPr="00AC774B">
                <w:rPr>
                  <w:color w:val="000000"/>
                </w:rPr>
                <w:t>GO:0009146</w:t>
              </w:r>
            </w:ins>
          </w:p>
        </w:tc>
        <w:tc>
          <w:tcPr>
            <w:tcW w:w="2122" w:type="dxa"/>
            <w:noWrap/>
            <w:vAlign w:val="bottom"/>
            <w:hideMark/>
          </w:tcPr>
          <w:p w14:paraId="4C872E67" w14:textId="77777777" w:rsidR="00DA59F5" w:rsidRPr="00AC774B" w:rsidRDefault="00DA59F5" w:rsidP="00FC06A3">
            <w:pPr>
              <w:rPr>
                <w:ins w:id="972" w:author="somadmin" w:date="2026-09-25T20:51:00Z" w16du:dateUtc="2026-09-26T00:51:00Z"/>
                <w:color w:val="000000"/>
              </w:rPr>
            </w:pPr>
            <w:ins w:id="973" w:author="somadmin" w:date="2026-09-25T20:51:00Z" w16du:dateUtc="2026-09-26T00:51:00Z">
              <w:r w:rsidRPr="00AC774B">
                <w:rPr>
                  <w:color w:val="000000"/>
                </w:rPr>
                <w:t>biological_process</w:t>
              </w:r>
            </w:ins>
          </w:p>
        </w:tc>
        <w:tc>
          <w:tcPr>
            <w:tcW w:w="8482" w:type="dxa"/>
            <w:vAlign w:val="bottom"/>
            <w:hideMark/>
          </w:tcPr>
          <w:p w14:paraId="790C0A45" w14:textId="77777777" w:rsidR="00DA59F5" w:rsidRPr="00AC774B" w:rsidRDefault="00DA59F5" w:rsidP="00FC06A3">
            <w:pPr>
              <w:rPr>
                <w:ins w:id="974" w:author="somadmin" w:date="2026-09-25T20:51:00Z" w16du:dateUtc="2026-09-26T00:51:00Z"/>
                <w:color w:val="000000"/>
              </w:rPr>
            </w:pPr>
            <w:ins w:id="975" w:author="somadmin" w:date="2026-09-25T20:51:00Z" w16du:dateUtc="2026-09-26T00:51:00Z">
              <w:r w:rsidRPr="00AC774B">
                <w:rPr>
                  <w:color w:val="000000"/>
                </w:rPr>
                <w:t>purine nucleoside triphosphate catabolic process</w:t>
              </w:r>
            </w:ins>
          </w:p>
        </w:tc>
        <w:tc>
          <w:tcPr>
            <w:tcW w:w="1170" w:type="dxa"/>
            <w:noWrap/>
            <w:vAlign w:val="bottom"/>
            <w:hideMark/>
          </w:tcPr>
          <w:p w14:paraId="5DF2E5A3" w14:textId="77777777" w:rsidR="00DA59F5" w:rsidRPr="00AC774B" w:rsidRDefault="00DA59F5" w:rsidP="00FC06A3">
            <w:pPr>
              <w:jc w:val="right"/>
              <w:rPr>
                <w:ins w:id="976" w:author="somadmin" w:date="2026-09-25T20:51:00Z" w16du:dateUtc="2026-09-26T00:51:00Z"/>
                <w:color w:val="000000"/>
              </w:rPr>
            </w:pPr>
            <w:ins w:id="977" w:author="somadmin" w:date="2026-09-25T20:51:00Z" w16du:dateUtc="2026-09-26T00:51:00Z">
              <w:r w:rsidRPr="00AC774B">
                <w:rPr>
                  <w:color w:val="000000"/>
                </w:rPr>
                <w:t>0.014866</w:t>
              </w:r>
            </w:ins>
          </w:p>
        </w:tc>
      </w:tr>
      <w:tr w:rsidR="00DA59F5" w:rsidRPr="00AC774B" w14:paraId="7F5E744F" w14:textId="77777777" w:rsidTr="00FC06A3">
        <w:trPr>
          <w:trHeight w:val="510"/>
          <w:ins w:id="978" w:author="somadmin" w:date="2026-09-25T20:51:00Z" w16du:dateUtc="2026-09-26T00:51:00Z"/>
        </w:trPr>
        <w:tc>
          <w:tcPr>
            <w:tcW w:w="1470" w:type="dxa"/>
            <w:noWrap/>
            <w:vAlign w:val="bottom"/>
            <w:hideMark/>
          </w:tcPr>
          <w:p w14:paraId="730FB590" w14:textId="77777777" w:rsidR="00DA59F5" w:rsidRPr="00AC774B" w:rsidRDefault="00DA59F5" w:rsidP="00FC06A3">
            <w:pPr>
              <w:rPr>
                <w:ins w:id="979" w:author="somadmin" w:date="2026-09-25T20:51:00Z" w16du:dateUtc="2026-09-26T00:51:00Z"/>
                <w:color w:val="000000"/>
              </w:rPr>
            </w:pPr>
            <w:ins w:id="980" w:author="somadmin" w:date="2026-09-25T20:51:00Z" w16du:dateUtc="2026-09-26T00:51:00Z">
              <w:r w:rsidRPr="00AC774B">
                <w:rPr>
                  <w:color w:val="000000"/>
                </w:rPr>
                <w:t>GO:0010714</w:t>
              </w:r>
            </w:ins>
          </w:p>
        </w:tc>
        <w:tc>
          <w:tcPr>
            <w:tcW w:w="2122" w:type="dxa"/>
            <w:noWrap/>
            <w:vAlign w:val="bottom"/>
            <w:hideMark/>
          </w:tcPr>
          <w:p w14:paraId="3CB556B7" w14:textId="77777777" w:rsidR="00DA59F5" w:rsidRPr="00AC774B" w:rsidRDefault="00DA59F5" w:rsidP="00FC06A3">
            <w:pPr>
              <w:rPr>
                <w:ins w:id="981" w:author="somadmin" w:date="2026-09-25T20:51:00Z" w16du:dateUtc="2026-09-26T00:51:00Z"/>
                <w:color w:val="000000"/>
              </w:rPr>
            </w:pPr>
            <w:ins w:id="982" w:author="somadmin" w:date="2026-09-25T20:51:00Z" w16du:dateUtc="2026-09-26T00:51:00Z">
              <w:r w:rsidRPr="00AC774B">
                <w:rPr>
                  <w:color w:val="000000"/>
                </w:rPr>
                <w:t>biological_process</w:t>
              </w:r>
            </w:ins>
          </w:p>
        </w:tc>
        <w:tc>
          <w:tcPr>
            <w:tcW w:w="8482" w:type="dxa"/>
            <w:vAlign w:val="bottom"/>
            <w:hideMark/>
          </w:tcPr>
          <w:p w14:paraId="13CC78A2" w14:textId="77777777" w:rsidR="00DA59F5" w:rsidRPr="00AC774B" w:rsidRDefault="00DA59F5" w:rsidP="00FC06A3">
            <w:pPr>
              <w:rPr>
                <w:ins w:id="983" w:author="somadmin" w:date="2026-09-25T20:51:00Z" w16du:dateUtc="2026-09-26T00:51:00Z"/>
                <w:color w:val="000000"/>
              </w:rPr>
            </w:pPr>
            <w:ins w:id="984" w:author="somadmin" w:date="2026-09-25T20:51:00Z" w16du:dateUtc="2026-09-26T00:51:00Z">
              <w:r w:rsidRPr="00AC774B">
                <w:rPr>
                  <w:color w:val="000000"/>
                </w:rPr>
                <w:t>positive regulation of collagen metabolic process</w:t>
              </w:r>
            </w:ins>
          </w:p>
        </w:tc>
        <w:tc>
          <w:tcPr>
            <w:tcW w:w="1170" w:type="dxa"/>
            <w:noWrap/>
            <w:vAlign w:val="bottom"/>
            <w:hideMark/>
          </w:tcPr>
          <w:p w14:paraId="263CA3A3" w14:textId="77777777" w:rsidR="00DA59F5" w:rsidRPr="00AC774B" w:rsidRDefault="00DA59F5" w:rsidP="00FC06A3">
            <w:pPr>
              <w:jc w:val="right"/>
              <w:rPr>
                <w:ins w:id="985" w:author="somadmin" w:date="2026-09-25T20:51:00Z" w16du:dateUtc="2026-09-26T00:51:00Z"/>
                <w:color w:val="000000"/>
              </w:rPr>
            </w:pPr>
            <w:ins w:id="986" w:author="somadmin" w:date="2026-09-25T20:51:00Z" w16du:dateUtc="2026-09-26T00:51:00Z">
              <w:r w:rsidRPr="00AC774B">
                <w:rPr>
                  <w:color w:val="000000"/>
                </w:rPr>
                <w:t>0.014866</w:t>
              </w:r>
            </w:ins>
          </w:p>
        </w:tc>
      </w:tr>
      <w:tr w:rsidR="00DA59F5" w:rsidRPr="00AC774B" w14:paraId="23FEF621" w14:textId="77777777" w:rsidTr="00FC06A3">
        <w:trPr>
          <w:trHeight w:val="510"/>
          <w:ins w:id="987" w:author="somadmin" w:date="2026-09-25T20:51:00Z" w16du:dateUtc="2026-09-26T00:51:00Z"/>
        </w:trPr>
        <w:tc>
          <w:tcPr>
            <w:tcW w:w="1470" w:type="dxa"/>
            <w:noWrap/>
            <w:vAlign w:val="bottom"/>
            <w:hideMark/>
          </w:tcPr>
          <w:p w14:paraId="65A10191" w14:textId="77777777" w:rsidR="00DA59F5" w:rsidRPr="00AC774B" w:rsidRDefault="00DA59F5" w:rsidP="00FC06A3">
            <w:pPr>
              <w:rPr>
                <w:ins w:id="988" w:author="somadmin" w:date="2026-09-25T20:51:00Z" w16du:dateUtc="2026-09-26T00:51:00Z"/>
                <w:color w:val="000000"/>
              </w:rPr>
            </w:pPr>
            <w:ins w:id="989" w:author="somadmin" w:date="2026-09-25T20:51:00Z" w16du:dateUtc="2026-09-26T00:51:00Z">
              <w:r w:rsidRPr="00AC774B">
                <w:rPr>
                  <w:color w:val="000000"/>
                </w:rPr>
                <w:t>GO:0032967</w:t>
              </w:r>
            </w:ins>
          </w:p>
        </w:tc>
        <w:tc>
          <w:tcPr>
            <w:tcW w:w="2122" w:type="dxa"/>
            <w:noWrap/>
            <w:vAlign w:val="bottom"/>
            <w:hideMark/>
          </w:tcPr>
          <w:p w14:paraId="6CC61614" w14:textId="77777777" w:rsidR="00DA59F5" w:rsidRPr="00AC774B" w:rsidRDefault="00DA59F5" w:rsidP="00FC06A3">
            <w:pPr>
              <w:rPr>
                <w:ins w:id="990" w:author="somadmin" w:date="2026-09-25T20:51:00Z" w16du:dateUtc="2026-09-26T00:51:00Z"/>
                <w:color w:val="000000"/>
              </w:rPr>
            </w:pPr>
            <w:ins w:id="991" w:author="somadmin" w:date="2026-09-25T20:51:00Z" w16du:dateUtc="2026-09-26T00:51:00Z">
              <w:r w:rsidRPr="00AC774B">
                <w:rPr>
                  <w:color w:val="000000"/>
                </w:rPr>
                <w:t>biological_process</w:t>
              </w:r>
            </w:ins>
          </w:p>
        </w:tc>
        <w:tc>
          <w:tcPr>
            <w:tcW w:w="8482" w:type="dxa"/>
            <w:vAlign w:val="bottom"/>
            <w:hideMark/>
          </w:tcPr>
          <w:p w14:paraId="0649E785" w14:textId="77777777" w:rsidR="00DA59F5" w:rsidRPr="00AC774B" w:rsidRDefault="00DA59F5" w:rsidP="00FC06A3">
            <w:pPr>
              <w:rPr>
                <w:ins w:id="992" w:author="somadmin" w:date="2026-09-25T20:51:00Z" w16du:dateUtc="2026-09-26T00:51:00Z"/>
                <w:color w:val="000000"/>
              </w:rPr>
            </w:pPr>
            <w:ins w:id="993" w:author="somadmin" w:date="2026-09-25T20:51:00Z" w16du:dateUtc="2026-09-26T00:51:00Z">
              <w:r w:rsidRPr="00AC774B">
                <w:rPr>
                  <w:color w:val="000000"/>
                </w:rPr>
                <w:t>positive regulation of collagen biosynthetic process</w:t>
              </w:r>
            </w:ins>
          </w:p>
        </w:tc>
        <w:tc>
          <w:tcPr>
            <w:tcW w:w="1170" w:type="dxa"/>
            <w:noWrap/>
            <w:vAlign w:val="bottom"/>
            <w:hideMark/>
          </w:tcPr>
          <w:p w14:paraId="5C437C28" w14:textId="77777777" w:rsidR="00DA59F5" w:rsidRPr="00AC774B" w:rsidRDefault="00DA59F5" w:rsidP="00FC06A3">
            <w:pPr>
              <w:jc w:val="right"/>
              <w:rPr>
                <w:ins w:id="994" w:author="somadmin" w:date="2026-09-25T20:51:00Z" w16du:dateUtc="2026-09-26T00:51:00Z"/>
                <w:color w:val="000000"/>
              </w:rPr>
            </w:pPr>
            <w:ins w:id="995" w:author="somadmin" w:date="2026-09-25T20:51:00Z" w16du:dateUtc="2026-09-26T00:51:00Z">
              <w:r w:rsidRPr="00AC774B">
                <w:rPr>
                  <w:color w:val="000000"/>
                </w:rPr>
                <w:t>0.014866</w:t>
              </w:r>
            </w:ins>
          </w:p>
        </w:tc>
      </w:tr>
      <w:tr w:rsidR="00DA59F5" w:rsidRPr="00AC774B" w14:paraId="3E4915C8" w14:textId="77777777" w:rsidTr="00FC06A3">
        <w:trPr>
          <w:trHeight w:val="510"/>
          <w:ins w:id="996" w:author="somadmin" w:date="2026-09-25T20:51:00Z" w16du:dateUtc="2026-09-26T00:51:00Z"/>
        </w:trPr>
        <w:tc>
          <w:tcPr>
            <w:tcW w:w="1470" w:type="dxa"/>
            <w:noWrap/>
            <w:vAlign w:val="bottom"/>
            <w:hideMark/>
          </w:tcPr>
          <w:p w14:paraId="0735238A" w14:textId="77777777" w:rsidR="00DA59F5" w:rsidRPr="00AC774B" w:rsidRDefault="00DA59F5" w:rsidP="00FC06A3">
            <w:pPr>
              <w:rPr>
                <w:ins w:id="997" w:author="somadmin" w:date="2026-09-25T20:51:00Z" w16du:dateUtc="2026-09-26T00:51:00Z"/>
                <w:color w:val="000000"/>
              </w:rPr>
            </w:pPr>
            <w:ins w:id="998" w:author="somadmin" w:date="2026-09-25T20:51:00Z" w16du:dateUtc="2026-09-26T00:51:00Z">
              <w:r w:rsidRPr="00AC774B">
                <w:rPr>
                  <w:color w:val="000000"/>
                </w:rPr>
                <w:t>GO:0051271</w:t>
              </w:r>
            </w:ins>
          </w:p>
        </w:tc>
        <w:tc>
          <w:tcPr>
            <w:tcW w:w="2122" w:type="dxa"/>
            <w:noWrap/>
            <w:vAlign w:val="bottom"/>
            <w:hideMark/>
          </w:tcPr>
          <w:p w14:paraId="1CA1068E" w14:textId="77777777" w:rsidR="00DA59F5" w:rsidRPr="00AC774B" w:rsidRDefault="00DA59F5" w:rsidP="00FC06A3">
            <w:pPr>
              <w:rPr>
                <w:ins w:id="999" w:author="somadmin" w:date="2026-09-25T20:51:00Z" w16du:dateUtc="2026-09-26T00:51:00Z"/>
                <w:color w:val="000000"/>
              </w:rPr>
            </w:pPr>
            <w:ins w:id="1000" w:author="somadmin" w:date="2026-09-25T20:51:00Z" w16du:dateUtc="2026-09-26T00:51:00Z">
              <w:r w:rsidRPr="00AC774B">
                <w:rPr>
                  <w:color w:val="000000"/>
                </w:rPr>
                <w:t>biological_process</w:t>
              </w:r>
            </w:ins>
          </w:p>
        </w:tc>
        <w:tc>
          <w:tcPr>
            <w:tcW w:w="8482" w:type="dxa"/>
            <w:vAlign w:val="bottom"/>
            <w:hideMark/>
          </w:tcPr>
          <w:p w14:paraId="68852982" w14:textId="77777777" w:rsidR="00DA59F5" w:rsidRPr="00AC774B" w:rsidRDefault="00DA59F5" w:rsidP="00FC06A3">
            <w:pPr>
              <w:rPr>
                <w:ins w:id="1001" w:author="somadmin" w:date="2026-09-25T20:51:00Z" w16du:dateUtc="2026-09-26T00:51:00Z"/>
                <w:color w:val="000000"/>
              </w:rPr>
            </w:pPr>
            <w:ins w:id="1002" w:author="somadmin" w:date="2026-09-25T20:51:00Z" w16du:dateUtc="2026-09-26T00:51:00Z">
              <w:r w:rsidRPr="00AC774B">
                <w:rPr>
                  <w:color w:val="000000"/>
                </w:rPr>
                <w:t>negative regulation of cellular component movement</w:t>
              </w:r>
            </w:ins>
          </w:p>
        </w:tc>
        <w:tc>
          <w:tcPr>
            <w:tcW w:w="1170" w:type="dxa"/>
            <w:noWrap/>
            <w:vAlign w:val="bottom"/>
            <w:hideMark/>
          </w:tcPr>
          <w:p w14:paraId="57965BB5" w14:textId="77777777" w:rsidR="00DA59F5" w:rsidRPr="00AC774B" w:rsidRDefault="00DA59F5" w:rsidP="00FC06A3">
            <w:pPr>
              <w:jc w:val="right"/>
              <w:rPr>
                <w:ins w:id="1003" w:author="somadmin" w:date="2026-09-25T20:51:00Z" w16du:dateUtc="2026-09-26T00:51:00Z"/>
                <w:color w:val="000000"/>
              </w:rPr>
            </w:pPr>
            <w:ins w:id="1004" w:author="somadmin" w:date="2026-09-25T20:51:00Z" w16du:dateUtc="2026-09-26T00:51:00Z">
              <w:r w:rsidRPr="00AC774B">
                <w:rPr>
                  <w:color w:val="000000"/>
                </w:rPr>
                <w:t>0.014866</w:t>
              </w:r>
            </w:ins>
          </w:p>
        </w:tc>
      </w:tr>
      <w:tr w:rsidR="00DA59F5" w:rsidRPr="00AC774B" w14:paraId="5EE68941" w14:textId="77777777" w:rsidTr="00FC06A3">
        <w:trPr>
          <w:trHeight w:val="255"/>
          <w:ins w:id="1005" w:author="somadmin" w:date="2026-09-25T20:51:00Z" w16du:dateUtc="2026-09-26T00:51:00Z"/>
        </w:trPr>
        <w:tc>
          <w:tcPr>
            <w:tcW w:w="1470" w:type="dxa"/>
            <w:noWrap/>
            <w:vAlign w:val="bottom"/>
            <w:hideMark/>
          </w:tcPr>
          <w:p w14:paraId="14D56A22" w14:textId="77777777" w:rsidR="00DA59F5" w:rsidRPr="00AC774B" w:rsidRDefault="00DA59F5" w:rsidP="00FC06A3">
            <w:pPr>
              <w:rPr>
                <w:ins w:id="1006" w:author="somadmin" w:date="2026-09-25T20:51:00Z" w16du:dateUtc="2026-09-26T00:51:00Z"/>
                <w:color w:val="000000"/>
              </w:rPr>
            </w:pPr>
            <w:ins w:id="1007" w:author="somadmin" w:date="2026-09-25T20:51:00Z" w16du:dateUtc="2026-09-26T00:51:00Z">
              <w:r w:rsidRPr="00AC774B">
                <w:rPr>
                  <w:color w:val="000000"/>
                </w:rPr>
                <w:t>GO:0030029</w:t>
              </w:r>
            </w:ins>
          </w:p>
        </w:tc>
        <w:tc>
          <w:tcPr>
            <w:tcW w:w="2122" w:type="dxa"/>
            <w:noWrap/>
            <w:vAlign w:val="bottom"/>
            <w:hideMark/>
          </w:tcPr>
          <w:p w14:paraId="5A5550F9" w14:textId="77777777" w:rsidR="00DA59F5" w:rsidRPr="00AC774B" w:rsidRDefault="00DA59F5" w:rsidP="00FC06A3">
            <w:pPr>
              <w:rPr>
                <w:ins w:id="1008" w:author="somadmin" w:date="2026-09-25T20:51:00Z" w16du:dateUtc="2026-09-26T00:51:00Z"/>
                <w:color w:val="000000"/>
              </w:rPr>
            </w:pPr>
            <w:ins w:id="1009" w:author="somadmin" w:date="2026-09-25T20:51:00Z" w16du:dateUtc="2026-09-26T00:51:00Z">
              <w:r w:rsidRPr="00AC774B">
                <w:rPr>
                  <w:color w:val="000000"/>
                </w:rPr>
                <w:t>biological_process</w:t>
              </w:r>
            </w:ins>
          </w:p>
        </w:tc>
        <w:tc>
          <w:tcPr>
            <w:tcW w:w="8482" w:type="dxa"/>
            <w:vAlign w:val="bottom"/>
            <w:hideMark/>
          </w:tcPr>
          <w:p w14:paraId="16104A42" w14:textId="77777777" w:rsidR="00DA59F5" w:rsidRPr="00AC774B" w:rsidRDefault="00DA59F5" w:rsidP="00FC06A3">
            <w:pPr>
              <w:rPr>
                <w:ins w:id="1010" w:author="somadmin" w:date="2026-09-25T20:51:00Z" w16du:dateUtc="2026-09-26T00:51:00Z"/>
                <w:color w:val="000000"/>
              </w:rPr>
            </w:pPr>
            <w:ins w:id="1011" w:author="somadmin" w:date="2026-09-25T20:51:00Z" w16du:dateUtc="2026-09-26T00:51:00Z">
              <w:r w:rsidRPr="00AC774B">
                <w:rPr>
                  <w:color w:val="000000"/>
                </w:rPr>
                <w:t>actin filament-based process</w:t>
              </w:r>
            </w:ins>
          </w:p>
        </w:tc>
        <w:tc>
          <w:tcPr>
            <w:tcW w:w="1170" w:type="dxa"/>
            <w:noWrap/>
            <w:vAlign w:val="bottom"/>
            <w:hideMark/>
          </w:tcPr>
          <w:p w14:paraId="09FD8BBD" w14:textId="77777777" w:rsidR="00DA59F5" w:rsidRPr="00AC774B" w:rsidRDefault="00DA59F5" w:rsidP="00FC06A3">
            <w:pPr>
              <w:jc w:val="right"/>
              <w:rPr>
                <w:ins w:id="1012" w:author="somadmin" w:date="2026-09-25T20:51:00Z" w16du:dateUtc="2026-09-26T00:51:00Z"/>
                <w:color w:val="000000"/>
              </w:rPr>
            </w:pPr>
            <w:ins w:id="1013" w:author="somadmin" w:date="2026-09-25T20:51:00Z" w16du:dateUtc="2026-09-26T00:51:00Z">
              <w:r w:rsidRPr="00AC774B">
                <w:rPr>
                  <w:color w:val="000000"/>
                </w:rPr>
                <w:t>0.014866</w:t>
              </w:r>
            </w:ins>
          </w:p>
        </w:tc>
      </w:tr>
      <w:tr w:rsidR="00DA59F5" w:rsidRPr="00AC774B" w14:paraId="714D4A42" w14:textId="77777777" w:rsidTr="00FC06A3">
        <w:trPr>
          <w:trHeight w:val="510"/>
          <w:ins w:id="1014" w:author="somadmin" w:date="2026-09-25T20:51:00Z" w16du:dateUtc="2026-09-26T00:51:00Z"/>
        </w:trPr>
        <w:tc>
          <w:tcPr>
            <w:tcW w:w="1470" w:type="dxa"/>
            <w:noWrap/>
            <w:vAlign w:val="bottom"/>
            <w:hideMark/>
          </w:tcPr>
          <w:p w14:paraId="4D2C7A46" w14:textId="77777777" w:rsidR="00DA59F5" w:rsidRPr="00AC774B" w:rsidRDefault="00DA59F5" w:rsidP="00FC06A3">
            <w:pPr>
              <w:rPr>
                <w:ins w:id="1015" w:author="somadmin" w:date="2026-09-25T20:51:00Z" w16du:dateUtc="2026-09-26T00:51:00Z"/>
                <w:color w:val="000000"/>
              </w:rPr>
            </w:pPr>
            <w:ins w:id="1016" w:author="somadmin" w:date="2026-09-25T20:51:00Z" w16du:dateUtc="2026-09-26T00:51:00Z">
              <w:r w:rsidRPr="00AC774B">
                <w:rPr>
                  <w:color w:val="000000"/>
                </w:rPr>
                <w:t>GO:0008064</w:t>
              </w:r>
            </w:ins>
          </w:p>
        </w:tc>
        <w:tc>
          <w:tcPr>
            <w:tcW w:w="2122" w:type="dxa"/>
            <w:noWrap/>
            <w:vAlign w:val="bottom"/>
            <w:hideMark/>
          </w:tcPr>
          <w:p w14:paraId="3E5BAC57" w14:textId="77777777" w:rsidR="00DA59F5" w:rsidRPr="00AC774B" w:rsidRDefault="00DA59F5" w:rsidP="00FC06A3">
            <w:pPr>
              <w:rPr>
                <w:ins w:id="1017" w:author="somadmin" w:date="2026-09-25T20:51:00Z" w16du:dateUtc="2026-09-26T00:51:00Z"/>
                <w:color w:val="000000"/>
              </w:rPr>
            </w:pPr>
            <w:ins w:id="1018" w:author="somadmin" w:date="2026-09-25T20:51:00Z" w16du:dateUtc="2026-09-26T00:51:00Z">
              <w:r w:rsidRPr="00AC774B">
                <w:rPr>
                  <w:color w:val="000000"/>
                </w:rPr>
                <w:t>biological_process</w:t>
              </w:r>
            </w:ins>
          </w:p>
        </w:tc>
        <w:tc>
          <w:tcPr>
            <w:tcW w:w="8482" w:type="dxa"/>
            <w:vAlign w:val="bottom"/>
            <w:hideMark/>
          </w:tcPr>
          <w:p w14:paraId="5DEF686F" w14:textId="77777777" w:rsidR="00DA59F5" w:rsidRPr="00AC774B" w:rsidRDefault="00DA59F5" w:rsidP="00FC06A3">
            <w:pPr>
              <w:rPr>
                <w:ins w:id="1019" w:author="somadmin" w:date="2026-09-25T20:51:00Z" w16du:dateUtc="2026-09-26T00:51:00Z"/>
                <w:color w:val="000000"/>
              </w:rPr>
            </w:pPr>
            <w:ins w:id="1020" w:author="somadmin" w:date="2026-09-25T20:51:00Z" w16du:dateUtc="2026-09-26T00:51:00Z">
              <w:r w:rsidRPr="00AC774B">
                <w:rPr>
                  <w:color w:val="000000"/>
                </w:rPr>
                <w:t>regulation of actin polymerization or depolymerization</w:t>
              </w:r>
            </w:ins>
          </w:p>
        </w:tc>
        <w:tc>
          <w:tcPr>
            <w:tcW w:w="1170" w:type="dxa"/>
            <w:noWrap/>
            <w:vAlign w:val="bottom"/>
            <w:hideMark/>
          </w:tcPr>
          <w:p w14:paraId="44865A91" w14:textId="77777777" w:rsidR="00DA59F5" w:rsidRPr="00AC774B" w:rsidRDefault="00DA59F5" w:rsidP="00FC06A3">
            <w:pPr>
              <w:jc w:val="right"/>
              <w:rPr>
                <w:ins w:id="1021" w:author="somadmin" w:date="2026-09-25T20:51:00Z" w16du:dateUtc="2026-09-26T00:51:00Z"/>
                <w:color w:val="000000"/>
              </w:rPr>
            </w:pPr>
            <w:ins w:id="1022" w:author="somadmin" w:date="2026-09-25T20:51:00Z" w16du:dateUtc="2026-09-26T00:51:00Z">
              <w:r w:rsidRPr="00AC774B">
                <w:rPr>
                  <w:color w:val="000000"/>
                </w:rPr>
                <w:t>0.014866</w:t>
              </w:r>
            </w:ins>
          </w:p>
        </w:tc>
      </w:tr>
      <w:tr w:rsidR="00DA59F5" w:rsidRPr="00AC774B" w14:paraId="17603E88" w14:textId="77777777" w:rsidTr="00FC06A3">
        <w:trPr>
          <w:trHeight w:val="255"/>
          <w:ins w:id="1023" w:author="somadmin" w:date="2026-09-25T20:51:00Z" w16du:dateUtc="2026-09-26T00:51:00Z"/>
        </w:trPr>
        <w:tc>
          <w:tcPr>
            <w:tcW w:w="1470" w:type="dxa"/>
            <w:noWrap/>
            <w:vAlign w:val="bottom"/>
            <w:hideMark/>
          </w:tcPr>
          <w:p w14:paraId="3D26C129" w14:textId="77777777" w:rsidR="00DA59F5" w:rsidRPr="00AC774B" w:rsidRDefault="00DA59F5" w:rsidP="00FC06A3">
            <w:pPr>
              <w:rPr>
                <w:ins w:id="1024" w:author="somadmin" w:date="2026-09-25T20:51:00Z" w16du:dateUtc="2026-09-26T00:51:00Z"/>
                <w:color w:val="000000"/>
              </w:rPr>
            </w:pPr>
            <w:ins w:id="1025" w:author="somadmin" w:date="2026-09-25T20:51:00Z" w16du:dateUtc="2026-09-26T00:51:00Z">
              <w:r w:rsidRPr="00AC774B">
                <w:rPr>
                  <w:color w:val="000000"/>
                </w:rPr>
                <w:t>GO:0030832</w:t>
              </w:r>
            </w:ins>
          </w:p>
        </w:tc>
        <w:tc>
          <w:tcPr>
            <w:tcW w:w="2122" w:type="dxa"/>
            <w:noWrap/>
            <w:vAlign w:val="bottom"/>
            <w:hideMark/>
          </w:tcPr>
          <w:p w14:paraId="12CD0D0D" w14:textId="77777777" w:rsidR="00DA59F5" w:rsidRPr="00AC774B" w:rsidRDefault="00DA59F5" w:rsidP="00FC06A3">
            <w:pPr>
              <w:rPr>
                <w:ins w:id="1026" w:author="somadmin" w:date="2026-09-25T20:51:00Z" w16du:dateUtc="2026-09-26T00:51:00Z"/>
                <w:color w:val="000000"/>
              </w:rPr>
            </w:pPr>
            <w:ins w:id="1027" w:author="somadmin" w:date="2026-09-25T20:51:00Z" w16du:dateUtc="2026-09-26T00:51:00Z">
              <w:r w:rsidRPr="00AC774B">
                <w:rPr>
                  <w:color w:val="000000"/>
                </w:rPr>
                <w:t>biological_process</w:t>
              </w:r>
            </w:ins>
          </w:p>
        </w:tc>
        <w:tc>
          <w:tcPr>
            <w:tcW w:w="8482" w:type="dxa"/>
            <w:vAlign w:val="bottom"/>
            <w:hideMark/>
          </w:tcPr>
          <w:p w14:paraId="5F7A6651" w14:textId="77777777" w:rsidR="00DA59F5" w:rsidRPr="00AC774B" w:rsidRDefault="00DA59F5" w:rsidP="00FC06A3">
            <w:pPr>
              <w:rPr>
                <w:ins w:id="1028" w:author="somadmin" w:date="2026-09-25T20:51:00Z" w16du:dateUtc="2026-09-26T00:51:00Z"/>
                <w:color w:val="000000"/>
              </w:rPr>
            </w:pPr>
            <w:ins w:id="1029" w:author="somadmin" w:date="2026-09-25T20:51:00Z" w16du:dateUtc="2026-09-26T00:51:00Z">
              <w:r w:rsidRPr="00AC774B">
                <w:rPr>
                  <w:color w:val="000000"/>
                </w:rPr>
                <w:t>regulation of actin filament length</w:t>
              </w:r>
            </w:ins>
          </w:p>
        </w:tc>
        <w:tc>
          <w:tcPr>
            <w:tcW w:w="1170" w:type="dxa"/>
            <w:noWrap/>
            <w:vAlign w:val="bottom"/>
            <w:hideMark/>
          </w:tcPr>
          <w:p w14:paraId="75B40CE9" w14:textId="77777777" w:rsidR="00DA59F5" w:rsidRPr="00AC774B" w:rsidRDefault="00DA59F5" w:rsidP="00FC06A3">
            <w:pPr>
              <w:jc w:val="right"/>
              <w:rPr>
                <w:ins w:id="1030" w:author="somadmin" w:date="2026-09-25T20:51:00Z" w16du:dateUtc="2026-09-26T00:51:00Z"/>
                <w:color w:val="000000"/>
              </w:rPr>
            </w:pPr>
            <w:ins w:id="1031" w:author="somadmin" w:date="2026-09-25T20:51:00Z" w16du:dateUtc="2026-09-26T00:51:00Z">
              <w:r w:rsidRPr="00AC774B">
                <w:rPr>
                  <w:color w:val="000000"/>
                </w:rPr>
                <w:t>0.014866</w:t>
              </w:r>
            </w:ins>
          </w:p>
        </w:tc>
      </w:tr>
      <w:tr w:rsidR="00DA59F5" w:rsidRPr="00AC774B" w14:paraId="11ABE54A" w14:textId="77777777" w:rsidTr="00FC06A3">
        <w:trPr>
          <w:trHeight w:val="510"/>
          <w:ins w:id="1032" w:author="somadmin" w:date="2026-09-25T20:51:00Z" w16du:dateUtc="2026-09-26T00:51:00Z"/>
        </w:trPr>
        <w:tc>
          <w:tcPr>
            <w:tcW w:w="1470" w:type="dxa"/>
            <w:noWrap/>
            <w:vAlign w:val="bottom"/>
            <w:hideMark/>
          </w:tcPr>
          <w:p w14:paraId="624BB2DB" w14:textId="77777777" w:rsidR="00DA59F5" w:rsidRPr="00AC774B" w:rsidRDefault="00DA59F5" w:rsidP="00FC06A3">
            <w:pPr>
              <w:rPr>
                <w:ins w:id="1033" w:author="somadmin" w:date="2026-09-25T20:51:00Z" w16du:dateUtc="2026-09-26T00:51:00Z"/>
                <w:color w:val="000000"/>
              </w:rPr>
            </w:pPr>
            <w:ins w:id="1034" w:author="somadmin" w:date="2026-09-25T20:51:00Z" w16du:dateUtc="2026-09-26T00:51:00Z">
              <w:r w:rsidRPr="00AC774B">
                <w:rPr>
                  <w:color w:val="000000"/>
                </w:rPr>
                <w:t>GO:0031333</w:t>
              </w:r>
            </w:ins>
          </w:p>
        </w:tc>
        <w:tc>
          <w:tcPr>
            <w:tcW w:w="2122" w:type="dxa"/>
            <w:noWrap/>
            <w:vAlign w:val="bottom"/>
            <w:hideMark/>
          </w:tcPr>
          <w:p w14:paraId="0D197864" w14:textId="77777777" w:rsidR="00DA59F5" w:rsidRPr="00AC774B" w:rsidRDefault="00DA59F5" w:rsidP="00FC06A3">
            <w:pPr>
              <w:rPr>
                <w:ins w:id="1035" w:author="somadmin" w:date="2026-09-25T20:51:00Z" w16du:dateUtc="2026-09-26T00:51:00Z"/>
                <w:color w:val="000000"/>
              </w:rPr>
            </w:pPr>
            <w:ins w:id="1036" w:author="somadmin" w:date="2026-09-25T20:51:00Z" w16du:dateUtc="2026-09-26T00:51:00Z">
              <w:r w:rsidRPr="00AC774B">
                <w:rPr>
                  <w:color w:val="000000"/>
                </w:rPr>
                <w:t>biological_process</w:t>
              </w:r>
            </w:ins>
          </w:p>
        </w:tc>
        <w:tc>
          <w:tcPr>
            <w:tcW w:w="8482" w:type="dxa"/>
            <w:vAlign w:val="bottom"/>
            <w:hideMark/>
          </w:tcPr>
          <w:p w14:paraId="252C5F55" w14:textId="77777777" w:rsidR="00DA59F5" w:rsidRPr="00AC774B" w:rsidRDefault="00DA59F5" w:rsidP="00FC06A3">
            <w:pPr>
              <w:rPr>
                <w:ins w:id="1037" w:author="somadmin" w:date="2026-09-25T20:51:00Z" w16du:dateUtc="2026-09-26T00:51:00Z"/>
                <w:color w:val="000000"/>
              </w:rPr>
            </w:pPr>
            <w:ins w:id="1038" w:author="somadmin" w:date="2026-09-25T20:51:00Z" w16du:dateUtc="2026-09-26T00:51:00Z">
              <w:r w:rsidRPr="00AC774B">
                <w:rPr>
                  <w:color w:val="000000"/>
                </w:rPr>
                <w:t>negative regulation of protein complex assembly</w:t>
              </w:r>
            </w:ins>
          </w:p>
        </w:tc>
        <w:tc>
          <w:tcPr>
            <w:tcW w:w="1170" w:type="dxa"/>
            <w:noWrap/>
            <w:vAlign w:val="bottom"/>
            <w:hideMark/>
          </w:tcPr>
          <w:p w14:paraId="325212E7" w14:textId="77777777" w:rsidR="00DA59F5" w:rsidRPr="00AC774B" w:rsidRDefault="00DA59F5" w:rsidP="00FC06A3">
            <w:pPr>
              <w:jc w:val="right"/>
              <w:rPr>
                <w:ins w:id="1039" w:author="somadmin" w:date="2026-09-25T20:51:00Z" w16du:dateUtc="2026-09-26T00:51:00Z"/>
                <w:color w:val="000000"/>
              </w:rPr>
            </w:pPr>
            <w:ins w:id="1040" w:author="somadmin" w:date="2026-09-25T20:51:00Z" w16du:dateUtc="2026-09-26T00:51:00Z">
              <w:r w:rsidRPr="00AC774B">
                <w:rPr>
                  <w:color w:val="000000"/>
                </w:rPr>
                <w:t>0.014866</w:t>
              </w:r>
            </w:ins>
          </w:p>
        </w:tc>
      </w:tr>
      <w:tr w:rsidR="00DA59F5" w:rsidRPr="00AC774B" w14:paraId="06F4BD2A" w14:textId="77777777" w:rsidTr="00FC06A3">
        <w:trPr>
          <w:trHeight w:val="255"/>
          <w:ins w:id="1041" w:author="somadmin" w:date="2026-09-25T20:51:00Z" w16du:dateUtc="2026-09-26T00:51:00Z"/>
        </w:trPr>
        <w:tc>
          <w:tcPr>
            <w:tcW w:w="1470" w:type="dxa"/>
            <w:noWrap/>
            <w:vAlign w:val="bottom"/>
            <w:hideMark/>
          </w:tcPr>
          <w:p w14:paraId="0A87F24C" w14:textId="77777777" w:rsidR="00DA59F5" w:rsidRPr="00AC774B" w:rsidRDefault="00DA59F5" w:rsidP="00FC06A3">
            <w:pPr>
              <w:rPr>
                <w:ins w:id="1042" w:author="somadmin" w:date="2026-09-25T20:51:00Z" w16du:dateUtc="2026-09-26T00:51:00Z"/>
                <w:color w:val="000000"/>
              </w:rPr>
            </w:pPr>
            <w:ins w:id="1043" w:author="somadmin" w:date="2026-09-25T20:51:00Z" w16du:dateUtc="2026-09-26T00:51:00Z">
              <w:r w:rsidRPr="00AC774B">
                <w:rPr>
                  <w:color w:val="000000"/>
                </w:rPr>
                <w:t>GO:0032271</w:t>
              </w:r>
            </w:ins>
          </w:p>
        </w:tc>
        <w:tc>
          <w:tcPr>
            <w:tcW w:w="2122" w:type="dxa"/>
            <w:noWrap/>
            <w:vAlign w:val="bottom"/>
            <w:hideMark/>
          </w:tcPr>
          <w:p w14:paraId="1C66F9BF" w14:textId="77777777" w:rsidR="00DA59F5" w:rsidRPr="00AC774B" w:rsidRDefault="00DA59F5" w:rsidP="00FC06A3">
            <w:pPr>
              <w:rPr>
                <w:ins w:id="1044" w:author="somadmin" w:date="2026-09-25T20:51:00Z" w16du:dateUtc="2026-09-26T00:51:00Z"/>
                <w:color w:val="000000"/>
              </w:rPr>
            </w:pPr>
            <w:ins w:id="1045" w:author="somadmin" w:date="2026-09-25T20:51:00Z" w16du:dateUtc="2026-09-26T00:51:00Z">
              <w:r w:rsidRPr="00AC774B">
                <w:rPr>
                  <w:color w:val="000000"/>
                </w:rPr>
                <w:t>biological_process</w:t>
              </w:r>
            </w:ins>
          </w:p>
        </w:tc>
        <w:tc>
          <w:tcPr>
            <w:tcW w:w="8482" w:type="dxa"/>
            <w:vAlign w:val="bottom"/>
            <w:hideMark/>
          </w:tcPr>
          <w:p w14:paraId="3587C757" w14:textId="77777777" w:rsidR="00DA59F5" w:rsidRPr="00AC774B" w:rsidRDefault="00DA59F5" w:rsidP="00FC06A3">
            <w:pPr>
              <w:rPr>
                <w:ins w:id="1046" w:author="somadmin" w:date="2026-09-25T20:51:00Z" w16du:dateUtc="2026-09-26T00:51:00Z"/>
                <w:color w:val="000000"/>
              </w:rPr>
            </w:pPr>
            <w:ins w:id="1047" w:author="somadmin" w:date="2026-09-25T20:51:00Z" w16du:dateUtc="2026-09-26T00:51:00Z">
              <w:r w:rsidRPr="00AC774B">
                <w:rPr>
                  <w:color w:val="000000"/>
                </w:rPr>
                <w:t>regulation of protein polymerization</w:t>
              </w:r>
            </w:ins>
          </w:p>
        </w:tc>
        <w:tc>
          <w:tcPr>
            <w:tcW w:w="1170" w:type="dxa"/>
            <w:noWrap/>
            <w:vAlign w:val="bottom"/>
            <w:hideMark/>
          </w:tcPr>
          <w:p w14:paraId="34F71BDD" w14:textId="77777777" w:rsidR="00DA59F5" w:rsidRPr="00AC774B" w:rsidRDefault="00DA59F5" w:rsidP="00FC06A3">
            <w:pPr>
              <w:jc w:val="right"/>
              <w:rPr>
                <w:ins w:id="1048" w:author="somadmin" w:date="2026-09-25T20:51:00Z" w16du:dateUtc="2026-09-26T00:51:00Z"/>
                <w:color w:val="000000"/>
              </w:rPr>
            </w:pPr>
            <w:ins w:id="1049" w:author="somadmin" w:date="2026-09-25T20:51:00Z" w16du:dateUtc="2026-09-26T00:51:00Z">
              <w:r w:rsidRPr="00AC774B">
                <w:rPr>
                  <w:color w:val="000000"/>
                </w:rPr>
                <w:t>0.014866</w:t>
              </w:r>
            </w:ins>
          </w:p>
        </w:tc>
      </w:tr>
      <w:tr w:rsidR="00DA59F5" w:rsidRPr="00AC774B" w14:paraId="6AD30B12" w14:textId="77777777" w:rsidTr="00FC06A3">
        <w:trPr>
          <w:trHeight w:val="510"/>
          <w:ins w:id="1050" w:author="somadmin" w:date="2026-09-25T20:51:00Z" w16du:dateUtc="2026-09-26T00:51:00Z"/>
        </w:trPr>
        <w:tc>
          <w:tcPr>
            <w:tcW w:w="1470" w:type="dxa"/>
            <w:noWrap/>
            <w:vAlign w:val="bottom"/>
            <w:hideMark/>
          </w:tcPr>
          <w:p w14:paraId="7609997F" w14:textId="77777777" w:rsidR="00DA59F5" w:rsidRPr="00AC774B" w:rsidRDefault="00DA59F5" w:rsidP="00FC06A3">
            <w:pPr>
              <w:rPr>
                <w:ins w:id="1051" w:author="somadmin" w:date="2026-09-25T20:51:00Z" w16du:dateUtc="2026-09-26T00:51:00Z"/>
                <w:color w:val="000000"/>
              </w:rPr>
            </w:pPr>
            <w:ins w:id="1052" w:author="somadmin" w:date="2026-09-25T20:51:00Z" w16du:dateUtc="2026-09-26T00:51:00Z">
              <w:r w:rsidRPr="00AC774B">
                <w:rPr>
                  <w:color w:val="000000"/>
                </w:rPr>
                <w:t>GO:0032414</w:t>
              </w:r>
            </w:ins>
          </w:p>
        </w:tc>
        <w:tc>
          <w:tcPr>
            <w:tcW w:w="2122" w:type="dxa"/>
            <w:noWrap/>
            <w:vAlign w:val="bottom"/>
            <w:hideMark/>
          </w:tcPr>
          <w:p w14:paraId="6952818A" w14:textId="77777777" w:rsidR="00DA59F5" w:rsidRPr="00AC774B" w:rsidRDefault="00DA59F5" w:rsidP="00FC06A3">
            <w:pPr>
              <w:rPr>
                <w:ins w:id="1053" w:author="somadmin" w:date="2026-09-25T20:51:00Z" w16du:dateUtc="2026-09-26T00:51:00Z"/>
                <w:color w:val="000000"/>
              </w:rPr>
            </w:pPr>
            <w:ins w:id="1054" w:author="somadmin" w:date="2026-09-25T20:51:00Z" w16du:dateUtc="2026-09-26T00:51:00Z">
              <w:r w:rsidRPr="00AC774B">
                <w:rPr>
                  <w:color w:val="000000"/>
                </w:rPr>
                <w:t>biological_process</w:t>
              </w:r>
            </w:ins>
          </w:p>
        </w:tc>
        <w:tc>
          <w:tcPr>
            <w:tcW w:w="8482" w:type="dxa"/>
            <w:vAlign w:val="bottom"/>
            <w:hideMark/>
          </w:tcPr>
          <w:p w14:paraId="1D407442" w14:textId="77777777" w:rsidR="00DA59F5" w:rsidRPr="00AC774B" w:rsidRDefault="00DA59F5" w:rsidP="00FC06A3">
            <w:pPr>
              <w:rPr>
                <w:ins w:id="1055" w:author="somadmin" w:date="2026-09-25T20:51:00Z" w16du:dateUtc="2026-09-26T00:51:00Z"/>
                <w:color w:val="000000"/>
              </w:rPr>
            </w:pPr>
            <w:ins w:id="1056" w:author="somadmin" w:date="2026-09-25T20:51:00Z" w16du:dateUtc="2026-09-26T00:51:00Z">
              <w:r w:rsidRPr="00AC774B">
                <w:rPr>
                  <w:color w:val="000000"/>
                </w:rPr>
                <w:t>positive regulation of ion transmembrane transporter activity</w:t>
              </w:r>
            </w:ins>
          </w:p>
        </w:tc>
        <w:tc>
          <w:tcPr>
            <w:tcW w:w="1170" w:type="dxa"/>
            <w:noWrap/>
            <w:vAlign w:val="bottom"/>
            <w:hideMark/>
          </w:tcPr>
          <w:p w14:paraId="4CB8DBBF" w14:textId="77777777" w:rsidR="00DA59F5" w:rsidRPr="00AC774B" w:rsidRDefault="00DA59F5" w:rsidP="00FC06A3">
            <w:pPr>
              <w:jc w:val="right"/>
              <w:rPr>
                <w:ins w:id="1057" w:author="somadmin" w:date="2026-09-25T20:51:00Z" w16du:dateUtc="2026-09-26T00:51:00Z"/>
                <w:color w:val="000000"/>
              </w:rPr>
            </w:pPr>
            <w:ins w:id="1058" w:author="somadmin" w:date="2026-09-25T20:51:00Z" w16du:dateUtc="2026-09-26T00:51:00Z">
              <w:r w:rsidRPr="00AC774B">
                <w:rPr>
                  <w:color w:val="000000"/>
                </w:rPr>
                <w:t>0.014866</w:t>
              </w:r>
            </w:ins>
          </w:p>
        </w:tc>
      </w:tr>
      <w:tr w:rsidR="00DA59F5" w:rsidRPr="00AC774B" w14:paraId="4D5F1925" w14:textId="77777777" w:rsidTr="00FC06A3">
        <w:trPr>
          <w:trHeight w:val="255"/>
          <w:ins w:id="1059" w:author="somadmin" w:date="2026-09-25T20:51:00Z" w16du:dateUtc="2026-09-26T00:51:00Z"/>
        </w:trPr>
        <w:tc>
          <w:tcPr>
            <w:tcW w:w="1470" w:type="dxa"/>
            <w:noWrap/>
            <w:vAlign w:val="bottom"/>
            <w:hideMark/>
          </w:tcPr>
          <w:p w14:paraId="3D5CA5D4" w14:textId="77777777" w:rsidR="00DA59F5" w:rsidRPr="00AC774B" w:rsidRDefault="00DA59F5" w:rsidP="00FC06A3">
            <w:pPr>
              <w:rPr>
                <w:ins w:id="1060" w:author="somadmin" w:date="2026-09-25T20:51:00Z" w16du:dateUtc="2026-09-26T00:51:00Z"/>
                <w:color w:val="000000"/>
              </w:rPr>
            </w:pPr>
            <w:ins w:id="1061" w:author="somadmin" w:date="2026-09-25T20:51:00Z" w16du:dateUtc="2026-09-26T00:51:00Z">
              <w:r w:rsidRPr="00AC774B">
                <w:rPr>
                  <w:color w:val="000000"/>
                </w:rPr>
                <w:t>GO:0042542</w:t>
              </w:r>
            </w:ins>
          </w:p>
        </w:tc>
        <w:tc>
          <w:tcPr>
            <w:tcW w:w="2122" w:type="dxa"/>
            <w:noWrap/>
            <w:vAlign w:val="bottom"/>
            <w:hideMark/>
          </w:tcPr>
          <w:p w14:paraId="26528C43" w14:textId="77777777" w:rsidR="00DA59F5" w:rsidRPr="00AC774B" w:rsidRDefault="00DA59F5" w:rsidP="00FC06A3">
            <w:pPr>
              <w:rPr>
                <w:ins w:id="1062" w:author="somadmin" w:date="2026-09-25T20:51:00Z" w16du:dateUtc="2026-09-26T00:51:00Z"/>
                <w:color w:val="000000"/>
              </w:rPr>
            </w:pPr>
            <w:ins w:id="1063" w:author="somadmin" w:date="2026-09-25T20:51:00Z" w16du:dateUtc="2026-09-26T00:51:00Z">
              <w:r w:rsidRPr="00AC774B">
                <w:rPr>
                  <w:color w:val="000000"/>
                </w:rPr>
                <w:t>biological_process</w:t>
              </w:r>
            </w:ins>
          </w:p>
        </w:tc>
        <w:tc>
          <w:tcPr>
            <w:tcW w:w="8482" w:type="dxa"/>
            <w:vAlign w:val="bottom"/>
            <w:hideMark/>
          </w:tcPr>
          <w:p w14:paraId="47DB9C70" w14:textId="77777777" w:rsidR="00DA59F5" w:rsidRPr="00AC774B" w:rsidRDefault="00DA59F5" w:rsidP="00FC06A3">
            <w:pPr>
              <w:rPr>
                <w:ins w:id="1064" w:author="somadmin" w:date="2026-09-25T20:51:00Z" w16du:dateUtc="2026-09-26T00:51:00Z"/>
                <w:color w:val="000000"/>
              </w:rPr>
            </w:pPr>
            <w:ins w:id="1065" w:author="somadmin" w:date="2026-09-25T20:51:00Z" w16du:dateUtc="2026-09-26T00:51:00Z">
              <w:r w:rsidRPr="00AC774B">
                <w:rPr>
                  <w:color w:val="000000"/>
                </w:rPr>
                <w:t>response to hydrogen peroxide</w:t>
              </w:r>
            </w:ins>
          </w:p>
        </w:tc>
        <w:tc>
          <w:tcPr>
            <w:tcW w:w="1170" w:type="dxa"/>
            <w:noWrap/>
            <w:vAlign w:val="bottom"/>
            <w:hideMark/>
          </w:tcPr>
          <w:p w14:paraId="4F0D5412" w14:textId="77777777" w:rsidR="00DA59F5" w:rsidRPr="00AC774B" w:rsidRDefault="00DA59F5" w:rsidP="00FC06A3">
            <w:pPr>
              <w:jc w:val="right"/>
              <w:rPr>
                <w:ins w:id="1066" w:author="somadmin" w:date="2026-09-25T20:51:00Z" w16du:dateUtc="2026-09-26T00:51:00Z"/>
                <w:color w:val="000000"/>
              </w:rPr>
            </w:pPr>
            <w:ins w:id="1067" w:author="somadmin" w:date="2026-09-25T20:51:00Z" w16du:dateUtc="2026-09-26T00:51:00Z">
              <w:r w:rsidRPr="00AC774B">
                <w:rPr>
                  <w:color w:val="000000"/>
                </w:rPr>
                <w:t>0.014866</w:t>
              </w:r>
            </w:ins>
          </w:p>
        </w:tc>
      </w:tr>
      <w:tr w:rsidR="00DA59F5" w:rsidRPr="00AC774B" w14:paraId="280FEEDC" w14:textId="77777777" w:rsidTr="00FC06A3">
        <w:trPr>
          <w:trHeight w:val="255"/>
          <w:ins w:id="1068" w:author="somadmin" w:date="2026-09-25T20:51:00Z" w16du:dateUtc="2026-09-26T00:51:00Z"/>
        </w:trPr>
        <w:tc>
          <w:tcPr>
            <w:tcW w:w="1470" w:type="dxa"/>
            <w:noWrap/>
            <w:vAlign w:val="bottom"/>
            <w:hideMark/>
          </w:tcPr>
          <w:p w14:paraId="54547BC7" w14:textId="77777777" w:rsidR="00DA59F5" w:rsidRPr="00AC774B" w:rsidRDefault="00DA59F5" w:rsidP="00FC06A3">
            <w:pPr>
              <w:rPr>
                <w:ins w:id="1069" w:author="somadmin" w:date="2026-09-25T20:51:00Z" w16du:dateUtc="2026-09-26T00:51:00Z"/>
                <w:color w:val="000000"/>
              </w:rPr>
            </w:pPr>
            <w:ins w:id="1070" w:author="somadmin" w:date="2026-09-25T20:51:00Z" w16du:dateUtc="2026-09-26T00:51:00Z">
              <w:r w:rsidRPr="00AC774B">
                <w:rPr>
                  <w:color w:val="000000"/>
                </w:rPr>
                <w:t>GO:0051591</w:t>
              </w:r>
            </w:ins>
          </w:p>
        </w:tc>
        <w:tc>
          <w:tcPr>
            <w:tcW w:w="2122" w:type="dxa"/>
            <w:noWrap/>
            <w:vAlign w:val="bottom"/>
            <w:hideMark/>
          </w:tcPr>
          <w:p w14:paraId="481D6B3E" w14:textId="77777777" w:rsidR="00DA59F5" w:rsidRPr="00AC774B" w:rsidRDefault="00DA59F5" w:rsidP="00FC06A3">
            <w:pPr>
              <w:rPr>
                <w:ins w:id="1071" w:author="somadmin" w:date="2026-09-25T20:51:00Z" w16du:dateUtc="2026-09-26T00:51:00Z"/>
                <w:color w:val="000000"/>
              </w:rPr>
            </w:pPr>
            <w:ins w:id="1072" w:author="somadmin" w:date="2026-09-25T20:51:00Z" w16du:dateUtc="2026-09-26T00:51:00Z">
              <w:r w:rsidRPr="00AC774B">
                <w:rPr>
                  <w:color w:val="000000"/>
                </w:rPr>
                <w:t>biological_process</w:t>
              </w:r>
            </w:ins>
          </w:p>
        </w:tc>
        <w:tc>
          <w:tcPr>
            <w:tcW w:w="8482" w:type="dxa"/>
            <w:vAlign w:val="bottom"/>
            <w:hideMark/>
          </w:tcPr>
          <w:p w14:paraId="2BA7FD38" w14:textId="77777777" w:rsidR="00DA59F5" w:rsidRPr="00AC774B" w:rsidRDefault="00DA59F5" w:rsidP="00FC06A3">
            <w:pPr>
              <w:rPr>
                <w:ins w:id="1073" w:author="somadmin" w:date="2026-09-25T20:51:00Z" w16du:dateUtc="2026-09-26T00:51:00Z"/>
                <w:color w:val="000000"/>
              </w:rPr>
            </w:pPr>
            <w:ins w:id="1074" w:author="somadmin" w:date="2026-09-25T20:51:00Z" w16du:dateUtc="2026-09-26T00:51:00Z">
              <w:r w:rsidRPr="00AC774B">
                <w:rPr>
                  <w:color w:val="000000"/>
                </w:rPr>
                <w:t>response to cAMP</w:t>
              </w:r>
            </w:ins>
          </w:p>
        </w:tc>
        <w:tc>
          <w:tcPr>
            <w:tcW w:w="1170" w:type="dxa"/>
            <w:noWrap/>
            <w:vAlign w:val="bottom"/>
            <w:hideMark/>
          </w:tcPr>
          <w:p w14:paraId="66AA230F" w14:textId="77777777" w:rsidR="00DA59F5" w:rsidRPr="00AC774B" w:rsidRDefault="00DA59F5" w:rsidP="00FC06A3">
            <w:pPr>
              <w:jc w:val="right"/>
              <w:rPr>
                <w:ins w:id="1075" w:author="somadmin" w:date="2026-09-25T20:51:00Z" w16du:dateUtc="2026-09-26T00:51:00Z"/>
                <w:color w:val="000000"/>
              </w:rPr>
            </w:pPr>
            <w:ins w:id="1076" w:author="somadmin" w:date="2026-09-25T20:51:00Z" w16du:dateUtc="2026-09-26T00:51:00Z">
              <w:r w:rsidRPr="00AC774B">
                <w:rPr>
                  <w:color w:val="000000"/>
                </w:rPr>
                <w:t>0.014866</w:t>
              </w:r>
            </w:ins>
          </w:p>
        </w:tc>
      </w:tr>
      <w:tr w:rsidR="00DA59F5" w:rsidRPr="00AC774B" w14:paraId="503CC357" w14:textId="77777777" w:rsidTr="00FC06A3">
        <w:trPr>
          <w:trHeight w:val="255"/>
          <w:ins w:id="1077" w:author="somadmin" w:date="2026-09-25T20:51:00Z" w16du:dateUtc="2026-09-26T00:51:00Z"/>
        </w:trPr>
        <w:tc>
          <w:tcPr>
            <w:tcW w:w="1470" w:type="dxa"/>
            <w:noWrap/>
            <w:vAlign w:val="bottom"/>
            <w:hideMark/>
          </w:tcPr>
          <w:p w14:paraId="064B43CB" w14:textId="77777777" w:rsidR="00DA59F5" w:rsidRPr="00AC774B" w:rsidRDefault="00DA59F5" w:rsidP="00FC06A3">
            <w:pPr>
              <w:rPr>
                <w:ins w:id="1078" w:author="somadmin" w:date="2026-09-25T20:51:00Z" w16du:dateUtc="2026-09-26T00:51:00Z"/>
                <w:color w:val="000000"/>
              </w:rPr>
            </w:pPr>
            <w:ins w:id="1079" w:author="somadmin" w:date="2026-09-25T20:51:00Z" w16du:dateUtc="2026-09-26T00:51:00Z">
              <w:r w:rsidRPr="00AC774B">
                <w:rPr>
                  <w:color w:val="000000"/>
                </w:rPr>
                <w:t>GO:0055002</w:t>
              </w:r>
            </w:ins>
          </w:p>
        </w:tc>
        <w:tc>
          <w:tcPr>
            <w:tcW w:w="2122" w:type="dxa"/>
            <w:noWrap/>
            <w:vAlign w:val="bottom"/>
            <w:hideMark/>
          </w:tcPr>
          <w:p w14:paraId="10747C5F" w14:textId="77777777" w:rsidR="00DA59F5" w:rsidRPr="00AC774B" w:rsidRDefault="00DA59F5" w:rsidP="00FC06A3">
            <w:pPr>
              <w:rPr>
                <w:ins w:id="1080" w:author="somadmin" w:date="2026-09-25T20:51:00Z" w16du:dateUtc="2026-09-26T00:51:00Z"/>
                <w:color w:val="000000"/>
              </w:rPr>
            </w:pPr>
            <w:ins w:id="1081" w:author="somadmin" w:date="2026-09-25T20:51:00Z" w16du:dateUtc="2026-09-26T00:51:00Z">
              <w:r w:rsidRPr="00AC774B">
                <w:rPr>
                  <w:color w:val="000000"/>
                </w:rPr>
                <w:t>biological_process</w:t>
              </w:r>
            </w:ins>
          </w:p>
        </w:tc>
        <w:tc>
          <w:tcPr>
            <w:tcW w:w="8482" w:type="dxa"/>
            <w:vAlign w:val="bottom"/>
            <w:hideMark/>
          </w:tcPr>
          <w:p w14:paraId="5FD3EFC6" w14:textId="77777777" w:rsidR="00DA59F5" w:rsidRPr="00AC774B" w:rsidRDefault="00DA59F5" w:rsidP="00FC06A3">
            <w:pPr>
              <w:rPr>
                <w:ins w:id="1082" w:author="somadmin" w:date="2026-09-25T20:51:00Z" w16du:dateUtc="2026-09-26T00:51:00Z"/>
                <w:color w:val="000000"/>
              </w:rPr>
            </w:pPr>
            <w:ins w:id="1083" w:author="somadmin" w:date="2026-09-25T20:51:00Z" w16du:dateUtc="2026-09-26T00:51:00Z">
              <w:r w:rsidRPr="00AC774B">
                <w:rPr>
                  <w:color w:val="000000"/>
                </w:rPr>
                <w:t>striated muscle cell development</w:t>
              </w:r>
            </w:ins>
          </w:p>
        </w:tc>
        <w:tc>
          <w:tcPr>
            <w:tcW w:w="1170" w:type="dxa"/>
            <w:noWrap/>
            <w:vAlign w:val="bottom"/>
            <w:hideMark/>
          </w:tcPr>
          <w:p w14:paraId="60A25FA9" w14:textId="77777777" w:rsidR="00DA59F5" w:rsidRPr="00AC774B" w:rsidRDefault="00DA59F5" w:rsidP="00FC06A3">
            <w:pPr>
              <w:jc w:val="right"/>
              <w:rPr>
                <w:ins w:id="1084" w:author="somadmin" w:date="2026-09-25T20:51:00Z" w16du:dateUtc="2026-09-26T00:51:00Z"/>
                <w:color w:val="000000"/>
              </w:rPr>
            </w:pPr>
            <w:ins w:id="1085" w:author="somadmin" w:date="2026-09-25T20:51:00Z" w16du:dateUtc="2026-09-26T00:51:00Z">
              <w:r w:rsidRPr="00AC774B">
                <w:rPr>
                  <w:color w:val="000000"/>
                </w:rPr>
                <w:t>0.014866</w:t>
              </w:r>
            </w:ins>
          </w:p>
        </w:tc>
      </w:tr>
      <w:tr w:rsidR="00DA59F5" w:rsidRPr="00AC774B" w14:paraId="599BD1B1" w14:textId="77777777" w:rsidTr="00FC06A3">
        <w:trPr>
          <w:trHeight w:val="510"/>
          <w:ins w:id="1086" w:author="somadmin" w:date="2026-09-25T20:51:00Z" w16du:dateUtc="2026-09-26T00:51:00Z"/>
        </w:trPr>
        <w:tc>
          <w:tcPr>
            <w:tcW w:w="1470" w:type="dxa"/>
            <w:noWrap/>
            <w:vAlign w:val="bottom"/>
            <w:hideMark/>
          </w:tcPr>
          <w:p w14:paraId="461EBE7E" w14:textId="77777777" w:rsidR="00DA59F5" w:rsidRPr="00AC774B" w:rsidRDefault="00DA59F5" w:rsidP="00FC06A3">
            <w:pPr>
              <w:rPr>
                <w:ins w:id="1087" w:author="somadmin" w:date="2026-09-25T20:51:00Z" w16du:dateUtc="2026-09-26T00:51:00Z"/>
                <w:color w:val="000000"/>
              </w:rPr>
            </w:pPr>
            <w:ins w:id="1088" w:author="somadmin" w:date="2026-09-25T20:51:00Z" w16du:dateUtc="2026-09-26T00:51:00Z">
              <w:r w:rsidRPr="00AC774B">
                <w:rPr>
                  <w:color w:val="000000"/>
                </w:rPr>
                <w:t>GO:0032413</w:t>
              </w:r>
            </w:ins>
          </w:p>
        </w:tc>
        <w:tc>
          <w:tcPr>
            <w:tcW w:w="2122" w:type="dxa"/>
            <w:noWrap/>
            <w:vAlign w:val="bottom"/>
            <w:hideMark/>
          </w:tcPr>
          <w:p w14:paraId="247EB21B" w14:textId="77777777" w:rsidR="00DA59F5" w:rsidRPr="00AC774B" w:rsidRDefault="00DA59F5" w:rsidP="00FC06A3">
            <w:pPr>
              <w:rPr>
                <w:ins w:id="1089" w:author="somadmin" w:date="2026-09-25T20:51:00Z" w16du:dateUtc="2026-09-26T00:51:00Z"/>
                <w:color w:val="000000"/>
              </w:rPr>
            </w:pPr>
            <w:ins w:id="1090" w:author="somadmin" w:date="2026-09-25T20:51:00Z" w16du:dateUtc="2026-09-26T00:51:00Z">
              <w:r w:rsidRPr="00AC774B">
                <w:rPr>
                  <w:color w:val="000000"/>
                </w:rPr>
                <w:t>biological_process</w:t>
              </w:r>
            </w:ins>
          </w:p>
        </w:tc>
        <w:tc>
          <w:tcPr>
            <w:tcW w:w="8482" w:type="dxa"/>
            <w:vAlign w:val="bottom"/>
            <w:hideMark/>
          </w:tcPr>
          <w:p w14:paraId="2B83707B" w14:textId="77777777" w:rsidR="00DA59F5" w:rsidRPr="00AC774B" w:rsidRDefault="00DA59F5" w:rsidP="00FC06A3">
            <w:pPr>
              <w:rPr>
                <w:ins w:id="1091" w:author="somadmin" w:date="2026-09-25T20:51:00Z" w16du:dateUtc="2026-09-26T00:51:00Z"/>
                <w:color w:val="000000"/>
              </w:rPr>
            </w:pPr>
            <w:ins w:id="1092" w:author="somadmin" w:date="2026-09-25T20:51:00Z" w16du:dateUtc="2026-09-26T00:51:00Z">
              <w:r w:rsidRPr="00AC774B">
                <w:rPr>
                  <w:color w:val="000000"/>
                </w:rPr>
                <w:t>negative regulation of ion transmembrane transporter activity</w:t>
              </w:r>
            </w:ins>
          </w:p>
        </w:tc>
        <w:tc>
          <w:tcPr>
            <w:tcW w:w="1170" w:type="dxa"/>
            <w:noWrap/>
            <w:vAlign w:val="bottom"/>
            <w:hideMark/>
          </w:tcPr>
          <w:p w14:paraId="6C7EDAC6" w14:textId="77777777" w:rsidR="00DA59F5" w:rsidRPr="00AC774B" w:rsidRDefault="00DA59F5" w:rsidP="00FC06A3">
            <w:pPr>
              <w:jc w:val="right"/>
              <w:rPr>
                <w:ins w:id="1093" w:author="somadmin" w:date="2026-09-25T20:51:00Z" w16du:dateUtc="2026-09-26T00:51:00Z"/>
                <w:color w:val="000000"/>
              </w:rPr>
            </w:pPr>
            <w:ins w:id="1094" w:author="somadmin" w:date="2026-09-25T20:51:00Z" w16du:dateUtc="2026-09-26T00:51:00Z">
              <w:r w:rsidRPr="00AC774B">
                <w:rPr>
                  <w:color w:val="000000"/>
                </w:rPr>
                <w:t>0.014866</w:t>
              </w:r>
            </w:ins>
          </w:p>
        </w:tc>
      </w:tr>
      <w:tr w:rsidR="00DA59F5" w:rsidRPr="00AC774B" w14:paraId="7B370761" w14:textId="77777777" w:rsidTr="00FC06A3">
        <w:trPr>
          <w:trHeight w:val="510"/>
          <w:ins w:id="1095" w:author="somadmin" w:date="2026-09-25T20:51:00Z" w16du:dateUtc="2026-09-26T00:51:00Z"/>
        </w:trPr>
        <w:tc>
          <w:tcPr>
            <w:tcW w:w="1470" w:type="dxa"/>
            <w:noWrap/>
            <w:vAlign w:val="bottom"/>
            <w:hideMark/>
          </w:tcPr>
          <w:p w14:paraId="49C86591" w14:textId="77777777" w:rsidR="00DA59F5" w:rsidRPr="00AC774B" w:rsidRDefault="00DA59F5" w:rsidP="00FC06A3">
            <w:pPr>
              <w:rPr>
                <w:ins w:id="1096" w:author="somadmin" w:date="2026-09-25T20:51:00Z" w16du:dateUtc="2026-09-26T00:51:00Z"/>
                <w:color w:val="000000"/>
              </w:rPr>
            </w:pPr>
            <w:ins w:id="1097" w:author="somadmin" w:date="2026-09-25T20:51:00Z" w16du:dateUtc="2026-09-26T00:51:00Z">
              <w:r w:rsidRPr="00AC774B">
                <w:rPr>
                  <w:color w:val="000000"/>
                </w:rPr>
                <w:t>GO:0060314</w:t>
              </w:r>
            </w:ins>
          </w:p>
        </w:tc>
        <w:tc>
          <w:tcPr>
            <w:tcW w:w="2122" w:type="dxa"/>
            <w:noWrap/>
            <w:vAlign w:val="bottom"/>
            <w:hideMark/>
          </w:tcPr>
          <w:p w14:paraId="27ED4597" w14:textId="77777777" w:rsidR="00DA59F5" w:rsidRPr="00AC774B" w:rsidRDefault="00DA59F5" w:rsidP="00FC06A3">
            <w:pPr>
              <w:rPr>
                <w:ins w:id="1098" w:author="somadmin" w:date="2026-09-25T20:51:00Z" w16du:dateUtc="2026-09-26T00:51:00Z"/>
                <w:color w:val="000000"/>
              </w:rPr>
            </w:pPr>
            <w:ins w:id="1099" w:author="somadmin" w:date="2026-09-25T20:51:00Z" w16du:dateUtc="2026-09-26T00:51:00Z">
              <w:r w:rsidRPr="00AC774B">
                <w:rPr>
                  <w:color w:val="000000"/>
                </w:rPr>
                <w:t>biological_process</w:t>
              </w:r>
            </w:ins>
          </w:p>
        </w:tc>
        <w:tc>
          <w:tcPr>
            <w:tcW w:w="8482" w:type="dxa"/>
            <w:vAlign w:val="bottom"/>
            <w:hideMark/>
          </w:tcPr>
          <w:p w14:paraId="54938A7F" w14:textId="77777777" w:rsidR="00DA59F5" w:rsidRPr="00AC774B" w:rsidRDefault="00DA59F5" w:rsidP="00FC06A3">
            <w:pPr>
              <w:rPr>
                <w:ins w:id="1100" w:author="somadmin" w:date="2026-09-25T20:51:00Z" w16du:dateUtc="2026-09-26T00:51:00Z"/>
                <w:color w:val="000000"/>
              </w:rPr>
            </w:pPr>
            <w:ins w:id="1101" w:author="somadmin" w:date="2026-09-25T20:51:00Z" w16du:dateUtc="2026-09-26T00:51:00Z">
              <w:r w:rsidRPr="00AC774B">
                <w:rPr>
                  <w:color w:val="000000"/>
                </w:rPr>
                <w:t>regulation of ryanodine-sensitive calcium-release channel activity</w:t>
              </w:r>
            </w:ins>
          </w:p>
        </w:tc>
        <w:tc>
          <w:tcPr>
            <w:tcW w:w="1170" w:type="dxa"/>
            <w:noWrap/>
            <w:vAlign w:val="bottom"/>
            <w:hideMark/>
          </w:tcPr>
          <w:p w14:paraId="3B34FF68" w14:textId="77777777" w:rsidR="00DA59F5" w:rsidRPr="00AC774B" w:rsidRDefault="00DA59F5" w:rsidP="00FC06A3">
            <w:pPr>
              <w:jc w:val="right"/>
              <w:rPr>
                <w:ins w:id="1102" w:author="somadmin" w:date="2026-09-25T20:51:00Z" w16du:dateUtc="2026-09-26T00:51:00Z"/>
                <w:color w:val="000000"/>
              </w:rPr>
            </w:pPr>
            <w:ins w:id="1103" w:author="somadmin" w:date="2026-09-25T20:51:00Z" w16du:dateUtc="2026-09-26T00:51:00Z">
              <w:r w:rsidRPr="00AC774B">
                <w:rPr>
                  <w:color w:val="000000"/>
                </w:rPr>
                <w:t>0.014866</w:t>
              </w:r>
            </w:ins>
          </w:p>
        </w:tc>
      </w:tr>
      <w:tr w:rsidR="00DA59F5" w:rsidRPr="00AC774B" w14:paraId="7C2BC23C" w14:textId="77777777" w:rsidTr="00FC06A3">
        <w:trPr>
          <w:trHeight w:val="255"/>
          <w:ins w:id="1104" w:author="somadmin" w:date="2026-09-25T20:51:00Z" w16du:dateUtc="2026-09-26T00:51:00Z"/>
        </w:trPr>
        <w:tc>
          <w:tcPr>
            <w:tcW w:w="1470" w:type="dxa"/>
            <w:noWrap/>
            <w:vAlign w:val="bottom"/>
            <w:hideMark/>
          </w:tcPr>
          <w:p w14:paraId="092302D6" w14:textId="77777777" w:rsidR="00DA59F5" w:rsidRPr="00AC774B" w:rsidRDefault="00DA59F5" w:rsidP="00FC06A3">
            <w:pPr>
              <w:rPr>
                <w:ins w:id="1105" w:author="somadmin" w:date="2026-09-25T20:51:00Z" w16du:dateUtc="2026-09-26T00:51:00Z"/>
                <w:color w:val="000000"/>
              </w:rPr>
            </w:pPr>
            <w:ins w:id="1106" w:author="somadmin" w:date="2026-09-25T20:51:00Z" w16du:dateUtc="2026-09-26T00:51:00Z">
              <w:r w:rsidRPr="00AC774B">
                <w:rPr>
                  <w:color w:val="000000"/>
                </w:rPr>
                <w:t>GO:0034599</w:t>
              </w:r>
            </w:ins>
          </w:p>
        </w:tc>
        <w:tc>
          <w:tcPr>
            <w:tcW w:w="2122" w:type="dxa"/>
            <w:noWrap/>
            <w:vAlign w:val="bottom"/>
            <w:hideMark/>
          </w:tcPr>
          <w:p w14:paraId="1F30831E" w14:textId="77777777" w:rsidR="00DA59F5" w:rsidRPr="00AC774B" w:rsidRDefault="00DA59F5" w:rsidP="00FC06A3">
            <w:pPr>
              <w:rPr>
                <w:ins w:id="1107" w:author="somadmin" w:date="2026-09-25T20:51:00Z" w16du:dateUtc="2026-09-26T00:51:00Z"/>
                <w:color w:val="000000"/>
              </w:rPr>
            </w:pPr>
            <w:ins w:id="1108" w:author="somadmin" w:date="2026-09-25T20:51:00Z" w16du:dateUtc="2026-09-26T00:51:00Z">
              <w:r w:rsidRPr="00AC774B">
                <w:rPr>
                  <w:color w:val="000000"/>
                </w:rPr>
                <w:t>biological_process</w:t>
              </w:r>
            </w:ins>
          </w:p>
        </w:tc>
        <w:tc>
          <w:tcPr>
            <w:tcW w:w="8482" w:type="dxa"/>
            <w:vAlign w:val="bottom"/>
            <w:hideMark/>
          </w:tcPr>
          <w:p w14:paraId="2322D24B" w14:textId="77777777" w:rsidR="00DA59F5" w:rsidRPr="00AC774B" w:rsidRDefault="00DA59F5" w:rsidP="00FC06A3">
            <w:pPr>
              <w:rPr>
                <w:ins w:id="1109" w:author="somadmin" w:date="2026-09-25T20:51:00Z" w16du:dateUtc="2026-09-26T00:51:00Z"/>
                <w:color w:val="000000"/>
              </w:rPr>
            </w:pPr>
            <w:ins w:id="1110" w:author="somadmin" w:date="2026-09-25T20:51:00Z" w16du:dateUtc="2026-09-26T00:51:00Z">
              <w:r w:rsidRPr="00AC774B">
                <w:rPr>
                  <w:color w:val="000000"/>
                </w:rPr>
                <w:t>cellular response to oxidative stress</w:t>
              </w:r>
            </w:ins>
          </w:p>
        </w:tc>
        <w:tc>
          <w:tcPr>
            <w:tcW w:w="1170" w:type="dxa"/>
            <w:noWrap/>
            <w:vAlign w:val="bottom"/>
            <w:hideMark/>
          </w:tcPr>
          <w:p w14:paraId="09EA4A29" w14:textId="77777777" w:rsidR="00DA59F5" w:rsidRPr="00AC774B" w:rsidRDefault="00DA59F5" w:rsidP="00FC06A3">
            <w:pPr>
              <w:jc w:val="right"/>
              <w:rPr>
                <w:ins w:id="1111" w:author="somadmin" w:date="2026-09-25T20:51:00Z" w16du:dateUtc="2026-09-26T00:51:00Z"/>
                <w:color w:val="000000"/>
              </w:rPr>
            </w:pPr>
            <w:ins w:id="1112" w:author="somadmin" w:date="2026-09-25T20:51:00Z" w16du:dateUtc="2026-09-26T00:51:00Z">
              <w:r w:rsidRPr="00AC774B">
                <w:rPr>
                  <w:color w:val="000000"/>
                </w:rPr>
                <w:t>0.014866</w:t>
              </w:r>
            </w:ins>
          </w:p>
        </w:tc>
      </w:tr>
      <w:tr w:rsidR="00DA59F5" w:rsidRPr="00AC774B" w14:paraId="6F850455" w14:textId="77777777" w:rsidTr="00FC06A3">
        <w:trPr>
          <w:trHeight w:val="255"/>
          <w:ins w:id="1113" w:author="somadmin" w:date="2026-09-25T20:51:00Z" w16du:dateUtc="2026-09-26T00:51:00Z"/>
        </w:trPr>
        <w:tc>
          <w:tcPr>
            <w:tcW w:w="1470" w:type="dxa"/>
            <w:noWrap/>
            <w:vAlign w:val="bottom"/>
            <w:hideMark/>
          </w:tcPr>
          <w:p w14:paraId="35C7729B" w14:textId="77777777" w:rsidR="00DA59F5" w:rsidRPr="00AC774B" w:rsidRDefault="00DA59F5" w:rsidP="00FC06A3">
            <w:pPr>
              <w:rPr>
                <w:ins w:id="1114" w:author="somadmin" w:date="2026-09-25T20:51:00Z" w16du:dateUtc="2026-09-26T00:51:00Z"/>
                <w:color w:val="000000"/>
              </w:rPr>
            </w:pPr>
            <w:ins w:id="1115" w:author="somadmin" w:date="2026-09-25T20:51:00Z" w16du:dateUtc="2026-09-26T00:51:00Z">
              <w:r w:rsidRPr="00AC774B">
                <w:rPr>
                  <w:color w:val="000000"/>
                </w:rPr>
                <w:t>GO:0043300</w:t>
              </w:r>
            </w:ins>
          </w:p>
        </w:tc>
        <w:tc>
          <w:tcPr>
            <w:tcW w:w="2122" w:type="dxa"/>
            <w:noWrap/>
            <w:vAlign w:val="bottom"/>
            <w:hideMark/>
          </w:tcPr>
          <w:p w14:paraId="3F84730F" w14:textId="77777777" w:rsidR="00DA59F5" w:rsidRPr="00AC774B" w:rsidRDefault="00DA59F5" w:rsidP="00FC06A3">
            <w:pPr>
              <w:rPr>
                <w:ins w:id="1116" w:author="somadmin" w:date="2026-09-25T20:51:00Z" w16du:dateUtc="2026-09-26T00:51:00Z"/>
                <w:color w:val="000000"/>
              </w:rPr>
            </w:pPr>
            <w:ins w:id="1117" w:author="somadmin" w:date="2026-09-25T20:51:00Z" w16du:dateUtc="2026-09-26T00:51:00Z">
              <w:r w:rsidRPr="00AC774B">
                <w:rPr>
                  <w:color w:val="000000"/>
                </w:rPr>
                <w:t>biological_process</w:t>
              </w:r>
            </w:ins>
          </w:p>
        </w:tc>
        <w:tc>
          <w:tcPr>
            <w:tcW w:w="8482" w:type="dxa"/>
            <w:vAlign w:val="bottom"/>
            <w:hideMark/>
          </w:tcPr>
          <w:p w14:paraId="573EDC9E" w14:textId="77777777" w:rsidR="00DA59F5" w:rsidRPr="00AC774B" w:rsidRDefault="00DA59F5" w:rsidP="00FC06A3">
            <w:pPr>
              <w:rPr>
                <w:ins w:id="1118" w:author="somadmin" w:date="2026-09-25T20:51:00Z" w16du:dateUtc="2026-09-26T00:51:00Z"/>
                <w:color w:val="000000"/>
              </w:rPr>
            </w:pPr>
            <w:ins w:id="1119" w:author="somadmin" w:date="2026-09-25T20:51:00Z" w16du:dateUtc="2026-09-26T00:51:00Z">
              <w:r w:rsidRPr="00AC774B">
                <w:rPr>
                  <w:color w:val="000000"/>
                </w:rPr>
                <w:t>regulation of leukocyte degranulation</w:t>
              </w:r>
            </w:ins>
          </w:p>
        </w:tc>
        <w:tc>
          <w:tcPr>
            <w:tcW w:w="1170" w:type="dxa"/>
            <w:noWrap/>
            <w:vAlign w:val="bottom"/>
            <w:hideMark/>
          </w:tcPr>
          <w:p w14:paraId="21A26EE5" w14:textId="77777777" w:rsidR="00DA59F5" w:rsidRPr="00AC774B" w:rsidRDefault="00DA59F5" w:rsidP="00FC06A3">
            <w:pPr>
              <w:jc w:val="right"/>
              <w:rPr>
                <w:ins w:id="1120" w:author="somadmin" w:date="2026-09-25T20:51:00Z" w16du:dateUtc="2026-09-26T00:51:00Z"/>
                <w:color w:val="000000"/>
              </w:rPr>
            </w:pPr>
            <w:ins w:id="1121" w:author="somadmin" w:date="2026-09-25T20:51:00Z" w16du:dateUtc="2026-09-26T00:51:00Z">
              <w:r w:rsidRPr="00AC774B">
                <w:rPr>
                  <w:color w:val="000000"/>
                </w:rPr>
                <w:t>0.014866</w:t>
              </w:r>
            </w:ins>
          </w:p>
        </w:tc>
      </w:tr>
      <w:tr w:rsidR="00DA59F5" w:rsidRPr="00AC774B" w14:paraId="0D9BAED6" w14:textId="77777777" w:rsidTr="00FC06A3">
        <w:trPr>
          <w:trHeight w:val="255"/>
          <w:ins w:id="1122" w:author="somadmin" w:date="2026-09-25T20:51:00Z" w16du:dateUtc="2026-09-26T00:51:00Z"/>
        </w:trPr>
        <w:tc>
          <w:tcPr>
            <w:tcW w:w="1470" w:type="dxa"/>
            <w:noWrap/>
            <w:vAlign w:val="bottom"/>
            <w:hideMark/>
          </w:tcPr>
          <w:p w14:paraId="5D04131C" w14:textId="77777777" w:rsidR="00DA59F5" w:rsidRPr="00AC774B" w:rsidRDefault="00DA59F5" w:rsidP="00FC06A3">
            <w:pPr>
              <w:rPr>
                <w:ins w:id="1123" w:author="somadmin" w:date="2026-09-25T20:51:00Z" w16du:dateUtc="2026-09-26T00:51:00Z"/>
                <w:color w:val="000000"/>
              </w:rPr>
            </w:pPr>
            <w:ins w:id="1124" w:author="somadmin" w:date="2026-09-25T20:51:00Z" w16du:dateUtc="2026-09-26T00:51:00Z">
              <w:r w:rsidRPr="00AC774B">
                <w:rPr>
                  <w:color w:val="000000"/>
                </w:rPr>
                <w:t>GO:0001935</w:t>
              </w:r>
            </w:ins>
          </w:p>
        </w:tc>
        <w:tc>
          <w:tcPr>
            <w:tcW w:w="2122" w:type="dxa"/>
            <w:noWrap/>
            <w:vAlign w:val="bottom"/>
            <w:hideMark/>
          </w:tcPr>
          <w:p w14:paraId="005DF81C" w14:textId="77777777" w:rsidR="00DA59F5" w:rsidRPr="00AC774B" w:rsidRDefault="00DA59F5" w:rsidP="00FC06A3">
            <w:pPr>
              <w:rPr>
                <w:ins w:id="1125" w:author="somadmin" w:date="2026-09-25T20:51:00Z" w16du:dateUtc="2026-09-26T00:51:00Z"/>
                <w:color w:val="000000"/>
              </w:rPr>
            </w:pPr>
            <w:ins w:id="1126" w:author="somadmin" w:date="2026-09-25T20:51:00Z" w16du:dateUtc="2026-09-26T00:51:00Z">
              <w:r w:rsidRPr="00AC774B">
                <w:rPr>
                  <w:color w:val="000000"/>
                </w:rPr>
                <w:t>biological_process</w:t>
              </w:r>
            </w:ins>
          </w:p>
        </w:tc>
        <w:tc>
          <w:tcPr>
            <w:tcW w:w="8482" w:type="dxa"/>
            <w:vAlign w:val="bottom"/>
            <w:hideMark/>
          </w:tcPr>
          <w:p w14:paraId="300402F8" w14:textId="77777777" w:rsidR="00DA59F5" w:rsidRPr="00AC774B" w:rsidRDefault="00DA59F5" w:rsidP="00FC06A3">
            <w:pPr>
              <w:rPr>
                <w:ins w:id="1127" w:author="somadmin" w:date="2026-09-25T20:51:00Z" w16du:dateUtc="2026-09-26T00:51:00Z"/>
                <w:color w:val="000000"/>
              </w:rPr>
            </w:pPr>
            <w:ins w:id="1128" w:author="somadmin" w:date="2026-09-25T20:51:00Z" w16du:dateUtc="2026-09-26T00:51:00Z">
              <w:r w:rsidRPr="00AC774B">
                <w:rPr>
                  <w:color w:val="000000"/>
                </w:rPr>
                <w:t>endothelial cell proliferation</w:t>
              </w:r>
            </w:ins>
          </w:p>
        </w:tc>
        <w:tc>
          <w:tcPr>
            <w:tcW w:w="1170" w:type="dxa"/>
            <w:noWrap/>
            <w:vAlign w:val="bottom"/>
            <w:hideMark/>
          </w:tcPr>
          <w:p w14:paraId="24F2B1CC" w14:textId="77777777" w:rsidR="00DA59F5" w:rsidRPr="00AC774B" w:rsidRDefault="00DA59F5" w:rsidP="00FC06A3">
            <w:pPr>
              <w:jc w:val="right"/>
              <w:rPr>
                <w:ins w:id="1129" w:author="somadmin" w:date="2026-09-25T20:51:00Z" w16du:dateUtc="2026-09-26T00:51:00Z"/>
                <w:color w:val="000000"/>
              </w:rPr>
            </w:pPr>
            <w:ins w:id="1130" w:author="somadmin" w:date="2026-09-25T20:51:00Z" w16du:dateUtc="2026-09-26T00:51:00Z">
              <w:r w:rsidRPr="00AC774B">
                <w:rPr>
                  <w:color w:val="000000"/>
                </w:rPr>
                <w:t>0.014866</w:t>
              </w:r>
            </w:ins>
          </w:p>
        </w:tc>
      </w:tr>
      <w:tr w:rsidR="00DA59F5" w:rsidRPr="00AC774B" w14:paraId="0C95599A" w14:textId="77777777" w:rsidTr="00FC06A3">
        <w:trPr>
          <w:trHeight w:val="255"/>
          <w:ins w:id="1131" w:author="somadmin" w:date="2026-09-25T20:51:00Z" w16du:dateUtc="2026-09-26T00:51:00Z"/>
        </w:trPr>
        <w:tc>
          <w:tcPr>
            <w:tcW w:w="1470" w:type="dxa"/>
            <w:noWrap/>
            <w:vAlign w:val="bottom"/>
            <w:hideMark/>
          </w:tcPr>
          <w:p w14:paraId="288F0569" w14:textId="77777777" w:rsidR="00DA59F5" w:rsidRPr="00AC774B" w:rsidRDefault="00DA59F5" w:rsidP="00FC06A3">
            <w:pPr>
              <w:rPr>
                <w:ins w:id="1132" w:author="somadmin" w:date="2026-09-25T20:51:00Z" w16du:dateUtc="2026-09-26T00:51:00Z"/>
                <w:color w:val="000000"/>
              </w:rPr>
            </w:pPr>
            <w:ins w:id="1133" w:author="somadmin" w:date="2026-09-25T20:51:00Z" w16du:dateUtc="2026-09-26T00:51:00Z">
              <w:r w:rsidRPr="00AC774B">
                <w:rPr>
                  <w:color w:val="000000"/>
                </w:rPr>
                <w:t>GO:0010639</w:t>
              </w:r>
            </w:ins>
          </w:p>
        </w:tc>
        <w:tc>
          <w:tcPr>
            <w:tcW w:w="2122" w:type="dxa"/>
            <w:noWrap/>
            <w:vAlign w:val="bottom"/>
            <w:hideMark/>
          </w:tcPr>
          <w:p w14:paraId="11CF536E" w14:textId="77777777" w:rsidR="00DA59F5" w:rsidRPr="00AC774B" w:rsidRDefault="00DA59F5" w:rsidP="00FC06A3">
            <w:pPr>
              <w:rPr>
                <w:ins w:id="1134" w:author="somadmin" w:date="2026-09-25T20:51:00Z" w16du:dateUtc="2026-09-26T00:51:00Z"/>
                <w:color w:val="000000"/>
              </w:rPr>
            </w:pPr>
            <w:ins w:id="1135" w:author="somadmin" w:date="2026-09-25T20:51:00Z" w16du:dateUtc="2026-09-26T00:51:00Z">
              <w:r w:rsidRPr="00AC774B">
                <w:rPr>
                  <w:color w:val="000000"/>
                </w:rPr>
                <w:t>biological_process</w:t>
              </w:r>
            </w:ins>
          </w:p>
        </w:tc>
        <w:tc>
          <w:tcPr>
            <w:tcW w:w="8482" w:type="dxa"/>
            <w:vAlign w:val="bottom"/>
            <w:hideMark/>
          </w:tcPr>
          <w:p w14:paraId="59C064F9" w14:textId="77777777" w:rsidR="00DA59F5" w:rsidRPr="00AC774B" w:rsidRDefault="00DA59F5" w:rsidP="00FC06A3">
            <w:pPr>
              <w:rPr>
                <w:ins w:id="1136" w:author="somadmin" w:date="2026-09-25T20:51:00Z" w16du:dateUtc="2026-09-26T00:51:00Z"/>
                <w:color w:val="000000"/>
              </w:rPr>
            </w:pPr>
            <w:ins w:id="1137" w:author="somadmin" w:date="2026-09-25T20:51:00Z" w16du:dateUtc="2026-09-26T00:51:00Z">
              <w:r w:rsidRPr="00AC774B">
                <w:rPr>
                  <w:color w:val="000000"/>
                </w:rPr>
                <w:t>negative regulation of organelle organization</w:t>
              </w:r>
            </w:ins>
          </w:p>
        </w:tc>
        <w:tc>
          <w:tcPr>
            <w:tcW w:w="1170" w:type="dxa"/>
            <w:noWrap/>
            <w:vAlign w:val="bottom"/>
            <w:hideMark/>
          </w:tcPr>
          <w:p w14:paraId="44EE7F45" w14:textId="77777777" w:rsidR="00DA59F5" w:rsidRPr="00AC774B" w:rsidRDefault="00DA59F5" w:rsidP="00FC06A3">
            <w:pPr>
              <w:jc w:val="right"/>
              <w:rPr>
                <w:ins w:id="1138" w:author="somadmin" w:date="2026-09-25T20:51:00Z" w16du:dateUtc="2026-09-26T00:51:00Z"/>
                <w:color w:val="000000"/>
              </w:rPr>
            </w:pPr>
            <w:ins w:id="1139" w:author="somadmin" w:date="2026-09-25T20:51:00Z" w16du:dateUtc="2026-09-26T00:51:00Z">
              <w:r w:rsidRPr="00AC774B">
                <w:rPr>
                  <w:color w:val="000000"/>
                </w:rPr>
                <w:t>0.015499</w:t>
              </w:r>
            </w:ins>
          </w:p>
        </w:tc>
      </w:tr>
      <w:tr w:rsidR="00DA59F5" w:rsidRPr="00AC774B" w14:paraId="1B44DFAE" w14:textId="77777777" w:rsidTr="00FC06A3">
        <w:trPr>
          <w:trHeight w:val="255"/>
          <w:ins w:id="1140" w:author="somadmin" w:date="2026-09-25T20:51:00Z" w16du:dateUtc="2026-09-26T00:51:00Z"/>
        </w:trPr>
        <w:tc>
          <w:tcPr>
            <w:tcW w:w="1470" w:type="dxa"/>
            <w:noWrap/>
            <w:vAlign w:val="bottom"/>
            <w:hideMark/>
          </w:tcPr>
          <w:p w14:paraId="589B3320" w14:textId="77777777" w:rsidR="00DA59F5" w:rsidRPr="00AC774B" w:rsidRDefault="00DA59F5" w:rsidP="00FC06A3">
            <w:pPr>
              <w:rPr>
                <w:ins w:id="1141" w:author="somadmin" w:date="2026-09-25T20:51:00Z" w16du:dateUtc="2026-09-26T00:51:00Z"/>
                <w:color w:val="000000"/>
              </w:rPr>
            </w:pPr>
            <w:ins w:id="1142" w:author="somadmin" w:date="2026-09-25T20:51:00Z" w16du:dateUtc="2026-09-26T00:51:00Z">
              <w:r w:rsidRPr="00AC774B">
                <w:rPr>
                  <w:color w:val="000000"/>
                </w:rPr>
                <w:t>GO:0002714</w:t>
              </w:r>
            </w:ins>
          </w:p>
        </w:tc>
        <w:tc>
          <w:tcPr>
            <w:tcW w:w="2122" w:type="dxa"/>
            <w:noWrap/>
            <w:vAlign w:val="bottom"/>
            <w:hideMark/>
          </w:tcPr>
          <w:p w14:paraId="550525B8" w14:textId="77777777" w:rsidR="00DA59F5" w:rsidRPr="00AC774B" w:rsidRDefault="00DA59F5" w:rsidP="00FC06A3">
            <w:pPr>
              <w:rPr>
                <w:ins w:id="1143" w:author="somadmin" w:date="2026-09-25T20:51:00Z" w16du:dateUtc="2026-09-26T00:51:00Z"/>
                <w:color w:val="000000"/>
              </w:rPr>
            </w:pPr>
            <w:ins w:id="1144" w:author="somadmin" w:date="2026-09-25T20:51:00Z" w16du:dateUtc="2026-09-26T00:51:00Z">
              <w:r w:rsidRPr="00AC774B">
                <w:rPr>
                  <w:color w:val="000000"/>
                </w:rPr>
                <w:t>biological_process</w:t>
              </w:r>
            </w:ins>
          </w:p>
        </w:tc>
        <w:tc>
          <w:tcPr>
            <w:tcW w:w="8482" w:type="dxa"/>
            <w:vAlign w:val="bottom"/>
            <w:hideMark/>
          </w:tcPr>
          <w:p w14:paraId="4184EE8B" w14:textId="77777777" w:rsidR="00DA59F5" w:rsidRPr="00AC774B" w:rsidRDefault="00DA59F5" w:rsidP="00FC06A3">
            <w:pPr>
              <w:rPr>
                <w:ins w:id="1145" w:author="somadmin" w:date="2026-09-25T20:51:00Z" w16du:dateUtc="2026-09-26T00:51:00Z"/>
                <w:color w:val="000000"/>
              </w:rPr>
            </w:pPr>
            <w:ins w:id="1146" w:author="somadmin" w:date="2026-09-25T20:51:00Z" w16du:dateUtc="2026-09-26T00:51:00Z">
              <w:r w:rsidRPr="00AC774B">
                <w:rPr>
                  <w:color w:val="000000"/>
                </w:rPr>
                <w:t>positive regulation of B cell mediated immunity</w:t>
              </w:r>
            </w:ins>
          </w:p>
        </w:tc>
        <w:tc>
          <w:tcPr>
            <w:tcW w:w="1170" w:type="dxa"/>
            <w:noWrap/>
            <w:vAlign w:val="bottom"/>
            <w:hideMark/>
          </w:tcPr>
          <w:p w14:paraId="23C01726" w14:textId="77777777" w:rsidR="00DA59F5" w:rsidRPr="00AC774B" w:rsidRDefault="00DA59F5" w:rsidP="00FC06A3">
            <w:pPr>
              <w:jc w:val="right"/>
              <w:rPr>
                <w:ins w:id="1147" w:author="somadmin" w:date="2026-09-25T20:51:00Z" w16du:dateUtc="2026-09-26T00:51:00Z"/>
                <w:color w:val="000000"/>
              </w:rPr>
            </w:pPr>
            <w:ins w:id="1148" w:author="somadmin" w:date="2026-09-25T20:51:00Z" w16du:dateUtc="2026-09-26T00:51:00Z">
              <w:r w:rsidRPr="00AC774B">
                <w:rPr>
                  <w:color w:val="000000"/>
                </w:rPr>
                <w:t>0.016143</w:t>
              </w:r>
            </w:ins>
          </w:p>
        </w:tc>
      </w:tr>
      <w:tr w:rsidR="00DA59F5" w:rsidRPr="00AC774B" w14:paraId="11865976" w14:textId="77777777" w:rsidTr="00FC06A3">
        <w:trPr>
          <w:trHeight w:val="510"/>
          <w:ins w:id="1149" w:author="somadmin" w:date="2026-09-25T20:51:00Z" w16du:dateUtc="2026-09-26T00:51:00Z"/>
        </w:trPr>
        <w:tc>
          <w:tcPr>
            <w:tcW w:w="1470" w:type="dxa"/>
            <w:noWrap/>
            <w:vAlign w:val="bottom"/>
            <w:hideMark/>
          </w:tcPr>
          <w:p w14:paraId="3C45C5A4" w14:textId="77777777" w:rsidR="00DA59F5" w:rsidRPr="00AC774B" w:rsidRDefault="00DA59F5" w:rsidP="00FC06A3">
            <w:pPr>
              <w:rPr>
                <w:ins w:id="1150" w:author="somadmin" w:date="2026-09-25T20:51:00Z" w16du:dateUtc="2026-09-26T00:51:00Z"/>
                <w:color w:val="000000"/>
              </w:rPr>
            </w:pPr>
            <w:ins w:id="1151" w:author="somadmin" w:date="2026-09-25T20:51:00Z" w16du:dateUtc="2026-09-26T00:51:00Z">
              <w:r w:rsidRPr="00AC774B">
                <w:rPr>
                  <w:color w:val="000000"/>
                </w:rPr>
                <w:t>GO:0002891</w:t>
              </w:r>
            </w:ins>
          </w:p>
        </w:tc>
        <w:tc>
          <w:tcPr>
            <w:tcW w:w="2122" w:type="dxa"/>
            <w:noWrap/>
            <w:vAlign w:val="bottom"/>
            <w:hideMark/>
          </w:tcPr>
          <w:p w14:paraId="5BBBFD97" w14:textId="77777777" w:rsidR="00DA59F5" w:rsidRPr="00AC774B" w:rsidRDefault="00DA59F5" w:rsidP="00FC06A3">
            <w:pPr>
              <w:rPr>
                <w:ins w:id="1152" w:author="somadmin" w:date="2026-09-25T20:51:00Z" w16du:dateUtc="2026-09-26T00:51:00Z"/>
                <w:color w:val="000000"/>
              </w:rPr>
            </w:pPr>
            <w:ins w:id="1153" w:author="somadmin" w:date="2026-09-25T20:51:00Z" w16du:dateUtc="2026-09-26T00:51:00Z">
              <w:r w:rsidRPr="00AC774B">
                <w:rPr>
                  <w:color w:val="000000"/>
                </w:rPr>
                <w:t>biological_process</w:t>
              </w:r>
            </w:ins>
          </w:p>
        </w:tc>
        <w:tc>
          <w:tcPr>
            <w:tcW w:w="8482" w:type="dxa"/>
            <w:vAlign w:val="bottom"/>
            <w:hideMark/>
          </w:tcPr>
          <w:p w14:paraId="55FC81F7" w14:textId="77777777" w:rsidR="00DA59F5" w:rsidRPr="00AC774B" w:rsidRDefault="00DA59F5" w:rsidP="00FC06A3">
            <w:pPr>
              <w:rPr>
                <w:ins w:id="1154" w:author="somadmin" w:date="2026-09-25T20:51:00Z" w16du:dateUtc="2026-09-26T00:51:00Z"/>
                <w:color w:val="000000"/>
              </w:rPr>
            </w:pPr>
            <w:ins w:id="1155" w:author="somadmin" w:date="2026-09-25T20:51:00Z" w16du:dateUtc="2026-09-26T00:51:00Z">
              <w:r w:rsidRPr="00AC774B">
                <w:rPr>
                  <w:color w:val="000000"/>
                </w:rPr>
                <w:t>positive regulation of immunoglobulin mediated immune response</w:t>
              </w:r>
            </w:ins>
          </w:p>
        </w:tc>
        <w:tc>
          <w:tcPr>
            <w:tcW w:w="1170" w:type="dxa"/>
            <w:noWrap/>
            <w:vAlign w:val="bottom"/>
            <w:hideMark/>
          </w:tcPr>
          <w:p w14:paraId="5312C116" w14:textId="77777777" w:rsidR="00DA59F5" w:rsidRPr="00AC774B" w:rsidRDefault="00DA59F5" w:rsidP="00FC06A3">
            <w:pPr>
              <w:jc w:val="right"/>
              <w:rPr>
                <w:ins w:id="1156" w:author="somadmin" w:date="2026-09-25T20:51:00Z" w16du:dateUtc="2026-09-26T00:51:00Z"/>
                <w:color w:val="000000"/>
              </w:rPr>
            </w:pPr>
            <w:ins w:id="1157" w:author="somadmin" w:date="2026-09-25T20:51:00Z" w16du:dateUtc="2026-09-26T00:51:00Z">
              <w:r w:rsidRPr="00AC774B">
                <w:rPr>
                  <w:color w:val="000000"/>
                </w:rPr>
                <w:t>0.016143</w:t>
              </w:r>
            </w:ins>
          </w:p>
        </w:tc>
      </w:tr>
      <w:tr w:rsidR="00DA59F5" w:rsidRPr="00AC774B" w14:paraId="1A252DF2" w14:textId="77777777" w:rsidTr="00FC06A3">
        <w:trPr>
          <w:trHeight w:val="255"/>
          <w:ins w:id="1158" w:author="somadmin" w:date="2026-09-25T20:51:00Z" w16du:dateUtc="2026-09-26T00:51:00Z"/>
        </w:trPr>
        <w:tc>
          <w:tcPr>
            <w:tcW w:w="1470" w:type="dxa"/>
            <w:noWrap/>
            <w:vAlign w:val="bottom"/>
            <w:hideMark/>
          </w:tcPr>
          <w:p w14:paraId="6A22CFFE" w14:textId="77777777" w:rsidR="00DA59F5" w:rsidRPr="00AC774B" w:rsidRDefault="00DA59F5" w:rsidP="00FC06A3">
            <w:pPr>
              <w:rPr>
                <w:ins w:id="1159" w:author="somadmin" w:date="2026-09-25T20:51:00Z" w16du:dateUtc="2026-09-26T00:51:00Z"/>
                <w:color w:val="000000"/>
              </w:rPr>
            </w:pPr>
            <w:ins w:id="1160" w:author="somadmin" w:date="2026-09-25T20:51:00Z" w16du:dateUtc="2026-09-26T00:51:00Z">
              <w:r w:rsidRPr="00AC774B">
                <w:rPr>
                  <w:color w:val="000000"/>
                </w:rPr>
                <w:t>GO:0042060</w:t>
              </w:r>
            </w:ins>
          </w:p>
        </w:tc>
        <w:tc>
          <w:tcPr>
            <w:tcW w:w="2122" w:type="dxa"/>
            <w:noWrap/>
            <w:vAlign w:val="bottom"/>
            <w:hideMark/>
          </w:tcPr>
          <w:p w14:paraId="54923217" w14:textId="77777777" w:rsidR="00DA59F5" w:rsidRPr="00AC774B" w:rsidRDefault="00DA59F5" w:rsidP="00FC06A3">
            <w:pPr>
              <w:rPr>
                <w:ins w:id="1161" w:author="somadmin" w:date="2026-09-25T20:51:00Z" w16du:dateUtc="2026-09-26T00:51:00Z"/>
                <w:color w:val="000000"/>
              </w:rPr>
            </w:pPr>
            <w:ins w:id="1162" w:author="somadmin" w:date="2026-09-25T20:51:00Z" w16du:dateUtc="2026-09-26T00:51:00Z">
              <w:r w:rsidRPr="00AC774B">
                <w:rPr>
                  <w:color w:val="000000"/>
                </w:rPr>
                <w:t>biological_process</w:t>
              </w:r>
            </w:ins>
          </w:p>
        </w:tc>
        <w:tc>
          <w:tcPr>
            <w:tcW w:w="8482" w:type="dxa"/>
            <w:vAlign w:val="bottom"/>
            <w:hideMark/>
          </w:tcPr>
          <w:p w14:paraId="07988F00" w14:textId="77777777" w:rsidR="00DA59F5" w:rsidRPr="00AC774B" w:rsidRDefault="00DA59F5" w:rsidP="00FC06A3">
            <w:pPr>
              <w:rPr>
                <w:ins w:id="1163" w:author="somadmin" w:date="2026-09-25T20:51:00Z" w16du:dateUtc="2026-09-26T00:51:00Z"/>
                <w:color w:val="000000"/>
              </w:rPr>
            </w:pPr>
            <w:ins w:id="1164" w:author="somadmin" w:date="2026-09-25T20:51:00Z" w16du:dateUtc="2026-09-26T00:51:00Z">
              <w:r w:rsidRPr="00AC774B">
                <w:rPr>
                  <w:color w:val="000000"/>
                </w:rPr>
                <w:t>wound healing</w:t>
              </w:r>
            </w:ins>
          </w:p>
        </w:tc>
        <w:tc>
          <w:tcPr>
            <w:tcW w:w="1170" w:type="dxa"/>
            <w:noWrap/>
            <w:vAlign w:val="bottom"/>
            <w:hideMark/>
          </w:tcPr>
          <w:p w14:paraId="02B2A308" w14:textId="77777777" w:rsidR="00DA59F5" w:rsidRPr="00AC774B" w:rsidRDefault="00DA59F5" w:rsidP="00FC06A3">
            <w:pPr>
              <w:jc w:val="right"/>
              <w:rPr>
                <w:ins w:id="1165" w:author="somadmin" w:date="2026-09-25T20:51:00Z" w16du:dateUtc="2026-09-26T00:51:00Z"/>
                <w:color w:val="000000"/>
              </w:rPr>
            </w:pPr>
            <w:ins w:id="1166" w:author="somadmin" w:date="2026-09-25T20:51:00Z" w16du:dateUtc="2026-09-26T00:51:00Z">
              <w:r w:rsidRPr="00AC774B">
                <w:rPr>
                  <w:color w:val="000000"/>
                </w:rPr>
                <w:t>0.016143</w:t>
              </w:r>
            </w:ins>
          </w:p>
        </w:tc>
      </w:tr>
      <w:tr w:rsidR="00DA59F5" w:rsidRPr="00AC774B" w14:paraId="22B4114E" w14:textId="77777777" w:rsidTr="00FC06A3">
        <w:trPr>
          <w:trHeight w:val="255"/>
          <w:ins w:id="1167" w:author="somadmin" w:date="2026-09-25T20:51:00Z" w16du:dateUtc="2026-09-26T00:51:00Z"/>
        </w:trPr>
        <w:tc>
          <w:tcPr>
            <w:tcW w:w="1470" w:type="dxa"/>
            <w:noWrap/>
            <w:vAlign w:val="bottom"/>
            <w:hideMark/>
          </w:tcPr>
          <w:p w14:paraId="1F604DB2" w14:textId="77777777" w:rsidR="00DA59F5" w:rsidRPr="00AC774B" w:rsidRDefault="00DA59F5" w:rsidP="00FC06A3">
            <w:pPr>
              <w:rPr>
                <w:ins w:id="1168" w:author="somadmin" w:date="2026-09-25T20:51:00Z" w16du:dateUtc="2026-09-26T00:51:00Z"/>
                <w:color w:val="000000"/>
              </w:rPr>
            </w:pPr>
            <w:ins w:id="1169" w:author="somadmin" w:date="2026-09-25T20:51:00Z" w16du:dateUtc="2026-09-26T00:51:00Z">
              <w:r w:rsidRPr="00AC774B">
                <w:rPr>
                  <w:color w:val="000000"/>
                </w:rPr>
                <w:t>GO:0001558</w:t>
              </w:r>
            </w:ins>
          </w:p>
        </w:tc>
        <w:tc>
          <w:tcPr>
            <w:tcW w:w="2122" w:type="dxa"/>
            <w:noWrap/>
            <w:vAlign w:val="bottom"/>
            <w:hideMark/>
          </w:tcPr>
          <w:p w14:paraId="4C9179A9" w14:textId="77777777" w:rsidR="00DA59F5" w:rsidRPr="00AC774B" w:rsidRDefault="00DA59F5" w:rsidP="00FC06A3">
            <w:pPr>
              <w:rPr>
                <w:ins w:id="1170" w:author="somadmin" w:date="2026-09-25T20:51:00Z" w16du:dateUtc="2026-09-26T00:51:00Z"/>
                <w:color w:val="000000"/>
              </w:rPr>
            </w:pPr>
            <w:ins w:id="1171" w:author="somadmin" w:date="2026-09-25T20:51:00Z" w16du:dateUtc="2026-09-26T00:51:00Z">
              <w:r w:rsidRPr="00AC774B">
                <w:rPr>
                  <w:color w:val="000000"/>
                </w:rPr>
                <w:t>biological_process</w:t>
              </w:r>
            </w:ins>
          </w:p>
        </w:tc>
        <w:tc>
          <w:tcPr>
            <w:tcW w:w="8482" w:type="dxa"/>
            <w:vAlign w:val="bottom"/>
            <w:hideMark/>
          </w:tcPr>
          <w:p w14:paraId="03F513A0" w14:textId="77777777" w:rsidR="00DA59F5" w:rsidRPr="00AC774B" w:rsidRDefault="00DA59F5" w:rsidP="00FC06A3">
            <w:pPr>
              <w:rPr>
                <w:ins w:id="1172" w:author="somadmin" w:date="2026-09-25T20:51:00Z" w16du:dateUtc="2026-09-26T00:51:00Z"/>
                <w:color w:val="000000"/>
              </w:rPr>
            </w:pPr>
            <w:ins w:id="1173" w:author="somadmin" w:date="2026-09-25T20:51:00Z" w16du:dateUtc="2026-09-26T00:51:00Z">
              <w:r w:rsidRPr="00AC774B">
                <w:rPr>
                  <w:color w:val="000000"/>
                </w:rPr>
                <w:t>regulation of cell growth</w:t>
              </w:r>
            </w:ins>
          </w:p>
        </w:tc>
        <w:tc>
          <w:tcPr>
            <w:tcW w:w="1170" w:type="dxa"/>
            <w:noWrap/>
            <w:vAlign w:val="bottom"/>
            <w:hideMark/>
          </w:tcPr>
          <w:p w14:paraId="6BFEA2AF" w14:textId="77777777" w:rsidR="00DA59F5" w:rsidRPr="00AC774B" w:rsidRDefault="00DA59F5" w:rsidP="00FC06A3">
            <w:pPr>
              <w:jc w:val="right"/>
              <w:rPr>
                <w:ins w:id="1174" w:author="somadmin" w:date="2026-09-25T20:51:00Z" w16du:dateUtc="2026-09-26T00:51:00Z"/>
                <w:color w:val="000000"/>
              </w:rPr>
            </w:pPr>
            <w:ins w:id="1175" w:author="somadmin" w:date="2026-09-25T20:51:00Z" w16du:dateUtc="2026-09-26T00:51:00Z">
              <w:r w:rsidRPr="00AC774B">
                <w:rPr>
                  <w:color w:val="000000"/>
                </w:rPr>
                <w:t>0.016143</w:t>
              </w:r>
            </w:ins>
          </w:p>
        </w:tc>
      </w:tr>
      <w:tr w:rsidR="00DA59F5" w:rsidRPr="00AC774B" w14:paraId="5FAEA831" w14:textId="77777777" w:rsidTr="00FC06A3">
        <w:trPr>
          <w:trHeight w:val="255"/>
          <w:ins w:id="1176" w:author="somadmin" w:date="2026-09-25T20:51:00Z" w16du:dateUtc="2026-09-26T00:51:00Z"/>
        </w:trPr>
        <w:tc>
          <w:tcPr>
            <w:tcW w:w="1470" w:type="dxa"/>
            <w:noWrap/>
            <w:vAlign w:val="bottom"/>
            <w:hideMark/>
          </w:tcPr>
          <w:p w14:paraId="7108AF3B" w14:textId="77777777" w:rsidR="00DA59F5" w:rsidRPr="00AC774B" w:rsidRDefault="00DA59F5" w:rsidP="00FC06A3">
            <w:pPr>
              <w:rPr>
                <w:ins w:id="1177" w:author="somadmin" w:date="2026-09-25T20:51:00Z" w16du:dateUtc="2026-09-26T00:51:00Z"/>
                <w:color w:val="000000"/>
              </w:rPr>
            </w:pPr>
            <w:ins w:id="1178" w:author="somadmin" w:date="2026-09-25T20:51:00Z" w16du:dateUtc="2026-09-26T00:51:00Z">
              <w:r w:rsidRPr="00AC774B">
                <w:rPr>
                  <w:color w:val="000000"/>
                </w:rPr>
                <w:t>GO:0006098</w:t>
              </w:r>
            </w:ins>
          </w:p>
        </w:tc>
        <w:tc>
          <w:tcPr>
            <w:tcW w:w="2122" w:type="dxa"/>
            <w:noWrap/>
            <w:vAlign w:val="bottom"/>
            <w:hideMark/>
          </w:tcPr>
          <w:p w14:paraId="753758BA" w14:textId="77777777" w:rsidR="00DA59F5" w:rsidRPr="00AC774B" w:rsidRDefault="00DA59F5" w:rsidP="00FC06A3">
            <w:pPr>
              <w:rPr>
                <w:ins w:id="1179" w:author="somadmin" w:date="2026-09-25T20:51:00Z" w16du:dateUtc="2026-09-26T00:51:00Z"/>
                <w:color w:val="000000"/>
              </w:rPr>
            </w:pPr>
            <w:ins w:id="1180" w:author="somadmin" w:date="2026-09-25T20:51:00Z" w16du:dateUtc="2026-09-26T00:51:00Z">
              <w:r w:rsidRPr="00AC774B">
                <w:rPr>
                  <w:color w:val="000000"/>
                </w:rPr>
                <w:t>biological_process</w:t>
              </w:r>
            </w:ins>
          </w:p>
        </w:tc>
        <w:tc>
          <w:tcPr>
            <w:tcW w:w="8482" w:type="dxa"/>
            <w:vAlign w:val="bottom"/>
            <w:hideMark/>
          </w:tcPr>
          <w:p w14:paraId="6753BFCB" w14:textId="77777777" w:rsidR="00DA59F5" w:rsidRPr="00AC774B" w:rsidRDefault="00DA59F5" w:rsidP="00FC06A3">
            <w:pPr>
              <w:rPr>
                <w:ins w:id="1181" w:author="somadmin" w:date="2026-09-25T20:51:00Z" w16du:dateUtc="2026-09-26T00:51:00Z"/>
                <w:color w:val="000000"/>
              </w:rPr>
            </w:pPr>
            <w:ins w:id="1182" w:author="somadmin" w:date="2026-09-25T20:51:00Z" w16du:dateUtc="2026-09-26T00:51:00Z">
              <w:r w:rsidRPr="00AC774B">
                <w:rPr>
                  <w:color w:val="000000"/>
                </w:rPr>
                <w:t>pentose-phosphate shunt</w:t>
              </w:r>
            </w:ins>
          </w:p>
        </w:tc>
        <w:tc>
          <w:tcPr>
            <w:tcW w:w="1170" w:type="dxa"/>
            <w:noWrap/>
            <w:vAlign w:val="bottom"/>
            <w:hideMark/>
          </w:tcPr>
          <w:p w14:paraId="12F1C210" w14:textId="77777777" w:rsidR="00DA59F5" w:rsidRPr="00AC774B" w:rsidRDefault="00DA59F5" w:rsidP="00FC06A3">
            <w:pPr>
              <w:jc w:val="right"/>
              <w:rPr>
                <w:ins w:id="1183" w:author="somadmin" w:date="2026-09-25T20:51:00Z" w16du:dateUtc="2026-09-26T00:51:00Z"/>
                <w:color w:val="000000"/>
              </w:rPr>
            </w:pPr>
            <w:ins w:id="1184" w:author="somadmin" w:date="2026-09-25T20:51:00Z" w16du:dateUtc="2026-09-26T00:51:00Z">
              <w:r w:rsidRPr="00AC774B">
                <w:rPr>
                  <w:color w:val="000000"/>
                </w:rPr>
                <w:t>0.016143</w:t>
              </w:r>
            </w:ins>
          </w:p>
        </w:tc>
      </w:tr>
      <w:tr w:rsidR="00DA59F5" w:rsidRPr="00AC774B" w14:paraId="73E39368" w14:textId="77777777" w:rsidTr="00FC06A3">
        <w:trPr>
          <w:trHeight w:val="510"/>
          <w:ins w:id="1185" w:author="somadmin" w:date="2026-09-25T20:51:00Z" w16du:dateUtc="2026-09-26T00:51:00Z"/>
        </w:trPr>
        <w:tc>
          <w:tcPr>
            <w:tcW w:w="1470" w:type="dxa"/>
            <w:noWrap/>
            <w:vAlign w:val="bottom"/>
            <w:hideMark/>
          </w:tcPr>
          <w:p w14:paraId="4A774B79" w14:textId="77777777" w:rsidR="00DA59F5" w:rsidRPr="00AC774B" w:rsidRDefault="00DA59F5" w:rsidP="00FC06A3">
            <w:pPr>
              <w:rPr>
                <w:ins w:id="1186" w:author="somadmin" w:date="2026-09-25T20:51:00Z" w16du:dateUtc="2026-09-26T00:51:00Z"/>
                <w:color w:val="000000"/>
              </w:rPr>
            </w:pPr>
            <w:ins w:id="1187" w:author="somadmin" w:date="2026-09-25T20:51:00Z" w16du:dateUtc="2026-09-26T00:51:00Z">
              <w:r w:rsidRPr="00AC774B">
                <w:rPr>
                  <w:color w:val="000000"/>
                </w:rPr>
                <w:t>GO:0043537</w:t>
              </w:r>
            </w:ins>
          </w:p>
        </w:tc>
        <w:tc>
          <w:tcPr>
            <w:tcW w:w="2122" w:type="dxa"/>
            <w:noWrap/>
            <w:vAlign w:val="bottom"/>
            <w:hideMark/>
          </w:tcPr>
          <w:p w14:paraId="5D973B78" w14:textId="77777777" w:rsidR="00DA59F5" w:rsidRPr="00AC774B" w:rsidRDefault="00DA59F5" w:rsidP="00FC06A3">
            <w:pPr>
              <w:rPr>
                <w:ins w:id="1188" w:author="somadmin" w:date="2026-09-25T20:51:00Z" w16du:dateUtc="2026-09-26T00:51:00Z"/>
                <w:color w:val="000000"/>
              </w:rPr>
            </w:pPr>
            <w:ins w:id="1189" w:author="somadmin" w:date="2026-09-25T20:51:00Z" w16du:dateUtc="2026-09-26T00:51:00Z">
              <w:r w:rsidRPr="00AC774B">
                <w:rPr>
                  <w:color w:val="000000"/>
                </w:rPr>
                <w:t>biological_process</w:t>
              </w:r>
            </w:ins>
          </w:p>
        </w:tc>
        <w:tc>
          <w:tcPr>
            <w:tcW w:w="8482" w:type="dxa"/>
            <w:vAlign w:val="bottom"/>
            <w:hideMark/>
          </w:tcPr>
          <w:p w14:paraId="0DD1549F" w14:textId="77777777" w:rsidR="00DA59F5" w:rsidRPr="00AC774B" w:rsidRDefault="00DA59F5" w:rsidP="00FC06A3">
            <w:pPr>
              <w:rPr>
                <w:ins w:id="1190" w:author="somadmin" w:date="2026-09-25T20:51:00Z" w16du:dateUtc="2026-09-26T00:51:00Z"/>
                <w:color w:val="000000"/>
              </w:rPr>
            </w:pPr>
            <w:ins w:id="1191" w:author="somadmin" w:date="2026-09-25T20:51:00Z" w16du:dateUtc="2026-09-26T00:51:00Z">
              <w:r w:rsidRPr="00AC774B">
                <w:rPr>
                  <w:color w:val="000000"/>
                </w:rPr>
                <w:t>negative regulation of blood vessel endothelial cell migration</w:t>
              </w:r>
            </w:ins>
          </w:p>
        </w:tc>
        <w:tc>
          <w:tcPr>
            <w:tcW w:w="1170" w:type="dxa"/>
            <w:noWrap/>
            <w:vAlign w:val="bottom"/>
            <w:hideMark/>
          </w:tcPr>
          <w:p w14:paraId="32A80C10" w14:textId="77777777" w:rsidR="00DA59F5" w:rsidRPr="00AC774B" w:rsidRDefault="00DA59F5" w:rsidP="00FC06A3">
            <w:pPr>
              <w:jc w:val="right"/>
              <w:rPr>
                <w:ins w:id="1192" w:author="somadmin" w:date="2026-09-25T20:51:00Z" w16du:dateUtc="2026-09-26T00:51:00Z"/>
                <w:color w:val="000000"/>
              </w:rPr>
            </w:pPr>
            <w:ins w:id="1193" w:author="somadmin" w:date="2026-09-25T20:51:00Z" w16du:dateUtc="2026-09-26T00:51:00Z">
              <w:r w:rsidRPr="00AC774B">
                <w:rPr>
                  <w:color w:val="000000"/>
                </w:rPr>
                <w:t>0.016143</w:t>
              </w:r>
            </w:ins>
          </w:p>
        </w:tc>
      </w:tr>
      <w:tr w:rsidR="00DA59F5" w:rsidRPr="00AC774B" w14:paraId="52395CCB" w14:textId="77777777" w:rsidTr="00FC06A3">
        <w:trPr>
          <w:trHeight w:val="255"/>
          <w:ins w:id="1194" w:author="somadmin" w:date="2026-09-25T20:51:00Z" w16du:dateUtc="2026-09-26T00:51:00Z"/>
        </w:trPr>
        <w:tc>
          <w:tcPr>
            <w:tcW w:w="1470" w:type="dxa"/>
            <w:noWrap/>
            <w:vAlign w:val="bottom"/>
            <w:hideMark/>
          </w:tcPr>
          <w:p w14:paraId="7C9AF590" w14:textId="77777777" w:rsidR="00DA59F5" w:rsidRPr="00AC774B" w:rsidRDefault="00DA59F5" w:rsidP="00FC06A3">
            <w:pPr>
              <w:rPr>
                <w:ins w:id="1195" w:author="somadmin" w:date="2026-09-25T20:51:00Z" w16du:dateUtc="2026-09-26T00:51:00Z"/>
                <w:color w:val="000000"/>
              </w:rPr>
            </w:pPr>
            <w:ins w:id="1196" w:author="somadmin" w:date="2026-09-25T20:51:00Z" w16du:dateUtc="2026-09-26T00:51:00Z">
              <w:r w:rsidRPr="00AC774B">
                <w:rPr>
                  <w:color w:val="000000"/>
                </w:rPr>
                <w:t>GO:0055093</w:t>
              </w:r>
            </w:ins>
          </w:p>
        </w:tc>
        <w:tc>
          <w:tcPr>
            <w:tcW w:w="2122" w:type="dxa"/>
            <w:noWrap/>
            <w:vAlign w:val="bottom"/>
            <w:hideMark/>
          </w:tcPr>
          <w:p w14:paraId="5FCB8E05" w14:textId="77777777" w:rsidR="00DA59F5" w:rsidRPr="00AC774B" w:rsidRDefault="00DA59F5" w:rsidP="00FC06A3">
            <w:pPr>
              <w:rPr>
                <w:ins w:id="1197" w:author="somadmin" w:date="2026-09-25T20:51:00Z" w16du:dateUtc="2026-09-26T00:51:00Z"/>
                <w:color w:val="000000"/>
              </w:rPr>
            </w:pPr>
            <w:ins w:id="1198" w:author="somadmin" w:date="2026-09-25T20:51:00Z" w16du:dateUtc="2026-09-26T00:51:00Z">
              <w:r w:rsidRPr="00AC774B">
                <w:rPr>
                  <w:color w:val="000000"/>
                </w:rPr>
                <w:t>biological_process</w:t>
              </w:r>
            </w:ins>
          </w:p>
        </w:tc>
        <w:tc>
          <w:tcPr>
            <w:tcW w:w="8482" w:type="dxa"/>
            <w:vAlign w:val="bottom"/>
            <w:hideMark/>
          </w:tcPr>
          <w:p w14:paraId="1F1447A3" w14:textId="77777777" w:rsidR="00DA59F5" w:rsidRPr="00AC774B" w:rsidRDefault="00DA59F5" w:rsidP="00FC06A3">
            <w:pPr>
              <w:rPr>
                <w:ins w:id="1199" w:author="somadmin" w:date="2026-09-25T20:51:00Z" w16du:dateUtc="2026-09-26T00:51:00Z"/>
                <w:color w:val="000000"/>
              </w:rPr>
            </w:pPr>
            <w:ins w:id="1200" w:author="somadmin" w:date="2026-09-25T20:51:00Z" w16du:dateUtc="2026-09-26T00:51:00Z">
              <w:r w:rsidRPr="00AC774B">
                <w:rPr>
                  <w:color w:val="000000"/>
                </w:rPr>
                <w:t>response to hyperoxia</w:t>
              </w:r>
            </w:ins>
          </w:p>
        </w:tc>
        <w:tc>
          <w:tcPr>
            <w:tcW w:w="1170" w:type="dxa"/>
            <w:noWrap/>
            <w:vAlign w:val="bottom"/>
            <w:hideMark/>
          </w:tcPr>
          <w:p w14:paraId="680CE851" w14:textId="77777777" w:rsidR="00DA59F5" w:rsidRPr="00AC774B" w:rsidRDefault="00DA59F5" w:rsidP="00FC06A3">
            <w:pPr>
              <w:jc w:val="right"/>
              <w:rPr>
                <w:ins w:id="1201" w:author="somadmin" w:date="2026-09-25T20:51:00Z" w16du:dateUtc="2026-09-26T00:51:00Z"/>
                <w:color w:val="000000"/>
              </w:rPr>
            </w:pPr>
            <w:ins w:id="1202" w:author="somadmin" w:date="2026-09-25T20:51:00Z" w16du:dateUtc="2026-09-26T00:51:00Z">
              <w:r w:rsidRPr="00AC774B">
                <w:rPr>
                  <w:color w:val="000000"/>
                </w:rPr>
                <w:t>0.016143</w:t>
              </w:r>
            </w:ins>
          </w:p>
        </w:tc>
      </w:tr>
      <w:tr w:rsidR="00DA59F5" w:rsidRPr="00AC774B" w14:paraId="1F2E5F59" w14:textId="77777777" w:rsidTr="00FC06A3">
        <w:trPr>
          <w:trHeight w:val="255"/>
          <w:ins w:id="1203" w:author="somadmin" w:date="2026-09-25T20:51:00Z" w16du:dateUtc="2026-09-26T00:51:00Z"/>
        </w:trPr>
        <w:tc>
          <w:tcPr>
            <w:tcW w:w="1470" w:type="dxa"/>
            <w:noWrap/>
            <w:vAlign w:val="bottom"/>
            <w:hideMark/>
          </w:tcPr>
          <w:p w14:paraId="7DA9AAC3" w14:textId="77777777" w:rsidR="00DA59F5" w:rsidRPr="00AC774B" w:rsidRDefault="00DA59F5" w:rsidP="00FC06A3">
            <w:pPr>
              <w:rPr>
                <w:ins w:id="1204" w:author="somadmin" w:date="2026-09-25T20:51:00Z" w16du:dateUtc="2026-09-26T00:51:00Z"/>
                <w:color w:val="000000"/>
              </w:rPr>
            </w:pPr>
            <w:ins w:id="1205" w:author="somadmin" w:date="2026-09-25T20:51:00Z" w16du:dateUtc="2026-09-26T00:51:00Z">
              <w:r w:rsidRPr="00AC774B">
                <w:rPr>
                  <w:color w:val="000000"/>
                </w:rPr>
                <w:t>GO:0002712</w:t>
              </w:r>
            </w:ins>
          </w:p>
        </w:tc>
        <w:tc>
          <w:tcPr>
            <w:tcW w:w="2122" w:type="dxa"/>
            <w:noWrap/>
            <w:vAlign w:val="bottom"/>
            <w:hideMark/>
          </w:tcPr>
          <w:p w14:paraId="710904EE" w14:textId="77777777" w:rsidR="00DA59F5" w:rsidRPr="00AC774B" w:rsidRDefault="00DA59F5" w:rsidP="00FC06A3">
            <w:pPr>
              <w:rPr>
                <w:ins w:id="1206" w:author="somadmin" w:date="2026-09-25T20:51:00Z" w16du:dateUtc="2026-09-26T00:51:00Z"/>
                <w:color w:val="000000"/>
              </w:rPr>
            </w:pPr>
            <w:ins w:id="1207" w:author="somadmin" w:date="2026-09-25T20:51:00Z" w16du:dateUtc="2026-09-26T00:51:00Z">
              <w:r w:rsidRPr="00AC774B">
                <w:rPr>
                  <w:color w:val="000000"/>
                </w:rPr>
                <w:t>biological_process</w:t>
              </w:r>
            </w:ins>
          </w:p>
        </w:tc>
        <w:tc>
          <w:tcPr>
            <w:tcW w:w="8482" w:type="dxa"/>
            <w:vAlign w:val="bottom"/>
            <w:hideMark/>
          </w:tcPr>
          <w:p w14:paraId="020F15AD" w14:textId="77777777" w:rsidR="00DA59F5" w:rsidRPr="00AC774B" w:rsidRDefault="00DA59F5" w:rsidP="00FC06A3">
            <w:pPr>
              <w:rPr>
                <w:ins w:id="1208" w:author="somadmin" w:date="2026-09-25T20:51:00Z" w16du:dateUtc="2026-09-26T00:51:00Z"/>
                <w:color w:val="000000"/>
              </w:rPr>
            </w:pPr>
            <w:ins w:id="1209" w:author="somadmin" w:date="2026-09-25T20:51:00Z" w16du:dateUtc="2026-09-26T00:51:00Z">
              <w:r w:rsidRPr="00AC774B">
                <w:rPr>
                  <w:color w:val="000000"/>
                </w:rPr>
                <w:t>regulation of B cell mediated immunity</w:t>
              </w:r>
            </w:ins>
          </w:p>
        </w:tc>
        <w:tc>
          <w:tcPr>
            <w:tcW w:w="1170" w:type="dxa"/>
            <w:noWrap/>
            <w:vAlign w:val="bottom"/>
            <w:hideMark/>
          </w:tcPr>
          <w:p w14:paraId="17BF4107" w14:textId="77777777" w:rsidR="00DA59F5" w:rsidRPr="00AC774B" w:rsidRDefault="00DA59F5" w:rsidP="00FC06A3">
            <w:pPr>
              <w:jc w:val="right"/>
              <w:rPr>
                <w:ins w:id="1210" w:author="somadmin" w:date="2026-09-25T20:51:00Z" w16du:dateUtc="2026-09-26T00:51:00Z"/>
                <w:color w:val="000000"/>
              </w:rPr>
            </w:pPr>
            <w:ins w:id="1211" w:author="somadmin" w:date="2026-09-25T20:51:00Z" w16du:dateUtc="2026-09-26T00:51:00Z">
              <w:r w:rsidRPr="00AC774B">
                <w:rPr>
                  <w:color w:val="000000"/>
                </w:rPr>
                <w:t>0.016948</w:t>
              </w:r>
            </w:ins>
          </w:p>
        </w:tc>
      </w:tr>
      <w:tr w:rsidR="00DA59F5" w:rsidRPr="00AC774B" w14:paraId="7D421F03" w14:textId="77777777" w:rsidTr="00FC06A3">
        <w:trPr>
          <w:trHeight w:val="510"/>
          <w:ins w:id="1212" w:author="somadmin" w:date="2026-09-25T20:51:00Z" w16du:dateUtc="2026-09-26T00:51:00Z"/>
        </w:trPr>
        <w:tc>
          <w:tcPr>
            <w:tcW w:w="1470" w:type="dxa"/>
            <w:noWrap/>
            <w:vAlign w:val="bottom"/>
            <w:hideMark/>
          </w:tcPr>
          <w:p w14:paraId="510C8D7B" w14:textId="77777777" w:rsidR="00DA59F5" w:rsidRPr="00AC774B" w:rsidRDefault="00DA59F5" w:rsidP="00FC06A3">
            <w:pPr>
              <w:rPr>
                <w:ins w:id="1213" w:author="somadmin" w:date="2026-09-25T20:51:00Z" w16du:dateUtc="2026-09-26T00:51:00Z"/>
                <w:color w:val="000000"/>
              </w:rPr>
            </w:pPr>
            <w:ins w:id="1214" w:author="somadmin" w:date="2026-09-25T20:51:00Z" w16du:dateUtc="2026-09-26T00:51:00Z">
              <w:r w:rsidRPr="00AC774B">
                <w:rPr>
                  <w:color w:val="000000"/>
                </w:rPr>
                <w:t>GO:0002889</w:t>
              </w:r>
            </w:ins>
          </w:p>
        </w:tc>
        <w:tc>
          <w:tcPr>
            <w:tcW w:w="2122" w:type="dxa"/>
            <w:noWrap/>
            <w:vAlign w:val="bottom"/>
            <w:hideMark/>
          </w:tcPr>
          <w:p w14:paraId="699C91B4" w14:textId="77777777" w:rsidR="00DA59F5" w:rsidRPr="00AC774B" w:rsidRDefault="00DA59F5" w:rsidP="00FC06A3">
            <w:pPr>
              <w:rPr>
                <w:ins w:id="1215" w:author="somadmin" w:date="2026-09-25T20:51:00Z" w16du:dateUtc="2026-09-26T00:51:00Z"/>
                <w:color w:val="000000"/>
              </w:rPr>
            </w:pPr>
            <w:ins w:id="1216" w:author="somadmin" w:date="2026-09-25T20:51:00Z" w16du:dateUtc="2026-09-26T00:51:00Z">
              <w:r w:rsidRPr="00AC774B">
                <w:rPr>
                  <w:color w:val="000000"/>
                </w:rPr>
                <w:t>biological_process</w:t>
              </w:r>
            </w:ins>
          </w:p>
        </w:tc>
        <w:tc>
          <w:tcPr>
            <w:tcW w:w="8482" w:type="dxa"/>
            <w:vAlign w:val="bottom"/>
            <w:hideMark/>
          </w:tcPr>
          <w:p w14:paraId="368EA76B" w14:textId="77777777" w:rsidR="00DA59F5" w:rsidRPr="00AC774B" w:rsidRDefault="00DA59F5" w:rsidP="00FC06A3">
            <w:pPr>
              <w:rPr>
                <w:ins w:id="1217" w:author="somadmin" w:date="2026-09-25T20:51:00Z" w16du:dateUtc="2026-09-26T00:51:00Z"/>
                <w:color w:val="000000"/>
              </w:rPr>
            </w:pPr>
            <w:ins w:id="1218" w:author="somadmin" w:date="2026-09-25T20:51:00Z" w16du:dateUtc="2026-09-26T00:51:00Z">
              <w:r w:rsidRPr="00AC774B">
                <w:rPr>
                  <w:color w:val="000000"/>
                </w:rPr>
                <w:t>regulation of immunoglobulin mediated immune response</w:t>
              </w:r>
            </w:ins>
          </w:p>
        </w:tc>
        <w:tc>
          <w:tcPr>
            <w:tcW w:w="1170" w:type="dxa"/>
            <w:noWrap/>
            <w:vAlign w:val="bottom"/>
            <w:hideMark/>
          </w:tcPr>
          <w:p w14:paraId="19B98578" w14:textId="77777777" w:rsidR="00DA59F5" w:rsidRPr="00AC774B" w:rsidRDefault="00DA59F5" w:rsidP="00FC06A3">
            <w:pPr>
              <w:jc w:val="right"/>
              <w:rPr>
                <w:ins w:id="1219" w:author="somadmin" w:date="2026-09-25T20:51:00Z" w16du:dateUtc="2026-09-26T00:51:00Z"/>
                <w:color w:val="000000"/>
              </w:rPr>
            </w:pPr>
            <w:ins w:id="1220" w:author="somadmin" w:date="2026-09-25T20:51:00Z" w16du:dateUtc="2026-09-26T00:51:00Z">
              <w:r w:rsidRPr="00AC774B">
                <w:rPr>
                  <w:color w:val="000000"/>
                </w:rPr>
                <w:t>0.016948</w:t>
              </w:r>
            </w:ins>
          </w:p>
        </w:tc>
      </w:tr>
      <w:tr w:rsidR="00DA59F5" w:rsidRPr="00AC774B" w14:paraId="284BE820" w14:textId="77777777" w:rsidTr="00FC06A3">
        <w:trPr>
          <w:trHeight w:val="255"/>
          <w:ins w:id="1221" w:author="somadmin" w:date="2026-09-25T20:51:00Z" w16du:dateUtc="2026-09-26T00:51:00Z"/>
        </w:trPr>
        <w:tc>
          <w:tcPr>
            <w:tcW w:w="1470" w:type="dxa"/>
            <w:noWrap/>
            <w:vAlign w:val="bottom"/>
            <w:hideMark/>
          </w:tcPr>
          <w:p w14:paraId="6CACAECC" w14:textId="77777777" w:rsidR="00DA59F5" w:rsidRPr="00AC774B" w:rsidRDefault="00DA59F5" w:rsidP="00FC06A3">
            <w:pPr>
              <w:rPr>
                <w:ins w:id="1222" w:author="somadmin" w:date="2026-09-25T20:51:00Z" w16du:dateUtc="2026-09-26T00:51:00Z"/>
                <w:color w:val="000000"/>
              </w:rPr>
            </w:pPr>
            <w:ins w:id="1223" w:author="somadmin" w:date="2026-09-25T20:51:00Z" w16du:dateUtc="2026-09-26T00:51:00Z">
              <w:r w:rsidRPr="00AC774B">
                <w:rPr>
                  <w:color w:val="000000"/>
                </w:rPr>
                <w:t>GO:0019059</w:t>
              </w:r>
            </w:ins>
          </w:p>
        </w:tc>
        <w:tc>
          <w:tcPr>
            <w:tcW w:w="2122" w:type="dxa"/>
            <w:noWrap/>
            <w:vAlign w:val="bottom"/>
            <w:hideMark/>
          </w:tcPr>
          <w:p w14:paraId="37BAB9ED" w14:textId="77777777" w:rsidR="00DA59F5" w:rsidRPr="00AC774B" w:rsidRDefault="00DA59F5" w:rsidP="00FC06A3">
            <w:pPr>
              <w:rPr>
                <w:ins w:id="1224" w:author="somadmin" w:date="2026-09-25T20:51:00Z" w16du:dateUtc="2026-09-26T00:51:00Z"/>
                <w:color w:val="000000"/>
              </w:rPr>
            </w:pPr>
            <w:ins w:id="1225" w:author="somadmin" w:date="2026-09-25T20:51:00Z" w16du:dateUtc="2026-09-26T00:51:00Z">
              <w:r w:rsidRPr="00AC774B">
                <w:rPr>
                  <w:color w:val="000000"/>
                </w:rPr>
                <w:t>biological_process</w:t>
              </w:r>
            </w:ins>
          </w:p>
        </w:tc>
        <w:tc>
          <w:tcPr>
            <w:tcW w:w="8482" w:type="dxa"/>
            <w:vAlign w:val="bottom"/>
            <w:hideMark/>
          </w:tcPr>
          <w:p w14:paraId="117B8FA5" w14:textId="77777777" w:rsidR="00DA59F5" w:rsidRPr="00AC774B" w:rsidRDefault="00DA59F5" w:rsidP="00FC06A3">
            <w:pPr>
              <w:rPr>
                <w:ins w:id="1226" w:author="somadmin" w:date="2026-09-25T20:51:00Z" w16du:dateUtc="2026-09-26T00:51:00Z"/>
                <w:color w:val="000000"/>
              </w:rPr>
            </w:pPr>
            <w:ins w:id="1227" w:author="somadmin" w:date="2026-09-25T20:51:00Z" w16du:dateUtc="2026-09-26T00:51:00Z">
              <w:r w:rsidRPr="00AC774B">
                <w:rPr>
                  <w:color w:val="000000"/>
                </w:rPr>
                <w:t>initiation of viral infection</w:t>
              </w:r>
            </w:ins>
          </w:p>
        </w:tc>
        <w:tc>
          <w:tcPr>
            <w:tcW w:w="1170" w:type="dxa"/>
            <w:noWrap/>
            <w:vAlign w:val="bottom"/>
            <w:hideMark/>
          </w:tcPr>
          <w:p w14:paraId="4C42588D" w14:textId="77777777" w:rsidR="00DA59F5" w:rsidRPr="00AC774B" w:rsidRDefault="00DA59F5" w:rsidP="00FC06A3">
            <w:pPr>
              <w:jc w:val="right"/>
              <w:rPr>
                <w:ins w:id="1228" w:author="somadmin" w:date="2026-09-25T20:51:00Z" w16du:dateUtc="2026-09-26T00:51:00Z"/>
                <w:color w:val="000000"/>
              </w:rPr>
            </w:pPr>
            <w:ins w:id="1229" w:author="somadmin" w:date="2026-09-25T20:51:00Z" w16du:dateUtc="2026-09-26T00:51:00Z">
              <w:r w:rsidRPr="00AC774B">
                <w:rPr>
                  <w:color w:val="000000"/>
                </w:rPr>
                <w:t>0.016948</w:t>
              </w:r>
            </w:ins>
          </w:p>
        </w:tc>
      </w:tr>
      <w:tr w:rsidR="00DA59F5" w:rsidRPr="00AC774B" w14:paraId="702C0AC5" w14:textId="77777777" w:rsidTr="00FC06A3">
        <w:trPr>
          <w:trHeight w:val="255"/>
          <w:ins w:id="1230" w:author="somadmin" w:date="2026-09-25T20:51:00Z" w16du:dateUtc="2026-09-26T00:51:00Z"/>
        </w:trPr>
        <w:tc>
          <w:tcPr>
            <w:tcW w:w="1470" w:type="dxa"/>
            <w:noWrap/>
            <w:vAlign w:val="bottom"/>
            <w:hideMark/>
          </w:tcPr>
          <w:p w14:paraId="0314D15F" w14:textId="77777777" w:rsidR="00DA59F5" w:rsidRPr="00AC774B" w:rsidRDefault="00DA59F5" w:rsidP="00FC06A3">
            <w:pPr>
              <w:rPr>
                <w:ins w:id="1231" w:author="somadmin" w:date="2026-09-25T20:51:00Z" w16du:dateUtc="2026-09-26T00:51:00Z"/>
                <w:color w:val="000000"/>
              </w:rPr>
            </w:pPr>
            <w:ins w:id="1232" w:author="somadmin" w:date="2026-09-25T20:51:00Z" w16du:dateUtc="2026-09-26T00:51:00Z">
              <w:r w:rsidRPr="00AC774B">
                <w:rPr>
                  <w:color w:val="000000"/>
                </w:rPr>
                <w:t>GO:0009154</w:t>
              </w:r>
            </w:ins>
          </w:p>
        </w:tc>
        <w:tc>
          <w:tcPr>
            <w:tcW w:w="2122" w:type="dxa"/>
            <w:noWrap/>
            <w:vAlign w:val="bottom"/>
            <w:hideMark/>
          </w:tcPr>
          <w:p w14:paraId="50B0D066" w14:textId="77777777" w:rsidR="00DA59F5" w:rsidRPr="00AC774B" w:rsidRDefault="00DA59F5" w:rsidP="00FC06A3">
            <w:pPr>
              <w:rPr>
                <w:ins w:id="1233" w:author="somadmin" w:date="2026-09-25T20:51:00Z" w16du:dateUtc="2026-09-26T00:51:00Z"/>
                <w:color w:val="000000"/>
              </w:rPr>
            </w:pPr>
            <w:ins w:id="1234" w:author="somadmin" w:date="2026-09-25T20:51:00Z" w16du:dateUtc="2026-09-26T00:51:00Z">
              <w:r w:rsidRPr="00AC774B">
                <w:rPr>
                  <w:color w:val="000000"/>
                </w:rPr>
                <w:t>biological_process</w:t>
              </w:r>
            </w:ins>
          </w:p>
        </w:tc>
        <w:tc>
          <w:tcPr>
            <w:tcW w:w="8482" w:type="dxa"/>
            <w:vAlign w:val="bottom"/>
            <w:hideMark/>
          </w:tcPr>
          <w:p w14:paraId="2A37BD50" w14:textId="77777777" w:rsidR="00DA59F5" w:rsidRPr="00AC774B" w:rsidRDefault="00DA59F5" w:rsidP="00FC06A3">
            <w:pPr>
              <w:rPr>
                <w:ins w:id="1235" w:author="somadmin" w:date="2026-09-25T20:51:00Z" w16du:dateUtc="2026-09-26T00:51:00Z"/>
                <w:color w:val="000000"/>
              </w:rPr>
            </w:pPr>
            <w:ins w:id="1236" w:author="somadmin" w:date="2026-09-25T20:51:00Z" w16du:dateUtc="2026-09-26T00:51:00Z">
              <w:r w:rsidRPr="00AC774B">
                <w:rPr>
                  <w:color w:val="000000"/>
                </w:rPr>
                <w:t>purine ribonucleotide catabolic process</w:t>
              </w:r>
            </w:ins>
          </w:p>
        </w:tc>
        <w:tc>
          <w:tcPr>
            <w:tcW w:w="1170" w:type="dxa"/>
            <w:noWrap/>
            <w:vAlign w:val="bottom"/>
            <w:hideMark/>
          </w:tcPr>
          <w:p w14:paraId="376671E4" w14:textId="77777777" w:rsidR="00DA59F5" w:rsidRPr="00AC774B" w:rsidRDefault="00DA59F5" w:rsidP="00FC06A3">
            <w:pPr>
              <w:jc w:val="right"/>
              <w:rPr>
                <w:ins w:id="1237" w:author="somadmin" w:date="2026-09-25T20:51:00Z" w16du:dateUtc="2026-09-26T00:51:00Z"/>
                <w:color w:val="000000"/>
              </w:rPr>
            </w:pPr>
            <w:ins w:id="1238" w:author="somadmin" w:date="2026-09-25T20:51:00Z" w16du:dateUtc="2026-09-26T00:51:00Z">
              <w:r w:rsidRPr="00AC774B">
                <w:rPr>
                  <w:color w:val="000000"/>
                </w:rPr>
                <w:t>0.016948</w:t>
              </w:r>
            </w:ins>
          </w:p>
        </w:tc>
      </w:tr>
      <w:tr w:rsidR="00DA59F5" w:rsidRPr="00AC774B" w14:paraId="7B9BD8EB" w14:textId="77777777" w:rsidTr="00FC06A3">
        <w:trPr>
          <w:trHeight w:val="255"/>
          <w:ins w:id="1239" w:author="somadmin" w:date="2026-09-25T20:51:00Z" w16du:dateUtc="2026-09-26T00:51:00Z"/>
        </w:trPr>
        <w:tc>
          <w:tcPr>
            <w:tcW w:w="1470" w:type="dxa"/>
            <w:noWrap/>
            <w:vAlign w:val="bottom"/>
            <w:hideMark/>
          </w:tcPr>
          <w:p w14:paraId="64A62AB0" w14:textId="77777777" w:rsidR="00DA59F5" w:rsidRPr="00AC774B" w:rsidRDefault="00DA59F5" w:rsidP="00FC06A3">
            <w:pPr>
              <w:rPr>
                <w:ins w:id="1240" w:author="somadmin" w:date="2026-09-25T20:51:00Z" w16du:dateUtc="2026-09-26T00:51:00Z"/>
                <w:color w:val="000000"/>
              </w:rPr>
            </w:pPr>
            <w:ins w:id="1241" w:author="somadmin" w:date="2026-09-25T20:51:00Z" w16du:dateUtc="2026-09-26T00:51:00Z">
              <w:r w:rsidRPr="00AC774B">
                <w:rPr>
                  <w:color w:val="000000"/>
                </w:rPr>
                <w:t>GO:0022407</w:t>
              </w:r>
            </w:ins>
          </w:p>
        </w:tc>
        <w:tc>
          <w:tcPr>
            <w:tcW w:w="2122" w:type="dxa"/>
            <w:noWrap/>
            <w:vAlign w:val="bottom"/>
            <w:hideMark/>
          </w:tcPr>
          <w:p w14:paraId="55C09D32" w14:textId="77777777" w:rsidR="00DA59F5" w:rsidRPr="00AC774B" w:rsidRDefault="00DA59F5" w:rsidP="00FC06A3">
            <w:pPr>
              <w:rPr>
                <w:ins w:id="1242" w:author="somadmin" w:date="2026-09-25T20:51:00Z" w16du:dateUtc="2026-09-26T00:51:00Z"/>
                <w:color w:val="000000"/>
              </w:rPr>
            </w:pPr>
            <w:ins w:id="1243" w:author="somadmin" w:date="2026-09-25T20:51:00Z" w16du:dateUtc="2026-09-26T00:51:00Z">
              <w:r w:rsidRPr="00AC774B">
                <w:rPr>
                  <w:color w:val="000000"/>
                </w:rPr>
                <w:t>biological_process</w:t>
              </w:r>
            </w:ins>
          </w:p>
        </w:tc>
        <w:tc>
          <w:tcPr>
            <w:tcW w:w="8482" w:type="dxa"/>
            <w:vAlign w:val="bottom"/>
            <w:hideMark/>
          </w:tcPr>
          <w:p w14:paraId="595B5949" w14:textId="77777777" w:rsidR="00DA59F5" w:rsidRPr="00AC774B" w:rsidRDefault="00DA59F5" w:rsidP="00FC06A3">
            <w:pPr>
              <w:rPr>
                <w:ins w:id="1244" w:author="somadmin" w:date="2026-09-25T20:51:00Z" w16du:dateUtc="2026-09-26T00:51:00Z"/>
                <w:color w:val="000000"/>
              </w:rPr>
            </w:pPr>
            <w:ins w:id="1245" w:author="somadmin" w:date="2026-09-25T20:51:00Z" w16du:dateUtc="2026-09-26T00:51:00Z">
              <w:r w:rsidRPr="00AC774B">
                <w:rPr>
                  <w:color w:val="000000"/>
                </w:rPr>
                <w:t>regulation of cell-cell adhesion</w:t>
              </w:r>
            </w:ins>
          </w:p>
        </w:tc>
        <w:tc>
          <w:tcPr>
            <w:tcW w:w="1170" w:type="dxa"/>
            <w:noWrap/>
            <w:vAlign w:val="bottom"/>
            <w:hideMark/>
          </w:tcPr>
          <w:p w14:paraId="207D225C" w14:textId="77777777" w:rsidR="00DA59F5" w:rsidRPr="00AC774B" w:rsidRDefault="00DA59F5" w:rsidP="00FC06A3">
            <w:pPr>
              <w:jc w:val="right"/>
              <w:rPr>
                <w:ins w:id="1246" w:author="somadmin" w:date="2026-09-25T20:51:00Z" w16du:dateUtc="2026-09-26T00:51:00Z"/>
                <w:color w:val="000000"/>
              </w:rPr>
            </w:pPr>
            <w:ins w:id="1247" w:author="somadmin" w:date="2026-09-25T20:51:00Z" w16du:dateUtc="2026-09-26T00:51:00Z">
              <w:r w:rsidRPr="00AC774B">
                <w:rPr>
                  <w:color w:val="000000"/>
                </w:rPr>
                <w:t>0.016948</w:t>
              </w:r>
            </w:ins>
          </w:p>
        </w:tc>
      </w:tr>
      <w:tr w:rsidR="00DA59F5" w:rsidRPr="00AC774B" w14:paraId="5ADC2E9C" w14:textId="77777777" w:rsidTr="00FC06A3">
        <w:trPr>
          <w:trHeight w:val="255"/>
          <w:ins w:id="1248" w:author="somadmin" w:date="2026-09-25T20:51:00Z" w16du:dateUtc="2026-09-26T00:51:00Z"/>
        </w:trPr>
        <w:tc>
          <w:tcPr>
            <w:tcW w:w="1470" w:type="dxa"/>
            <w:noWrap/>
            <w:vAlign w:val="bottom"/>
            <w:hideMark/>
          </w:tcPr>
          <w:p w14:paraId="24DDA3BD" w14:textId="77777777" w:rsidR="00DA59F5" w:rsidRPr="00AC774B" w:rsidRDefault="00DA59F5" w:rsidP="00FC06A3">
            <w:pPr>
              <w:rPr>
                <w:ins w:id="1249" w:author="somadmin" w:date="2026-09-25T20:51:00Z" w16du:dateUtc="2026-09-26T00:51:00Z"/>
                <w:color w:val="000000"/>
              </w:rPr>
            </w:pPr>
            <w:ins w:id="1250" w:author="somadmin" w:date="2026-09-25T20:51:00Z" w16du:dateUtc="2026-09-26T00:51:00Z">
              <w:r w:rsidRPr="00AC774B">
                <w:rPr>
                  <w:color w:val="000000"/>
                </w:rPr>
                <w:t>GO:0051693</w:t>
              </w:r>
            </w:ins>
          </w:p>
        </w:tc>
        <w:tc>
          <w:tcPr>
            <w:tcW w:w="2122" w:type="dxa"/>
            <w:noWrap/>
            <w:vAlign w:val="bottom"/>
            <w:hideMark/>
          </w:tcPr>
          <w:p w14:paraId="65DF4095" w14:textId="77777777" w:rsidR="00DA59F5" w:rsidRPr="00AC774B" w:rsidRDefault="00DA59F5" w:rsidP="00FC06A3">
            <w:pPr>
              <w:rPr>
                <w:ins w:id="1251" w:author="somadmin" w:date="2026-09-25T20:51:00Z" w16du:dateUtc="2026-09-26T00:51:00Z"/>
                <w:color w:val="000000"/>
              </w:rPr>
            </w:pPr>
            <w:ins w:id="1252" w:author="somadmin" w:date="2026-09-25T20:51:00Z" w16du:dateUtc="2026-09-26T00:51:00Z">
              <w:r w:rsidRPr="00AC774B">
                <w:rPr>
                  <w:color w:val="000000"/>
                </w:rPr>
                <w:t>biological_process</w:t>
              </w:r>
            </w:ins>
          </w:p>
        </w:tc>
        <w:tc>
          <w:tcPr>
            <w:tcW w:w="8482" w:type="dxa"/>
            <w:vAlign w:val="bottom"/>
            <w:hideMark/>
          </w:tcPr>
          <w:p w14:paraId="40BD7370" w14:textId="77777777" w:rsidR="00DA59F5" w:rsidRPr="00AC774B" w:rsidRDefault="00DA59F5" w:rsidP="00FC06A3">
            <w:pPr>
              <w:rPr>
                <w:ins w:id="1253" w:author="somadmin" w:date="2026-09-25T20:51:00Z" w16du:dateUtc="2026-09-26T00:51:00Z"/>
                <w:color w:val="000000"/>
              </w:rPr>
            </w:pPr>
            <w:ins w:id="1254" w:author="somadmin" w:date="2026-09-25T20:51:00Z" w16du:dateUtc="2026-09-26T00:51:00Z">
              <w:r w:rsidRPr="00AC774B">
                <w:rPr>
                  <w:color w:val="000000"/>
                </w:rPr>
                <w:t>actin filament capping</w:t>
              </w:r>
            </w:ins>
          </w:p>
        </w:tc>
        <w:tc>
          <w:tcPr>
            <w:tcW w:w="1170" w:type="dxa"/>
            <w:noWrap/>
            <w:vAlign w:val="bottom"/>
            <w:hideMark/>
          </w:tcPr>
          <w:p w14:paraId="3F026B53" w14:textId="77777777" w:rsidR="00DA59F5" w:rsidRPr="00AC774B" w:rsidRDefault="00DA59F5" w:rsidP="00FC06A3">
            <w:pPr>
              <w:jc w:val="right"/>
              <w:rPr>
                <w:ins w:id="1255" w:author="somadmin" w:date="2026-09-25T20:51:00Z" w16du:dateUtc="2026-09-26T00:51:00Z"/>
                <w:color w:val="000000"/>
              </w:rPr>
            </w:pPr>
            <w:ins w:id="1256" w:author="somadmin" w:date="2026-09-25T20:51:00Z" w16du:dateUtc="2026-09-26T00:51:00Z">
              <w:r w:rsidRPr="00AC774B">
                <w:rPr>
                  <w:color w:val="000000"/>
                </w:rPr>
                <w:t>0.016948</w:t>
              </w:r>
            </w:ins>
          </w:p>
        </w:tc>
      </w:tr>
      <w:tr w:rsidR="00DA59F5" w:rsidRPr="00AC774B" w14:paraId="39E20A23" w14:textId="77777777" w:rsidTr="00FC06A3">
        <w:trPr>
          <w:trHeight w:val="510"/>
          <w:ins w:id="1257" w:author="somadmin" w:date="2026-09-25T20:51:00Z" w16du:dateUtc="2026-09-26T00:51:00Z"/>
        </w:trPr>
        <w:tc>
          <w:tcPr>
            <w:tcW w:w="1470" w:type="dxa"/>
            <w:noWrap/>
            <w:vAlign w:val="bottom"/>
            <w:hideMark/>
          </w:tcPr>
          <w:p w14:paraId="4BF5003F" w14:textId="77777777" w:rsidR="00DA59F5" w:rsidRPr="00AC774B" w:rsidRDefault="00DA59F5" w:rsidP="00FC06A3">
            <w:pPr>
              <w:rPr>
                <w:ins w:id="1258" w:author="somadmin" w:date="2026-09-25T20:51:00Z" w16du:dateUtc="2026-09-26T00:51:00Z"/>
                <w:color w:val="000000"/>
              </w:rPr>
            </w:pPr>
            <w:ins w:id="1259" w:author="somadmin" w:date="2026-09-25T20:51:00Z" w16du:dateUtc="2026-09-26T00:51:00Z">
              <w:r w:rsidRPr="00AC774B">
                <w:rPr>
                  <w:color w:val="000000"/>
                </w:rPr>
                <w:t>GO:0043242</w:t>
              </w:r>
            </w:ins>
          </w:p>
        </w:tc>
        <w:tc>
          <w:tcPr>
            <w:tcW w:w="2122" w:type="dxa"/>
            <w:noWrap/>
            <w:vAlign w:val="bottom"/>
            <w:hideMark/>
          </w:tcPr>
          <w:p w14:paraId="1117481B" w14:textId="77777777" w:rsidR="00DA59F5" w:rsidRPr="00AC774B" w:rsidRDefault="00DA59F5" w:rsidP="00FC06A3">
            <w:pPr>
              <w:rPr>
                <w:ins w:id="1260" w:author="somadmin" w:date="2026-09-25T20:51:00Z" w16du:dateUtc="2026-09-26T00:51:00Z"/>
                <w:color w:val="000000"/>
              </w:rPr>
            </w:pPr>
            <w:ins w:id="1261" w:author="somadmin" w:date="2026-09-25T20:51:00Z" w16du:dateUtc="2026-09-26T00:51:00Z">
              <w:r w:rsidRPr="00AC774B">
                <w:rPr>
                  <w:color w:val="000000"/>
                </w:rPr>
                <w:t>biological_process</w:t>
              </w:r>
            </w:ins>
          </w:p>
        </w:tc>
        <w:tc>
          <w:tcPr>
            <w:tcW w:w="8482" w:type="dxa"/>
            <w:vAlign w:val="bottom"/>
            <w:hideMark/>
          </w:tcPr>
          <w:p w14:paraId="4535F7C5" w14:textId="77777777" w:rsidR="00DA59F5" w:rsidRPr="00AC774B" w:rsidRDefault="00DA59F5" w:rsidP="00FC06A3">
            <w:pPr>
              <w:rPr>
                <w:ins w:id="1262" w:author="somadmin" w:date="2026-09-25T20:51:00Z" w16du:dateUtc="2026-09-26T00:51:00Z"/>
                <w:color w:val="000000"/>
              </w:rPr>
            </w:pPr>
            <w:ins w:id="1263" w:author="somadmin" w:date="2026-09-25T20:51:00Z" w16du:dateUtc="2026-09-26T00:51:00Z">
              <w:r w:rsidRPr="00AC774B">
                <w:rPr>
                  <w:color w:val="000000"/>
                </w:rPr>
                <w:t>negative regulation of protein complex disassembly</w:t>
              </w:r>
            </w:ins>
          </w:p>
        </w:tc>
        <w:tc>
          <w:tcPr>
            <w:tcW w:w="1170" w:type="dxa"/>
            <w:noWrap/>
            <w:vAlign w:val="bottom"/>
            <w:hideMark/>
          </w:tcPr>
          <w:p w14:paraId="426F10BD" w14:textId="77777777" w:rsidR="00DA59F5" w:rsidRPr="00AC774B" w:rsidRDefault="00DA59F5" w:rsidP="00FC06A3">
            <w:pPr>
              <w:jc w:val="right"/>
              <w:rPr>
                <w:ins w:id="1264" w:author="somadmin" w:date="2026-09-25T20:51:00Z" w16du:dateUtc="2026-09-26T00:51:00Z"/>
                <w:color w:val="000000"/>
              </w:rPr>
            </w:pPr>
            <w:ins w:id="1265" w:author="somadmin" w:date="2026-09-25T20:51:00Z" w16du:dateUtc="2026-09-26T00:51:00Z">
              <w:r w:rsidRPr="00AC774B">
                <w:rPr>
                  <w:color w:val="000000"/>
                </w:rPr>
                <w:t>0.017281</w:t>
              </w:r>
            </w:ins>
          </w:p>
        </w:tc>
      </w:tr>
      <w:tr w:rsidR="00DA59F5" w:rsidRPr="00AC774B" w14:paraId="00B4488E" w14:textId="77777777" w:rsidTr="00FC06A3">
        <w:trPr>
          <w:trHeight w:val="255"/>
          <w:ins w:id="1266" w:author="somadmin" w:date="2026-09-25T20:51:00Z" w16du:dateUtc="2026-09-26T00:51:00Z"/>
        </w:trPr>
        <w:tc>
          <w:tcPr>
            <w:tcW w:w="1470" w:type="dxa"/>
            <w:noWrap/>
            <w:vAlign w:val="bottom"/>
            <w:hideMark/>
          </w:tcPr>
          <w:p w14:paraId="2FABB4A3" w14:textId="77777777" w:rsidR="00DA59F5" w:rsidRPr="00AC774B" w:rsidRDefault="00DA59F5" w:rsidP="00FC06A3">
            <w:pPr>
              <w:rPr>
                <w:ins w:id="1267" w:author="somadmin" w:date="2026-09-25T20:51:00Z" w16du:dateUtc="2026-09-26T00:51:00Z"/>
                <w:color w:val="000000"/>
              </w:rPr>
            </w:pPr>
            <w:ins w:id="1268" w:author="somadmin" w:date="2026-09-25T20:51:00Z" w16du:dateUtc="2026-09-26T00:51:00Z">
              <w:r w:rsidRPr="00AC774B">
                <w:rPr>
                  <w:color w:val="000000"/>
                </w:rPr>
                <w:t>GO:0050776</w:t>
              </w:r>
            </w:ins>
          </w:p>
        </w:tc>
        <w:tc>
          <w:tcPr>
            <w:tcW w:w="2122" w:type="dxa"/>
            <w:noWrap/>
            <w:vAlign w:val="bottom"/>
            <w:hideMark/>
          </w:tcPr>
          <w:p w14:paraId="693D9579" w14:textId="77777777" w:rsidR="00DA59F5" w:rsidRPr="00AC774B" w:rsidRDefault="00DA59F5" w:rsidP="00FC06A3">
            <w:pPr>
              <w:rPr>
                <w:ins w:id="1269" w:author="somadmin" w:date="2026-09-25T20:51:00Z" w16du:dateUtc="2026-09-26T00:51:00Z"/>
                <w:color w:val="000000"/>
              </w:rPr>
            </w:pPr>
            <w:ins w:id="1270" w:author="somadmin" w:date="2026-09-25T20:51:00Z" w16du:dateUtc="2026-09-26T00:51:00Z">
              <w:r w:rsidRPr="00AC774B">
                <w:rPr>
                  <w:color w:val="000000"/>
                </w:rPr>
                <w:t>biological_process</w:t>
              </w:r>
            </w:ins>
          </w:p>
        </w:tc>
        <w:tc>
          <w:tcPr>
            <w:tcW w:w="8482" w:type="dxa"/>
            <w:vAlign w:val="bottom"/>
            <w:hideMark/>
          </w:tcPr>
          <w:p w14:paraId="7A9C2F00" w14:textId="77777777" w:rsidR="00DA59F5" w:rsidRPr="00AC774B" w:rsidRDefault="00DA59F5" w:rsidP="00FC06A3">
            <w:pPr>
              <w:rPr>
                <w:ins w:id="1271" w:author="somadmin" w:date="2026-09-25T20:51:00Z" w16du:dateUtc="2026-09-26T00:51:00Z"/>
                <w:color w:val="000000"/>
              </w:rPr>
            </w:pPr>
            <w:ins w:id="1272" w:author="somadmin" w:date="2026-09-25T20:51:00Z" w16du:dateUtc="2026-09-26T00:51:00Z">
              <w:r w:rsidRPr="00AC774B">
                <w:rPr>
                  <w:color w:val="000000"/>
                </w:rPr>
                <w:t>regulation of immune response</w:t>
              </w:r>
            </w:ins>
          </w:p>
        </w:tc>
        <w:tc>
          <w:tcPr>
            <w:tcW w:w="1170" w:type="dxa"/>
            <w:noWrap/>
            <w:vAlign w:val="bottom"/>
            <w:hideMark/>
          </w:tcPr>
          <w:p w14:paraId="54C4105B" w14:textId="77777777" w:rsidR="00DA59F5" w:rsidRPr="00AC774B" w:rsidRDefault="00DA59F5" w:rsidP="00FC06A3">
            <w:pPr>
              <w:jc w:val="right"/>
              <w:rPr>
                <w:ins w:id="1273" w:author="somadmin" w:date="2026-09-25T20:51:00Z" w16du:dateUtc="2026-09-26T00:51:00Z"/>
                <w:color w:val="000000"/>
              </w:rPr>
            </w:pPr>
            <w:ins w:id="1274" w:author="somadmin" w:date="2026-09-25T20:51:00Z" w16du:dateUtc="2026-09-26T00:51:00Z">
              <w:r w:rsidRPr="00AC774B">
                <w:rPr>
                  <w:color w:val="000000"/>
                </w:rPr>
                <w:t>0.017461</w:t>
              </w:r>
            </w:ins>
          </w:p>
        </w:tc>
      </w:tr>
      <w:tr w:rsidR="00DA59F5" w:rsidRPr="00AC774B" w14:paraId="4F22D383" w14:textId="77777777" w:rsidTr="00FC06A3">
        <w:trPr>
          <w:trHeight w:val="255"/>
          <w:ins w:id="1275" w:author="somadmin" w:date="2026-09-25T20:51:00Z" w16du:dateUtc="2026-09-26T00:51:00Z"/>
        </w:trPr>
        <w:tc>
          <w:tcPr>
            <w:tcW w:w="1470" w:type="dxa"/>
            <w:noWrap/>
            <w:vAlign w:val="bottom"/>
            <w:hideMark/>
          </w:tcPr>
          <w:p w14:paraId="1F502CBB" w14:textId="77777777" w:rsidR="00DA59F5" w:rsidRPr="00AC774B" w:rsidRDefault="00DA59F5" w:rsidP="00FC06A3">
            <w:pPr>
              <w:rPr>
                <w:ins w:id="1276" w:author="somadmin" w:date="2026-09-25T20:51:00Z" w16du:dateUtc="2026-09-26T00:51:00Z"/>
                <w:color w:val="000000"/>
              </w:rPr>
            </w:pPr>
            <w:ins w:id="1277" w:author="somadmin" w:date="2026-09-25T20:51:00Z" w16du:dateUtc="2026-09-26T00:51:00Z">
              <w:r w:rsidRPr="00AC774B">
                <w:rPr>
                  <w:color w:val="000000"/>
                </w:rPr>
                <w:t>GO:0051234</w:t>
              </w:r>
            </w:ins>
          </w:p>
        </w:tc>
        <w:tc>
          <w:tcPr>
            <w:tcW w:w="2122" w:type="dxa"/>
            <w:noWrap/>
            <w:vAlign w:val="bottom"/>
            <w:hideMark/>
          </w:tcPr>
          <w:p w14:paraId="61D0BDCD" w14:textId="77777777" w:rsidR="00DA59F5" w:rsidRPr="00AC774B" w:rsidRDefault="00DA59F5" w:rsidP="00FC06A3">
            <w:pPr>
              <w:rPr>
                <w:ins w:id="1278" w:author="somadmin" w:date="2026-09-25T20:51:00Z" w16du:dateUtc="2026-09-26T00:51:00Z"/>
                <w:color w:val="000000"/>
              </w:rPr>
            </w:pPr>
            <w:ins w:id="1279" w:author="somadmin" w:date="2026-09-25T20:51:00Z" w16du:dateUtc="2026-09-26T00:51:00Z">
              <w:r w:rsidRPr="00AC774B">
                <w:rPr>
                  <w:color w:val="000000"/>
                </w:rPr>
                <w:t>biological_process</w:t>
              </w:r>
            </w:ins>
          </w:p>
        </w:tc>
        <w:tc>
          <w:tcPr>
            <w:tcW w:w="8482" w:type="dxa"/>
            <w:vAlign w:val="bottom"/>
            <w:hideMark/>
          </w:tcPr>
          <w:p w14:paraId="200E4BD6" w14:textId="77777777" w:rsidR="00DA59F5" w:rsidRPr="00AC774B" w:rsidRDefault="00DA59F5" w:rsidP="00FC06A3">
            <w:pPr>
              <w:rPr>
                <w:ins w:id="1280" w:author="somadmin" w:date="2026-09-25T20:51:00Z" w16du:dateUtc="2026-09-26T00:51:00Z"/>
                <w:color w:val="000000"/>
              </w:rPr>
            </w:pPr>
            <w:ins w:id="1281" w:author="somadmin" w:date="2026-09-25T20:51:00Z" w16du:dateUtc="2026-09-26T00:51:00Z">
              <w:r w:rsidRPr="00AC774B">
                <w:rPr>
                  <w:color w:val="000000"/>
                </w:rPr>
                <w:t>establishment of localization</w:t>
              </w:r>
            </w:ins>
          </w:p>
        </w:tc>
        <w:tc>
          <w:tcPr>
            <w:tcW w:w="1170" w:type="dxa"/>
            <w:noWrap/>
            <w:vAlign w:val="bottom"/>
            <w:hideMark/>
          </w:tcPr>
          <w:p w14:paraId="5F801141" w14:textId="77777777" w:rsidR="00DA59F5" w:rsidRPr="00AC774B" w:rsidRDefault="00DA59F5" w:rsidP="00FC06A3">
            <w:pPr>
              <w:jc w:val="right"/>
              <w:rPr>
                <w:ins w:id="1282" w:author="somadmin" w:date="2026-09-25T20:51:00Z" w16du:dateUtc="2026-09-26T00:51:00Z"/>
                <w:color w:val="000000"/>
              </w:rPr>
            </w:pPr>
            <w:ins w:id="1283" w:author="somadmin" w:date="2026-09-25T20:51:00Z" w16du:dateUtc="2026-09-26T00:51:00Z">
              <w:r w:rsidRPr="00AC774B">
                <w:rPr>
                  <w:color w:val="000000"/>
                </w:rPr>
                <w:t>0.017669</w:t>
              </w:r>
            </w:ins>
          </w:p>
        </w:tc>
      </w:tr>
      <w:tr w:rsidR="00DA59F5" w:rsidRPr="00AC774B" w14:paraId="7BF38C96" w14:textId="77777777" w:rsidTr="00FC06A3">
        <w:trPr>
          <w:trHeight w:val="510"/>
          <w:ins w:id="1284" w:author="somadmin" w:date="2026-09-25T20:51:00Z" w16du:dateUtc="2026-09-26T00:51:00Z"/>
        </w:trPr>
        <w:tc>
          <w:tcPr>
            <w:tcW w:w="1470" w:type="dxa"/>
            <w:noWrap/>
            <w:vAlign w:val="bottom"/>
            <w:hideMark/>
          </w:tcPr>
          <w:p w14:paraId="06192DD2" w14:textId="77777777" w:rsidR="00DA59F5" w:rsidRPr="00AC774B" w:rsidRDefault="00DA59F5" w:rsidP="00FC06A3">
            <w:pPr>
              <w:rPr>
                <w:ins w:id="1285" w:author="somadmin" w:date="2026-09-25T20:51:00Z" w16du:dateUtc="2026-09-26T00:51:00Z"/>
                <w:color w:val="000000"/>
              </w:rPr>
            </w:pPr>
            <w:ins w:id="1286" w:author="somadmin" w:date="2026-09-25T20:51:00Z" w16du:dateUtc="2026-09-26T00:51:00Z">
              <w:r w:rsidRPr="00AC774B">
                <w:rPr>
                  <w:color w:val="000000"/>
                </w:rPr>
                <w:t>GO:0051129</w:t>
              </w:r>
            </w:ins>
          </w:p>
        </w:tc>
        <w:tc>
          <w:tcPr>
            <w:tcW w:w="2122" w:type="dxa"/>
            <w:noWrap/>
            <w:vAlign w:val="bottom"/>
            <w:hideMark/>
          </w:tcPr>
          <w:p w14:paraId="0EFF93FB" w14:textId="77777777" w:rsidR="00DA59F5" w:rsidRPr="00AC774B" w:rsidRDefault="00DA59F5" w:rsidP="00FC06A3">
            <w:pPr>
              <w:rPr>
                <w:ins w:id="1287" w:author="somadmin" w:date="2026-09-25T20:51:00Z" w16du:dateUtc="2026-09-26T00:51:00Z"/>
                <w:color w:val="000000"/>
              </w:rPr>
            </w:pPr>
            <w:ins w:id="1288" w:author="somadmin" w:date="2026-09-25T20:51:00Z" w16du:dateUtc="2026-09-26T00:51:00Z">
              <w:r w:rsidRPr="00AC774B">
                <w:rPr>
                  <w:color w:val="000000"/>
                </w:rPr>
                <w:t>biological_process</w:t>
              </w:r>
            </w:ins>
          </w:p>
        </w:tc>
        <w:tc>
          <w:tcPr>
            <w:tcW w:w="8482" w:type="dxa"/>
            <w:vAlign w:val="bottom"/>
            <w:hideMark/>
          </w:tcPr>
          <w:p w14:paraId="7DDCAA9E" w14:textId="77777777" w:rsidR="00DA59F5" w:rsidRPr="00AC774B" w:rsidRDefault="00DA59F5" w:rsidP="00FC06A3">
            <w:pPr>
              <w:rPr>
                <w:ins w:id="1289" w:author="somadmin" w:date="2026-09-25T20:51:00Z" w16du:dateUtc="2026-09-26T00:51:00Z"/>
                <w:color w:val="000000"/>
              </w:rPr>
            </w:pPr>
            <w:ins w:id="1290" w:author="somadmin" w:date="2026-09-25T20:51:00Z" w16du:dateUtc="2026-09-26T00:51:00Z">
              <w:r w:rsidRPr="00AC774B">
                <w:rPr>
                  <w:color w:val="000000"/>
                </w:rPr>
                <w:t>negative regulation of cellular component organization</w:t>
              </w:r>
            </w:ins>
          </w:p>
        </w:tc>
        <w:tc>
          <w:tcPr>
            <w:tcW w:w="1170" w:type="dxa"/>
            <w:noWrap/>
            <w:vAlign w:val="bottom"/>
            <w:hideMark/>
          </w:tcPr>
          <w:p w14:paraId="158A7692" w14:textId="77777777" w:rsidR="00DA59F5" w:rsidRPr="00AC774B" w:rsidRDefault="00DA59F5" w:rsidP="00FC06A3">
            <w:pPr>
              <w:jc w:val="right"/>
              <w:rPr>
                <w:ins w:id="1291" w:author="somadmin" w:date="2026-09-25T20:51:00Z" w16du:dateUtc="2026-09-26T00:51:00Z"/>
                <w:color w:val="000000"/>
              </w:rPr>
            </w:pPr>
            <w:ins w:id="1292" w:author="somadmin" w:date="2026-09-25T20:51:00Z" w16du:dateUtc="2026-09-26T00:51:00Z">
              <w:r w:rsidRPr="00AC774B">
                <w:rPr>
                  <w:color w:val="000000"/>
                </w:rPr>
                <w:t>0.018238</w:t>
              </w:r>
            </w:ins>
          </w:p>
        </w:tc>
      </w:tr>
      <w:tr w:rsidR="00DA59F5" w:rsidRPr="00AC774B" w14:paraId="2A90DCA7" w14:textId="77777777" w:rsidTr="00FC06A3">
        <w:trPr>
          <w:trHeight w:val="255"/>
          <w:ins w:id="1293" w:author="somadmin" w:date="2026-09-25T20:51:00Z" w16du:dateUtc="2026-09-26T00:51:00Z"/>
        </w:trPr>
        <w:tc>
          <w:tcPr>
            <w:tcW w:w="1470" w:type="dxa"/>
            <w:noWrap/>
            <w:vAlign w:val="bottom"/>
            <w:hideMark/>
          </w:tcPr>
          <w:p w14:paraId="4965569F" w14:textId="77777777" w:rsidR="00DA59F5" w:rsidRPr="00AC774B" w:rsidRDefault="00DA59F5" w:rsidP="00FC06A3">
            <w:pPr>
              <w:rPr>
                <w:ins w:id="1294" w:author="somadmin" w:date="2026-09-25T20:51:00Z" w16du:dateUtc="2026-09-26T00:51:00Z"/>
                <w:color w:val="000000"/>
              </w:rPr>
            </w:pPr>
            <w:ins w:id="1295" w:author="somadmin" w:date="2026-09-25T20:51:00Z" w16du:dateUtc="2026-09-26T00:51:00Z">
              <w:r w:rsidRPr="00AC774B">
                <w:rPr>
                  <w:color w:val="000000"/>
                </w:rPr>
                <w:t>GO:0019320</w:t>
              </w:r>
            </w:ins>
          </w:p>
        </w:tc>
        <w:tc>
          <w:tcPr>
            <w:tcW w:w="2122" w:type="dxa"/>
            <w:noWrap/>
            <w:vAlign w:val="bottom"/>
            <w:hideMark/>
          </w:tcPr>
          <w:p w14:paraId="4FB8DC77" w14:textId="77777777" w:rsidR="00DA59F5" w:rsidRPr="00AC774B" w:rsidRDefault="00DA59F5" w:rsidP="00FC06A3">
            <w:pPr>
              <w:rPr>
                <w:ins w:id="1296" w:author="somadmin" w:date="2026-09-25T20:51:00Z" w16du:dateUtc="2026-09-26T00:51:00Z"/>
                <w:color w:val="000000"/>
              </w:rPr>
            </w:pPr>
            <w:ins w:id="1297" w:author="somadmin" w:date="2026-09-25T20:51:00Z" w16du:dateUtc="2026-09-26T00:51:00Z">
              <w:r w:rsidRPr="00AC774B">
                <w:rPr>
                  <w:color w:val="000000"/>
                </w:rPr>
                <w:t>biological_process</w:t>
              </w:r>
            </w:ins>
          </w:p>
        </w:tc>
        <w:tc>
          <w:tcPr>
            <w:tcW w:w="8482" w:type="dxa"/>
            <w:vAlign w:val="bottom"/>
            <w:hideMark/>
          </w:tcPr>
          <w:p w14:paraId="01EE9EBF" w14:textId="77777777" w:rsidR="00DA59F5" w:rsidRPr="00AC774B" w:rsidRDefault="00DA59F5" w:rsidP="00FC06A3">
            <w:pPr>
              <w:rPr>
                <w:ins w:id="1298" w:author="somadmin" w:date="2026-09-25T20:51:00Z" w16du:dateUtc="2026-09-26T00:51:00Z"/>
                <w:color w:val="000000"/>
              </w:rPr>
            </w:pPr>
            <w:ins w:id="1299" w:author="somadmin" w:date="2026-09-25T20:51:00Z" w16du:dateUtc="2026-09-26T00:51:00Z">
              <w:r w:rsidRPr="00AC774B">
                <w:rPr>
                  <w:color w:val="000000"/>
                </w:rPr>
                <w:t>hexose catabolic process</w:t>
              </w:r>
            </w:ins>
          </w:p>
        </w:tc>
        <w:tc>
          <w:tcPr>
            <w:tcW w:w="1170" w:type="dxa"/>
            <w:noWrap/>
            <w:vAlign w:val="bottom"/>
            <w:hideMark/>
          </w:tcPr>
          <w:p w14:paraId="3A4CACE0" w14:textId="77777777" w:rsidR="00DA59F5" w:rsidRPr="00AC774B" w:rsidRDefault="00DA59F5" w:rsidP="00FC06A3">
            <w:pPr>
              <w:jc w:val="right"/>
              <w:rPr>
                <w:ins w:id="1300" w:author="somadmin" w:date="2026-09-25T20:51:00Z" w16du:dateUtc="2026-09-26T00:51:00Z"/>
                <w:color w:val="000000"/>
              </w:rPr>
            </w:pPr>
            <w:ins w:id="1301" w:author="somadmin" w:date="2026-09-25T20:51:00Z" w16du:dateUtc="2026-09-26T00:51:00Z">
              <w:r w:rsidRPr="00AC774B">
                <w:rPr>
                  <w:color w:val="000000"/>
                </w:rPr>
                <w:t>0.018795</w:t>
              </w:r>
            </w:ins>
          </w:p>
        </w:tc>
      </w:tr>
      <w:tr w:rsidR="00DA59F5" w:rsidRPr="00AC774B" w14:paraId="603FD378" w14:textId="77777777" w:rsidTr="00FC06A3">
        <w:trPr>
          <w:trHeight w:val="510"/>
          <w:ins w:id="1302" w:author="somadmin" w:date="2026-09-25T20:51:00Z" w16du:dateUtc="2026-09-26T00:51:00Z"/>
        </w:trPr>
        <w:tc>
          <w:tcPr>
            <w:tcW w:w="1470" w:type="dxa"/>
            <w:noWrap/>
            <w:vAlign w:val="bottom"/>
            <w:hideMark/>
          </w:tcPr>
          <w:p w14:paraId="126DC3E5" w14:textId="77777777" w:rsidR="00DA59F5" w:rsidRPr="00AC774B" w:rsidRDefault="00DA59F5" w:rsidP="00FC06A3">
            <w:pPr>
              <w:rPr>
                <w:ins w:id="1303" w:author="somadmin" w:date="2026-09-25T20:51:00Z" w16du:dateUtc="2026-09-26T00:51:00Z"/>
                <w:color w:val="000000"/>
              </w:rPr>
            </w:pPr>
            <w:ins w:id="1304" w:author="somadmin" w:date="2026-09-25T20:51:00Z" w16du:dateUtc="2026-09-26T00:51:00Z">
              <w:r w:rsidRPr="00AC774B">
                <w:rPr>
                  <w:color w:val="000000"/>
                </w:rPr>
                <w:t>GO:0044403</w:t>
              </w:r>
            </w:ins>
          </w:p>
        </w:tc>
        <w:tc>
          <w:tcPr>
            <w:tcW w:w="2122" w:type="dxa"/>
            <w:noWrap/>
            <w:vAlign w:val="bottom"/>
            <w:hideMark/>
          </w:tcPr>
          <w:p w14:paraId="1800D7C6" w14:textId="77777777" w:rsidR="00DA59F5" w:rsidRPr="00AC774B" w:rsidRDefault="00DA59F5" w:rsidP="00FC06A3">
            <w:pPr>
              <w:rPr>
                <w:ins w:id="1305" w:author="somadmin" w:date="2026-09-25T20:51:00Z" w16du:dateUtc="2026-09-26T00:51:00Z"/>
                <w:color w:val="000000"/>
              </w:rPr>
            </w:pPr>
            <w:ins w:id="1306" w:author="somadmin" w:date="2026-09-25T20:51:00Z" w16du:dateUtc="2026-09-26T00:51:00Z">
              <w:r w:rsidRPr="00AC774B">
                <w:rPr>
                  <w:color w:val="000000"/>
                </w:rPr>
                <w:t>biological_process</w:t>
              </w:r>
            </w:ins>
          </w:p>
        </w:tc>
        <w:tc>
          <w:tcPr>
            <w:tcW w:w="8482" w:type="dxa"/>
            <w:vAlign w:val="bottom"/>
            <w:hideMark/>
          </w:tcPr>
          <w:p w14:paraId="73628784" w14:textId="77777777" w:rsidR="00DA59F5" w:rsidRPr="00AC774B" w:rsidRDefault="00DA59F5" w:rsidP="00FC06A3">
            <w:pPr>
              <w:rPr>
                <w:ins w:id="1307" w:author="somadmin" w:date="2026-09-25T20:51:00Z" w16du:dateUtc="2026-09-26T00:51:00Z"/>
                <w:color w:val="000000"/>
              </w:rPr>
            </w:pPr>
            <w:ins w:id="1308" w:author="somadmin" w:date="2026-09-25T20:51:00Z" w16du:dateUtc="2026-09-26T00:51:00Z">
              <w:r w:rsidRPr="00AC774B">
                <w:rPr>
                  <w:color w:val="000000"/>
                </w:rPr>
                <w:t>symbiosis, encompassing mutualism through parasitism</w:t>
              </w:r>
            </w:ins>
          </w:p>
        </w:tc>
        <w:tc>
          <w:tcPr>
            <w:tcW w:w="1170" w:type="dxa"/>
            <w:noWrap/>
            <w:vAlign w:val="bottom"/>
            <w:hideMark/>
          </w:tcPr>
          <w:p w14:paraId="25F5C2D3" w14:textId="77777777" w:rsidR="00DA59F5" w:rsidRPr="00AC774B" w:rsidRDefault="00DA59F5" w:rsidP="00FC06A3">
            <w:pPr>
              <w:jc w:val="right"/>
              <w:rPr>
                <w:ins w:id="1309" w:author="somadmin" w:date="2026-09-25T20:51:00Z" w16du:dateUtc="2026-09-26T00:51:00Z"/>
                <w:color w:val="000000"/>
              </w:rPr>
            </w:pPr>
            <w:ins w:id="1310" w:author="somadmin" w:date="2026-09-25T20:51:00Z" w16du:dateUtc="2026-09-26T00:51:00Z">
              <w:r w:rsidRPr="00AC774B">
                <w:rPr>
                  <w:color w:val="000000"/>
                </w:rPr>
                <w:t>0.019018</w:t>
              </w:r>
            </w:ins>
          </w:p>
        </w:tc>
      </w:tr>
      <w:tr w:rsidR="00DA59F5" w:rsidRPr="00AC774B" w14:paraId="28E7C863" w14:textId="77777777" w:rsidTr="00FC06A3">
        <w:trPr>
          <w:trHeight w:val="255"/>
          <w:ins w:id="1311" w:author="somadmin" w:date="2026-09-25T20:51:00Z" w16du:dateUtc="2026-09-26T00:51:00Z"/>
        </w:trPr>
        <w:tc>
          <w:tcPr>
            <w:tcW w:w="1470" w:type="dxa"/>
            <w:noWrap/>
            <w:vAlign w:val="bottom"/>
            <w:hideMark/>
          </w:tcPr>
          <w:p w14:paraId="0BA092FD" w14:textId="77777777" w:rsidR="00DA59F5" w:rsidRPr="00AC774B" w:rsidRDefault="00DA59F5" w:rsidP="00FC06A3">
            <w:pPr>
              <w:rPr>
                <w:ins w:id="1312" w:author="somadmin" w:date="2026-09-25T20:51:00Z" w16du:dateUtc="2026-09-26T00:51:00Z"/>
                <w:color w:val="000000"/>
              </w:rPr>
            </w:pPr>
            <w:ins w:id="1313" w:author="somadmin" w:date="2026-09-25T20:51:00Z" w16du:dateUtc="2026-09-26T00:51:00Z">
              <w:r w:rsidRPr="00AC774B">
                <w:rPr>
                  <w:color w:val="000000"/>
                </w:rPr>
                <w:t>GO:0043062</w:t>
              </w:r>
            </w:ins>
          </w:p>
        </w:tc>
        <w:tc>
          <w:tcPr>
            <w:tcW w:w="2122" w:type="dxa"/>
            <w:noWrap/>
            <w:vAlign w:val="bottom"/>
            <w:hideMark/>
          </w:tcPr>
          <w:p w14:paraId="2A33B912" w14:textId="77777777" w:rsidR="00DA59F5" w:rsidRPr="00AC774B" w:rsidRDefault="00DA59F5" w:rsidP="00FC06A3">
            <w:pPr>
              <w:rPr>
                <w:ins w:id="1314" w:author="somadmin" w:date="2026-09-25T20:51:00Z" w16du:dateUtc="2026-09-26T00:51:00Z"/>
                <w:color w:val="000000"/>
              </w:rPr>
            </w:pPr>
            <w:ins w:id="1315" w:author="somadmin" w:date="2026-09-25T20:51:00Z" w16du:dateUtc="2026-09-26T00:51:00Z">
              <w:r w:rsidRPr="00AC774B">
                <w:rPr>
                  <w:color w:val="000000"/>
                </w:rPr>
                <w:t>biological_process</w:t>
              </w:r>
            </w:ins>
          </w:p>
        </w:tc>
        <w:tc>
          <w:tcPr>
            <w:tcW w:w="8482" w:type="dxa"/>
            <w:vAlign w:val="bottom"/>
            <w:hideMark/>
          </w:tcPr>
          <w:p w14:paraId="1D4FB41E" w14:textId="77777777" w:rsidR="00DA59F5" w:rsidRPr="00AC774B" w:rsidRDefault="00DA59F5" w:rsidP="00FC06A3">
            <w:pPr>
              <w:rPr>
                <w:ins w:id="1316" w:author="somadmin" w:date="2026-09-25T20:51:00Z" w16du:dateUtc="2026-09-26T00:51:00Z"/>
                <w:color w:val="000000"/>
              </w:rPr>
            </w:pPr>
            <w:ins w:id="1317" w:author="somadmin" w:date="2026-09-25T20:51:00Z" w16du:dateUtc="2026-09-26T00:51:00Z">
              <w:r w:rsidRPr="00AC774B">
                <w:rPr>
                  <w:color w:val="000000"/>
                </w:rPr>
                <w:t>extracellular structure organization</w:t>
              </w:r>
            </w:ins>
          </w:p>
        </w:tc>
        <w:tc>
          <w:tcPr>
            <w:tcW w:w="1170" w:type="dxa"/>
            <w:noWrap/>
            <w:vAlign w:val="bottom"/>
            <w:hideMark/>
          </w:tcPr>
          <w:p w14:paraId="15BDAECE" w14:textId="77777777" w:rsidR="00DA59F5" w:rsidRPr="00AC774B" w:rsidRDefault="00DA59F5" w:rsidP="00FC06A3">
            <w:pPr>
              <w:jc w:val="right"/>
              <w:rPr>
                <w:ins w:id="1318" w:author="somadmin" w:date="2026-09-25T20:51:00Z" w16du:dateUtc="2026-09-26T00:51:00Z"/>
                <w:color w:val="000000"/>
              </w:rPr>
            </w:pPr>
            <w:ins w:id="1319" w:author="somadmin" w:date="2026-09-25T20:51:00Z" w16du:dateUtc="2026-09-26T00:51:00Z">
              <w:r w:rsidRPr="00AC774B">
                <w:rPr>
                  <w:color w:val="000000"/>
                </w:rPr>
                <w:t>0.019018</w:t>
              </w:r>
            </w:ins>
          </w:p>
        </w:tc>
      </w:tr>
      <w:tr w:rsidR="00DA59F5" w:rsidRPr="00AC774B" w14:paraId="31D169FA" w14:textId="77777777" w:rsidTr="00FC06A3">
        <w:trPr>
          <w:trHeight w:val="510"/>
          <w:ins w:id="1320" w:author="somadmin" w:date="2026-09-25T20:51:00Z" w16du:dateUtc="2026-09-26T00:51:00Z"/>
        </w:trPr>
        <w:tc>
          <w:tcPr>
            <w:tcW w:w="1470" w:type="dxa"/>
            <w:noWrap/>
            <w:vAlign w:val="bottom"/>
            <w:hideMark/>
          </w:tcPr>
          <w:p w14:paraId="5EFF569A" w14:textId="77777777" w:rsidR="00DA59F5" w:rsidRPr="00AC774B" w:rsidRDefault="00DA59F5" w:rsidP="00FC06A3">
            <w:pPr>
              <w:rPr>
                <w:ins w:id="1321" w:author="somadmin" w:date="2026-09-25T20:51:00Z" w16du:dateUtc="2026-09-26T00:51:00Z"/>
                <w:color w:val="000000"/>
              </w:rPr>
            </w:pPr>
            <w:ins w:id="1322" w:author="somadmin" w:date="2026-09-25T20:51:00Z" w16du:dateUtc="2026-09-26T00:51:00Z">
              <w:r w:rsidRPr="00AC774B">
                <w:rPr>
                  <w:color w:val="000000"/>
                </w:rPr>
                <w:t>GO:0015985</w:t>
              </w:r>
            </w:ins>
          </w:p>
        </w:tc>
        <w:tc>
          <w:tcPr>
            <w:tcW w:w="2122" w:type="dxa"/>
            <w:noWrap/>
            <w:vAlign w:val="bottom"/>
            <w:hideMark/>
          </w:tcPr>
          <w:p w14:paraId="04AA4D95" w14:textId="77777777" w:rsidR="00DA59F5" w:rsidRPr="00AC774B" w:rsidRDefault="00DA59F5" w:rsidP="00FC06A3">
            <w:pPr>
              <w:rPr>
                <w:ins w:id="1323" w:author="somadmin" w:date="2026-09-25T20:51:00Z" w16du:dateUtc="2026-09-26T00:51:00Z"/>
                <w:color w:val="000000"/>
              </w:rPr>
            </w:pPr>
            <w:ins w:id="1324" w:author="somadmin" w:date="2026-09-25T20:51:00Z" w16du:dateUtc="2026-09-26T00:51:00Z">
              <w:r w:rsidRPr="00AC774B">
                <w:rPr>
                  <w:color w:val="000000"/>
                </w:rPr>
                <w:t>biological_process</w:t>
              </w:r>
            </w:ins>
          </w:p>
        </w:tc>
        <w:tc>
          <w:tcPr>
            <w:tcW w:w="8482" w:type="dxa"/>
            <w:vAlign w:val="bottom"/>
            <w:hideMark/>
          </w:tcPr>
          <w:p w14:paraId="146EF55E" w14:textId="77777777" w:rsidR="00DA59F5" w:rsidRPr="00AC774B" w:rsidRDefault="00DA59F5" w:rsidP="00FC06A3">
            <w:pPr>
              <w:rPr>
                <w:ins w:id="1325" w:author="somadmin" w:date="2026-09-25T20:51:00Z" w16du:dateUtc="2026-09-26T00:51:00Z"/>
                <w:color w:val="000000"/>
              </w:rPr>
            </w:pPr>
            <w:ins w:id="1326" w:author="somadmin" w:date="2026-09-25T20:51:00Z" w16du:dateUtc="2026-09-26T00:51:00Z">
              <w:r w:rsidRPr="00AC774B">
                <w:rPr>
                  <w:color w:val="000000"/>
                </w:rPr>
                <w:t>energy coupled proton transport, down electrochemical gradient</w:t>
              </w:r>
            </w:ins>
          </w:p>
        </w:tc>
        <w:tc>
          <w:tcPr>
            <w:tcW w:w="1170" w:type="dxa"/>
            <w:noWrap/>
            <w:vAlign w:val="bottom"/>
            <w:hideMark/>
          </w:tcPr>
          <w:p w14:paraId="7FC7DF60" w14:textId="77777777" w:rsidR="00DA59F5" w:rsidRPr="00AC774B" w:rsidRDefault="00DA59F5" w:rsidP="00FC06A3">
            <w:pPr>
              <w:jc w:val="right"/>
              <w:rPr>
                <w:ins w:id="1327" w:author="somadmin" w:date="2026-09-25T20:51:00Z" w16du:dateUtc="2026-09-26T00:51:00Z"/>
                <w:color w:val="000000"/>
              </w:rPr>
            </w:pPr>
            <w:ins w:id="1328" w:author="somadmin" w:date="2026-09-25T20:51:00Z" w16du:dateUtc="2026-09-26T00:51:00Z">
              <w:r w:rsidRPr="00AC774B">
                <w:rPr>
                  <w:color w:val="000000"/>
                </w:rPr>
                <w:t>0.019018</w:t>
              </w:r>
            </w:ins>
          </w:p>
        </w:tc>
      </w:tr>
      <w:tr w:rsidR="00DA59F5" w:rsidRPr="00AC774B" w14:paraId="742F73E4" w14:textId="77777777" w:rsidTr="00FC06A3">
        <w:trPr>
          <w:trHeight w:val="255"/>
          <w:ins w:id="1329" w:author="somadmin" w:date="2026-09-25T20:51:00Z" w16du:dateUtc="2026-09-26T00:51:00Z"/>
        </w:trPr>
        <w:tc>
          <w:tcPr>
            <w:tcW w:w="1470" w:type="dxa"/>
            <w:noWrap/>
            <w:vAlign w:val="bottom"/>
            <w:hideMark/>
          </w:tcPr>
          <w:p w14:paraId="49DB584A" w14:textId="77777777" w:rsidR="00DA59F5" w:rsidRPr="00AC774B" w:rsidRDefault="00DA59F5" w:rsidP="00FC06A3">
            <w:pPr>
              <w:rPr>
                <w:ins w:id="1330" w:author="somadmin" w:date="2026-09-25T20:51:00Z" w16du:dateUtc="2026-09-26T00:51:00Z"/>
                <w:color w:val="000000"/>
              </w:rPr>
            </w:pPr>
            <w:ins w:id="1331" w:author="somadmin" w:date="2026-09-25T20:51:00Z" w16du:dateUtc="2026-09-26T00:51:00Z">
              <w:r w:rsidRPr="00AC774B">
                <w:rPr>
                  <w:color w:val="000000"/>
                </w:rPr>
                <w:t>GO:0015986</w:t>
              </w:r>
            </w:ins>
          </w:p>
        </w:tc>
        <w:tc>
          <w:tcPr>
            <w:tcW w:w="2122" w:type="dxa"/>
            <w:noWrap/>
            <w:vAlign w:val="bottom"/>
            <w:hideMark/>
          </w:tcPr>
          <w:p w14:paraId="7ED6D8C2" w14:textId="77777777" w:rsidR="00DA59F5" w:rsidRPr="00AC774B" w:rsidRDefault="00DA59F5" w:rsidP="00FC06A3">
            <w:pPr>
              <w:rPr>
                <w:ins w:id="1332" w:author="somadmin" w:date="2026-09-25T20:51:00Z" w16du:dateUtc="2026-09-26T00:51:00Z"/>
                <w:color w:val="000000"/>
              </w:rPr>
            </w:pPr>
            <w:ins w:id="1333" w:author="somadmin" w:date="2026-09-25T20:51:00Z" w16du:dateUtc="2026-09-26T00:51:00Z">
              <w:r w:rsidRPr="00AC774B">
                <w:rPr>
                  <w:color w:val="000000"/>
                </w:rPr>
                <w:t>biological_process</w:t>
              </w:r>
            </w:ins>
          </w:p>
        </w:tc>
        <w:tc>
          <w:tcPr>
            <w:tcW w:w="8482" w:type="dxa"/>
            <w:vAlign w:val="bottom"/>
            <w:hideMark/>
          </w:tcPr>
          <w:p w14:paraId="13468E6E" w14:textId="77777777" w:rsidR="00DA59F5" w:rsidRPr="00AC774B" w:rsidRDefault="00DA59F5" w:rsidP="00FC06A3">
            <w:pPr>
              <w:rPr>
                <w:ins w:id="1334" w:author="somadmin" w:date="2026-09-25T20:51:00Z" w16du:dateUtc="2026-09-26T00:51:00Z"/>
                <w:color w:val="000000"/>
              </w:rPr>
            </w:pPr>
            <w:ins w:id="1335" w:author="somadmin" w:date="2026-09-25T20:51:00Z" w16du:dateUtc="2026-09-26T00:51:00Z">
              <w:r w:rsidRPr="00AC774B">
                <w:rPr>
                  <w:color w:val="000000"/>
                </w:rPr>
                <w:t>ATP synthesis coupled proton transport</w:t>
              </w:r>
            </w:ins>
          </w:p>
        </w:tc>
        <w:tc>
          <w:tcPr>
            <w:tcW w:w="1170" w:type="dxa"/>
            <w:noWrap/>
            <w:vAlign w:val="bottom"/>
            <w:hideMark/>
          </w:tcPr>
          <w:p w14:paraId="14D2C07F" w14:textId="77777777" w:rsidR="00DA59F5" w:rsidRPr="00AC774B" w:rsidRDefault="00DA59F5" w:rsidP="00FC06A3">
            <w:pPr>
              <w:jc w:val="right"/>
              <w:rPr>
                <w:ins w:id="1336" w:author="somadmin" w:date="2026-09-25T20:51:00Z" w16du:dateUtc="2026-09-26T00:51:00Z"/>
                <w:color w:val="000000"/>
              </w:rPr>
            </w:pPr>
            <w:ins w:id="1337" w:author="somadmin" w:date="2026-09-25T20:51:00Z" w16du:dateUtc="2026-09-26T00:51:00Z">
              <w:r w:rsidRPr="00AC774B">
                <w:rPr>
                  <w:color w:val="000000"/>
                </w:rPr>
                <w:t>0.019018</w:t>
              </w:r>
            </w:ins>
          </w:p>
        </w:tc>
      </w:tr>
      <w:tr w:rsidR="00DA59F5" w:rsidRPr="00AC774B" w14:paraId="0FF61632" w14:textId="77777777" w:rsidTr="00FC06A3">
        <w:trPr>
          <w:trHeight w:val="255"/>
          <w:ins w:id="1338" w:author="somadmin" w:date="2026-09-25T20:51:00Z" w16du:dateUtc="2026-09-26T00:51:00Z"/>
        </w:trPr>
        <w:tc>
          <w:tcPr>
            <w:tcW w:w="1470" w:type="dxa"/>
            <w:noWrap/>
            <w:vAlign w:val="bottom"/>
            <w:hideMark/>
          </w:tcPr>
          <w:p w14:paraId="5B7DF507" w14:textId="77777777" w:rsidR="00DA59F5" w:rsidRPr="00AC774B" w:rsidRDefault="00DA59F5" w:rsidP="00FC06A3">
            <w:pPr>
              <w:rPr>
                <w:ins w:id="1339" w:author="somadmin" w:date="2026-09-25T20:51:00Z" w16du:dateUtc="2026-09-26T00:51:00Z"/>
                <w:color w:val="000000"/>
              </w:rPr>
            </w:pPr>
            <w:ins w:id="1340" w:author="somadmin" w:date="2026-09-25T20:51:00Z" w16du:dateUtc="2026-09-26T00:51:00Z">
              <w:r w:rsidRPr="00AC774B">
                <w:rPr>
                  <w:color w:val="000000"/>
                </w:rPr>
                <w:t>GO:0009143</w:t>
              </w:r>
            </w:ins>
          </w:p>
        </w:tc>
        <w:tc>
          <w:tcPr>
            <w:tcW w:w="2122" w:type="dxa"/>
            <w:noWrap/>
            <w:vAlign w:val="bottom"/>
            <w:hideMark/>
          </w:tcPr>
          <w:p w14:paraId="0A2DE97C" w14:textId="77777777" w:rsidR="00DA59F5" w:rsidRPr="00AC774B" w:rsidRDefault="00DA59F5" w:rsidP="00FC06A3">
            <w:pPr>
              <w:rPr>
                <w:ins w:id="1341" w:author="somadmin" w:date="2026-09-25T20:51:00Z" w16du:dateUtc="2026-09-26T00:51:00Z"/>
                <w:color w:val="000000"/>
              </w:rPr>
            </w:pPr>
            <w:ins w:id="1342" w:author="somadmin" w:date="2026-09-25T20:51:00Z" w16du:dateUtc="2026-09-26T00:51:00Z">
              <w:r w:rsidRPr="00AC774B">
                <w:rPr>
                  <w:color w:val="000000"/>
                </w:rPr>
                <w:t>biological_process</w:t>
              </w:r>
            </w:ins>
          </w:p>
        </w:tc>
        <w:tc>
          <w:tcPr>
            <w:tcW w:w="8482" w:type="dxa"/>
            <w:vAlign w:val="bottom"/>
            <w:hideMark/>
          </w:tcPr>
          <w:p w14:paraId="1E62E8A8" w14:textId="77777777" w:rsidR="00DA59F5" w:rsidRPr="00AC774B" w:rsidRDefault="00DA59F5" w:rsidP="00FC06A3">
            <w:pPr>
              <w:rPr>
                <w:ins w:id="1343" w:author="somadmin" w:date="2026-09-25T20:51:00Z" w16du:dateUtc="2026-09-26T00:51:00Z"/>
                <w:color w:val="000000"/>
              </w:rPr>
            </w:pPr>
            <w:ins w:id="1344" w:author="somadmin" w:date="2026-09-25T20:51:00Z" w16du:dateUtc="2026-09-26T00:51:00Z">
              <w:r w:rsidRPr="00AC774B">
                <w:rPr>
                  <w:color w:val="000000"/>
                </w:rPr>
                <w:t>nucleoside triphosphate catabolic process</w:t>
              </w:r>
            </w:ins>
          </w:p>
        </w:tc>
        <w:tc>
          <w:tcPr>
            <w:tcW w:w="1170" w:type="dxa"/>
            <w:noWrap/>
            <w:vAlign w:val="bottom"/>
            <w:hideMark/>
          </w:tcPr>
          <w:p w14:paraId="538427C2" w14:textId="77777777" w:rsidR="00DA59F5" w:rsidRPr="00AC774B" w:rsidRDefault="00DA59F5" w:rsidP="00FC06A3">
            <w:pPr>
              <w:jc w:val="right"/>
              <w:rPr>
                <w:ins w:id="1345" w:author="somadmin" w:date="2026-09-25T20:51:00Z" w16du:dateUtc="2026-09-26T00:51:00Z"/>
                <w:color w:val="000000"/>
              </w:rPr>
            </w:pPr>
            <w:ins w:id="1346" w:author="somadmin" w:date="2026-09-25T20:51:00Z" w16du:dateUtc="2026-09-26T00:51:00Z">
              <w:r w:rsidRPr="00AC774B">
                <w:rPr>
                  <w:color w:val="000000"/>
                </w:rPr>
                <w:t>0.019553</w:t>
              </w:r>
            </w:ins>
          </w:p>
        </w:tc>
      </w:tr>
      <w:tr w:rsidR="00DA59F5" w:rsidRPr="00AC774B" w14:paraId="095F1B66" w14:textId="77777777" w:rsidTr="00FC06A3">
        <w:trPr>
          <w:trHeight w:val="255"/>
          <w:ins w:id="1347" w:author="somadmin" w:date="2026-09-25T20:51:00Z" w16du:dateUtc="2026-09-26T00:51:00Z"/>
        </w:trPr>
        <w:tc>
          <w:tcPr>
            <w:tcW w:w="1470" w:type="dxa"/>
            <w:noWrap/>
            <w:vAlign w:val="bottom"/>
            <w:hideMark/>
          </w:tcPr>
          <w:p w14:paraId="6EBE3209" w14:textId="77777777" w:rsidR="00DA59F5" w:rsidRPr="00AC774B" w:rsidRDefault="00DA59F5" w:rsidP="00FC06A3">
            <w:pPr>
              <w:rPr>
                <w:ins w:id="1348" w:author="somadmin" w:date="2026-09-25T20:51:00Z" w16du:dateUtc="2026-09-26T00:51:00Z"/>
                <w:color w:val="000000"/>
              </w:rPr>
            </w:pPr>
            <w:ins w:id="1349" w:author="somadmin" w:date="2026-09-25T20:51:00Z" w16du:dateUtc="2026-09-26T00:51:00Z">
              <w:r w:rsidRPr="00AC774B">
                <w:rPr>
                  <w:color w:val="000000"/>
                </w:rPr>
                <w:t>GO:0006754</w:t>
              </w:r>
            </w:ins>
          </w:p>
        </w:tc>
        <w:tc>
          <w:tcPr>
            <w:tcW w:w="2122" w:type="dxa"/>
            <w:noWrap/>
            <w:vAlign w:val="bottom"/>
            <w:hideMark/>
          </w:tcPr>
          <w:p w14:paraId="1192741D" w14:textId="77777777" w:rsidR="00DA59F5" w:rsidRPr="00AC774B" w:rsidRDefault="00DA59F5" w:rsidP="00FC06A3">
            <w:pPr>
              <w:rPr>
                <w:ins w:id="1350" w:author="somadmin" w:date="2026-09-25T20:51:00Z" w16du:dateUtc="2026-09-26T00:51:00Z"/>
                <w:color w:val="000000"/>
              </w:rPr>
            </w:pPr>
            <w:ins w:id="1351" w:author="somadmin" w:date="2026-09-25T20:51:00Z" w16du:dateUtc="2026-09-26T00:51:00Z">
              <w:r w:rsidRPr="00AC774B">
                <w:rPr>
                  <w:color w:val="000000"/>
                </w:rPr>
                <w:t>biological_process</w:t>
              </w:r>
            </w:ins>
          </w:p>
        </w:tc>
        <w:tc>
          <w:tcPr>
            <w:tcW w:w="8482" w:type="dxa"/>
            <w:vAlign w:val="bottom"/>
            <w:hideMark/>
          </w:tcPr>
          <w:p w14:paraId="3A7D4524" w14:textId="77777777" w:rsidR="00DA59F5" w:rsidRPr="00AC774B" w:rsidRDefault="00DA59F5" w:rsidP="00FC06A3">
            <w:pPr>
              <w:rPr>
                <w:ins w:id="1352" w:author="somadmin" w:date="2026-09-25T20:51:00Z" w16du:dateUtc="2026-09-26T00:51:00Z"/>
                <w:color w:val="000000"/>
              </w:rPr>
            </w:pPr>
            <w:ins w:id="1353" w:author="somadmin" w:date="2026-09-25T20:51:00Z" w16du:dateUtc="2026-09-26T00:51:00Z">
              <w:r w:rsidRPr="00AC774B">
                <w:rPr>
                  <w:color w:val="000000"/>
                </w:rPr>
                <w:t>ATP biosynthetic process</w:t>
              </w:r>
            </w:ins>
          </w:p>
        </w:tc>
        <w:tc>
          <w:tcPr>
            <w:tcW w:w="1170" w:type="dxa"/>
            <w:noWrap/>
            <w:vAlign w:val="bottom"/>
            <w:hideMark/>
          </w:tcPr>
          <w:p w14:paraId="72D2504A" w14:textId="77777777" w:rsidR="00DA59F5" w:rsidRPr="00AC774B" w:rsidRDefault="00DA59F5" w:rsidP="00FC06A3">
            <w:pPr>
              <w:jc w:val="right"/>
              <w:rPr>
                <w:ins w:id="1354" w:author="somadmin" w:date="2026-09-25T20:51:00Z" w16du:dateUtc="2026-09-26T00:51:00Z"/>
                <w:color w:val="000000"/>
              </w:rPr>
            </w:pPr>
            <w:ins w:id="1355" w:author="somadmin" w:date="2026-09-25T20:51:00Z" w16du:dateUtc="2026-09-26T00:51:00Z">
              <w:r w:rsidRPr="00AC774B">
                <w:rPr>
                  <w:color w:val="000000"/>
                </w:rPr>
                <w:t>0.020257</w:t>
              </w:r>
            </w:ins>
          </w:p>
        </w:tc>
      </w:tr>
      <w:tr w:rsidR="00DA59F5" w:rsidRPr="00AC774B" w14:paraId="7A6B5E55" w14:textId="77777777" w:rsidTr="00FC06A3">
        <w:trPr>
          <w:trHeight w:val="255"/>
          <w:ins w:id="1356" w:author="somadmin" w:date="2026-09-25T20:51:00Z" w16du:dateUtc="2026-09-26T00:51:00Z"/>
        </w:trPr>
        <w:tc>
          <w:tcPr>
            <w:tcW w:w="1470" w:type="dxa"/>
            <w:noWrap/>
            <w:vAlign w:val="bottom"/>
            <w:hideMark/>
          </w:tcPr>
          <w:p w14:paraId="20AADCEB" w14:textId="77777777" w:rsidR="00DA59F5" w:rsidRPr="00AC774B" w:rsidRDefault="00DA59F5" w:rsidP="00FC06A3">
            <w:pPr>
              <w:rPr>
                <w:ins w:id="1357" w:author="somadmin" w:date="2026-09-25T20:51:00Z" w16du:dateUtc="2026-09-26T00:51:00Z"/>
                <w:color w:val="000000"/>
              </w:rPr>
            </w:pPr>
            <w:ins w:id="1358" w:author="somadmin" w:date="2026-09-25T20:51:00Z" w16du:dateUtc="2026-09-26T00:51:00Z">
              <w:r w:rsidRPr="00AC774B">
                <w:rPr>
                  <w:color w:val="000000"/>
                </w:rPr>
                <w:t>GO:0051101</w:t>
              </w:r>
            </w:ins>
          </w:p>
        </w:tc>
        <w:tc>
          <w:tcPr>
            <w:tcW w:w="2122" w:type="dxa"/>
            <w:noWrap/>
            <w:vAlign w:val="bottom"/>
            <w:hideMark/>
          </w:tcPr>
          <w:p w14:paraId="55E9D413" w14:textId="77777777" w:rsidR="00DA59F5" w:rsidRPr="00AC774B" w:rsidRDefault="00DA59F5" w:rsidP="00FC06A3">
            <w:pPr>
              <w:rPr>
                <w:ins w:id="1359" w:author="somadmin" w:date="2026-09-25T20:51:00Z" w16du:dateUtc="2026-09-26T00:51:00Z"/>
                <w:color w:val="000000"/>
              </w:rPr>
            </w:pPr>
            <w:ins w:id="1360" w:author="somadmin" w:date="2026-09-25T20:51:00Z" w16du:dateUtc="2026-09-26T00:51:00Z">
              <w:r w:rsidRPr="00AC774B">
                <w:rPr>
                  <w:color w:val="000000"/>
                </w:rPr>
                <w:t>biological_process</w:t>
              </w:r>
            </w:ins>
          </w:p>
        </w:tc>
        <w:tc>
          <w:tcPr>
            <w:tcW w:w="8482" w:type="dxa"/>
            <w:vAlign w:val="bottom"/>
            <w:hideMark/>
          </w:tcPr>
          <w:p w14:paraId="0679B94B" w14:textId="77777777" w:rsidR="00DA59F5" w:rsidRPr="00AC774B" w:rsidRDefault="00DA59F5" w:rsidP="00FC06A3">
            <w:pPr>
              <w:rPr>
                <w:ins w:id="1361" w:author="somadmin" w:date="2026-09-25T20:51:00Z" w16du:dateUtc="2026-09-26T00:51:00Z"/>
                <w:color w:val="000000"/>
              </w:rPr>
            </w:pPr>
            <w:ins w:id="1362" w:author="somadmin" w:date="2026-09-25T20:51:00Z" w16du:dateUtc="2026-09-26T00:51:00Z">
              <w:r w:rsidRPr="00AC774B">
                <w:rPr>
                  <w:color w:val="000000"/>
                </w:rPr>
                <w:t>regulation of DNA binding</w:t>
              </w:r>
            </w:ins>
          </w:p>
        </w:tc>
        <w:tc>
          <w:tcPr>
            <w:tcW w:w="1170" w:type="dxa"/>
            <w:noWrap/>
            <w:vAlign w:val="bottom"/>
            <w:hideMark/>
          </w:tcPr>
          <w:p w14:paraId="06C6244D" w14:textId="77777777" w:rsidR="00DA59F5" w:rsidRPr="00AC774B" w:rsidRDefault="00DA59F5" w:rsidP="00FC06A3">
            <w:pPr>
              <w:jc w:val="right"/>
              <w:rPr>
                <w:ins w:id="1363" w:author="somadmin" w:date="2026-09-25T20:51:00Z" w16du:dateUtc="2026-09-26T00:51:00Z"/>
                <w:color w:val="000000"/>
              </w:rPr>
            </w:pPr>
            <w:ins w:id="1364" w:author="somadmin" w:date="2026-09-25T20:51:00Z" w16du:dateUtc="2026-09-26T00:51:00Z">
              <w:r w:rsidRPr="00AC774B">
                <w:rPr>
                  <w:color w:val="000000"/>
                </w:rPr>
                <w:t>0.020621</w:t>
              </w:r>
            </w:ins>
          </w:p>
        </w:tc>
      </w:tr>
      <w:tr w:rsidR="00DA59F5" w:rsidRPr="00AC774B" w14:paraId="3665C461" w14:textId="77777777" w:rsidTr="00FC06A3">
        <w:trPr>
          <w:trHeight w:val="255"/>
          <w:ins w:id="1365" w:author="somadmin" w:date="2026-09-25T20:51:00Z" w16du:dateUtc="2026-09-26T00:51:00Z"/>
        </w:trPr>
        <w:tc>
          <w:tcPr>
            <w:tcW w:w="1470" w:type="dxa"/>
            <w:noWrap/>
            <w:vAlign w:val="bottom"/>
            <w:hideMark/>
          </w:tcPr>
          <w:p w14:paraId="040EE436" w14:textId="77777777" w:rsidR="00DA59F5" w:rsidRPr="00AC774B" w:rsidRDefault="00DA59F5" w:rsidP="00FC06A3">
            <w:pPr>
              <w:rPr>
                <w:ins w:id="1366" w:author="somadmin" w:date="2026-09-25T20:51:00Z" w16du:dateUtc="2026-09-26T00:51:00Z"/>
                <w:color w:val="000000"/>
              </w:rPr>
            </w:pPr>
            <w:ins w:id="1367" w:author="somadmin" w:date="2026-09-25T20:51:00Z" w16du:dateUtc="2026-09-26T00:51:00Z">
              <w:r w:rsidRPr="00AC774B">
                <w:rPr>
                  <w:color w:val="000000"/>
                </w:rPr>
                <w:t>GO:0051270</w:t>
              </w:r>
            </w:ins>
          </w:p>
        </w:tc>
        <w:tc>
          <w:tcPr>
            <w:tcW w:w="2122" w:type="dxa"/>
            <w:noWrap/>
            <w:vAlign w:val="bottom"/>
            <w:hideMark/>
          </w:tcPr>
          <w:p w14:paraId="4A558C5C" w14:textId="77777777" w:rsidR="00DA59F5" w:rsidRPr="00AC774B" w:rsidRDefault="00DA59F5" w:rsidP="00FC06A3">
            <w:pPr>
              <w:rPr>
                <w:ins w:id="1368" w:author="somadmin" w:date="2026-09-25T20:51:00Z" w16du:dateUtc="2026-09-26T00:51:00Z"/>
                <w:color w:val="000000"/>
              </w:rPr>
            </w:pPr>
            <w:ins w:id="1369" w:author="somadmin" w:date="2026-09-25T20:51:00Z" w16du:dateUtc="2026-09-26T00:51:00Z">
              <w:r w:rsidRPr="00AC774B">
                <w:rPr>
                  <w:color w:val="000000"/>
                </w:rPr>
                <w:t>biological_process</w:t>
              </w:r>
            </w:ins>
          </w:p>
        </w:tc>
        <w:tc>
          <w:tcPr>
            <w:tcW w:w="8482" w:type="dxa"/>
            <w:vAlign w:val="bottom"/>
            <w:hideMark/>
          </w:tcPr>
          <w:p w14:paraId="4EF68DB9" w14:textId="77777777" w:rsidR="00DA59F5" w:rsidRPr="00AC774B" w:rsidRDefault="00DA59F5" w:rsidP="00FC06A3">
            <w:pPr>
              <w:rPr>
                <w:ins w:id="1370" w:author="somadmin" w:date="2026-09-25T20:51:00Z" w16du:dateUtc="2026-09-26T00:51:00Z"/>
                <w:color w:val="000000"/>
              </w:rPr>
            </w:pPr>
            <w:ins w:id="1371" w:author="somadmin" w:date="2026-09-25T20:51:00Z" w16du:dateUtc="2026-09-26T00:51:00Z">
              <w:r w:rsidRPr="00AC774B">
                <w:rPr>
                  <w:color w:val="000000"/>
                </w:rPr>
                <w:t>regulation of cellular component movement</w:t>
              </w:r>
            </w:ins>
          </w:p>
        </w:tc>
        <w:tc>
          <w:tcPr>
            <w:tcW w:w="1170" w:type="dxa"/>
            <w:noWrap/>
            <w:vAlign w:val="bottom"/>
            <w:hideMark/>
          </w:tcPr>
          <w:p w14:paraId="63A7C60D" w14:textId="77777777" w:rsidR="00DA59F5" w:rsidRPr="00AC774B" w:rsidRDefault="00DA59F5" w:rsidP="00FC06A3">
            <w:pPr>
              <w:jc w:val="right"/>
              <w:rPr>
                <w:ins w:id="1372" w:author="somadmin" w:date="2026-09-25T20:51:00Z" w16du:dateUtc="2026-09-26T00:51:00Z"/>
                <w:color w:val="000000"/>
              </w:rPr>
            </w:pPr>
            <w:ins w:id="1373" w:author="somadmin" w:date="2026-09-25T20:51:00Z" w16du:dateUtc="2026-09-26T00:51:00Z">
              <w:r w:rsidRPr="00AC774B">
                <w:rPr>
                  <w:color w:val="000000"/>
                </w:rPr>
                <w:t>0.020799</w:t>
              </w:r>
            </w:ins>
          </w:p>
        </w:tc>
      </w:tr>
      <w:tr w:rsidR="00DA59F5" w:rsidRPr="00AC774B" w14:paraId="58BFA90F" w14:textId="77777777" w:rsidTr="00FC06A3">
        <w:trPr>
          <w:trHeight w:val="255"/>
          <w:ins w:id="1374" w:author="somadmin" w:date="2026-09-25T20:51:00Z" w16du:dateUtc="2026-09-26T00:51:00Z"/>
        </w:trPr>
        <w:tc>
          <w:tcPr>
            <w:tcW w:w="1470" w:type="dxa"/>
            <w:noWrap/>
            <w:vAlign w:val="bottom"/>
            <w:hideMark/>
          </w:tcPr>
          <w:p w14:paraId="792B870A" w14:textId="77777777" w:rsidR="00DA59F5" w:rsidRPr="00AC774B" w:rsidRDefault="00DA59F5" w:rsidP="00FC06A3">
            <w:pPr>
              <w:rPr>
                <w:ins w:id="1375" w:author="somadmin" w:date="2026-09-25T20:51:00Z" w16du:dateUtc="2026-09-26T00:51:00Z"/>
                <w:color w:val="000000"/>
              </w:rPr>
            </w:pPr>
            <w:ins w:id="1376" w:author="somadmin" w:date="2026-09-25T20:51:00Z" w16du:dateUtc="2026-09-26T00:51:00Z">
              <w:r w:rsidRPr="00AC774B">
                <w:rPr>
                  <w:color w:val="000000"/>
                </w:rPr>
                <w:t>GO:0006740</w:t>
              </w:r>
            </w:ins>
          </w:p>
        </w:tc>
        <w:tc>
          <w:tcPr>
            <w:tcW w:w="2122" w:type="dxa"/>
            <w:noWrap/>
            <w:vAlign w:val="bottom"/>
            <w:hideMark/>
          </w:tcPr>
          <w:p w14:paraId="15E8879E" w14:textId="77777777" w:rsidR="00DA59F5" w:rsidRPr="00AC774B" w:rsidRDefault="00DA59F5" w:rsidP="00FC06A3">
            <w:pPr>
              <w:rPr>
                <w:ins w:id="1377" w:author="somadmin" w:date="2026-09-25T20:51:00Z" w16du:dateUtc="2026-09-26T00:51:00Z"/>
                <w:color w:val="000000"/>
              </w:rPr>
            </w:pPr>
            <w:ins w:id="1378" w:author="somadmin" w:date="2026-09-25T20:51:00Z" w16du:dateUtc="2026-09-26T00:51:00Z">
              <w:r w:rsidRPr="00AC774B">
                <w:rPr>
                  <w:color w:val="000000"/>
                </w:rPr>
                <w:t>biological_process</w:t>
              </w:r>
            </w:ins>
          </w:p>
        </w:tc>
        <w:tc>
          <w:tcPr>
            <w:tcW w:w="8482" w:type="dxa"/>
            <w:vAlign w:val="bottom"/>
            <w:hideMark/>
          </w:tcPr>
          <w:p w14:paraId="14A76AFA" w14:textId="77777777" w:rsidR="00DA59F5" w:rsidRPr="00AC774B" w:rsidRDefault="00DA59F5" w:rsidP="00FC06A3">
            <w:pPr>
              <w:rPr>
                <w:ins w:id="1379" w:author="somadmin" w:date="2026-09-25T20:51:00Z" w16du:dateUtc="2026-09-26T00:51:00Z"/>
                <w:color w:val="000000"/>
              </w:rPr>
            </w:pPr>
            <w:ins w:id="1380" w:author="somadmin" w:date="2026-09-25T20:51:00Z" w16du:dateUtc="2026-09-26T00:51:00Z">
              <w:r w:rsidRPr="00AC774B">
                <w:rPr>
                  <w:color w:val="000000"/>
                </w:rPr>
                <w:t>NADPH regeneration</w:t>
              </w:r>
            </w:ins>
          </w:p>
        </w:tc>
        <w:tc>
          <w:tcPr>
            <w:tcW w:w="1170" w:type="dxa"/>
            <w:noWrap/>
            <w:vAlign w:val="bottom"/>
            <w:hideMark/>
          </w:tcPr>
          <w:p w14:paraId="75BFC399" w14:textId="77777777" w:rsidR="00DA59F5" w:rsidRPr="00AC774B" w:rsidRDefault="00DA59F5" w:rsidP="00FC06A3">
            <w:pPr>
              <w:jc w:val="right"/>
              <w:rPr>
                <w:ins w:id="1381" w:author="somadmin" w:date="2026-09-25T20:51:00Z" w16du:dateUtc="2026-09-26T00:51:00Z"/>
                <w:color w:val="000000"/>
              </w:rPr>
            </w:pPr>
            <w:ins w:id="1382" w:author="somadmin" w:date="2026-09-25T20:51:00Z" w16du:dateUtc="2026-09-26T00:51:00Z">
              <w:r w:rsidRPr="00AC774B">
                <w:rPr>
                  <w:color w:val="000000"/>
                </w:rPr>
                <w:t>0.020799</w:t>
              </w:r>
            </w:ins>
          </w:p>
        </w:tc>
      </w:tr>
      <w:tr w:rsidR="00DA59F5" w:rsidRPr="00AC774B" w14:paraId="07DDC2F2" w14:textId="77777777" w:rsidTr="00FC06A3">
        <w:trPr>
          <w:trHeight w:val="255"/>
          <w:ins w:id="1383" w:author="somadmin" w:date="2026-09-25T20:51:00Z" w16du:dateUtc="2026-09-26T00:51:00Z"/>
        </w:trPr>
        <w:tc>
          <w:tcPr>
            <w:tcW w:w="1470" w:type="dxa"/>
            <w:noWrap/>
            <w:vAlign w:val="bottom"/>
            <w:hideMark/>
          </w:tcPr>
          <w:p w14:paraId="4BC5949E" w14:textId="77777777" w:rsidR="00DA59F5" w:rsidRPr="00AC774B" w:rsidRDefault="00DA59F5" w:rsidP="00FC06A3">
            <w:pPr>
              <w:rPr>
                <w:ins w:id="1384" w:author="somadmin" w:date="2026-09-25T20:51:00Z" w16du:dateUtc="2026-09-26T00:51:00Z"/>
                <w:color w:val="000000"/>
              </w:rPr>
            </w:pPr>
            <w:ins w:id="1385" w:author="somadmin" w:date="2026-09-25T20:51:00Z" w16du:dateUtc="2026-09-26T00:51:00Z">
              <w:r w:rsidRPr="00AC774B">
                <w:rPr>
                  <w:color w:val="000000"/>
                </w:rPr>
                <w:t>GO:0032411</w:t>
              </w:r>
            </w:ins>
          </w:p>
        </w:tc>
        <w:tc>
          <w:tcPr>
            <w:tcW w:w="2122" w:type="dxa"/>
            <w:noWrap/>
            <w:vAlign w:val="bottom"/>
            <w:hideMark/>
          </w:tcPr>
          <w:p w14:paraId="75E34803" w14:textId="77777777" w:rsidR="00DA59F5" w:rsidRPr="00AC774B" w:rsidRDefault="00DA59F5" w:rsidP="00FC06A3">
            <w:pPr>
              <w:rPr>
                <w:ins w:id="1386" w:author="somadmin" w:date="2026-09-25T20:51:00Z" w16du:dateUtc="2026-09-26T00:51:00Z"/>
                <w:color w:val="000000"/>
              </w:rPr>
            </w:pPr>
            <w:ins w:id="1387" w:author="somadmin" w:date="2026-09-25T20:51:00Z" w16du:dateUtc="2026-09-26T00:51:00Z">
              <w:r w:rsidRPr="00AC774B">
                <w:rPr>
                  <w:color w:val="000000"/>
                </w:rPr>
                <w:t>biological_process</w:t>
              </w:r>
            </w:ins>
          </w:p>
        </w:tc>
        <w:tc>
          <w:tcPr>
            <w:tcW w:w="8482" w:type="dxa"/>
            <w:vAlign w:val="bottom"/>
            <w:hideMark/>
          </w:tcPr>
          <w:p w14:paraId="2B4E9A65" w14:textId="77777777" w:rsidR="00DA59F5" w:rsidRPr="00AC774B" w:rsidRDefault="00DA59F5" w:rsidP="00FC06A3">
            <w:pPr>
              <w:rPr>
                <w:ins w:id="1388" w:author="somadmin" w:date="2026-09-25T20:51:00Z" w16du:dateUtc="2026-09-26T00:51:00Z"/>
                <w:color w:val="000000"/>
              </w:rPr>
            </w:pPr>
            <w:ins w:id="1389" w:author="somadmin" w:date="2026-09-25T20:51:00Z" w16du:dateUtc="2026-09-26T00:51:00Z">
              <w:r w:rsidRPr="00AC774B">
                <w:rPr>
                  <w:color w:val="000000"/>
                </w:rPr>
                <w:t>positive regulation of transporter activity</w:t>
              </w:r>
            </w:ins>
          </w:p>
        </w:tc>
        <w:tc>
          <w:tcPr>
            <w:tcW w:w="1170" w:type="dxa"/>
            <w:noWrap/>
            <w:vAlign w:val="bottom"/>
            <w:hideMark/>
          </w:tcPr>
          <w:p w14:paraId="0185DF8D" w14:textId="77777777" w:rsidR="00DA59F5" w:rsidRPr="00AC774B" w:rsidRDefault="00DA59F5" w:rsidP="00FC06A3">
            <w:pPr>
              <w:jc w:val="right"/>
              <w:rPr>
                <w:ins w:id="1390" w:author="somadmin" w:date="2026-09-25T20:51:00Z" w16du:dateUtc="2026-09-26T00:51:00Z"/>
                <w:color w:val="000000"/>
              </w:rPr>
            </w:pPr>
            <w:ins w:id="1391" w:author="somadmin" w:date="2026-09-25T20:51:00Z" w16du:dateUtc="2026-09-26T00:51:00Z">
              <w:r w:rsidRPr="00AC774B">
                <w:rPr>
                  <w:color w:val="000000"/>
                </w:rPr>
                <w:t>0.020799</w:t>
              </w:r>
            </w:ins>
          </w:p>
        </w:tc>
      </w:tr>
      <w:tr w:rsidR="00DA59F5" w:rsidRPr="00AC774B" w14:paraId="398D00B5" w14:textId="77777777" w:rsidTr="00FC06A3">
        <w:trPr>
          <w:trHeight w:val="510"/>
          <w:ins w:id="1392" w:author="somadmin" w:date="2026-09-25T20:51:00Z" w16du:dateUtc="2026-09-26T00:51:00Z"/>
        </w:trPr>
        <w:tc>
          <w:tcPr>
            <w:tcW w:w="1470" w:type="dxa"/>
            <w:noWrap/>
            <w:vAlign w:val="bottom"/>
            <w:hideMark/>
          </w:tcPr>
          <w:p w14:paraId="618C8386" w14:textId="77777777" w:rsidR="00DA59F5" w:rsidRPr="00AC774B" w:rsidRDefault="00DA59F5" w:rsidP="00FC06A3">
            <w:pPr>
              <w:rPr>
                <w:ins w:id="1393" w:author="somadmin" w:date="2026-09-25T20:51:00Z" w16du:dateUtc="2026-09-26T00:51:00Z"/>
                <w:color w:val="000000"/>
              </w:rPr>
            </w:pPr>
            <w:ins w:id="1394" w:author="somadmin" w:date="2026-09-25T20:51:00Z" w16du:dateUtc="2026-09-26T00:51:00Z">
              <w:r w:rsidRPr="00AC774B">
                <w:rPr>
                  <w:color w:val="000000"/>
                </w:rPr>
                <w:t>GO:0043433</w:t>
              </w:r>
            </w:ins>
          </w:p>
        </w:tc>
        <w:tc>
          <w:tcPr>
            <w:tcW w:w="2122" w:type="dxa"/>
            <w:noWrap/>
            <w:vAlign w:val="bottom"/>
            <w:hideMark/>
          </w:tcPr>
          <w:p w14:paraId="669E8734" w14:textId="77777777" w:rsidR="00DA59F5" w:rsidRPr="00AC774B" w:rsidRDefault="00DA59F5" w:rsidP="00FC06A3">
            <w:pPr>
              <w:rPr>
                <w:ins w:id="1395" w:author="somadmin" w:date="2026-09-25T20:51:00Z" w16du:dateUtc="2026-09-26T00:51:00Z"/>
                <w:color w:val="000000"/>
              </w:rPr>
            </w:pPr>
            <w:ins w:id="1396" w:author="somadmin" w:date="2026-09-25T20:51:00Z" w16du:dateUtc="2026-09-26T00:51:00Z">
              <w:r w:rsidRPr="00AC774B">
                <w:rPr>
                  <w:color w:val="000000"/>
                </w:rPr>
                <w:t>biological_process</w:t>
              </w:r>
            </w:ins>
          </w:p>
        </w:tc>
        <w:tc>
          <w:tcPr>
            <w:tcW w:w="8482" w:type="dxa"/>
            <w:vAlign w:val="bottom"/>
            <w:hideMark/>
          </w:tcPr>
          <w:p w14:paraId="6AB5BE1D" w14:textId="77777777" w:rsidR="00DA59F5" w:rsidRPr="00AC774B" w:rsidRDefault="00DA59F5" w:rsidP="00FC06A3">
            <w:pPr>
              <w:rPr>
                <w:ins w:id="1397" w:author="somadmin" w:date="2026-09-25T20:51:00Z" w16du:dateUtc="2026-09-26T00:51:00Z"/>
                <w:color w:val="000000"/>
              </w:rPr>
            </w:pPr>
            <w:ins w:id="1398" w:author="somadmin" w:date="2026-09-25T20:51:00Z" w16du:dateUtc="2026-09-26T00:51:00Z">
              <w:r w:rsidRPr="00AC774B">
                <w:rPr>
                  <w:color w:val="000000"/>
                </w:rPr>
                <w:t>negative regulation of transcription factor activity</w:t>
              </w:r>
            </w:ins>
          </w:p>
        </w:tc>
        <w:tc>
          <w:tcPr>
            <w:tcW w:w="1170" w:type="dxa"/>
            <w:noWrap/>
            <w:vAlign w:val="bottom"/>
            <w:hideMark/>
          </w:tcPr>
          <w:p w14:paraId="594B51C6" w14:textId="77777777" w:rsidR="00DA59F5" w:rsidRPr="00AC774B" w:rsidRDefault="00DA59F5" w:rsidP="00FC06A3">
            <w:pPr>
              <w:jc w:val="right"/>
              <w:rPr>
                <w:ins w:id="1399" w:author="somadmin" w:date="2026-09-25T20:51:00Z" w16du:dateUtc="2026-09-26T00:51:00Z"/>
                <w:color w:val="000000"/>
              </w:rPr>
            </w:pPr>
            <w:ins w:id="1400" w:author="somadmin" w:date="2026-09-25T20:51:00Z" w16du:dateUtc="2026-09-26T00:51:00Z">
              <w:r w:rsidRPr="00AC774B">
                <w:rPr>
                  <w:color w:val="000000"/>
                </w:rPr>
                <w:t>0.020799</w:t>
              </w:r>
            </w:ins>
          </w:p>
        </w:tc>
      </w:tr>
      <w:tr w:rsidR="00DA59F5" w:rsidRPr="00AC774B" w14:paraId="369A67E0" w14:textId="77777777" w:rsidTr="00FC06A3">
        <w:trPr>
          <w:trHeight w:val="510"/>
          <w:ins w:id="1401" w:author="somadmin" w:date="2026-09-25T20:51:00Z" w16du:dateUtc="2026-09-26T00:51:00Z"/>
        </w:trPr>
        <w:tc>
          <w:tcPr>
            <w:tcW w:w="1470" w:type="dxa"/>
            <w:noWrap/>
            <w:vAlign w:val="bottom"/>
            <w:hideMark/>
          </w:tcPr>
          <w:p w14:paraId="7160E92E" w14:textId="77777777" w:rsidR="00DA59F5" w:rsidRPr="00AC774B" w:rsidRDefault="00DA59F5" w:rsidP="00FC06A3">
            <w:pPr>
              <w:rPr>
                <w:ins w:id="1402" w:author="somadmin" w:date="2026-09-25T20:51:00Z" w16du:dateUtc="2026-09-26T00:51:00Z"/>
                <w:color w:val="000000"/>
              </w:rPr>
            </w:pPr>
            <w:ins w:id="1403" w:author="somadmin" w:date="2026-09-25T20:51:00Z" w16du:dateUtc="2026-09-26T00:51:00Z">
              <w:r w:rsidRPr="00AC774B">
                <w:rPr>
                  <w:color w:val="000000"/>
                </w:rPr>
                <w:t>GO:0090048</w:t>
              </w:r>
            </w:ins>
          </w:p>
        </w:tc>
        <w:tc>
          <w:tcPr>
            <w:tcW w:w="2122" w:type="dxa"/>
            <w:noWrap/>
            <w:vAlign w:val="bottom"/>
            <w:hideMark/>
          </w:tcPr>
          <w:p w14:paraId="2DDE8A37" w14:textId="77777777" w:rsidR="00DA59F5" w:rsidRPr="00AC774B" w:rsidRDefault="00DA59F5" w:rsidP="00FC06A3">
            <w:pPr>
              <w:rPr>
                <w:ins w:id="1404" w:author="somadmin" w:date="2026-09-25T20:51:00Z" w16du:dateUtc="2026-09-26T00:51:00Z"/>
                <w:color w:val="000000"/>
              </w:rPr>
            </w:pPr>
            <w:ins w:id="1405" w:author="somadmin" w:date="2026-09-25T20:51:00Z" w16du:dateUtc="2026-09-26T00:51:00Z">
              <w:r w:rsidRPr="00AC774B">
                <w:rPr>
                  <w:color w:val="000000"/>
                </w:rPr>
                <w:t>biological_process</w:t>
              </w:r>
            </w:ins>
          </w:p>
        </w:tc>
        <w:tc>
          <w:tcPr>
            <w:tcW w:w="8482" w:type="dxa"/>
            <w:vAlign w:val="bottom"/>
            <w:hideMark/>
          </w:tcPr>
          <w:p w14:paraId="4D69273D" w14:textId="77777777" w:rsidR="00DA59F5" w:rsidRPr="00AC774B" w:rsidRDefault="00DA59F5" w:rsidP="00FC06A3">
            <w:pPr>
              <w:rPr>
                <w:ins w:id="1406" w:author="somadmin" w:date="2026-09-25T20:51:00Z" w16du:dateUtc="2026-09-26T00:51:00Z"/>
                <w:color w:val="000000"/>
              </w:rPr>
            </w:pPr>
            <w:ins w:id="1407" w:author="somadmin" w:date="2026-09-25T20:51:00Z" w16du:dateUtc="2026-09-26T00:51:00Z">
              <w:r w:rsidRPr="00AC774B">
                <w:rPr>
                  <w:color w:val="000000"/>
                </w:rPr>
                <w:t>negative regulation of transcription regulator activity</w:t>
              </w:r>
            </w:ins>
          </w:p>
        </w:tc>
        <w:tc>
          <w:tcPr>
            <w:tcW w:w="1170" w:type="dxa"/>
            <w:noWrap/>
            <w:vAlign w:val="bottom"/>
            <w:hideMark/>
          </w:tcPr>
          <w:p w14:paraId="56131F08" w14:textId="77777777" w:rsidR="00DA59F5" w:rsidRPr="00AC774B" w:rsidRDefault="00DA59F5" w:rsidP="00FC06A3">
            <w:pPr>
              <w:jc w:val="right"/>
              <w:rPr>
                <w:ins w:id="1408" w:author="somadmin" w:date="2026-09-25T20:51:00Z" w16du:dateUtc="2026-09-26T00:51:00Z"/>
                <w:color w:val="000000"/>
              </w:rPr>
            </w:pPr>
            <w:ins w:id="1409" w:author="somadmin" w:date="2026-09-25T20:51:00Z" w16du:dateUtc="2026-09-26T00:51:00Z">
              <w:r w:rsidRPr="00AC774B">
                <w:rPr>
                  <w:color w:val="000000"/>
                </w:rPr>
                <w:t>0.020799</w:t>
              </w:r>
            </w:ins>
          </w:p>
        </w:tc>
      </w:tr>
      <w:tr w:rsidR="00DA59F5" w:rsidRPr="00AC774B" w14:paraId="003A34B5" w14:textId="77777777" w:rsidTr="00FC06A3">
        <w:trPr>
          <w:trHeight w:val="255"/>
          <w:ins w:id="1410" w:author="somadmin" w:date="2026-09-25T20:51:00Z" w16du:dateUtc="2026-09-26T00:51:00Z"/>
        </w:trPr>
        <w:tc>
          <w:tcPr>
            <w:tcW w:w="1470" w:type="dxa"/>
            <w:noWrap/>
            <w:vAlign w:val="bottom"/>
            <w:hideMark/>
          </w:tcPr>
          <w:p w14:paraId="5C8FBA6A" w14:textId="77777777" w:rsidR="00DA59F5" w:rsidRPr="00AC774B" w:rsidRDefault="00DA59F5" w:rsidP="00FC06A3">
            <w:pPr>
              <w:rPr>
                <w:ins w:id="1411" w:author="somadmin" w:date="2026-09-25T20:51:00Z" w16du:dateUtc="2026-09-26T00:51:00Z"/>
                <w:color w:val="000000"/>
              </w:rPr>
            </w:pPr>
            <w:ins w:id="1412" w:author="somadmin" w:date="2026-09-25T20:51:00Z" w16du:dateUtc="2026-09-26T00:51:00Z">
              <w:r w:rsidRPr="00AC774B">
                <w:rPr>
                  <w:color w:val="000000"/>
                </w:rPr>
                <w:t>GO:0010812</w:t>
              </w:r>
            </w:ins>
          </w:p>
        </w:tc>
        <w:tc>
          <w:tcPr>
            <w:tcW w:w="2122" w:type="dxa"/>
            <w:noWrap/>
            <w:vAlign w:val="bottom"/>
            <w:hideMark/>
          </w:tcPr>
          <w:p w14:paraId="10EF5DA3" w14:textId="77777777" w:rsidR="00DA59F5" w:rsidRPr="00AC774B" w:rsidRDefault="00DA59F5" w:rsidP="00FC06A3">
            <w:pPr>
              <w:rPr>
                <w:ins w:id="1413" w:author="somadmin" w:date="2026-09-25T20:51:00Z" w16du:dateUtc="2026-09-26T00:51:00Z"/>
                <w:color w:val="000000"/>
              </w:rPr>
            </w:pPr>
            <w:ins w:id="1414" w:author="somadmin" w:date="2026-09-25T20:51:00Z" w16du:dateUtc="2026-09-26T00:51:00Z">
              <w:r w:rsidRPr="00AC774B">
                <w:rPr>
                  <w:color w:val="000000"/>
                </w:rPr>
                <w:t>biological_process</w:t>
              </w:r>
            </w:ins>
          </w:p>
        </w:tc>
        <w:tc>
          <w:tcPr>
            <w:tcW w:w="8482" w:type="dxa"/>
            <w:vAlign w:val="bottom"/>
            <w:hideMark/>
          </w:tcPr>
          <w:p w14:paraId="49E7E39F" w14:textId="77777777" w:rsidR="00DA59F5" w:rsidRPr="00AC774B" w:rsidRDefault="00DA59F5" w:rsidP="00FC06A3">
            <w:pPr>
              <w:rPr>
                <w:ins w:id="1415" w:author="somadmin" w:date="2026-09-25T20:51:00Z" w16du:dateUtc="2026-09-26T00:51:00Z"/>
                <w:color w:val="000000"/>
              </w:rPr>
            </w:pPr>
            <w:ins w:id="1416" w:author="somadmin" w:date="2026-09-25T20:51:00Z" w16du:dateUtc="2026-09-26T00:51:00Z">
              <w:r w:rsidRPr="00AC774B">
                <w:rPr>
                  <w:color w:val="000000"/>
                </w:rPr>
                <w:t>negative regulation of cell-substrate adhesion</w:t>
              </w:r>
            </w:ins>
          </w:p>
        </w:tc>
        <w:tc>
          <w:tcPr>
            <w:tcW w:w="1170" w:type="dxa"/>
            <w:noWrap/>
            <w:vAlign w:val="bottom"/>
            <w:hideMark/>
          </w:tcPr>
          <w:p w14:paraId="60142772" w14:textId="77777777" w:rsidR="00DA59F5" w:rsidRPr="00AC774B" w:rsidRDefault="00DA59F5" w:rsidP="00FC06A3">
            <w:pPr>
              <w:jc w:val="right"/>
              <w:rPr>
                <w:ins w:id="1417" w:author="somadmin" w:date="2026-09-25T20:51:00Z" w16du:dateUtc="2026-09-26T00:51:00Z"/>
                <w:color w:val="000000"/>
              </w:rPr>
            </w:pPr>
            <w:ins w:id="1418" w:author="somadmin" w:date="2026-09-25T20:51:00Z" w16du:dateUtc="2026-09-26T00:51:00Z">
              <w:r w:rsidRPr="00AC774B">
                <w:rPr>
                  <w:color w:val="000000"/>
                </w:rPr>
                <w:t>0.020799</w:t>
              </w:r>
            </w:ins>
          </w:p>
        </w:tc>
      </w:tr>
      <w:tr w:rsidR="00DA59F5" w:rsidRPr="00AC774B" w14:paraId="216DAC2A" w14:textId="77777777" w:rsidTr="00FC06A3">
        <w:trPr>
          <w:trHeight w:val="255"/>
          <w:ins w:id="1419" w:author="somadmin" w:date="2026-09-25T20:51:00Z" w16du:dateUtc="2026-09-26T00:51:00Z"/>
        </w:trPr>
        <w:tc>
          <w:tcPr>
            <w:tcW w:w="1470" w:type="dxa"/>
            <w:noWrap/>
            <w:vAlign w:val="bottom"/>
            <w:hideMark/>
          </w:tcPr>
          <w:p w14:paraId="5404B3A2" w14:textId="77777777" w:rsidR="00DA59F5" w:rsidRPr="00AC774B" w:rsidRDefault="00DA59F5" w:rsidP="00FC06A3">
            <w:pPr>
              <w:rPr>
                <w:ins w:id="1420" w:author="somadmin" w:date="2026-09-25T20:51:00Z" w16du:dateUtc="2026-09-26T00:51:00Z"/>
                <w:color w:val="000000"/>
              </w:rPr>
            </w:pPr>
            <w:ins w:id="1421" w:author="somadmin" w:date="2026-09-25T20:51:00Z" w16du:dateUtc="2026-09-26T00:51:00Z">
              <w:r w:rsidRPr="00AC774B">
                <w:rPr>
                  <w:color w:val="000000"/>
                </w:rPr>
                <w:t>GO:0048194</w:t>
              </w:r>
            </w:ins>
          </w:p>
        </w:tc>
        <w:tc>
          <w:tcPr>
            <w:tcW w:w="2122" w:type="dxa"/>
            <w:noWrap/>
            <w:vAlign w:val="bottom"/>
            <w:hideMark/>
          </w:tcPr>
          <w:p w14:paraId="536C2A50" w14:textId="77777777" w:rsidR="00DA59F5" w:rsidRPr="00AC774B" w:rsidRDefault="00DA59F5" w:rsidP="00FC06A3">
            <w:pPr>
              <w:rPr>
                <w:ins w:id="1422" w:author="somadmin" w:date="2026-09-25T20:51:00Z" w16du:dateUtc="2026-09-26T00:51:00Z"/>
                <w:color w:val="000000"/>
              </w:rPr>
            </w:pPr>
            <w:ins w:id="1423" w:author="somadmin" w:date="2026-09-25T20:51:00Z" w16du:dateUtc="2026-09-26T00:51:00Z">
              <w:r w:rsidRPr="00AC774B">
                <w:rPr>
                  <w:color w:val="000000"/>
                </w:rPr>
                <w:t>biological_process</w:t>
              </w:r>
            </w:ins>
          </w:p>
        </w:tc>
        <w:tc>
          <w:tcPr>
            <w:tcW w:w="8482" w:type="dxa"/>
            <w:vAlign w:val="bottom"/>
            <w:hideMark/>
          </w:tcPr>
          <w:p w14:paraId="77A02CD4" w14:textId="77777777" w:rsidR="00DA59F5" w:rsidRPr="00AC774B" w:rsidRDefault="00DA59F5" w:rsidP="00FC06A3">
            <w:pPr>
              <w:rPr>
                <w:ins w:id="1424" w:author="somadmin" w:date="2026-09-25T20:51:00Z" w16du:dateUtc="2026-09-26T00:51:00Z"/>
                <w:color w:val="000000"/>
              </w:rPr>
            </w:pPr>
            <w:ins w:id="1425" w:author="somadmin" w:date="2026-09-25T20:51:00Z" w16du:dateUtc="2026-09-26T00:51:00Z">
              <w:r w:rsidRPr="00AC774B">
                <w:rPr>
                  <w:color w:val="000000"/>
                </w:rPr>
                <w:t>Golgi vesicle budding</w:t>
              </w:r>
            </w:ins>
          </w:p>
        </w:tc>
        <w:tc>
          <w:tcPr>
            <w:tcW w:w="1170" w:type="dxa"/>
            <w:noWrap/>
            <w:vAlign w:val="bottom"/>
            <w:hideMark/>
          </w:tcPr>
          <w:p w14:paraId="56E4C530" w14:textId="77777777" w:rsidR="00DA59F5" w:rsidRPr="00AC774B" w:rsidRDefault="00DA59F5" w:rsidP="00FC06A3">
            <w:pPr>
              <w:jc w:val="right"/>
              <w:rPr>
                <w:ins w:id="1426" w:author="somadmin" w:date="2026-09-25T20:51:00Z" w16du:dateUtc="2026-09-26T00:51:00Z"/>
                <w:color w:val="000000"/>
              </w:rPr>
            </w:pPr>
            <w:ins w:id="1427" w:author="somadmin" w:date="2026-09-25T20:51:00Z" w16du:dateUtc="2026-09-26T00:51:00Z">
              <w:r w:rsidRPr="00AC774B">
                <w:rPr>
                  <w:color w:val="000000"/>
                </w:rPr>
                <w:t>0.020799</w:t>
              </w:r>
            </w:ins>
          </w:p>
        </w:tc>
      </w:tr>
      <w:tr w:rsidR="00DA59F5" w:rsidRPr="00AC774B" w14:paraId="028B2EFB" w14:textId="77777777" w:rsidTr="00FC06A3">
        <w:trPr>
          <w:trHeight w:val="255"/>
          <w:ins w:id="1428" w:author="somadmin" w:date="2026-09-25T20:51:00Z" w16du:dateUtc="2026-09-26T00:51:00Z"/>
        </w:trPr>
        <w:tc>
          <w:tcPr>
            <w:tcW w:w="1470" w:type="dxa"/>
            <w:noWrap/>
            <w:vAlign w:val="bottom"/>
            <w:hideMark/>
          </w:tcPr>
          <w:p w14:paraId="0772860D" w14:textId="77777777" w:rsidR="00DA59F5" w:rsidRPr="00AC774B" w:rsidRDefault="00DA59F5" w:rsidP="00FC06A3">
            <w:pPr>
              <w:rPr>
                <w:ins w:id="1429" w:author="somadmin" w:date="2026-09-25T20:51:00Z" w16du:dateUtc="2026-09-26T00:51:00Z"/>
                <w:color w:val="000000"/>
              </w:rPr>
            </w:pPr>
            <w:ins w:id="1430" w:author="somadmin" w:date="2026-09-25T20:51:00Z" w16du:dateUtc="2026-09-26T00:51:00Z">
              <w:r w:rsidRPr="00AC774B">
                <w:rPr>
                  <w:color w:val="000000"/>
                </w:rPr>
                <w:t>GO:0048200</w:t>
              </w:r>
            </w:ins>
          </w:p>
        </w:tc>
        <w:tc>
          <w:tcPr>
            <w:tcW w:w="2122" w:type="dxa"/>
            <w:noWrap/>
            <w:vAlign w:val="bottom"/>
            <w:hideMark/>
          </w:tcPr>
          <w:p w14:paraId="4F8D5C71" w14:textId="77777777" w:rsidR="00DA59F5" w:rsidRPr="00AC774B" w:rsidRDefault="00DA59F5" w:rsidP="00FC06A3">
            <w:pPr>
              <w:rPr>
                <w:ins w:id="1431" w:author="somadmin" w:date="2026-09-25T20:51:00Z" w16du:dateUtc="2026-09-26T00:51:00Z"/>
                <w:color w:val="000000"/>
              </w:rPr>
            </w:pPr>
            <w:ins w:id="1432" w:author="somadmin" w:date="2026-09-25T20:51:00Z" w16du:dateUtc="2026-09-26T00:51:00Z">
              <w:r w:rsidRPr="00AC774B">
                <w:rPr>
                  <w:color w:val="000000"/>
                </w:rPr>
                <w:t>biological_process</w:t>
              </w:r>
            </w:ins>
          </w:p>
        </w:tc>
        <w:tc>
          <w:tcPr>
            <w:tcW w:w="8482" w:type="dxa"/>
            <w:vAlign w:val="bottom"/>
            <w:hideMark/>
          </w:tcPr>
          <w:p w14:paraId="7D202BF8" w14:textId="77777777" w:rsidR="00DA59F5" w:rsidRPr="00AC774B" w:rsidRDefault="00DA59F5" w:rsidP="00FC06A3">
            <w:pPr>
              <w:rPr>
                <w:ins w:id="1433" w:author="somadmin" w:date="2026-09-25T20:51:00Z" w16du:dateUtc="2026-09-26T00:51:00Z"/>
                <w:color w:val="000000"/>
              </w:rPr>
            </w:pPr>
            <w:ins w:id="1434" w:author="somadmin" w:date="2026-09-25T20:51:00Z" w16du:dateUtc="2026-09-26T00:51:00Z">
              <w:r w:rsidRPr="00AC774B">
                <w:rPr>
                  <w:color w:val="000000"/>
                </w:rPr>
                <w:t>Golgi transport vesicle coating</w:t>
              </w:r>
            </w:ins>
          </w:p>
        </w:tc>
        <w:tc>
          <w:tcPr>
            <w:tcW w:w="1170" w:type="dxa"/>
            <w:noWrap/>
            <w:vAlign w:val="bottom"/>
            <w:hideMark/>
          </w:tcPr>
          <w:p w14:paraId="5643CFE4" w14:textId="77777777" w:rsidR="00DA59F5" w:rsidRPr="00AC774B" w:rsidRDefault="00DA59F5" w:rsidP="00FC06A3">
            <w:pPr>
              <w:jc w:val="right"/>
              <w:rPr>
                <w:ins w:id="1435" w:author="somadmin" w:date="2026-09-25T20:51:00Z" w16du:dateUtc="2026-09-26T00:51:00Z"/>
                <w:color w:val="000000"/>
              </w:rPr>
            </w:pPr>
            <w:ins w:id="1436" w:author="somadmin" w:date="2026-09-25T20:51:00Z" w16du:dateUtc="2026-09-26T00:51:00Z">
              <w:r w:rsidRPr="00AC774B">
                <w:rPr>
                  <w:color w:val="000000"/>
                </w:rPr>
                <w:t>0.020799</w:t>
              </w:r>
            </w:ins>
          </w:p>
        </w:tc>
      </w:tr>
      <w:tr w:rsidR="00DA59F5" w:rsidRPr="00AC774B" w14:paraId="2674BD9A" w14:textId="77777777" w:rsidTr="00FC06A3">
        <w:trPr>
          <w:trHeight w:val="255"/>
          <w:ins w:id="1437" w:author="somadmin" w:date="2026-09-25T20:51:00Z" w16du:dateUtc="2026-09-26T00:51:00Z"/>
        </w:trPr>
        <w:tc>
          <w:tcPr>
            <w:tcW w:w="1470" w:type="dxa"/>
            <w:noWrap/>
            <w:vAlign w:val="bottom"/>
            <w:hideMark/>
          </w:tcPr>
          <w:p w14:paraId="3095FBCC" w14:textId="77777777" w:rsidR="00DA59F5" w:rsidRPr="00AC774B" w:rsidRDefault="00DA59F5" w:rsidP="00FC06A3">
            <w:pPr>
              <w:rPr>
                <w:ins w:id="1438" w:author="somadmin" w:date="2026-09-25T20:51:00Z" w16du:dateUtc="2026-09-26T00:51:00Z"/>
                <w:color w:val="000000"/>
              </w:rPr>
            </w:pPr>
            <w:ins w:id="1439" w:author="somadmin" w:date="2026-09-25T20:51:00Z" w16du:dateUtc="2026-09-26T00:51:00Z">
              <w:r w:rsidRPr="00AC774B">
                <w:rPr>
                  <w:color w:val="000000"/>
                </w:rPr>
                <w:t>GO:0048205</w:t>
              </w:r>
            </w:ins>
          </w:p>
        </w:tc>
        <w:tc>
          <w:tcPr>
            <w:tcW w:w="2122" w:type="dxa"/>
            <w:noWrap/>
            <w:vAlign w:val="bottom"/>
            <w:hideMark/>
          </w:tcPr>
          <w:p w14:paraId="04E985D3" w14:textId="77777777" w:rsidR="00DA59F5" w:rsidRPr="00AC774B" w:rsidRDefault="00DA59F5" w:rsidP="00FC06A3">
            <w:pPr>
              <w:rPr>
                <w:ins w:id="1440" w:author="somadmin" w:date="2026-09-25T20:51:00Z" w16du:dateUtc="2026-09-26T00:51:00Z"/>
                <w:color w:val="000000"/>
              </w:rPr>
            </w:pPr>
            <w:ins w:id="1441" w:author="somadmin" w:date="2026-09-25T20:51:00Z" w16du:dateUtc="2026-09-26T00:51:00Z">
              <w:r w:rsidRPr="00AC774B">
                <w:rPr>
                  <w:color w:val="000000"/>
                </w:rPr>
                <w:t>biological_process</w:t>
              </w:r>
            </w:ins>
          </w:p>
        </w:tc>
        <w:tc>
          <w:tcPr>
            <w:tcW w:w="8482" w:type="dxa"/>
            <w:vAlign w:val="bottom"/>
            <w:hideMark/>
          </w:tcPr>
          <w:p w14:paraId="0DBFA96D" w14:textId="77777777" w:rsidR="00DA59F5" w:rsidRPr="00AC774B" w:rsidRDefault="00DA59F5" w:rsidP="00FC06A3">
            <w:pPr>
              <w:rPr>
                <w:ins w:id="1442" w:author="somadmin" w:date="2026-09-25T20:51:00Z" w16du:dateUtc="2026-09-26T00:51:00Z"/>
                <w:color w:val="000000"/>
              </w:rPr>
            </w:pPr>
            <w:ins w:id="1443" w:author="somadmin" w:date="2026-09-25T20:51:00Z" w16du:dateUtc="2026-09-26T00:51:00Z">
              <w:r w:rsidRPr="00AC774B">
                <w:rPr>
                  <w:color w:val="000000"/>
                </w:rPr>
                <w:t>COPI coating of Golgi vesicle</w:t>
              </w:r>
            </w:ins>
          </w:p>
        </w:tc>
        <w:tc>
          <w:tcPr>
            <w:tcW w:w="1170" w:type="dxa"/>
            <w:noWrap/>
            <w:vAlign w:val="bottom"/>
            <w:hideMark/>
          </w:tcPr>
          <w:p w14:paraId="0CD36FCD" w14:textId="77777777" w:rsidR="00DA59F5" w:rsidRPr="00AC774B" w:rsidRDefault="00DA59F5" w:rsidP="00FC06A3">
            <w:pPr>
              <w:jc w:val="right"/>
              <w:rPr>
                <w:ins w:id="1444" w:author="somadmin" w:date="2026-09-25T20:51:00Z" w16du:dateUtc="2026-09-26T00:51:00Z"/>
                <w:color w:val="000000"/>
              </w:rPr>
            </w:pPr>
            <w:ins w:id="1445" w:author="somadmin" w:date="2026-09-25T20:51:00Z" w16du:dateUtc="2026-09-26T00:51:00Z">
              <w:r w:rsidRPr="00AC774B">
                <w:rPr>
                  <w:color w:val="000000"/>
                </w:rPr>
                <w:t>0.020799</w:t>
              </w:r>
            </w:ins>
          </w:p>
        </w:tc>
      </w:tr>
      <w:tr w:rsidR="00DA59F5" w:rsidRPr="00AC774B" w14:paraId="18A47BA8" w14:textId="77777777" w:rsidTr="00FC06A3">
        <w:trPr>
          <w:trHeight w:val="255"/>
          <w:ins w:id="1446" w:author="somadmin" w:date="2026-09-25T20:51:00Z" w16du:dateUtc="2026-09-26T00:51:00Z"/>
        </w:trPr>
        <w:tc>
          <w:tcPr>
            <w:tcW w:w="1470" w:type="dxa"/>
            <w:noWrap/>
            <w:vAlign w:val="bottom"/>
            <w:hideMark/>
          </w:tcPr>
          <w:p w14:paraId="679A8446" w14:textId="77777777" w:rsidR="00DA59F5" w:rsidRPr="00AC774B" w:rsidRDefault="00DA59F5" w:rsidP="00FC06A3">
            <w:pPr>
              <w:rPr>
                <w:ins w:id="1447" w:author="somadmin" w:date="2026-09-25T20:51:00Z" w16du:dateUtc="2026-09-26T00:51:00Z"/>
                <w:color w:val="000000"/>
              </w:rPr>
            </w:pPr>
            <w:ins w:id="1448" w:author="somadmin" w:date="2026-09-25T20:51:00Z" w16du:dateUtc="2026-09-26T00:51:00Z">
              <w:r w:rsidRPr="00AC774B">
                <w:rPr>
                  <w:color w:val="000000"/>
                </w:rPr>
                <w:t>GO:0007010</w:t>
              </w:r>
            </w:ins>
          </w:p>
        </w:tc>
        <w:tc>
          <w:tcPr>
            <w:tcW w:w="2122" w:type="dxa"/>
            <w:noWrap/>
            <w:vAlign w:val="bottom"/>
            <w:hideMark/>
          </w:tcPr>
          <w:p w14:paraId="2DD16EA3" w14:textId="77777777" w:rsidR="00DA59F5" w:rsidRPr="00AC774B" w:rsidRDefault="00DA59F5" w:rsidP="00FC06A3">
            <w:pPr>
              <w:rPr>
                <w:ins w:id="1449" w:author="somadmin" w:date="2026-09-25T20:51:00Z" w16du:dateUtc="2026-09-26T00:51:00Z"/>
                <w:color w:val="000000"/>
              </w:rPr>
            </w:pPr>
            <w:ins w:id="1450" w:author="somadmin" w:date="2026-09-25T20:51:00Z" w16du:dateUtc="2026-09-26T00:51:00Z">
              <w:r w:rsidRPr="00AC774B">
                <w:rPr>
                  <w:color w:val="000000"/>
                </w:rPr>
                <w:t>biological_process</w:t>
              </w:r>
            </w:ins>
          </w:p>
        </w:tc>
        <w:tc>
          <w:tcPr>
            <w:tcW w:w="8482" w:type="dxa"/>
            <w:vAlign w:val="bottom"/>
            <w:hideMark/>
          </w:tcPr>
          <w:p w14:paraId="568E2AB2" w14:textId="77777777" w:rsidR="00DA59F5" w:rsidRPr="00AC774B" w:rsidRDefault="00DA59F5" w:rsidP="00FC06A3">
            <w:pPr>
              <w:rPr>
                <w:ins w:id="1451" w:author="somadmin" w:date="2026-09-25T20:51:00Z" w16du:dateUtc="2026-09-26T00:51:00Z"/>
                <w:color w:val="000000"/>
              </w:rPr>
            </w:pPr>
            <w:ins w:id="1452" w:author="somadmin" w:date="2026-09-25T20:51:00Z" w16du:dateUtc="2026-09-26T00:51:00Z">
              <w:r w:rsidRPr="00AC774B">
                <w:rPr>
                  <w:color w:val="000000"/>
                </w:rPr>
                <w:t>cytoskeleton organization</w:t>
              </w:r>
            </w:ins>
          </w:p>
        </w:tc>
        <w:tc>
          <w:tcPr>
            <w:tcW w:w="1170" w:type="dxa"/>
            <w:noWrap/>
            <w:vAlign w:val="bottom"/>
            <w:hideMark/>
          </w:tcPr>
          <w:p w14:paraId="2708D372" w14:textId="77777777" w:rsidR="00DA59F5" w:rsidRPr="00AC774B" w:rsidRDefault="00DA59F5" w:rsidP="00FC06A3">
            <w:pPr>
              <w:jc w:val="right"/>
              <w:rPr>
                <w:ins w:id="1453" w:author="somadmin" w:date="2026-09-25T20:51:00Z" w16du:dateUtc="2026-09-26T00:51:00Z"/>
                <w:color w:val="000000"/>
              </w:rPr>
            </w:pPr>
            <w:ins w:id="1454" w:author="somadmin" w:date="2026-09-25T20:51:00Z" w16du:dateUtc="2026-09-26T00:51:00Z">
              <w:r w:rsidRPr="00AC774B">
                <w:rPr>
                  <w:color w:val="000000"/>
                </w:rPr>
                <w:t>0.020969</w:t>
              </w:r>
            </w:ins>
          </w:p>
        </w:tc>
      </w:tr>
      <w:tr w:rsidR="00DA59F5" w:rsidRPr="00AC774B" w14:paraId="47720365" w14:textId="77777777" w:rsidTr="00FC06A3">
        <w:trPr>
          <w:trHeight w:val="255"/>
          <w:ins w:id="1455" w:author="somadmin" w:date="2026-09-25T20:51:00Z" w16du:dateUtc="2026-09-26T00:51:00Z"/>
        </w:trPr>
        <w:tc>
          <w:tcPr>
            <w:tcW w:w="1470" w:type="dxa"/>
            <w:noWrap/>
            <w:vAlign w:val="bottom"/>
            <w:hideMark/>
          </w:tcPr>
          <w:p w14:paraId="79289B31" w14:textId="77777777" w:rsidR="00DA59F5" w:rsidRPr="00AC774B" w:rsidRDefault="00DA59F5" w:rsidP="00FC06A3">
            <w:pPr>
              <w:rPr>
                <w:ins w:id="1456" w:author="somadmin" w:date="2026-09-25T20:51:00Z" w16du:dateUtc="2026-09-26T00:51:00Z"/>
                <w:color w:val="000000"/>
              </w:rPr>
            </w:pPr>
            <w:ins w:id="1457" w:author="somadmin" w:date="2026-09-25T20:51:00Z" w16du:dateUtc="2026-09-26T00:51:00Z">
              <w:r w:rsidRPr="00AC774B">
                <w:rPr>
                  <w:color w:val="000000"/>
                </w:rPr>
                <w:t>GO:0046365</w:t>
              </w:r>
            </w:ins>
          </w:p>
        </w:tc>
        <w:tc>
          <w:tcPr>
            <w:tcW w:w="2122" w:type="dxa"/>
            <w:noWrap/>
            <w:vAlign w:val="bottom"/>
            <w:hideMark/>
          </w:tcPr>
          <w:p w14:paraId="25D6ABBA" w14:textId="77777777" w:rsidR="00DA59F5" w:rsidRPr="00AC774B" w:rsidRDefault="00DA59F5" w:rsidP="00FC06A3">
            <w:pPr>
              <w:rPr>
                <w:ins w:id="1458" w:author="somadmin" w:date="2026-09-25T20:51:00Z" w16du:dateUtc="2026-09-26T00:51:00Z"/>
                <w:color w:val="000000"/>
              </w:rPr>
            </w:pPr>
            <w:ins w:id="1459" w:author="somadmin" w:date="2026-09-25T20:51:00Z" w16du:dateUtc="2026-09-26T00:51:00Z">
              <w:r w:rsidRPr="00AC774B">
                <w:rPr>
                  <w:color w:val="000000"/>
                </w:rPr>
                <w:t>biological_process</w:t>
              </w:r>
            </w:ins>
          </w:p>
        </w:tc>
        <w:tc>
          <w:tcPr>
            <w:tcW w:w="8482" w:type="dxa"/>
            <w:vAlign w:val="bottom"/>
            <w:hideMark/>
          </w:tcPr>
          <w:p w14:paraId="3786BAE3" w14:textId="77777777" w:rsidR="00DA59F5" w:rsidRPr="00AC774B" w:rsidRDefault="00DA59F5" w:rsidP="00FC06A3">
            <w:pPr>
              <w:rPr>
                <w:ins w:id="1460" w:author="somadmin" w:date="2026-09-25T20:51:00Z" w16du:dateUtc="2026-09-26T00:51:00Z"/>
                <w:color w:val="000000"/>
              </w:rPr>
            </w:pPr>
            <w:ins w:id="1461" w:author="somadmin" w:date="2026-09-25T20:51:00Z" w16du:dateUtc="2026-09-26T00:51:00Z">
              <w:r w:rsidRPr="00AC774B">
                <w:rPr>
                  <w:color w:val="000000"/>
                </w:rPr>
                <w:t>monosaccharide catabolic process</w:t>
              </w:r>
            </w:ins>
          </w:p>
        </w:tc>
        <w:tc>
          <w:tcPr>
            <w:tcW w:w="1170" w:type="dxa"/>
            <w:noWrap/>
            <w:vAlign w:val="bottom"/>
            <w:hideMark/>
          </w:tcPr>
          <w:p w14:paraId="46BC78C5" w14:textId="77777777" w:rsidR="00DA59F5" w:rsidRPr="00AC774B" w:rsidRDefault="00DA59F5" w:rsidP="00FC06A3">
            <w:pPr>
              <w:jc w:val="right"/>
              <w:rPr>
                <w:ins w:id="1462" w:author="somadmin" w:date="2026-09-25T20:51:00Z" w16du:dateUtc="2026-09-26T00:51:00Z"/>
                <w:color w:val="000000"/>
              </w:rPr>
            </w:pPr>
            <w:ins w:id="1463" w:author="somadmin" w:date="2026-09-25T20:51:00Z" w16du:dateUtc="2026-09-26T00:51:00Z">
              <w:r w:rsidRPr="00AC774B">
                <w:rPr>
                  <w:color w:val="000000"/>
                </w:rPr>
                <w:t>0.021004</w:t>
              </w:r>
            </w:ins>
          </w:p>
        </w:tc>
      </w:tr>
      <w:tr w:rsidR="00DA59F5" w:rsidRPr="00AC774B" w14:paraId="726E9B34" w14:textId="77777777" w:rsidTr="00FC06A3">
        <w:trPr>
          <w:trHeight w:val="255"/>
          <w:ins w:id="1464" w:author="somadmin" w:date="2026-09-25T20:51:00Z" w16du:dateUtc="2026-09-26T00:51:00Z"/>
        </w:trPr>
        <w:tc>
          <w:tcPr>
            <w:tcW w:w="1470" w:type="dxa"/>
            <w:noWrap/>
            <w:vAlign w:val="bottom"/>
            <w:hideMark/>
          </w:tcPr>
          <w:p w14:paraId="7BF90DC2" w14:textId="77777777" w:rsidR="00DA59F5" w:rsidRPr="00AC774B" w:rsidRDefault="00DA59F5" w:rsidP="00FC06A3">
            <w:pPr>
              <w:rPr>
                <w:ins w:id="1465" w:author="somadmin" w:date="2026-09-25T20:51:00Z" w16du:dateUtc="2026-09-26T00:51:00Z"/>
                <w:color w:val="000000"/>
              </w:rPr>
            </w:pPr>
            <w:ins w:id="1466" w:author="somadmin" w:date="2026-09-25T20:51:00Z" w16du:dateUtc="2026-09-26T00:51:00Z">
              <w:r w:rsidRPr="00AC774B">
                <w:rPr>
                  <w:color w:val="000000"/>
                </w:rPr>
                <w:t>GO:0065003</w:t>
              </w:r>
            </w:ins>
          </w:p>
        </w:tc>
        <w:tc>
          <w:tcPr>
            <w:tcW w:w="2122" w:type="dxa"/>
            <w:noWrap/>
            <w:vAlign w:val="bottom"/>
            <w:hideMark/>
          </w:tcPr>
          <w:p w14:paraId="1C91C40A" w14:textId="77777777" w:rsidR="00DA59F5" w:rsidRPr="00AC774B" w:rsidRDefault="00DA59F5" w:rsidP="00FC06A3">
            <w:pPr>
              <w:rPr>
                <w:ins w:id="1467" w:author="somadmin" w:date="2026-09-25T20:51:00Z" w16du:dateUtc="2026-09-26T00:51:00Z"/>
                <w:color w:val="000000"/>
              </w:rPr>
            </w:pPr>
            <w:ins w:id="1468" w:author="somadmin" w:date="2026-09-25T20:51:00Z" w16du:dateUtc="2026-09-26T00:51:00Z">
              <w:r w:rsidRPr="00AC774B">
                <w:rPr>
                  <w:color w:val="000000"/>
                </w:rPr>
                <w:t>biological_process</w:t>
              </w:r>
            </w:ins>
          </w:p>
        </w:tc>
        <w:tc>
          <w:tcPr>
            <w:tcW w:w="8482" w:type="dxa"/>
            <w:vAlign w:val="bottom"/>
            <w:hideMark/>
          </w:tcPr>
          <w:p w14:paraId="1F1A7127" w14:textId="77777777" w:rsidR="00DA59F5" w:rsidRPr="00AC774B" w:rsidRDefault="00DA59F5" w:rsidP="00FC06A3">
            <w:pPr>
              <w:rPr>
                <w:ins w:id="1469" w:author="somadmin" w:date="2026-09-25T20:51:00Z" w16du:dateUtc="2026-09-26T00:51:00Z"/>
                <w:color w:val="000000"/>
              </w:rPr>
            </w:pPr>
            <w:ins w:id="1470" w:author="somadmin" w:date="2026-09-25T20:51:00Z" w16du:dateUtc="2026-09-26T00:51:00Z">
              <w:r w:rsidRPr="00AC774B">
                <w:rPr>
                  <w:color w:val="000000"/>
                </w:rPr>
                <w:t>macromolecular complex assembly</w:t>
              </w:r>
            </w:ins>
          </w:p>
        </w:tc>
        <w:tc>
          <w:tcPr>
            <w:tcW w:w="1170" w:type="dxa"/>
            <w:noWrap/>
            <w:vAlign w:val="bottom"/>
            <w:hideMark/>
          </w:tcPr>
          <w:p w14:paraId="54739D83" w14:textId="77777777" w:rsidR="00DA59F5" w:rsidRPr="00AC774B" w:rsidRDefault="00DA59F5" w:rsidP="00FC06A3">
            <w:pPr>
              <w:jc w:val="right"/>
              <w:rPr>
                <w:ins w:id="1471" w:author="somadmin" w:date="2026-09-25T20:51:00Z" w16du:dateUtc="2026-09-26T00:51:00Z"/>
                <w:color w:val="000000"/>
              </w:rPr>
            </w:pPr>
            <w:ins w:id="1472" w:author="somadmin" w:date="2026-09-25T20:51:00Z" w16du:dateUtc="2026-09-26T00:51:00Z">
              <w:r w:rsidRPr="00AC774B">
                <w:rPr>
                  <w:color w:val="000000"/>
                </w:rPr>
                <w:t>0.021198</w:t>
              </w:r>
            </w:ins>
          </w:p>
        </w:tc>
      </w:tr>
      <w:tr w:rsidR="00DA59F5" w:rsidRPr="00AC774B" w14:paraId="6120CA66" w14:textId="77777777" w:rsidTr="00FC06A3">
        <w:trPr>
          <w:trHeight w:val="255"/>
          <w:ins w:id="1473" w:author="somadmin" w:date="2026-09-25T20:51:00Z" w16du:dateUtc="2026-09-26T00:51:00Z"/>
        </w:trPr>
        <w:tc>
          <w:tcPr>
            <w:tcW w:w="1470" w:type="dxa"/>
            <w:noWrap/>
            <w:vAlign w:val="bottom"/>
            <w:hideMark/>
          </w:tcPr>
          <w:p w14:paraId="18451A52" w14:textId="77777777" w:rsidR="00DA59F5" w:rsidRPr="00AC774B" w:rsidRDefault="00DA59F5" w:rsidP="00FC06A3">
            <w:pPr>
              <w:rPr>
                <w:ins w:id="1474" w:author="somadmin" w:date="2026-09-25T20:51:00Z" w16du:dateUtc="2026-09-26T00:51:00Z"/>
                <w:color w:val="000000"/>
              </w:rPr>
            </w:pPr>
            <w:ins w:id="1475" w:author="somadmin" w:date="2026-09-25T20:51:00Z" w16du:dateUtc="2026-09-26T00:51:00Z">
              <w:r w:rsidRPr="00AC774B">
                <w:rPr>
                  <w:color w:val="000000"/>
                </w:rPr>
                <w:t>GO:0008104</w:t>
              </w:r>
            </w:ins>
          </w:p>
        </w:tc>
        <w:tc>
          <w:tcPr>
            <w:tcW w:w="2122" w:type="dxa"/>
            <w:noWrap/>
            <w:vAlign w:val="bottom"/>
            <w:hideMark/>
          </w:tcPr>
          <w:p w14:paraId="2E0F7C01" w14:textId="77777777" w:rsidR="00DA59F5" w:rsidRPr="00AC774B" w:rsidRDefault="00DA59F5" w:rsidP="00FC06A3">
            <w:pPr>
              <w:rPr>
                <w:ins w:id="1476" w:author="somadmin" w:date="2026-09-25T20:51:00Z" w16du:dateUtc="2026-09-26T00:51:00Z"/>
                <w:color w:val="000000"/>
              </w:rPr>
            </w:pPr>
            <w:ins w:id="1477" w:author="somadmin" w:date="2026-09-25T20:51:00Z" w16du:dateUtc="2026-09-26T00:51:00Z">
              <w:r w:rsidRPr="00AC774B">
                <w:rPr>
                  <w:color w:val="000000"/>
                </w:rPr>
                <w:t>biological_process</w:t>
              </w:r>
            </w:ins>
          </w:p>
        </w:tc>
        <w:tc>
          <w:tcPr>
            <w:tcW w:w="8482" w:type="dxa"/>
            <w:vAlign w:val="bottom"/>
            <w:hideMark/>
          </w:tcPr>
          <w:p w14:paraId="2314FF64" w14:textId="77777777" w:rsidR="00DA59F5" w:rsidRPr="00AC774B" w:rsidRDefault="00DA59F5" w:rsidP="00FC06A3">
            <w:pPr>
              <w:rPr>
                <w:ins w:id="1478" w:author="somadmin" w:date="2026-09-25T20:51:00Z" w16du:dateUtc="2026-09-26T00:51:00Z"/>
                <w:color w:val="000000"/>
              </w:rPr>
            </w:pPr>
            <w:ins w:id="1479" w:author="somadmin" w:date="2026-09-25T20:51:00Z" w16du:dateUtc="2026-09-26T00:51:00Z">
              <w:r w:rsidRPr="00AC774B">
                <w:rPr>
                  <w:color w:val="000000"/>
                </w:rPr>
                <w:t>protein localization</w:t>
              </w:r>
            </w:ins>
          </w:p>
        </w:tc>
        <w:tc>
          <w:tcPr>
            <w:tcW w:w="1170" w:type="dxa"/>
            <w:noWrap/>
            <w:vAlign w:val="bottom"/>
            <w:hideMark/>
          </w:tcPr>
          <w:p w14:paraId="77966EAD" w14:textId="77777777" w:rsidR="00DA59F5" w:rsidRPr="00AC774B" w:rsidRDefault="00DA59F5" w:rsidP="00FC06A3">
            <w:pPr>
              <w:jc w:val="right"/>
              <w:rPr>
                <w:ins w:id="1480" w:author="somadmin" w:date="2026-09-25T20:51:00Z" w16du:dateUtc="2026-09-26T00:51:00Z"/>
                <w:color w:val="000000"/>
              </w:rPr>
            </w:pPr>
            <w:ins w:id="1481" w:author="somadmin" w:date="2026-09-25T20:51:00Z" w16du:dateUtc="2026-09-26T00:51:00Z">
              <w:r w:rsidRPr="00AC774B">
                <w:rPr>
                  <w:color w:val="000000"/>
                </w:rPr>
                <w:t>0.021418</w:t>
              </w:r>
            </w:ins>
          </w:p>
        </w:tc>
      </w:tr>
      <w:tr w:rsidR="00DA59F5" w:rsidRPr="00AC774B" w14:paraId="03F5B7D3" w14:textId="77777777" w:rsidTr="00FC06A3">
        <w:trPr>
          <w:trHeight w:val="255"/>
          <w:ins w:id="1482" w:author="somadmin" w:date="2026-09-25T20:51:00Z" w16du:dateUtc="2026-09-26T00:51:00Z"/>
        </w:trPr>
        <w:tc>
          <w:tcPr>
            <w:tcW w:w="1470" w:type="dxa"/>
            <w:noWrap/>
            <w:vAlign w:val="bottom"/>
            <w:hideMark/>
          </w:tcPr>
          <w:p w14:paraId="420185F1" w14:textId="77777777" w:rsidR="00DA59F5" w:rsidRPr="00AC774B" w:rsidRDefault="00DA59F5" w:rsidP="00FC06A3">
            <w:pPr>
              <w:rPr>
                <w:ins w:id="1483" w:author="somadmin" w:date="2026-09-25T20:51:00Z" w16du:dateUtc="2026-09-26T00:51:00Z"/>
                <w:color w:val="000000"/>
              </w:rPr>
            </w:pPr>
            <w:ins w:id="1484" w:author="somadmin" w:date="2026-09-25T20:51:00Z" w16du:dateUtc="2026-09-26T00:51:00Z">
              <w:r w:rsidRPr="00AC774B">
                <w:rPr>
                  <w:color w:val="000000"/>
                </w:rPr>
                <w:t>GO:0009261</w:t>
              </w:r>
            </w:ins>
          </w:p>
        </w:tc>
        <w:tc>
          <w:tcPr>
            <w:tcW w:w="2122" w:type="dxa"/>
            <w:noWrap/>
            <w:vAlign w:val="bottom"/>
            <w:hideMark/>
          </w:tcPr>
          <w:p w14:paraId="4F7C550D" w14:textId="77777777" w:rsidR="00DA59F5" w:rsidRPr="00AC774B" w:rsidRDefault="00DA59F5" w:rsidP="00FC06A3">
            <w:pPr>
              <w:rPr>
                <w:ins w:id="1485" w:author="somadmin" w:date="2026-09-25T20:51:00Z" w16du:dateUtc="2026-09-26T00:51:00Z"/>
                <w:color w:val="000000"/>
              </w:rPr>
            </w:pPr>
            <w:ins w:id="1486" w:author="somadmin" w:date="2026-09-25T20:51:00Z" w16du:dateUtc="2026-09-26T00:51:00Z">
              <w:r w:rsidRPr="00AC774B">
                <w:rPr>
                  <w:color w:val="000000"/>
                </w:rPr>
                <w:t>biological_process</w:t>
              </w:r>
            </w:ins>
          </w:p>
        </w:tc>
        <w:tc>
          <w:tcPr>
            <w:tcW w:w="8482" w:type="dxa"/>
            <w:vAlign w:val="bottom"/>
            <w:hideMark/>
          </w:tcPr>
          <w:p w14:paraId="6FD7C024" w14:textId="77777777" w:rsidR="00DA59F5" w:rsidRPr="00AC774B" w:rsidRDefault="00DA59F5" w:rsidP="00FC06A3">
            <w:pPr>
              <w:rPr>
                <w:ins w:id="1487" w:author="somadmin" w:date="2026-09-25T20:51:00Z" w16du:dateUtc="2026-09-26T00:51:00Z"/>
                <w:color w:val="000000"/>
              </w:rPr>
            </w:pPr>
            <w:ins w:id="1488" w:author="somadmin" w:date="2026-09-25T20:51:00Z" w16du:dateUtc="2026-09-26T00:51:00Z">
              <w:r w:rsidRPr="00AC774B">
                <w:rPr>
                  <w:color w:val="000000"/>
                </w:rPr>
                <w:t>ribonucleotide catabolic process</w:t>
              </w:r>
            </w:ins>
          </w:p>
        </w:tc>
        <w:tc>
          <w:tcPr>
            <w:tcW w:w="1170" w:type="dxa"/>
            <w:noWrap/>
            <w:vAlign w:val="bottom"/>
            <w:hideMark/>
          </w:tcPr>
          <w:p w14:paraId="42F31EE9" w14:textId="77777777" w:rsidR="00DA59F5" w:rsidRPr="00AC774B" w:rsidRDefault="00DA59F5" w:rsidP="00FC06A3">
            <w:pPr>
              <w:jc w:val="right"/>
              <w:rPr>
                <w:ins w:id="1489" w:author="somadmin" w:date="2026-09-25T20:51:00Z" w16du:dateUtc="2026-09-26T00:51:00Z"/>
                <w:color w:val="000000"/>
              </w:rPr>
            </w:pPr>
            <w:ins w:id="1490" w:author="somadmin" w:date="2026-09-25T20:51:00Z" w16du:dateUtc="2026-09-26T00:51:00Z">
              <w:r w:rsidRPr="00AC774B">
                <w:rPr>
                  <w:color w:val="000000"/>
                </w:rPr>
                <w:t>0.021862</w:t>
              </w:r>
            </w:ins>
          </w:p>
        </w:tc>
      </w:tr>
      <w:tr w:rsidR="00DA59F5" w:rsidRPr="00AC774B" w14:paraId="24605F3A" w14:textId="77777777" w:rsidTr="00FC06A3">
        <w:trPr>
          <w:trHeight w:val="255"/>
          <w:ins w:id="1491" w:author="somadmin" w:date="2026-09-25T20:51:00Z" w16du:dateUtc="2026-09-26T00:51:00Z"/>
        </w:trPr>
        <w:tc>
          <w:tcPr>
            <w:tcW w:w="1470" w:type="dxa"/>
            <w:noWrap/>
            <w:vAlign w:val="bottom"/>
            <w:hideMark/>
          </w:tcPr>
          <w:p w14:paraId="0499D1B4" w14:textId="77777777" w:rsidR="00DA59F5" w:rsidRPr="00AC774B" w:rsidRDefault="00DA59F5" w:rsidP="00FC06A3">
            <w:pPr>
              <w:rPr>
                <w:ins w:id="1492" w:author="somadmin" w:date="2026-09-25T20:51:00Z" w16du:dateUtc="2026-09-26T00:51:00Z"/>
                <w:color w:val="000000"/>
              </w:rPr>
            </w:pPr>
            <w:ins w:id="1493" w:author="somadmin" w:date="2026-09-25T20:51:00Z" w16du:dateUtc="2026-09-26T00:51:00Z">
              <w:r w:rsidRPr="00AC774B">
                <w:rPr>
                  <w:color w:val="000000"/>
                </w:rPr>
                <w:t>GO:0050777</w:t>
              </w:r>
            </w:ins>
          </w:p>
        </w:tc>
        <w:tc>
          <w:tcPr>
            <w:tcW w:w="2122" w:type="dxa"/>
            <w:noWrap/>
            <w:vAlign w:val="bottom"/>
            <w:hideMark/>
          </w:tcPr>
          <w:p w14:paraId="1C0E94C6" w14:textId="77777777" w:rsidR="00DA59F5" w:rsidRPr="00AC774B" w:rsidRDefault="00DA59F5" w:rsidP="00FC06A3">
            <w:pPr>
              <w:rPr>
                <w:ins w:id="1494" w:author="somadmin" w:date="2026-09-25T20:51:00Z" w16du:dateUtc="2026-09-26T00:51:00Z"/>
                <w:color w:val="000000"/>
              </w:rPr>
            </w:pPr>
            <w:ins w:id="1495" w:author="somadmin" w:date="2026-09-25T20:51:00Z" w16du:dateUtc="2026-09-26T00:51:00Z">
              <w:r w:rsidRPr="00AC774B">
                <w:rPr>
                  <w:color w:val="000000"/>
                </w:rPr>
                <w:t>biological_process</w:t>
              </w:r>
            </w:ins>
          </w:p>
        </w:tc>
        <w:tc>
          <w:tcPr>
            <w:tcW w:w="8482" w:type="dxa"/>
            <w:vAlign w:val="bottom"/>
            <w:hideMark/>
          </w:tcPr>
          <w:p w14:paraId="766E341D" w14:textId="77777777" w:rsidR="00DA59F5" w:rsidRPr="00AC774B" w:rsidRDefault="00DA59F5" w:rsidP="00FC06A3">
            <w:pPr>
              <w:rPr>
                <w:ins w:id="1496" w:author="somadmin" w:date="2026-09-25T20:51:00Z" w16du:dateUtc="2026-09-26T00:51:00Z"/>
                <w:color w:val="000000"/>
              </w:rPr>
            </w:pPr>
            <w:ins w:id="1497" w:author="somadmin" w:date="2026-09-25T20:51:00Z" w16du:dateUtc="2026-09-26T00:51:00Z">
              <w:r w:rsidRPr="00AC774B">
                <w:rPr>
                  <w:color w:val="000000"/>
                </w:rPr>
                <w:t>negative regulation of immune response</w:t>
              </w:r>
            </w:ins>
          </w:p>
        </w:tc>
        <w:tc>
          <w:tcPr>
            <w:tcW w:w="1170" w:type="dxa"/>
            <w:noWrap/>
            <w:vAlign w:val="bottom"/>
            <w:hideMark/>
          </w:tcPr>
          <w:p w14:paraId="7CD2219C" w14:textId="77777777" w:rsidR="00DA59F5" w:rsidRPr="00AC774B" w:rsidRDefault="00DA59F5" w:rsidP="00FC06A3">
            <w:pPr>
              <w:jc w:val="right"/>
              <w:rPr>
                <w:ins w:id="1498" w:author="somadmin" w:date="2026-09-25T20:51:00Z" w16du:dateUtc="2026-09-26T00:51:00Z"/>
                <w:color w:val="000000"/>
              </w:rPr>
            </w:pPr>
            <w:ins w:id="1499" w:author="somadmin" w:date="2026-09-25T20:51:00Z" w16du:dateUtc="2026-09-26T00:51:00Z">
              <w:r w:rsidRPr="00AC774B">
                <w:rPr>
                  <w:color w:val="000000"/>
                </w:rPr>
                <w:t>0.021862</w:t>
              </w:r>
            </w:ins>
          </w:p>
        </w:tc>
      </w:tr>
      <w:tr w:rsidR="00DA59F5" w:rsidRPr="00AC774B" w14:paraId="1B94E911" w14:textId="77777777" w:rsidTr="00FC06A3">
        <w:trPr>
          <w:trHeight w:val="510"/>
          <w:ins w:id="1500" w:author="somadmin" w:date="2026-09-25T20:51:00Z" w16du:dateUtc="2026-09-26T00:51:00Z"/>
        </w:trPr>
        <w:tc>
          <w:tcPr>
            <w:tcW w:w="1470" w:type="dxa"/>
            <w:noWrap/>
            <w:vAlign w:val="bottom"/>
            <w:hideMark/>
          </w:tcPr>
          <w:p w14:paraId="2031E9CC" w14:textId="77777777" w:rsidR="00DA59F5" w:rsidRPr="00AC774B" w:rsidRDefault="00DA59F5" w:rsidP="00FC06A3">
            <w:pPr>
              <w:rPr>
                <w:ins w:id="1501" w:author="somadmin" w:date="2026-09-25T20:51:00Z" w16du:dateUtc="2026-09-26T00:51:00Z"/>
                <w:color w:val="000000"/>
              </w:rPr>
            </w:pPr>
            <w:ins w:id="1502" w:author="somadmin" w:date="2026-09-25T20:51:00Z" w16du:dateUtc="2026-09-26T00:51:00Z">
              <w:r w:rsidRPr="00AC774B">
                <w:rPr>
                  <w:color w:val="000000"/>
                </w:rPr>
                <w:t>GO:0030835</w:t>
              </w:r>
            </w:ins>
          </w:p>
        </w:tc>
        <w:tc>
          <w:tcPr>
            <w:tcW w:w="2122" w:type="dxa"/>
            <w:noWrap/>
            <w:vAlign w:val="bottom"/>
            <w:hideMark/>
          </w:tcPr>
          <w:p w14:paraId="35E2F3A7" w14:textId="77777777" w:rsidR="00DA59F5" w:rsidRPr="00AC774B" w:rsidRDefault="00DA59F5" w:rsidP="00FC06A3">
            <w:pPr>
              <w:rPr>
                <w:ins w:id="1503" w:author="somadmin" w:date="2026-09-25T20:51:00Z" w16du:dateUtc="2026-09-26T00:51:00Z"/>
                <w:color w:val="000000"/>
              </w:rPr>
            </w:pPr>
            <w:ins w:id="1504" w:author="somadmin" w:date="2026-09-25T20:51:00Z" w16du:dateUtc="2026-09-26T00:51:00Z">
              <w:r w:rsidRPr="00AC774B">
                <w:rPr>
                  <w:color w:val="000000"/>
                </w:rPr>
                <w:t>biological_process</w:t>
              </w:r>
            </w:ins>
          </w:p>
        </w:tc>
        <w:tc>
          <w:tcPr>
            <w:tcW w:w="8482" w:type="dxa"/>
            <w:vAlign w:val="bottom"/>
            <w:hideMark/>
          </w:tcPr>
          <w:p w14:paraId="5EAA1E84" w14:textId="77777777" w:rsidR="00DA59F5" w:rsidRPr="00AC774B" w:rsidRDefault="00DA59F5" w:rsidP="00FC06A3">
            <w:pPr>
              <w:rPr>
                <w:ins w:id="1505" w:author="somadmin" w:date="2026-09-25T20:51:00Z" w16du:dateUtc="2026-09-26T00:51:00Z"/>
                <w:color w:val="000000"/>
              </w:rPr>
            </w:pPr>
            <w:ins w:id="1506" w:author="somadmin" w:date="2026-09-25T20:51:00Z" w16du:dateUtc="2026-09-26T00:51:00Z">
              <w:r w:rsidRPr="00AC774B">
                <w:rPr>
                  <w:color w:val="000000"/>
                </w:rPr>
                <w:t>negative regulation of actin filament depolymerization</w:t>
              </w:r>
            </w:ins>
          </w:p>
        </w:tc>
        <w:tc>
          <w:tcPr>
            <w:tcW w:w="1170" w:type="dxa"/>
            <w:noWrap/>
            <w:vAlign w:val="bottom"/>
            <w:hideMark/>
          </w:tcPr>
          <w:p w14:paraId="3F61876B" w14:textId="77777777" w:rsidR="00DA59F5" w:rsidRPr="00AC774B" w:rsidRDefault="00DA59F5" w:rsidP="00FC06A3">
            <w:pPr>
              <w:jc w:val="right"/>
              <w:rPr>
                <w:ins w:id="1507" w:author="somadmin" w:date="2026-09-25T20:51:00Z" w16du:dateUtc="2026-09-26T00:51:00Z"/>
                <w:color w:val="000000"/>
              </w:rPr>
            </w:pPr>
            <w:ins w:id="1508" w:author="somadmin" w:date="2026-09-25T20:51:00Z" w16du:dateUtc="2026-09-26T00:51:00Z">
              <w:r w:rsidRPr="00AC774B">
                <w:rPr>
                  <w:color w:val="000000"/>
                </w:rPr>
                <w:t>0.021862</w:t>
              </w:r>
            </w:ins>
          </w:p>
        </w:tc>
      </w:tr>
      <w:tr w:rsidR="00DA59F5" w:rsidRPr="00AC774B" w14:paraId="03BD7A4D" w14:textId="77777777" w:rsidTr="00FC06A3">
        <w:trPr>
          <w:trHeight w:val="510"/>
          <w:ins w:id="1509" w:author="somadmin" w:date="2026-09-25T20:51:00Z" w16du:dateUtc="2026-09-26T00:51:00Z"/>
        </w:trPr>
        <w:tc>
          <w:tcPr>
            <w:tcW w:w="1470" w:type="dxa"/>
            <w:noWrap/>
            <w:vAlign w:val="bottom"/>
            <w:hideMark/>
          </w:tcPr>
          <w:p w14:paraId="3ABDF8CF" w14:textId="77777777" w:rsidR="00DA59F5" w:rsidRPr="00AC774B" w:rsidRDefault="00DA59F5" w:rsidP="00FC06A3">
            <w:pPr>
              <w:rPr>
                <w:ins w:id="1510" w:author="somadmin" w:date="2026-09-25T20:51:00Z" w16du:dateUtc="2026-09-26T00:51:00Z"/>
                <w:color w:val="000000"/>
              </w:rPr>
            </w:pPr>
            <w:ins w:id="1511" w:author="somadmin" w:date="2026-09-25T20:51:00Z" w16du:dateUtc="2026-09-26T00:51:00Z">
              <w:r w:rsidRPr="00AC774B">
                <w:rPr>
                  <w:color w:val="000000"/>
                </w:rPr>
                <w:t>GO:0032412</w:t>
              </w:r>
            </w:ins>
          </w:p>
        </w:tc>
        <w:tc>
          <w:tcPr>
            <w:tcW w:w="2122" w:type="dxa"/>
            <w:noWrap/>
            <w:vAlign w:val="bottom"/>
            <w:hideMark/>
          </w:tcPr>
          <w:p w14:paraId="24FEE98E" w14:textId="77777777" w:rsidR="00DA59F5" w:rsidRPr="00AC774B" w:rsidRDefault="00DA59F5" w:rsidP="00FC06A3">
            <w:pPr>
              <w:rPr>
                <w:ins w:id="1512" w:author="somadmin" w:date="2026-09-25T20:51:00Z" w16du:dateUtc="2026-09-26T00:51:00Z"/>
                <w:color w:val="000000"/>
              </w:rPr>
            </w:pPr>
            <w:ins w:id="1513" w:author="somadmin" w:date="2026-09-25T20:51:00Z" w16du:dateUtc="2026-09-26T00:51:00Z">
              <w:r w:rsidRPr="00AC774B">
                <w:rPr>
                  <w:color w:val="000000"/>
                </w:rPr>
                <w:t>biological_process</w:t>
              </w:r>
            </w:ins>
          </w:p>
        </w:tc>
        <w:tc>
          <w:tcPr>
            <w:tcW w:w="8482" w:type="dxa"/>
            <w:vAlign w:val="bottom"/>
            <w:hideMark/>
          </w:tcPr>
          <w:p w14:paraId="6252A395" w14:textId="77777777" w:rsidR="00DA59F5" w:rsidRPr="00AC774B" w:rsidRDefault="00DA59F5" w:rsidP="00FC06A3">
            <w:pPr>
              <w:rPr>
                <w:ins w:id="1514" w:author="somadmin" w:date="2026-09-25T20:51:00Z" w16du:dateUtc="2026-09-26T00:51:00Z"/>
                <w:color w:val="000000"/>
              </w:rPr>
            </w:pPr>
            <w:ins w:id="1515" w:author="somadmin" w:date="2026-09-25T20:51:00Z" w16du:dateUtc="2026-09-26T00:51:00Z">
              <w:r w:rsidRPr="00AC774B">
                <w:rPr>
                  <w:color w:val="000000"/>
                </w:rPr>
                <w:t>regulation of ion transmembrane transporter activity</w:t>
              </w:r>
            </w:ins>
          </w:p>
        </w:tc>
        <w:tc>
          <w:tcPr>
            <w:tcW w:w="1170" w:type="dxa"/>
            <w:noWrap/>
            <w:vAlign w:val="bottom"/>
            <w:hideMark/>
          </w:tcPr>
          <w:p w14:paraId="175A7169" w14:textId="77777777" w:rsidR="00DA59F5" w:rsidRPr="00AC774B" w:rsidRDefault="00DA59F5" w:rsidP="00FC06A3">
            <w:pPr>
              <w:jc w:val="right"/>
              <w:rPr>
                <w:ins w:id="1516" w:author="somadmin" w:date="2026-09-25T20:51:00Z" w16du:dateUtc="2026-09-26T00:51:00Z"/>
                <w:color w:val="000000"/>
              </w:rPr>
            </w:pPr>
            <w:ins w:id="1517" w:author="somadmin" w:date="2026-09-25T20:51:00Z" w16du:dateUtc="2026-09-26T00:51:00Z">
              <w:r w:rsidRPr="00AC774B">
                <w:rPr>
                  <w:color w:val="000000"/>
                </w:rPr>
                <w:t>0.021862</w:t>
              </w:r>
            </w:ins>
          </w:p>
        </w:tc>
      </w:tr>
      <w:tr w:rsidR="00DA59F5" w:rsidRPr="00AC774B" w14:paraId="49FCFE1B" w14:textId="77777777" w:rsidTr="00FC06A3">
        <w:trPr>
          <w:trHeight w:val="255"/>
          <w:ins w:id="1518" w:author="somadmin" w:date="2026-09-25T20:51:00Z" w16du:dateUtc="2026-09-26T00:51:00Z"/>
        </w:trPr>
        <w:tc>
          <w:tcPr>
            <w:tcW w:w="1470" w:type="dxa"/>
            <w:noWrap/>
            <w:vAlign w:val="bottom"/>
            <w:hideMark/>
          </w:tcPr>
          <w:p w14:paraId="17099572" w14:textId="77777777" w:rsidR="00DA59F5" w:rsidRPr="00AC774B" w:rsidRDefault="00DA59F5" w:rsidP="00FC06A3">
            <w:pPr>
              <w:rPr>
                <w:ins w:id="1519" w:author="somadmin" w:date="2026-09-25T20:51:00Z" w16du:dateUtc="2026-09-26T00:51:00Z"/>
                <w:color w:val="000000"/>
              </w:rPr>
            </w:pPr>
            <w:ins w:id="1520" w:author="somadmin" w:date="2026-09-25T20:51:00Z" w16du:dateUtc="2026-09-26T00:51:00Z">
              <w:r w:rsidRPr="00AC774B">
                <w:rPr>
                  <w:color w:val="000000"/>
                </w:rPr>
                <w:t>GO:0043933</w:t>
              </w:r>
            </w:ins>
          </w:p>
        </w:tc>
        <w:tc>
          <w:tcPr>
            <w:tcW w:w="2122" w:type="dxa"/>
            <w:noWrap/>
            <w:vAlign w:val="bottom"/>
            <w:hideMark/>
          </w:tcPr>
          <w:p w14:paraId="65B6F61A" w14:textId="77777777" w:rsidR="00DA59F5" w:rsidRPr="00AC774B" w:rsidRDefault="00DA59F5" w:rsidP="00FC06A3">
            <w:pPr>
              <w:rPr>
                <w:ins w:id="1521" w:author="somadmin" w:date="2026-09-25T20:51:00Z" w16du:dateUtc="2026-09-26T00:51:00Z"/>
                <w:color w:val="000000"/>
              </w:rPr>
            </w:pPr>
            <w:ins w:id="1522" w:author="somadmin" w:date="2026-09-25T20:51:00Z" w16du:dateUtc="2026-09-26T00:51:00Z">
              <w:r w:rsidRPr="00AC774B">
                <w:rPr>
                  <w:color w:val="000000"/>
                </w:rPr>
                <w:t>biological_process</w:t>
              </w:r>
            </w:ins>
          </w:p>
        </w:tc>
        <w:tc>
          <w:tcPr>
            <w:tcW w:w="8482" w:type="dxa"/>
            <w:vAlign w:val="bottom"/>
            <w:hideMark/>
          </w:tcPr>
          <w:p w14:paraId="370C2C6C" w14:textId="77777777" w:rsidR="00DA59F5" w:rsidRPr="00AC774B" w:rsidRDefault="00DA59F5" w:rsidP="00FC06A3">
            <w:pPr>
              <w:rPr>
                <w:ins w:id="1523" w:author="somadmin" w:date="2026-09-25T20:51:00Z" w16du:dateUtc="2026-09-26T00:51:00Z"/>
                <w:color w:val="000000"/>
              </w:rPr>
            </w:pPr>
            <w:ins w:id="1524" w:author="somadmin" w:date="2026-09-25T20:51:00Z" w16du:dateUtc="2026-09-26T00:51:00Z">
              <w:r w:rsidRPr="00AC774B">
                <w:rPr>
                  <w:color w:val="000000"/>
                </w:rPr>
                <w:t>macromolecular complex subunit organization</w:t>
              </w:r>
            </w:ins>
          </w:p>
        </w:tc>
        <w:tc>
          <w:tcPr>
            <w:tcW w:w="1170" w:type="dxa"/>
            <w:noWrap/>
            <w:vAlign w:val="bottom"/>
            <w:hideMark/>
          </w:tcPr>
          <w:p w14:paraId="6910F111" w14:textId="77777777" w:rsidR="00DA59F5" w:rsidRPr="00AC774B" w:rsidRDefault="00DA59F5" w:rsidP="00FC06A3">
            <w:pPr>
              <w:jc w:val="right"/>
              <w:rPr>
                <w:ins w:id="1525" w:author="somadmin" w:date="2026-09-25T20:51:00Z" w16du:dateUtc="2026-09-26T00:51:00Z"/>
                <w:color w:val="000000"/>
              </w:rPr>
            </w:pPr>
            <w:ins w:id="1526" w:author="somadmin" w:date="2026-09-25T20:51:00Z" w16du:dateUtc="2026-09-26T00:51:00Z">
              <w:r w:rsidRPr="00AC774B">
                <w:rPr>
                  <w:color w:val="000000"/>
                </w:rPr>
                <w:t>0.021977</w:t>
              </w:r>
            </w:ins>
          </w:p>
        </w:tc>
      </w:tr>
      <w:tr w:rsidR="00DA59F5" w:rsidRPr="00AC774B" w14:paraId="2AD68DDD" w14:textId="77777777" w:rsidTr="00FC06A3">
        <w:trPr>
          <w:trHeight w:val="255"/>
          <w:ins w:id="1527" w:author="somadmin" w:date="2026-09-25T20:51:00Z" w16du:dateUtc="2026-09-26T00:51:00Z"/>
        </w:trPr>
        <w:tc>
          <w:tcPr>
            <w:tcW w:w="1470" w:type="dxa"/>
            <w:noWrap/>
            <w:vAlign w:val="bottom"/>
            <w:hideMark/>
          </w:tcPr>
          <w:p w14:paraId="09AD1EFD" w14:textId="77777777" w:rsidR="00DA59F5" w:rsidRPr="00AC774B" w:rsidRDefault="00DA59F5" w:rsidP="00FC06A3">
            <w:pPr>
              <w:rPr>
                <w:ins w:id="1528" w:author="somadmin" w:date="2026-09-25T20:51:00Z" w16du:dateUtc="2026-09-26T00:51:00Z"/>
                <w:color w:val="000000"/>
              </w:rPr>
            </w:pPr>
            <w:ins w:id="1529" w:author="somadmin" w:date="2026-09-25T20:51:00Z" w16du:dateUtc="2026-09-26T00:51:00Z">
              <w:r w:rsidRPr="00AC774B">
                <w:rPr>
                  <w:color w:val="000000"/>
                </w:rPr>
                <w:t>GO:0034622</w:t>
              </w:r>
            </w:ins>
          </w:p>
        </w:tc>
        <w:tc>
          <w:tcPr>
            <w:tcW w:w="2122" w:type="dxa"/>
            <w:noWrap/>
            <w:vAlign w:val="bottom"/>
            <w:hideMark/>
          </w:tcPr>
          <w:p w14:paraId="518A86D5" w14:textId="77777777" w:rsidR="00DA59F5" w:rsidRPr="00AC774B" w:rsidRDefault="00DA59F5" w:rsidP="00FC06A3">
            <w:pPr>
              <w:rPr>
                <w:ins w:id="1530" w:author="somadmin" w:date="2026-09-25T20:51:00Z" w16du:dateUtc="2026-09-26T00:51:00Z"/>
                <w:color w:val="000000"/>
              </w:rPr>
            </w:pPr>
            <w:ins w:id="1531" w:author="somadmin" w:date="2026-09-25T20:51:00Z" w16du:dateUtc="2026-09-26T00:51:00Z">
              <w:r w:rsidRPr="00AC774B">
                <w:rPr>
                  <w:color w:val="000000"/>
                </w:rPr>
                <w:t>biological_process</w:t>
              </w:r>
            </w:ins>
          </w:p>
        </w:tc>
        <w:tc>
          <w:tcPr>
            <w:tcW w:w="8482" w:type="dxa"/>
            <w:vAlign w:val="bottom"/>
            <w:hideMark/>
          </w:tcPr>
          <w:p w14:paraId="4A6378B0" w14:textId="77777777" w:rsidR="00DA59F5" w:rsidRPr="00AC774B" w:rsidRDefault="00DA59F5" w:rsidP="00FC06A3">
            <w:pPr>
              <w:rPr>
                <w:ins w:id="1532" w:author="somadmin" w:date="2026-09-25T20:51:00Z" w16du:dateUtc="2026-09-26T00:51:00Z"/>
                <w:color w:val="000000"/>
              </w:rPr>
            </w:pPr>
            <w:ins w:id="1533" w:author="somadmin" w:date="2026-09-25T20:51:00Z" w16du:dateUtc="2026-09-26T00:51:00Z">
              <w:r w:rsidRPr="00AC774B">
                <w:rPr>
                  <w:color w:val="000000"/>
                </w:rPr>
                <w:t>cellular macromolecular complex assembly</w:t>
              </w:r>
            </w:ins>
          </w:p>
        </w:tc>
        <w:tc>
          <w:tcPr>
            <w:tcW w:w="1170" w:type="dxa"/>
            <w:noWrap/>
            <w:vAlign w:val="bottom"/>
            <w:hideMark/>
          </w:tcPr>
          <w:p w14:paraId="6519D393" w14:textId="77777777" w:rsidR="00DA59F5" w:rsidRPr="00AC774B" w:rsidRDefault="00DA59F5" w:rsidP="00FC06A3">
            <w:pPr>
              <w:jc w:val="right"/>
              <w:rPr>
                <w:ins w:id="1534" w:author="somadmin" w:date="2026-09-25T20:51:00Z" w16du:dateUtc="2026-09-26T00:51:00Z"/>
                <w:color w:val="000000"/>
              </w:rPr>
            </w:pPr>
            <w:ins w:id="1535" w:author="somadmin" w:date="2026-09-25T20:51:00Z" w16du:dateUtc="2026-09-26T00:51:00Z">
              <w:r w:rsidRPr="00AC774B">
                <w:rPr>
                  <w:color w:val="000000"/>
                </w:rPr>
                <w:t>0.021977</w:t>
              </w:r>
            </w:ins>
          </w:p>
        </w:tc>
      </w:tr>
      <w:tr w:rsidR="00DA59F5" w:rsidRPr="00AC774B" w14:paraId="201F3863" w14:textId="77777777" w:rsidTr="00FC06A3">
        <w:trPr>
          <w:trHeight w:val="255"/>
          <w:ins w:id="1536" w:author="somadmin" w:date="2026-09-25T20:51:00Z" w16du:dateUtc="2026-09-26T00:51:00Z"/>
        </w:trPr>
        <w:tc>
          <w:tcPr>
            <w:tcW w:w="1470" w:type="dxa"/>
            <w:noWrap/>
            <w:vAlign w:val="bottom"/>
            <w:hideMark/>
          </w:tcPr>
          <w:p w14:paraId="040D1A80" w14:textId="77777777" w:rsidR="00DA59F5" w:rsidRPr="00AC774B" w:rsidRDefault="00DA59F5" w:rsidP="00FC06A3">
            <w:pPr>
              <w:rPr>
                <w:ins w:id="1537" w:author="somadmin" w:date="2026-09-25T20:51:00Z" w16du:dateUtc="2026-09-26T00:51:00Z"/>
                <w:color w:val="000000"/>
              </w:rPr>
            </w:pPr>
            <w:ins w:id="1538" w:author="somadmin" w:date="2026-09-25T20:51:00Z" w16du:dateUtc="2026-09-26T00:51:00Z">
              <w:r w:rsidRPr="00AC774B">
                <w:rPr>
                  <w:color w:val="000000"/>
                </w:rPr>
                <w:t>GO:0033036</w:t>
              </w:r>
            </w:ins>
          </w:p>
        </w:tc>
        <w:tc>
          <w:tcPr>
            <w:tcW w:w="2122" w:type="dxa"/>
            <w:noWrap/>
            <w:vAlign w:val="bottom"/>
            <w:hideMark/>
          </w:tcPr>
          <w:p w14:paraId="05BE515B" w14:textId="77777777" w:rsidR="00DA59F5" w:rsidRPr="00AC774B" w:rsidRDefault="00DA59F5" w:rsidP="00FC06A3">
            <w:pPr>
              <w:rPr>
                <w:ins w:id="1539" w:author="somadmin" w:date="2026-09-25T20:51:00Z" w16du:dateUtc="2026-09-26T00:51:00Z"/>
                <w:color w:val="000000"/>
              </w:rPr>
            </w:pPr>
            <w:ins w:id="1540" w:author="somadmin" w:date="2026-09-25T20:51:00Z" w16du:dateUtc="2026-09-26T00:51:00Z">
              <w:r w:rsidRPr="00AC774B">
                <w:rPr>
                  <w:color w:val="000000"/>
                </w:rPr>
                <w:t>biological_process</w:t>
              </w:r>
            </w:ins>
          </w:p>
        </w:tc>
        <w:tc>
          <w:tcPr>
            <w:tcW w:w="8482" w:type="dxa"/>
            <w:vAlign w:val="bottom"/>
            <w:hideMark/>
          </w:tcPr>
          <w:p w14:paraId="7143D404" w14:textId="77777777" w:rsidR="00DA59F5" w:rsidRPr="00AC774B" w:rsidRDefault="00DA59F5" w:rsidP="00FC06A3">
            <w:pPr>
              <w:rPr>
                <w:ins w:id="1541" w:author="somadmin" w:date="2026-09-25T20:51:00Z" w16du:dateUtc="2026-09-26T00:51:00Z"/>
                <w:color w:val="000000"/>
              </w:rPr>
            </w:pPr>
            <w:ins w:id="1542" w:author="somadmin" w:date="2026-09-25T20:51:00Z" w16du:dateUtc="2026-09-26T00:51:00Z">
              <w:r w:rsidRPr="00AC774B">
                <w:rPr>
                  <w:color w:val="000000"/>
                </w:rPr>
                <w:t>macromolecule localization</w:t>
              </w:r>
            </w:ins>
          </w:p>
        </w:tc>
        <w:tc>
          <w:tcPr>
            <w:tcW w:w="1170" w:type="dxa"/>
            <w:noWrap/>
            <w:vAlign w:val="bottom"/>
            <w:hideMark/>
          </w:tcPr>
          <w:p w14:paraId="522993FD" w14:textId="77777777" w:rsidR="00DA59F5" w:rsidRPr="00AC774B" w:rsidRDefault="00DA59F5" w:rsidP="00FC06A3">
            <w:pPr>
              <w:jc w:val="right"/>
              <w:rPr>
                <w:ins w:id="1543" w:author="somadmin" w:date="2026-09-25T20:51:00Z" w16du:dateUtc="2026-09-26T00:51:00Z"/>
                <w:color w:val="000000"/>
              </w:rPr>
            </w:pPr>
            <w:ins w:id="1544" w:author="somadmin" w:date="2026-09-25T20:51:00Z" w16du:dateUtc="2026-09-26T00:51:00Z">
              <w:r w:rsidRPr="00AC774B">
                <w:rPr>
                  <w:color w:val="000000"/>
                </w:rPr>
                <w:t>0.022324</w:t>
              </w:r>
            </w:ins>
          </w:p>
        </w:tc>
      </w:tr>
      <w:tr w:rsidR="00DA59F5" w:rsidRPr="00AC774B" w14:paraId="44CF19BA" w14:textId="77777777" w:rsidTr="00FC06A3">
        <w:trPr>
          <w:trHeight w:val="255"/>
          <w:ins w:id="1545" w:author="somadmin" w:date="2026-09-25T20:51:00Z" w16du:dateUtc="2026-09-26T00:51:00Z"/>
        </w:trPr>
        <w:tc>
          <w:tcPr>
            <w:tcW w:w="1470" w:type="dxa"/>
            <w:noWrap/>
            <w:vAlign w:val="bottom"/>
            <w:hideMark/>
          </w:tcPr>
          <w:p w14:paraId="68C301E2" w14:textId="77777777" w:rsidR="00DA59F5" w:rsidRPr="00AC774B" w:rsidRDefault="00DA59F5" w:rsidP="00FC06A3">
            <w:pPr>
              <w:rPr>
                <w:ins w:id="1546" w:author="somadmin" w:date="2026-09-25T20:51:00Z" w16du:dateUtc="2026-09-26T00:51:00Z"/>
                <w:color w:val="000000"/>
              </w:rPr>
            </w:pPr>
            <w:ins w:id="1547" w:author="somadmin" w:date="2026-09-25T20:51:00Z" w16du:dateUtc="2026-09-26T00:51:00Z">
              <w:r w:rsidRPr="00AC774B">
                <w:rPr>
                  <w:color w:val="000000"/>
                </w:rPr>
                <w:t>GO:0051649</w:t>
              </w:r>
            </w:ins>
          </w:p>
        </w:tc>
        <w:tc>
          <w:tcPr>
            <w:tcW w:w="2122" w:type="dxa"/>
            <w:noWrap/>
            <w:vAlign w:val="bottom"/>
            <w:hideMark/>
          </w:tcPr>
          <w:p w14:paraId="1C2C25BA" w14:textId="77777777" w:rsidR="00DA59F5" w:rsidRPr="00AC774B" w:rsidRDefault="00DA59F5" w:rsidP="00FC06A3">
            <w:pPr>
              <w:rPr>
                <w:ins w:id="1548" w:author="somadmin" w:date="2026-09-25T20:51:00Z" w16du:dateUtc="2026-09-26T00:51:00Z"/>
                <w:color w:val="000000"/>
              </w:rPr>
            </w:pPr>
            <w:ins w:id="1549" w:author="somadmin" w:date="2026-09-25T20:51:00Z" w16du:dateUtc="2026-09-26T00:51:00Z">
              <w:r w:rsidRPr="00AC774B">
                <w:rPr>
                  <w:color w:val="000000"/>
                </w:rPr>
                <w:t>biological_process</w:t>
              </w:r>
            </w:ins>
          </w:p>
        </w:tc>
        <w:tc>
          <w:tcPr>
            <w:tcW w:w="8482" w:type="dxa"/>
            <w:vAlign w:val="bottom"/>
            <w:hideMark/>
          </w:tcPr>
          <w:p w14:paraId="64B01640" w14:textId="77777777" w:rsidR="00DA59F5" w:rsidRPr="00AC774B" w:rsidRDefault="00DA59F5" w:rsidP="00FC06A3">
            <w:pPr>
              <w:rPr>
                <w:ins w:id="1550" w:author="somadmin" w:date="2026-09-25T20:51:00Z" w16du:dateUtc="2026-09-26T00:51:00Z"/>
                <w:color w:val="000000"/>
              </w:rPr>
            </w:pPr>
            <w:ins w:id="1551" w:author="somadmin" w:date="2026-09-25T20:51:00Z" w16du:dateUtc="2026-09-26T00:51:00Z">
              <w:r w:rsidRPr="00AC774B">
                <w:rPr>
                  <w:color w:val="000000"/>
                </w:rPr>
                <w:t>establishment of localization in cell</w:t>
              </w:r>
            </w:ins>
          </w:p>
        </w:tc>
        <w:tc>
          <w:tcPr>
            <w:tcW w:w="1170" w:type="dxa"/>
            <w:noWrap/>
            <w:vAlign w:val="bottom"/>
            <w:hideMark/>
          </w:tcPr>
          <w:p w14:paraId="5252929B" w14:textId="77777777" w:rsidR="00DA59F5" w:rsidRPr="00AC774B" w:rsidRDefault="00DA59F5" w:rsidP="00FC06A3">
            <w:pPr>
              <w:jc w:val="right"/>
              <w:rPr>
                <w:ins w:id="1552" w:author="somadmin" w:date="2026-09-25T20:51:00Z" w16du:dateUtc="2026-09-26T00:51:00Z"/>
                <w:color w:val="000000"/>
              </w:rPr>
            </w:pPr>
            <w:ins w:id="1553" w:author="somadmin" w:date="2026-09-25T20:51:00Z" w16du:dateUtc="2026-09-26T00:51:00Z">
              <w:r w:rsidRPr="00AC774B">
                <w:rPr>
                  <w:color w:val="000000"/>
                </w:rPr>
                <w:t>0.022772</w:t>
              </w:r>
            </w:ins>
          </w:p>
        </w:tc>
      </w:tr>
      <w:tr w:rsidR="00DA59F5" w:rsidRPr="00AC774B" w14:paraId="1F815AB5" w14:textId="77777777" w:rsidTr="00FC06A3">
        <w:trPr>
          <w:trHeight w:val="255"/>
          <w:ins w:id="1554" w:author="somadmin" w:date="2026-09-25T20:51:00Z" w16du:dateUtc="2026-09-26T00:51:00Z"/>
        </w:trPr>
        <w:tc>
          <w:tcPr>
            <w:tcW w:w="1470" w:type="dxa"/>
            <w:noWrap/>
            <w:vAlign w:val="bottom"/>
            <w:hideMark/>
          </w:tcPr>
          <w:p w14:paraId="581AD11B" w14:textId="77777777" w:rsidR="00DA59F5" w:rsidRPr="00AC774B" w:rsidRDefault="00DA59F5" w:rsidP="00FC06A3">
            <w:pPr>
              <w:rPr>
                <w:ins w:id="1555" w:author="somadmin" w:date="2026-09-25T20:51:00Z" w16du:dateUtc="2026-09-26T00:51:00Z"/>
                <w:color w:val="000000"/>
              </w:rPr>
            </w:pPr>
            <w:ins w:id="1556" w:author="somadmin" w:date="2026-09-25T20:51:00Z" w16du:dateUtc="2026-09-26T00:51:00Z">
              <w:r w:rsidRPr="00AC774B">
                <w:rPr>
                  <w:color w:val="000000"/>
                </w:rPr>
                <w:t>GO:0007015</w:t>
              </w:r>
            </w:ins>
          </w:p>
        </w:tc>
        <w:tc>
          <w:tcPr>
            <w:tcW w:w="2122" w:type="dxa"/>
            <w:noWrap/>
            <w:vAlign w:val="bottom"/>
            <w:hideMark/>
          </w:tcPr>
          <w:p w14:paraId="17D4DF2A" w14:textId="77777777" w:rsidR="00DA59F5" w:rsidRPr="00AC774B" w:rsidRDefault="00DA59F5" w:rsidP="00FC06A3">
            <w:pPr>
              <w:rPr>
                <w:ins w:id="1557" w:author="somadmin" w:date="2026-09-25T20:51:00Z" w16du:dateUtc="2026-09-26T00:51:00Z"/>
                <w:color w:val="000000"/>
              </w:rPr>
            </w:pPr>
            <w:ins w:id="1558" w:author="somadmin" w:date="2026-09-25T20:51:00Z" w16du:dateUtc="2026-09-26T00:51:00Z">
              <w:r w:rsidRPr="00AC774B">
                <w:rPr>
                  <w:color w:val="000000"/>
                </w:rPr>
                <w:t>biological_process</w:t>
              </w:r>
            </w:ins>
          </w:p>
        </w:tc>
        <w:tc>
          <w:tcPr>
            <w:tcW w:w="8482" w:type="dxa"/>
            <w:vAlign w:val="bottom"/>
            <w:hideMark/>
          </w:tcPr>
          <w:p w14:paraId="5C820661" w14:textId="77777777" w:rsidR="00DA59F5" w:rsidRPr="00AC774B" w:rsidRDefault="00DA59F5" w:rsidP="00FC06A3">
            <w:pPr>
              <w:rPr>
                <w:ins w:id="1559" w:author="somadmin" w:date="2026-09-25T20:51:00Z" w16du:dateUtc="2026-09-26T00:51:00Z"/>
                <w:color w:val="000000"/>
              </w:rPr>
            </w:pPr>
            <w:ins w:id="1560" w:author="somadmin" w:date="2026-09-25T20:51:00Z" w16du:dateUtc="2026-09-26T00:51:00Z">
              <w:r w:rsidRPr="00AC774B">
                <w:rPr>
                  <w:color w:val="000000"/>
                </w:rPr>
                <w:t>actin filament organization</w:t>
              </w:r>
            </w:ins>
          </w:p>
        </w:tc>
        <w:tc>
          <w:tcPr>
            <w:tcW w:w="1170" w:type="dxa"/>
            <w:noWrap/>
            <w:vAlign w:val="bottom"/>
            <w:hideMark/>
          </w:tcPr>
          <w:p w14:paraId="033B92F4" w14:textId="77777777" w:rsidR="00DA59F5" w:rsidRPr="00AC774B" w:rsidRDefault="00DA59F5" w:rsidP="00FC06A3">
            <w:pPr>
              <w:jc w:val="right"/>
              <w:rPr>
                <w:ins w:id="1561" w:author="somadmin" w:date="2026-09-25T20:51:00Z" w16du:dateUtc="2026-09-26T00:51:00Z"/>
                <w:color w:val="000000"/>
              </w:rPr>
            </w:pPr>
            <w:ins w:id="1562" w:author="somadmin" w:date="2026-09-25T20:51:00Z" w16du:dateUtc="2026-09-26T00:51:00Z">
              <w:r w:rsidRPr="00AC774B">
                <w:rPr>
                  <w:color w:val="000000"/>
                </w:rPr>
                <w:t>0.024076</w:t>
              </w:r>
            </w:ins>
          </w:p>
        </w:tc>
      </w:tr>
      <w:tr w:rsidR="00DA59F5" w:rsidRPr="00AC774B" w14:paraId="2B736550" w14:textId="77777777" w:rsidTr="00FC06A3">
        <w:trPr>
          <w:trHeight w:val="255"/>
          <w:ins w:id="1563" w:author="somadmin" w:date="2026-09-25T20:51:00Z" w16du:dateUtc="2026-09-26T00:51:00Z"/>
        </w:trPr>
        <w:tc>
          <w:tcPr>
            <w:tcW w:w="1470" w:type="dxa"/>
            <w:noWrap/>
            <w:vAlign w:val="bottom"/>
            <w:hideMark/>
          </w:tcPr>
          <w:p w14:paraId="408190D9" w14:textId="77777777" w:rsidR="00DA59F5" w:rsidRPr="00AC774B" w:rsidRDefault="00DA59F5" w:rsidP="00FC06A3">
            <w:pPr>
              <w:rPr>
                <w:ins w:id="1564" w:author="somadmin" w:date="2026-09-25T20:51:00Z" w16du:dateUtc="2026-09-26T00:51:00Z"/>
                <w:color w:val="000000"/>
              </w:rPr>
            </w:pPr>
            <w:ins w:id="1565" w:author="somadmin" w:date="2026-09-25T20:51:00Z" w16du:dateUtc="2026-09-26T00:51:00Z">
              <w:r w:rsidRPr="00AC774B">
                <w:rPr>
                  <w:color w:val="000000"/>
                </w:rPr>
                <w:t>GO:0060627</w:t>
              </w:r>
            </w:ins>
          </w:p>
        </w:tc>
        <w:tc>
          <w:tcPr>
            <w:tcW w:w="2122" w:type="dxa"/>
            <w:noWrap/>
            <w:vAlign w:val="bottom"/>
            <w:hideMark/>
          </w:tcPr>
          <w:p w14:paraId="459E9D10" w14:textId="77777777" w:rsidR="00DA59F5" w:rsidRPr="00AC774B" w:rsidRDefault="00DA59F5" w:rsidP="00FC06A3">
            <w:pPr>
              <w:rPr>
                <w:ins w:id="1566" w:author="somadmin" w:date="2026-09-25T20:51:00Z" w16du:dateUtc="2026-09-26T00:51:00Z"/>
                <w:color w:val="000000"/>
              </w:rPr>
            </w:pPr>
            <w:ins w:id="1567" w:author="somadmin" w:date="2026-09-25T20:51:00Z" w16du:dateUtc="2026-09-26T00:51:00Z">
              <w:r w:rsidRPr="00AC774B">
                <w:rPr>
                  <w:color w:val="000000"/>
                </w:rPr>
                <w:t>biological_process</w:t>
              </w:r>
            </w:ins>
          </w:p>
        </w:tc>
        <w:tc>
          <w:tcPr>
            <w:tcW w:w="8482" w:type="dxa"/>
            <w:vAlign w:val="bottom"/>
            <w:hideMark/>
          </w:tcPr>
          <w:p w14:paraId="70FC4C8C" w14:textId="77777777" w:rsidR="00DA59F5" w:rsidRPr="00AC774B" w:rsidRDefault="00DA59F5" w:rsidP="00FC06A3">
            <w:pPr>
              <w:rPr>
                <w:ins w:id="1568" w:author="somadmin" w:date="2026-09-25T20:51:00Z" w16du:dateUtc="2026-09-26T00:51:00Z"/>
                <w:color w:val="000000"/>
              </w:rPr>
            </w:pPr>
            <w:ins w:id="1569" w:author="somadmin" w:date="2026-09-25T20:51:00Z" w16du:dateUtc="2026-09-26T00:51:00Z">
              <w:r w:rsidRPr="00AC774B">
                <w:rPr>
                  <w:color w:val="000000"/>
                </w:rPr>
                <w:t>regulation of vesicle-mediated transport</w:t>
              </w:r>
            </w:ins>
          </w:p>
        </w:tc>
        <w:tc>
          <w:tcPr>
            <w:tcW w:w="1170" w:type="dxa"/>
            <w:noWrap/>
            <w:vAlign w:val="bottom"/>
            <w:hideMark/>
          </w:tcPr>
          <w:p w14:paraId="1A11799E" w14:textId="77777777" w:rsidR="00DA59F5" w:rsidRPr="00AC774B" w:rsidRDefault="00DA59F5" w:rsidP="00FC06A3">
            <w:pPr>
              <w:jc w:val="right"/>
              <w:rPr>
                <w:ins w:id="1570" w:author="somadmin" w:date="2026-09-25T20:51:00Z" w16du:dateUtc="2026-09-26T00:51:00Z"/>
                <w:color w:val="000000"/>
              </w:rPr>
            </w:pPr>
            <w:ins w:id="1571" w:author="somadmin" w:date="2026-09-25T20:51:00Z" w16du:dateUtc="2026-09-26T00:51:00Z">
              <w:r w:rsidRPr="00AC774B">
                <w:rPr>
                  <w:color w:val="000000"/>
                </w:rPr>
                <w:t>0.024674</w:t>
              </w:r>
            </w:ins>
          </w:p>
        </w:tc>
      </w:tr>
      <w:tr w:rsidR="00DA59F5" w:rsidRPr="00AC774B" w14:paraId="4ABCCC1B" w14:textId="77777777" w:rsidTr="00FC06A3">
        <w:trPr>
          <w:trHeight w:val="255"/>
          <w:ins w:id="1572" w:author="somadmin" w:date="2026-09-25T20:51:00Z" w16du:dateUtc="2026-09-26T00:51:00Z"/>
        </w:trPr>
        <w:tc>
          <w:tcPr>
            <w:tcW w:w="1470" w:type="dxa"/>
            <w:noWrap/>
            <w:vAlign w:val="bottom"/>
            <w:hideMark/>
          </w:tcPr>
          <w:p w14:paraId="05026969" w14:textId="77777777" w:rsidR="00DA59F5" w:rsidRPr="00AC774B" w:rsidRDefault="00DA59F5" w:rsidP="00FC06A3">
            <w:pPr>
              <w:rPr>
                <w:ins w:id="1573" w:author="somadmin" w:date="2026-09-25T20:51:00Z" w16du:dateUtc="2026-09-26T00:51:00Z"/>
                <w:color w:val="000000"/>
              </w:rPr>
            </w:pPr>
            <w:ins w:id="1574" w:author="somadmin" w:date="2026-09-25T20:51:00Z" w16du:dateUtc="2026-09-26T00:51:00Z">
              <w:r w:rsidRPr="00AC774B">
                <w:rPr>
                  <w:color w:val="000000"/>
                </w:rPr>
                <w:t>GO:0048585</w:t>
              </w:r>
            </w:ins>
          </w:p>
        </w:tc>
        <w:tc>
          <w:tcPr>
            <w:tcW w:w="2122" w:type="dxa"/>
            <w:noWrap/>
            <w:vAlign w:val="bottom"/>
            <w:hideMark/>
          </w:tcPr>
          <w:p w14:paraId="48928F3A" w14:textId="77777777" w:rsidR="00DA59F5" w:rsidRPr="00AC774B" w:rsidRDefault="00DA59F5" w:rsidP="00FC06A3">
            <w:pPr>
              <w:rPr>
                <w:ins w:id="1575" w:author="somadmin" w:date="2026-09-25T20:51:00Z" w16du:dateUtc="2026-09-26T00:51:00Z"/>
                <w:color w:val="000000"/>
              </w:rPr>
            </w:pPr>
            <w:ins w:id="1576" w:author="somadmin" w:date="2026-09-25T20:51:00Z" w16du:dateUtc="2026-09-26T00:51:00Z">
              <w:r w:rsidRPr="00AC774B">
                <w:rPr>
                  <w:color w:val="000000"/>
                </w:rPr>
                <w:t>biological_process</w:t>
              </w:r>
            </w:ins>
          </w:p>
        </w:tc>
        <w:tc>
          <w:tcPr>
            <w:tcW w:w="8482" w:type="dxa"/>
            <w:vAlign w:val="bottom"/>
            <w:hideMark/>
          </w:tcPr>
          <w:p w14:paraId="398D72BF" w14:textId="77777777" w:rsidR="00DA59F5" w:rsidRPr="00AC774B" w:rsidRDefault="00DA59F5" w:rsidP="00FC06A3">
            <w:pPr>
              <w:rPr>
                <w:ins w:id="1577" w:author="somadmin" w:date="2026-09-25T20:51:00Z" w16du:dateUtc="2026-09-26T00:51:00Z"/>
                <w:color w:val="000000"/>
              </w:rPr>
            </w:pPr>
            <w:ins w:id="1578" w:author="somadmin" w:date="2026-09-25T20:51:00Z" w16du:dateUtc="2026-09-26T00:51:00Z">
              <w:r w:rsidRPr="00AC774B">
                <w:rPr>
                  <w:color w:val="000000"/>
                </w:rPr>
                <w:t>negative regulation of response to stimulus</w:t>
              </w:r>
            </w:ins>
          </w:p>
        </w:tc>
        <w:tc>
          <w:tcPr>
            <w:tcW w:w="1170" w:type="dxa"/>
            <w:noWrap/>
            <w:vAlign w:val="bottom"/>
            <w:hideMark/>
          </w:tcPr>
          <w:p w14:paraId="0277D897" w14:textId="77777777" w:rsidR="00DA59F5" w:rsidRPr="00AC774B" w:rsidRDefault="00DA59F5" w:rsidP="00FC06A3">
            <w:pPr>
              <w:jc w:val="right"/>
              <w:rPr>
                <w:ins w:id="1579" w:author="somadmin" w:date="2026-09-25T20:51:00Z" w16du:dateUtc="2026-09-26T00:51:00Z"/>
                <w:color w:val="000000"/>
              </w:rPr>
            </w:pPr>
            <w:ins w:id="1580" w:author="somadmin" w:date="2026-09-25T20:51:00Z" w16du:dateUtc="2026-09-26T00:51:00Z">
              <w:r w:rsidRPr="00AC774B">
                <w:rPr>
                  <w:color w:val="000000"/>
                </w:rPr>
                <w:t>0.024674</w:t>
              </w:r>
            </w:ins>
          </w:p>
        </w:tc>
      </w:tr>
      <w:tr w:rsidR="00DA59F5" w:rsidRPr="00AC774B" w14:paraId="464AF13A" w14:textId="77777777" w:rsidTr="00FC06A3">
        <w:trPr>
          <w:trHeight w:val="255"/>
          <w:ins w:id="1581" w:author="somadmin" w:date="2026-09-25T20:51:00Z" w16du:dateUtc="2026-09-26T00:51:00Z"/>
        </w:trPr>
        <w:tc>
          <w:tcPr>
            <w:tcW w:w="1470" w:type="dxa"/>
            <w:noWrap/>
            <w:vAlign w:val="bottom"/>
            <w:hideMark/>
          </w:tcPr>
          <w:p w14:paraId="47EF0AF1" w14:textId="77777777" w:rsidR="00DA59F5" w:rsidRPr="00AC774B" w:rsidRDefault="00DA59F5" w:rsidP="00FC06A3">
            <w:pPr>
              <w:rPr>
                <w:ins w:id="1582" w:author="somadmin" w:date="2026-09-25T20:51:00Z" w16du:dateUtc="2026-09-26T00:51:00Z"/>
                <w:color w:val="000000"/>
              </w:rPr>
            </w:pPr>
            <w:ins w:id="1583" w:author="somadmin" w:date="2026-09-25T20:51:00Z" w16du:dateUtc="2026-09-26T00:51:00Z">
              <w:r w:rsidRPr="00AC774B">
                <w:rPr>
                  <w:color w:val="000000"/>
                </w:rPr>
                <w:t>GO:0031032</w:t>
              </w:r>
            </w:ins>
          </w:p>
        </w:tc>
        <w:tc>
          <w:tcPr>
            <w:tcW w:w="2122" w:type="dxa"/>
            <w:noWrap/>
            <w:vAlign w:val="bottom"/>
            <w:hideMark/>
          </w:tcPr>
          <w:p w14:paraId="388395F2" w14:textId="77777777" w:rsidR="00DA59F5" w:rsidRPr="00AC774B" w:rsidRDefault="00DA59F5" w:rsidP="00FC06A3">
            <w:pPr>
              <w:rPr>
                <w:ins w:id="1584" w:author="somadmin" w:date="2026-09-25T20:51:00Z" w16du:dateUtc="2026-09-26T00:51:00Z"/>
                <w:color w:val="000000"/>
              </w:rPr>
            </w:pPr>
            <w:ins w:id="1585" w:author="somadmin" w:date="2026-09-25T20:51:00Z" w16du:dateUtc="2026-09-26T00:51:00Z">
              <w:r w:rsidRPr="00AC774B">
                <w:rPr>
                  <w:color w:val="000000"/>
                </w:rPr>
                <w:t>biological_process</w:t>
              </w:r>
            </w:ins>
          </w:p>
        </w:tc>
        <w:tc>
          <w:tcPr>
            <w:tcW w:w="8482" w:type="dxa"/>
            <w:vAlign w:val="bottom"/>
            <w:hideMark/>
          </w:tcPr>
          <w:p w14:paraId="2B1C28F3" w14:textId="77777777" w:rsidR="00DA59F5" w:rsidRPr="00AC774B" w:rsidRDefault="00DA59F5" w:rsidP="00FC06A3">
            <w:pPr>
              <w:rPr>
                <w:ins w:id="1586" w:author="somadmin" w:date="2026-09-25T20:51:00Z" w16du:dateUtc="2026-09-26T00:51:00Z"/>
                <w:color w:val="000000"/>
              </w:rPr>
            </w:pPr>
            <w:ins w:id="1587" w:author="somadmin" w:date="2026-09-25T20:51:00Z" w16du:dateUtc="2026-09-26T00:51:00Z">
              <w:r w:rsidRPr="00AC774B">
                <w:rPr>
                  <w:color w:val="000000"/>
                </w:rPr>
                <w:t>actomyosin structure organization</w:t>
              </w:r>
            </w:ins>
          </w:p>
        </w:tc>
        <w:tc>
          <w:tcPr>
            <w:tcW w:w="1170" w:type="dxa"/>
            <w:noWrap/>
            <w:vAlign w:val="bottom"/>
            <w:hideMark/>
          </w:tcPr>
          <w:p w14:paraId="725BC96B" w14:textId="77777777" w:rsidR="00DA59F5" w:rsidRPr="00AC774B" w:rsidRDefault="00DA59F5" w:rsidP="00FC06A3">
            <w:pPr>
              <w:jc w:val="right"/>
              <w:rPr>
                <w:ins w:id="1588" w:author="somadmin" w:date="2026-09-25T20:51:00Z" w16du:dateUtc="2026-09-26T00:51:00Z"/>
                <w:color w:val="000000"/>
              </w:rPr>
            </w:pPr>
            <w:ins w:id="1589" w:author="somadmin" w:date="2026-09-25T20:51:00Z" w16du:dateUtc="2026-09-26T00:51:00Z">
              <w:r w:rsidRPr="00AC774B">
                <w:rPr>
                  <w:color w:val="000000"/>
                </w:rPr>
                <w:t>0.024887</w:t>
              </w:r>
            </w:ins>
          </w:p>
        </w:tc>
      </w:tr>
      <w:tr w:rsidR="00DA59F5" w:rsidRPr="00AC774B" w14:paraId="1150317D" w14:textId="77777777" w:rsidTr="00FC06A3">
        <w:trPr>
          <w:trHeight w:val="510"/>
          <w:ins w:id="1590" w:author="somadmin" w:date="2026-09-25T20:51:00Z" w16du:dateUtc="2026-09-26T00:51:00Z"/>
        </w:trPr>
        <w:tc>
          <w:tcPr>
            <w:tcW w:w="1470" w:type="dxa"/>
            <w:noWrap/>
            <w:vAlign w:val="bottom"/>
            <w:hideMark/>
          </w:tcPr>
          <w:p w14:paraId="4415125D" w14:textId="77777777" w:rsidR="00DA59F5" w:rsidRPr="00AC774B" w:rsidRDefault="00DA59F5" w:rsidP="00FC06A3">
            <w:pPr>
              <w:rPr>
                <w:ins w:id="1591" w:author="somadmin" w:date="2026-09-25T20:51:00Z" w16du:dateUtc="2026-09-26T00:51:00Z"/>
                <w:color w:val="000000"/>
              </w:rPr>
            </w:pPr>
            <w:ins w:id="1592" w:author="somadmin" w:date="2026-09-25T20:51:00Z" w16du:dateUtc="2026-09-26T00:51:00Z">
              <w:r w:rsidRPr="00AC774B">
                <w:rPr>
                  <w:color w:val="000000"/>
                </w:rPr>
                <w:t>GO:0022898</w:t>
              </w:r>
            </w:ins>
          </w:p>
        </w:tc>
        <w:tc>
          <w:tcPr>
            <w:tcW w:w="2122" w:type="dxa"/>
            <w:noWrap/>
            <w:vAlign w:val="bottom"/>
            <w:hideMark/>
          </w:tcPr>
          <w:p w14:paraId="776E60E2" w14:textId="77777777" w:rsidR="00DA59F5" w:rsidRPr="00AC774B" w:rsidRDefault="00DA59F5" w:rsidP="00FC06A3">
            <w:pPr>
              <w:rPr>
                <w:ins w:id="1593" w:author="somadmin" w:date="2026-09-25T20:51:00Z" w16du:dateUtc="2026-09-26T00:51:00Z"/>
                <w:color w:val="000000"/>
              </w:rPr>
            </w:pPr>
            <w:ins w:id="1594" w:author="somadmin" w:date="2026-09-25T20:51:00Z" w16du:dateUtc="2026-09-26T00:51:00Z">
              <w:r w:rsidRPr="00AC774B">
                <w:rPr>
                  <w:color w:val="000000"/>
                </w:rPr>
                <w:t>biological_process</w:t>
              </w:r>
            </w:ins>
          </w:p>
        </w:tc>
        <w:tc>
          <w:tcPr>
            <w:tcW w:w="8482" w:type="dxa"/>
            <w:vAlign w:val="bottom"/>
            <w:hideMark/>
          </w:tcPr>
          <w:p w14:paraId="6087BBE8" w14:textId="77777777" w:rsidR="00DA59F5" w:rsidRPr="00AC774B" w:rsidRDefault="00DA59F5" w:rsidP="00FC06A3">
            <w:pPr>
              <w:rPr>
                <w:ins w:id="1595" w:author="somadmin" w:date="2026-09-25T20:51:00Z" w16du:dateUtc="2026-09-26T00:51:00Z"/>
                <w:color w:val="000000"/>
              </w:rPr>
            </w:pPr>
            <w:ins w:id="1596" w:author="somadmin" w:date="2026-09-25T20:51:00Z" w16du:dateUtc="2026-09-26T00:51:00Z">
              <w:r w:rsidRPr="00AC774B">
                <w:rPr>
                  <w:color w:val="000000"/>
                </w:rPr>
                <w:t>regulation of transmembrane transporter activity</w:t>
              </w:r>
            </w:ins>
          </w:p>
        </w:tc>
        <w:tc>
          <w:tcPr>
            <w:tcW w:w="1170" w:type="dxa"/>
            <w:noWrap/>
            <w:vAlign w:val="bottom"/>
            <w:hideMark/>
          </w:tcPr>
          <w:p w14:paraId="52408C38" w14:textId="77777777" w:rsidR="00DA59F5" w:rsidRPr="00AC774B" w:rsidRDefault="00DA59F5" w:rsidP="00FC06A3">
            <w:pPr>
              <w:jc w:val="right"/>
              <w:rPr>
                <w:ins w:id="1597" w:author="somadmin" w:date="2026-09-25T20:51:00Z" w16du:dateUtc="2026-09-26T00:51:00Z"/>
                <w:color w:val="000000"/>
              </w:rPr>
            </w:pPr>
            <w:ins w:id="1598" w:author="somadmin" w:date="2026-09-25T20:51:00Z" w16du:dateUtc="2026-09-26T00:51:00Z">
              <w:r w:rsidRPr="00AC774B">
                <w:rPr>
                  <w:color w:val="000000"/>
                </w:rPr>
                <w:t>0.024887</w:t>
              </w:r>
            </w:ins>
          </w:p>
        </w:tc>
      </w:tr>
      <w:tr w:rsidR="00DA59F5" w:rsidRPr="00AC774B" w14:paraId="66EEDE4A" w14:textId="77777777" w:rsidTr="00FC06A3">
        <w:trPr>
          <w:trHeight w:val="255"/>
          <w:ins w:id="1599" w:author="somadmin" w:date="2026-09-25T20:51:00Z" w16du:dateUtc="2026-09-26T00:51:00Z"/>
        </w:trPr>
        <w:tc>
          <w:tcPr>
            <w:tcW w:w="1470" w:type="dxa"/>
            <w:noWrap/>
            <w:vAlign w:val="bottom"/>
            <w:hideMark/>
          </w:tcPr>
          <w:p w14:paraId="4C874686" w14:textId="77777777" w:rsidR="00DA59F5" w:rsidRPr="00AC774B" w:rsidRDefault="00DA59F5" w:rsidP="00FC06A3">
            <w:pPr>
              <w:rPr>
                <w:ins w:id="1600" w:author="somadmin" w:date="2026-09-25T20:51:00Z" w16du:dateUtc="2026-09-26T00:51:00Z"/>
                <w:color w:val="000000"/>
              </w:rPr>
            </w:pPr>
            <w:ins w:id="1601" w:author="somadmin" w:date="2026-09-25T20:51:00Z" w16du:dateUtc="2026-09-26T00:51:00Z">
              <w:r w:rsidRPr="00AC774B">
                <w:rPr>
                  <w:color w:val="000000"/>
                </w:rPr>
                <w:t>GO:0034765</w:t>
              </w:r>
            </w:ins>
          </w:p>
        </w:tc>
        <w:tc>
          <w:tcPr>
            <w:tcW w:w="2122" w:type="dxa"/>
            <w:noWrap/>
            <w:vAlign w:val="bottom"/>
            <w:hideMark/>
          </w:tcPr>
          <w:p w14:paraId="7CA972C5" w14:textId="77777777" w:rsidR="00DA59F5" w:rsidRPr="00AC774B" w:rsidRDefault="00DA59F5" w:rsidP="00FC06A3">
            <w:pPr>
              <w:rPr>
                <w:ins w:id="1602" w:author="somadmin" w:date="2026-09-25T20:51:00Z" w16du:dateUtc="2026-09-26T00:51:00Z"/>
                <w:color w:val="000000"/>
              </w:rPr>
            </w:pPr>
            <w:ins w:id="1603" w:author="somadmin" w:date="2026-09-25T20:51:00Z" w16du:dateUtc="2026-09-26T00:51:00Z">
              <w:r w:rsidRPr="00AC774B">
                <w:rPr>
                  <w:color w:val="000000"/>
                </w:rPr>
                <w:t>biological_process</w:t>
              </w:r>
            </w:ins>
          </w:p>
        </w:tc>
        <w:tc>
          <w:tcPr>
            <w:tcW w:w="8482" w:type="dxa"/>
            <w:vAlign w:val="bottom"/>
            <w:hideMark/>
          </w:tcPr>
          <w:p w14:paraId="0BA4E595" w14:textId="77777777" w:rsidR="00DA59F5" w:rsidRPr="00AC774B" w:rsidRDefault="00DA59F5" w:rsidP="00FC06A3">
            <w:pPr>
              <w:rPr>
                <w:ins w:id="1604" w:author="somadmin" w:date="2026-09-25T20:51:00Z" w16du:dateUtc="2026-09-26T00:51:00Z"/>
                <w:color w:val="000000"/>
              </w:rPr>
            </w:pPr>
            <w:ins w:id="1605" w:author="somadmin" w:date="2026-09-25T20:51:00Z" w16du:dateUtc="2026-09-26T00:51:00Z">
              <w:r w:rsidRPr="00AC774B">
                <w:rPr>
                  <w:color w:val="000000"/>
                </w:rPr>
                <w:t>regulation of ion transmembrane transport</w:t>
              </w:r>
            </w:ins>
          </w:p>
        </w:tc>
        <w:tc>
          <w:tcPr>
            <w:tcW w:w="1170" w:type="dxa"/>
            <w:noWrap/>
            <w:vAlign w:val="bottom"/>
            <w:hideMark/>
          </w:tcPr>
          <w:p w14:paraId="50083BE7" w14:textId="77777777" w:rsidR="00DA59F5" w:rsidRPr="00AC774B" w:rsidRDefault="00DA59F5" w:rsidP="00FC06A3">
            <w:pPr>
              <w:jc w:val="right"/>
              <w:rPr>
                <w:ins w:id="1606" w:author="somadmin" w:date="2026-09-25T20:51:00Z" w16du:dateUtc="2026-09-26T00:51:00Z"/>
                <w:color w:val="000000"/>
              </w:rPr>
            </w:pPr>
            <w:ins w:id="1607" w:author="somadmin" w:date="2026-09-25T20:51:00Z" w16du:dateUtc="2026-09-26T00:51:00Z">
              <w:r w:rsidRPr="00AC774B">
                <w:rPr>
                  <w:color w:val="000000"/>
                </w:rPr>
                <w:t>0.024887</w:t>
              </w:r>
            </w:ins>
          </w:p>
        </w:tc>
      </w:tr>
      <w:tr w:rsidR="00DA59F5" w:rsidRPr="00AC774B" w14:paraId="3EB6862E" w14:textId="77777777" w:rsidTr="00FC06A3">
        <w:trPr>
          <w:trHeight w:val="255"/>
          <w:ins w:id="1608" w:author="somadmin" w:date="2026-09-25T20:51:00Z" w16du:dateUtc="2026-09-26T00:51:00Z"/>
        </w:trPr>
        <w:tc>
          <w:tcPr>
            <w:tcW w:w="1470" w:type="dxa"/>
            <w:noWrap/>
            <w:vAlign w:val="bottom"/>
            <w:hideMark/>
          </w:tcPr>
          <w:p w14:paraId="74D2A0C2" w14:textId="77777777" w:rsidR="00DA59F5" w:rsidRPr="00AC774B" w:rsidRDefault="00DA59F5" w:rsidP="00FC06A3">
            <w:pPr>
              <w:rPr>
                <w:ins w:id="1609" w:author="somadmin" w:date="2026-09-25T20:51:00Z" w16du:dateUtc="2026-09-26T00:51:00Z"/>
                <w:color w:val="000000"/>
              </w:rPr>
            </w:pPr>
            <w:ins w:id="1610" w:author="somadmin" w:date="2026-09-25T20:51:00Z" w16du:dateUtc="2026-09-26T00:51:00Z">
              <w:r w:rsidRPr="00AC774B">
                <w:rPr>
                  <w:color w:val="000000"/>
                </w:rPr>
                <w:t>GO:0055001</w:t>
              </w:r>
            </w:ins>
          </w:p>
        </w:tc>
        <w:tc>
          <w:tcPr>
            <w:tcW w:w="2122" w:type="dxa"/>
            <w:noWrap/>
            <w:vAlign w:val="bottom"/>
            <w:hideMark/>
          </w:tcPr>
          <w:p w14:paraId="4F6E378C" w14:textId="77777777" w:rsidR="00DA59F5" w:rsidRPr="00AC774B" w:rsidRDefault="00DA59F5" w:rsidP="00FC06A3">
            <w:pPr>
              <w:rPr>
                <w:ins w:id="1611" w:author="somadmin" w:date="2026-09-25T20:51:00Z" w16du:dateUtc="2026-09-26T00:51:00Z"/>
                <w:color w:val="000000"/>
              </w:rPr>
            </w:pPr>
            <w:ins w:id="1612" w:author="somadmin" w:date="2026-09-25T20:51:00Z" w16du:dateUtc="2026-09-26T00:51:00Z">
              <w:r w:rsidRPr="00AC774B">
                <w:rPr>
                  <w:color w:val="000000"/>
                </w:rPr>
                <w:t>biological_process</w:t>
              </w:r>
            </w:ins>
          </w:p>
        </w:tc>
        <w:tc>
          <w:tcPr>
            <w:tcW w:w="8482" w:type="dxa"/>
            <w:vAlign w:val="bottom"/>
            <w:hideMark/>
          </w:tcPr>
          <w:p w14:paraId="5255E67A" w14:textId="77777777" w:rsidR="00DA59F5" w:rsidRPr="00AC774B" w:rsidRDefault="00DA59F5" w:rsidP="00FC06A3">
            <w:pPr>
              <w:rPr>
                <w:ins w:id="1613" w:author="somadmin" w:date="2026-09-25T20:51:00Z" w16du:dateUtc="2026-09-26T00:51:00Z"/>
                <w:color w:val="000000"/>
              </w:rPr>
            </w:pPr>
            <w:ins w:id="1614" w:author="somadmin" w:date="2026-09-25T20:51:00Z" w16du:dateUtc="2026-09-26T00:51:00Z">
              <w:r w:rsidRPr="00AC774B">
                <w:rPr>
                  <w:color w:val="000000"/>
                </w:rPr>
                <w:t>muscle cell development</w:t>
              </w:r>
            </w:ins>
          </w:p>
        </w:tc>
        <w:tc>
          <w:tcPr>
            <w:tcW w:w="1170" w:type="dxa"/>
            <w:noWrap/>
            <w:vAlign w:val="bottom"/>
            <w:hideMark/>
          </w:tcPr>
          <w:p w14:paraId="4477B062" w14:textId="77777777" w:rsidR="00DA59F5" w:rsidRPr="00AC774B" w:rsidRDefault="00DA59F5" w:rsidP="00FC06A3">
            <w:pPr>
              <w:jc w:val="right"/>
              <w:rPr>
                <w:ins w:id="1615" w:author="somadmin" w:date="2026-09-25T20:51:00Z" w16du:dateUtc="2026-09-26T00:51:00Z"/>
                <w:color w:val="000000"/>
              </w:rPr>
            </w:pPr>
            <w:ins w:id="1616" w:author="somadmin" w:date="2026-09-25T20:51:00Z" w16du:dateUtc="2026-09-26T00:51:00Z">
              <w:r w:rsidRPr="00AC774B">
                <w:rPr>
                  <w:color w:val="000000"/>
                </w:rPr>
                <w:t>0.024887</w:t>
              </w:r>
            </w:ins>
          </w:p>
        </w:tc>
      </w:tr>
      <w:tr w:rsidR="00DA59F5" w:rsidRPr="00AC774B" w14:paraId="2B76369B" w14:textId="77777777" w:rsidTr="00FC06A3">
        <w:trPr>
          <w:trHeight w:val="255"/>
          <w:ins w:id="1617" w:author="somadmin" w:date="2026-09-25T20:51:00Z" w16du:dateUtc="2026-09-26T00:51:00Z"/>
        </w:trPr>
        <w:tc>
          <w:tcPr>
            <w:tcW w:w="1470" w:type="dxa"/>
            <w:noWrap/>
            <w:vAlign w:val="bottom"/>
            <w:hideMark/>
          </w:tcPr>
          <w:p w14:paraId="7B465FBC" w14:textId="77777777" w:rsidR="00DA59F5" w:rsidRPr="00AC774B" w:rsidRDefault="00DA59F5" w:rsidP="00FC06A3">
            <w:pPr>
              <w:rPr>
                <w:ins w:id="1618" w:author="somadmin" w:date="2026-09-25T20:51:00Z" w16du:dateUtc="2026-09-26T00:51:00Z"/>
                <w:color w:val="000000"/>
              </w:rPr>
            </w:pPr>
            <w:ins w:id="1619" w:author="somadmin" w:date="2026-09-25T20:51:00Z" w16du:dateUtc="2026-09-26T00:51:00Z">
              <w:r w:rsidRPr="00AC774B">
                <w:rPr>
                  <w:color w:val="000000"/>
                </w:rPr>
                <w:t>GO:0034614</w:t>
              </w:r>
            </w:ins>
          </w:p>
        </w:tc>
        <w:tc>
          <w:tcPr>
            <w:tcW w:w="2122" w:type="dxa"/>
            <w:noWrap/>
            <w:vAlign w:val="bottom"/>
            <w:hideMark/>
          </w:tcPr>
          <w:p w14:paraId="55D3A502" w14:textId="77777777" w:rsidR="00DA59F5" w:rsidRPr="00AC774B" w:rsidRDefault="00DA59F5" w:rsidP="00FC06A3">
            <w:pPr>
              <w:rPr>
                <w:ins w:id="1620" w:author="somadmin" w:date="2026-09-25T20:51:00Z" w16du:dateUtc="2026-09-26T00:51:00Z"/>
                <w:color w:val="000000"/>
              </w:rPr>
            </w:pPr>
            <w:ins w:id="1621" w:author="somadmin" w:date="2026-09-25T20:51:00Z" w16du:dateUtc="2026-09-26T00:51:00Z">
              <w:r w:rsidRPr="00AC774B">
                <w:rPr>
                  <w:color w:val="000000"/>
                </w:rPr>
                <w:t>biological_process</w:t>
              </w:r>
            </w:ins>
          </w:p>
        </w:tc>
        <w:tc>
          <w:tcPr>
            <w:tcW w:w="8482" w:type="dxa"/>
            <w:vAlign w:val="bottom"/>
            <w:hideMark/>
          </w:tcPr>
          <w:p w14:paraId="336E255A" w14:textId="77777777" w:rsidR="00DA59F5" w:rsidRPr="00AC774B" w:rsidRDefault="00DA59F5" w:rsidP="00FC06A3">
            <w:pPr>
              <w:rPr>
                <w:ins w:id="1622" w:author="somadmin" w:date="2026-09-25T20:51:00Z" w16du:dateUtc="2026-09-26T00:51:00Z"/>
                <w:color w:val="000000"/>
              </w:rPr>
            </w:pPr>
            <w:ins w:id="1623" w:author="somadmin" w:date="2026-09-25T20:51:00Z" w16du:dateUtc="2026-09-26T00:51:00Z">
              <w:r w:rsidRPr="00AC774B">
                <w:rPr>
                  <w:color w:val="000000"/>
                </w:rPr>
                <w:t>cellular response to reactive oxygen species</w:t>
              </w:r>
            </w:ins>
          </w:p>
        </w:tc>
        <w:tc>
          <w:tcPr>
            <w:tcW w:w="1170" w:type="dxa"/>
            <w:noWrap/>
            <w:vAlign w:val="bottom"/>
            <w:hideMark/>
          </w:tcPr>
          <w:p w14:paraId="239BCF8E" w14:textId="77777777" w:rsidR="00DA59F5" w:rsidRPr="00AC774B" w:rsidRDefault="00DA59F5" w:rsidP="00FC06A3">
            <w:pPr>
              <w:jc w:val="right"/>
              <w:rPr>
                <w:ins w:id="1624" w:author="somadmin" w:date="2026-09-25T20:51:00Z" w16du:dateUtc="2026-09-26T00:51:00Z"/>
                <w:color w:val="000000"/>
              </w:rPr>
            </w:pPr>
            <w:ins w:id="1625" w:author="somadmin" w:date="2026-09-25T20:51:00Z" w16du:dateUtc="2026-09-26T00:51:00Z">
              <w:r w:rsidRPr="00AC774B">
                <w:rPr>
                  <w:color w:val="000000"/>
                </w:rPr>
                <w:t>0.024887</w:t>
              </w:r>
            </w:ins>
          </w:p>
        </w:tc>
      </w:tr>
      <w:tr w:rsidR="00DA59F5" w:rsidRPr="00AC774B" w14:paraId="6E4B6EE9" w14:textId="77777777" w:rsidTr="00FC06A3">
        <w:trPr>
          <w:trHeight w:val="255"/>
          <w:ins w:id="1626" w:author="somadmin" w:date="2026-09-25T20:51:00Z" w16du:dateUtc="2026-09-26T00:51:00Z"/>
        </w:trPr>
        <w:tc>
          <w:tcPr>
            <w:tcW w:w="1470" w:type="dxa"/>
            <w:noWrap/>
            <w:vAlign w:val="bottom"/>
            <w:hideMark/>
          </w:tcPr>
          <w:p w14:paraId="71199EBD" w14:textId="77777777" w:rsidR="00DA59F5" w:rsidRPr="00AC774B" w:rsidRDefault="00DA59F5" w:rsidP="00FC06A3">
            <w:pPr>
              <w:rPr>
                <w:ins w:id="1627" w:author="somadmin" w:date="2026-09-25T20:51:00Z" w16du:dateUtc="2026-09-26T00:51:00Z"/>
                <w:color w:val="000000"/>
              </w:rPr>
            </w:pPr>
            <w:ins w:id="1628" w:author="somadmin" w:date="2026-09-25T20:51:00Z" w16du:dateUtc="2026-09-26T00:51:00Z">
              <w:r w:rsidRPr="00AC774B">
                <w:rPr>
                  <w:color w:val="000000"/>
                </w:rPr>
                <w:t>GO:0008285</w:t>
              </w:r>
            </w:ins>
          </w:p>
        </w:tc>
        <w:tc>
          <w:tcPr>
            <w:tcW w:w="2122" w:type="dxa"/>
            <w:noWrap/>
            <w:vAlign w:val="bottom"/>
            <w:hideMark/>
          </w:tcPr>
          <w:p w14:paraId="7EEBAEF8" w14:textId="77777777" w:rsidR="00DA59F5" w:rsidRPr="00AC774B" w:rsidRDefault="00DA59F5" w:rsidP="00FC06A3">
            <w:pPr>
              <w:rPr>
                <w:ins w:id="1629" w:author="somadmin" w:date="2026-09-25T20:51:00Z" w16du:dateUtc="2026-09-26T00:51:00Z"/>
                <w:color w:val="000000"/>
              </w:rPr>
            </w:pPr>
            <w:ins w:id="1630" w:author="somadmin" w:date="2026-09-25T20:51:00Z" w16du:dateUtc="2026-09-26T00:51:00Z">
              <w:r w:rsidRPr="00AC774B">
                <w:rPr>
                  <w:color w:val="000000"/>
                </w:rPr>
                <w:t>biological_process</w:t>
              </w:r>
            </w:ins>
          </w:p>
        </w:tc>
        <w:tc>
          <w:tcPr>
            <w:tcW w:w="8482" w:type="dxa"/>
            <w:vAlign w:val="bottom"/>
            <w:hideMark/>
          </w:tcPr>
          <w:p w14:paraId="32A4591B" w14:textId="77777777" w:rsidR="00DA59F5" w:rsidRPr="00AC774B" w:rsidRDefault="00DA59F5" w:rsidP="00FC06A3">
            <w:pPr>
              <w:rPr>
                <w:ins w:id="1631" w:author="somadmin" w:date="2026-09-25T20:51:00Z" w16du:dateUtc="2026-09-26T00:51:00Z"/>
                <w:color w:val="000000"/>
              </w:rPr>
            </w:pPr>
            <w:ins w:id="1632" w:author="somadmin" w:date="2026-09-25T20:51:00Z" w16du:dateUtc="2026-09-26T00:51:00Z">
              <w:r w:rsidRPr="00AC774B">
                <w:rPr>
                  <w:color w:val="000000"/>
                </w:rPr>
                <w:t>negative regulation of cell proliferation</w:t>
              </w:r>
            </w:ins>
          </w:p>
        </w:tc>
        <w:tc>
          <w:tcPr>
            <w:tcW w:w="1170" w:type="dxa"/>
            <w:noWrap/>
            <w:vAlign w:val="bottom"/>
            <w:hideMark/>
          </w:tcPr>
          <w:p w14:paraId="65FB21C5" w14:textId="77777777" w:rsidR="00DA59F5" w:rsidRPr="00AC774B" w:rsidRDefault="00DA59F5" w:rsidP="00FC06A3">
            <w:pPr>
              <w:jc w:val="right"/>
              <w:rPr>
                <w:ins w:id="1633" w:author="somadmin" w:date="2026-09-25T20:51:00Z" w16du:dateUtc="2026-09-26T00:51:00Z"/>
                <w:color w:val="000000"/>
              </w:rPr>
            </w:pPr>
            <w:ins w:id="1634" w:author="somadmin" w:date="2026-09-25T20:51:00Z" w16du:dateUtc="2026-09-26T00:51:00Z">
              <w:r w:rsidRPr="00AC774B">
                <w:rPr>
                  <w:color w:val="000000"/>
                </w:rPr>
                <w:t>0.025081</w:t>
              </w:r>
            </w:ins>
          </w:p>
        </w:tc>
      </w:tr>
      <w:tr w:rsidR="00DA59F5" w:rsidRPr="00AC774B" w14:paraId="65A3BF61" w14:textId="77777777" w:rsidTr="00FC06A3">
        <w:trPr>
          <w:trHeight w:val="255"/>
          <w:ins w:id="1635" w:author="somadmin" w:date="2026-09-25T20:51:00Z" w16du:dateUtc="2026-09-26T00:51:00Z"/>
        </w:trPr>
        <w:tc>
          <w:tcPr>
            <w:tcW w:w="1470" w:type="dxa"/>
            <w:noWrap/>
            <w:vAlign w:val="bottom"/>
            <w:hideMark/>
          </w:tcPr>
          <w:p w14:paraId="5EEAD382" w14:textId="77777777" w:rsidR="00DA59F5" w:rsidRPr="00AC774B" w:rsidRDefault="00DA59F5" w:rsidP="00FC06A3">
            <w:pPr>
              <w:rPr>
                <w:ins w:id="1636" w:author="somadmin" w:date="2026-09-25T20:51:00Z" w16du:dateUtc="2026-09-26T00:51:00Z"/>
                <w:color w:val="000000"/>
              </w:rPr>
            </w:pPr>
            <w:ins w:id="1637" w:author="somadmin" w:date="2026-09-25T20:51:00Z" w16du:dateUtc="2026-09-26T00:51:00Z">
              <w:r w:rsidRPr="00AC774B">
                <w:rPr>
                  <w:color w:val="000000"/>
                </w:rPr>
                <w:t>GO:0032965</w:t>
              </w:r>
            </w:ins>
          </w:p>
        </w:tc>
        <w:tc>
          <w:tcPr>
            <w:tcW w:w="2122" w:type="dxa"/>
            <w:noWrap/>
            <w:vAlign w:val="bottom"/>
            <w:hideMark/>
          </w:tcPr>
          <w:p w14:paraId="71C10D99" w14:textId="77777777" w:rsidR="00DA59F5" w:rsidRPr="00AC774B" w:rsidRDefault="00DA59F5" w:rsidP="00FC06A3">
            <w:pPr>
              <w:rPr>
                <w:ins w:id="1638" w:author="somadmin" w:date="2026-09-25T20:51:00Z" w16du:dateUtc="2026-09-26T00:51:00Z"/>
                <w:color w:val="000000"/>
              </w:rPr>
            </w:pPr>
            <w:ins w:id="1639" w:author="somadmin" w:date="2026-09-25T20:51:00Z" w16du:dateUtc="2026-09-26T00:51:00Z">
              <w:r w:rsidRPr="00AC774B">
                <w:rPr>
                  <w:color w:val="000000"/>
                </w:rPr>
                <w:t>biological_process</w:t>
              </w:r>
            </w:ins>
          </w:p>
        </w:tc>
        <w:tc>
          <w:tcPr>
            <w:tcW w:w="8482" w:type="dxa"/>
            <w:vAlign w:val="bottom"/>
            <w:hideMark/>
          </w:tcPr>
          <w:p w14:paraId="16338B97" w14:textId="77777777" w:rsidR="00DA59F5" w:rsidRPr="00AC774B" w:rsidRDefault="00DA59F5" w:rsidP="00FC06A3">
            <w:pPr>
              <w:rPr>
                <w:ins w:id="1640" w:author="somadmin" w:date="2026-09-25T20:51:00Z" w16du:dateUtc="2026-09-26T00:51:00Z"/>
                <w:color w:val="000000"/>
              </w:rPr>
            </w:pPr>
            <w:ins w:id="1641" w:author="somadmin" w:date="2026-09-25T20:51:00Z" w16du:dateUtc="2026-09-26T00:51:00Z">
              <w:r w:rsidRPr="00AC774B">
                <w:rPr>
                  <w:color w:val="000000"/>
                </w:rPr>
                <w:t>regulation of collagen biosynthetic process</w:t>
              </w:r>
            </w:ins>
          </w:p>
        </w:tc>
        <w:tc>
          <w:tcPr>
            <w:tcW w:w="1170" w:type="dxa"/>
            <w:noWrap/>
            <w:vAlign w:val="bottom"/>
            <w:hideMark/>
          </w:tcPr>
          <w:p w14:paraId="527ECDA3" w14:textId="77777777" w:rsidR="00DA59F5" w:rsidRPr="00AC774B" w:rsidRDefault="00DA59F5" w:rsidP="00FC06A3">
            <w:pPr>
              <w:jc w:val="right"/>
              <w:rPr>
                <w:ins w:id="1642" w:author="somadmin" w:date="2026-09-25T20:51:00Z" w16du:dateUtc="2026-09-26T00:51:00Z"/>
                <w:color w:val="000000"/>
              </w:rPr>
            </w:pPr>
            <w:ins w:id="1643" w:author="somadmin" w:date="2026-09-25T20:51:00Z" w16du:dateUtc="2026-09-26T00:51:00Z">
              <w:r w:rsidRPr="00AC774B">
                <w:rPr>
                  <w:color w:val="000000"/>
                </w:rPr>
                <w:t>0.026092</w:t>
              </w:r>
            </w:ins>
          </w:p>
        </w:tc>
      </w:tr>
      <w:tr w:rsidR="00DA59F5" w:rsidRPr="00AC774B" w14:paraId="42EAAFCF" w14:textId="77777777" w:rsidTr="00FC06A3">
        <w:trPr>
          <w:trHeight w:val="510"/>
          <w:ins w:id="1644" w:author="somadmin" w:date="2026-09-25T20:51:00Z" w16du:dateUtc="2026-09-26T00:51:00Z"/>
        </w:trPr>
        <w:tc>
          <w:tcPr>
            <w:tcW w:w="1470" w:type="dxa"/>
            <w:noWrap/>
            <w:vAlign w:val="bottom"/>
            <w:hideMark/>
          </w:tcPr>
          <w:p w14:paraId="55F1CBEC" w14:textId="77777777" w:rsidR="00DA59F5" w:rsidRPr="00AC774B" w:rsidRDefault="00DA59F5" w:rsidP="00FC06A3">
            <w:pPr>
              <w:rPr>
                <w:ins w:id="1645" w:author="somadmin" w:date="2026-09-25T20:51:00Z" w16du:dateUtc="2026-09-26T00:51:00Z"/>
                <w:color w:val="000000"/>
              </w:rPr>
            </w:pPr>
            <w:ins w:id="1646" w:author="somadmin" w:date="2026-09-25T20:51:00Z" w16du:dateUtc="2026-09-26T00:51:00Z">
              <w:r w:rsidRPr="00AC774B">
                <w:rPr>
                  <w:color w:val="000000"/>
                </w:rPr>
                <w:t>GO:0044253</w:t>
              </w:r>
            </w:ins>
          </w:p>
        </w:tc>
        <w:tc>
          <w:tcPr>
            <w:tcW w:w="2122" w:type="dxa"/>
            <w:noWrap/>
            <w:vAlign w:val="bottom"/>
            <w:hideMark/>
          </w:tcPr>
          <w:p w14:paraId="3828F4DA" w14:textId="77777777" w:rsidR="00DA59F5" w:rsidRPr="00AC774B" w:rsidRDefault="00DA59F5" w:rsidP="00FC06A3">
            <w:pPr>
              <w:rPr>
                <w:ins w:id="1647" w:author="somadmin" w:date="2026-09-25T20:51:00Z" w16du:dateUtc="2026-09-26T00:51:00Z"/>
                <w:color w:val="000000"/>
              </w:rPr>
            </w:pPr>
            <w:ins w:id="1648" w:author="somadmin" w:date="2026-09-25T20:51:00Z" w16du:dateUtc="2026-09-26T00:51:00Z">
              <w:r w:rsidRPr="00AC774B">
                <w:rPr>
                  <w:color w:val="000000"/>
                </w:rPr>
                <w:t>biological_process</w:t>
              </w:r>
            </w:ins>
          </w:p>
        </w:tc>
        <w:tc>
          <w:tcPr>
            <w:tcW w:w="8482" w:type="dxa"/>
            <w:vAlign w:val="bottom"/>
            <w:hideMark/>
          </w:tcPr>
          <w:p w14:paraId="16461A0D" w14:textId="77777777" w:rsidR="00DA59F5" w:rsidRPr="00AC774B" w:rsidRDefault="00DA59F5" w:rsidP="00FC06A3">
            <w:pPr>
              <w:rPr>
                <w:ins w:id="1649" w:author="somadmin" w:date="2026-09-25T20:51:00Z" w16du:dateUtc="2026-09-26T00:51:00Z"/>
                <w:color w:val="000000"/>
              </w:rPr>
            </w:pPr>
            <w:ins w:id="1650" w:author="somadmin" w:date="2026-09-25T20:51:00Z" w16du:dateUtc="2026-09-26T00:51:00Z">
              <w:r w:rsidRPr="00AC774B">
                <w:rPr>
                  <w:color w:val="000000"/>
                </w:rPr>
                <w:t>positive regulation of multicellular organismal metabolic process</w:t>
              </w:r>
            </w:ins>
          </w:p>
        </w:tc>
        <w:tc>
          <w:tcPr>
            <w:tcW w:w="1170" w:type="dxa"/>
            <w:noWrap/>
            <w:vAlign w:val="bottom"/>
            <w:hideMark/>
          </w:tcPr>
          <w:p w14:paraId="1A6229CF" w14:textId="77777777" w:rsidR="00DA59F5" w:rsidRPr="00AC774B" w:rsidRDefault="00DA59F5" w:rsidP="00FC06A3">
            <w:pPr>
              <w:jc w:val="right"/>
              <w:rPr>
                <w:ins w:id="1651" w:author="somadmin" w:date="2026-09-25T20:51:00Z" w16du:dateUtc="2026-09-26T00:51:00Z"/>
                <w:color w:val="000000"/>
              </w:rPr>
            </w:pPr>
            <w:ins w:id="1652" w:author="somadmin" w:date="2026-09-25T20:51:00Z" w16du:dateUtc="2026-09-26T00:51:00Z">
              <w:r w:rsidRPr="00AC774B">
                <w:rPr>
                  <w:color w:val="000000"/>
                </w:rPr>
                <w:t>0.026092</w:t>
              </w:r>
            </w:ins>
          </w:p>
        </w:tc>
      </w:tr>
      <w:tr w:rsidR="00DA59F5" w:rsidRPr="00AC774B" w14:paraId="259C3986" w14:textId="77777777" w:rsidTr="00FC06A3">
        <w:trPr>
          <w:trHeight w:val="255"/>
          <w:ins w:id="1653" w:author="somadmin" w:date="2026-09-25T20:51:00Z" w16du:dateUtc="2026-09-26T00:51:00Z"/>
        </w:trPr>
        <w:tc>
          <w:tcPr>
            <w:tcW w:w="1470" w:type="dxa"/>
            <w:noWrap/>
            <w:vAlign w:val="bottom"/>
            <w:hideMark/>
          </w:tcPr>
          <w:p w14:paraId="40676839" w14:textId="77777777" w:rsidR="00DA59F5" w:rsidRPr="00AC774B" w:rsidRDefault="00DA59F5" w:rsidP="00FC06A3">
            <w:pPr>
              <w:rPr>
                <w:ins w:id="1654" w:author="somadmin" w:date="2026-09-25T20:51:00Z" w16du:dateUtc="2026-09-26T00:51:00Z"/>
                <w:color w:val="000000"/>
              </w:rPr>
            </w:pPr>
            <w:ins w:id="1655" w:author="somadmin" w:date="2026-09-25T20:51:00Z" w16du:dateUtc="2026-09-26T00:51:00Z">
              <w:r w:rsidRPr="00AC774B">
                <w:rPr>
                  <w:color w:val="000000"/>
                </w:rPr>
                <w:t>GO:0022409</w:t>
              </w:r>
            </w:ins>
          </w:p>
        </w:tc>
        <w:tc>
          <w:tcPr>
            <w:tcW w:w="2122" w:type="dxa"/>
            <w:noWrap/>
            <w:vAlign w:val="bottom"/>
            <w:hideMark/>
          </w:tcPr>
          <w:p w14:paraId="5A162C3F" w14:textId="77777777" w:rsidR="00DA59F5" w:rsidRPr="00AC774B" w:rsidRDefault="00DA59F5" w:rsidP="00FC06A3">
            <w:pPr>
              <w:rPr>
                <w:ins w:id="1656" w:author="somadmin" w:date="2026-09-25T20:51:00Z" w16du:dateUtc="2026-09-26T00:51:00Z"/>
                <w:color w:val="000000"/>
              </w:rPr>
            </w:pPr>
            <w:ins w:id="1657" w:author="somadmin" w:date="2026-09-25T20:51:00Z" w16du:dateUtc="2026-09-26T00:51:00Z">
              <w:r w:rsidRPr="00AC774B">
                <w:rPr>
                  <w:color w:val="000000"/>
                </w:rPr>
                <w:t>biological_process</w:t>
              </w:r>
            </w:ins>
          </w:p>
        </w:tc>
        <w:tc>
          <w:tcPr>
            <w:tcW w:w="8482" w:type="dxa"/>
            <w:vAlign w:val="bottom"/>
            <w:hideMark/>
          </w:tcPr>
          <w:p w14:paraId="1FAC490D" w14:textId="77777777" w:rsidR="00DA59F5" w:rsidRPr="00AC774B" w:rsidRDefault="00DA59F5" w:rsidP="00FC06A3">
            <w:pPr>
              <w:rPr>
                <w:ins w:id="1658" w:author="somadmin" w:date="2026-09-25T20:51:00Z" w16du:dateUtc="2026-09-26T00:51:00Z"/>
                <w:color w:val="000000"/>
              </w:rPr>
            </w:pPr>
            <w:ins w:id="1659" w:author="somadmin" w:date="2026-09-25T20:51:00Z" w16du:dateUtc="2026-09-26T00:51:00Z">
              <w:r w:rsidRPr="00AC774B">
                <w:rPr>
                  <w:color w:val="000000"/>
                </w:rPr>
                <w:t>positive regulation of cell-cell adhesion</w:t>
              </w:r>
            </w:ins>
          </w:p>
        </w:tc>
        <w:tc>
          <w:tcPr>
            <w:tcW w:w="1170" w:type="dxa"/>
            <w:noWrap/>
            <w:vAlign w:val="bottom"/>
            <w:hideMark/>
          </w:tcPr>
          <w:p w14:paraId="2F7B3B3C" w14:textId="77777777" w:rsidR="00DA59F5" w:rsidRPr="00AC774B" w:rsidRDefault="00DA59F5" w:rsidP="00FC06A3">
            <w:pPr>
              <w:jc w:val="right"/>
              <w:rPr>
                <w:ins w:id="1660" w:author="somadmin" w:date="2026-09-25T20:51:00Z" w16du:dateUtc="2026-09-26T00:51:00Z"/>
                <w:color w:val="000000"/>
              </w:rPr>
            </w:pPr>
            <w:ins w:id="1661" w:author="somadmin" w:date="2026-09-25T20:51:00Z" w16du:dateUtc="2026-09-26T00:51:00Z">
              <w:r w:rsidRPr="00AC774B">
                <w:rPr>
                  <w:color w:val="000000"/>
                </w:rPr>
                <w:t>0.026092</w:t>
              </w:r>
            </w:ins>
          </w:p>
        </w:tc>
      </w:tr>
      <w:tr w:rsidR="00DA59F5" w:rsidRPr="00AC774B" w14:paraId="5ACB5147" w14:textId="77777777" w:rsidTr="00FC06A3">
        <w:trPr>
          <w:trHeight w:val="255"/>
          <w:ins w:id="1662" w:author="somadmin" w:date="2026-09-25T20:51:00Z" w16du:dateUtc="2026-09-26T00:51:00Z"/>
        </w:trPr>
        <w:tc>
          <w:tcPr>
            <w:tcW w:w="1470" w:type="dxa"/>
            <w:noWrap/>
            <w:vAlign w:val="bottom"/>
            <w:hideMark/>
          </w:tcPr>
          <w:p w14:paraId="7557A384" w14:textId="77777777" w:rsidR="00DA59F5" w:rsidRPr="00AC774B" w:rsidRDefault="00DA59F5" w:rsidP="00FC06A3">
            <w:pPr>
              <w:rPr>
                <w:ins w:id="1663" w:author="somadmin" w:date="2026-09-25T20:51:00Z" w16du:dateUtc="2026-09-26T00:51:00Z"/>
                <w:color w:val="000000"/>
              </w:rPr>
            </w:pPr>
            <w:ins w:id="1664" w:author="somadmin" w:date="2026-09-25T20:51:00Z" w16du:dateUtc="2026-09-26T00:51:00Z">
              <w:r w:rsidRPr="00AC774B">
                <w:rPr>
                  <w:color w:val="000000"/>
                </w:rPr>
                <w:t>GO:0007155</w:t>
              </w:r>
            </w:ins>
          </w:p>
        </w:tc>
        <w:tc>
          <w:tcPr>
            <w:tcW w:w="2122" w:type="dxa"/>
            <w:noWrap/>
            <w:vAlign w:val="bottom"/>
            <w:hideMark/>
          </w:tcPr>
          <w:p w14:paraId="3E28F6FD" w14:textId="77777777" w:rsidR="00DA59F5" w:rsidRPr="00AC774B" w:rsidRDefault="00DA59F5" w:rsidP="00FC06A3">
            <w:pPr>
              <w:rPr>
                <w:ins w:id="1665" w:author="somadmin" w:date="2026-09-25T20:51:00Z" w16du:dateUtc="2026-09-26T00:51:00Z"/>
                <w:color w:val="000000"/>
              </w:rPr>
            </w:pPr>
            <w:ins w:id="1666" w:author="somadmin" w:date="2026-09-25T20:51:00Z" w16du:dateUtc="2026-09-26T00:51:00Z">
              <w:r w:rsidRPr="00AC774B">
                <w:rPr>
                  <w:color w:val="000000"/>
                </w:rPr>
                <w:t>biological_process</w:t>
              </w:r>
            </w:ins>
          </w:p>
        </w:tc>
        <w:tc>
          <w:tcPr>
            <w:tcW w:w="8482" w:type="dxa"/>
            <w:vAlign w:val="bottom"/>
            <w:hideMark/>
          </w:tcPr>
          <w:p w14:paraId="4498214D" w14:textId="77777777" w:rsidR="00DA59F5" w:rsidRPr="00AC774B" w:rsidRDefault="00DA59F5" w:rsidP="00FC06A3">
            <w:pPr>
              <w:rPr>
                <w:ins w:id="1667" w:author="somadmin" w:date="2026-09-25T20:51:00Z" w16du:dateUtc="2026-09-26T00:51:00Z"/>
                <w:color w:val="000000"/>
              </w:rPr>
            </w:pPr>
            <w:ins w:id="1668" w:author="somadmin" w:date="2026-09-25T20:51:00Z" w16du:dateUtc="2026-09-26T00:51:00Z">
              <w:r w:rsidRPr="00AC774B">
                <w:rPr>
                  <w:color w:val="000000"/>
                </w:rPr>
                <w:t>cell adhesion</w:t>
              </w:r>
            </w:ins>
          </w:p>
        </w:tc>
        <w:tc>
          <w:tcPr>
            <w:tcW w:w="1170" w:type="dxa"/>
            <w:noWrap/>
            <w:vAlign w:val="bottom"/>
            <w:hideMark/>
          </w:tcPr>
          <w:p w14:paraId="1B425533" w14:textId="77777777" w:rsidR="00DA59F5" w:rsidRPr="00AC774B" w:rsidRDefault="00DA59F5" w:rsidP="00FC06A3">
            <w:pPr>
              <w:jc w:val="right"/>
              <w:rPr>
                <w:ins w:id="1669" w:author="somadmin" w:date="2026-09-25T20:51:00Z" w16du:dateUtc="2026-09-26T00:51:00Z"/>
                <w:color w:val="000000"/>
              </w:rPr>
            </w:pPr>
            <w:ins w:id="1670" w:author="somadmin" w:date="2026-09-25T20:51:00Z" w16du:dateUtc="2026-09-26T00:51:00Z">
              <w:r w:rsidRPr="00AC774B">
                <w:rPr>
                  <w:color w:val="000000"/>
                </w:rPr>
                <w:t>0.026679</w:t>
              </w:r>
            </w:ins>
          </w:p>
        </w:tc>
      </w:tr>
      <w:tr w:rsidR="00DA59F5" w:rsidRPr="00AC774B" w14:paraId="4A77249E" w14:textId="77777777" w:rsidTr="00FC06A3">
        <w:trPr>
          <w:trHeight w:val="255"/>
          <w:ins w:id="1671" w:author="somadmin" w:date="2026-09-25T20:51:00Z" w16du:dateUtc="2026-09-26T00:51:00Z"/>
        </w:trPr>
        <w:tc>
          <w:tcPr>
            <w:tcW w:w="1470" w:type="dxa"/>
            <w:noWrap/>
            <w:vAlign w:val="bottom"/>
            <w:hideMark/>
          </w:tcPr>
          <w:p w14:paraId="44FA0322" w14:textId="77777777" w:rsidR="00DA59F5" w:rsidRPr="00AC774B" w:rsidRDefault="00DA59F5" w:rsidP="00FC06A3">
            <w:pPr>
              <w:rPr>
                <w:ins w:id="1672" w:author="somadmin" w:date="2026-09-25T20:51:00Z" w16du:dateUtc="2026-09-26T00:51:00Z"/>
                <w:color w:val="000000"/>
              </w:rPr>
            </w:pPr>
            <w:ins w:id="1673" w:author="somadmin" w:date="2026-09-25T20:51:00Z" w16du:dateUtc="2026-09-26T00:51:00Z">
              <w:r w:rsidRPr="00AC774B">
                <w:rPr>
                  <w:color w:val="000000"/>
                </w:rPr>
                <w:t>GO:0022610</w:t>
              </w:r>
            </w:ins>
          </w:p>
        </w:tc>
        <w:tc>
          <w:tcPr>
            <w:tcW w:w="2122" w:type="dxa"/>
            <w:noWrap/>
            <w:vAlign w:val="bottom"/>
            <w:hideMark/>
          </w:tcPr>
          <w:p w14:paraId="4657103C" w14:textId="77777777" w:rsidR="00DA59F5" w:rsidRPr="00AC774B" w:rsidRDefault="00DA59F5" w:rsidP="00FC06A3">
            <w:pPr>
              <w:rPr>
                <w:ins w:id="1674" w:author="somadmin" w:date="2026-09-25T20:51:00Z" w16du:dateUtc="2026-09-26T00:51:00Z"/>
                <w:color w:val="000000"/>
              </w:rPr>
            </w:pPr>
            <w:ins w:id="1675" w:author="somadmin" w:date="2026-09-25T20:51:00Z" w16du:dateUtc="2026-09-26T00:51:00Z">
              <w:r w:rsidRPr="00AC774B">
                <w:rPr>
                  <w:color w:val="000000"/>
                </w:rPr>
                <w:t>biological_process</w:t>
              </w:r>
            </w:ins>
          </w:p>
        </w:tc>
        <w:tc>
          <w:tcPr>
            <w:tcW w:w="8482" w:type="dxa"/>
            <w:vAlign w:val="bottom"/>
            <w:hideMark/>
          </w:tcPr>
          <w:p w14:paraId="1516A252" w14:textId="77777777" w:rsidR="00DA59F5" w:rsidRPr="00AC774B" w:rsidRDefault="00DA59F5" w:rsidP="00FC06A3">
            <w:pPr>
              <w:rPr>
                <w:ins w:id="1676" w:author="somadmin" w:date="2026-09-25T20:51:00Z" w16du:dateUtc="2026-09-26T00:51:00Z"/>
                <w:color w:val="000000"/>
              </w:rPr>
            </w:pPr>
            <w:ins w:id="1677" w:author="somadmin" w:date="2026-09-25T20:51:00Z" w16du:dateUtc="2026-09-26T00:51:00Z">
              <w:r w:rsidRPr="00AC774B">
                <w:rPr>
                  <w:color w:val="000000"/>
                </w:rPr>
                <w:t>biological adhesion</w:t>
              </w:r>
            </w:ins>
          </w:p>
        </w:tc>
        <w:tc>
          <w:tcPr>
            <w:tcW w:w="1170" w:type="dxa"/>
            <w:noWrap/>
            <w:vAlign w:val="bottom"/>
            <w:hideMark/>
          </w:tcPr>
          <w:p w14:paraId="205DD312" w14:textId="77777777" w:rsidR="00DA59F5" w:rsidRPr="00AC774B" w:rsidRDefault="00DA59F5" w:rsidP="00FC06A3">
            <w:pPr>
              <w:jc w:val="right"/>
              <w:rPr>
                <w:ins w:id="1678" w:author="somadmin" w:date="2026-09-25T20:51:00Z" w16du:dateUtc="2026-09-26T00:51:00Z"/>
                <w:color w:val="000000"/>
              </w:rPr>
            </w:pPr>
            <w:ins w:id="1679" w:author="somadmin" w:date="2026-09-25T20:51:00Z" w16du:dateUtc="2026-09-26T00:51:00Z">
              <w:r w:rsidRPr="00AC774B">
                <w:rPr>
                  <w:color w:val="000000"/>
                </w:rPr>
                <w:t>0.027131</w:t>
              </w:r>
            </w:ins>
          </w:p>
        </w:tc>
      </w:tr>
      <w:tr w:rsidR="00DA59F5" w:rsidRPr="00AC774B" w14:paraId="2DAE453D" w14:textId="77777777" w:rsidTr="00FC06A3">
        <w:trPr>
          <w:trHeight w:val="255"/>
          <w:ins w:id="1680" w:author="somadmin" w:date="2026-09-25T20:51:00Z" w16du:dateUtc="2026-09-26T00:51:00Z"/>
        </w:trPr>
        <w:tc>
          <w:tcPr>
            <w:tcW w:w="1470" w:type="dxa"/>
            <w:noWrap/>
            <w:vAlign w:val="bottom"/>
            <w:hideMark/>
          </w:tcPr>
          <w:p w14:paraId="57C49B63" w14:textId="77777777" w:rsidR="00DA59F5" w:rsidRPr="00AC774B" w:rsidRDefault="00DA59F5" w:rsidP="00FC06A3">
            <w:pPr>
              <w:rPr>
                <w:ins w:id="1681" w:author="somadmin" w:date="2026-09-25T20:51:00Z" w16du:dateUtc="2026-09-26T00:51:00Z"/>
                <w:color w:val="000000"/>
              </w:rPr>
            </w:pPr>
            <w:ins w:id="1682" w:author="somadmin" w:date="2026-09-25T20:51:00Z" w16du:dateUtc="2026-09-26T00:51:00Z">
              <w:r w:rsidRPr="00AC774B">
                <w:rPr>
                  <w:color w:val="000000"/>
                </w:rPr>
                <w:t>GO:0051246</w:t>
              </w:r>
            </w:ins>
          </w:p>
        </w:tc>
        <w:tc>
          <w:tcPr>
            <w:tcW w:w="2122" w:type="dxa"/>
            <w:noWrap/>
            <w:vAlign w:val="bottom"/>
            <w:hideMark/>
          </w:tcPr>
          <w:p w14:paraId="2C8A0493" w14:textId="77777777" w:rsidR="00DA59F5" w:rsidRPr="00AC774B" w:rsidRDefault="00DA59F5" w:rsidP="00FC06A3">
            <w:pPr>
              <w:rPr>
                <w:ins w:id="1683" w:author="somadmin" w:date="2026-09-25T20:51:00Z" w16du:dateUtc="2026-09-26T00:51:00Z"/>
                <w:color w:val="000000"/>
              </w:rPr>
            </w:pPr>
            <w:ins w:id="1684" w:author="somadmin" w:date="2026-09-25T20:51:00Z" w16du:dateUtc="2026-09-26T00:51:00Z">
              <w:r w:rsidRPr="00AC774B">
                <w:rPr>
                  <w:color w:val="000000"/>
                </w:rPr>
                <w:t>biological_process</w:t>
              </w:r>
            </w:ins>
          </w:p>
        </w:tc>
        <w:tc>
          <w:tcPr>
            <w:tcW w:w="8482" w:type="dxa"/>
            <w:vAlign w:val="bottom"/>
            <w:hideMark/>
          </w:tcPr>
          <w:p w14:paraId="45DE4C8D" w14:textId="77777777" w:rsidR="00DA59F5" w:rsidRPr="00AC774B" w:rsidRDefault="00DA59F5" w:rsidP="00FC06A3">
            <w:pPr>
              <w:rPr>
                <w:ins w:id="1685" w:author="somadmin" w:date="2026-09-25T20:51:00Z" w16du:dateUtc="2026-09-26T00:51:00Z"/>
                <w:color w:val="000000"/>
              </w:rPr>
            </w:pPr>
            <w:ins w:id="1686" w:author="somadmin" w:date="2026-09-25T20:51:00Z" w16du:dateUtc="2026-09-26T00:51:00Z">
              <w:r w:rsidRPr="00AC774B">
                <w:rPr>
                  <w:color w:val="000000"/>
                </w:rPr>
                <w:t>regulation of protein metabolic process</w:t>
              </w:r>
            </w:ins>
          </w:p>
        </w:tc>
        <w:tc>
          <w:tcPr>
            <w:tcW w:w="1170" w:type="dxa"/>
            <w:noWrap/>
            <w:vAlign w:val="bottom"/>
            <w:hideMark/>
          </w:tcPr>
          <w:p w14:paraId="7C2B8C32" w14:textId="77777777" w:rsidR="00DA59F5" w:rsidRPr="00AC774B" w:rsidRDefault="00DA59F5" w:rsidP="00FC06A3">
            <w:pPr>
              <w:jc w:val="right"/>
              <w:rPr>
                <w:ins w:id="1687" w:author="somadmin" w:date="2026-09-25T20:51:00Z" w16du:dateUtc="2026-09-26T00:51:00Z"/>
                <w:color w:val="000000"/>
              </w:rPr>
            </w:pPr>
            <w:ins w:id="1688" w:author="somadmin" w:date="2026-09-25T20:51:00Z" w16du:dateUtc="2026-09-26T00:51:00Z">
              <w:r w:rsidRPr="00AC774B">
                <w:rPr>
                  <w:color w:val="000000"/>
                </w:rPr>
                <w:t>0.029339</w:t>
              </w:r>
            </w:ins>
          </w:p>
        </w:tc>
      </w:tr>
      <w:tr w:rsidR="00DA59F5" w:rsidRPr="00AC774B" w14:paraId="4201C9C8" w14:textId="77777777" w:rsidTr="00FC06A3">
        <w:trPr>
          <w:trHeight w:val="510"/>
          <w:ins w:id="1689" w:author="somadmin" w:date="2026-09-25T20:51:00Z" w16du:dateUtc="2026-09-26T00:51:00Z"/>
        </w:trPr>
        <w:tc>
          <w:tcPr>
            <w:tcW w:w="1470" w:type="dxa"/>
            <w:noWrap/>
            <w:vAlign w:val="bottom"/>
            <w:hideMark/>
          </w:tcPr>
          <w:p w14:paraId="11A2FE5E" w14:textId="77777777" w:rsidR="00DA59F5" w:rsidRPr="00AC774B" w:rsidRDefault="00DA59F5" w:rsidP="00FC06A3">
            <w:pPr>
              <w:rPr>
                <w:ins w:id="1690" w:author="somadmin" w:date="2026-09-25T20:51:00Z" w16du:dateUtc="2026-09-26T00:51:00Z"/>
                <w:color w:val="000000"/>
              </w:rPr>
            </w:pPr>
            <w:ins w:id="1691" w:author="somadmin" w:date="2026-09-25T20:51:00Z" w16du:dateUtc="2026-09-26T00:51:00Z">
              <w:r w:rsidRPr="00AC774B">
                <w:rPr>
                  <w:color w:val="000000"/>
                </w:rPr>
                <w:t>GO:0051272</w:t>
              </w:r>
            </w:ins>
          </w:p>
        </w:tc>
        <w:tc>
          <w:tcPr>
            <w:tcW w:w="2122" w:type="dxa"/>
            <w:noWrap/>
            <w:vAlign w:val="bottom"/>
            <w:hideMark/>
          </w:tcPr>
          <w:p w14:paraId="35052162" w14:textId="77777777" w:rsidR="00DA59F5" w:rsidRPr="00AC774B" w:rsidRDefault="00DA59F5" w:rsidP="00FC06A3">
            <w:pPr>
              <w:rPr>
                <w:ins w:id="1692" w:author="somadmin" w:date="2026-09-25T20:51:00Z" w16du:dateUtc="2026-09-26T00:51:00Z"/>
                <w:color w:val="000000"/>
              </w:rPr>
            </w:pPr>
            <w:ins w:id="1693" w:author="somadmin" w:date="2026-09-25T20:51:00Z" w16du:dateUtc="2026-09-26T00:51:00Z">
              <w:r w:rsidRPr="00AC774B">
                <w:rPr>
                  <w:color w:val="000000"/>
                </w:rPr>
                <w:t>biological_process</w:t>
              </w:r>
            </w:ins>
          </w:p>
        </w:tc>
        <w:tc>
          <w:tcPr>
            <w:tcW w:w="8482" w:type="dxa"/>
            <w:vAlign w:val="bottom"/>
            <w:hideMark/>
          </w:tcPr>
          <w:p w14:paraId="20DE8026" w14:textId="77777777" w:rsidR="00DA59F5" w:rsidRPr="00AC774B" w:rsidRDefault="00DA59F5" w:rsidP="00FC06A3">
            <w:pPr>
              <w:rPr>
                <w:ins w:id="1694" w:author="somadmin" w:date="2026-09-25T20:51:00Z" w16du:dateUtc="2026-09-26T00:51:00Z"/>
                <w:color w:val="000000"/>
              </w:rPr>
            </w:pPr>
            <w:ins w:id="1695" w:author="somadmin" w:date="2026-09-25T20:51:00Z" w16du:dateUtc="2026-09-26T00:51:00Z">
              <w:r w:rsidRPr="00AC774B">
                <w:rPr>
                  <w:color w:val="000000"/>
                </w:rPr>
                <w:t>positive regulation of cellular component movement</w:t>
              </w:r>
            </w:ins>
          </w:p>
        </w:tc>
        <w:tc>
          <w:tcPr>
            <w:tcW w:w="1170" w:type="dxa"/>
            <w:noWrap/>
            <w:vAlign w:val="bottom"/>
            <w:hideMark/>
          </w:tcPr>
          <w:p w14:paraId="12E6F997" w14:textId="77777777" w:rsidR="00DA59F5" w:rsidRPr="00AC774B" w:rsidRDefault="00DA59F5" w:rsidP="00FC06A3">
            <w:pPr>
              <w:jc w:val="right"/>
              <w:rPr>
                <w:ins w:id="1696" w:author="somadmin" w:date="2026-09-25T20:51:00Z" w16du:dateUtc="2026-09-26T00:51:00Z"/>
                <w:color w:val="000000"/>
              </w:rPr>
            </w:pPr>
            <w:ins w:id="1697" w:author="somadmin" w:date="2026-09-25T20:51:00Z" w16du:dateUtc="2026-09-26T00:51:00Z">
              <w:r w:rsidRPr="00AC774B">
                <w:rPr>
                  <w:color w:val="000000"/>
                </w:rPr>
                <w:t>0.02993</w:t>
              </w:r>
            </w:ins>
          </w:p>
        </w:tc>
      </w:tr>
      <w:tr w:rsidR="00DA59F5" w:rsidRPr="00AC774B" w14:paraId="68095622" w14:textId="77777777" w:rsidTr="00FC06A3">
        <w:trPr>
          <w:trHeight w:val="255"/>
          <w:ins w:id="1698" w:author="somadmin" w:date="2026-09-25T20:51:00Z" w16du:dateUtc="2026-09-26T00:51:00Z"/>
        </w:trPr>
        <w:tc>
          <w:tcPr>
            <w:tcW w:w="1470" w:type="dxa"/>
            <w:noWrap/>
            <w:vAlign w:val="bottom"/>
            <w:hideMark/>
          </w:tcPr>
          <w:p w14:paraId="59A6D2C6" w14:textId="77777777" w:rsidR="00DA59F5" w:rsidRPr="00AC774B" w:rsidRDefault="00DA59F5" w:rsidP="00FC06A3">
            <w:pPr>
              <w:rPr>
                <w:ins w:id="1699" w:author="somadmin" w:date="2026-09-25T20:51:00Z" w16du:dateUtc="2026-09-26T00:51:00Z"/>
                <w:color w:val="000000"/>
              </w:rPr>
            </w:pPr>
            <w:ins w:id="1700" w:author="somadmin" w:date="2026-09-25T20:51:00Z" w16du:dateUtc="2026-09-26T00:51:00Z">
              <w:r w:rsidRPr="00AC774B">
                <w:rPr>
                  <w:color w:val="000000"/>
                </w:rPr>
                <w:t>GO:0048583</w:t>
              </w:r>
            </w:ins>
          </w:p>
        </w:tc>
        <w:tc>
          <w:tcPr>
            <w:tcW w:w="2122" w:type="dxa"/>
            <w:noWrap/>
            <w:vAlign w:val="bottom"/>
            <w:hideMark/>
          </w:tcPr>
          <w:p w14:paraId="6FF0DCF4" w14:textId="77777777" w:rsidR="00DA59F5" w:rsidRPr="00AC774B" w:rsidRDefault="00DA59F5" w:rsidP="00FC06A3">
            <w:pPr>
              <w:rPr>
                <w:ins w:id="1701" w:author="somadmin" w:date="2026-09-25T20:51:00Z" w16du:dateUtc="2026-09-26T00:51:00Z"/>
                <w:color w:val="000000"/>
              </w:rPr>
            </w:pPr>
            <w:ins w:id="1702" w:author="somadmin" w:date="2026-09-25T20:51:00Z" w16du:dateUtc="2026-09-26T00:51:00Z">
              <w:r w:rsidRPr="00AC774B">
                <w:rPr>
                  <w:color w:val="000000"/>
                </w:rPr>
                <w:t>biological_process</w:t>
              </w:r>
            </w:ins>
          </w:p>
        </w:tc>
        <w:tc>
          <w:tcPr>
            <w:tcW w:w="8482" w:type="dxa"/>
            <w:vAlign w:val="bottom"/>
            <w:hideMark/>
          </w:tcPr>
          <w:p w14:paraId="0659737B" w14:textId="77777777" w:rsidR="00DA59F5" w:rsidRPr="00AC774B" w:rsidRDefault="00DA59F5" w:rsidP="00FC06A3">
            <w:pPr>
              <w:rPr>
                <w:ins w:id="1703" w:author="somadmin" w:date="2026-09-25T20:51:00Z" w16du:dateUtc="2026-09-26T00:51:00Z"/>
                <w:color w:val="000000"/>
              </w:rPr>
            </w:pPr>
            <w:ins w:id="1704" w:author="somadmin" w:date="2026-09-25T20:51:00Z" w16du:dateUtc="2026-09-26T00:51:00Z">
              <w:r w:rsidRPr="00AC774B">
                <w:rPr>
                  <w:color w:val="000000"/>
                </w:rPr>
                <w:t>regulation of response to stimulus</w:t>
              </w:r>
            </w:ins>
          </w:p>
        </w:tc>
        <w:tc>
          <w:tcPr>
            <w:tcW w:w="1170" w:type="dxa"/>
            <w:noWrap/>
            <w:vAlign w:val="bottom"/>
            <w:hideMark/>
          </w:tcPr>
          <w:p w14:paraId="30AFEC4F" w14:textId="77777777" w:rsidR="00DA59F5" w:rsidRPr="00AC774B" w:rsidRDefault="00DA59F5" w:rsidP="00FC06A3">
            <w:pPr>
              <w:jc w:val="right"/>
              <w:rPr>
                <w:ins w:id="1705" w:author="somadmin" w:date="2026-09-25T20:51:00Z" w16du:dateUtc="2026-09-26T00:51:00Z"/>
                <w:color w:val="000000"/>
              </w:rPr>
            </w:pPr>
            <w:ins w:id="1706" w:author="somadmin" w:date="2026-09-25T20:51:00Z" w16du:dateUtc="2026-09-26T00:51:00Z">
              <w:r w:rsidRPr="00AC774B">
                <w:rPr>
                  <w:color w:val="000000"/>
                </w:rPr>
                <w:t>0.030151</w:t>
              </w:r>
            </w:ins>
          </w:p>
        </w:tc>
      </w:tr>
      <w:tr w:rsidR="00DA59F5" w:rsidRPr="00AC774B" w14:paraId="5A26A3BC" w14:textId="77777777" w:rsidTr="00FC06A3">
        <w:trPr>
          <w:trHeight w:val="255"/>
          <w:ins w:id="1707" w:author="somadmin" w:date="2026-09-25T20:51:00Z" w16du:dateUtc="2026-09-26T00:51:00Z"/>
        </w:trPr>
        <w:tc>
          <w:tcPr>
            <w:tcW w:w="1470" w:type="dxa"/>
            <w:noWrap/>
            <w:vAlign w:val="bottom"/>
            <w:hideMark/>
          </w:tcPr>
          <w:p w14:paraId="493A4279" w14:textId="77777777" w:rsidR="00DA59F5" w:rsidRPr="00AC774B" w:rsidRDefault="00DA59F5" w:rsidP="00FC06A3">
            <w:pPr>
              <w:rPr>
                <w:ins w:id="1708" w:author="somadmin" w:date="2026-09-25T20:51:00Z" w16du:dateUtc="2026-09-26T00:51:00Z"/>
                <w:color w:val="000000"/>
              </w:rPr>
            </w:pPr>
            <w:ins w:id="1709" w:author="somadmin" w:date="2026-09-25T20:51:00Z" w16du:dateUtc="2026-09-26T00:51:00Z">
              <w:r w:rsidRPr="00AC774B">
                <w:rPr>
                  <w:color w:val="000000"/>
                </w:rPr>
                <w:t>GO:0030334</w:t>
              </w:r>
            </w:ins>
          </w:p>
        </w:tc>
        <w:tc>
          <w:tcPr>
            <w:tcW w:w="2122" w:type="dxa"/>
            <w:noWrap/>
            <w:vAlign w:val="bottom"/>
            <w:hideMark/>
          </w:tcPr>
          <w:p w14:paraId="5B14F9EA" w14:textId="77777777" w:rsidR="00DA59F5" w:rsidRPr="00AC774B" w:rsidRDefault="00DA59F5" w:rsidP="00FC06A3">
            <w:pPr>
              <w:rPr>
                <w:ins w:id="1710" w:author="somadmin" w:date="2026-09-25T20:51:00Z" w16du:dateUtc="2026-09-26T00:51:00Z"/>
                <w:color w:val="000000"/>
              </w:rPr>
            </w:pPr>
            <w:ins w:id="1711" w:author="somadmin" w:date="2026-09-25T20:51:00Z" w16du:dateUtc="2026-09-26T00:51:00Z">
              <w:r w:rsidRPr="00AC774B">
                <w:rPr>
                  <w:color w:val="000000"/>
                </w:rPr>
                <w:t>biological_process</w:t>
              </w:r>
            </w:ins>
          </w:p>
        </w:tc>
        <w:tc>
          <w:tcPr>
            <w:tcW w:w="8482" w:type="dxa"/>
            <w:vAlign w:val="bottom"/>
            <w:hideMark/>
          </w:tcPr>
          <w:p w14:paraId="4EC47DAB" w14:textId="77777777" w:rsidR="00DA59F5" w:rsidRPr="00AC774B" w:rsidRDefault="00DA59F5" w:rsidP="00FC06A3">
            <w:pPr>
              <w:rPr>
                <w:ins w:id="1712" w:author="somadmin" w:date="2026-09-25T20:51:00Z" w16du:dateUtc="2026-09-26T00:51:00Z"/>
                <w:color w:val="000000"/>
              </w:rPr>
            </w:pPr>
            <w:ins w:id="1713" w:author="somadmin" w:date="2026-09-25T20:51:00Z" w16du:dateUtc="2026-09-26T00:51:00Z">
              <w:r w:rsidRPr="00AC774B">
                <w:rPr>
                  <w:color w:val="000000"/>
                </w:rPr>
                <w:t>regulation of cell migration</w:t>
              </w:r>
            </w:ins>
          </w:p>
        </w:tc>
        <w:tc>
          <w:tcPr>
            <w:tcW w:w="1170" w:type="dxa"/>
            <w:noWrap/>
            <w:vAlign w:val="bottom"/>
            <w:hideMark/>
          </w:tcPr>
          <w:p w14:paraId="6315E608" w14:textId="77777777" w:rsidR="00DA59F5" w:rsidRPr="00AC774B" w:rsidRDefault="00DA59F5" w:rsidP="00FC06A3">
            <w:pPr>
              <w:jc w:val="right"/>
              <w:rPr>
                <w:ins w:id="1714" w:author="somadmin" w:date="2026-09-25T20:51:00Z" w16du:dateUtc="2026-09-26T00:51:00Z"/>
                <w:color w:val="000000"/>
              </w:rPr>
            </w:pPr>
            <w:ins w:id="1715" w:author="somadmin" w:date="2026-09-25T20:51:00Z" w16du:dateUtc="2026-09-26T00:51:00Z">
              <w:r w:rsidRPr="00AC774B">
                <w:rPr>
                  <w:color w:val="000000"/>
                </w:rPr>
                <w:t>0.030151</w:t>
              </w:r>
            </w:ins>
          </w:p>
        </w:tc>
      </w:tr>
      <w:tr w:rsidR="00DA59F5" w:rsidRPr="00AC774B" w14:paraId="497ED89A" w14:textId="77777777" w:rsidTr="00FC06A3">
        <w:trPr>
          <w:trHeight w:val="255"/>
          <w:ins w:id="1716" w:author="somadmin" w:date="2026-09-25T20:51:00Z" w16du:dateUtc="2026-09-26T00:51:00Z"/>
        </w:trPr>
        <w:tc>
          <w:tcPr>
            <w:tcW w:w="1470" w:type="dxa"/>
            <w:noWrap/>
            <w:vAlign w:val="bottom"/>
            <w:hideMark/>
          </w:tcPr>
          <w:p w14:paraId="1764538B" w14:textId="77777777" w:rsidR="00DA59F5" w:rsidRPr="00AC774B" w:rsidRDefault="00DA59F5" w:rsidP="00FC06A3">
            <w:pPr>
              <w:rPr>
                <w:ins w:id="1717" w:author="somadmin" w:date="2026-09-25T20:51:00Z" w16du:dateUtc="2026-09-26T00:51:00Z"/>
                <w:color w:val="000000"/>
              </w:rPr>
            </w:pPr>
            <w:ins w:id="1718" w:author="somadmin" w:date="2026-09-25T20:51:00Z" w16du:dateUtc="2026-09-26T00:51:00Z">
              <w:r w:rsidRPr="00AC774B">
                <w:rPr>
                  <w:color w:val="000000"/>
                </w:rPr>
                <w:t>GO:0010712</w:t>
              </w:r>
            </w:ins>
          </w:p>
        </w:tc>
        <w:tc>
          <w:tcPr>
            <w:tcW w:w="2122" w:type="dxa"/>
            <w:noWrap/>
            <w:vAlign w:val="bottom"/>
            <w:hideMark/>
          </w:tcPr>
          <w:p w14:paraId="7EE5B2B7" w14:textId="77777777" w:rsidR="00DA59F5" w:rsidRPr="00AC774B" w:rsidRDefault="00DA59F5" w:rsidP="00FC06A3">
            <w:pPr>
              <w:rPr>
                <w:ins w:id="1719" w:author="somadmin" w:date="2026-09-25T20:51:00Z" w16du:dateUtc="2026-09-26T00:51:00Z"/>
                <w:color w:val="000000"/>
              </w:rPr>
            </w:pPr>
            <w:ins w:id="1720" w:author="somadmin" w:date="2026-09-25T20:51:00Z" w16du:dateUtc="2026-09-26T00:51:00Z">
              <w:r w:rsidRPr="00AC774B">
                <w:rPr>
                  <w:color w:val="000000"/>
                </w:rPr>
                <w:t>biological_process</w:t>
              </w:r>
            </w:ins>
          </w:p>
        </w:tc>
        <w:tc>
          <w:tcPr>
            <w:tcW w:w="8482" w:type="dxa"/>
            <w:vAlign w:val="bottom"/>
            <w:hideMark/>
          </w:tcPr>
          <w:p w14:paraId="4D0611A9" w14:textId="77777777" w:rsidR="00DA59F5" w:rsidRPr="00AC774B" w:rsidRDefault="00DA59F5" w:rsidP="00FC06A3">
            <w:pPr>
              <w:rPr>
                <w:ins w:id="1721" w:author="somadmin" w:date="2026-09-25T20:51:00Z" w16du:dateUtc="2026-09-26T00:51:00Z"/>
                <w:color w:val="000000"/>
              </w:rPr>
            </w:pPr>
            <w:ins w:id="1722" w:author="somadmin" w:date="2026-09-25T20:51:00Z" w16du:dateUtc="2026-09-26T00:51:00Z">
              <w:r w:rsidRPr="00AC774B">
                <w:rPr>
                  <w:color w:val="000000"/>
                </w:rPr>
                <w:t>regulation of collagen metabolic process</w:t>
              </w:r>
            </w:ins>
          </w:p>
        </w:tc>
        <w:tc>
          <w:tcPr>
            <w:tcW w:w="1170" w:type="dxa"/>
            <w:noWrap/>
            <w:vAlign w:val="bottom"/>
            <w:hideMark/>
          </w:tcPr>
          <w:p w14:paraId="7CE071E8" w14:textId="77777777" w:rsidR="00DA59F5" w:rsidRPr="00AC774B" w:rsidRDefault="00DA59F5" w:rsidP="00FC06A3">
            <w:pPr>
              <w:jc w:val="right"/>
              <w:rPr>
                <w:ins w:id="1723" w:author="somadmin" w:date="2026-09-25T20:51:00Z" w16du:dateUtc="2026-09-26T00:51:00Z"/>
                <w:color w:val="000000"/>
              </w:rPr>
            </w:pPr>
            <w:ins w:id="1724" w:author="somadmin" w:date="2026-09-25T20:51:00Z" w16du:dateUtc="2026-09-26T00:51:00Z">
              <w:r w:rsidRPr="00AC774B">
                <w:rPr>
                  <w:color w:val="000000"/>
                </w:rPr>
                <w:t>0.030151</w:t>
              </w:r>
            </w:ins>
          </w:p>
        </w:tc>
      </w:tr>
      <w:tr w:rsidR="00DA59F5" w:rsidRPr="00AC774B" w14:paraId="45D5C8EA" w14:textId="77777777" w:rsidTr="00FC06A3">
        <w:trPr>
          <w:trHeight w:val="255"/>
          <w:ins w:id="1725" w:author="somadmin" w:date="2026-09-25T20:51:00Z" w16du:dateUtc="2026-09-26T00:51:00Z"/>
        </w:trPr>
        <w:tc>
          <w:tcPr>
            <w:tcW w:w="1470" w:type="dxa"/>
            <w:noWrap/>
            <w:vAlign w:val="bottom"/>
            <w:hideMark/>
          </w:tcPr>
          <w:p w14:paraId="2248676F" w14:textId="77777777" w:rsidR="00DA59F5" w:rsidRPr="00AC774B" w:rsidRDefault="00DA59F5" w:rsidP="00FC06A3">
            <w:pPr>
              <w:rPr>
                <w:ins w:id="1726" w:author="somadmin" w:date="2026-09-25T20:51:00Z" w16du:dateUtc="2026-09-26T00:51:00Z"/>
                <w:color w:val="000000"/>
              </w:rPr>
            </w:pPr>
            <w:ins w:id="1727" w:author="somadmin" w:date="2026-09-25T20:51:00Z" w16du:dateUtc="2026-09-26T00:51:00Z">
              <w:r w:rsidRPr="00AC774B">
                <w:rPr>
                  <w:color w:val="000000"/>
                </w:rPr>
                <w:t>GO:0030834</w:t>
              </w:r>
            </w:ins>
          </w:p>
        </w:tc>
        <w:tc>
          <w:tcPr>
            <w:tcW w:w="2122" w:type="dxa"/>
            <w:noWrap/>
            <w:vAlign w:val="bottom"/>
            <w:hideMark/>
          </w:tcPr>
          <w:p w14:paraId="4EB4DED8" w14:textId="77777777" w:rsidR="00DA59F5" w:rsidRPr="00AC774B" w:rsidRDefault="00DA59F5" w:rsidP="00FC06A3">
            <w:pPr>
              <w:rPr>
                <w:ins w:id="1728" w:author="somadmin" w:date="2026-09-25T20:51:00Z" w16du:dateUtc="2026-09-26T00:51:00Z"/>
                <w:color w:val="000000"/>
              </w:rPr>
            </w:pPr>
            <w:ins w:id="1729" w:author="somadmin" w:date="2026-09-25T20:51:00Z" w16du:dateUtc="2026-09-26T00:51:00Z">
              <w:r w:rsidRPr="00AC774B">
                <w:rPr>
                  <w:color w:val="000000"/>
                </w:rPr>
                <w:t>biological_process</w:t>
              </w:r>
            </w:ins>
          </w:p>
        </w:tc>
        <w:tc>
          <w:tcPr>
            <w:tcW w:w="8482" w:type="dxa"/>
            <w:vAlign w:val="bottom"/>
            <w:hideMark/>
          </w:tcPr>
          <w:p w14:paraId="0BD5F64A" w14:textId="77777777" w:rsidR="00DA59F5" w:rsidRPr="00AC774B" w:rsidRDefault="00DA59F5" w:rsidP="00FC06A3">
            <w:pPr>
              <w:rPr>
                <w:ins w:id="1730" w:author="somadmin" w:date="2026-09-25T20:51:00Z" w16du:dateUtc="2026-09-26T00:51:00Z"/>
                <w:color w:val="000000"/>
              </w:rPr>
            </w:pPr>
            <w:ins w:id="1731" w:author="somadmin" w:date="2026-09-25T20:51:00Z" w16du:dateUtc="2026-09-26T00:51:00Z">
              <w:r w:rsidRPr="00AC774B">
                <w:rPr>
                  <w:color w:val="000000"/>
                </w:rPr>
                <w:t>regulation of actin filament depolymerization</w:t>
              </w:r>
            </w:ins>
          </w:p>
        </w:tc>
        <w:tc>
          <w:tcPr>
            <w:tcW w:w="1170" w:type="dxa"/>
            <w:noWrap/>
            <w:vAlign w:val="bottom"/>
            <w:hideMark/>
          </w:tcPr>
          <w:p w14:paraId="2A5624FD" w14:textId="77777777" w:rsidR="00DA59F5" w:rsidRPr="00AC774B" w:rsidRDefault="00DA59F5" w:rsidP="00FC06A3">
            <w:pPr>
              <w:jc w:val="right"/>
              <w:rPr>
                <w:ins w:id="1732" w:author="somadmin" w:date="2026-09-25T20:51:00Z" w16du:dateUtc="2026-09-26T00:51:00Z"/>
                <w:color w:val="000000"/>
              </w:rPr>
            </w:pPr>
            <w:ins w:id="1733" w:author="somadmin" w:date="2026-09-25T20:51:00Z" w16du:dateUtc="2026-09-26T00:51:00Z">
              <w:r w:rsidRPr="00AC774B">
                <w:rPr>
                  <w:color w:val="000000"/>
                </w:rPr>
                <w:t>0.030151</w:t>
              </w:r>
            </w:ins>
          </w:p>
        </w:tc>
      </w:tr>
      <w:tr w:rsidR="00DA59F5" w:rsidRPr="00AC774B" w14:paraId="742DF247" w14:textId="77777777" w:rsidTr="00FC06A3">
        <w:trPr>
          <w:trHeight w:val="255"/>
          <w:ins w:id="1734" w:author="somadmin" w:date="2026-09-25T20:51:00Z" w16du:dateUtc="2026-09-26T00:51:00Z"/>
        </w:trPr>
        <w:tc>
          <w:tcPr>
            <w:tcW w:w="1470" w:type="dxa"/>
            <w:noWrap/>
            <w:vAlign w:val="bottom"/>
            <w:hideMark/>
          </w:tcPr>
          <w:p w14:paraId="35898C08" w14:textId="77777777" w:rsidR="00DA59F5" w:rsidRPr="00AC774B" w:rsidRDefault="00DA59F5" w:rsidP="00FC06A3">
            <w:pPr>
              <w:rPr>
                <w:ins w:id="1735" w:author="somadmin" w:date="2026-09-25T20:51:00Z" w16du:dateUtc="2026-09-26T00:51:00Z"/>
                <w:color w:val="000000"/>
              </w:rPr>
            </w:pPr>
            <w:ins w:id="1736" w:author="somadmin" w:date="2026-09-25T20:51:00Z" w16du:dateUtc="2026-09-26T00:51:00Z">
              <w:r w:rsidRPr="00AC774B">
                <w:rPr>
                  <w:color w:val="000000"/>
                </w:rPr>
                <w:t>GO:0006979</w:t>
              </w:r>
            </w:ins>
          </w:p>
        </w:tc>
        <w:tc>
          <w:tcPr>
            <w:tcW w:w="2122" w:type="dxa"/>
            <w:noWrap/>
            <w:vAlign w:val="bottom"/>
            <w:hideMark/>
          </w:tcPr>
          <w:p w14:paraId="78CDCC45" w14:textId="77777777" w:rsidR="00DA59F5" w:rsidRPr="00AC774B" w:rsidRDefault="00DA59F5" w:rsidP="00FC06A3">
            <w:pPr>
              <w:rPr>
                <w:ins w:id="1737" w:author="somadmin" w:date="2026-09-25T20:51:00Z" w16du:dateUtc="2026-09-26T00:51:00Z"/>
                <w:color w:val="000000"/>
              </w:rPr>
            </w:pPr>
            <w:ins w:id="1738" w:author="somadmin" w:date="2026-09-25T20:51:00Z" w16du:dateUtc="2026-09-26T00:51:00Z">
              <w:r w:rsidRPr="00AC774B">
                <w:rPr>
                  <w:color w:val="000000"/>
                </w:rPr>
                <w:t>biological_process</w:t>
              </w:r>
            </w:ins>
          </w:p>
        </w:tc>
        <w:tc>
          <w:tcPr>
            <w:tcW w:w="8482" w:type="dxa"/>
            <w:vAlign w:val="bottom"/>
            <w:hideMark/>
          </w:tcPr>
          <w:p w14:paraId="0A226A35" w14:textId="77777777" w:rsidR="00DA59F5" w:rsidRPr="00AC774B" w:rsidRDefault="00DA59F5" w:rsidP="00FC06A3">
            <w:pPr>
              <w:rPr>
                <w:ins w:id="1739" w:author="somadmin" w:date="2026-09-25T20:51:00Z" w16du:dateUtc="2026-09-26T00:51:00Z"/>
                <w:color w:val="000000"/>
              </w:rPr>
            </w:pPr>
            <w:ins w:id="1740" w:author="somadmin" w:date="2026-09-25T20:51:00Z" w16du:dateUtc="2026-09-26T00:51:00Z">
              <w:r w:rsidRPr="00AC774B">
                <w:rPr>
                  <w:color w:val="000000"/>
                </w:rPr>
                <w:t>response to oxidative stress</w:t>
              </w:r>
            </w:ins>
          </w:p>
        </w:tc>
        <w:tc>
          <w:tcPr>
            <w:tcW w:w="1170" w:type="dxa"/>
            <w:noWrap/>
            <w:vAlign w:val="bottom"/>
            <w:hideMark/>
          </w:tcPr>
          <w:p w14:paraId="65511F62" w14:textId="77777777" w:rsidR="00DA59F5" w:rsidRPr="00AC774B" w:rsidRDefault="00DA59F5" w:rsidP="00FC06A3">
            <w:pPr>
              <w:jc w:val="right"/>
              <w:rPr>
                <w:ins w:id="1741" w:author="somadmin" w:date="2026-09-25T20:51:00Z" w16du:dateUtc="2026-09-26T00:51:00Z"/>
                <w:color w:val="000000"/>
              </w:rPr>
            </w:pPr>
            <w:ins w:id="1742" w:author="somadmin" w:date="2026-09-25T20:51:00Z" w16du:dateUtc="2026-09-26T00:51:00Z">
              <w:r w:rsidRPr="00AC774B">
                <w:rPr>
                  <w:color w:val="000000"/>
                </w:rPr>
                <w:t>0.030151</w:t>
              </w:r>
            </w:ins>
          </w:p>
        </w:tc>
      </w:tr>
      <w:tr w:rsidR="00DA59F5" w:rsidRPr="00AC774B" w14:paraId="08B98194" w14:textId="77777777" w:rsidTr="00FC06A3">
        <w:trPr>
          <w:trHeight w:val="255"/>
          <w:ins w:id="1743" w:author="somadmin" w:date="2026-09-25T20:51:00Z" w16du:dateUtc="2026-09-26T00:51:00Z"/>
        </w:trPr>
        <w:tc>
          <w:tcPr>
            <w:tcW w:w="1470" w:type="dxa"/>
            <w:noWrap/>
            <w:vAlign w:val="bottom"/>
            <w:hideMark/>
          </w:tcPr>
          <w:p w14:paraId="21B47B6A" w14:textId="77777777" w:rsidR="00DA59F5" w:rsidRPr="00AC774B" w:rsidRDefault="00DA59F5" w:rsidP="00FC06A3">
            <w:pPr>
              <w:rPr>
                <w:ins w:id="1744" w:author="somadmin" w:date="2026-09-25T20:51:00Z" w16du:dateUtc="2026-09-26T00:51:00Z"/>
                <w:color w:val="000000"/>
              </w:rPr>
            </w:pPr>
            <w:ins w:id="1745" w:author="somadmin" w:date="2026-09-25T20:51:00Z" w16du:dateUtc="2026-09-26T00:51:00Z">
              <w:r w:rsidRPr="00AC774B">
                <w:rPr>
                  <w:color w:val="000000"/>
                </w:rPr>
                <w:t>GO:0043392</w:t>
              </w:r>
            </w:ins>
          </w:p>
        </w:tc>
        <w:tc>
          <w:tcPr>
            <w:tcW w:w="2122" w:type="dxa"/>
            <w:noWrap/>
            <w:vAlign w:val="bottom"/>
            <w:hideMark/>
          </w:tcPr>
          <w:p w14:paraId="23EF6175" w14:textId="77777777" w:rsidR="00DA59F5" w:rsidRPr="00AC774B" w:rsidRDefault="00DA59F5" w:rsidP="00FC06A3">
            <w:pPr>
              <w:rPr>
                <w:ins w:id="1746" w:author="somadmin" w:date="2026-09-25T20:51:00Z" w16du:dateUtc="2026-09-26T00:51:00Z"/>
                <w:color w:val="000000"/>
              </w:rPr>
            </w:pPr>
            <w:ins w:id="1747" w:author="somadmin" w:date="2026-09-25T20:51:00Z" w16du:dateUtc="2026-09-26T00:51:00Z">
              <w:r w:rsidRPr="00AC774B">
                <w:rPr>
                  <w:color w:val="000000"/>
                </w:rPr>
                <w:t>biological_process</w:t>
              </w:r>
            </w:ins>
          </w:p>
        </w:tc>
        <w:tc>
          <w:tcPr>
            <w:tcW w:w="8482" w:type="dxa"/>
            <w:vAlign w:val="bottom"/>
            <w:hideMark/>
          </w:tcPr>
          <w:p w14:paraId="317A9813" w14:textId="77777777" w:rsidR="00DA59F5" w:rsidRPr="00AC774B" w:rsidRDefault="00DA59F5" w:rsidP="00FC06A3">
            <w:pPr>
              <w:rPr>
                <w:ins w:id="1748" w:author="somadmin" w:date="2026-09-25T20:51:00Z" w16du:dateUtc="2026-09-26T00:51:00Z"/>
                <w:color w:val="000000"/>
              </w:rPr>
            </w:pPr>
            <w:ins w:id="1749" w:author="somadmin" w:date="2026-09-25T20:51:00Z" w16du:dateUtc="2026-09-26T00:51:00Z">
              <w:r w:rsidRPr="00AC774B">
                <w:rPr>
                  <w:color w:val="000000"/>
                </w:rPr>
                <w:t>negative regulation of DNA binding</w:t>
              </w:r>
            </w:ins>
          </w:p>
        </w:tc>
        <w:tc>
          <w:tcPr>
            <w:tcW w:w="1170" w:type="dxa"/>
            <w:noWrap/>
            <w:vAlign w:val="bottom"/>
            <w:hideMark/>
          </w:tcPr>
          <w:p w14:paraId="4728F12F" w14:textId="77777777" w:rsidR="00DA59F5" w:rsidRPr="00AC774B" w:rsidRDefault="00DA59F5" w:rsidP="00FC06A3">
            <w:pPr>
              <w:jc w:val="right"/>
              <w:rPr>
                <w:ins w:id="1750" w:author="somadmin" w:date="2026-09-25T20:51:00Z" w16du:dateUtc="2026-09-26T00:51:00Z"/>
                <w:color w:val="000000"/>
              </w:rPr>
            </w:pPr>
            <w:ins w:id="1751" w:author="somadmin" w:date="2026-09-25T20:51:00Z" w16du:dateUtc="2026-09-26T00:51:00Z">
              <w:r w:rsidRPr="00AC774B">
                <w:rPr>
                  <w:color w:val="000000"/>
                </w:rPr>
                <w:t>0.030151</w:t>
              </w:r>
            </w:ins>
          </w:p>
        </w:tc>
      </w:tr>
      <w:tr w:rsidR="00DA59F5" w:rsidRPr="00AC774B" w14:paraId="133AE216" w14:textId="77777777" w:rsidTr="00FC06A3">
        <w:trPr>
          <w:trHeight w:val="255"/>
          <w:ins w:id="1752" w:author="somadmin" w:date="2026-09-25T20:51:00Z" w16du:dateUtc="2026-09-26T00:51:00Z"/>
        </w:trPr>
        <w:tc>
          <w:tcPr>
            <w:tcW w:w="1470" w:type="dxa"/>
            <w:noWrap/>
            <w:vAlign w:val="bottom"/>
            <w:hideMark/>
          </w:tcPr>
          <w:p w14:paraId="4FACB4A6" w14:textId="77777777" w:rsidR="00DA59F5" w:rsidRPr="00AC774B" w:rsidRDefault="00DA59F5" w:rsidP="00FC06A3">
            <w:pPr>
              <w:rPr>
                <w:ins w:id="1753" w:author="somadmin" w:date="2026-09-25T20:51:00Z" w16du:dateUtc="2026-09-26T00:51:00Z"/>
                <w:color w:val="000000"/>
              </w:rPr>
            </w:pPr>
            <w:ins w:id="1754" w:author="somadmin" w:date="2026-09-25T20:51:00Z" w16du:dateUtc="2026-09-26T00:51:00Z">
              <w:r w:rsidRPr="00AC774B">
                <w:rPr>
                  <w:color w:val="000000"/>
                </w:rPr>
                <w:t>GO:0050727</w:t>
              </w:r>
            </w:ins>
          </w:p>
        </w:tc>
        <w:tc>
          <w:tcPr>
            <w:tcW w:w="2122" w:type="dxa"/>
            <w:noWrap/>
            <w:vAlign w:val="bottom"/>
            <w:hideMark/>
          </w:tcPr>
          <w:p w14:paraId="2F9B32C0" w14:textId="77777777" w:rsidR="00DA59F5" w:rsidRPr="00AC774B" w:rsidRDefault="00DA59F5" w:rsidP="00FC06A3">
            <w:pPr>
              <w:rPr>
                <w:ins w:id="1755" w:author="somadmin" w:date="2026-09-25T20:51:00Z" w16du:dateUtc="2026-09-26T00:51:00Z"/>
                <w:color w:val="000000"/>
              </w:rPr>
            </w:pPr>
            <w:ins w:id="1756" w:author="somadmin" w:date="2026-09-25T20:51:00Z" w16du:dateUtc="2026-09-26T00:51:00Z">
              <w:r w:rsidRPr="00AC774B">
                <w:rPr>
                  <w:color w:val="000000"/>
                </w:rPr>
                <w:t>biological_process</w:t>
              </w:r>
            </w:ins>
          </w:p>
        </w:tc>
        <w:tc>
          <w:tcPr>
            <w:tcW w:w="8482" w:type="dxa"/>
            <w:vAlign w:val="bottom"/>
            <w:hideMark/>
          </w:tcPr>
          <w:p w14:paraId="6FF6BF8C" w14:textId="77777777" w:rsidR="00DA59F5" w:rsidRPr="00AC774B" w:rsidRDefault="00DA59F5" w:rsidP="00FC06A3">
            <w:pPr>
              <w:rPr>
                <w:ins w:id="1757" w:author="somadmin" w:date="2026-09-25T20:51:00Z" w16du:dateUtc="2026-09-26T00:51:00Z"/>
                <w:color w:val="000000"/>
              </w:rPr>
            </w:pPr>
            <w:ins w:id="1758" w:author="somadmin" w:date="2026-09-25T20:51:00Z" w16du:dateUtc="2026-09-26T00:51:00Z">
              <w:r w:rsidRPr="00AC774B">
                <w:rPr>
                  <w:color w:val="000000"/>
                </w:rPr>
                <w:t>regulation of inflammatory response</w:t>
              </w:r>
            </w:ins>
          </w:p>
        </w:tc>
        <w:tc>
          <w:tcPr>
            <w:tcW w:w="1170" w:type="dxa"/>
            <w:noWrap/>
            <w:vAlign w:val="bottom"/>
            <w:hideMark/>
          </w:tcPr>
          <w:p w14:paraId="681F48DB" w14:textId="77777777" w:rsidR="00DA59F5" w:rsidRPr="00AC774B" w:rsidRDefault="00DA59F5" w:rsidP="00FC06A3">
            <w:pPr>
              <w:jc w:val="right"/>
              <w:rPr>
                <w:ins w:id="1759" w:author="somadmin" w:date="2026-09-25T20:51:00Z" w16du:dateUtc="2026-09-26T00:51:00Z"/>
                <w:color w:val="000000"/>
              </w:rPr>
            </w:pPr>
            <w:ins w:id="1760" w:author="somadmin" w:date="2026-09-25T20:51:00Z" w16du:dateUtc="2026-09-26T00:51:00Z">
              <w:r w:rsidRPr="00AC774B">
                <w:rPr>
                  <w:color w:val="000000"/>
                </w:rPr>
                <w:t>0.030151</w:t>
              </w:r>
            </w:ins>
          </w:p>
        </w:tc>
      </w:tr>
      <w:tr w:rsidR="00DA59F5" w:rsidRPr="00AC774B" w14:paraId="61AFE319" w14:textId="77777777" w:rsidTr="00FC06A3">
        <w:trPr>
          <w:trHeight w:val="255"/>
          <w:ins w:id="1761" w:author="somadmin" w:date="2026-09-25T20:51:00Z" w16du:dateUtc="2026-09-26T00:51:00Z"/>
        </w:trPr>
        <w:tc>
          <w:tcPr>
            <w:tcW w:w="1470" w:type="dxa"/>
            <w:noWrap/>
            <w:vAlign w:val="bottom"/>
            <w:hideMark/>
          </w:tcPr>
          <w:p w14:paraId="55002861" w14:textId="77777777" w:rsidR="00DA59F5" w:rsidRPr="00AC774B" w:rsidRDefault="00DA59F5" w:rsidP="00FC06A3">
            <w:pPr>
              <w:rPr>
                <w:ins w:id="1762" w:author="somadmin" w:date="2026-09-25T20:51:00Z" w16du:dateUtc="2026-09-26T00:51:00Z"/>
                <w:color w:val="000000"/>
              </w:rPr>
            </w:pPr>
            <w:ins w:id="1763" w:author="somadmin" w:date="2026-09-25T20:51:00Z" w16du:dateUtc="2026-09-26T00:51:00Z">
              <w:r w:rsidRPr="00AC774B">
                <w:rPr>
                  <w:color w:val="000000"/>
                </w:rPr>
                <w:t>GO:0048199</w:t>
              </w:r>
            </w:ins>
          </w:p>
        </w:tc>
        <w:tc>
          <w:tcPr>
            <w:tcW w:w="2122" w:type="dxa"/>
            <w:noWrap/>
            <w:vAlign w:val="bottom"/>
            <w:hideMark/>
          </w:tcPr>
          <w:p w14:paraId="0219E889" w14:textId="77777777" w:rsidR="00DA59F5" w:rsidRPr="00AC774B" w:rsidRDefault="00DA59F5" w:rsidP="00FC06A3">
            <w:pPr>
              <w:rPr>
                <w:ins w:id="1764" w:author="somadmin" w:date="2026-09-25T20:51:00Z" w16du:dateUtc="2026-09-26T00:51:00Z"/>
                <w:color w:val="000000"/>
              </w:rPr>
            </w:pPr>
            <w:ins w:id="1765" w:author="somadmin" w:date="2026-09-25T20:51:00Z" w16du:dateUtc="2026-09-26T00:51:00Z">
              <w:r w:rsidRPr="00AC774B">
                <w:rPr>
                  <w:color w:val="000000"/>
                </w:rPr>
                <w:t>biological_process</w:t>
              </w:r>
            </w:ins>
          </w:p>
        </w:tc>
        <w:tc>
          <w:tcPr>
            <w:tcW w:w="8482" w:type="dxa"/>
            <w:vAlign w:val="bottom"/>
            <w:hideMark/>
          </w:tcPr>
          <w:p w14:paraId="36FA7456" w14:textId="77777777" w:rsidR="00DA59F5" w:rsidRPr="00AC774B" w:rsidRDefault="00DA59F5" w:rsidP="00FC06A3">
            <w:pPr>
              <w:rPr>
                <w:ins w:id="1766" w:author="somadmin" w:date="2026-09-25T20:51:00Z" w16du:dateUtc="2026-09-26T00:51:00Z"/>
                <w:color w:val="000000"/>
              </w:rPr>
            </w:pPr>
            <w:ins w:id="1767" w:author="somadmin" w:date="2026-09-25T20:51:00Z" w16du:dateUtc="2026-09-26T00:51:00Z">
              <w:r w:rsidRPr="00AC774B">
                <w:rPr>
                  <w:color w:val="000000"/>
                </w:rPr>
                <w:t>vesicle targeting, to, from or within Golgi</w:t>
              </w:r>
            </w:ins>
          </w:p>
        </w:tc>
        <w:tc>
          <w:tcPr>
            <w:tcW w:w="1170" w:type="dxa"/>
            <w:noWrap/>
            <w:vAlign w:val="bottom"/>
            <w:hideMark/>
          </w:tcPr>
          <w:p w14:paraId="414DD34C" w14:textId="77777777" w:rsidR="00DA59F5" w:rsidRPr="00AC774B" w:rsidRDefault="00DA59F5" w:rsidP="00FC06A3">
            <w:pPr>
              <w:jc w:val="right"/>
              <w:rPr>
                <w:ins w:id="1768" w:author="somadmin" w:date="2026-09-25T20:51:00Z" w16du:dateUtc="2026-09-26T00:51:00Z"/>
                <w:color w:val="000000"/>
              </w:rPr>
            </w:pPr>
            <w:ins w:id="1769" w:author="somadmin" w:date="2026-09-25T20:51:00Z" w16du:dateUtc="2026-09-26T00:51:00Z">
              <w:r w:rsidRPr="00AC774B">
                <w:rPr>
                  <w:color w:val="000000"/>
                </w:rPr>
                <w:t>0.030151</w:t>
              </w:r>
            </w:ins>
          </w:p>
        </w:tc>
      </w:tr>
      <w:tr w:rsidR="00DA59F5" w:rsidRPr="00AC774B" w14:paraId="5AF03327" w14:textId="77777777" w:rsidTr="00FC06A3">
        <w:trPr>
          <w:trHeight w:val="255"/>
          <w:ins w:id="1770" w:author="somadmin" w:date="2026-09-25T20:51:00Z" w16du:dateUtc="2026-09-26T00:51:00Z"/>
        </w:trPr>
        <w:tc>
          <w:tcPr>
            <w:tcW w:w="1470" w:type="dxa"/>
            <w:noWrap/>
            <w:vAlign w:val="bottom"/>
            <w:hideMark/>
          </w:tcPr>
          <w:p w14:paraId="33A823C7" w14:textId="77777777" w:rsidR="00DA59F5" w:rsidRPr="00AC774B" w:rsidRDefault="00DA59F5" w:rsidP="00FC06A3">
            <w:pPr>
              <w:rPr>
                <w:ins w:id="1771" w:author="somadmin" w:date="2026-09-25T20:51:00Z" w16du:dateUtc="2026-09-26T00:51:00Z"/>
                <w:color w:val="000000"/>
              </w:rPr>
            </w:pPr>
            <w:ins w:id="1772" w:author="somadmin" w:date="2026-09-25T20:51:00Z" w16du:dateUtc="2026-09-26T00:51:00Z">
              <w:r w:rsidRPr="00AC774B">
                <w:rPr>
                  <w:color w:val="000000"/>
                </w:rPr>
                <w:t>GO:0051090</w:t>
              </w:r>
            </w:ins>
          </w:p>
        </w:tc>
        <w:tc>
          <w:tcPr>
            <w:tcW w:w="2122" w:type="dxa"/>
            <w:noWrap/>
            <w:vAlign w:val="bottom"/>
            <w:hideMark/>
          </w:tcPr>
          <w:p w14:paraId="54716022" w14:textId="77777777" w:rsidR="00DA59F5" w:rsidRPr="00AC774B" w:rsidRDefault="00DA59F5" w:rsidP="00FC06A3">
            <w:pPr>
              <w:rPr>
                <w:ins w:id="1773" w:author="somadmin" w:date="2026-09-25T20:51:00Z" w16du:dateUtc="2026-09-26T00:51:00Z"/>
                <w:color w:val="000000"/>
              </w:rPr>
            </w:pPr>
            <w:ins w:id="1774" w:author="somadmin" w:date="2026-09-25T20:51:00Z" w16du:dateUtc="2026-09-26T00:51:00Z">
              <w:r w:rsidRPr="00AC774B">
                <w:rPr>
                  <w:color w:val="000000"/>
                </w:rPr>
                <w:t>biological_process</w:t>
              </w:r>
            </w:ins>
          </w:p>
        </w:tc>
        <w:tc>
          <w:tcPr>
            <w:tcW w:w="8482" w:type="dxa"/>
            <w:vAlign w:val="bottom"/>
            <w:hideMark/>
          </w:tcPr>
          <w:p w14:paraId="1C81E633" w14:textId="77777777" w:rsidR="00DA59F5" w:rsidRPr="00AC774B" w:rsidRDefault="00DA59F5" w:rsidP="00FC06A3">
            <w:pPr>
              <w:rPr>
                <w:ins w:id="1775" w:author="somadmin" w:date="2026-09-25T20:51:00Z" w16du:dateUtc="2026-09-26T00:51:00Z"/>
                <w:color w:val="000000"/>
              </w:rPr>
            </w:pPr>
            <w:ins w:id="1776" w:author="somadmin" w:date="2026-09-25T20:51:00Z" w16du:dateUtc="2026-09-26T00:51:00Z">
              <w:r w:rsidRPr="00AC774B">
                <w:rPr>
                  <w:color w:val="000000"/>
                </w:rPr>
                <w:t>regulation of transcription factor activity</w:t>
              </w:r>
            </w:ins>
          </w:p>
        </w:tc>
        <w:tc>
          <w:tcPr>
            <w:tcW w:w="1170" w:type="dxa"/>
            <w:noWrap/>
            <w:vAlign w:val="bottom"/>
            <w:hideMark/>
          </w:tcPr>
          <w:p w14:paraId="3E68F0F1" w14:textId="77777777" w:rsidR="00DA59F5" w:rsidRPr="00AC774B" w:rsidRDefault="00DA59F5" w:rsidP="00FC06A3">
            <w:pPr>
              <w:jc w:val="right"/>
              <w:rPr>
                <w:ins w:id="1777" w:author="somadmin" w:date="2026-09-25T20:51:00Z" w16du:dateUtc="2026-09-26T00:51:00Z"/>
                <w:color w:val="000000"/>
              </w:rPr>
            </w:pPr>
            <w:ins w:id="1778" w:author="somadmin" w:date="2026-09-25T20:51:00Z" w16du:dateUtc="2026-09-26T00:51:00Z">
              <w:r w:rsidRPr="00AC774B">
                <w:rPr>
                  <w:color w:val="000000"/>
                </w:rPr>
                <w:t>0.030239</w:t>
              </w:r>
            </w:ins>
          </w:p>
        </w:tc>
      </w:tr>
      <w:tr w:rsidR="00DA59F5" w:rsidRPr="00AC774B" w14:paraId="7B4CFBE5" w14:textId="77777777" w:rsidTr="00FC06A3">
        <w:trPr>
          <w:trHeight w:val="255"/>
          <w:ins w:id="1779" w:author="somadmin" w:date="2026-09-25T20:51:00Z" w16du:dateUtc="2026-09-26T00:51:00Z"/>
        </w:trPr>
        <w:tc>
          <w:tcPr>
            <w:tcW w:w="1470" w:type="dxa"/>
            <w:noWrap/>
            <w:vAlign w:val="bottom"/>
            <w:hideMark/>
          </w:tcPr>
          <w:p w14:paraId="4BE744B2" w14:textId="77777777" w:rsidR="00DA59F5" w:rsidRPr="00AC774B" w:rsidRDefault="00DA59F5" w:rsidP="00FC06A3">
            <w:pPr>
              <w:rPr>
                <w:ins w:id="1780" w:author="somadmin" w:date="2026-09-25T20:51:00Z" w16du:dateUtc="2026-09-26T00:51:00Z"/>
                <w:color w:val="000000"/>
              </w:rPr>
            </w:pPr>
            <w:ins w:id="1781" w:author="somadmin" w:date="2026-09-25T20:51:00Z" w16du:dateUtc="2026-09-26T00:51:00Z">
              <w:r w:rsidRPr="00AC774B">
                <w:rPr>
                  <w:color w:val="000000"/>
                </w:rPr>
                <w:t>GO:0090046</w:t>
              </w:r>
            </w:ins>
          </w:p>
        </w:tc>
        <w:tc>
          <w:tcPr>
            <w:tcW w:w="2122" w:type="dxa"/>
            <w:noWrap/>
            <w:vAlign w:val="bottom"/>
            <w:hideMark/>
          </w:tcPr>
          <w:p w14:paraId="02433F3A" w14:textId="77777777" w:rsidR="00DA59F5" w:rsidRPr="00AC774B" w:rsidRDefault="00DA59F5" w:rsidP="00FC06A3">
            <w:pPr>
              <w:rPr>
                <w:ins w:id="1782" w:author="somadmin" w:date="2026-09-25T20:51:00Z" w16du:dateUtc="2026-09-26T00:51:00Z"/>
                <w:color w:val="000000"/>
              </w:rPr>
            </w:pPr>
            <w:ins w:id="1783" w:author="somadmin" w:date="2026-09-25T20:51:00Z" w16du:dateUtc="2026-09-26T00:51:00Z">
              <w:r w:rsidRPr="00AC774B">
                <w:rPr>
                  <w:color w:val="000000"/>
                </w:rPr>
                <w:t>biological_process</w:t>
              </w:r>
            </w:ins>
          </w:p>
        </w:tc>
        <w:tc>
          <w:tcPr>
            <w:tcW w:w="8482" w:type="dxa"/>
            <w:vAlign w:val="bottom"/>
            <w:hideMark/>
          </w:tcPr>
          <w:p w14:paraId="68DD5063" w14:textId="77777777" w:rsidR="00DA59F5" w:rsidRPr="00AC774B" w:rsidRDefault="00DA59F5" w:rsidP="00FC06A3">
            <w:pPr>
              <w:rPr>
                <w:ins w:id="1784" w:author="somadmin" w:date="2026-09-25T20:51:00Z" w16du:dateUtc="2026-09-26T00:51:00Z"/>
                <w:color w:val="000000"/>
              </w:rPr>
            </w:pPr>
            <w:ins w:id="1785" w:author="somadmin" w:date="2026-09-25T20:51:00Z" w16du:dateUtc="2026-09-26T00:51:00Z">
              <w:r w:rsidRPr="00AC774B">
                <w:rPr>
                  <w:color w:val="000000"/>
                </w:rPr>
                <w:t>regulation of transcription regulator activity</w:t>
              </w:r>
            </w:ins>
          </w:p>
        </w:tc>
        <w:tc>
          <w:tcPr>
            <w:tcW w:w="1170" w:type="dxa"/>
            <w:noWrap/>
            <w:vAlign w:val="bottom"/>
            <w:hideMark/>
          </w:tcPr>
          <w:p w14:paraId="0D61C847" w14:textId="77777777" w:rsidR="00DA59F5" w:rsidRPr="00AC774B" w:rsidRDefault="00DA59F5" w:rsidP="00FC06A3">
            <w:pPr>
              <w:jc w:val="right"/>
              <w:rPr>
                <w:ins w:id="1786" w:author="somadmin" w:date="2026-09-25T20:51:00Z" w16du:dateUtc="2026-09-26T00:51:00Z"/>
                <w:color w:val="000000"/>
              </w:rPr>
            </w:pPr>
            <w:ins w:id="1787" w:author="somadmin" w:date="2026-09-25T20:51:00Z" w16du:dateUtc="2026-09-26T00:51:00Z">
              <w:r w:rsidRPr="00AC774B">
                <w:rPr>
                  <w:color w:val="000000"/>
                </w:rPr>
                <w:t>0.030239</w:t>
              </w:r>
            </w:ins>
          </w:p>
        </w:tc>
      </w:tr>
      <w:tr w:rsidR="00DA59F5" w:rsidRPr="00AC774B" w14:paraId="5E53815F" w14:textId="77777777" w:rsidTr="00FC06A3">
        <w:trPr>
          <w:trHeight w:val="255"/>
          <w:ins w:id="1788" w:author="somadmin" w:date="2026-09-25T20:51:00Z" w16du:dateUtc="2026-09-26T00:51:00Z"/>
        </w:trPr>
        <w:tc>
          <w:tcPr>
            <w:tcW w:w="1470" w:type="dxa"/>
            <w:noWrap/>
            <w:vAlign w:val="bottom"/>
            <w:hideMark/>
          </w:tcPr>
          <w:p w14:paraId="5368718F" w14:textId="77777777" w:rsidR="00DA59F5" w:rsidRPr="00AC774B" w:rsidRDefault="00DA59F5" w:rsidP="00FC06A3">
            <w:pPr>
              <w:rPr>
                <w:ins w:id="1789" w:author="somadmin" w:date="2026-09-25T20:51:00Z" w16du:dateUtc="2026-09-26T00:51:00Z"/>
                <w:color w:val="000000"/>
              </w:rPr>
            </w:pPr>
            <w:ins w:id="1790" w:author="somadmin" w:date="2026-09-25T20:51:00Z" w16du:dateUtc="2026-09-26T00:51:00Z">
              <w:r w:rsidRPr="00AC774B">
                <w:rPr>
                  <w:color w:val="000000"/>
                </w:rPr>
                <w:t>GO:0006119</w:t>
              </w:r>
            </w:ins>
          </w:p>
        </w:tc>
        <w:tc>
          <w:tcPr>
            <w:tcW w:w="2122" w:type="dxa"/>
            <w:noWrap/>
            <w:vAlign w:val="bottom"/>
            <w:hideMark/>
          </w:tcPr>
          <w:p w14:paraId="68D94E0B" w14:textId="77777777" w:rsidR="00DA59F5" w:rsidRPr="00AC774B" w:rsidRDefault="00DA59F5" w:rsidP="00FC06A3">
            <w:pPr>
              <w:rPr>
                <w:ins w:id="1791" w:author="somadmin" w:date="2026-09-25T20:51:00Z" w16du:dateUtc="2026-09-26T00:51:00Z"/>
                <w:color w:val="000000"/>
              </w:rPr>
            </w:pPr>
            <w:ins w:id="1792" w:author="somadmin" w:date="2026-09-25T20:51:00Z" w16du:dateUtc="2026-09-26T00:51:00Z">
              <w:r w:rsidRPr="00AC774B">
                <w:rPr>
                  <w:color w:val="000000"/>
                </w:rPr>
                <w:t>biological_process</w:t>
              </w:r>
            </w:ins>
          </w:p>
        </w:tc>
        <w:tc>
          <w:tcPr>
            <w:tcW w:w="8482" w:type="dxa"/>
            <w:vAlign w:val="bottom"/>
            <w:hideMark/>
          </w:tcPr>
          <w:p w14:paraId="7393E6B1" w14:textId="77777777" w:rsidR="00DA59F5" w:rsidRPr="00AC774B" w:rsidRDefault="00DA59F5" w:rsidP="00FC06A3">
            <w:pPr>
              <w:rPr>
                <w:ins w:id="1793" w:author="somadmin" w:date="2026-09-25T20:51:00Z" w16du:dateUtc="2026-09-26T00:51:00Z"/>
                <w:color w:val="000000"/>
              </w:rPr>
            </w:pPr>
            <w:ins w:id="1794" w:author="somadmin" w:date="2026-09-25T20:51:00Z" w16du:dateUtc="2026-09-26T00:51:00Z">
              <w:r w:rsidRPr="00AC774B">
                <w:rPr>
                  <w:color w:val="000000"/>
                </w:rPr>
                <w:t>oxidative phosphorylation</w:t>
              </w:r>
            </w:ins>
          </w:p>
        </w:tc>
        <w:tc>
          <w:tcPr>
            <w:tcW w:w="1170" w:type="dxa"/>
            <w:noWrap/>
            <w:vAlign w:val="bottom"/>
            <w:hideMark/>
          </w:tcPr>
          <w:p w14:paraId="0C060752" w14:textId="77777777" w:rsidR="00DA59F5" w:rsidRPr="00AC774B" w:rsidRDefault="00DA59F5" w:rsidP="00FC06A3">
            <w:pPr>
              <w:jc w:val="right"/>
              <w:rPr>
                <w:ins w:id="1795" w:author="somadmin" w:date="2026-09-25T20:51:00Z" w16du:dateUtc="2026-09-26T00:51:00Z"/>
                <w:color w:val="000000"/>
              </w:rPr>
            </w:pPr>
            <w:ins w:id="1796" w:author="somadmin" w:date="2026-09-25T20:51:00Z" w16du:dateUtc="2026-09-26T00:51:00Z">
              <w:r w:rsidRPr="00AC774B">
                <w:rPr>
                  <w:color w:val="000000"/>
                </w:rPr>
                <w:t>0.030239</w:t>
              </w:r>
            </w:ins>
          </w:p>
        </w:tc>
      </w:tr>
      <w:tr w:rsidR="00DA59F5" w:rsidRPr="00AC774B" w14:paraId="663B0090" w14:textId="77777777" w:rsidTr="00FC06A3">
        <w:trPr>
          <w:trHeight w:val="510"/>
          <w:ins w:id="1797" w:author="somadmin" w:date="2026-09-25T20:51:00Z" w16du:dateUtc="2026-09-26T00:51:00Z"/>
        </w:trPr>
        <w:tc>
          <w:tcPr>
            <w:tcW w:w="1470" w:type="dxa"/>
            <w:noWrap/>
            <w:vAlign w:val="bottom"/>
            <w:hideMark/>
          </w:tcPr>
          <w:p w14:paraId="4496F646" w14:textId="77777777" w:rsidR="00DA59F5" w:rsidRPr="00AC774B" w:rsidRDefault="00DA59F5" w:rsidP="00FC06A3">
            <w:pPr>
              <w:rPr>
                <w:ins w:id="1798" w:author="somadmin" w:date="2026-09-25T20:51:00Z" w16du:dateUtc="2026-09-26T00:51:00Z"/>
                <w:color w:val="000000"/>
              </w:rPr>
            </w:pPr>
            <w:ins w:id="1799" w:author="somadmin" w:date="2026-09-25T20:51:00Z" w16du:dateUtc="2026-09-26T00:51:00Z">
              <w:r w:rsidRPr="00AC774B">
                <w:rPr>
                  <w:color w:val="000000"/>
                </w:rPr>
                <w:t>GO:0009206</w:t>
              </w:r>
            </w:ins>
          </w:p>
        </w:tc>
        <w:tc>
          <w:tcPr>
            <w:tcW w:w="2122" w:type="dxa"/>
            <w:noWrap/>
            <w:vAlign w:val="bottom"/>
            <w:hideMark/>
          </w:tcPr>
          <w:p w14:paraId="6E72B052" w14:textId="77777777" w:rsidR="00DA59F5" w:rsidRPr="00AC774B" w:rsidRDefault="00DA59F5" w:rsidP="00FC06A3">
            <w:pPr>
              <w:rPr>
                <w:ins w:id="1800" w:author="somadmin" w:date="2026-09-25T20:51:00Z" w16du:dateUtc="2026-09-26T00:51:00Z"/>
                <w:color w:val="000000"/>
              </w:rPr>
            </w:pPr>
            <w:ins w:id="1801" w:author="somadmin" w:date="2026-09-25T20:51:00Z" w16du:dateUtc="2026-09-26T00:51:00Z">
              <w:r w:rsidRPr="00AC774B">
                <w:rPr>
                  <w:color w:val="000000"/>
                </w:rPr>
                <w:t>biological_process</w:t>
              </w:r>
            </w:ins>
          </w:p>
        </w:tc>
        <w:tc>
          <w:tcPr>
            <w:tcW w:w="8482" w:type="dxa"/>
            <w:vAlign w:val="bottom"/>
            <w:hideMark/>
          </w:tcPr>
          <w:p w14:paraId="40E33246" w14:textId="77777777" w:rsidR="00DA59F5" w:rsidRPr="00AC774B" w:rsidRDefault="00DA59F5" w:rsidP="00FC06A3">
            <w:pPr>
              <w:rPr>
                <w:ins w:id="1802" w:author="somadmin" w:date="2026-09-25T20:51:00Z" w16du:dateUtc="2026-09-26T00:51:00Z"/>
                <w:color w:val="000000"/>
              </w:rPr>
            </w:pPr>
            <w:ins w:id="1803" w:author="somadmin" w:date="2026-09-25T20:51:00Z" w16du:dateUtc="2026-09-26T00:51:00Z">
              <w:r w:rsidRPr="00AC774B">
                <w:rPr>
                  <w:color w:val="000000"/>
                </w:rPr>
                <w:t>purine ribonucleoside triphosphate biosynthetic process</w:t>
              </w:r>
            </w:ins>
          </w:p>
        </w:tc>
        <w:tc>
          <w:tcPr>
            <w:tcW w:w="1170" w:type="dxa"/>
            <w:noWrap/>
            <w:vAlign w:val="bottom"/>
            <w:hideMark/>
          </w:tcPr>
          <w:p w14:paraId="670C8444" w14:textId="77777777" w:rsidR="00DA59F5" w:rsidRPr="00AC774B" w:rsidRDefault="00DA59F5" w:rsidP="00FC06A3">
            <w:pPr>
              <w:jc w:val="right"/>
              <w:rPr>
                <w:ins w:id="1804" w:author="somadmin" w:date="2026-09-25T20:51:00Z" w16du:dateUtc="2026-09-26T00:51:00Z"/>
                <w:color w:val="000000"/>
              </w:rPr>
            </w:pPr>
            <w:ins w:id="1805" w:author="somadmin" w:date="2026-09-25T20:51:00Z" w16du:dateUtc="2026-09-26T00:51:00Z">
              <w:r w:rsidRPr="00AC774B">
                <w:rPr>
                  <w:color w:val="000000"/>
                </w:rPr>
                <w:t>0.030239</w:t>
              </w:r>
            </w:ins>
          </w:p>
        </w:tc>
      </w:tr>
      <w:tr w:rsidR="00DA59F5" w:rsidRPr="00AC774B" w14:paraId="46E28A60" w14:textId="77777777" w:rsidTr="00FC06A3">
        <w:trPr>
          <w:trHeight w:val="255"/>
          <w:ins w:id="1806" w:author="somadmin" w:date="2026-09-25T20:51:00Z" w16du:dateUtc="2026-09-26T00:51:00Z"/>
        </w:trPr>
        <w:tc>
          <w:tcPr>
            <w:tcW w:w="1470" w:type="dxa"/>
            <w:noWrap/>
            <w:vAlign w:val="bottom"/>
            <w:hideMark/>
          </w:tcPr>
          <w:p w14:paraId="009188AE" w14:textId="77777777" w:rsidR="00DA59F5" w:rsidRPr="00AC774B" w:rsidRDefault="00DA59F5" w:rsidP="00FC06A3">
            <w:pPr>
              <w:rPr>
                <w:ins w:id="1807" w:author="somadmin" w:date="2026-09-25T20:51:00Z" w16du:dateUtc="2026-09-26T00:51:00Z"/>
                <w:color w:val="000000"/>
              </w:rPr>
            </w:pPr>
            <w:ins w:id="1808" w:author="somadmin" w:date="2026-09-25T20:51:00Z" w16du:dateUtc="2026-09-26T00:51:00Z">
              <w:r w:rsidRPr="00AC774B">
                <w:rPr>
                  <w:color w:val="000000"/>
                </w:rPr>
                <w:t>GO:0090066</w:t>
              </w:r>
            </w:ins>
          </w:p>
        </w:tc>
        <w:tc>
          <w:tcPr>
            <w:tcW w:w="2122" w:type="dxa"/>
            <w:noWrap/>
            <w:vAlign w:val="bottom"/>
            <w:hideMark/>
          </w:tcPr>
          <w:p w14:paraId="6A35320E" w14:textId="77777777" w:rsidR="00DA59F5" w:rsidRPr="00AC774B" w:rsidRDefault="00DA59F5" w:rsidP="00FC06A3">
            <w:pPr>
              <w:rPr>
                <w:ins w:id="1809" w:author="somadmin" w:date="2026-09-25T20:51:00Z" w16du:dateUtc="2026-09-26T00:51:00Z"/>
                <w:color w:val="000000"/>
              </w:rPr>
            </w:pPr>
            <w:ins w:id="1810" w:author="somadmin" w:date="2026-09-25T20:51:00Z" w16du:dateUtc="2026-09-26T00:51:00Z">
              <w:r w:rsidRPr="00AC774B">
                <w:rPr>
                  <w:color w:val="000000"/>
                </w:rPr>
                <w:t>biological_process</w:t>
              </w:r>
            </w:ins>
          </w:p>
        </w:tc>
        <w:tc>
          <w:tcPr>
            <w:tcW w:w="8482" w:type="dxa"/>
            <w:vAlign w:val="bottom"/>
            <w:hideMark/>
          </w:tcPr>
          <w:p w14:paraId="15CE41CB" w14:textId="77777777" w:rsidR="00DA59F5" w:rsidRPr="00AC774B" w:rsidRDefault="00DA59F5" w:rsidP="00FC06A3">
            <w:pPr>
              <w:rPr>
                <w:ins w:id="1811" w:author="somadmin" w:date="2026-09-25T20:51:00Z" w16du:dateUtc="2026-09-26T00:51:00Z"/>
                <w:color w:val="000000"/>
              </w:rPr>
            </w:pPr>
            <w:ins w:id="1812" w:author="somadmin" w:date="2026-09-25T20:51:00Z" w16du:dateUtc="2026-09-26T00:51:00Z">
              <w:r w:rsidRPr="00AC774B">
                <w:rPr>
                  <w:color w:val="000000"/>
                </w:rPr>
                <w:t>regulation of anatomical structure size</w:t>
              </w:r>
            </w:ins>
          </w:p>
        </w:tc>
        <w:tc>
          <w:tcPr>
            <w:tcW w:w="1170" w:type="dxa"/>
            <w:noWrap/>
            <w:vAlign w:val="bottom"/>
            <w:hideMark/>
          </w:tcPr>
          <w:p w14:paraId="24BECD9B" w14:textId="77777777" w:rsidR="00DA59F5" w:rsidRPr="00AC774B" w:rsidRDefault="00DA59F5" w:rsidP="00FC06A3">
            <w:pPr>
              <w:jc w:val="right"/>
              <w:rPr>
                <w:ins w:id="1813" w:author="somadmin" w:date="2026-09-25T20:51:00Z" w16du:dateUtc="2026-09-26T00:51:00Z"/>
                <w:color w:val="000000"/>
              </w:rPr>
            </w:pPr>
            <w:ins w:id="1814" w:author="somadmin" w:date="2026-09-25T20:51:00Z" w16du:dateUtc="2026-09-26T00:51:00Z">
              <w:r w:rsidRPr="00AC774B">
                <w:rPr>
                  <w:color w:val="000000"/>
                </w:rPr>
                <w:t>0.031397</w:t>
              </w:r>
            </w:ins>
          </w:p>
        </w:tc>
      </w:tr>
      <w:tr w:rsidR="00DA59F5" w:rsidRPr="00AC774B" w14:paraId="7BCCDDA5" w14:textId="77777777" w:rsidTr="00FC06A3">
        <w:trPr>
          <w:trHeight w:val="510"/>
          <w:ins w:id="1815" w:author="somadmin" w:date="2026-09-25T20:51:00Z" w16du:dateUtc="2026-09-26T00:51:00Z"/>
        </w:trPr>
        <w:tc>
          <w:tcPr>
            <w:tcW w:w="1470" w:type="dxa"/>
            <w:noWrap/>
            <w:vAlign w:val="bottom"/>
            <w:hideMark/>
          </w:tcPr>
          <w:p w14:paraId="7BE36142" w14:textId="77777777" w:rsidR="00DA59F5" w:rsidRPr="00AC774B" w:rsidRDefault="00DA59F5" w:rsidP="00FC06A3">
            <w:pPr>
              <w:rPr>
                <w:ins w:id="1816" w:author="somadmin" w:date="2026-09-25T20:51:00Z" w16du:dateUtc="2026-09-26T00:51:00Z"/>
                <w:color w:val="000000"/>
              </w:rPr>
            </w:pPr>
            <w:ins w:id="1817" w:author="somadmin" w:date="2026-09-25T20:51:00Z" w16du:dateUtc="2026-09-26T00:51:00Z">
              <w:r w:rsidRPr="00AC774B">
                <w:rPr>
                  <w:color w:val="000000"/>
                </w:rPr>
                <w:t>GO:0009145</w:t>
              </w:r>
            </w:ins>
          </w:p>
        </w:tc>
        <w:tc>
          <w:tcPr>
            <w:tcW w:w="2122" w:type="dxa"/>
            <w:noWrap/>
            <w:vAlign w:val="bottom"/>
            <w:hideMark/>
          </w:tcPr>
          <w:p w14:paraId="5D171FC1" w14:textId="77777777" w:rsidR="00DA59F5" w:rsidRPr="00AC774B" w:rsidRDefault="00DA59F5" w:rsidP="00FC06A3">
            <w:pPr>
              <w:rPr>
                <w:ins w:id="1818" w:author="somadmin" w:date="2026-09-25T20:51:00Z" w16du:dateUtc="2026-09-26T00:51:00Z"/>
                <w:color w:val="000000"/>
              </w:rPr>
            </w:pPr>
            <w:ins w:id="1819" w:author="somadmin" w:date="2026-09-25T20:51:00Z" w16du:dateUtc="2026-09-26T00:51:00Z">
              <w:r w:rsidRPr="00AC774B">
                <w:rPr>
                  <w:color w:val="000000"/>
                </w:rPr>
                <w:t>biological_process</w:t>
              </w:r>
            </w:ins>
          </w:p>
        </w:tc>
        <w:tc>
          <w:tcPr>
            <w:tcW w:w="8482" w:type="dxa"/>
            <w:vAlign w:val="bottom"/>
            <w:hideMark/>
          </w:tcPr>
          <w:p w14:paraId="5B2A15D7" w14:textId="77777777" w:rsidR="00DA59F5" w:rsidRPr="00AC774B" w:rsidRDefault="00DA59F5" w:rsidP="00FC06A3">
            <w:pPr>
              <w:rPr>
                <w:ins w:id="1820" w:author="somadmin" w:date="2026-09-25T20:51:00Z" w16du:dateUtc="2026-09-26T00:51:00Z"/>
                <w:color w:val="000000"/>
              </w:rPr>
            </w:pPr>
            <w:ins w:id="1821" w:author="somadmin" w:date="2026-09-25T20:51:00Z" w16du:dateUtc="2026-09-26T00:51:00Z">
              <w:r w:rsidRPr="00AC774B">
                <w:rPr>
                  <w:color w:val="000000"/>
                </w:rPr>
                <w:t>purine nucleoside triphosphate biosynthetic process</w:t>
              </w:r>
            </w:ins>
          </w:p>
        </w:tc>
        <w:tc>
          <w:tcPr>
            <w:tcW w:w="1170" w:type="dxa"/>
            <w:noWrap/>
            <w:vAlign w:val="bottom"/>
            <w:hideMark/>
          </w:tcPr>
          <w:p w14:paraId="7894B411" w14:textId="77777777" w:rsidR="00DA59F5" w:rsidRPr="00AC774B" w:rsidRDefault="00DA59F5" w:rsidP="00FC06A3">
            <w:pPr>
              <w:jc w:val="right"/>
              <w:rPr>
                <w:ins w:id="1822" w:author="somadmin" w:date="2026-09-25T20:51:00Z" w16du:dateUtc="2026-09-26T00:51:00Z"/>
                <w:color w:val="000000"/>
              </w:rPr>
            </w:pPr>
            <w:ins w:id="1823" w:author="somadmin" w:date="2026-09-25T20:51:00Z" w16du:dateUtc="2026-09-26T00:51:00Z">
              <w:r w:rsidRPr="00AC774B">
                <w:rPr>
                  <w:color w:val="000000"/>
                </w:rPr>
                <w:t>0.031755</w:t>
              </w:r>
            </w:ins>
          </w:p>
        </w:tc>
      </w:tr>
      <w:tr w:rsidR="00DA59F5" w:rsidRPr="00AC774B" w14:paraId="41E1F5A8" w14:textId="77777777" w:rsidTr="00FC06A3">
        <w:trPr>
          <w:trHeight w:val="510"/>
          <w:ins w:id="1824" w:author="somadmin" w:date="2026-09-25T20:51:00Z" w16du:dateUtc="2026-09-26T00:51:00Z"/>
        </w:trPr>
        <w:tc>
          <w:tcPr>
            <w:tcW w:w="1470" w:type="dxa"/>
            <w:noWrap/>
            <w:vAlign w:val="bottom"/>
            <w:hideMark/>
          </w:tcPr>
          <w:p w14:paraId="7D5FEB50" w14:textId="77777777" w:rsidR="00DA59F5" w:rsidRPr="00AC774B" w:rsidRDefault="00DA59F5" w:rsidP="00FC06A3">
            <w:pPr>
              <w:rPr>
                <w:ins w:id="1825" w:author="somadmin" w:date="2026-09-25T20:51:00Z" w16du:dateUtc="2026-09-26T00:51:00Z"/>
                <w:color w:val="000000"/>
              </w:rPr>
            </w:pPr>
            <w:ins w:id="1826" w:author="somadmin" w:date="2026-09-25T20:51:00Z" w16du:dateUtc="2026-09-26T00:51:00Z">
              <w:r w:rsidRPr="00AC774B">
                <w:rPr>
                  <w:color w:val="000000"/>
                </w:rPr>
                <w:t>GO:0009201</w:t>
              </w:r>
            </w:ins>
          </w:p>
        </w:tc>
        <w:tc>
          <w:tcPr>
            <w:tcW w:w="2122" w:type="dxa"/>
            <w:noWrap/>
            <w:vAlign w:val="bottom"/>
            <w:hideMark/>
          </w:tcPr>
          <w:p w14:paraId="63D35D50" w14:textId="77777777" w:rsidR="00DA59F5" w:rsidRPr="00AC774B" w:rsidRDefault="00DA59F5" w:rsidP="00FC06A3">
            <w:pPr>
              <w:rPr>
                <w:ins w:id="1827" w:author="somadmin" w:date="2026-09-25T20:51:00Z" w16du:dateUtc="2026-09-26T00:51:00Z"/>
                <w:color w:val="000000"/>
              </w:rPr>
            </w:pPr>
            <w:ins w:id="1828" w:author="somadmin" w:date="2026-09-25T20:51:00Z" w16du:dateUtc="2026-09-26T00:51:00Z">
              <w:r w:rsidRPr="00AC774B">
                <w:rPr>
                  <w:color w:val="000000"/>
                </w:rPr>
                <w:t>biological_process</w:t>
              </w:r>
            </w:ins>
          </w:p>
        </w:tc>
        <w:tc>
          <w:tcPr>
            <w:tcW w:w="8482" w:type="dxa"/>
            <w:vAlign w:val="bottom"/>
            <w:hideMark/>
          </w:tcPr>
          <w:p w14:paraId="3EAFACA4" w14:textId="77777777" w:rsidR="00DA59F5" w:rsidRPr="00AC774B" w:rsidRDefault="00DA59F5" w:rsidP="00FC06A3">
            <w:pPr>
              <w:rPr>
                <w:ins w:id="1829" w:author="somadmin" w:date="2026-09-25T20:51:00Z" w16du:dateUtc="2026-09-26T00:51:00Z"/>
                <w:color w:val="000000"/>
              </w:rPr>
            </w:pPr>
            <w:ins w:id="1830" w:author="somadmin" w:date="2026-09-25T20:51:00Z" w16du:dateUtc="2026-09-26T00:51:00Z">
              <w:r w:rsidRPr="00AC774B">
                <w:rPr>
                  <w:color w:val="000000"/>
                </w:rPr>
                <w:t>ribonucleoside triphosphate biosynthetic process</w:t>
              </w:r>
            </w:ins>
          </w:p>
        </w:tc>
        <w:tc>
          <w:tcPr>
            <w:tcW w:w="1170" w:type="dxa"/>
            <w:noWrap/>
            <w:vAlign w:val="bottom"/>
            <w:hideMark/>
          </w:tcPr>
          <w:p w14:paraId="747EDC9A" w14:textId="77777777" w:rsidR="00DA59F5" w:rsidRPr="00AC774B" w:rsidRDefault="00DA59F5" w:rsidP="00FC06A3">
            <w:pPr>
              <w:jc w:val="right"/>
              <w:rPr>
                <w:ins w:id="1831" w:author="somadmin" w:date="2026-09-25T20:51:00Z" w16du:dateUtc="2026-09-26T00:51:00Z"/>
                <w:color w:val="000000"/>
              </w:rPr>
            </w:pPr>
            <w:ins w:id="1832" w:author="somadmin" w:date="2026-09-25T20:51:00Z" w16du:dateUtc="2026-09-26T00:51:00Z">
              <w:r w:rsidRPr="00AC774B">
                <w:rPr>
                  <w:color w:val="000000"/>
                </w:rPr>
                <w:t>0.031755</w:t>
              </w:r>
            </w:ins>
          </w:p>
        </w:tc>
      </w:tr>
      <w:tr w:rsidR="00DA59F5" w:rsidRPr="00AC774B" w14:paraId="023D2087" w14:textId="77777777" w:rsidTr="00FC06A3">
        <w:trPr>
          <w:trHeight w:val="255"/>
          <w:ins w:id="1833" w:author="somadmin" w:date="2026-09-25T20:51:00Z" w16du:dateUtc="2026-09-26T00:51:00Z"/>
        </w:trPr>
        <w:tc>
          <w:tcPr>
            <w:tcW w:w="1470" w:type="dxa"/>
            <w:noWrap/>
            <w:vAlign w:val="bottom"/>
            <w:hideMark/>
          </w:tcPr>
          <w:p w14:paraId="149A15A9" w14:textId="77777777" w:rsidR="00DA59F5" w:rsidRPr="00AC774B" w:rsidRDefault="00DA59F5" w:rsidP="00FC06A3">
            <w:pPr>
              <w:rPr>
                <w:ins w:id="1834" w:author="somadmin" w:date="2026-09-25T20:51:00Z" w16du:dateUtc="2026-09-26T00:51:00Z"/>
                <w:color w:val="000000"/>
              </w:rPr>
            </w:pPr>
            <w:ins w:id="1835" w:author="somadmin" w:date="2026-09-25T20:51:00Z" w16du:dateUtc="2026-09-26T00:51:00Z">
              <w:r w:rsidRPr="00AC774B">
                <w:rPr>
                  <w:color w:val="000000"/>
                </w:rPr>
                <w:t>GO:0016052</w:t>
              </w:r>
            </w:ins>
          </w:p>
        </w:tc>
        <w:tc>
          <w:tcPr>
            <w:tcW w:w="2122" w:type="dxa"/>
            <w:noWrap/>
            <w:vAlign w:val="bottom"/>
            <w:hideMark/>
          </w:tcPr>
          <w:p w14:paraId="763DAFE2" w14:textId="77777777" w:rsidR="00DA59F5" w:rsidRPr="00AC774B" w:rsidRDefault="00DA59F5" w:rsidP="00FC06A3">
            <w:pPr>
              <w:rPr>
                <w:ins w:id="1836" w:author="somadmin" w:date="2026-09-25T20:51:00Z" w16du:dateUtc="2026-09-26T00:51:00Z"/>
                <w:color w:val="000000"/>
              </w:rPr>
            </w:pPr>
            <w:ins w:id="1837" w:author="somadmin" w:date="2026-09-25T20:51:00Z" w16du:dateUtc="2026-09-26T00:51:00Z">
              <w:r w:rsidRPr="00AC774B">
                <w:rPr>
                  <w:color w:val="000000"/>
                </w:rPr>
                <w:t>biological_process</w:t>
              </w:r>
            </w:ins>
          </w:p>
        </w:tc>
        <w:tc>
          <w:tcPr>
            <w:tcW w:w="8482" w:type="dxa"/>
            <w:vAlign w:val="bottom"/>
            <w:hideMark/>
          </w:tcPr>
          <w:p w14:paraId="379179D9" w14:textId="77777777" w:rsidR="00DA59F5" w:rsidRPr="00AC774B" w:rsidRDefault="00DA59F5" w:rsidP="00FC06A3">
            <w:pPr>
              <w:rPr>
                <w:ins w:id="1838" w:author="somadmin" w:date="2026-09-25T20:51:00Z" w16du:dateUtc="2026-09-26T00:51:00Z"/>
                <w:color w:val="000000"/>
              </w:rPr>
            </w:pPr>
            <w:ins w:id="1839" w:author="somadmin" w:date="2026-09-25T20:51:00Z" w16du:dateUtc="2026-09-26T00:51:00Z">
              <w:r w:rsidRPr="00AC774B">
                <w:rPr>
                  <w:color w:val="000000"/>
                </w:rPr>
                <w:t>carbohydrate catabolic process</w:t>
              </w:r>
            </w:ins>
          </w:p>
        </w:tc>
        <w:tc>
          <w:tcPr>
            <w:tcW w:w="1170" w:type="dxa"/>
            <w:noWrap/>
            <w:vAlign w:val="bottom"/>
            <w:hideMark/>
          </w:tcPr>
          <w:p w14:paraId="62FC4056" w14:textId="77777777" w:rsidR="00DA59F5" w:rsidRPr="00AC774B" w:rsidRDefault="00DA59F5" w:rsidP="00FC06A3">
            <w:pPr>
              <w:jc w:val="right"/>
              <w:rPr>
                <w:ins w:id="1840" w:author="somadmin" w:date="2026-09-25T20:51:00Z" w16du:dateUtc="2026-09-26T00:51:00Z"/>
                <w:color w:val="000000"/>
              </w:rPr>
            </w:pPr>
            <w:ins w:id="1841" w:author="somadmin" w:date="2026-09-25T20:51:00Z" w16du:dateUtc="2026-09-26T00:51:00Z">
              <w:r w:rsidRPr="00AC774B">
                <w:rPr>
                  <w:color w:val="000000"/>
                </w:rPr>
                <w:t>0.031755</w:t>
              </w:r>
            </w:ins>
          </w:p>
        </w:tc>
      </w:tr>
      <w:tr w:rsidR="00DA59F5" w:rsidRPr="00AC774B" w14:paraId="280FDEBD" w14:textId="77777777" w:rsidTr="00FC06A3">
        <w:trPr>
          <w:trHeight w:val="255"/>
          <w:ins w:id="1842" w:author="somadmin" w:date="2026-09-25T20:51:00Z" w16du:dateUtc="2026-09-26T00:51:00Z"/>
        </w:trPr>
        <w:tc>
          <w:tcPr>
            <w:tcW w:w="1470" w:type="dxa"/>
            <w:noWrap/>
            <w:vAlign w:val="bottom"/>
            <w:hideMark/>
          </w:tcPr>
          <w:p w14:paraId="7E158320" w14:textId="77777777" w:rsidR="00DA59F5" w:rsidRPr="00AC774B" w:rsidRDefault="00DA59F5" w:rsidP="00FC06A3">
            <w:pPr>
              <w:rPr>
                <w:ins w:id="1843" w:author="somadmin" w:date="2026-09-25T20:51:00Z" w16du:dateUtc="2026-09-26T00:51:00Z"/>
                <w:color w:val="000000"/>
              </w:rPr>
            </w:pPr>
            <w:ins w:id="1844" w:author="somadmin" w:date="2026-09-25T20:51:00Z" w16du:dateUtc="2026-09-26T00:51:00Z">
              <w:r w:rsidRPr="00AC774B">
                <w:rPr>
                  <w:color w:val="000000"/>
                </w:rPr>
                <w:t>GO:0032535</w:t>
              </w:r>
            </w:ins>
          </w:p>
        </w:tc>
        <w:tc>
          <w:tcPr>
            <w:tcW w:w="2122" w:type="dxa"/>
            <w:noWrap/>
            <w:vAlign w:val="bottom"/>
            <w:hideMark/>
          </w:tcPr>
          <w:p w14:paraId="1A5469A7" w14:textId="77777777" w:rsidR="00DA59F5" w:rsidRPr="00AC774B" w:rsidRDefault="00DA59F5" w:rsidP="00FC06A3">
            <w:pPr>
              <w:rPr>
                <w:ins w:id="1845" w:author="somadmin" w:date="2026-09-25T20:51:00Z" w16du:dateUtc="2026-09-26T00:51:00Z"/>
                <w:color w:val="000000"/>
              </w:rPr>
            </w:pPr>
            <w:ins w:id="1846" w:author="somadmin" w:date="2026-09-25T20:51:00Z" w16du:dateUtc="2026-09-26T00:51:00Z">
              <w:r w:rsidRPr="00AC774B">
                <w:rPr>
                  <w:color w:val="000000"/>
                </w:rPr>
                <w:t>biological_process</w:t>
              </w:r>
            </w:ins>
          </w:p>
        </w:tc>
        <w:tc>
          <w:tcPr>
            <w:tcW w:w="8482" w:type="dxa"/>
            <w:vAlign w:val="bottom"/>
            <w:hideMark/>
          </w:tcPr>
          <w:p w14:paraId="3365DBD9" w14:textId="77777777" w:rsidR="00DA59F5" w:rsidRPr="00AC774B" w:rsidRDefault="00DA59F5" w:rsidP="00FC06A3">
            <w:pPr>
              <w:rPr>
                <w:ins w:id="1847" w:author="somadmin" w:date="2026-09-25T20:51:00Z" w16du:dateUtc="2026-09-26T00:51:00Z"/>
                <w:color w:val="000000"/>
              </w:rPr>
            </w:pPr>
            <w:ins w:id="1848" w:author="somadmin" w:date="2026-09-25T20:51:00Z" w16du:dateUtc="2026-09-26T00:51:00Z">
              <w:r w:rsidRPr="00AC774B">
                <w:rPr>
                  <w:color w:val="000000"/>
                </w:rPr>
                <w:t>regulation of cellular component size</w:t>
              </w:r>
            </w:ins>
          </w:p>
        </w:tc>
        <w:tc>
          <w:tcPr>
            <w:tcW w:w="1170" w:type="dxa"/>
            <w:noWrap/>
            <w:vAlign w:val="bottom"/>
            <w:hideMark/>
          </w:tcPr>
          <w:p w14:paraId="65AFE5CD" w14:textId="77777777" w:rsidR="00DA59F5" w:rsidRPr="00AC774B" w:rsidRDefault="00DA59F5" w:rsidP="00FC06A3">
            <w:pPr>
              <w:jc w:val="right"/>
              <w:rPr>
                <w:ins w:id="1849" w:author="somadmin" w:date="2026-09-25T20:51:00Z" w16du:dateUtc="2026-09-26T00:51:00Z"/>
                <w:color w:val="000000"/>
              </w:rPr>
            </w:pPr>
            <w:ins w:id="1850" w:author="somadmin" w:date="2026-09-25T20:51:00Z" w16du:dateUtc="2026-09-26T00:51:00Z">
              <w:r w:rsidRPr="00AC774B">
                <w:rPr>
                  <w:color w:val="000000"/>
                </w:rPr>
                <w:t>0.03264</w:t>
              </w:r>
            </w:ins>
          </w:p>
        </w:tc>
      </w:tr>
      <w:tr w:rsidR="00DA59F5" w:rsidRPr="00AC774B" w14:paraId="19F62DD4" w14:textId="77777777" w:rsidTr="00FC06A3">
        <w:trPr>
          <w:trHeight w:val="255"/>
          <w:ins w:id="1851" w:author="somadmin" w:date="2026-09-25T20:51:00Z" w16du:dateUtc="2026-09-26T00:51:00Z"/>
        </w:trPr>
        <w:tc>
          <w:tcPr>
            <w:tcW w:w="1470" w:type="dxa"/>
            <w:noWrap/>
            <w:vAlign w:val="bottom"/>
            <w:hideMark/>
          </w:tcPr>
          <w:p w14:paraId="03E0B668" w14:textId="77777777" w:rsidR="00DA59F5" w:rsidRPr="00AC774B" w:rsidRDefault="00DA59F5" w:rsidP="00FC06A3">
            <w:pPr>
              <w:rPr>
                <w:ins w:id="1852" w:author="somadmin" w:date="2026-09-25T20:51:00Z" w16du:dateUtc="2026-09-26T00:51:00Z"/>
                <w:color w:val="000000"/>
              </w:rPr>
            </w:pPr>
            <w:ins w:id="1853" w:author="somadmin" w:date="2026-09-25T20:51:00Z" w16du:dateUtc="2026-09-26T00:51:00Z">
              <w:r w:rsidRPr="00AC774B">
                <w:rPr>
                  <w:color w:val="000000"/>
                </w:rPr>
                <w:t>GO:0065009</w:t>
              </w:r>
            </w:ins>
          </w:p>
        </w:tc>
        <w:tc>
          <w:tcPr>
            <w:tcW w:w="2122" w:type="dxa"/>
            <w:noWrap/>
            <w:vAlign w:val="bottom"/>
            <w:hideMark/>
          </w:tcPr>
          <w:p w14:paraId="5EC25AAB" w14:textId="77777777" w:rsidR="00DA59F5" w:rsidRPr="00AC774B" w:rsidRDefault="00DA59F5" w:rsidP="00FC06A3">
            <w:pPr>
              <w:rPr>
                <w:ins w:id="1854" w:author="somadmin" w:date="2026-09-25T20:51:00Z" w16du:dateUtc="2026-09-26T00:51:00Z"/>
                <w:color w:val="000000"/>
              </w:rPr>
            </w:pPr>
            <w:ins w:id="1855" w:author="somadmin" w:date="2026-09-25T20:51:00Z" w16du:dateUtc="2026-09-26T00:51:00Z">
              <w:r w:rsidRPr="00AC774B">
                <w:rPr>
                  <w:color w:val="000000"/>
                </w:rPr>
                <w:t>biological_process</w:t>
              </w:r>
            </w:ins>
          </w:p>
        </w:tc>
        <w:tc>
          <w:tcPr>
            <w:tcW w:w="8482" w:type="dxa"/>
            <w:vAlign w:val="bottom"/>
            <w:hideMark/>
          </w:tcPr>
          <w:p w14:paraId="611D3660" w14:textId="77777777" w:rsidR="00DA59F5" w:rsidRPr="00AC774B" w:rsidRDefault="00DA59F5" w:rsidP="00FC06A3">
            <w:pPr>
              <w:rPr>
                <w:ins w:id="1856" w:author="somadmin" w:date="2026-09-25T20:51:00Z" w16du:dateUtc="2026-09-26T00:51:00Z"/>
                <w:color w:val="000000"/>
              </w:rPr>
            </w:pPr>
            <w:ins w:id="1857" w:author="somadmin" w:date="2026-09-25T20:51:00Z" w16du:dateUtc="2026-09-26T00:51:00Z">
              <w:r w:rsidRPr="00AC774B">
                <w:rPr>
                  <w:color w:val="000000"/>
                </w:rPr>
                <w:t>regulation of molecular function</w:t>
              </w:r>
            </w:ins>
          </w:p>
        </w:tc>
        <w:tc>
          <w:tcPr>
            <w:tcW w:w="1170" w:type="dxa"/>
            <w:noWrap/>
            <w:vAlign w:val="bottom"/>
            <w:hideMark/>
          </w:tcPr>
          <w:p w14:paraId="38BBDC10" w14:textId="77777777" w:rsidR="00DA59F5" w:rsidRPr="00AC774B" w:rsidRDefault="00DA59F5" w:rsidP="00FC06A3">
            <w:pPr>
              <w:jc w:val="right"/>
              <w:rPr>
                <w:ins w:id="1858" w:author="somadmin" w:date="2026-09-25T20:51:00Z" w16du:dateUtc="2026-09-26T00:51:00Z"/>
                <w:color w:val="000000"/>
              </w:rPr>
            </w:pPr>
            <w:ins w:id="1859" w:author="somadmin" w:date="2026-09-25T20:51:00Z" w16du:dateUtc="2026-09-26T00:51:00Z">
              <w:r w:rsidRPr="00AC774B">
                <w:rPr>
                  <w:color w:val="000000"/>
                </w:rPr>
                <w:t>0.033735</w:t>
              </w:r>
            </w:ins>
          </w:p>
        </w:tc>
      </w:tr>
      <w:tr w:rsidR="00DA59F5" w:rsidRPr="00AC774B" w14:paraId="746896E5" w14:textId="77777777" w:rsidTr="00FC06A3">
        <w:trPr>
          <w:trHeight w:val="255"/>
          <w:ins w:id="1860" w:author="somadmin" w:date="2026-09-25T20:51:00Z" w16du:dateUtc="2026-09-26T00:51:00Z"/>
        </w:trPr>
        <w:tc>
          <w:tcPr>
            <w:tcW w:w="1470" w:type="dxa"/>
            <w:noWrap/>
            <w:vAlign w:val="bottom"/>
            <w:hideMark/>
          </w:tcPr>
          <w:p w14:paraId="1448D398" w14:textId="77777777" w:rsidR="00DA59F5" w:rsidRPr="00AC774B" w:rsidRDefault="00DA59F5" w:rsidP="00FC06A3">
            <w:pPr>
              <w:rPr>
                <w:ins w:id="1861" w:author="somadmin" w:date="2026-09-25T20:51:00Z" w16du:dateUtc="2026-09-26T00:51:00Z"/>
                <w:color w:val="000000"/>
              </w:rPr>
            </w:pPr>
            <w:ins w:id="1862" w:author="somadmin" w:date="2026-09-25T20:51:00Z" w16du:dateUtc="2026-09-26T00:51:00Z">
              <w:r w:rsidRPr="00AC774B">
                <w:rPr>
                  <w:color w:val="000000"/>
                </w:rPr>
                <w:t>GO:0046164</w:t>
              </w:r>
            </w:ins>
          </w:p>
        </w:tc>
        <w:tc>
          <w:tcPr>
            <w:tcW w:w="2122" w:type="dxa"/>
            <w:noWrap/>
            <w:vAlign w:val="bottom"/>
            <w:hideMark/>
          </w:tcPr>
          <w:p w14:paraId="48EA1CD3" w14:textId="77777777" w:rsidR="00DA59F5" w:rsidRPr="00AC774B" w:rsidRDefault="00DA59F5" w:rsidP="00FC06A3">
            <w:pPr>
              <w:rPr>
                <w:ins w:id="1863" w:author="somadmin" w:date="2026-09-25T20:51:00Z" w16du:dateUtc="2026-09-26T00:51:00Z"/>
                <w:color w:val="000000"/>
              </w:rPr>
            </w:pPr>
            <w:ins w:id="1864" w:author="somadmin" w:date="2026-09-25T20:51:00Z" w16du:dateUtc="2026-09-26T00:51:00Z">
              <w:r w:rsidRPr="00AC774B">
                <w:rPr>
                  <w:color w:val="000000"/>
                </w:rPr>
                <w:t>biological_process</w:t>
              </w:r>
            </w:ins>
          </w:p>
        </w:tc>
        <w:tc>
          <w:tcPr>
            <w:tcW w:w="8482" w:type="dxa"/>
            <w:vAlign w:val="bottom"/>
            <w:hideMark/>
          </w:tcPr>
          <w:p w14:paraId="5860A3BE" w14:textId="77777777" w:rsidR="00DA59F5" w:rsidRPr="00AC774B" w:rsidRDefault="00DA59F5" w:rsidP="00FC06A3">
            <w:pPr>
              <w:rPr>
                <w:ins w:id="1865" w:author="somadmin" w:date="2026-09-25T20:51:00Z" w16du:dateUtc="2026-09-26T00:51:00Z"/>
                <w:color w:val="000000"/>
              </w:rPr>
            </w:pPr>
            <w:ins w:id="1866" w:author="somadmin" w:date="2026-09-25T20:51:00Z" w16du:dateUtc="2026-09-26T00:51:00Z">
              <w:r w:rsidRPr="00AC774B">
                <w:rPr>
                  <w:color w:val="000000"/>
                </w:rPr>
                <w:t>alcohol catabolic process</w:t>
              </w:r>
            </w:ins>
          </w:p>
        </w:tc>
        <w:tc>
          <w:tcPr>
            <w:tcW w:w="1170" w:type="dxa"/>
            <w:noWrap/>
            <w:vAlign w:val="bottom"/>
            <w:hideMark/>
          </w:tcPr>
          <w:p w14:paraId="0E7688BE" w14:textId="77777777" w:rsidR="00DA59F5" w:rsidRPr="00AC774B" w:rsidRDefault="00DA59F5" w:rsidP="00FC06A3">
            <w:pPr>
              <w:jc w:val="right"/>
              <w:rPr>
                <w:ins w:id="1867" w:author="somadmin" w:date="2026-09-25T20:51:00Z" w16du:dateUtc="2026-09-26T00:51:00Z"/>
                <w:color w:val="000000"/>
              </w:rPr>
            </w:pPr>
            <w:ins w:id="1868" w:author="somadmin" w:date="2026-09-25T20:51:00Z" w16du:dateUtc="2026-09-26T00:51:00Z">
              <w:r w:rsidRPr="00AC774B">
                <w:rPr>
                  <w:color w:val="000000"/>
                </w:rPr>
                <w:t>0.03425</w:t>
              </w:r>
            </w:ins>
          </w:p>
        </w:tc>
      </w:tr>
      <w:tr w:rsidR="00DA59F5" w:rsidRPr="00AC774B" w14:paraId="594A3666" w14:textId="77777777" w:rsidTr="00FC06A3">
        <w:trPr>
          <w:trHeight w:val="255"/>
          <w:ins w:id="1869" w:author="somadmin" w:date="2026-09-25T20:51:00Z" w16du:dateUtc="2026-09-26T00:51:00Z"/>
        </w:trPr>
        <w:tc>
          <w:tcPr>
            <w:tcW w:w="1470" w:type="dxa"/>
            <w:noWrap/>
            <w:vAlign w:val="bottom"/>
            <w:hideMark/>
          </w:tcPr>
          <w:p w14:paraId="6B71C008" w14:textId="77777777" w:rsidR="00DA59F5" w:rsidRPr="00AC774B" w:rsidRDefault="00DA59F5" w:rsidP="00FC06A3">
            <w:pPr>
              <w:rPr>
                <w:ins w:id="1870" w:author="somadmin" w:date="2026-09-25T20:51:00Z" w16du:dateUtc="2026-09-26T00:51:00Z"/>
                <w:color w:val="000000"/>
              </w:rPr>
            </w:pPr>
            <w:ins w:id="1871" w:author="somadmin" w:date="2026-09-25T20:51:00Z" w16du:dateUtc="2026-09-26T00:51:00Z">
              <w:r w:rsidRPr="00AC774B">
                <w:rPr>
                  <w:color w:val="000000"/>
                </w:rPr>
                <w:t>GO:0006898</w:t>
              </w:r>
            </w:ins>
          </w:p>
        </w:tc>
        <w:tc>
          <w:tcPr>
            <w:tcW w:w="2122" w:type="dxa"/>
            <w:noWrap/>
            <w:vAlign w:val="bottom"/>
            <w:hideMark/>
          </w:tcPr>
          <w:p w14:paraId="05E0E1E1" w14:textId="77777777" w:rsidR="00DA59F5" w:rsidRPr="00AC774B" w:rsidRDefault="00DA59F5" w:rsidP="00FC06A3">
            <w:pPr>
              <w:rPr>
                <w:ins w:id="1872" w:author="somadmin" w:date="2026-09-25T20:51:00Z" w16du:dateUtc="2026-09-26T00:51:00Z"/>
                <w:color w:val="000000"/>
              </w:rPr>
            </w:pPr>
            <w:ins w:id="1873" w:author="somadmin" w:date="2026-09-25T20:51:00Z" w16du:dateUtc="2026-09-26T00:51:00Z">
              <w:r w:rsidRPr="00AC774B">
                <w:rPr>
                  <w:color w:val="000000"/>
                </w:rPr>
                <w:t>biological_process</w:t>
              </w:r>
            </w:ins>
          </w:p>
        </w:tc>
        <w:tc>
          <w:tcPr>
            <w:tcW w:w="8482" w:type="dxa"/>
            <w:vAlign w:val="bottom"/>
            <w:hideMark/>
          </w:tcPr>
          <w:p w14:paraId="1F4628AA" w14:textId="77777777" w:rsidR="00DA59F5" w:rsidRPr="00AC774B" w:rsidRDefault="00DA59F5" w:rsidP="00FC06A3">
            <w:pPr>
              <w:rPr>
                <w:ins w:id="1874" w:author="somadmin" w:date="2026-09-25T20:51:00Z" w16du:dateUtc="2026-09-26T00:51:00Z"/>
                <w:color w:val="000000"/>
              </w:rPr>
            </w:pPr>
            <w:ins w:id="1875" w:author="somadmin" w:date="2026-09-25T20:51:00Z" w16du:dateUtc="2026-09-26T00:51:00Z">
              <w:r w:rsidRPr="00AC774B">
                <w:rPr>
                  <w:color w:val="000000"/>
                </w:rPr>
                <w:t>receptor-mediated endocytosis</w:t>
              </w:r>
            </w:ins>
          </w:p>
        </w:tc>
        <w:tc>
          <w:tcPr>
            <w:tcW w:w="1170" w:type="dxa"/>
            <w:noWrap/>
            <w:vAlign w:val="bottom"/>
            <w:hideMark/>
          </w:tcPr>
          <w:p w14:paraId="6192D6E0" w14:textId="77777777" w:rsidR="00DA59F5" w:rsidRPr="00AC774B" w:rsidRDefault="00DA59F5" w:rsidP="00FC06A3">
            <w:pPr>
              <w:jc w:val="right"/>
              <w:rPr>
                <w:ins w:id="1876" w:author="somadmin" w:date="2026-09-25T20:51:00Z" w16du:dateUtc="2026-09-26T00:51:00Z"/>
                <w:color w:val="000000"/>
              </w:rPr>
            </w:pPr>
            <w:ins w:id="1877" w:author="somadmin" w:date="2026-09-25T20:51:00Z" w16du:dateUtc="2026-09-26T00:51:00Z">
              <w:r w:rsidRPr="00AC774B">
                <w:rPr>
                  <w:color w:val="000000"/>
                </w:rPr>
                <w:t>0.034659</w:t>
              </w:r>
            </w:ins>
          </w:p>
        </w:tc>
      </w:tr>
      <w:tr w:rsidR="00DA59F5" w:rsidRPr="00AC774B" w14:paraId="3DF88075" w14:textId="77777777" w:rsidTr="00FC06A3">
        <w:trPr>
          <w:trHeight w:val="255"/>
          <w:ins w:id="1878" w:author="somadmin" w:date="2026-09-25T20:51:00Z" w16du:dateUtc="2026-09-26T00:51:00Z"/>
        </w:trPr>
        <w:tc>
          <w:tcPr>
            <w:tcW w:w="1470" w:type="dxa"/>
            <w:noWrap/>
            <w:vAlign w:val="bottom"/>
            <w:hideMark/>
          </w:tcPr>
          <w:p w14:paraId="0F15DDE5" w14:textId="77777777" w:rsidR="00DA59F5" w:rsidRPr="00AC774B" w:rsidRDefault="00DA59F5" w:rsidP="00FC06A3">
            <w:pPr>
              <w:rPr>
                <w:ins w:id="1879" w:author="somadmin" w:date="2026-09-25T20:51:00Z" w16du:dateUtc="2026-09-26T00:51:00Z"/>
                <w:color w:val="000000"/>
              </w:rPr>
            </w:pPr>
            <w:ins w:id="1880" w:author="somadmin" w:date="2026-09-25T20:51:00Z" w16du:dateUtc="2026-09-26T00:51:00Z">
              <w:r w:rsidRPr="00AC774B">
                <w:rPr>
                  <w:color w:val="000000"/>
                </w:rPr>
                <w:t>GO:0009142</w:t>
              </w:r>
            </w:ins>
          </w:p>
        </w:tc>
        <w:tc>
          <w:tcPr>
            <w:tcW w:w="2122" w:type="dxa"/>
            <w:noWrap/>
            <w:vAlign w:val="bottom"/>
            <w:hideMark/>
          </w:tcPr>
          <w:p w14:paraId="54EE50D0" w14:textId="77777777" w:rsidR="00DA59F5" w:rsidRPr="00AC774B" w:rsidRDefault="00DA59F5" w:rsidP="00FC06A3">
            <w:pPr>
              <w:rPr>
                <w:ins w:id="1881" w:author="somadmin" w:date="2026-09-25T20:51:00Z" w16du:dateUtc="2026-09-26T00:51:00Z"/>
                <w:color w:val="000000"/>
              </w:rPr>
            </w:pPr>
            <w:ins w:id="1882" w:author="somadmin" w:date="2026-09-25T20:51:00Z" w16du:dateUtc="2026-09-26T00:51:00Z">
              <w:r w:rsidRPr="00AC774B">
                <w:rPr>
                  <w:color w:val="000000"/>
                </w:rPr>
                <w:t>biological_process</w:t>
              </w:r>
            </w:ins>
          </w:p>
        </w:tc>
        <w:tc>
          <w:tcPr>
            <w:tcW w:w="8482" w:type="dxa"/>
            <w:vAlign w:val="bottom"/>
            <w:hideMark/>
          </w:tcPr>
          <w:p w14:paraId="559F255C" w14:textId="77777777" w:rsidR="00DA59F5" w:rsidRPr="00AC774B" w:rsidRDefault="00DA59F5" w:rsidP="00FC06A3">
            <w:pPr>
              <w:rPr>
                <w:ins w:id="1883" w:author="somadmin" w:date="2026-09-25T20:51:00Z" w16du:dateUtc="2026-09-26T00:51:00Z"/>
                <w:color w:val="000000"/>
              </w:rPr>
            </w:pPr>
            <w:ins w:id="1884" w:author="somadmin" w:date="2026-09-25T20:51:00Z" w16du:dateUtc="2026-09-26T00:51:00Z">
              <w:r w:rsidRPr="00AC774B">
                <w:rPr>
                  <w:color w:val="000000"/>
                </w:rPr>
                <w:t>nucleoside triphosphate biosynthetic process</w:t>
              </w:r>
            </w:ins>
          </w:p>
        </w:tc>
        <w:tc>
          <w:tcPr>
            <w:tcW w:w="1170" w:type="dxa"/>
            <w:noWrap/>
            <w:vAlign w:val="bottom"/>
            <w:hideMark/>
          </w:tcPr>
          <w:p w14:paraId="5569268B" w14:textId="77777777" w:rsidR="00DA59F5" w:rsidRPr="00AC774B" w:rsidRDefault="00DA59F5" w:rsidP="00FC06A3">
            <w:pPr>
              <w:jc w:val="right"/>
              <w:rPr>
                <w:ins w:id="1885" w:author="somadmin" w:date="2026-09-25T20:51:00Z" w16du:dateUtc="2026-09-26T00:51:00Z"/>
                <w:color w:val="000000"/>
              </w:rPr>
            </w:pPr>
            <w:ins w:id="1886" w:author="somadmin" w:date="2026-09-25T20:51:00Z" w16du:dateUtc="2026-09-26T00:51:00Z">
              <w:r w:rsidRPr="00AC774B">
                <w:rPr>
                  <w:color w:val="000000"/>
                </w:rPr>
                <w:t>0.035092</w:t>
              </w:r>
            </w:ins>
          </w:p>
        </w:tc>
      </w:tr>
      <w:tr w:rsidR="00DA59F5" w:rsidRPr="00AC774B" w14:paraId="1FDBD4AA" w14:textId="77777777" w:rsidTr="00FC06A3">
        <w:trPr>
          <w:trHeight w:val="255"/>
          <w:ins w:id="1887" w:author="somadmin" w:date="2026-09-25T20:51:00Z" w16du:dateUtc="2026-09-26T00:51:00Z"/>
        </w:trPr>
        <w:tc>
          <w:tcPr>
            <w:tcW w:w="1470" w:type="dxa"/>
            <w:noWrap/>
            <w:vAlign w:val="bottom"/>
            <w:hideMark/>
          </w:tcPr>
          <w:p w14:paraId="0164D9CE" w14:textId="77777777" w:rsidR="00DA59F5" w:rsidRPr="00AC774B" w:rsidRDefault="00DA59F5" w:rsidP="00FC06A3">
            <w:pPr>
              <w:rPr>
                <w:ins w:id="1888" w:author="somadmin" w:date="2026-09-25T20:51:00Z" w16du:dateUtc="2026-09-26T00:51:00Z"/>
                <w:color w:val="000000"/>
              </w:rPr>
            </w:pPr>
            <w:ins w:id="1889" w:author="somadmin" w:date="2026-09-25T20:51:00Z" w16du:dateUtc="2026-09-26T00:51:00Z">
              <w:r w:rsidRPr="00AC774B">
                <w:rPr>
                  <w:color w:val="000000"/>
                </w:rPr>
                <w:t>GO:0050865</w:t>
              </w:r>
            </w:ins>
          </w:p>
        </w:tc>
        <w:tc>
          <w:tcPr>
            <w:tcW w:w="2122" w:type="dxa"/>
            <w:noWrap/>
            <w:vAlign w:val="bottom"/>
            <w:hideMark/>
          </w:tcPr>
          <w:p w14:paraId="15046A63" w14:textId="77777777" w:rsidR="00DA59F5" w:rsidRPr="00AC774B" w:rsidRDefault="00DA59F5" w:rsidP="00FC06A3">
            <w:pPr>
              <w:rPr>
                <w:ins w:id="1890" w:author="somadmin" w:date="2026-09-25T20:51:00Z" w16du:dateUtc="2026-09-26T00:51:00Z"/>
                <w:color w:val="000000"/>
              </w:rPr>
            </w:pPr>
            <w:ins w:id="1891" w:author="somadmin" w:date="2026-09-25T20:51:00Z" w16du:dateUtc="2026-09-26T00:51:00Z">
              <w:r w:rsidRPr="00AC774B">
                <w:rPr>
                  <w:color w:val="000000"/>
                </w:rPr>
                <w:t>biological_process</w:t>
              </w:r>
            </w:ins>
          </w:p>
        </w:tc>
        <w:tc>
          <w:tcPr>
            <w:tcW w:w="8482" w:type="dxa"/>
            <w:vAlign w:val="bottom"/>
            <w:hideMark/>
          </w:tcPr>
          <w:p w14:paraId="6572146E" w14:textId="77777777" w:rsidR="00DA59F5" w:rsidRPr="00AC774B" w:rsidRDefault="00DA59F5" w:rsidP="00FC06A3">
            <w:pPr>
              <w:rPr>
                <w:ins w:id="1892" w:author="somadmin" w:date="2026-09-25T20:51:00Z" w16du:dateUtc="2026-09-26T00:51:00Z"/>
                <w:color w:val="000000"/>
              </w:rPr>
            </w:pPr>
            <w:ins w:id="1893" w:author="somadmin" w:date="2026-09-25T20:51:00Z" w16du:dateUtc="2026-09-26T00:51:00Z">
              <w:r w:rsidRPr="00AC774B">
                <w:rPr>
                  <w:color w:val="000000"/>
                </w:rPr>
                <w:t>regulation of cell activation</w:t>
              </w:r>
            </w:ins>
          </w:p>
        </w:tc>
        <w:tc>
          <w:tcPr>
            <w:tcW w:w="1170" w:type="dxa"/>
            <w:noWrap/>
            <w:vAlign w:val="bottom"/>
            <w:hideMark/>
          </w:tcPr>
          <w:p w14:paraId="6486BBB4" w14:textId="77777777" w:rsidR="00DA59F5" w:rsidRPr="00AC774B" w:rsidRDefault="00DA59F5" w:rsidP="00FC06A3">
            <w:pPr>
              <w:jc w:val="right"/>
              <w:rPr>
                <w:ins w:id="1894" w:author="somadmin" w:date="2026-09-25T20:51:00Z" w16du:dateUtc="2026-09-26T00:51:00Z"/>
                <w:color w:val="000000"/>
              </w:rPr>
            </w:pPr>
            <w:ins w:id="1895" w:author="somadmin" w:date="2026-09-25T20:51:00Z" w16du:dateUtc="2026-09-26T00:51:00Z">
              <w:r w:rsidRPr="00AC774B">
                <w:rPr>
                  <w:color w:val="000000"/>
                </w:rPr>
                <w:t>0.035262</w:t>
              </w:r>
            </w:ins>
          </w:p>
        </w:tc>
      </w:tr>
      <w:tr w:rsidR="00DA59F5" w:rsidRPr="00AC774B" w14:paraId="4FD0649C" w14:textId="77777777" w:rsidTr="00FC06A3">
        <w:trPr>
          <w:trHeight w:val="255"/>
          <w:ins w:id="1896" w:author="somadmin" w:date="2026-09-25T20:51:00Z" w16du:dateUtc="2026-09-26T00:51:00Z"/>
        </w:trPr>
        <w:tc>
          <w:tcPr>
            <w:tcW w:w="1470" w:type="dxa"/>
            <w:noWrap/>
            <w:vAlign w:val="bottom"/>
            <w:hideMark/>
          </w:tcPr>
          <w:p w14:paraId="4F7A434A" w14:textId="77777777" w:rsidR="00DA59F5" w:rsidRPr="00AC774B" w:rsidRDefault="00DA59F5" w:rsidP="00FC06A3">
            <w:pPr>
              <w:rPr>
                <w:ins w:id="1897" w:author="somadmin" w:date="2026-09-25T20:51:00Z" w16du:dateUtc="2026-09-26T00:51:00Z"/>
                <w:color w:val="000000"/>
              </w:rPr>
            </w:pPr>
            <w:ins w:id="1898" w:author="somadmin" w:date="2026-09-25T20:51:00Z" w16du:dateUtc="2026-09-26T00:51:00Z">
              <w:r w:rsidRPr="00AC774B">
                <w:rPr>
                  <w:color w:val="000000"/>
                </w:rPr>
                <w:t>GO:0051668</w:t>
              </w:r>
            </w:ins>
          </w:p>
        </w:tc>
        <w:tc>
          <w:tcPr>
            <w:tcW w:w="2122" w:type="dxa"/>
            <w:noWrap/>
            <w:vAlign w:val="bottom"/>
            <w:hideMark/>
          </w:tcPr>
          <w:p w14:paraId="20745D4E" w14:textId="77777777" w:rsidR="00DA59F5" w:rsidRPr="00AC774B" w:rsidRDefault="00DA59F5" w:rsidP="00FC06A3">
            <w:pPr>
              <w:rPr>
                <w:ins w:id="1899" w:author="somadmin" w:date="2026-09-25T20:51:00Z" w16du:dateUtc="2026-09-26T00:51:00Z"/>
                <w:color w:val="000000"/>
              </w:rPr>
            </w:pPr>
            <w:ins w:id="1900" w:author="somadmin" w:date="2026-09-25T20:51:00Z" w16du:dateUtc="2026-09-26T00:51:00Z">
              <w:r w:rsidRPr="00AC774B">
                <w:rPr>
                  <w:color w:val="000000"/>
                </w:rPr>
                <w:t>biological_process</w:t>
              </w:r>
            </w:ins>
          </w:p>
        </w:tc>
        <w:tc>
          <w:tcPr>
            <w:tcW w:w="8482" w:type="dxa"/>
            <w:vAlign w:val="bottom"/>
            <w:hideMark/>
          </w:tcPr>
          <w:p w14:paraId="2B2C30A2" w14:textId="77777777" w:rsidR="00DA59F5" w:rsidRPr="00AC774B" w:rsidRDefault="00DA59F5" w:rsidP="00FC06A3">
            <w:pPr>
              <w:rPr>
                <w:ins w:id="1901" w:author="somadmin" w:date="2026-09-25T20:51:00Z" w16du:dateUtc="2026-09-26T00:51:00Z"/>
                <w:color w:val="000000"/>
              </w:rPr>
            </w:pPr>
            <w:ins w:id="1902" w:author="somadmin" w:date="2026-09-25T20:51:00Z" w16du:dateUtc="2026-09-26T00:51:00Z">
              <w:r w:rsidRPr="00AC774B">
                <w:rPr>
                  <w:color w:val="000000"/>
                </w:rPr>
                <w:t>localization within membrane</w:t>
              </w:r>
            </w:ins>
          </w:p>
        </w:tc>
        <w:tc>
          <w:tcPr>
            <w:tcW w:w="1170" w:type="dxa"/>
            <w:noWrap/>
            <w:vAlign w:val="bottom"/>
            <w:hideMark/>
          </w:tcPr>
          <w:p w14:paraId="595292A3" w14:textId="77777777" w:rsidR="00DA59F5" w:rsidRPr="00AC774B" w:rsidRDefault="00DA59F5" w:rsidP="00FC06A3">
            <w:pPr>
              <w:jc w:val="right"/>
              <w:rPr>
                <w:ins w:id="1903" w:author="somadmin" w:date="2026-09-25T20:51:00Z" w16du:dateUtc="2026-09-26T00:51:00Z"/>
                <w:color w:val="000000"/>
              </w:rPr>
            </w:pPr>
            <w:ins w:id="1904" w:author="somadmin" w:date="2026-09-25T20:51:00Z" w16du:dateUtc="2026-09-26T00:51:00Z">
              <w:r w:rsidRPr="00AC774B">
                <w:rPr>
                  <w:color w:val="000000"/>
                </w:rPr>
                <w:t>0.035262</w:t>
              </w:r>
            </w:ins>
          </w:p>
        </w:tc>
      </w:tr>
      <w:tr w:rsidR="00DA59F5" w:rsidRPr="00AC774B" w14:paraId="32865D7E" w14:textId="77777777" w:rsidTr="00FC06A3">
        <w:trPr>
          <w:trHeight w:val="255"/>
          <w:ins w:id="1905" w:author="somadmin" w:date="2026-09-25T20:51:00Z" w16du:dateUtc="2026-09-26T00:51:00Z"/>
        </w:trPr>
        <w:tc>
          <w:tcPr>
            <w:tcW w:w="1470" w:type="dxa"/>
            <w:noWrap/>
            <w:vAlign w:val="bottom"/>
            <w:hideMark/>
          </w:tcPr>
          <w:p w14:paraId="08B09602" w14:textId="77777777" w:rsidR="00DA59F5" w:rsidRPr="00AC774B" w:rsidRDefault="00DA59F5" w:rsidP="00FC06A3">
            <w:pPr>
              <w:rPr>
                <w:ins w:id="1906" w:author="somadmin" w:date="2026-09-25T20:51:00Z" w16du:dateUtc="2026-09-26T00:51:00Z"/>
                <w:color w:val="000000"/>
              </w:rPr>
            </w:pPr>
            <w:ins w:id="1907" w:author="somadmin" w:date="2026-09-25T20:51:00Z" w16du:dateUtc="2026-09-26T00:51:00Z">
              <w:r w:rsidRPr="00AC774B">
                <w:rPr>
                  <w:color w:val="000000"/>
                </w:rPr>
                <w:t>GO:0043500</w:t>
              </w:r>
            </w:ins>
          </w:p>
        </w:tc>
        <w:tc>
          <w:tcPr>
            <w:tcW w:w="2122" w:type="dxa"/>
            <w:noWrap/>
            <w:vAlign w:val="bottom"/>
            <w:hideMark/>
          </w:tcPr>
          <w:p w14:paraId="79777C53" w14:textId="77777777" w:rsidR="00DA59F5" w:rsidRPr="00AC774B" w:rsidRDefault="00DA59F5" w:rsidP="00FC06A3">
            <w:pPr>
              <w:rPr>
                <w:ins w:id="1908" w:author="somadmin" w:date="2026-09-25T20:51:00Z" w16du:dateUtc="2026-09-26T00:51:00Z"/>
                <w:color w:val="000000"/>
              </w:rPr>
            </w:pPr>
            <w:ins w:id="1909" w:author="somadmin" w:date="2026-09-25T20:51:00Z" w16du:dateUtc="2026-09-26T00:51:00Z">
              <w:r w:rsidRPr="00AC774B">
                <w:rPr>
                  <w:color w:val="000000"/>
                </w:rPr>
                <w:t>biological_process</w:t>
              </w:r>
            </w:ins>
          </w:p>
        </w:tc>
        <w:tc>
          <w:tcPr>
            <w:tcW w:w="8482" w:type="dxa"/>
            <w:vAlign w:val="bottom"/>
            <w:hideMark/>
          </w:tcPr>
          <w:p w14:paraId="77E985CB" w14:textId="77777777" w:rsidR="00DA59F5" w:rsidRPr="00AC774B" w:rsidRDefault="00DA59F5" w:rsidP="00FC06A3">
            <w:pPr>
              <w:rPr>
                <w:ins w:id="1910" w:author="somadmin" w:date="2026-09-25T20:51:00Z" w16du:dateUtc="2026-09-26T00:51:00Z"/>
                <w:color w:val="000000"/>
              </w:rPr>
            </w:pPr>
            <w:ins w:id="1911" w:author="somadmin" w:date="2026-09-25T20:51:00Z" w16du:dateUtc="2026-09-26T00:51:00Z">
              <w:r w:rsidRPr="00AC774B">
                <w:rPr>
                  <w:color w:val="000000"/>
                </w:rPr>
                <w:t>muscle adaptation</w:t>
              </w:r>
            </w:ins>
          </w:p>
        </w:tc>
        <w:tc>
          <w:tcPr>
            <w:tcW w:w="1170" w:type="dxa"/>
            <w:noWrap/>
            <w:vAlign w:val="bottom"/>
            <w:hideMark/>
          </w:tcPr>
          <w:p w14:paraId="54BEB082" w14:textId="77777777" w:rsidR="00DA59F5" w:rsidRPr="00AC774B" w:rsidRDefault="00DA59F5" w:rsidP="00FC06A3">
            <w:pPr>
              <w:jc w:val="right"/>
              <w:rPr>
                <w:ins w:id="1912" w:author="somadmin" w:date="2026-09-25T20:51:00Z" w16du:dateUtc="2026-09-26T00:51:00Z"/>
                <w:color w:val="000000"/>
              </w:rPr>
            </w:pPr>
            <w:ins w:id="1913" w:author="somadmin" w:date="2026-09-25T20:51:00Z" w16du:dateUtc="2026-09-26T00:51:00Z">
              <w:r w:rsidRPr="00AC774B">
                <w:rPr>
                  <w:color w:val="000000"/>
                </w:rPr>
                <w:t>0.035262</w:t>
              </w:r>
            </w:ins>
          </w:p>
        </w:tc>
      </w:tr>
      <w:tr w:rsidR="00DA59F5" w:rsidRPr="00AC774B" w14:paraId="3329953E" w14:textId="77777777" w:rsidTr="00FC06A3">
        <w:trPr>
          <w:trHeight w:val="255"/>
          <w:ins w:id="1914" w:author="somadmin" w:date="2026-09-25T20:51:00Z" w16du:dateUtc="2026-09-26T00:51:00Z"/>
        </w:trPr>
        <w:tc>
          <w:tcPr>
            <w:tcW w:w="1470" w:type="dxa"/>
            <w:noWrap/>
            <w:vAlign w:val="bottom"/>
            <w:hideMark/>
          </w:tcPr>
          <w:p w14:paraId="67BD84AF" w14:textId="77777777" w:rsidR="00DA59F5" w:rsidRPr="00AC774B" w:rsidRDefault="00DA59F5" w:rsidP="00FC06A3">
            <w:pPr>
              <w:rPr>
                <w:ins w:id="1915" w:author="somadmin" w:date="2026-09-25T20:51:00Z" w16du:dateUtc="2026-09-26T00:51:00Z"/>
                <w:color w:val="000000"/>
              </w:rPr>
            </w:pPr>
            <w:ins w:id="1916" w:author="somadmin" w:date="2026-09-25T20:51:00Z" w16du:dateUtc="2026-09-26T00:51:00Z">
              <w:r w:rsidRPr="00AC774B">
                <w:rPr>
                  <w:color w:val="000000"/>
                </w:rPr>
                <w:t>GO:0046700</w:t>
              </w:r>
            </w:ins>
          </w:p>
        </w:tc>
        <w:tc>
          <w:tcPr>
            <w:tcW w:w="2122" w:type="dxa"/>
            <w:noWrap/>
            <w:vAlign w:val="bottom"/>
            <w:hideMark/>
          </w:tcPr>
          <w:p w14:paraId="6C982C93" w14:textId="77777777" w:rsidR="00DA59F5" w:rsidRPr="00AC774B" w:rsidRDefault="00DA59F5" w:rsidP="00FC06A3">
            <w:pPr>
              <w:rPr>
                <w:ins w:id="1917" w:author="somadmin" w:date="2026-09-25T20:51:00Z" w16du:dateUtc="2026-09-26T00:51:00Z"/>
                <w:color w:val="000000"/>
              </w:rPr>
            </w:pPr>
            <w:ins w:id="1918" w:author="somadmin" w:date="2026-09-25T20:51:00Z" w16du:dateUtc="2026-09-26T00:51:00Z">
              <w:r w:rsidRPr="00AC774B">
                <w:rPr>
                  <w:color w:val="000000"/>
                </w:rPr>
                <w:t>biological_process</w:t>
              </w:r>
            </w:ins>
          </w:p>
        </w:tc>
        <w:tc>
          <w:tcPr>
            <w:tcW w:w="8482" w:type="dxa"/>
            <w:vAlign w:val="bottom"/>
            <w:hideMark/>
          </w:tcPr>
          <w:p w14:paraId="24F2FF09" w14:textId="77777777" w:rsidR="00DA59F5" w:rsidRPr="00AC774B" w:rsidRDefault="00DA59F5" w:rsidP="00FC06A3">
            <w:pPr>
              <w:rPr>
                <w:ins w:id="1919" w:author="somadmin" w:date="2026-09-25T20:51:00Z" w16du:dateUtc="2026-09-26T00:51:00Z"/>
                <w:color w:val="000000"/>
              </w:rPr>
            </w:pPr>
            <w:ins w:id="1920" w:author="somadmin" w:date="2026-09-25T20:51:00Z" w16du:dateUtc="2026-09-26T00:51:00Z">
              <w:r w:rsidRPr="00AC774B">
                <w:rPr>
                  <w:color w:val="000000"/>
                </w:rPr>
                <w:t>heterocycle catabolic process</w:t>
              </w:r>
            </w:ins>
          </w:p>
        </w:tc>
        <w:tc>
          <w:tcPr>
            <w:tcW w:w="1170" w:type="dxa"/>
            <w:noWrap/>
            <w:vAlign w:val="bottom"/>
            <w:hideMark/>
          </w:tcPr>
          <w:p w14:paraId="192ECADF" w14:textId="77777777" w:rsidR="00DA59F5" w:rsidRPr="00AC774B" w:rsidRDefault="00DA59F5" w:rsidP="00FC06A3">
            <w:pPr>
              <w:jc w:val="right"/>
              <w:rPr>
                <w:ins w:id="1921" w:author="somadmin" w:date="2026-09-25T20:51:00Z" w16du:dateUtc="2026-09-26T00:51:00Z"/>
                <w:color w:val="000000"/>
              </w:rPr>
            </w:pPr>
            <w:ins w:id="1922" w:author="somadmin" w:date="2026-09-25T20:51:00Z" w16du:dateUtc="2026-09-26T00:51:00Z">
              <w:r w:rsidRPr="00AC774B">
                <w:rPr>
                  <w:color w:val="000000"/>
                </w:rPr>
                <w:t>0.035954</w:t>
              </w:r>
            </w:ins>
          </w:p>
        </w:tc>
      </w:tr>
      <w:tr w:rsidR="00DA59F5" w:rsidRPr="00AC774B" w14:paraId="1DC019D0" w14:textId="77777777" w:rsidTr="00FC06A3">
        <w:trPr>
          <w:trHeight w:val="255"/>
          <w:ins w:id="1923" w:author="somadmin" w:date="2026-09-25T20:51:00Z" w16du:dateUtc="2026-09-26T00:51:00Z"/>
        </w:trPr>
        <w:tc>
          <w:tcPr>
            <w:tcW w:w="1470" w:type="dxa"/>
            <w:noWrap/>
            <w:vAlign w:val="bottom"/>
            <w:hideMark/>
          </w:tcPr>
          <w:p w14:paraId="5D4F4942" w14:textId="77777777" w:rsidR="00DA59F5" w:rsidRPr="00AC774B" w:rsidRDefault="00DA59F5" w:rsidP="00FC06A3">
            <w:pPr>
              <w:rPr>
                <w:ins w:id="1924" w:author="somadmin" w:date="2026-09-25T20:51:00Z" w16du:dateUtc="2026-09-26T00:51:00Z"/>
                <w:color w:val="000000"/>
              </w:rPr>
            </w:pPr>
            <w:ins w:id="1925" w:author="somadmin" w:date="2026-09-25T20:51:00Z" w16du:dateUtc="2026-09-26T00:51:00Z">
              <w:r w:rsidRPr="00AC774B">
                <w:rPr>
                  <w:color w:val="000000"/>
                </w:rPr>
                <w:t>GO:0042476</w:t>
              </w:r>
            </w:ins>
          </w:p>
        </w:tc>
        <w:tc>
          <w:tcPr>
            <w:tcW w:w="2122" w:type="dxa"/>
            <w:noWrap/>
            <w:vAlign w:val="bottom"/>
            <w:hideMark/>
          </w:tcPr>
          <w:p w14:paraId="45BA4BBB" w14:textId="77777777" w:rsidR="00DA59F5" w:rsidRPr="00AC774B" w:rsidRDefault="00DA59F5" w:rsidP="00FC06A3">
            <w:pPr>
              <w:rPr>
                <w:ins w:id="1926" w:author="somadmin" w:date="2026-09-25T20:51:00Z" w16du:dateUtc="2026-09-26T00:51:00Z"/>
                <w:color w:val="000000"/>
              </w:rPr>
            </w:pPr>
            <w:ins w:id="1927" w:author="somadmin" w:date="2026-09-25T20:51:00Z" w16du:dateUtc="2026-09-26T00:51:00Z">
              <w:r w:rsidRPr="00AC774B">
                <w:rPr>
                  <w:color w:val="000000"/>
                </w:rPr>
                <w:t>biological_process</w:t>
              </w:r>
            </w:ins>
          </w:p>
        </w:tc>
        <w:tc>
          <w:tcPr>
            <w:tcW w:w="8482" w:type="dxa"/>
            <w:vAlign w:val="bottom"/>
            <w:hideMark/>
          </w:tcPr>
          <w:p w14:paraId="16F82E36" w14:textId="77777777" w:rsidR="00DA59F5" w:rsidRPr="00AC774B" w:rsidRDefault="00DA59F5" w:rsidP="00FC06A3">
            <w:pPr>
              <w:rPr>
                <w:ins w:id="1928" w:author="somadmin" w:date="2026-09-25T20:51:00Z" w16du:dateUtc="2026-09-26T00:51:00Z"/>
                <w:color w:val="000000"/>
              </w:rPr>
            </w:pPr>
            <w:ins w:id="1929" w:author="somadmin" w:date="2026-09-25T20:51:00Z" w16du:dateUtc="2026-09-26T00:51:00Z">
              <w:r w:rsidRPr="00AC774B">
                <w:rPr>
                  <w:color w:val="000000"/>
                </w:rPr>
                <w:t>odontogenesis</w:t>
              </w:r>
            </w:ins>
          </w:p>
        </w:tc>
        <w:tc>
          <w:tcPr>
            <w:tcW w:w="1170" w:type="dxa"/>
            <w:noWrap/>
            <w:vAlign w:val="bottom"/>
            <w:hideMark/>
          </w:tcPr>
          <w:p w14:paraId="4A1188F6" w14:textId="77777777" w:rsidR="00DA59F5" w:rsidRPr="00AC774B" w:rsidRDefault="00DA59F5" w:rsidP="00FC06A3">
            <w:pPr>
              <w:jc w:val="right"/>
              <w:rPr>
                <w:ins w:id="1930" w:author="somadmin" w:date="2026-09-25T20:51:00Z" w16du:dateUtc="2026-09-26T00:51:00Z"/>
                <w:color w:val="000000"/>
              </w:rPr>
            </w:pPr>
            <w:ins w:id="1931" w:author="somadmin" w:date="2026-09-25T20:51:00Z" w16du:dateUtc="2026-09-26T00:51:00Z">
              <w:r w:rsidRPr="00AC774B">
                <w:rPr>
                  <w:color w:val="000000"/>
                </w:rPr>
                <w:t>0.037093</w:t>
              </w:r>
            </w:ins>
          </w:p>
        </w:tc>
      </w:tr>
      <w:tr w:rsidR="00DA59F5" w:rsidRPr="00AC774B" w14:paraId="3BAD5DB3" w14:textId="77777777" w:rsidTr="00FC06A3">
        <w:trPr>
          <w:trHeight w:val="255"/>
          <w:ins w:id="1932" w:author="somadmin" w:date="2026-09-25T20:51:00Z" w16du:dateUtc="2026-09-26T00:51:00Z"/>
        </w:trPr>
        <w:tc>
          <w:tcPr>
            <w:tcW w:w="1470" w:type="dxa"/>
            <w:noWrap/>
            <w:vAlign w:val="bottom"/>
            <w:hideMark/>
          </w:tcPr>
          <w:p w14:paraId="6DAB0F3C" w14:textId="77777777" w:rsidR="00DA59F5" w:rsidRPr="00AC774B" w:rsidRDefault="00DA59F5" w:rsidP="00FC06A3">
            <w:pPr>
              <w:rPr>
                <w:ins w:id="1933" w:author="somadmin" w:date="2026-09-25T20:51:00Z" w16du:dateUtc="2026-09-26T00:51:00Z"/>
                <w:color w:val="000000"/>
              </w:rPr>
            </w:pPr>
            <w:ins w:id="1934" w:author="somadmin" w:date="2026-09-25T20:51:00Z" w16du:dateUtc="2026-09-26T00:51:00Z">
              <w:r w:rsidRPr="00AC774B">
                <w:rPr>
                  <w:color w:val="000000"/>
                </w:rPr>
                <w:t>GO:0043244</w:t>
              </w:r>
            </w:ins>
          </w:p>
        </w:tc>
        <w:tc>
          <w:tcPr>
            <w:tcW w:w="2122" w:type="dxa"/>
            <w:noWrap/>
            <w:vAlign w:val="bottom"/>
            <w:hideMark/>
          </w:tcPr>
          <w:p w14:paraId="5674665C" w14:textId="77777777" w:rsidR="00DA59F5" w:rsidRPr="00AC774B" w:rsidRDefault="00DA59F5" w:rsidP="00FC06A3">
            <w:pPr>
              <w:rPr>
                <w:ins w:id="1935" w:author="somadmin" w:date="2026-09-25T20:51:00Z" w16du:dateUtc="2026-09-26T00:51:00Z"/>
                <w:color w:val="000000"/>
              </w:rPr>
            </w:pPr>
            <w:ins w:id="1936" w:author="somadmin" w:date="2026-09-25T20:51:00Z" w16du:dateUtc="2026-09-26T00:51:00Z">
              <w:r w:rsidRPr="00AC774B">
                <w:rPr>
                  <w:color w:val="000000"/>
                </w:rPr>
                <w:t>biological_process</w:t>
              </w:r>
            </w:ins>
          </w:p>
        </w:tc>
        <w:tc>
          <w:tcPr>
            <w:tcW w:w="8482" w:type="dxa"/>
            <w:vAlign w:val="bottom"/>
            <w:hideMark/>
          </w:tcPr>
          <w:p w14:paraId="4A87B11C" w14:textId="77777777" w:rsidR="00DA59F5" w:rsidRPr="00AC774B" w:rsidRDefault="00DA59F5" w:rsidP="00FC06A3">
            <w:pPr>
              <w:rPr>
                <w:ins w:id="1937" w:author="somadmin" w:date="2026-09-25T20:51:00Z" w16du:dateUtc="2026-09-26T00:51:00Z"/>
                <w:color w:val="000000"/>
              </w:rPr>
            </w:pPr>
            <w:ins w:id="1938" w:author="somadmin" w:date="2026-09-25T20:51:00Z" w16du:dateUtc="2026-09-26T00:51:00Z">
              <w:r w:rsidRPr="00AC774B">
                <w:rPr>
                  <w:color w:val="000000"/>
                </w:rPr>
                <w:t>regulation of protein complex disassembly</w:t>
              </w:r>
            </w:ins>
          </w:p>
        </w:tc>
        <w:tc>
          <w:tcPr>
            <w:tcW w:w="1170" w:type="dxa"/>
            <w:noWrap/>
            <w:vAlign w:val="bottom"/>
            <w:hideMark/>
          </w:tcPr>
          <w:p w14:paraId="52A26945" w14:textId="77777777" w:rsidR="00DA59F5" w:rsidRPr="00AC774B" w:rsidRDefault="00DA59F5" w:rsidP="00FC06A3">
            <w:pPr>
              <w:jc w:val="right"/>
              <w:rPr>
                <w:ins w:id="1939" w:author="somadmin" w:date="2026-09-25T20:51:00Z" w16du:dateUtc="2026-09-26T00:51:00Z"/>
                <w:color w:val="000000"/>
              </w:rPr>
            </w:pPr>
            <w:ins w:id="1940" w:author="somadmin" w:date="2026-09-25T20:51:00Z" w16du:dateUtc="2026-09-26T00:51:00Z">
              <w:r w:rsidRPr="00AC774B">
                <w:rPr>
                  <w:color w:val="000000"/>
                </w:rPr>
                <w:t>0.037093</w:t>
              </w:r>
            </w:ins>
          </w:p>
        </w:tc>
      </w:tr>
      <w:tr w:rsidR="00DA59F5" w:rsidRPr="00AC774B" w14:paraId="1D260B22" w14:textId="77777777" w:rsidTr="00FC06A3">
        <w:trPr>
          <w:trHeight w:val="255"/>
          <w:ins w:id="1941" w:author="somadmin" w:date="2026-09-25T20:51:00Z" w16du:dateUtc="2026-09-26T00:51:00Z"/>
        </w:trPr>
        <w:tc>
          <w:tcPr>
            <w:tcW w:w="1470" w:type="dxa"/>
            <w:noWrap/>
            <w:vAlign w:val="bottom"/>
            <w:hideMark/>
          </w:tcPr>
          <w:p w14:paraId="04F06982" w14:textId="77777777" w:rsidR="00DA59F5" w:rsidRPr="00AC774B" w:rsidRDefault="00DA59F5" w:rsidP="00FC06A3">
            <w:pPr>
              <w:rPr>
                <w:ins w:id="1942" w:author="somadmin" w:date="2026-09-25T20:51:00Z" w16du:dateUtc="2026-09-26T00:51:00Z"/>
                <w:color w:val="000000"/>
              </w:rPr>
            </w:pPr>
            <w:ins w:id="1943" w:author="somadmin" w:date="2026-09-25T20:51:00Z" w16du:dateUtc="2026-09-26T00:51:00Z">
              <w:r w:rsidRPr="00AC774B">
                <w:rPr>
                  <w:color w:val="000000"/>
                </w:rPr>
                <w:t>GO:0031347</w:t>
              </w:r>
            </w:ins>
          </w:p>
        </w:tc>
        <w:tc>
          <w:tcPr>
            <w:tcW w:w="2122" w:type="dxa"/>
            <w:noWrap/>
            <w:vAlign w:val="bottom"/>
            <w:hideMark/>
          </w:tcPr>
          <w:p w14:paraId="160C4CA9" w14:textId="77777777" w:rsidR="00DA59F5" w:rsidRPr="00AC774B" w:rsidRDefault="00DA59F5" w:rsidP="00FC06A3">
            <w:pPr>
              <w:rPr>
                <w:ins w:id="1944" w:author="somadmin" w:date="2026-09-25T20:51:00Z" w16du:dateUtc="2026-09-26T00:51:00Z"/>
                <w:color w:val="000000"/>
              </w:rPr>
            </w:pPr>
            <w:ins w:id="1945" w:author="somadmin" w:date="2026-09-25T20:51:00Z" w16du:dateUtc="2026-09-26T00:51:00Z">
              <w:r w:rsidRPr="00AC774B">
                <w:rPr>
                  <w:color w:val="000000"/>
                </w:rPr>
                <w:t>biological_process</w:t>
              </w:r>
            </w:ins>
          </w:p>
        </w:tc>
        <w:tc>
          <w:tcPr>
            <w:tcW w:w="8482" w:type="dxa"/>
            <w:vAlign w:val="bottom"/>
            <w:hideMark/>
          </w:tcPr>
          <w:p w14:paraId="70E5BE37" w14:textId="77777777" w:rsidR="00DA59F5" w:rsidRPr="00AC774B" w:rsidRDefault="00DA59F5" w:rsidP="00FC06A3">
            <w:pPr>
              <w:rPr>
                <w:ins w:id="1946" w:author="somadmin" w:date="2026-09-25T20:51:00Z" w16du:dateUtc="2026-09-26T00:51:00Z"/>
                <w:color w:val="000000"/>
              </w:rPr>
            </w:pPr>
            <w:ins w:id="1947" w:author="somadmin" w:date="2026-09-25T20:51:00Z" w16du:dateUtc="2026-09-26T00:51:00Z">
              <w:r w:rsidRPr="00AC774B">
                <w:rPr>
                  <w:color w:val="000000"/>
                </w:rPr>
                <w:t>regulation of defense response</w:t>
              </w:r>
            </w:ins>
          </w:p>
        </w:tc>
        <w:tc>
          <w:tcPr>
            <w:tcW w:w="1170" w:type="dxa"/>
            <w:noWrap/>
            <w:vAlign w:val="bottom"/>
            <w:hideMark/>
          </w:tcPr>
          <w:p w14:paraId="38BF477B" w14:textId="77777777" w:rsidR="00DA59F5" w:rsidRPr="00AC774B" w:rsidRDefault="00DA59F5" w:rsidP="00FC06A3">
            <w:pPr>
              <w:jc w:val="right"/>
              <w:rPr>
                <w:ins w:id="1948" w:author="somadmin" w:date="2026-09-25T20:51:00Z" w16du:dateUtc="2026-09-26T00:51:00Z"/>
                <w:color w:val="000000"/>
              </w:rPr>
            </w:pPr>
            <w:ins w:id="1949" w:author="somadmin" w:date="2026-09-25T20:51:00Z" w16du:dateUtc="2026-09-26T00:51:00Z">
              <w:r w:rsidRPr="00AC774B">
                <w:rPr>
                  <w:color w:val="000000"/>
                </w:rPr>
                <w:t>0.03742</w:t>
              </w:r>
            </w:ins>
          </w:p>
        </w:tc>
      </w:tr>
      <w:tr w:rsidR="00DA59F5" w:rsidRPr="00AC774B" w14:paraId="6E492A89" w14:textId="77777777" w:rsidTr="00FC06A3">
        <w:trPr>
          <w:trHeight w:val="255"/>
          <w:ins w:id="1950" w:author="somadmin" w:date="2026-09-25T20:51:00Z" w16du:dateUtc="2026-09-26T00:51:00Z"/>
        </w:trPr>
        <w:tc>
          <w:tcPr>
            <w:tcW w:w="1470" w:type="dxa"/>
            <w:noWrap/>
            <w:vAlign w:val="bottom"/>
            <w:hideMark/>
          </w:tcPr>
          <w:p w14:paraId="5785DBD6" w14:textId="77777777" w:rsidR="00DA59F5" w:rsidRPr="00AC774B" w:rsidRDefault="00DA59F5" w:rsidP="00FC06A3">
            <w:pPr>
              <w:rPr>
                <w:ins w:id="1951" w:author="somadmin" w:date="2026-09-25T20:51:00Z" w16du:dateUtc="2026-09-26T00:51:00Z"/>
                <w:color w:val="000000"/>
              </w:rPr>
            </w:pPr>
            <w:ins w:id="1952" w:author="somadmin" w:date="2026-09-25T20:51:00Z" w16du:dateUtc="2026-09-26T00:51:00Z">
              <w:r w:rsidRPr="00AC774B">
                <w:rPr>
                  <w:color w:val="000000"/>
                </w:rPr>
                <w:t>GO:0048731</w:t>
              </w:r>
            </w:ins>
          </w:p>
        </w:tc>
        <w:tc>
          <w:tcPr>
            <w:tcW w:w="2122" w:type="dxa"/>
            <w:noWrap/>
            <w:vAlign w:val="bottom"/>
            <w:hideMark/>
          </w:tcPr>
          <w:p w14:paraId="454F7B55" w14:textId="77777777" w:rsidR="00DA59F5" w:rsidRPr="00AC774B" w:rsidRDefault="00DA59F5" w:rsidP="00FC06A3">
            <w:pPr>
              <w:rPr>
                <w:ins w:id="1953" w:author="somadmin" w:date="2026-09-25T20:51:00Z" w16du:dateUtc="2026-09-26T00:51:00Z"/>
                <w:color w:val="000000"/>
              </w:rPr>
            </w:pPr>
            <w:ins w:id="1954" w:author="somadmin" w:date="2026-09-25T20:51:00Z" w16du:dateUtc="2026-09-26T00:51:00Z">
              <w:r w:rsidRPr="00AC774B">
                <w:rPr>
                  <w:color w:val="000000"/>
                </w:rPr>
                <w:t>biological_process</w:t>
              </w:r>
            </w:ins>
          </w:p>
        </w:tc>
        <w:tc>
          <w:tcPr>
            <w:tcW w:w="8482" w:type="dxa"/>
            <w:vAlign w:val="bottom"/>
            <w:hideMark/>
          </w:tcPr>
          <w:p w14:paraId="153B3683" w14:textId="77777777" w:rsidR="00DA59F5" w:rsidRPr="00AC774B" w:rsidRDefault="00DA59F5" w:rsidP="00FC06A3">
            <w:pPr>
              <w:rPr>
                <w:ins w:id="1955" w:author="somadmin" w:date="2026-09-25T20:51:00Z" w16du:dateUtc="2026-09-26T00:51:00Z"/>
                <w:color w:val="000000"/>
              </w:rPr>
            </w:pPr>
            <w:ins w:id="1956" w:author="somadmin" w:date="2026-09-25T20:51:00Z" w16du:dateUtc="2026-09-26T00:51:00Z">
              <w:r w:rsidRPr="00AC774B">
                <w:rPr>
                  <w:color w:val="000000"/>
                </w:rPr>
                <w:t>system development</w:t>
              </w:r>
            </w:ins>
          </w:p>
        </w:tc>
        <w:tc>
          <w:tcPr>
            <w:tcW w:w="1170" w:type="dxa"/>
            <w:noWrap/>
            <w:vAlign w:val="bottom"/>
            <w:hideMark/>
          </w:tcPr>
          <w:p w14:paraId="1BA6EFC5" w14:textId="77777777" w:rsidR="00DA59F5" w:rsidRPr="00AC774B" w:rsidRDefault="00DA59F5" w:rsidP="00FC06A3">
            <w:pPr>
              <w:jc w:val="right"/>
              <w:rPr>
                <w:ins w:id="1957" w:author="somadmin" w:date="2026-09-25T20:51:00Z" w16du:dateUtc="2026-09-26T00:51:00Z"/>
                <w:color w:val="000000"/>
              </w:rPr>
            </w:pPr>
            <w:ins w:id="1958" w:author="somadmin" w:date="2026-09-25T20:51:00Z" w16du:dateUtc="2026-09-26T00:51:00Z">
              <w:r w:rsidRPr="00AC774B">
                <w:rPr>
                  <w:color w:val="000000"/>
                </w:rPr>
                <w:t>0.037826</w:t>
              </w:r>
            </w:ins>
          </w:p>
        </w:tc>
      </w:tr>
      <w:tr w:rsidR="00DA59F5" w:rsidRPr="00AC774B" w14:paraId="342EDE50" w14:textId="77777777" w:rsidTr="00FC06A3">
        <w:trPr>
          <w:trHeight w:val="255"/>
          <w:ins w:id="1959" w:author="somadmin" w:date="2026-09-25T20:51:00Z" w16du:dateUtc="2026-09-26T00:51:00Z"/>
        </w:trPr>
        <w:tc>
          <w:tcPr>
            <w:tcW w:w="1470" w:type="dxa"/>
            <w:noWrap/>
            <w:vAlign w:val="bottom"/>
            <w:hideMark/>
          </w:tcPr>
          <w:p w14:paraId="07F1BF09" w14:textId="77777777" w:rsidR="00DA59F5" w:rsidRPr="00AC774B" w:rsidRDefault="00DA59F5" w:rsidP="00FC06A3">
            <w:pPr>
              <w:rPr>
                <w:ins w:id="1960" w:author="somadmin" w:date="2026-09-25T20:51:00Z" w16du:dateUtc="2026-09-26T00:51:00Z"/>
                <w:color w:val="000000"/>
              </w:rPr>
            </w:pPr>
            <w:ins w:id="1961" w:author="somadmin" w:date="2026-09-25T20:51:00Z" w16du:dateUtc="2026-09-26T00:51:00Z">
              <w:r w:rsidRPr="00AC774B">
                <w:rPr>
                  <w:color w:val="000000"/>
                </w:rPr>
                <w:t>GO:0046034</w:t>
              </w:r>
            </w:ins>
          </w:p>
        </w:tc>
        <w:tc>
          <w:tcPr>
            <w:tcW w:w="2122" w:type="dxa"/>
            <w:noWrap/>
            <w:vAlign w:val="bottom"/>
            <w:hideMark/>
          </w:tcPr>
          <w:p w14:paraId="603A7A15" w14:textId="77777777" w:rsidR="00DA59F5" w:rsidRPr="00AC774B" w:rsidRDefault="00DA59F5" w:rsidP="00FC06A3">
            <w:pPr>
              <w:rPr>
                <w:ins w:id="1962" w:author="somadmin" w:date="2026-09-25T20:51:00Z" w16du:dateUtc="2026-09-26T00:51:00Z"/>
                <w:color w:val="000000"/>
              </w:rPr>
            </w:pPr>
            <w:ins w:id="1963" w:author="somadmin" w:date="2026-09-25T20:51:00Z" w16du:dateUtc="2026-09-26T00:51:00Z">
              <w:r w:rsidRPr="00AC774B">
                <w:rPr>
                  <w:color w:val="000000"/>
                </w:rPr>
                <w:t>biological_process</w:t>
              </w:r>
            </w:ins>
          </w:p>
        </w:tc>
        <w:tc>
          <w:tcPr>
            <w:tcW w:w="8482" w:type="dxa"/>
            <w:vAlign w:val="bottom"/>
            <w:hideMark/>
          </w:tcPr>
          <w:p w14:paraId="3E6A7236" w14:textId="77777777" w:rsidR="00DA59F5" w:rsidRPr="00AC774B" w:rsidRDefault="00DA59F5" w:rsidP="00FC06A3">
            <w:pPr>
              <w:rPr>
                <w:ins w:id="1964" w:author="somadmin" w:date="2026-09-25T20:51:00Z" w16du:dateUtc="2026-09-26T00:51:00Z"/>
                <w:color w:val="000000"/>
              </w:rPr>
            </w:pPr>
            <w:ins w:id="1965" w:author="somadmin" w:date="2026-09-25T20:51:00Z" w16du:dateUtc="2026-09-26T00:51:00Z">
              <w:r w:rsidRPr="00AC774B">
                <w:rPr>
                  <w:color w:val="000000"/>
                </w:rPr>
                <w:t>ATP metabolic process</w:t>
              </w:r>
            </w:ins>
          </w:p>
        </w:tc>
        <w:tc>
          <w:tcPr>
            <w:tcW w:w="1170" w:type="dxa"/>
            <w:noWrap/>
            <w:vAlign w:val="bottom"/>
            <w:hideMark/>
          </w:tcPr>
          <w:p w14:paraId="14AC61C1" w14:textId="77777777" w:rsidR="00DA59F5" w:rsidRPr="00AC774B" w:rsidRDefault="00DA59F5" w:rsidP="00FC06A3">
            <w:pPr>
              <w:jc w:val="right"/>
              <w:rPr>
                <w:ins w:id="1966" w:author="somadmin" w:date="2026-09-25T20:51:00Z" w16du:dateUtc="2026-09-26T00:51:00Z"/>
                <w:color w:val="000000"/>
              </w:rPr>
            </w:pPr>
            <w:ins w:id="1967" w:author="somadmin" w:date="2026-09-25T20:51:00Z" w16du:dateUtc="2026-09-26T00:51:00Z">
              <w:r w:rsidRPr="00AC774B">
                <w:rPr>
                  <w:color w:val="000000"/>
                </w:rPr>
                <w:t>0.038235</w:t>
              </w:r>
            </w:ins>
          </w:p>
        </w:tc>
      </w:tr>
      <w:tr w:rsidR="00DA59F5" w:rsidRPr="00AC774B" w14:paraId="5D8F13A5" w14:textId="77777777" w:rsidTr="00FC06A3">
        <w:trPr>
          <w:trHeight w:val="255"/>
          <w:ins w:id="1968" w:author="somadmin" w:date="2026-09-25T20:51:00Z" w16du:dateUtc="2026-09-26T00:51:00Z"/>
        </w:trPr>
        <w:tc>
          <w:tcPr>
            <w:tcW w:w="1470" w:type="dxa"/>
            <w:noWrap/>
            <w:vAlign w:val="bottom"/>
            <w:hideMark/>
          </w:tcPr>
          <w:p w14:paraId="05137B8F" w14:textId="77777777" w:rsidR="00DA59F5" w:rsidRPr="00AC774B" w:rsidRDefault="00DA59F5" w:rsidP="00FC06A3">
            <w:pPr>
              <w:rPr>
                <w:ins w:id="1969" w:author="somadmin" w:date="2026-09-25T20:51:00Z" w16du:dateUtc="2026-09-26T00:51:00Z"/>
                <w:color w:val="000000"/>
              </w:rPr>
            </w:pPr>
            <w:ins w:id="1970" w:author="somadmin" w:date="2026-09-25T20:51:00Z" w16du:dateUtc="2026-09-26T00:51:00Z">
              <w:r w:rsidRPr="00AC774B">
                <w:rPr>
                  <w:color w:val="000000"/>
                </w:rPr>
                <w:t>GO:0065007</w:t>
              </w:r>
            </w:ins>
          </w:p>
        </w:tc>
        <w:tc>
          <w:tcPr>
            <w:tcW w:w="2122" w:type="dxa"/>
            <w:noWrap/>
            <w:vAlign w:val="bottom"/>
            <w:hideMark/>
          </w:tcPr>
          <w:p w14:paraId="5777BDEB" w14:textId="77777777" w:rsidR="00DA59F5" w:rsidRPr="00AC774B" w:rsidRDefault="00DA59F5" w:rsidP="00FC06A3">
            <w:pPr>
              <w:rPr>
                <w:ins w:id="1971" w:author="somadmin" w:date="2026-09-25T20:51:00Z" w16du:dateUtc="2026-09-26T00:51:00Z"/>
                <w:color w:val="000000"/>
              </w:rPr>
            </w:pPr>
            <w:ins w:id="1972" w:author="somadmin" w:date="2026-09-25T20:51:00Z" w16du:dateUtc="2026-09-26T00:51:00Z">
              <w:r w:rsidRPr="00AC774B">
                <w:rPr>
                  <w:color w:val="000000"/>
                </w:rPr>
                <w:t>biological_process</w:t>
              </w:r>
            </w:ins>
          </w:p>
        </w:tc>
        <w:tc>
          <w:tcPr>
            <w:tcW w:w="8482" w:type="dxa"/>
            <w:vAlign w:val="bottom"/>
            <w:hideMark/>
          </w:tcPr>
          <w:p w14:paraId="27BDB737" w14:textId="77777777" w:rsidR="00DA59F5" w:rsidRPr="00AC774B" w:rsidRDefault="00DA59F5" w:rsidP="00FC06A3">
            <w:pPr>
              <w:rPr>
                <w:ins w:id="1973" w:author="somadmin" w:date="2026-09-25T20:51:00Z" w16du:dateUtc="2026-09-26T00:51:00Z"/>
                <w:color w:val="000000"/>
              </w:rPr>
            </w:pPr>
            <w:ins w:id="1974" w:author="somadmin" w:date="2026-09-25T20:51:00Z" w16du:dateUtc="2026-09-26T00:51:00Z">
              <w:r w:rsidRPr="00AC774B">
                <w:rPr>
                  <w:color w:val="000000"/>
                </w:rPr>
                <w:t>biological regulation</w:t>
              </w:r>
            </w:ins>
          </w:p>
        </w:tc>
        <w:tc>
          <w:tcPr>
            <w:tcW w:w="1170" w:type="dxa"/>
            <w:noWrap/>
            <w:vAlign w:val="bottom"/>
            <w:hideMark/>
          </w:tcPr>
          <w:p w14:paraId="342A8077" w14:textId="77777777" w:rsidR="00DA59F5" w:rsidRPr="00AC774B" w:rsidRDefault="00DA59F5" w:rsidP="00FC06A3">
            <w:pPr>
              <w:jc w:val="right"/>
              <w:rPr>
                <w:ins w:id="1975" w:author="somadmin" w:date="2026-09-25T20:51:00Z" w16du:dateUtc="2026-09-26T00:51:00Z"/>
                <w:color w:val="000000"/>
              </w:rPr>
            </w:pPr>
            <w:ins w:id="1976" w:author="somadmin" w:date="2026-09-25T20:51:00Z" w16du:dateUtc="2026-09-26T00:51:00Z">
              <w:r w:rsidRPr="00AC774B">
                <w:rPr>
                  <w:color w:val="000000"/>
                </w:rPr>
                <w:t>0.040556</w:t>
              </w:r>
            </w:ins>
          </w:p>
        </w:tc>
      </w:tr>
      <w:tr w:rsidR="00DA59F5" w:rsidRPr="00AC774B" w14:paraId="2F8418FD" w14:textId="77777777" w:rsidTr="00FC06A3">
        <w:trPr>
          <w:trHeight w:val="255"/>
          <w:ins w:id="1977" w:author="somadmin" w:date="2026-09-25T20:51:00Z" w16du:dateUtc="2026-09-26T00:51:00Z"/>
        </w:trPr>
        <w:tc>
          <w:tcPr>
            <w:tcW w:w="1470" w:type="dxa"/>
            <w:noWrap/>
            <w:vAlign w:val="bottom"/>
            <w:hideMark/>
          </w:tcPr>
          <w:p w14:paraId="54F1868B" w14:textId="77777777" w:rsidR="00DA59F5" w:rsidRPr="00AC774B" w:rsidRDefault="00DA59F5" w:rsidP="00FC06A3">
            <w:pPr>
              <w:rPr>
                <w:ins w:id="1978" w:author="somadmin" w:date="2026-09-25T20:51:00Z" w16du:dateUtc="2026-09-26T00:51:00Z"/>
                <w:color w:val="000000"/>
              </w:rPr>
            </w:pPr>
            <w:ins w:id="1979" w:author="somadmin" w:date="2026-09-25T20:51:00Z" w16du:dateUtc="2026-09-26T00:51:00Z">
              <w:r w:rsidRPr="00AC774B">
                <w:rPr>
                  <w:color w:val="000000"/>
                </w:rPr>
                <w:t>GO:0043623</w:t>
              </w:r>
            </w:ins>
          </w:p>
        </w:tc>
        <w:tc>
          <w:tcPr>
            <w:tcW w:w="2122" w:type="dxa"/>
            <w:noWrap/>
            <w:vAlign w:val="bottom"/>
            <w:hideMark/>
          </w:tcPr>
          <w:p w14:paraId="50C36806" w14:textId="77777777" w:rsidR="00DA59F5" w:rsidRPr="00AC774B" w:rsidRDefault="00DA59F5" w:rsidP="00FC06A3">
            <w:pPr>
              <w:rPr>
                <w:ins w:id="1980" w:author="somadmin" w:date="2026-09-25T20:51:00Z" w16du:dateUtc="2026-09-26T00:51:00Z"/>
                <w:color w:val="000000"/>
              </w:rPr>
            </w:pPr>
            <w:ins w:id="1981" w:author="somadmin" w:date="2026-09-25T20:51:00Z" w16du:dateUtc="2026-09-26T00:51:00Z">
              <w:r w:rsidRPr="00AC774B">
                <w:rPr>
                  <w:color w:val="000000"/>
                </w:rPr>
                <w:t>biological_process</w:t>
              </w:r>
            </w:ins>
          </w:p>
        </w:tc>
        <w:tc>
          <w:tcPr>
            <w:tcW w:w="8482" w:type="dxa"/>
            <w:vAlign w:val="bottom"/>
            <w:hideMark/>
          </w:tcPr>
          <w:p w14:paraId="737A8CBD" w14:textId="77777777" w:rsidR="00DA59F5" w:rsidRPr="00AC774B" w:rsidRDefault="00DA59F5" w:rsidP="00FC06A3">
            <w:pPr>
              <w:rPr>
                <w:ins w:id="1982" w:author="somadmin" w:date="2026-09-25T20:51:00Z" w16du:dateUtc="2026-09-26T00:51:00Z"/>
                <w:color w:val="000000"/>
              </w:rPr>
            </w:pPr>
            <w:ins w:id="1983" w:author="somadmin" w:date="2026-09-25T20:51:00Z" w16du:dateUtc="2026-09-26T00:51:00Z">
              <w:r w:rsidRPr="00AC774B">
                <w:rPr>
                  <w:color w:val="000000"/>
                </w:rPr>
                <w:t>cellular protein complex assembly</w:t>
              </w:r>
            </w:ins>
          </w:p>
        </w:tc>
        <w:tc>
          <w:tcPr>
            <w:tcW w:w="1170" w:type="dxa"/>
            <w:noWrap/>
            <w:vAlign w:val="bottom"/>
            <w:hideMark/>
          </w:tcPr>
          <w:p w14:paraId="3F761157" w14:textId="77777777" w:rsidR="00DA59F5" w:rsidRPr="00AC774B" w:rsidRDefault="00DA59F5" w:rsidP="00FC06A3">
            <w:pPr>
              <w:jc w:val="right"/>
              <w:rPr>
                <w:ins w:id="1984" w:author="somadmin" w:date="2026-09-25T20:51:00Z" w16du:dateUtc="2026-09-26T00:51:00Z"/>
                <w:color w:val="000000"/>
              </w:rPr>
            </w:pPr>
            <w:ins w:id="1985" w:author="somadmin" w:date="2026-09-25T20:51:00Z" w16du:dateUtc="2026-09-26T00:51:00Z">
              <w:r w:rsidRPr="00AC774B">
                <w:rPr>
                  <w:color w:val="000000"/>
                </w:rPr>
                <w:t>0.040581</w:t>
              </w:r>
            </w:ins>
          </w:p>
        </w:tc>
      </w:tr>
      <w:tr w:rsidR="00DA59F5" w:rsidRPr="00AC774B" w14:paraId="21FF1BC5" w14:textId="77777777" w:rsidTr="00FC06A3">
        <w:trPr>
          <w:trHeight w:val="255"/>
          <w:ins w:id="1986" w:author="somadmin" w:date="2026-09-25T20:51:00Z" w16du:dateUtc="2026-09-26T00:51:00Z"/>
        </w:trPr>
        <w:tc>
          <w:tcPr>
            <w:tcW w:w="1470" w:type="dxa"/>
            <w:noWrap/>
            <w:vAlign w:val="bottom"/>
            <w:hideMark/>
          </w:tcPr>
          <w:p w14:paraId="79BF6857" w14:textId="77777777" w:rsidR="00DA59F5" w:rsidRPr="00AC774B" w:rsidRDefault="00DA59F5" w:rsidP="00FC06A3">
            <w:pPr>
              <w:rPr>
                <w:ins w:id="1987" w:author="somadmin" w:date="2026-09-25T20:51:00Z" w16du:dateUtc="2026-09-26T00:51:00Z"/>
                <w:color w:val="000000"/>
              </w:rPr>
            </w:pPr>
            <w:ins w:id="1988" w:author="somadmin" w:date="2026-09-25T20:51:00Z" w16du:dateUtc="2026-09-26T00:51:00Z">
              <w:r w:rsidRPr="00AC774B">
                <w:rPr>
                  <w:color w:val="000000"/>
                </w:rPr>
                <w:t>GO:0002682</w:t>
              </w:r>
            </w:ins>
          </w:p>
        </w:tc>
        <w:tc>
          <w:tcPr>
            <w:tcW w:w="2122" w:type="dxa"/>
            <w:noWrap/>
            <w:vAlign w:val="bottom"/>
            <w:hideMark/>
          </w:tcPr>
          <w:p w14:paraId="3F12C7EB" w14:textId="77777777" w:rsidR="00DA59F5" w:rsidRPr="00AC774B" w:rsidRDefault="00DA59F5" w:rsidP="00FC06A3">
            <w:pPr>
              <w:rPr>
                <w:ins w:id="1989" w:author="somadmin" w:date="2026-09-25T20:51:00Z" w16du:dateUtc="2026-09-26T00:51:00Z"/>
                <w:color w:val="000000"/>
              </w:rPr>
            </w:pPr>
            <w:ins w:id="1990" w:author="somadmin" w:date="2026-09-25T20:51:00Z" w16du:dateUtc="2026-09-26T00:51:00Z">
              <w:r w:rsidRPr="00AC774B">
                <w:rPr>
                  <w:color w:val="000000"/>
                </w:rPr>
                <w:t>biological_process</w:t>
              </w:r>
            </w:ins>
          </w:p>
        </w:tc>
        <w:tc>
          <w:tcPr>
            <w:tcW w:w="8482" w:type="dxa"/>
            <w:vAlign w:val="bottom"/>
            <w:hideMark/>
          </w:tcPr>
          <w:p w14:paraId="4E8C5504" w14:textId="77777777" w:rsidR="00DA59F5" w:rsidRPr="00AC774B" w:rsidRDefault="00DA59F5" w:rsidP="00FC06A3">
            <w:pPr>
              <w:rPr>
                <w:ins w:id="1991" w:author="somadmin" w:date="2026-09-25T20:51:00Z" w16du:dateUtc="2026-09-26T00:51:00Z"/>
                <w:color w:val="000000"/>
              </w:rPr>
            </w:pPr>
            <w:ins w:id="1992" w:author="somadmin" w:date="2026-09-25T20:51:00Z" w16du:dateUtc="2026-09-26T00:51:00Z">
              <w:r w:rsidRPr="00AC774B">
                <w:rPr>
                  <w:color w:val="000000"/>
                </w:rPr>
                <w:t>regulation of immune system process</w:t>
              </w:r>
            </w:ins>
          </w:p>
        </w:tc>
        <w:tc>
          <w:tcPr>
            <w:tcW w:w="1170" w:type="dxa"/>
            <w:noWrap/>
            <w:vAlign w:val="bottom"/>
            <w:hideMark/>
          </w:tcPr>
          <w:p w14:paraId="78A661B4" w14:textId="77777777" w:rsidR="00DA59F5" w:rsidRPr="00AC774B" w:rsidRDefault="00DA59F5" w:rsidP="00FC06A3">
            <w:pPr>
              <w:jc w:val="right"/>
              <w:rPr>
                <w:ins w:id="1993" w:author="somadmin" w:date="2026-09-25T20:51:00Z" w16du:dateUtc="2026-09-26T00:51:00Z"/>
                <w:color w:val="000000"/>
              </w:rPr>
            </w:pPr>
            <w:ins w:id="1994" w:author="somadmin" w:date="2026-09-25T20:51:00Z" w16du:dateUtc="2026-09-26T00:51:00Z">
              <w:r w:rsidRPr="00AC774B">
                <w:rPr>
                  <w:color w:val="000000"/>
                </w:rPr>
                <w:t>0.041208</w:t>
              </w:r>
            </w:ins>
          </w:p>
        </w:tc>
      </w:tr>
      <w:tr w:rsidR="00DA59F5" w:rsidRPr="00AC774B" w14:paraId="3DAB4675" w14:textId="77777777" w:rsidTr="00FC06A3">
        <w:trPr>
          <w:trHeight w:val="255"/>
          <w:ins w:id="1995" w:author="somadmin" w:date="2026-09-25T20:51:00Z" w16du:dateUtc="2026-09-26T00:51:00Z"/>
        </w:trPr>
        <w:tc>
          <w:tcPr>
            <w:tcW w:w="1470" w:type="dxa"/>
            <w:noWrap/>
            <w:vAlign w:val="bottom"/>
            <w:hideMark/>
          </w:tcPr>
          <w:p w14:paraId="52D92543" w14:textId="77777777" w:rsidR="00DA59F5" w:rsidRPr="00AC774B" w:rsidRDefault="00DA59F5" w:rsidP="00FC06A3">
            <w:pPr>
              <w:rPr>
                <w:ins w:id="1996" w:author="somadmin" w:date="2026-09-25T20:51:00Z" w16du:dateUtc="2026-09-26T00:51:00Z"/>
                <w:color w:val="000000"/>
              </w:rPr>
            </w:pPr>
            <w:ins w:id="1997" w:author="somadmin" w:date="2026-09-25T20:51:00Z" w16du:dateUtc="2026-09-26T00:51:00Z">
              <w:r w:rsidRPr="00AC774B">
                <w:rPr>
                  <w:color w:val="000000"/>
                </w:rPr>
                <w:t>GO:0019216</w:t>
              </w:r>
            </w:ins>
          </w:p>
        </w:tc>
        <w:tc>
          <w:tcPr>
            <w:tcW w:w="2122" w:type="dxa"/>
            <w:noWrap/>
            <w:vAlign w:val="bottom"/>
            <w:hideMark/>
          </w:tcPr>
          <w:p w14:paraId="6F776D3A" w14:textId="77777777" w:rsidR="00DA59F5" w:rsidRPr="00AC774B" w:rsidRDefault="00DA59F5" w:rsidP="00FC06A3">
            <w:pPr>
              <w:rPr>
                <w:ins w:id="1998" w:author="somadmin" w:date="2026-09-25T20:51:00Z" w16du:dateUtc="2026-09-26T00:51:00Z"/>
                <w:color w:val="000000"/>
              </w:rPr>
            </w:pPr>
            <w:ins w:id="1999" w:author="somadmin" w:date="2026-09-25T20:51:00Z" w16du:dateUtc="2026-09-26T00:51:00Z">
              <w:r w:rsidRPr="00AC774B">
                <w:rPr>
                  <w:color w:val="000000"/>
                </w:rPr>
                <w:t>biological_process</w:t>
              </w:r>
            </w:ins>
          </w:p>
        </w:tc>
        <w:tc>
          <w:tcPr>
            <w:tcW w:w="8482" w:type="dxa"/>
            <w:vAlign w:val="bottom"/>
            <w:hideMark/>
          </w:tcPr>
          <w:p w14:paraId="53A64DDE" w14:textId="77777777" w:rsidR="00DA59F5" w:rsidRPr="00AC774B" w:rsidRDefault="00DA59F5" w:rsidP="00FC06A3">
            <w:pPr>
              <w:rPr>
                <w:ins w:id="2000" w:author="somadmin" w:date="2026-09-25T20:51:00Z" w16du:dateUtc="2026-09-26T00:51:00Z"/>
                <w:color w:val="000000"/>
              </w:rPr>
            </w:pPr>
            <w:ins w:id="2001" w:author="somadmin" w:date="2026-09-25T20:51:00Z" w16du:dateUtc="2026-09-26T00:51:00Z">
              <w:r w:rsidRPr="00AC774B">
                <w:rPr>
                  <w:color w:val="000000"/>
                </w:rPr>
                <w:t>regulation of lipid metabolic process</w:t>
              </w:r>
            </w:ins>
          </w:p>
        </w:tc>
        <w:tc>
          <w:tcPr>
            <w:tcW w:w="1170" w:type="dxa"/>
            <w:noWrap/>
            <w:vAlign w:val="bottom"/>
            <w:hideMark/>
          </w:tcPr>
          <w:p w14:paraId="2E062AF8" w14:textId="77777777" w:rsidR="00DA59F5" w:rsidRPr="00AC774B" w:rsidRDefault="00DA59F5" w:rsidP="00FC06A3">
            <w:pPr>
              <w:jc w:val="right"/>
              <w:rPr>
                <w:ins w:id="2002" w:author="somadmin" w:date="2026-09-25T20:51:00Z" w16du:dateUtc="2026-09-26T00:51:00Z"/>
                <w:color w:val="000000"/>
              </w:rPr>
            </w:pPr>
            <w:ins w:id="2003" w:author="somadmin" w:date="2026-09-25T20:51:00Z" w16du:dateUtc="2026-09-26T00:51:00Z">
              <w:r w:rsidRPr="00AC774B">
                <w:rPr>
                  <w:color w:val="000000"/>
                </w:rPr>
                <w:t>0.042217</w:t>
              </w:r>
            </w:ins>
          </w:p>
        </w:tc>
      </w:tr>
      <w:tr w:rsidR="00DA59F5" w:rsidRPr="00AC774B" w14:paraId="6E850B9C" w14:textId="77777777" w:rsidTr="00FC06A3">
        <w:trPr>
          <w:trHeight w:val="255"/>
          <w:ins w:id="2004" w:author="somadmin" w:date="2026-09-25T20:51:00Z" w16du:dateUtc="2026-09-26T00:51:00Z"/>
        </w:trPr>
        <w:tc>
          <w:tcPr>
            <w:tcW w:w="1470" w:type="dxa"/>
            <w:noWrap/>
            <w:vAlign w:val="bottom"/>
            <w:hideMark/>
          </w:tcPr>
          <w:p w14:paraId="6EBAD297" w14:textId="77777777" w:rsidR="00DA59F5" w:rsidRPr="00AC774B" w:rsidRDefault="00DA59F5" w:rsidP="00FC06A3">
            <w:pPr>
              <w:rPr>
                <w:ins w:id="2005" w:author="somadmin" w:date="2026-09-25T20:51:00Z" w16du:dateUtc="2026-09-26T00:51:00Z"/>
                <w:color w:val="000000"/>
              </w:rPr>
            </w:pPr>
            <w:ins w:id="2006" w:author="somadmin" w:date="2026-09-25T20:51:00Z" w16du:dateUtc="2026-09-26T00:51:00Z">
              <w:r w:rsidRPr="00AC774B">
                <w:rPr>
                  <w:color w:val="000000"/>
                </w:rPr>
                <w:t>GO:0009653</w:t>
              </w:r>
            </w:ins>
          </w:p>
        </w:tc>
        <w:tc>
          <w:tcPr>
            <w:tcW w:w="2122" w:type="dxa"/>
            <w:noWrap/>
            <w:vAlign w:val="bottom"/>
            <w:hideMark/>
          </w:tcPr>
          <w:p w14:paraId="102DCDC4" w14:textId="77777777" w:rsidR="00DA59F5" w:rsidRPr="00AC774B" w:rsidRDefault="00DA59F5" w:rsidP="00FC06A3">
            <w:pPr>
              <w:rPr>
                <w:ins w:id="2007" w:author="somadmin" w:date="2026-09-25T20:51:00Z" w16du:dateUtc="2026-09-26T00:51:00Z"/>
                <w:color w:val="000000"/>
              </w:rPr>
            </w:pPr>
            <w:ins w:id="2008" w:author="somadmin" w:date="2026-09-25T20:51:00Z" w16du:dateUtc="2026-09-26T00:51:00Z">
              <w:r w:rsidRPr="00AC774B">
                <w:rPr>
                  <w:color w:val="000000"/>
                </w:rPr>
                <w:t>biological_process</w:t>
              </w:r>
            </w:ins>
          </w:p>
        </w:tc>
        <w:tc>
          <w:tcPr>
            <w:tcW w:w="8482" w:type="dxa"/>
            <w:vAlign w:val="bottom"/>
            <w:hideMark/>
          </w:tcPr>
          <w:p w14:paraId="483B82B0" w14:textId="77777777" w:rsidR="00DA59F5" w:rsidRPr="00AC774B" w:rsidRDefault="00DA59F5" w:rsidP="00FC06A3">
            <w:pPr>
              <w:rPr>
                <w:ins w:id="2009" w:author="somadmin" w:date="2026-09-25T20:51:00Z" w16du:dateUtc="2026-09-26T00:51:00Z"/>
                <w:color w:val="000000"/>
              </w:rPr>
            </w:pPr>
            <w:ins w:id="2010" w:author="somadmin" w:date="2026-09-25T20:51:00Z" w16du:dateUtc="2026-09-26T00:51:00Z">
              <w:r w:rsidRPr="00AC774B">
                <w:rPr>
                  <w:color w:val="000000"/>
                </w:rPr>
                <w:t>anatomical structure morphogenesis</w:t>
              </w:r>
            </w:ins>
          </w:p>
        </w:tc>
        <w:tc>
          <w:tcPr>
            <w:tcW w:w="1170" w:type="dxa"/>
            <w:noWrap/>
            <w:vAlign w:val="bottom"/>
            <w:hideMark/>
          </w:tcPr>
          <w:p w14:paraId="2E117367" w14:textId="77777777" w:rsidR="00DA59F5" w:rsidRPr="00AC774B" w:rsidRDefault="00DA59F5" w:rsidP="00FC06A3">
            <w:pPr>
              <w:jc w:val="right"/>
              <w:rPr>
                <w:ins w:id="2011" w:author="somadmin" w:date="2026-09-25T20:51:00Z" w16du:dateUtc="2026-09-26T00:51:00Z"/>
                <w:color w:val="000000"/>
              </w:rPr>
            </w:pPr>
            <w:ins w:id="2012" w:author="somadmin" w:date="2026-09-25T20:51:00Z" w16du:dateUtc="2026-09-26T00:51:00Z">
              <w:r w:rsidRPr="00AC774B">
                <w:rPr>
                  <w:color w:val="000000"/>
                </w:rPr>
                <w:t>0.042573</w:t>
              </w:r>
            </w:ins>
          </w:p>
        </w:tc>
      </w:tr>
      <w:tr w:rsidR="00DA59F5" w:rsidRPr="00AC774B" w14:paraId="2E4D820F" w14:textId="77777777" w:rsidTr="00FC06A3">
        <w:trPr>
          <w:trHeight w:val="255"/>
          <w:ins w:id="2013" w:author="somadmin" w:date="2026-09-25T20:51:00Z" w16du:dateUtc="2026-09-26T00:51:00Z"/>
        </w:trPr>
        <w:tc>
          <w:tcPr>
            <w:tcW w:w="1470" w:type="dxa"/>
            <w:noWrap/>
            <w:vAlign w:val="bottom"/>
            <w:hideMark/>
          </w:tcPr>
          <w:p w14:paraId="011B4DAC" w14:textId="77777777" w:rsidR="00DA59F5" w:rsidRPr="00AC774B" w:rsidRDefault="00DA59F5" w:rsidP="00FC06A3">
            <w:pPr>
              <w:rPr>
                <w:ins w:id="2014" w:author="somadmin" w:date="2026-09-25T20:51:00Z" w16du:dateUtc="2026-09-26T00:51:00Z"/>
                <w:color w:val="000000"/>
              </w:rPr>
            </w:pPr>
            <w:ins w:id="2015" w:author="somadmin" w:date="2026-09-25T20:51:00Z" w16du:dateUtc="2026-09-26T00:51:00Z">
              <w:r w:rsidRPr="00AC774B">
                <w:rPr>
                  <w:color w:val="000000"/>
                </w:rPr>
                <w:t>GO:0010596</w:t>
              </w:r>
            </w:ins>
          </w:p>
        </w:tc>
        <w:tc>
          <w:tcPr>
            <w:tcW w:w="2122" w:type="dxa"/>
            <w:noWrap/>
            <w:vAlign w:val="bottom"/>
            <w:hideMark/>
          </w:tcPr>
          <w:p w14:paraId="0F7F657A" w14:textId="77777777" w:rsidR="00DA59F5" w:rsidRPr="00AC774B" w:rsidRDefault="00DA59F5" w:rsidP="00FC06A3">
            <w:pPr>
              <w:rPr>
                <w:ins w:id="2016" w:author="somadmin" w:date="2026-09-25T20:51:00Z" w16du:dateUtc="2026-09-26T00:51:00Z"/>
                <w:color w:val="000000"/>
              </w:rPr>
            </w:pPr>
            <w:ins w:id="2017" w:author="somadmin" w:date="2026-09-25T20:51:00Z" w16du:dateUtc="2026-09-26T00:51:00Z">
              <w:r w:rsidRPr="00AC774B">
                <w:rPr>
                  <w:color w:val="000000"/>
                </w:rPr>
                <w:t>biological_process</w:t>
              </w:r>
            </w:ins>
          </w:p>
        </w:tc>
        <w:tc>
          <w:tcPr>
            <w:tcW w:w="8482" w:type="dxa"/>
            <w:vAlign w:val="bottom"/>
            <w:hideMark/>
          </w:tcPr>
          <w:p w14:paraId="2564B052" w14:textId="77777777" w:rsidR="00DA59F5" w:rsidRPr="00AC774B" w:rsidRDefault="00DA59F5" w:rsidP="00FC06A3">
            <w:pPr>
              <w:rPr>
                <w:ins w:id="2018" w:author="somadmin" w:date="2026-09-25T20:51:00Z" w16du:dateUtc="2026-09-26T00:51:00Z"/>
                <w:color w:val="000000"/>
              </w:rPr>
            </w:pPr>
            <w:ins w:id="2019" w:author="somadmin" w:date="2026-09-25T20:51:00Z" w16du:dateUtc="2026-09-26T00:51:00Z">
              <w:r w:rsidRPr="00AC774B">
                <w:rPr>
                  <w:color w:val="000000"/>
                </w:rPr>
                <w:t>negative regulation of endothelial cell migration</w:t>
              </w:r>
            </w:ins>
          </w:p>
        </w:tc>
        <w:tc>
          <w:tcPr>
            <w:tcW w:w="1170" w:type="dxa"/>
            <w:noWrap/>
            <w:vAlign w:val="bottom"/>
            <w:hideMark/>
          </w:tcPr>
          <w:p w14:paraId="22CD0535" w14:textId="77777777" w:rsidR="00DA59F5" w:rsidRPr="00AC774B" w:rsidRDefault="00DA59F5" w:rsidP="00FC06A3">
            <w:pPr>
              <w:jc w:val="right"/>
              <w:rPr>
                <w:ins w:id="2020" w:author="somadmin" w:date="2026-09-25T20:51:00Z" w16du:dateUtc="2026-09-26T00:51:00Z"/>
                <w:color w:val="000000"/>
              </w:rPr>
            </w:pPr>
            <w:ins w:id="2021" w:author="somadmin" w:date="2026-09-25T20:51:00Z" w16du:dateUtc="2026-09-26T00:51:00Z">
              <w:r w:rsidRPr="00AC774B">
                <w:rPr>
                  <w:color w:val="000000"/>
                </w:rPr>
                <w:t>0.042611</w:t>
              </w:r>
            </w:ins>
          </w:p>
        </w:tc>
      </w:tr>
      <w:tr w:rsidR="00DA59F5" w:rsidRPr="00AC774B" w14:paraId="5A7A7A2E" w14:textId="77777777" w:rsidTr="00FC06A3">
        <w:trPr>
          <w:trHeight w:val="510"/>
          <w:ins w:id="2022" w:author="somadmin" w:date="2026-09-25T20:51:00Z" w16du:dateUtc="2026-09-26T00:51:00Z"/>
        </w:trPr>
        <w:tc>
          <w:tcPr>
            <w:tcW w:w="1470" w:type="dxa"/>
            <w:noWrap/>
            <w:vAlign w:val="bottom"/>
            <w:hideMark/>
          </w:tcPr>
          <w:p w14:paraId="6E833354" w14:textId="77777777" w:rsidR="00DA59F5" w:rsidRPr="00AC774B" w:rsidRDefault="00DA59F5" w:rsidP="00FC06A3">
            <w:pPr>
              <w:rPr>
                <w:ins w:id="2023" w:author="somadmin" w:date="2026-09-25T20:51:00Z" w16du:dateUtc="2026-09-26T00:51:00Z"/>
                <w:color w:val="000000"/>
              </w:rPr>
            </w:pPr>
            <w:ins w:id="2024" w:author="somadmin" w:date="2026-09-25T20:51:00Z" w16du:dateUtc="2026-09-26T00:51:00Z">
              <w:r w:rsidRPr="00AC774B">
                <w:rPr>
                  <w:color w:val="000000"/>
                </w:rPr>
                <w:t>GO:0051279</w:t>
              </w:r>
            </w:ins>
          </w:p>
        </w:tc>
        <w:tc>
          <w:tcPr>
            <w:tcW w:w="2122" w:type="dxa"/>
            <w:noWrap/>
            <w:vAlign w:val="bottom"/>
            <w:hideMark/>
          </w:tcPr>
          <w:p w14:paraId="3A5516B6" w14:textId="77777777" w:rsidR="00DA59F5" w:rsidRPr="00AC774B" w:rsidRDefault="00DA59F5" w:rsidP="00FC06A3">
            <w:pPr>
              <w:rPr>
                <w:ins w:id="2025" w:author="somadmin" w:date="2026-09-25T20:51:00Z" w16du:dateUtc="2026-09-26T00:51:00Z"/>
                <w:color w:val="000000"/>
              </w:rPr>
            </w:pPr>
            <w:ins w:id="2026" w:author="somadmin" w:date="2026-09-25T20:51:00Z" w16du:dateUtc="2026-09-26T00:51:00Z">
              <w:r w:rsidRPr="00AC774B">
                <w:rPr>
                  <w:color w:val="000000"/>
                </w:rPr>
                <w:t>biological_process</w:t>
              </w:r>
            </w:ins>
          </w:p>
        </w:tc>
        <w:tc>
          <w:tcPr>
            <w:tcW w:w="8482" w:type="dxa"/>
            <w:vAlign w:val="bottom"/>
            <w:hideMark/>
          </w:tcPr>
          <w:p w14:paraId="6D5529A5" w14:textId="77777777" w:rsidR="00DA59F5" w:rsidRPr="00AC774B" w:rsidRDefault="00DA59F5" w:rsidP="00FC06A3">
            <w:pPr>
              <w:rPr>
                <w:ins w:id="2027" w:author="somadmin" w:date="2026-09-25T20:51:00Z" w16du:dateUtc="2026-09-26T00:51:00Z"/>
                <w:color w:val="000000"/>
              </w:rPr>
            </w:pPr>
            <w:ins w:id="2028" w:author="somadmin" w:date="2026-09-25T20:51:00Z" w16du:dateUtc="2026-09-26T00:51:00Z">
              <w:r w:rsidRPr="00AC774B">
                <w:rPr>
                  <w:color w:val="000000"/>
                </w:rPr>
                <w:t>regulation of release of sequestered calcium ion into cytosol</w:t>
              </w:r>
            </w:ins>
          </w:p>
        </w:tc>
        <w:tc>
          <w:tcPr>
            <w:tcW w:w="1170" w:type="dxa"/>
            <w:noWrap/>
            <w:vAlign w:val="bottom"/>
            <w:hideMark/>
          </w:tcPr>
          <w:p w14:paraId="772B7D7F" w14:textId="77777777" w:rsidR="00DA59F5" w:rsidRPr="00AC774B" w:rsidRDefault="00DA59F5" w:rsidP="00FC06A3">
            <w:pPr>
              <w:jc w:val="right"/>
              <w:rPr>
                <w:ins w:id="2029" w:author="somadmin" w:date="2026-09-25T20:51:00Z" w16du:dateUtc="2026-09-26T00:51:00Z"/>
                <w:color w:val="000000"/>
              </w:rPr>
            </w:pPr>
            <w:ins w:id="2030" w:author="somadmin" w:date="2026-09-25T20:51:00Z" w16du:dateUtc="2026-09-26T00:51:00Z">
              <w:r w:rsidRPr="00AC774B">
                <w:rPr>
                  <w:color w:val="000000"/>
                </w:rPr>
                <w:t>0.042611</w:t>
              </w:r>
            </w:ins>
          </w:p>
        </w:tc>
      </w:tr>
      <w:tr w:rsidR="00DA59F5" w:rsidRPr="00AC774B" w14:paraId="11D874E1" w14:textId="77777777" w:rsidTr="00FC06A3">
        <w:trPr>
          <w:trHeight w:val="255"/>
          <w:ins w:id="2031" w:author="somadmin" w:date="2026-09-25T20:51:00Z" w16du:dateUtc="2026-09-26T00:51:00Z"/>
        </w:trPr>
        <w:tc>
          <w:tcPr>
            <w:tcW w:w="1470" w:type="dxa"/>
            <w:noWrap/>
            <w:vAlign w:val="bottom"/>
            <w:hideMark/>
          </w:tcPr>
          <w:p w14:paraId="27AE1918" w14:textId="77777777" w:rsidR="00DA59F5" w:rsidRPr="00AC774B" w:rsidRDefault="00DA59F5" w:rsidP="00FC06A3">
            <w:pPr>
              <w:rPr>
                <w:ins w:id="2032" w:author="somadmin" w:date="2026-09-25T20:51:00Z" w16du:dateUtc="2026-09-26T00:51:00Z"/>
                <w:color w:val="000000"/>
              </w:rPr>
            </w:pPr>
            <w:ins w:id="2033" w:author="somadmin" w:date="2026-09-25T20:51:00Z" w16du:dateUtc="2026-09-26T00:51:00Z">
              <w:r w:rsidRPr="00AC774B">
                <w:rPr>
                  <w:color w:val="000000"/>
                </w:rPr>
                <w:t>GO:0031960</w:t>
              </w:r>
            </w:ins>
          </w:p>
        </w:tc>
        <w:tc>
          <w:tcPr>
            <w:tcW w:w="2122" w:type="dxa"/>
            <w:noWrap/>
            <w:vAlign w:val="bottom"/>
            <w:hideMark/>
          </w:tcPr>
          <w:p w14:paraId="5D057426" w14:textId="77777777" w:rsidR="00DA59F5" w:rsidRPr="00AC774B" w:rsidRDefault="00DA59F5" w:rsidP="00FC06A3">
            <w:pPr>
              <w:rPr>
                <w:ins w:id="2034" w:author="somadmin" w:date="2026-09-25T20:51:00Z" w16du:dateUtc="2026-09-26T00:51:00Z"/>
                <w:color w:val="000000"/>
              </w:rPr>
            </w:pPr>
            <w:ins w:id="2035" w:author="somadmin" w:date="2026-09-25T20:51:00Z" w16du:dateUtc="2026-09-26T00:51:00Z">
              <w:r w:rsidRPr="00AC774B">
                <w:rPr>
                  <w:color w:val="000000"/>
                </w:rPr>
                <w:t>biological_process</w:t>
              </w:r>
            </w:ins>
          </w:p>
        </w:tc>
        <w:tc>
          <w:tcPr>
            <w:tcW w:w="8482" w:type="dxa"/>
            <w:vAlign w:val="bottom"/>
            <w:hideMark/>
          </w:tcPr>
          <w:p w14:paraId="3545CC1E" w14:textId="77777777" w:rsidR="00DA59F5" w:rsidRPr="00AC774B" w:rsidRDefault="00DA59F5" w:rsidP="00FC06A3">
            <w:pPr>
              <w:rPr>
                <w:ins w:id="2036" w:author="somadmin" w:date="2026-09-25T20:51:00Z" w16du:dateUtc="2026-09-26T00:51:00Z"/>
                <w:color w:val="000000"/>
              </w:rPr>
            </w:pPr>
            <w:ins w:id="2037" w:author="somadmin" w:date="2026-09-25T20:51:00Z" w16du:dateUtc="2026-09-26T00:51:00Z">
              <w:r w:rsidRPr="00AC774B">
                <w:rPr>
                  <w:color w:val="000000"/>
                </w:rPr>
                <w:t>response to corticosteroid stimulus</w:t>
              </w:r>
            </w:ins>
          </w:p>
        </w:tc>
        <w:tc>
          <w:tcPr>
            <w:tcW w:w="1170" w:type="dxa"/>
            <w:noWrap/>
            <w:vAlign w:val="bottom"/>
            <w:hideMark/>
          </w:tcPr>
          <w:p w14:paraId="51B46D78" w14:textId="77777777" w:rsidR="00DA59F5" w:rsidRPr="00AC774B" w:rsidRDefault="00DA59F5" w:rsidP="00FC06A3">
            <w:pPr>
              <w:jc w:val="right"/>
              <w:rPr>
                <w:ins w:id="2038" w:author="somadmin" w:date="2026-09-25T20:51:00Z" w16du:dateUtc="2026-09-26T00:51:00Z"/>
                <w:color w:val="000000"/>
              </w:rPr>
            </w:pPr>
            <w:ins w:id="2039" w:author="somadmin" w:date="2026-09-25T20:51:00Z" w16du:dateUtc="2026-09-26T00:51:00Z">
              <w:r w:rsidRPr="00AC774B">
                <w:rPr>
                  <w:color w:val="000000"/>
                </w:rPr>
                <w:t>0.042611</w:t>
              </w:r>
            </w:ins>
          </w:p>
        </w:tc>
      </w:tr>
      <w:tr w:rsidR="00DA59F5" w:rsidRPr="00AC774B" w14:paraId="64A02FB8" w14:textId="77777777" w:rsidTr="00FC06A3">
        <w:trPr>
          <w:trHeight w:val="255"/>
          <w:ins w:id="2040" w:author="somadmin" w:date="2026-09-25T20:51:00Z" w16du:dateUtc="2026-09-26T00:51:00Z"/>
        </w:trPr>
        <w:tc>
          <w:tcPr>
            <w:tcW w:w="1470" w:type="dxa"/>
            <w:noWrap/>
            <w:vAlign w:val="bottom"/>
            <w:hideMark/>
          </w:tcPr>
          <w:p w14:paraId="38089EE0" w14:textId="77777777" w:rsidR="00DA59F5" w:rsidRPr="00AC774B" w:rsidRDefault="00DA59F5" w:rsidP="00FC06A3">
            <w:pPr>
              <w:rPr>
                <w:ins w:id="2041" w:author="somadmin" w:date="2026-09-25T20:51:00Z" w16du:dateUtc="2026-09-26T00:51:00Z"/>
                <w:color w:val="000000"/>
              </w:rPr>
            </w:pPr>
            <w:ins w:id="2042" w:author="somadmin" w:date="2026-09-25T20:51:00Z" w16du:dateUtc="2026-09-26T00:51:00Z">
              <w:r w:rsidRPr="00AC774B">
                <w:rPr>
                  <w:color w:val="000000"/>
                </w:rPr>
                <w:t>GO:0043254</w:t>
              </w:r>
            </w:ins>
          </w:p>
        </w:tc>
        <w:tc>
          <w:tcPr>
            <w:tcW w:w="2122" w:type="dxa"/>
            <w:noWrap/>
            <w:vAlign w:val="bottom"/>
            <w:hideMark/>
          </w:tcPr>
          <w:p w14:paraId="3DC3C7A0" w14:textId="77777777" w:rsidR="00DA59F5" w:rsidRPr="00AC774B" w:rsidRDefault="00DA59F5" w:rsidP="00FC06A3">
            <w:pPr>
              <w:rPr>
                <w:ins w:id="2043" w:author="somadmin" w:date="2026-09-25T20:51:00Z" w16du:dateUtc="2026-09-26T00:51:00Z"/>
                <w:color w:val="000000"/>
              </w:rPr>
            </w:pPr>
            <w:ins w:id="2044" w:author="somadmin" w:date="2026-09-25T20:51:00Z" w16du:dateUtc="2026-09-26T00:51:00Z">
              <w:r w:rsidRPr="00AC774B">
                <w:rPr>
                  <w:color w:val="000000"/>
                </w:rPr>
                <w:t>biological_process</w:t>
              </w:r>
            </w:ins>
          </w:p>
        </w:tc>
        <w:tc>
          <w:tcPr>
            <w:tcW w:w="8482" w:type="dxa"/>
            <w:vAlign w:val="bottom"/>
            <w:hideMark/>
          </w:tcPr>
          <w:p w14:paraId="1ACE0D35" w14:textId="77777777" w:rsidR="00DA59F5" w:rsidRPr="00AC774B" w:rsidRDefault="00DA59F5" w:rsidP="00FC06A3">
            <w:pPr>
              <w:rPr>
                <w:ins w:id="2045" w:author="somadmin" w:date="2026-09-25T20:51:00Z" w16du:dateUtc="2026-09-26T00:51:00Z"/>
                <w:color w:val="000000"/>
              </w:rPr>
            </w:pPr>
            <w:ins w:id="2046" w:author="somadmin" w:date="2026-09-25T20:51:00Z" w16du:dateUtc="2026-09-26T00:51:00Z">
              <w:r w:rsidRPr="00AC774B">
                <w:rPr>
                  <w:color w:val="000000"/>
                </w:rPr>
                <w:t>regulation of protein complex assembly</w:t>
              </w:r>
            </w:ins>
          </w:p>
        </w:tc>
        <w:tc>
          <w:tcPr>
            <w:tcW w:w="1170" w:type="dxa"/>
            <w:noWrap/>
            <w:vAlign w:val="bottom"/>
            <w:hideMark/>
          </w:tcPr>
          <w:p w14:paraId="6DDD7A0D" w14:textId="77777777" w:rsidR="00DA59F5" w:rsidRPr="00AC774B" w:rsidRDefault="00DA59F5" w:rsidP="00FC06A3">
            <w:pPr>
              <w:jc w:val="right"/>
              <w:rPr>
                <w:ins w:id="2047" w:author="somadmin" w:date="2026-09-25T20:51:00Z" w16du:dateUtc="2026-09-26T00:51:00Z"/>
                <w:color w:val="000000"/>
              </w:rPr>
            </w:pPr>
            <w:ins w:id="2048" w:author="somadmin" w:date="2026-09-25T20:51:00Z" w16du:dateUtc="2026-09-26T00:51:00Z">
              <w:r w:rsidRPr="00AC774B">
                <w:rPr>
                  <w:color w:val="000000"/>
                </w:rPr>
                <w:t>0.042611</w:t>
              </w:r>
            </w:ins>
          </w:p>
        </w:tc>
      </w:tr>
      <w:tr w:rsidR="00DA59F5" w:rsidRPr="00AC774B" w14:paraId="3563D9E5" w14:textId="77777777" w:rsidTr="00FC06A3">
        <w:trPr>
          <w:trHeight w:val="255"/>
          <w:ins w:id="2049" w:author="somadmin" w:date="2026-09-25T20:51:00Z" w16du:dateUtc="2026-09-26T00:51:00Z"/>
        </w:trPr>
        <w:tc>
          <w:tcPr>
            <w:tcW w:w="1470" w:type="dxa"/>
            <w:noWrap/>
            <w:vAlign w:val="bottom"/>
            <w:hideMark/>
          </w:tcPr>
          <w:p w14:paraId="70538E5E" w14:textId="77777777" w:rsidR="00DA59F5" w:rsidRPr="00AC774B" w:rsidRDefault="00DA59F5" w:rsidP="00FC06A3">
            <w:pPr>
              <w:rPr>
                <w:ins w:id="2050" w:author="somadmin" w:date="2026-09-25T20:51:00Z" w16du:dateUtc="2026-09-26T00:51:00Z"/>
                <w:color w:val="000000"/>
              </w:rPr>
            </w:pPr>
            <w:ins w:id="2051" w:author="somadmin" w:date="2026-09-25T20:51:00Z" w16du:dateUtc="2026-09-26T00:51:00Z">
              <w:r w:rsidRPr="00AC774B">
                <w:rPr>
                  <w:color w:val="000000"/>
                </w:rPr>
                <w:t>GO:0006376</w:t>
              </w:r>
            </w:ins>
          </w:p>
        </w:tc>
        <w:tc>
          <w:tcPr>
            <w:tcW w:w="2122" w:type="dxa"/>
            <w:noWrap/>
            <w:vAlign w:val="bottom"/>
            <w:hideMark/>
          </w:tcPr>
          <w:p w14:paraId="508994E6" w14:textId="77777777" w:rsidR="00DA59F5" w:rsidRPr="00AC774B" w:rsidRDefault="00DA59F5" w:rsidP="00FC06A3">
            <w:pPr>
              <w:rPr>
                <w:ins w:id="2052" w:author="somadmin" w:date="2026-09-25T20:51:00Z" w16du:dateUtc="2026-09-26T00:51:00Z"/>
                <w:color w:val="000000"/>
              </w:rPr>
            </w:pPr>
            <w:ins w:id="2053" w:author="somadmin" w:date="2026-09-25T20:51:00Z" w16du:dateUtc="2026-09-26T00:51:00Z">
              <w:r w:rsidRPr="00AC774B">
                <w:rPr>
                  <w:color w:val="000000"/>
                </w:rPr>
                <w:t>biological_process</w:t>
              </w:r>
            </w:ins>
          </w:p>
        </w:tc>
        <w:tc>
          <w:tcPr>
            <w:tcW w:w="8482" w:type="dxa"/>
            <w:vAlign w:val="bottom"/>
            <w:hideMark/>
          </w:tcPr>
          <w:p w14:paraId="492212D9" w14:textId="77777777" w:rsidR="00DA59F5" w:rsidRPr="00AC774B" w:rsidRDefault="00DA59F5" w:rsidP="00FC06A3">
            <w:pPr>
              <w:rPr>
                <w:ins w:id="2054" w:author="somadmin" w:date="2026-09-25T20:51:00Z" w16du:dateUtc="2026-09-26T00:51:00Z"/>
                <w:color w:val="000000"/>
              </w:rPr>
            </w:pPr>
            <w:ins w:id="2055" w:author="somadmin" w:date="2026-09-25T20:51:00Z" w16du:dateUtc="2026-09-26T00:51:00Z">
              <w:r w:rsidRPr="00AC774B">
                <w:rPr>
                  <w:color w:val="000000"/>
                </w:rPr>
                <w:t>mRNA splice site selection</w:t>
              </w:r>
            </w:ins>
          </w:p>
        </w:tc>
        <w:tc>
          <w:tcPr>
            <w:tcW w:w="1170" w:type="dxa"/>
            <w:noWrap/>
            <w:vAlign w:val="bottom"/>
            <w:hideMark/>
          </w:tcPr>
          <w:p w14:paraId="3B39D9C3" w14:textId="77777777" w:rsidR="00DA59F5" w:rsidRPr="00AC774B" w:rsidRDefault="00DA59F5" w:rsidP="00FC06A3">
            <w:pPr>
              <w:jc w:val="right"/>
              <w:rPr>
                <w:ins w:id="2056" w:author="somadmin" w:date="2026-09-25T20:51:00Z" w16du:dateUtc="2026-09-26T00:51:00Z"/>
                <w:color w:val="000000"/>
              </w:rPr>
            </w:pPr>
            <w:ins w:id="2057" w:author="somadmin" w:date="2026-09-25T20:51:00Z" w16du:dateUtc="2026-09-26T00:51:00Z">
              <w:r w:rsidRPr="00AC774B">
                <w:rPr>
                  <w:color w:val="000000"/>
                </w:rPr>
                <w:t>0.042611</w:t>
              </w:r>
            </w:ins>
          </w:p>
        </w:tc>
      </w:tr>
      <w:tr w:rsidR="00DA59F5" w:rsidRPr="00AC774B" w14:paraId="45C12DCF" w14:textId="77777777" w:rsidTr="00FC06A3">
        <w:trPr>
          <w:trHeight w:val="255"/>
          <w:ins w:id="2058" w:author="somadmin" w:date="2026-09-25T20:51:00Z" w16du:dateUtc="2026-09-26T00:51:00Z"/>
        </w:trPr>
        <w:tc>
          <w:tcPr>
            <w:tcW w:w="1470" w:type="dxa"/>
            <w:noWrap/>
            <w:vAlign w:val="bottom"/>
            <w:hideMark/>
          </w:tcPr>
          <w:p w14:paraId="52AAE7AE" w14:textId="77777777" w:rsidR="00DA59F5" w:rsidRPr="00AC774B" w:rsidRDefault="00DA59F5" w:rsidP="00FC06A3">
            <w:pPr>
              <w:rPr>
                <w:ins w:id="2059" w:author="somadmin" w:date="2026-09-25T20:51:00Z" w16du:dateUtc="2026-09-26T00:51:00Z"/>
                <w:color w:val="000000"/>
              </w:rPr>
            </w:pPr>
            <w:ins w:id="2060" w:author="somadmin" w:date="2026-09-25T20:51:00Z" w16du:dateUtc="2026-09-26T00:51:00Z">
              <w:r w:rsidRPr="00AC774B">
                <w:rPr>
                  <w:color w:val="000000"/>
                </w:rPr>
                <w:t>GO:0030168</w:t>
              </w:r>
            </w:ins>
          </w:p>
        </w:tc>
        <w:tc>
          <w:tcPr>
            <w:tcW w:w="2122" w:type="dxa"/>
            <w:noWrap/>
            <w:vAlign w:val="bottom"/>
            <w:hideMark/>
          </w:tcPr>
          <w:p w14:paraId="0186CE9D" w14:textId="77777777" w:rsidR="00DA59F5" w:rsidRPr="00AC774B" w:rsidRDefault="00DA59F5" w:rsidP="00FC06A3">
            <w:pPr>
              <w:rPr>
                <w:ins w:id="2061" w:author="somadmin" w:date="2026-09-25T20:51:00Z" w16du:dateUtc="2026-09-26T00:51:00Z"/>
                <w:color w:val="000000"/>
              </w:rPr>
            </w:pPr>
            <w:ins w:id="2062" w:author="somadmin" w:date="2026-09-25T20:51:00Z" w16du:dateUtc="2026-09-26T00:51:00Z">
              <w:r w:rsidRPr="00AC774B">
                <w:rPr>
                  <w:color w:val="000000"/>
                </w:rPr>
                <w:t>biological_process</w:t>
              </w:r>
            </w:ins>
          </w:p>
        </w:tc>
        <w:tc>
          <w:tcPr>
            <w:tcW w:w="8482" w:type="dxa"/>
            <w:vAlign w:val="bottom"/>
            <w:hideMark/>
          </w:tcPr>
          <w:p w14:paraId="2BB10CB1" w14:textId="77777777" w:rsidR="00DA59F5" w:rsidRPr="00AC774B" w:rsidRDefault="00DA59F5" w:rsidP="00FC06A3">
            <w:pPr>
              <w:rPr>
                <w:ins w:id="2063" w:author="somadmin" w:date="2026-09-25T20:51:00Z" w16du:dateUtc="2026-09-26T00:51:00Z"/>
                <w:color w:val="000000"/>
              </w:rPr>
            </w:pPr>
            <w:ins w:id="2064" w:author="somadmin" w:date="2026-09-25T20:51:00Z" w16du:dateUtc="2026-09-26T00:51:00Z">
              <w:r w:rsidRPr="00AC774B">
                <w:rPr>
                  <w:color w:val="000000"/>
                </w:rPr>
                <w:t>platelet activation</w:t>
              </w:r>
            </w:ins>
          </w:p>
        </w:tc>
        <w:tc>
          <w:tcPr>
            <w:tcW w:w="1170" w:type="dxa"/>
            <w:noWrap/>
            <w:vAlign w:val="bottom"/>
            <w:hideMark/>
          </w:tcPr>
          <w:p w14:paraId="4240A9DC" w14:textId="77777777" w:rsidR="00DA59F5" w:rsidRPr="00AC774B" w:rsidRDefault="00DA59F5" w:rsidP="00FC06A3">
            <w:pPr>
              <w:jc w:val="right"/>
              <w:rPr>
                <w:ins w:id="2065" w:author="somadmin" w:date="2026-09-25T20:51:00Z" w16du:dateUtc="2026-09-26T00:51:00Z"/>
                <w:color w:val="000000"/>
              </w:rPr>
            </w:pPr>
            <w:ins w:id="2066" w:author="somadmin" w:date="2026-09-25T20:51:00Z" w16du:dateUtc="2026-09-26T00:51:00Z">
              <w:r w:rsidRPr="00AC774B">
                <w:rPr>
                  <w:color w:val="000000"/>
                </w:rPr>
                <w:t>0.042711</w:t>
              </w:r>
            </w:ins>
          </w:p>
        </w:tc>
      </w:tr>
      <w:tr w:rsidR="00DA59F5" w:rsidRPr="00AC774B" w14:paraId="4893EBC4" w14:textId="77777777" w:rsidTr="00FC06A3">
        <w:trPr>
          <w:trHeight w:val="255"/>
          <w:ins w:id="2067" w:author="somadmin" w:date="2026-09-25T20:51:00Z" w16du:dateUtc="2026-09-26T00:51:00Z"/>
        </w:trPr>
        <w:tc>
          <w:tcPr>
            <w:tcW w:w="1470" w:type="dxa"/>
            <w:noWrap/>
            <w:vAlign w:val="bottom"/>
            <w:hideMark/>
          </w:tcPr>
          <w:p w14:paraId="1F072802" w14:textId="77777777" w:rsidR="00DA59F5" w:rsidRPr="00AC774B" w:rsidRDefault="00DA59F5" w:rsidP="00FC06A3">
            <w:pPr>
              <w:rPr>
                <w:ins w:id="2068" w:author="somadmin" w:date="2026-09-25T20:51:00Z" w16du:dateUtc="2026-09-26T00:51:00Z"/>
                <w:color w:val="000000"/>
              </w:rPr>
            </w:pPr>
            <w:ins w:id="2069" w:author="somadmin" w:date="2026-09-25T20:51:00Z" w16du:dateUtc="2026-09-26T00:51:00Z">
              <w:r w:rsidRPr="00AC774B">
                <w:rPr>
                  <w:color w:val="000000"/>
                </w:rPr>
                <w:t>GO:0034762</w:t>
              </w:r>
            </w:ins>
          </w:p>
        </w:tc>
        <w:tc>
          <w:tcPr>
            <w:tcW w:w="2122" w:type="dxa"/>
            <w:noWrap/>
            <w:vAlign w:val="bottom"/>
            <w:hideMark/>
          </w:tcPr>
          <w:p w14:paraId="709684FA" w14:textId="77777777" w:rsidR="00DA59F5" w:rsidRPr="00AC774B" w:rsidRDefault="00DA59F5" w:rsidP="00FC06A3">
            <w:pPr>
              <w:rPr>
                <w:ins w:id="2070" w:author="somadmin" w:date="2026-09-25T20:51:00Z" w16du:dateUtc="2026-09-26T00:51:00Z"/>
                <w:color w:val="000000"/>
              </w:rPr>
            </w:pPr>
            <w:ins w:id="2071" w:author="somadmin" w:date="2026-09-25T20:51:00Z" w16du:dateUtc="2026-09-26T00:51:00Z">
              <w:r w:rsidRPr="00AC774B">
                <w:rPr>
                  <w:color w:val="000000"/>
                </w:rPr>
                <w:t>biological_process</w:t>
              </w:r>
            </w:ins>
          </w:p>
        </w:tc>
        <w:tc>
          <w:tcPr>
            <w:tcW w:w="8482" w:type="dxa"/>
            <w:vAlign w:val="bottom"/>
            <w:hideMark/>
          </w:tcPr>
          <w:p w14:paraId="59786A1F" w14:textId="77777777" w:rsidR="00DA59F5" w:rsidRPr="00AC774B" w:rsidRDefault="00DA59F5" w:rsidP="00FC06A3">
            <w:pPr>
              <w:rPr>
                <w:ins w:id="2072" w:author="somadmin" w:date="2026-09-25T20:51:00Z" w16du:dateUtc="2026-09-26T00:51:00Z"/>
                <w:color w:val="000000"/>
              </w:rPr>
            </w:pPr>
            <w:ins w:id="2073" w:author="somadmin" w:date="2026-09-25T20:51:00Z" w16du:dateUtc="2026-09-26T00:51:00Z">
              <w:r w:rsidRPr="00AC774B">
                <w:rPr>
                  <w:color w:val="000000"/>
                </w:rPr>
                <w:t>regulation of transmembrane transport</w:t>
              </w:r>
            </w:ins>
          </w:p>
        </w:tc>
        <w:tc>
          <w:tcPr>
            <w:tcW w:w="1170" w:type="dxa"/>
            <w:noWrap/>
            <w:vAlign w:val="bottom"/>
            <w:hideMark/>
          </w:tcPr>
          <w:p w14:paraId="7B8C187A" w14:textId="77777777" w:rsidR="00DA59F5" w:rsidRPr="00AC774B" w:rsidRDefault="00DA59F5" w:rsidP="00FC06A3">
            <w:pPr>
              <w:jc w:val="right"/>
              <w:rPr>
                <w:ins w:id="2074" w:author="somadmin" w:date="2026-09-25T20:51:00Z" w16du:dateUtc="2026-09-26T00:51:00Z"/>
                <w:color w:val="000000"/>
              </w:rPr>
            </w:pPr>
            <w:ins w:id="2075" w:author="somadmin" w:date="2026-09-25T20:51:00Z" w16du:dateUtc="2026-09-26T00:51:00Z">
              <w:r w:rsidRPr="00AC774B">
                <w:rPr>
                  <w:color w:val="000000"/>
                </w:rPr>
                <w:t>0.042711</w:t>
              </w:r>
            </w:ins>
          </w:p>
        </w:tc>
      </w:tr>
      <w:tr w:rsidR="00DA59F5" w:rsidRPr="00AC774B" w14:paraId="493073FA" w14:textId="77777777" w:rsidTr="00FC06A3">
        <w:trPr>
          <w:trHeight w:val="255"/>
          <w:ins w:id="2076" w:author="somadmin" w:date="2026-09-25T20:51:00Z" w16du:dateUtc="2026-09-26T00:51:00Z"/>
        </w:trPr>
        <w:tc>
          <w:tcPr>
            <w:tcW w:w="1470" w:type="dxa"/>
            <w:noWrap/>
            <w:vAlign w:val="bottom"/>
            <w:hideMark/>
          </w:tcPr>
          <w:p w14:paraId="6DC8AA2C" w14:textId="77777777" w:rsidR="00DA59F5" w:rsidRPr="00AC774B" w:rsidRDefault="00DA59F5" w:rsidP="00FC06A3">
            <w:pPr>
              <w:rPr>
                <w:ins w:id="2077" w:author="somadmin" w:date="2026-09-25T20:51:00Z" w16du:dateUtc="2026-09-26T00:51:00Z"/>
                <w:color w:val="000000"/>
              </w:rPr>
            </w:pPr>
            <w:ins w:id="2078" w:author="somadmin" w:date="2026-09-25T20:51:00Z" w16du:dateUtc="2026-09-26T00:51:00Z">
              <w:r w:rsidRPr="00AC774B">
                <w:rPr>
                  <w:color w:val="000000"/>
                </w:rPr>
                <w:t>GO:0006413</w:t>
              </w:r>
            </w:ins>
          </w:p>
        </w:tc>
        <w:tc>
          <w:tcPr>
            <w:tcW w:w="2122" w:type="dxa"/>
            <w:noWrap/>
            <w:vAlign w:val="bottom"/>
            <w:hideMark/>
          </w:tcPr>
          <w:p w14:paraId="4635505F" w14:textId="77777777" w:rsidR="00DA59F5" w:rsidRPr="00AC774B" w:rsidRDefault="00DA59F5" w:rsidP="00FC06A3">
            <w:pPr>
              <w:rPr>
                <w:ins w:id="2079" w:author="somadmin" w:date="2026-09-25T20:51:00Z" w16du:dateUtc="2026-09-26T00:51:00Z"/>
                <w:color w:val="000000"/>
              </w:rPr>
            </w:pPr>
            <w:ins w:id="2080" w:author="somadmin" w:date="2026-09-25T20:51:00Z" w16du:dateUtc="2026-09-26T00:51:00Z">
              <w:r w:rsidRPr="00AC774B">
                <w:rPr>
                  <w:color w:val="000000"/>
                </w:rPr>
                <w:t>biological_process</w:t>
              </w:r>
            </w:ins>
          </w:p>
        </w:tc>
        <w:tc>
          <w:tcPr>
            <w:tcW w:w="8482" w:type="dxa"/>
            <w:vAlign w:val="bottom"/>
            <w:hideMark/>
          </w:tcPr>
          <w:p w14:paraId="0659260E" w14:textId="77777777" w:rsidR="00DA59F5" w:rsidRPr="00AC774B" w:rsidRDefault="00DA59F5" w:rsidP="00FC06A3">
            <w:pPr>
              <w:rPr>
                <w:ins w:id="2081" w:author="somadmin" w:date="2026-09-25T20:51:00Z" w16du:dateUtc="2026-09-26T00:51:00Z"/>
                <w:color w:val="000000"/>
              </w:rPr>
            </w:pPr>
            <w:ins w:id="2082" w:author="somadmin" w:date="2026-09-25T20:51:00Z" w16du:dateUtc="2026-09-26T00:51:00Z">
              <w:r w:rsidRPr="00AC774B">
                <w:rPr>
                  <w:color w:val="000000"/>
                </w:rPr>
                <w:t>translational initiation</w:t>
              </w:r>
            </w:ins>
          </w:p>
        </w:tc>
        <w:tc>
          <w:tcPr>
            <w:tcW w:w="1170" w:type="dxa"/>
            <w:noWrap/>
            <w:vAlign w:val="bottom"/>
            <w:hideMark/>
          </w:tcPr>
          <w:p w14:paraId="25159CE3" w14:textId="77777777" w:rsidR="00DA59F5" w:rsidRPr="00AC774B" w:rsidRDefault="00DA59F5" w:rsidP="00FC06A3">
            <w:pPr>
              <w:jc w:val="right"/>
              <w:rPr>
                <w:ins w:id="2083" w:author="somadmin" w:date="2026-09-25T20:51:00Z" w16du:dateUtc="2026-09-26T00:51:00Z"/>
                <w:color w:val="000000"/>
              </w:rPr>
            </w:pPr>
            <w:ins w:id="2084" w:author="somadmin" w:date="2026-09-25T20:51:00Z" w16du:dateUtc="2026-09-26T00:51:00Z">
              <w:r w:rsidRPr="00AC774B">
                <w:rPr>
                  <w:color w:val="000000"/>
                </w:rPr>
                <w:t>0.042711</w:t>
              </w:r>
            </w:ins>
          </w:p>
        </w:tc>
      </w:tr>
      <w:tr w:rsidR="00DA59F5" w:rsidRPr="00AC774B" w14:paraId="4CD7652C" w14:textId="77777777" w:rsidTr="00FC06A3">
        <w:trPr>
          <w:trHeight w:val="255"/>
          <w:ins w:id="2085" w:author="somadmin" w:date="2026-09-25T20:51:00Z" w16du:dateUtc="2026-09-26T00:51:00Z"/>
        </w:trPr>
        <w:tc>
          <w:tcPr>
            <w:tcW w:w="1470" w:type="dxa"/>
            <w:noWrap/>
            <w:vAlign w:val="bottom"/>
            <w:hideMark/>
          </w:tcPr>
          <w:p w14:paraId="62DE0A8C" w14:textId="77777777" w:rsidR="00DA59F5" w:rsidRPr="00AC774B" w:rsidRDefault="00DA59F5" w:rsidP="00FC06A3">
            <w:pPr>
              <w:rPr>
                <w:ins w:id="2086" w:author="somadmin" w:date="2026-09-25T20:51:00Z" w16du:dateUtc="2026-09-26T00:51:00Z"/>
                <w:color w:val="000000"/>
              </w:rPr>
            </w:pPr>
            <w:ins w:id="2087" w:author="somadmin" w:date="2026-09-25T20:51:00Z" w16du:dateUtc="2026-09-26T00:51:00Z">
              <w:r w:rsidRPr="00AC774B">
                <w:rPr>
                  <w:color w:val="000000"/>
                </w:rPr>
                <w:t>GO:0070482</w:t>
              </w:r>
            </w:ins>
          </w:p>
        </w:tc>
        <w:tc>
          <w:tcPr>
            <w:tcW w:w="2122" w:type="dxa"/>
            <w:noWrap/>
            <w:vAlign w:val="bottom"/>
            <w:hideMark/>
          </w:tcPr>
          <w:p w14:paraId="7B4776B2" w14:textId="77777777" w:rsidR="00DA59F5" w:rsidRPr="00AC774B" w:rsidRDefault="00DA59F5" w:rsidP="00FC06A3">
            <w:pPr>
              <w:rPr>
                <w:ins w:id="2088" w:author="somadmin" w:date="2026-09-25T20:51:00Z" w16du:dateUtc="2026-09-26T00:51:00Z"/>
                <w:color w:val="000000"/>
              </w:rPr>
            </w:pPr>
            <w:ins w:id="2089" w:author="somadmin" w:date="2026-09-25T20:51:00Z" w16du:dateUtc="2026-09-26T00:51:00Z">
              <w:r w:rsidRPr="00AC774B">
                <w:rPr>
                  <w:color w:val="000000"/>
                </w:rPr>
                <w:t>biological_process</w:t>
              </w:r>
            </w:ins>
          </w:p>
        </w:tc>
        <w:tc>
          <w:tcPr>
            <w:tcW w:w="8482" w:type="dxa"/>
            <w:vAlign w:val="bottom"/>
            <w:hideMark/>
          </w:tcPr>
          <w:p w14:paraId="7FA182B2" w14:textId="77777777" w:rsidR="00DA59F5" w:rsidRPr="00AC774B" w:rsidRDefault="00DA59F5" w:rsidP="00FC06A3">
            <w:pPr>
              <w:rPr>
                <w:ins w:id="2090" w:author="somadmin" w:date="2026-09-25T20:51:00Z" w16du:dateUtc="2026-09-26T00:51:00Z"/>
                <w:color w:val="000000"/>
              </w:rPr>
            </w:pPr>
            <w:ins w:id="2091" w:author="somadmin" w:date="2026-09-25T20:51:00Z" w16du:dateUtc="2026-09-26T00:51:00Z">
              <w:r w:rsidRPr="00AC774B">
                <w:rPr>
                  <w:color w:val="000000"/>
                </w:rPr>
                <w:t>response to oxygen levels</w:t>
              </w:r>
            </w:ins>
          </w:p>
        </w:tc>
        <w:tc>
          <w:tcPr>
            <w:tcW w:w="1170" w:type="dxa"/>
            <w:noWrap/>
            <w:vAlign w:val="bottom"/>
            <w:hideMark/>
          </w:tcPr>
          <w:p w14:paraId="721FE66A" w14:textId="77777777" w:rsidR="00DA59F5" w:rsidRPr="00AC774B" w:rsidRDefault="00DA59F5" w:rsidP="00FC06A3">
            <w:pPr>
              <w:jc w:val="right"/>
              <w:rPr>
                <w:ins w:id="2092" w:author="somadmin" w:date="2026-09-25T20:51:00Z" w16du:dateUtc="2026-09-26T00:51:00Z"/>
                <w:color w:val="000000"/>
              </w:rPr>
            </w:pPr>
            <w:ins w:id="2093" w:author="somadmin" w:date="2026-09-25T20:51:00Z" w16du:dateUtc="2026-09-26T00:51:00Z">
              <w:r w:rsidRPr="00AC774B">
                <w:rPr>
                  <w:color w:val="000000"/>
                </w:rPr>
                <w:t>0.043202</w:t>
              </w:r>
            </w:ins>
          </w:p>
        </w:tc>
      </w:tr>
      <w:tr w:rsidR="00DA59F5" w:rsidRPr="00AC774B" w14:paraId="02658D47" w14:textId="77777777" w:rsidTr="00FC06A3">
        <w:trPr>
          <w:trHeight w:val="255"/>
          <w:ins w:id="2094" w:author="somadmin" w:date="2026-09-25T20:51:00Z" w16du:dateUtc="2026-09-26T00:51:00Z"/>
        </w:trPr>
        <w:tc>
          <w:tcPr>
            <w:tcW w:w="1470" w:type="dxa"/>
            <w:noWrap/>
            <w:vAlign w:val="bottom"/>
            <w:hideMark/>
          </w:tcPr>
          <w:p w14:paraId="7E511BC7" w14:textId="77777777" w:rsidR="00DA59F5" w:rsidRPr="00AC774B" w:rsidRDefault="00DA59F5" w:rsidP="00FC06A3">
            <w:pPr>
              <w:rPr>
                <w:ins w:id="2095" w:author="somadmin" w:date="2026-09-25T20:51:00Z" w16du:dateUtc="2026-09-26T00:51:00Z"/>
                <w:color w:val="000000"/>
              </w:rPr>
            </w:pPr>
            <w:ins w:id="2096" w:author="somadmin" w:date="2026-09-25T20:51:00Z" w16du:dateUtc="2026-09-26T00:51:00Z">
              <w:r w:rsidRPr="00AC774B">
                <w:rPr>
                  <w:color w:val="000000"/>
                </w:rPr>
                <w:t>GO:0034220</w:t>
              </w:r>
            </w:ins>
          </w:p>
        </w:tc>
        <w:tc>
          <w:tcPr>
            <w:tcW w:w="2122" w:type="dxa"/>
            <w:noWrap/>
            <w:vAlign w:val="bottom"/>
            <w:hideMark/>
          </w:tcPr>
          <w:p w14:paraId="08A3967C" w14:textId="77777777" w:rsidR="00DA59F5" w:rsidRPr="00AC774B" w:rsidRDefault="00DA59F5" w:rsidP="00FC06A3">
            <w:pPr>
              <w:rPr>
                <w:ins w:id="2097" w:author="somadmin" w:date="2026-09-25T20:51:00Z" w16du:dateUtc="2026-09-26T00:51:00Z"/>
                <w:color w:val="000000"/>
              </w:rPr>
            </w:pPr>
            <w:ins w:id="2098" w:author="somadmin" w:date="2026-09-25T20:51:00Z" w16du:dateUtc="2026-09-26T00:51:00Z">
              <w:r w:rsidRPr="00AC774B">
                <w:rPr>
                  <w:color w:val="000000"/>
                </w:rPr>
                <w:t>biological_process</w:t>
              </w:r>
            </w:ins>
          </w:p>
        </w:tc>
        <w:tc>
          <w:tcPr>
            <w:tcW w:w="8482" w:type="dxa"/>
            <w:vAlign w:val="bottom"/>
            <w:hideMark/>
          </w:tcPr>
          <w:p w14:paraId="06D0C9D3" w14:textId="77777777" w:rsidR="00DA59F5" w:rsidRPr="00AC774B" w:rsidRDefault="00DA59F5" w:rsidP="00FC06A3">
            <w:pPr>
              <w:rPr>
                <w:ins w:id="2099" w:author="somadmin" w:date="2026-09-25T20:51:00Z" w16du:dateUtc="2026-09-26T00:51:00Z"/>
                <w:color w:val="000000"/>
              </w:rPr>
            </w:pPr>
            <w:ins w:id="2100" w:author="somadmin" w:date="2026-09-25T20:51:00Z" w16du:dateUtc="2026-09-26T00:51:00Z">
              <w:r w:rsidRPr="00AC774B">
                <w:rPr>
                  <w:color w:val="000000"/>
                </w:rPr>
                <w:t>ion transmembrane transport</w:t>
              </w:r>
            </w:ins>
          </w:p>
        </w:tc>
        <w:tc>
          <w:tcPr>
            <w:tcW w:w="1170" w:type="dxa"/>
            <w:noWrap/>
            <w:vAlign w:val="bottom"/>
            <w:hideMark/>
          </w:tcPr>
          <w:p w14:paraId="12DB4EAA" w14:textId="77777777" w:rsidR="00DA59F5" w:rsidRPr="00AC774B" w:rsidRDefault="00DA59F5" w:rsidP="00FC06A3">
            <w:pPr>
              <w:jc w:val="right"/>
              <w:rPr>
                <w:ins w:id="2101" w:author="somadmin" w:date="2026-09-25T20:51:00Z" w16du:dateUtc="2026-09-26T00:51:00Z"/>
                <w:color w:val="000000"/>
              </w:rPr>
            </w:pPr>
            <w:ins w:id="2102" w:author="somadmin" w:date="2026-09-25T20:51:00Z" w16du:dateUtc="2026-09-26T00:51:00Z">
              <w:r w:rsidRPr="00AC774B">
                <w:rPr>
                  <w:color w:val="000000"/>
                </w:rPr>
                <w:t>0.04584</w:t>
              </w:r>
            </w:ins>
          </w:p>
        </w:tc>
      </w:tr>
      <w:tr w:rsidR="00DA59F5" w:rsidRPr="00AC774B" w14:paraId="26AF8422" w14:textId="77777777" w:rsidTr="00FC06A3">
        <w:trPr>
          <w:trHeight w:val="255"/>
          <w:ins w:id="2103" w:author="somadmin" w:date="2026-09-25T20:51:00Z" w16du:dateUtc="2026-09-26T00:51:00Z"/>
        </w:trPr>
        <w:tc>
          <w:tcPr>
            <w:tcW w:w="1470" w:type="dxa"/>
            <w:noWrap/>
            <w:vAlign w:val="bottom"/>
            <w:hideMark/>
          </w:tcPr>
          <w:p w14:paraId="0CE99524" w14:textId="77777777" w:rsidR="00DA59F5" w:rsidRPr="00AC774B" w:rsidRDefault="00DA59F5" w:rsidP="00FC06A3">
            <w:pPr>
              <w:rPr>
                <w:ins w:id="2104" w:author="somadmin" w:date="2026-09-25T20:51:00Z" w16du:dateUtc="2026-09-26T00:51:00Z"/>
                <w:color w:val="000000"/>
              </w:rPr>
            </w:pPr>
            <w:ins w:id="2105" w:author="somadmin" w:date="2026-09-25T20:51:00Z" w16du:dateUtc="2026-09-26T00:51:00Z">
              <w:r w:rsidRPr="00AC774B">
                <w:rPr>
                  <w:color w:val="000000"/>
                </w:rPr>
                <w:t>GO:0030336</w:t>
              </w:r>
            </w:ins>
          </w:p>
        </w:tc>
        <w:tc>
          <w:tcPr>
            <w:tcW w:w="2122" w:type="dxa"/>
            <w:noWrap/>
            <w:vAlign w:val="bottom"/>
            <w:hideMark/>
          </w:tcPr>
          <w:p w14:paraId="780B5055" w14:textId="77777777" w:rsidR="00DA59F5" w:rsidRPr="00AC774B" w:rsidRDefault="00DA59F5" w:rsidP="00FC06A3">
            <w:pPr>
              <w:rPr>
                <w:ins w:id="2106" w:author="somadmin" w:date="2026-09-25T20:51:00Z" w16du:dateUtc="2026-09-26T00:51:00Z"/>
                <w:color w:val="000000"/>
              </w:rPr>
            </w:pPr>
            <w:ins w:id="2107" w:author="somadmin" w:date="2026-09-25T20:51:00Z" w16du:dateUtc="2026-09-26T00:51:00Z">
              <w:r w:rsidRPr="00AC774B">
                <w:rPr>
                  <w:color w:val="000000"/>
                </w:rPr>
                <w:t>biological_process</w:t>
              </w:r>
            </w:ins>
          </w:p>
        </w:tc>
        <w:tc>
          <w:tcPr>
            <w:tcW w:w="8482" w:type="dxa"/>
            <w:vAlign w:val="bottom"/>
            <w:hideMark/>
          </w:tcPr>
          <w:p w14:paraId="6515BDEF" w14:textId="77777777" w:rsidR="00DA59F5" w:rsidRPr="00AC774B" w:rsidRDefault="00DA59F5" w:rsidP="00FC06A3">
            <w:pPr>
              <w:rPr>
                <w:ins w:id="2108" w:author="somadmin" w:date="2026-09-25T20:51:00Z" w16du:dateUtc="2026-09-26T00:51:00Z"/>
                <w:color w:val="000000"/>
              </w:rPr>
            </w:pPr>
            <w:ins w:id="2109" w:author="somadmin" w:date="2026-09-25T20:51:00Z" w16du:dateUtc="2026-09-26T00:51:00Z">
              <w:r w:rsidRPr="00AC774B">
                <w:rPr>
                  <w:color w:val="000000"/>
                </w:rPr>
                <w:t>negative regulation of cell migration</w:t>
              </w:r>
            </w:ins>
          </w:p>
        </w:tc>
        <w:tc>
          <w:tcPr>
            <w:tcW w:w="1170" w:type="dxa"/>
            <w:noWrap/>
            <w:vAlign w:val="bottom"/>
            <w:hideMark/>
          </w:tcPr>
          <w:p w14:paraId="0E246E7E" w14:textId="77777777" w:rsidR="00DA59F5" w:rsidRPr="00AC774B" w:rsidRDefault="00DA59F5" w:rsidP="00FC06A3">
            <w:pPr>
              <w:jc w:val="right"/>
              <w:rPr>
                <w:ins w:id="2110" w:author="somadmin" w:date="2026-09-25T20:51:00Z" w16du:dateUtc="2026-09-26T00:51:00Z"/>
                <w:color w:val="000000"/>
              </w:rPr>
            </w:pPr>
            <w:ins w:id="2111" w:author="somadmin" w:date="2026-09-25T20:51:00Z" w16du:dateUtc="2026-09-26T00:51:00Z">
              <w:r w:rsidRPr="00AC774B">
                <w:rPr>
                  <w:color w:val="000000"/>
                </w:rPr>
                <w:t>0.04584</w:t>
              </w:r>
            </w:ins>
          </w:p>
        </w:tc>
      </w:tr>
      <w:tr w:rsidR="00DA59F5" w:rsidRPr="00AC774B" w14:paraId="1FB00B25" w14:textId="77777777" w:rsidTr="00FC06A3">
        <w:trPr>
          <w:trHeight w:val="255"/>
          <w:ins w:id="2112" w:author="somadmin" w:date="2026-09-25T20:51:00Z" w16du:dateUtc="2026-09-26T00:51:00Z"/>
        </w:trPr>
        <w:tc>
          <w:tcPr>
            <w:tcW w:w="1470" w:type="dxa"/>
            <w:noWrap/>
            <w:vAlign w:val="bottom"/>
            <w:hideMark/>
          </w:tcPr>
          <w:p w14:paraId="366CD435" w14:textId="77777777" w:rsidR="00DA59F5" w:rsidRPr="00AC774B" w:rsidRDefault="00DA59F5" w:rsidP="00FC06A3">
            <w:pPr>
              <w:rPr>
                <w:ins w:id="2113" w:author="somadmin" w:date="2026-09-25T20:51:00Z" w16du:dateUtc="2026-09-26T00:51:00Z"/>
                <w:color w:val="000000"/>
              </w:rPr>
            </w:pPr>
            <w:ins w:id="2114" w:author="somadmin" w:date="2026-09-25T20:51:00Z" w16du:dateUtc="2026-09-26T00:51:00Z">
              <w:r w:rsidRPr="00AC774B">
                <w:rPr>
                  <w:color w:val="000000"/>
                </w:rPr>
                <w:t>GO:0006807</w:t>
              </w:r>
            </w:ins>
          </w:p>
        </w:tc>
        <w:tc>
          <w:tcPr>
            <w:tcW w:w="2122" w:type="dxa"/>
            <w:noWrap/>
            <w:vAlign w:val="bottom"/>
            <w:hideMark/>
          </w:tcPr>
          <w:p w14:paraId="0815D684" w14:textId="77777777" w:rsidR="00DA59F5" w:rsidRPr="00AC774B" w:rsidRDefault="00DA59F5" w:rsidP="00FC06A3">
            <w:pPr>
              <w:rPr>
                <w:ins w:id="2115" w:author="somadmin" w:date="2026-09-25T20:51:00Z" w16du:dateUtc="2026-09-26T00:51:00Z"/>
                <w:color w:val="000000"/>
              </w:rPr>
            </w:pPr>
            <w:ins w:id="2116" w:author="somadmin" w:date="2026-09-25T20:51:00Z" w16du:dateUtc="2026-09-26T00:51:00Z">
              <w:r w:rsidRPr="00AC774B">
                <w:rPr>
                  <w:color w:val="000000"/>
                </w:rPr>
                <w:t>biological_process</w:t>
              </w:r>
            </w:ins>
          </w:p>
        </w:tc>
        <w:tc>
          <w:tcPr>
            <w:tcW w:w="8482" w:type="dxa"/>
            <w:vAlign w:val="bottom"/>
            <w:hideMark/>
          </w:tcPr>
          <w:p w14:paraId="48D33096" w14:textId="77777777" w:rsidR="00DA59F5" w:rsidRPr="00AC774B" w:rsidRDefault="00DA59F5" w:rsidP="00FC06A3">
            <w:pPr>
              <w:rPr>
                <w:ins w:id="2117" w:author="somadmin" w:date="2026-09-25T20:51:00Z" w16du:dateUtc="2026-09-26T00:51:00Z"/>
                <w:color w:val="000000"/>
              </w:rPr>
            </w:pPr>
            <w:ins w:id="2118" w:author="somadmin" w:date="2026-09-25T20:51:00Z" w16du:dateUtc="2026-09-26T00:51:00Z">
              <w:r w:rsidRPr="00AC774B">
                <w:rPr>
                  <w:color w:val="000000"/>
                </w:rPr>
                <w:t>nitrogen compound metabolic process</w:t>
              </w:r>
            </w:ins>
          </w:p>
        </w:tc>
        <w:tc>
          <w:tcPr>
            <w:tcW w:w="1170" w:type="dxa"/>
            <w:noWrap/>
            <w:vAlign w:val="bottom"/>
            <w:hideMark/>
          </w:tcPr>
          <w:p w14:paraId="68FBD1E4" w14:textId="77777777" w:rsidR="00DA59F5" w:rsidRPr="00AC774B" w:rsidRDefault="00DA59F5" w:rsidP="00FC06A3">
            <w:pPr>
              <w:jc w:val="right"/>
              <w:rPr>
                <w:ins w:id="2119" w:author="somadmin" w:date="2026-09-25T20:51:00Z" w16du:dateUtc="2026-09-26T00:51:00Z"/>
                <w:color w:val="000000"/>
              </w:rPr>
            </w:pPr>
            <w:ins w:id="2120" w:author="somadmin" w:date="2026-09-25T20:51:00Z" w16du:dateUtc="2026-09-26T00:51:00Z">
              <w:r w:rsidRPr="00AC774B">
                <w:rPr>
                  <w:color w:val="000000"/>
                </w:rPr>
                <w:t>0.046188</w:t>
              </w:r>
            </w:ins>
          </w:p>
        </w:tc>
      </w:tr>
      <w:tr w:rsidR="00DA59F5" w:rsidRPr="00AC774B" w14:paraId="3DC32094" w14:textId="77777777" w:rsidTr="00FC06A3">
        <w:trPr>
          <w:trHeight w:val="255"/>
          <w:ins w:id="2121" w:author="somadmin" w:date="2026-09-25T20:51:00Z" w16du:dateUtc="2026-09-26T00:51:00Z"/>
        </w:trPr>
        <w:tc>
          <w:tcPr>
            <w:tcW w:w="1470" w:type="dxa"/>
            <w:noWrap/>
            <w:vAlign w:val="bottom"/>
            <w:hideMark/>
          </w:tcPr>
          <w:p w14:paraId="3FA852D3" w14:textId="77777777" w:rsidR="00DA59F5" w:rsidRPr="00AC774B" w:rsidRDefault="00DA59F5" w:rsidP="00FC06A3">
            <w:pPr>
              <w:rPr>
                <w:ins w:id="2122" w:author="somadmin" w:date="2026-09-25T20:51:00Z" w16du:dateUtc="2026-09-26T00:51:00Z"/>
                <w:color w:val="000000"/>
              </w:rPr>
            </w:pPr>
            <w:ins w:id="2123" w:author="somadmin" w:date="2026-09-25T20:51:00Z" w16du:dateUtc="2026-09-26T00:51:00Z">
              <w:r w:rsidRPr="00AC774B">
                <w:rPr>
                  <w:color w:val="000000"/>
                </w:rPr>
                <w:t>GO:0048856</w:t>
              </w:r>
            </w:ins>
          </w:p>
        </w:tc>
        <w:tc>
          <w:tcPr>
            <w:tcW w:w="2122" w:type="dxa"/>
            <w:noWrap/>
            <w:vAlign w:val="bottom"/>
            <w:hideMark/>
          </w:tcPr>
          <w:p w14:paraId="377E2DF6" w14:textId="77777777" w:rsidR="00DA59F5" w:rsidRPr="00AC774B" w:rsidRDefault="00DA59F5" w:rsidP="00FC06A3">
            <w:pPr>
              <w:rPr>
                <w:ins w:id="2124" w:author="somadmin" w:date="2026-09-25T20:51:00Z" w16du:dateUtc="2026-09-26T00:51:00Z"/>
                <w:color w:val="000000"/>
              </w:rPr>
            </w:pPr>
            <w:ins w:id="2125" w:author="somadmin" w:date="2026-09-25T20:51:00Z" w16du:dateUtc="2026-09-26T00:51:00Z">
              <w:r w:rsidRPr="00AC774B">
                <w:rPr>
                  <w:color w:val="000000"/>
                </w:rPr>
                <w:t>biological_process</w:t>
              </w:r>
            </w:ins>
          </w:p>
        </w:tc>
        <w:tc>
          <w:tcPr>
            <w:tcW w:w="8482" w:type="dxa"/>
            <w:vAlign w:val="bottom"/>
            <w:hideMark/>
          </w:tcPr>
          <w:p w14:paraId="7EB610E1" w14:textId="77777777" w:rsidR="00DA59F5" w:rsidRPr="00AC774B" w:rsidRDefault="00DA59F5" w:rsidP="00FC06A3">
            <w:pPr>
              <w:rPr>
                <w:ins w:id="2126" w:author="somadmin" w:date="2026-09-25T20:51:00Z" w16du:dateUtc="2026-09-26T00:51:00Z"/>
                <w:color w:val="000000"/>
              </w:rPr>
            </w:pPr>
            <w:ins w:id="2127" w:author="somadmin" w:date="2026-09-25T20:51:00Z" w16du:dateUtc="2026-09-26T00:51:00Z">
              <w:r w:rsidRPr="00AC774B">
                <w:rPr>
                  <w:color w:val="000000"/>
                </w:rPr>
                <w:t>anatomical structure development</w:t>
              </w:r>
            </w:ins>
          </w:p>
        </w:tc>
        <w:tc>
          <w:tcPr>
            <w:tcW w:w="1170" w:type="dxa"/>
            <w:noWrap/>
            <w:vAlign w:val="bottom"/>
            <w:hideMark/>
          </w:tcPr>
          <w:p w14:paraId="29B271C3" w14:textId="77777777" w:rsidR="00DA59F5" w:rsidRPr="00AC774B" w:rsidRDefault="00DA59F5" w:rsidP="00FC06A3">
            <w:pPr>
              <w:jc w:val="right"/>
              <w:rPr>
                <w:ins w:id="2128" w:author="somadmin" w:date="2026-09-25T20:51:00Z" w16du:dateUtc="2026-09-26T00:51:00Z"/>
                <w:color w:val="000000"/>
              </w:rPr>
            </w:pPr>
            <w:ins w:id="2129" w:author="somadmin" w:date="2026-09-25T20:51:00Z" w16du:dateUtc="2026-09-26T00:51:00Z">
              <w:r w:rsidRPr="00AC774B">
                <w:rPr>
                  <w:color w:val="000000"/>
                </w:rPr>
                <w:t>0.046188</w:t>
              </w:r>
            </w:ins>
          </w:p>
        </w:tc>
      </w:tr>
      <w:tr w:rsidR="00DA59F5" w:rsidRPr="00AC774B" w14:paraId="74C5AC43" w14:textId="77777777" w:rsidTr="00FC06A3">
        <w:trPr>
          <w:trHeight w:val="510"/>
          <w:ins w:id="2130" w:author="somadmin" w:date="2026-09-25T20:51:00Z" w16du:dateUtc="2026-09-26T00:51:00Z"/>
        </w:trPr>
        <w:tc>
          <w:tcPr>
            <w:tcW w:w="1470" w:type="dxa"/>
            <w:noWrap/>
            <w:vAlign w:val="bottom"/>
            <w:hideMark/>
          </w:tcPr>
          <w:p w14:paraId="01C5A656" w14:textId="77777777" w:rsidR="00DA59F5" w:rsidRPr="00AC774B" w:rsidRDefault="00DA59F5" w:rsidP="00FC06A3">
            <w:pPr>
              <w:rPr>
                <w:ins w:id="2131" w:author="somadmin" w:date="2026-09-25T20:51:00Z" w16du:dateUtc="2026-09-26T00:51:00Z"/>
                <w:color w:val="000000"/>
              </w:rPr>
            </w:pPr>
            <w:ins w:id="2132" w:author="somadmin" w:date="2026-09-25T20:51:00Z" w16du:dateUtc="2026-09-26T00:51:00Z">
              <w:r w:rsidRPr="00AC774B">
                <w:rPr>
                  <w:color w:val="000000"/>
                </w:rPr>
                <w:t>GO:0001937</w:t>
              </w:r>
            </w:ins>
          </w:p>
        </w:tc>
        <w:tc>
          <w:tcPr>
            <w:tcW w:w="2122" w:type="dxa"/>
            <w:noWrap/>
            <w:vAlign w:val="bottom"/>
            <w:hideMark/>
          </w:tcPr>
          <w:p w14:paraId="168AD92F" w14:textId="77777777" w:rsidR="00DA59F5" w:rsidRPr="00AC774B" w:rsidRDefault="00DA59F5" w:rsidP="00FC06A3">
            <w:pPr>
              <w:rPr>
                <w:ins w:id="2133" w:author="somadmin" w:date="2026-09-25T20:51:00Z" w16du:dateUtc="2026-09-26T00:51:00Z"/>
                <w:color w:val="000000"/>
              </w:rPr>
            </w:pPr>
            <w:ins w:id="2134" w:author="somadmin" w:date="2026-09-25T20:51:00Z" w16du:dateUtc="2026-09-26T00:51:00Z">
              <w:r w:rsidRPr="00AC774B">
                <w:rPr>
                  <w:color w:val="000000"/>
                </w:rPr>
                <w:t>biological_process</w:t>
              </w:r>
            </w:ins>
          </w:p>
        </w:tc>
        <w:tc>
          <w:tcPr>
            <w:tcW w:w="8482" w:type="dxa"/>
            <w:vAlign w:val="bottom"/>
            <w:hideMark/>
          </w:tcPr>
          <w:p w14:paraId="67BA8C6F" w14:textId="77777777" w:rsidR="00DA59F5" w:rsidRPr="00AC774B" w:rsidRDefault="00DA59F5" w:rsidP="00FC06A3">
            <w:pPr>
              <w:rPr>
                <w:ins w:id="2135" w:author="somadmin" w:date="2026-09-25T20:51:00Z" w16du:dateUtc="2026-09-26T00:51:00Z"/>
                <w:color w:val="000000"/>
              </w:rPr>
            </w:pPr>
            <w:ins w:id="2136" w:author="somadmin" w:date="2026-09-25T20:51:00Z" w16du:dateUtc="2026-09-26T00:51:00Z">
              <w:r w:rsidRPr="00AC774B">
                <w:rPr>
                  <w:color w:val="000000"/>
                </w:rPr>
                <w:t>negative regulation of endothelial cell proliferation</w:t>
              </w:r>
            </w:ins>
          </w:p>
        </w:tc>
        <w:tc>
          <w:tcPr>
            <w:tcW w:w="1170" w:type="dxa"/>
            <w:noWrap/>
            <w:vAlign w:val="bottom"/>
            <w:hideMark/>
          </w:tcPr>
          <w:p w14:paraId="7AAA5D2E" w14:textId="77777777" w:rsidR="00DA59F5" w:rsidRPr="00AC774B" w:rsidRDefault="00DA59F5" w:rsidP="00FC06A3">
            <w:pPr>
              <w:jc w:val="right"/>
              <w:rPr>
                <w:ins w:id="2137" w:author="somadmin" w:date="2026-09-25T20:51:00Z" w16du:dateUtc="2026-09-26T00:51:00Z"/>
                <w:color w:val="000000"/>
              </w:rPr>
            </w:pPr>
            <w:ins w:id="2138" w:author="somadmin" w:date="2026-09-25T20:51:00Z" w16du:dateUtc="2026-09-26T00:51:00Z">
              <w:r w:rsidRPr="00AC774B">
                <w:rPr>
                  <w:color w:val="000000"/>
                </w:rPr>
                <w:t>0.046188</w:t>
              </w:r>
            </w:ins>
          </w:p>
        </w:tc>
      </w:tr>
      <w:tr w:rsidR="00DA59F5" w:rsidRPr="00AC774B" w14:paraId="14453645" w14:textId="77777777" w:rsidTr="00FC06A3">
        <w:trPr>
          <w:trHeight w:val="255"/>
          <w:ins w:id="2139" w:author="somadmin" w:date="2026-09-25T20:51:00Z" w16du:dateUtc="2026-09-26T00:51:00Z"/>
        </w:trPr>
        <w:tc>
          <w:tcPr>
            <w:tcW w:w="1470" w:type="dxa"/>
            <w:noWrap/>
            <w:vAlign w:val="bottom"/>
            <w:hideMark/>
          </w:tcPr>
          <w:p w14:paraId="5E6E7E99" w14:textId="77777777" w:rsidR="00DA59F5" w:rsidRPr="00AC774B" w:rsidRDefault="00DA59F5" w:rsidP="00FC06A3">
            <w:pPr>
              <w:rPr>
                <w:ins w:id="2140" w:author="somadmin" w:date="2026-09-25T20:51:00Z" w16du:dateUtc="2026-09-26T00:51:00Z"/>
                <w:color w:val="000000"/>
              </w:rPr>
            </w:pPr>
            <w:ins w:id="2141" w:author="somadmin" w:date="2026-09-25T20:51:00Z" w16du:dateUtc="2026-09-26T00:51:00Z">
              <w:r w:rsidRPr="00AC774B">
                <w:rPr>
                  <w:color w:val="000000"/>
                </w:rPr>
                <w:t>GO:0006195</w:t>
              </w:r>
            </w:ins>
          </w:p>
        </w:tc>
        <w:tc>
          <w:tcPr>
            <w:tcW w:w="2122" w:type="dxa"/>
            <w:noWrap/>
            <w:vAlign w:val="bottom"/>
            <w:hideMark/>
          </w:tcPr>
          <w:p w14:paraId="4FFBA1F3" w14:textId="77777777" w:rsidR="00DA59F5" w:rsidRPr="00AC774B" w:rsidRDefault="00DA59F5" w:rsidP="00FC06A3">
            <w:pPr>
              <w:rPr>
                <w:ins w:id="2142" w:author="somadmin" w:date="2026-09-25T20:51:00Z" w16du:dateUtc="2026-09-26T00:51:00Z"/>
                <w:color w:val="000000"/>
              </w:rPr>
            </w:pPr>
            <w:ins w:id="2143" w:author="somadmin" w:date="2026-09-25T20:51:00Z" w16du:dateUtc="2026-09-26T00:51:00Z">
              <w:r w:rsidRPr="00AC774B">
                <w:rPr>
                  <w:color w:val="000000"/>
                </w:rPr>
                <w:t>biological_process</w:t>
              </w:r>
            </w:ins>
          </w:p>
        </w:tc>
        <w:tc>
          <w:tcPr>
            <w:tcW w:w="8482" w:type="dxa"/>
            <w:vAlign w:val="bottom"/>
            <w:hideMark/>
          </w:tcPr>
          <w:p w14:paraId="0380D67A" w14:textId="77777777" w:rsidR="00DA59F5" w:rsidRPr="00AC774B" w:rsidRDefault="00DA59F5" w:rsidP="00FC06A3">
            <w:pPr>
              <w:rPr>
                <w:ins w:id="2144" w:author="somadmin" w:date="2026-09-25T20:51:00Z" w16du:dateUtc="2026-09-26T00:51:00Z"/>
                <w:color w:val="000000"/>
              </w:rPr>
            </w:pPr>
            <w:ins w:id="2145" w:author="somadmin" w:date="2026-09-25T20:51:00Z" w16du:dateUtc="2026-09-26T00:51:00Z">
              <w:r w:rsidRPr="00AC774B">
                <w:rPr>
                  <w:color w:val="000000"/>
                </w:rPr>
                <w:t>purine nucleotide catabolic process</w:t>
              </w:r>
            </w:ins>
          </w:p>
        </w:tc>
        <w:tc>
          <w:tcPr>
            <w:tcW w:w="1170" w:type="dxa"/>
            <w:noWrap/>
            <w:vAlign w:val="bottom"/>
            <w:hideMark/>
          </w:tcPr>
          <w:p w14:paraId="00B0A8B7" w14:textId="77777777" w:rsidR="00DA59F5" w:rsidRPr="00AC774B" w:rsidRDefault="00DA59F5" w:rsidP="00FC06A3">
            <w:pPr>
              <w:jc w:val="right"/>
              <w:rPr>
                <w:ins w:id="2146" w:author="somadmin" w:date="2026-09-25T20:51:00Z" w16du:dateUtc="2026-09-26T00:51:00Z"/>
                <w:color w:val="000000"/>
              </w:rPr>
            </w:pPr>
            <w:ins w:id="2147" w:author="somadmin" w:date="2026-09-25T20:51:00Z" w16du:dateUtc="2026-09-26T00:51:00Z">
              <w:r w:rsidRPr="00AC774B">
                <w:rPr>
                  <w:color w:val="000000"/>
                </w:rPr>
                <w:t>0.046188</w:t>
              </w:r>
            </w:ins>
          </w:p>
        </w:tc>
      </w:tr>
      <w:tr w:rsidR="00DA59F5" w:rsidRPr="00AC774B" w14:paraId="3DF11606" w14:textId="77777777" w:rsidTr="00FC06A3">
        <w:trPr>
          <w:trHeight w:val="255"/>
          <w:ins w:id="2148" w:author="somadmin" w:date="2026-09-25T20:51:00Z" w16du:dateUtc="2026-09-26T00:51:00Z"/>
        </w:trPr>
        <w:tc>
          <w:tcPr>
            <w:tcW w:w="1470" w:type="dxa"/>
            <w:noWrap/>
            <w:vAlign w:val="bottom"/>
            <w:hideMark/>
          </w:tcPr>
          <w:p w14:paraId="3E3FBAFA" w14:textId="77777777" w:rsidR="00DA59F5" w:rsidRPr="00AC774B" w:rsidRDefault="00DA59F5" w:rsidP="00FC06A3">
            <w:pPr>
              <w:rPr>
                <w:ins w:id="2149" w:author="somadmin" w:date="2026-09-25T20:51:00Z" w16du:dateUtc="2026-09-26T00:51:00Z"/>
                <w:color w:val="000000"/>
              </w:rPr>
            </w:pPr>
            <w:ins w:id="2150" w:author="somadmin" w:date="2026-09-25T20:51:00Z" w16du:dateUtc="2026-09-26T00:51:00Z">
              <w:r w:rsidRPr="00AC774B">
                <w:rPr>
                  <w:color w:val="000000"/>
                </w:rPr>
                <w:t>GO:0006006</w:t>
              </w:r>
            </w:ins>
          </w:p>
        </w:tc>
        <w:tc>
          <w:tcPr>
            <w:tcW w:w="2122" w:type="dxa"/>
            <w:noWrap/>
            <w:vAlign w:val="bottom"/>
            <w:hideMark/>
          </w:tcPr>
          <w:p w14:paraId="2DF4D9DB" w14:textId="77777777" w:rsidR="00DA59F5" w:rsidRPr="00AC774B" w:rsidRDefault="00DA59F5" w:rsidP="00FC06A3">
            <w:pPr>
              <w:rPr>
                <w:ins w:id="2151" w:author="somadmin" w:date="2026-09-25T20:51:00Z" w16du:dateUtc="2026-09-26T00:51:00Z"/>
                <w:color w:val="000000"/>
              </w:rPr>
            </w:pPr>
            <w:ins w:id="2152" w:author="somadmin" w:date="2026-09-25T20:51:00Z" w16du:dateUtc="2026-09-26T00:51:00Z">
              <w:r w:rsidRPr="00AC774B">
                <w:rPr>
                  <w:color w:val="000000"/>
                </w:rPr>
                <w:t>biological_process</w:t>
              </w:r>
            </w:ins>
          </w:p>
        </w:tc>
        <w:tc>
          <w:tcPr>
            <w:tcW w:w="8482" w:type="dxa"/>
            <w:vAlign w:val="bottom"/>
            <w:hideMark/>
          </w:tcPr>
          <w:p w14:paraId="25567E4D" w14:textId="77777777" w:rsidR="00DA59F5" w:rsidRPr="00AC774B" w:rsidRDefault="00DA59F5" w:rsidP="00FC06A3">
            <w:pPr>
              <w:rPr>
                <w:ins w:id="2153" w:author="somadmin" w:date="2026-09-25T20:51:00Z" w16du:dateUtc="2026-09-26T00:51:00Z"/>
                <w:color w:val="000000"/>
              </w:rPr>
            </w:pPr>
            <w:ins w:id="2154" w:author="somadmin" w:date="2026-09-25T20:51:00Z" w16du:dateUtc="2026-09-26T00:51:00Z">
              <w:r w:rsidRPr="00AC774B">
                <w:rPr>
                  <w:color w:val="000000"/>
                </w:rPr>
                <w:t>glucose metabolic process</w:t>
              </w:r>
            </w:ins>
          </w:p>
        </w:tc>
        <w:tc>
          <w:tcPr>
            <w:tcW w:w="1170" w:type="dxa"/>
            <w:noWrap/>
            <w:vAlign w:val="bottom"/>
            <w:hideMark/>
          </w:tcPr>
          <w:p w14:paraId="02381E5A" w14:textId="77777777" w:rsidR="00DA59F5" w:rsidRPr="00AC774B" w:rsidRDefault="00DA59F5" w:rsidP="00FC06A3">
            <w:pPr>
              <w:jc w:val="right"/>
              <w:rPr>
                <w:ins w:id="2155" w:author="somadmin" w:date="2026-09-25T20:51:00Z" w16du:dateUtc="2026-09-26T00:51:00Z"/>
                <w:color w:val="000000"/>
              </w:rPr>
            </w:pPr>
            <w:ins w:id="2156" w:author="somadmin" w:date="2026-09-25T20:51:00Z" w16du:dateUtc="2026-09-26T00:51:00Z">
              <w:r w:rsidRPr="00AC774B">
                <w:rPr>
                  <w:color w:val="000000"/>
                </w:rPr>
                <w:t>0.046188</w:t>
              </w:r>
            </w:ins>
          </w:p>
        </w:tc>
      </w:tr>
      <w:tr w:rsidR="00DA59F5" w:rsidRPr="00AC774B" w14:paraId="6378540B" w14:textId="77777777" w:rsidTr="00FC06A3">
        <w:trPr>
          <w:trHeight w:val="255"/>
          <w:ins w:id="2157" w:author="somadmin" w:date="2026-09-25T20:51:00Z" w16du:dateUtc="2026-09-26T00:51:00Z"/>
        </w:trPr>
        <w:tc>
          <w:tcPr>
            <w:tcW w:w="1470" w:type="dxa"/>
            <w:noWrap/>
            <w:vAlign w:val="bottom"/>
            <w:hideMark/>
          </w:tcPr>
          <w:p w14:paraId="64E6A7EA" w14:textId="77777777" w:rsidR="00DA59F5" w:rsidRPr="00AC774B" w:rsidRDefault="00DA59F5" w:rsidP="00FC06A3">
            <w:pPr>
              <w:rPr>
                <w:ins w:id="2158" w:author="somadmin" w:date="2026-09-25T20:51:00Z" w16du:dateUtc="2026-09-26T00:51:00Z"/>
                <w:color w:val="000000"/>
              </w:rPr>
            </w:pPr>
            <w:ins w:id="2159" w:author="somadmin" w:date="2026-09-25T20:51:00Z" w16du:dateUtc="2026-09-26T00:51:00Z">
              <w:r w:rsidRPr="00AC774B">
                <w:rPr>
                  <w:color w:val="000000"/>
                </w:rPr>
                <w:t>GO:0006739</w:t>
              </w:r>
            </w:ins>
          </w:p>
        </w:tc>
        <w:tc>
          <w:tcPr>
            <w:tcW w:w="2122" w:type="dxa"/>
            <w:noWrap/>
            <w:vAlign w:val="bottom"/>
            <w:hideMark/>
          </w:tcPr>
          <w:p w14:paraId="7FC4B4A4" w14:textId="77777777" w:rsidR="00DA59F5" w:rsidRPr="00AC774B" w:rsidRDefault="00DA59F5" w:rsidP="00FC06A3">
            <w:pPr>
              <w:rPr>
                <w:ins w:id="2160" w:author="somadmin" w:date="2026-09-25T20:51:00Z" w16du:dateUtc="2026-09-26T00:51:00Z"/>
                <w:color w:val="000000"/>
              </w:rPr>
            </w:pPr>
            <w:ins w:id="2161" w:author="somadmin" w:date="2026-09-25T20:51:00Z" w16du:dateUtc="2026-09-26T00:51:00Z">
              <w:r w:rsidRPr="00AC774B">
                <w:rPr>
                  <w:color w:val="000000"/>
                </w:rPr>
                <w:t>biological_process</w:t>
              </w:r>
            </w:ins>
          </w:p>
        </w:tc>
        <w:tc>
          <w:tcPr>
            <w:tcW w:w="8482" w:type="dxa"/>
            <w:vAlign w:val="bottom"/>
            <w:hideMark/>
          </w:tcPr>
          <w:p w14:paraId="3852E25A" w14:textId="77777777" w:rsidR="00DA59F5" w:rsidRPr="00AC774B" w:rsidRDefault="00DA59F5" w:rsidP="00FC06A3">
            <w:pPr>
              <w:rPr>
                <w:ins w:id="2162" w:author="somadmin" w:date="2026-09-25T20:51:00Z" w16du:dateUtc="2026-09-26T00:51:00Z"/>
                <w:color w:val="000000"/>
              </w:rPr>
            </w:pPr>
            <w:ins w:id="2163" w:author="somadmin" w:date="2026-09-25T20:51:00Z" w16du:dateUtc="2026-09-26T00:51:00Z">
              <w:r w:rsidRPr="00AC774B">
                <w:rPr>
                  <w:color w:val="000000"/>
                </w:rPr>
                <w:t>NADP metabolic process</w:t>
              </w:r>
            </w:ins>
          </w:p>
        </w:tc>
        <w:tc>
          <w:tcPr>
            <w:tcW w:w="1170" w:type="dxa"/>
            <w:noWrap/>
            <w:vAlign w:val="bottom"/>
            <w:hideMark/>
          </w:tcPr>
          <w:p w14:paraId="5EC26A63" w14:textId="77777777" w:rsidR="00DA59F5" w:rsidRPr="00AC774B" w:rsidRDefault="00DA59F5" w:rsidP="00FC06A3">
            <w:pPr>
              <w:jc w:val="right"/>
              <w:rPr>
                <w:ins w:id="2164" w:author="somadmin" w:date="2026-09-25T20:51:00Z" w16du:dateUtc="2026-09-26T00:51:00Z"/>
                <w:color w:val="000000"/>
              </w:rPr>
            </w:pPr>
            <w:ins w:id="2165" w:author="somadmin" w:date="2026-09-25T20:51:00Z" w16du:dateUtc="2026-09-26T00:51:00Z">
              <w:r w:rsidRPr="00AC774B">
                <w:rPr>
                  <w:color w:val="000000"/>
                </w:rPr>
                <w:t>0.046188</w:t>
              </w:r>
            </w:ins>
          </w:p>
        </w:tc>
      </w:tr>
      <w:tr w:rsidR="00DA59F5" w:rsidRPr="00AC774B" w14:paraId="1EC6C8F6" w14:textId="77777777" w:rsidTr="00FC06A3">
        <w:trPr>
          <w:trHeight w:val="510"/>
          <w:ins w:id="2166" w:author="somadmin" w:date="2026-09-25T20:51:00Z" w16du:dateUtc="2026-09-26T00:51:00Z"/>
        </w:trPr>
        <w:tc>
          <w:tcPr>
            <w:tcW w:w="1470" w:type="dxa"/>
            <w:noWrap/>
            <w:vAlign w:val="bottom"/>
            <w:hideMark/>
          </w:tcPr>
          <w:p w14:paraId="1A3D2269" w14:textId="77777777" w:rsidR="00DA59F5" w:rsidRPr="00AC774B" w:rsidRDefault="00DA59F5" w:rsidP="00FC06A3">
            <w:pPr>
              <w:rPr>
                <w:ins w:id="2167" w:author="somadmin" w:date="2026-09-25T20:51:00Z" w16du:dateUtc="2026-09-26T00:51:00Z"/>
                <w:color w:val="000000"/>
              </w:rPr>
            </w:pPr>
            <w:ins w:id="2168" w:author="somadmin" w:date="2026-09-25T20:51:00Z" w16du:dateUtc="2026-09-26T00:51:00Z">
              <w:r w:rsidRPr="00AC774B">
                <w:rPr>
                  <w:color w:val="000000"/>
                </w:rPr>
                <w:t>GO:0034621</w:t>
              </w:r>
            </w:ins>
          </w:p>
        </w:tc>
        <w:tc>
          <w:tcPr>
            <w:tcW w:w="2122" w:type="dxa"/>
            <w:noWrap/>
            <w:vAlign w:val="bottom"/>
            <w:hideMark/>
          </w:tcPr>
          <w:p w14:paraId="365DC5A6" w14:textId="77777777" w:rsidR="00DA59F5" w:rsidRPr="00AC774B" w:rsidRDefault="00DA59F5" w:rsidP="00FC06A3">
            <w:pPr>
              <w:rPr>
                <w:ins w:id="2169" w:author="somadmin" w:date="2026-09-25T20:51:00Z" w16du:dateUtc="2026-09-26T00:51:00Z"/>
                <w:color w:val="000000"/>
              </w:rPr>
            </w:pPr>
            <w:ins w:id="2170" w:author="somadmin" w:date="2026-09-25T20:51:00Z" w16du:dateUtc="2026-09-26T00:51:00Z">
              <w:r w:rsidRPr="00AC774B">
                <w:rPr>
                  <w:color w:val="000000"/>
                </w:rPr>
                <w:t>biological_process</w:t>
              </w:r>
            </w:ins>
          </w:p>
        </w:tc>
        <w:tc>
          <w:tcPr>
            <w:tcW w:w="8482" w:type="dxa"/>
            <w:vAlign w:val="bottom"/>
            <w:hideMark/>
          </w:tcPr>
          <w:p w14:paraId="4674514A" w14:textId="77777777" w:rsidR="00DA59F5" w:rsidRPr="00AC774B" w:rsidRDefault="00DA59F5" w:rsidP="00FC06A3">
            <w:pPr>
              <w:rPr>
                <w:ins w:id="2171" w:author="somadmin" w:date="2026-09-25T20:51:00Z" w16du:dateUtc="2026-09-26T00:51:00Z"/>
                <w:color w:val="000000"/>
              </w:rPr>
            </w:pPr>
            <w:ins w:id="2172" w:author="somadmin" w:date="2026-09-25T20:51:00Z" w16du:dateUtc="2026-09-26T00:51:00Z">
              <w:r w:rsidRPr="00AC774B">
                <w:rPr>
                  <w:color w:val="000000"/>
                </w:rPr>
                <w:t>cellular macromolecular complex subunit organization</w:t>
              </w:r>
            </w:ins>
          </w:p>
        </w:tc>
        <w:tc>
          <w:tcPr>
            <w:tcW w:w="1170" w:type="dxa"/>
            <w:noWrap/>
            <w:vAlign w:val="bottom"/>
            <w:hideMark/>
          </w:tcPr>
          <w:p w14:paraId="775F5181" w14:textId="77777777" w:rsidR="00DA59F5" w:rsidRPr="00AC774B" w:rsidRDefault="00DA59F5" w:rsidP="00FC06A3">
            <w:pPr>
              <w:jc w:val="right"/>
              <w:rPr>
                <w:ins w:id="2173" w:author="somadmin" w:date="2026-09-25T20:51:00Z" w16du:dateUtc="2026-09-26T00:51:00Z"/>
                <w:color w:val="000000"/>
              </w:rPr>
            </w:pPr>
            <w:ins w:id="2174" w:author="somadmin" w:date="2026-09-25T20:51:00Z" w16du:dateUtc="2026-09-26T00:51:00Z">
              <w:r w:rsidRPr="00AC774B">
                <w:rPr>
                  <w:color w:val="000000"/>
                </w:rPr>
                <w:t>0.046188</w:t>
              </w:r>
            </w:ins>
          </w:p>
        </w:tc>
      </w:tr>
      <w:tr w:rsidR="00DA59F5" w:rsidRPr="00AC774B" w14:paraId="15D3DD61" w14:textId="77777777" w:rsidTr="00FC06A3">
        <w:trPr>
          <w:trHeight w:val="255"/>
          <w:ins w:id="2175" w:author="somadmin" w:date="2026-09-25T20:51:00Z" w16du:dateUtc="2026-09-26T00:51:00Z"/>
        </w:trPr>
        <w:tc>
          <w:tcPr>
            <w:tcW w:w="1470" w:type="dxa"/>
            <w:noWrap/>
            <w:vAlign w:val="bottom"/>
            <w:hideMark/>
          </w:tcPr>
          <w:p w14:paraId="4B184C06" w14:textId="77777777" w:rsidR="00DA59F5" w:rsidRPr="00AC774B" w:rsidRDefault="00DA59F5" w:rsidP="00FC06A3">
            <w:pPr>
              <w:rPr>
                <w:ins w:id="2176" w:author="somadmin" w:date="2026-09-25T20:51:00Z" w16du:dateUtc="2026-09-26T00:51:00Z"/>
                <w:color w:val="000000"/>
              </w:rPr>
            </w:pPr>
            <w:ins w:id="2177" w:author="somadmin" w:date="2026-09-25T20:51:00Z" w16du:dateUtc="2026-09-26T00:51:00Z">
              <w:r w:rsidRPr="00AC774B">
                <w:rPr>
                  <w:color w:val="000000"/>
                </w:rPr>
                <w:t>GO:0060021</w:t>
              </w:r>
            </w:ins>
          </w:p>
        </w:tc>
        <w:tc>
          <w:tcPr>
            <w:tcW w:w="2122" w:type="dxa"/>
            <w:noWrap/>
            <w:vAlign w:val="bottom"/>
            <w:hideMark/>
          </w:tcPr>
          <w:p w14:paraId="7E296708" w14:textId="77777777" w:rsidR="00DA59F5" w:rsidRPr="00AC774B" w:rsidRDefault="00DA59F5" w:rsidP="00FC06A3">
            <w:pPr>
              <w:rPr>
                <w:ins w:id="2178" w:author="somadmin" w:date="2026-09-25T20:51:00Z" w16du:dateUtc="2026-09-26T00:51:00Z"/>
                <w:color w:val="000000"/>
              </w:rPr>
            </w:pPr>
            <w:ins w:id="2179" w:author="somadmin" w:date="2026-09-25T20:51:00Z" w16du:dateUtc="2026-09-26T00:51:00Z">
              <w:r w:rsidRPr="00AC774B">
                <w:rPr>
                  <w:color w:val="000000"/>
                </w:rPr>
                <w:t>biological_process</w:t>
              </w:r>
            </w:ins>
          </w:p>
        </w:tc>
        <w:tc>
          <w:tcPr>
            <w:tcW w:w="8482" w:type="dxa"/>
            <w:vAlign w:val="bottom"/>
            <w:hideMark/>
          </w:tcPr>
          <w:p w14:paraId="15628A7B" w14:textId="77777777" w:rsidR="00DA59F5" w:rsidRPr="00AC774B" w:rsidRDefault="00DA59F5" w:rsidP="00FC06A3">
            <w:pPr>
              <w:rPr>
                <w:ins w:id="2180" w:author="somadmin" w:date="2026-09-25T20:51:00Z" w16du:dateUtc="2026-09-26T00:51:00Z"/>
                <w:color w:val="000000"/>
              </w:rPr>
            </w:pPr>
            <w:ins w:id="2181" w:author="somadmin" w:date="2026-09-25T20:51:00Z" w16du:dateUtc="2026-09-26T00:51:00Z">
              <w:r w:rsidRPr="00AC774B">
                <w:rPr>
                  <w:color w:val="000000"/>
                </w:rPr>
                <w:t>palate development</w:t>
              </w:r>
            </w:ins>
          </w:p>
        </w:tc>
        <w:tc>
          <w:tcPr>
            <w:tcW w:w="1170" w:type="dxa"/>
            <w:noWrap/>
            <w:vAlign w:val="bottom"/>
            <w:hideMark/>
          </w:tcPr>
          <w:p w14:paraId="00674BCE" w14:textId="77777777" w:rsidR="00DA59F5" w:rsidRPr="00AC774B" w:rsidRDefault="00DA59F5" w:rsidP="00FC06A3">
            <w:pPr>
              <w:jc w:val="right"/>
              <w:rPr>
                <w:ins w:id="2182" w:author="somadmin" w:date="2026-09-25T20:51:00Z" w16du:dateUtc="2026-09-26T00:51:00Z"/>
                <w:color w:val="000000"/>
              </w:rPr>
            </w:pPr>
            <w:ins w:id="2183" w:author="somadmin" w:date="2026-09-25T20:51:00Z" w16du:dateUtc="2026-09-26T00:51:00Z">
              <w:r w:rsidRPr="00AC774B">
                <w:rPr>
                  <w:color w:val="000000"/>
                </w:rPr>
                <w:t>0.046188</w:t>
              </w:r>
            </w:ins>
          </w:p>
        </w:tc>
      </w:tr>
      <w:tr w:rsidR="00DA59F5" w:rsidRPr="00AC774B" w14:paraId="4292B356" w14:textId="77777777" w:rsidTr="00FC06A3">
        <w:trPr>
          <w:trHeight w:val="510"/>
          <w:ins w:id="2184" w:author="somadmin" w:date="2026-09-25T20:51:00Z" w16du:dateUtc="2026-09-26T00:51:00Z"/>
        </w:trPr>
        <w:tc>
          <w:tcPr>
            <w:tcW w:w="1470" w:type="dxa"/>
            <w:noWrap/>
            <w:vAlign w:val="bottom"/>
            <w:hideMark/>
          </w:tcPr>
          <w:p w14:paraId="7BE086E9" w14:textId="77777777" w:rsidR="00DA59F5" w:rsidRPr="00AC774B" w:rsidRDefault="00DA59F5" w:rsidP="00FC06A3">
            <w:pPr>
              <w:rPr>
                <w:ins w:id="2185" w:author="somadmin" w:date="2026-09-25T20:51:00Z" w16du:dateUtc="2026-09-26T00:51:00Z"/>
                <w:color w:val="000000"/>
              </w:rPr>
            </w:pPr>
            <w:ins w:id="2186" w:author="somadmin" w:date="2026-09-25T20:51:00Z" w16du:dateUtc="2026-09-26T00:51:00Z">
              <w:r w:rsidRPr="00AC774B">
                <w:rPr>
                  <w:color w:val="000000"/>
                </w:rPr>
                <w:t>GO:0044246</w:t>
              </w:r>
            </w:ins>
          </w:p>
        </w:tc>
        <w:tc>
          <w:tcPr>
            <w:tcW w:w="2122" w:type="dxa"/>
            <w:noWrap/>
            <w:vAlign w:val="bottom"/>
            <w:hideMark/>
          </w:tcPr>
          <w:p w14:paraId="6FA49B73" w14:textId="77777777" w:rsidR="00DA59F5" w:rsidRPr="00AC774B" w:rsidRDefault="00DA59F5" w:rsidP="00FC06A3">
            <w:pPr>
              <w:rPr>
                <w:ins w:id="2187" w:author="somadmin" w:date="2026-09-25T20:51:00Z" w16du:dateUtc="2026-09-26T00:51:00Z"/>
                <w:color w:val="000000"/>
              </w:rPr>
            </w:pPr>
            <w:ins w:id="2188" w:author="somadmin" w:date="2026-09-25T20:51:00Z" w16du:dateUtc="2026-09-26T00:51:00Z">
              <w:r w:rsidRPr="00AC774B">
                <w:rPr>
                  <w:color w:val="000000"/>
                </w:rPr>
                <w:t>biological_process</w:t>
              </w:r>
            </w:ins>
          </w:p>
        </w:tc>
        <w:tc>
          <w:tcPr>
            <w:tcW w:w="8482" w:type="dxa"/>
            <w:vAlign w:val="bottom"/>
            <w:hideMark/>
          </w:tcPr>
          <w:p w14:paraId="18EC71F5" w14:textId="77777777" w:rsidR="00DA59F5" w:rsidRPr="00AC774B" w:rsidRDefault="00DA59F5" w:rsidP="00FC06A3">
            <w:pPr>
              <w:rPr>
                <w:ins w:id="2189" w:author="somadmin" w:date="2026-09-25T20:51:00Z" w16du:dateUtc="2026-09-26T00:51:00Z"/>
                <w:color w:val="000000"/>
              </w:rPr>
            </w:pPr>
            <w:ins w:id="2190" w:author="somadmin" w:date="2026-09-25T20:51:00Z" w16du:dateUtc="2026-09-26T00:51:00Z">
              <w:r w:rsidRPr="00AC774B">
                <w:rPr>
                  <w:color w:val="000000"/>
                </w:rPr>
                <w:t>regulation of multicellular organismal metabolic process</w:t>
              </w:r>
            </w:ins>
          </w:p>
        </w:tc>
        <w:tc>
          <w:tcPr>
            <w:tcW w:w="1170" w:type="dxa"/>
            <w:noWrap/>
            <w:vAlign w:val="bottom"/>
            <w:hideMark/>
          </w:tcPr>
          <w:p w14:paraId="41DC7C20" w14:textId="77777777" w:rsidR="00DA59F5" w:rsidRPr="00AC774B" w:rsidRDefault="00DA59F5" w:rsidP="00FC06A3">
            <w:pPr>
              <w:jc w:val="right"/>
              <w:rPr>
                <w:ins w:id="2191" w:author="somadmin" w:date="2026-09-25T20:51:00Z" w16du:dateUtc="2026-09-26T00:51:00Z"/>
                <w:color w:val="000000"/>
              </w:rPr>
            </w:pPr>
            <w:ins w:id="2192" w:author="somadmin" w:date="2026-09-25T20:51:00Z" w16du:dateUtc="2026-09-26T00:51:00Z">
              <w:r w:rsidRPr="00AC774B">
                <w:rPr>
                  <w:color w:val="000000"/>
                </w:rPr>
                <w:t>0.046188</w:t>
              </w:r>
            </w:ins>
          </w:p>
        </w:tc>
      </w:tr>
      <w:tr w:rsidR="00DA59F5" w:rsidRPr="00AC774B" w14:paraId="215C2CD6" w14:textId="77777777" w:rsidTr="00FC06A3">
        <w:trPr>
          <w:trHeight w:val="255"/>
          <w:ins w:id="2193" w:author="somadmin" w:date="2026-09-25T20:51:00Z" w16du:dateUtc="2026-09-26T00:51:00Z"/>
        </w:trPr>
        <w:tc>
          <w:tcPr>
            <w:tcW w:w="1470" w:type="dxa"/>
            <w:noWrap/>
            <w:vAlign w:val="bottom"/>
            <w:hideMark/>
          </w:tcPr>
          <w:p w14:paraId="10F6D0AC" w14:textId="77777777" w:rsidR="00DA59F5" w:rsidRPr="00AC774B" w:rsidRDefault="00DA59F5" w:rsidP="00FC06A3">
            <w:pPr>
              <w:rPr>
                <w:ins w:id="2194" w:author="somadmin" w:date="2026-09-25T20:51:00Z" w16du:dateUtc="2026-09-26T00:51:00Z"/>
                <w:color w:val="000000"/>
              </w:rPr>
            </w:pPr>
            <w:ins w:id="2195" w:author="somadmin" w:date="2026-09-25T20:51:00Z" w16du:dateUtc="2026-09-26T00:51:00Z">
              <w:r w:rsidRPr="00AC774B">
                <w:rPr>
                  <w:color w:val="000000"/>
                </w:rPr>
                <w:t>GO:0048145</w:t>
              </w:r>
            </w:ins>
          </w:p>
        </w:tc>
        <w:tc>
          <w:tcPr>
            <w:tcW w:w="2122" w:type="dxa"/>
            <w:noWrap/>
            <w:vAlign w:val="bottom"/>
            <w:hideMark/>
          </w:tcPr>
          <w:p w14:paraId="67B01592" w14:textId="77777777" w:rsidR="00DA59F5" w:rsidRPr="00AC774B" w:rsidRDefault="00DA59F5" w:rsidP="00FC06A3">
            <w:pPr>
              <w:rPr>
                <w:ins w:id="2196" w:author="somadmin" w:date="2026-09-25T20:51:00Z" w16du:dateUtc="2026-09-26T00:51:00Z"/>
                <w:color w:val="000000"/>
              </w:rPr>
            </w:pPr>
            <w:ins w:id="2197" w:author="somadmin" w:date="2026-09-25T20:51:00Z" w16du:dateUtc="2026-09-26T00:51:00Z">
              <w:r w:rsidRPr="00AC774B">
                <w:rPr>
                  <w:color w:val="000000"/>
                </w:rPr>
                <w:t>biological_process</w:t>
              </w:r>
            </w:ins>
          </w:p>
        </w:tc>
        <w:tc>
          <w:tcPr>
            <w:tcW w:w="8482" w:type="dxa"/>
            <w:vAlign w:val="bottom"/>
            <w:hideMark/>
          </w:tcPr>
          <w:p w14:paraId="69387FFE" w14:textId="77777777" w:rsidR="00DA59F5" w:rsidRPr="00AC774B" w:rsidRDefault="00DA59F5" w:rsidP="00FC06A3">
            <w:pPr>
              <w:rPr>
                <w:ins w:id="2198" w:author="somadmin" w:date="2026-09-25T20:51:00Z" w16du:dateUtc="2026-09-26T00:51:00Z"/>
                <w:color w:val="000000"/>
              </w:rPr>
            </w:pPr>
            <w:ins w:id="2199" w:author="somadmin" w:date="2026-09-25T20:51:00Z" w16du:dateUtc="2026-09-26T00:51:00Z">
              <w:r w:rsidRPr="00AC774B">
                <w:rPr>
                  <w:color w:val="000000"/>
                </w:rPr>
                <w:t>regulation of fibroblast proliferation</w:t>
              </w:r>
            </w:ins>
          </w:p>
        </w:tc>
        <w:tc>
          <w:tcPr>
            <w:tcW w:w="1170" w:type="dxa"/>
            <w:noWrap/>
            <w:vAlign w:val="bottom"/>
            <w:hideMark/>
          </w:tcPr>
          <w:p w14:paraId="37931A13" w14:textId="77777777" w:rsidR="00DA59F5" w:rsidRPr="00AC774B" w:rsidRDefault="00DA59F5" w:rsidP="00FC06A3">
            <w:pPr>
              <w:jc w:val="right"/>
              <w:rPr>
                <w:ins w:id="2200" w:author="somadmin" w:date="2026-09-25T20:51:00Z" w16du:dateUtc="2026-09-26T00:51:00Z"/>
                <w:color w:val="000000"/>
              </w:rPr>
            </w:pPr>
            <w:ins w:id="2201" w:author="somadmin" w:date="2026-09-25T20:51:00Z" w16du:dateUtc="2026-09-26T00:51:00Z">
              <w:r w:rsidRPr="00AC774B">
                <w:rPr>
                  <w:color w:val="000000"/>
                </w:rPr>
                <w:t>0.046188</w:t>
              </w:r>
            </w:ins>
          </w:p>
        </w:tc>
      </w:tr>
      <w:tr w:rsidR="00DA59F5" w:rsidRPr="00AC774B" w14:paraId="2CEDBACD" w14:textId="77777777" w:rsidTr="00FC06A3">
        <w:trPr>
          <w:trHeight w:val="255"/>
          <w:ins w:id="2202" w:author="somadmin" w:date="2026-09-25T20:51:00Z" w16du:dateUtc="2026-09-26T00:51:00Z"/>
        </w:trPr>
        <w:tc>
          <w:tcPr>
            <w:tcW w:w="1470" w:type="dxa"/>
            <w:noWrap/>
            <w:vAlign w:val="bottom"/>
            <w:hideMark/>
          </w:tcPr>
          <w:p w14:paraId="6830D0BA" w14:textId="77777777" w:rsidR="00DA59F5" w:rsidRPr="00AC774B" w:rsidRDefault="00DA59F5" w:rsidP="00FC06A3">
            <w:pPr>
              <w:rPr>
                <w:ins w:id="2203" w:author="somadmin" w:date="2026-09-25T20:51:00Z" w16du:dateUtc="2026-09-26T00:51:00Z"/>
                <w:color w:val="000000"/>
              </w:rPr>
            </w:pPr>
            <w:ins w:id="2204" w:author="somadmin" w:date="2026-09-25T20:51:00Z" w16du:dateUtc="2026-09-26T00:51:00Z">
              <w:r w:rsidRPr="00AC774B">
                <w:rPr>
                  <w:color w:val="000000"/>
                </w:rPr>
                <w:t>GO:0003158</w:t>
              </w:r>
            </w:ins>
          </w:p>
        </w:tc>
        <w:tc>
          <w:tcPr>
            <w:tcW w:w="2122" w:type="dxa"/>
            <w:noWrap/>
            <w:vAlign w:val="bottom"/>
            <w:hideMark/>
          </w:tcPr>
          <w:p w14:paraId="33C4583F" w14:textId="77777777" w:rsidR="00DA59F5" w:rsidRPr="00AC774B" w:rsidRDefault="00DA59F5" w:rsidP="00FC06A3">
            <w:pPr>
              <w:rPr>
                <w:ins w:id="2205" w:author="somadmin" w:date="2026-09-25T20:51:00Z" w16du:dateUtc="2026-09-26T00:51:00Z"/>
                <w:color w:val="000000"/>
              </w:rPr>
            </w:pPr>
            <w:ins w:id="2206" w:author="somadmin" w:date="2026-09-25T20:51:00Z" w16du:dateUtc="2026-09-26T00:51:00Z">
              <w:r w:rsidRPr="00AC774B">
                <w:rPr>
                  <w:color w:val="000000"/>
                </w:rPr>
                <w:t>biological_process</w:t>
              </w:r>
            </w:ins>
          </w:p>
        </w:tc>
        <w:tc>
          <w:tcPr>
            <w:tcW w:w="8482" w:type="dxa"/>
            <w:vAlign w:val="bottom"/>
            <w:hideMark/>
          </w:tcPr>
          <w:p w14:paraId="0E7A3937" w14:textId="77777777" w:rsidR="00DA59F5" w:rsidRPr="00AC774B" w:rsidRDefault="00DA59F5" w:rsidP="00FC06A3">
            <w:pPr>
              <w:rPr>
                <w:ins w:id="2207" w:author="somadmin" w:date="2026-09-25T20:51:00Z" w16du:dateUtc="2026-09-26T00:51:00Z"/>
                <w:color w:val="000000"/>
              </w:rPr>
            </w:pPr>
            <w:ins w:id="2208" w:author="somadmin" w:date="2026-09-25T20:51:00Z" w16du:dateUtc="2026-09-26T00:51:00Z">
              <w:r w:rsidRPr="00AC774B">
                <w:rPr>
                  <w:color w:val="000000"/>
                </w:rPr>
                <w:t>endothelium development</w:t>
              </w:r>
            </w:ins>
          </w:p>
        </w:tc>
        <w:tc>
          <w:tcPr>
            <w:tcW w:w="1170" w:type="dxa"/>
            <w:noWrap/>
            <w:vAlign w:val="bottom"/>
            <w:hideMark/>
          </w:tcPr>
          <w:p w14:paraId="01F19BAC" w14:textId="77777777" w:rsidR="00DA59F5" w:rsidRPr="00AC774B" w:rsidRDefault="00DA59F5" w:rsidP="00FC06A3">
            <w:pPr>
              <w:jc w:val="right"/>
              <w:rPr>
                <w:ins w:id="2209" w:author="somadmin" w:date="2026-09-25T20:51:00Z" w16du:dateUtc="2026-09-26T00:51:00Z"/>
                <w:color w:val="000000"/>
              </w:rPr>
            </w:pPr>
            <w:ins w:id="2210" w:author="somadmin" w:date="2026-09-25T20:51:00Z" w16du:dateUtc="2026-09-26T00:51:00Z">
              <w:r w:rsidRPr="00AC774B">
                <w:rPr>
                  <w:color w:val="000000"/>
                </w:rPr>
                <w:t>0.046188</w:t>
              </w:r>
            </w:ins>
          </w:p>
        </w:tc>
      </w:tr>
      <w:tr w:rsidR="00DA59F5" w:rsidRPr="00AC774B" w14:paraId="234C71AE" w14:textId="77777777" w:rsidTr="00FC06A3">
        <w:trPr>
          <w:trHeight w:val="255"/>
          <w:ins w:id="2211" w:author="somadmin" w:date="2026-09-25T20:51:00Z" w16du:dateUtc="2026-09-26T00:51:00Z"/>
        </w:trPr>
        <w:tc>
          <w:tcPr>
            <w:tcW w:w="1470" w:type="dxa"/>
            <w:noWrap/>
            <w:vAlign w:val="bottom"/>
            <w:hideMark/>
          </w:tcPr>
          <w:p w14:paraId="37240F7C" w14:textId="77777777" w:rsidR="00DA59F5" w:rsidRPr="00AC774B" w:rsidRDefault="00DA59F5" w:rsidP="00FC06A3">
            <w:pPr>
              <w:rPr>
                <w:ins w:id="2212" w:author="somadmin" w:date="2026-09-25T20:51:00Z" w16du:dateUtc="2026-09-26T00:51:00Z"/>
                <w:color w:val="000000"/>
              </w:rPr>
            </w:pPr>
            <w:ins w:id="2213" w:author="somadmin" w:date="2026-09-25T20:51:00Z" w16du:dateUtc="2026-09-26T00:51:00Z">
              <w:r w:rsidRPr="00AC774B">
                <w:rPr>
                  <w:color w:val="000000"/>
                </w:rPr>
                <w:t>GO:0045446</w:t>
              </w:r>
            </w:ins>
          </w:p>
        </w:tc>
        <w:tc>
          <w:tcPr>
            <w:tcW w:w="2122" w:type="dxa"/>
            <w:noWrap/>
            <w:vAlign w:val="bottom"/>
            <w:hideMark/>
          </w:tcPr>
          <w:p w14:paraId="7D72DDB0" w14:textId="77777777" w:rsidR="00DA59F5" w:rsidRPr="00AC774B" w:rsidRDefault="00DA59F5" w:rsidP="00FC06A3">
            <w:pPr>
              <w:rPr>
                <w:ins w:id="2214" w:author="somadmin" w:date="2026-09-25T20:51:00Z" w16du:dateUtc="2026-09-26T00:51:00Z"/>
                <w:color w:val="000000"/>
              </w:rPr>
            </w:pPr>
            <w:ins w:id="2215" w:author="somadmin" w:date="2026-09-25T20:51:00Z" w16du:dateUtc="2026-09-26T00:51:00Z">
              <w:r w:rsidRPr="00AC774B">
                <w:rPr>
                  <w:color w:val="000000"/>
                </w:rPr>
                <w:t>biological_process</w:t>
              </w:r>
            </w:ins>
          </w:p>
        </w:tc>
        <w:tc>
          <w:tcPr>
            <w:tcW w:w="8482" w:type="dxa"/>
            <w:vAlign w:val="bottom"/>
            <w:hideMark/>
          </w:tcPr>
          <w:p w14:paraId="3AAF9A61" w14:textId="77777777" w:rsidR="00DA59F5" w:rsidRPr="00AC774B" w:rsidRDefault="00DA59F5" w:rsidP="00FC06A3">
            <w:pPr>
              <w:rPr>
                <w:ins w:id="2216" w:author="somadmin" w:date="2026-09-25T20:51:00Z" w16du:dateUtc="2026-09-26T00:51:00Z"/>
                <w:color w:val="000000"/>
              </w:rPr>
            </w:pPr>
            <w:ins w:id="2217" w:author="somadmin" w:date="2026-09-25T20:51:00Z" w16du:dateUtc="2026-09-26T00:51:00Z">
              <w:r w:rsidRPr="00AC774B">
                <w:rPr>
                  <w:color w:val="000000"/>
                </w:rPr>
                <w:t>endothelial cell differentiation</w:t>
              </w:r>
            </w:ins>
          </w:p>
        </w:tc>
        <w:tc>
          <w:tcPr>
            <w:tcW w:w="1170" w:type="dxa"/>
            <w:noWrap/>
            <w:vAlign w:val="bottom"/>
            <w:hideMark/>
          </w:tcPr>
          <w:p w14:paraId="7DC25539" w14:textId="77777777" w:rsidR="00DA59F5" w:rsidRPr="00AC774B" w:rsidRDefault="00DA59F5" w:rsidP="00FC06A3">
            <w:pPr>
              <w:jc w:val="right"/>
              <w:rPr>
                <w:ins w:id="2218" w:author="somadmin" w:date="2026-09-25T20:51:00Z" w16du:dateUtc="2026-09-26T00:51:00Z"/>
                <w:color w:val="000000"/>
              </w:rPr>
            </w:pPr>
            <w:ins w:id="2219" w:author="somadmin" w:date="2026-09-25T20:51:00Z" w16du:dateUtc="2026-09-26T00:51:00Z">
              <w:r w:rsidRPr="00AC774B">
                <w:rPr>
                  <w:color w:val="000000"/>
                </w:rPr>
                <w:t>0.046188</w:t>
              </w:r>
            </w:ins>
          </w:p>
        </w:tc>
      </w:tr>
      <w:tr w:rsidR="00DA59F5" w:rsidRPr="00AC774B" w14:paraId="727B1781" w14:textId="77777777" w:rsidTr="00FC06A3">
        <w:trPr>
          <w:trHeight w:val="255"/>
          <w:ins w:id="2220" w:author="somadmin" w:date="2026-09-25T20:51:00Z" w16du:dateUtc="2026-09-26T00:51:00Z"/>
        </w:trPr>
        <w:tc>
          <w:tcPr>
            <w:tcW w:w="1470" w:type="dxa"/>
            <w:noWrap/>
            <w:vAlign w:val="bottom"/>
            <w:hideMark/>
          </w:tcPr>
          <w:p w14:paraId="46B1F15C" w14:textId="77777777" w:rsidR="00DA59F5" w:rsidRPr="00AC774B" w:rsidRDefault="00DA59F5" w:rsidP="00FC06A3">
            <w:pPr>
              <w:rPr>
                <w:ins w:id="2221" w:author="somadmin" w:date="2026-09-25T20:51:00Z" w16du:dateUtc="2026-09-26T00:51:00Z"/>
                <w:color w:val="000000"/>
              </w:rPr>
            </w:pPr>
            <w:ins w:id="2222" w:author="somadmin" w:date="2026-09-25T20:51:00Z" w16du:dateUtc="2026-09-26T00:51:00Z">
              <w:r w:rsidRPr="00AC774B">
                <w:rPr>
                  <w:color w:val="000000"/>
                </w:rPr>
                <w:t>GO:0006984</w:t>
              </w:r>
            </w:ins>
          </w:p>
        </w:tc>
        <w:tc>
          <w:tcPr>
            <w:tcW w:w="2122" w:type="dxa"/>
            <w:noWrap/>
            <w:vAlign w:val="bottom"/>
            <w:hideMark/>
          </w:tcPr>
          <w:p w14:paraId="33852566" w14:textId="77777777" w:rsidR="00DA59F5" w:rsidRPr="00AC774B" w:rsidRDefault="00DA59F5" w:rsidP="00FC06A3">
            <w:pPr>
              <w:rPr>
                <w:ins w:id="2223" w:author="somadmin" w:date="2026-09-25T20:51:00Z" w16du:dateUtc="2026-09-26T00:51:00Z"/>
                <w:color w:val="000000"/>
              </w:rPr>
            </w:pPr>
            <w:ins w:id="2224" w:author="somadmin" w:date="2026-09-25T20:51:00Z" w16du:dateUtc="2026-09-26T00:51:00Z">
              <w:r w:rsidRPr="00AC774B">
                <w:rPr>
                  <w:color w:val="000000"/>
                </w:rPr>
                <w:t>biological_process</w:t>
              </w:r>
            </w:ins>
          </w:p>
        </w:tc>
        <w:tc>
          <w:tcPr>
            <w:tcW w:w="8482" w:type="dxa"/>
            <w:vAlign w:val="bottom"/>
            <w:hideMark/>
          </w:tcPr>
          <w:p w14:paraId="15F87EC4" w14:textId="77777777" w:rsidR="00DA59F5" w:rsidRPr="00AC774B" w:rsidRDefault="00DA59F5" w:rsidP="00FC06A3">
            <w:pPr>
              <w:rPr>
                <w:ins w:id="2225" w:author="somadmin" w:date="2026-09-25T20:51:00Z" w16du:dateUtc="2026-09-26T00:51:00Z"/>
                <w:color w:val="000000"/>
              </w:rPr>
            </w:pPr>
            <w:ins w:id="2226" w:author="somadmin" w:date="2026-09-25T20:51:00Z" w16du:dateUtc="2026-09-26T00:51:00Z">
              <w:r w:rsidRPr="00AC774B">
                <w:rPr>
                  <w:color w:val="000000"/>
                </w:rPr>
                <w:t>ER-nuclear signaling pathway</w:t>
              </w:r>
            </w:ins>
          </w:p>
        </w:tc>
        <w:tc>
          <w:tcPr>
            <w:tcW w:w="1170" w:type="dxa"/>
            <w:noWrap/>
            <w:vAlign w:val="bottom"/>
            <w:hideMark/>
          </w:tcPr>
          <w:p w14:paraId="7923EE54" w14:textId="77777777" w:rsidR="00DA59F5" w:rsidRPr="00AC774B" w:rsidRDefault="00DA59F5" w:rsidP="00FC06A3">
            <w:pPr>
              <w:jc w:val="right"/>
              <w:rPr>
                <w:ins w:id="2227" w:author="somadmin" w:date="2026-09-25T20:51:00Z" w16du:dateUtc="2026-09-26T00:51:00Z"/>
                <w:color w:val="000000"/>
              </w:rPr>
            </w:pPr>
            <w:ins w:id="2228" w:author="somadmin" w:date="2026-09-25T20:51:00Z" w16du:dateUtc="2026-09-26T00:51:00Z">
              <w:r w:rsidRPr="00AC774B">
                <w:rPr>
                  <w:color w:val="000000"/>
                </w:rPr>
                <w:t>0.046188</w:t>
              </w:r>
            </w:ins>
          </w:p>
        </w:tc>
      </w:tr>
      <w:tr w:rsidR="00DA59F5" w:rsidRPr="00AC774B" w14:paraId="45670F57" w14:textId="77777777" w:rsidTr="00FC06A3">
        <w:trPr>
          <w:trHeight w:val="255"/>
          <w:ins w:id="2229" w:author="somadmin" w:date="2026-09-25T20:51:00Z" w16du:dateUtc="2026-09-26T00:51:00Z"/>
        </w:trPr>
        <w:tc>
          <w:tcPr>
            <w:tcW w:w="1470" w:type="dxa"/>
            <w:noWrap/>
            <w:vAlign w:val="bottom"/>
            <w:hideMark/>
          </w:tcPr>
          <w:p w14:paraId="7741ADF7" w14:textId="77777777" w:rsidR="00DA59F5" w:rsidRPr="00AC774B" w:rsidRDefault="00DA59F5" w:rsidP="00FC06A3">
            <w:pPr>
              <w:rPr>
                <w:ins w:id="2230" w:author="somadmin" w:date="2026-09-25T20:51:00Z" w16du:dateUtc="2026-09-26T00:51:00Z"/>
                <w:color w:val="000000"/>
              </w:rPr>
            </w:pPr>
            <w:ins w:id="2231" w:author="somadmin" w:date="2026-09-25T20:51:00Z" w16du:dateUtc="2026-09-26T00:51:00Z">
              <w:r w:rsidRPr="00AC774B">
                <w:rPr>
                  <w:color w:val="000000"/>
                </w:rPr>
                <w:t>GO:0000097</w:t>
              </w:r>
            </w:ins>
          </w:p>
        </w:tc>
        <w:tc>
          <w:tcPr>
            <w:tcW w:w="2122" w:type="dxa"/>
            <w:noWrap/>
            <w:vAlign w:val="bottom"/>
            <w:hideMark/>
          </w:tcPr>
          <w:p w14:paraId="2DBBD18C" w14:textId="77777777" w:rsidR="00DA59F5" w:rsidRPr="00AC774B" w:rsidRDefault="00DA59F5" w:rsidP="00FC06A3">
            <w:pPr>
              <w:rPr>
                <w:ins w:id="2232" w:author="somadmin" w:date="2026-09-25T20:51:00Z" w16du:dateUtc="2026-09-26T00:51:00Z"/>
                <w:color w:val="000000"/>
              </w:rPr>
            </w:pPr>
            <w:ins w:id="2233" w:author="somadmin" w:date="2026-09-25T20:51:00Z" w16du:dateUtc="2026-09-26T00:51:00Z">
              <w:r w:rsidRPr="00AC774B">
                <w:rPr>
                  <w:color w:val="000000"/>
                </w:rPr>
                <w:t>biological_process</w:t>
              </w:r>
            </w:ins>
          </w:p>
        </w:tc>
        <w:tc>
          <w:tcPr>
            <w:tcW w:w="8482" w:type="dxa"/>
            <w:vAlign w:val="bottom"/>
            <w:hideMark/>
          </w:tcPr>
          <w:p w14:paraId="1962A23B" w14:textId="77777777" w:rsidR="00DA59F5" w:rsidRPr="00AC774B" w:rsidRDefault="00DA59F5" w:rsidP="00FC06A3">
            <w:pPr>
              <w:rPr>
                <w:ins w:id="2234" w:author="somadmin" w:date="2026-09-25T20:51:00Z" w16du:dateUtc="2026-09-26T00:51:00Z"/>
                <w:color w:val="000000"/>
              </w:rPr>
            </w:pPr>
            <w:ins w:id="2235" w:author="somadmin" w:date="2026-09-25T20:51:00Z" w16du:dateUtc="2026-09-26T00:51:00Z">
              <w:r w:rsidRPr="00AC774B">
                <w:rPr>
                  <w:color w:val="000000"/>
                </w:rPr>
                <w:t>sulfur amino acid biosynthetic process</w:t>
              </w:r>
            </w:ins>
          </w:p>
        </w:tc>
        <w:tc>
          <w:tcPr>
            <w:tcW w:w="1170" w:type="dxa"/>
            <w:noWrap/>
            <w:vAlign w:val="bottom"/>
            <w:hideMark/>
          </w:tcPr>
          <w:p w14:paraId="77F67803" w14:textId="77777777" w:rsidR="00DA59F5" w:rsidRPr="00AC774B" w:rsidRDefault="00DA59F5" w:rsidP="00FC06A3">
            <w:pPr>
              <w:jc w:val="right"/>
              <w:rPr>
                <w:ins w:id="2236" w:author="somadmin" w:date="2026-09-25T20:51:00Z" w16du:dateUtc="2026-09-26T00:51:00Z"/>
                <w:color w:val="000000"/>
              </w:rPr>
            </w:pPr>
            <w:ins w:id="2237" w:author="somadmin" w:date="2026-09-25T20:51:00Z" w16du:dateUtc="2026-09-26T00:51:00Z">
              <w:r w:rsidRPr="00AC774B">
                <w:rPr>
                  <w:color w:val="000000"/>
                </w:rPr>
                <w:t>0.046188</w:t>
              </w:r>
            </w:ins>
          </w:p>
        </w:tc>
      </w:tr>
      <w:tr w:rsidR="00DA59F5" w:rsidRPr="00AC774B" w14:paraId="4E3971C1" w14:textId="77777777" w:rsidTr="00FC06A3">
        <w:trPr>
          <w:trHeight w:val="510"/>
          <w:ins w:id="2238" w:author="somadmin" w:date="2026-09-25T20:51:00Z" w16du:dateUtc="2026-09-26T00:51:00Z"/>
        </w:trPr>
        <w:tc>
          <w:tcPr>
            <w:tcW w:w="1470" w:type="dxa"/>
            <w:noWrap/>
            <w:vAlign w:val="bottom"/>
            <w:hideMark/>
          </w:tcPr>
          <w:p w14:paraId="1DC44703" w14:textId="77777777" w:rsidR="00DA59F5" w:rsidRPr="00AC774B" w:rsidRDefault="00DA59F5" w:rsidP="00FC06A3">
            <w:pPr>
              <w:rPr>
                <w:ins w:id="2239" w:author="somadmin" w:date="2026-09-25T20:51:00Z" w16du:dateUtc="2026-09-26T00:51:00Z"/>
                <w:color w:val="000000"/>
              </w:rPr>
            </w:pPr>
            <w:ins w:id="2240" w:author="somadmin" w:date="2026-09-25T20:51:00Z" w16du:dateUtc="2026-09-26T00:51:00Z">
              <w:r w:rsidRPr="00AC774B">
                <w:rPr>
                  <w:color w:val="000000"/>
                </w:rPr>
                <w:t>GO:0032088</w:t>
              </w:r>
            </w:ins>
          </w:p>
        </w:tc>
        <w:tc>
          <w:tcPr>
            <w:tcW w:w="2122" w:type="dxa"/>
            <w:noWrap/>
            <w:vAlign w:val="bottom"/>
            <w:hideMark/>
          </w:tcPr>
          <w:p w14:paraId="0DE4FFBB" w14:textId="77777777" w:rsidR="00DA59F5" w:rsidRPr="00AC774B" w:rsidRDefault="00DA59F5" w:rsidP="00FC06A3">
            <w:pPr>
              <w:rPr>
                <w:ins w:id="2241" w:author="somadmin" w:date="2026-09-25T20:51:00Z" w16du:dateUtc="2026-09-26T00:51:00Z"/>
                <w:color w:val="000000"/>
              </w:rPr>
            </w:pPr>
            <w:ins w:id="2242" w:author="somadmin" w:date="2026-09-25T20:51:00Z" w16du:dateUtc="2026-09-26T00:51:00Z">
              <w:r w:rsidRPr="00AC774B">
                <w:rPr>
                  <w:color w:val="000000"/>
                </w:rPr>
                <w:t>biological_process</w:t>
              </w:r>
            </w:ins>
          </w:p>
        </w:tc>
        <w:tc>
          <w:tcPr>
            <w:tcW w:w="8482" w:type="dxa"/>
            <w:vAlign w:val="bottom"/>
            <w:hideMark/>
          </w:tcPr>
          <w:p w14:paraId="253360E8" w14:textId="77777777" w:rsidR="00DA59F5" w:rsidRPr="00AC774B" w:rsidRDefault="00DA59F5" w:rsidP="00FC06A3">
            <w:pPr>
              <w:rPr>
                <w:ins w:id="2243" w:author="somadmin" w:date="2026-09-25T20:51:00Z" w16du:dateUtc="2026-09-26T00:51:00Z"/>
                <w:color w:val="000000"/>
              </w:rPr>
            </w:pPr>
            <w:ins w:id="2244" w:author="somadmin" w:date="2026-09-25T20:51:00Z" w16du:dateUtc="2026-09-26T00:51:00Z">
              <w:r w:rsidRPr="00AC774B">
                <w:rPr>
                  <w:color w:val="000000"/>
                </w:rPr>
                <w:t>negative regulation of NF-kappaB transcription factor activity</w:t>
              </w:r>
            </w:ins>
          </w:p>
        </w:tc>
        <w:tc>
          <w:tcPr>
            <w:tcW w:w="1170" w:type="dxa"/>
            <w:noWrap/>
            <w:vAlign w:val="bottom"/>
            <w:hideMark/>
          </w:tcPr>
          <w:p w14:paraId="3F19720F" w14:textId="77777777" w:rsidR="00DA59F5" w:rsidRPr="00AC774B" w:rsidRDefault="00DA59F5" w:rsidP="00FC06A3">
            <w:pPr>
              <w:jc w:val="right"/>
              <w:rPr>
                <w:ins w:id="2245" w:author="somadmin" w:date="2026-09-25T20:51:00Z" w16du:dateUtc="2026-09-26T00:51:00Z"/>
                <w:color w:val="000000"/>
              </w:rPr>
            </w:pPr>
            <w:ins w:id="2246" w:author="somadmin" w:date="2026-09-25T20:51:00Z" w16du:dateUtc="2026-09-26T00:51:00Z">
              <w:r w:rsidRPr="00AC774B">
                <w:rPr>
                  <w:color w:val="000000"/>
                </w:rPr>
                <w:t>0.046188</w:t>
              </w:r>
            </w:ins>
          </w:p>
        </w:tc>
      </w:tr>
      <w:tr w:rsidR="00DA59F5" w:rsidRPr="00AC774B" w14:paraId="5DD7B07B" w14:textId="77777777" w:rsidTr="00FC06A3">
        <w:trPr>
          <w:trHeight w:val="255"/>
          <w:ins w:id="2247" w:author="somadmin" w:date="2026-09-25T20:51:00Z" w16du:dateUtc="2026-09-26T00:51:00Z"/>
        </w:trPr>
        <w:tc>
          <w:tcPr>
            <w:tcW w:w="1470" w:type="dxa"/>
            <w:noWrap/>
            <w:vAlign w:val="bottom"/>
            <w:hideMark/>
          </w:tcPr>
          <w:p w14:paraId="0CCDDDD2" w14:textId="77777777" w:rsidR="00DA59F5" w:rsidRPr="00AC774B" w:rsidRDefault="00DA59F5" w:rsidP="00FC06A3">
            <w:pPr>
              <w:rPr>
                <w:ins w:id="2248" w:author="somadmin" w:date="2026-09-25T20:51:00Z" w16du:dateUtc="2026-09-26T00:51:00Z"/>
                <w:color w:val="000000"/>
              </w:rPr>
            </w:pPr>
            <w:ins w:id="2249" w:author="somadmin" w:date="2026-09-25T20:51:00Z" w16du:dateUtc="2026-09-26T00:51:00Z">
              <w:r w:rsidRPr="00AC774B">
                <w:rPr>
                  <w:color w:val="000000"/>
                </w:rPr>
                <w:t>GO:0002698</w:t>
              </w:r>
            </w:ins>
          </w:p>
        </w:tc>
        <w:tc>
          <w:tcPr>
            <w:tcW w:w="2122" w:type="dxa"/>
            <w:noWrap/>
            <w:vAlign w:val="bottom"/>
            <w:hideMark/>
          </w:tcPr>
          <w:p w14:paraId="50C3798F" w14:textId="77777777" w:rsidR="00DA59F5" w:rsidRPr="00AC774B" w:rsidRDefault="00DA59F5" w:rsidP="00FC06A3">
            <w:pPr>
              <w:rPr>
                <w:ins w:id="2250" w:author="somadmin" w:date="2026-09-25T20:51:00Z" w16du:dateUtc="2026-09-26T00:51:00Z"/>
                <w:color w:val="000000"/>
              </w:rPr>
            </w:pPr>
            <w:ins w:id="2251" w:author="somadmin" w:date="2026-09-25T20:51:00Z" w16du:dateUtc="2026-09-26T00:51:00Z">
              <w:r w:rsidRPr="00AC774B">
                <w:rPr>
                  <w:color w:val="000000"/>
                </w:rPr>
                <w:t>biological_process</w:t>
              </w:r>
            </w:ins>
          </w:p>
        </w:tc>
        <w:tc>
          <w:tcPr>
            <w:tcW w:w="8482" w:type="dxa"/>
            <w:vAlign w:val="bottom"/>
            <w:hideMark/>
          </w:tcPr>
          <w:p w14:paraId="761B4C98" w14:textId="77777777" w:rsidR="00DA59F5" w:rsidRPr="00AC774B" w:rsidRDefault="00DA59F5" w:rsidP="00FC06A3">
            <w:pPr>
              <w:rPr>
                <w:ins w:id="2252" w:author="somadmin" w:date="2026-09-25T20:51:00Z" w16du:dateUtc="2026-09-26T00:51:00Z"/>
                <w:color w:val="000000"/>
              </w:rPr>
            </w:pPr>
            <w:ins w:id="2253" w:author="somadmin" w:date="2026-09-25T20:51:00Z" w16du:dateUtc="2026-09-26T00:51:00Z">
              <w:r w:rsidRPr="00AC774B">
                <w:rPr>
                  <w:color w:val="000000"/>
                </w:rPr>
                <w:t>negative regulation of immune effector process</w:t>
              </w:r>
            </w:ins>
          </w:p>
        </w:tc>
        <w:tc>
          <w:tcPr>
            <w:tcW w:w="1170" w:type="dxa"/>
            <w:noWrap/>
            <w:vAlign w:val="bottom"/>
            <w:hideMark/>
          </w:tcPr>
          <w:p w14:paraId="105667C5" w14:textId="77777777" w:rsidR="00DA59F5" w:rsidRPr="00AC774B" w:rsidRDefault="00DA59F5" w:rsidP="00FC06A3">
            <w:pPr>
              <w:jc w:val="right"/>
              <w:rPr>
                <w:ins w:id="2254" w:author="somadmin" w:date="2026-09-25T20:51:00Z" w16du:dateUtc="2026-09-26T00:51:00Z"/>
                <w:color w:val="000000"/>
              </w:rPr>
            </w:pPr>
            <w:ins w:id="2255" w:author="somadmin" w:date="2026-09-25T20:51:00Z" w16du:dateUtc="2026-09-26T00:51:00Z">
              <w:r w:rsidRPr="00AC774B">
                <w:rPr>
                  <w:color w:val="000000"/>
                </w:rPr>
                <w:t>0.046188</w:t>
              </w:r>
            </w:ins>
          </w:p>
        </w:tc>
      </w:tr>
      <w:tr w:rsidR="00DA59F5" w:rsidRPr="00AC774B" w14:paraId="574049A8" w14:textId="77777777" w:rsidTr="00FC06A3">
        <w:trPr>
          <w:trHeight w:val="255"/>
          <w:ins w:id="2256" w:author="somadmin" w:date="2026-09-25T20:51:00Z" w16du:dateUtc="2026-09-26T00:51:00Z"/>
        </w:trPr>
        <w:tc>
          <w:tcPr>
            <w:tcW w:w="1470" w:type="dxa"/>
            <w:noWrap/>
            <w:vAlign w:val="bottom"/>
            <w:hideMark/>
          </w:tcPr>
          <w:p w14:paraId="369A3633" w14:textId="77777777" w:rsidR="00DA59F5" w:rsidRPr="00AC774B" w:rsidRDefault="00DA59F5" w:rsidP="00FC06A3">
            <w:pPr>
              <w:rPr>
                <w:ins w:id="2257" w:author="somadmin" w:date="2026-09-25T20:51:00Z" w16du:dateUtc="2026-09-26T00:51:00Z"/>
                <w:color w:val="000000"/>
              </w:rPr>
            </w:pPr>
            <w:ins w:id="2258" w:author="somadmin" w:date="2026-09-25T20:51:00Z" w16du:dateUtc="2026-09-26T00:51:00Z">
              <w:r w:rsidRPr="00AC774B">
                <w:rPr>
                  <w:color w:val="000000"/>
                </w:rPr>
                <w:t>GO:0051100</w:t>
              </w:r>
            </w:ins>
          </w:p>
        </w:tc>
        <w:tc>
          <w:tcPr>
            <w:tcW w:w="2122" w:type="dxa"/>
            <w:noWrap/>
            <w:vAlign w:val="bottom"/>
            <w:hideMark/>
          </w:tcPr>
          <w:p w14:paraId="551E225C" w14:textId="77777777" w:rsidR="00DA59F5" w:rsidRPr="00AC774B" w:rsidRDefault="00DA59F5" w:rsidP="00FC06A3">
            <w:pPr>
              <w:rPr>
                <w:ins w:id="2259" w:author="somadmin" w:date="2026-09-25T20:51:00Z" w16du:dateUtc="2026-09-26T00:51:00Z"/>
                <w:color w:val="000000"/>
              </w:rPr>
            </w:pPr>
            <w:ins w:id="2260" w:author="somadmin" w:date="2026-09-25T20:51:00Z" w16du:dateUtc="2026-09-26T00:51:00Z">
              <w:r w:rsidRPr="00AC774B">
                <w:rPr>
                  <w:color w:val="000000"/>
                </w:rPr>
                <w:t>biological_process</w:t>
              </w:r>
            </w:ins>
          </w:p>
        </w:tc>
        <w:tc>
          <w:tcPr>
            <w:tcW w:w="8482" w:type="dxa"/>
            <w:vAlign w:val="bottom"/>
            <w:hideMark/>
          </w:tcPr>
          <w:p w14:paraId="0019097A" w14:textId="77777777" w:rsidR="00DA59F5" w:rsidRPr="00AC774B" w:rsidRDefault="00DA59F5" w:rsidP="00FC06A3">
            <w:pPr>
              <w:rPr>
                <w:ins w:id="2261" w:author="somadmin" w:date="2026-09-25T20:51:00Z" w16du:dateUtc="2026-09-26T00:51:00Z"/>
                <w:color w:val="000000"/>
              </w:rPr>
            </w:pPr>
            <w:ins w:id="2262" w:author="somadmin" w:date="2026-09-25T20:51:00Z" w16du:dateUtc="2026-09-26T00:51:00Z">
              <w:r w:rsidRPr="00AC774B">
                <w:rPr>
                  <w:color w:val="000000"/>
                </w:rPr>
                <w:t>negative regulation of binding</w:t>
              </w:r>
            </w:ins>
          </w:p>
        </w:tc>
        <w:tc>
          <w:tcPr>
            <w:tcW w:w="1170" w:type="dxa"/>
            <w:noWrap/>
            <w:vAlign w:val="bottom"/>
            <w:hideMark/>
          </w:tcPr>
          <w:p w14:paraId="5B8D4FEE" w14:textId="77777777" w:rsidR="00DA59F5" w:rsidRPr="00AC774B" w:rsidRDefault="00DA59F5" w:rsidP="00FC06A3">
            <w:pPr>
              <w:jc w:val="right"/>
              <w:rPr>
                <w:ins w:id="2263" w:author="somadmin" w:date="2026-09-25T20:51:00Z" w16du:dateUtc="2026-09-26T00:51:00Z"/>
                <w:color w:val="000000"/>
              </w:rPr>
            </w:pPr>
            <w:ins w:id="2264" w:author="somadmin" w:date="2026-09-25T20:51:00Z" w16du:dateUtc="2026-09-26T00:51:00Z">
              <w:r w:rsidRPr="00AC774B">
                <w:rPr>
                  <w:color w:val="000000"/>
                </w:rPr>
                <w:t>0.046252</w:t>
              </w:r>
            </w:ins>
          </w:p>
        </w:tc>
      </w:tr>
      <w:tr w:rsidR="00DA59F5" w:rsidRPr="00AC774B" w14:paraId="6FF8D886" w14:textId="77777777" w:rsidTr="00FC06A3">
        <w:trPr>
          <w:trHeight w:val="255"/>
          <w:ins w:id="2265" w:author="somadmin" w:date="2026-09-25T20:51:00Z" w16du:dateUtc="2026-09-26T00:51:00Z"/>
        </w:trPr>
        <w:tc>
          <w:tcPr>
            <w:tcW w:w="1470" w:type="dxa"/>
            <w:noWrap/>
            <w:vAlign w:val="bottom"/>
            <w:hideMark/>
          </w:tcPr>
          <w:p w14:paraId="5856A498" w14:textId="77777777" w:rsidR="00DA59F5" w:rsidRPr="00AC774B" w:rsidRDefault="00DA59F5" w:rsidP="00FC06A3">
            <w:pPr>
              <w:rPr>
                <w:ins w:id="2266" w:author="somadmin" w:date="2026-09-25T20:51:00Z" w16du:dateUtc="2026-09-26T00:51:00Z"/>
                <w:color w:val="000000"/>
              </w:rPr>
            </w:pPr>
            <w:ins w:id="2267" w:author="somadmin" w:date="2026-09-25T20:51:00Z" w16du:dateUtc="2026-09-26T00:51:00Z">
              <w:r w:rsidRPr="00AC774B">
                <w:rPr>
                  <w:color w:val="000000"/>
                </w:rPr>
                <w:t>GO:0042127</w:t>
              </w:r>
            </w:ins>
          </w:p>
        </w:tc>
        <w:tc>
          <w:tcPr>
            <w:tcW w:w="2122" w:type="dxa"/>
            <w:noWrap/>
            <w:vAlign w:val="bottom"/>
            <w:hideMark/>
          </w:tcPr>
          <w:p w14:paraId="0EF55102" w14:textId="77777777" w:rsidR="00DA59F5" w:rsidRPr="00AC774B" w:rsidRDefault="00DA59F5" w:rsidP="00FC06A3">
            <w:pPr>
              <w:rPr>
                <w:ins w:id="2268" w:author="somadmin" w:date="2026-09-25T20:51:00Z" w16du:dateUtc="2026-09-26T00:51:00Z"/>
                <w:color w:val="000000"/>
              </w:rPr>
            </w:pPr>
            <w:ins w:id="2269" w:author="somadmin" w:date="2026-09-25T20:51:00Z" w16du:dateUtc="2026-09-26T00:51:00Z">
              <w:r w:rsidRPr="00AC774B">
                <w:rPr>
                  <w:color w:val="000000"/>
                </w:rPr>
                <w:t>biological_process</w:t>
              </w:r>
            </w:ins>
          </w:p>
        </w:tc>
        <w:tc>
          <w:tcPr>
            <w:tcW w:w="8482" w:type="dxa"/>
            <w:vAlign w:val="bottom"/>
            <w:hideMark/>
          </w:tcPr>
          <w:p w14:paraId="743181E1" w14:textId="77777777" w:rsidR="00DA59F5" w:rsidRPr="00AC774B" w:rsidRDefault="00DA59F5" w:rsidP="00FC06A3">
            <w:pPr>
              <w:rPr>
                <w:ins w:id="2270" w:author="somadmin" w:date="2026-09-25T20:51:00Z" w16du:dateUtc="2026-09-26T00:51:00Z"/>
                <w:color w:val="000000"/>
              </w:rPr>
            </w:pPr>
            <w:ins w:id="2271" w:author="somadmin" w:date="2026-09-25T20:51:00Z" w16du:dateUtc="2026-09-26T00:51:00Z">
              <w:r w:rsidRPr="00AC774B">
                <w:rPr>
                  <w:color w:val="000000"/>
                </w:rPr>
                <w:t>regulation of cell proliferation</w:t>
              </w:r>
            </w:ins>
          </w:p>
        </w:tc>
        <w:tc>
          <w:tcPr>
            <w:tcW w:w="1170" w:type="dxa"/>
            <w:noWrap/>
            <w:vAlign w:val="bottom"/>
            <w:hideMark/>
          </w:tcPr>
          <w:p w14:paraId="2A5091DF" w14:textId="77777777" w:rsidR="00DA59F5" w:rsidRPr="00AC774B" w:rsidRDefault="00DA59F5" w:rsidP="00FC06A3">
            <w:pPr>
              <w:jc w:val="right"/>
              <w:rPr>
                <w:ins w:id="2272" w:author="somadmin" w:date="2026-09-25T20:51:00Z" w16du:dateUtc="2026-09-26T00:51:00Z"/>
                <w:color w:val="000000"/>
              </w:rPr>
            </w:pPr>
            <w:ins w:id="2273" w:author="somadmin" w:date="2026-09-25T20:51:00Z" w16du:dateUtc="2026-09-26T00:51:00Z">
              <w:r w:rsidRPr="00AC774B">
                <w:rPr>
                  <w:color w:val="000000"/>
                </w:rPr>
                <w:t>0.047353</w:t>
              </w:r>
            </w:ins>
          </w:p>
        </w:tc>
      </w:tr>
      <w:tr w:rsidR="00DA59F5" w:rsidRPr="00AC774B" w14:paraId="7D979D72" w14:textId="77777777" w:rsidTr="00FC06A3">
        <w:trPr>
          <w:trHeight w:val="255"/>
          <w:ins w:id="2274" w:author="somadmin" w:date="2026-09-25T20:51:00Z" w16du:dateUtc="2026-09-26T00:51:00Z"/>
        </w:trPr>
        <w:tc>
          <w:tcPr>
            <w:tcW w:w="1470" w:type="dxa"/>
            <w:noWrap/>
            <w:vAlign w:val="bottom"/>
            <w:hideMark/>
          </w:tcPr>
          <w:p w14:paraId="38977594" w14:textId="77777777" w:rsidR="00DA59F5" w:rsidRPr="00AC774B" w:rsidRDefault="00DA59F5" w:rsidP="00FC06A3">
            <w:pPr>
              <w:rPr>
                <w:ins w:id="2275" w:author="somadmin" w:date="2026-09-25T20:51:00Z" w16du:dateUtc="2026-09-26T00:51:00Z"/>
                <w:color w:val="000000"/>
              </w:rPr>
            </w:pPr>
            <w:ins w:id="2276" w:author="somadmin" w:date="2026-09-25T20:51:00Z" w16du:dateUtc="2026-09-26T00:51:00Z">
              <w:r w:rsidRPr="00AC774B">
                <w:rPr>
                  <w:color w:val="000000"/>
                </w:rPr>
                <w:t>GO:0040012</w:t>
              </w:r>
            </w:ins>
          </w:p>
        </w:tc>
        <w:tc>
          <w:tcPr>
            <w:tcW w:w="2122" w:type="dxa"/>
            <w:noWrap/>
            <w:vAlign w:val="bottom"/>
            <w:hideMark/>
          </w:tcPr>
          <w:p w14:paraId="258693FF" w14:textId="77777777" w:rsidR="00DA59F5" w:rsidRPr="00AC774B" w:rsidRDefault="00DA59F5" w:rsidP="00FC06A3">
            <w:pPr>
              <w:rPr>
                <w:ins w:id="2277" w:author="somadmin" w:date="2026-09-25T20:51:00Z" w16du:dateUtc="2026-09-26T00:51:00Z"/>
                <w:color w:val="000000"/>
              </w:rPr>
            </w:pPr>
            <w:ins w:id="2278" w:author="somadmin" w:date="2026-09-25T20:51:00Z" w16du:dateUtc="2026-09-26T00:51:00Z">
              <w:r w:rsidRPr="00AC774B">
                <w:rPr>
                  <w:color w:val="000000"/>
                </w:rPr>
                <w:t>biological_process</w:t>
              </w:r>
            </w:ins>
          </w:p>
        </w:tc>
        <w:tc>
          <w:tcPr>
            <w:tcW w:w="8482" w:type="dxa"/>
            <w:vAlign w:val="bottom"/>
            <w:hideMark/>
          </w:tcPr>
          <w:p w14:paraId="36E86053" w14:textId="77777777" w:rsidR="00DA59F5" w:rsidRPr="00AC774B" w:rsidRDefault="00DA59F5" w:rsidP="00FC06A3">
            <w:pPr>
              <w:rPr>
                <w:ins w:id="2279" w:author="somadmin" w:date="2026-09-25T20:51:00Z" w16du:dateUtc="2026-09-26T00:51:00Z"/>
                <w:color w:val="000000"/>
              </w:rPr>
            </w:pPr>
            <w:ins w:id="2280" w:author="somadmin" w:date="2026-09-25T20:51:00Z" w16du:dateUtc="2026-09-26T00:51:00Z">
              <w:r w:rsidRPr="00AC774B">
                <w:rPr>
                  <w:color w:val="000000"/>
                </w:rPr>
                <w:t>regulation of locomotion</w:t>
              </w:r>
            </w:ins>
          </w:p>
        </w:tc>
        <w:tc>
          <w:tcPr>
            <w:tcW w:w="1170" w:type="dxa"/>
            <w:noWrap/>
            <w:vAlign w:val="bottom"/>
            <w:hideMark/>
          </w:tcPr>
          <w:p w14:paraId="0BC41CF5" w14:textId="77777777" w:rsidR="00DA59F5" w:rsidRPr="00AC774B" w:rsidRDefault="00DA59F5" w:rsidP="00FC06A3">
            <w:pPr>
              <w:jc w:val="right"/>
              <w:rPr>
                <w:ins w:id="2281" w:author="somadmin" w:date="2026-09-25T20:51:00Z" w16du:dateUtc="2026-09-26T00:51:00Z"/>
                <w:color w:val="000000"/>
              </w:rPr>
            </w:pPr>
            <w:ins w:id="2282" w:author="somadmin" w:date="2026-09-25T20:51:00Z" w16du:dateUtc="2026-09-26T00:51:00Z">
              <w:r w:rsidRPr="00AC774B">
                <w:rPr>
                  <w:color w:val="000000"/>
                </w:rPr>
                <w:t>0.049357</w:t>
              </w:r>
            </w:ins>
          </w:p>
        </w:tc>
      </w:tr>
      <w:tr w:rsidR="00DA59F5" w:rsidRPr="00AC774B" w14:paraId="48413761" w14:textId="77777777" w:rsidTr="00FC06A3">
        <w:trPr>
          <w:trHeight w:val="255"/>
          <w:ins w:id="2283" w:author="somadmin" w:date="2026-09-25T20:51:00Z" w16du:dateUtc="2026-09-26T00:51:00Z"/>
        </w:trPr>
        <w:tc>
          <w:tcPr>
            <w:tcW w:w="1470" w:type="dxa"/>
            <w:noWrap/>
            <w:vAlign w:val="bottom"/>
            <w:hideMark/>
          </w:tcPr>
          <w:p w14:paraId="3C801254" w14:textId="77777777" w:rsidR="00DA59F5" w:rsidRPr="00AC774B" w:rsidRDefault="00DA59F5" w:rsidP="00FC06A3">
            <w:pPr>
              <w:rPr>
                <w:ins w:id="2284" w:author="somadmin" w:date="2026-09-25T20:51:00Z" w16du:dateUtc="2026-09-26T00:51:00Z"/>
                <w:color w:val="000000"/>
              </w:rPr>
            </w:pPr>
            <w:ins w:id="2285" w:author="somadmin" w:date="2026-09-25T20:51:00Z" w16du:dateUtc="2026-09-26T00:51:00Z">
              <w:r w:rsidRPr="00AC774B">
                <w:rPr>
                  <w:color w:val="000000"/>
                </w:rPr>
                <w:t>GO:0007229</w:t>
              </w:r>
            </w:ins>
          </w:p>
        </w:tc>
        <w:tc>
          <w:tcPr>
            <w:tcW w:w="2122" w:type="dxa"/>
            <w:noWrap/>
            <w:vAlign w:val="bottom"/>
            <w:hideMark/>
          </w:tcPr>
          <w:p w14:paraId="184BFA5B" w14:textId="77777777" w:rsidR="00DA59F5" w:rsidRPr="00AC774B" w:rsidRDefault="00DA59F5" w:rsidP="00FC06A3">
            <w:pPr>
              <w:rPr>
                <w:ins w:id="2286" w:author="somadmin" w:date="2026-09-25T20:51:00Z" w16du:dateUtc="2026-09-26T00:51:00Z"/>
                <w:color w:val="000000"/>
              </w:rPr>
            </w:pPr>
            <w:ins w:id="2287" w:author="somadmin" w:date="2026-09-25T20:51:00Z" w16du:dateUtc="2026-09-26T00:51:00Z">
              <w:r w:rsidRPr="00AC774B">
                <w:rPr>
                  <w:color w:val="000000"/>
                </w:rPr>
                <w:t>biological_process</w:t>
              </w:r>
            </w:ins>
          </w:p>
        </w:tc>
        <w:tc>
          <w:tcPr>
            <w:tcW w:w="8482" w:type="dxa"/>
            <w:vAlign w:val="bottom"/>
            <w:hideMark/>
          </w:tcPr>
          <w:p w14:paraId="35D046BB" w14:textId="77777777" w:rsidR="00DA59F5" w:rsidRPr="00AC774B" w:rsidRDefault="00DA59F5" w:rsidP="00FC06A3">
            <w:pPr>
              <w:rPr>
                <w:ins w:id="2288" w:author="somadmin" w:date="2026-09-25T20:51:00Z" w16du:dateUtc="2026-09-26T00:51:00Z"/>
                <w:color w:val="000000"/>
              </w:rPr>
            </w:pPr>
            <w:ins w:id="2289" w:author="somadmin" w:date="2026-09-25T20:51:00Z" w16du:dateUtc="2026-09-26T00:51:00Z">
              <w:r w:rsidRPr="00AC774B">
                <w:rPr>
                  <w:color w:val="000000"/>
                </w:rPr>
                <w:t>integrin-mediated signaling pathway</w:t>
              </w:r>
            </w:ins>
          </w:p>
        </w:tc>
        <w:tc>
          <w:tcPr>
            <w:tcW w:w="1170" w:type="dxa"/>
            <w:noWrap/>
            <w:vAlign w:val="bottom"/>
            <w:hideMark/>
          </w:tcPr>
          <w:p w14:paraId="12364D53" w14:textId="77777777" w:rsidR="00DA59F5" w:rsidRPr="00AC774B" w:rsidRDefault="00DA59F5" w:rsidP="00FC06A3">
            <w:pPr>
              <w:jc w:val="right"/>
              <w:rPr>
                <w:ins w:id="2290" w:author="somadmin" w:date="2026-09-25T20:51:00Z" w16du:dateUtc="2026-09-26T00:51:00Z"/>
                <w:color w:val="000000"/>
              </w:rPr>
            </w:pPr>
            <w:ins w:id="2291" w:author="somadmin" w:date="2026-09-25T20:51:00Z" w16du:dateUtc="2026-09-26T00:51:00Z">
              <w:r w:rsidRPr="00AC774B">
                <w:rPr>
                  <w:color w:val="000000"/>
                </w:rPr>
                <w:t>0.049879</w:t>
              </w:r>
            </w:ins>
          </w:p>
        </w:tc>
      </w:tr>
      <w:tr w:rsidR="00DA59F5" w:rsidRPr="00AC774B" w14:paraId="5FB5DF86" w14:textId="77777777" w:rsidTr="00FC06A3">
        <w:trPr>
          <w:trHeight w:val="255"/>
          <w:ins w:id="2292" w:author="somadmin" w:date="2026-09-25T20:51:00Z" w16du:dateUtc="2026-09-26T00:51:00Z"/>
        </w:trPr>
        <w:tc>
          <w:tcPr>
            <w:tcW w:w="1470" w:type="dxa"/>
            <w:noWrap/>
            <w:vAlign w:val="bottom"/>
            <w:hideMark/>
          </w:tcPr>
          <w:p w14:paraId="08F64FFF" w14:textId="77777777" w:rsidR="00DA59F5" w:rsidRPr="00AC774B" w:rsidRDefault="00DA59F5" w:rsidP="00FC06A3">
            <w:pPr>
              <w:rPr>
                <w:ins w:id="2293" w:author="somadmin" w:date="2026-09-25T20:51:00Z" w16du:dateUtc="2026-09-26T00:51:00Z"/>
                <w:color w:val="000000"/>
              </w:rPr>
            </w:pPr>
            <w:ins w:id="2294" w:author="somadmin" w:date="2026-09-25T20:51:00Z" w16du:dateUtc="2026-09-26T00:51:00Z">
              <w:r w:rsidRPr="00AC774B">
                <w:rPr>
                  <w:color w:val="000000"/>
                </w:rPr>
                <w:t>GO:0022626</w:t>
              </w:r>
            </w:ins>
          </w:p>
        </w:tc>
        <w:tc>
          <w:tcPr>
            <w:tcW w:w="2122" w:type="dxa"/>
            <w:noWrap/>
            <w:vAlign w:val="bottom"/>
            <w:hideMark/>
          </w:tcPr>
          <w:p w14:paraId="6C678F40" w14:textId="77777777" w:rsidR="00DA59F5" w:rsidRPr="00AC774B" w:rsidRDefault="00DA59F5" w:rsidP="00FC06A3">
            <w:pPr>
              <w:rPr>
                <w:ins w:id="2295" w:author="somadmin" w:date="2026-09-25T20:51:00Z" w16du:dateUtc="2026-09-26T00:51:00Z"/>
                <w:color w:val="000000"/>
              </w:rPr>
            </w:pPr>
            <w:ins w:id="2296" w:author="somadmin" w:date="2026-09-25T20:51:00Z" w16du:dateUtc="2026-09-26T00:51:00Z">
              <w:r w:rsidRPr="00AC774B">
                <w:rPr>
                  <w:color w:val="000000"/>
                </w:rPr>
                <w:t>cellular_component</w:t>
              </w:r>
            </w:ins>
          </w:p>
        </w:tc>
        <w:tc>
          <w:tcPr>
            <w:tcW w:w="8482" w:type="dxa"/>
            <w:vAlign w:val="bottom"/>
            <w:hideMark/>
          </w:tcPr>
          <w:p w14:paraId="5BEF6B22" w14:textId="77777777" w:rsidR="00DA59F5" w:rsidRPr="00AC774B" w:rsidRDefault="00DA59F5" w:rsidP="00FC06A3">
            <w:pPr>
              <w:rPr>
                <w:ins w:id="2297" w:author="somadmin" w:date="2026-09-25T20:51:00Z" w16du:dateUtc="2026-09-26T00:51:00Z"/>
                <w:color w:val="000000"/>
              </w:rPr>
            </w:pPr>
            <w:ins w:id="2298" w:author="somadmin" w:date="2026-09-25T20:51:00Z" w16du:dateUtc="2026-09-26T00:51:00Z">
              <w:r w:rsidRPr="00AC774B">
                <w:rPr>
                  <w:color w:val="000000"/>
                </w:rPr>
                <w:t>cytosolic ribosome</w:t>
              </w:r>
            </w:ins>
          </w:p>
        </w:tc>
        <w:tc>
          <w:tcPr>
            <w:tcW w:w="1170" w:type="dxa"/>
            <w:noWrap/>
            <w:vAlign w:val="bottom"/>
            <w:hideMark/>
          </w:tcPr>
          <w:p w14:paraId="0AEDCBF3" w14:textId="77777777" w:rsidR="00DA59F5" w:rsidRPr="00AC774B" w:rsidRDefault="00DA59F5" w:rsidP="00FC06A3">
            <w:pPr>
              <w:jc w:val="right"/>
              <w:rPr>
                <w:ins w:id="2299" w:author="somadmin" w:date="2026-09-25T20:51:00Z" w16du:dateUtc="2026-09-26T00:51:00Z"/>
                <w:color w:val="000000"/>
              </w:rPr>
            </w:pPr>
            <w:ins w:id="2300" w:author="somadmin" w:date="2026-09-25T20:51:00Z" w16du:dateUtc="2026-09-26T00:51:00Z">
              <w:r w:rsidRPr="00AC774B">
                <w:rPr>
                  <w:color w:val="000000"/>
                </w:rPr>
                <w:t>5.92E-22</w:t>
              </w:r>
            </w:ins>
          </w:p>
        </w:tc>
      </w:tr>
      <w:tr w:rsidR="00DA59F5" w:rsidRPr="00AC774B" w14:paraId="09CCBB39" w14:textId="77777777" w:rsidTr="00FC06A3">
        <w:trPr>
          <w:trHeight w:val="255"/>
          <w:ins w:id="2301" w:author="somadmin" w:date="2026-09-25T20:51:00Z" w16du:dateUtc="2026-09-26T00:51:00Z"/>
        </w:trPr>
        <w:tc>
          <w:tcPr>
            <w:tcW w:w="1470" w:type="dxa"/>
            <w:noWrap/>
            <w:vAlign w:val="bottom"/>
            <w:hideMark/>
          </w:tcPr>
          <w:p w14:paraId="5F4D0500" w14:textId="77777777" w:rsidR="00DA59F5" w:rsidRPr="00AC774B" w:rsidRDefault="00DA59F5" w:rsidP="00FC06A3">
            <w:pPr>
              <w:rPr>
                <w:ins w:id="2302" w:author="somadmin" w:date="2026-09-25T20:51:00Z" w16du:dateUtc="2026-09-26T00:51:00Z"/>
                <w:color w:val="000000"/>
              </w:rPr>
            </w:pPr>
            <w:ins w:id="2303" w:author="somadmin" w:date="2026-09-25T20:51:00Z" w16du:dateUtc="2026-09-26T00:51:00Z">
              <w:r w:rsidRPr="00AC774B">
                <w:rPr>
                  <w:color w:val="000000"/>
                </w:rPr>
                <w:t>GO:0005840</w:t>
              </w:r>
            </w:ins>
          </w:p>
        </w:tc>
        <w:tc>
          <w:tcPr>
            <w:tcW w:w="2122" w:type="dxa"/>
            <w:noWrap/>
            <w:vAlign w:val="bottom"/>
            <w:hideMark/>
          </w:tcPr>
          <w:p w14:paraId="28C5AB5E" w14:textId="77777777" w:rsidR="00DA59F5" w:rsidRPr="00AC774B" w:rsidRDefault="00DA59F5" w:rsidP="00FC06A3">
            <w:pPr>
              <w:rPr>
                <w:ins w:id="2304" w:author="somadmin" w:date="2026-09-25T20:51:00Z" w16du:dateUtc="2026-09-26T00:51:00Z"/>
                <w:color w:val="000000"/>
              </w:rPr>
            </w:pPr>
            <w:ins w:id="2305" w:author="somadmin" w:date="2026-09-25T20:51:00Z" w16du:dateUtc="2026-09-26T00:51:00Z">
              <w:r w:rsidRPr="00AC774B">
                <w:rPr>
                  <w:color w:val="000000"/>
                </w:rPr>
                <w:t>cellular_component</w:t>
              </w:r>
            </w:ins>
          </w:p>
        </w:tc>
        <w:tc>
          <w:tcPr>
            <w:tcW w:w="8482" w:type="dxa"/>
            <w:vAlign w:val="bottom"/>
            <w:hideMark/>
          </w:tcPr>
          <w:p w14:paraId="424BEADF" w14:textId="77777777" w:rsidR="00DA59F5" w:rsidRPr="00AC774B" w:rsidRDefault="00DA59F5" w:rsidP="00FC06A3">
            <w:pPr>
              <w:rPr>
                <w:ins w:id="2306" w:author="somadmin" w:date="2026-09-25T20:51:00Z" w16du:dateUtc="2026-09-26T00:51:00Z"/>
                <w:color w:val="000000"/>
              </w:rPr>
            </w:pPr>
            <w:ins w:id="2307" w:author="somadmin" w:date="2026-09-25T20:51:00Z" w16du:dateUtc="2026-09-26T00:51:00Z">
              <w:r w:rsidRPr="00AC774B">
                <w:rPr>
                  <w:color w:val="000000"/>
                </w:rPr>
                <w:t>ribosome</w:t>
              </w:r>
            </w:ins>
          </w:p>
        </w:tc>
        <w:tc>
          <w:tcPr>
            <w:tcW w:w="1170" w:type="dxa"/>
            <w:noWrap/>
            <w:vAlign w:val="bottom"/>
            <w:hideMark/>
          </w:tcPr>
          <w:p w14:paraId="757E4FEA" w14:textId="77777777" w:rsidR="00DA59F5" w:rsidRPr="00AC774B" w:rsidRDefault="00DA59F5" w:rsidP="00FC06A3">
            <w:pPr>
              <w:jc w:val="right"/>
              <w:rPr>
                <w:ins w:id="2308" w:author="somadmin" w:date="2026-09-25T20:51:00Z" w16du:dateUtc="2026-09-26T00:51:00Z"/>
                <w:color w:val="000000"/>
              </w:rPr>
            </w:pPr>
            <w:ins w:id="2309" w:author="somadmin" w:date="2026-09-25T20:51:00Z" w16du:dateUtc="2026-09-26T00:51:00Z">
              <w:r w:rsidRPr="00AC774B">
                <w:rPr>
                  <w:color w:val="000000"/>
                </w:rPr>
                <w:t>1.83E-18</w:t>
              </w:r>
            </w:ins>
          </w:p>
        </w:tc>
      </w:tr>
      <w:tr w:rsidR="00DA59F5" w:rsidRPr="00AC774B" w14:paraId="796D9D76" w14:textId="77777777" w:rsidTr="00FC06A3">
        <w:trPr>
          <w:trHeight w:val="255"/>
          <w:ins w:id="2310" w:author="somadmin" w:date="2026-09-25T20:51:00Z" w16du:dateUtc="2026-09-26T00:51:00Z"/>
        </w:trPr>
        <w:tc>
          <w:tcPr>
            <w:tcW w:w="1470" w:type="dxa"/>
            <w:noWrap/>
            <w:vAlign w:val="bottom"/>
            <w:hideMark/>
          </w:tcPr>
          <w:p w14:paraId="0E372CE3" w14:textId="77777777" w:rsidR="00DA59F5" w:rsidRPr="00AC774B" w:rsidRDefault="00DA59F5" w:rsidP="00FC06A3">
            <w:pPr>
              <w:rPr>
                <w:ins w:id="2311" w:author="somadmin" w:date="2026-09-25T20:51:00Z" w16du:dateUtc="2026-09-26T00:51:00Z"/>
                <w:color w:val="000000"/>
              </w:rPr>
            </w:pPr>
            <w:ins w:id="2312" w:author="somadmin" w:date="2026-09-25T20:51:00Z" w16du:dateUtc="2026-09-26T00:51:00Z">
              <w:r w:rsidRPr="00AC774B">
                <w:rPr>
                  <w:color w:val="000000"/>
                </w:rPr>
                <w:t>GO:0033279</w:t>
              </w:r>
            </w:ins>
          </w:p>
        </w:tc>
        <w:tc>
          <w:tcPr>
            <w:tcW w:w="2122" w:type="dxa"/>
            <w:noWrap/>
            <w:vAlign w:val="bottom"/>
            <w:hideMark/>
          </w:tcPr>
          <w:p w14:paraId="75C1B643" w14:textId="77777777" w:rsidR="00DA59F5" w:rsidRPr="00AC774B" w:rsidRDefault="00DA59F5" w:rsidP="00FC06A3">
            <w:pPr>
              <w:rPr>
                <w:ins w:id="2313" w:author="somadmin" w:date="2026-09-25T20:51:00Z" w16du:dateUtc="2026-09-26T00:51:00Z"/>
                <w:color w:val="000000"/>
              </w:rPr>
            </w:pPr>
            <w:ins w:id="2314" w:author="somadmin" w:date="2026-09-25T20:51:00Z" w16du:dateUtc="2026-09-26T00:51:00Z">
              <w:r w:rsidRPr="00AC774B">
                <w:rPr>
                  <w:color w:val="000000"/>
                </w:rPr>
                <w:t>cellular_component</w:t>
              </w:r>
            </w:ins>
          </w:p>
        </w:tc>
        <w:tc>
          <w:tcPr>
            <w:tcW w:w="8482" w:type="dxa"/>
            <w:vAlign w:val="bottom"/>
            <w:hideMark/>
          </w:tcPr>
          <w:p w14:paraId="237A1237" w14:textId="77777777" w:rsidR="00DA59F5" w:rsidRPr="00AC774B" w:rsidRDefault="00DA59F5" w:rsidP="00FC06A3">
            <w:pPr>
              <w:rPr>
                <w:ins w:id="2315" w:author="somadmin" w:date="2026-09-25T20:51:00Z" w16du:dateUtc="2026-09-26T00:51:00Z"/>
                <w:color w:val="000000"/>
              </w:rPr>
            </w:pPr>
            <w:ins w:id="2316" w:author="somadmin" w:date="2026-09-25T20:51:00Z" w16du:dateUtc="2026-09-26T00:51:00Z">
              <w:r w:rsidRPr="00AC774B">
                <w:rPr>
                  <w:color w:val="000000"/>
                </w:rPr>
                <w:t>ribosomal subunit</w:t>
              </w:r>
            </w:ins>
          </w:p>
        </w:tc>
        <w:tc>
          <w:tcPr>
            <w:tcW w:w="1170" w:type="dxa"/>
            <w:noWrap/>
            <w:vAlign w:val="bottom"/>
            <w:hideMark/>
          </w:tcPr>
          <w:p w14:paraId="1D1994C9" w14:textId="77777777" w:rsidR="00DA59F5" w:rsidRPr="00AC774B" w:rsidRDefault="00DA59F5" w:rsidP="00FC06A3">
            <w:pPr>
              <w:jc w:val="right"/>
              <w:rPr>
                <w:ins w:id="2317" w:author="somadmin" w:date="2026-09-25T20:51:00Z" w16du:dateUtc="2026-09-26T00:51:00Z"/>
                <w:color w:val="000000"/>
              </w:rPr>
            </w:pPr>
            <w:ins w:id="2318" w:author="somadmin" w:date="2026-09-25T20:51:00Z" w16du:dateUtc="2026-09-26T00:51:00Z">
              <w:r w:rsidRPr="00AC774B">
                <w:rPr>
                  <w:color w:val="000000"/>
                </w:rPr>
                <w:t>3.59E-17</w:t>
              </w:r>
            </w:ins>
          </w:p>
        </w:tc>
      </w:tr>
      <w:tr w:rsidR="00DA59F5" w:rsidRPr="00AC774B" w14:paraId="0A6094FA" w14:textId="77777777" w:rsidTr="00FC06A3">
        <w:trPr>
          <w:trHeight w:val="255"/>
          <w:ins w:id="2319" w:author="somadmin" w:date="2026-09-25T20:51:00Z" w16du:dateUtc="2026-09-26T00:51:00Z"/>
        </w:trPr>
        <w:tc>
          <w:tcPr>
            <w:tcW w:w="1470" w:type="dxa"/>
            <w:noWrap/>
            <w:vAlign w:val="bottom"/>
            <w:hideMark/>
          </w:tcPr>
          <w:p w14:paraId="7D3EABC7" w14:textId="77777777" w:rsidR="00DA59F5" w:rsidRPr="00AC774B" w:rsidRDefault="00DA59F5" w:rsidP="00FC06A3">
            <w:pPr>
              <w:rPr>
                <w:ins w:id="2320" w:author="somadmin" w:date="2026-09-25T20:51:00Z" w16du:dateUtc="2026-09-26T00:51:00Z"/>
                <w:color w:val="000000"/>
              </w:rPr>
            </w:pPr>
            <w:ins w:id="2321" w:author="somadmin" w:date="2026-09-25T20:51:00Z" w16du:dateUtc="2026-09-26T00:51:00Z">
              <w:r w:rsidRPr="00AC774B">
                <w:rPr>
                  <w:color w:val="000000"/>
                </w:rPr>
                <w:t>GO:0005829</w:t>
              </w:r>
            </w:ins>
          </w:p>
        </w:tc>
        <w:tc>
          <w:tcPr>
            <w:tcW w:w="2122" w:type="dxa"/>
            <w:noWrap/>
            <w:vAlign w:val="bottom"/>
            <w:hideMark/>
          </w:tcPr>
          <w:p w14:paraId="6850F17E" w14:textId="77777777" w:rsidR="00DA59F5" w:rsidRPr="00AC774B" w:rsidRDefault="00DA59F5" w:rsidP="00FC06A3">
            <w:pPr>
              <w:rPr>
                <w:ins w:id="2322" w:author="somadmin" w:date="2026-09-25T20:51:00Z" w16du:dateUtc="2026-09-26T00:51:00Z"/>
                <w:color w:val="000000"/>
              </w:rPr>
            </w:pPr>
            <w:ins w:id="2323" w:author="somadmin" w:date="2026-09-25T20:51:00Z" w16du:dateUtc="2026-09-26T00:51:00Z">
              <w:r w:rsidRPr="00AC774B">
                <w:rPr>
                  <w:color w:val="000000"/>
                </w:rPr>
                <w:t>cellular_component</w:t>
              </w:r>
            </w:ins>
          </w:p>
        </w:tc>
        <w:tc>
          <w:tcPr>
            <w:tcW w:w="8482" w:type="dxa"/>
            <w:vAlign w:val="bottom"/>
            <w:hideMark/>
          </w:tcPr>
          <w:p w14:paraId="044D66E3" w14:textId="77777777" w:rsidR="00DA59F5" w:rsidRPr="00AC774B" w:rsidRDefault="00DA59F5" w:rsidP="00FC06A3">
            <w:pPr>
              <w:rPr>
                <w:ins w:id="2324" w:author="somadmin" w:date="2026-09-25T20:51:00Z" w16du:dateUtc="2026-09-26T00:51:00Z"/>
                <w:color w:val="000000"/>
              </w:rPr>
            </w:pPr>
            <w:ins w:id="2325" w:author="somadmin" w:date="2026-09-25T20:51:00Z" w16du:dateUtc="2026-09-26T00:51:00Z">
              <w:r w:rsidRPr="00AC774B">
                <w:rPr>
                  <w:color w:val="000000"/>
                </w:rPr>
                <w:t>cytosol</w:t>
              </w:r>
            </w:ins>
          </w:p>
        </w:tc>
        <w:tc>
          <w:tcPr>
            <w:tcW w:w="1170" w:type="dxa"/>
            <w:noWrap/>
            <w:vAlign w:val="bottom"/>
            <w:hideMark/>
          </w:tcPr>
          <w:p w14:paraId="2870CC76" w14:textId="77777777" w:rsidR="00DA59F5" w:rsidRPr="00AC774B" w:rsidRDefault="00DA59F5" w:rsidP="00FC06A3">
            <w:pPr>
              <w:jc w:val="right"/>
              <w:rPr>
                <w:ins w:id="2326" w:author="somadmin" w:date="2026-09-25T20:51:00Z" w16du:dateUtc="2026-09-26T00:51:00Z"/>
                <w:color w:val="000000"/>
              </w:rPr>
            </w:pPr>
            <w:ins w:id="2327" w:author="somadmin" w:date="2026-09-25T20:51:00Z" w16du:dateUtc="2026-09-26T00:51:00Z">
              <w:r w:rsidRPr="00AC774B">
                <w:rPr>
                  <w:color w:val="000000"/>
                </w:rPr>
                <w:t>5.51E-17</w:t>
              </w:r>
            </w:ins>
          </w:p>
        </w:tc>
      </w:tr>
      <w:tr w:rsidR="00DA59F5" w:rsidRPr="00AC774B" w14:paraId="75EC7A37" w14:textId="77777777" w:rsidTr="00FC06A3">
        <w:trPr>
          <w:trHeight w:val="255"/>
          <w:ins w:id="2328" w:author="somadmin" w:date="2026-09-25T20:51:00Z" w16du:dateUtc="2026-09-26T00:51:00Z"/>
        </w:trPr>
        <w:tc>
          <w:tcPr>
            <w:tcW w:w="1470" w:type="dxa"/>
            <w:noWrap/>
            <w:vAlign w:val="bottom"/>
            <w:hideMark/>
          </w:tcPr>
          <w:p w14:paraId="363FE096" w14:textId="77777777" w:rsidR="00DA59F5" w:rsidRPr="00AC774B" w:rsidRDefault="00DA59F5" w:rsidP="00FC06A3">
            <w:pPr>
              <w:rPr>
                <w:ins w:id="2329" w:author="somadmin" w:date="2026-09-25T20:51:00Z" w16du:dateUtc="2026-09-26T00:51:00Z"/>
                <w:color w:val="000000"/>
              </w:rPr>
            </w:pPr>
            <w:ins w:id="2330" w:author="somadmin" w:date="2026-09-25T20:51:00Z" w16du:dateUtc="2026-09-26T00:51:00Z">
              <w:r w:rsidRPr="00AC774B">
                <w:rPr>
                  <w:color w:val="000000"/>
                </w:rPr>
                <w:t>GO:0044445</w:t>
              </w:r>
            </w:ins>
          </w:p>
        </w:tc>
        <w:tc>
          <w:tcPr>
            <w:tcW w:w="2122" w:type="dxa"/>
            <w:noWrap/>
            <w:vAlign w:val="bottom"/>
            <w:hideMark/>
          </w:tcPr>
          <w:p w14:paraId="4B97A2F3" w14:textId="77777777" w:rsidR="00DA59F5" w:rsidRPr="00AC774B" w:rsidRDefault="00DA59F5" w:rsidP="00FC06A3">
            <w:pPr>
              <w:rPr>
                <w:ins w:id="2331" w:author="somadmin" w:date="2026-09-25T20:51:00Z" w16du:dateUtc="2026-09-26T00:51:00Z"/>
                <w:color w:val="000000"/>
              </w:rPr>
            </w:pPr>
            <w:ins w:id="2332" w:author="somadmin" w:date="2026-09-25T20:51:00Z" w16du:dateUtc="2026-09-26T00:51:00Z">
              <w:r w:rsidRPr="00AC774B">
                <w:rPr>
                  <w:color w:val="000000"/>
                </w:rPr>
                <w:t>cellular_component</w:t>
              </w:r>
            </w:ins>
          </w:p>
        </w:tc>
        <w:tc>
          <w:tcPr>
            <w:tcW w:w="8482" w:type="dxa"/>
            <w:vAlign w:val="bottom"/>
            <w:hideMark/>
          </w:tcPr>
          <w:p w14:paraId="1353108F" w14:textId="77777777" w:rsidR="00DA59F5" w:rsidRPr="00AC774B" w:rsidRDefault="00DA59F5" w:rsidP="00FC06A3">
            <w:pPr>
              <w:rPr>
                <w:ins w:id="2333" w:author="somadmin" w:date="2026-09-25T20:51:00Z" w16du:dateUtc="2026-09-26T00:51:00Z"/>
                <w:color w:val="000000"/>
              </w:rPr>
            </w:pPr>
            <w:ins w:id="2334" w:author="somadmin" w:date="2026-09-25T20:51:00Z" w16du:dateUtc="2026-09-26T00:51:00Z">
              <w:r w:rsidRPr="00AC774B">
                <w:rPr>
                  <w:color w:val="000000"/>
                </w:rPr>
                <w:t>cytosolic part</w:t>
              </w:r>
            </w:ins>
          </w:p>
        </w:tc>
        <w:tc>
          <w:tcPr>
            <w:tcW w:w="1170" w:type="dxa"/>
            <w:noWrap/>
            <w:vAlign w:val="bottom"/>
            <w:hideMark/>
          </w:tcPr>
          <w:p w14:paraId="74AEEDFA" w14:textId="77777777" w:rsidR="00DA59F5" w:rsidRPr="00AC774B" w:rsidRDefault="00DA59F5" w:rsidP="00FC06A3">
            <w:pPr>
              <w:jc w:val="right"/>
              <w:rPr>
                <w:ins w:id="2335" w:author="somadmin" w:date="2026-09-25T20:51:00Z" w16du:dateUtc="2026-09-26T00:51:00Z"/>
                <w:color w:val="000000"/>
              </w:rPr>
            </w:pPr>
            <w:ins w:id="2336" w:author="somadmin" w:date="2026-09-25T20:51:00Z" w16du:dateUtc="2026-09-26T00:51:00Z">
              <w:r w:rsidRPr="00AC774B">
                <w:rPr>
                  <w:color w:val="000000"/>
                </w:rPr>
                <w:t>3.26E-16</w:t>
              </w:r>
            </w:ins>
          </w:p>
        </w:tc>
      </w:tr>
      <w:tr w:rsidR="00DA59F5" w:rsidRPr="00AC774B" w14:paraId="6443F4FC" w14:textId="77777777" w:rsidTr="00FC06A3">
        <w:trPr>
          <w:trHeight w:val="255"/>
          <w:ins w:id="2337" w:author="somadmin" w:date="2026-09-25T20:51:00Z" w16du:dateUtc="2026-09-26T00:51:00Z"/>
        </w:trPr>
        <w:tc>
          <w:tcPr>
            <w:tcW w:w="1470" w:type="dxa"/>
            <w:noWrap/>
            <w:vAlign w:val="bottom"/>
            <w:hideMark/>
          </w:tcPr>
          <w:p w14:paraId="0C198D7D" w14:textId="77777777" w:rsidR="00DA59F5" w:rsidRPr="00AC774B" w:rsidRDefault="00DA59F5" w:rsidP="00FC06A3">
            <w:pPr>
              <w:rPr>
                <w:ins w:id="2338" w:author="somadmin" w:date="2026-09-25T20:51:00Z" w16du:dateUtc="2026-09-26T00:51:00Z"/>
                <w:color w:val="000000"/>
              </w:rPr>
            </w:pPr>
            <w:ins w:id="2339" w:author="somadmin" w:date="2026-09-25T20:51:00Z" w16du:dateUtc="2026-09-26T00:51:00Z">
              <w:r w:rsidRPr="00AC774B">
                <w:rPr>
                  <w:color w:val="000000"/>
                </w:rPr>
                <w:t>GO:0044444</w:t>
              </w:r>
            </w:ins>
          </w:p>
        </w:tc>
        <w:tc>
          <w:tcPr>
            <w:tcW w:w="2122" w:type="dxa"/>
            <w:noWrap/>
            <w:vAlign w:val="bottom"/>
            <w:hideMark/>
          </w:tcPr>
          <w:p w14:paraId="4B55B17A" w14:textId="77777777" w:rsidR="00DA59F5" w:rsidRPr="00AC774B" w:rsidRDefault="00DA59F5" w:rsidP="00FC06A3">
            <w:pPr>
              <w:rPr>
                <w:ins w:id="2340" w:author="somadmin" w:date="2026-09-25T20:51:00Z" w16du:dateUtc="2026-09-26T00:51:00Z"/>
                <w:color w:val="000000"/>
              </w:rPr>
            </w:pPr>
            <w:ins w:id="2341" w:author="somadmin" w:date="2026-09-25T20:51:00Z" w16du:dateUtc="2026-09-26T00:51:00Z">
              <w:r w:rsidRPr="00AC774B">
                <w:rPr>
                  <w:color w:val="000000"/>
                </w:rPr>
                <w:t>cellular_component</w:t>
              </w:r>
            </w:ins>
          </w:p>
        </w:tc>
        <w:tc>
          <w:tcPr>
            <w:tcW w:w="8482" w:type="dxa"/>
            <w:vAlign w:val="bottom"/>
            <w:hideMark/>
          </w:tcPr>
          <w:p w14:paraId="31867096" w14:textId="77777777" w:rsidR="00DA59F5" w:rsidRPr="00AC774B" w:rsidRDefault="00DA59F5" w:rsidP="00FC06A3">
            <w:pPr>
              <w:rPr>
                <w:ins w:id="2342" w:author="somadmin" w:date="2026-09-25T20:51:00Z" w16du:dateUtc="2026-09-26T00:51:00Z"/>
                <w:color w:val="000000"/>
              </w:rPr>
            </w:pPr>
            <w:ins w:id="2343" w:author="somadmin" w:date="2026-09-25T20:51:00Z" w16du:dateUtc="2026-09-26T00:51:00Z">
              <w:r w:rsidRPr="00AC774B">
                <w:rPr>
                  <w:color w:val="000000"/>
                </w:rPr>
                <w:t>cytoplasmic part</w:t>
              </w:r>
            </w:ins>
          </w:p>
        </w:tc>
        <w:tc>
          <w:tcPr>
            <w:tcW w:w="1170" w:type="dxa"/>
            <w:noWrap/>
            <w:vAlign w:val="bottom"/>
            <w:hideMark/>
          </w:tcPr>
          <w:p w14:paraId="0D99E71D" w14:textId="77777777" w:rsidR="00DA59F5" w:rsidRPr="00AC774B" w:rsidRDefault="00DA59F5" w:rsidP="00FC06A3">
            <w:pPr>
              <w:jc w:val="right"/>
              <w:rPr>
                <w:ins w:id="2344" w:author="somadmin" w:date="2026-09-25T20:51:00Z" w16du:dateUtc="2026-09-26T00:51:00Z"/>
                <w:color w:val="000000"/>
              </w:rPr>
            </w:pPr>
            <w:ins w:id="2345" w:author="somadmin" w:date="2026-09-25T20:51:00Z" w16du:dateUtc="2026-09-26T00:51:00Z">
              <w:r w:rsidRPr="00AC774B">
                <w:rPr>
                  <w:color w:val="000000"/>
                </w:rPr>
                <w:t>1.69E-15</w:t>
              </w:r>
            </w:ins>
          </w:p>
        </w:tc>
      </w:tr>
      <w:tr w:rsidR="00DA59F5" w:rsidRPr="00AC774B" w14:paraId="1DF1A82E" w14:textId="77777777" w:rsidTr="00FC06A3">
        <w:trPr>
          <w:trHeight w:val="255"/>
          <w:ins w:id="2346" w:author="somadmin" w:date="2026-09-25T20:51:00Z" w16du:dateUtc="2026-09-26T00:51:00Z"/>
        </w:trPr>
        <w:tc>
          <w:tcPr>
            <w:tcW w:w="1470" w:type="dxa"/>
            <w:noWrap/>
            <w:vAlign w:val="bottom"/>
            <w:hideMark/>
          </w:tcPr>
          <w:p w14:paraId="1E1A6342" w14:textId="77777777" w:rsidR="00DA59F5" w:rsidRPr="00AC774B" w:rsidRDefault="00DA59F5" w:rsidP="00FC06A3">
            <w:pPr>
              <w:rPr>
                <w:ins w:id="2347" w:author="somadmin" w:date="2026-09-25T20:51:00Z" w16du:dateUtc="2026-09-26T00:51:00Z"/>
                <w:color w:val="000000"/>
              </w:rPr>
            </w:pPr>
            <w:ins w:id="2348" w:author="somadmin" w:date="2026-09-25T20:51:00Z" w16du:dateUtc="2026-09-26T00:51:00Z">
              <w:r w:rsidRPr="00AC774B">
                <w:rPr>
                  <w:color w:val="000000"/>
                </w:rPr>
                <w:t>GO:0005737</w:t>
              </w:r>
            </w:ins>
          </w:p>
        </w:tc>
        <w:tc>
          <w:tcPr>
            <w:tcW w:w="2122" w:type="dxa"/>
            <w:noWrap/>
            <w:vAlign w:val="bottom"/>
            <w:hideMark/>
          </w:tcPr>
          <w:p w14:paraId="755E8A2E" w14:textId="77777777" w:rsidR="00DA59F5" w:rsidRPr="00AC774B" w:rsidRDefault="00DA59F5" w:rsidP="00FC06A3">
            <w:pPr>
              <w:rPr>
                <w:ins w:id="2349" w:author="somadmin" w:date="2026-09-25T20:51:00Z" w16du:dateUtc="2026-09-26T00:51:00Z"/>
                <w:color w:val="000000"/>
              </w:rPr>
            </w:pPr>
            <w:ins w:id="2350" w:author="somadmin" w:date="2026-09-25T20:51:00Z" w16du:dateUtc="2026-09-26T00:51:00Z">
              <w:r w:rsidRPr="00AC774B">
                <w:rPr>
                  <w:color w:val="000000"/>
                </w:rPr>
                <w:t>cellular_component</w:t>
              </w:r>
            </w:ins>
          </w:p>
        </w:tc>
        <w:tc>
          <w:tcPr>
            <w:tcW w:w="8482" w:type="dxa"/>
            <w:vAlign w:val="bottom"/>
            <w:hideMark/>
          </w:tcPr>
          <w:p w14:paraId="46E7F12F" w14:textId="77777777" w:rsidR="00DA59F5" w:rsidRPr="00AC774B" w:rsidRDefault="00DA59F5" w:rsidP="00FC06A3">
            <w:pPr>
              <w:rPr>
                <w:ins w:id="2351" w:author="somadmin" w:date="2026-09-25T20:51:00Z" w16du:dateUtc="2026-09-26T00:51:00Z"/>
                <w:color w:val="000000"/>
              </w:rPr>
            </w:pPr>
            <w:ins w:id="2352" w:author="somadmin" w:date="2026-09-25T20:51:00Z" w16du:dateUtc="2026-09-26T00:51:00Z">
              <w:r w:rsidRPr="00AC774B">
                <w:rPr>
                  <w:color w:val="000000"/>
                </w:rPr>
                <w:t>cytoplasm</w:t>
              </w:r>
            </w:ins>
          </w:p>
        </w:tc>
        <w:tc>
          <w:tcPr>
            <w:tcW w:w="1170" w:type="dxa"/>
            <w:noWrap/>
            <w:vAlign w:val="bottom"/>
            <w:hideMark/>
          </w:tcPr>
          <w:p w14:paraId="4B1C7642" w14:textId="77777777" w:rsidR="00DA59F5" w:rsidRPr="00AC774B" w:rsidRDefault="00DA59F5" w:rsidP="00FC06A3">
            <w:pPr>
              <w:jc w:val="right"/>
              <w:rPr>
                <w:ins w:id="2353" w:author="somadmin" w:date="2026-09-25T20:51:00Z" w16du:dateUtc="2026-09-26T00:51:00Z"/>
                <w:color w:val="000000"/>
              </w:rPr>
            </w:pPr>
            <w:ins w:id="2354" w:author="somadmin" w:date="2026-09-25T20:51:00Z" w16du:dateUtc="2026-09-26T00:51:00Z">
              <w:r w:rsidRPr="00AC774B">
                <w:rPr>
                  <w:color w:val="000000"/>
                </w:rPr>
                <w:t>1.07E-14</w:t>
              </w:r>
            </w:ins>
          </w:p>
        </w:tc>
      </w:tr>
      <w:tr w:rsidR="00DA59F5" w:rsidRPr="00AC774B" w14:paraId="276DD10F" w14:textId="77777777" w:rsidTr="00FC06A3">
        <w:trPr>
          <w:trHeight w:val="255"/>
          <w:ins w:id="2355" w:author="somadmin" w:date="2026-09-25T20:51:00Z" w16du:dateUtc="2026-09-26T00:51:00Z"/>
        </w:trPr>
        <w:tc>
          <w:tcPr>
            <w:tcW w:w="1470" w:type="dxa"/>
            <w:noWrap/>
            <w:vAlign w:val="bottom"/>
            <w:hideMark/>
          </w:tcPr>
          <w:p w14:paraId="5ACDBD42" w14:textId="77777777" w:rsidR="00DA59F5" w:rsidRPr="00AC774B" w:rsidRDefault="00DA59F5" w:rsidP="00FC06A3">
            <w:pPr>
              <w:rPr>
                <w:ins w:id="2356" w:author="somadmin" w:date="2026-09-25T20:51:00Z" w16du:dateUtc="2026-09-26T00:51:00Z"/>
                <w:color w:val="000000"/>
              </w:rPr>
            </w:pPr>
            <w:ins w:id="2357" w:author="somadmin" w:date="2026-09-25T20:51:00Z" w16du:dateUtc="2026-09-26T00:51:00Z">
              <w:r w:rsidRPr="00AC774B">
                <w:rPr>
                  <w:color w:val="000000"/>
                </w:rPr>
                <w:t>GO:0030529</w:t>
              </w:r>
            </w:ins>
          </w:p>
        </w:tc>
        <w:tc>
          <w:tcPr>
            <w:tcW w:w="2122" w:type="dxa"/>
            <w:noWrap/>
            <w:vAlign w:val="bottom"/>
            <w:hideMark/>
          </w:tcPr>
          <w:p w14:paraId="21E270EF" w14:textId="77777777" w:rsidR="00DA59F5" w:rsidRPr="00AC774B" w:rsidRDefault="00DA59F5" w:rsidP="00FC06A3">
            <w:pPr>
              <w:rPr>
                <w:ins w:id="2358" w:author="somadmin" w:date="2026-09-25T20:51:00Z" w16du:dateUtc="2026-09-26T00:51:00Z"/>
                <w:color w:val="000000"/>
              </w:rPr>
            </w:pPr>
            <w:ins w:id="2359" w:author="somadmin" w:date="2026-09-25T20:51:00Z" w16du:dateUtc="2026-09-26T00:51:00Z">
              <w:r w:rsidRPr="00AC774B">
                <w:rPr>
                  <w:color w:val="000000"/>
                </w:rPr>
                <w:t>cellular_component</w:t>
              </w:r>
            </w:ins>
          </w:p>
        </w:tc>
        <w:tc>
          <w:tcPr>
            <w:tcW w:w="8482" w:type="dxa"/>
            <w:vAlign w:val="bottom"/>
            <w:hideMark/>
          </w:tcPr>
          <w:p w14:paraId="07134024" w14:textId="77777777" w:rsidR="00DA59F5" w:rsidRPr="00AC774B" w:rsidRDefault="00DA59F5" w:rsidP="00FC06A3">
            <w:pPr>
              <w:rPr>
                <w:ins w:id="2360" w:author="somadmin" w:date="2026-09-25T20:51:00Z" w16du:dateUtc="2026-09-26T00:51:00Z"/>
                <w:color w:val="000000"/>
              </w:rPr>
            </w:pPr>
            <w:ins w:id="2361" w:author="somadmin" w:date="2026-09-25T20:51:00Z" w16du:dateUtc="2026-09-26T00:51:00Z">
              <w:r w:rsidRPr="00AC774B">
                <w:rPr>
                  <w:color w:val="000000"/>
                </w:rPr>
                <w:t>ribonucleoprotein complex</w:t>
              </w:r>
            </w:ins>
          </w:p>
        </w:tc>
        <w:tc>
          <w:tcPr>
            <w:tcW w:w="1170" w:type="dxa"/>
            <w:noWrap/>
            <w:vAlign w:val="bottom"/>
            <w:hideMark/>
          </w:tcPr>
          <w:p w14:paraId="08906B37" w14:textId="77777777" w:rsidR="00DA59F5" w:rsidRPr="00AC774B" w:rsidRDefault="00DA59F5" w:rsidP="00FC06A3">
            <w:pPr>
              <w:jc w:val="right"/>
              <w:rPr>
                <w:ins w:id="2362" w:author="somadmin" w:date="2026-09-25T20:51:00Z" w16du:dateUtc="2026-09-26T00:51:00Z"/>
                <w:color w:val="000000"/>
              </w:rPr>
            </w:pPr>
            <w:ins w:id="2363" w:author="somadmin" w:date="2026-09-25T20:51:00Z" w16du:dateUtc="2026-09-26T00:51:00Z">
              <w:r w:rsidRPr="00AC774B">
                <w:rPr>
                  <w:color w:val="000000"/>
                </w:rPr>
                <w:t>2.12E-12</w:t>
              </w:r>
            </w:ins>
          </w:p>
        </w:tc>
      </w:tr>
      <w:tr w:rsidR="00DA59F5" w:rsidRPr="00AC774B" w14:paraId="2AD3F493" w14:textId="77777777" w:rsidTr="00FC06A3">
        <w:trPr>
          <w:trHeight w:val="255"/>
          <w:ins w:id="2364" w:author="somadmin" w:date="2026-09-25T20:51:00Z" w16du:dateUtc="2026-09-26T00:51:00Z"/>
        </w:trPr>
        <w:tc>
          <w:tcPr>
            <w:tcW w:w="1470" w:type="dxa"/>
            <w:noWrap/>
            <w:vAlign w:val="bottom"/>
            <w:hideMark/>
          </w:tcPr>
          <w:p w14:paraId="3AF9E924" w14:textId="77777777" w:rsidR="00DA59F5" w:rsidRPr="00AC774B" w:rsidRDefault="00DA59F5" w:rsidP="00FC06A3">
            <w:pPr>
              <w:rPr>
                <w:ins w:id="2365" w:author="somadmin" w:date="2026-09-25T20:51:00Z" w16du:dateUtc="2026-09-26T00:51:00Z"/>
                <w:color w:val="000000"/>
              </w:rPr>
            </w:pPr>
            <w:ins w:id="2366" w:author="somadmin" w:date="2026-09-25T20:51:00Z" w16du:dateUtc="2026-09-26T00:51:00Z">
              <w:r w:rsidRPr="00AC774B">
                <w:rPr>
                  <w:color w:val="000000"/>
                </w:rPr>
                <w:t>GO:0022627</w:t>
              </w:r>
            </w:ins>
          </w:p>
        </w:tc>
        <w:tc>
          <w:tcPr>
            <w:tcW w:w="2122" w:type="dxa"/>
            <w:noWrap/>
            <w:vAlign w:val="bottom"/>
            <w:hideMark/>
          </w:tcPr>
          <w:p w14:paraId="2071E8DD" w14:textId="77777777" w:rsidR="00DA59F5" w:rsidRPr="00AC774B" w:rsidRDefault="00DA59F5" w:rsidP="00FC06A3">
            <w:pPr>
              <w:rPr>
                <w:ins w:id="2367" w:author="somadmin" w:date="2026-09-25T20:51:00Z" w16du:dateUtc="2026-09-26T00:51:00Z"/>
                <w:color w:val="000000"/>
              </w:rPr>
            </w:pPr>
            <w:ins w:id="2368" w:author="somadmin" w:date="2026-09-25T20:51:00Z" w16du:dateUtc="2026-09-26T00:51:00Z">
              <w:r w:rsidRPr="00AC774B">
                <w:rPr>
                  <w:color w:val="000000"/>
                </w:rPr>
                <w:t>cellular_component</w:t>
              </w:r>
            </w:ins>
          </w:p>
        </w:tc>
        <w:tc>
          <w:tcPr>
            <w:tcW w:w="8482" w:type="dxa"/>
            <w:vAlign w:val="bottom"/>
            <w:hideMark/>
          </w:tcPr>
          <w:p w14:paraId="4CFF3782" w14:textId="77777777" w:rsidR="00DA59F5" w:rsidRPr="00AC774B" w:rsidRDefault="00DA59F5" w:rsidP="00FC06A3">
            <w:pPr>
              <w:rPr>
                <w:ins w:id="2369" w:author="somadmin" w:date="2026-09-25T20:51:00Z" w16du:dateUtc="2026-09-26T00:51:00Z"/>
                <w:color w:val="000000"/>
              </w:rPr>
            </w:pPr>
            <w:ins w:id="2370" w:author="somadmin" w:date="2026-09-25T20:51:00Z" w16du:dateUtc="2026-09-26T00:51:00Z">
              <w:r w:rsidRPr="00AC774B">
                <w:rPr>
                  <w:color w:val="000000"/>
                </w:rPr>
                <w:t>cytosolic small ribosomal subunit</w:t>
              </w:r>
            </w:ins>
          </w:p>
        </w:tc>
        <w:tc>
          <w:tcPr>
            <w:tcW w:w="1170" w:type="dxa"/>
            <w:noWrap/>
            <w:vAlign w:val="bottom"/>
            <w:hideMark/>
          </w:tcPr>
          <w:p w14:paraId="76014C2B" w14:textId="77777777" w:rsidR="00DA59F5" w:rsidRPr="00AC774B" w:rsidRDefault="00DA59F5" w:rsidP="00FC06A3">
            <w:pPr>
              <w:jc w:val="right"/>
              <w:rPr>
                <w:ins w:id="2371" w:author="somadmin" w:date="2026-09-25T20:51:00Z" w16du:dateUtc="2026-09-26T00:51:00Z"/>
                <w:color w:val="000000"/>
              </w:rPr>
            </w:pPr>
            <w:ins w:id="2372" w:author="somadmin" w:date="2026-09-25T20:51:00Z" w16du:dateUtc="2026-09-26T00:51:00Z">
              <w:r w:rsidRPr="00AC774B">
                <w:rPr>
                  <w:color w:val="000000"/>
                </w:rPr>
                <w:t>3.21E-11</w:t>
              </w:r>
            </w:ins>
          </w:p>
        </w:tc>
      </w:tr>
      <w:tr w:rsidR="00DA59F5" w:rsidRPr="00AC774B" w14:paraId="679FA1DF" w14:textId="77777777" w:rsidTr="00FC06A3">
        <w:trPr>
          <w:trHeight w:val="255"/>
          <w:ins w:id="2373" w:author="somadmin" w:date="2026-09-25T20:51:00Z" w16du:dateUtc="2026-09-26T00:51:00Z"/>
        </w:trPr>
        <w:tc>
          <w:tcPr>
            <w:tcW w:w="1470" w:type="dxa"/>
            <w:noWrap/>
            <w:vAlign w:val="bottom"/>
            <w:hideMark/>
          </w:tcPr>
          <w:p w14:paraId="205A74E9" w14:textId="77777777" w:rsidR="00DA59F5" w:rsidRPr="00AC774B" w:rsidRDefault="00DA59F5" w:rsidP="00FC06A3">
            <w:pPr>
              <w:rPr>
                <w:ins w:id="2374" w:author="somadmin" w:date="2026-09-25T20:51:00Z" w16du:dateUtc="2026-09-26T00:51:00Z"/>
                <w:color w:val="000000"/>
              </w:rPr>
            </w:pPr>
            <w:ins w:id="2375" w:author="somadmin" w:date="2026-09-25T20:51:00Z" w16du:dateUtc="2026-09-26T00:51:00Z">
              <w:r w:rsidRPr="00AC774B">
                <w:rPr>
                  <w:color w:val="000000"/>
                </w:rPr>
                <w:t>GO:0022625</w:t>
              </w:r>
            </w:ins>
          </w:p>
        </w:tc>
        <w:tc>
          <w:tcPr>
            <w:tcW w:w="2122" w:type="dxa"/>
            <w:noWrap/>
            <w:vAlign w:val="bottom"/>
            <w:hideMark/>
          </w:tcPr>
          <w:p w14:paraId="4943C963" w14:textId="77777777" w:rsidR="00DA59F5" w:rsidRPr="00AC774B" w:rsidRDefault="00DA59F5" w:rsidP="00FC06A3">
            <w:pPr>
              <w:rPr>
                <w:ins w:id="2376" w:author="somadmin" w:date="2026-09-25T20:51:00Z" w16du:dateUtc="2026-09-26T00:51:00Z"/>
                <w:color w:val="000000"/>
              </w:rPr>
            </w:pPr>
            <w:ins w:id="2377" w:author="somadmin" w:date="2026-09-25T20:51:00Z" w16du:dateUtc="2026-09-26T00:51:00Z">
              <w:r w:rsidRPr="00AC774B">
                <w:rPr>
                  <w:color w:val="000000"/>
                </w:rPr>
                <w:t>cellular_component</w:t>
              </w:r>
            </w:ins>
          </w:p>
        </w:tc>
        <w:tc>
          <w:tcPr>
            <w:tcW w:w="8482" w:type="dxa"/>
            <w:vAlign w:val="bottom"/>
            <w:hideMark/>
          </w:tcPr>
          <w:p w14:paraId="4891C464" w14:textId="77777777" w:rsidR="00DA59F5" w:rsidRPr="00AC774B" w:rsidRDefault="00DA59F5" w:rsidP="00FC06A3">
            <w:pPr>
              <w:rPr>
                <w:ins w:id="2378" w:author="somadmin" w:date="2026-09-25T20:51:00Z" w16du:dateUtc="2026-09-26T00:51:00Z"/>
                <w:color w:val="000000"/>
              </w:rPr>
            </w:pPr>
            <w:ins w:id="2379" w:author="somadmin" w:date="2026-09-25T20:51:00Z" w16du:dateUtc="2026-09-26T00:51:00Z">
              <w:r w:rsidRPr="00AC774B">
                <w:rPr>
                  <w:color w:val="000000"/>
                </w:rPr>
                <w:t>cytosolic large ribosomal subunit</w:t>
              </w:r>
            </w:ins>
          </w:p>
        </w:tc>
        <w:tc>
          <w:tcPr>
            <w:tcW w:w="1170" w:type="dxa"/>
            <w:noWrap/>
            <w:vAlign w:val="bottom"/>
            <w:hideMark/>
          </w:tcPr>
          <w:p w14:paraId="1B27F99C" w14:textId="77777777" w:rsidR="00DA59F5" w:rsidRPr="00AC774B" w:rsidRDefault="00DA59F5" w:rsidP="00FC06A3">
            <w:pPr>
              <w:jc w:val="right"/>
              <w:rPr>
                <w:ins w:id="2380" w:author="somadmin" w:date="2026-09-25T20:51:00Z" w16du:dateUtc="2026-09-26T00:51:00Z"/>
                <w:color w:val="000000"/>
              </w:rPr>
            </w:pPr>
            <w:ins w:id="2381" w:author="somadmin" w:date="2026-09-25T20:51:00Z" w16du:dateUtc="2026-09-26T00:51:00Z">
              <w:r w:rsidRPr="00AC774B">
                <w:rPr>
                  <w:color w:val="000000"/>
                </w:rPr>
                <w:t>5.10E-10</w:t>
              </w:r>
            </w:ins>
          </w:p>
        </w:tc>
      </w:tr>
      <w:tr w:rsidR="00DA59F5" w:rsidRPr="00AC774B" w14:paraId="14B27E34" w14:textId="77777777" w:rsidTr="00FC06A3">
        <w:trPr>
          <w:trHeight w:val="255"/>
          <w:ins w:id="2382" w:author="somadmin" w:date="2026-09-25T20:51:00Z" w16du:dateUtc="2026-09-26T00:51:00Z"/>
        </w:trPr>
        <w:tc>
          <w:tcPr>
            <w:tcW w:w="1470" w:type="dxa"/>
            <w:noWrap/>
            <w:vAlign w:val="bottom"/>
            <w:hideMark/>
          </w:tcPr>
          <w:p w14:paraId="7211DDCC" w14:textId="77777777" w:rsidR="00DA59F5" w:rsidRPr="00AC774B" w:rsidRDefault="00DA59F5" w:rsidP="00FC06A3">
            <w:pPr>
              <w:rPr>
                <w:ins w:id="2383" w:author="somadmin" w:date="2026-09-25T20:51:00Z" w16du:dateUtc="2026-09-26T00:51:00Z"/>
                <w:color w:val="000000"/>
              </w:rPr>
            </w:pPr>
            <w:ins w:id="2384" w:author="somadmin" w:date="2026-09-25T20:51:00Z" w16du:dateUtc="2026-09-26T00:51:00Z">
              <w:r w:rsidRPr="00AC774B">
                <w:rPr>
                  <w:color w:val="000000"/>
                </w:rPr>
                <w:t>GO:0015934</w:t>
              </w:r>
            </w:ins>
          </w:p>
        </w:tc>
        <w:tc>
          <w:tcPr>
            <w:tcW w:w="2122" w:type="dxa"/>
            <w:noWrap/>
            <w:vAlign w:val="bottom"/>
            <w:hideMark/>
          </w:tcPr>
          <w:p w14:paraId="3276C9A1" w14:textId="77777777" w:rsidR="00DA59F5" w:rsidRPr="00AC774B" w:rsidRDefault="00DA59F5" w:rsidP="00FC06A3">
            <w:pPr>
              <w:rPr>
                <w:ins w:id="2385" w:author="somadmin" w:date="2026-09-25T20:51:00Z" w16du:dateUtc="2026-09-26T00:51:00Z"/>
                <w:color w:val="000000"/>
              </w:rPr>
            </w:pPr>
            <w:ins w:id="2386" w:author="somadmin" w:date="2026-09-25T20:51:00Z" w16du:dateUtc="2026-09-26T00:51:00Z">
              <w:r w:rsidRPr="00AC774B">
                <w:rPr>
                  <w:color w:val="000000"/>
                </w:rPr>
                <w:t>cellular_component</w:t>
              </w:r>
            </w:ins>
          </w:p>
        </w:tc>
        <w:tc>
          <w:tcPr>
            <w:tcW w:w="8482" w:type="dxa"/>
            <w:vAlign w:val="bottom"/>
            <w:hideMark/>
          </w:tcPr>
          <w:p w14:paraId="1221FC55" w14:textId="77777777" w:rsidR="00DA59F5" w:rsidRPr="00AC774B" w:rsidRDefault="00DA59F5" w:rsidP="00FC06A3">
            <w:pPr>
              <w:rPr>
                <w:ins w:id="2387" w:author="somadmin" w:date="2026-09-25T20:51:00Z" w16du:dateUtc="2026-09-26T00:51:00Z"/>
                <w:color w:val="000000"/>
              </w:rPr>
            </w:pPr>
            <w:ins w:id="2388" w:author="somadmin" w:date="2026-09-25T20:51:00Z" w16du:dateUtc="2026-09-26T00:51:00Z">
              <w:r w:rsidRPr="00AC774B">
                <w:rPr>
                  <w:color w:val="000000"/>
                </w:rPr>
                <w:t>large ribosomal subunit</w:t>
              </w:r>
            </w:ins>
          </w:p>
        </w:tc>
        <w:tc>
          <w:tcPr>
            <w:tcW w:w="1170" w:type="dxa"/>
            <w:noWrap/>
            <w:vAlign w:val="bottom"/>
            <w:hideMark/>
          </w:tcPr>
          <w:p w14:paraId="3CDA105C" w14:textId="77777777" w:rsidR="00DA59F5" w:rsidRPr="00AC774B" w:rsidRDefault="00DA59F5" w:rsidP="00FC06A3">
            <w:pPr>
              <w:jc w:val="right"/>
              <w:rPr>
                <w:ins w:id="2389" w:author="somadmin" w:date="2026-09-25T20:51:00Z" w16du:dateUtc="2026-09-26T00:51:00Z"/>
                <w:color w:val="000000"/>
              </w:rPr>
            </w:pPr>
            <w:ins w:id="2390" w:author="somadmin" w:date="2026-09-25T20:51:00Z" w16du:dateUtc="2026-09-26T00:51:00Z">
              <w:r w:rsidRPr="00AC774B">
                <w:rPr>
                  <w:color w:val="000000"/>
                </w:rPr>
                <w:t>1.39E-08</w:t>
              </w:r>
            </w:ins>
          </w:p>
        </w:tc>
      </w:tr>
      <w:tr w:rsidR="00DA59F5" w:rsidRPr="00AC774B" w14:paraId="38120660" w14:textId="77777777" w:rsidTr="00FC06A3">
        <w:trPr>
          <w:trHeight w:val="255"/>
          <w:ins w:id="2391" w:author="somadmin" w:date="2026-09-25T20:51:00Z" w16du:dateUtc="2026-09-26T00:51:00Z"/>
        </w:trPr>
        <w:tc>
          <w:tcPr>
            <w:tcW w:w="1470" w:type="dxa"/>
            <w:noWrap/>
            <w:vAlign w:val="bottom"/>
            <w:hideMark/>
          </w:tcPr>
          <w:p w14:paraId="1EA05022" w14:textId="77777777" w:rsidR="00DA59F5" w:rsidRPr="00AC774B" w:rsidRDefault="00DA59F5" w:rsidP="00FC06A3">
            <w:pPr>
              <w:rPr>
                <w:ins w:id="2392" w:author="somadmin" w:date="2026-09-25T20:51:00Z" w16du:dateUtc="2026-09-26T00:51:00Z"/>
                <w:color w:val="000000"/>
              </w:rPr>
            </w:pPr>
            <w:ins w:id="2393" w:author="somadmin" w:date="2026-09-25T20:51:00Z" w16du:dateUtc="2026-09-26T00:51:00Z">
              <w:r w:rsidRPr="00AC774B">
                <w:rPr>
                  <w:color w:val="000000"/>
                </w:rPr>
                <w:t>GO:0015935</w:t>
              </w:r>
            </w:ins>
          </w:p>
        </w:tc>
        <w:tc>
          <w:tcPr>
            <w:tcW w:w="2122" w:type="dxa"/>
            <w:noWrap/>
            <w:vAlign w:val="bottom"/>
            <w:hideMark/>
          </w:tcPr>
          <w:p w14:paraId="072EE785" w14:textId="77777777" w:rsidR="00DA59F5" w:rsidRPr="00AC774B" w:rsidRDefault="00DA59F5" w:rsidP="00FC06A3">
            <w:pPr>
              <w:rPr>
                <w:ins w:id="2394" w:author="somadmin" w:date="2026-09-25T20:51:00Z" w16du:dateUtc="2026-09-26T00:51:00Z"/>
                <w:color w:val="000000"/>
              </w:rPr>
            </w:pPr>
            <w:ins w:id="2395" w:author="somadmin" w:date="2026-09-25T20:51:00Z" w16du:dateUtc="2026-09-26T00:51:00Z">
              <w:r w:rsidRPr="00AC774B">
                <w:rPr>
                  <w:color w:val="000000"/>
                </w:rPr>
                <w:t>cellular_component</w:t>
              </w:r>
            </w:ins>
          </w:p>
        </w:tc>
        <w:tc>
          <w:tcPr>
            <w:tcW w:w="8482" w:type="dxa"/>
            <w:vAlign w:val="bottom"/>
            <w:hideMark/>
          </w:tcPr>
          <w:p w14:paraId="2D749184" w14:textId="77777777" w:rsidR="00DA59F5" w:rsidRPr="00AC774B" w:rsidRDefault="00DA59F5" w:rsidP="00FC06A3">
            <w:pPr>
              <w:rPr>
                <w:ins w:id="2396" w:author="somadmin" w:date="2026-09-25T20:51:00Z" w16du:dateUtc="2026-09-26T00:51:00Z"/>
                <w:color w:val="000000"/>
              </w:rPr>
            </w:pPr>
            <w:ins w:id="2397" w:author="somadmin" w:date="2026-09-25T20:51:00Z" w16du:dateUtc="2026-09-26T00:51:00Z">
              <w:r w:rsidRPr="00AC774B">
                <w:rPr>
                  <w:color w:val="000000"/>
                </w:rPr>
                <w:t>small ribosomal subunit</w:t>
              </w:r>
            </w:ins>
          </w:p>
        </w:tc>
        <w:tc>
          <w:tcPr>
            <w:tcW w:w="1170" w:type="dxa"/>
            <w:noWrap/>
            <w:vAlign w:val="bottom"/>
            <w:hideMark/>
          </w:tcPr>
          <w:p w14:paraId="6BFF3145" w14:textId="77777777" w:rsidR="00DA59F5" w:rsidRPr="00AC774B" w:rsidRDefault="00DA59F5" w:rsidP="00FC06A3">
            <w:pPr>
              <w:jc w:val="right"/>
              <w:rPr>
                <w:ins w:id="2398" w:author="somadmin" w:date="2026-09-25T20:51:00Z" w16du:dateUtc="2026-09-26T00:51:00Z"/>
                <w:color w:val="000000"/>
              </w:rPr>
            </w:pPr>
            <w:ins w:id="2399" w:author="somadmin" w:date="2026-09-25T20:51:00Z" w16du:dateUtc="2026-09-26T00:51:00Z">
              <w:r w:rsidRPr="00AC774B">
                <w:rPr>
                  <w:color w:val="000000"/>
                </w:rPr>
                <w:t>1.39E-08</w:t>
              </w:r>
            </w:ins>
          </w:p>
        </w:tc>
      </w:tr>
      <w:tr w:rsidR="00DA59F5" w:rsidRPr="00AC774B" w14:paraId="6D4DED36" w14:textId="77777777" w:rsidTr="00FC06A3">
        <w:trPr>
          <w:trHeight w:val="255"/>
          <w:ins w:id="2400" w:author="somadmin" w:date="2026-09-25T20:51:00Z" w16du:dateUtc="2026-09-26T00:51:00Z"/>
        </w:trPr>
        <w:tc>
          <w:tcPr>
            <w:tcW w:w="1470" w:type="dxa"/>
            <w:noWrap/>
            <w:vAlign w:val="bottom"/>
            <w:hideMark/>
          </w:tcPr>
          <w:p w14:paraId="268B5057" w14:textId="77777777" w:rsidR="00DA59F5" w:rsidRPr="00AC774B" w:rsidRDefault="00DA59F5" w:rsidP="00FC06A3">
            <w:pPr>
              <w:rPr>
                <w:ins w:id="2401" w:author="somadmin" w:date="2026-09-25T20:51:00Z" w16du:dateUtc="2026-09-26T00:51:00Z"/>
                <w:color w:val="000000"/>
              </w:rPr>
            </w:pPr>
            <w:ins w:id="2402" w:author="somadmin" w:date="2026-09-25T20:51:00Z" w16du:dateUtc="2026-09-26T00:51:00Z">
              <w:r w:rsidRPr="00AC774B">
                <w:rPr>
                  <w:color w:val="000000"/>
                </w:rPr>
                <w:t>GO:0043228</w:t>
              </w:r>
            </w:ins>
          </w:p>
        </w:tc>
        <w:tc>
          <w:tcPr>
            <w:tcW w:w="2122" w:type="dxa"/>
            <w:noWrap/>
            <w:vAlign w:val="bottom"/>
            <w:hideMark/>
          </w:tcPr>
          <w:p w14:paraId="4995EDAD" w14:textId="77777777" w:rsidR="00DA59F5" w:rsidRPr="00AC774B" w:rsidRDefault="00DA59F5" w:rsidP="00FC06A3">
            <w:pPr>
              <w:rPr>
                <w:ins w:id="2403" w:author="somadmin" w:date="2026-09-25T20:51:00Z" w16du:dateUtc="2026-09-26T00:51:00Z"/>
                <w:color w:val="000000"/>
              </w:rPr>
            </w:pPr>
            <w:ins w:id="2404" w:author="somadmin" w:date="2026-09-25T20:51:00Z" w16du:dateUtc="2026-09-26T00:51:00Z">
              <w:r w:rsidRPr="00AC774B">
                <w:rPr>
                  <w:color w:val="000000"/>
                </w:rPr>
                <w:t>cellular_component</w:t>
              </w:r>
            </w:ins>
          </w:p>
        </w:tc>
        <w:tc>
          <w:tcPr>
            <w:tcW w:w="8482" w:type="dxa"/>
            <w:vAlign w:val="bottom"/>
            <w:hideMark/>
          </w:tcPr>
          <w:p w14:paraId="17CBD80C" w14:textId="77777777" w:rsidR="00DA59F5" w:rsidRPr="00AC774B" w:rsidRDefault="00DA59F5" w:rsidP="00FC06A3">
            <w:pPr>
              <w:rPr>
                <w:ins w:id="2405" w:author="somadmin" w:date="2026-09-25T20:51:00Z" w16du:dateUtc="2026-09-26T00:51:00Z"/>
                <w:color w:val="000000"/>
              </w:rPr>
            </w:pPr>
            <w:ins w:id="2406" w:author="somadmin" w:date="2026-09-25T20:51:00Z" w16du:dateUtc="2026-09-26T00:51:00Z">
              <w:r w:rsidRPr="00AC774B">
                <w:rPr>
                  <w:color w:val="000000"/>
                </w:rPr>
                <w:t>non-membrane-bounded organelle</w:t>
              </w:r>
            </w:ins>
          </w:p>
        </w:tc>
        <w:tc>
          <w:tcPr>
            <w:tcW w:w="1170" w:type="dxa"/>
            <w:noWrap/>
            <w:vAlign w:val="bottom"/>
            <w:hideMark/>
          </w:tcPr>
          <w:p w14:paraId="022C01CE" w14:textId="77777777" w:rsidR="00DA59F5" w:rsidRPr="00AC774B" w:rsidRDefault="00DA59F5" w:rsidP="00FC06A3">
            <w:pPr>
              <w:jc w:val="right"/>
              <w:rPr>
                <w:ins w:id="2407" w:author="somadmin" w:date="2026-09-25T20:51:00Z" w16du:dateUtc="2026-09-26T00:51:00Z"/>
                <w:color w:val="000000"/>
              </w:rPr>
            </w:pPr>
            <w:ins w:id="2408" w:author="somadmin" w:date="2026-09-25T20:51:00Z" w16du:dateUtc="2026-09-26T00:51:00Z">
              <w:r w:rsidRPr="00AC774B">
                <w:rPr>
                  <w:color w:val="000000"/>
                </w:rPr>
                <w:t>4.14E-07</w:t>
              </w:r>
            </w:ins>
          </w:p>
        </w:tc>
      </w:tr>
      <w:tr w:rsidR="00DA59F5" w:rsidRPr="00AC774B" w14:paraId="48A9CEBC" w14:textId="77777777" w:rsidTr="00FC06A3">
        <w:trPr>
          <w:trHeight w:val="255"/>
          <w:ins w:id="2409" w:author="somadmin" w:date="2026-09-25T20:51:00Z" w16du:dateUtc="2026-09-26T00:51:00Z"/>
        </w:trPr>
        <w:tc>
          <w:tcPr>
            <w:tcW w:w="1470" w:type="dxa"/>
            <w:noWrap/>
            <w:vAlign w:val="bottom"/>
            <w:hideMark/>
          </w:tcPr>
          <w:p w14:paraId="6192255B" w14:textId="77777777" w:rsidR="00DA59F5" w:rsidRPr="00AC774B" w:rsidRDefault="00DA59F5" w:rsidP="00FC06A3">
            <w:pPr>
              <w:rPr>
                <w:ins w:id="2410" w:author="somadmin" w:date="2026-09-25T20:51:00Z" w16du:dateUtc="2026-09-26T00:51:00Z"/>
                <w:color w:val="000000"/>
              </w:rPr>
            </w:pPr>
            <w:ins w:id="2411" w:author="somadmin" w:date="2026-09-25T20:51:00Z" w16du:dateUtc="2026-09-26T00:51:00Z">
              <w:r w:rsidRPr="00AC774B">
                <w:rPr>
                  <w:color w:val="000000"/>
                </w:rPr>
                <w:t>GO:0043232</w:t>
              </w:r>
            </w:ins>
          </w:p>
        </w:tc>
        <w:tc>
          <w:tcPr>
            <w:tcW w:w="2122" w:type="dxa"/>
            <w:noWrap/>
            <w:vAlign w:val="bottom"/>
            <w:hideMark/>
          </w:tcPr>
          <w:p w14:paraId="3EB004AD" w14:textId="77777777" w:rsidR="00DA59F5" w:rsidRPr="00AC774B" w:rsidRDefault="00DA59F5" w:rsidP="00FC06A3">
            <w:pPr>
              <w:rPr>
                <w:ins w:id="2412" w:author="somadmin" w:date="2026-09-25T20:51:00Z" w16du:dateUtc="2026-09-26T00:51:00Z"/>
                <w:color w:val="000000"/>
              </w:rPr>
            </w:pPr>
            <w:ins w:id="2413" w:author="somadmin" w:date="2026-09-25T20:51:00Z" w16du:dateUtc="2026-09-26T00:51:00Z">
              <w:r w:rsidRPr="00AC774B">
                <w:rPr>
                  <w:color w:val="000000"/>
                </w:rPr>
                <w:t>cellular_component</w:t>
              </w:r>
            </w:ins>
          </w:p>
        </w:tc>
        <w:tc>
          <w:tcPr>
            <w:tcW w:w="8482" w:type="dxa"/>
            <w:vAlign w:val="bottom"/>
            <w:hideMark/>
          </w:tcPr>
          <w:p w14:paraId="01B03AEA" w14:textId="77777777" w:rsidR="00DA59F5" w:rsidRPr="00AC774B" w:rsidRDefault="00DA59F5" w:rsidP="00FC06A3">
            <w:pPr>
              <w:rPr>
                <w:ins w:id="2414" w:author="somadmin" w:date="2026-09-25T20:51:00Z" w16du:dateUtc="2026-09-26T00:51:00Z"/>
                <w:color w:val="000000"/>
              </w:rPr>
            </w:pPr>
            <w:ins w:id="2415" w:author="somadmin" w:date="2026-09-25T20:51:00Z" w16du:dateUtc="2026-09-26T00:51:00Z">
              <w:r w:rsidRPr="00AC774B">
                <w:rPr>
                  <w:color w:val="000000"/>
                </w:rPr>
                <w:t>intracellular non-membrane-bounded organelle</w:t>
              </w:r>
            </w:ins>
          </w:p>
        </w:tc>
        <w:tc>
          <w:tcPr>
            <w:tcW w:w="1170" w:type="dxa"/>
            <w:noWrap/>
            <w:vAlign w:val="bottom"/>
            <w:hideMark/>
          </w:tcPr>
          <w:p w14:paraId="60D0E338" w14:textId="77777777" w:rsidR="00DA59F5" w:rsidRPr="00AC774B" w:rsidRDefault="00DA59F5" w:rsidP="00FC06A3">
            <w:pPr>
              <w:jc w:val="right"/>
              <w:rPr>
                <w:ins w:id="2416" w:author="somadmin" w:date="2026-09-25T20:51:00Z" w16du:dateUtc="2026-09-26T00:51:00Z"/>
                <w:color w:val="000000"/>
              </w:rPr>
            </w:pPr>
            <w:ins w:id="2417" w:author="somadmin" w:date="2026-09-25T20:51:00Z" w16du:dateUtc="2026-09-26T00:51:00Z">
              <w:r w:rsidRPr="00AC774B">
                <w:rPr>
                  <w:color w:val="000000"/>
                </w:rPr>
                <w:t>4.14E-07</w:t>
              </w:r>
            </w:ins>
          </w:p>
        </w:tc>
      </w:tr>
      <w:tr w:rsidR="00DA59F5" w:rsidRPr="00AC774B" w14:paraId="3B929AE5" w14:textId="77777777" w:rsidTr="00FC06A3">
        <w:trPr>
          <w:trHeight w:val="255"/>
          <w:ins w:id="2418" w:author="somadmin" w:date="2026-09-25T20:51:00Z" w16du:dateUtc="2026-09-26T00:51:00Z"/>
        </w:trPr>
        <w:tc>
          <w:tcPr>
            <w:tcW w:w="1470" w:type="dxa"/>
            <w:noWrap/>
            <w:vAlign w:val="bottom"/>
            <w:hideMark/>
          </w:tcPr>
          <w:p w14:paraId="356CE8A6" w14:textId="77777777" w:rsidR="00DA59F5" w:rsidRPr="00AC774B" w:rsidRDefault="00DA59F5" w:rsidP="00FC06A3">
            <w:pPr>
              <w:rPr>
                <w:ins w:id="2419" w:author="somadmin" w:date="2026-09-25T20:51:00Z" w16du:dateUtc="2026-09-26T00:51:00Z"/>
                <w:color w:val="000000"/>
              </w:rPr>
            </w:pPr>
            <w:ins w:id="2420" w:author="somadmin" w:date="2026-09-25T20:51:00Z" w16du:dateUtc="2026-09-26T00:51:00Z">
              <w:r w:rsidRPr="00AC774B">
                <w:rPr>
                  <w:color w:val="000000"/>
                </w:rPr>
                <w:t>GO:0032991</w:t>
              </w:r>
            </w:ins>
          </w:p>
        </w:tc>
        <w:tc>
          <w:tcPr>
            <w:tcW w:w="2122" w:type="dxa"/>
            <w:noWrap/>
            <w:vAlign w:val="bottom"/>
            <w:hideMark/>
          </w:tcPr>
          <w:p w14:paraId="2E2606CA" w14:textId="77777777" w:rsidR="00DA59F5" w:rsidRPr="00AC774B" w:rsidRDefault="00DA59F5" w:rsidP="00FC06A3">
            <w:pPr>
              <w:rPr>
                <w:ins w:id="2421" w:author="somadmin" w:date="2026-09-25T20:51:00Z" w16du:dateUtc="2026-09-26T00:51:00Z"/>
                <w:color w:val="000000"/>
              </w:rPr>
            </w:pPr>
            <w:ins w:id="2422" w:author="somadmin" w:date="2026-09-25T20:51:00Z" w16du:dateUtc="2026-09-26T00:51:00Z">
              <w:r w:rsidRPr="00AC774B">
                <w:rPr>
                  <w:color w:val="000000"/>
                </w:rPr>
                <w:t>cellular_component</w:t>
              </w:r>
            </w:ins>
          </w:p>
        </w:tc>
        <w:tc>
          <w:tcPr>
            <w:tcW w:w="8482" w:type="dxa"/>
            <w:vAlign w:val="bottom"/>
            <w:hideMark/>
          </w:tcPr>
          <w:p w14:paraId="03DF4F19" w14:textId="77777777" w:rsidR="00DA59F5" w:rsidRPr="00AC774B" w:rsidRDefault="00DA59F5" w:rsidP="00FC06A3">
            <w:pPr>
              <w:rPr>
                <w:ins w:id="2423" w:author="somadmin" w:date="2026-09-25T20:51:00Z" w16du:dateUtc="2026-09-26T00:51:00Z"/>
                <w:color w:val="000000"/>
              </w:rPr>
            </w:pPr>
            <w:ins w:id="2424" w:author="somadmin" w:date="2026-09-25T20:51:00Z" w16du:dateUtc="2026-09-26T00:51:00Z">
              <w:r w:rsidRPr="00AC774B">
                <w:rPr>
                  <w:color w:val="000000"/>
                </w:rPr>
                <w:t>macromolecular complex</w:t>
              </w:r>
            </w:ins>
          </w:p>
        </w:tc>
        <w:tc>
          <w:tcPr>
            <w:tcW w:w="1170" w:type="dxa"/>
            <w:noWrap/>
            <w:vAlign w:val="bottom"/>
            <w:hideMark/>
          </w:tcPr>
          <w:p w14:paraId="28EA3226" w14:textId="77777777" w:rsidR="00DA59F5" w:rsidRPr="00AC774B" w:rsidRDefault="00DA59F5" w:rsidP="00FC06A3">
            <w:pPr>
              <w:jc w:val="right"/>
              <w:rPr>
                <w:ins w:id="2425" w:author="somadmin" w:date="2026-09-25T20:51:00Z" w16du:dateUtc="2026-09-26T00:51:00Z"/>
                <w:color w:val="000000"/>
              </w:rPr>
            </w:pPr>
            <w:ins w:id="2426" w:author="somadmin" w:date="2026-09-25T20:51:00Z" w16du:dateUtc="2026-09-26T00:51:00Z">
              <w:r w:rsidRPr="00AC774B">
                <w:rPr>
                  <w:color w:val="000000"/>
                </w:rPr>
                <w:t>6.87E-07</w:t>
              </w:r>
            </w:ins>
          </w:p>
        </w:tc>
      </w:tr>
      <w:tr w:rsidR="00DA59F5" w:rsidRPr="00AC774B" w14:paraId="29907588" w14:textId="77777777" w:rsidTr="00FC06A3">
        <w:trPr>
          <w:trHeight w:val="255"/>
          <w:ins w:id="2427" w:author="somadmin" w:date="2026-09-25T20:51:00Z" w16du:dateUtc="2026-09-26T00:51:00Z"/>
        </w:trPr>
        <w:tc>
          <w:tcPr>
            <w:tcW w:w="1470" w:type="dxa"/>
            <w:noWrap/>
            <w:vAlign w:val="bottom"/>
            <w:hideMark/>
          </w:tcPr>
          <w:p w14:paraId="024D1AC9" w14:textId="77777777" w:rsidR="00DA59F5" w:rsidRPr="00AC774B" w:rsidRDefault="00DA59F5" w:rsidP="00FC06A3">
            <w:pPr>
              <w:rPr>
                <w:ins w:id="2428" w:author="somadmin" w:date="2026-09-25T20:51:00Z" w16du:dateUtc="2026-09-26T00:51:00Z"/>
                <w:color w:val="000000"/>
              </w:rPr>
            </w:pPr>
            <w:ins w:id="2429" w:author="somadmin" w:date="2026-09-25T20:51:00Z" w16du:dateUtc="2026-09-26T00:51:00Z">
              <w:r w:rsidRPr="00AC774B">
                <w:rPr>
                  <w:color w:val="000000"/>
                </w:rPr>
                <w:t>GO:0044424</w:t>
              </w:r>
            </w:ins>
          </w:p>
        </w:tc>
        <w:tc>
          <w:tcPr>
            <w:tcW w:w="2122" w:type="dxa"/>
            <w:noWrap/>
            <w:vAlign w:val="bottom"/>
            <w:hideMark/>
          </w:tcPr>
          <w:p w14:paraId="63095175" w14:textId="77777777" w:rsidR="00DA59F5" w:rsidRPr="00AC774B" w:rsidRDefault="00DA59F5" w:rsidP="00FC06A3">
            <w:pPr>
              <w:rPr>
                <w:ins w:id="2430" w:author="somadmin" w:date="2026-09-25T20:51:00Z" w16du:dateUtc="2026-09-26T00:51:00Z"/>
                <w:color w:val="000000"/>
              </w:rPr>
            </w:pPr>
            <w:ins w:id="2431" w:author="somadmin" w:date="2026-09-25T20:51:00Z" w16du:dateUtc="2026-09-26T00:51:00Z">
              <w:r w:rsidRPr="00AC774B">
                <w:rPr>
                  <w:color w:val="000000"/>
                </w:rPr>
                <w:t>cellular_component</w:t>
              </w:r>
            </w:ins>
          </w:p>
        </w:tc>
        <w:tc>
          <w:tcPr>
            <w:tcW w:w="8482" w:type="dxa"/>
            <w:vAlign w:val="bottom"/>
            <w:hideMark/>
          </w:tcPr>
          <w:p w14:paraId="7786D76F" w14:textId="77777777" w:rsidR="00DA59F5" w:rsidRPr="00AC774B" w:rsidRDefault="00DA59F5" w:rsidP="00FC06A3">
            <w:pPr>
              <w:rPr>
                <w:ins w:id="2432" w:author="somadmin" w:date="2026-09-25T20:51:00Z" w16du:dateUtc="2026-09-26T00:51:00Z"/>
                <w:color w:val="000000"/>
              </w:rPr>
            </w:pPr>
            <w:ins w:id="2433" w:author="somadmin" w:date="2026-09-25T20:51:00Z" w16du:dateUtc="2026-09-26T00:51:00Z">
              <w:r w:rsidRPr="00AC774B">
                <w:rPr>
                  <w:color w:val="000000"/>
                </w:rPr>
                <w:t>intracellular part</w:t>
              </w:r>
            </w:ins>
          </w:p>
        </w:tc>
        <w:tc>
          <w:tcPr>
            <w:tcW w:w="1170" w:type="dxa"/>
            <w:noWrap/>
            <w:vAlign w:val="bottom"/>
            <w:hideMark/>
          </w:tcPr>
          <w:p w14:paraId="0B03BDAE" w14:textId="77777777" w:rsidR="00DA59F5" w:rsidRPr="00AC774B" w:rsidRDefault="00DA59F5" w:rsidP="00FC06A3">
            <w:pPr>
              <w:jc w:val="right"/>
              <w:rPr>
                <w:ins w:id="2434" w:author="somadmin" w:date="2026-09-25T20:51:00Z" w16du:dateUtc="2026-09-26T00:51:00Z"/>
                <w:color w:val="000000"/>
              </w:rPr>
            </w:pPr>
            <w:ins w:id="2435" w:author="somadmin" w:date="2026-09-25T20:51:00Z" w16du:dateUtc="2026-09-26T00:51:00Z">
              <w:r w:rsidRPr="00AC774B">
                <w:rPr>
                  <w:color w:val="000000"/>
                </w:rPr>
                <w:t>1.32E-06</w:t>
              </w:r>
            </w:ins>
          </w:p>
        </w:tc>
      </w:tr>
      <w:tr w:rsidR="00DA59F5" w:rsidRPr="00AC774B" w14:paraId="12E0FDA6" w14:textId="77777777" w:rsidTr="00FC06A3">
        <w:trPr>
          <w:trHeight w:val="255"/>
          <w:ins w:id="2436" w:author="somadmin" w:date="2026-09-25T20:51:00Z" w16du:dateUtc="2026-09-26T00:51:00Z"/>
        </w:trPr>
        <w:tc>
          <w:tcPr>
            <w:tcW w:w="1470" w:type="dxa"/>
            <w:noWrap/>
            <w:vAlign w:val="bottom"/>
            <w:hideMark/>
          </w:tcPr>
          <w:p w14:paraId="25F9BA86" w14:textId="77777777" w:rsidR="00DA59F5" w:rsidRPr="00AC774B" w:rsidRDefault="00DA59F5" w:rsidP="00FC06A3">
            <w:pPr>
              <w:rPr>
                <w:ins w:id="2437" w:author="somadmin" w:date="2026-09-25T20:51:00Z" w16du:dateUtc="2026-09-26T00:51:00Z"/>
                <w:color w:val="000000"/>
              </w:rPr>
            </w:pPr>
            <w:ins w:id="2438" w:author="somadmin" w:date="2026-09-25T20:51:00Z" w16du:dateUtc="2026-09-26T00:51:00Z">
              <w:r w:rsidRPr="00AC774B">
                <w:rPr>
                  <w:color w:val="000000"/>
                </w:rPr>
                <w:t>GO:0043229</w:t>
              </w:r>
            </w:ins>
          </w:p>
        </w:tc>
        <w:tc>
          <w:tcPr>
            <w:tcW w:w="2122" w:type="dxa"/>
            <w:noWrap/>
            <w:vAlign w:val="bottom"/>
            <w:hideMark/>
          </w:tcPr>
          <w:p w14:paraId="78757188" w14:textId="77777777" w:rsidR="00DA59F5" w:rsidRPr="00AC774B" w:rsidRDefault="00DA59F5" w:rsidP="00FC06A3">
            <w:pPr>
              <w:rPr>
                <w:ins w:id="2439" w:author="somadmin" w:date="2026-09-25T20:51:00Z" w16du:dateUtc="2026-09-26T00:51:00Z"/>
                <w:color w:val="000000"/>
              </w:rPr>
            </w:pPr>
            <w:ins w:id="2440" w:author="somadmin" w:date="2026-09-25T20:51:00Z" w16du:dateUtc="2026-09-26T00:51:00Z">
              <w:r w:rsidRPr="00AC774B">
                <w:rPr>
                  <w:color w:val="000000"/>
                </w:rPr>
                <w:t>cellular_component</w:t>
              </w:r>
            </w:ins>
          </w:p>
        </w:tc>
        <w:tc>
          <w:tcPr>
            <w:tcW w:w="8482" w:type="dxa"/>
            <w:vAlign w:val="bottom"/>
            <w:hideMark/>
          </w:tcPr>
          <w:p w14:paraId="4C9159DA" w14:textId="77777777" w:rsidR="00DA59F5" w:rsidRPr="00AC774B" w:rsidRDefault="00DA59F5" w:rsidP="00FC06A3">
            <w:pPr>
              <w:rPr>
                <w:ins w:id="2441" w:author="somadmin" w:date="2026-09-25T20:51:00Z" w16du:dateUtc="2026-09-26T00:51:00Z"/>
                <w:color w:val="000000"/>
              </w:rPr>
            </w:pPr>
            <w:ins w:id="2442" w:author="somadmin" w:date="2026-09-25T20:51:00Z" w16du:dateUtc="2026-09-26T00:51:00Z">
              <w:r w:rsidRPr="00AC774B">
                <w:rPr>
                  <w:color w:val="000000"/>
                </w:rPr>
                <w:t>intracellular organelle</w:t>
              </w:r>
            </w:ins>
          </w:p>
        </w:tc>
        <w:tc>
          <w:tcPr>
            <w:tcW w:w="1170" w:type="dxa"/>
            <w:noWrap/>
            <w:vAlign w:val="bottom"/>
            <w:hideMark/>
          </w:tcPr>
          <w:p w14:paraId="7F30EC2A" w14:textId="77777777" w:rsidR="00DA59F5" w:rsidRPr="00AC774B" w:rsidRDefault="00DA59F5" w:rsidP="00FC06A3">
            <w:pPr>
              <w:jc w:val="right"/>
              <w:rPr>
                <w:ins w:id="2443" w:author="somadmin" w:date="2026-09-25T20:51:00Z" w16du:dateUtc="2026-09-26T00:51:00Z"/>
                <w:color w:val="000000"/>
              </w:rPr>
            </w:pPr>
            <w:ins w:id="2444" w:author="somadmin" w:date="2026-09-25T20:51:00Z" w16du:dateUtc="2026-09-26T00:51:00Z">
              <w:r w:rsidRPr="00AC774B">
                <w:rPr>
                  <w:color w:val="000000"/>
                </w:rPr>
                <w:t>1.29E-05</w:t>
              </w:r>
            </w:ins>
          </w:p>
        </w:tc>
      </w:tr>
      <w:tr w:rsidR="00DA59F5" w:rsidRPr="00AC774B" w14:paraId="150A4882" w14:textId="77777777" w:rsidTr="00FC06A3">
        <w:trPr>
          <w:trHeight w:val="255"/>
          <w:ins w:id="2445" w:author="somadmin" w:date="2026-09-25T20:51:00Z" w16du:dateUtc="2026-09-26T00:51:00Z"/>
        </w:trPr>
        <w:tc>
          <w:tcPr>
            <w:tcW w:w="1470" w:type="dxa"/>
            <w:noWrap/>
            <w:vAlign w:val="bottom"/>
            <w:hideMark/>
          </w:tcPr>
          <w:p w14:paraId="5C6F7C7B" w14:textId="77777777" w:rsidR="00DA59F5" w:rsidRPr="00AC774B" w:rsidRDefault="00DA59F5" w:rsidP="00FC06A3">
            <w:pPr>
              <w:rPr>
                <w:ins w:id="2446" w:author="somadmin" w:date="2026-09-25T20:51:00Z" w16du:dateUtc="2026-09-26T00:51:00Z"/>
                <w:color w:val="000000"/>
              </w:rPr>
            </w:pPr>
            <w:ins w:id="2447" w:author="somadmin" w:date="2026-09-25T20:51:00Z" w16du:dateUtc="2026-09-26T00:51:00Z">
              <w:r w:rsidRPr="00AC774B">
                <w:rPr>
                  <w:color w:val="000000"/>
                </w:rPr>
                <w:t>GO:0043226</w:t>
              </w:r>
            </w:ins>
          </w:p>
        </w:tc>
        <w:tc>
          <w:tcPr>
            <w:tcW w:w="2122" w:type="dxa"/>
            <w:noWrap/>
            <w:vAlign w:val="bottom"/>
            <w:hideMark/>
          </w:tcPr>
          <w:p w14:paraId="3C0756D9" w14:textId="77777777" w:rsidR="00DA59F5" w:rsidRPr="00AC774B" w:rsidRDefault="00DA59F5" w:rsidP="00FC06A3">
            <w:pPr>
              <w:rPr>
                <w:ins w:id="2448" w:author="somadmin" w:date="2026-09-25T20:51:00Z" w16du:dateUtc="2026-09-26T00:51:00Z"/>
                <w:color w:val="000000"/>
              </w:rPr>
            </w:pPr>
            <w:ins w:id="2449" w:author="somadmin" w:date="2026-09-25T20:51:00Z" w16du:dateUtc="2026-09-26T00:51:00Z">
              <w:r w:rsidRPr="00AC774B">
                <w:rPr>
                  <w:color w:val="000000"/>
                </w:rPr>
                <w:t>cellular_component</w:t>
              </w:r>
            </w:ins>
          </w:p>
        </w:tc>
        <w:tc>
          <w:tcPr>
            <w:tcW w:w="8482" w:type="dxa"/>
            <w:vAlign w:val="bottom"/>
            <w:hideMark/>
          </w:tcPr>
          <w:p w14:paraId="009B8659" w14:textId="77777777" w:rsidR="00DA59F5" w:rsidRPr="00AC774B" w:rsidRDefault="00DA59F5" w:rsidP="00FC06A3">
            <w:pPr>
              <w:rPr>
                <w:ins w:id="2450" w:author="somadmin" w:date="2026-09-25T20:51:00Z" w16du:dateUtc="2026-09-26T00:51:00Z"/>
                <w:color w:val="000000"/>
              </w:rPr>
            </w:pPr>
            <w:ins w:id="2451" w:author="somadmin" w:date="2026-09-25T20:51:00Z" w16du:dateUtc="2026-09-26T00:51:00Z">
              <w:r w:rsidRPr="00AC774B">
                <w:rPr>
                  <w:color w:val="000000"/>
                </w:rPr>
                <w:t>organelle</w:t>
              </w:r>
            </w:ins>
          </w:p>
        </w:tc>
        <w:tc>
          <w:tcPr>
            <w:tcW w:w="1170" w:type="dxa"/>
            <w:noWrap/>
            <w:vAlign w:val="bottom"/>
            <w:hideMark/>
          </w:tcPr>
          <w:p w14:paraId="697DAAB1" w14:textId="77777777" w:rsidR="00DA59F5" w:rsidRPr="00AC774B" w:rsidRDefault="00DA59F5" w:rsidP="00FC06A3">
            <w:pPr>
              <w:jc w:val="right"/>
              <w:rPr>
                <w:ins w:id="2452" w:author="somadmin" w:date="2026-09-25T20:51:00Z" w16du:dateUtc="2026-09-26T00:51:00Z"/>
                <w:color w:val="000000"/>
              </w:rPr>
            </w:pPr>
            <w:ins w:id="2453" w:author="somadmin" w:date="2026-09-25T20:51:00Z" w16du:dateUtc="2026-09-26T00:51:00Z">
              <w:r w:rsidRPr="00AC774B">
                <w:rPr>
                  <w:color w:val="000000"/>
                </w:rPr>
                <w:t>1.45E-05</w:t>
              </w:r>
            </w:ins>
          </w:p>
        </w:tc>
      </w:tr>
      <w:tr w:rsidR="00DA59F5" w:rsidRPr="00AC774B" w14:paraId="63EE87E3" w14:textId="77777777" w:rsidTr="00FC06A3">
        <w:trPr>
          <w:trHeight w:val="255"/>
          <w:ins w:id="2454" w:author="somadmin" w:date="2026-09-25T20:51:00Z" w16du:dateUtc="2026-09-26T00:51:00Z"/>
        </w:trPr>
        <w:tc>
          <w:tcPr>
            <w:tcW w:w="1470" w:type="dxa"/>
            <w:noWrap/>
            <w:vAlign w:val="bottom"/>
            <w:hideMark/>
          </w:tcPr>
          <w:p w14:paraId="468C5A00" w14:textId="77777777" w:rsidR="00DA59F5" w:rsidRPr="00AC774B" w:rsidRDefault="00DA59F5" w:rsidP="00FC06A3">
            <w:pPr>
              <w:rPr>
                <w:ins w:id="2455" w:author="somadmin" w:date="2026-09-25T20:51:00Z" w16du:dateUtc="2026-09-26T00:51:00Z"/>
                <w:color w:val="000000"/>
              </w:rPr>
            </w:pPr>
            <w:ins w:id="2456" w:author="somadmin" w:date="2026-09-25T20:51:00Z" w16du:dateUtc="2026-09-26T00:51:00Z">
              <w:r w:rsidRPr="00AC774B">
                <w:rPr>
                  <w:color w:val="000000"/>
                </w:rPr>
                <w:t>GO:0044446</w:t>
              </w:r>
            </w:ins>
          </w:p>
        </w:tc>
        <w:tc>
          <w:tcPr>
            <w:tcW w:w="2122" w:type="dxa"/>
            <w:noWrap/>
            <w:vAlign w:val="bottom"/>
            <w:hideMark/>
          </w:tcPr>
          <w:p w14:paraId="11658360" w14:textId="77777777" w:rsidR="00DA59F5" w:rsidRPr="00AC774B" w:rsidRDefault="00DA59F5" w:rsidP="00FC06A3">
            <w:pPr>
              <w:rPr>
                <w:ins w:id="2457" w:author="somadmin" w:date="2026-09-25T20:51:00Z" w16du:dateUtc="2026-09-26T00:51:00Z"/>
                <w:color w:val="000000"/>
              </w:rPr>
            </w:pPr>
            <w:ins w:id="2458" w:author="somadmin" w:date="2026-09-25T20:51:00Z" w16du:dateUtc="2026-09-26T00:51:00Z">
              <w:r w:rsidRPr="00AC774B">
                <w:rPr>
                  <w:color w:val="000000"/>
                </w:rPr>
                <w:t>cellular_component</w:t>
              </w:r>
            </w:ins>
          </w:p>
        </w:tc>
        <w:tc>
          <w:tcPr>
            <w:tcW w:w="8482" w:type="dxa"/>
            <w:vAlign w:val="bottom"/>
            <w:hideMark/>
          </w:tcPr>
          <w:p w14:paraId="7E6DB763" w14:textId="77777777" w:rsidR="00DA59F5" w:rsidRPr="00AC774B" w:rsidRDefault="00DA59F5" w:rsidP="00FC06A3">
            <w:pPr>
              <w:rPr>
                <w:ins w:id="2459" w:author="somadmin" w:date="2026-09-25T20:51:00Z" w16du:dateUtc="2026-09-26T00:51:00Z"/>
                <w:color w:val="000000"/>
              </w:rPr>
            </w:pPr>
            <w:ins w:id="2460" w:author="somadmin" w:date="2026-09-25T20:51:00Z" w16du:dateUtc="2026-09-26T00:51:00Z">
              <w:r w:rsidRPr="00AC774B">
                <w:rPr>
                  <w:color w:val="000000"/>
                </w:rPr>
                <w:t>intracellular organelle part</w:t>
              </w:r>
            </w:ins>
          </w:p>
        </w:tc>
        <w:tc>
          <w:tcPr>
            <w:tcW w:w="1170" w:type="dxa"/>
            <w:noWrap/>
            <w:vAlign w:val="bottom"/>
            <w:hideMark/>
          </w:tcPr>
          <w:p w14:paraId="52215609" w14:textId="77777777" w:rsidR="00DA59F5" w:rsidRPr="00AC774B" w:rsidRDefault="00DA59F5" w:rsidP="00FC06A3">
            <w:pPr>
              <w:jc w:val="right"/>
              <w:rPr>
                <w:ins w:id="2461" w:author="somadmin" w:date="2026-09-25T20:51:00Z" w16du:dateUtc="2026-09-26T00:51:00Z"/>
                <w:color w:val="000000"/>
              </w:rPr>
            </w:pPr>
            <w:ins w:id="2462" w:author="somadmin" w:date="2026-09-25T20:51:00Z" w16du:dateUtc="2026-09-26T00:51:00Z">
              <w:r w:rsidRPr="00AC774B">
                <w:rPr>
                  <w:color w:val="000000"/>
                </w:rPr>
                <w:t>2.99E-05</w:t>
              </w:r>
            </w:ins>
          </w:p>
        </w:tc>
      </w:tr>
      <w:tr w:rsidR="00DA59F5" w:rsidRPr="00AC774B" w14:paraId="72A2AF7B" w14:textId="77777777" w:rsidTr="00FC06A3">
        <w:trPr>
          <w:trHeight w:val="255"/>
          <w:ins w:id="2463" w:author="somadmin" w:date="2026-09-25T20:51:00Z" w16du:dateUtc="2026-09-26T00:51:00Z"/>
        </w:trPr>
        <w:tc>
          <w:tcPr>
            <w:tcW w:w="1470" w:type="dxa"/>
            <w:noWrap/>
            <w:vAlign w:val="bottom"/>
            <w:hideMark/>
          </w:tcPr>
          <w:p w14:paraId="50DFE987" w14:textId="77777777" w:rsidR="00DA59F5" w:rsidRPr="00AC774B" w:rsidRDefault="00DA59F5" w:rsidP="00FC06A3">
            <w:pPr>
              <w:rPr>
                <w:ins w:id="2464" w:author="somadmin" w:date="2026-09-25T20:51:00Z" w16du:dateUtc="2026-09-26T00:51:00Z"/>
                <w:color w:val="000000"/>
              </w:rPr>
            </w:pPr>
            <w:ins w:id="2465" w:author="somadmin" w:date="2026-09-25T20:51:00Z" w16du:dateUtc="2026-09-26T00:51:00Z">
              <w:r w:rsidRPr="00AC774B">
                <w:rPr>
                  <w:color w:val="000000"/>
                </w:rPr>
                <w:t>GO:0044422</w:t>
              </w:r>
            </w:ins>
          </w:p>
        </w:tc>
        <w:tc>
          <w:tcPr>
            <w:tcW w:w="2122" w:type="dxa"/>
            <w:noWrap/>
            <w:vAlign w:val="bottom"/>
            <w:hideMark/>
          </w:tcPr>
          <w:p w14:paraId="390EC69F" w14:textId="77777777" w:rsidR="00DA59F5" w:rsidRPr="00AC774B" w:rsidRDefault="00DA59F5" w:rsidP="00FC06A3">
            <w:pPr>
              <w:rPr>
                <w:ins w:id="2466" w:author="somadmin" w:date="2026-09-25T20:51:00Z" w16du:dateUtc="2026-09-26T00:51:00Z"/>
                <w:color w:val="000000"/>
              </w:rPr>
            </w:pPr>
            <w:ins w:id="2467" w:author="somadmin" w:date="2026-09-25T20:51:00Z" w16du:dateUtc="2026-09-26T00:51:00Z">
              <w:r w:rsidRPr="00AC774B">
                <w:rPr>
                  <w:color w:val="000000"/>
                </w:rPr>
                <w:t>cellular_component</w:t>
              </w:r>
            </w:ins>
          </w:p>
        </w:tc>
        <w:tc>
          <w:tcPr>
            <w:tcW w:w="8482" w:type="dxa"/>
            <w:vAlign w:val="bottom"/>
            <w:hideMark/>
          </w:tcPr>
          <w:p w14:paraId="06E68ECB" w14:textId="77777777" w:rsidR="00DA59F5" w:rsidRPr="00AC774B" w:rsidRDefault="00DA59F5" w:rsidP="00FC06A3">
            <w:pPr>
              <w:rPr>
                <w:ins w:id="2468" w:author="somadmin" w:date="2026-09-25T20:51:00Z" w16du:dateUtc="2026-09-26T00:51:00Z"/>
                <w:color w:val="000000"/>
              </w:rPr>
            </w:pPr>
            <w:ins w:id="2469" w:author="somadmin" w:date="2026-09-25T20:51:00Z" w16du:dateUtc="2026-09-26T00:51:00Z">
              <w:r w:rsidRPr="00AC774B">
                <w:rPr>
                  <w:color w:val="000000"/>
                </w:rPr>
                <w:t>organelle part</w:t>
              </w:r>
            </w:ins>
          </w:p>
        </w:tc>
        <w:tc>
          <w:tcPr>
            <w:tcW w:w="1170" w:type="dxa"/>
            <w:noWrap/>
            <w:vAlign w:val="bottom"/>
            <w:hideMark/>
          </w:tcPr>
          <w:p w14:paraId="5600AABB" w14:textId="77777777" w:rsidR="00DA59F5" w:rsidRPr="00AC774B" w:rsidRDefault="00DA59F5" w:rsidP="00FC06A3">
            <w:pPr>
              <w:jc w:val="right"/>
              <w:rPr>
                <w:ins w:id="2470" w:author="somadmin" w:date="2026-09-25T20:51:00Z" w16du:dateUtc="2026-09-26T00:51:00Z"/>
                <w:color w:val="000000"/>
              </w:rPr>
            </w:pPr>
            <w:ins w:id="2471" w:author="somadmin" w:date="2026-09-25T20:51:00Z" w16du:dateUtc="2026-09-26T00:51:00Z">
              <w:r w:rsidRPr="00AC774B">
                <w:rPr>
                  <w:color w:val="000000"/>
                </w:rPr>
                <w:t>3.95E-05</w:t>
              </w:r>
            </w:ins>
          </w:p>
        </w:tc>
      </w:tr>
      <w:tr w:rsidR="00DA59F5" w:rsidRPr="00AC774B" w14:paraId="6BB34563" w14:textId="77777777" w:rsidTr="00FC06A3">
        <w:trPr>
          <w:trHeight w:val="255"/>
          <w:ins w:id="2472" w:author="somadmin" w:date="2026-09-25T20:51:00Z" w16du:dateUtc="2026-09-26T00:51:00Z"/>
        </w:trPr>
        <w:tc>
          <w:tcPr>
            <w:tcW w:w="1470" w:type="dxa"/>
            <w:noWrap/>
            <w:vAlign w:val="bottom"/>
            <w:hideMark/>
          </w:tcPr>
          <w:p w14:paraId="663302EF" w14:textId="77777777" w:rsidR="00DA59F5" w:rsidRPr="00AC774B" w:rsidRDefault="00DA59F5" w:rsidP="00FC06A3">
            <w:pPr>
              <w:rPr>
                <w:ins w:id="2473" w:author="somadmin" w:date="2026-09-25T20:51:00Z" w16du:dateUtc="2026-09-26T00:51:00Z"/>
                <w:color w:val="000000"/>
              </w:rPr>
            </w:pPr>
            <w:ins w:id="2474" w:author="somadmin" w:date="2026-09-25T20:51:00Z" w16du:dateUtc="2026-09-26T00:51:00Z">
              <w:r w:rsidRPr="00AC774B">
                <w:rPr>
                  <w:color w:val="000000"/>
                </w:rPr>
                <w:t>GO:0005622</w:t>
              </w:r>
            </w:ins>
          </w:p>
        </w:tc>
        <w:tc>
          <w:tcPr>
            <w:tcW w:w="2122" w:type="dxa"/>
            <w:noWrap/>
            <w:vAlign w:val="bottom"/>
            <w:hideMark/>
          </w:tcPr>
          <w:p w14:paraId="4E047167" w14:textId="77777777" w:rsidR="00DA59F5" w:rsidRPr="00AC774B" w:rsidRDefault="00DA59F5" w:rsidP="00FC06A3">
            <w:pPr>
              <w:rPr>
                <w:ins w:id="2475" w:author="somadmin" w:date="2026-09-25T20:51:00Z" w16du:dateUtc="2026-09-26T00:51:00Z"/>
                <w:color w:val="000000"/>
              </w:rPr>
            </w:pPr>
            <w:ins w:id="2476" w:author="somadmin" w:date="2026-09-25T20:51:00Z" w16du:dateUtc="2026-09-26T00:51:00Z">
              <w:r w:rsidRPr="00AC774B">
                <w:rPr>
                  <w:color w:val="000000"/>
                </w:rPr>
                <w:t>cellular_component</w:t>
              </w:r>
            </w:ins>
          </w:p>
        </w:tc>
        <w:tc>
          <w:tcPr>
            <w:tcW w:w="8482" w:type="dxa"/>
            <w:vAlign w:val="bottom"/>
            <w:hideMark/>
          </w:tcPr>
          <w:p w14:paraId="1B7F4972" w14:textId="77777777" w:rsidR="00DA59F5" w:rsidRPr="00AC774B" w:rsidRDefault="00DA59F5" w:rsidP="00FC06A3">
            <w:pPr>
              <w:rPr>
                <w:ins w:id="2477" w:author="somadmin" w:date="2026-09-25T20:51:00Z" w16du:dateUtc="2026-09-26T00:51:00Z"/>
                <w:color w:val="000000"/>
              </w:rPr>
            </w:pPr>
            <w:ins w:id="2478" w:author="somadmin" w:date="2026-09-25T20:51:00Z" w16du:dateUtc="2026-09-26T00:51:00Z">
              <w:r w:rsidRPr="00AC774B">
                <w:rPr>
                  <w:color w:val="000000"/>
                </w:rPr>
                <w:t>intracellular</w:t>
              </w:r>
            </w:ins>
          </w:p>
        </w:tc>
        <w:tc>
          <w:tcPr>
            <w:tcW w:w="1170" w:type="dxa"/>
            <w:noWrap/>
            <w:vAlign w:val="bottom"/>
            <w:hideMark/>
          </w:tcPr>
          <w:p w14:paraId="7D3169C2" w14:textId="77777777" w:rsidR="00DA59F5" w:rsidRPr="00AC774B" w:rsidRDefault="00DA59F5" w:rsidP="00FC06A3">
            <w:pPr>
              <w:jc w:val="right"/>
              <w:rPr>
                <w:ins w:id="2479" w:author="somadmin" w:date="2026-09-25T20:51:00Z" w16du:dateUtc="2026-09-26T00:51:00Z"/>
                <w:color w:val="000000"/>
              </w:rPr>
            </w:pPr>
            <w:ins w:id="2480" w:author="somadmin" w:date="2026-09-25T20:51:00Z" w16du:dateUtc="2026-09-26T00:51:00Z">
              <w:r w:rsidRPr="00AC774B">
                <w:rPr>
                  <w:color w:val="000000"/>
                </w:rPr>
                <w:t>4.82E-05</w:t>
              </w:r>
            </w:ins>
          </w:p>
        </w:tc>
      </w:tr>
      <w:tr w:rsidR="00DA59F5" w:rsidRPr="00AC774B" w14:paraId="79D46D2B" w14:textId="77777777" w:rsidTr="00FC06A3">
        <w:trPr>
          <w:trHeight w:val="510"/>
          <w:ins w:id="2481" w:author="somadmin" w:date="2026-09-25T20:51:00Z" w16du:dateUtc="2026-09-26T00:51:00Z"/>
        </w:trPr>
        <w:tc>
          <w:tcPr>
            <w:tcW w:w="1470" w:type="dxa"/>
            <w:noWrap/>
            <w:vAlign w:val="bottom"/>
            <w:hideMark/>
          </w:tcPr>
          <w:p w14:paraId="5779E837" w14:textId="77777777" w:rsidR="00DA59F5" w:rsidRPr="00AC774B" w:rsidRDefault="00DA59F5" w:rsidP="00FC06A3">
            <w:pPr>
              <w:rPr>
                <w:ins w:id="2482" w:author="somadmin" w:date="2026-09-25T20:51:00Z" w16du:dateUtc="2026-09-26T00:51:00Z"/>
                <w:color w:val="000000"/>
              </w:rPr>
            </w:pPr>
            <w:ins w:id="2483" w:author="somadmin" w:date="2026-09-25T20:51:00Z" w16du:dateUtc="2026-09-26T00:51:00Z">
              <w:r w:rsidRPr="00AC774B">
                <w:rPr>
                  <w:color w:val="000000"/>
                </w:rPr>
                <w:t>GO:0000275</w:t>
              </w:r>
            </w:ins>
          </w:p>
        </w:tc>
        <w:tc>
          <w:tcPr>
            <w:tcW w:w="2122" w:type="dxa"/>
            <w:noWrap/>
            <w:vAlign w:val="bottom"/>
            <w:hideMark/>
          </w:tcPr>
          <w:p w14:paraId="7ACE6C8E" w14:textId="77777777" w:rsidR="00DA59F5" w:rsidRPr="00AC774B" w:rsidRDefault="00DA59F5" w:rsidP="00FC06A3">
            <w:pPr>
              <w:rPr>
                <w:ins w:id="2484" w:author="somadmin" w:date="2026-09-25T20:51:00Z" w16du:dateUtc="2026-09-26T00:51:00Z"/>
                <w:color w:val="000000"/>
              </w:rPr>
            </w:pPr>
            <w:ins w:id="2485" w:author="somadmin" w:date="2026-09-25T20:51:00Z" w16du:dateUtc="2026-09-26T00:51:00Z">
              <w:r w:rsidRPr="00AC774B">
                <w:rPr>
                  <w:color w:val="000000"/>
                </w:rPr>
                <w:t>cellular_component</w:t>
              </w:r>
            </w:ins>
          </w:p>
        </w:tc>
        <w:tc>
          <w:tcPr>
            <w:tcW w:w="8482" w:type="dxa"/>
            <w:vAlign w:val="bottom"/>
            <w:hideMark/>
          </w:tcPr>
          <w:p w14:paraId="5C2776F9" w14:textId="77777777" w:rsidR="00DA59F5" w:rsidRPr="00AC774B" w:rsidRDefault="00DA59F5" w:rsidP="00FC06A3">
            <w:pPr>
              <w:rPr>
                <w:ins w:id="2486" w:author="somadmin" w:date="2026-09-25T20:51:00Z" w16du:dateUtc="2026-09-26T00:51:00Z"/>
                <w:color w:val="000000"/>
              </w:rPr>
            </w:pPr>
            <w:ins w:id="2487" w:author="somadmin" w:date="2026-09-25T20:51:00Z" w16du:dateUtc="2026-09-26T00:51:00Z">
              <w:r w:rsidRPr="00AC774B">
                <w:rPr>
                  <w:color w:val="000000"/>
                </w:rPr>
                <w:t>mitochondrial proton-transporting ATP synthase complex, catalytic core F(1)</w:t>
              </w:r>
            </w:ins>
          </w:p>
        </w:tc>
        <w:tc>
          <w:tcPr>
            <w:tcW w:w="1170" w:type="dxa"/>
            <w:noWrap/>
            <w:vAlign w:val="bottom"/>
            <w:hideMark/>
          </w:tcPr>
          <w:p w14:paraId="710C242B" w14:textId="77777777" w:rsidR="00DA59F5" w:rsidRPr="00AC774B" w:rsidRDefault="00DA59F5" w:rsidP="00FC06A3">
            <w:pPr>
              <w:jc w:val="right"/>
              <w:rPr>
                <w:ins w:id="2488" w:author="somadmin" w:date="2026-09-25T20:51:00Z" w16du:dateUtc="2026-09-26T00:51:00Z"/>
                <w:color w:val="000000"/>
              </w:rPr>
            </w:pPr>
            <w:ins w:id="2489" w:author="somadmin" w:date="2026-09-25T20:51:00Z" w16du:dateUtc="2026-09-26T00:51:00Z">
              <w:r w:rsidRPr="00AC774B">
                <w:rPr>
                  <w:color w:val="000000"/>
                </w:rPr>
                <w:t>0.000116</w:t>
              </w:r>
            </w:ins>
          </w:p>
        </w:tc>
      </w:tr>
      <w:tr w:rsidR="00DA59F5" w:rsidRPr="00AC774B" w14:paraId="39AD2154" w14:textId="77777777" w:rsidTr="00FC06A3">
        <w:trPr>
          <w:trHeight w:val="255"/>
          <w:ins w:id="2490" w:author="somadmin" w:date="2026-09-25T20:51:00Z" w16du:dateUtc="2026-09-26T00:51:00Z"/>
        </w:trPr>
        <w:tc>
          <w:tcPr>
            <w:tcW w:w="1470" w:type="dxa"/>
            <w:noWrap/>
            <w:vAlign w:val="bottom"/>
            <w:hideMark/>
          </w:tcPr>
          <w:p w14:paraId="656D0BDF" w14:textId="77777777" w:rsidR="00DA59F5" w:rsidRPr="00AC774B" w:rsidRDefault="00DA59F5" w:rsidP="00FC06A3">
            <w:pPr>
              <w:rPr>
                <w:ins w:id="2491" w:author="somadmin" w:date="2026-09-25T20:51:00Z" w16du:dateUtc="2026-09-26T00:51:00Z"/>
                <w:color w:val="000000"/>
              </w:rPr>
            </w:pPr>
            <w:ins w:id="2492" w:author="somadmin" w:date="2026-09-25T20:51:00Z" w16du:dateUtc="2026-09-26T00:51:00Z">
              <w:r w:rsidRPr="00AC774B">
                <w:rPr>
                  <w:color w:val="000000"/>
                </w:rPr>
                <w:t>GO:0044421</w:t>
              </w:r>
            </w:ins>
          </w:p>
        </w:tc>
        <w:tc>
          <w:tcPr>
            <w:tcW w:w="2122" w:type="dxa"/>
            <w:noWrap/>
            <w:vAlign w:val="bottom"/>
            <w:hideMark/>
          </w:tcPr>
          <w:p w14:paraId="236D5097" w14:textId="77777777" w:rsidR="00DA59F5" w:rsidRPr="00AC774B" w:rsidRDefault="00DA59F5" w:rsidP="00FC06A3">
            <w:pPr>
              <w:rPr>
                <w:ins w:id="2493" w:author="somadmin" w:date="2026-09-25T20:51:00Z" w16du:dateUtc="2026-09-26T00:51:00Z"/>
                <w:color w:val="000000"/>
              </w:rPr>
            </w:pPr>
            <w:ins w:id="2494" w:author="somadmin" w:date="2026-09-25T20:51:00Z" w16du:dateUtc="2026-09-26T00:51:00Z">
              <w:r w:rsidRPr="00AC774B">
                <w:rPr>
                  <w:color w:val="000000"/>
                </w:rPr>
                <w:t>cellular_component</w:t>
              </w:r>
            </w:ins>
          </w:p>
        </w:tc>
        <w:tc>
          <w:tcPr>
            <w:tcW w:w="8482" w:type="dxa"/>
            <w:vAlign w:val="bottom"/>
            <w:hideMark/>
          </w:tcPr>
          <w:p w14:paraId="33B97DE2" w14:textId="77777777" w:rsidR="00DA59F5" w:rsidRPr="00AC774B" w:rsidRDefault="00DA59F5" w:rsidP="00FC06A3">
            <w:pPr>
              <w:rPr>
                <w:ins w:id="2495" w:author="somadmin" w:date="2026-09-25T20:51:00Z" w16du:dateUtc="2026-09-26T00:51:00Z"/>
                <w:color w:val="000000"/>
              </w:rPr>
            </w:pPr>
            <w:ins w:id="2496" w:author="somadmin" w:date="2026-09-25T20:51:00Z" w16du:dateUtc="2026-09-26T00:51:00Z">
              <w:r w:rsidRPr="00AC774B">
                <w:rPr>
                  <w:color w:val="000000"/>
                </w:rPr>
                <w:t>extracellular region part</w:t>
              </w:r>
            </w:ins>
          </w:p>
        </w:tc>
        <w:tc>
          <w:tcPr>
            <w:tcW w:w="1170" w:type="dxa"/>
            <w:noWrap/>
            <w:vAlign w:val="bottom"/>
            <w:hideMark/>
          </w:tcPr>
          <w:p w14:paraId="6E1F1673" w14:textId="77777777" w:rsidR="00DA59F5" w:rsidRPr="00AC774B" w:rsidRDefault="00DA59F5" w:rsidP="00FC06A3">
            <w:pPr>
              <w:jc w:val="right"/>
              <w:rPr>
                <w:ins w:id="2497" w:author="somadmin" w:date="2026-09-25T20:51:00Z" w16du:dateUtc="2026-09-26T00:51:00Z"/>
                <w:color w:val="000000"/>
              </w:rPr>
            </w:pPr>
            <w:ins w:id="2498" w:author="somadmin" w:date="2026-09-25T20:51:00Z" w16du:dateUtc="2026-09-26T00:51:00Z">
              <w:r w:rsidRPr="00AC774B">
                <w:rPr>
                  <w:color w:val="000000"/>
                </w:rPr>
                <w:t>0.000163</w:t>
              </w:r>
            </w:ins>
          </w:p>
        </w:tc>
      </w:tr>
      <w:tr w:rsidR="00DA59F5" w:rsidRPr="00AC774B" w14:paraId="117FDA08" w14:textId="77777777" w:rsidTr="00FC06A3">
        <w:trPr>
          <w:trHeight w:val="510"/>
          <w:ins w:id="2499" w:author="somadmin" w:date="2026-09-25T20:51:00Z" w16du:dateUtc="2026-09-26T00:51:00Z"/>
        </w:trPr>
        <w:tc>
          <w:tcPr>
            <w:tcW w:w="1470" w:type="dxa"/>
            <w:noWrap/>
            <w:vAlign w:val="bottom"/>
            <w:hideMark/>
          </w:tcPr>
          <w:p w14:paraId="41E46E67" w14:textId="77777777" w:rsidR="00DA59F5" w:rsidRPr="00AC774B" w:rsidRDefault="00DA59F5" w:rsidP="00FC06A3">
            <w:pPr>
              <w:rPr>
                <w:ins w:id="2500" w:author="somadmin" w:date="2026-09-25T20:51:00Z" w16du:dateUtc="2026-09-26T00:51:00Z"/>
                <w:color w:val="000000"/>
              </w:rPr>
            </w:pPr>
            <w:ins w:id="2501" w:author="somadmin" w:date="2026-09-25T20:51:00Z" w16du:dateUtc="2026-09-26T00:51:00Z">
              <w:r w:rsidRPr="00AC774B">
                <w:rPr>
                  <w:color w:val="000000"/>
                </w:rPr>
                <w:t>GO:0045261</w:t>
              </w:r>
            </w:ins>
          </w:p>
        </w:tc>
        <w:tc>
          <w:tcPr>
            <w:tcW w:w="2122" w:type="dxa"/>
            <w:noWrap/>
            <w:vAlign w:val="bottom"/>
            <w:hideMark/>
          </w:tcPr>
          <w:p w14:paraId="736C4BEB" w14:textId="77777777" w:rsidR="00DA59F5" w:rsidRPr="00AC774B" w:rsidRDefault="00DA59F5" w:rsidP="00FC06A3">
            <w:pPr>
              <w:rPr>
                <w:ins w:id="2502" w:author="somadmin" w:date="2026-09-25T20:51:00Z" w16du:dateUtc="2026-09-26T00:51:00Z"/>
                <w:color w:val="000000"/>
              </w:rPr>
            </w:pPr>
            <w:ins w:id="2503" w:author="somadmin" w:date="2026-09-25T20:51:00Z" w16du:dateUtc="2026-09-26T00:51:00Z">
              <w:r w:rsidRPr="00AC774B">
                <w:rPr>
                  <w:color w:val="000000"/>
                </w:rPr>
                <w:t>cellular_component</w:t>
              </w:r>
            </w:ins>
          </w:p>
        </w:tc>
        <w:tc>
          <w:tcPr>
            <w:tcW w:w="8482" w:type="dxa"/>
            <w:vAlign w:val="bottom"/>
            <w:hideMark/>
          </w:tcPr>
          <w:p w14:paraId="1CA962CB" w14:textId="77777777" w:rsidR="00DA59F5" w:rsidRPr="00AC774B" w:rsidRDefault="00DA59F5" w:rsidP="00FC06A3">
            <w:pPr>
              <w:rPr>
                <w:ins w:id="2504" w:author="somadmin" w:date="2026-09-25T20:51:00Z" w16du:dateUtc="2026-09-26T00:51:00Z"/>
                <w:color w:val="000000"/>
              </w:rPr>
            </w:pPr>
            <w:ins w:id="2505" w:author="somadmin" w:date="2026-09-25T20:51:00Z" w16du:dateUtc="2026-09-26T00:51:00Z">
              <w:r w:rsidRPr="00AC774B">
                <w:rPr>
                  <w:color w:val="000000"/>
                </w:rPr>
                <w:t>proton-transporting ATP synthase complex, catalytic core F(1)</w:t>
              </w:r>
            </w:ins>
          </w:p>
        </w:tc>
        <w:tc>
          <w:tcPr>
            <w:tcW w:w="1170" w:type="dxa"/>
            <w:noWrap/>
            <w:vAlign w:val="bottom"/>
            <w:hideMark/>
          </w:tcPr>
          <w:p w14:paraId="293FD94B" w14:textId="77777777" w:rsidR="00DA59F5" w:rsidRPr="00AC774B" w:rsidRDefault="00DA59F5" w:rsidP="00FC06A3">
            <w:pPr>
              <w:jc w:val="right"/>
              <w:rPr>
                <w:ins w:id="2506" w:author="somadmin" w:date="2026-09-25T20:51:00Z" w16du:dateUtc="2026-09-26T00:51:00Z"/>
                <w:color w:val="000000"/>
              </w:rPr>
            </w:pPr>
            <w:ins w:id="2507" w:author="somadmin" w:date="2026-09-25T20:51:00Z" w16du:dateUtc="2026-09-26T00:51:00Z">
              <w:r w:rsidRPr="00AC774B">
                <w:rPr>
                  <w:color w:val="000000"/>
                </w:rPr>
                <w:t>0.000256</w:t>
              </w:r>
            </w:ins>
          </w:p>
        </w:tc>
      </w:tr>
      <w:tr w:rsidR="00DA59F5" w:rsidRPr="00AC774B" w14:paraId="66D8B0EB" w14:textId="77777777" w:rsidTr="00FC06A3">
        <w:trPr>
          <w:trHeight w:val="255"/>
          <w:ins w:id="2508" w:author="somadmin" w:date="2026-09-25T20:51:00Z" w16du:dateUtc="2026-09-26T00:51:00Z"/>
        </w:trPr>
        <w:tc>
          <w:tcPr>
            <w:tcW w:w="1470" w:type="dxa"/>
            <w:noWrap/>
            <w:vAlign w:val="bottom"/>
            <w:hideMark/>
          </w:tcPr>
          <w:p w14:paraId="70DC18D4" w14:textId="77777777" w:rsidR="00DA59F5" w:rsidRPr="00AC774B" w:rsidRDefault="00DA59F5" w:rsidP="00FC06A3">
            <w:pPr>
              <w:rPr>
                <w:ins w:id="2509" w:author="somadmin" w:date="2026-09-25T20:51:00Z" w16du:dateUtc="2026-09-26T00:51:00Z"/>
                <w:color w:val="000000"/>
              </w:rPr>
            </w:pPr>
            <w:ins w:id="2510" w:author="somadmin" w:date="2026-09-25T20:51:00Z" w16du:dateUtc="2026-09-26T00:51:00Z">
              <w:r w:rsidRPr="00AC774B">
                <w:rPr>
                  <w:color w:val="000000"/>
                </w:rPr>
                <w:t>GO:0005578</w:t>
              </w:r>
            </w:ins>
          </w:p>
        </w:tc>
        <w:tc>
          <w:tcPr>
            <w:tcW w:w="2122" w:type="dxa"/>
            <w:noWrap/>
            <w:vAlign w:val="bottom"/>
            <w:hideMark/>
          </w:tcPr>
          <w:p w14:paraId="46B1787F" w14:textId="77777777" w:rsidR="00DA59F5" w:rsidRPr="00AC774B" w:rsidRDefault="00DA59F5" w:rsidP="00FC06A3">
            <w:pPr>
              <w:rPr>
                <w:ins w:id="2511" w:author="somadmin" w:date="2026-09-25T20:51:00Z" w16du:dateUtc="2026-09-26T00:51:00Z"/>
                <w:color w:val="000000"/>
              </w:rPr>
            </w:pPr>
            <w:ins w:id="2512" w:author="somadmin" w:date="2026-09-25T20:51:00Z" w16du:dateUtc="2026-09-26T00:51:00Z">
              <w:r w:rsidRPr="00AC774B">
                <w:rPr>
                  <w:color w:val="000000"/>
                </w:rPr>
                <w:t>cellular_component</w:t>
              </w:r>
            </w:ins>
          </w:p>
        </w:tc>
        <w:tc>
          <w:tcPr>
            <w:tcW w:w="8482" w:type="dxa"/>
            <w:vAlign w:val="bottom"/>
            <w:hideMark/>
          </w:tcPr>
          <w:p w14:paraId="2168872A" w14:textId="77777777" w:rsidR="00DA59F5" w:rsidRPr="00AC774B" w:rsidRDefault="00DA59F5" w:rsidP="00FC06A3">
            <w:pPr>
              <w:rPr>
                <w:ins w:id="2513" w:author="somadmin" w:date="2026-09-25T20:51:00Z" w16du:dateUtc="2026-09-26T00:51:00Z"/>
                <w:color w:val="000000"/>
              </w:rPr>
            </w:pPr>
            <w:ins w:id="2514" w:author="somadmin" w:date="2026-09-25T20:51:00Z" w16du:dateUtc="2026-09-26T00:51:00Z">
              <w:r w:rsidRPr="00AC774B">
                <w:rPr>
                  <w:color w:val="000000"/>
                </w:rPr>
                <w:t>proteinaceous extracellular matrix</w:t>
              </w:r>
            </w:ins>
          </w:p>
        </w:tc>
        <w:tc>
          <w:tcPr>
            <w:tcW w:w="1170" w:type="dxa"/>
            <w:noWrap/>
            <w:vAlign w:val="bottom"/>
            <w:hideMark/>
          </w:tcPr>
          <w:p w14:paraId="421626BB" w14:textId="77777777" w:rsidR="00DA59F5" w:rsidRPr="00AC774B" w:rsidRDefault="00DA59F5" w:rsidP="00FC06A3">
            <w:pPr>
              <w:jc w:val="right"/>
              <w:rPr>
                <w:ins w:id="2515" w:author="somadmin" w:date="2026-09-25T20:51:00Z" w16du:dateUtc="2026-09-26T00:51:00Z"/>
                <w:color w:val="000000"/>
              </w:rPr>
            </w:pPr>
            <w:ins w:id="2516" w:author="somadmin" w:date="2026-09-25T20:51:00Z" w16du:dateUtc="2026-09-26T00:51:00Z">
              <w:r w:rsidRPr="00AC774B">
                <w:rPr>
                  <w:color w:val="000000"/>
                </w:rPr>
                <w:t>0.000484</w:t>
              </w:r>
            </w:ins>
          </w:p>
        </w:tc>
      </w:tr>
      <w:tr w:rsidR="00DA59F5" w:rsidRPr="00AC774B" w14:paraId="76ED3760" w14:textId="77777777" w:rsidTr="00FC06A3">
        <w:trPr>
          <w:trHeight w:val="255"/>
          <w:ins w:id="2517" w:author="somadmin" w:date="2026-09-25T20:51:00Z" w16du:dateUtc="2026-09-26T00:51:00Z"/>
        </w:trPr>
        <w:tc>
          <w:tcPr>
            <w:tcW w:w="1470" w:type="dxa"/>
            <w:noWrap/>
            <w:vAlign w:val="bottom"/>
            <w:hideMark/>
          </w:tcPr>
          <w:p w14:paraId="2208112C" w14:textId="77777777" w:rsidR="00DA59F5" w:rsidRPr="00AC774B" w:rsidRDefault="00DA59F5" w:rsidP="00FC06A3">
            <w:pPr>
              <w:rPr>
                <w:ins w:id="2518" w:author="somadmin" w:date="2026-09-25T20:51:00Z" w16du:dateUtc="2026-09-26T00:51:00Z"/>
                <w:color w:val="000000"/>
              </w:rPr>
            </w:pPr>
            <w:ins w:id="2519" w:author="somadmin" w:date="2026-09-25T20:51:00Z" w16du:dateUtc="2026-09-26T00:51:00Z">
              <w:r w:rsidRPr="00AC774B">
                <w:rPr>
                  <w:color w:val="000000"/>
                </w:rPr>
                <w:t>GO:0031012</w:t>
              </w:r>
            </w:ins>
          </w:p>
        </w:tc>
        <w:tc>
          <w:tcPr>
            <w:tcW w:w="2122" w:type="dxa"/>
            <w:noWrap/>
            <w:vAlign w:val="bottom"/>
            <w:hideMark/>
          </w:tcPr>
          <w:p w14:paraId="2A878ABF" w14:textId="77777777" w:rsidR="00DA59F5" w:rsidRPr="00AC774B" w:rsidRDefault="00DA59F5" w:rsidP="00FC06A3">
            <w:pPr>
              <w:rPr>
                <w:ins w:id="2520" w:author="somadmin" w:date="2026-09-25T20:51:00Z" w16du:dateUtc="2026-09-26T00:51:00Z"/>
                <w:color w:val="000000"/>
              </w:rPr>
            </w:pPr>
            <w:ins w:id="2521" w:author="somadmin" w:date="2026-09-25T20:51:00Z" w16du:dateUtc="2026-09-26T00:51:00Z">
              <w:r w:rsidRPr="00AC774B">
                <w:rPr>
                  <w:color w:val="000000"/>
                </w:rPr>
                <w:t>cellular_component</w:t>
              </w:r>
            </w:ins>
          </w:p>
        </w:tc>
        <w:tc>
          <w:tcPr>
            <w:tcW w:w="8482" w:type="dxa"/>
            <w:vAlign w:val="bottom"/>
            <w:hideMark/>
          </w:tcPr>
          <w:p w14:paraId="2CE278FC" w14:textId="77777777" w:rsidR="00DA59F5" w:rsidRPr="00AC774B" w:rsidRDefault="00DA59F5" w:rsidP="00FC06A3">
            <w:pPr>
              <w:rPr>
                <w:ins w:id="2522" w:author="somadmin" w:date="2026-09-25T20:51:00Z" w16du:dateUtc="2026-09-26T00:51:00Z"/>
                <w:color w:val="000000"/>
              </w:rPr>
            </w:pPr>
            <w:ins w:id="2523" w:author="somadmin" w:date="2026-09-25T20:51:00Z" w16du:dateUtc="2026-09-26T00:51:00Z">
              <w:r w:rsidRPr="00AC774B">
                <w:rPr>
                  <w:color w:val="000000"/>
                </w:rPr>
                <w:t>extracellular matrix</w:t>
              </w:r>
            </w:ins>
          </w:p>
        </w:tc>
        <w:tc>
          <w:tcPr>
            <w:tcW w:w="1170" w:type="dxa"/>
            <w:noWrap/>
            <w:vAlign w:val="bottom"/>
            <w:hideMark/>
          </w:tcPr>
          <w:p w14:paraId="07482CD9" w14:textId="77777777" w:rsidR="00DA59F5" w:rsidRPr="00AC774B" w:rsidRDefault="00DA59F5" w:rsidP="00FC06A3">
            <w:pPr>
              <w:jc w:val="right"/>
              <w:rPr>
                <w:ins w:id="2524" w:author="somadmin" w:date="2026-09-25T20:51:00Z" w16du:dateUtc="2026-09-26T00:51:00Z"/>
                <w:color w:val="000000"/>
              </w:rPr>
            </w:pPr>
            <w:ins w:id="2525" w:author="somadmin" w:date="2026-09-25T20:51:00Z" w16du:dateUtc="2026-09-26T00:51:00Z">
              <w:r w:rsidRPr="00AC774B">
                <w:rPr>
                  <w:color w:val="000000"/>
                </w:rPr>
                <w:t>0.001193</w:t>
              </w:r>
            </w:ins>
          </w:p>
        </w:tc>
      </w:tr>
      <w:tr w:rsidR="00DA59F5" w:rsidRPr="00AC774B" w14:paraId="61BE6D82" w14:textId="77777777" w:rsidTr="00FC06A3">
        <w:trPr>
          <w:trHeight w:val="510"/>
          <w:ins w:id="2526" w:author="somadmin" w:date="2026-09-25T20:51:00Z" w16du:dateUtc="2026-09-26T00:51:00Z"/>
        </w:trPr>
        <w:tc>
          <w:tcPr>
            <w:tcW w:w="1470" w:type="dxa"/>
            <w:noWrap/>
            <w:vAlign w:val="bottom"/>
            <w:hideMark/>
          </w:tcPr>
          <w:p w14:paraId="05726713" w14:textId="77777777" w:rsidR="00DA59F5" w:rsidRPr="00AC774B" w:rsidRDefault="00DA59F5" w:rsidP="00FC06A3">
            <w:pPr>
              <w:rPr>
                <w:ins w:id="2527" w:author="somadmin" w:date="2026-09-25T20:51:00Z" w16du:dateUtc="2026-09-26T00:51:00Z"/>
                <w:color w:val="000000"/>
              </w:rPr>
            </w:pPr>
            <w:ins w:id="2528" w:author="somadmin" w:date="2026-09-25T20:51:00Z" w16du:dateUtc="2026-09-26T00:51:00Z">
              <w:r w:rsidRPr="00AC774B">
                <w:rPr>
                  <w:color w:val="000000"/>
                </w:rPr>
                <w:t>GO:0005753</w:t>
              </w:r>
            </w:ins>
          </w:p>
        </w:tc>
        <w:tc>
          <w:tcPr>
            <w:tcW w:w="2122" w:type="dxa"/>
            <w:noWrap/>
            <w:vAlign w:val="bottom"/>
            <w:hideMark/>
          </w:tcPr>
          <w:p w14:paraId="10E8E77F" w14:textId="77777777" w:rsidR="00DA59F5" w:rsidRPr="00AC774B" w:rsidRDefault="00DA59F5" w:rsidP="00FC06A3">
            <w:pPr>
              <w:rPr>
                <w:ins w:id="2529" w:author="somadmin" w:date="2026-09-25T20:51:00Z" w16du:dateUtc="2026-09-26T00:51:00Z"/>
                <w:color w:val="000000"/>
              </w:rPr>
            </w:pPr>
            <w:ins w:id="2530" w:author="somadmin" w:date="2026-09-25T20:51:00Z" w16du:dateUtc="2026-09-26T00:51:00Z">
              <w:r w:rsidRPr="00AC774B">
                <w:rPr>
                  <w:color w:val="000000"/>
                </w:rPr>
                <w:t>cellular_component</w:t>
              </w:r>
            </w:ins>
          </w:p>
        </w:tc>
        <w:tc>
          <w:tcPr>
            <w:tcW w:w="8482" w:type="dxa"/>
            <w:vAlign w:val="bottom"/>
            <w:hideMark/>
          </w:tcPr>
          <w:p w14:paraId="5205B154" w14:textId="77777777" w:rsidR="00DA59F5" w:rsidRPr="00AC774B" w:rsidRDefault="00DA59F5" w:rsidP="00FC06A3">
            <w:pPr>
              <w:rPr>
                <w:ins w:id="2531" w:author="somadmin" w:date="2026-09-25T20:51:00Z" w16du:dateUtc="2026-09-26T00:51:00Z"/>
                <w:color w:val="000000"/>
              </w:rPr>
            </w:pPr>
            <w:ins w:id="2532" w:author="somadmin" w:date="2026-09-25T20:51:00Z" w16du:dateUtc="2026-09-26T00:51:00Z">
              <w:r w:rsidRPr="00AC774B">
                <w:rPr>
                  <w:color w:val="000000"/>
                </w:rPr>
                <w:t>mitochondrial proton-transporting ATP synthase complex</w:t>
              </w:r>
            </w:ins>
          </w:p>
        </w:tc>
        <w:tc>
          <w:tcPr>
            <w:tcW w:w="1170" w:type="dxa"/>
            <w:noWrap/>
            <w:vAlign w:val="bottom"/>
            <w:hideMark/>
          </w:tcPr>
          <w:p w14:paraId="3F70B437" w14:textId="77777777" w:rsidR="00DA59F5" w:rsidRPr="00AC774B" w:rsidRDefault="00DA59F5" w:rsidP="00FC06A3">
            <w:pPr>
              <w:jc w:val="right"/>
              <w:rPr>
                <w:ins w:id="2533" w:author="somadmin" w:date="2026-09-25T20:51:00Z" w16du:dateUtc="2026-09-26T00:51:00Z"/>
                <w:color w:val="000000"/>
              </w:rPr>
            </w:pPr>
            <w:ins w:id="2534" w:author="somadmin" w:date="2026-09-25T20:51:00Z" w16du:dateUtc="2026-09-26T00:51:00Z">
              <w:r w:rsidRPr="00AC774B">
                <w:rPr>
                  <w:color w:val="000000"/>
                </w:rPr>
                <w:t>0.001228</w:t>
              </w:r>
            </w:ins>
          </w:p>
        </w:tc>
      </w:tr>
      <w:tr w:rsidR="00DA59F5" w:rsidRPr="00AC774B" w14:paraId="3415C33C" w14:textId="77777777" w:rsidTr="00FC06A3">
        <w:trPr>
          <w:trHeight w:val="255"/>
          <w:ins w:id="2535" w:author="somadmin" w:date="2026-09-25T20:51:00Z" w16du:dateUtc="2026-09-26T00:51:00Z"/>
        </w:trPr>
        <w:tc>
          <w:tcPr>
            <w:tcW w:w="1470" w:type="dxa"/>
            <w:noWrap/>
            <w:vAlign w:val="bottom"/>
            <w:hideMark/>
          </w:tcPr>
          <w:p w14:paraId="617BF1A9" w14:textId="77777777" w:rsidR="00DA59F5" w:rsidRPr="00AC774B" w:rsidRDefault="00DA59F5" w:rsidP="00FC06A3">
            <w:pPr>
              <w:rPr>
                <w:ins w:id="2536" w:author="somadmin" w:date="2026-09-25T20:51:00Z" w16du:dateUtc="2026-09-26T00:51:00Z"/>
                <w:color w:val="000000"/>
              </w:rPr>
            </w:pPr>
            <w:ins w:id="2537" w:author="somadmin" w:date="2026-09-25T20:51:00Z" w16du:dateUtc="2026-09-26T00:51:00Z">
              <w:r w:rsidRPr="00AC774B">
                <w:rPr>
                  <w:color w:val="000000"/>
                </w:rPr>
                <w:t>GO:0005581</w:t>
              </w:r>
            </w:ins>
          </w:p>
        </w:tc>
        <w:tc>
          <w:tcPr>
            <w:tcW w:w="2122" w:type="dxa"/>
            <w:noWrap/>
            <w:vAlign w:val="bottom"/>
            <w:hideMark/>
          </w:tcPr>
          <w:p w14:paraId="6AF2CDA3" w14:textId="77777777" w:rsidR="00DA59F5" w:rsidRPr="00AC774B" w:rsidRDefault="00DA59F5" w:rsidP="00FC06A3">
            <w:pPr>
              <w:rPr>
                <w:ins w:id="2538" w:author="somadmin" w:date="2026-09-25T20:51:00Z" w16du:dateUtc="2026-09-26T00:51:00Z"/>
                <w:color w:val="000000"/>
              </w:rPr>
            </w:pPr>
            <w:ins w:id="2539" w:author="somadmin" w:date="2026-09-25T20:51:00Z" w16du:dateUtc="2026-09-26T00:51:00Z">
              <w:r w:rsidRPr="00AC774B">
                <w:rPr>
                  <w:color w:val="000000"/>
                </w:rPr>
                <w:t>cellular_component</w:t>
              </w:r>
            </w:ins>
          </w:p>
        </w:tc>
        <w:tc>
          <w:tcPr>
            <w:tcW w:w="8482" w:type="dxa"/>
            <w:vAlign w:val="bottom"/>
            <w:hideMark/>
          </w:tcPr>
          <w:p w14:paraId="7FC7DFF8" w14:textId="77777777" w:rsidR="00DA59F5" w:rsidRPr="00AC774B" w:rsidRDefault="00DA59F5" w:rsidP="00FC06A3">
            <w:pPr>
              <w:rPr>
                <w:ins w:id="2540" w:author="somadmin" w:date="2026-09-25T20:51:00Z" w16du:dateUtc="2026-09-26T00:51:00Z"/>
                <w:color w:val="000000"/>
              </w:rPr>
            </w:pPr>
            <w:ins w:id="2541" w:author="somadmin" w:date="2026-09-25T20:51:00Z" w16du:dateUtc="2026-09-26T00:51:00Z">
              <w:r w:rsidRPr="00AC774B">
                <w:rPr>
                  <w:color w:val="000000"/>
                </w:rPr>
                <w:t>collagen</w:t>
              </w:r>
            </w:ins>
          </w:p>
        </w:tc>
        <w:tc>
          <w:tcPr>
            <w:tcW w:w="1170" w:type="dxa"/>
            <w:noWrap/>
            <w:vAlign w:val="bottom"/>
            <w:hideMark/>
          </w:tcPr>
          <w:p w14:paraId="31E833BE" w14:textId="77777777" w:rsidR="00DA59F5" w:rsidRPr="00AC774B" w:rsidRDefault="00DA59F5" w:rsidP="00FC06A3">
            <w:pPr>
              <w:jc w:val="right"/>
              <w:rPr>
                <w:ins w:id="2542" w:author="somadmin" w:date="2026-09-25T20:51:00Z" w16du:dateUtc="2026-09-26T00:51:00Z"/>
                <w:color w:val="000000"/>
              </w:rPr>
            </w:pPr>
            <w:ins w:id="2543" w:author="somadmin" w:date="2026-09-25T20:51:00Z" w16du:dateUtc="2026-09-26T00:51:00Z">
              <w:r w:rsidRPr="00AC774B">
                <w:rPr>
                  <w:color w:val="000000"/>
                </w:rPr>
                <w:t>0.001475</w:t>
              </w:r>
            </w:ins>
          </w:p>
        </w:tc>
      </w:tr>
      <w:tr w:rsidR="00DA59F5" w:rsidRPr="00AC774B" w14:paraId="6A2804EE" w14:textId="77777777" w:rsidTr="00FC06A3">
        <w:trPr>
          <w:trHeight w:val="255"/>
          <w:ins w:id="2544" w:author="somadmin" w:date="2026-09-25T20:51:00Z" w16du:dateUtc="2026-09-26T00:51:00Z"/>
        </w:trPr>
        <w:tc>
          <w:tcPr>
            <w:tcW w:w="1470" w:type="dxa"/>
            <w:noWrap/>
            <w:vAlign w:val="bottom"/>
            <w:hideMark/>
          </w:tcPr>
          <w:p w14:paraId="41EFAC03" w14:textId="77777777" w:rsidR="00DA59F5" w:rsidRPr="00AC774B" w:rsidRDefault="00DA59F5" w:rsidP="00FC06A3">
            <w:pPr>
              <w:rPr>
                <w:ins w:id="2545" w:author="somadmin" w:date="2026-09-25T20:51:00Z" w16du:dateUtc="2026-09-26T00:51:00Z"/>
                <w:color w:val="000000"/>
              </w:rPr>
            </w:pPr>
            <w:ins w:id="2546" w:author="somadmin" w:date="2026-09-25T20:51:00Z" w16du:dateUtc="2026-09-26T00:51:00Z">
              <w:r w:rsidRPr="00AC774B">
                <w:rPr>
                  <w:color w:val="000000"/>
                </w:rPr>
                <w:t>GO:0045259</w:t>
              </w:r>
            </w:ins>
          </w:p>
        </w:tc>
        <w:tc>
          <w:tcPr>
            <w:tcW w:w="2122" w:type="dxa"/>
            <w:noWrap/>
            <w:vAlign w:val="bottom"/>
            <w:hideMark/>
          </w:tcPr>
          <w:p w14:paraId="22A6D96A" w14:textId="77777777" w:rsidR="00DA59F5" w:rsidRPr="00AC774B" w:rsidRDefault="00DA59F5" w:rsidP="00FC06A3">
            <w:pPr>
              <w:rPr>
                <w:ins w:id="2547" w:author="somadmin" w:date="2026-09-25T20:51:00Z" w16du:dateUtc="2026-09-26T00:51:00Z"/>
                <w:color w:val="000000"/>
              </w:rPr>
            </w:pPr>
            <w:ins w:id="2548" w:author="somadmin" w:date="2026-09-25T20:51:00Z" w16du:dateUtc="2026-09-26T00:51:00Z">
              <w:r w:rsidRPr="00AC774B">
                <w:rPr>
                  <w:color w:val="000000"/>
                </w:rPr>
                <w:t>cellular_component</w:t>
              </w:r>
            </w:ins>
          </w:p>
        </w:tc>
        <w:tc>
          <w:tcPr>
            <w:tcW w:w="8482" w:type="dxa"/>
            <w:vAlign w:val="bottom"/>
            <w:hideMark/>
          </w:tcPr>
          <w:p w14:paraId="75EF87AE" w14:textId="77777777" w:rsidR="00DA59F5" w:rsidRPr="00AC774B" w:rsidRDefault="00DA59F5" w:rsidP="00FC06A3">
            <w:pPr>
              <w:rPr>
                <w:ins w:id="2549" w:author="somadmin" w:date="2026-09-25T20:51:00Z" w16du:dateUtc="2026-09-26T00:51:00Z"/>
                <w:color w:val="000000"/>
              </w:rPr>
            </w:pPr>
            <w:ins w:id="2550" w:author="somadmin" w:date="2026-09-25T20:51:00Z" w16du:dateUtc="2026-09-26T00:51:00Z">
              <w:r w:rsidRPr="00AC774B">
                <w:rPr>
                  <w:color w:val="000000"/>
                </w:rPr>
                <w:t>proton-transporting ATP synthase complex</w:t>
              </w:r>
            </w:ins>
          </w:p>
        </w:tc>
        <w:tc>
          <w:tcPr>
            <w:tcW w:w="1170" w:type="dxa"/>
            <w:noWrap/>
            <w:vAlign w:val="bottom"/>
            <w:hideMark/>
          </w:tcPr>
          <w:p w14:paraId="013505B1" w14:textId="77777777" w:rsidR="00DA59F5" w:rsidRPr="00AC774B" w:rsidRDefault="00DA59F5" w:rsidP="00FC06A3">
            <w:pPr>
              <w:jc w:val="right"/>
              <w:rPr>
                <w:ins w:id="2551" w:author="somadmin" w:date="2026-09-25T20:51:00Z" w16du:dateUtc="2026-09-26T00:51:00Z"/>
                <w:color w:val="000000"/>
              </w:rPr>
            </w:pPr>
            <w:ins w:id="2552" w:author="somadmin" w:date="2026-09-25T20:51:00Z" w16du:dateUtc="2026-09-26T00:51:00Z">
              <w:r w:rsidRPr="00AC774B">
                <w:rPr>
                  <w:color w:val="000000"/>
                </w:rPr>
                <w:t>0.001803</w:t>
              </w:r>
            </w:ins>
          </w:p>
        </w:tc>
      </w:tr>
      <w:tr w:rsidR="00DA59F5" w:rsidRPr="00AC774B" w14:paraId="500D9F8E" w14:textId="77777777" w:rsidTr="00FC06A3">
        <w:trPr>
          <w:trHeight w:val="255"/>
          <w:ins w:id="2553" w:author="somadmin" w:date="2026-09-25T20:51:00Z" w16du:dateUtc="2026-09-26T00:51:00Z"/>
        </w:trPr>
        <w:tc>
          <w:tcPr>
            <w:tcW w:w="1470" w:type="dxa"/>
            <w:noWrap/>
            <w:vAlign w:val="bottom"/>
            <w:hideMark/>
          </w:tcPr>
          <w:p w14:paraId="1C52100E" w14:textId="77777777" w:rsidR="00DA59F5" w:rsidRPr="00AC774B" w:rsidRDefault="00DA59F5" w:rsidP="00FC06A3">
            <w:pPr>
              <w:rPr>
                <w:ins w:id="2554" w:author="somadmin" w:date="2026-09-25T20:51:00Z" w16du:dateUtc="2026-09-26T00:51:00Z"/>
                <w:color w:val="000000"/>
              </w:rPr>
            </w:pPr>
            <w:ins w:id="2555" w:author="somadmin" w:date="2026-09-25T20:51:00Z" w16du:dateUtc="2026-09-26T00:51:00Z">
              <w:r w:rsidRPr="00AC774B">
                <w:rPr>
                  <w:color w:val="000000"/>
                </w:rPr>
                <w:t>GO:0009986</w:t>
              </w:r>
            </w:ins>
          </w:p>
        </w:tc>
        <w:tc>
          <w:tcPr>
            <w:tcW w:w="2122" w:type="dxa"/>
            <w:noWrap/>
            <w:vAlign w:val="bottom"/>
            <w:hideMark/>
          </w:tcPr>
          <w:p w14:paraId="133EB61E" w14:textId="77777777" w:rsidR="00DA59F5" w:rsidRPr="00AC774B" w:rsidRDefault="00DA59F5" w:rsidP="00FC06A3">
            <w:pPr>
              <w:rPr>
                <w:ins w:id="2556" w:author="somadmin" w:date="2026-09-25T20:51:00Z" w16du:dateUtc="2026-09-26T00:51:00Z"/>
                <w:color w:val="000000"/>
              </w:rPr>
            </w:pPr>
            <w:ins w:id="2557" w:author="somadmin" w:date="2026-09-25T20:51:00Z" w16du:dateUtc="2026-09-26T00:51:00Z">
              <w:r w:rsidRPr="00AC774B">
                <w:rPr>
                  <w:color w:val="000000"/>
                </w:rPr>
                <w:t>cellular_component</w:t>
              </w:r>
            </w:ins>
          </w:p>
        </w:tc>
        <w:tc>
          <w:tcPr>
            <w:tcW w:w="8482" w:type="dxa"/>
            <w:vAlign w:val="bottom"/>
            <w:hideMark/>
          </w:tcPr>
          <w:p w14:paraId="67DD45E2" w14:textId="77777777" w:rsidR="00DA59F5" w:rsidRPr="00AC774B" w:rsidRDefault="00DA59F5" w:rsidP="00FC06A3">
            <w:pPr>
              <w:rPr>
                <w:ins w:id="2558" w:author="somadmin" w:date="2026-09-25T20:51:00Z" w16du:dateUtc="2026-09-26T00:51:00Z"/>
                <w:color w:val="000000"/>
              </w:rPr>
            </w:pPr>
            <w:ins w:id="2559" w:author="somadmin" w:date="2026-09-25T20:51:00Z" w16du:dateUtc="2026-09-26T00:51:00Z">
              <w:r w:rsidRPr="00AC774B">
                <w:rPr>
                  <w:color w:val="000000"/>
                </w:rPr>
                <w:t>cell surface</w:t>
              </w:r>
            </w:ins>
          </w:p>
        </w:tc>
        <w:tc>
          <w:tcPr>
            <w:tcW w:w="1170" w:type="dxa"/>
            <w:noWrap/>
            <w:vAlign w:val="bottom"/>
            <w:hideMark/>
          </w:tcPr>
          <w:p w14:paraId="2ECED6A7" w14:textId="77777777" w:rsidR="00DA59F5" w:rsidRPr="00AC774B" w:rsidRDefault="00DA59F5" w:rsidP="00FC06A3">
            <w:pPr>
              <w:jc w:val="right"/>
              <w:rPr>
                <w:ins w:id="2560" w:author="somadmin" w:date="2026-09-25T20:51:00Z" w16du:dateUtc="2026-09-26T00:51:00Z"/>
                <w:color w:val="000000"/>
              </w:rPr>
            </w:pPr>
            <w:ins w:id="2561" w:author="somadmin" w:date="2026-09-25T20:51:00Z" w16du:dateUtc="2026-09-26T00:51:00Z">
              <w:r w:rsidRPr="00AC774B">
                <w:rPr>
                  <w:color w:val="000000"/>
                </w:rPr>
                <w:t>0.005759</w:t>
              </w:r>
            </w:ins>
          </w:p>
        </w:tc>
      </w:tr>
      <w:tr w:rsidR="00DA59F5" w:rsidRPr="00AC774B" w14:paraId="2E52D41F" w14:textId="77777777" w:rsidTr="00FC06A3">
        <w:trPr>
          <w:trHeight w:val="255"/>
          <w:ins w:id="2562" w:author="somadmin" w:date="2026-09-25T20:51:00Z" w16du:dateUtc="2026-09-26T00:51:00Z"/>
        </w:trPr>
        <w:tc>
          <w:tcPr>
            <w:tcW w:w="1470" w:type="dxa"/>
            <w:noWrap/>
            <w:vAlign w:val="bottom"/>
            <w:hideMark/>
          </w:tcPr>
          <w:p w14:paraId="35AEF117" w14:textId="77777777" w:rsidR="00DA59F5" w:rsidRPr="00AC774B" w:rsidRDefault="00DA59F5" w:rsidP="00FC06A3">
            <w:pPr>
              <w:rPr>
                <w:ins w:id="2563" w:author="somadmin" w:date="2026-09-25T20:51:00Z" w16du:dateUtc="2026-09-26T00:51:00Z"/>
                <w:color w:val="000000"/>
              </w:rPr>
            </w:pPr>
            <w:ins w:id="2564" w:author="somadmin" w:date="2026-09-25T20:51:00Z" w16du:dateUtc="2026-09-26T00:51:00Z">
              <w:r w:rsidRPr="00AC774B">
                <w:rPr>
                  <w:color w:val="000000"/>
                </w:rPr>
                <w:t>GO:0031091</w:t>
              </w:r>
            </w:ins>
          </w:p>
        </w:tc>
        <w:tc>
          <w:tcPr>
            <w:tcW w:w="2122" w:type="dxa"/>
            <w:noWrap/>
            <w:vAlign w:val="bottom"/>
            <w:hideMark/>
          </w:tcPr>
          <w:p w14:paraId="1363C56B" w14:textId="77777777" w:rsidR="00DA59F5" w:rsidRPr="00AC774B" w:rsidRDefault="00DA59F5" w:rsidP="00FC06A3">
            <w:pPr>
              <w:rPr>
                <w:ins w:id="2565" w:author="somadmin" w:date="2026-09-25T20:51:00Z" w16du:dateUtc="2026-09-26T00:51:00Z"/>
                <w:color w:val="000000"/>
              </w:rPr>
            </w:pPr>
            <w:ins w:id="2566" w:author="somadmin" w:date="2026-09-25T20:51:00Z" w16du:dateUtc="2026-09-26T00:51:00Z">
              <w:r w:rsidRPr="00AC774B">
                <w:rPr>
                  <w:color w:val="000000"/>
                </w:rPr>
                <w:t>cellular_component</w:t>
              </w:r>
            </w:ins>
          </w:p>
        </w:tc>
        <w:tc>
          <w:tcPr>
            <w:tcW w:w="8482" w:type="dxa"/>
            <w:vAlign w:val="bottom"/>
            <w:hideMark/>
          </w:tcPr>
          <w:p w14:paraId="759946FA" w14:textId="77777777" w:rsidR="00DA59F5" w:rsidRPr="00AC774B" w:rsidRDefault="00DA59F5" w:rsidP="00FC06A3">
            <w:pPr>
              <w:rPr>
                <w:ins w:id="2567" w:author="somadmin" w:date="2026-09-25T20:51:00Z" w16du:dateUtc="2026-09-26T00:51:00Z"/>
                <w:color w:val="000000"/>
              </w:rPr>
            </w:pPr>
            <w:ins w:id="2568" w:author="somadmin" w:date="2026-09-25T20:51:00Z" w16du:dateUtc="2026-09-26T00:51:00Z">
              <w:r w:rsidRPr="00AC774B">
                <w:rPr>
                  <w:color w:val="000000"/>
                </w:rPr>
                <w:t>platelet alpha granule</w:t>
              </w:r>
            </w:ins>
          </w:p>
        </w:tc>
        <w:tc>
          <w:tcPr>
            <w:tcW w:w="1170" w:type="dxa"/>
            <w:noWrap/>
            <w:vAlign w:val="bottom"/>
            <w:hideMark/>
          </w:tcPr>
          <w:p w14:paraId="1444CC00" w14:textId="77777777" w:rsidR="00DA59F5" w:rsidRPr="00AC774B" w:rsidRDefault="00DA59F5" w:rsidP="00FC06A3">
            <w:pPr>
              <w:jc w:val="right"/>
              <w:rPr>
                <w:ins w:id="2569" w:author="somadmin" w:date="2026-09-25T20:51:00Z" w16du:dateUtc="2026-09-26T00:51:00Z"/>
                <w:color w:val="000000"/>
              </w:rPr>
            </w:pPr>
            <w:ins w:id="2570" w:author="somadmin" w:date="2026-09-25T20:51:00Z" w16du:dateUtc="2026-09-26T00:51:00Z">
              <w:r w:rsidRPr="00AC774B">
                <w:rPr>
                  <w:color w:val="000000"/>
                </w:rPr>
                <w:t>0.014215</w:t>
              </w:r>
            </w:ins>
          </w:p>
        </w:tc>
      </w:tr>
      <w:tr w:rsidR="00DA59F5" w:rsidRPr="00AC774B" w14:paraId="1813D53A" w14:textId="77777777" w:rsidTr="00FC06A3">
        <w:trPr>
          <w:trHeight w:val="510"/>
          <w:ins w:id="2571" w:author="somadmin" w:date="2026-09-25T20:51:00Z" w16du:dateUtc="2026-09-26T00:51:00Z"/>
        </w:trPr>
        <w:tc>
          <w:tcPr>
            <w:tcW w:w="1470" w:type="dxa"/>
            <w:noWrap/>
            <w:vAlign w:val="bottom"/>
            <w:hideMark/>
          </w:tcPr>
          <w:p w14:paraId="3AA084F9" w14:textId="77777777" w:rsidR="00DA59F5" w:rsidRPr="00AC774B" w:rsidRDefault="00DA59F5" w:rsidP="00FC06A3">
            <w:pPr>
              <w:rPr>
                <w:ins w:id="2572" w:author="somadmin" w:date="2026-09-25T20:51:00Z" w16du:dateUtc="2026-09-26T00:51:00Z"/>
                <w:color w:val="000000"/>
              </w:rPr>
            </w:pPr>
            <w:ins w:id="2573" w:author="somadmin" w:date="2026-09-25T20:51:00Z" w16du:dateUtc="2026-09-26T00:51:00Z">
              <w:r w:rsidRPr="00AC774B">
                <w:rPr>
                  <w:color w:val="000000"/>
                </w:rPr>
                <w:t>GO:0033178</w:t>
              </w:r>
            </w:ins>
          </w:p>
        </w:tc>
        <w:tc>
          <w:tcPr>
            <w:tcW w:w="2122" w:type="dxa"/>
            <w:noWrap/>
            <w:vAlign w:val="bottom"/>
            <w:hideMark/>
          </w:tcPr>
          <w:p w14:paraId="3B1A2AE2" w14:textId="77777777" w:rsidR="00DA59F5" w:rsidRPr="00AC774B" w:rsidRDefault="00DA59F5" w:rsidP="00FC06A3">
            <w:pPr>
              <w:rPr>
                <w:ins w:id="2574" w:author="somadmin" w:date="2026-09-25T20:51:00Z" w16du:dateUtc="2026-09-26T00:51:00Z"/>
                <w:color w:val="000000"/>
              </w:rPr>
            </w:pPr>
            <w:ins w:id="2575" w:author="somadmin" w:date="2026-09-25T20:51:00Z" w16du:dateUtc="2026-09-26T00:51:00Z">
              <w:r w:rsidRPr="00AC774B">
                <w:rPr>
                  <w:color w:val="000000"/>
                </w:rPr>
                <w:t>cellular_component</w:t>
              </w:r>
            </w:ins>
          </w:p>
        </w:tc>
        <w:tc>
          <w:tcPr>
            <w:tcW w:w="8482" w:type="dxa"/>
            <w:vAlign w:val="bottom"/>
            <w:hideMark/>
          </w:tcPr>
          <w:p w14:paraId="75EC058D" w14:textId="77777777" w:rsidR="00DA59F5" w:rsidRPr="00AC774B" w:rsidRDefault="00DA59F5" w:rsidP="00FC06A3">
            <w:pPr>
              <w:rPr>
                <w:ins w:id="2576" w:author="somadmin" w:date="2026-09-25T20:51:00Z" w16du:dateUtc="2026-09-26T00:51:00Z"/>
                <w:color w:val="000000"/>
              </w:rPr>
            </w:pPr>
            <w:ins w:id="2577" w:author="somadmin" w:date="2026-09-25T20:51:00Z" w16du:dateUtc="2026-09-26T00:51:00Z">
              <w:r w:rsidRPr="00AC774B">
                <w:rPr>
                  <w:color w:val="000000"/>
                </w:rPr>
                <w:t>proton-transporting two-sector ATPase complex, catalytic domain</w:t>
              </w:r>
            </w:ins>
          </w:p>
        </w:tc>
        <w:tc>
          <w:tcPr>
            <w:tcW w:w="1170" w:type="dxa"/>
            <w:noWrap/>
            <w:vAlign w:val="bottom"/>
            <w:hideMark/>
          </w:tcPr>
          <w:p w14:paraId="7A9DF02D" w14:textId="77777777" w:rsidR="00DA59F5" w:rsidRPr="00AC774B" w:rsidRDefault="00DA59F5" w:rsidP="00FC06A3">
            <w:pPr>
              <w:jc w:val="right"/>
              <w:rPr>
                <w:ins w:id="2578" w:author="somadmin" w:date="2026-09-25T20:51:00Z" w16du:dateUtc="2026-09-26T00:51:00Z"/>
                <w:color w:val="000000"/>
              </w:rPr>
            </w:pPr>
            <w:ins w:id="2579" w:author="somadmin" w:date="2026-09-25T20:51:00Z" w16du:dateUtc="2026-09-26T00:51:00Z">
              <w:r w:rsidRPr="00AC774B">
                <w:rPr>
                  <w:color w:val="000000"/>
                </w:rPr>
                <w:t>0.014411</w:t>
              </w:r>
            </w:ins>
          </w:p>
        </w:tc>
      </w:tr>
      <w:tr w:rsidR="00DA59F5" w:rsidRPr="00AC774B" w14:paraId="2B71DA89" w14:textId="77777777" w:rsidTr="00FC06A3">
        <w:trPr>
          <w:trHeight w:val="255"/>
          <w:ins w:id="2580" w:author="somadmin" w:date="2026-09-25T20:51:00Z" w16du:dateUtc="2026-09-26T00:51:00Z"/>
        </w:trPr>
        <w:tc>
          <w:tcPr>
            <w:tcW w:w="1470" w:type="dxa"/>
            <w:noWrap/>
            <w:vAlign w:val="bottom"/>
            <w:hideMark/>
          </w:tcPr>
          <w:p w14:paraId="4BE7D4AE" w14:textId="77777777" w:rsidR="00DA59F5" w:rsidRPr="00AC774B" w:rsidRDefault="00DA59F5" w:rsidP="00FC06A3">
            <w:pPr>
              <w:rPr>
                <w:ins w:id="2581" w:author="somadmin" w:date="2026-09-25T20:51:00Z" w16du:dateUtc="2026-09-26T00:51:00Z"/>
                <w:color w:val="000000"/>
              </w:rPr>
            </w:pPr>
            <w:ins w:id="2582" w:author="somadmin" w:date="2026-09-25T20:51:00Z" w16du:dateUtc="2026-09-26T00:51:00Z">
              <w:r w:rsidRPr="00AC774B">
                <w:rPr>
                  <w:color w:val="000000"/>
                </w:rPr>
                <w:t>GO:0005615</w:t>
              </w:r>
            </w:ins>
          </w:p>
        </w:tc>
        <w:tc>
          <w:tcPr>
            <w:tcW w:w="2122" w:type="dxa"/>
            <w:noWrap/>
            <w:vAlign w:val="bottom"/>
            <w:hideMark/>
          </w:tcPr>
          <w:p w14:paraId="17D70369" w14:textId="77777777" w:rsidR="00DA59F5" w:rsidRPr="00AC774B" w:rsidRDefault="00DA59F5" w:rsidP="00FC06A3">
            <w:pPr>
              <w:rPr>
                <w:ins w:id="2583" w:author="somadmin" w:date="2026-09-25T20:51:00Z" w16du:dateUtc="2026-09-26T00:51:00Z"/>
                <w:color w:val="000000"/>
              </w:rPr>
            </w:pPr>
            <w:ins w:id="2584" w:author="somadmin" w:date="2026-09-25T20:51:00Z" w16du:dateUtc="2026-09-26T00:51:00Z">
              <w:r w:rsidRPr="00AC774B">
                <w:rPr>
                  <w:color w:val="000000"/>
                </w:rPr>
                <w:t>cellular_component</w:t>
              </w:r>
            </w:ins>
          </w:p>
        </w:tc>
        <w:tc>
          <w:tcPr>
            <w:tcW w:w="8482" w:type="dxa"/>
            <w:vAlign w:val="bottom"/>
            <w:hideMark/>
          </w:tcPr>
          <w:p w14:paraId="2EAA91B6" w14:textId="77777777" w:rsidR="00DA59F5" w:rsidRPr="00AC774B" w:rsidRDefault="00DA59F5" w:rsidP="00FC06A3">
            <w:pPr>
              <w:rPr>
                <w:ins w:id="2585" w:author="somadmin" w:date="2026-09-25T20:51:00Z" w16du:dateUtc="2026-09-26T00:51:00Z"/>
                <w:color w:val="000000"/>
              </w:rPr>
            </w:pPr>
            <w:ins w:id="2586" w:author="somadmin" w:date="2026-09-25T20:51:00Z" w16du:dateUtc="2026-09-26T00:51:00Z">
              <w:r w:rsidRPr="00AC774B">
                <w:rPr>
                  <w:color w:val="000000"/>
                </w:rPr>
                <w:t>extracellular space</w:t>
              </w:r>
            </w:ins>
          </w:p>
        </w:tc>
        <w:tc>
          <w:tcPr>
            <w:tcW w:w="1170" w:type="dxa"/>
            <w:noWrap/>
            <w:vAlign w:val="bottom"/>
            <w:hideMark/>
          </w:tcPr>
          <w:p w14:paraId="60A4C04B" w14:textId="77777777" w:rsidR="00DA59F5" w:rsidRPr="00AC774B" w:rsidRDefault="00DA59F5" w:rsidP="00FC06A3">
            <w:pPr>
              <w:jc w:val="right"/>
              <w:rPr>
                <w:ins w:id="2587" w:author="somadmin" w:date="2026-09-25T20:51:00Z" w16du:dateUtc="2026-09-26T00:51:00Z"/>
                <w:color w:val="000000"/>
              </w:rPr>
            </w:pPr>
            <w:ins w:id="2588" w:author="somadmin" w:date="2026-09-25T20:51:00Z" w16du:dateUtc="2026-09-26T00:51:00Z">
              <w:r w:rsidRPr="00AC774B">
                <w:rPr>
                  <w:color w:val="000000"/>
                </w:rPr>
                <w:t>0.014499</w:t>
              </w:r>
            </w:ins>
          </w:p>
        </w:tc>
      </w:tr>
      <w:tr w:rsidR="00DA59F5" w:rsidRPr="00AC774B" w14:paraId="79084211" w14:textId="77777777" w:rsidTr="00FC06A3">
        <w:trPr>
          <w:trHeight w:val="255"/>
          <w:ins w:id="2589" w:author="somadmin" w:date="2026-09-25T20:51:00Z" w16du:dateUtc="2026-09-26T00:51:00Z"/>
        </w:trPr>
        <w:tc>
          <w:tcPr>
            <w:tcW w:w="1470" w:type="dxa"/>
            <w:noWrap/>
            <w:vAlign w:val="bottom"/>
            <w:hideMark/>
          </w:tcPr>
          <w:p w14:paraId="49D972B7" w14:textId="77777777" w:rsidR="00DA59F5" w:rsidRPr="00AC774B" w:rsidRDefault="00DA59F5" w:rsidP="00FC06A3">
            <w:pPr>
              <w:rPr>
                <w:ins w:id="2590" w:author="somadmin" w:date="2026-09-25T20:51:00Z" w16du:dateUtc="2026-09-26T00:51:00Z"/>
                <w:color w:val="000000"/>
              </w:rPr>
            </w:pPr>
            <w:ins w:id="2591" w:author="somadmin" w:date="2026-09-25T20:51:00Z" w16du:dateUtc="2026-09-26T00:51:00Z">
              <w:r w:rsidRPr="00AC774B">
                <w:rPr>
                  <w:color w:val="000000"/>
                </w:rPr>
                <w:t>GO:0044420</w:t>
              </w:r>
            </w:ins>
          </w:p>
        </w:tc>
        <w:tc>
          <w:tcPr>
            <w:tcW w:w="2122" w:type="dxa"/>
            <w:noWrap/>
            <w:vAlign w:val="bottom"/>
            <w:hideMark/>
          </w:tcPr>
          <w:p w14:paraId="3612B21E" w14:textId="77777777" w:rsidR="00DA59F5" w:rsidRPr="00AC774B" w:rsidRDefault="00DA59F5" w:rsidP="00FC06A3">
            <w:pPr>
              <w:rPr>
                <w:ins w:id="2592" w:author="somadmin" w:date="2026-09-25T20:51:00Z" w16du:dateUtc="2026-09-26T00:51:00Z"/>
                <w:color w:val="000000"/>
              </w:rPr>
            </w:pPr>
            <w:ins w:id="2593" w:author="somadmin" w:date="2026-09-25T20:51:00Z" w16du:dateUtc="2026-09-26T00:51:00Z">
              <w:r w:rsidRPr="00AC774B">
                <w:rPr>
                  <w:color w:val="000000"/>
                </w:rPr>
                <w:t>cellular_component</w:t>
              </w:r>
            </w:ins>
          </w:p>
        </w:tc>
        <w:tc>
          <w:tcPr>
            <w:tcW w:w="8482" w:type="dxa"/>
            <w:vAlign w:val="bottom"/>
            <w:hideMark/>
          </w:tcPr>
          <w:p w14:paraId="0648085C" w14:textId="77777777" w:rsidR="00DA59F5" w:rsidRPr="00AC774B" w:rsidRDefault="00DA59F5" w:rsidP="00FC06A3">
            <w:pPr>
              <w:rPr>
                <w:ins w:id="2594" w:author="somadmin" w:date="2026-09-25T20:51:00Z" w16du:dateUtc="2026-09-26T00:51:00Z"/>
                <w:color w:val="000000"/>
              </w:rPr>
            </w:pPr>
            <w:ins w:id="2595" w:author="somadmin" w:date="2026-09-25T20:51:00Z" w16du:dateUtc="2026-09-26T00:51:00Z">
              <w:r w:rsidRPr="00AC774B">
                <w:rPr>
                  <w:color w:val="000000"/>
                </w:rPr>
                <w:t>extracellular matrix part</w:t>
              </w:r>
            </w:ins>
          </w:p>
        </w:tc>
        <w:tc>
          <w:tcPr>
            <w:tcW w:w="1170" w:type="dxa"/>
            <w:noWrap/>
            <w:vAlign w:val="bottom"/>
            <w:hideMark/>
          </w:tcPr>
          <w:p w14:paraId="147574A3" w14:textId="77777777" w:rsidR="00DA59F5" w:rsidRPr="00AC774B" w:rsidRDefault="00DA59F5" w:rsidP="00FC06A3">
            <w:pPr>
              <w:jc w:val="right"/>
              <w:rPr>
                <w:ins w:id="2596" w:author="somadmin" w:date="2026-09-25T20:51:00Z" w16du:dateUtc="2026-09-26T00:51:00Z"/>
                <w:color w:val="000000"/>
              </w:rPr>
            </w:pPr>
            <w:ins w:id="2597" w:author="somadmin" w:date="2026-09-25T20:51:00Z" w16du:dateUtc="2026-09-26T00:51:00Z">
              <w:r w:rsidRPr="00AC774B">
                <w:rPr>
                  <w:color w:val="000000"/>
                </w:rPr>
                <w:t>0.014866</w:t>
              </w:r>
            </w:ins>
          </w:p>
        </w:tc>
      </w:tr>
      <w:tr w:rsidR="00DA59F5" w:rsidRPr="00AC774B" w14:paraId="3B14B359" w14:textId="77777777" w:rsidTr="00FC06A3">
        <w:trPr>
          <w:trHeight w:val="510"/>
          <w:ins w:id="2598" w:author="somadmin" w:date="2026-09-25T20:51:00Z" w16du:dateUtc="2026-09-26T00:51:00Z"/>
        </w:trPr>
        <w:tc>
          <w:tcPr>
            <w:tcW w:w="1470" w:type="dxa"/>
            <w:noWrap/>
            <w:vAlign w:val="bottom"/>
            <w:hideMark/>
          </w:tcPr>
          <w:p w14:paraId="4CDB7080" w14:textId="77777777" w:rsidR="00DA59F5" w:rsidRPr="00AC774B" w:rsidRDefault="00DA59F5" w:rsidP="00FC06A3">
            <w:pPr>
              <w:rPr>
                <w:ins w:id="2599" w:author="somadmin" w:date="2026-09-25T20:51:00Z" w16du:dateUtc="2026-09-26T00:51:00Z"/>
                <w:color w:val="000000"/>
              </w:rPr>
            </w:pPr>
            <w:ins w:id="2600" w:author="somadmin" w:date="2026-09-25T20:51:00Z" w16du:dateUtc="2026-09-26T00:51:00Z">
              <w:r w:rsidRPr="00AC774B">
                <w:rPr>
                  <w:color w:val="000000"/>
                </w:rPr>
                <w:t>GO:0016281</w:t>
              </w:r>
            </w:ins>
          </w:p>
        </w:tc>
        <w:tc>
          <w:tcPr>
            <w:tcW w:w="2122" w:type="dxa"/>
            <w:noWrap/>
            <w:vAlign w:val="bottom"/>
            <w:hideMark/>
          </w:tcPr>
          <w:p w14:paraId="1977AEC0" w14:textId="77777777" w:rsidR="00DA59F5" w:rsidRPr="00AC774B" w:rsidRDefault="00DA59F5" w:rsidP="00FC06A3">
            <w:pPr>
              <w:rPr>
                <w:ins w:id="2601" w:author="somadmin" w:date="2026-09-25T20:51:00Z" w16du:dateUtc="2026-09-26T00:51:00Z"/>
                <w:color w:val="000000"/>
              </w:rPr>
            </w:pPr>
            <w:ins w:id="2602" w:author="somadmin" w:date="2026-09-25T20:51:00Z" w16du:dateUtc="2026-09-26T00:51:00Z">
              <w:r w:rsidRPr="00AC774B">
                <w:rPr>
                  <w:color w:val="000000"/>
                </w:rPr>
                <w:t>cellular_component</w:t>
              </w:r>
            </w:ins>
          </w:p>
        </w:tc>
        <w:tc>
          <w:tcPr>
            <w:tcW w:w="8482" w:type="dxa"/>
            <w:vAlign w:val="bottom"/>
            <w:hideMark/>
          </w:tcPr>
          <w:p w14:paraId="1F77C3D5" w14:textId="77777777" w:rsidR="00DA59F5" w:rsidRPr="00AC774B" w:rsidRDefault="00DA59F5" w:rsidP="00FC06A3">
            <w:pPr>
              <w:rPr>
                <w:ins w:id="2603" w:author="somadmin" w:date="2026-09-25T20:51:00Z" w16du:dateUtc="2026-09-26T00:51:00Z"/>
                <w:color w:val="000000"/>
              </w:rPr>
            </w:pPr>
            <w:ins w:id="2604" w:author="somadmin" w:date="2026-09-25T20:51:00Z" w16du:dateUtc="2026-09-26T00:51:00Z">
              <w:r w:rsidRPr="00AC774B">
                <w:rPr>
                  <w:color w:val="000000"/>
                </w:rPr>
                <w:t>eukaryotic translation initiation factor 4F complex</w:t>
              </w:r>
            </w:ins>
          </w:p>
        </w:tc>
        <w:tc>
          <w:tcPr>
            <w:tcW w:w="1170" w:type="dxa"/>
            <w:noWrap/>
            <w:vAlign w:val="bottom"/>
            <w:hideMark/>
          </w:tcPr>
          <w:p w14:paraId="50A0922D" w14:textId="77777777" w:rsidR="00DA59F5" w:rsidRPr="00AC774B" w:rsidRDefault="00DA59F5" w:rsidP="00FC06A3">
            <w:pPr>
              <w:jc w:val="right"/>
              <w:rPr>
                <w:ins w:id="2605" w:author="somadmin" w:date="2026-09-25T20:51:00Z" w16du:dateUtc="2026-09-26T00:51:00Z"/>
                <w:color w:val="000000"/>
              </w:rPr>
            </w:pPr>
            <w:ins w:id="2606" w:author="somadmin" w:date="2026-09-25T20:51:00Z" w16du:dateUtc="2026-09-26T00:51:00Z">
              <w:r w:rsidRPr="00AC774B">
                <w:rPr>
                  <w:color w:val="000000"/>
                </w:rPr>
                <w:t>0.016143</w:t>
              </w:r>
            </w:ins>
          </w:p>
        </w:tc>
      </w:tr>
      <w:tr w:rsidR="00DA59F5" w:rsidRPr="00AC774B" w14:paraId="66AB3504" w14:textId="77777777" w:rsidTr="00FC06A3">
        <w:trPr>
          <w:trHeight w:val="255"/>
          <w:ins w:id="2607" w:author="somadmin" w:date="2026-09-25T20:51:00Z" w16du:dateUtc="2026-09-26T00:51:00Z"/>
        </w:trPr>
        <w:tc>
          <w:tcPr>
            <w:tcW w:w="1470" w:type="dxa"/>
            <w:noWrap/>
            <w:vAlign w:val="bottom"/>
            <w:hideMark/>
          </w:tcPr>
          <w:p w14:paraId="24311F7F" w14:textId="77777777" w:rsidR="00DA59F5" w:rsidRPr="00AC774B" w:rsidRDefault="00DA59F5" w:rsidP="00FC06A3">
            <w:pPr>
              <w:rPr>
                <w:ins w:id="2608" w:author="somadmin" w:date="2026-09-25T20:51:00Z" w16du:dateUtc="2026-09-26T00:51:00Z"/>
                <w:color w:val="000000"/>
              </w:rPr>
            </w:pPr>
            <w:ins w:id="2609" w:author="somadmin" w:date="2026-09-25T20:51:00Z" w16du:dateUtc="2026-09-26T00:51:00Z">
              <w:r w:rsidRPr="00AC774B">
                <w:rPr>
                  <w:color w:val="000000"/>
                </w:rPr>
                <w:t>GO:0005740</w:t>
              </w:r>
            </w:ins>
          </w:p>
        </w:tc>
        <w:tc>
          <w:tcPr>
            <w:tcW w:w="2122" w:type="dxa"/>
            <w:noWrap/>
            <w:vAlign w:val="bottom"/>
            <w:hideMark/>
          </w:tcPr>
          <w:p w14:paraId="0B920D87" w14:textId="77777777" w:rsidR="00DA59F5" w:rsidRPr="00AC774B" w:rsidRDefault="00DA59F5" w:rsidP="00FC06A3">
            <w:pPr>
              <w:rPr>
                <w:ins w:id="2610" w:author="somadmin" w:date="2026-09-25T20:51:00Z" w16du:dateUtc="2026-09-26T00:51:00Z"/>
                <w:color w:val="000000"/>
              </w:rPr>
            </w:pPr>
            <w:ins w:id="2611" w:author="somadmin" w:date="2026-09-25T20:51:00Z" w16du:dateUtc="2026-09-26T00:51:00Z">
              <w:r w:rsidRPr="00AC774B">
                <w:rPr>
                  <w:color w:val="000000"/>
                </w:rPr>
                <w:t>cellular_component</w:t>
              </w:r>
            </w:ins>
          </w:p>
        </w:tc>
        <w:tc>
          <w:tcPr>
            <w:tcW w:w="8482" w:type="dxa"/>
            <w:vAlign w:val="bottom"/>
            <w:hideMark/>
          </w:tcPr>
          <w:p w14:paraId="7D1DA4F8" w14:textId="77777777" w:rsidR="00DA59F5" w:rsidRPr="00AC774B" w:rsidRDefault="00DA59F5" w:rsidP="00FC06A3">
            <w:pPr>
              <w:rPr>
                <w:ins w:id="2612" w:author="somadmin" w:date="2026-09-25T20:51:00Z" w16du:dateUtc="2026-09-26T00:51:00Z"/>
                <w:color w:val="000000"/>
              </w:rPr>
            </w:pPr>
            <w:ins w:id="2613" w:author="somadmin" w:date="2026-09-25T20:51:00Z" w16du:dateUtc="2026-09-26T00:51:00Z">
              <w:r w:rsidRPr="00AC774B">
                <w:rPr>
                  <w:color w:val="000000"/>
                </w:rPr>
                <w:t>mitochondrial envelope</w:t>
              </w:r>
            </w:ins>
          </w:p>
        </w:tc>
        <w:tc>
          <w:tcPr>
            <w:tcW w:w="1170" w:type="dxa"/>
            <w:noWrap/>
            <w:vAlign w:val="bottom"/>
            <w:hideMark/>
          </w:tcPr>
          <w:p w14:paraId="754EAF62" w14:textId="77777777" w:rsidR="00DA59F5" w:rsidRPr="00AC774B" w:rsidRDefault="00DA59F5" w:rsidP="00FC06A3">
            <w:pPr>
              <w:jc w:val="right"/>
              <w:rPr>
                <w:ins w:id="2614" w:author="somadmin" w:date="2026-09-25T20:51:00Z" w16du:dateUtc="2026-09-26T00:51:00Z"/>
                <w:color w:val="000000"/>
              </w:rPr>
            </w:pPr>
            <w:ins w:id="2615" w:author="somadmin" w:date="2026-09-25T20:51:00Z" w16du:dateUtc="2026-09-26T00:51:00Z">
              <w:r w:rsidRPr="00AC774B">
                <w:rPr>
                  <w:color w:val="000000"/>
                </w:rPr>
                <w:t>0.017234</w:t>
              </w:r>
            </w:ins>
          </w:p>
        </w:tc>
      </w:tr>
      <w:tr w:rsidR="00DA59F5" w:rsidRPr="00AC774B" w14:paraId="621FB63E" w14:textId="77777777" w:rsidTr="00FC06A3">
        <w:trPr>
          <w:trHeight w:val="255"/>
          <w:ins w:id="2616" w:author="somadmin" w:date="2026-09-25T20:51:00Z" w16du:dateUtc="2026-09-26T00:51:00Z"/>
        </w:trPr>
        <w:tc>
          <w:tcPr>
            <w:tcW w:w="1470" w:type="dxa"/>
            <w:noWrap/>
            <w:vAlign w:val="bottom"/>
            <w:hideMark/>
          </w:tcPr>
          <w:p w14:paraId="511DC261" w14:textId="77777777" w:rsidR="00DA59F5" w:rsidRPr="00AC774B" w:rsidRDefault="00DA59F5" w:rsidP="00FC06A3">
            <w:pPr>
              <w:rPr>
                <w:ins w:id="2617" w:author="somadmin" w:date="2026-09-25T20:51:00Z" w16du:dateUtc="2026-09-26T00:51:00Z"/>
                <w:color w:val="000000"/>
              </w:rPr>
            </w:pPr>
            <w:ins w:id="2618" w:author="somadmin" w:date="2026-09-25T20:51:00Z" w16du:dateUtc="2026-09-26T00:51:00Z">
              <w:r w:rsidRPr="00AC774B">
                <w:rPr>
                  <w:color w:val="000000"/>
                </w:rPr>
                <w:t>GO:0001725</w:t>
              </w:r>
            </w:ins>
          </w:p>
        </w:tc>
        <w:tc>
          <w:tcPr>
            <w:tcW w:w="2122" w:type="dxa"/>
            <w:noWrap/>
            <w:vAlign w:val="bottom"/>
            <w:hideMark/>
          </w:tcPr>
          <w:p w14:paraId="7DB6DA9A" w14:textId="77777777" w:rsidR="00DA59F5" w:rsidRPr="00AC774B" w:rsidRDefault="00DA59F5" w:rsidP="00FC06A3">
            <w:pPr>
              <w:rPr>
                <w:ins w:id="2619" w:author="somadmin" w:date="2026-09-25T20:51:00Z" w16du:dateUtc="2026-09-26T00:51:00Z"/>
                <w:color w:val="000000"/>
              </w:rPr>
            </w:pPr>
            <w:ins w:id="2620" w:author="somadmin" w:date="2026-09-25T20:51:00Z" w16du:dateUtc="2026-09-26T00:51:00Z">
              <w:r w:rsidRPr="00AC774B">
                <w:rPr>
                  <w:color w:val="000000"/>
                </w:rPr>
                <w:t>cellular_component</w:t>
              </w:r>
            </w:ins>
          </w:p>
        </w:tc>
        <w:tc>
          <w:tcPr>
            <w:tcW w:w="8482" w:type="dxa"/>
            <w:vAlign w:val="bottom"/>
            <w:hideMark/>
          </w:tcPr>
          <w:p w14:paraId="6AED3E34" w14:textId="77777777" w:rsidR="00DA59F5" w:rsidRPr="00AC774B" w:rsidRDefault="00DA59F5" w:rsidP="00FC06A3">
            <w:pPr>
              <w:rPr>
                <w:ins w:id="2621" w:author="somadmin" w:date="2026-09-25T20:51:00Z" w16du:dateUtc="2026-09-26T00:51:00Z"/>
                <w:color w:val="000000"/>
              </w:rPr>
            </w:pPr>
            <w:ins w:id="2622" w:author="somadmin" w:date="2026-09-25T20:51:00Z" w16du:dateUtc="2026-09-26T00:51:00Z">
              <w:r w:rsidRPr="00AC774B">
                <w:rPr>
                  <w:color w:val="000000"/>
                </w:rPr>
                <w:t>stress fiber</w:t>
              </w:r>
            </w:ins>
          </w:p>
        </w:tc>
        <w:tc>
          <w:tcPr>
            <w:tcW w:w="1170" w:type="dxa"/>
            <w:noWrap/>
            <w:vAlign w:val="bottom"/>
            <w:hideMark/>
          </w:tcPr>
          <w:p w14:paraId="2A783F43" w14:textId="77777777" w:rsidR="00DA59F5" w:rsidRPr="00AC774B" w:rsidRDefault="00DA59F5" w:rsidP="00FC06A3">
            <w:pPr>
              <w:jc w:val="right"/>
              <w:rPr>
                <w:ins w:id="2623" w:author="somadmin" w:date="2026-09-25T20:51:00Z" w16du:dateUtc="2026-09-26T00:51:00Z"/>
                <w:color w:val="000000"/>
              </w:rPr>
            </w:pPr>
            <w:ins w:id="2624" w:author="somadmin" w:date="2026-09-25T20:51:00Z" w16du:dateUtc="2026-09-26T00:51:00Z">
              <w:r w:rsidRPr="00AC774B">
                <w:rPr>
                  <w:color w:val="000000"/>
                </w:rPr>
                <w:t>0.019553</w:t>
              </w:r>
            </w:ins>
          </w:p>
        </w:tc>
      </w:tr>
      <w:tr w:rsidR="00DA59F5" w:rsidRPr="00AC774B" w14:paraId="1E535B93" w14:textId="77777777" w:rsidTr="00FC06A3">
        <w:trPr>
          <w:trHeight w:val="255"/>
          <w:ins w:id="2625" w:author="somadmin" w:date="2026-09-25T20:51:00Z" w16du:dateUtc="2026-09-26T00:51:00Z"/>
        </w:trPr>
        <w:tc>
          <w:tcPr>
            <w:tcW w:w="1470" w:type="dxa"/>
            <w:noWrap/>
            <w:vAlign w:val="bottom"/>
            <w:hideMark/>
          </w:tcPr>
          <w:p w14:paraId="759F5E9C" w14:textId="77777777" w:rsidR="00DA59F5" w:rsidRPr="00AC774B" w:rsidRDefault="00DA59F5" w:rsidP="00FC06A3">
            <w:pPr>
              <w:rPr>
                <w:ins w:id="2626" w:author="somadmin" w:date="2026-09-25T20:51:00Z" w16du:dateUtc="2026-09-26T00:51:00Z"/>
                <w:color w:val="000000"/>
              </w:rPr>
            </w:pPr>
            <w:ins w:id="2627" w:author="somadmin" w:date="2026-09-25T20:51:00Z" w16du:dateUtc="2026-09-26T00:51:00Z">
              <w:r w:rsidRPr="00AC774B">
                <w:rPr>
                  <w:color w:val="000000"/>
                </w:rPr>
                <w:t>GO:0016023</w:t>
              </w:r>
            </w:ins>
          </w:p>
        </w:tc>
        <w:tc>
          <w:tcPr>
            <w:tcW w:w="2122" w:type="dxa"/>
            <w:noWrap/>
            <w:vAlign w:val="bottom"/>
            <w:hideMark/>
          </w:tcPr>
          <w:p w14:paraId="7DFD6AB3" w14:textId="77777777" w:rsidR="00DA59F5" w:rsidRPr="00AC774B" w:rsidRDefault="00DA59F5" w:rsidP="00FC06A3">
            <w:pPr>
              <w:rPr>
                <w:ins w:id="2628" w:author="somadmin" w:date="2026-09-25T20:51:00Z" w16du:dateUtc="2026-09-26T00:51:00Z"/>
                <w:color w:val="000000"/>
              </w:rPr>
            </w:pPr>
            <w:ins w:id="2629" w:author="somadmin" w:date="2026-09-25T20:51:00Z" w16du:dateUtc="2026-09-26T00:51:00Z">
              <w:r w:rsidRPr="00AC774B">
                <w:rPr>
                  <w:color w:val="000000"/>
                </w:rPr>
                <w:t>cellular_component</w:t>
              </w:r>
            </w:ins>
          </w:p>
        </w:tc>
        <w:tc>
          <w:tcPr>
            <w:tcW w:w="8482" w:type="dxa"/>
            <w:vAlign w:val="bottom"/>
            <w:hideMark/>
          </w:tcPr>
          <w:p w14:paraId="7DF341BF" w14:textId="77777777" w:rsidR="00DA59F5" w:rsidRPr="00AC774B" w:rsidRDefault="00DA59F5" w:rsidP="00FC06A3">
            <w:pPr>
              <w:rPr>
                <w:ins w:id="2630" w:author="somadmin" w:date="2026-09-25T20:51:00Z" w16du:dateUtc="2026-09-26T00:51:00Z"/>
                <w:color w:val="000000"/>
              </w:rPr>
            </w:pPr>
            <w:ins w:id="2631" w:author="somadmin" w:date="2026-09-25T20:51:00Z" w16du:dateUtc="2026-09-26T00:51:00Z">
              <w:r w:rsidRPr="00AC774B">
                <w:rPr>
                  <w:color w:val="000000"/>
                </w:rPr>
                <w:t>cytoplasmic membrane-bounded vesicle</w:t>
              </w:r>
            </w:ins>
          </w:p>
        </w:tc>
        <w:tc>
          <w:tcPr>
            <w:tcW w:w="1170" w:type="dxa"/>
            <w:noWrap/>
            <w:vAlign w:val="bottom"/>
            <w:hideMark/>
          </w:tcPr>
          <w:p w14:paraId="782E2BCD" w14:textId="77777777" w:rsidR="00DA59F5" w:rsidRPr="00AC774B" w:rsidRDefault="00DA59F5" w:rsidP="00FC06A3">
            <w:pPr>
              <w:jc w:val="right"/>
              <w:rPr>
                <w:ins w:id="2632" w:author="somadmin" w:date="2026-09-25T20:51:00Z" w16du:dateUtc="2026-09-26T00:51:00Z"/>
                <w:color w:val="000000"/>
              </w:rPr>
            </w:pPr>
            <w:ins w:id="2633" w:author="somadmin" w:date="2026-09-25T20:51:00Z" w16du:dateUtc="2026-09-26T00:51:00Z">
              <w:r w:rsidRPr="00AC774B">
                <w:rPr>
                  <w:color w:val="000000"/>
                </w:rPr>
                <w:t>0.019975</w:t>
              </w:r>
            </w:ins>
          </w:p>
        </w:tc>
      </w:tr>
      <w:tr w:rsidR="00DA59F5" w:rsidRPr="00AC774B" w14:paraId="64E39AAB" w14:textId="77777777" w:rsidTr="00FC06A3">
        <w:trPr>
          <w:trHeight w:val="255"/>
          <w:ins w:id="2634" w:author="somadmin" w:date="2026-09-25T20:51:00Z" w16du:dateUtc="2026-09-26T00:51:00Z"/>
        </w:trPr>
        <w:tc>
          <w:tcPr>
            <w:tcW w:w="1470" w:type="dxa"/>
            <w:noWrap/>
            <w:vAlign w:val="bottom"/>
            <w:hideMark/>
          </w:tcPr>
          <w:p w14:paraId="7EECD2DE" w14:textId="77777777" w:rsidR="00DA59F5" w:rsidRPr="00AC774B" w:rsidRDefault="00DA59F5" w:rsidP="00FC06A3">
            <w:pPr>
              <w:rPr>
                <w:ins w:id="2635" w:author="somadmin" w:date="2026-09-25T20:51:00Z" w16du:dateUtc="2026-09-26T00:51:00Z"/>
                <w:color w:val="000000"/>
              </w:rPr>
            </w:pPr>
            <w:ins w:id="2636" w:author="somadmin" w:date="2026-09-25T20:51:00Z" w16du:dateUtc="2026-09-26T00:51:00Z">
              <w:r w:rsidRPr="00AC774B">
                <w:rPr>
                  <w:color w:val="000000"/>
                </w:rPr>
                <w:t>GO:0031410</w:t>
              </w:r>
            </w:ins>
          </w:p>
        </w:tc>
        <w:tc>
          <w:tcPr>
            <w:tcW w:w="2122" w:type="dxa"/>
            <w:noWrap/>
            <w:vAlign w:val="bottom"/>
            <w:hideMark/>
          </w:tcPr>
          <w:p w14:paraId="5E627EE4" w14:textId="77777777" w:rsidR="00DA59F5" w:rsidRPr="00AC774B" w:rsidRDefault="00DA59F5" w:rsidP="00FC06A3">
            <w:pPr>
              <w:rPr>
                <w:ins w:id="2637" w:author="somadmin" w:date="2026-09-25T20:51:00Z" w16du:dateUtc="2026-09-26T00:51:00Z"/>
                <w:color w:val="000000"/>
              </w:rPr>
            </w:pPr>
            <w:ins w:id="2638" w:author="somadmin" w:date="2026-09-25T20:51:00Z" w16du:dateUtc="2026-09-26T00:51:00Z">
              <w:r w:rsidRPr="00AC774B">
                <w:rPr>
                  <w:color w:val="000000"/>
                </w:rPr>
                <w:t>cellular_component</w:t>
              </w:r>
            </w:ins>
          </w:p>
        </w:tc>
        <w:tc>
          <w:tcPr>
            <w:tcW w:w="8482" w:type="dxa"/>
            <w:vAlign w:val="bottom"/>
            <w:hideMark/>
          </w:tcPr>
          <w:p w14:paraId="03AACE6B" w14:textId="77777777" w:rsidR="00DA59F5" w:rsidRPr="00AC774B" w:rsidRDefault="00DA59F5" w:rsidP="00FC06A3">
            <w:pPr>
              <w:rPr>
                <w:ins w:id="2639" w:author="somadmin" w:date="2026-09-25T20:51:00Z" w16du:dateUtc="2026-09-26T00:51:00Z"/>
                <w:color w:val="000000"/>
              </w:rPr>
            </w:pPr>
            <w:ins w:id="2640" w:author="somadmin" w:date="2026-09-25T20:51:00Z" w16du:dateUtc="2026-09-26T00:51:00Z">
              <w:r w:rsidRPr="00AC774B">
                <w:rPr>
                  <w:color w:val="000000"/>
                </w:rPr>
                <w:t>cytoplasmic vesicle</w:t>
              </w:r>
            </w:ins>
          </w:p>
        </w:tc>
        <w:tc>
          <w:tcPr>
            <w:tcW w:w="1170" w:type="dxa"/>
            <w:noWrap/>
            <w:vAlign w:val="bottom"/>
            <w:hideMark/>
          </w:tcPr>
          <w:p w14:paraId="4ABD8D54" w14:textId="77777777" w:rsidR="00DA59F5" w:rsidRPr="00AC774B" w:rsidRDefault="00DA59F5" w:rsidP="00FC06A3">
            <w:pPr>
              <w:jc w:val="right"/>
              <w:rPr>
                <w:ins w:id="2641" w:author="somadmin" w:date="2026-09-25T20:51:00Z" w16du:dateUtc="2026-09-26T00:51:00Z"/>
                <w:color w:val="000000"/>
              </w:rPr>
            </w:pPr>
            <w:ins w:id="2642" w:author="somadmin" w:date="2026-09-25T20:51:00Z" w16du:dateUtc="2026-09-26T00:51:00Z">
              <w:r w:rsidRPr="00AC774B">
                <w:rPr>
                  <w:color w:val="000000"/>
                </w:rPr>
                <w:t>0.020257</w:t>
              </w:r>
            </w:ins>
          </w:p>
        </w:tc>
      </w:tr>
      <w:tr w:rsidR="00DA59F5" w:rsidRPr="00AC774B" w14:paraId="3D0D58AA" w14:textId="77777777" w:rsidTr="00FC06A3">
        <w:trPr>
          <w:trHeight w:val="255"/>
          <w:ins w:id="2643" w:author="somadmin" w:date="2026-09-25T20:51:00Z" w16du:dateUtc="2026-09-26T00:51:00Z"/>
        </w:trPr>
        <w:tc>
          <w:tcPr>
            <w:tcW w:w="1470" w:type="dxa"/>
            <w:noWrap/>
            <w:vAlign w:val="bottom"/>
            <w:hideMark/>
          </w:tcPr>
          <w:p w14:paraId="0AB17315" w14:textId="77777777" w:rsidR="00DA59F5" w:rsidRPr="00AC774B" w:rsidRDefault="00DA59F5" w:rsidP="00FC06A3">
            <w:pPr>
              <w:rPr>
                <w:ins w:id="2644" w:author="somadmin" w:date="2026-09-25T20:51:00Z" w16du:dateUtc="2026-09-26T00:51:00Z"/>
                <w:color w:val="000000"/>
              </w:rPr>
            </w:pPr>
            <w:ins w:id="2645" w:author="somadmin" w:date="2026-09-25T20:51:00Z" w16du:dateUtc="2026-09-26T00:51:00Z">
              <w:r w:rsidRPr="00AC774B">
                <w:rPr>
                  <w:color w:val="000000"/>
                </w:rPr>
                <w:t>GO:0031093</w:t>
              </w:r>
            </w:ins>
          </w:p>
        </w:tc>
        <w:tc>
          <w:tcPr>
            <w:tcW w:w="2122" w:type="dxa"/>
            <w:noWrap/>
            <w:vAlign w:val="bottom"/>
            <w:hideMark/>
          </w:tcPr>
          <w:p w14:paraId="5498A1C1" w14:textId="77777777" w:rsidR="00DA59F5" w:rsidRPr="00AC774B" w:rsidRDefault="00DA59F5" w:rsidP="00FC06A3">
            <w:pPr>
              <w:rPr>
                <w:ins w:id="2646" w:author="somadmin" w:date="2026-09-25T20:51:00Z" w16du:dateUtc="2026-09-26T00:51:00Z"/>
                <w:color w:val="000000"/>
              </w:rPr>
            </w:pPr>
            <w:ins w:id="2647" w:author="somadmin" w:date="2026-09-25T20:51:00Z" w16du:dateUtc="2026-09-26T00:51:00Z">
              <w:r w:rsidRPr="00AC774B">
                <w:rPr>
                  <w:color w:val="000000"/>
                </w:rPr>
                <w:t>cellular_component</w:t>
              </w:r>
            </w:ins>
          </w:p>
        </w:tc>
        <w:tc>
          <w:tcPr>
            <w:tcW w:w="8482" w:type="dxa"/>
            <w:vAlign w:val="bottom"/>
            <w:hideMark/>
          </w:tcPr>
          <w:p w14:paraId="7E823AA2" w14:textId="77777777" w:rsidR="00DA59F5" w:rsidRPr="00AC774B" w:rsidRDefault="00DA59F5" w:rsidP="00FC06A3">
            <w:pPr>
              <w:rPr>
                <w:ins w:id="2648" w:author="somadmin" w:date="2026-09-25T20:51:00Z" w16du:dateUtc="2026-09-26T00:51:00Z"/>
                <w:color w:val="000000"/>
              </w:rPr>
            </w:pPr>
            <w:ins w:id="2649" w:author="somadmin" w:date="2026-09-25T20:51:00Z" w16du:dateUtc="2026-09-26T00:51:00Z">
              <w:r w:rsidRPr="00AC774B">
                <w:rPr>
                  <w:color w:val="000000"/>
                </w:rPr>
                <w:t>platelet alpha granule lumen</w:t>
              </w:r>
            </w:ins>
          </w:p>
        </w:tc>
        <w:tc>
          <w:tcPr>
            <w:tcW w:w="1170" w:type="dxa"/>
            <w:noWrap/>
            <w:vAlign w:val="bottom"/>
            <w:hideMark/>
          </w:tcPr>
          <w:p w14:paraId="65104AAA" w14:textId="77777777" w:rsidR="00DA59F5" w:rsidRPr="00AC774B" w:rsidRDefault="00DA59F5" w:rsidP="00FC06A3">
            <w:pPr>
              <w:jc w:val="right"/>
              <w:rPr>
                <w:ins w:id="2650" w:author="somadmin" w:date="2026-09-25T20:51:00Z" w16du:dateUtc="2026-09-26T00:51:00Z"/>
                <w:color w:val="000000"/>
              </w:rPr>
            </w:pPr>
            <w:ins w:id="2651" w:author="somadmin" w:date="2026-09-25T20:51:00Z" w16du:dateUtc="2026-09-26T00:51:00Z">
              <w:r w:rsidRPr="00AC774B">
                <w:rPr>
                  <w:color w:val="000000"/>
                </w:rPr>
                <w:t>0.020799</w:t>
              </w:r>
            </w:ins>
          </w:p>
        </w:tc>
      </w:tr>
      <w:tr w:rsidR="00DA59F5" w:rsidRPr="00AC774B" w14:paraId="37E33FDD" w14:textId="77777777" w:rsidTr="00FC06A3">
        <w:trPr>
          <w:trHeight w:val="255"/>
          <w:ins w:id="2652" w:author="somadmin" w:date="2026-09-25T20:51:00Z" w16du:dateUtc="2026-09-26T00:51:00Z"/>
        </w:trPr>
        <w:tc>
          <w:tcPr>
            <w:tcW w:w="1470" w:type="dxa"/>
            <w:noWrap/>
            <w:vAlign w:val="bottom"/>
            <w:hideMark/>
          </w:tcPr>
          <w:p w14:paraId="440F43BB" w14:textId="77777777" w:rsidR="00DA59F5" w:rsidRPr="00AC774B" w:rsidRDefault="00DA59F5" w:rsidP="00FC06A3">
            <w:pPr>
              <w:rPr>
                <w:ins w:id="2653" w:author="somadmin" w:date="2026-09-25T20:51:00Z" w16du:dateUtc="2026-09-26T00:51:00Z"/>
                <w:color w:val="000000"/>
              </w:rPr>
            </w:pPr>
            <w:ins w:id="2654" w:author="somadmin" w:date="2026-09-25T20:51:00Z" w16du:dateUtc="2026-09-26T00:51:00Z">
              <w:r w:rsidRPr="00AC774B">
                <w:rPr>
                  <w:color w:val="000000"/>
                </w:rPr>
                <w:t>GO:0032432</w:t>
              </w:r>
            </w:ins>
          </w:p>
        </w:tc>
        <w:tc>
          <w:tcPr>
            <w:tcW w:w="2122" w:type="dxa"/>
            <w:noWrap/>
            <w:vAlign w:val="bottom"/>
            <w:hideMark/>
          </w:tcPr>
          <w:p w14:paraId="18A62BD6" w14:textId="77777777" w:rsidR="00DA59F5" w:rsidRPr="00AC774B" w:rsidRDefault="00DA59F5" w:rsidP="00FC06A3">
            <w:pPr>
              <w:rPr>
                <w:ins w:id="2655" w:author="somadmin" w:date="2026-09-25T20:51:00Z" w16du:dateUtc="2026-09-26T00:51:00Z"/>
                <w:color w:val="000000"/>
              </w:rPr>
            </w:pPr>
            <w:ins w:id="2656" w:author="somadmin" w:date="2026-09-25T20:51:00Z" w16du:dateUtc="2026-09-26T00:51:00Z">
              <w:r w:rsidRPr="00AC774B">
                <w:rPr>
                  <w:color w:val="000000"/>
                </w:rPr>
                <w:t>cellular_component</w:t>
              </w:r>
            </w:ins>
          </w:p>
        </w:tc>
        <w:tc>
          <w:tcPr>
            <w:tcW w:w="8482" w:type="dxa"/>
            <w:vAlign w:val="bottom"/>
            <w:hideMark/>
          </w:tcPr>
          <w:p w14:paraId="39EC6E7C" w14:textId="77777777" w:rsidR="00DA59F5" w:rsidRPr="00AC774B" w:rsidRDefault="00DA59F5" w:rsidP="00FC06A3">
            <w:pPr>
              <w:rPr>
                <w:ins w:id="2657" w:author="somadmin" w:date="2026-09-25T20:51:00Z" w16du:dateUtc="2026-09-26T00:51:00Z"/>
                <w:color w:val="000000"/>
              </w:rPr>
            </w:pPr>
            <w:ins w:id="2658" w:author="somadmin" w:date="2026-09-25T20:51:00Z" w16du:dateUtc="2026-09-26T00:51:00Z">
              <w:r w:rsidRPr="00AC774B">
                <w:rPr>
                  <w:color w:val="000000"/>
                </w:rPr>
                <w:t>actin filament bundle</w:t>
              </w:r>
            </w:ins>
          </w:p>
        </w:tc>
        <w:tc>
          <w:tcPr>
            <w:tcW w:w="1170" w:type="dxa"/>
            <w:noWrap/>
            <w:vAlign w:val="bottom"/>
            <w:hideMark/>
          </w:tcPr>
          <w:p w14:paraId="3E57584C" w14:textId="77777777" w:rsidR="00DA59F5" w:rsidRPr="00AC774B" w:rsidRDefault="00DA59F5" w:rsidP="00FC06A3">
            <w:pPr>
              <w:jc w:val="right"/>
              <w:rPr>
                <w:ins w:id="2659" w:author="somadmin" w:date="2026-09-25T20:51:00Z" w16du:dateUtc="2026-09-26T00:51:00Z"/>
                <w:color w:val="000000"/>
              </w:rPr>
            </w:pPr>
            <w:ins w:id="2660" w:author="somadmin" w:date="2026-09-25T20:51:00Z" w16du:dateUtc="2026-09-26T00:51:00Z">
              <w:r w:rsidRPr="00AC774B">
                <w:rPr>
                  <w:color w:val="000000"/>
                </w:rPr>
                <w:t>0.024887</w:t>
              </w:r>
            </w:ins>
          </w:p>
        </w:tc>
      </w:tr>
      <w:tr w:rsidR="00DA59F5" w:rsidRPr="00AC774B" w14:paraId="4CA81856" w14:textId="77777777" w:rsidTr="00FC06A3">
        <w:trPr>
          <w:trHeight w:val="255"/>
          <w:ins w:id="2661" w:author="somadmin" w:date="2026-09-25T20:51:00Z" w16du:dateUtc="2026-09-26T00:51:00Z"/>
        </w:trPr>
        <w:tc>
          <w:tcPr>
            <w:tcW w:w="1470" w:type="dxa"/>
            <w:noWrap/>
            <w:vAlign w:val="bottom"/>
            <w:hideMark/>
          </w:tcPr>
          <w:p w14:paraId="2415DC7A" w14:textId="77777777" w:rsidR="00DA59F5" w:rsidRPr="00AC774B" w:rsidRDefault="00DA59F5" w:rsidP="00FC06A3">
            <w:pPr>
              <w:rPr>
                <w:ins w:id="2662" w:author="somadmin" w:date="2026-09-25T20:51:00Z" w16du:dateUtc="2026-09-26T00:51:00Z"/>
                <w:color w:val="000000"/>
              </w:rPr>
            </w:pPr>
            <w:ins w:id="2663" w:author="somadmin" w:date="2026-09-25T20:51:00Z" w16du:dateUtc="2026-09-26T00:51:00Z">
              <w:r w:rsidRPr="00AC774B">
                <w:rPr>
                  <w:color w:val="000000"/>
                </w:rPr>
                <w:t>GO:0031966</w:t>
              </w:r>
            </w:ins>
          </w:p>
        </w:tc>
        <w:tc>
          <w:tcPr>
            <w:tcW w:w="2122" w:type="dxa"/>
            <w:noWrap/>
            <w:vAlign w:val="bottom"/>
            <w:hideMark/>
          </w:tcPr>
          <w:p w14:paraId="75B7E9F7" w14:textId="77777777" w:rsidR="00DA59F5" w:rsidRPr="00AC774B" w:rsidRDefault="00DA59F5" w:rsidP="00FC06A3">
            <w:pPr>
              <w:rPr>
                <w:ins w:id="2664" w:author="somadmin" w:date="2026-09-25T20:51:00Z" w16du:dateUtc="2026-09-26T00:51:00Z"/>
                <w:color w:val="000000"/>
              </w:rPr>
            </w:pPr>
            <w:ins w:id="2665" w:author="somadmin" w:date="2026-09-25T20:51:00Z" w16du:dateUtc="2026-09-26T00:51:00Z">
              <w:r w:rsidRPr="00AC774B">
                <w:rPr>
                  <w:color w:val="000000"/>
                </w:rPr>
                <w:t>cellular_component</w:t>
              </w:r>
            </w:ins>
          </w:p>
        </w:tc>
        <w:tc>
          <w:tcPr>
            <w:tcW w:w="8482" w:type="dxa"/>
            <w:vAlign w:val="bottom"/>
            <w:hideMark/>
          </w:tcPr>
          <w:p w14:paraId="2B97AB08" w14:textId="77777777" w:rsidR="00DA59F5" w:rsidRPr="00AC774B" w:rsidRDefault="00DA59F5" w:rsidP="00FC06A3">
            <w:pPr>
              <w:rPr>
                <w:ins w:id="2666" w:author="somadmin" w:date="2026-09-25T20:51:00Z" w16du:dateUtc="2026-09-26T00:51:00Z"/>
                <w:color w:val="000000"/>
              </w:rPr>
            </w:pPr>
            <w:ins w:id="2667" w:author="somadmin" w:date="2026-09-25T20:51:00Z" w16du:dateUtc="2026-09-26T00:51:00Z">
              <w:r w:rsidRPr="00AC774B">
                <w:rPr>
                  <w:color w:val="000000"/>
                </w:rPr>
                <w:t>mitochondrial membrane</w:t>
              </w:r>
            </w:ins>
          </w:p>
        </w:tc>
        <w:tc>
          <w:tcPr>
            <w:tcW w:w="1170" w:type="dxa"/>
            <w:noWrap/>
            <w:vAlign w:val="bottom"/>
            <w:hideMark/>
          </w:tcPr>
          <w:p w14:paraId="748926F2" w14:textId="77777777" w:rsidR="00DA59F5" w:rsidRPr="00AC774B" w:rsidRDefault="00DA59F5" w:rsidP="00FC06A3">
            <w:pPr>
              <w:jc w:val="right"/>
              <w:rPr>
                <w:ins w:id="2668" w:author="somadmin" w:date="2026-09-25T20:51:00Z" w16du:dateUtc="2026-09-26T00:51:00Z"/>
                <w:color w:val="000000"/>
              </w:rPr>
            </w:pPr>
            <w:ins w:id="2669" w:author="somadmin" w:date="2026-09-25T20:51:00Z" w16du:dateUtc="2026-09-26T00:51:00Z">
              <w:r w:rsidRPr="00AC774B">
                <w:rPr>
                  <w:color w:val="000000"/>
                </w:rPr>
                <w:t>0.025749</w:t>
              </w:r>
            </w:ins>
          </w:p>
        </w:tc>
      </w:tr>
      <w:tr w:rsidR="00DA59F5" w:rsidRPr="00AC774B" w14:paraId="29D153E3" w14:textId="77777777" w:rsidTr="00FC06A3">
        <w:trPr>
          <w:trHeight w:val="255"/>
          <w:ins w:id="2670" w:author="somadmin" w:date="2026-09-25T20:51:00Z" w16du:dateUtc="2026-09-26T00:51:00Z"/>
        </w:trPr>
        <w:tc>
          <w:tcPr>
            <w:tcW w:w="1470" w:type="dxa"/>
            <w:noWrap/>
            <w:vAlign w:val="bottom"/>
            <w:hideMark/>
          </w:tcPr>
          <w:p w14:paraId="67BA6FD6" w14:textId="77777777" w:rsidR="00DA59F5" w:rsidRPr="00AC774B" w:rsidRDefault="00DA59F5" w:rsidP="00FC06A3">
            <w:pPr>
              <w:rPr>
                <w:ins w:id="2671" w:author="somadmin" w:date="2026-09-25T20:51:00Z" w16du:dateUtc="2026-09-26T00:51:00Z"/>
                <w:color w:val="000000"/>
              </w:rPr>
            </w:pPr>
            <w:ins w:id="2672" w:author="somadmin" w:date="2026-09-25T20:51:00Z" w16du:dateUtc="2026-09-26T00:51:00Z">
              <w:r w:rsidRPr="00AC774B">
                <w:rPr>
                  <w:color w:val="000000"/>
                </w:rPr>
                <w:t>GO:0044455</w:t>
              </w:r>
            </w:ins>
          </w:p>
        </w:tc>
        <w:tc>
          <w:tcPr>
            <w:tcW w:w="2122" w:type="dxa"/>
            <w:noWrap/>
            <w:vAlign w:val="bottom"/>
            <w:hideMark/>
          </w:tcPr>
          <w:p w14:paraId="7661415A" w14:textId="77777777" w:rsidR="00DA59F5" w:rsidRPr="00AC774B" w:rsidRDefault="00DA59F5" w:rsidP="00FC06A3">
            <w:pPr>
              <w:rPr>
                <w:ins w:id="2673" w:author="somadmin" w:date="2026-09-25T20:51:00Z" w16du:dateUtc="2026-09-26T00:51:00Z"/>
                <w:color w:val="000000"/>
              </w:rPr>
            </w:pPr>
            <w:ins w:id="2674" w:author="somadmin" w:date="2026-09-25T20:51:00Z" w16du:dateUtc="2026-09-26T00:51:00Z">
              <w:r w:rsidRPr="00AC774B">
                <w:rPr>
                  <w:color w:val="000000"/>
                </w:rPr>
                <w:t>cellular_component</w:t>
              </w:r>
            </w:ins>
          </w:p>
        </w:tc>
        <w:tc>
          <w:tcPr>
            <w:tcW w:w="8482" w:type="dxa"/>
            <w:vAlign w:val="bottom"/>
            <w:hideMark/>
          </w:tcPr>
          <w:p w14:paraId="0C150705" w14:textId="77777777" w:rsidR="00DA59F5" w:rsidRPr="00AC774B" w:rsidRDefault="00DA59F5" w:rsidP="00FC06A3">
            <w:pPr>
              <w:rPr>
                <w:ins w:id="2675" w:author="somadmin" w:date="2026-09-25T20:51:00Z" w16du:dateUtc="2026-09-26T00:51:00Z"/>
                <w:color w:val="000000"/>
              </w:rPr>
            </w:pPr>
            <w:ins w:id="2676" w:author="somadmin" w:date="2026-09-25T20:51:00Z" w16du:dateUtc="2026-09-26T00:51:00Z">
              <w:r w:rsidRPr="00AC774B">
                <w:rPr>
                  <w:color w:val="000000"/>
                </w:rPr>
                <w:t>mitochondrial membrane part</w:t>
              </w:r>
            </w:ins>
          </w:p>
        </w:tc>
        <w:tc>
          <w:tcPr>
            <w:tcW w:w="1170" w:type="dxa"/>
            <w:noWrap/>
            <w:vAlign w:val="bottom"/>
            <w:hideMark/>
          </w:tcPr>
          <w:p w14:paraId="1DBAFEE5" w14:textId="77777777" w:rsidR="00DA59F5" w:rsidRPr="00AC774B" w:rsidRDefault="00DA59F5" w:rsidP="00FC06A3">
            <w:pPr>
              <w:jc w:val="right"/>
              <w:rPr>
                <w:ins w:id="2677" w:author="somadmin" w:date="2026-09-25T20:51:00Z" w16du:dateUtc="2026-09-26T00:51:00Z"/>
                <w:color w:val="000000"/>
              </w:rPr>
            </w:pPr>
            <w:ins w:id="2678" w:author="somadmin" w:date="2026-09-25T20:51:00Z" w16du:dateUtc="2026-09-26T00:51:00Z">
              <w:r w:rsidRPr="00AC774B">
                <w:rPr>
                  <w:color w:val="000000"/>
                </w:rPr>
                <w:t>0.026092</w:t>
              </w:r>
            </w:ins>
          </w:p>
        </w:tc>
      </w:tr>
      <w:tr w:rsidR="00DA59F5" w:rsidRPr="00AC774B" w14:paraId="3B4FCECE" w14:textId="77777777" w:rsidTr="00FC06A3">
        <w:trPr>
          <w:trHeight w:val="510"/>
          <w:ins w:id="2679" w:author="somadmin" w:date="2026-09-25T20:51:00Z" w16du:dateUtc="2026-09-26T00:51:00Z"/>
        </w:trPr>
        <w:tc>
          <w:tcPr>
            <w:tcW w:w="1470" w:type="dxa"/>
            <w:noWrap/>
            <w:vAlign w:val="bottom"/>
            <w:hideMark/>
          </w:tcPr>
          <w:p w14:paraId="5E8BE3E2" w14:textId="77777777" w:rsidR="00DA59F5" w:rsidRPr="00AC774B" w:rsidRDefault="00DA59F5" w:rsidP="00FC06A3">
            <w:pPr>
              <w:rPr>
                <w:ins w:id="2680" w:author="somadmin" w:date="2026-09-25T20:51:00Z" w16du:dateUtc="2026-09-26T00:51:00Z"/>
                <w:color w:val="000000"/>
              </w:rPr>
            </w:pPr>
            <w:ins w:id="2681" w:author="somadmin" w:date="2026-09-25T20:51:00Z" w16du:dateUtc="2026-09-26T00:51:00Z">
              <w:r w:rsidRPr="00AC774B">
                <w:rPr>
                  <w:color w:val="000000"/>
                </w:rPr>
                <w:t>GO:0060205</w:t>
              </w:r>
            </w:ins>
          </w:p>
        </w:tc>
        <w:tc>
          <w:tcPr>
            <w:tcW w:w="2122" w:type="dxa"/>
            <w:noWrap/>
            <w:vAlign w:val="bottom"/>
            <w:hideMark/>
          </w:tcPr>
          <w:p w14:paraId="37B24CB0" w14:textId="77777777" w:rsidR="00DA59F5" w:rsidRPr="00AC774B" w:rsidRDefault="00DA59F5" w:rsidP="00FC06A3">
            <w:pPr>
              <w:rPr>
                <w:ins w:id="2682" w:author="somadmin" w:date="2026-09-25T20:51:00Z" w16du:dateUtc="2026-09-26T00:51:00Z"/>
                <w:color w:val="000000"/>
              </w:rPr>
            </w:pPr>
            <w:ins w:id="2683" w:author="somadmin" w:date="2026-09-25T20:51:00Z" w16du:dateUtc="2026-09-26T00:51:00Z">
              <w:r w:rsidRPr="00AC774B">
                <w:rPr>
                  <w:color w:val="000000"/>
                </w:rPr>
                <w:t>cellular_component</w:t>
              </w:r>
            </w:ins>
          </w:p>
        </w:tc>
        <w:tc>
          <w:tcPr>
            <w:tcW w:w="8482" w:type="dxa"/>
            <w:vAlign w:val="bottom"/>
            <w:hideMark/>
          </w:tcPr>
          <w:p w14:paraId="4E34D1E1" w14:textId="77777777" w:rsidR="00DA59F5" w:rsidRPr="00AC774B" w:rsidRDefault="00DA59F5" w:rsidP="00FC06A3">
            <w:pPr>
              <w:rPr>
                <w:ins w:id="2684" w:author="somadmin" w:date="2026-09-25T20:51:00Z" w16du:dateUtc="2026-09-26T00:51:00Z"/>
                <w:color w:val="000000"/>
              </w:rPr>
            </w:pPr>
            <w:ins w:id="2685" w:author="somadmin" w:date="2026-09-25T20:51:00Z" w16du:dateUtc="2026-09-26T00:51:00Z">
              <w:r w:rsidRPr="00AC774B">
                <w:rPr>
                  <w:color w:val="000000"/>
                </w:rPr>
                <w:t>cytoplasmic membrane-bounded vesicle lumen</w:t>
              </w:r>
            </w:ins>
          </w:p>
        </w:tc>
        <w:tc>
          <w:tcPr>
            <w:tcW w:w="1170" w:type="dxa"/>
            <w:noWrap/>
            <w:vAlign w:val="bottom"/>
            <w:hideMark/>
          </w:tcPr>
          <w:p w14:paraId="5B648BB0" w14:textId="77777777" w:rsidR="00DA59F5" w:rsidRPr="00AC774B" w:rsidRDefault="00DA59F5" w:rsidP="00FC06A3">
            <w:pPr>
              <w:jc w:val="right"/>
              <w:rPr>
                <w:ins w:id="2686" w:author="somadmin" w:date="2026-09-25T20:51:00Z" w16du:dateUtc="2026-09-26T00:51:00Z"/>
                <w:color w:val="000000"/>
              </w:rPr>
            </w:pPr>
            <w:ins w:id="2687" w:author="somadmin" w:date="2026-09-25T20:51:00Z" w16du:dateUtc="2026-09-26T00:51:00Z">
              <w:r w:rsidRPr="00AC774B">
                <w:rPr>
                  <w:color w:val="000000"/>
                </w:rPr>
                <w:t>0.026092</w:t>
              </w:r>
            </w:ins>
          </w:p>
        </w:tc>
      </w:tr>
      <w:tr w:rsidR="00DA59F5" w:rsidRPr="00AC774B" w14:paraId="03D569A0" w14:textId="77777777" w:rsidTr="00FC06A3">
        <w:trPr>
          <w:trHeight w:val="255"/>
          <w:ins w:id="2688" w:author="somadmin" w:date="2026-09-25T20:51:00Z" w16du:dateUtc="2026-09-26T00:51:00Z"/>
        </w:trPr>
        <w:tc>
          <w:tcPr>
            <w:tcW w:w="1470" w:type="dxa"/>
            <w:noWrap/>
            <w:vAlign w:val="bottom"/>
            <w:hideMark/>
          </w:tcPr>
          <w:p w14:paraId="7FBD95F0" w14:textId="77777777" w:rsidR="00DA59F5" w:rsidRPr="00AC774B" w:rsidRDefault="00DA59F5" w:rsidP="00FC06A3">
            <w:pPr>
              <w:rPr>
                <w:ins w:id="2689" w:author="somadmin" w:date="2026-09-25T20:51:00Z" w16du:dateUtc="2026-09-26T00:51:00Z"/>
                <w:color w:val="000000"/>
              </w:rPr>
            </w:pPr>
            <w:ins w:id="2690" w:author="somadmin" w:date="2026-09-25T20:51:00Z" w16du:dateUtc="2026-09-26T00:51:00Z">
              <w:r w:rsidRPr="00AC774B">
                <w:rPr>
                  <w:color w:val="000000"/>
                </w:rPr>
                <w:t>GO:0005583</w:t>
              </w:r>
            </w:ins>
          </w:p>
        </w:tc>
        <w:tc>
          <w:tcPr>
            <w:tcW w:w="2122" w:type="dxa"/>
            <w:noWrap/>
            <w:vAlign w:val="bottom"/>
            <w:hideMark/>
          </w:tcPr>
          <w:p w14:paraId="272E27FA" w14:textId="77777777" w:rsidR="00DA59F5" w:rsidRPr="00AC774B" w:rsidRDefault="00DA59F5" w:rsidP="00FC06A3">
            <w:pPr>
              <w:rPr>
                <w:ins w:id="2691" w:author="somadmin" w:date="2026-09-25T20:51:00Z" w16du:dateUtc="2026-09-26T00:51:00Z"/>
                <w:color w:val="000000"/>
              </w:rPr>
            </w:pPr>
            <w:ins w:id="2692" w:author="somadmin" w:date="2026-09-25T20:51:00Z" w16du:dateUtc="2026-09-26T00:51:00Z">
              <w:r w:rsidRPr="00AC774B">
                <w:rPr>
                  <w:color w:val="000000"/>
                </w:rPr>
                <w:t>cellular_component</w:t>
              </w:r>
            </w:ins>
          </w:p>
        </w:tc>
        <w:tc>
          <w:tcPr>
            <w:tcW w:w="8482" w:type="dxa"/>
            <w:vAlign w:val="bottom"/>
            <w:hideMark/>
          </w:tcPr>
          <w:p w14:paraId="30C06B2D" w14:textId="77777777" w:rsidR="00DA59F5" w:rsidRPr="00AC774B" w:rsidRDefault="00DA59F5" w:rsidP="00FC06A3">
            <w:pPr>
              <w:rPr>
                <w:ins w:id="2693" w:author="somadmin" w:date="2026-09-25T20:51:00Z" w16du:dateUtc="2026-09-26T00:51:00Z"/>
                <w:color w:val="000000"/>
              </w:rPr>
            </w:pPr>
            <w:ins w:id="2694" w:author="somadmin" w:date="2026-09-25T20:51:00Z" w16du:dateUtc="2026-09-26T00:51:00Z">
              <w:r w:rsidRPr="00AC774B">
                <w:rPr>
                  <w:color w:val="000000"/>
                </w:rPr>
                <w:t>fibrillar collagen</w:t>
              </w:r>
            </w:ins>
          </w:p>
        </w:tc>
        <w:tc>
          <w:tcPr>
            <w:tcW w:w="1170" w:type="dxa"/>
            <w:noWrap/>
            <w:vAlign w:val="bottom"/>
            <w:hideMark/>
          </w:tcPr>
          <w:p w14:paraId="60DC7084" w14:textId="77777777" w:rsidR="00DA59F5" w:rsidRPr="00AC774B" w:rsidRDefault="00DA59F5" w:rsidP="00FC06A3">
            <w:pPr>
              <w:jc w:val="right"/>
              <w:rPr>
                <w:ins w:id="2695" w:author="somadmin" w:date="2026-09-25T20:51:00Z" w16du:dateUtc="2026-09-26T00:51:00Z"/>
                <w:color w:val="000000"/>
              </w:rPr>
            </w:pPr>
            <w:ins w:id="2696" w:author="somadmin" w:date="2026-09-25T20:51:00Z" w16du:dateUtc="2026-09-26T00:51:00Z">
              <w:r w:rsidRPr="00AC774B">
                <w:rPr>
                  <w:color w:val="000000"/>
                </w:rPr>
                <w:t>0.026092</w:t>
              </w:r>
            </w:ins>
          </w:p>
        </w:tc>
      </w:tr>
      <w:tr w:rsidR="00DA59F5" w:rsidRPr="00AC774B" w14:paraId="23EADE30" w14:textId="77777777" w:rsidTr="00FC06A3">
        <w:trPr>
          <w:trHeight w:val="255"/>
          <w:ins w:id="2697" w:author="somadmin" w:date="2026-09-25T20:51:00Z" w16du:dateUtc="2026-09-26T00:51:00Z"/>
        </w:trPr>
        <w:tc>
          <w:tcPr>
            <w:tcW w:w="1470" w:type="dxa"/>
            <w:noWrap/>
            <w:vAlign w:val="bottom"/>
            <w:hideMark/>
          </w:tcPr>
          <w:p w14:paraId="2D41C14B" w14:textId="77777777" w:rsidR="00DA59F5" w:rsidRPr="00AC774B" w:rsidRDefault="00DA59F5" w:rsidP="00FC06A3">
            <w:pPr>
              <w:rPr>
                <w:ins w:id="2698" w:author="somadmin" w:date="2026-09-25T20:51:00Z" w16du:dateUtc="2026-09-26T00:51:00Z"/>
                <w:color w:val="000000"/>
              </w:rPr>
            </w:pPr>
            <w:ins w:id="2699" w:author="somadmin" w:date="2026-09-25T20:51:00Z" w16du:dateUtc="2026-09-26T00:51:00Z">
              <w:r w:rsidRPr="00AC774B">
                <w:rPr>
                  <w:color w:val="000000"/>
                </w:rPr>
                <w:t>GO:0030126</w:t>
              </w:r>
            </w:ins>
          </w:p>
        </w:tc>
        <w:tc>
          <w:tcPr>
            <w:tcW w:w="2122" w:type="dxa"/>
            <w:noWrap/>
            <w:vAlign w:val="bottom"/>
            <w:hideMark/>
          </w:tcPr>
          <w:p w14:paraId="4EA12D7E" w14:textId="77777777" w:rsidR="00DA59F5" w:rsidRPr="00AC774B" w:rsidRDefault="00DA59F5" w:rsidP="00FC06A3">
            <w:pPr>
              <w:rPr>
                <w:ins w:id="2700" w:author="somadmin" w:date="2026-09-25T20:51:00Z" w16du:dateUtc="2026-09-26T00:51:00Z"/>
                <w:color w:val="000000"/>
              </w:rPr>
            </w:pPr>
            <w:ins w:id="2701" w:author="somadmin" w:date="2026-09-25T20:51:00Z" w16du:dateUtc="2026-09-26T00:51:00Z">
              <w:r w:rsidRPr="00AC774B">
                <w:rPr>
                  <w:color w:val="000000"/>
                </w:rPr>
                <w:t>cellular_component</w:t>
              </w:r>
            </w:ins>
          </w:p>
        </w:tc>
        <w:tc>
          <w:tcPr>
            <w:tcW w:w="8482" w:type="dxa"/>
            <w:vAlign w:val="bottom"/>
            <w:hideMark/>
          </w:tcPr>
          <w:p w14:paraId="185B0D0C" w14:textId="77777777" w:rsidR="00DA59F5" w:rsidRPr="00AC774B" w:rsidRDefault="00DA59F5" w:rsidP="00FC06A3">
            <w:pPr>
              <w:rPr>
                <w:ins w:id="2702" w:author="somadmin" w:date="2026-09-25T20:51:00Z" w16du:dateUtc="2026-09-26T00:51:00Z"/>
                <w:color w:val="000000"/>
              </w:rPr>
            </w:pPr>
            <w:ins w:id="2703" w:author="somadmin" w:date="2026-09-25T20:51:00Z" w16du:dateUtc="2026-09-26T00:51:00Z">
              <w:r w:rsidRPr="00AC774B">
                <w:rPr>
                  <w:color w:val="000000"/>
                </w:rPr>
                <w:t>COPI vesicle coat</w:t>
              </w:r>
            </w:ins>
          </w:p>
        </w:tc>
        <w:tc>
          <w:tcPr>
            <w:tcW w:w="1170" w:type="dxa"/>
            <w:noWrap/>
            <w:vAlign w:val="bottom"/>
            <w:hideMark/>
          </w:tcPr>
          <w:p w14:paraId="781049C4" w14:textId="77777777" w:rsidR="00DA59F5" w:rsidRPr="00AC774B" w:rsidRDefault="00DA59F5" w:rsidP="00FC06A3">
            <w:pPr>
              <w:jc w:val="right"/>
              <w:rPr>
                <w:ins w:id="2704" w:author="somadmin" w:date="2026-09-25T20:51:00Z" w16du:dateUtc="2026-09-26T00:51:00Z"/>
                <w:color w:val="000000"/>
              </w:rPr>
            </w:pPr>
            <w:ins w:id="2705" w:author="somadmin" w:date="2026-09-25T20:51:00Z" w16du:dateUtc="2026-09-26T00:51:00Z">
              <w:r w:rsidRPr="00AC774B">
                <w:rPr>
                  <w:color w:val="000000"/>
                </w:rPr>
                <w:t>0.026092</w:t>
              </w:r>
            </w:ins>
          </w:p>
        </w:tc>
      </w:tr>
      <w:tr w:rsidR="00DA59F5" w:rsidRPr="00AC774B" w14:paraId="4B16180D" w14:textId="77777777" w:rsidTr="00FC06A3">
        <w:trPr>
          <w:trHeight w:val="255"/>
          <w:ins w:id="2706" w:author="somadmin" w:date="2026-09-25T20:51:00Z" w16du:dateUtc="2026-09-26T00:51:00Z"/>
        </w:trPr>
        <w:tc>
          <w:tcPr>
            <w:tcW w:w="1470" w:type="dxa"/>
            <w:noWrap/>
            <w:vAlign w:val="bottom"/>
            <w:hideMark/>
          </w:tcPr>
          <w:p w14:paraId="045AA631" w14:textId="77777777" w:rsidR="00DA59F5" w:rsidRPr="00AC774B" w:rsidRDefault="00DA59F5" w:rsidP="00FC06A3">
            <w:pPr>
              <w:rPr>
                <w:ins w:id="2707" w:author="somadmin" w:date="2026-09-25T20:51:00Z" w16du:dateUtc="2026-09-26T00:51:00Z"/>
                <w:color w:val="000000"/>
              </w:rPr>
            </w:pPr>
            <w:ins w:id="2708" w:author="somadmin" w:date="2026-09-25T20:51:00Z" w16du:dateUtc="2026-09-26T00:51:00Z">
              <w:r w:rsidRPr="00AC774B">
                <w:rPr>
                  <w:color w:val="000000"/>
                </w:rPr>
                <w:t>GO:0031988</w:t>
              </w:r>
            </w:ins>
          </w:p>
        </w:tc>
        <w:tc>
          <w:tcPr>
            <w:tcW w:w="2122" w:type="dxa"/>
            <w:noWrap/>
            <w:vAlign w:val="bottom"/>
            <w:hideMark/>
          </w:tcPr>
          <w:p w14:paraId="24A6559B" w14:textId="77777777" w:rsidR="00DA59F5" w:rsidRPr="00AC774B" w:rsidRDefault="00DA59F5" w:rsidP="00FC06A3">
            <w:pPr>
              <w:rPr>
                <w:ins w:id="2709" w:author="somadmin" w:date="2026-09-25T20:51:00Z" w16du:dateUtc="2026-09-26T00:51:00Z"/>
                <w:color w:val="000000"/>
              </w:rPr>
            </w:pPr>
            <w:ins w:id="2710" w:author="somadmin" w:date="2026-09-25T20:51:00Z" w16du:dateUtc="2026-09-26T00:51:00Z">
              <w:r w:rsidRPr="00AC774B">
                <w:rPr>
                  <w:color w:val="000000"/>
                </w:rPr>
                <w:t>cellular_component</w:t>
              </w:r>
            </w:ins>
          </w:p>
        </w:tc>
        <w:tc>
          <w:tcPr>
            <w:tcW w:w="8482" w:type="dxa"/>
            <w:vAlign w:val="bottom"/>
            <w:hideMark/>
          </w:tcPr>
          <w:p w14:paraId="1C2EF0CE" w14:textId="77777777" w:rsidR="00DA59F5" w:rsidRPr="00AC774B" w:rsidRDefault="00DA59F5" w:rsidP="00FC06A3">
            <w:pPr>
              <w:rPr>
                <w:ins w:id="2711" w:author="somadmin" w:date="2026-09-25T20:51:00Z" w16du:dateUtc="2026-09-26T00:51:00Z"/>
                <w:color w:val="000000"/>
              </w:rPr>
            </w:pPr>
            <w:ins w:id="2712" w:author="somadmin" w:date="2026-09-25T20:51:00Z" w16du:dateUtc="2026-09-26T00:51:00Z">
              <w:r w:rsidRPr="00AC774B">
                <w:rPr>
                  <w:color w:val="000000"/>
                </w:rPr>
                <w:t>membrane-bounded vesicle</w:t>
              </w:r>
            </w:ins>
          </w:p>
        </w:tc>
        <w:tc>
          <w:tcPr>
            <w:tcW w:w="1170" w:type="dxa"/>
            <w:noWrap/>
            <w:vAlign w:val="bottom"/>
            <w:hideMark/>
          </w:tcPr>
          <w:p w14:paraId="4FD8CBFA" w14:textId="77777777" w:rsidR="00DA59F5" w:rsidRPr="00AC774B" w:rsidRDefault="00DA59F5" w:rsidP="00FC06A3">
            <w:pPr>
              <w:jc w:val="right"/>
              <w:rPr>
                <w:ins w:id="2713" w:author="somadmin" w:date="2026-09-25T20:51:00Z" w16du:dateUtc="2026-09-26T00:51:00Z"/>
                <w:color w:val="000000"/>
              </w:rPr>
            </w:pPr>
            <w:ins w:id="2714" w:author="somadmin" w:date="2026-09-25T20:51:00Z" w16du:dateUtc="2026-09-26T00:51:00Z">
              <w:r w:rsidRPr="00AC774B">
                <w:rPr>
                  <w:color w:val="000000"/>
                </w:rPr>
                <w:t>0.026522</w:t>
              </w:r>
            </w:ins>
          </w:p>
        </w:tc>
      </w:tr>
      <w:tr w:rsidR="00DA59F5" w:rsidRPr="00AC774B" w14:paraId="4EE3D5FC" w14:textId="77777777" w:rsidTr="00FC06A3">
        <w:trPr>
          <w:trHeight w:val="255"/>
          <w:ins w:id="2715" w:author="somadmin" w:date="2026-09-25T20:51:00Z" w16du:dateUtc="2026-09-26T00:51:00Z"/>
        </w:trPr>
        <w:tc>
          <w:tcPr>
            <w:tcW w:w="1470" w:type="dxa"/>
            <w:noWrap/>
            <w:vAlign w:val="bottom"/>
            <w:hideMark/>
          </w:tcPr>
          <w:p w14:paraId="29A58995" w14:textId="77777777" w:rsidR="00DA59F5" w:rsidRPr="00AC774B" w:rsidRDefault="00DA59F5" w:rsidP="00FC06A3">
            <w:pPr>
              <w:rPr>
                <w:ins w:id="2716" w:author="somadmin" w:date="2026-09-25T20:51:00Z" w16du:dateUtc="2026-09-26T00:51:00Z"/>
                <w:color w:val="000000"/>
              </w:rPr>
            </w:pPr>
            <w:ins w:id="2717" w:author="somadmin" w:date="2026-09-25T20:51:00Z" w16du:dateUtc="2026-09-26T00:51:00Z">
              <w:r w:rsidRPr="00AC774B">
                <w:rPr>
                  <w:color w:val="000000"/>
                </w:rPr>
                <w:t>GO:0042641</w:t>
              </w:r>
            </w:ins>
          </w:p>
        </w:tc>
        <w:tc>
          <w:tcPr>
            <w:tcW w:w="2122" w:type="dxa"/>
            <w:noWrap/>
            <w:vAlign w:val="bottom"/>
            <w:hideMark/>
          </w:tcPr>
          <w:p w14:paraId="4E9BF152" w14:textId="77777777" w:rsidR="00DA59F5" w:rsidRPr="00AC774B" w:rsidRDefault="00DA59F5" w:rsidP="00FC06A3">
            <w:pPr>
              <w:rPr>
                <w:ins w:id="2718" w:author="somadmin" w:date="2026-09-25T20:51:00Z" w16du:dateUtc="2026-09-26T00:51:00Z"/>
                <w:color w:val="000000"/>
              </w:rPr>
            </w:pPr>
            <w:ins w:id="2719" w:author="somadmin" w:date="2026-09-25T20:51:00Z" w16du:dateUtc="2026-09-26T00:51:00Z">
              <w:r w:rsidRPr="00AC774B">
                <w:rPr>
                  <w:color w:val="000000"/>
                </w:rPr>
                <w:t>cellular_component</w:t>
              </w:r>
            </w:ins>
          </w:p>
        </w:tc>
        <w:tc>
          <w:tcPr>
            <w:tcW w:w="8482" w:type="dxa"/>
            <w:vAlign w:val="bottom"/>
            <w:hideMark/>
          </w:tcPr>
          <w:p w14:paraId="4F85A89C" w14:textId="77777777" w:rsidR="00DA59F5" w:rsidRPr="00AC774B" w:rsidRDefault="00DA59F5" w:rsidP="00FC06A3">
            <w:pPr>
              <w:rPr>
                <w:ins w:id="2720" w:author="somadmin" w:date="2026-09-25T20:51:00Z" w16du:dateUtc="2026-09-26T00:51:00Z"/>
                <w:color w:val="000000"/>
              </w:rPr>
            </w:pPr>
            <w:ins w:id="2721" w:author="somadmin" w:date="2026-09-25T20:51:00Z" w16du:dateUtc="2026-09-26T00:51:00Z">
              <w:r w:rsidRPr="00AC774B">
                <w:rPr>
                  <w:color w:val="000000"/>
                </w:rPr>
                <w:t>actomyosin</w:t>
              </w:r>
            </w:ins>
          </w:p>
        </w:tc>
        <w:tc>
          <w:tcPr>
            <w:tcW w:w="1170" w:type="dxa"/>
            <w:noWrap/>
            <w:vAlign w:val="bottom"/>
            <w:hideMark/>
          </w:tcPr>
          <w:p w14:paraId="55A24FFF" w14:textId="77777777" w:rsidR="00DA59F5" w:rsidRPr="00AC774B" w:rsidRDefault="00DA59F5" w:rsidP="00FC06A3">
            <w:pPr>
              <w:jc w:val="right"/>
              <w:rPr>
                <w:ins w:id="2722" w:author="somadmin" w:date="2026-09-25T20:51:00Z" w16du:dateUtc="2026-09-26T00:51:00Z"/>
                <w:color w:val="000000"/>
              </w:rPr>
            </w:pPr>
            <w:ins w:id="2723" w:author="somadmin" w:date="2026-09-25T20:51:00Z" w16du:dateUtc="2026-09-26T00:51:00Z">
              <w:r w:rsidRPr="00AC774B">
                <w:rPr>
                  <w:color w:val="000000"/>
                </w:rPr>
                <w:t>0.028018</w:t>
              </w:r>
            </w:ins>
          </w:p>
        </w:tc>
      </w:tr>
      <w:tr w:rsidR="00DA59F5" w:rsidRPr="00AC774B" w14:paraId="5B5C12D7" w14:textId="77777777" w:rsidTr="00FC06A3">
        <w:trPr>
          <w:trHeight w:val="510"/>
          <w:ins w:id="2724" w:author="somadmin" w:date="2026-09-25T20:51:00Z" w16du:dateUtc="2026-09-26T00:51:00Z"/>
        </w:trPr>
        <w:tc>
          <w:tcPr>
            <w:tcW w:w="1470" w:type="dxa"/>
            <w:noWrap/>
            <w:vAlign w:val="bottom"/>
            <w:hideMark/>
          </w:tcPr>
          <w:p w14:paraId="1594F10D" w14:textId="77777777" w:rsidR="00DA59F5" w:rsidRPr="00AC774B" w:rsidRDefault="00DA59F5" w:rsidP="00FC06A3">
            <w:pPr>
              <w:rPr>
                <w:ins w:id="2725" w:author="somadmin" w:date="2026-09-25T20:51:00Z" w16du:dateUtc="2026-09-26T00:51:00Z"/>
                <w:color w:val="000000"/>
              </w:rPr>
            </w:pPr>
            <w:ins w:id="2726" w:author="somadmin" w:date="2026-09-25T20:51:00Z" w16du:dateUtc="2026-09-26T00:51:00Z">
              <w:r w:rsidRPr="00AC774B">
                <w:rPr>
                  <w:color w:val="000000"/>
                </w:rPr>
                <w:t>GO:0016469</w:t>
              </w:r>
            </w:ins>
          </w:p>
        </w:tc>
        <w:tc>
          <w:tcPr>
            <w:tcW w:w="2122" w:type="dxa"/>
            <w:noWrap/>
            <w:vAlign w:val="bottom"/>
            <w:hideMark/>
          </w:tcPr>
          <w:p w14:paraId="0DF044A9" w14:textId="77777777" w:rsidR="00DA59F5" w:rsidRPr="00AC774B" w:rsidRDefault="00DA59F5" w:rsidP="00FC06A3">
            <w:pPr>
              <w:rPr>
                <w:ins w:id="2727" w:author="somadmin" w:date="2026-09-25T20:51:00Z" w16du:dateUtc="2026-09-26T00:51:00Z"/>
                <w:color w:val="000000"/>
              </w:rPr>
            </w:pPr>
            <w:ins w:id="2728" w:author="somadmin" w:date="2026-09-25T20:51:00Z" w16du:dateUtc="2026-09-26T00:51:00Z">
              <w:r w:rsidRPr="00AC774B">
                <w:rPr>
                  <w:color w:val="000000"/>
                </w:rPr>
                <w:t>cellular_component</w:t>
              </w:r>
            </w:ins>
          </w:p>
        </w:tc>
        <w:tc>
          <w:tcPr>
            <w:tcW w:w="8482" w:type="dxa"/>
            <w:vAlign w:val="bottom"/>
            <w:hideMark/>
          </w:tcPr>
          <w:p w14:paraId="5586BF11" w14:textId="77777777" w:rsidR="00DA59F5" w:rsidRPr="00AC774B" w:rsidRDefault="00DA59F5" w:rsidP="00FC06A3">
            <w:pPr>
              <w:rPr>
                <w:ins w:id="2729" w:author="somadmin" w:date="2026-09-25T20:51:00Z" w16du:dateUtc="2026-09-26T00:51:00Z"/>
                <w:color w:val="000000"/>
              </w:rPr>
            </w:pPr>
            <w:ins w:id="2730" w:author="somadmin" w:date="2026-09-25T20:51:00Z" w16du:dateUtc="2026-09-26T00:51:00Z">
              <w:r w:rsidRPr="00AC774B">
                <w:rPr>
                  <w:color w:val="000000"/>
                </w:rPr>
                <w:t>proton-transporting two-sector ATPase complex</w:t>
              </w:r>
            </w:ins>
          </w:p>
        </w:tc>
        <w:tc>
          <w:tcPr>
            <w:tcW w:w="1170" w:type="dxa"/>
            <w:noWrap/>
            <w:vAlign w:val="bottom"/>
            <w:hideMark/>
          </w:tcPr>
          <w:p w14:paraId="2D5CC771" w14:textId="77777777" w:rsidR="00DA59F5" w:rsidRPr="00AC774B" w:rsidRDefault="00DA59F5" w:rsidP="00FC06A3">
            <w:pPr>
              <w:jc w:val="right"/>
              <w:rPr>
                <w:ins w:id="2731" w:author="somadmin" w:date="2026-09-25T20:51:00Z" w16du:dateUtc="2026-09-26T00:51:00Z"/>
                <w:color w:val="000000"/>
              </w:rPr>
            </w:pPr>
            <w:ins w:id="2732" w:author="somadmin" w:date="2026-09-25T20:51:00Z" w16du:dateUtc="2026-09-26T00:51:00Z">
              <w:r w:rsidRPr="00AC774B">
                <w:rPr>
                  <w:color w:val="000000"/>
                </w:rPr>
                <w:t>0.028584</w:t>
              </w:r>
            </w:ins>
          </w:p>
        </w:tc>
      </w:tr>
      <w:tr w:rsidR="00DA59F5" w:rsidRPr="00AC774B" w14:paraId="71DC9048" w14:textId="77777777" w:rsidTr="00FC06A3">
        <w:trPr>
          <w:trHeight w:val="255"/>
          <w:ins w:id="2733" w:author="somadmin" w:date="2026-09-25T20:51:00Z" w16du:dateUtc="2026-09-26T00:51:00Z"/>
        </w:trPr>
        <w:tc>
          <w:tcPr>
            <w:tcW w:w="1470" w:type="dxa"/>
            <w:noWrap/>
            <w:vAlign w:val="bottom"/>
            <w:hideMark/>
          </w:tcPr>
          <w:p w14:paraId="764BA54F" w14:textId="77777777" w:rsidR="00DA59F5" w:rsidRPr="00AC774B" w:rsidRDefault="00DA59F5" w:rsidP="00FC06A3">
            <w:pPr>
              <w:rPr>
                <w:ins w:id="2734" w:author="somadmin" w:date="2026-09-25T20:51:00Z" w16du:dateUtc="2026-09-26T00:51:00Z"/>
                <w:color w:val="000000"/>
              </w:rPr>
            </w:pPr>
            <w:ins w:id="2735" w:author="somadmin" w:date="2026-09-25T20:51:00Z" w16du:dateUtc="2026-09-26T00:51:00Z">
              <w:r w:rsidRPr="00AC774B">
                <w:rPr>
                  <w:color w:val="000000"/>
                </w:rPr>
                <w:t>GO:0031982</w:t>
              </w:r>
            </w:ins>
          </w:p>
        </w:tc>
        <w:tc>
          <w:tcPr>
            <w:tcW w:w="2122" w:type="dxa"/>
            <w:noWrap/>
            <w:vAlign w:val="bottom"/>
            <w:hideMark/>
          </w:tcPr>
          <w:p w14:paraId="4F11B46B" w14:textId="77777777" w:rsidR="00DA59F5" w:rsidRPr="00AC774B" w:rsidRDefault="00DA59F5" w:rsidP="00FC06A3">
            <w:pPr>
              <w:rPr>
                <w:ins w:id="2736" w:author="somadmin" w:date="2026-09-25T20:51:00Z" w16du:dateUtc="2026-09-26T00:51:00Z"/>
                <w:color w:val="000000"/>
              </w:rPr>
            </w:pPr>
            <w:ins w:id="2737" w:author="somadmin" w:date="2026-09-25T20:51:00Z" w16du:dateUtc="2026-09-26T00:51:00Z">
              <w:r w:rsidRPr="00AC774B">
                <w:rPr>
                  <w:color w:val="000000"/>
                </w:rPr>
                <w:t>cellular_component</w:t>
              </w:r>
            </w:ins>
          </w:p>
        </w:tc>
        <w:tc>
          <w:tcPr>
            <w:tcW w:w="8482" w:type="dxa"/>
            <w:vAlign w:val="bottom"/>
            <w:hideMark/>
          </w:tcPr>
          <w:p w14:paraId="75435C49" w14:textId="77777777" w:rsidR="00DA59F5" w:rsidRPr="00AC774B" w:rsidRDefault="00DA59F5" w:rsidP="00FC06A3">
            <w:pPr>
              <w:rPr>
                <w:ins w:id="2738" w:author="somadmin" w:date="2026-09-25T20:51:00Z" w16du:dateUtc="2026-09-26T00:51:00Z"/>
                <w:color w:val="000000"/>
              </w:rPr>
            </w:pPr>
            <w:ins w:id="2739" w:author="somadmin" w:date="2026-09-25T20:51:00Z" w16du:dateUtc="2026-09-26T00:51:00Z">
              <w:r w:rsidRPr="00AC774B">
                <w:rPr>
                  <w:color w:val="000000"/>
                </w:rPr>
                <w:t>vesicle</w:t>
              </w:r>
            </w:ins>
          </w:p>
        </w:tc>
        <w:tc>
          <w:tcPr>
            <w:tcW w:w="1170" w:type="dxa"/>
            <w:noWrap/>
            <w:vAlign w:val="bottom"/>
            <w:hideMark/>
          </w:tcPr>
          <w:p w14:paraId="3438608B" w14:textId="77777777" w:rsidR="00DA59F5" w:rsidRPr="00AC774B" w:rsidRDefault="00DA59F5" w:rsidP="00FC06A3">
            <w:pPr>
              <w:jc w:val="right"/>
              <w:rPr>
                <w:ins w:id="2740" w:author="somadmin" w:date="2026-09-25T20:51:00Z" w16du:dateUtc="2026-09-26T00:51:00Z"/>
                <w:color w:val="000000"/>
              </w:rPr>
            </w:pPr>
            <w:ins w:id="2741" w:author="somadmin" w:date="2026-09-25T20:51:00Z" w16du:dateUtc="2026-09-26T00:51:00Z">
              <w:r w:rsidRPr="00AC774B">
                <w:rPr>
                  <w:color w:val="000000"/>
                </w:rPr>
                <w:t>0.030151</w:t>
              </w:r>
            </w:ins>
          </w:p>
        </w:tc>
      </w:tr>
      <w:tr w:rsidR="00DA59F5" w:rsidRPr="00AC774B" w14:paraId="2DE9AE31" w14:textId="77777777" w:rsidTr="00FC06A3">
        <w:trPr>
          <w:trHeight w:val="255"/>
          <w:ins w:id="2742" w:author="somadmin" w:date="2026-09-25T20:51:00Z" w16du:dateUtc="2026-09-26T00:51:00Z"/>
        </w:trPr>
        <w:tc>
          <w:tcPr>
            <w:tcW w:w="1470" w:type="dxa"/>
            <w:noWrap/>
            <w:vAlign w:val="bottom"/>
            <w:hideMark/>
          </w:tcPr>
          <w:p w14:paraId="3598078D" w14:textId="77777777" w:rsidR="00DA59F5" w:rsidRPr="00AC774B" w:rsidRDefault="00DA59F5" w:rsidP="00FC06A3">
            <w:pPr>
              <w:rPr>
                <w:ins w:id="2743" w:author="somadmin" w:date="2026-09-25T20:51:00Z" w16du:dateUtc="2026-09-26T00:51:00Z"/>
                <w:color w:val="000000"/>
              </w:rPr>
            </w:pPr>
            <w:ins w:id="2744" w:author="somadmin" w:date="2026-09-25T20:51:00Z" w16du:dateUtc="2026-09-26T00:51:00Z">
              <w:r w:rsidRPr="00AC774B">
                <w:rPr>
                  <w:color w:val="000000"/>
                </w:rPr>
                <w:t>GO:0031983</w:t>
              </w:r>
            </w:ins>
          </w:p>
        </w:tc>
        <w:tc>
          <w:tcPr>
            <w:tcW w:w="2122" w:type="dxa"/>
            <w:noWrap/>
            <w:vAlign w:val="bottom"/>
            <w:hideMark/>
          </w:tcPr>
          <w:p w14:paraId="24668D8E" w14:textId="77777777" w:rsidR="00DA59F5" w:rsidRPr="00AC774B" w:rsidRDefault="00DA59F5" w:rsidP="00FC06A3">
            <w:pPr>
              <w:rPr>
                <w:ins w:id="2745" w:author="somadmin" w:date="2026-09-25T20:51:00Z" w16du:dateUtc="2026-09-26T00:51:00Z"/>
                <w:color w:val="000000"/>
              </w:rPr>
            </w:pPr>
            <w:ins w:id="2746" w:author="somadmin" w:date="2026-09-25T20:51:00Z" w16du:dateUtc="2026-09-26T00:51:00Z">
              <w:r w:rsidRPr="00AC774B">
                <w:rPr>
                  <w:color w:val="000000"/>
                </w:rPr>
                <w:t>cellular_component</w:t>
              </w:r>
            </w:ins>
          </w:p>
        </w:tc>
        <w:tc>
          <w:tcPr>
            <w:tcW w:w="8482" w:type="dxa"/>
            <w:vAlign w:val="bottom"/>
            <w:hideMark/>
          </w:tcPr>
          <w:p w14:paraId="0D51588E" w14:textId="77777777" w:rsidR="00DA59F5" w:rsidRPr="00AC774B" w:rsidRDefault="00DA59F5" w:rsidP="00FC06A3">
            <w:pPr>
              <w:rPr>
                <w:ins w:id="2747" w:author="somadmin" w:date="2026-09-25T20:51:00Z" w16du:dateUtc="2026-09-26T00:51:00Z"/>
                <w:color w:val="000000"/>
              </w:rPr>
            </w:pPr>
            <w:ins w:id="2748" w:author="somadmin" w:date="2026-09-25T20:51:00Z" w16du:dateUtc="2026-09-26T00:51:00Z">
              <w:r w:rsidRPr="00AC774B">
                <w:rPr>
                  <w:color w:val="000000"/>
                </w:rPr>
                <w:t>vesicle lumen</w:t>
              </w:r>
            </w:ins>
          </w:p>
        </w:tc>
        <w:tc>
          <w:tcPr>
            <w:tcW w:w="1170" w:type="dxa"/>
            <w:noWrap/>
            <w:vAlign w:val="bottom"/>
            <w:hideMark/>
          </w:tcPr>
          <w:p w14:paraId="04BEFC82" w14:textId="77777777" w:rsidR="00DA59F5" w:rsidRPr="00AC774B" w:rsidRDefault="00DA59F5" w:rsidP="00FC06A3">
            <w:pPr>
              <w:jc w:val="right"/>
              <w:rPr>
                <w:ins w:id="2749" w:author="somadmin" w:date="2026-09-25T20:51:00Z" w16du:dateUtc="2026-09-26T00:51:00Z"/>
                <w:color w:val="000000"/>
              </w:rPr>
            </w:pPr>
            <w:ins w:id="2750" w:author="somadmin" w:date="2026-09-25T20:51:00Z" w16du:dateUtc="2026-09-26T00:51:00Z">
              <w:r w:rsidRPr="00AC774B">
                <w:rPr>
                  <w:color w:val="000000"/>
                </w:rPr>
                <w:t>0.030151</w:t>
              </w:r>
            </w:ins>
          </w:p>
        </w:tc>
      </w:tr>
      <w:tr w:rsidR="00DA59F5" w:rsidRPr="00AC774B" w14:paraId="637C5845" w14:textId="77777777" w:rsidTr="00FC06A3">
        <w:trPr>
          <w:trHeight w:val="255"/>
          <w:ins w:id="2751" w:author="somadmin" w:date="2026-09-25T20:51:00Z" w16du:dateUtc="2026-09-26T00:51:00Z"/>
        </w:trPr>
        <w:tc>
          <w:tcPr>
            <w:tcW w:w="1470" w:type="dxa"/>
            <w:noWrap/>
            <w:vAlign w:val="bottom"/>
            <w:hideMark/>
          </w:tcPr>
          <w:p w14:paraId="78CC52A8" w14:textId="77777777" w:rsidR="00DA59F5" w:rsidRPr="00AC774B" w:rsidRDefault="00DA59F5" w:rsidP="00FC06A3">
            <w:pPr>
              <w:rPr>
                <w:ins w:id="2752" w:author="somadmin" w:date="2026-09-25T20:51:00Z" w16du:dateUtc="2026-09-26T00:51:00Z"/>
                <w:color w:val="000000"/>
              </w:rPr>
            </w:pPr>
            <w:ins w:id="2753" w:author="somadmin" w:date="2026-09-25T20:51:00Z" w16du:dateUtc="2026-09-26T00:51:00Z">
              <w:r w:rsidRPr="00AC774B">
                <w:rPr>
                  <w:color w:val="000000"/>
                </w:rPr>
                <w:t>GO:0032587</w:t>
              </w:r>
            </w:ins>
          </w:p>
        </w:tc>
        <w:tc>
          <w:tcPr>
            <w:tcW w:w="2122" w:type="dxa"/>
            <w:noWrap/>
            <w:vAlign w:val="bottom"/>
            <w:hideMark/>
          </w:tcPr>
          <w:p w14:paraId="518BF476" w14:textId="77777777" w:rsidR="00DA59F5" w:rsidRPr="00AC774B" w:rsidRDefault="00DA59F5" w:rsidP="00FC06A3">
            <w:pPr>
              <w:rPr>
                <w:ins w:id="2754" w:author="somadmin" w:date="2026-09-25T20:51:00Z" w16du:dateUtc="2026-09-26T00:51:00Z"/>
                <w:color w:val="000000"/>
              </w:rPr>
            </w:pPr>
            <w:ins w:id="2755" w:author="somadmin" w:date="2026-09-25T20:51:00Z" w16du:dateUtc="2026-09-26T00:51:00Z">
              <w:r w:rsidRPr="00AC774B">
                <w:rPr>
                  <w:color w:val="000000"/>
                </w:rPr>
                <w:t>cellular_component</w:t>
              </w:r>
            </w:ins>
          </w:p>
        </w:tc>
        <w:tc>
          <w:tcPr>
            <w:tcW w:w="8482" w:type="dxa"/>
            <w:vAlign w:val="bottom"/>
            <w:hideMark/>
          </w:tcPr>
          <w:p w14:paraId="012E2F42" w14:textId="77777777" w:rsidR="00DA59F5" w:rsidRPr="00AC774B" w:rsidRDefault="00DA59F5" w:rsidP="00FC06A3">
            <w:pPr>
              <w:rPr>
                <w:ins w:id="2756" w:author="somadmin" w:date="2026-09-25T20:51:00Z" w16du:dateUtc="2026-09-26T00:51:00Z"/>
                <w:color w:val="000000"/>
              </w:rPr>
            </w:pPr>
            <w:ins w:id="2757" w:author="somadmin" w:date="2026-09-25T20:51:00Z" w16du:dateUtc="2026-09-26T00:51:00Z">
              <w:r w:rsidRPr="00AC774B">
                <w:rPr>
                  <w:color w:val="000000"/>
                </w:rPr>
                <w:t>ruffle membrane</w:t>
              </w:r>
            </w:ins>
          </w:p>
        </w:tc>
        <w:tc>
          <w:tcPr>
            <w:tcW w:w="1170" w:type="dxa"/>
            <w:noWrap/>
            <w:vAlign w:val="bottom"/>
            <w:hideMark/>
          </w:tcPr>
          <w:p w14:paraId="63D7A907" w14:textId="77777777" w:rsidR="00DA59F5" w:rsidRPr="00AC774B" w:rsidRDefault="00DA59F5" w:rsidP="00FC06A3">
            <w:pPr>
              <w:jc w:val="right"/>
              <w:rPr>
                <w:ins w:id="2758" w:author="somadmin" w:date="2026-09-25T20:51:00Z" w16du:dateUtc="2026-09-26T00:51:00Z"/>
                <w:color w:val="000000"/>
              </w:rPr>
            </w:pPr>
            <w:ins w:id="2759" w:author="somadmin" w:date="2026-09-25T20:51:00Z" w16du:dateUtc="2026-09-26T00:51:00Z">
              <w:r w:rsidRPr="00AC774B">
                <w:rPr>
                  <w:color w:val="000000"/>
                </w:rPr>
                <w:t>0.030151</w:t>
              </w:r>
            </w:ins>
          </w:p>
        </w:tc>
      </w:tr>
      <w:tr w:rsidR="00DA59F5" w:rsidRPr="00AC774B" w14:paraId="783E41F7" w14:textId="77777777" w:rsidTr="00FC06A3">
        <w:trPr>
          <w:trHeight w:val="255"/>
          <w:ins w:id="2760" w:author="somadmin" w:date="2026-09-25T20:51:00Z" w16du:dateUtc="2026-09-26T00:51:00Z"/>
        </w:trPr>
        <w:tc>
          <w:tcPr>
            <w:tcW w:w="1470" w:type="dxa"/>
            <w:noWrap/>
            <w:vAlign w:val="bottom"/>
            <w:hideMark/>
          </w:tcPr>
          <w:p w14:paraId="3453357F" w14:textId="77777777" w:rsidR="00DA59F5" w:rsidRPr="00AC774B" w:rsidRDefault="00DA59F5" w:rsidP="00FC06A3">
            <w:pPr>
              <w:rPr>
                <w:ins w:id="2761" w:author="somadmin" w:date="2026-09-25T20:51:00Z" w16du:dateUtc="2026-09-26T00:51:00Z"/>
                <w:color w:val="000000"/>
              </w:rPr>
            </w:pPr>
            <w:ins w:id="2762" w:author="somadmin" w:date="2026-09-25T20:51:00Z" w16du:dateUtc="2026-09-26T00:51:00Z">
              <w:r w:rsidRPr="00AC774B">
                <w:rPr>
                  <w:color w:val="000000"/>
                </w:rPr>
                <w:t>GO:0030663</w:t>
              </w:r>
            </w:ins>
          </w:p>
        </w:tc>
        <w:tc>
          <w:tcPr>
            <w:tcW w:w="2122" w:type="dxa"/>
            <w:noWrap/>
            <w:vAlign w:val="bottom"/>
            <w:hideMark/>
          </w:tcPr>
          <w:p w14:paraId="77380839" w14:textId="77777777" w:rsidR="00DA59F5" w:rsidRPr="00AC774B" w:rsidRDefault="00DA59F5" w:rsidP="00FC06A3">
            <w:pPr>
              <w:rPr>
                <w:ins w:id="2763" w:author="somadmin" w:date="2026-09-25T20:51:00Z" w16du:dateUtc="2026-09-26T00:51:00Z"/>
                <w:color w:val="000000"/>
              </w:rPr>
            </w:pPr>
            <w:ins w:id="2764" w:author="somadmin" w:date="2026-09-25T20:51:00Z" w16du:dateUtc="2026-09-26T00:51:00Z">
              <w:r w:rsidRPr="00AC774B">
                <w:rPr>
                  <w:color w:val="000000"/>
                </w:rPr>
                <w:t>cellular_component</w:t>
              </w:r>
            </w:ins>
          </w:p>
        </w:tc>
        <w:tc>
          <w:tcPr>
            <w:tcW w:w="8482" w:type="dxa"/>
            <w:vAlign w:val="bottom"/>
            <w:hideMark/>
          </w:tcPr>
          <w:p w14:paraId="3BA070A9" w14:textId="77777777" w:rsidR="00DA59F5" w:rsidRPr="00AC774B" w:rsidRDefault="00DA59F5" w:rsidP="00FC06A3">
            <w:pPr>
              <w:rPr>
                <w:ins w:id="2765" w:author="somadmin" w:date="2026-09-25T20:51:00Z" w16du:dateUtc="2026-09-26T00:51:00Z"/>
                <w:color w:val="000000"/>
              </w:rPr>
            </w:pPr>
            <w:ins w:id="2766" w:author="somadmin" w:date="2026-09-25T20:51:00Z" w16du:dateUtc="2026-09-26T00:51:00Z">
              <w:r w:rsidRPr="00AC774B">
                <w:rPr>
                  <w:color w:val="000000"/>
                </w:rPr>
                <w:t>COPI coated vesicle membrane</w:t>
              </w:r>
            </w:ins>
          </w:p>
        </w:tc>
        <w:tc>
          <w:tcPr>
            <w:tcW w:w="1170" w:type="dxa"/>
            <w:noWrap/>
            <w:vAlign w:val="bottom"/>
            <w:hideMark/>
          </w:tcPr>
          <w:p w14:paraId="150EEA46" w14:textId="77777777" w:rsidR="00DA59F5" w:rsidRPr="00AC774B" w:rsidRDefault="00DA59F5" w:rsidP="00FC06A3">
            <w:pPr>
              <w:jc w:val="right"/>
              <w:rPr>
                <w:ins w:id="2767" w:author="somadmin" w:date="2026-09-25T20:51:00Z" w16du:dateUtc="2026-09-26T00:51:00Z"/>
                <w:color w:val="000000"/>
              </w:rPr>
            </w:pPr>
            <w:ins w:id="2768" w:author="somadmin" w:date="2026-09-25T20:51:00Z" w16du:dateUtc="2026-09-26T00:51:00Z">
              <w:r w:rsidRPr="00AC774B">
                <w:rPr>
                  <w:color w:val="000000"/>
                </w:rPr>
                <w:t>0.030151</w:t>
              </w:r>
            </w:ins>
          </w:p>
        </w:tc>
      </w:tr>
      <w:tr w:rsidR="00DA59F5" w:rsidRPr="00AC774B" w14:paraId="399A4E2F" w14:textId="77777777" w:rsidTr="00FC06A3">
        <w:trPr>
          <w:trHeight w:val="255"/>
          <w:ins w:id="2769" w:author="somadmin" w:date="2026-09-25T20:51:00Z" w16du:dateUtc="2026-09-26T00:51:00Z"/>
        </w:trPr>
        <w:tc>
          <w:tcPr>
            <w:tcW w:w="1470" w:type="dxa"/>
            <w:noWrap/>
            <w:vAlign w:val="bottom"/>
            <w:hideMark/>
          </w:tcPr>
          <w:p w14:paraId="077585F6" w14:textId="77777777" w:rsidR="00DA59F5" w:rsidRPr="00AC774B" w:rsidRDefault="00DA59F5" w:rsidP="00FC06A3">
            <w:pPr>
              <w:rPr>
                <w:ins w:id="2770" w:author="somadmin" w:date="2026-09-25T20:51:00Z" w16du:dateUtc="2026-09-26T00:51:00Z"/>
                <w:color w:val="000000"/>
              </w:rPr>
            </w:pPr>
            <w:ins w:id="2771" w:author="somadmin" w:date="2026-09-25T20:51:00Z" w16du:dateUtc="2026-09-26T00:51:00Z">
              <w:r w:rsidRPr="00AC774B">
                <w:rPr>
                  <w:color w:val="000000"/>
                </w:rPr>
                <w:t>GO:0030131</w:t>
              </w:r>
            </w:ins>
          </w:p>
        </w:tc>
        <w:tc>
          <w:tcPr>
            <w:tcW w:w="2122" w:type="dxa"/>
            <w:noWrap/>
            <w:vAlign w:val="bottom"/>
            <w:hideMark/>
          </w:tcPr>
          <w:p w14:paraId="42A0F121" w14:textId="77777777" w:rsidR="00DA59F5" w:rsidRPr="00AC774B" w:rsidRDefault="00DA59F5" w:rsidP="00FC06A3">
            <w:pPr>
              <w:rPr>
                <w:ins w:id="2772" w:author="somadmin" w:date="2026-09-25T20:51:00Z" w16du:dateUtc="2026-09-26T00:51:00Z"/>
                <w:color w:val="000000"/>
              </w:rPr>
            </w:pPr>
            <w:ins w:id="2773" w:author="somadmin" w:date="2026-09-25T20:51:00Z" w16du:dateUtc="2026-09-26T00:51:00Z">
              <w:r w:rsidRPr="00AC774B">
                <w:rPr>
                  <w:color w:val="000000"/>
                </w:rPr>
                <w:t>cellular_component</w:t>
              </w:r>
            </w:ins>
          </w:p>
        </w:tc>
        <w:tc>
          <w:tcPr>
            <w:tcW w:w="8482" w:type="dxa"/>
            <w:vAlign w:val="bottom"/>
            <w:hideMark/>
          </w:tcPr>
          <w:p w14:paraId="334F52C2" w14:textId="77777777" w:rsidR="00DA59F5" w:rsidRPr="00AC774B" w:rsidRDefault="00DA59F5" w:rsidP="00FC06A3">
            <w:pPr>
              <w:rPr>
                <w:ins w:id="2774" w:author="somadmin" w:date="2026-09-25T20:51:00Z" w16du:dateUtc="2026-09-26T00:51:00Z"/>
                <w:color w:val="000000"/>
              </w:rPr>
            </w:pPr>
            <w:ins w:id="2775" w:author="somadmin" w:date="2026-09-25T20:51:00Z" w16du:dateUtc="2026-09-26T00:51:00Z">
              <w:r w:rsidRPr="00AC774B">
                <w:rPr>
                  <w:color w:val="000000"/>
                </w:rPr>
                <w:t>clathrin adaptor complex</w:t>
              </w:r>
            </w:ins>
          </w:p>
        </w:tc>
        <w:tc>
          <w:tcPr>
            <w:tcW w:w="1170" w:type="dxa"/>
            <w:noWrap/>
            <w:vAlign w:val="bottom"/>
            <w:hideMark/>
          </w:tcPr>
          <w:p w14:paraId="0526B92B" w14:textId="77777777" w:rsidR="00DA59F5" w:rsidRPr="00AC774B" w:rsidRDefault="00DA59F5" w:rsidP="00FC06A3">
            <w:pPr>
              <w:jc w:val="right"/>
              <w:rPr>
                <w:ins w:id="2776" w:author="somadmin" w:date="2026-09-25T20:51:00Z" w16du:dateUtc="2026-09-26T00:51:00Z"/>
                <w:color w:val="000000"/>
              </w:rPr>
            </w:pPr>
            <w:ins w:id="2777" w:author="somadmin" w:date="2026-09-25T20:51:00Z" w16du:dateUtc="2026-09-26T00:51:00Z">
              <w:r w:rsidRPr="00AC774B">
                <w:rPr>
                  <w:color w:val="000000"/>
                </w:rPr>
                <w:t>0.031321</w:t>
              </w:r>
            </w:ins>
          </w:p>
        </w:tc>
      </w:tr>
      <w:tr w:rsidR="00DA59F5" w:rsidRPr="00AC774B" w14:paraId="29E62C07" w14:textId="77777777" w:rsidTr="00FC06A3">
        <w:trPr>
          <w:trHeight w:val="255"/>
          <w:ins w:id="2778" w:author="somadmin" w:date="2026-09-25T20:51:00Z" w16du:dateUtc="2026-09-26T00:51:00Z"/>
        </w:trPr>
        <w:tc>
          <w:tcPr>
            <w:tcW w:w="1470" w:type="dxa"/>
            <w:noWrap/>
            <w:vAlign w:val="bottom"/>
            <w:hideMark/>
          </w:tcPr>
          <w:p w14:paraId="6FB63750" w14:textId="77777777" w:rsidR="00DA59F5" w:rsidRPr="00AC774B" w:rsidRDefault="00DA59F5" w:rsidP="00FC06A3">
            <w:pPr>
              <w:rPr>
                <w:ins w:id="2779" w:author="somadmin" w:date="2026-09-25T20:51:00Z" w16du:dateUtc="2026-09-26T00:51:00Z"/>
                <w:color w:val="000000"/>
              </w:rPr>
            </w:pPr>
            <w:ins w:id="2780" w:author="somadmin" w:date="2026-09-25T20:51:00Z" w16du:dateUtc="2026-09-26T00:51:00Z">
              <w:r w:rsidRPr="00AC774B">
                <w:rPr>
                  <w:color w:val="000000"/>
                </w:rPr>
                <w:t>GO:0031090</w:t>
              </w:r>
            </w:ins>
          </w:p>
        </w:tc>
        <w:tc>
          <w:tcPr>
            <w:tcW w:w="2122" w:type="dxa"/>
            <w:noWrap/>
            <w:vAlign w:val="bottom"/>
            <w:hideMark/>
          </w:tcPr>
          <w:p w14:paraId="3C74FAE3" w14:textId="77777777" w:rsidR="00DA59F5" w:rsidRPr="00AC774B" w:rsidRDefault="00DA59F5" w:rsidP="00FC06A3">
            <w:pPr>
              <w:rPr>
                <w:ins w:id="2781" w:author="somadmin" w:date="2026-09-25T20:51:00Z" w16du:dateUtc="2026-09-26T00:51:00Z"/>
                <w:color w:val="000000"/>
              </w:rPr>
            </w:pPr>
            <w:ins w:id="2782" w:author="somadmin" w:date="2026-09-25T20:51:00Z" w16du:dateUtc="2026-09-26T00:51:00Z">
              <w:r w:rsidRPr="00AC774B">
                <w:rPr>
                  <w:color w:val="000000"/>
                </w:rPr>
                <w:t>cellular_component</w:t>
              </w:r>
            </w:ins>
          </w:p>
        </w:tc>
        <w:tc>
          <w:tcPr>
            <w:tcW w:w="8482" w:type="dxa"/>
            <w:vAlign w:val="bottom"/>
            <w:hideMark/>
          </w:tcPr>
          <w:p w14:paraId="6EC9B5D9" w14:textId="77777777" w:rsidR="00DA59F5" w:rsidRPr="00AC774B" w:rsidRDefault="00DA59F5" w:rsidP="00FC06A3">
            <w:pPr>
              <w:rPr>
                <w:ins w:id="2783" w:author="somadmin" w:date="2026-09-25T20:51:00Z" w16du:dateUtc="2026-09-26T00:51:00Z"/>
                <w:color w:val="000000"/>
              </w:rPr>
            </w:pPr>
            <w:ins w:id="2784" w:author="somadmin" w:date="2026-09-25T20:51:00Z" w16du:dateUtc="2026-09-26T00:51:00Z">
              <w:r w:rsidRPr="00AC774B">
                <w:rPr>
                  <w:color w:val="000000"/>
                </w:rPr>
                <w:t>organelle membrane</w:t>
              </w:r>
            </w:ins>
          </w:p>
        </w:tc>
        <w:tc>
          <w:tcPr>
            <w:tcW w:w="1170" w:type="dxa"/>
            <w:noWrap/>
            <w:vAlign w:val="bottom"/>
            <w:hideMark/>
          </w:tcPr>
          <w:p w14:paraId="4B522870" w14:textId="77777777" w:rsidR="00DA59F5" w:rsidRPr="00AC774B" w:rsidRDefault="00DA59F5" w:rsidP="00FC06A3">
            <w:pPr>
              <w:jc w:val="right"/>
              <w:rPr>
                <w:ins w:id="2785" w:author="somadmin" w:date="2026-09-25T20:51:00Z" w16du:dateUtc="2026-09-26T00:51:00Z"/>
                <w:color w:val="000000"/>
              </w:rPr>
            </w:pPr>
            <w:ins w:id="2786" w:author="somadmin" w:date="2026-09-25T20:51:00Z" w16du:dateUtc="2026-09-26T00:51:00Z">
              <w:r w:rsidRPr="00AC774B">
                <w:rPr>
                  <w:color w:val="000000"/>
                </w:rPr>
                <w:t>0.034106</w:t>
              </w:r>
            </w:ins>
          </w:p>
        </w:tc>
      </w:tr>
      <w:tr w:rsidR="00DA59F5" w:rsidRPr="00AC774B" w14:paraId="73B21C00" w14:textId="77777777" w:rsidTr="00FC06A3">
        <w:trPr>
          <w:trHeight w:val="255"/>
          <w:ins w:id="2787" w:author="somadmin" w:date="2026-09-25T20:51:00Z" w16du:dateUtc="2026-09-26T00:51:00Z"/>
        </w:trPr>
        <w:tc>
          <w:tcPr>
            <w:tcW w:w="1470" w:type="dxa"/>
            <w:noWrap/>
            <w:vAlign w:val="bottom"/>
            <w:hideMark/>
          </w:tcPr>
          <w:p w14:paraId="7E33CC20" w14:textId="77777777" w:rsidR="00DA59F5" w:rsidRPr="00AC774B" w:rsidRDefault="00DA59F5" w:rsidP="00FC06A3">
            <w:pPr>
              <w:rPr>
                <w:ins w:id="2788" w:author="somadmin" w:date="2026-09-25T20:51:00Z" w16du:dateUtc="2026-09-26T00:51:00Z"/>
                <w:color w:val="000000"/>
              </w:rPr>
            </w:pPr>
            <w:ins w:id="2789" w:author="somadmin" w:date="2026-09-25T20:51:00Z" w16du:dateUtc="2026-09-26T00:51:00Z">
              <w:r w:rsidRPr="00AC774B">
                <w:rPr>
                  <w:color w:val="000000"/>
                </w:rPr>
                <w:t>GO:0030119</w:t>
              </w:r>
            </w:ins>
          </w:p>
        </w:tc>
        <w:tc>
          <w:tcPr>
            <w:tcW w:w="2122" w:type="dxa"/>
            <w:noWrap/>
            <w:vAlign w:val="bottom"/>
            <w:hideMark/>
          </w:tcPr>
          <w:p w14:paraId="242AE1AF" w14:textId="77777777" w:rsidR="00DA59F5" w:rsidRPr="00AC774B" w:rsidRDefault="00DA59F5" w:rsidP="00FC06A3">
            <w:pPr>
              <w:rPr>
                <w:ins w:id="2790" w:author="somadmin" w:date="2026-09-25T20:51:00Z" w16du:dateUtc="2026-09-26T00:51:00Z"/>
                <w:color w:val="000000"/>
              </w:rPr>
            </w:pPr>
            <w:ins w:id="2791" w:author="somadmin" w:date="2026-09-25T20:51:00Z" w16du:dateUtc="2026-09-26T00:51:00Z">
              <w:r w:rsidRPr="00AC774B">
                <w:rPr>
                  <w:color w:val="000000"/>
                </w:rPr>
                <w:t>cellular_component</w:t>
              </w:r>
            </w:ins>
          </w:p>
        </w:tc>
        <w:tc>
          <w:tcPr>
            <w:tcW w:w="8482" w:type="dxa"/>
            <w:vAlign w:val="bottom"/>
            <w:hideMark/>
          </w:tcPr>
          <w:p w14:paraId="1C20CC5F" w14:textId="77777777" w:rsidR="00DA59F5" w:rsidRPr="00AC774B" w:rsidRDefault="00DA59F5" w:rsidP="00FC06A3">
            <w:pPr>
              <w:rPr>
                <w:ins w:id="2792" w:author="somadmin" w:date="2026-09-25T20:51:00Z" w16du:dateUtc="2026-09-26T00:51:00Z"/>
                <w:color w:val="000000"/>
              </w:rPr>
            </w:pPr>
            <w:ins w:id="2793" w:author="somadmin" w:date="2026-09-25T20:51:00Z" w16du:dateUtc="2026-09-26T00:51:00Z">
              <w:r w:rsidRPr="00AC774B">
                <w:rPr>
                  <w:color w:val="000000"/>
                </w:rPr>
                <w:t>AP-type membrane coat adaptor complex</w:t>
              </w:r>
            </w:ins>
          </w:p>
        </w:tc>
        <w:tc>
          <w:tcPr>
            <w:tcW w:w="1170" w:type="dxa"/>
            <w:noWrap/>
            <w:vAlign w:val="bottom"/>
            <w:hideMark/>
          </w:tcPr>
          <w:p w14:paraId="314D0B2A" w14:textId="77777777" w:rsidR="00DA59F5" w:rsidRPr="00AC774B" w:rsidRDefault="00DA59F5" w:rsidP="00FC06A3">
            <w:pPr>
              <w:jc w:val="right"/>
              <w:rPr>
                <w:ins w:id="2794" w:author="somadmin" w:date="2026-09-25T20:51:00Z" w16du:dateUtc="2026-09-26T00:51:00Z"/>
                <w:color w:val="000000"/>
              </w:rPr>
            </w:pPr>
            <w:ins w:id="2795" w:author="somadmin" w:date="2026-09-25T20:51:00Z" w16du:dateUtc="2026-09-26T00:51:00Z">
              <w:r w:rsidRPr="00AC774B">
                <w:rPr>
                  <w:color w:val="000000"/>
                </w:rPr>
                <w:t>0.035092</w:t>
              </w:r>
            </w:ins>
          </w:p>
        </w:tc>
      </w:tr>
      <w:tr w:rsidR="00DA59F5" w:rsidRPr="00AC774B" w14:paraId="22A38241" w14:textId="77777777" w:rsidTr="00FC06A3">
        <w:trPr>
          <w:trHeight w:val="255"/>
          <w:ins w:id="2796" w:author="somadmin" w:date="2026-09-25T20:51:00Z" w16du:dateUtc="2026-09-26T00:51:00Z"/>
        </w:trPr>
        <w:tc>
          <w:tcPr>
            <w:tcW w:w="1470" w:type="dxa"/>
            <w:noWrap/>
            <w:vAlign w:val="bottom"/>
            <w:hideMark/>
          </w:tcPr>
          <w:p w14:paraId="12E932B9" w14:textId="77777777" w:rsidR="00DA59F5" w:rsidRPr="00AC774B" w:rsidRDefault="00DA59F5" w:rsidP="00FC06A3">
            <w:pPr>
              <w:rPr>
                <w:ins w:id="2797" w:author="somadmin" w:date="2026-09-25T20:51:00Z" w16du:dateUtc="2026-09-26T00:51:00Z"/>
                <w:color w:val="000000"/>
              </w:rPr>
            </w:pPr>
            <w:ins w:id="2798" w:author="somadmin" w:date="2026-09-25T20:51:00Z" w16du:dateUtc="2026-09-26T00:51:00Z">
              <w:r w:rsidRPr="00AC774B">
                <w:rPr>
                  <w:color w:val="000000"/>
                </w:rPr>
                <w:t>GO:0016581</w:t>
              </w:r>
            </w:ins>
          </w:p>
        </w:tc>
        <w:tc>
          <w:tcPr>
            <w:tcW w:w="2122" w:type="dxa"/>
            <w:noWrap/>
            <w:vAlign w:val="bottom"/>
            <w:hideMark/>
          </w:tcPr>
          <w:p w14:paraId="174BAD50" w14:textId="77777777" w:rsidR="00DA59F5" w:rsidRPr="00AC774B" w:rsidRDefault="00DA59F5" w:rsidP="00FC06A3">
            <w:pPr>
              <w:rPr>
                <w:ins w:id="2799" w:author="somadmin" w:date="2026-09-25T20:51:00Z" w16du:dateUtc="2026-09-26T00:51:00Z"/>
                <w:color w:val="000000"/>
              </w:rPr>
            </w:pPr>
            <w:ins w:id="2800" w:author="somadmin" w:date="2026-09-25T20:51:00Z" w16du:dateUtc="2026-09-26T00:51:00Z">
              <w:r w:rsidRPr="00AC774B">
                <w:rPr>
                  <w:color w:val="000000"/>
                </w:rPr>
                <w:t>cellular_component</w:t>
              </w:r>
            </w:ins>
          </w:p>
        </w:tc>
        <w:tc>
          <w:tcPr>
            <w:tcW w:w="8482" w:type="dxa"/>
            <w:vAlign w:val="bottom"/>
            <w:hideMark/>
          </w:tcPr>
          <w:p w14:paraId="4D44A230" w14:textId="77777777" w:rsidR="00DA59F5" w:rsidRPr="00AC774B" w:rsidRDefault="00DA59F5" w:rsidP="00FC06A3">
            <w:pPr>
              <w:rPr>
                <w:ins w:id="2801" w:author="somadmin" w:date="2026-09-25T20:51:00Z" w16du:dateUtc="2026-09-26T00:51:00Z"/>
                <w:color w:val="000000"/>
              </w:rPr>
            </w:pPr>
            <w:ins w:id="2802" w:author="somadmin" w:date="2026-09-25T20:51:00Z" w16du:dateUtc="2026-09-26T00:51:00Z">
              <w:r w:rsidRPr="00AC774B">
                <w:rPr>
                  <w:color w:val="000000"/>
                </w:rPr>
                <w:t>NuRD complex</w:t>
              </w:r>
            </w:ins>
          </w:p>
        </w:tc>
        <w:tc>
          <w:tcPr>
            <w:tcW w:w="1170" w:type="dxa"/>
            <w:noWrap/>
            <w:vAlign w:val="bottom"/>
            <w:hideMark/>
          </w:tcPr>
          <w:p w14:paraId="5D0EFA41" w14:textId="77777777" w:rsidR="00DA59F5" w:rsidRPr="00AC774B" w:rsidRDefault="00DA59F5" w:rsidP="00FC06A3">
            <w:pPr>
              <w:jc w:val="right"/>
              <w:rPr>
                <w:ins w:id="2803" w:author="somadmin" w:date="2026-09-25T20:51:00Z" w16du:dateUtc="2026-09-26T00:51:00Z"/>
                <w:color w:val="000000"/>
              </w:rPr>
            </w:pPr>
            <w:ins w:id="2804" w:author="somadmin" w:date="2026-09-25T20:51:00Z" w16du:dateUtc="2026-09-26T00:51:00Z">
              <w:r w:rsidRPr="00AC774B">
                <w:rPr>
                  <w:color w:val="000000"/>
                </w:rPr>
                <w:t>0.035262</w:t>
              </w:r>
            </w:ins>
          </w:p>
        </w:tc>
      </w:tr>
      <w:tr w:rsidR="00DA59F5" w:rsidRPr="00AC774B" w14:paraId="2D26476E" w14:textId="77777777" w:rsidTr="00FC06A3">
        <w:trPr>
          <w:trHeight w:val="255"/>
          <w:ins w:id="2805" w:author="somadmin" w:date="2026-09-25T20:51:00Z" w16du:dateUtc="2026-09-26T00:51:00Z"/>
        </w:trPr>
        <w:tc>
          <w:tcPr>
            <w:tcW w:w="1470" w:type="dxa"/>
            <w:noWrap/>
            <w:vAlign w:val="bottom"/>
            <w:hideMark/>
          </w:tcPr>
          <w:p w14:paraId="75C8CE01" w14:textId="77777777" w:rsidR="00DA59F5" w:rsidRPr="00AC774B" w:rsidRDefault="00DA59F5" w:rsidP="00FC06A3">
            <w:pPr>
              <w:rPr>
                <w:ins w:id="2806" w:author="somadmin" w:date="2026-09-25T20:51:00Z" w16du:dateUtc="2026-09-26T00:51:00Z"/>
                <w:color w:val="000000"/>
              </w:rPr>
            </w:pPr>
            <w:ins w:id="2807" w:author="somadmin" w:date="2026-09-25T20:51:00Z" w16du:dateUtc="2026-09-26T00:51:00Z">
              <w:r w:rsidRPr="00AC774B">
                <w:rPr>
                  <w:color w:val="000000"/>
                </w:rPr>
                <w:t>GO:0034362</w:t>
              </w:r>
            </w:ins>
          </w:p>
        </w:tc>
        <w:tc>
          <w:tcPr>
            <w:tcW w:w="2122" w:type="dxa"/>
            <w:noWrap/>
            <w:vAlign w:val="bottom"/>
            <w:hideMark/>
          </w:tcPr>
          <w:p w14:paraId="3393E6C3" w14:textId="77777777" w:rsidR="00DA59F5" w:rsidRPr="00AC774B" w:rsidRDefault="00DA59F5" w:rsidP="00FC06A3">
            <w:pPr>
              <w:rPr>
                <w:ins w:id="2808" w:author="somadmin" w:date="2026-09-25T20:51:00Z" w16du:dateUtc="2026-09-26T00:51:00Z"/>
                <w:color w:val="000000"/>
              </w:rPr>
            </w:pPr>
            <w:ins w:id="2809" w:author="somadmin" w:date="2026-09-25T20:51:00Z" w16du:dateUtc="2026-09-26T00:51:00Z">
              <w:r w:rsidRPr="00AC774B">
                <w:rPr>
                  <w:color w:val="000000"/>
                </w:rPr>
                <w:t>cellular_component</w:t>
              </w:r>
            </w:ins>
          </w:p>
        </w:tc>
        <w:tc>
          <w:tcPr>
            <w:tcW w:w="8482" w:type="dxa"/>
            <w:vAlign w:val="bottom"/>
            <w:hideMark/>
          </w:tcPr>
          <w:p w14:paraId="4C089DFB" w14:textId="77777777" w:rsidR="00DA59F5" w:rsidRPr="00AC774B" w:rsidRDefault="00DA59F5" w:rsidP="00FC06A3">
            <w:pPr>
              <w:rPr>
                <w:ins w:id="2810" w:author="somadmin" w:date="2026-09-25T20:51:00Z" w16du:dateUtc="2026-09-26T00:51:00Z"/>
                <w:color w:val="000000"/>
              </w:rPr>
            </w:pPr>
            <w:ins w:id="2811" w:author="somadmin" w:date="2026-09-25T20:51:00Z" w16du:dateUtc="2026-09-26T00:51:00Z">
              <w:r w:rsidRPr="00AC774B">
                <w:rPr>
                  <w:color w:val="000000"/>
                </w:rPr>
                <w:t>low-density lipoprotein particle</w:t>
              </w:r>
            </w:ins>
          </w:p>
        </w:tc>
        <w:tc>
          <w:tcPr>
            <w:tcW w:w="1170" w:type="dxa"/>
            <w:noWrap/>
            <w:vAlign w:val="bottom"/>
            <w:hideMark/>
          </w:tcPr>
          <w:p w14:paraId="01A1898B" w14:textId="77777777" w:rsidR="00DA59F5" w:rsidRPr="00AC774B" w:rsidRDefault="00DA59F5" w:rsidP="00FC06A3">
            <w:pPr>
              <w:jc w:val="right"/>
              <w:rPr>
                <w:ins w:id="2812" w:author="somadmin" w:date="2026-09-25T20:51:00Z" w16du:dateUtc="2026-09-26T00:51:00Z"/>
                <w:color w:val="000000"/>
              </w:rPr>
            </w:pPr>
            <w:ins w:id="2813" w:author="somadmin" w:date="2026-09-25T20:51:00Z" w16du:dateUtc="2026-09-26T00:51:00Z">
              <w:r w:rsidRPr="00AC774B">
                <w:rPr>
                  <w:color w:val="000000"/>
                </w:rPr>
                <w:t>0.035262</w:t>
              </w:r>
            </w:ins>
          </w:p>
        </w:tc>
      </w:tr>
      <w:tr w:rsidR="00DA59F5" w:rsidRPr="00AC774B" w14:paraId="214A4382" w14:textId="77777777" w:rsidTr="00FC06A3">
        <w:trPr>
          <w:trHeight w:val="255"/>
          <w:ins w:id="2814" w:author="somadmin" w:date="2026-09-25T20:51:00Z" w16du:dateUtc="2026-09-26T00:51:00Z"/>
        </w:trPr>
        <w:tc>
          <w:tcPr>
            <w:tcW w:w="1470" w:type="dxa"/>
            <w:noWrap/>
            <w:vAlign w:val="bottom"/>
            <w:hideMark/>
          </w:tcPr>
          <w:p w14:paraId="308F07B4" w14:textId="77777777" w:rsidR="00DA59F5" w:rsidRPr="00AC774B" w:rsidRDefault="00DA59F5" w:rsidP="00FC06A3">
            <w:pPr>
              <w:rPr>
                <w:ins w:id="2815" w:author="somadmin" w:date="2026-09-25T20:51:00Z" w16du:dateUtc="2026-09-26T00:51:00Z"/>
                <w:color w:val="000000"/>
              </w:rPr>
            </w:pPr>
            <w:ins w:id="2816" w:author="somadmin" w:date="2026-09-25T20:51:00Z" w16du:dateUtc="2026-09-26T00:51:00Z">
              <w:r w:rsidRPr="00AC774B">
                <w:rPr>
                  <w:color w:val="000000"/>
                </w:rPr>
                <w:t>GO:0000323</w:t>
              </w:r>
            </w:ins>
          </w:p>
        </w:tc>
        <w:tc>
          <w:tcPr>
            <w:tcW w:w="2122" w:type="dxa"/>
            <w:noWrap/>
            <w:vAlign w:val="bottom"/>
            <w:hideMark/>
          </w:tcPr>
          <w:p w14:paraId="7A2740F8" w14:textId="77777777" w:rsidR="00DA59F5" w:rsidRPr="00AC774B" w:rsidRDefault="00DA59F5" w:rsidP="00FC06A3">
            <w:pPr>
              <w:rPr>
                <w:ins w:id="2817" w:author="somadmin" w:date="2026-09-25T20:51:00Z" w16du:dateUtc="2026-09-26T00:51:00Z"/>
                <w:color w:val="000000"/>
              </w:rPr>
            </w:pPr>
            <w:ins w:id="2818" w:author="somadmin" w:date="2026-09-25T20:51:00Z" w16du:dateUtc="2026-09-26T00:51:00Z">
              <w:r w:rsidRPr="00AC774B">
                <w:rPr>
                  <w:color w:val="000000"/>
                </w:rPr>
                <w:t>cellular_component</w:t>
              </w:r>
            </w:ins>
          </w:p>
        </w:tc>
        <w:tc>
          <w:tcPr>
            <w:tcW w:w="8482" w:type="dxa"/>
            <w:vAlign w:val="bottom"/>
            <w:hideMark/>
          </w:tcPr>
          <w:p w14:paraId="4EF4519B" w14:textId="77777777" w:rsidR="00DA59F5" w:rsidRPr="00AC774B" w:rsidRDefault="00DA59F5" w:rsidP="00FC06A3">
            <w:pPr>
              <w:rPr>
                <w:ins w:id="2819" w:author="somadmin" w:date="2026-09-25T20:51:00Z" w16du:dateUtc="2026-09-26T00:51:00Z"/>
                <w:color w:val="000000"/>
              </w:rPr>
            </w:pPr>
            <w:ins w:id="2820" w:author="somadmin" w:date="2026-09-25T20:51:00Z" w16du:dateUtc="2026-09-26T00:51:00Z">
              <w:r w:rsidRPr="00AC774B">
                <w:rPr>
                  <w:color w:val="000000"/>
                </w:rPr>
                <w:t>lytic vacuole</w:t>
              </w:r>
            </w:ins>
          </w:p>
        </w:tc>
        <w:tc>
          <w:tcPr>
            <w:tcW w:w="1170" w:type="dxa"/>
            <w:noWrap/>
            <w:vAlign w:val="bottom"/>
            <w:hideMark/>
          </w:tcPr>
          <w:p w14:paraId="0DEB91EF" w14:textId="77777777" w:rsidR="00DA59F5" w:rsidRPr="00AC774B" w:rsidRDefault="00DA59F5" w:rsidP="00FC06A3">
            <w:pPr>
              <w:jc w:val="right"/>
              <w:rPr>
                <w:ins w:id="2821" w:author="somadmin" w:date="2026-09-25T20:51:00Z" w16du:dateUtc="2026-09-26T00:51:00Z"/>
                <w:color w:val="000000"/>
              </w:rPr>
            </w:pPr>
            <w:ins w:id="2822" w:author="somadmin" w:date="2026-09-25T20:51:00Z" w16du:dateUtc="2026-09-26T00:51:00Z">
              <w:r w:rsidRPr="00AC774B">
                <w:rPr>
                  <w:color w:val="000000"/>
                </w:rPr>
                <w:t>0.037826</w:t>
              </w:r>
            </w:ins>
          </w:p>
        </w:tc>
      </w:tr>
      <w:tr w:rsidR="00DA59F5" w:rsidRPr="00AC774B" w14:paraId="73A7A78D" w14:textId="77777777" w:rsidTr="00FC06A3">
        <w:trPr>
          <w:trHeight w:val="255"/>
          <w:ins w:id="2823" w:author="somadmin" w:date="2026-09-25T20:51:00Z" w16du:dateUtc="2026-09-26T00:51:00Z"/>
        </w:trPr>
        <w:tc>
          <w:tcPr>
            <w:tcW w:w="1470" w:type="dxa"/>
            <w:noWrap/>
            <w:vAlign w:val="bottom"/>
            <w:hideMark/>
          </w:tcPr>
          <w:p w14:paraId="390CA938" w14:textId="77777777" w:rsidR="00DA59F5" w:rsidRPr="00AC774B" w:rsidRDefault="00DA59F5" w:rsidP="00FC06A3">
            <w:pPr>
              <w:rPr>
                <w:ins w:id="2824" w:author="somadmin" w:date="2026-09-25T20:51:00Z" w16du:dateUtc="2026-09-26T00:51:00Z"/>
                <w:color w:val="000000"/>
              </w:rPr>
            </w:pPr>
            <w:ins w:id="2825" w:author="somadmin" w:date="2026-09-25T20:51:00Z" w16du:dateUtc="2026-09-26T00:51:00Z">
              <w:r w:rsidRPr="00AC774B">
                <w:rPr>
                  <w:color w:val="000000"/>
                </w:rPr>
                <w:t>GO:0005764</w:t>
              </w:r>
            </w:ins>
          </w:p>
        </w:tc>
        <w:tc>
          <w:tcPr>
            <w:tcW w:w="2122" w:type="dxa"/>
            <w:noWrap/>
            <w:vAlign w:val="bottom"/>
            <w:hideMark/>
          </w:tcPr>
          <w:p w14:paraId="35C49EC3" w14:textId="77777777" w:rsidR="00DA59F5" w:rsidRPr="00AC774B" w:rsidRDefault="00DA59F5" w:rsidP="00FC06A3">
            <w:pPr>
              <w:rPr>
                <w:ins w:id="2826" w:author="somadmin" w:date="2026-09-25T20:51:00Z" w16du:dateUtc="2026-09-26T00:51:00Z"/>
                <w:color w:val="000000"/>
              </w:rPr>
            </w:pPr>
            <w:ins w:id="2827" w:author="somadmin" w:date="2026-09-25T20:51:00Z" w16du:dateUtc="2026-09-26T00:51:00Z">
              <w:r w:rsidRPr="00AC774B">
                <w:rPr>
                  <w:color w:val="000000"/>
                </w:rPr>
                <w:t>cellular_component</w:t>
              </w:r>
            </w:ins>
          </w:p>
        </w:tc>
        <w:tc>
          <w:tcPr>
            <w:tcW w:w="8482" w:type="dxa"/>
            <w:vAlign w:val="bottom"/>
            <w:hideMark/>
          </w:tcPr>
          <w:p w14:paraId="530B7B60" w14:textId="77777777" w:rsidR="00DA59F5" w:rsidRPr="00AC774B" w:rsidRDefault="00DA59F5" w:rsidP="00FC06A3">
            <w:pPr>
              <w:rPr>
                <w:ins w:id="2828" w:author="somadmin" w:date="2026-09-25T20:51:00Z" w16du:dateUtc="2026-09-26T00:51:00Z"/>
                <w:color w:val="000000"/>
              </w:rPr>
            </w:pPr>
            <w:ins w:id="2829" w:author="somadmin" w:date="2026-09-25T20:51:00Z" w16du:dateUtc="2026-09-26T00:51:00Z">
              <w:r w:rsidRPr="00AC774B">
                <w:rPr>
                  <w:color w:val="000000"/>
                </w:rPr>
                <w:t>lysosome</w:t>
              </w:r>
            </w:ins>
          </w:p>
        </w:tc>
        <w:tc>
          <w:tcPr>
            <w:tcW w:w="1170" w:type="dxa"/>
            <w:noWrap/>
            <w:vAlign w:val="bottom"/>
            <w:hideMark/>
          </w:tcPr>
          <w:p w14:paraId="7A88F839" w14:textId="77777777" w:rsidR="00DA59F5" w:rsidRPr="00AC774B" w:rsidRDefault="00DA59F5" w:rsidP="00FC06A3">
            <w:pPr>
              <w:jc w:val="right"/>
              <w:rPr>
                <w:ins w:id="2830" w:author="somadmin" w:date="2026-09-25T20:51:00Z" w16du:dateUtc="2026-09-26T00:51:00Z"/>
                <w:color w:val="000000"/>
              </w:rPr>
            </w:pPr>
            <w:ins w:id="2831" w:author="somadmin" w:date="2026-09-25T20:51:00Z" w16du:dateUtc="2026-09-26T00:51:00Z">
              <w:r w:rsidRPr="00AC774B">
                <w:rPr>
                  <w:color w:val="000000"/>
                </w:rPr>
                <w:t>0.037826</w:t>
              </w:r>
            </w:ins>
          </w:p>
        </w:tc>
      </w:tr>
      <w:tr w:rsidR="00DA59F5" w:rsidRPr="00AC774B" w14:paraId="04B2B6C9" w14:textId="77777777" w:rsidTr="00FC06A3">
        <w:trPr>
          <w:trHeight w:val="255"/>
          <w:ins w:id="2832" w:author="somadmin" w:date="2026-09-25T20:51:00Z" w16du:dateUtc="2026-09-26T00:51:00Z"/>
        </w:trPr>
        <w:tc>
          <w:tcPr>
            <w:tcW w:w="1470" w:type="dxa"/>
            <w:noWrap/>
            <w:vAlign w:val="bottom"/>
            <w:hideMark/>
          </w:tcPr>
          <w:p w14:paraId="01D3CE61" w14:textId="77777777" w:rsidR="00DA59F5" w:rsidRPr="00AC774B" w:rsidRDefault="00DA59F5" w:rsidP="00FC06A3">
            <w:pPr>
              <w:rPr>
                <w:ins w:id="2833" w:author="somadmin" w:date="2026-09-25T20:51:00Z" w16du:dateUtc="2026-09-26T00:51:00Z"/>
                <w:color w:val="000000"/>
              </w:rPr>
            </w:pPr>
            <w:ins w:id="2834" w:author="somadmin" w:date="2026-09-25T20:51:00Z" w16du:dateUtc="2026-09-26T00:51:00Z">
              <w:r w:rsidRPr="00AC774B">
                <w:rPr>
                  <w:color w:val="000000"/>
                </w:rPr>
                <w:t>GO:0005576</w:t>
              </w:r>
            </w:ins>
          </w:p>
        </w:tc>
        <w:tc>
          <w:tcPr>
            <w:tcW w:w="2122" w:type="dxa"/>
            <w:noWrap/>
            <w:vAlign w:val="bottom"/>
            <w:hideMark/>
          </w:tcPr>
          <w:p w14:paraId="35A0FFFC" w14:textId="77777777" w:rsidR="00DA59F5" w:rsidRPr="00AC774B" w:rsidRDefault="00DA59F5" w:rsidP="00FC06A3">
            <w:pPr>
              <w:rPr>
                <w:ins w:id="2835" w:author="somadmin" w:date="2026-09-25T20:51:00Z" w16du:dateUtc="2026-09-26T00:51:00Z"/>
                <w:color w:val="000000"/>
              </w:rPr>
            </w:pPr>
            <w:ins w:id="2836" w:author="somadmin" w:date="2026-09-25T20:51:00Z" w16du:dateUtc="2026-09-26T00:51:00Z">
              <w:r w:rsidRPr="00AC774B">
                <w:rPr>
                  <w:color w:val="000000"/>
                </w:rPr>
                <w:t>cellular_component</w:t>
              </w:r>
            </w:ins>
          </w:p>
        </w:tc>
        <w:tc>
          <w:tcPr>
            <w:tcW w:w="8482" w:type="dxa"/>
            <w:vAlign w:val="bottom"/>
            <w:hideMark/>
          </w:tcPr>
          <w:p w14:paraId="7C89287C" w14:textId="77777777" w:rsidR="00DA59F5" w:rsidRPr="00AC774B" w:rsidRDefault="00DA59F5" w:rsidP="00FC06A3">
            <w:pPr>
              <w:rPr>
                <w:ins w:id="2837" w:author="somadmin" w:date="2026-09-25T20:51:00Z" w16du:dateUtc="2026-09-26T00:51:00Z"/>
                <w:color w:val="000000"/>
              </w:rPr>
            </w:pPr>
            <w:ins w:id="2838" w:author="somadmin" w:date="2026-09-25T20:51:00Z" w16du:dateUtc="2026-09-26T00:51:00Z">
              <w:r w:rsidRPr="00AC774B">
                <w:rPr>
                  <w:color w:val="000000"/>
                </w:rPr>
                <w:t>extracellular region</w:t>
              </w:r>
            </w:ins>
          </w:p>
        </w:tc>
        <w:tc>
          <w:tcPr>
            <w:tcW w:w="1170" w:type="dxa"/>
            <w:noWrap/>
            <w:vAlign w:val="bottom"/>
            <w:hideMark/>
          </w:tcPr>
          <w:p w14:paraId="34E307E5" w14:textId="77777777" w:rsidR="00DA59F5" w:rsidRPr="00AC774B" w:rsidRDefault="00DA59F5" w:rsidP="00FC06A3">
            <w:pPr>
              <w:jc w:val="right"/>
              <w:rPr>
                <w:ins w:id="2839" w:author="somadmin" w:date="2026-09-25T20:51:00Z" w16du:dateUtc="2026-09-26T00:51:00Z"/>
                <w:color w:val="000000"/>
              </w:rPr>
            </w:pPr>
            <w:ins w:id="2840" w:author="somadmin" w:date="2026-09-25T20:51:00Z" w16du:dateUtc="2026-09-26T00:51:00Z">
              <w:r w:rsidRPr="00AC774B">
                <w:rPr>
                  <w:color w:val="000000"/>
                </w:rPr>
                <w:t>0.04241</w:t>
              </w:r>
            </w:ins>
          </w:p>
        </w:tc>
      </w:tr>
      <w:tr w:rsidR="00DA59F5" w:rsidRPr="00AC774B" w14:paraId="09EAF77B" w14:textId="77777777" w:rsidTr="00FC06A3">
        <w:trPr>
          <w:trHeight w:val="255"/>
          <w:ins w:id="2841" w:author="somadmin" w:date="2026-09-25T20:51:00Z" w16du:dateUtc="2026-09-26T00:51:00Z"/>
        </w:trPr>
        <w:tc>
          <w:tcPr>
            <w:tcW w:w="1470" w:type="dxa"/>
            <w:noWrap/>
            <w:vAlign w:val="bottom"/>
            <w:hideMark/>
          </w:tcPr>
          <w:p w14:paraId="571AE149" w14:textId="77777777" w:rsidR="00DA59F5" w:rsidRPr="00AC774B" w:rsidRDefault="00DA59F5" w:rsidP="00FC06A3">
            <w:pPr>
              <w:rPr>
                <w:ins w:id="2842" w:author="somadmin" w:date="2026-09-25T20:51:00Z" w16du:dateUtc="2026-09-26T00:51:00Z"/>
                <w:color w:val="000000"/>
              </w:rPr>
            </w:pPr>
            <w:ins w:id="2843" w:author="somadmin" w:date="2026-09-25T20:51:00Z" w16du:dateUtc="2026-09-26T00:51:00Z">
              <w:r w:rsidRPr="00AC774B">
                <w:rPr>
                  <w:color w:val="000000"/>
                </w:rPr>
                <w:t>GO:0005773</w:t>
              </w:r>
            </w:ins>
          </w:p>
        </w:tc>
        <w:tc>
          <w:tcPr>
            <w:tcW w:w="2122" w:type="dxa"/>
            <w:noWrap/>
            <w:vAlign w:val="bottom"/>
            <w:hideMark/>
          </w:tcPr>
          <w:p w14:paraId="3D418410" w14:textId="77777777" w:rsidR="00DA59F5" w:rsidRPr="00AC774B" w:rsidRDefault="00DA59F5" w:rsidP="00FC06A3">
            <w:pPr>
              <w:rPr>
                <w:ins w:id="2844" w:author="somadmin" w:date="2026-09-25T20:51:00Z" w16du:dateUtc="2026-09-26T00:51:00Z"/>
                <w:color w:val="000000"/>
              </w:rPr>
            </w:pPr>
            <w:ins w:id="2845" w:author="somadmin" w:date="2026-09-25T20:51:00Z" w16du:dateUtc="2026-09-26T00:51:00Z">
              <w:r w:rsidRPr="00AC774B">
                <w:rPr>
                  <w:color w:val="000000"/>
                </w:rPr>
                <w:t>cellular_component</w:t>
              </w:r>
            </w:ins>
          </w:p>
        </w:tc>
        <w:tc>
          <w:tcPr>
            <w:tcW w:w="8482" w:type="dxa"/>
            <w:vAlign w:val="bottom"/>
            <w:hideMark/>
          </w:tcPr>
          <w:p w14:paraId="15742BC9" w14:textId="77777777" w:rsidR="00DA59F5" w:rsidRPr="00AC774B" w:rsidRDefault="00DA59F5" w:rsidP="00FC06A3">
            <w:pPr>
              <w:rPr>
                <w:ins w:id="2846" w:author="somadmin" w:date="2026-09-25T20:51:00Z" w16du:dateUtc="2026-09-26T00:51:00Z"/>
                <w:color w:val="000000"/>
              </w:rPr>
            </w:pPr>
            <w:ins w:id="2847" w:author="somadmin" w:date="2026-09-25T20:51:00Z" w16du:dateUtc="2026-09-26T00:51:00Z">
              <w:r w:rsidRPr="00AC774B">
                <w:rPr>
                  <w:color w:val="000000"/>
                </w:rPr>
                <w:t>vacuole</w:t>
              </w:r>
            </w:ins>
          </w:p>
        </w:tc>
        <w:tc>
          <w:tcPr>
            <w:tcW w:w="1170" w:type="dxa"/>
            <w:noWrap/>
            <w:vAlign w:val="bottom"/>
            <w:hideMark/>
          </w:tcPr>
          <w:p w14:paraId="24C08CEC" w14:textId="77777777" w:rsidR="00DA59F5" w:rsidRPr="00AC774B" w:rsidRDefault="00DA59F5" w:rsidP="00FC06A3">
            <w:pPr>
              <w:jc w:val="right"/>
              <w:rPr>
                <w:ins w:id="2848" w:author="somadmin" w:date="2026-09-25T20:51:00Z" w16du:dateUtc="2026-09-26T00:51:00Z"/>
                <w:color w:val="000000"/>
              </w:rPr>
            </w:pPr>
            <w:ins w:id="2849" w:author="somadmin" w:date="2026-09-25T20:51:00Z" w16du:dateUtc="2026-09-26T00:51:00Z">
              <w:r w:rsidRPr="00AC774B">
                <w:rPr>
                  <w:color w:val="000000"/>
                </w:rPr>
                <w:t>0.042611</w:t>
              </w:r>
            </w:ins>
          </w:p>
        </w:tc>
      </w:tr>
      <w:tr w:rsidR="00DA59F5" w:rsidRPr="00AC774B" w14:paraId="417B062E" w14:textId="77777777" w:rsidTr="00FC06A3">
        <w:trPr>
          <w:trHeight w:val="255"/>
          <w:ins w:id="2850" w:author="somadmin" w:date="2026-09-25T20:51:00Z" w16du:dateUtc="2026-09-26T00:51:00Z"/>
        </w:trPr>
        <w:tc>
          <w:tcPr>
            <w:tcW w:w="1470" w:type="dxa"/>
            <w:noWrap/>
            <w:vAlign w:val="bottom"/>
            <w:hideMark/>
          </w:tcPr>
          <w:p w14:paraId="1624D093" w14:textId="77777777" w:rsidR="00DA59F5" w:rsidRPr="00AC774B" w:rsidRDefault="00DA59F5" w:rsidP="00FC06A3">
            <w:pPr>
              <w:rPr>
                <w:ins w:id="2851" w:author="somadmin" w:date="2026-09-25T20:51:00Z" w16du:dateUtc="2026-09-26T00:51:00Z"/>
                <w:color w:val="000000"/>
              </w:rPr>
            </w:pPr>
            <w:ins w:id="2852" w:author="somadmin" w:date="2026-09-25T20:51:00Z" w16du:dateUtc="2026-09-26T00:51:00Z">
              <w:r w:rsidRPr="00AC774B">
                <w:rPr>
                  <w:color w:val="000000"/>
                </w:rPr>
                <w:t>GO:0030141</w:t>
              </w:r>
            </w:ins>
          </w:p>
        </w:tc>
        <w:tc>
          <w:tcPr>
            <w:tcW w:w="2122" w:type="dxa"/>
            <w:noWrap/>
            <w:vAlign w:val="bottom"/>
            <w:hideMark/>
          </w:tcPr>
          <w:p w14:paraId="1D62554C" w14:textId="77777777" w:rsidR="00DA59F5" w:rsidRPr="00AC774B" w:rsidRDefault="00DA59F5" w:rsidP="00FC06A3">
            <w:pPr>
              <w:rPr>
                <w:ins w:id="2853" w:author="somadmin" w:date="2026-09-25T20:51:00Z" w16du:dateUtc="2026-09-26T00:51:00Z"/>
                <w:color w:val="000000"/>
              </w:rPr>
            </w:pPr>
            <w:ins w:id="2854" w:author="somadmin" w:date="2026-09-25T20:51:00Z" w16du:dateUtc="2026-09-26T00:51:00Z">
              <w:r w:rsidRPr="00AC774B">
                <w:rPr>
                  <w:color w:val="000000"/>
                </w:rPr>
                <w:t>cellular_component</w:t>
              </w:r>
            </w:ins>
          </w:p>
        </w:tc>
        <w:tc>
          <w:tcPr>
            <w:tcW w:w="8482" w:type="dxa"/>
            <w:vAlign w:val="bottom"/>
            <w:hideMark/>
          </w:tcPr>
          <w:p w14:paraId="606EF96F" w14:textId="77777777" w:rsidR="00DA59F5" w:rsidRPr="00AC774B" w:rsidRDefault="00DA59F5" w:rsidP="00FC06A3">
            <w:pPr>
              <w:rPr>
                <w:ins w:id="2855" w:author="somadmin" w:date="2026-09-25T20:51:00Z" w16du:dateUtc="2026-09-26T00:51:00Z"/>
                <w:color w:val="000000"/>
              </w:rPr>
            </w:pPr>
            <w:ins w:id="2856" w:author="somadmin" w:date="2026-09-25T20:51:00Z" w16du:dateUtc="2026-09-26T00:51:00Z">
              <w:r w:rsidRPr="00AC774B">
                <w:rPr>
                  <w:color w:val="000000"/>
                </w:rPr>
                <w:t>secretory granule</w:t>
              </w:r>
            </w:ins>
          </w:p>
        </w:tc>
        <w:tc>
          <w:tcPr>
            <w:tcW w:w="1170" w:type="dxa"/>
            <w:noWrap/>
            <w:vAlign w:val="bottom"/>
            <w:hideMark/>
          </w:tcPr>
          <w:p w14:paraId="1C63F357" w14:textId="77777777" w:rsidR="00DA59F5" w:rsidRPr="00AC774B" w:rsidRDefault="00DA59F5" w:rsidP="00FC06A3">
            <w:pPr>
              <w:jc w:val="right"/>
              <w:rPr>
                <w:ins w:id="2857" w:author="somadmin" w:date="2026-09-25T20:51:00Z" w16du:dateUtc="2026-09-26T00:51:00Z"/>
                <w:color w:val="000000"/>
              </w:rPr>
            </w:pPr>
            <w:ins w:id="2858" w:author="somadmin" w:date="2026-09-25T20:51:00Z" w16du:dateUtc="2026-09-26T00:51:00Z">
              <w:r w:rsidRPr="00AC774B">
                <w:rPr>
                  <w:color w:val="000000"/>
                </w:rPr>
                <w:t>0.04584</w:t>
              </w:r>
            </w:ins>
          </w:p>
        </w:tc>
      </w:tr>
      <w:tr w:rsidR="00DA59F5" w:rsidRPr="00AC774B" w14:paraId="59B379E6" w14:textId="77777777" w:rsidTr="00FC06A3">
        <w:trPr>
          <w:trHeight w:val="255"/>
          <w:ins w:id="2859" w:author="somadmin" w:date="2026-09-25T20:51:00Z" w16du:dateUtc="2026-09-26T00:51:00Z"/>
        </w:trPr>
        <w:tc>
          <w:tcPr>
            <w:tcW w:w="1470" w:type="dxa"/>
            <w:noWrap/>
            <w:vAlign w:val="bottom"/>
            <w:hideMark/>
          </w:tcPr>
          <w:p w14:paraId="27A8E7AE" w14:textId="77777777" w:rsidR="00DA59F5" w:rsidRPr="00AC774B" w:rsidRDefault="00DA59F5" w:rsidP="00FC06A3">
            <w:pPr>
              <w:rPr>
                <w:ins w:id="2860" w:author="somadmin" w:date="2026-09-25T20:51:00Z" w16du:dateUtc="2026-09-26T00:51:00Z"/>
                <w:color w:val="000000"/>
              </w:rPr>
            </w:pPr>
            <w:ins w:id="2861" w:author="somadmin" w:date="2026-09-25T20:51:00Z" w16du:dateUtc="2026-09-26T00:51:00Z">
              <w:r w:rsidRPr="00AC774B">
                <w:rPr>
                  <w:color w:val="000000"/>
                </w:rPr>
                <w:t>GO:0005743</w:t>
              </w:r>
            </w:ins>
          </w:p>
        </w:tc>
        <w:tc>
          <w:tcPr>
            <w:tcW w:w="2122" w:type="dxa"/>
            <w:noWrap/>
            <w:vAlign w:val="bottom"/>
            <w:hideMark/>
          </w:tcPr>
          <w:p w14:paraId="15CCD74E" w14:textId="77777777" w:rsidR="00DA59F5" w:rsidRPr="00AC774B" w:rsidRDefault="00DA59F5" w:rsidP="00FC06A3">
            <w:pPr>
              <w:rPr>
                <w:ins w:id="2862" w:author="somadmin" w:date="2026-09-25T20:51:00Z" w16du:dateUtc="2026-09-26T00:51:00Z"/>
                <w:color w:val="000000"/>
              </w:rPr>
            </w:pPr>
            <w:ins w:id="2863" w:author="somadmin" w:date="2026-09-25T20:51:00Z" w16du:dateUtc="2026-09-26T00:51:00Z">
              <w:r w:rsidRPr="00AC774B">
                <w:rPr>
                  <w:color w:val="000000"/>
                </w:rPr>
                <w:t>cellular_component</w:t>
              </w:r>
            </w:ins>
          </w:p>
        </w:tc>
        <w:tc>
          <w:tcPr>
            <w:tcW w:w="8482" w:type="dxa"/>
            <w:vAlign w:val="bottom"/>
            <w:hideMark/>
          </w:tcPr>
          <w:p w14:paraId="6E6C7DAF" w14:textId="77777777" w:rsidR="00DA59F5" w:rsidRPr="00AC774B" w:rsidRDefault="00DA59F5" w:rsidP="00FC06A3">
            <w:pPr>
              <w:rPr>
                <w:ins w:id="2864" w:author="somadmin" w:date="2026-09-25T20:51:00Z" w16du:dateUtc="2026-09-26T00:51:00Z"/>
                <w:color w:val="000000"/>
              </w:rPr>
            </w:pPr>
            <w:ins w:id="2865" w:author="somadmin" w:date="2026-09-25T20:51:00Z" w16du:dateUtc="2026-09-26T00:51:00Z">
              <w:r w:rsidRPr="00AC774B">
                <w:rPr>
                  <w:color w:val="000000"/>
                </w:rPr>
                <w:t>mitochondrial inner membrane</w:t>
              </w:r>
            </w:ins>
          </w:p>
        </w:tc>
        <w:tc>
          <w:tcPr>
            <w:tcW w:w="1170" w:type="dxa"/>
            <w:noWrap/>
            <w:vAlign w:val="bottom"/>
            <w:hideMark/>
          </w:tcPr>
          <w:p w14:paraId="531EA52C" w14:textId="77777777" w:rsidR="00DA59F5" w:rsidRPr="00AC774B" w:rsidRDefault="00DA59F5" w:rsidP="00FC06A3">
            <w:pPr>
              <w:jc w:val="right"/>
              <w:rPr>
                <w:ins w:id="2866" w:author="somadmin" w:date="2026-09-25T20:51:00Z" w16du:dateUtc="2026-09-26T00:51:00Z"/>
                <w:color w:val="000000"/>
              </w:rPr>
            </w:pPr>
            <w:ins w:id="2867" w:author="somadmin" w:date="2026-09-25T20:51:00Z" w16du:dateUtc="2026-09-26T00:51:00Z">
              <w:r w:rsidRPr="00AC774B">
                <w:rPr>
                  <w:color w:val="000000"/>
                </w:rPr>
                <w:t>0.046188</w:t>
              </w:r>
            </w:ins>
          </w:p>
        </w:tc>
      </w:tr>
      <w:tr w:rsidR="00DA59F5" w:rsidRPr="00AC774B" w14:paraId="7E73E586" w14:textId="77777777" w:rsidTr="00FC06A3">
        <w:trPr>
          <w:trHeight w:val="255"/>
          <w:ins w:id="2868" w:author="somadmin" w:date="2026-09-25T20:51:00Z" w16du:dateUtc="2026-09-26T00:51:00Z"/>
        </w:trPr>
        <w:tc>
          <w:tcPr>
            <w:tcW w:w="1470" w:type="dxa"/>
            <w:noWrap/>
            <w:vAlign w:val="bottom"/>
            <w:hideMark/>
          </w:tcPr>
          <w:p w14:paraId="5558627E" w14:textId="77777777" w:rsidR="00DA59F5" w:rsidRPr="00AC774B" w:rsidRDefault="00DA59F5" w:rsidP="00FC06A3">
            <w:pPr>
              <w:rPr>
                <w:ins w:id="2869" w:author="somadmin" w:date="2026-09-25T20:51:00Z" w16du:dateUtc="2026-09-26T00:51:00Z"/>
                <w:color w:val="000000"/>
              </w:rPr>
            </w:pPr>
            <w:ins w:id="2870" w:author="somadmin" w:date="2026-09-25T20:51:00Z" w16du:dateUtc="2026-09-26T00:51:00Z">
              <w:r w:rsidRPr="00AC774B">
                <w:rPr>
                  <w:color w:val="000000"/>
                </w:rPr>
                <w:t>GO:0030137</w:t>
              </w:r>
            </w:ins>
          </w:p>
        </w:tc>
        <w:tc>
          <w:tcPr>
            <w:tcW w:w="2122" w:type="dxa"/>
            <w:noWrap/>
            <w:vAlign w:val="bottom"/>
            <w:hideMark/>
          </w:tcPr>
          <w:p w14:paraId="3AC751DE" w14:textId="77777777" w:rsidR="00DA59F5" w:rsidRPr="00AC774B" w:rsidRDefault="00DA59F5" w:rsidP="00FC06A3">
            <w:pPr>
              <w:rPr>
                <w:ins w:id="2871" w:author="somadmin" w:date="2026-09-25T20:51:00Z" w16du:dateUtc="2026-09-26T00:51:00Z"/>
                <w:color w:val="000000"/>
              </w:rPr>
            </w:pPr>
            <w:ins w:id="2872" w:author="somadmin" w:date="2026-09-25T20:51:00Z" w16du:dateUtc="2026-09-26T00:51:00Z">
              <w:r w:rsidRPr="00AC774B">
                <w:rPr>
                  <w:color w:val="000000"/>
                </w:rPr>
                <w:t>cellular_component</w:t>
              </w:r>
            </w:ins>
          </w:p>
        </w:tc>
        <w:tc>
          <w:tcPr>
            <w:tcW w:w="8482" w:type="dxa"/>
            <w:vAlign w:val="bottom"/>
            <w:hideMark/>
          </w:tcPr>
          <w:p w14:paraId="0B9C802D" w14:textId="77777777" w:rsidR="00DA59F5" w:rsidRPr="00AC774B" w:rsidRDefault="00DA59F5" w:rsidP="00FC06A3">
            <w:pPr>
              <w:rPr>
                <w:ins w:id="2873" w:author="somadmin" w:date="2026-09-25T20:51:00Z" w16du:dateUtc="2026-09-26T00:51:00Z"/>
                <w:color w:val="000000"/>
              </w:rPr>
            </w:pPr>
            <w:ins w:id="2874" w:author="somadmin" w:date="2026-09-25T20:51:00Z" w16du:dateUtc="2026-09-26T00:51:00Z">
              <w:r w:rsidRPr="00AC774B">
                <w:rPr>
                  <w:color w:val="000000"/>
                </w:rPr>
                <w:t>COPI-coated vesicle</w:t>
              </w:r>
            </w:ins>
          </w:p>
        </w:tc>
        <w:tc>
          <w:tcPr>
            <w:tcW w:w="1170" w:type="dxa"/>
            <w:noWrap/>
            <w:vAlign w:val="bottom"/>
            <w:hideMark/>
          </w:tcPr>
          <w:p w14:paraId="0DEDFF9D" w14:textId="77777777" w:rsidR="00DA59F5" w:rsidRPr="00AC774B" w:rsidRDefault="00DA59F5" w:rsidP="00FC06A3">
            <w:pPr>
              <w:jc w:val="right"/>
              <w:rPr>
                <w:ins w:id="2875" w:author="somadmin" w:date="2026-09-25T20:51:00Z" w16du:dateUtc="2026-09-26T00:51:00Z"/>
                <w:color w:val="000000"/>
              </w:rPr>
            </w:pPr>
            <w:ins w:id="2876" w:author="somadmin" w:date="2026-09-25T20:51:00Z" w16du:dateUtc="2026-09-26T00:51:00Z">
              <w:r w:rsidRPr="00AC774B">
                <w:rPr>
                  <w:color w:val="000000"/>
                </w:rPr>
                <w:t>0.046188</w:t>
              </w:r>
            </w:ins>
          </w:p>
        </w:tc>
      </w:tr>
      <w:tr w:rsidR="00DA59F5" w:rsidRPr="00AC774B" w14:paraId="1D60828D" w14:textId="77777777" w:rsidTr="00FC06A3">
        <w:trPr>
          <w:trHeight w:val="255"/>
          <w:ins w:id="2877" w:author="somadmin" w:date="2026-09-25T20:51:00Z" w16du:dateUtc="2026-09-26T00:51:00Z"/>
        </w:trPr>
        <w:tc>
          <w:tcPr>
            <w:tcW w:w="1470" w:type="dxa"/>
            <w:noWrap/>
            <w:vAlign w:val="bottom"/>
            <w:hideMark/>
          </w:tcPr>
          <w:p w14:paraId="3F394E6D" w14:textId="77777777" w:rsidR="00DA59F5" w:rsidRPr="00AC774B" w:rsidRDefault="00DA59F5" w:rsidP="00FC06A3">
            <w:pPr>
              <w:rPr>
                <w:ins w:id="2878" w:author="somadmin" w:date="2026-09-25T20:51:00Z" w16du:dateUtc="2026-09-26T00:51:00Z"/>
                <w:color w:val="000000"/>
              </w:rPr>
            </w:pPr>
            <w:ins w:id="2879" w:author="somadmin" w:date="2026-09-25T20:51:00Z" w16du:dateUtc="2026-09-26T00:51:00Z">
              <w:r w:rsidRPr="00AC774B">
                <w:rPr>
                  <w:color w:val="000000"/>
                </w:rPr>
                <w:t>GO:0003735</w:t>
              </w:r>
            </w:ins>
          </w:p>
        </w:tc>
        <w:tc>
          <w:tcPr>
            <w:tcW w:w="2122" w:type="dxa"/>
            <w:noWrap/>
            <w:vAlign w:val="bottom"/>
            <w:hideMark/>
          </w:tcPr>
          <w:p w14:paraId="1482721C" w14:textId="77777777" w:rsidR="00DA59F5" w:rsidRPr="00AC774B" w:rsidRDefault="00DA59F5" w:rsidP="00FC06A3">
            <w:pPr>
              <w:rPr>
                <w:ins w:id="2880" w:author="somadmin" w:date="2026-09-25T20:51:00Z" w16du:dateUtc="2026-09-26T00:51:00Z"/>
                <w:color w:val="000000"/>
              </w:rPr>
            </w:pPr>
            <w:ins w:id="2881" w:author="somadmin" w:date="2026-09-25T20:51:00Z" w16du:dateUtc="2026-09-26T00:51:00Z">
              <w:r w:rsidRPr="00AC774B">
                <w:rPr>
                  <w:color w:val="000000"/>
                </w:rPr>
                <w:t>molecular_function</w:t>
              </w:r>
            </w:ins>
          </w:p>
        </w:tc>
        <w:tc>
          <w:tcPr>
            <w:tcW w:w="8482" w:type="dxa"/>
            <w:vAlign w:val="bottom"/>
            <w:hideMark/>
          </w:tcPr>
          <w:p w14:paraId="6B604CB9" w14:textId="77777777" w:rsidR="00DA59F5" w:rsidRPr="00AC774B" w:rsidRDefault="00DA59F5" w:rsidP="00FC06A3">
            <w:pPr>
              <w:rPr>
                <w:ins w:id="2882" w:author="somadmin" w:date="2026-09-25T20:51:00Z" w16du:dateUtc="2026-09-26T00:51:00Z"/>
                <w:color w:val="000000"/>
              </w:rPr>
            </w:pPr>
            <w:ins w:id="2883" w:author="somadmin" w:date="2026-09-25T20:51:00Z" w16du:dateUtc="2026-09-26T00:51:00Z">
              <w:r w:rsidRPr="00AC774B">
                <w:rPr>
                  <w:color w:val="000000"/>
                </w:rPr>
                <w:t>structural constituent of ribosome</w:t>
              </w:r>
            </w:ins>
          </w:p>
        </w:tc>
        <w:tc>
          <w:tcPr>
            <w:tcW w:w="1170" w:type="dxa"/>
            <w:noWrap/>
            <w:vAlign w:val="bottom"/>
            <w:hideMark/>
          </w:tcPr>
          <w:p w14:paraId="686C4A05" w14:textId="77777777" w:rsidR="00DA59F5" w:rsidRPr="00AC774B" w:rsidRDefault="00DA59F5" w:rsidP="00FC06A3">
            <w:pPr>
              <w:jc w:val="right"/>
              <w:rPr>
                <w:ins w:id="2884" w:author="somadmin" w:date="2026-09-25T20:51:00Z" w16du:dateUtc="2026-09-26T00:51:00Z"/>
                <w:color w:val="000000"/>
              </w:rPr>
            </w:pPr>
            <w:ins w:id="2885" w:author="somadmin" w:date="2026-09-25T20:51:00Z" w16du:dateUtc="2026-09-26T00:51:00Z">
              <w:r w:rsidRPr="00AC774B">
                <w:rPr>
                  <w:color w:val="000000"/>
                </w:rPr>
                <w:t>4.58E-20</w:t>
              </w:r>
            </w:ins>
          </w:p>
        </w:tc>
      </w:tr>
      <w:tr w:rsidR="00DA59F5" w:rsidRPr="00AC774B" w14:paraId="236DDAEE" w14:textId="77777777" w:rsidTr="00FC06A3">
        <w:trPr>
          <w:trHeight w:val="255"/>
          <w:ins w:id="2886" w:author="somadmin" w:date="2026-09-25T20:51:00Z" w16du:dateUtc="2026-09-26T00:51:00Z"/>
        </w:trPr>
        <w:tc>
          <w:tcPr>
            <w:tcW w:w="1470" w:type="dxa"/>
            <w:noWrap/>
            <w:vAlign w:val="bottom"/>
            <w:hideMark/>
          </w:tcPr>
          <w:p w14:paraId="1A7D21CF" w14:textId="77777777" w:rsidR="00DA59F5" w:rsidRPr="00AC774B" w:rsidRDefault="00DA59F5" w:rsidP="00FC06A3">
            <w:pPr>
              <w:rPr>
                <w:ins w:id="2887" w:author="somadmin" w:date="2026-09-25T20:51:00Z" w16du:dateUtc="2026-09-26T00:51:00Z"/>
                <w:color w:val="000000"/>
              </w:rPr>
            </w:pPr>
            <w:ins w:id="2888" w:author="somadmin" w:date="2026-09-25T20:51:00Z" w16du:dateUtc="2026-09-26T00:51:00Z">
              <w:r w:rsidRPr="00AC774B">
                <w:rPr>
                  <w:color w:val="000000"/>
                </w:rPr>
                <w:t>GO:0005515</w:t>
              </w:r>
            </w:ins>
          </w:p>
        </w:tc>
        <w:tc>
          <w:tcPr>
            <w:tcW w:w="2122" w:type="dxa"/>
            <w:noWrap/>
            <w:vAlign w:val="bottom"/>
            <w:hideMark/>
          </w:tcPr>
          <w:p w14:paraId="4D86B9B8" w14:textId="77777777" w:rsidR="00DA59F5" w:rsidRPr="00AC774B" w:rsidRDefault="00DA59F5" w:rsidP="00FC06A3">
            <w:pPr>
              <w:rPr>
                <w:ins w:id="2889" w:author="somadmin" w:date="2026-09-25T20:51:00Z" w16du:dateUtc="2026-09-26T00:51:00Z"/>
                <w:color w:val="000000"/>
              </w:rPr>
            </w:pPr>
            <w:ins w:id="2890" w:author="somadmin" w:date="2026-09-25T20:51:00Z" w16du:dateUtc="2026-09-26T00:51:00Z">
              <w:r w:rsidRPr="00AC774B">
                <w:rPr>
                  <w:color w:val="000000"/>
                </w:rPr>
                <w:t>molecular_function</w:t>
              </w:r>
            </w:ins>
          </w:p>
        </w:tc>
        <w:tc>
          <w:tcPr>
            <w:tcW w:w="8482" w:type="dxa"/>
            <w:vAlign w:val="bottom"/>
            <w:hideMark/>
          </w:tcPr>
          <w:p w14:paraId="448FB889" w14:textId="77777777" w:rsidR="00DA59F5" w:rsidRPr="00AC774B" w:rsidRDefault="00DA59F5" w:rsidP="00FC06A3">
            <w:pPr>
              <w:rPr>
                <w:ins w:id="2891" w:author="somadmin" w:date="2026-09-25T20:51:00Z" w16du:dateUtc="2026-09-26T00:51:00Z"/>
                <w:color w:val="000000"/>
              </w:rPr>
            </w:pPr>
            <w:ins w:id="2892" w:author="somadmin" w:date="2026-09-25T20:51:00Z" w16du:dateUtc="2026-09-26T00:51:00Z">
              <w:r w:rsidRPr="00AC774B">
                <w:rPr>
                  <w:color w:val="000000"/>
                </w:rPr>
                <w:t>protein binding</w:t>
              </w:r>
            </w:ins>
          </w:p>
        </w:tc>
        <w:tc>
          <w:tcPr>
            <w:tcW w:w="1170" w:type="dxa"/>
            <w:noWrap/>
            <w:vAlign w:val="bottom"/>
            <w:hideMark/>
          </w:tcPr>
          <w:p w14:paraId="58A740CD" w14:textId="77777777" w:rsidR="00DA59F5" w:rsidRPr="00AC774B" w:rsidRDefault="00DA59F5" w:rsidP="00FC06A3">
            <w:pPr>
              <w:jc w:val="right"/>
              <w:rPr>
                <w:ins w:id="2893" w:author="somadmin" w:date="2026-09-25T20:51:00Z" w16du:dateUtc="2026-09-26T00:51:00Z"/>
                <w:color w:val="000000"/>
              </w:rPr>
            </w:pPr>
            <w:ins w:id="2894" w:author="somadmin" w:date="2026-09-25T20:51:00Z" w16du:dateUtc="2026-09-26T00:51:00Z">
              <w:r w:rsidRPr="00AC774B">
                <w:rPr>
                  <w:color w:val="000000"/>
                </w:rPr>
                <w:t>2.08E-16</w:t>
              </w:r>
            </w:ins>
          </w:p>
        </w:tc>
      </w:tr>
      <w:tr w:rsidR="00DA59F5" w:rsidRPr="00AC774B" w14:paraId="18CA774F" w14:textId="77777777" w:rsidTr="00FC06A3">
        <w:trPr>
          <w:trHeight w:val="255"/>
          <w:ins w:id="2895" w:author="somadmin" w:date="2026-09-25T20:51:00Z" w16du:dateUtc="2026-09-26T00:51:00Z"/>
        </w:trPr>
        <w:tc>
          <w:tcPr>
            <w:tcW w:w="1470" w:type="dxa"/>
            <w:noWrap/>
            <w:vAlign w:val="bottom"/>
            <w:hideMark/>
          </w:tcPr>
          <w:p w14:paraId="4874A9DD" w14:textId="77777777" w:rsidR="00DA59F5" w:rsidRPr="00AC774B" w:rsidRDefault="00DA59F5" w:rsidP="00FC06A3">
            <w:pPr>
              <w:rPr>
                <w:ins w:id="2896" w:author="somadmin" w:date="2026-09-25T20:51:00Z" w16du:dateUtc="2026-09-26T00:51:00Z"/>
                <w:color w:val="000000"/>
              </w:rPr>
            </w:pPr>
            <w:ins w:id="2897" w:author="somadmin" w:date="2026-09-25T20:51:00Z" w16du:dateUtc="2026-09-26T00:51:00Z">
              <w:r w:rsidRPr="00AC774B">
                <w:rPr>
                  <w:color w:val="000000"/>
                </w:rPr>
                <w:t>GO:0005198</w:t>
              </w:r>
            </w:ins>
          </w:p>
        </w:tc>
        <w:tc>
          <w:tcPr>
            <w:tcW w:w="2122" w:type="dxa"/>
            <w:noWrap/>
            <w:vAlign w:val="bottom"/>
            <w:hideMark/>
          </w:tcPr>
          <w:p w14:paraId="3EA54F1D" w14:textId="77777777" w:rsidR="00DA59F5" w:rsidRPr="00AC774B" w:rsidRDefault="00DA59F5" w:rsidP="00FC06A3">
            <w:pPr>
              <w:rPr>
                <w:ins w:id="2898" w:author="somadmin" w:date="2026-09-25T20:51:00Z" w16du:dateUtc="2026-09-26T00:51:00Z"/>
                <w:color w:val="000000"/>
              </w:rPr>
            </w:pPr>
            <w:ins w:id="2899" w:author="somadmin" w:date="2026-09-25T20:51:00Z" w16du:dateUtc="2026-09-26T00:51:00Z">
              <w:r w:rsidRPr="00AC774B">
                <w:rPr>
                  <w:color w:val="000000"/>
                </w:rPr>
                <w:t>molecular_function</w:t>
              </w:r>
            </w:ins>
          </w:p>
        </w:tc>
        <w:tc>
          <w:tcPr>
            <w:tcW w:w="8482" w:type="dxa"/>
            <w:vAlign w:val="bottom"/>
            <w:hideMark/>
          </w:tcPr>
          <w:p w14:paraId="66D8DE7B" w14:textId="77777777" w:rsidR="00DA59F5" w:rsidRPr="00AC774B" w:rsidRDefault="00DA59F5" w:rsidP="00FC06A3">
            <w:pPr>
              <w:rPr>
                <w:ins w:id="2900" w:author="somadmin" w:date="2026-09-25T20:51:00Z" w16du:dateUtc="2026-09-26T00:51:00Z"/>
                <w:color w:val="000000"/>
              </w:rPr>
            </w:pPr>
            <w:ins w:id="2901" w:author="somadmin" w:date="2026-09-25T20:51:00Z" w16du:dateUtc="2026-09-26T00:51:00Z">
              <w:r w:rsidRPr="00AC774B">
                <w:rPr>
                  <w:color w:val="000000"/>
                </w:rPr>
                <w:t>structural molecule activity</w:t>
              </w:r>
            </w:ins>
          </w:p>
        </w:tc>
        <w:tc>
          <w:tcPr>
            <w:tcW w:w="1170" w:type="dxa"/>
            <w:noWrap/>
            <w:vAlign w:val="bottom"/>
            <w:hideMark/>
          </w:tcPr>
          <w:p w14:paraId="28DBF172" w14:textId="77777777" w:rsidR="00DA59F5" w:rsidRPr="00AC774B" w:rsidRDefault="00DA59F5" w:rsidP="00FC06A3">
            <w:pPr>
              <w:jc w:val="right"/>
              <w:rPr>
                <w:ins w:id="2902" w:author="somadmin" w:date="2026-09-25T20:51:00Z" w16du:dateUtc="2026-09-26T00:51:00Z"/>
                <w:color w:val="000000"/>
              </w:rPr>
            </w:pPr>
            <w:ins w:id="2903" w:author="somadmin" w:date="2026-09-25T20:51:00Z" w16du:dateUtc="2026-09-26T00:51:00Z">
              <w:r w:rsidRPr="00AC774B">
                <w:rPr>
                  <w:color w:val="000000"/>
                </w:rPr>
                <w:t>3.75E-14</w:t>
              </w:r>
            </w:ins>
          </w:p>
        </w:tc>
      </w:tr>
      <w:tr w:rsidR="00DA59F5" w:rsidRPr="00AC774B" w14:paraId="4EE1795B" w14:textId="77777777" w:rsidTr="00FC06A3">
        <w:trPr>
          <w:trHeight w:val="255"/>
          <w:ins w:id="2904" w:author="somadmin" w:date="2026-09-25T20:51:00Z" w16du:dateUtc="2026-09-26T00:51:00Z"/>
        </w:trPr>
        <w:tc>
          <w:tcPr>
            <w:tcW w:w="1470" w:type="dxa"/>
            <w:noWrap/>
            <w:vAlign w:val="bottom"/>
            <w:hideMark/>
          </w:tcPr>
          <w:p w14:paraId="2A4FE3D3" w14:textId="77777777" w:rsidR="00DA59F5" w:rsidRPr="00AC774B" w:rsidRDefault="00DA59F5" w:rsidP="00FC06A3">
            <w:pPr>
              <w:rPr>
                <w:ins w:id="2905" w:author="somadmin" w:date="2026-09-25T20:51:00Z" w16du:dateUtc="2026-09-26T00:51:00Z"/>
                <w:color w:val="000000"/>
              </w:rPr>
            </w:pPr>
            <w:ins w:id="2906" w:author="somadmin" w:date="2026-09-25T20:51:00Z" w16du:dateUtc="2026-09-26T00:51:00Z">
              <w:r w:rsidRPr="00AC774B">
                <w:rPr>
                  <w:color w:val="000000"/>
                </w:rPr>
                <w:t>GO:0005488</w:t>
              </w:r>
            </w:ins>
          </w:p>
        </w:tc>
        <w:tc>
          <w:tcPr>
            <w:tcW w:w="2122" w:type="dxa"/>
            <w:noWrap/>
            <w:vAlign w:val="bottom"/>
            <w:hideMark/>
          </w:tcPr>
          <w:p w14:paraId="55E3CC20" w14:textId="77777777" w:rsidR="00DA59F5" w:rsidRPr="00AC774B" w:rsidRDefault="00DA59F5" w:rsidP="00FC06A3">
            <w:pPr>
              <w:rPr>
                <w:ins w:id="2907" w:author="somadmin" w:date="2026-09-25T20:51:00Z" w16du:dateUtc="2026-09-26T00:51:00Z"/>
                <w:color w:val="000000"/>
              </w:rPr>
            </w:pPr>
            <w:ins w:id="2908" w:author="somadmin" w:date="2026-09-25T20:51:00Z" w16du:dateUtc="2026-09-26T00:51:00Z">
              <w:r w:rsidRPr="00AC774B">
                <w:rPr>
                  <w:color w:val="000000"/>
                </w:rPr>
                <w:t>molecular_function</w:t>
              </w:r>
            </w:ins>
          </w:p>
        </w:tc>
        <w:tc>
          <w:tcPr>
            <w:tcW w:w="8482" w:type="dxa"/>
            <w:vAlign w:val="bottom"/>
            <w:hideMark/>
          </w:tcPr>
          <w:p w14:paraId="1F1AC37D" w14:textId="77777777" w:rsidR="00DA59F5" w:rsidRPr="00AC774B" w:rsidRDefault="00DA59F5" w:rsidP="00FC06A3">
            <w:pPr>
              <w:rPr>
                <w:ins w:id="2909" w:author="somadmin" w:date="2026-09-25T20:51:00Z" w16du:dateUtc="2026-09-26T00:51:00Z"/>
                <w:color w:val="000000"/>
              </w:rPr>
            </w:pPr>
            <w:ins w:id="2910" w:author="somadmin" w:date="2026-09-25T20:51:00Z" w16du:dateUtc="2026-09-26T00:51:00Z">
              <w:r w:rsidRPr="00AC774B">
                <w:rPr>
                  <w:color w:val="000000"/>
                </w:rPr>
                <w:t>binding</w:t>
              </w:r>
            </w:ins>
          </w:p>
        </w:tc>
        <w:tc>
          <w:tcPr>
            <w:tcW w:w="1170" w:type="dxa"/>
            <w:noWrap/>
            <w:vAlign w:val="bottom"/>
            <w:hideMark/>
          </w:tcPr>
          <w:p w14:paraId="60CA6069" w14:textId="77777777" w:rsidR="00DA59F5" w:rsidRPr="00AC774B" w:rsidRDefault="00DA59F5" w:rsidP="00FC06A3">
            <w:pPr>
              <w:jc w:val="right"/>
              <w:rPr>
                <w:ins w:id="2911" w:author="somadmin" w:date="2026-09-25T20:51:00Z" w16du:dateUtc="2026-09-26T00:51:00Z"/>
                <w:color w:val="000000"/>
              </w:rPr>
            </w:pPr>
            <w:ins w:id="2912" w:author="somadmin" w:date="2026-09-25T20:51:00Z" w16du:dateUtc="2026-09-26T00:51:00Z">
              <w:r w:rsidRPr="00AC774B">
                <w:rPr>
                  <w:color w:val="000000"/>
                </w:rPr>
                <w:t>4.87E-08</w:t>
              </w:r>
            </w:ins>
          </w:p>
        </w:tc>
      </w:tr>
      <w:tr w:rsidR="00DA59F5" w:rsidRPr="00AC774B" w14:paraId="5DFD0217" w14:textId="77777777" w:rsidTr="00FC06A3">
        <w:trPr>
          <w:trHeight w:val="255"/>
          <w:ins w:id="2913" w:author="somadmin" w:date="2026-09-25T20:51:00Z" w16du:dateUtc="2026-09-26T00:51:00Z"/>
        </w:trPr>
        <w:tc>
          <w:tcPr>
            <w:tcW w:w="1470" w:type="dxa"/>
            <w:noWrap/>
            <w:vAlign w:val="bottom"/>
            <w:hideMark/>
          </w:tcPr>
          <w:p w14:paraId="3AF97066" w14:textId="77777777" w:rsidR="00DA59F5" w:rsidRPr="00AC774B" w:rsidRDefault="00DA59F5" w:rsidP="00FC06A3">
            <w:pPr>
              <w:rPr>
                <w:ins w:id="2914" w:author="somadmin" w:date="2026-09-25T20:51:00Z" w16du:dateUtc="2026-09-26T00:51:00Z"/>
                <w:color w:val="000000"/>
              </w:rPr>
            </w:pPr>
            <w:ins w:id="2915" w:author="somadmin" w:date="2026-09-25T20:51:00Z" w16du:dateUtc="2026-09-26T00:51:00Z">
              <w:r w:rsidRPr="00AC774B">
                <w:rPr>
                  <w:color w:val="000000"/>
                </w:rPr>
                <w:t>GO:0048407</w:t>
              </w:r>
            </w:ins>
          </w:p>
        </w:tc>
        <w:tc>
          <w:tcPr>
            <w:tcW w:w="2122" w:type="dxa"/>
            <w:noWrap/>
            <w:vAlign w:val="bottom"/>
            <w:hideMark/>
          </w:tcPr>
          <w:p w14:paraId="0E59D8D1" w14:textId="77777777" w:rsidR="00DA59F5" w:rsidRPr="00AC774B" w:rsidRDefault="00DA59F5" w:rsidP="00FC06A3">
            <w:pPr>
              <w:rPr>
                <w:ins w:id="2916" w:author="somadmin" w:date="2026-09-25T20:51:00Z" w16du:dateUtc="2026-09-26T00:51:00Z"/>
                <w:color w:val="000000"/>
              </w:rPr>
            </w:pPr>
            <w:ins w:id="2917" w:author="somadmin" w:date="2026-09-25T20:51:00Z" w16du:dateUtc="2026-09-26T00:51:00Z">
              <w:r w:rsidRPr="00AC774B">
                <w:rPr>
                  <w:color w:val="000000"/>
                </w:rPr>
                <w:t>molecular_function</w:t>
              </w:r>
            </w:ins>
          </w:p>
        </w:tc>
        <w:tc>
          <w:tcPr>
            <w:tcW w:w="8482" w:type="dxa"/>
            <w:vAlign w:val="bottom"/>
            <w:hideMark/>
          </w:tcPr>
          <w:p w14:paraId="27DF82A6" w14:textId="77777777" w:rsidR="00DA59F5" w:rsidRPr="00AC774B" w:rsidRDefault="00DA59F5" w:rsidP="00FC06A3">
            <w:pPr>
              <w:rPr>
                <w:ins w:id="2918" w:author="somadmin" w:date="2026-09-25T20:51:00Z" w16du:dateUtc="2026-09-26T00:51:00Z"/>
                <w:color w:val="000000"/>
              </w:rPr>
            </w:pPr>
            <w:ins w:id="2919" w:author="somadmin" w:date="2026-09-25T20:51:00Z" w16du:dateUtc="2026-09-26T00:51:00Z">
              <w:r w:rsidRPr="00AC774B">
                <w:rPr>
                  <w:color w:val="000000"/>
                </w:rPr>
                <w:t>platelet-derived growth factor binding</w:t>
              </w:r>
            </w:ins>
          </w:p>
        </w:tc>
        <w:tc>
          <w:tcPr>
            <w:tcW w:w="1170" w:type="dxa"/>
            <w:noWrap/>
            <w:vAlign w:val="bottom"/>
            <w:hideMark/>
          </w:tcPr>
          <w:p w14:paraId="44A3E109" w14:textId="77777777" w:rsidR="00DA59F5" w:rsidRPr="00AC774B" w:rsidRDefault="00DA59F5" w:rsidP="00FC06A3">
            <w:pPr>
              <w:jc w:val="right"/>
              <w:rPr>
                <w:ins w:id="2920" w:author="somadmin" w:date="2026-09-25T20:51:00Z" w16du:dateUtc="2026-09-26T00:51:00Z"/>
                <w:color w:val="000000"/>
              </w:rPr>
            </w:pPr>
            <w:ins w:id="2921" w:author="somadmin" w:date="2026-09-25T20:51:00Z" w16du:dateUtc="2026-09-26T00:51:00Z">
              <w:r w:rsidRPr="00AC774B">
                <w:rPr>
                  <w:color w:val="000000"/>
                </w:rPr>
                <w:t>8.56E-07</w:t>
              </w:r>
            </w:ins>
          </w:p>
        </w:tc>
      </w:tr>
      <w:tr w:rsidR="00DA59F5" w:rsidRPr="00AC774B" w14:paraId="4FC18879" w14:textId="77777777" w:rsidTr="00FC06A3">
        <w:trPr>
          <w:trHeight w:val="255"/>
          <w:ins w:id="2922" w:author="somadmin" w:date="2026-09-25T20:51:00Z" w16du:dateUtc="2026-09-26T00:51:00Z"/>
        </w:trPr>
        <w:tc>
          <w:tcPr>
            <w:tcW w:w="1470" w:type="dxa"/>
            <w:noWrap/>
            <w:vAlign w:val="bottom"/>
            <w:hideMark/>
          </w:tcPr>
          <w:p w14:paraId="4E4614CE" w14:textId="77777777" w:rsidR="00DA59F5" w:rsidRPr="00AC774B" w:rsidRDefault="00DA59F5" w:rsidP="00FC06A3">
            <w:pPr>
              <w:rPr>
                <w:ins w:id="2923" w:author="somadmin" w:date="2026-09-25T20:51:00Z" w16du:dateUtc="2026-09-26T00:51:00Z"/>
                <w:color w:val="000000"/>
              </w:rPr>
            </w:pPr>
            <w:ins w:id="2924" w:author="somadmin" w:date="2026-09-25T20:51:00Z" w16du:dateUtc="2026-09-26T00:51:00Z">
              <w:r w:rsidRPr="00AC774B">
                <w:rPr>
                  <w:color w:val="000000"/>
                </w:rPr>
                <w:t>GO:0019838</w:t>
              </w:r>
            </w:ins>
          </w:p>
        </w:tc>
        <w:tc>
          <w:tcPr>
            <w:tcW w:w="2122" w:type="dxa"/>
            <w:noWrap/>
            <w:vAlign w:val="bottom"/>
            <w:hideMark/>
          </w:tcPr>
          <w:p w14:paraId="7199049D" w14:textId="77777777" w:rsidR="00DA59F5" w:rsidRPr="00AC774B" w:rsidRDefault="00DA59F5" w:rsidP="00FC06A3">
            <w:pPr>
              <w:rPr>
                <w:ins w:id="2925" w:author="somadmin" w:date="2026-09-25T20:51:00Z" w16du:dateUtc="2026-09-26T00:51:00Z"/>
                <w:color w:val="000000"/>
              </w:rPr>
            </w:pPr>
            <w:ins w:id="2926" w:author="somadmin" w:date="2026-09-25T20:51:00Z" w16du:dateUtc="2026-09-26T00:51:00Z">
              <w:r w:rsidRPr="00AC774B">
                <w:rPr>
                  <w:color w:val="000000"/>
                </w:rPr>
                <w:t>molecular_function</w:t>
              </w:r>
            </w:ins>
          </w:p>
        </w:tc>
        <w:tc>
          <w:tcPr>
            <w:tcW w:w="8482" w:type="dxa"/>
            <w:vAlign w:val="bottom"/>
            <w:hideMark/>
          </w:tcPr>
          <w:p w14:paraId="1652FCD0" w14:textId="77777777" w:rsidR="00DA59F5" w:rsidRPr="00AC774B" w:rsidRDefault="00DA59F5" w:rsidP="00FC06A3">
            <w:pPr>
              <w:rPr>
                <w:ins w:id="2927" w:author="somadmin" w:date="2026-09-25T20:51:00Z" w16du:dateUtc="2026-09-26T00:51:00Z"/>
                <w:color w:val="000000"/>
              </w:rPr>
            </w:pPr>
            <w:ins w:id="2928" w:author="somadmin" w:date="2026-09-25T20:51:00Z" w16du:dateUtc="2026-09-26T00:51:00Z">
              <w:r w:rsidRPr="00AC774B">
                <w:rPr>
                  <w:color w:val="000000"/>
                </w:rPr>
                <w:t>growth factor binding</w:t>
              </w:r>
            </w:ins>
          </w:p>
        </w:tc>
        <w:tc>
          <w:tcPr>
            <w:tcW w:w="1170" w:type="dxa"/>
            <w:noWrap/>
            <w:vAlign w:val="bottom"/>
            <w:hideMark/>
          </w:tcPr>
          <w:p w14:paraId="08B9821F" w14:textId="77777777" w:rsidR="00DA59F5" w:rsidRPr="00AC774B" w:rsidRDefault="00DA59F5" w:rsidP="00FC06A3">
            <w:pPr>
              <w:jc w:val="right"/>
              <w:rPr>
                <w:ins w:id="2929" w:author="somadmin" w:date="2026-09-25T20:51:00Z" w16du:dateUtc="2026-09-26T00:51:00Z"/>
                <w:color w:val="000000"/>
              </w:rPr>
            </w:pPr>
            <w:ins w:id="2930" w:author="somadmin" w:date="2026-09-25T20:51:00Z" w16du:dateUtc="2026-09-26T00:51:00Z">
              <w:r w:rsidRPr="00AC774B">
                <w:rPr>
                  <w:color w:val="000000"/>
                </w:rPr>
                <w:t>1.27E-06</w:t>
              </w:r>
            </w:ins>
          </w:p>
        </w:tc>
      </w:tr>
      <w:tr w:rsidR="00DA59F5" w:rsidRPr="00AC774B" w14:paraId="560FCBCB" w14:textId="77777777" w:rsidTr="00FC06A3">
        <w:trPr>
          <w:trHeight w:val="255"/>
          <w:ins w:id="2931" w:author="somadmin" w:date="2026-09-25T20:51:00Z" w16du:dateUtc="2026-09-26T00:51:00Z"/>
        </w:trPr>
        <w:tc>
          <w:tcPr>
            <w:tcW w:w="1470" w:type="dxa"/>
            <w:noWrap/>
            <w:vAlign w:val="bottom"/>
            <w:hideMark/>
          </w:tcPr>
          <w:p w14:paraId="4E9D600D" w14:textId="77777777" w:rsidR="00DA59F5" w:rsidRPr="00AC774B" w:rsidRDefault="00DA59F5" w:rsidP="00FC06A3">
            <w:pPr>
              <w:rPr>
                <w:ins w:id="2932" w:author="somadmin" w:date="2026-09-25T20:51:00Z" w16du:dateUtc="2026-09-26T00:51:00Z"/>
                <w:color w:val="000000"/>
              </w:rPr>
            </w:pPr>
            <w:ins w:id="2933" w:author="somadmin" w:date="2026-09-25T20:51:00Z" w16du:dateUtc="2026-09-26T00:51:00Z">
              <w:r w:rsidRPr="00AC774B">
                <w:rPr>
                  <w:color w:val="000000"/>
                </w:rPr>
                <w:t>GO:0005178</w:t>
              </w:r>
            </w:ins>
          </w:p>
        </w:tc>
        <w:tc>
          <w:tcPr>
            <w:tcW w:w="2122" w:type="dxa"/>
            <w:noWrap/>
            <w:vAlign w:val="bottom"/>
            <w:hideMark/>
          </w:tcPr>
          <w:p w14:paraId="067AA140" w14:textId="77777777" w:rsidR="00DA59F5" w:rsidRPr="00AC774B" w:rsidRDefault="00DA59F5" w:rsidP="00FC06A3">
            <w:pPr>
              <w:rPr>
                <w:ins w:id="2934" w:author="somadmin" w:date="2026-09-25T20:51:00Z" w16du:dateUtc="2026-09-26T00:51:00Z"/>
                <w:color w:val="000000"/>
              </w:rPr>
            </w:pPr>
            <w:ins w:id="2935" w:author="somadmin" w:date="2026-09-25T20:51:00Z" w16du:dateUtc="2026-09-26T00:51:00Z">
              <w:r w:rsidRPr="00AC774B">
                <w:rPr>
                  <w:color w:val="000000"/>
                </w:rPr>
                <w:t>molecular_function</w:t>
              </w:r>
            </w:ins>
          </w:p>
        </w:tc>
        <w:tc>
          <w:tcPr>
            <w:tcW w:w="8482" w:type="dxa"/>
            <w:vAlign w:val="bottom"/>
            <w:hideMark/>
          </w:tcPr>
          <w:p w14:paraId="2988D584" w14:textId="77777777" w:rsidR="00DA59F5" w:rsidRPr="00AC774B" w:rsidRDefault="00DA59F5" w:rsidP="00FC06A3">
            <w:pPr>
              <w:rPr>
                <w:ins w:id="2936" w:author="somadmin" w:date="2026-09-25T20:51:00Z" w16du:dateUtc="2026-09-26T00:51:00Z"/>
                <w:color w:val="000000"/>
              </w:rPr>
            </w:pPr>
            <w:ins w:id="2937" w:author="somadmin" w:date="2026-09-25T20:51:00Z" w16du:dateUtc="2026-09-26T00:51:00Z">
              <w:r w:rsidRPr="00AC774B">
                <w:rPr>
                  <w:color w:val="000000"/>
                </w:rPr>
                <w:t>integrin binding</w:t>
              </w:r>
            </w:ins>
          </w:p>
        </w:tc>
        <w:tc>
          <w:tcPr>
            <w:tcW w:w="1170" w:type="dxa"/>
            <w:noWrap/>
            <w:vAlign w:val="bottom"/>
            <w:hideMark/>
          </w:tcPr>
          <w:p w14:paraId="0173E473" w14:textId="77777777" w:rsidR="00DA59F5" w:rsidRPr="00AC774B" w:rsidRDefault="00DA59F5" w:rsidP="00FC06A3">
            <w:pPr>
              <w:jc w:val="right"/>
              <w:rPr>
                <w:ins w:id="2938" w:author="somadmin" w:date="2026-09-25T20:51:00Z" w16du:dateUtc="2026-09-26T00:51:00Z"/>
                <w:color w:val="000000"/>
              </w:rPr>
            </w:pPr>
            <w:ins w:id="2939" w:author="somadmin" w:date="2026-09-25T20:51:00Z" w16du:dateUtc="2026-09-26T00:51:00Z">
              <w:r w:rsidRPr="00AC774B">
                <w:rPr>
                  <w:color w:val="000000"/>
                </w:rPr>
                <w:t>2.77E-05</w:t>
              </w:r>
            </w:ins>
          </w:p>
        </w:tc>
      </w:tr>
      <w:tr w:rsidR="00DA59F5" w:rsidRPr="00AC774B" w14:paraId="0AAB2E8B" w14:textId="77777777" w:rsidTr="00FC06A3">
        <w:trPr>
          <w:trHeight w:val="255"/>
          <w:ins w:id="2940" w:author="somadmin" w:date="2026-09-25T20:51:00Z" w16du:dateUtc="2026-09-26T00:51:00Z"/>
        </w:trPr>
        <w:tc>
          <w:tcPr>
            <w:tcW w:w="1470" w:type="dxa"/>
            <w:noWrap/>
            <w:vAlign w:val="bottom"/>
            <w:hideMark/>
          </w:tcPr>
          <w:p w14:paraId="370A178B" w14:textId="77777777" w:rsidR="00DA59F5" w:rsidRPr="00AC774B" w:rsidRDefault="00DA59F5" w:rsidP="00FC06A3">
            <w:pPr>
              <w:rPr>
                <w:ins w:id="2941" w:author="somadmin" w:date="2026-09-25T20:51:00Z" w16du:dateUtc="2026-09-26T00:51:00Z"/>
                <w:color w:val="000000"/>
              </w:rPr>
            </w:pPr>
            <w:ins w:id="2942" w:author="somadmin" w:date="2026-09-25T20:51:00Z" w16du:dateUtc="2026-09-26T00:51:00Z">
              <w:r w:rsidRPr="00AC774B">
                <w:rPr>
                  <w:color w:val="000000"/>
                </w:rPr>
                <w:t>GO:0032403</w:t>
              </w:r>
            </w:ins>
          </w:p>
        </w:tc>
        <w:tc>
          <w:tcPr>
            <w:tcW w:w="2122" w:type="dxa"/>
            <w:noWrap/>
            <w:vAlign w:val="bottom"/>
            <w:hideMark/>
          </w:tcPr>
          <w:p w14:paraId="19360AE9" w14:textId="77777777" w:rsidR="00DA59F5" w:rsidRPr="00AC774B" w:rsidRDefault="00DA59F5" w:rsidP="00FC06A3">
            <w:pPr>
              <w:rPr>
                <w:ins w:id="2943" w:author="somadmin" w:date="2026-09-25T20:51:00Z" w16du:dateUtc="2026-09-26T00:51:00Z"/>
                <w:color w:val="000000"/>
              </w:rPr>
            </w:pPr>
            <w:ins w:id="2944" w:author="somadmin" w:date="2026-09-25T20:51:00Z" w16du:dateUtc="2026-09-26T00:51:00Z">
              <w:r w:rsidRPr="00AC774B">
                <w:rPr>
                  <w:color w:val="000000"/>
                </w:rPr>
                <w:t>molecular_function</w:t>
              </w:r>
            </w:ins>
          </w:p>
        </w:tc>
        <w:tc>
          <w:tcPr>
            <w:tcW w:w="8482" w:type="dxa"/>
            <w:vAlign w:val="bottom"/>
            <w:hideMark/>
          </w:tcPr>
          <w:p w14:paraId="494D5733" w14:textId="77777777" w:rsidR="00DA59F5" w:rsidRPr="00AC774B" w:rsidRDefault="00DA59F5" w:rsidP="00FC06A3">
            <w:pPr>
              <w:rPr>
                <w:ins w:id="2945" w:author="somadmin" w:date="2026-09-25T20:51:00Z" w16du:dateUtc="2026-09-26T00:51:00Z"/>
                <w:color w:val="000000"/>
              </w:rPr>
            </w:pPr>
            <w:ins w:id="2946" w:author="somadmin" w:date="2026-09-25T20:51:00Z" w16du:dateUtc="2026-09-26T00:51:00Z">
              <w:r w:rsidRPr="00AC774B">
                <w:rPr>
                  <w:color w:val="000000"/>
                </w:rPr>
                <w:t>protein complex binding</w:t>
              </w:r>
            </w:ins>
          </w:p>
        </w:tc>
        <w:tc>
          <w:tcPr>
            <w:tcW w:w="1170" w:type="dxa"/>
            <w:noWrap/>
            <w:vAlign w:val="bottom"/>
            <w:hideMark/>
          </w:tcPr>
          <w:p w14:paraId="37170F1A" w14:textId="77777777" w:rsidR="00DA59F5" w:rsidRPr="00AC774B" w:rsidRDefault="00DA59F5" w:rsidP="00FC06A3">
            <w:pPr>
              <w:jc w:val="right"/>
              <w:rPr>
                <w:ins w:id="2947" w:author="somadmin" w:date="2026-09-25T20:51:00Z" w16du:dateUtc="2026-09-26T00:51:00Z"/>
                <w:color w:val="000000"/>
              </w:rPr>
            </w:pPr>
            <w:ins w:id="2948" w:author="somadmin" w:date="2026-09-25T20:51:00Z" w16du:dateUtc="2026-09-26T00:51:00Z">
              <w:r w:rsidRPr="00AC774B">
                <w:rPr>
                  <w:color w:val="000000"/>
                </w:rPr>
                <w:t>3.48E-05</w:t>
              </w:r>
            </w:ins>
          </w:p>
        </w:tc>
      </w:tr>
      <w:tr w:rsidR="00DA59F5" w:rsidRPr="00AC774B" w14:paraId="096C2444" w14:textId="77777777" w:rsidTr="00FC06A3">
        <w:trPr>
          <w:trHeight w:val="255"/>
          <w:ins w:id="2949" w:author="somadmin" w:date="2026-09-25T20:51:00Z" w16du:dateUtc="2026-09-26T00:51:00Z"/>
        </w:trPr>
        <w:tc>
          <w:tcPr>
            <w:tcW w:w="1470" w:type="dxa"/>
            <w:noWrap/>
            <w:vAlign w:val="bottom"/>
            <w:hideMark/>
          </w:tcPr>
          <w:p w14:paraId="642532A8" w14:textId="77777777" w:rsidR="00DA59F5" w:rsidRPr="00AC774B" w:rsidRDefault="00DA59F5" w:rsidP="00FC06A3">
            <w:pPr>
              <w:rPr>
                <w:ins w:id="2950" w:author="somadmin" w:date="2026-09-25T20:51:00Z" w16du:dateUtc="2026-09-26T00:51:00Z"/>
                <w:color w:val="000000"/>
              </w:rPr>
            </w:pPr>
            <w:ins w:id="2951" w:author="somadmin" w:date="2026-09-25T20:51:00Z" w16du:dateUtc="2026-09-26T00:51:00Z">
              <w:r w:rsidRPr="00AC774B">
                <w:rPr>
                  <w:color w:val="000000"/>
                </w:rPr>
                <w:t>GO:0003723</w:t>
              </w:r>
            </w:ins>
          </w:p>
        </w:tc>
        <w:tc>
          <w:tcPr>
            <w:tcW w:w="2122" w:type="dxa"/>
            <w:noWrap/>
            <w:vAlign w:val="bottom"/>
            <w:hideMark/>
          </w:tcPr>
          <w:p w14:paraId="02153EA9" w14:textId="77777777" w:rsidR="00DA59F5" w:rsidRPr="00AC774B" w:rsidRDefault="00DA59F5" w:rsidP="00FC06A3">
            <w:pPr>
              <w:rPr>
                <w:ins w:id="2952" w:author="somadmin" w:date="2026-09-25T20:51:00Z" w16du:dateUtc="2026-09-26T00:51:00Z"/>
                <w:color w:val="000000"/>
              </w:rPr>
            </w:pPr>
            <w:ins w:id="2953" w:author="somadmin" w:date="2026-09-25T20:51:00Z" w16du:dateUtc="2026-09-26T00:51:00Z">
              <w:r w:rsidRPr="00AC774B">
                <w:rPr>
                  <w:color w:val="000000"/>
                </w:rPr>
                <w:t>molecular_function</w:t>
              </w:r>
            </w:ins>
          </w:p>
        </w:tc>
        <w:tc>
          <w:tcPr>
            <w:tcW w:w="8482" w:type="dxa"/>
            <w:vAlign w:val="bottom"/>
            <w:hideMark/>
          </w:tcPr>
          <w:p w14:paraId="041194E4" w14:textId="77777777" w:rsidR="00DA59F5" w:rsidRPr="00AC774B" w:rsidRDefault="00DA59F5" w:rsidP="00FC06A3">
            <w:pPr>
              <w:rPr>
                <w:ins w:id="2954" w:author="somadmin" w:date="2026-09-25T20:51:00Z" w16du:dateUtc="2026-09-26T00:51:00Z"/>
                <w:color w:val="000000"/>
              </w:rPr>
            </w:pPr>
            <w:ins w:id="2955" w:author="somadmin" w:date="2026-09-25T20:51:00Z" w16du:dateUtc="2026-09-26T00:51:00Z">
              <w:r w:rsidRPr="00AC774B">
                <w:rPr>
                  <w:color w:val="000000"/>
                </w:rPr>
                <w:t>RNA binding</w:t>
              </w:r>
            </w:ins>
          </w:p>
        </w:tc>
        <w:tc>
          <w:tcPr>
            <w:tcW w:w="1170" w:type="dxa"/>
            <w:noWrap/>
            <w:vAlign w:val="bottom"/>
            <w:hideMark/>
          </w:tcPr>
          <w:p w14:paraId="3189AAD9" w14:textId="77777777" w:rsidR="00DA59F5" w:rsidRPr="00AC774B" w:rsidRDefault="00DA59F5" w:rsidP="00FC06A3">
            <w:pPr>
              <w:jc w:val="right"/>
              <w:rPr>
                <w:ins w:id="2956" w:author="somadmin" w:date="2026-09-25T20:51:00Z" w16du:dateUtc="2026-09-26T00:51:00Z"/>
                <w:color w:val="000000"/>
              </w:rPr>
            </w:pPr>
            <w:ins w:id="2957" w:author="somadmin" w:date="2026-09-25T20:51:00Z" w16du:dateUtc="2026-09-26T00:51:00Z">
              <w:r w:rsidRPr="00AC774B">
                <w:rPr>
                  <w:color w:val="000000"/>
                </w:rPr>
                <w:t>6.89E-05</w:t>
              </w:r>
            </w:ins>
          </w:p>
        </w:tc>
      </w:tr>
      <w:tr w:rsidR="00DA59F5" w:rsidRPr="00AC774B" w14:paraId="0CC48330" w14:textId="77777777" w:rsidTr="00FC06A3">
        <w:trPr>
          <w:trHeight w:val="255"/>
          <w:ins w:id="2958" w:author="somadmin" w:date="2026-09-25T20:51:00Z" w16du:dateUtc="2026-09-26T00:51:00Z"/>
        </w:trPr>
        <w:tc>
          <w:tcPr>
            <w:tcW w:w="1470" w:type="dxa"/>
            <w:noWrap/>
            <w:vAlign w:val="bottom"/>
            <w:hideMark/>
          </w:tcPr>
          <w:p w14:paraId="14B803F2" w14:textId="77777777" w:rsidR="00DA59F5" w:rsidRPr="00AC774B" w:rsidRDefault="00DA59F5" w:rsidP="00FC06A3">
            <w:pPr>
              <w:rPr>
                <w:ins w:id="2959" w:author="somadmin" w:date="2026-09-25T20:51:00Z" w16du:dateUtc="2026-09-26T00:51:00Z"/>
                <w:color w:val="000000"/>
              </w:rPr>
            </w:pPr>
            <w:ins w:id="2960" w:author="somadmin" w:date="2026-09-25T20:51:00Z" w16du:dateUtc="2026-09-26T00:51:00Z">
              <w:r w:rsidRPr="00AC774B">
                <w:rPr>
                  <w:color w:val="000000"/>
                </w:rPr>
                <w:t>GO:0005102</w:t>
              </w:r>
            </w:ins>
          </w:p>
        </w:tc>
        <w:tc>
          <w:tcPr>
            <w:tcW w:w="2122" w:type="dxa"/>
            <w:noWrap/>
            <w:vAlign w:val="bottom"/>
            <w:hideMark/>
          </w:tcPr>
          <w:p w14:paraId="727C1A13" w14:textId="77777777" w:rsidR="00DA59F5" w:rsidRPr="00AC774B" w:rsidRDefault="00DA59F5" w:rsidP="00FC06A3">
            <w:pPr>
              <w:rPr>
                <w:ins w:id="2961" w:author="somadmin" w:date="2026-09-25T20:51:00Z" w16du:dateUtc="2026-09-26T00:51:00Z"/>
                <w:color w:val="000000"/>
              </w:rPr>
            </w:pPr>
            <w:ins w:id="2962" w:author="somadmin" w:date="2026-09-25T20:51:00Z" w16du:dateUtc="2026-09-26T00:51:00Z">
              <w:r w:rsidRPr="00AC774B">
                <w:rPr>
                  <w:color w:val="000000"/>
                </w:rPr>
                <w:t>molecular_function</w:t>
              </w:r>
            </w:ins>
          </w:p>
        </w:tc>
        <w:tc>
          <w:tcPr>
            <w:tcW w:w="8482" w:type="dxa"/>
            <w:vAlign w:val="bottom"/>
            <w:hideMark/>
          </w:tcPr>
          <w:p w14:paraId="1E014FD4" w14:textId="77777777" w:rsidR="00DA59F5" w:rsidRPr="00AC774B" w:rsidRDefault="00DA59F5" w:rsidP="00FC06A3">
            <w:pPr>
              <w:rPr>
                <w:ins w:id="2963" w:author="somadmin" w:date="2026-09-25T20:51:00Z" w16du:dateUtc="2026-09-26T00:51:00Z"/>
                <w:color w:val="000000"/>
              </w:rPr>
            </w:pPr>
            <w:ins w:id="2964" w:author="somadmin" w:date="2026-09-25T20:51:00Z" w16du:dateUtc="2026-09-26T00:51:00Z">
              <w:r w:rsidRPr="00AC774B">
                <w:rPr>
                  <w:color w:val="000000"/>
                </w:rPr>
                <w:t>receptor binding</w:t>
              </w:r>
            </w:ins>
          </w:p>
        </w:tc>
        <w:tc>
          <w:tcPr>
            <w:tcW w:w="1170" w:type="dxa"/>
            <w:noWrap/>
            <w:vAlign w:val="bottom"/>
            <w:hideMark/>
          </w:tcPr>
          <w:p w14:paraId="33603456" w14:textId="77777777" w:rsidR="00DA59F5" w:rsidRPr="00AC774B" w:rsidRDefault="00DA59F5" w:rsidP="00FC06A3">
            <w:pPr>
              <w:jc w:val="right"/>
              <w:rPr>
                <w:ins w:id="2965" w:author="somadmin" w:date="2026-09-25T20:51:00Z" w16du:dateUtc="2026-09-26T00:51:00Z"/>
                <w:color w:val="000000"/>
              </w:rPr>
            </w:pPr>
            <w:ins w:id="2966" w:author="somadmin" w:date="2026-09-25T20:51:00Z" w16du:dateUtc="2026-09-26T00:51:00Z">
              <w:r w:rsidRPr="00AC774B">
                <w:rPr>
                  <w:color w:val="000000"/>
                </w:rPr>
                <w:t>7.38E-05</w:t>
              </w:r>
            </w:ins>
          </w:p>
        </w:tc>
      </w:tr>
      <w:tr w:rsidR="00DA59F5" w:rsidRPr="00AC774B" w14:paraId="0F9439C8" w14:textId="77777777" w:rsidTr="00FC06A3">
        <w:trPr>
          <w:trHeight w:val="255"/>
          <w:ins w:id="2967" w:author="somadmin" w:date="2026-09-25T20:51:00Z" w16du:dateUtc="2026-09-26T00:51:00Z"/>
        </w:trPr>
        <w:tc>
          <w:tcPr>
            <w:tcW w:w="1470" w:type="dxa"/>
            <w:noWrap/>
            <w:vAlign w:val="bottom"/>
            <w:hideMark/>
          </w:tcPr>
          <w:p w14:paraId="69E987E6" w14:textId="77777777" w:rsidR="00DA59F5" w:rsidRPr="00AC774B" w:rsidRDefault="00DA59F5" w:rsidP="00FC06A3">
            <w:pPr>
              <w:rPr>
                <w:ins w:id="2968" w:author="somadmin" w:date="2026-09-25T20:51:00Z" w16du:dateUtc="2026-09-26T00:51:00Z"/>
                <w:color w:val="000000"/>
              </w:rPr>
            </w:pPr>
            <w:ins w:id="2969" w:author="somadmin" w:date="2026-09-25T20:51:00Z" w16du:dateUtc="2026-09-26T00:51:00Z">
              <w:r w:rsidRPr="00AC774B">
                <w:rPr>
                  <w:color w:val="000000"/>
                </w:rPr>
                <w:t>GO:0019966</w:t>
              </w:r>
            </w:ins>
          </w:p>
        </w:tc>
        <w:tc>
          <w:tcPr>
            <w:tcW w:w="2122" w:type="dxa"/>
            <w:noWrap/>
            <w:vAlign w:val="bottom"/>
            <w:hideMark/>
          </w:tcPr>
          <w:p w14:paraId="3F0F7CFD" w14:textId="77777777" w:rsidR="00DA59F5" w:rsidRPr="00AC774B" w:rsidRDefault="00DA59F5" w:rsidP="00FC06A3">
            <w:pPr>
              <w:rPr>
                <w:ins w:id="2970" w:author="somadmin" w:date="2026-09-25T20:51:00Z" w16du:dateUtc="2026-09-26T00:51:00Z"/>
                <w:color w:val="000000"/>
              </w:rPr>
            </w:pPr>
            <w:ins w:id="2971" w:author="somadmin" w:date="2026-09-25T20:51:00Z" w16du:dateUtc="2026-09-26T00:51:00Z">
              <w:r w:rsidRPr="00AC774B">
                <w:rPr>
                  <w:color w:val="000000"/>
                </w:rPr>
                <w:t>molecular_function</w:t>
              </w:r>
            </w:ins>
          </w:p>
        </w:tc>
        <w:tc>
          <w:tcPr>
            <w:tcW w:w="8482" w:type="dxa"/>
            <w:vAlign w:val="bottom"/>
            <w:hideMark/>
          </w:tcPr>
          <w:p w14:paraId="503AC81B" w14:textId="77777777" w:rsidR="00DA59F5" w:rsidRPr="00AC774B" w:rsidRDefault="00DA59F5" w:rsidP="00FC06A3">
            <w:pPr>
              <w:rPr>
                <w:ins w:id="2972" w:author="somadmin" w:date="2026-09-25T20:51:00Z" w16du:dateUtc="2026-09-26T00:51:00Z"/>
                <w:color w:val="000000"/>
              </w:rPr>
            </w:pPr>
            <w:ins w:id="2973" w:author="somadmin" w:date="2026-09-25T20:51:00Z" w16du:dateUtc="2026-09-26T00:51:00Z">
              <w:r w:rsidRPr="00AC774B">
                <w:rPr>
                  <w:color w:val="000000"/>
                </w:rPr>
                <w:t>interleukin-1 binding</w:t>
              </w:r>
            </w:ins>
          </w:p>
        </w:tc>
        <w:tc>
          <w:tcPr>
            <w:tcW w:w="1170" w:type="dxa"/>
            <w:noWrap/>
            <w:vAlign w:val="bottom"/>
            <w:hideMark/>
          </w:tcPr>
          <w:p w14:paraId="7A1B979C" w14:textId="77777777" w:rsidR="00DA59F5" w:rsidRPr="00AC774B" w:rsidRDefault="00DA59F5" w:rsidP="00FC06A3">
            <w:pPr>
              <w:jc w:val="right"/>
              <w:rPr>
                <w:ins w:id="2974" w:author="somadmin" w:date="2026-09-25T20:51:00Z" w16du:dateUtc="2026-09-26T00:51:00Z"/>
                <w:color w:val="000000"/>
              </w:rPr>
            </w:pPr>
            <w:ins w:id="2975" w:author="somadmin" w:date="2026-09-25T20:51:00Z" w16du:dateUtc="2026-09-26T00:51:00Z">
              <w:r w:rsidRPr="00AC774B">
                <w:rPr>
                  <w:color w:val="000000"/>
                </w:rPr>
                <w:t>0.001302</w:t>
              </w:r>
            </w:ins>
          </w:p>
        </w:tc>
      </w:tr>
      <w:tr w:rsidR="00DA59F5" w:rsidRPr="00AC774B" w14:paraId="5344493D" w14:textId="77777777" w:rsidTr="00FC06A3">
        <w:trPr>
          <w:trHeight w:val="255"/>
          <w:ins w:id="2976" w:author="somadmin" w:date="2026-09-25T20:51:00Z" w16du:dateUtc="2026-09-26T00:51:00Z"/>
        </w:trPr>
        <w:tc>
          <w:tcPr>
            <w:tcW w:w="1470" w:type="dxa"/>
            <w:noWrap/>
            <w:vAlign w:val="bottom"/>
            <w:hideMark/>
          </w:tcPr>
          <w:p w14:paraId="447955BE" w14:textId="77777777" w:rsidR="00DA59F5" w:rsidRPr="00AC774B" w:rsidRDefault="00DA59F5" w:rsidP="00FC06A3">
            <w:pPr>
              <w:rPr>
                <w:ins w:id="2977" w:author="somadmin" w:date="2026-09-25T20:51:00Z" w16du:dateUtc="2026-09-26T00:51:00Z"/>
                <w:color w:val="000000"/>
              </w:rPr>
            </w:pPr>
            <w:ins w:id="2978" w:author="somadmin" w:date="2026-09-25T20:51:00Z" w16du:dateUtc="2026-09-26T00:51:00Z">
              <w:r w:rsidRPr="00AC774B">
                <w:rPr>
                  <w:color w:val="000000"/>
                </w:rPr>
                <w:t>GO:0019899</w:t>
              </w:r>
            </w:ins>
          </w:p>
        </w:tc>
        <w:tc>
          <w:tcPr>
            <w:tcW w:w="2122" w:type="dxa"/>
            <w:noWrap/>
            <w:vAlign w:val="bottom"/>
            <w:hideMark/>
          </w:tcPr>
          <w:p w14:paraId="7DDB3AAD" w14:textId="77777777" w:rsidR="00DA59F5" w:rsidRPr="00AC774B" w:rsidRDefault="00DA59F5" w:rsidP="00FC06A3">
            <w:pPr>
              <w:rPr>
                <w:ins w:id="2979" w:author="somadmin" w:date="2026-09-25T20:51:00Z" w16du:dateUtc="2026-09-26T00:51:00Z"/>
                <w:color w:val="000000"/>
              </w:rPr>
            </w:pPr>
            <w:ins w:id="2980" w:author="somadmin" w:date="2026-09-25T20:51:00Z" w16du:dateUtc="2026-09-26T00:51:00Z">
              <w:r w:rsidRPr="00AC774B">
                <w:rPr>
                  <w:color w:val="000000"/>
                </w:rPr>
                <w:t>molecular_function</w:t>
              </w:r>
            </w:ins>
          </w:p>
        </w:tc>
        <w:tc>
          <w:tcPr>
            <w:tcW w:w="8482" w:type="dxa"/>
            <w:vAlign w:val="bottom"/>
            <w:hideMark/>
          </w:tcPr>
          <w:p w14:paraId="5E670B30" w14:textId="77777777" w:rsidR="00DA59F5" w:rsidRPr="00AC774B" w:rsidRDefault="00DA59F5" w:rsidP="00FC06A3">
            <w:pPr>
              <w:rPr>
                <w:ins w:id="2981" w:author="somadmin" w:date="2026-09-25T20:51:00Z" w16du:dateUtc="2026-09-26T00:51:00Z"/>
                <w:color w:val="000000"/>
              </w:rPr>
            </w:pPr>
            <w:ins w:id="2982" w:author="somadmin" w:date="2026-09-25T20:51:00Z" w16du:dateUtc="2026-09-26T00:51:00Z">
              <w:r w:rsidRPr="00AC774B">
                <w:rPr>
                  <w:color w:val="000000"/>
                </w:rPr>
                <w:t>enzyme binding</w:t>
              </w:r>
            </w:ins>
          </w:p>
        </w:tc>
        <w:tc>
          <w:tcPr>
            <w:tcW w:w="1170" w:type="dxa"/>
            <w:noWrap/>
            <w:vAlign w:val="bottom"/>
            <w:hideMark/>
          </w:tcPr>
          <w:p w14:paraId="32251285" w14:textId="77777777" w:rsidR="00DA59F5" w:rsidRPr="00AC774B" w:rsidRDefault="00DA59F5" w:rsidP="00FC06A3">
            <w:pPr>
              <w:jc w:val="right"/>
              <w:rPr>
                <w:ins w:id="2983" w:author="somadmin" w:date="2026-09-25T20:51:00Z" w16du:dateUtc="2026-09-26T00:51:00Z"/>
                <w:color w:val="000000"/>
              </w:rPr>
            </w:pPr>
            <w:ins w:id="2984" w:author="somadmin" w:date="2026-09-25T20:51:00Z" w16du:dateUtc="2026-09-26T00:51:00Z">
              <w:r w:rsidRPr="00AC774B">
                <w:rPr>
                  <w:color w:val="000000"/>
                </w:rPr>
                <w:t>0.002052</w:t>
              </w:r>
            </w:ins>
          </w:p>
        </w:tc>
      </w:tr>
      <w:tr w:rsidR="00DA59F5" w:rsidRPr="00AC774B" w14:paraId="779B2A09" w14:textId="77777777" w:rsidTr="00FC06A3">
        <w:trPr>
          <w:trHeight w:val="255"/>
          <w:ins w:id="2985" w:author="somadmin" w:date="2026-09-25T20:51:00Z" w16du:dateUtc="2026-09-26T00:51:00Z"/>
        </w:trPr>
        <w:tc>
          <w:tcPr>
            <w:tcW w:w="1470" w:type="dxa"/>
            <w:noWrap/>
            <w:vAlign w:val="bottom"/>
            <w:hideMark/>
          </w:tcPr>
          <w:p w14:paraId="7DBA8997" w14:textId="77777777" w:rsidR="00DA59F5" w:rsidRPr="00AC774B" w:rsidRDefault="00DA59F5" w:rsidP="00FC06A3">
            <w:pPr>
              <w:rPr>
                <w:ins w:id="2986" w:author="somadmin" w:date="2026-09-25T20:51:00Z" w16du:dateUtc="2026-09-26T00:51:00Z"/>
                <w:color w:val="000000"/>
              </w:rPr>
            </w:pPr>
            <w:ins w:id="2987" w:author="somadmin" w:date="2026-09-25T20:51:00Z" w16du:dateUtc="2026-09-26T00:51:00Z">
              <w:r w:rsidRPr="00AC774B">
                <w:rPr>
                  <w:color w:val="000000"/>
                </w:rPr>
                <w:t>GO:0005520</w:t>
              </w:r>
            </w:ins>
          </w:p>
        </w:tc>
        <w:tc>
          <w:tcPr>
            <w:tcW w:w="2122" w:type="dxa"/>
            <w:noWrap/>
            <w:vAlign w:val="bottom"/>
            <w:hideMark/>
          </w:tcPr>
          <w:p w14:paraId="783D5D4A" w14:textId="77777777" w:rsidR="00DA59F5" w:rsidRPr="00AC774B" w:rsidRDefault="00DA59F5" w:rsidP="00FC06A3">
            <w:pPr>
              <w:rPr>
                <w:ins w:id="2988" w:author="somadmin" w:date="2026-09-25T20:51:00Z" w16du:dateUtc="2026-09-26T00:51:00Z"/>
                <w:color w:val="000000"/>
              </w:rPr>
            </w:pPr>
            <w:ins w:id="2989" w:author="somadmin" w:date="2026-09-25T20:51:00Z" w16du:dateUtc="2026-09-26T00:51:00Z">
              <w:r w:rsidRPr="00AC774B">
                <w:rPr>
                  <w:color w:val="000000"/>
                </w:rPr>
                <w:t>molecular_function</w:t>
              </w:r>
            </w:ins>
          </w:p>
        </w:tc>
        <w:tc>
          <w:tcPr>
            <w:tcW w:w="8482" w:type="dxa"/>
            <w:vAlign w:val="bottom"/>
            <w:hideMark/>
          </w:tcPr>
          <w:p w14:paraId="6530CE40" w14:textId="77777777" w:rsidR="00DA59F5" w:rsidRPr="00AC774B" w:rsidRDefault="00DA59F5" w:rsidP="00FC06A3">
            <w:pPr>
              <w:rPr>
                <w:ins w:id="2990" w:author="somadmin" w:date="2026-09-25T20:51:00Z" w16du:dateUtc="2026-09-26T00:51:00Z"/>
                <w:color w:val="000000"/>
              </w:rPr>
            </w:pPr>
            <w:ins w:id="2991" w:author="somadmin" w:date="2026-09-25T20:51:00Z" w16du:dateUtc="2026-09-26T00:51:00Z">
              <w:r w:rsidRPr="00AC774B">
                <w:rPr>
                  <w:color w:val="000000"/>
                </w:rPr>
                <w:t>insulin-like growth factor binding</w:t>
              </w:r>
            </w:ins>
          </w:p>
        </w:tc>
        <w:tc>
          <w:tcPr>
            <w:tcW w:w="1170" w:type="dxa"/>
            <w:noWrap/>
            <w:vAlign w:val="bottom"/>
            <w:hideMark/>
          </w:tcPr>
          <w:p w14:paraId="1C655C85" w14:textId="77777777" w:rsidR="00DA59F5" w:rsidRPr="00AC774B" w:rsidRDefault="00DA59F5" w:rsidP="00FC06A3">
            <w:pPr>
              <w:jc w:val="right"/>
              <w:rPr>
                <w:ins w:id="2992" w:author="somadmin" w:date="2026-09-25T20:51:00Z" w16du:dateUtc="2026-09-26T00:51:00Z"/>
                <w:color w:val="000000"/>
              </w:rPr>
            </w:pPr>
            <w:ins w:id="2993" w:author="somadmin" w:date="2026-09-25T20:51:00Z" w16du:dateUtc="2026-09-26T00:51:00Z">
              <w:r w:rsidRPr="00AC774B">
                <w:rPr>
                  <w:color w:val="000000"/>
                </w:rPr>
                <w:t>0.003332</w:t>
              </w:r>
            </w:ins>
          </w:p>
        </w:tc>
      </w:tr>
      <w:tr w:rsidR="00DA59F5" w:rsidRPr="00AC774B" w14:paraId="02E7A5E0" w14:textId="77777777" w:rsidTr="00FC06A3">
        <w:trPr>
          <w:trHeight w:val="510"/>
          <w:ins w:id="2994" w:author="somadmin" w:date="2026-09-25T20:51:00Z" w16du:dateUtc="2026-09-26T00:51:00Z"/>
        </w:trPr>
        <w:tc>
          <w:tcPr>
            <w:tcW w:w="1470" w:type="dxa"/>
            <w:noWrap/>
            <w:vAlign w:val="bottom"/>
            <w:hideMark/>
          </w:tcPr>
          <w:p w14:paraId="16A8A5AA" w14:textId="77777777" w:rsidR="00DA59F5" w:rsidRPr="00AC774B" w:rsidRDefault="00DA59F5" w:rsidP="00FC06A3">
            <w:pPr>
              <w:rPr>
                <w:ins w:id="2995" w:author="somadmin" w:date="2026-09-25T20:51:00Z" w16du:dateUtc="2026-09-26T00:51:00Z"/>
                <w:color w:val="000000"/>
              </w:rPr>
            </w:pPr>
            <w:ins w:id="2996" w:author="somadmin" w:date="2026-09-25T20:51:00Z" w16du:dateUtc="2026-09-26T00:51:00Z">
              <w:r w:rsidRPr="00AC774B">
                <w:rPr>
                  <w:color w:val="000000"/>
                </w:rPr>
                <w:t>GO:0046933</w:t>
              </w:r>
            </w:ins>
          </w:p>
        </w:tc>
        <w:tc>
          <w:tcPr>
            <w:tcW w:w="2122" w:type="dxa"/>
            <w:noWrap/>
            <w:vAlign w:val="bottom"/>
            <w:hideMark/>
          </w:tcPr>
          <w:p w14:paraId="5EE8311D" w14:textId="77777777" w:rsidR="00DA59F5" w:rsidRPr="00AC774B" w:rsidRDefault="00DA59F5" w:rsidP="00FC06A3">
            <w:pPr>
              <w:rPr>
                <w:ins w:id="2997" w:author="somadmin" w:date="2026-09-25T20:51:00Z" w16du:dateUtc="2026-09-26T00:51:00Z"/>
                <w:color w:val="000000"/>
              </w:rPr>
            </w:pPr>
            <w:ins w:id="2998" w:author="somadmin" w:date="2026-09-25T20:51:00Z" w16du:dateUtc="2026-09-26T00:51:00Z">
              <w:r w:rsidRPr="00AC774B">
                <w:rPr>
                  <w:color w:val="000000"/>
                </w:rPr>
                <w:t>molecular_function</w:t>
              </w:r>
            </w:ins>
          </w:p>
        </w:tc>
        <w:tc>
          <w:tcPr>
            <w:tcW w:w="8482" w:type="dxa"/>
            <w:vAlign w:val="bottom"/>
            <w:hideMark/>
          </w:tcPr>
          <w:p w14:paraId="0CB114E2" w14:textId="77777777" w:rsidR="00DA59F5" w:rsidRPr="00AC774B" w:rsidRDefault="00DA59F5" w:rsidP="00FC06A3">
            <w:pPr>
              <w:rPr>
                <w:ins w:id="2999" w:author="somadmin" w:date="2026-09-25T20:51:00Z" w16du:dateUtc="2026-09-26T00:51:00Z"/>
                <w:color w:val="000000"/>
              </w:rPr>
            </w:pPr>
            <w:ins w:id="3000" w:author="somadmin" w:date="2026-09-25T20:51:00Z" w16du:dateUtc="2026-09-26T00:51:00Z">
              <w:r w:rsidRPr="00AC774B">
                <w:rPr>
                  <w:color w:val="000000"/>
                </w:rPr>
                <w:t>hydrogen ion transporting ATP synthase activity, rotational mechanism</w:t>
              </w:r>
            </w:ins>
          </w:p>
        </w:tc>
        <w:tc>
          <w:tcPr>
            <w:tcW w:w="1170" w:type="dxa"/>
            <w:noWrap/>
            <w:vAlign w:val="bottom"/>
            <w:hideMark/>
          </w:tcPr>
          <w:p w14:paraId="007AD26F" w14:textId="77777777" w:rsidR="00DA59F5" w:rsidRPr="00AC774B" w:rsidRDefault="00DA59F5" w:rsidP="00FC06A3">
            <w:pPr>
              <w:jc w:val="right"/>
              <w:rPr>
                <w:ins w:id="3001" w:author="somadmin" w:date="2026-09-25T20:51:00Z" w16du:dateUtc="2026-09-26T00:51:00Z"/>
                <w:color w:val="000000"/>
              </w:rPr>
            </w:pPr>
            <w:ins w:id="3002" w:author="somadmin" w:date="2026-09-25T20:51:00Z" w16du:dateUtc="2026-09-26T00:51:00Z">
              <w:r w:rsidRPr="00AC774B">
                <w:rPr>
                  <w:color w:val="000000"/>
                </w:rPr>
                <w:t>0.004771</w:t>
              </w:r>
            </w:ins>
          </w:p>
        </w:tc>
      </w:tr>
      <w:tr w:rsidR="00DA59F5" w:rsidRPr="00AC774B" w14:paraId="43702928" w14:textId="77777777" w:rsidTr="00FC06A3">
        <w:trPr>
          <w:trHeight w:val="255"/>
          <w:ins w:id="3003" w:author="somadmin" w:date="2026-09-25T20:51:00Z" w16du:dateUtc="2026-09-26T00:51:00Z"/>
        </w:trPr>
        <w:tc>
          <w:tcPr>
            <w:tcW w:w="1470" w:type="dxa"/>
            <w:noWrap/>
            <w:vAlign w:val="bottom"/>
            <w:hideMark/>
          </w:tcPr>
          <w:p w14:paraId="0BD322AC" w14:textId="77777777" w:rsidR="00DA59F5" w:rsidRPr="00AC774B" w:rsidRDefault="00DA59F5" w:rsidP="00FC06A3">
            <w:pPr>
              <w:rPr>
                <w:ins w:id="3004" w:author="somadmin" w:date="2026-09-25T20:51:00Z" w16du:dateUtc="2026-09-26T00:51:00Z"/>
                <w:color w:val="000000"/>
              </w:rPr>
            </w:pPr>
            <w:ins w:id="3005" w:author="somadmin" w:date="2026-09-25T20:51:00Z" w16du:dateUtc="2026-09-26T00:51:00Z">
              <w:r w:rsidRPr="00AC774B">
                <w:rPr>
                  <w:color w:val="000000"/>
                </w:rPr>
                <w:t>GO:0019843</w:t>
              </w:r>
            </w:ins>
          </w:p>
        </w:tc>
        <w:tc>
          <w:tcPr>
            <w:tcW w:w="2122" w:type="dxa"/>
            <w:noWrap/>
            <w:vAlign w:val="bottom"/>
            <w:hideMark/>
          </w:tcPr>
          <w:p w14:paraId="3DE5EA79" w14:textId="77777777" w:rsidR="00DA59F5" w:rsidRPr="00AC774B" w:rsidRDefault="00DA59F5" w:rsidP="00FC06A3">
            <w:pPr>
              <w:rPr>
                <w:ins w:id="3006" w:author="somadmin" w:date="2026-09-25T20:51:00Z" w16du:dateUtc="2026-09-26T00:51:00Z"/>
                <w:color w:val="000000"/>
              </w:rPr>
            </w:pPr>
            <w:ins w:id="3007" w:author="somadmin" w:date="2026-09-25T20:51:00Z" w16du:dateUtc="2026-09-26T00:51:00Z">
              <w:r w:rsidRPr="00AC774B">
                <w:rPr>
                  <w:color w:val="000000"/>
                </w:rPr>
                <w:t>molecular_function</w:t>
              </w:r>
            </w:ins>
          </w:p>
        </w:tc>
        <w:tc>
          <w:tcPr>
            <w:tcW w:w="8482" w:type="dxa"/>
            <w:vAlign w:val="bottom"/>
            <w:hideMark/>
          </w:tcPr>
          <w:p w14:paraId="3861082F" w14:textId="77777777" w:rsidR="00DA59F5" w:rsidRPr="00AC774B" w:rsidRDefault="00DA59F5" w:rsidP="00FC06A3">
            <w:pPr>
              <w:rPr>
                <w:ins w:id="3008" w:author="somadmin" w:date="2026-09-25T20:51:00Z" w16du:dateUtc="2026-09-26T00:51:00Z"/>
                <w:color w:val="000000"/>
              </w:rPr>
            </w:pPr>
            <w:ins w:id="3009" w:author="somadmin" w:date="2026-09-25T20:51:00Z" w16du:dateUtc="2026-09-26T00:51:00Z">
              <w:r w:rsidRPr="00AC774B">
                <w:rPr>
                  <w:color w:val="000000"/>
                </w:rPr>
                <w:t>rRNA binding</w:t>
              </w:r>
            </w:ins>
          </w:p>
        </w:tc>
        <w:tc>
          <w:tcPr>
            <w:tcW w:w="1170" w:type="dxa"/>
            <w:noWrap/>
            <w:vAlign w:val="bottom"/>
            <w:hideMark/>
          </w:tcPr>
          <w:p w14:paraId="7D83C6D7" w14:textId="77777777" w:rsidR="00DA59F5" w:rsidRPr="00AC774B" w:rsidRDefault="00DA59F5" w:rsidP="00FC06A3">
            <w:pPr>
              <w:jc w:val="right"/>
              <w:rPr>
                <w:ins w:id="3010" w:author="somadmin" w:date="2026-09-25T20:51:00Z" w16du:dateUtc="2026-09-26T00:51:00Z"/>
                <w:color w:val="000000"/>
              </w:rPr>
            </w:pPr>
            <w:ins w:id="3011" w:author="somadmin" w:date="2026-09-25T20:51:00Z" w16du:dateUtc="2026-09-26T00:51:00Z">
              <w:r w:rsidRPr="00AC774B">
                <w:rPr>
                  <w:color w:val="000000"/>
                </w:rPr>
                <w:t>0.004771</w:t>
              </w:r>
            </w:ins>
          </w:p>
        </w:tc>
      </w:tr>
      <w:tr w:rsidR="00DA59F5" w:rsidRPr="00AC774B" w14:paraId="06D235F5" w14:textId="77777777" w:rsidTr="00FC06A3">
        <w:trPr>
          <w:trHeight w:val="255"/>
          <w:ins w:id="3012" w:author="somadmin" w:date="2026-09-25T20:51:00Z" w16du:dateUtc="2026-09-26T00:51:00Z"/>
        </w:trPr>
        <w:tc>
          <w:tcPr>
            <w:tcW w:w="1470" w:type="dxa"/>
            <w:noWrap/>
            <w:vAlign w:val="bottom"/>
            <w:hideMark/>
          </w:tcPr>
          <w:p w14:paraId="40E7B188" w14:textId="77777777" w:rsidR="00DA59F5" w:rsidRPr="00AC774B" w:rsidRDefault="00DA59F5" w:rsidP="00FC06A3">
            <w:pPr>
              <w:rPr>
                <w:ins w:id="3013" w:author="somadmin" w:date="2026-09-25T20:51:00Z" w16du:dateUtc="2026-09-26T00:51:00Z"/>
                <w:color w:val="000000"/>
              </w:rPr>
            </w:pPr>
            <w:ins w:id="3014" w:author="somadmin" w:date="2026-09-25T20:51:00Z" w16du:dateUtc="2026-09-26T00:51:00Z">
              <w:r w:rsidRPr="00AC774B">
                <w:rPr>
                  <w:color w:val="000000"/>
                </w:rPr>
                <w:t>GO:0047485</w:t>
              </w:r>
            </w:ins>
          </w:p>
        </w:tc>
        <w:tc>
          <w:tcPr>
            <w:tcW w:w="2122" w:type="dxa"/>
            <w:noWrap/>
            <w:vAlign w:val="bottom"/>
            <w:hideMark/>
          </w:tcPr>
          <w:p w14:paraId="13928B9F" w14:textId="77777777" w:rsidR="00DA59F5" w:rsidRPr="00AC774B" w:rsidRDefault="00DA59F5" w:rsidP="00FC06A3">
            <w:pPr>
              <w:rPr>
                <w:ins w:id="3015" w:author="somadmin" w:date="2026-09-25T20:51:00Z" w16du:dateUtc="2026-09-26T00:51:00Z"/>
                <w:color w:val="000000"/>
              </w:rPr>
            </w:pPr>
            <w:ins w:id="3016" w:author="somadmin" w:date="2026-09-25T20:51:00Z" w16du:dateUtc="2026-09-26T00:51:00Z">
              <w:r w:rsidRPr="00AC774B">
                <w:rPr>
                  <w:color w:val="000000"/>
                </w:rPr>
                <w:t>molecular_function</w:t>
              </w:r>
            </w:ins>
          </w:p>
        </w:tc>
        <w:tc>
          <w:tcPr>
            <w:tcW w:w="8482" w:type="dxa"/>
            <w:vAlign w:val="bottom"/>
            <w:hideMark/>
          </w:tcPr>
          <w:p w14:paraId="780304BC" w14:textId="77777777" w:rsidR="00DA59F5" w:rsidRPr="00AC774B" w:rsidRDefault="00DA59F5" w:rsidP="00FC06A3">
            <w:pPr>
              <w:rPr>
                <w:ins w:id="3017" w:author="somadmin" w:date="2026-09-25T20:51:00Z" w16du:dateUtc="2026-09-26T00:51:00Z"/>
                <w:color w:val="000000"/>
              </w:rPr>
            </w:pPr>
            <w:ins w:id="3018" w:author="somadmin" w:date="2026-09-25T20:51:00Z" w16du:dateUtc="2026-09-26T00:51:00Z">
              <w:r w:rsidRPr="00AC774B">
                <w:rPr>
                  <w:color w:val="000000"/>
                </w:rPr>
                <w:t>protein N-terminus binding</w:t>
              </w:r>
            </w:ins>
          </w:p>
        </w:tc>
        <w:tc>
          <w:tcPr>
            <w:tcW w:w="1170" w:type="dxa"/>
            <w:noWrap/>
            <w:vAlign w:val="bottom"/>
            <w:hideMark/>
          </w:tcPr>
          <w:p w14:paraId="26D9A66C" w14:textId="77777777" w:rsidR="00DA59F5" w:rsidRPr="00AC774B" w:rsidRDefault="00DA59F5" w:rsidP="00FC06A3">
            <w:pPr>
              <w:jc w:val="right"/>
              <w:rPr>
                <w:ins w:id="3019" w:author="somadmin" w:date="2026-09-25T20:51:00Z" w16du:dateUtc="2026-09-26T00:51:00Z"/>
                <w:color w:val="000000"/>
              </w:rPr>
            </w:pPr>
            <w:ins w:id="3020" w:author="somadmin" w:date="2026-09-25T20:51:00Z" w16du:dateUtc="2026-09-26T00:51:00Z">
              <w:r w:rsidRPr="00AC774B">
                <w:rPr>
                  <w:color w:val="000000"/>
                </w:rPr>
                <w:t>0.009769</w:t>
              </w:r>
            </w:ins>
          </w:p>
        </w:tc>
      </w:tr>
      <w:tr w:rsidR="00DA59F5" w:rsidRPr="00AC774B" w14:paraId="276300F3" w14:textId="77777777" w:rsidTr="00FC06A3">
        <w:trPr>
          <w:trHeight w:val="255"/>
          <w:ins w:id="3021" w:author="somadmin" w:date="2026-09-25T20:51:00Z" w16du:dateUtc="2026-09-26T00:51:00Z"/>
        </w:trPr>
        <w:tc>
          <w:tcPr>
            <w:tcW w:w="1470" w:type="dxa"/>
            <w:noWrap/>
            <w:vAlign w:val="bottom"/>
            <w:hideMark/>
          </w:tcPr>
          <w:p w14:paraId="496CBEBC" w14:textId="77777777" w:rsidR="00DA59F5" w:rsidRPr="00AC774B" w:rsidRDefault="00DA59F5" w:rsidP="00FC06A3">
            <w:pPr>
              <w:rPr>
                <w:ins w:id="3022" w:author="somadmin" w:date="2026-09-25T20:51:00Z" w16du:dateUtc="2026-09-26T00:51:00Z"/>
                <w:color w:val="000000"/>
              </w:rPr>
            </w:pPr>
            <w:ins w:id="3023" w:author="somadmin" w:date="2026-09-25T20:51:00Z" w16du:dateUtc="2026-09-26T00:51:00Z">
              <w:r w:rsidRPr="00AC774B">
                <w:rPr>
                  <w:color w:val="000000"/>
                </w:rPr>
                <w:t>GO:0019865</w:t>
              </w:r>
            </w:ins>
          </w:p>
        </w:tc>
        <w:tc>
          <w:tcPr>
            <w:tcW w:w="2122" w:type="dxa"/>
            <w:noWrap/>
            <w:vAlign w:val="bottom"/>
            <w:hideMark/>
          </w:tcPr>
          <w:p w14:paraId="6BDE1E1E" w14:textId="77777777" w:rsidR="00DA59F5" w:rsidRPr="00AC774B" w:rsidRDefault="00DA59F5" w:rsidP="00FC06A3">
            <w:pPr>
              <w:rPr>
                <w:ins w:id="3024" w:author="somadmin" w:date="2026-09-25T20:51:00Z" w16du:dateUtc="2026-09-26T00:51:00Z"/>
                <w:color w:val="000000"/>
              </w:rPr>
            </w:pPr>
            <w:ins w:id="3025" w:author="somadmin" w:date="2026-09-25T20:51:00Z" w16du:dateUtc="2026-09-26T00:51:00Z">
              <w:r w:rsidRPr="00AC774B">
                <w:rPr>
                  <w:color w:val="000000"/>
                </w:rPr>
                <w:t>molecular_function</w:t>
              </w:r>
            </w:ins>
          </w:p>
        </w:tc>
        <w:tc>
          <w:tcPr>
            <w:tcW w:w="8482" w:type="dxa"/>
            <w:vAlign w:val="bottom"/>
            <w:hideMark/>
          </w:tcPr>
          <w:p w14:paraId="43364D59" w14:textId="77777777" w:rsidR="00DA59F5" w:rsidRPr="00AC774B" w:rsidRDefault="00DA59F5" w:rsidP="00FC06A3">
            <w:pPr>
              <w:rPr>
                <w:ins w:id="3026" w:author="somadmin" w:date="2026-09-25T20:51:00Z" w16du:dateUtc="2026-09-26T00:51:00Z"/>
                <w:color w:val="000000"/>
              </w:rPr>
            </w:pPr>
            <w:ins w:id="3027" w:author="somadmin" w:date="2026-09-25T20:51:00Z" w16du:dateUtc="2026-09-26T00:51:00Z">
              <w:r w:rsidRPr="00AC774B">
                <w:rPr>
                  <w:color w:val="000000"/>
                </w:rPr>
                <w:t>immunoglobulin binding</w:t>
              </w:r>
            </w:ins>
          </w:p>
        </w:tc>
        <w:tc>
          <w:tcPr>
            <w:tcW w:w="1170" w:type="dxa"/>
            <w:noWrap/>
            <w:vAlign w:val="bottom"/>
            <w:hideMark/>
          </w:tcPr>
          <w:p w14:paraId="1542311E" w14:textId="77777777" w:rsidR="00DA59F5" w:rsidRPr="00AC774B" w:rsidRDefault="00DA59F5" w:rsidP="00FC06A3">
            <w:pPr>
              <w:jc w:val="right"/>
              <w:rPr>
                <w:ins w:id="3028" w:author="somadmin" w:date="2026-09-25T20:51:00Z" w16du:dateUtc="2026-09-26T00:51:00Z"/>
                <w:color w:val="000000"/>
              </w:rPr>
            </w:pPr>
            <w:ins w:id="3029" w:author="somadmin" w:date="2026-09-25T20:51:00Z" w16du:dateUtc="2026-09-26T00:51:00Z">
              <w:r w:rsidRPr="00AC774B">
                <w:rPr>
                  <w:color w:val="000000"/>
                </w:rPr>
                <w:t>0.009941</w:t>
              </w:r>
            </w:ins>
          </w:p>
        </w:tc>
      </w:tr>
      <w:tr w:rsidR="00DA59F5" w:rsidRPr="00AC774B" w14:paraId="6B305DEA" w14:textId="77777777" w:rsidTr="00FC06A3">
        <w:trPr>
          <w:trHeight w:val="255"/>
          <w:ins w:id="3030" w:author="somadmin" w:date="2026-09-25T20:51:00Z" w16du:dateUtc="2026-09-26T00:51:00Z"/>
        </w:trPr>
        <w:tc>
          <w:tcPr>
            <w:tcW w:w="1470" w:type="dxa"/>
            <w:noWrap/>
            <w:vAlign w:val="bottom"/>
            <w:hideMark/>
          </w:tcPr>
          <w:p w14:paraId="1C2834D5" w14:textId="77777777" w:rsidR="00DA59F5" w:rsidRPr="00AC774B" w:rsidRDefault="00DA59F5" w:rsidP="00FC06A3">
            <w:pPr>
              <w:rPr>
                <w:ins w:id="3031" w:author="somadmin" w:date="2026-09-25T20:51:00Z" w16du:dateUtc="2026-09-26T00:51:00Z"/>
                <w:color w:val="000000"/>
              </w:rPr>
            </w:pPr>
            <w:ins w:id="3032" w:author="somadmin" w:date="2026-09-25T20:51:00Z" w16du:dateUtc="2026-09-26T00:51:00Z">
              <w:r w:rsidRPr="00AC774B">
                <w:rPr>
                  <w:color w:val="000000"/>
                </w:rPr>
                <w:t>GO:0043499</w:t>
              </w:r>
            </w:ins>
          </w:p>
        </w:tc>
        <w:tc>
          <w:tcPr>
            <w:tcW w:w="2122" w:type="dxa"/>
            <w:noWrap/>
            <w:vAlign w:val="bottom"/>
            <w:hideMark/>
          </w:tcPr>
          <w:p w14:paraId="4D7F9EF4" w14:textId="77777777" w:rsidR="00DA59F5" w:rsidRPr="00AC774B" w:rsidRDefault="00DA59F5" w:rsidP="00FC06A3">
            <w:pPr>
              <w:rPr>
                <w:ins w:id="3033" w:author="somadmin" w:date="2026-09-25T20:51:00Z" w16du:dateUtc="2026-09-26T00:51:00Z"/>
                <w:color w:val="000000"/>
              </w:rPr>
            </w:pPr>
            <w:ins w:id="3034" w:author="somadmin" w:date="2026-09-25T20:51:00Z" w16du:dateUtc="2026-09-26T00:51:00Z">
              <w:r w:rsidRPr="00AC774B">
                <w:rPr>
                  <w:color w:val="000000"/>
                </w:rPr>
                <w:t>molecular_function</w:t>
              </w:r>
            </w:ins>
          </w:p>
        </w:tc>
        <w:tc>
          <w:tcPr>
            <w:tcW w:w="8482" w:type="dxa"/>
            <w:vAlign w:val="bottom"/>
            <w:hideMark/>
          </w:tcPr>
          <w:p w14:paraId="3401CCBC" w14:textId="77777777" w:rsidR="00DA59F5" w:rsidRPr="00AC774B" w:rsidRDefault="00DA59F5" w:rsidP="00FC06A3">
            <w:pPr>
              <w:rPr>
                <w:ins w:id="3035" w:author="somadmin" w:date="2026-09-25T20:51:00Z" w16du:dateUtc="2026-09-26T00:51:00Z"/>
                <w:color w:val="000000"/>
              </w:rPr>
            </w:pPr>
            <w:ins w:id="3036" w:author="somadmin" w:date="2026-09-25T20:51:00Z" w16du:dateUtc="2026-09-26T00:51:00Z">
              <w:r w:rsidRPr="00AC774B">
                <w:rPr>
                  <w:color w:val="000000"/>
                </w:rPr>
                <w:t>eukaryotic cell surface binding</w:t>
              </w:r>
            </w:ins>
          </w:p>
        </w:tc>
        <w:tc>
          <w:tcPr>
            <w:tcW w:w="1170" w:type="dxa"/>
            <w:noWrap/>
            <w:vAlign w:val="bottom"/>
            <w:hideMark/>
          </w:tcPr>
          <w:p w14:paraId="441816D2" w14:textId="77777777" w:rsidR="00DA59F5" w:rsidRPr="00AC774B" w:rsidRDefault="00DA59F5" w:rsidP="00FC06A3">
            <w:pPr>
              <w:jc w:val="right"/>
              <w:rPr>
                <w:ins w:id="3037" w:author="somadmin" w:date="2026-09-25T20:51:00Z" w16du:dateUtc="2026-09-26T00:51:00Z"/>
                <w:color w:val="000000"/>
              </w:rPr>
            </w:pPr>
            <w:ins w:id="3038" w:author="somadmin" w:date="2026-09-25T20:51:00Z" w16du:dateUtc="2026-09-26T00:51:00Z">
              <w:r w:rsidRPr="00AC774B">
                <w:rPr>
                  <w:color w:val="000000"/>
                </w:rPr>
                <w:t>0.009941</w:t>
              </w:r>
            </w:ins>
          </w:p>
        </w:tc>
      </w:tr>
      <w:tr w:rsidR="00DA59F5" w:rsidRPr="00AC774B" w14:paraId="74DC7656" w14:textId="77777777" w:rsidTr="00FC06A3">
        <w:trPr>
          <w:trHeight w:val="255"/>
          <w:ins w:id="3039" w:author="somadmin" w:date="2026-09-25T20:51:00Z" w16du:dateUtc="2026-09-26T00:51:00Z"/>
        </w:trPr>
        <w:tc>
          <w:tcPr>
            <w:tcW w:w="1470" w:type="dxa"/>
            <w:noWrap/>
            <w:vAlign w:val="bottom"/>
            <w:hideMark/>
          </w:tcPr>
          <w:p w14:paraId="398FBBDD" w14:textId="77777777" w:rsidR="00DA59F5" w:rsidRPr="00AC774B" w:rsidRDefault="00DA59F5" w:rsidP="00FC06A3">
            <w:pPr>
              <w:rPr>
                <w:ins w:id="3040" w:author="somadmin" w:date="2026-09-25T20:51:00Z" w16du:dateUtc="2026-09-26T00:51:00Z"/>
                <w:color w:val="000000"/>
              </w:rPr>
            </w:pPr>
            <w:ins w:id="3041" w:author="somadmin" w:date="2026-09-25T20:51:00Z" w16du:dateUtc="2026-09-26T00:51:00Z">
              <w:r w:rsidRPr="00AC774B">
                <w:rPr>
                  <w:color w:val="000000"/>
                </w:rPr>
                <w:t>GO:0008092</w:t>
              </w:r>
            </w:ins>
          </w:p>
        </w:tc>
        <w:tc>
          <w:tcPr>
            <w:tcW w:w="2122" w:type="dxa"/>
            <w:noWrap/>
            <w:vAlign w:val="bottom"/>
            <w:hideMark/>
          </w:tcPr>
          <w:p w14:paraId="5A26EFAA" w14:textId="77777777" w:rsidR="00DA59F5" w:rsidRPr="00AC774B" w:rsidRDefault="00DA59F5" w:rsidP="00FC06A3">
            <w:pPr>
              <w:rPr>
                <w:ins w:id="3042" w:author="somadmin" w:date="2026-09-25T20:51:00Z" w16du:dateUtc="2026-09-26T00:51:00Z"/>
                <w:color w:val="000000"/>
              </w:rPr>
            </w:pPr>
            <w:ins w:id="3043" w:author="somadmin" w:date="2026-09-25T20:51:00Z" w16du:dateUtc="2026-09-26T00:51:00Z">
              <w:r w:rsidRPr="00AC774B">
                <w:rPr>
                  <w:color w:val="000000"/>
                </w:rPr>
                <w:t>molecular_function</w:t>
              </w:r>
            </w:ins>
          </w:p>
        </w:tc>
        <w:tc>
          <w:tcPr>
            <w:tcW w:w="8482" w:type="dxa"/>
            <w:vAlign w:val="bottom"/>
            <w:hideMark/>
          </w:tcPr>
          <w:p w14:paraId="22C5398E" w14:textId="77777777" w:rsidR="00DA59F5" w:rsidRPr="00AC774B" w:rsidRDefault="00DA59F5" w:rsidP="00FC06A3">
            <w:pPr>
              <w:rPr>
                <w:ins w:id="3044" w:author="somadmin" w:date="2026-09-25T20:51:00Z" w16du:dateUtc="2026-09-26T00:51:00Z"/>
                <w:color w:val="000000"/>
              </w:rPr>
            </w:pPr>
            <w:ins w:id="3045" w:author="somadmin" w:date="2026-09-25T20:51:00Z" w16du:dateUtc="2026-09-26T00:51:00Z">
              <w:r w:rsidRPr="00AC774B">
                <w:rPr>
                  <w:color w:val="000000"/>
                </w:rPr>
                <w:t>cytoskeletal protein binding</w:t>
              </w:r>
            </w:ins>
          </w:p>
        </w:tc>
        <w:tc>
          <w:tcPr>
            <w:tcW w:w="1170" w:type="dxa"/>
            <w:noWrap/>
            <w:vAlign w:val="bottom"/>
            <w:hideMark/>
          </w:tcPr>
          <w:p w14:paraId="033DCC8A" w14:textId="77777777" w:rsidR="00DA59F5" w:rsidRPr="00AC774B" w:rsidRDefault="00DA59F5" w:rsidP="00FC06A3">
            <w:pPr>
              <w:jc w:val="right"/>
              <w:rPr>
                <w:ins w:id="3046" w:author="somadmin" w:date="2026-09-25T20:51:00Z" w16du:dateUtc="2026-09-26T00:51:00Z"/>
                <w:color w:val="000000"/>
              </w:rPr>
            </w:pPr>
            <w:ins w:id="3047" w:author="somadmin" w:date="2026-09-25T20:51:00Z" w16du:dateUtc="2026-09-26T00:51:00Z">
              <w:r w:rsidRPr="00AC774B">
                <w:rPr>
                  <w:color w:val="000000"/>
                </w:rPr>
                <w:t>0.013889</w:t>
              </w:r>
            </w:ins>
          </w:p>
        </w:tc>
      </w:tr>
      <w:tr w:rsidR="00DA59F5" w:rsidRPr="00AC774B" w14:paraId="7B87A2D3" w14:textId="77777777" w:rsidTr="00FC06A3">
        <w:trPr>
          <w:trHeight w:val="255"/>
          <w:ins w:id="3048" w:author="somadmin" w:date="2026-09-25T20:51:00Z" w16du:dateUtc="2026-09-26T00:51:00Z"/>
        </w:trPr>
        <w:tc>
          <w:tcPr>
            <w:tcW w:w="1470" w:type="dxa"/>
            <w:noWrap/>
            <w:vAlign w:val="bottom"/>
            <w:hideMark/>
          </w:tcPr>
          <w:p w14:paraId="48B4C7E4" w14:textId="77777777" w:rsidR="00DA59F5" w:rsidRPr="00AC774B" w:rsidRDefault="00DA59F5" w:rsidP="00FC06A3">
            <w:pPr>
              <w:rPr>
                <w:ins w:id="3049" w:author="somadmin" w:date="2026-09-25T20:51:00Z" w16du:dateUtc="2026-09-26T00:51:00Z"/>
                <w:color w:val="000000"/>
              </w:rPr>
            </w:pPr>
            <w:ins w:id="3050" w:author="somadmin" w:date="2026-09-25T20:51:00Z" w16du:dateUtc="2026-09-26T00:51:00Z">
              <w:r w:rsidRPr="00AC774B">
                <w:rPr>
                  <w:color w:val="000000"/>
                </w:rPr>
                <w:t>GO:0043531</w:t>
              </w:r>
            </w:ins>
          </w:p>
        </w:tc>
        <w:tc>
          <w:tcPr>
            <w:tcW w:w="2122" w:type="dxa"/>
            <w:noWrap/>
            <w:vAlign w:val="bottom"/>
            <w:hideMark/>
          </w:tcPr>
          <w:p w14:paraId="5A654FF7" w14:textId="77777777" w:rsidR="00DA59F5" w:rsidRPr="00AC774B" w:rsidRDefault="00DA59F5" w:rsidP="00FC06A3">
            <w:pPr>
              <w:rPr>
                <w:ins w:id="3051" w:author="somadmin" w:date="2026-09-25T20:51:00Z" w16du:dateUtc="2026-09-26T00:51:00Z"/>
                <w:color w:val="000000"/>
              </w:rPr>
            </w:pPr>
            <w:ins w:id="3052" w:author="somadmin" w:date="2026-09-25T20:51:00Z" w16du:dateUtc="2026-09-26T00:51:00Z">
              <w:r w:rsidRPr="00AC774B">
                <w:rPr>
                  <w:color w:val="000000"/>
                </w:rPr>
                <w:t>molecular_function</w:t>
              </w:r>
            </w:ins>
          </w:p>
        </w:tc>
        <w:tc>
          <w:tcPr>
            <w:tcW w:w="8482" w:type="dxa"/>
            <w:vAlign w:val="bottom"/>
            <w:hideMark/>
          </w:tcPr>
          <w:p w14:paraId="7BB9A446" w14:textId="77777777" w:rsidR="00DA59F5" w:rsidRPr="00AC774B" w:rsidRDefault="00DA59F5" w:rsidP="00FC06A3">
            <w:pPr>
              <w:rPr>
                <w:ins w:id="3053" w:author="somadmin" w:date="2026-09-25T20:51:00Z" w16du:dateUtc="2026-09-26T00:51:00Z"/>
                <w:color w:val="000000"/>
              </w:rPr>
            </w:pPr>
            <w:ins w:id="3054" w:author="somadmin" w:date="2026-09-25T20:51:00Z" w16du:dateUtc="2026-09-26T00:51:00Z">
              <w:r w:rsidRPr="00AC774B">
                <w:rPr>
                  <w:color w:val="000000"/>
                </w:rPr>
                <w:t>ADP binding</w:t>
              </w:r>
            </w:ins>
          </w:p>
        </w:tc>
        <w:tc>
          <w:tcPr>
            <w:tcW w:w="1170" w:type="dxa"/>
            <w:noWrap/>
            <w:vAlign w:val="bottom"/>
            <w:hideMark/>
          </w:tcPr>
          <w:p w14:paraId="1BE000B3" w14:textId="77777777" w:rsidR="00DA59F5" w:rsidRPr="00AC774B" w:rsidRDefault="00DA59F5" w:rsidP="00FC06A3">
            <w:pPr>
              <w:jc w:val="right"/>
              <w:rPr>
                <w:ins w:id="3055" w:author="somadmin" w:date="2026-09-25T20:51:00Z" w16du:dateUtc="2026-09-26T00:51:00Z"/>
                <w:color w:val="000000"/>
              </w:rPr>
            </w:pPr>
            <w:ins w:id="3056" w:author="somadmin" w:date="2026-09-25T20:51:00Z" w16du:dateUtc="2026-09-26T00:51:00Z">
              <w:r w:rsidRPr="00AC774B">
                <w:rPr>
                  <w:color w:val="000000"/>
                </w:rPr>
                <w:t>0.014411</w:t>
              </w:r>
            </w:ins>
          </w:p>
        </w:tc>
      </w:tr>
      <w:tr w:rsidR="00DA59F5" w:rsidRPr="00AC774B" w14:paraId="54470110" w14:textId="77777777" w:rsidTr="00FC06A3">
        <w:trPr>
          <w:trHeight w:val="510"/>
          <w:ins w:id="3057" w:author="somadmin" w:date="2026-09-25T20:51:00Z" w16du:dateUtc="2026-09-26T00:51:00Z"/>
        </w:trPr>
        <w:tc>
          <w:tcPr>
            <w:tcW w:w="1470" w:type="dxa"/>
            <w:noWrap/>
            <w:vAlign w:val="bottom"/>
            <w:hideMark/>
          </w:tcPr>
          <w:p w14:paraId="1D7E63A7" w14:textId="77777777" w:rsidR="00DA59F5" w:rsidRPr="00AC774B" w:rsidRDefault="00DA59F5" w:rsidP="00FC06A3">
            <w:pPr>
              <w:rPr>
                <w:ins w:id="3058" w:author="somadmin" w:date="2026-09-25T20:51:00Z" w16du:dateUtc="2026-09-26T00:51:00Z"/>
                <w:color w:val="000000"/>
              </w:rPr>
            </w:pPr>
            <w:ins w:id="3059" w:author="somadmin" w:date="2026-09-25T20:51:00Z" w16du:dateUtc="2026-09-26T00:51:00Z">
              <w:r w:rsidRPr="00AC774B">
                <w:rPr>
                  <w:color w:val="000000"/>
                </w:rPr>
                <w:t>GO:0046961</w:t>
              </w:r>
            </w:ins>
          </w:p>
        </w:tc>
        <w:tc>
          <w:tcPr>
            <w:tcW w:w="2122" w:type="dxa"/>
            <w:noWrap/>
            <w:vAlign w:val="bottom"/>
            <w:hideMark/>
          </w:tcPr>
          <w:p w14:paraId="14C1BFD5" w14:textId="77777777" w:rsidR="00DA59F5" w:rsidRPr="00AC774B" w:rsidRDefault="00DA59F5" w:rsidP="00FC06A3">
            <w:pPr>
              <w:rPr>
                <w:ins w:id="3060" w:author="somadmin" w:date="2026-09-25T20:51:00Z" w16du:dateUtc="2026-09-26T00:51:00Z"/>
                <w:color w:val="000000"/>
              </w:rPr>
            </w:pPr>
            <w:ins w:id="3061" w:author="somadmin" w:date="2026-09-25T20:51:00Z" w16du:dateUtc="2026-09-26T00:51:00Z">
              <w:r w:rsidRPr="00AC774B">
                <w:rPr>
                  <w:color w:val="000000"/>
                </w:rPr>
                <w:t>molecular_function</w:t>
              </w:r>
            </w:ins>
          </w:p>
        </w:tc>
        <w:tc>
          <w:tcPr>
            <w:tcW w:w="8482" w:type="dxa"/>
            <w:vAlign w:val="bottom"/>
            <w:hideMark/>
          </w:tcPr>
          <w:p w14:paraId="67E910C3" w14:textId="77777777" w:rsidR="00DA59F5" w:rsidRPr="00AC774B" w:rsidRDefault="00DA59F5" w:rsidP="00FC06A3">
            <w:pPr>
              <w:rPr>
                <w:ins w:id="3062" w:author="somadmin" w:date="2026-09-25T20:51:00Z" w16du:dateUtc="2026-09-26T00:51:00Z"/>
                <w:color w:val="000000"/>
              </w:rPr>
            </w:pPr>
            <w:ins w:id="3063" w:author="somadmin" w:date="2026-09-25T20:51:00Z" w16du:dateUtc="2026-09-26T00:51:00Z">
              <w:r w:rsidRPr="00AC774B">
                <w:rPr>
                  <w:color w:val="000000"/>
                </w:rPr>
                <w:t>proton-transporting ATPase activity, rotational mechanism</w:t>
              </w:r>
            </w:ins>
          </w:p>
        </w:tc>
        <w:tc>
          <w:tcPr>
            <w:tcW w:w="1170" w:type="dxa"/>
            <w:noWrap/>
            <w:vAlign w:val="bottom"/>
            <w:hideMark/>
          </w:tcPr>
          <w:p w14:paraId="7335067E" w14:textId="77777777" w:rsidR="00DA59F5" w:rsidRPr="00AC774B" w:rsidRDefault="00DA59F5" w:rsidP="00FC06A3">
            <w:pPr>
              <w:jc w:val="right"/>
              <w:rPr>
                <w:ins w:id="3064" w:author="somadmin" w:date="2026-09-25T20:51:00Z" w16du:dateUtc="2026-09-26T00:51:00Z"/>
                <w:color w:val="000000"/>
              </w:rPr>
            </w:pPr>
            <w:ins w:id="3065" w:author="somadmin" w:date="2026-09-25T20:51:00Z" w16du:dateUtc="2026-09-26T00:51:00Z">
              <w:r w:rsidRPr="00AC774B">
                <w:rPr>
                  <w:color w:val="000000"/>
                </w:rPr>
                <w:t>0.014411</w:t>
              </w:r>
            </w:ins>
          </w:p>
        </w:tc>
      </w:tr>
      <w:tr w:rsidR="00DA59F5" w:rsidRPr="00AC774B" w14:paraId="214F5512" w14:textId="77777777" w:rsidTr="00FC06A3">
        <w:trPr>
          <w:trHeight w:val="255"/>
          <w:ins w:id="3066" w:author="somadmin" w:date="2026-09-25T20:51:00Z" w16du:dateUtc="2026-09-26T00:51:00Z"/>
        </w:trPr>
        <w:tc>
          <w:tcPr>
            <w:tcW w:w="1470" w:type="dxa"/>
            <w:noWrap/>
            <w:vAlign w:val="bottom"/>
            <w:hideMark/>
          </w:tcPr>
          <w:p w14:paraId="4300B53A" w14:textId="77777777" w:rsidR="00DA59F5" w:rsidRPr="00AC774B" w:rsidRDefault="00DA59F5" w:rsidP="00FC06A3">
            <w:pPr>
              <w:rPr>
                <w:ins w:id="3067" w:author="somadmin" w:date="2026-09-25T20:51:00Z" w16du:dateUtc="2026-09-26T00:51:00Z"/>
                <w:color w:val="000000"/>
              </w:rPr>
            </w:pPr>
            <w:ins w:id="3068" w:author="somadmin" w:date="2026-09-25T20:51:00Z" w16du:dateUtc="2026-09-26T00:51:00Z">
              <w:r w:rsidRPr="00AC774B">
                <w:rPr>
                  <w:color w:val="000000"/>
                </w:rPr>
                <w:t>GO:0019829</w:t>
              </w:r>
            </w:ins>
          </w:p>
        </w:tc>
        <w:tc>
          <w:tcPr>
            <w:tcW w:w="2122" w:type="dxa"/>
            <w:noWrap/>
            <w:vAlign w:val="bottom"/>
            <w:hideMark/>
          </w:tcPr>
          <w:p w14:paraId="0D3559ED" w14:textId="77777777" w:rsidR="00DA59F5" w:rsidRPr="00AC774B" w:rsidRDefault="00DA59F5" w:rsidP="00FC06A3">
            <w:pPr>
              <w:rPr>
                <w:ins w:id="3069" w:author="somadmin" w:date="2026-09-25T20:51:00Z" w16du:dateUtc="2026-09-26T00:51:00Z"/>
                <w:color w:val="000000"/>
              </w:rPr>
            </w:pPr>
            <w:ins w:id="3070" w:author="somadmin" w:date="2026-09-25T20:51:00Z" w16du:dateUtc="2026-09-26T00:51:00Z">
              <w:r w:rsidRPr="00AC774B">
                <w:rPr>
                  <w:color w:val="000000"/>
                </w:rPr>
                <w:t>molecular_function</w:t>
              </w:r>
            </w:ins>
          </w:p>
        </w:tc>
        <w:tc>
          <w:tcPr>
            <w:tcW w:w="8482" w:type="dxa"/>
            <w:vAlign w:val="bottom"/>
            <w:hideMark/>
          </w:tcPr>
          <w:p w14:paraId="52C78322" w14:textId="77777777" w:rsidR="00DA59F5" w:rsidRPr="00AC774B" w:rsidRDefault="00DA59F5" w:rsidP="00FC06A3">
            <w:pPr>
              <w:rPr>
                <w:ins w:id="3071" w:author="somadmin" w:date="2026-09-25T20:51:00Z" w16du:dateUtc="2026-09-26T00:51:00Z"/>
                <w:color w:val="000000"/>
              </w:rPr>
            </w:pPr>
            <w:ins w:id="3072" w:author="somadmin" w:date="2026-09-25T20:51:00Z" w16du:dateUtc="2026-09-26T00:51:00Z">
              <w:r w:rsidRPr="00AC774B">
                <w:rPr>
                  <w:color w:val="000000"/>
                </w:rPr>
                <w:t>cation-transporting ATPase activity</w:t>
              </w:r>
            </w:ins>
          </w:p>
        </w:tc>
        <w:tc>
          <w:tcPr>
            <w:tcW w:w="1170" w:type="dxa"/>
            <w:noWrap/>
            <w:vAlign w:val="bottom"/>
            <w:hideMark/>
          </w:tcPr>
          <w:p w14:paraId="4AFE855E" w14:textId="77777777" w:rsidR="00DA59F5" w:rsidRPr="00AC774B" w:rsidRDefault="00DA59F5" w:rsidP="00FC06A3">
            <w:pPr>
              <w:jc w:val="right"/>
              <w:rPr>
                <w:ins w:id="3073" w:author="somadmin" w:date="2026-09-25T20:51:00Z" w16du:dateUtc="2026-09-26T00:51:00Z"/>
                <w:color w:val="000000"/>
              </w:rPr>
            </w:pPr>
            <w:ins w:id="3074" w:author="somadmin" w:date="2026-09-25T20:51:00Z" w16du:dateUtc="2026-09-26T00:51:00Z">
              <w:r w:rsidRPr="00AC774B">
                <w:rPr>
                  <w:color w:val="000000"/>
                </w:rPr>
                <w:t>0.017281</w:t>
              </w:r>
            </w:ins>
          </w:p>
        </w:tc>
      </w:tr>
      <w:tr w:rsidR="00DA59F5" w:rsidRPr="00AC774B" w14:paraId="09BF600C" w14:textId="77777777" w:rsidTr="00FC06A3">
        <w:trPr>
          <w:trHeight w:val="255"/>
          <w:ins w:id="3075" w:author="somadmin" w:date="2026-09-25T20:51:00Z" w16du:dateUtc="2026-09-26T00:51:00Z"/>
        </w:trPr>
        <w:tc>
          <w:tcPr>
            <w:tcW w:w="1470" w:type="dxa"/>
            <w:noWrap/>
            <w:vAlign w:val="bottom"/>
            <w:hideMark/>
          </w:tcPr>
          <w:p w14:paraId="7B7F58EB" w14:textId="77777777" w:rsidR="00DA59F5" w:rsidRPr="00AC774B" w:rsidRDefault="00DA59F5" w:rsidP="00FC06A3">
            <w:pPr>
              <w:rPr>
                <w:ins w:id="3076" w:author="somadmin" w:date="2026-09-25T20:51:00Z" w16du:dateUtc="2026-09-26T00:51:00Z"/>
                <w:color w:val="000000"/>
              </w:rPr>
            </w:pPr>
            <w:ins w:id="3077" w:author="somadmin" w:date="2026-09-25T20:51:00Z" w16du:dateUtc="2026-09-26T00:51:00Z">
              <w:r w:rsidRPr="00AC774B">
                <w:rPr>
                  <w:color w:val="000000"/>
                </w:rPr>
                <w:t>GO:0042288</w:t>
              </w:r>
            </w:ins>
          </w:p>
        </w:tc>
        <w:tc>
          <w:tcPr>
            <w:tcW w:w="2122" w:type="dxa"/>
            <w:noWrap/>
            <w:vAlign w:val="bottom"/>
            <w:hideMark/>
          </w:tcPr>
          <w:p w14:paraId="5F833737" w14:textId="77777777" w:rsidR="00DA59F5" w:rsidRPr="00AC774B" w:rsidRDefault="00DA59F5" w:rsidP="00FC06A3">
            <w:pPr>
              <w:rPr>
                <w:ins w:id="3078" w:author="somadmin" w:date="2026-09-25T20:51:00Z" w16du:dateUtc="2026-09-26T00:51:00Z"/>
                <w:color w:val="000000"/>
              </w:rPr>
            </w:pPr>
            <w:ins w:id="3079" w:author="somadmin" w:date="2026-09-25T20:51:00Z" w16du:dateUtc="2026-09-26T00:51:00Z">
              <w:r w:rsidRPr="00AC774B">
                <w:rPr>
                  <w:color w:val="000000"/>
                </w:rPr>
                <w:t>molecular_function</w:t>
              </w:r>
            </w:ins>
          </w:p>
        </w:tc>
        <w:tc>
          <w:tcPr>
            <w:tcW w:w="8482" w:type="dxa"/>
            <w:vAlign w:val="bottom"/>
            <w:hideMark/>
          </w:tcPr>
          <w:p w14:paraId="47EA1EF5" w14:textId="77777777" w:rsidR="00DA59F5" w:rsidRPr="00AC774B" w:rsidRDefault="00DA59F5" w:rsidP="00FC06A3">
            <w:pPr>
              <w:rPr>
                <w:ins w:id="3080" w:author="somadmin" w:date="2026-09-25T20:51:00Z" w16du:dateUtc="2026-09-26T00:51:00Z"/>
                <w:color w:val="000000"/>
              </w:rPr>
            </w:pPr>
            <w:ins w:id="3081" w:author="somadmin" w:date="2026-09-25T20:51:00Z" w16du:dateUtc="2026-09-26T00:51:00Z">
              <w:r w:rsidRPr="00AC774B">
                <w:rPr>
                  <w:color w:val="000000"/>
                </w:rPr>
                <w:t>MHC class I protein binding</w:t>
              </w:r>
            </w:ins>
          </w:p>
        </w:tc>
        <w:tc>
          <w:tcPr>
            <w:tcW w:w="1170" w:type="dxa"/>
            <w:noWrap/>
            <w:vAlign w:val="bottom"/>
            <w:hideMark/>
          </w:tcPr>
          <w:p w14:paraId="7BB27F02" w14:textId="77777777" w:rsidR="00DA59F5" w:rsidRPr="00AC774B" w:rsidRDefault="00DA59F5" w:rsidP="00FC06A3">
            <w:pPr>
              <w:jc w:val="right"/>
              <w:rPr>
                <w:ins w:id="3082" w:author="somadmin" w:date="2026-09-25T20:51:00Z" w16du:dateUtc="2026-09-26T00:51:00Z"/>
                <w:color w:val="000000"/>
              </w:rPr>
            </w:pPr>
            <w:ins w:id="3083" w:author="somadmin" w:date="2026-09-25T20:51:00Z" w16du:dateUtc="2026-09-26T00:51:00Z">
              <w:r w:rsidRPr="00AC774B">
                <w:rPr>
                  <w:color w:val="000000"/>
                </w:rPr>
                <w:t>0.026092</w:t>
              </w:r>
            </w:ins>
          </w:p>
        </w:tc>
      </w:tr>
      <w:tr w:rsidR="00DA59F5" w:rsidRPr="00AC774B" w14:paraId="0D7ECB8C" w14:textId="77777777" w:rsidTr="00FC06A3">
        <w:trPr>
          <w:trHeight w:val="255"/>
          <w:ins w:id="3084" w:author="somadmin" w:date="2026-09-25T20:51:00Z" w16du:dateUtc="2026-09-26T00:51:00Z"/>
        </w:trPr>
        <w:tc>
          <w:tcPr>
            <w:tcW w:w="1470" w:type="dxa"/>
            <w:noWrap/>
            <w:vAlign w:val="bottom"/>
            <w:hideMark/>
          </w:tcPr>
          <w:p w14:paraId="0DD46AA1" w14:textId="77777777" w:rsidR="00DA59F5" w:rsidRPr="00AC774B" w:rsidRDefault="00DA59F5" w:rsidP="00FC06A3">
            <w:pPr>
              <w:rPr>
                <w:ins w:id="3085" w:author="somadmin" w:date="2026-09-25T20:51:00Z" w16du:dateUtc="2026-09-26T00:51:00Z"/>
                <w:color w:val="000000"/>
              </w:rPr>
            </w:pPr>
            <w:ins w:id="3086" w:author="somadmin" w:date="2026-09-25T20:51:00Z" w16du:dateUtc="2026-09-26T00:51:00Z">
              <w:r w:rsidRPr="00AC774B">
                <w:rPr>
                  <w:color w:val="000000"/>
                </w:rPr>
                <w:t>GO:0005161</w:t>
              </w:r>
            </w:ins>
          </w:p>
        </w:tc>
        <w:tc>
          <w:tcPr>
            <w:tcW w:w="2122" w:type="dxa"/>
            <w:noWrap/>
            <w:vAlign w:val="bottom"/>
            <w:hideMark/>
          </w:tcPr>
          <w:p w14:paraId="290B53CB" w14:textId="77777777" w:rsidR="00DA59F5" w:rsidRPr="00AC774B" w:rsidRDefault="00DA59F5" w:rsidP="00FC06A3">
            <w:pPr>
              <w:rPr>
                <w:ins w:id="3087" w:author="somadmin" w:date="2026-09-25T20:51:00Z" w16du:dateUtc="2026-09-26T00:51:00Z"/>
                <w:color w:val="000000"/>
              </w:rPr>
            </w:pPr>
            <w:ins w:id="3088" w:author="somadmin" w:date="2026-09-25T20:51:00Z" w16du:dateUtc="2026-09-26T00:51:00Z">
              <w:r w:rsidRPr="00AC774B">
                <w:rPr>
                  <w:color w:val="000000"/>
                </w:rPr>
                <w:t>molecular_function</w:t>
              </w:r>
            </w:ins>
          </w:p>
        </w:tc>
        <w:tc>
          <w:tcPr>
            <w:tcW w:w="8482" w:type="dxa"/>
            <w:vAlign w:val="bottom"/>
            <w:hideMark/>
          </w:tcPr>
          <w:p w14:paraId="329A5A27" w14:textId="77777777" w:rsidR="00DA59F5" w:rsidRPr="00AC774B" w:rsidRDefault="00DA59F5" w:rsidP="00FC06A3">
            <w:pPr>
              <w:rPr>
                <w:ins w:id="3089" w:author="somadmin" w:date="2026-09-25T20:51:00Z" w16du:dateUtc="2026-09-26T00:51:00Z"/>
                <w:color w:val="000000"/>
              </w:rPr>
            </w:pPr>
            <w:ins w:id="3090" w:author="somadmin" w:date="2026-09-25T20:51:00Z" w16du:dateUtc="2026-09-26T00:51:00Z">
              <w:r w:rsidRPr="00AC774B">
                <w:rPr>
                  <w:color w:val="000000"/>
                </w:rPr>
                <w:t>platelet-derived growth factor receptor binding</w:t>
              </w:r>
            </w:ins>
          </w:p>
        </w:tc>
        <w:tc>
          <w:tcPr>
            <w:tcW w:w="1170" w:type="dxa"/>
            <w:noWrap/>
            <w:vAlign w:val="bottom"/>
            <w:hideMark/>
          </w:tcPr>
          <w:p w14:paraId="668167FA" w14:textId="77777777" w:rsidR="00DA59F5" w:rsidRPr="00AC774B" w:rsidRDefault="00DA59F5" w:rsidP="00FC06A3">
            <w:pPr>
              <w:jc w:val="right"/>
              <w:rPr>
                <w:ins w:id="3091" w:author="somadmin" w:date="2026-09-25T20:51:00Z" w16du:dateUtc="2026-09-26T00:51:00Z"/>
                <w:color w:val="000000"/>
              </w:rPr>
            </w:pPr>
            <w:ins w:id="3092" w:author="somadmin" w:date="2026-09-25T20:51:00Z" w16du:dateUtc="2026-09-26T00:51:00Z">
              <w:r w:rsidRPr="00AC774B">
                <w:rPr>
                  <w:color w:val="000000"/>
                </w:rPr>
                <w:t>0.026092</w:t>
              </w:r>
            </w:ins>
          </w:p>
        </w:tc>
      </w:tr>
      <w:tr w:rsidR="00DA59F5" w:rsidRPr="00AC774B" w14:paraId="580D34B3" w14:textId="77777777" w:rsidTr="00FC06A3">
        <w:trPr>
          <w:trHeight w:val="255"/>
          <w:ins w:id="3093" w:author="somadmin" w:date="2026-09-25T20:51:00Z" w16du:dateUtc="2026-09-26T00:51:00Z"/>
        </w:trPr>
        <w:tc>
          <w:tcPr>
            <w:tcW w:w="1470" w:type="dxa"/>
            <w:noWrap/>
            <w:vAlign w:val="bottom"/>
            <w:hideMark/>
          </w:tcPr>
          <w:p w14:paraId="545378A6" w14:textId="77777777" w:rsidR="00DA59F5" w:rsidRPr="00AC774B" w:rsidRDefault="00DA59F5" w:rsidP="00FC06A3">
            <w:pPr>
              <w:rPr>
                <w:ins w:id="3094" w:author="somadmin" w:date="2026-09-25T20:51:00Z" w16du:dateUtc="2026-09-26T00:51:00Z"/>
                <w:color w:val="000000"/>
              </w:rPr>
            </w:pPr>
            <w:ins w:id="3095" w:author="somadmin" w:date="2026-09-25T20:51:00Z" w16du:dateUtc="2026-09-26T00:51:00Z">
              <w:r w:rsidRPr="00AC774B">
                <w:rPr>
                  <w:color w:val="000000"/>
                </w:rPr>
                <w:t>GO:0043498</w:t>
              </w:r>
            </w:ins>
          </w:p>
        </w:tc>
        <w:tc>
          <w:tcPr>
            <w:tcW w:w="2122" w:type="dxa"/>
            <w:noWrap/>
            <w:vAlign w:val="bottom"/>
            <w:hideMark/>
          </w:tcPr>
          <w:p w14:paraId="21485A63" w14:textId="77777777" w:rsidR="00DA59F5" w:rsidRPr="00AC774B" w:rsidRDefault="00DA59F5" w:rsidP="00FC06A3">
            <w:pPr>
              <w:rPr>
                <w:ins w:id="3096" w:author="somadmin" w:date="2026-09-25T20:51:00Z" w16du:dateUtc="2026-09-26T00:51:00Z"/>
                <w:color w:val="000000"/>
              </w:rPr>
            </w:pPr>
            <w:ins w:id="3097" w:author="somadmin" w:date="2026-09-25T20:51:00Z" w16du:dateUtc="2026-09-26T00:51:00Z">
              <w:r w:rsidRPr="00AC774B">
                <w:rPr>
                  <w:color w:val="000000"/>
                </w:rPr>
                <w:t>molecular_function</w:t>
              </w:r>
            </w:ins>
          </w:p>
        </w:tc>
        <w:tc>
          <w:tcPr>
            <w:tcW w:w="8482" w:type="dxa"/>
            <w:vAlign w:val="bottom"/>
            <w:hideMark/>
          </w:tcPr>
          <w:p w14:paraId="6FC058E3" w14:textId="77777777" w:rsidR="00DA59F5" w:rsidRPr="00AC774B" w:rsidRDefault="00DA59F5" w:rsidP="00FC06A3">
            <w:pPr>
              <w:rPr>
                <w:ins w:id="3098" w:author="somadmin" w:date="2026-09-25T20:51:00Z" w16du:dateUtc="2026-09-26T00:51:00Z"/>
                <w:color w:val="000000"/>
              </w:rPr>
            </w:pPr>
            <w:ins w:id="3099" w:author="somadmin" w:date="2026-09-25T20:51:00Z" w16du:dateUtc="2026-09-26T00:51:00Z">
              <w:r w:rsidRPr="00AC774B">
                <w:rPr>
                  <w:color w:val="000000"/>
                </w:rPr>
                <w:t>cell surface binding</w:t>
              </w:r>
            </w:ins>
          </w:p>
        </w:tc>
        <w:tc>
          <w:tcPr>
            <w:tcW w:w="1170" w:type="dxa"/>
            <w:noWrap/>
            <w:vAlign w:val="bottom"/>
            <w:hideMark/>
          </w:tcPr>
          <w:p w14:paraId="411EDCE6" w14:textId="77777777" w:rsidR="00DA59F5" w:rsidRPr="00AC774B" w:rsidRDefault="00DA59F5" w:rsidP="00FC06A3">
            <w:pPr>
              <w:jc w:val="right"/>
              <w:rPr>
                <w:ins w:id="3100" w:author="somadmin" w:date="2026-09-25T20:51:00Z" w16du:dateUtc="2026-09-26T00:51:00Z"/>
                <w:color w:val="000000"/>
              </w:rPr>
            </w:pPr>
            <w:ins w:id="3101" w:author="somadmin" w:date="2026-09-25T20:51:00Z" w16du:dateUtc="2026-09-26T00:51:00Z">
              <w:r w:rsidRPr="00AC774B">
                <w:rPr>
                  <w:color w:val="000000"/>
                </w:rPr>
                <w:t>0.035092</w:t>
              </w:r>
            </w:ins>
          </w:p>
        </w:tc>
      </w:tr>
      <w:tr w:rsidR="00DA59F5" w:rsidRPr="00AC774B" w14:paraId="2C03A65D" w14:textId="77777777" w:rsidTr="00FC06A3">
        <w:trPr>
          <w:trHeight w:val="255"/>
          <w:ins w:id="3102" w:author="somadmin" w:date="2026-09-25T20:51:00Z" w16du:dateUtc="2026-09-26T00:51:00Z"/>
        </w:trPr>
        <w:tc>
          <w:tcPr>
            <w:tcW w:w="1470" w:type="dxa"/>
            <w:noWrap/>
            <w:vAlign w:val="bottom"/>
            <w:hideMark/>
          </w:tcPr>
          <w:p w14:paraId="0DABAC5E" w14:textId="77777777" w:rsidR="00DA59F5" w:rsidRPr="00AC774B" w:rsidRDefault="00DA59F5" w:rsidP="00FC06A3">
            <w:pPr>
              <w:rPr>
                <w:ins w:id="3103" w:author="somadmin" w:date="2026-09-25T20:51:00Z" w16du:dateUtc="2026-09-26T00:51:00Z"/>
                <w:color w:val="000000"/>
              </w:rPr>
            </w:pPr>
            <w:ins w:id="3104" w:author="somadmin" w:date="2026-09-25T20:51:00Z" w16du:dateUtc="2026-09-26T00:51:00Z">
              <w:r w:rsidRPr="00AC774B">
                <w:rPr>
                  <w:color w:val="000000"/>
                </w:rPr>
                <w:t>GO:0051117</w:t>
              </w:r>
            </w:ins>
          </w:p>
        </w:tc>
        <w:tc>
          <w:tcPr>
            <w:tcW w:w="2122" w:type="dxa"/>
            <w:noWrap/>
            <w:vAlign w:val="bottom"/>
            <w:hideMark/>
          </w:tcPr>
          <w:p w14:paraId="0E0056DC" w14:textId="77777777" w:rsidR="00DA59F5" w:rsidRPr="00AC774B" w:rsidRDefault="00DA59F5" w:rsidP="00FC06A3">
            <w:pPr>
              <w:rPr>
                <w:ins w:id="3105" w:author="somadmin" w:date="2026-09-25T20:51:00Z" w16du:dateUtc="2026-09-26T00:51:00Z"/>
                <w:color w:val="000000"/>
              </w:rPr>
            </w:pPr>
            <w:ins w:id="3106" w:author="somadmin" w:date="2026-09-25T20:51:00Z" w16du:dateUtc="2026-09-26T00:51:00Z">
              <w:r w:rsidRPr="00AC774B">
                <w:rPr>
                  <w:color w:val="000000"/>
                </w:rPr>
                <w:t>molecular_function</w:t>
              </w:r>
            </w:ins>
          </w:p>
        </w:tc>
        <w:tc>
          <w:tcPr>
            <w:tcW w:w="8482" w:type="dxa"/>
            <w:vAlign w:val="bottom"/>
            <w:hideMark/>
          </w:tcPr>
          <w:p w14:paraId="3E10FF0D" w14:textId="77777777" w:rsidR="00DA59F5" w:rsidRPr="00AC774B" w:rsidRDefault="00DA59F5" w:rsidP="00FC06A3">
            <w:pPr>
              <w:rPr>
                <w:ins w:id="3107" w:author="somadmin" w:date="2026-09-25T20:51:00Z" w16du:dateUtc="2026-09-26T00:51:00Z"/>
                <w:color w:val="000000"/>
              </w:rPr>
            </w:pPr>
            <w:ins w:id="3108" w:author="somadmin" w:date="2026-09-25T20:51:00Z" w16du:dateUtc="2026-09-26T00:51:00Z">
              <w:r w:rsidRPr="00AC774B">
                <w:rPr>
                  <w:color w:val="000000"/>
                </w:rPr>
                <w:t>ATPase binding</w:t>
              </w:r>
            </w:ins>
          </w:p>
        </w:tc>
        <w:tc>
          <w:tcPr>
            <w:tcW w:w="1170" w:type="dxa"/>
            <w:noWrap/>
            <w:vAlign w:val="bottom"/>
            <w:hideMark/>
          </w:tcPr>
          <w:p w14:paraId="2D157A5A" w14:textId="77777777" w:rsidR="00DA59F5" w:rsidRPr="00AC774B" w:rsidRDefault="00DA59F5" w:rsidP="00FC06A3">
            <w:pPr>
              <w:jc w:val="right"/>
              <w:rPr>
                <w:ins w:id="3109" w:author="somadmin" w:date="2026-09-25T20:51:00Z" w16du:dateUtc="2026-09-26T00:51:00Z"/>
                <w:color w:val="000000"/>
              </w:rPr>
            </w:pPr>
            <w:ins w:id="3110" w:author="somadmin" w:date="2026-09-25T20:51:00Z" w16du:dateUtc="2026-09-26T00:51:00Z">
              <w:r w:rsidRPr="00AC774B">
                <w:rPr>
                  <w:color w:val="000000"/>
                </w:rPr>
                <w:t>0.035262</w:t>
              </w:r>
            </w:ins>
          </w:p>
        </w:tc>
      </w:tr>
      <w:tr w:rsidR="00DA59F5" w:rsidRPr="00AC774B" w14:paraId="6F0C038D" w14:textId="77777777" w:rsidTr="00FC06A3">
        <w:trPr>
          <w:trHeight w:val="255"/>
          <w:ins w:id="3111" w:author="somadmin" w:date="2026-09-25T20:51:00Z" w16du:dateUtc="2026-09-26T00:51:00Z"/>
        </w:trPr>
        <w:tc>
          <w:tcPr>
            <w:tcW w:w="1470" w:type="dxa"/>
            <w:noWrap/>
            <w:vAlign w:val="bottom"/>
            <w:hideMark/>
          </w:tcPr>
          <w:p w14:paraId="23120532" w14:textId="77777777" w:rsidR="00DA59F5" w:rsidRPr="00AC774B" w:rsidRDefault="00DA59F5" w:rsidP="00FC06A3">
            <w:pPr>
              <w:rPr>
                <w:ins w:id="3112" w:author="somadmin" w:date="2026-09-25T20:51:00Z" w16du:dateUtc="2026-09-26T00:51:00Z"/>
                <w:color w:val="000000"/>
              </w:rPr>
            </w:pPr>
            <w:ins w:id="3113" w:author="somadmin" w:date="2026-09-25T20:51:00Z" w16du:dateUtc="2026-09-26T00:51:00Z">
              <w:r w:rsidRPr="00AC774B">
                <w:rPr>
                  <w:color w:val="000000"/>
                </w:rPr>
                <w:t>GO:0008430</w:t>
              </w:r>
            </w:ins>
          </w:p>
        </w:tc>
        <w:tc>
          <w:tcPr>
            <w:tcW w:w="2122" w:type="dxa"/>
            <w:noWrap/>
            <w:vAlign w:val="bottom"/>
            <w:hideMark/>
          </w:tcPr>
          <w:p w14:paraId="055E069D" w14:textId="77777777" w:rsidR="00DA59F5" w:rsidRPr="00AC774B" w:rsidRDefault="00DA59F5" w:rsidP="00FC06A3">
            <w:pPr>
              <w:rPr>
                <w:ins w:id="3114" w:author="somadmin" w:date="2026-09-25T20:51:00Z" w16du:dateUtc="2026-09-26T00:51:00Z"/>
                <w:color w:val="000000"/>
              </w:rPr>
            </w:pPr>
            <w:ins w:id="3115" w:author="somadmin" w:date="2026-09-25T20:51:00Z" w16du:dateUtc="2026-09-26T00:51:00Z">
              <w:r w:rsidRPr="00AC774B">
                <w:rPr>
                  <w:color w:val="000000"/>
                </w:rPr>
                <w:t>molecular_function</w:t>
              </w:r>
            </w:ins>
          </w:p>
        </w:tc>
        <w:tc>
          <w:tcPr>
            <w:tcW w:w="8482" w:type="dxa"/>
            <w:vAlign w:val="bottom"/>
            <w:hideMark/>
          </w:tcPr>
          <w:p w14:paraId="03307866" w14:textId="77777777" w:rsidR="00DA59F5" w:rsidRPr="00AC774B" w:rsidRDefault="00DA59F5" w:rsidP="00FC06A3">
            <w:pPr>
              <w:rPr>
                <w:ins w:id="3116" w:author="somadmin" w:date="2026-09-25T20:51:00Z" w16du:dateUtc="2026-09-26T00:51:00Z"/>
                <w:color w:val="000000"/>
              </w:rPr>
            </w:pPr>
            <w:ins w:id="3117" w:author="somadmin" w:date="2026-09-25T20:51:00Z" w16du:dateUtc="2026-09-26T00:51:00Z">
              <w:r w:rsidRPr="00AC774B">
                <w:rPr>
                  <w:color w:val="000000"/>
                </w:rPr>
                <w:t>selenium binding</w:t>
              </w:r>
            </w:ins>
          </w:p>
        </w:tc>
        <w:tc>
          <w:tcPr>
            <w:tcW w:w="1170" w:type="dxa"/>
            <w:noWrap/>
            <w:vAlign w:val="bottom"/>
            <w:hideMark/>
          </w:tcPr>
          <w:p w14:paraId="75879FD7" w14:textId="77777777" w:rsidR="00DA59F5" w:rsidRPr="00AC774B" w:rsidRDefault="00DA59F5" w:rsidP="00FC06A3">
            <w:pPr>
              <w:jc w:val="right"/>
              <w:rPr>
                <w:ins w:id="3118" w:author="somadmin" w:date="2026-09-25T20:51:00Z" w16du:dateUtc="2026-09-26T00:51:00Z"/>
                <w:color w:val="000000"/>
              </w:rPr>
            </w:pPr>
            <w:ins w:id="3119" w:author="somadmin" w:date="2026-09-25T20:51:00Z" w16du:dateUtc="2026-09-26T00:51:00Z">
              <w:r w:rsidRPr="00AC774B">
                <w:rPr>
                  <w:color w:val="000000"/>
                </w:rPr>
                <w:t>0.038854</w:t>
              </w:r>
            </w:ins>
          </w:p>
        </w:tc>
      </w:tr>
      <w:tr w:rsidR="00DA59F5" w:rsidRPr="00AC774B" w14:paraId="68D2F755" w14:textId="77777777" w:rsidTr="00FC06A3">
        <w:trPr>
          <w:trHeight w:val="255"/>
          <w:ins w:id="3120" w:author="somadmin" w:date="2026-09-25T20:51:00Z" w16du:dateUtc="2026-09-26T00:51:00Z"/>
        </w:trPr>
        <w:tc>
          <w:tcPr>
            <w:tcW w:w="1470" w:type="dxa"/>
            <w:noWrap/>
            <w:vAlign w:val="bottom"/>
            <w:hideMark/>
          </w:tcPr>
          <w:p w14:paraId="3AF12026" w14:textId="77777777" w:rsidR="00DA59F5" w:rsidRPr="00AC774B" w:rsidRDefault="00DA59F5" w:rsidP="00FC06A3">
            <w:pPr>
              <w:rPr>
                <w:ins w:id="3121" w:author="somadmin" w:date="2026-09-25T20:51:00Z" w16du:dateUtc="2026-09-26T00:51:00Z"/>
                <w:color w:val="000000"/>
              </w:rPr>
            </w:pPr>
            <w:ins w:id="3122" w:author="somadmin" w:date="2026-09-25T20:51:00Z" w16du:dateUtc="2026-09-26T00:51:00Z">
              <w:r w:rsidRPr="00AC774B">
                <w:rPr>
                  <w:color w:val="000000"/>
                </w:rPr>
                <w:t>GO:0005509</w:t>
              </w:r>
            </w:ins>
          </w:p>
        </w:tc>
        <w:tc>
          <w:tcPr>
            <w:tcW w:w="2122" w:type="dxa"/>
            <w:noWrap/>
            <w:vAlign w:val="bottom"/>
            <w:hideMark/>
          </w:tcPr>
          <w:p w14:paraId="4F6B293F" w14:textId="77777777" w:rsidR="00DA59F5" w:rsidRPr="00AC774B" w:rsidRDefault="00DA59F5" w:rsidP="00FC06A3">
            <w:pPr>
              <w:rPr>
                <w:ins w:id="3123" w:author="somadmin" w:date="2026-09-25T20:51:00Z" w16du:dateUtc="2026-09-26T00:51:00Z"/>
                <w:color w:val="000000"/>
              </w:rPr>
            </w:pPr>
            <w:ins w:id="3124" w:author="somadmin" w:date="2026-09-25T20:51:00Z" w16du:dateUtc="2026-09-26T00:51:00Z">
              <w:r w:rsidRPr="00AC774B">
                <w:rPr>
                  <w:color w:val="000000"/>
                </w:rPr>
                <w:t>molecular_function</w:t>
              </w:r>
            </w:ins>
          </w:p>
        </w:tc>
        <w:tc>
          <w:tcPr>
            <w:tcW w:w="8482" w:type="dxa"/>
            <w:vAlign w:val="bottom"/>
            <w:hideMark/>
          </w:tcPr>
          <w:p w14:paraId="5D1A2EC0" w14:textId="77777777" w:rsidR="00DA59F5" w:rsidRPr="00AC774B" w:rsidRDefault="00DA59F5" w:rsidP="00FC06A3">
            <w:pPr>
              <w:rPr>
                <w:ins w:id="3125" w:author="somadmin" w:date="2026-09-25T20:51:00Z" w16du:dateUtc="2026-09-26T00:51:00Z"/>
                <w:color w:val="000000"/>
              </w:rPr>
            </w:pPr>
            <w:ins w:id="3126" w:author="somadmin" w:date="2026-09-25T20:51:00Z" w16du:dateUtc="2026-09-26T00:51:00Z">
              <w:r w:rsidRPr="00AC774B">
                <w:rPr>
                  <w:color w:val="000000"/>
                </w:rPr>
                <w:t>calcium ion binding</w:t>
              </w:r>
            </w:ins>
          </w:p>
        </w:tc>
        <w:tc>
          <w:tcPr>
            <w:tcW w:w="1170" w:type="dxa"/>
            <w:noWrap/>
            <w:vAlign w:val="bottom"/>
            <w:hideMark/>
          </w:tcPr>
          <w:p w14:paraId="508065EC" w14:textId="77777777" w:rsidR="00DA59F5" w:rsidRPr="00AC774B" w:rsidRDefault="00DA59F5" w:rsidP="00FC06A3">
            <w:pPr>
              <w:jc w:val="right"/>
              <w:rPr>
                <w:ins w:id="3127" w:author="somadmin" w:date="2026-09-25T20:51:00Z" w16du:dateUtc="2026-09-26T00:51:00Z"/>
                <w:color w:val="000000"/>
              </w:rPr>
            </w:pPr>
            <w:ins w:id="3128" w:author="somadmin" w:date="2026-09-25T20:51:00Z" w16du:dateUtc="2026-09-26T00:51:00Z">
              <w:r w:rsidRPr="00AC774B">
                <w:rPr>
                  <w:color w:val="000000"/>
                </w:rPr>
                <w:t>0.041005</w:t>
              </w:r>
            </w:ins>
          </w:p>
        </w:tc>
      </w:tr>
      <w:tr w:rsidR="00DA59F5" w:rsidRPr="00AC774B" w14:paraId="6B2BE4E2" w14:textId="77777777" w:rsidTr="00FC06A3">
        <w:trPr>
          <w:trHeight w:val="255"/>
          <w:ins w:id="3129" w:author="somadmin" w:date="2026-09-25T20:51:00Z" w16du:dateUtc="2026-09-26T00:51:00Z"/>
        </w:trPr>
        <w:tc>
          <w:tcPr>
            <w:tcW w:w="1470" w:type="dxa"/>
            <w:noWrap/>
            <w:vAlign w:val="bottom"/>
            <w:hideMark/>
          </w:tcPr>
          <w:p w14:paraId="0067679A" w14:textId="77777777" w:rsidR="00DA59F5" w:rsidRPr="00AC774B" w:rsidRDefault="00DA59F5" w:rsidP="00FC06A3">
            <w:pPr>
              <w:rPr>
                <w:ins w:id="3130" w:author="somadmin" w:date="2026-09-25T20:51:00Z" w16du:dateUtc="2026-09-26T00:51:00Z"/>
                <w:color w:val="000000"/>
              </w:rPr>
            </w:pPr>
            <w:ins w:id="3131" w:author="somadmin" w:date="2026-09-25T20:51:00Z" w16du:dateUtc="2026-09-26T00:51:00Z">
              <w:r w:rsidRPr="00AC774B">
                <w:rPr>
                  <w:color w:val="000000"/>
                </w:rPr>
                <w:t>GO:0003743</w:t>
              </w:r>
            </w:ins>
          </w:p>
        </w:tc>
        <w:tc>
          <w:tcPr>
            <w:tcW w:w="2122" w:type="dxa"/>
            <w:noWrap/>
            <w:vAlign w:val="bottom"/>
            <w:hideMark/>
          </w:tcPr>
          <w:p w14:paraId="19FE2BC1" w14:textId="77777777" w:rsidR="00DA59F5" w:rsidRPr="00AC774B" w:rsidRDefault="00DA59F5" w:rsidP="00FC06A3">
            <w:pPr>
              <w:rPr>
                <w:ins w:id="3132" w:author="somadmin" w:date="2026-09-25T20:51:00Z" w16du:dateUtc="2026-09-26T00:51:00Z"/>
                <w:color w:val="000000"/>
              </w:rPr>
            </w:pPr>
            <w:ins w:id="3133" w:author="somadmin" w:date="2026-09-25T20:51:00Z" w16du:dateUtc="2026-09-26T00:51:00Z">
              <w:r w:rsidRPr="00AC774B">
                <w:rPr>
                  <w:color w:val="000000"/>
                </w:rPr>
                <w:t>molecular_function</w:t>
              </w:r>
            </w:ins>
          </w:p>
        </w:tc>
        <w:tc>
          <w:tcPr>
            <w:tcW w:w="8482" w:type="dxa"/>
            <w:vAlign w:val="bottom"/>
            <w:hideMark/>
          </w:tcPr>
          <w:p w14:paraId="46E1566B" w14:textId="77777777" w:rsidR="00DA59F5" w:rsidRPr="00AC774B" w:rsidRDefault="00DA59F5" w:rsidP="00FC06A3">
            <w:pPr>
              <w:rPr>
                <w:ins w:id="3134" w:author="somadmin" w:date="2026-09-25T20:51:00Z" w16du:dateUtc="2026-09-26T00:51:00Z"/>
                <w:color w:val="000000"/>
              </w:rPr>
            </w:pPr>
            <w:ins w:id="3135" w:author="somadmin" w:date="2026-09-25T20:51:00Z" w16du:dateUtc="2026-09-26T00:51:00Z">
              <w:r w:rsidRPr="00AC774B">
                <w:rPr>
                  <w:color w:val="000000"/>
                </w:rPr>
                <w:t>translation initiation factor activity</w:t>
              </w:r>
            </w:ins>
          </w:p>
        </w:tc>
        <w:tc>
          <w:tcPr>
            <w:tcW w:w="1170" w:type="dxa"/>
            <w:noWrap/>
            <w:vAlign w:val="bottom"/>
            <w:hideMark/>
          </w:tcPr>
          <w:p w14:paraId="4DBD1DC5" w14:textId="77777777" w:rsidR="00DA59F5" w:rsidRPr="00AC774B" w:rsidRDefault="00DA59F5" w:rsidP="00FC06A3">
            <w:pPr>
              <w:jc w:val="right"/>
              <w:rPr>
                <w:ins w:id="3136" w:author="somadmin" w:date="2026-09-25T20:51:00Z" w16du:dateUtc="2026-09-26T00:51:00Z"/>
                <w:color w:val="000000"/>
              </w:rPr>
            </w:pPr>
            <w:ins w:id="3137" w:author="somadmin" w:date="2026-09-25T20:51:00Z" w16du:dateUtc="2026-09-26T00:51:00Z">
              <w:r w:rsidRPr="00AC774B">
                <w:rPr>
                  <w:color w:val="000000"/>
                </w:rPr>
                <w:t>0.042611</w:t>
              </w:r>
            </w:ins>
          </w:p>
        </w:tc>
      </w:tr>
      <w:tr w:rsidR="00DA59F5" w:rsidRPr="00AC774B" w14:paraId="6AE484E2" w14:textId="77777777" w:rsidTr="00FC06A3">
        <w:trPr>
          <w:trHeight w:val="255"/>
          <w:ins w:id="3138" w:author="somadmin" w:date="2026-09-25T20:51:00Z" w16du:dateUtc="2026-09-26T00:51:00Z"/>
        </w:trPr>
        <w:tc>
          <w:tcPr>
            <w:tcW w:w="1470" w:type="dxa"/>
            <w:noWrap/>
            <w:vAlign w:val="bottom"/>
            <w:hideMark/>
          </w:tcPr>
          <w:p w14:paraId="0DF89589" w14:textId="77777777" w:rsidR="00DA59F5" w:rsidRPr="00AC774B" w:rsidRDefault="00DA59F5" w:rsidP="00FC06A3">
            <w:pPr>
              <w:rPr>
                <w:ins w:id="3139" w:author="somadmin" w:date="2026-09-25T20:51:00Z" w16du:dateUtc="2026-09-26T00:51:00Z"/>
                <w:color w:val="000000"/>
              </w:rPr>
            </w:pPr>
            <w:ins w:id="3140" w:author="somadmin" w:date="2026-09-25T20:51:00Z" w16du:dateUtc="2026-09-26T00:51:00Z">
              <w:r w:rsidRPr="00AC774B">
                <w:rPr>
                  <w:color w:val="000000"/>
                </w:rPr>
                <w:t>GO:0042803</w:t>
              </w:r>
            </w:ins>
          </w:p>
        </w:tc>
        <w:tc>
          <w:tcPr>
            <w:tcW w:w="2122" w:type="dxa"/>
            <w:noWrap/>
            <w:vAlign w:val="bottom"/>
            <w:hideMark/>
          </w:tcPr>
          <w:p w14:paraId="148D5DBF" w14:textId="77777777" w:rsidR="00DA59F5" w:rsidRPr="00AC774B" w:rsidRDefault="00DA59F5" w:rsidP="00FC06A3">
            <w:pPr>
              <w:rPr>
                <w:ins w:id="3141" w:author="somadmin" w:date="2026-09-25T20:51:00Z" w16du:dateUtc="2026-09-26T00:51:00Z"/>
                <w:color w:val="000000"/>
              </w:rPr>
            </w:pPr>
            <w:ins w:id="3142" w:author="somadmin" w:date="2026-09-25T20:51:00Z" w16du:dateUtc="2026-09-26T00:51:00Z">
              <w:r w:rsidRPr="00AC774B">
                <w:rPr>
                  <w:color w:val="000000"/>
                </w:rPr>
                <w:t>molecular_function</w:t>
              </w:r>
            </w:ins>
          </w:p>
        </w:tc>
        <w:tc>
          <w:tcPr>
            <w:tcW w:w="8482" w:type="dxa"/>
            <w:vAlign w:val="bottom"/>
            <w:hideMark/>
          </w:tcPr>
          <w:p w14:paraId="0E522BFA" w14:textId="77777777" w:rsidR="00DA59F5" w:rsidRPr="00AC774B" w:rsidRDefault="00DA59F5" w:rsidP="00FC06A3">
            <w:pPr>
              <w:rPr>
                <w:ins w:id="3143" w:author="somadmin" w:date="2026-09-25T20:51:00Z" w16du:dateUtc="2026-09-26T00:51:00Z"/>
                <w:color w:val="000000"/>
              </w:rPr>
            </w:pPr>
            <w:ins w:id="3144" w:author="somadmin" w:date="2026-09-25T20:51:00Z" w16du:dateUtc="2026-09-26T00:51:00Z">
              <w:r w:rsidRPr="00AC774B">
                <w:rPr>
                  <w:color w:val="000000"/>
                </w:rPr>
                <w:t>protein homodimerization activity</w:t>
              </w:r>
            </w:ins>
          </w:p>
        </w:tc>
        <w:tc>
          <w:tcPr>
            <w:tcW w:w="1170" w:type="dxa"/>
            <w:noWrap/>
            <w:vAlign w:val="bottom"/>
            <w:hideMark/>
          </w:tcPr>
          <w:p w14:paraId="016DC328" w14:textId="77777777" w:rsidR="00DA59F5" w:rsidRPr="00AC774B" w:rsidRDefault="00DA59F5" w:rsidP="00FC06A3">
            <w:pPr>
              <w:jc w:val="right"/>
              <w:rPr>
                <w:ins w:id="3145" w:author="somadmin" w:date="2026-09-25T20:51:00Z" w16du:dateUtc="2026-09-26T00:51:00Z"/>
                <w:color w:val="000000"/>
              </w:rPr>
            </w:pPr>
            <w:ins w:id="3146" w:author="somadmin" w:date="2026-09-25T20:51:00Z" w16du:dateUtc="2026-09-26T00:51:00Z">
              <w:r w:rsidRPr="00AC774B">
                <w:rPr>
                  <w:color w:val="000000"/>
                </w:rPr>
                <w:t>0.046188</w:t>
              </w:r>
            </w:ins>
          </w:p>
        </w:tc>
      </w:tr>
    </w:tbl>
    <w:p w14:paraId="37AD3FB6" w14:textId="77777777" w:rsidR="00DD2AAA" w:rsidRPr="00501B76" w:rsidRDefault="007F28EA" w:rsidP="000664AF">
      <w:pPr>
        <w:rPr>
          <w:del w:id="3147" w:author="somadmin" w:date="2026-09-25T20:51:00Z" w16du:dateUtc="2026-09-26T00:51:00Z"/>
          <w:rFonts w:asciiTheme="minorHAnsi" w:hAnsiTheme="minorHAnsi" w:cs="Arial"/>
          <w:b/>
          <w:bCs/>
          <w:color w:val="002060"/>
          <w:sz w:val="32"/>
          <w:szCs w:val="32"/>
          <w:u w:val="single"/>
        </w:rPr>
      </w:pPr>
      <w:del w:id="3148" w:author="somadmin" w:date="2026-09-25T20:51:00Z" w16du:dateUtc="2026-09-26T00:51:00Z">
        <w:r>
          <w:rPr>
            <w:rFonts w:asciiTheme="minorHAnsi" w:hAnsiTheme="minorHAnsi" w:cs="Arial"/>
            <w:b/>
            <w:bCs/>
            <w:color w:val="002060"/>
            <w:sz w:val="32"/>
            <w:szCs w:val="32"/>
            <w:u w:val="single"/>
          </w:rPr>
          <w:delText xml:space="preserve">BEVERLY A. </w:delText>
        </w:r>
        <w:r w:rsidR="00DD2AAA" w:rsidRPr="00501B76">
          <w:rPr>
            <w:rFonts w:asciiTheme="minorHAnsi" w:hAnsiTheme="minorHAnsi" w:cs="Arial"/>
            <w:b/>
            <w:bCs/>
            <w:color w:val="002060"/>
            <w:sz w:val="32"/>
            <w:szCs w:val="32"/>
            <w:u w:val="single"/>
          </w:rPr>
          <w:delText>MENNINGER, MA</w:delText>
        </w:r>
        <w:r>
          <w:rPr>
            <w:rFonts w:asciiTheme="minorHAnsi" w:hAnsiTheme="minorHAnsi" w:cs="Arial"/>
            <w:b/>
            <w:bCs/>
            <w:color w:val="002060"/>
            <w:sz w:val="32"/>
            <w:szCs w:val="32"/>
            <w:u w:val="single"/>
          </w:rPr>
          <w:delText>,</w:delText>
        </w:r>
        <w:r w:rsidR="00DD2AAA" w:rsidRPr="00501B76">
          <w:rPr>
            <w:rFonts w:asciiTheme="minorHAnsi" w:hAnsiTheme="minorHAnsi" w:cs="Arial"/>
            <w:b/>
            <w:bCs/>
            <w:color w:val="002060"/>
            <w:sz w:val="32"/>
            <w:szCs w:val="32"/>
            <w:u w:val="single"/>
          </w:rPr>
          <w:delText>OTR/L</w:delText>
        </w:r>
        <w:r w:rsidR="000664AF">
          <w:rPr>
            <w:rFonts w:asciiTheme="minorHAnsi" w:hAnsiTheme="minorHAnsi" w:cs="Arial"/>
            <w:b/>
            <w:bCs/>
            <w:color w:val="002060"/>
            <w:sz w:val="32"/>
            <w:szCs w:val="32"/>
            <w:u w:val="single"/>
          </w:rPr>
          <w:delText xml:space="preserve">          </w:delText>
        </w:r>
        <w:r w:rsidR="000664AF">
          <w:rPr>
            <w:rFonts w:asciiTheme="minorHAnsi" w:hAnsiTheme="minorHAnsi" w:cs="Arial"/>
            <w:b/>
            <w:bCs/>
            <w:color w:val="002060"/>
            <w:sz w:val="32"/>
            <w:szCs w:val="32"/>
            <w:u w:val="single"/>
          </w:rPr>
          <w:tab/>
        </w:r>
        <w:r w:rsidR="000664AF">
          <w:rPr>
            <w:rFonts w:asciiTheme="minorHAnsi" w:hAnsiTheme="minorHAnsi" w:cs="Arial"/>
            <w:b/>
            <w:bCs/>
            <w:color w:val="002060"/>
            <w:sz w:val="32"/>
            <w:szCs w:val="32"/>
            <w:u w:val="single"/>
          </w:rPr>
          <w:tab/>
        </w:r>
        <w:r w:rsidR="00DD2AAA" w:rsidRPr="00501B76">
          <w:rPr>
            <w:rFonts w:asciiTheme="minorHAnsi" w:hAnsiTheme="minorHAnsi" w:cs="Arial"/>
            <w:b/>
            <w:bCs/>
            <w:color w:val="002060"/>
            <w:sz w:val="32"/>
            <w:szCs w:val="32"/>
            <w:u w:val="single"/>
          </w:rPr>
          <w:delText>bamotr@</w:delText>
        </w:r>
        <w:r w:rsidR="00C741B3" w:rsidRPr="00501B76">
          <w:rPr>
            <w:rFonts w:asciiTheme="minorHAnsi" w:hAnsiTheme="minorHAnsi" w:cs="Arial"/>
            <w:b/>
            <w:bCs/>
            <w:color w:val="002060"/>
            <w:sz w:val="32"/>
            <w:szCs w:val="32"/>
            <w:u w:val="single"/>
          </w:rPr>
          <w:delText>gmail</w:delText>
        </w:r>
        <w:r w:rsidR="004A15CD" w:rsidRPr="00501B76">
          <w:rPr>
            <w:rFonts w:asciiTheme="minorHAnsi" w:hAnsiTheme="minorHAnsi" w:cs="Arial"/>
            <w:b/>
            <w:bCs/>
            <w:color w:val="002060"/>
            <w:sz w:val="32"/>
            <w:szCs w:val="32"/>
            <w:u w:val="single"/>
          </w:rPr>
          <w:delText>.com</w:delText>
        </w:r>
      </w:del>
    </w:p>
    <w:p w14:paraId="0C7205A8" w14:textId="77777777" w:rsidR="00501B76" w:rsidRPr="00501B76" w:rsidRDefault="00501B76" w:rsidP="000664AF">
      <w:pPr>
        <w:pStyle w:val="Heading1"/>
        <w:ind w:left="5760" w:firstLine="720"/>
        <w:rPr>
          <w:del w:id="3149" w:author="somadmin" w:date="2026-09-25T20:51:00Z" w16du:dateUtc="2026-09-26T00:51:00Z"/>
          <w:rFonts w:asciiTheme="minorHAnsi" w:hAnsiTheme="minorHAnsi" w:cs="Arial"/>
          <w:b w:val="0"/>
          <w:color w:val="002060"/>
        </w:rPr>
      </w:pPr>
      <w:del w:id="3150" w:author="somadmin" w:date="2026-09-25T20:51:00Z" w16du:dateUtc="2026-09-26T00:51:00Z">
        <w:r w:rsidRPr="00501B76">
          <w:rPr>
            <w:rFonts w:asciiTheme="minorHAnsi" w:hAnsiTheme="minorHAnsi" w:cs="Arial"/>
            <w:b w:val="0"/>
            <w:color w:val="002060"/>
          </w:rPr>
          <w:delText>2493 Reflections Drive</w:delText>
        </w:r>
        <w:r w:rsidR="00DD2AAA" w:rsidRPr="00501B76">
          <w:rPr>
            <w:rFonts w:asciiTheme="minorHAnsi" w:hAnsiTheme="minorHAnsi" w:cs="Arial"/>
            <w:b w:val="0"/>
            <w:color w:val="002060"/>
          </w:rPr>
          <w:delText xml:space="preserve"> </w:delText>
        </w:r>
      </w:del>
    </w:p>
    <w:p w14:paraId="0D4FBE06" w14:textId="77777777" w:rsidR="00DD2AAA" w:rsidRPr="00501B76" w:rsidRDefault="00DD2AAA" w:rsidP="000664AF">
      <w:pPr>
        <w:pStyle w:val="Heading1"/>
        <w:ind w:left="5760" w:firstLine="720"/>
        <w:rPr>
          <w:del w:id="3151" w:author="somadmin" w:date="2026-09-25T20:51:00Z" w16du:dateUtc="2026-09-26T00:51:00Z"/>
          <w:rFonts w:asciiTheme="minorHAnsi" w:hAnsiTheme="minorHAnsi" w:cs="Arial"/>
          <w:b w:val="0"/>
          <w:color w:val="002060"/>
        </w:rPr>
      </w:pPr>
      <w:del w:id="3152" w:author="somadmin" w:date="2026-09-25T20:51:00Z" w16du:dateUtc="2026-09-26T00:51:00Z">
        <w:r w:rsidRPr="00501B76">
          <w:rPr>
            <w:rFonts w:asciiTheme="minorHAnsi" w:hAnsiTheme="minorHAnsi" w:cs="Arial"/>
            <w:b w:val="0"/>
            <w:color w:val="002060"/>
          </w:rPr>
          <w:delText>Aurora, IL  60502</w:delText>
        </w:r>
      </w:del>
    </w:p>
    <w:p w14:paraId="4739A44D" w14:textId="77777777" w:rsidR="00DD2AAA" w:rsidRPr="00501B76" w:rsidRDefault="000664AF" w:rsidP="00DD2AAA">
      <w:pPr>
        <w:rPr>
          <w:del w:id="3153" w:author="somadmin" w:date="2026-09-25T20:51:00Z" w16du:dateUtc="2026-09-26T00:51:00Z"/>
          <w:rFonts w:asciiTheme="minorHAnsi" w:hAnsiTheme="minorHAnsi" w:cs="Arial"/>
          <w:color w:val="002060"/>
        </w:rPr>
      </w:pPr>
      <w:del w:id="3154" w:author="somadmin" w:date="2026-09-25T20:51:00Z" w16du:dateUtc="2026-09-26T00:51:00Z">
        <w:r>
          <w:rPr>
            <w:rFonts w:asciiTheme="minorHAnsi" w:hAnsiTheme="minorHAnsi"/>
            <w:color w:val="002060"/>
          </w:rPr>
          <w:tab/>
        </w:r>
        <w:r>
          <w:rPr>
            <w:rFonts w:asciiTheme="minorHAnsi" w:hAnsiTheme="minorHAnsi"/>
            <w:color w:val="002060"/>
          </w:rPr>
          <w:tab/>
        </w:r>
        <w:r w:rsidR="00DD2AAA" w:rsidRPr="00501B76">
          <w:rPr>
            <w:rFonts w:asciiTheme="minorHAnsi" w:hAnsiTheme="minorHAnsi"/>
            <w:color w:val="002060"/>
          </w:rPr>
          <w:tab/>
        </w:r>
        <w:r w:rsidR="00DD2AAA" w:rsidRPr="00501B76">
          <w:rPr>
            <w:rFonts w:asciiTheme="minorHAnsi" w:hAnsiTheme="minorHAnsi"/>
            <w:color w:val="002060"/>
          </w:rPr>
          <w:tab/>
        </w:r>
        <w:r w:rsidR="00DD2AAA" w:rsidRPr="00501B76">
          <w:rPr>
            <w:rFonts w:asciiTheme="minorHAnsi" w:hAnsiTheme="minorHAnsi"/>
            <w:color w:val="002060"/>
          </w:rPr>
          <w:tab/>
        </w:r>
        <w:r w:rsidR="00DD2AAA" w:rsidRPr="00501B76">
          <w:rPr>
            <w:rFonts w:asciiTheme="minorHAnsi" w:hAnsiTheme="minorHAnsi"/>
            <w:color w:val="002060"/>
          </w:rPr>
          <w:tab/>
        </w:r>
        <w:r w:rsidR="00DD2AAA" w:rsidRPr="00501B76">
          <w:rPr>
            <w:rFonts w:asciiTheme="minorHAnsi" w:hAnsiTheme="minorHAnsi"/>
            <w:color w:val="002060"/>
          </w:rPr>
          <w:tab/>
        </w:r>
        <w:r w:rsidR="00DD2AAA" w:rsidRPr="00501B76">
          <w:rPr>
            <w:rFonts w:asciiTheme="minorHAnsi" w:hAnsiTheme="minorHAnsi"/>
            <w:color w:val="002060"/>
          </w:rPr>
          <w:tab/>
        </w:r>
        <w:r w:rsidR="00DD2AAA" w:rsidRPr="00501B76">
          <w:rPr>
            <w:rFonts w:asciiTheme="minorHAnsi" w:hAnsiTheme="minorHAnsi"/>
            <w:color w:val="002060"/>
          </w:rPr>
          <w:tab/>
        </w:r>
        <w:r w:rsidR="00DD2AAA" w:rsidRPr="00501B76">
          <w:rPr>
            <w:rFonts w:asciiTheme="minorHAnsi" w:hAnsiTheme="minorHAnsi" w:cs="Arial"/>
            <w:color w:val="002060"/>
          </w:rPr>
          <w:delText>Mobile:  (630) 605-4332</w:delText>
        </w:r>
      </w:del>
    </w:p>
    <w:p w14:paraId="0960F9B0" w14:textId="77777777" w:rsidR="00DD2AAA" w:rsidRDefault="00DD2AAA" w:rsidP="00DD2AAA">
      <w:pPr>
        <w:pStyle w:val="Heading1"/>
        <w:rPr>
          <w:del w:id="3155" w:author="somadmin" w:date="2026-09-25T20:51:00Z" w16du:dateUtc="2026-09-26T00:51:00Z"/>
          <w:rFonts w:asciiTheme="minorHAnsi" w:hAnsiTheme="minorHAnsi" w:cs="Arial"/>
          <w:u w:val="single"/>
        </w:rPr>
      </w:pPr>
      <w:del w:id="3156" w:author="somadmin" w:date="2026-09-25T20:51:00Z" w16du:dateUtc="2026-09-26T00:51:00Z">
        <w:r w:rsidRPr="00501B76">
          <w:rPr>
            <w:rFonts w:asciiTheme="minorHAnsi" w:hAnsiTheme="minorHAnsi" w:cs="Arial"/>
            <w:u w:val="single"/>
          </w:rPr>
          <w:delText>PROFESSIONAL HISTORY</w:delText>
        </w:r>
      </w:del>
    </w:p>
    <w:p w14:paraId="68579500" w14:textId="77777777" w:rsidR="006055EB" w:rsidRDefault="006055EB" w:rsidP="006055EB">
      <w:pPr>
        <w:rPr>
          <w:del w:id="3157" w:author="somadmin" w:date="2026-09-25T20:51:00Z" w16du:dateUtc="2026-09-26T00:51:00Z"/>
        </w:rPr>
      </w:pPr>
    </w:p>
    <w:p w14:paraId="02FC0675" w14:textId="77777777" w:rsidR="006055EB" w:rsidRDefault="006055EB" w:rsidP="006055EB">
      <w:pPr>
        <w:rPr>
          <w:del w:id="3158" w:author="somadmin" w:date="2026-09-25T20:51:00Z" w16du:dateUtc="2026-09-26T00:51:00Z"/>
          <w:rFonts w:asciiTheme="minorHAnsi" w:hAnsiTheme="minorHAnsi" w:cstheme="minorHAnsi"/>
          <w:b/>
        </w:rPr>
      </w:pPr>
      <w:del w:id="3159" w:author="somadmin" w:date="2026-09-25T20:51:00Z" w16du:dateUtc="2026-09-26T00:51:00Z">
        <w:r>
          <w:rPr>
            <w:rFonts w:asciiTheme="minorHAnsi" w:hAnsiTheme="minorHAnsi" w:cstheme="minorHAnsi"/>
            <w:b/>
          </w:rPr>
          <w:delText>North Central College</w:delText>
        </w:r>
        <w:r>
          <w:rPr>
            <w:rFonts w:asciiTheme="minorHAnsi" w:hAnsiTheme="minorHAnsi" w:cstheme="minorHAnsi"/>
            <w:b/>
          </w:rPr>
          <w:tab/>
          <w:delText>, Master of Occupational Therapy Program</w:delText>
        </w:r>
        <w:r>
          <w:rPr>
            <w:rFonts w:asciiTheme="minorHAnsi" w:hAnsiTheme="minorHAnsi" w:cstheme="minorHAnsi"/>
            <w:b/>
          </w:rPr>
          <w:tab/>
        </w:r>
        <w:r>
          <w:rPr>
            <w:rFonts w:asciiTheme="minorHAnsi" w:hAnsiTheme="minorHAnsi" w:cstheme="minorHAnsi"/>
            <w:b/>
          </w:rPr>
          <w:tab/>
        </w:r>
        <w:r w:rsidR="000664AF">
          <w:rPr>
            <w:rFonts w:asciiTheme="minorHAnsi" w:hAnsiTheme="minorHAnsi" w:cstheme="minorHAnsi"/>
            <w:b/>
          </w:rPr>
          <w:tab/>
        </w:r>
        <w:r>
          <w:rPr>
            <w:rFonts w:asciiTheme="minorHAnsi" w:hAnsiTheme="minorHAnsi" w:cstheme="minorHAnsi"/>
            <w:b/>
          </w:rPr>
          <w:delText>Naperville, IL</w:delText>
        </w:r>
      </w:del>
    </w:p>
    <w:p w14:paraId="199067BC" w14:textId="77777777" w:rsidR="006055EB" w:rsidRDefault="006055EB" w:rsidP="006055EB">
      <w:pPr>
        <w:rPr>
          <w:del w:id="3160" w:author="somadmin" w:date="2026-09-25T20:51:00Z" w16du:dateUtc="2026-09-26T00:51:00Z"/>
          <w:rFonts w:asciiTheme="minorHAnsi" w:hAnsiTheme="minorHAnsi" w:cstheme="minorHAnsi"/>
          <w:u w:val="single"/>
        </w:rPr>
      </w:pPr>
      <w:del w:id="3161" w:author="somadmin" w:date="2026-09-25T20:51:00Z" w16du:dateUtc="2026-09-26T00:51:00Z">
        <w:r>
          <w:rPr>
            <w:rFonts w:asciiTheme="minorHAnsi" w:hAnsiTheme="minorHAnsi" w:cstheme="minorHAnsi"/>
            <w:b/>
          </w:rPr>
          <w:delText>09/17-present</w:delText>
        </w:r>
        <w:r>
          <w:rPr>
            <w:rFonts w:asciiTheme="minorHAnsi" w:hAnsiTheme="minorHAnsi" w:cstheme="minorHAnsi"/>
            <w:b/>
          </w:rPr>
          <w:tab/>
        </w:r>
        <w:r>
          <w:rPr>
            <w:rFonts w:asciiTheme="minorHAnsi" w:hAnsiTheme="minorHAnsi" w:cstheme="minorHAnsi"/>
            <w:b/>
          </w:rPr>
          <w:tab/>
        </w:r>
        <w:r w:rsidRPr="006055EB">
          <w:rPr>
            <w:rFonts w:asciiTheme="minorHAnsi" w:hAnsiTheme="minorHAnsi" w:cstheme="minorHAnsi"/>
            <w:u w:val="single"/>
          </w:rPr>
          <w:delText>Full-time Academic Fieldwork Coordinator/Assistant Professor</w:delText>
        </w:r>
      </w:del>
    </w:p>
    <w:p w14:paraId="53E857BD" w14:textId="77777777" w:rsidR="006055EB" w:rsidRDefault="006055EB" w:rsidP="006055EB">
      <w:pPr>
        <w:pStyle w:val="ListParagraph"/>
        <w:numPr>
          <w:ilvl w:val="0"/>
          <w:numId w:val="23"/>
        </w:numPr>
        <w:rPr>
          <w:del w:id="3162" w:author="somadmin" w:date="2026-09-25T20:51:00Z" w16du:dateUtc="2026-09-26T00:51:00Z"/>
          <w:rFonts w:asciiTheme="minorHAnsi" w:hAnsiTheme="minorHAnsi" w:cstheme="minorHAnsi"/>
        </w:rPr>
      </w:pPr>
      <w:del w:id="3163" w:author="somadmin" w:date="2026-09-25T20:51:00Z" w16du:dateUtc="2026-09-26T00:51:00Z">
        <w:r>
          <w:rPr>
            <w:rFonts w:asciiTheme="minorHAnsi" w:hAnsiTheme="minorHAnsi" w:cstheme="minorHAnsi"/>
          </w:rPr>
          <w:delText>Secure sites for Level I and II fieldwork experiences</w:delText>
        </w:r>
      </w:del>
    </w:p>
    <w:p w14:paraId="137AC03C" w14:textId="77777777" w:rsidR="006055EB" w:rsidRDefault="006055EB" w:rsidP="006055EB">
      <w:pPr>
        <w:pStyle w:val="ListParagraph"/>
        <w:numPr>
          <w:ilvl w:val="0"/>
          <w:numId w:val="23"/>
        </w:numPr>
        <w:rPr>
          <w:del w:id="3164" w:author="somadmin" w:date="2026-09-25T20:51:00Z" w16du:dateUtc="2026-09-26T00:51:00Z"/>
          <w:rFonts w:asciiTheme="minorHAnsi" w:hAnsiTheme="minorHAnsi" w:cstheme="minorHAnsi"/>
        </w:rPr>
      </w:pPr>
      <w:del w:id="3165" w:author="somadmin" w:date="2026-09-25T20:51:00Z" w16du:dateUtc="2026-09-26T00:51:00Z">
        <w:r>
          <w:rPr>
            <w:rFonts w:asciiTheme="minorHAnsi" w:hAnsiTheme="minorHAnsi" w:cstheme="minorHAnsi"/>
          </w:rPr>
          <w:delText>Development of  fieldwork curriculum and fieldwork educator handbook</w:delText>
        </w:r>
      </w:del>
    </w:p>
    <w:p w14:paraId="672D77B7" w14:textId="77777777" w:rsidR="006055EB" w:rsidRPr="00501B76" w:rsidRDefault="006055EB" w:rsidP="006055EB">
      <w:pPr>
        <w:numPr>
          <w:ilvl w:val="0"/>
          <w:numId w:val="23"/>
        </w:numPr>
        <w:rPr>
          <w:del w:id="3166" w:author="somadmin" w:date="2026-09-25T20:51:00Z" w16du:dateUtc="2026-09-26T00:51:00Z"/>
          <w:rFonts w:asciiTheme="minorHAnsi" w:hAnsiTheme="minorHAnsi" w:cs="Arial"/>
        </w:rPr>
      </w:pPr>
      <w:del w:id="3167" w:author="somadmin" w:date="2026-09-25T20:51:00Z" w16du:dateUtc="2026-09-26T00:51:00Z">
        <w:r w:rsidRPr="00501B76">
          <w:rPr>
            <w:rFonts w:asciiTheme="minorHAnsi" w:hAnsiTheme="minorHAnsi" w:cs="Arial"/>
          </w:rPr>
          <w:delText>Coordination</w:delText>
        </w:r>
        <w:r>
          <w:rPr>
            <w:rFonts w:asciiTheme="minorHAnsi" w:hAnsiTheme="minorHAnsi" w:cs="Arial"/>
          </w:rPr>
          <w:delText xml:space="preserve"> and advising for Level I and II</w:delText>
        </w:r>
        <w:r w:rsidRPr="00501B76">
          <w:rPr>
            <w:rFonts w:asciiTheme="minorHAnsi" w:hAnsiTheme="minorHAnsi" w:cs="Arial"/>
          </w:rPr>
          <w:delText xml:space="preserve"> Occupational Therapy fieldwork placements </w:delText>
        </w:r>
      </w:del>
    </w:p>
    <w:p w14:paraId="565690FA" w14:textId="77777777" w:rsidR="006055EB" w:rsidRPr="006055EB" w:rsidRDefault="006055EB" w:rsidP="006055EB">
      <w:pPr>
        <w:numPr>
          <w:ilvl w:val="0"/>
          <w:numId w:val="23"/>
        </w:numPr>
        <w:rPr>
          <w:del w:id="3168" w:author="somadmin" w:date="2026-09-25T20:51:00Z" w16du:dateUtc="2026-09-26T00:51:00Z"/>
          <w:rFonts w:asciiTheme="minorHAnsi" w:hAnsiTheme="minorHAnsi" w:cs="Arial"/>
        </w:rPr>
      </w:pPr>
      <w:del w:id="3169" w:author="somadmin" w:date="2026-09-25T20:51:00Z" w16du:dateUtc="2026-09-26T00:51:00Z">
        <w:r w:rsidRPr="00501B76">
          <w:rPr>
            <w:rFonts w:asciiTheme="minorHAnsi" w:hAnsiTheme="minorHAnsi" w:cs="Arial"/>
          </w:rPr>
          <w:delText>Negotiations</w:delText>
        </w:r>
        <w:r w:rsidRPr="006055EB">
          <w:rPr>
            <w:rFonts w:asciiTheme="minorHAnsi" w:hAnsiTheme="minorHAnsi" w:cs="Arial"/>
          </w:rPr>
          <w:delText xml:space="preserve"> and networking with fieldwork sit</w:delText>
        </w:r>
        <w:r w:rsidR="00A10B02">
          <w:rPr>
            <w:rFonts w:asciiTheme="minorHAnsi" w:hAnsiTheme="minorHAnsi" w:cs="Arial"/>
          </w:rPr>
          <w:delText>es across the state and country</w:delText>
        </w:r>
      </w:del>
    </w:p>
    <w:p w14:paraId="5204BD6E" w14:textId="77777777" w:rsidR="006055EB" w:rsidRDefault="006055EB" w:rsidP="006055EB">
      <w:pPr>
        <w:numPr>
          <w:ilvl w:val="0"/>
          <w:numId w:val="23"/>
        </w:numPr>
        <w:rPr>
          <w:del w:id="3170" w:author="somadmin" w:date="2026-09-25T20:51:00Z" w16du:dateUtc="2026-09-26T00:51:00Z"/>
          <w:rFonts w:asciiTheme="minorHAnsi" w:hAnsiTheme="minorHAnsi" w:cs="Arial"/>
        </w:rPr>
      </w:pPr>
      <w:del w:id="3171" w:author="somadmin" w:date="2026-09-25T20:51:00Z" w16du:dateUtc="2026-09-26T00:51:00Z">
        <w:r w:rsidRPr="00501B76">
          <w:rPr>
            <w:rFonts w:asciiTheme="minorHAnsi" w:hAnsiTheme="minorHAnsi" w:cs="Arial"/>
          </w:rPr>
          <w:delText xml:space="preserve">Management of student issues and working with </w:delText>
        </w:r>
        <w:r>
          <w:rPr>
            <w:rFonts w:asciiTheme="minorHAnsi" w:hAnsiTheme="minorHAnsi" w:cs="Arial"/>
          </w:rPr>
          <w:delText xml:space="preserve">OT faculty, students and </w:delText>
        </w:r>
        <w:r w:rsidRPr="00501B76">
          <w:rPr>
            <w:rFonts w:asciiTheme="minorHAnsi" w:hAnsiTheme="minorHAnsi" w:cs="Arial"/>
          </w:rPr>
          <w:delText xml:space="preserve">fieldwork </w:delText>
        </w:r>
        <w:r>
          <w:rPr>
            <w:rFonts w:asciiTheme="minorHAnsi" w:hAnsiTheme="minorHAnsi" w:cs="Arial"/>
          </w:rPr>
          <w:delText>educators</w:delText>
        </w:r>
        <w:r w:rsidRPr="00501B76">
          <w:rPr>
            <w:rFonts w:asciiTheme="minorHAnsi" w:hAnsiTheme="minorHAnsi" w:cs="Arial"/>
          </w:rPr>
          <w:delText xml:space="preserve"> to assure successful fieldwork experien</w:delText>
        </w:r>
        <w:r w:rsidR="00A10B02">
          <w:rPr>
            <w:rFonts w:asciiTheme="minorHAnsi" w:hAnsiTheme="minorHAnsi" w:cs="Arial"/>
          </w:rPr>
          <w:delText>ces</w:delText>
        </w:r>
      </w:del>
    </w:p>
    <w:p w14:paraId="1AE41368" w14:textId="77777777" w:rsidR="00A10B02" w:rsidRPr="00501B76" w:rsidRDefault="00A10B02" w:rsidP="006055EB">
      <w:pPr>
        <w:numPr>
          <w:ilvl w:val="0"/>
          <w:numId w:val="23"/>
        </w:numPr>
        <w:rPr>
          <w:del w:id="3172" w:author="somadmin" w:date="2026-09-25T20:51:00Z" w16du:dateUtc="2026-09-26T00:51:00Z"/>
          <w:rFonts w:asciiTheme="minorHAnsi" w:hAnsiTheme="minorHAnsi" w:cs="Arial"/>
        </w:rPr>
      </w:pPr>
      <w:del w:id="3173" w:author="somadmin" w:date="2026-09-25T20:51:00Z" w16du:dateUtc="2026-09-26T00:51:00Z">
        <w:r>
          <w:rPr>
            <w:rFonts w:asciiTheme="minorHAnsi" w:hAnsiTheme="minorHAnsi" w:cs="Arial"/>
          </w:rPr>
          <w:delText>Provide education to Fieldwork Educators</w:delText>
        </w:r>
      </w:del>
    </w:p>
    <w:p w14:paraId="3AC94C95" w14:textId="77777777" w:rsidR="006055EB" w:rsidRDefault="006055EB" w:rsidP="006055EB">
      <w:pPr>
        <w:numPr>
          <w:ilvl w:val="0"/>
          <w:numId w:val="23"/>
        </w:numPr>
        <w:rPr>
          <w:del w:id="3174" w:author="somadmin" w:date="2026-09-25T20:51:00Z" w16du:dateUtc="2026-09-26T00:51:00Z"/>
          <w:rFonts w:asciiTheme="minorHAnsi" w:hAnsiTheme="minorHAnsi" w:cs="Arial"/>
        </w:rPr>
      </w:pPr>
      <w:del w:id="3175" w:author="somadmin" w:date="2026-09-25T20:51:00Z" w16du:dateUtc="2026-09-26T00:51:00Z">
        <w:r>
          <w:rPr>
            <w:rFonts w:asciiTheme="minorHAnsi" w:hAnsiTheme="minorHAnsi" w:cs="Arial"/>
          </w:rPr>
          <w:delText>Assistant Professor teaching Theory, Pediatric and Geriatric content</w:delText>
        </w:r>
        <w:r w:rsidRPr="00501B76">
          <w:rPr>
            <w:rFonts w:asciiTheme="minorHAnsi" w:hAnsiTheme="minorHAnsi" w:cs="Arial"/>
          </w:rPr>
          <w:delText xml:space="preserve"> on campus and online courses. </w:delText>
        </w:r>
      </w:del>
    </w:p>
    <w:p w14:paraId="578BB4C3" w14:textId="77777777" w:rsidR="006055EB" w:rsidRPr="006055EB" w:rsidRDefault="006055EB" w:rsidP="006055EB">
      <w:pPr>
        <w:ind w:left="1080"/>
        <w:rPr>
          <w:del w:id="3176" w:author="somadmin" w:date="2026-09-25T20:51:00Z" w16du:dateUtc="2026-09-26T00:51:00Z"/>
          <w:rFonts w:asciiTheme="minorHAnsi" w:hAnsiTheme="minorHAnsi" w:cs="Arial"/>
        </w:rPr>
      </w:pPr>
    </w:p>
    <w:p w14:paraId="25A2855E" w14:textId="77777777" w:rsidR="007760BE" w:rsidRPr="00501B76" w:rsidRDefault="00C741B3" w:rsidP="00DD2AAA">
      <w:pPr>
        <w:rPr>
          <w:del w:id="3177" w:author="somadmin" w:date="2026-09-25T20:51:00Z" w16du:dateUtc="2026-09-26T00:51:00Z"/>
          <w:rFonts w:asciiTheme="minorHAnsi" w:hAnsiTheme="minorHAnsi" w:cs="Arial"/>
          <w:b/>
        </w:rPr>
      </w:pPr>
      <w:del w:id="3178" w:author="somadmin" w:date="2026-09-25T20:51:00Z" w16du:dateUtc="2026-09-26T00:51:00Z">
        <w:r w:rsidRPr="00501B76">
          <w:rPr>
            <w:rFonts w:asciiTheme="minorHAnsi" w:hAnsiTheme="minorHAnsi" w:cs="Arial"/>
            <w:b/>
          </w:rPr>
          <w:delText xml:space="preserve">Community Therapy Services </w:delText>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00501B76">
          <w:rPr>
            <w:rFonts w:asciiTheme="minorHAnsi" w:hAnsiTheme="minorHAnsi" w:cs="Arial"/>
            <w:b/>
          </w:rPr>
          <w:tab/>
        </w:r>
        <w:r w:rsidRPr="00501B76">
          <w:rPr>
            <w:rFonts w:asciiTheme="minorHAnsi" w:hAnsiTheme="minorHAnsi" w:cs="Arial"/>
            <w:b/>
          </w:rPr>
          <w:delText>St. Charles, IL</w:delText>
        </w:r>
      </w:del>
    </w:p>
    <w:p w14:paraId="66E32988" w14:textId="77777777" w:rsidR="00C741B3" w:rsidRPr="00501B76" w:rsidRDefault="00C741B3" w:rsidP="00DD2AAA">
      <w:pPr>
        <w:rPr>
          <w:del w:id="3179" w:author="somadmin" w:date="2026-09-25T20:51:00Z" w16du:dateUtc="2026-09-26T00:51:00Z"/>
          <w:rFonts w:asciiTheme="minorHAnsi" w:hAnsiTheme="minorHAnsi" w:cs="Arial"/>
          <w:u w:val="single"/>
        </w:rPr>
      </w:pPr>
      <w:del w:id="3180" w:author="somadmin" w:date="2026-09-25T20:51:00Z" w16du:dateUtc="2026-09-26T00:51:00Z">
        <w:r w:rsidRPr="00501B76">
          <w:rPr>
            <w:rFonts w:asciiTheme="minorHAnsi" w:hAnsiTheme="minorHAnsi" w:cs="Arial"/>
            <w:b/>
          </w:rPr>
          <w:delText>08/15-present</w:delText>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u w:val="single"/>
          </w:rPr>
          <w:delText>Full-time</w:delText>
        </w:r>
        <w:r w:rsidR="006055EB">
          <w:rPr>
            <w:rFonts w:asciiTheme="minorHAnsi" w:hAnsiTheme="minorHAnsi" w:cs="Arial"/>
            <w:u w:val="single"/>
          </w:rPr>
          <w:delText xml:space="preserve">/PRN </w:delText>
        </w:r>
        <w:r w:rsidRPr="00501B76">
          <w:rPr>
            <w:rFonts w:asciiTheme="minorHAnsi" w:hAnsiTheme="minorHAnsi" w:cs="Arial"/>
            <w:u w:val="single"/>
          </w:rPr>
          <w:delText xml:space="preserve"> Occupational Therapist – Pediatrics </w:delText>
        </w:r>
      </w:del>
    </w:p>
    <w:p w14:paraId="33BD4410" w14:textId="77777777" w:rsidR="00C741B3" w:rsidRPr="00501B76" w:rsidRDefault="00C741B3" w:rsidP="00C741B3">
      <w:pPr>
        <w:pStyle w:val="ListParagraph"/>
        <w:numPr>
          <w:ilvl w:val="0"/>
          <w:numId w:val="17"/>
        </w:numPr>
        <w:rPr>
          <w:del w:id="3181" w:author="somadmin" w:date="2026-09-25T20:51:00Z" w16du:dateUtc="2026-09-26T00:51:00Z"/>
          <w:rFonts w:asciiTheme="minorHAnsi" w:hAnsiTheme="minorHAnsi" w:cs="Arial"/>
          <w:u w:val="single"/>
        </w:rPr>
      </w:pPr>
      <w:del w:id="3182" w:author="somadmin" w:date="2026-09-25T20:51:00Z" w16du:dateUtc="2026-09-26T00:51:00Z">
        <w:r w:rsidRPr="00501B76">
          <w:rPr>
            <w:rFonts w:asciiTheme="minorHAnsi" w:hAnsiTheme="minorHAnsi" w:cs="Arial"/>
          </w:rPr>
          <w:delText>Responsible for evaluation, treatment and participation in IEP process for children with a variety of disabilities in 2 Burlington IL school district elementary schools</w:delText>
        </w:r>
        <w:r w:rsidR="00387EDE">
          <w:rPr>
            <w:rFonts w:asciiTheme="minorHAnsi" w:hAnsiTheme="minorHAnsi" w:cs="Arial"/>
          </w:rPr>
          <w:delText>, 1 St. Charles IL school district</w:delText>
        </w:r>
        <w:r w:rsidRPr="00501B76">
          <w:rPr>
            <w:rFonts w:asciiTheme="minorHAnsi" w:hAnsiTheme="minorHAnsi" w:cs="Arial"/>
          </w:rPr>
          <w:delText xml:space="preserve"> </w:delText>
        </w:r>
        <w:r w:rsidR="00EB2C95" w:rsidRPr="00501B76">
          <w:rPr>
            <w:rFonts w:asciiTheme="minorHAnsi" w:hAnsiTheme="minorHAnsi" w:cs="Arial"/>
          </w:rPr>
          <w:delText xml:space="preserve">, a </w:delText>
        </w:r>
        <w:r w:rsidRPr="00501B76">
          <w:rPr>
            <w:rFonts w:asciiTheme="minorHAnsi" w:hAnsiTheme="minorHAnsi" w:cs="Arial"/>
          </w:rPr>
          <w:delText>Day School Program with children in multiply disabled and life skills classrooms</w:delText>
        </w:r>
        <w:r w:rsidR="00EB2C95" w:rsidRPr="00501B76">
          <w:rPr>
            <w:rFonts w:asciiTheme="minorHAnsi" w:hAnsiTheme="minorHAnsi" w:cs="Arial"/>
          </w:rPr>
          <w:delText xml:space="preserve"> and a behavioral health therapeutic day school with elementary to high school aged students</w:delText>
        </w:r>
        <w:r w:rsidRPr="00501B76">
          <w:rPr>
            <w:rFonts w:asciiTheme="minorHAnsi" w:hAnsiTheme="minorHAnsi" w:cs="Arial"/>
          </w:rPr>
          <w:delText>.</w:delText>
        </w:r>
        <w:r w:rsidR="008050AF">
          <w:rPr>
            <w:rFonts w:asciiTheme="minorHAnsi" w:hAnsiTheme="minorHAnsi" w:cs="Arial"/>
          </w:rPr>
          <w:delText xml:space="preserve"> </w:delText>
        </w:r>
      </w:del>
    </w:p>
    <w:p w14:paraId="7EE8E4BD" w14:textId="77777777" w:rsidR="00C741B3" w:rsidRPr="00501B76" w:rsidRDefault="00C741B3" w:rsidP="00C741B3">
      <w:pPr>
        <w:pStyle w:val="ListParagraph"/>
        <w:numPr>
          <w:ilvl w:val="0"/>
          <w:numId w:val="17"/>
        </w:numPr>
        <w:rPr>
          <w:del w:id="3183" w:author="somadmin" w:date="2026-09-25T20:51:00Z" w16du:dateUtc="2026-09-26T00:51:00Z"/>
          <w:rFonts w:asciiTheme="minorHAnsi" w:hAnsiTheme="minorHAnsi" w:cs="Arial"/>
          <w:u w:val="single"/>
        </w:rPr>
      </w:pPr>
      <w:del w:id="3184" w:author="somadmin" w:date="2026-09-25T20:51:00Z" w16du:dateUtc="2026-09-26T00:51:00Z">
        <w:r w:rsidRPr="00501B76">
          <w:rPr>
            <w:rFonts w:asciiTheme="minorHAnsi" w:hAnsiTheme="minorHAnsi" w:cs="Arial"/>
          </w:rPr>
          <w:delText>Participate as an active member of the school team including teachers, resource teachers, case managers, SLP, PT, SW, psychology and school administration.</w:delText>
        </w:r>
      </w:del>
    </w:p>
    <w:p w14:paraId="479C1913" w14:textId="77777777" w:rsidR="00C741B3" w:rsidRPr="008050AF" w:rsidRDefault="00C741B3" w:rsidP="00C741B3">
      <w:pPr>
        <w:pStyle w:val="ListParagraph"/>
        <w:numPr>
          <w:ilvl w:val="0"/>
          <w:numId w:val="17"/>
        </w:numPr>
        <w:rPr>
          <w:del w:id="3185" w:author="somadmin" w:date="2026-09-25T20:51:00Z" w16du:dateUtc="2026-09-26T00:51:00Z"/>
          <w:rFonts w:asciiTheme="minorHAnsi" w:hAnsiTheme="minorHAnsi" w:cs="Arial"/>
          <w:u w:val="single"/>
        </w:rPr>
      </w:pPr>
      <w:del w:id="3186" w:author="somadmin" w:date="2026-09-25T20:51:00Z" w16du:dateUtc="2026-09-26T00:51:00Z">
        <w:r w:rsidRPr="00501B76">
          <w:rPr>
            <w:rFonts w:asciiTheme="minorHAnsi" w:hAnsiTheme="minorHAnsi" w:cs="Arial"/>
          </w:rPr>
          <w:delText>Responsible for evaluation, treatment and consultation for children in the Community Therapy Services (CTS) pediatric therapy clinic.</w:delText>
        </w:r>
      </w:del>
    </w:p>
    <w:p w14:paraId="4A7AD5D4" w14:textId="77777777" w:rsidR="008050AF" w:rsidRPr="00501B76" w:rsidRDefault="008050AF" w:rsidP="00C741B3">
      <w:pPr>
        <w:pStyle w:val="ListParagraph"/>
        <w:numPr>
          <w:ilvl w:val="0"/>
          <w:numId w:val="17"/>
        </w:numPr>
        <w:rPr>
          <w:del w:id="3187" w:author="somadmin" w:date="2026-09-25T20:51:00Z" w16du:dateUtc="2026-09-26T00:51:00Z"/>
          <w:rFonts w:asciiTheme="minorHAnsi" w:hAnsiTheme="minorHAnsi" w:cs="Arial"/>
          <w:u w:val="single"/>
        </w:rPr>
      </w:pPr>
      <w:del w:id="3188" w:author="somadmin" w:date="2026-09-25T20:51:00Z" w16du:dateUtc="2026-09-26T00:51:00Z">
        <w:r>
          <w:rPr>
            <w:rFonts w:asciiTheme="minorHAnsi" w:hAnsiTheme="minorHAnsi" w:cs="Arial"/>
          </w:rPr>
          <w:delText>Provide annual CPI training to CTS staff.</w:delText>
        </w:r>
      </w:del>
    </w:p>
    <w:p w14:paraId="6569FD61" w14:textId="77777777" w:rsidR="00C741B3" w:rsidRPr="00501B76" w:rsidRDefault="00C741B3" w:rsidP="00DD2AAA">
      <w:pPr>
        <w:rPr>
          <w:del w:id="3189" w:author="somadmin" w:date="2026-09-25T20:51:00Z" w16du:dateUtc="2026-09-26T00:51:00Z"/>
          <w:rFonts w:asciiTheme="minorHAnsi" w:hAnsiTheme="minorHAnsi"/>
          <w:b/>
        </w:rPr>
      </w:pPr>
    </w:p>
    <w:p w14:paraId="2E2A6A80" w14:textId="77777777" w:rsidR="00B67260" w:rsidRPr="00501B76" w:rsidRDefault="00B67260" w:rsidP="00DD2AAA">
      <w:pPr>
        <w:rPr>
          <w:del w:id="3190" w:author="somadmin" w:date="2026-09-25T20:51:00Z" w16du:dateUtc="2026-09-26T00:51:00Z"/>
          <w:rFonts w:asciiTheme="minorHAnsi" w:hAnsiTheme="minorHAnsi" w:cs="Arial"/>
          <w:b/>
        </w:rPr>
      </w:pPr>
      <w:del w:id="3191" w:author="somadmin" w:date="2026-09-25T20:51:00Z" w16du:dateUtc="2026-09-26T00:51:00Z">
        <w:r w:rsidRPr="00501B76">
          <w:rPr>
            <w:rFonts w:asciiTheme="minorHAnsi" w:hAnsiTheme="minorHAnsi" w:cs="Arial"/>
            <w:b/>
          </w:rPr>
          <w:delText xml:space="preserve">Cumberland Therapy Services </w:delText>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00501B76">
          <w:rPr>
            <w:rFonts w:asciiTheme="minorHAnsi" w:hAnsiTheme="minorHAnsi" w:cs="Arial"/>
            <w:b/>
          </w:rPr>
          <w:tab/>
        </w:r>
        <w:r w:rsidRPr="00501B76">
          <w:rPr>
            <w:rFonts w:asciiTheme="minorHAnsi" w:hAnsiTheme="minorHAnsi" w:cs="Arial"/>
            <w:b/>
          </w:rPr>
          <w:delText>St. Charles, IL</w:delText>
        </w:r>
        <w:r w:rsidRPr="00501B76">
          <w:rPr>
            <w:rFonts w:asciiTheme="minorHAnsi" w:hAnsiTheme="minorHAnsi" w:cs="Arial"/>
            <w:b/>
          </w:rPr>
          <w:tab/>
        </w:r>
        <w:r w:rsidRPr="00501B76">
          <w:rPr>
            <w:rFonts w:asciiTheme="minorHAnsi" w:hAnsiTheme="minorHAnsi" w:cs="Arial"/>
            <w:b/>
          </w:rPr>
          <w:tab/>
        </w:r>
      </w:del>
    </w:p>
    <w:p w14:paraId="2C44786F" w14:textId="77777777" w:rsidR="00B67260" w:rsidRPr="00501B76" w:rsidRDefault="00B67260" w:rsidP="00DD2AAA">
      <w:pPr>
        <w:rPr>
          <w:del w:id="3192" w:author="somadmin" w:date="2026-09-25T20:51:00Z" w16du:dateUtc="2026-09-26T00:51:00Z"/>
          <w:rFonts w:asciiTheme="minorHAnsi" w:hAnsiTheme="minorHAnsi" w:cs="Arial"/>
          <w:u w:val="single"/>
        </w:rPr>
      </w:pPr>
      <w:del w:id="3193" w:author="somadmin" w:date="2026-09-25T20:51:00Z" w16du:dateUtc="2026-09-26T00:51:00Z">
        <w:r w:rsidRPr="00501B76">
          <w:rPr>
            <w:rFonts w:asciiTheme="minorHAnsi" w:hAnsiTheme="minorHAnsi" w:cs="Arial"/>
            <w:b/>
          </w:rPr>
          <w:delText>10/14-</w:delText>
        </w:r>
        <w:r w:rsidR="00004B66" w:rsidRPr="00501B76">
          <w:rPr>
            <w:rFonts w:asciiTheme="minorHAnsi" w:hAnsiTheme="minorHAnsi" w:cs="Arial"/>
            <w:b/>
          </w:rPr>
          <w:delText>06/15</w:delText>
        </w:r>
        <w:r w:rsidRPr="00501B76">
          <w:rPr>
            <w:rFonts w:asciiTheme="minorHAnsi" w:hAnsiTheme="minorHAnsi" w:cs="Arial"/>
            <w:b/>
          </w:rPr>
          <w:delText xml:space="preserve">        </w:delText>
        </w:r>
        <w:r w:rsidR="00C741B3" w:rsidRPr="00501B76">
          <w:rPr>
            <w:rFonts w:asciiTheme="minorHAnsi" w:hAnsiTheme="minorHAnsi" w:cs="Arial"/>
            <w:b/>
          </w:rPr>
          <w:tab/>
        </w:r>
        <w:r w:rsidR="00E672CF" w:rsidRPr="00501B76">
          <w:rPr>
            <w:rFonts w:asciiTheme="minorHAnsi" w:hAnsiTheme="minorHAnsi" w:cs="Arial"/>
            <w:u w:val="single"/>
          </w:rPr>
          <w:delText>Full-time</w:delText>
        </w:r>
        <w:r w:rsidR="00E672CF" w:rsidRPr="00501B76">
          <w:rPr>
            <w:rFonts w:asciiTheme="minorHAnsi" w:hAnsiTheme="minorHAnsi" w:cs="Arial"/>
            <w:b/>
            <w:u w:val="single"/>
          </w:rPr>
          <w:delText xml:space="preserve"> </w:delText>
        </w:r>
        <w:r w:rsidRPr="00501B76">
          <w:rPr>
            <w:rFonts w:asciiTheme="minorHAnsi" w:hAnsiTheme="minorHAnsi" w:cs="Arial"/>
            <w:u w:val="single"/>
          </w:rPr>
          <w:delText>Contract Occupational Therapist – Elementary School</w:delText>
        </w:r>
      </w:del>
    </w:p>
    <w:p w14:paraId="59CCFC2F" w14:textId="77777777" w:rsidR="00B67260" w:rsidRPr="00501B76" w:rsidRDefault="00B67260" w:rsidP="00B67260">
      <w:pPr>
        <w:pStyle w:val="ListParagraph"/>
        <w:numPr>
          <w:ilvl w:val="0"/>
          <w:numId w:val="14"/>
        </w:numPr>
        <w:rPr>
          <w:del w:id="3194" w:author="somadmin" w:date="2026-09-25T20:51:00Z" w16du:dateUtc="2026-09-26T00:51:00Z"/>
          <w:rFonts w:asciiTheme="minorHAnsi" w:hAnsiTheme="minorHAnsi" w:cs="Arial"/>
          <w:u w:val="single"/>
        </w:rPr>
      </w:pPr>
      <w:del w:id="3195" w:author="somadmin" w:date="2026-09-25T20:51:00Z" w16du:dateUtc="2026-09-26T00:51:00Z">
        <w:r w:rsidRPr="00501B76">
          <w:rPr>
            <w:rFonts w:asciiTheme="minorHAnsi" w:hAnsiTheme="minorHAnsi" w:cs="Arial"/>
          </w:rPr>
          <w:delText xml:space="preserve">Responsible for evaluation, treatment and participation in IEP process </w:delText>
        </w:r>
        <w:r w:rsidR="004300DD" w:rsidRPr="00501B76">
          <w:rPr>
            <w:rFonts w:asciiTheme="minorHAnsi" w:hAnsiTheme="minorHAnsi" w:cs="Arial"/>
          </w:rPr>
          <w:delText>for</w:delText>
        </w:r>
        <w:r w:rsidRPr="00501B76">
          <w:rPr>
            <w:rFonts w:asciiTheme="minorHAnsi" w:hAnsiTheme="minorHAnsi" w:cs="Arial"/>
          </w:rPr>
          <w:delText xml:space="preserve"> children with a variety of disabilities in 3 St. Charles, IL school district elementary schools.</w:delText>
        </w:r>
      </w:del>
    </w:p>
    <w:p w14:paraId="27F38A51" w14:textId="77777777" w:rsidR="00B67260" w:rsidRPr="00501B76" w:rsidRDefault="00B67260" w:rsidP="00B67260">
      <w:pPr>
        <w:pStyle w:val="ListParagraph"/>
        <w:numPr>
          <w:ilvl w:val="0"/>
          <w:numId w:val="14"/>
        </w:numPr>
        <w:rPr>
          <w:del w:id="3196" w:author="somadmin" w:date="2026-09-25T20:51:00Z" w16du:dateUtc="2026-09-26T00:51:00Z"/>
          <w:rFonts w:asciiTheme="minorHAnsi" w:hAnsiTheme="minorHAnsi" w:cs="Arial"/>
          <w:u w:val="single"/>
        </w:rPr>
      </w:pPr>
      <w:del w:id="3197" w:author="somadmin" w:date="2026-09-25T20:51:00Z" w16du:dateUtc="2026-09-26T00:51:00Z">
        <w:r w:rsidRPr="00501B76">
          <w:rPr>
            <w:rFonts w:asciiTheme="minorHAnsi" w:hAnsiTheme="minorHAnsi" w:cs="Arial"/>
          </w:rPr>
          <w:delText>Participate as an active member of the school team including teachers, resource teachers, case managers, SLP, PT, SW, psychology and school administration</w:delText>
        </w:r>
        <w:r w:rsidR="00D4439E" w:rsidRPr="00501B76">
          <w:rPr>
            <w:rFonts w:asciiTheme="minorHAnsi" w:hAnsiTheme="minorHAnsi" w:cs="Arial"/>
          </w:rPr>
          <w:delText>.</w:delText>
        </w:r>
      </w:del>
    </w:p>
    <w:p w14:paraId="450E06D7" w14:textId="77777777" w:rsidR="00B67260" w:rsidRDefault="00B67260" w:rsidP="00B67260">
      <w:pPr>
        <w:pStyle w:val="ListParagraph"/>
        <w:ind w:left="1080"/>
        <w:rPr>
          <w:del w:id="3198" w:author="somadmin" w:date="2026-09-25T20:51:00Z" w16du:dateUtc="2026-09-26T00:51:00Z"/>
          <w:rFonts w:asciiTheme="minorHAnsi" w:hAnsiTheme="minorHAnsi" w:cs="Arial"/>
          <w:u w:val="single"/>
        </w:rPr>
      </w:pPr>
    </w:p>
    <w:p w14:paraId="46292F89" w14:textId="77777777" w:rsidR="000664AF" w:rsidRDefault="000664AF" w:rsidP="00B67260">
      <w:pPr>
        <w:pStyle w:val="ListParagraph"/>
        <w:ind w:left="1080"/>
        <w:rPr>
          <w:del w:id="3199" w:author="somadmin" w:date="2026-09-25T20:51:00Z" w16du:dateUtc="2026-09-26T00:51:00Z"/>
          <w:rFonts w:asciiTheme="minorHAnsi" w:hAnsiTheme="minorHAnsi" w:cs="Arial"/>
          <w:u w:val="single"/>
        </w:rPr>
      </w:pPr>
    </w:p>
    <w:p w14:paraId="351174E9" w14:textId="77777777" w:rsidR="000664AF" w:rsidRDefault="000664AF" w:rsidP="00B67260">
      <w:pPr>
        <w:pStyle w:val="ListParagraph"/>
        <w:ind w:left="1080"/>
        <w:rPr>
          <w:del w:id="3200" w:author="somadmin" w:date="2026-09-25T20:51:00Z" w16du:dateUtc="2026-09-26T00:51:00Z"/>
          <w:rFonts w:asciiTheme="minorHAnsi" w:hAnsiTheme="minorHAnsi" w:cs="Arial"/>
          <w:u w:val="single"/>
        </w:rPr>
      </w:pPr>
    </w:p>
    <w:p w14:paraId="79BED5D3" w14:textId="77777777" w:rsidR="000664AF" w:rsidRDefault="000664AF" w:rsidP="00B67260">
      <w:pPr>
        <w:pStyle w:val="ListParagraph"/>
        <w:ind w:left="1080"/>
        <w:rPr>
          <w:del w:id="3201" w:author="somadmin" w:date="2026-09-25T20:51:00Z" w16du:dateUtc="2026-09-26T00:51:00Z"/>
          <w:rFonts w:asciiTheme="minorHAnsi" w:hAnsiTheme="minorHAnsi" w:cs="Arial"/>
          <w:u w:val="single"/>
        </w:rPr>
      </w:pPr>
    </w:p>
    <w:p w14:paraId="291DEEEC" w14:textId="77777777" w:rsidR="00DD2AAA" w:rsidRPr="00501B76" w:rsidRDefault="00214143" w:rsidP="00DD2AAA">
      <w:pPr>
        <w:rPr>
          <w:del w:id="3202" w:author="somadmin" w:date="2026-09-25T20:51:00Z" w16du:dateUtc="2026-09-26T00:51:00Z"/>
          <w:rFonts w:asciiTheme="minorHAnsi" w:hAnsiTheme="minorHAnsi" w:cs="Arial"/>
          <w:b/>
        </w:rPr>
      </w:pPr>
      <w:del w:id="3203" w:author="somadmin" w:date="2026-09-25T20:51:00Z" w16du:dateUtc="2026-09-26T00:51:00Z">
        <w:r w:rsidRPr="00501B76">
          <w:rPr>
            <w:rFonts w:asciiTheme="minorHAnsi" w:hAnsiTheme="minorHAnsi" w:cs="Arial"/>
            <w:b/>
          </w:rPr>
          <w:delText>Midwest Center for Children’s Development</w:delText>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r>
        <w:r w:rsidRPr="00501B76">
          <w:rPr>
            <w:rFonts w:asciiTheme="minorHAnsi" w:hAnsiTheme="minorHAnsi" w:cs="Arial"/>
            <w:b/>
          </w:rPr>
          <w:tab/>
          <w:delText>Crystal Lake, IL</w:delText>
        </w:r>
      </w:del>
    </w:p>
    <w:p w14:paraId="7C63A388" w14:textId="77777777" w:rsidR="00214143" w:rsidRPr="00501B76" w:rsidRDefault="00214143" w:rsidP="00DD2AAA">
      <w:pPr>
        <w:rPr>
          <w:del w:id="3204" w:author="somadmin" w:date="2026-09-25T20:51:00Z" w16du:dateUtc="2026-09-26T00:51:00Z"/>
          <w:rFonts w:asciiTheme="minorHAnsi" w:hAnsiTheme="minorHAnsi" w:cs="Arial"/>
          <w:u w:val="single"/>
        </w:rPr>
      </w:pPr>
      <w:del w:id="3205" w:author="somadmin" w:date="2026-09-25T20:51:00Z" w16du:dateUtc="2026-09-26T00:51:00Z">
        <w:r w:rsidRPr="00501B76">
          <w:rPr>
            <w:rFonts w:asciiTheme="minorHAnsi" w:hAnsiTheme="minorHAnsi" w:cs="Arial"/>
            <w:b/>
          </w:rPr>
          <w:delText xml:space="preserve">03/14- </w:delText>
        </w:r>
        <w:r w:rsidR="00004B66" w:rsidRPr="00501B76">
          <w:rPr>
            <w:rFonts w:asciiTheme="minorHAnsi" w:hAnsiTheme="minorHAnsi" w:cs="Arial"/>
            <w:b/>
          </w:rPr>
          <w:delText>06/15</w:delText>
        </w:r>
        <w:r w:rsidRPr="00501B76">
          <w:rPr>
            <w:rFonts w:asciiTheme="minorHAnsi" w:hAnsiTheme="minorHAnsi" w:cs="Arial"/>
            <w:b/>
          </w:rPr>
          <w:delText xml:space="preserve">  </w:delText>
        </w:r>
        <w:r w:rsidRPr="00501B76">
          <w:rPr>
            <w:rFonts w:asciiTheme="minorHAnsi" w:hAnsiTheme="minorHAnsi" w:cs="Arial"/>
            <w:b/>
          </w:rPr>
          <w:tab/>
        </w:r>
        <w:r w:rsidR="00C741B3" w:rsidRPr="00501B76">
          <w:rPr>
            <w:rFonts w:asciiTheme="minorHAnsi" w:hAnsiTheme="minorHAnsi" w:cs="Arial"/>
            <w:b/>
          </w:rPr>
          <w:tab/>
        </w:r>
        <w:r w:rsidRPr="00501B76">
          <w:rPr>
            <w:rFonts w:asciiTheme="minorHAnsi" w:hAnsiTheme="minorHAnsi" w:cs="Arial"/>
            <w:u w:val="single"/>
          </w:rPr>
          <w:delText>Occupational Therapist</w:delText>
        </w:r>
      </w:del>
    </w:p>
    <w:p w14:paraId="15858368" w14:textId="77777777" w:rsidR="007760BE" w:rsidRPr="00501B76" w:rsidRDefault="007760BE" w:rsidP="007760BE">
      <w:pPr>
        <w:pStyle w:val="ListParagraph"/>
        <w:numPr>
          <w:ilvl w:val="0"/>
          <w:numId w:val="13"/>
        </w:numPr>
        <w:rPr>
          <w:del w:id="3206" w:author="somadmin" w:date="2026-09-25T20:51:00Z" w16du:dateUtc="2026-09-26T00:51:00Z"/>
          <w:rFonts w:asciiTheme="minorHAnsi" w:hAnsiTheme="minorHAnsi" w:cs="Arial"/>
        </w:rPr>
      </w:pPr>
      <w:del w:id="3207" w:author="somadmin" w:date="2026-09-25T20:51:00Z" w16du:dateUtc="2026-09-26T00:51:00Z">
        <w:r w:rsidRPr="00501B76">
          <w:rPr>
            <w:rFonts w:asciiTheme="minorHAnsi" w:hAnsiTheme="minorHAnsi" w:cs="Arial"/>
          </w:rPr>
          <w:delText>Responsible for evaluation and treatment of children with a variety of disabilities in an Equine Assisted Therapy Program.</w:delText>
        </w:r>
      </w:del>
    </w:p>
    <w:p w14:paraId="3E0EEEF2" w14:textId="77777777" w:rsidR="007760BE" w:rsidRPr="00501B76" w:rsidRDefault="007760BE" w:rsidP="007760BE">
      <w:pPr>
        <w:pStyle w:val="ListParagraph"/>
        <w:numPr>
          <w:ilvl w:val="0"/>
          <w:numId w:val="13"/>
        </w:numPr>
        <w:rPr>
          <w:del w:id="3208" w:author="somadmin" w:date="2026-09-25T20:51:00Z" w16du:dateUtc="2026-09-26T00:51:00Z"/>
          <w:rFonts w:asciiTheme="minorHAnsi" w:hAnsiTheme="minorHAnsi" w:cs="Arial"/>
        </w:rPr>
      </w:pPr>
      <w:del w:id="3209" w:author="somadmin" w:date="2026-09-25T20:51:00Z" w16du:dateUtc="2026-09-26T00:51:00Z">
        <w:r w:rsidRPr="00501B76">
          <w:rPr>
            <w:rFonts w:asciiTheme="minorHAnsi" w:hAnsiTheme="minorHAnsi" w:cs="Arial"/>
          </w:rPr>
          <w:delText>Participate as an active member of a multidisciplinary therapy team including physical therapy, speech therapy and rehabilitation techs.</w:delText>
        </w:r>
      </w:del>
    </w:p>
    <w:p w14:paraId="5DF17C4D" w14:textId="77777777" w:rsidR="008470DF" w:rsidRPr="00501B76" w:rsidRDefault="008470DF" w:rsidP="008470DF">
      <w:pPr>
        <w:pStyle w:val="Standard"/>
        <w:rPr>
          <w:del w:id="3210" w:author="somadmin" w:date="2026-09-25T20:51:00Z" w16du:dateUtc="2026-09-26T00:51:00Z"/>
          <w:rFonts w:asciiTheme="minorHAnsi" w:hAnsiTheme="minorHAnsi" w:cs="Arial"/>
          <w:b/>
          <w:sz w:val="24"/>
          <w:szCs w:val="24"/>
        </w:rPr>
      </w:pPr>
    </w:p>
    <w:p w14:paraId="143A6D44" w14:textId="77777777" w:rsidR="008470DF" w:rsidRPr="00501B76" w:rsidRDefault="008470DF" w:rsidP="008470DF">
      <w:pPr>
        <w:pStyle w:val="Standard"/>
        <w:rPr>
          <w:del w:id="3211" w:author="somadmin" w:date="2026-09-25T20:51:00Z" w16du:dateUtc="2026-09-26T00:51:00Z"/>
          <w:rFonts w:asciiTheme="minorHAnsi" w:hAnsiTheme="minorHAnsi" w:cs="Arial"/>
          <w:sz w:val="24"/>
          <w:szCs w:val="24"/>
        </w:rPr>
      </w:pPr>
      <w:del w:id="3212" w:author="somadmin" w:date="2026-09-25T20:51:00Z" w16du:dateUtc="2026-09-26T00:51:00Z">
        <w:r w:rsidRPr="00501B76">
          <w:rPr>
            <w:rFonts w:asciiTheme="minorHAnsi" w:hAnsiTheme="minorHAnsi" w:cs="Arial"/>
            <w:b/>
            <w:sz w:val="24"/>
            <w:szCs w:val="24"/>
          </w:rPr>
          <w:delText xml:space="preserve">TheraVision, LLC    </w:delText>
        </w:r>
        <w:r w:rsidRPr="00501B76">
          <w:rPr>
            <w:rFonts w:asciiTheme="minorHAnsi" w:hAnsiTheme="minorHAnsi" w:cs="Arial"/>
            <w:b/>
            <w:sz w:val="24"/>
            <w:szCs w:val="24"/>
          </w:rPr>
          <w:tab/>
        </w:r>
        <w:r w:rsidRPr="00501B76">
          <w:rPr>
            <w:rFonts w:asciiTheme="minorHAnsi" w:hAnsiTheme="minorHAnsi" w:cs="Arial"/>
            <w:b/>
            <w:sz w:val="24"/>
            <w:szCs w:val="24"/>
          </w:rPr>
          <w:tab/>
        </w:r>
        <w:r w:rsidRPr="00501B76">
          <w:rPr>
            <w:rFonts w:asciiTheme="minorHAnsi" w:hAnsiTheme="minorHAnsi" w:cs="Arial"/>
            <w:b/>
            <w:sz w:val="24"/>
            <w:szCs w:val="24"/>
          </w:rPr>
          <w:tab/>
        </w:r>
        <w:r w:rsidRPr="00501B76">
          <w:rPr>
            <w:rFonts w:asciiTheme="minorHAnsi" w:hAnsiTheme="minorHAnsi" w:cs="Arial"/>
            <w:b/>
            <w:sz w:val="24"/>
            <w:szCs w:val="24"/>
          </w:rPr>
          <w:tab/>
        </w:r>
        <w:r w:rsidRPr="00501B76">
          <w:rPr>
            <w:rFonts w:asciiTheme="minorHAnsi" w:hAnsiTheme="minorHAnsi" w:cs="Arial"/>
            <w:b/>
            <w:sz w:val="24"/>
            <w:szCs w:val="24"/>
          </w:rPr>
          <w:tab/>
        </w:r>
        <w:r w:rsidRPr="00501B76">
          <w:rPr>
            <w:rFonts w:asciiTheme="minorHAnsi" w:hAnsiTheme="minorHAnsi" w:cs="Arial"/>
            <w:b/>
            <w:sz w:val="24"/>
            <w:szCs w:val="24"/>
          </w:rPr>
          <w:tab/>
        </w:r>
        <w:r w:rsidRPr="00501B76">
          <w:rPr>
            <w:rFonts w:asciiTheme="minorHAnsi" w:hAnsiTheme="minorHAnsi" w:cs="Arial"/>
            <w:b/>
            <w:sz w:val="24"/>
            <w:szCs w:val="24"/>
          </w:rPr>
          <w:tab/>
        </w:r>
        <w:r w:rsidRPr="00501B76">
          <w:rPr>
            <w:rFonts w:asciiTheme="minorHAnsi" w:hAnsiTheme="minorHAnsi" w:cs="Arial"/>
            <w:b/>
            <w:sz w:val="24"/>
            <w:szCs w:val="24"/>
          </w:rPr>
          <w:tab/>
        </w:r>
        <w:r w:rsidR="00501B76">
          <w:rPr>
            <w:rFonts w:asciiTheme="minorHAnsi" w:hAnsiTheme="minorHAnsi" w:cs="Arial"/>
            <w:b/>
            <w:sz w:val="24"/>
            <w:szCs w:val="24"/>
          </w:rPr>
          <w:tab/>
        </w:r>
        <w:r w:rsidRPr="00501B76">
          <w:rPr>
            <w:rFonts w:asciiTheme="minorHAnsi" w:hAnsiTheme="minorHAnsi" w:cs="Arial"/>
            <w:b/>
            <w:sz w:val="24"/>
            <w:szCs w:val="24"/>
          </w:rPr>
          <w:delText xml:space="preserve">Aurora, IL                                                                                                                                    </w:delText>
        </w:r>
      </w:del>
    </w:p>
    <w:p w14:paraId="207E94A2" w14:textId="77777777" w:rsidR="008470DF" w:rsidRPr="00501B76" w:rsidRDefault="008470DF" w:rsidP="008470DF">
      <w:pPr>
        <w:pStyle w:val="Standard"/>
        <w:rPr>
          <w:del w:id="3213" w:author="somadmin" w:date="2026-09-25T20:51:00Z" w16du:dateUtc="2026-09-26T00:51:00Z"/>
          <w:rFonts w:asciiTheme="minorHAnsi" w:hAnsiTheme="minorHAnsi" w:cs="Arial"/>
          <w:sz w:val="24"/>
          <w:szCs w:val="24"/>
        </w:rPr>
      </w:pPr>
      <w:del w:id="3214" w:author="somadmin" w:date="2026-09-25T20:51:00Z" w16du:dateUtc="2026-09-26T00:51:00Z">
        <w:r w:rsidRPr="00501B76">
          <w:rPr>
            <w:rFonts w:asciiTheme="minorHAnsi" w:hAnsiTheme="minorHAnsi" w:cs="Arial"/>
            <w:b/>
            <w:sz w:val="24"/>
            <w:szCs w:val="24"/>
          </w:rPr>
          <w:delText>02/13-Present</w:delText>
        </w:r>
        <w:r w:rsidRPr="00501B76">
          <w:rPr>
            <w:rFonts w:asciiTheme="minorHAnsi" w:hAnsiTheme="minorHAnsi" w:cs="Arial"/>
            <w:b/>
            <w:sz w:val="24"/>
            <w:szCs w:val="24"/>
          </w:rPr>
          <w:tab/>
        </w:r>
        <w:r w:rsidRPr="00501B76">
          <w:rPr>
            <w:rFonts w:asciiTheme="minorHAnsi" w:hAnsiTheme="minorHAnsi" w:cs="Arial"/>
            <w:b/>
            <w:sz w:val="24"/>
            <w:szCs w:val="24"/>
          </w:rPr>
          <w:tab/>
        </w:r>
        <w:r w:rsidRPr="00501B76">
          <w:rPr>
            <w:rFonts w:asciiTheme="minorHAnsi" w:hAnsiTheme="minorHAnsi" w:cs="Arial"/>
            <w:iCs/>
            <w:sz w:val="24"/>
            <w:szCs w:val="24"/>
            <w:u w:val="single"/>
          </w:rPr>
          <w:delText xml:space="preserve"> Co-Owner with Kelly Frystak, MOTR/L                                                                                                                          </w:delText>
        </w:r>
      </w:del>
    </w:p>
    <w:p w14:paraId="3318D6E8" w14:textId="77777777" w:rsidR="008470DF" w:rsidRPr="00501B76" w:rsidRDefault="008470DF" w:rsidP="008470DF">
      <w:pPr>
        <w:pStyle w:val="Standard"/>
        <w:numPr>
          <w:ilvl w:val="0"/>
          <w:numId w:val="15"/>
        </w:numPr>
        <w:tabs>
          <w:tab w:val="left" w:pos="-885"/>
          <w:tab w:val="left" w:pos="-855"/>
          <w:tab w:val="left" w:pos="-840"/>
          <w:tab w:val="left" w:pos="-810"/>
        </w:tabs>
        <w:rPr>
          <w:del w:id="3215" w:author="somadmin" w:date="2026-09-25T20:51:00Z" w16du:dateUtc="2026-09-26T00:51:00Z"/>
          <w:rFonts w:asciiTheme="minorHAnsi" w:hAnsiTheme="minorHAnsi" w:cs="Arial"/>
          <w:sz w:val="24"/>
          <w:szCs w:val="24"/>
        </w:rPr>
      </w:pPr>
      <w:del w:id="3216" w:author="somadmin" w:date="2026-09-25T20:51:00Z" w16du:dateUtc="2026-09-26T00:51:00Z">
        <w:r w:rsidRPr="00501B76">
          <w:rPr>
            <w:rFonts w:asciiTheme="minorHAnsi" w:hAnsiTheme="minorHAnsi" w:cs="Arial"/>
            <w:sz w:val="24"/>
            <w:szCs w:val="24"/>
          </w:rPr>
          <w:delText>Oversee daily operations of business development and functions</w:delText>
        </w:r>
      </w:del>
    </w:p>
    <w:p w14:paraId="5AF943C4" w14:textId="77777777" w:rsidR="008470DF" w:rsidRPr="00501B76" w:rsidRDefault="008470DF" w:rsidP="008470DF">
      <w:pPr>
        <w:pStyle w:val="Standard"/>
        <w:numPr>
          <w:ilvl w:val="0"/>
          <w:numId w:val="15"/>
        </w:numPr>
        <w:tabs>
          <w:tab w:val="left" w:pos="-1080"/>
          <w:tab w:val="left" w:pos="-870"/>
        </w:tabs>
        <w:rPr>
          <w:del w:id="3217" w:author="somadmin" w:date="2026-09-25T20:51:00Z" w16du:dateUtc="2026-09-26T00:51:00Z"/>
          <w:rFonts w:asciiTheme="minorHAnsi" w:hAnsiTheme="minorHAnsi" w:cs="Arial"/>
          <w:sz w:val="24"/>
          <w:szCs w:val="24"/>
        </w:rPr>
      </w:pPr>
      <w:del w:id="3218" w:author="somadmin" w:date="2026-09-25T20:51:00Z" w16du:dateUtc="2026-09-26T00:51:00Z">
        <w:r w:rsidRPr="00501B76">
          <w:rPr>
            <w:rFonts w:asciiTheme="minorHAnsi" w:hAnsiTheme="minorHAnsi" w:cs="Arial"/>
            <w:sz w:val="24"/>
            <w:szCs w:val="24"/>
          </w:rPr>
          <w:delText>Develop  and co-present continuing education for rehabilitation professionals</w:delText>
        </w:r>
      </w:del>
    </w:p>
    <w:p w14:paraId="27A9ACF7" w14:textId="77777777" w:rsidR="00D71267" w:rsidRPr="00501B76" w:rsidRDefault="00D71267" w:rsidP="008470DF">
      <w:pPr>
        <w:pStyle w:val="Standard"/>
        <w:numPr>
          <w:ilvl w:val="0"/>
          <w:numId w:val="15"/>
        </w:numPr>
        <w:tabs>
          <w:tab w:val="left" w:pos="-1080"/>
          <w:tab w:val="left" w:pos="-870"/>
        </w:tabs>
        <w:rPr>
          <w:del w:id="3219" w:author="somadmin" w:date="2026-09-25T20:51:00Z" w16du:dateUtc="2026-09-26T00:51:00Z"/>
          <w:rFonts w:asciiTheme="minorHAnsi" w:hAnsiTheme="minorHAnsi" w:cs="Arial"/>
          <w:sz w:val="24"/>
          <w:szCs w:val="24"/>
        </w:rPr>
      </w:pPr>
      <w:del w:id="3220" w:author="somadmin" w:date="2026-09-25T20:51:00Z" w16du:dateUtc="2026-09-26T00:51:00Z">
        <w:r w:rsidRPr="00501B76">
          <w:rPr>
            <w:rFonts w:asciiTheme="minorHAnsi" w:hAnsiTheme="minorHAnsi" w:cs="Arial"/>
            <w:sz w:val="24"/>
            <w:szCs w:val="24"/>
          </w:rPr>
          <w:delText>Current course presenting:  “Seeing is Believing!  Visual Rehabilitation as it Applies to Rehabilitation Professionals”</w:delText>
        </w:r>
      </w:del>
    </w:p>
    <w:p w14:paraId="335D55C0" w14:textId="77777777" w:rsidR="007F28EA" w:rsidRPr="00501B76" w:rsidRDefault="007F28EA" w:rsidP="00DD2AAA">
      <w:pPr>
        <w:rPr>
          <w:del w:id="3221" w:author="somadmin" w:date="2026-09-25T20:51:00Z" w16du:dateUtc="2026-09-26T00:51:00Z"/>
          <w:rFonts w:asciiTheme="minorHAnsi" w:hAnsiTheme="minorHAnsi" w:cs="Arial"/>
        </w:rPr>
      </w:pPr>
    </w:p>
    <w:p w14:paraId="1EAF6E4F" w14:textId="77777777" w:rsidR="00DD2AAA" w:rsidRPr="00501B76" w:rsidRDefault="00DD2AAA" w:rsidP="00DD2AAA">
      <w:pPr>
        <w:pStyle w:val="Heading1"/>
        <w:rPr>
          <w:del w:id="3222" w:author="somadmin" w:date="2026-09-25T20:51:00Z" w16du:dateUtc="2026-09-26T00:51:00Z"/>
          <w:rFonts w:asciiTheme="minorHAnsi" w:hAnsiTheme="minorHAnsi" w:cs="Arial"/>
        </w:rPr>
      </w:pPr>
      <w:del w:id="3223" w:author="somadmin" w:date="2026-09-25T20:51:00Z" w16du:dateUtc="2026-09-26T00:51:00Z">
        <w:r w:rsidRPr="00501B76">
          <w:rPr>
            <w:rFonts w:asciiTheme="minorHAnsi" w:hAnsiTheme="minorHAnsi" w:cs="Arial"/>
          </w:rPr>
          <w:delText>Community Alliance Home Health Care</w:delText>
        </w:r>
      </w:del>
    </w:p>
    <w:p w14:paraId="4B279215" w14:textId="77777777" w:rsidR="00DD2AAA" w:rsidRPr="00501B76" w:rsidRDefault="00291848" w:rsidP="00DD2AAA">
      <w:pPr>
        <w:rPr>
          <w:del w:id="3224" w:author="somadmin" w:date="2026-09-25T20:51:00Z" w16du:dateUtc="2026-09-26T00:51:00Z"/>
          <w:rFonts w:asciiTheme="minorHAnsi" w:hAnsiTheme="minorHAnsi" w:cs="Arial"/>
          <w:b/>
        </w:rPr>
      </w:pPr>
      <w:del w:id="3225" w:author="somadmin" w:date="2026-09-25T20:51:00Z" w16du:dateUtc="2026-09-26T00:51:00Z">
        <w:r w:rsidRPr="00501B76">
          <w:rPr>
            <w:rFonts w:asciiTheme="minorHAnsi" w:hAnsiTheme="minorHAnsi" w:cs="Arial"/>
            <w:b/>
          </w:rPr>
          <w:delText>07</w:delText>
        </w:r>
        <w:r w:rsidR="00DD2AAA" w:rsidRPr="00501B76">
          <w:rPr>
            <w:rFonts w:asciiTheme="minorHAnsi" w:hAnsiTheme="minorHAnsi" w:cs="Arial"/>
            <w:b/>
          </w:rPr>
          <w:delText>/09 –</w:delText>
        </w:r>
        <w:r w:rsidR="00E672CF" w:rsidRPr="00501B76">
          <w:rPr>
            <w:rFonts w:asciiTheme="minorHAnsi" w:hAnsiTheme="minorHAnsi" w:cs="Arial"/>
            <w:b/>
          </w:rPr>
          <w:delText>10/14</w:delText>
        </w:r>
        <w:r w:rsidR="00DD2AAA" w:rsidRPr="00501B76">
          <w:rPr>
            <w:rFonts w:asciiTheme="minorHAnsi" w:hAnsiTheme="minorHAnsi" w:cs="Arial"/>
            <w:b/>
          </w:rPr>
          <w:delText xml:space="preserve">  </w:delText>
        </w:r>
        <w:r w:rsidR="00214143" w:rsidRPr="00501B76">
          <w:rPr>
            <w:rFonts w:asciiTheme="minorHAnsi" w:hAnsiTheme="minorHAnsi" w:cs="Arial"/>
            <w:b/>
          </w:rPr>
          <w:tab/>
        </w:r>
        <w:r w:rsidR="00E672CF" w:rsidRPr="00501B76">
          <w:rPr>
            <w:rFonts w:asciiTheme="minorHAnsi" w:hAnsiTheme="minorHAnsi" w:cs="Arial"/>
            <w:b/>
          </w:rPr>
          <w:tab/>
        </w:r>
        <w:r w:rsidR="00DD2AAA" w:rsidRPr="00501B76">
          <w:rPr>
            <w:rFonts w:asciiTheme="minorHAnsi" w:hAnsiTheme="minorHAnsi" w:cs="Arial"/>
            <w:u w:val="single"/>
          </w:rPr>
          <w:delText>Occupational Therapist</w:delText>
        </w:r>
        <w:r w:rsidR="00DD2AAA" w:rsidRPr="00501B76">
          <w:rPr>
            <w:rFonts w:asciiTheme="minorHAnsi" w:hAnsiTheme="minorHAnsi" w:cs="Arial"/>
          </w:rPr>
          <w:tab/>
        </w:r>
        <w:r w:rsidR="00DD2AAA" w:rsidRPr="00501B76">
          <w:rPr>
            <w:rFonts w:asciiTheme="minorHAnsi" w:hAnsiTheme="minorHAnsi" w:cs="Arial"/>
          </w:rPr>
          <w:tab/>
        </w:r>
        <w:r w:rsidR="00DD2AAA" w:rsidRPr="00501B76">
          <w:rPr>
            <w:rFonts w:asciiTheme="minorHAnsi" w:hAnsiTheme="minorHAnsi" w:cs="Arial"/>
          </w:rPr>
          <w:tab/>
        </w:r>
        <w:r w:rsidR="00DD2AAA" w:rsidRPr="00501B76">
          <w:rPr>
            <w:rFonts w:asciiTheme="minorHAnsi" w:hAnsiTheme="minorHAnsi" w:cs="Arial"/>
          </w:rPr>
          <w:tab/>
        </w:r>
        <w:r w:rsidR="00DD2AAA" w:rsidRPr="00501B76">
          <w:rPr>
            <w:rFonts w:asciiTheme="minorHAnsi" w:hAnsiTheme="minorHAnsi" w:cs="Arial"/>
            <w:b/>
          </w:rPr>
          <w:delText>Oswego, IL</w:delText>
        </w:r>
      </w:del>
    </w:p>
    <w:p w14:paraId="481C111C" w14:textId="77777777" w:rsidR="00DD2AAA" w:rsidRPr="00501B76" w:rsidRDefault="00DD2AAA" w:rsidP="00DD2AAA">
      <w:pPr>
        <w:numPr>
          <w:ilvl w:val="0"/>
          <w:numId w:val="9"/>
        </w:numPr>
        <w:rPr>
          <w:del w:id="3226" w:author="somadmin" w:date="2026-09-25T20:51:00Z" w16du:dateUtc="2026-09-26T00:51:00Z"/>
          <w:rFonts w:asciiTheme="minorHAnsi" w:hAnsiTheme="minorHAnsi" w:cs="Arial"/>
        </w:rPr>
      </w:pPr>
      <w:del w:id="3227" w:author="somadmin" w:date="2026-09-25T20:51:00Z" w16du:dateUtc="2026-09-26T00:51:00Z">
        <w:r w:rsidRPr="00501B76">
          <w:rPr>
            <w:rFonts w:asciiTheme="minorHAnsi" w:hAnsiTheme="minorHAnsi" w:cs="Arial"/>
          </w:rPr>
          <w:delText>Responsible for the evaluation and treatment of homebound clients and their families to facilitate the greatest level of independence in occupational performance.</w:delText>
        </w:r>
      </w:del>
    </w:p>
    <w:p w14:paraId="77C94512" w14:textId="77777777" w:rsidR="00DD2AAA" w:rsidRPr="00501B76" w:rsidRDefault="00DD2AAA" w:rsidP="00DD2AAA">
      <w:pPr>
        <w:numPr>
          <w:ilvl w:val="0"/>
          <w:numId w:val="9"/>
        </w:numPr>
        <w:rPr>
          <w:del w:id="3228" w:author="somadmin" w:date="2026-09-25T20:51:00Z" w16du:dateUtc="2026-09-26T00:51:00Z"/>
          <w:rFonts w:asciiTheme="minorHAnsi" w:hAnsiTheme="minorHAnsi" w:cs="Arial"/>
        </w:rPr>
      </w:pPr>
      <w:del w:id="3229" w:author="somadmin" w:date="2026-09-25T20:51:00Z" w16du:dateUtc="2026-09-26T00:51:00Z">
        <w:r w:rsidRPr="00501B76">
          <w:rPr>
            <w:rFonts w:asciiTheme="minorHAnsi" w:hAnsiTheme="minorHAnsi" w:cs="Arial"/>
          </w:rPr>
          <w:delText>Participate as an active member of the treatment team including nursing, physical therapy, social work and speech and language pathology.</w:delText>
        </w:r>
      </w:del>
    </w:p>
    <w:p w14:paraId="7F6BC4F0" w14:textId="77777777" w:rsidR="00DD2AAA" w:rsidRPr="00501B76" w:rsidRDefault="00DD2AAA" w:rsidP="00DD2AAA">
      <w:pPr>
        <w:rPr>
          <w:del w:id="3230" w:author="somadmin" w:date="2026-09-25T20:51:00Z" w16du:dateUtc="2026-09-26T00:51:00Z"/>
          <w:rFonts w:asciiTheme="minorHAnsi" w:hAnsiTheme="minorHAnsi" w:cs="Arial"/>
        </w:rPr>
      </w:pPr>
      <w:del w:id="3231" w:author="somadmin" w:date="2026-09-25T20:51:00Z" w16du:dateUtc="2026-09-26T00:51:00Z">
        <w:r w:rsidRPr="00501B76">
          <w:rPr>
            <w:rFonts w:asciiTheme="minorHAnsi" w:hAnsiTheme="minorHAnsi" w:cs="Arial"/>
            <w:b/>
          </w:rPr>
          <w:delText xml:space="preserve">01/11 – </w:delText>
        </w:r>
        <w:r w:rsidR="00214143" w:rsidRPr="00501B76">
          <w:rPr>
            <w:rFonts w:asciiTheme="minorHAnsi" w:hAnsiTheme="minorHAnsi" w:cs="Arial"/>
            <w:b/>
          </w:rPr>
          <w:delText>03/14</w:delText>
        </w:r>
        <w:r w:rsidRPr="00501B76">
          <w:rPr>
            <w:rFonts w:asciiTheme="minorHAnsi" w:hAnsiTheme="minorHAnsi" w:cs="Arial"/>
            <w:b/>
          </w:rPr>
          <w:delText xml:space="preserve">  </w:delText>
        </w:r>
        <w:r w:rsidR="00214143" w:rsidRPr="00501B76">
          <w:rPr>
            <w:rFonts w:asciiTheme="minorHAnsi" w:hAnsiTheme="minorHAnsi" w:cs="Arial"/>
            <w:b/>
          </w:rPr>
          <w:tab/>
        </w:r>
        <w:r w:rsidRPr="00501B76">
          <w:rPr>
            <w:rFonts w:asciiTheme="minorHAnsi" w:hAnsiTheme="minorHAnsi" w:cs="Arial"/>
            <w:u w:val="single"/>
          </w:rPr>
          <w:delText>Home Health Care Liaison</w:delText>
        </w:r>
      </w:del>
    </w:p>
    <w:p w14:paraId="646F1FB3" w14:textId="77777777" w:rsidR="0042538E" w:rsidRPr="00501B76" w:rsidRDefault="00DD2AAA" w:rsidP="0042538E">
      <w:pPr>
        <w:numPr>
          <w:ilvl w:val="0"/>
          <w:numId w:val="11"/>
        </w:numPr>
        <w:rPr>
          <w:del w:id="3232" w:author="somadmin" w:date="2026-09-25T20:51:00Z" w16du:dateUtc="2026-09-26T00:51:00Z"/>
          <w:rFonts w:asciiTheme="minorHAnsi" w:hAnsiTheme="minorHAnsi" w:cs="Arial"/>
        </w:rPr>
      </w:pPr>
      <w:del w:id="3233" w:author="somadmin" w:date="2026-09-25T20:51:00Z" w16du:dateUtc="2026-09-26T00:51:00Z">
        <w:r w:rsidRPr="00501B76">
          <w:rPr>
            <w:rFonts w:asciiTheme="minorHAnsi" w:hAnsiTheme="minorHAnsi" w:cs="Arial"/>
          </w:rPr>
          <w:delText>Responsible for facilitating transition of patients at Rush Copley Medical Center to Community Alliance Home Health Care services including coordination with discharge planners, chart review and referral information data entry, communication with and education of patient, family, MD,DME vendors, medical staff and intake for a smooth transition from hospital to home health care.</w:delText>
        </w:r>
      </w:del>
    </w:p>
    <w:p w14:paraId="16200141" w14:textId="77777777" w:rsidR="0042538E" w:rsidRPr="00501B76" w:rsidRDefault="0042538E" w:rsidP="0042538E">
      <w:pPr>
        <w:ind w:left="1080"/>
        <w:rPr>
          <w:del w:id="3234" w:author="somadmin" w:date="2026-09-25T20:51:00Z" w16du:dateUtc="2026-09-26T00:51:00Z"/>
          <w:rFonts w:asciiTheme="minorHAnsi" w:hAnsiTheme="minorHAnsi" w:cs="Arial"/>
        </w:rPr>
      </w:pPr>
    </w:p>
    <w:p w14:paraId="64DCCB51" w14:textId="77777777" w:rsidR="0042538E" w:rsidRPr="00501B76" w:rsidRDefault="0042538E" w:rsidP="0042538E">
      <w:pPr>
        <w:rPr>
          <w:del w:id="3235" w:author="somadmin" w:date="2026-09-25T20:51:00Z" w16du:dateUtc="2026-09-26T00:51:00Z"/>
          <w:rFonts w:asciiTheme="minorHAnsi" w:hAnsiTheme="minorHAnsi" w:cs="Arial"/>
          <w:b/>
        </w:rPr>
      </w:pPr>
      <w:del w:id="3236" w:author="somadmin" w:date="2026-09-25T20:51:00Z" w16du:dateUtc="2026-09-26T00:51:00Z">
        <w:r w:rsidRPr="00501B76">
          <w:rPr>
            <w:rFonts w:asciiTheme="minorHAnsi" w:hAnsiTheme="minorHAnsi" w:cs="Arial"/>
            <w:b/>
          </w:rPr>
          <w:delText>The Tillers Rehabilitation and Nursing Center/Legacy Rehabilitation</w:delText>
        </w:r>
        <w:r w:rsidRPr="00501B76">
          <w:rPr>
            <w:rFonts w:asciiTheme="minorHAnsi" w:hAnsiTheme="minorHAnsi" w:cs="Arial"/>
            <w:b/>
          </w:rPr>
          <w:tab/>
        </w:r>
        <w:r w:rsidR="00501B76">
          <w:rPr>
            <w:rFonts w:asciiTheme="minorHAnsi" w:hAnsiTheme="minorHAnsi" w:cs="Arial"/>
            <w:b/>
          </w:rPr>
          <w:tab/>
        </w:r>
        <w:r w:rsidRPr="00501B76">
          <w:rPr>
            <w:rFonts w:asciiTheme="minorHAnsi" w:hAnsiTheme="minorHAnsi" w:cs="Arial"/>
            <w:b/>
          </w:rPr>
          <w:delText>Oswego, IL</w:delText>
        </w:r>
      </w:del>
    </w:p>
    <w:p w14:paraId="0570BED1" w14:textId="77777777" w:rsidR="0042538E" w:rsidRPr="00501B76" w:rsidRDefault="0042538E" w:rsidP="0042538E">
      <w:pPr>
        <w:rPr>
          <w:del w:id="3237" w:author="somadmin" w:date="2026-09-25T20:51:00Z" w16du:dateUtc="2026-09-26T00:51:00Z"/>
          <w:rFonts w:asciiTheme="minorHAnsi" w:hAnsiTheme="minorHAnsi" w:cs="Arial"/>
          <w:u w:val="single"/>
        </w:rPr>
      </w:pPr>
      <w:del w:id="3238" w:author="somadmin" w:date="2026-09-25T20:51:00Z" w16du:dateUtc="2026-09-26T00:51:00Z">
        <w:r w:rsidRPr="00501B76">
          <w:rPr>
            <w:rFonts w:asciiTheme="minorHAnsi" w:hAnsiTheme="minorHAnsi" w:cs="Arial"/>
            <w:b/>
          </w:rPr>
          <w:delText xml:space="preserve">01/11- 09/13 (Part-time) </w:delText>
        </w:r>
        <w:r w:rsidRPr="00501B76">
          <w:rPr>
            <w:rFonts w:asciiTheme="minorHAnsi" w:hAnsiTheme="minorHAnsi" w:cs="Arial"/>
            <w:u w:val="single"/>
          </w:rPr>
          <w:delText>Occupational Therapist</w:delText>
        </w:r>
      </w:del>
    </w:p>
    <w:p w14:paraId="515509FA" w14:textId="77777777" w:rsidR="00004B66" w:rsidRPr="00501B76" w:rsidRDefault="00004B66" w:rsidP="0042538E">
      <w:pPr>
        <w:rPr>
          <w:del w:id="3239" w:author="somadmin" w:date="2026-09-25T20:51:00Z" w16du:dateUtc="2026-09-26T00:51:00Z"/>
          <w:rFonts w:asciiTheme="minorHAnsi" w:hAnsiTheme="minorHAnsi" w:cs="Arial"/>
          <w:b/>
        </w:rPr>
      </w:pPr>
      <w:del w:id="3240" w:author="somadmin" w:date="2026-09-25T20:51:00Z" w16du:dateUtc="2026-09-26T00:51:00Z">
        <w:r w:rsidRPr="00501B76">
          <w:rPr>
            <w:rFonts w:asciiTheme="minorHAnsi" w:hAnsiTheme="minorHAnsi" w:cs="Arial"/>
            <w:b/>
          </w:rPr>
          <w:delText>06/15-08/15 (PRN)</w:delText>
        </w:r>
      </w:del>
    </w:p>
    <w:p w14:paraId="466CA28C" w14:textId="77777777" w:rsidR="0042538E" w:rsidRPr="00501B76" w:rsidRDefault="0042538E" w:rsidP="0042538E">
      <w:pPr>
        <w:numPr>
          <w:ilvl w:val="0"/>
          <w:numId w:val="10"/>
        </w:numPr>
        <w:rPr>
          <w:del w:id="3241" w:author="somadmin" w:date="2026-09-25T20:51:00Z" w16du:dateUtc="2026-09-26T00:51:00Z"/>
          <w:rFonts w:asciiTheme="minorHAnsi" w:hAnsiTheme="minorHAnsi" w:cs="Arial"/>
        </w:rPr>
      </w:pPr>
      <w:del w:id="3242" w:author="somadmin" w:date="2026-09-25T20:51:00Z" w16du:dateUtc="2026-09-26T00:51:00Z">
        <w:r w:rsidRPr="00501B76">
          <w:rPr>
            <w:rFonts w:asciiTheme="minorHAnsi" w:hAnsiTheme="minorHAnsi" w:cs="Arial"/>
          </w:rPr>
          <w:delText>Responsible for the evaluation and treatment of nursing and rehabilitation clients to facilitate improved functional ability and independence in occupational performance.</w:delText>
        </w:r>
      </w:del>
    </w:p>
    <w:p w14:paraId="50A4AFD2" w14:textId="77777777" w:rsidR="0042538E" w:rsidRPr="00501B76" w:rsidRDefault="0042538E" w:rsidP="0042538E">
      <w:pPr>
        <w:numPr>
          <w:ilvl w:val="0"/>
          <w:numId w:val="10"/>
        </w:numPr>
        <w:rPr>
          <w:del w:id="3243" w:author="somadmin" w:date="2026-09-25T20:51:00Z" w16du:dateUtc="2026-09-26T00:51:00Z"/>
          <w:rFonts w:asciiTheme="minorHAnsi" w:hAnsiTheme="minorHAnsi" w:cs="Arial"/>
        </w:rPr>
      </w:pPr>
      <w:del w:id="3244" w:author="somadmin" w:date="2026-09-25T20:51:00Z" w16du:dateUtc="2026-09-26T00:51:00Z">
        <w:r w:rsidRPr="00501B76">
          <w:rPr>
            <w:rFonts w:asciiTheme="minorHAnsi" w:hAnsiTheme="minorHAnsi" w:cs="Arial"/>
          </w:rPr>
          <w:delText>Participate as an active member of the treatment team including nursing, social work, activities, physical therapy, speech and language pathology.</w:delText>
        </w:r>
      </w:del>
    </w:p>
    <w:p w14:paraId="58F9F8C2" w14:textId="77777777" w:rsidR="0042538E" w:rsidRPr="00501B76" w:rsidRDefault="0042538E" w:rsidP="0042538E">
      <w:pPr>
        <w:numPr>
          <w:ilvl w:val="0"/>
          <w:numId w:val="10"/>
        </w:numPr>
        <w:rPr>
          <w:del w:id="3245" w:author="somadmin" w:date="2026-09-25T20:51:00Z" w16du:dateUtc="2026-09-26T00:51:00Z"/>
          <w:rFonts w:asciiTheme="minorHAnsi" w:hAnsiTheme="minorHAnsi" w:cs="Arial"/>
        </w:rPr>
      </w:pPr>
      <w:del w:id="3246" w:author="somadmin" w:date="2026-09-25T20:51:00Z" w16du:dateUtc="2026-09-26T00:51:00Z">
        <w:r w:rsidRPr="00501B76">
          <w:rPr>
            <w:rFonts w:asciiTheme="minorHAnsi" w:hAnsiTheme="minorHAnsi" w:cs="Arial"/>
          </w:rPr>
          <w:delText>Provide vision therapy in collaboration with David Martin, OD.</w:delText>
        </w:r>
      </w:del>
    </w:p>
    <w:p w14:paraId="08C912C8" w14:textId="77777777" w:rsidR="0042538E" w:rsidRPr="00501B76" w:rsidRDefault="0042538E" w:rsidP="0042538E">
      <w:pPr>
        <w:rPr>
          <w:del w:id="3247" w:author="somadmin" w:date="2026-09-25T20:51:00Z" w16du:dateUtc="2026-09-26T00:51:00Z"/>
          <w:rFonts w:asciiTheme="minorHAnsi" w:hAnsiTheme="minorHAnsi" w:cs="Arial"/>
        </w:rPr>
      </w:pPr>
    </w:p>
    <w:p w14:paraId="24E23024" w14:textId="77777777" w:rsidR="00DD2AAA" w:rsidRPr="00501B76" w:rsidRDefault="00DD2AAA" w:rsidP="00DD2AAA">
      <w:pPr>
        <w:pStyle w:val="Heading1"/>
        <w:rPr>
          <w:del w:id="3248" w:author="somadmin" w:date="2026-09-25T20:51:00Z" w16du:dateUtc="2026-09-26T00:51:00Z"/>
          <w:rFonts w:asciiTheme="minorHAnsi" w:hAnsiTheme="minorHAnsi" w:cs="Arial"/>
        </w:rPr>
      </w:pPr>
      <w:del w:id="3249" w:author="somadmin" w:date="2026-09-25T20:51:00Z" w16du:dateUtc="2026-09-26T00:51:00Z">
        <w:r w:rsidRPr="00501B76">
          <w:rPr>
            <w:rFonts w:asciiTheme="minorHAnsi" w:hAnsiTheme="minorHAnsi" w:cs="Arial"/>
          </w:rPr>
          <w:delText>Nightingale Home Health Care</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00501B76">
          <w:rPr>
            <w:rFonts w:asciiTheme="minorHAnsi" w:hAnsiTheme="minorHAnsi" w:cs="Arial"/>
          </w:rPr>
          <w:tab/>
        </w:r>
        <w:r w:rsidRPr="00501B76">
          <w:rPr>
            <w:rFonts w:asciiTheme="minorHAnsi" w:hAnsiTheme="minorHAnsi" w:cs="Arial"/>
          </w:rPr>
          <w:delText>Burr Ridge, IL</w:delText>
        </w:r>
      </w:del>
    </w:p>
    <w:p w14:paraId="145D925F" w14:textId="77777777" w:rsidR="00DD2AAA" w:rsidRPr="00501B76" w:rsidRDefault="00DD2AAA" w:rsidP="00DD2AAA">
      <w:pPr>
        <w:rPr>
          <w:del w:id="3250" w:author="somadmin" w:date="2026-09-25T20:51:00Z" w16du:dateUtc="2026-09-26T00:51:00Z"/>
          <w:rFonts w:asciiTheme="minorHAnsi" w:hAnsiTheme="minorHAnsi" w:cs="Arial"/>
          <w:u w:val="single"/>
        </w:rPr>
      </w:pPr>
      <w:del w:id="3251" w:author="somadmin" w:date="2026-09-25T20:51:00Z" w16du:dateUtc="2026-09-26T00:51:00Z">
        <w:r w:rsidRPr="00501B76">
          <w:rPr>
            <w:rFonts w:asciiTheme="minorHAnsi" w:hAnsiTheme="minorHAnsi" w:cs="Arial"/>
            <w:b/>
          </w:rPr>
          <w:delText>01/09 – 07/09</w:delText>
        </w:r>
        <w:r w:rsidRPr="00501B76">
          <w:rPr>
            <w:rFonts w:asciiTheme="minorHAnsi" w:hAnsiTheme="minorHAnsi" w:cs="Arial"/>
          </w:rPr>
          <w:tab/>
        </w:r>
        <w:r w:rsidR="00214143" w:rsidRPr="00501B76">
          <w:rPr>
            <w:rFonts w:asciiTheme="minorHAnsi" w:hAnsiTheme="minorHAnsi" w:cs="Arial"/>
          </w:rPr>
          <w:tab/>
        </w:r>
        <w:r w:rsidRPr="00501B76">
          <w:rPr>
            <w:rFonts w:asciiTheme="minorHAnsi" w:hAnsiTheme="minorHAnsi" w:cs="Arial"/>
            <w:u w:val="single"/>
          </w:rPr>
          <w:delText>Occupational Therapist</w:delText>
        </w:r>
      </w:del>
    </w:p>
    <w:p w14:paraId="64C51050" w14:textId="77777777" w:rsidR="00DD2AAA" w:rsidRPr="00501B76" w:rsidRDefault="00DD2AAA" w:rsidP="00DD2AAA">
      <w:pPr>
        <w:numPr>
          <w:ilvl w:val="0"/>
          <w:numId w:val="9"/>
        </w:numPr>
        <w:rPr>
          <w:del w:id="3252" w:author="somadmin" w:date="2026-09-25T20:51:00Z" w16du:dateUtc="2026-09-26T00:51:00Z"/>
          <w:rFonts w:asciiTheme="minorHAnsi" w:hAnsiTheme="minorHAnsi" w:cs="Arial"/>
        </w:rPr>
      </w:pPr>
      <w:del w:id="3253" w:author="somadmin" w:date="2026-09-25T20:51:00Z" w16du:dateUtc="2026-09-26T00:51:00Z">
        <w:r w:rsidRPr="00501B76">
          <w:rPr>
            <w:rFonts w:asciiTheme="minorHAnsi" w:hAnsiTheme="minorHAnsi" w:cs="Arial"/>
          </w:rPr>
          <w:delText>Responsible for the evaluation and treatment of homebound clients and their families to facilitate the greatest level of independence in occupational performance.</w:delText>
        </w:r>
      </w:del>
    </w:p>
    <w:p w14:paraId="770FCA0A" w14:textId="77777777" w:rsidR="00DD2AAA" w:rsidRPr="00501B76" w:rsidRDefault="00DD2AAA" w:rsidP="00DD2AAA">
      <w:pPr>
        <w:numPr>
          <w:ilvl w:val="0"/>
          <w:numId w:val="9"/>
        </w:numPr>
        <w:rPr>
          <w:del w:id="3254" w:author="somadmin" w:date="2026-09-25T20:51:00Z" w16du:dateUtc="2026-09-26T00:51:00Z"/>
          <w:rFonts w:asciiTheme="minorHAnsi" w:hAnsiTheme="minorHAnsi" w:cs="Arial"/>
        </w:rPr>
      </w:pPr>
      <w:del w:id="3255" w:author="somadmin" w:date="2026-09-25T20:51:00Z" w16du:dateUtc="2026-09-26T00:51:00Z">
        <w:r w:rsidRPr="00501B76">
          <w:rPr>
            <w:rFonts w:asciiTheme="minorHAnsi" w:hAnsiTheme="minorHAnsi" w:cs="Arial"/>
          </w:rPr>
          <w:delText>Participate as an active member of the treatment team including nursing, physical therapy, social work and speech and language pathology.</w:delText>
        </w:r>
      </w:del>
    </w:p>
    <w:p w14:paraId="33C6E0F0" w14:textId="77777777" w:rsidR="00A37A8E" w:rsidRPr="00501B76" w:rsidRDefault="00A37A8E" w:rsidP="00DD2AAA">
      <w:pPr>
        <w:rPr>
          <w:del w:id="3256" w:author="somadmin" w:date="2026-09-25T20:51:00Z" w16du:dateUtc="2026-09-26T00:51:00Z"/>
          <w:rFonts w:asciiTheme="minorHAnsi" w:hAnsiTheme="minorHAnsi"/>
        </w:rPr>
      </w:pPr>
    </w:p>
    <w:p w14:paraId="6FB0220A" w14:textId="77777777" w:rsidR="00DD2AAA" w:rsidRPr="00501B76" w:rsidRDefault="00DD2AAA" w:rsidP="00DD2AAA">
      <w:pPr>
        <w:pStyle w:val="Heading1"/>
        <w:rPr>
          <w:del w:id="3257" w:author="somadmin" w:date="2026-09-25T20:51:00Z" w16du:dateUtc="2026-09-26T00:51:00Z"/>
          <w:rFonts w:asciiTheme="minorHAnsi" w:hAnsiTheme="minorHAnsi" w:cs="Arial"/>
        </w:rPr>
      </w:pPr>
      <w:del w:id="3258" w:author="somadmin" w:date="2026-09-25T20:51:00Z" w16du:dateUtc="2026-09-26T00:51:00Z">
        <w:r w:rsidRPr="00501B76">
          <w:rPr>
            <w:rFonts w:asciiTheme="minorHAnsi" w:hAnsiTheme="minorHAnsi" w:cs="Arial"/>
          </w:rPr>
          <w:delText>University of Phoenix</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00501B76">
          <w:rPr>
            <w:rFonts w:asciiTheme="minorHAnsi" w:hAnsiTheme="minorHAnsi" w:cs="Arial"/>
          </w:rPr>
          <w:tab/>
        </w:r>
        <w:r w:rsidR="00501B76">
          <w:rPr>
            <w:rFonts w:asciiTheme="minorHAnsi" w:hAnsiTheme="minorHAnsi" w:cs="Arial"/>
          </w:rPr>
          <w:tab/>
          <w:delText>Chicago, IL</w:delText>
        </w:r>
      </w:del>
    </w:p>
    <w:p w14:paraId="5316C514" w14:textId="77777777" w:rsidR="00DD2AAA" w:rsidRPr="00501B76" w:rsidRDefault="00DD2AAA" w:rsidP="00DD2AAA">
      <w:pPr>
        <w:rPr>
          <w:del w:id="3259" w:author="somadmin" w:date="2026-09-25T20:51:00Z" w16du:dateUtc="2026-09-26T00:51:00Z"/>
          <w:rFonts w:asciiTheme="minorHAnsi" w:hAnsiTheme="minorHAnsi" w:cs="Arial"/>
          <w:u w:val="single"/>
        </w:rPr>
      </w:pPr>
      <w:del w:id="3260" w:author="somadmin" w:date="2026-09-25T20:51:00Z" w16du:dateUtc="2026-09-26T00:51:00Z">
        <w:r w:rsidRPr="00501B76">
          <w:rPr>
            <w:rFonts w:asciiTheme="minorHAnsi" w:hAnsiTheme="minorHAnsi" w:cs="Arial"/>
            <w:b/>
            <w:bCs/>
          </w:rPr>
          <w:delText xml:space="preserve">08/07 – 07/10 </w:delText>
        </w:r>
        <w:r w:rsidR="00214143" w:rsidRPr="00501B76">
          <w:rPr>
            <w:rFonts w:asciiTheme="minorHAnsi" w:hAnsiTheme="minorHAnsi" w:cs="Arial"/>
            <w:b/>
            <w:bCs/>
          </w:rPr>
          <w:tab/>
        </w:r>
        <w:r w:rsidRPr="00501B76">
          <w:rPr>
            <w:rFonts w:asciiTheme="minorHAnsi" w:hAnsiTheme="minorHAnsi" w:cs="Arial"/>
            <w:u w:val="single"/>
          </w:rPr>
          <w:delText xml:space="preserve">Online Faculty, HCS320/350 Health Care Communication Strategies </w:delText>
        </w:r>
      </w:del>
    </w:p>
    <w:p w14:paraId="2B937C3D" w14:textId="77777777" w:rsidR="00DD2AAA" w:rsidRPr="00501B76" w:rsidRDefault="00DD2AAA" w:rsidP="00DD2AAA">
      <w:pPr>
        <w:ind w:left="2880" w:firstLine="720"/>
        <w:rPr>
          <w:del w:id="3261" w:author="somadmin" w:date="2026-09-25T20:51:00Z" w16du:dateUtc="2026-09-26T00:51:00Z"/>
          <w:rFonts w:asciiTheme="minorHAnsi" w:hAnsiTheme="minorHAnsi" w:cs="Arial"/>
          <w:u w:val="single"/>
        </w:rPr>
      </w:pPr>
      <w:del w:id="3262" w:author="somadmin" w:date="2026-09-25T20:51:00Z" w16du:dateUtc="2026-09-26T00:51:00Z">
        <w:r w:rsidRPr="00501B76">
          <w:rPr>
            <w:rFonts w:asciiTheme="minorHAnsi" w:hAnsiTheme="minorHAnsi" w:cs="Arial"/>
          </w:rPr>
          <w:delText xml:space="preserve">  </w:delText>
        </w:r>
        <w:r w:rsidRPr="00501B76">
          <w:rPr>
            <w:rFonts w:asciiTheme="minorHAnsi" w:hAnsiTheme="minorHAnsi" w:cs="Arial"/>
            <w:u w:val="single"/>
          </w:rPr>
          <w:delText>HCS 301 Undergraduate Nursing Studies</w:delText>
        </w:r>
      </w:del>
    </w:p>
    <w:p w14:paraId="5412002F" w14:textId="77777777" w:rsidR="00DD2AAA" w:rsidRPr="00501B76" w:rsidRDefault="00DD2AAA" w:rsidP="00DD2AAA">
      <w:pPr>
        <w:numPr>
          <w:ilvl w:val="0"/>
          <w:numId w:val="8"/>
        </w:numPr>
        <w:rPr>
          <w:del w:id="3263" w:author="somadmin" w:date="2026-09-25T20:51:00Z" w16du:dateUtc="2026-09-26T00:51:00Z"/>
          <w:rFonts w:asciiTheme="minorHAnsi" w:hAnsiTheme="minorHAnsi" w:cs="Arial"/>
        </w:rPr>
      </w:pPr>
      <w:del w:id="3264" w:author="somadmin" w:date="2026-09-25T20:51:00Z" w16du:dateUtc="2026-09-26T00:51:00Z">
        <w:r w:rsidRPr="00501B76">
          <w:rPr>
            <w:rFonts w:asciiTheme="minorHAnsi" w:hAnsiTheme="minorHAnsi" w:cs="Arial"/>
          </w:rPr>
          <w:delText>Online facilitator for BA Nursing/Healthcare Administration students in the above mentioned course.</w:delText>
        </w:r>
      </w:del>
    </w:p>
    <w:p w14:paraId="519DE49D" w14:textId="77777777" w:rsidR="007760BE" w:rsidRPr="00501B76" w:rsidRDefault="007760BE" w:rsidP="00DD2AAA">
      <w:pPr>
        <w:pStyle w:val="Heading1"/>
        <w:rPr>
          <w:del w:id="3265" w:author="somadmin" w:date="2026-09-25T20:51:00Z" w16du:dateUtc="2026-09-26T00:51:00Z"/>
          <w:rFonts w:asciiTheme="minorHAnsi" w:hAnsiTheme="minorHAnsi" w:cs="Arial"/>
        </w:rPr>
      </w:pPr>
    </w:p>
    <w:p w14:paraId="31583733" w14:textId="77777777" w:rsidR="00DD2AAA" w:rsidRPr="00501B76" w:rsidRDefault="00DD2AAA" w:rsidP="00DD2AAA">
      <w:pPr>
        <w:pStyle w:val="Heading1"/>
        <w:rPr>
          <w:del w:id="3266" w:author="somadmin" w:date="2026-09-25T20:51:00Z" w16du:dateUtc="2026-09-26T00:51:00Z"/>
          <w:rFonts w:asciiTheme="minorHAnsi" w:hAnsiTheme="minorHAnsi" w:cs="Arial"/>
        </w:rPr>
      </w:pPr>
      <w:del w:id="3267" w:author="somadmin" w:date="2026-09-25T20:51:00Z" w16du:dateUtc="2026-09-26T00:51:00Z">
        <w:r w:rsidRPr="00501B76">
          <w:rPr>
            <w:rFonts w:asciiTheme="minorHAnsi" w:hAnsiTheme="minorHAnsi" w:cs="Arial"/>
          </w:rPr>
          <w:delText>Marianjoy Rehabilitation Hospital</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00501B76">
          <w:rPr>
            <w:rFonts w:asciiTheme="minorHAnsi" w:hAnsiTheme="minorHAnsi" w:cs="Arial"/>
          </w:rPr>
          <w:tab/>
          <w:delText>Wheaton, IL</w:delText>
        </w:r>
      </w:del>
    </w:p>
    <w:p w14:paraId="204A630A" w14:textId="77777777" w:rsidR="00DD2AAA" w:rsidRPr="00501B76" w:rsidRDefault="00DD2AAA" w:rsidP="00DD2AAA">
      <w:pPr>
        <w:rPr>
          <w:del w:id="3268" w:author="somadmin" w:date="2026-09-25T20:51:00Z" w16du:dateUtc="2026-09-26T00:51:00Z"/>
          <w:rFonts w:asciiTheme="minorHAnsi" w:hAnsiTheme="minorHAnsi" w:cs="Arial"/>
          <w:u w:val="single"/>
        </w:rPr>
      </w:pPr>
      <w:del w:id="3269" w:author="somadmin" w:date="2026-09-25T20:51:00Z" w16du:dateUtc="2026-09-26T00:51:00Z">
        <w:r w:rsidRPr="00501B76">
          <w:rPr>
            <w:rFonts w:asciiTheme="minorHAnsi" w:hAnsiTheme="minorHAnsi" w:cs="Arial"/>
            <w:b/>
            <w:bCs/>
          </w:rPr>
          <w:delText>08/4/04 – 01/23/09</w:delText>
        </w:r>
        <w:r w:rsidRPr="00501B76">
          <w:rPr>
            <w:rFonts w:asciiTheme="minorHAnsi" w:hAnsiTheme="minorHAnsi" w:cs="Arial"/>
            <w:b/>
            <w:bCs/>
          </w:rPr>
          <w:tab/>
        </w:r>
        <w:r w:rsidRPr="00501B76">
          <w:rPr>
            <w:rFonts w:asciiTheme="minorHAnsi" w:hAnsiTheme="minorHAnsi" w:cs="Arial"/>
            <w:u w:val="single"/>
          </w:rPr>
          <w:delText>Occupational Therapist, Day Rehabilitation, Outpatient and Pediatric Programs</w:delText>
        </w:r>
      </w:del>
    </w:p>
    <w:p w14:paraId="60C6435C" w14:textId="77777777" w:rsidR="00DD2AAA" w:rsidRPr="00501B76" w:rsidRDefault="00DD2AAA" w:rsidP="00DD2AAA">
      <w:pPr>
        <w:numPr>
          <w:ilvl w:val="0"/>
          <w:numId w:val="7"/>
        </w:numPr>
        <w:rPr>
          <w:del w:id="3270" w:author="somadmin" w:date="2026-09-25T20:51:00Z" w16du:dateUtc="2026-09-26T00:51:00Z"/>
          <w:rFonts w:asciiTheme="minorHAnsi" w:hAnsiTheme="minorHAnsi" w:cs="Arial"/>
          <w:u w:val="single"/>
        </w:rPr>
      </w:pPr>
      <w:del w:id="3271" w:author="somadmin" w:date="2026-09-25T20:51:00Z" w16du:dateUtc="2026-09-26T00:51:00Z">
        <w:r w:rsidRPr="00501B76">
          <w:rPr>
            <w:rFonts w:asciiTheme="minorHAnsi" w:hAnsiTheme="minorHAnsi" w:cs="Arial"/>
          </w:rPr>
          <w:delText>Responsible for the evaluation and treatment of a variety of patients participating in the comprehensive outpatient program.  Caseload of between 15-20 patients ages 3-96 years.</w:delText>
        </w:r>
      </w:del>
    </w:p>
    <w:p w14:paraId="3112FA43" w14:textId="77777777" w:rsidR="00DD2AAA" w:rsidRPr="00501B76" w:rsidRDefault="00DD2AAA" w:rsidP="00DD2AAA">
      <w:pPr>
        <w:numPr>
          <w:ilvl w:val="0"/>
          <w:numId w:val="7"/>
        </w:numPr>
        <w:rPr>
          <w:del w:id="3272" w:author="somadmin" w:date="2026-09-25T20:51:00Z" w16du:dateUtc="2026-09-26T00:51:00Z"/>
          <w:rFonts w:asciiTheme="minorHAnsi" w:hAnsiTheme="minorHAnsi" w:cs="Arial"/>
          <w:u w:val="single"/>
        </w:rPr>
      </w:pPr>
      <w:del w:id="3273" w:author="somadmin" w:date="2026-09-25T20:51:00Z" w16du:dateUtc="2026-09-26T00:51:00Z">
        <w:r w:rsidRPr="00501B76">
          <w:rPr>
            <w:rFonts w:asciiTheme="minorHAnsi" w:hAnsiTheme="minorHAnsi" w:cs="Arial"/>
          </w:rPr>
          <w:delText>Participate as an active member of a multidisciplinary team including nursing, physical therapy, speech and language pathology and psychology.</w:delText>
        </w:r>
      </w:del>
    </w:p>
    <w:p w14:paraId="4017AE03" w14:textId="77777777" w:rsidR="00DD2AAA" w:rsidRPr="00501B76" w:rsidRDefault="00DD2AAA" w:rsidP="00DD2AAA">
      <w:pPr>
        <w:numPr>
          <w:ilvl w:val="0"/>
          <w:numId w:val="7"/>
        </w:numPr>
        <w:rPr>
          <w:del w:id="3274" w:author="somadmin" w:date="2026-09-25T20:51:00Z" w16du:dateUtc="2026-09-26T00:51:00Z"/>
          <w:rFonts w:asciiTheme="minorHAnsi" w:hAnsiTheme="minorHAnsi" w:cs="Arial"/>
          <w:u w:val="single"/>
        </w:rPr>
      </w:pPr>
      <w:del w:id="3275" w:author="somadmin" w:date="2026-09-25T20:51:00Z" w16du:dateUtc="2026-09-26T00:51:00Z">
        <w:r w:rsidRPr="00501B76">
          <w:rPr>
            <w:rFonts w:asciiTheme="minorHAnsi" w:hAnsiTheme="minorHAnsi" w:cs="Arial"/>
          </w:rPr>
          <w:delText>Responsible for the development and facilitation of community transition groups and programming.</w:delText>
        </w:r>
      </w:del>
    </w:p>
    <w:p w14:paraId="677B827A" w14:textId="77777777" w:rsidR="00DD2AAA" w:rsidRPr="00501B76" w:rsidRDefault="00DD2AAA" w:rsidP="00DD2AAA">
      <w:pPr>
        <w:numPr>
          <w:ilvl w:val="0"/>
          <w:numId w:val="7"/>
        </w:numPr>
        <w:rPr>
          <w:del w:id="3276" w:author="somadmin" w:date="2026-09-25T20:51:00Z" w16du:dateUtc="2026-09-26T00:51:00Z"/>
          <w:rFonts w:asciiTheme="minorHAnsi" w:hAnsiTheme="minorHAnsi" w:cs="Arial"/>
          <w:u w:val="single"/>
        </w:rPr>
      </w:pPr>
      <w:del w:id="3277" w:author="somadmin" w:date="2026-09-25T20:51:00Z" w16du:dateUtc="2026-09-26T00:51:00Z">
        <w:r w:rsidRPr="00501B76">
          <w:rPr>
            <w:rFonts w:asciiTheme="minorHAnsi" w:hAnsiTheme="minorHAnsi" w:cs="Arial"/>
          </w:rPr>
          <w:delText>Supervision of Certified Occupational Therapy Assistants and OT Students.</w:delText>
        </w:r>
      </w:del>
    </w:p>
    <w:p w14:paraId="084976EA" w14:textId="77777777" w:rsidR="00DD2AAA" w:rsidRPr="00501B76" w:rsidRDefault="00DD2AAA" w:rsidP="00DD2AAA">
      <w:pPr>
        <w:numPr>
          <w:ilvl w:val="0"/>
          <w:numId w:val="7"/>
        </w:numPr>
        <w:rPr>
          <w:del w:id="3278" w:author="somadmin" w:date="2026-09-25T20:51:00Z" w16du:dateUtc="2026-09-26T00:51:00Z"/>
          <w:rFonts w:asciiTheme="minorHAnsi" w:hAnsiTheme="minorHAnsi" w:cs="Arial"/>
          <w:u w:val="single"/>
        </w:rPr>
      </w:pPr>
      <w:del w:id="3279" w:author="somadmin" w:date="2026-09-25T20:51:00Z" w16du:dateUtc="2026-09-26T00:51:00Z">
        <w:r w:rsidRPr="00501B76">
          <w:rPr>
            <w:rFonts w:asciiTheme="minorHAnsi" w:hAnsiTheme="minorHAnsi" w:cs="Arial"/>
          </w:rPr>
          <w:delText>Development and implementation of occupational therapy vision rehabilitation program.</w:delText>
        </w:r>
      </w:del>
    </w:p>
    <w:p w14:paraId="05639467" w14:textId="77777777" w:rsidR="00E90FF3" w:rsidRPr="00501B76" w:rsidRDefault="00E90FF3" w:rsidP="00DD2AAA">
      <w:pPr>
        <w:rPr>
          <w:del w:id="3280" w:author="somadmin" w:date="2026-09-25T20:51:00Z" w16du:dateUtc="2026-09-26T00:51:00Z"/>
          <w:rFonts w:asciiTheme="minorHAnsi" w:hAnsiTheme="minorHAnsi" w:cs="Arial"/>
          <w:b/>
        </w:rPr>
      </w:pPr>
    </w:p>
    <w:p w14:paraId="5840D908" w14:textId="77777777" w:rsidR="00DD2AAA" w:rsidRPr="00501B76" w:rsidRDefault="00DD2AAA" w:rsidP="00DD2AAA">
      <w:pPr>
        <w:rPr>
          <w:del w:id="3281" w:author="somadmin" w:date="2026-09-25T20:51:00Z" w16du:dateUtc="2026-09-26T00:51:00Z"/>
          <w:rFonts w:asciiTheme="minorHAnsi" w:hAnsiTheme="minorHAnsi" w:cs="Arial"/>
          <w:b/>
        </w:rPr>
      </w:pPr>
      <w:del w:id="3282" w:author="somadmin" w:date="2026-09-25T20:51:00Z" w16du:dateUtc="2026-09-26T00:51:00Z">
        <w:r w:rsidRPr="00501B76">
          <w:rPr>
            <w:rFonts w:asciiTheme="minorHAnsi" w:hAnsiTheme="minorHAnsi" w:cs="Arial"/>
            <w:b/>
          </w:rPr>
          <w:delText>CollegeAmeri</w:delText>
        </w:r>
        <w:r w:rsidR="000664AF">
          <w:rPr>
            <w:rFonts w:asciiTheme="minorHAnsi" w:hAnsiTheme="minorHAnsi" w:cs="Arial"/>
            <w:b/>
          </w:rPr>
          <w:delText>ca</w:delText>
        </w:r>
        <w:r w:rsidR="000664AF">
          <w:rPr>
            <w:rFonts w:asciiTheme="minorHAnsi" w:hAnsiTheme="minorHAnsi" w:cs="Arial"/>
            <w:b/>
          </w:rPr>
          <w:tab/>
        </w:r>
        <w:r w:rsidR="000664AF">
          <w:rPr>
            <w:rFonts w:asciiTheme="minorHAnsi" w:hAnsiTheme="minorHAnsi" w:cs="Arial"/>
            <w:b/>
          </w:rPr>
          <w:tab/>
        </w:r>
        <w:r w:rsidR="000664AF">
          <w:rPr>
            <w:rFonts w:asciiTheme="minorHAnsi" w:hAnsiTheme="minorHAnsi" w:cs="Arial"/>
            <w:b/>
          </w:rPr>
          <w:tab/>
        </w:r>
        <w:r w:rsidR="000664AF">
          <w:rPr>
            <w:rFonts w:asciiTheme="minorHAnsi" w:hAnsiTheme="minorHAnsi" w:cs="Arial"/>
            <w:b/>
          </w:rPr>
          <w:tab/>
        </w:r>
        <w:r w:rsidR="000664AF">
          <w:rPr>
            <w:rFonts w:asciiTheme="minorHAnsi" w:hAnsiTheme="minorHAnsi" w:cs="Arial"/>
            <w:b/>
          </w:rPr>
          <w:tab/>
        </w:r>
        <w:r w:rsidR="000664AF">
          <w:rPr>
            <w:rFonts w:asciiTheme="minorHAnsi" w:hAnsiTheme="minorHAnsi" w:cs="Arial"/>
            <w:b/>
          </w:rPr>
          <w:tab/>
        </w:r>
        <w:r w:rsidR="000664AF">
          <w:rPr>
            <w:rFonts w:asciiTheme="minorHAnsi" w:hAnsiTheme="minorHAnsi" w:cs="Arial"/>
            <w:b/>
          </w:rPr>
          <w:tab/>
        </w:r>
        <w:r w:rsidR="000664AF">
          <w:rPr>
            <w:rFonts w:asciiTheme="minorHAnsi" w:hAnsiTheme="minorHAnsi" w:cs="Arial"/>
            <w:b/>
          </w:rPr>
          <w:tab/>
        </w:r>
        <w:r w:rsidR="00501B76">
          <w:rPr>
            <w:rFonts w:asciiTheme="minorHAnsi" w:hAnsiTheme="minorHAnsi" w:cs="Arial"/>
            <w:b/>
          </w:rPr>
          <w:delText>Fort Collins, CO</w:delText>
        </w:r>
      </w:del>
    </w:p>
    <w:p w14:paraId="4AD2E8CA" w14:textId="77777777" w:rsidR="00DD2AAA" w:rsidRPr="00501B76" w:rsidRDefault="00DD2AAA" w:rsidP="00DD2AAA">
      <w:pPr>
        <w:rPr>
          <w:del w:id="3283" w:author="somadmin" w:date="2026-09-25T20:51:00Z" w16du:dateUtc="2026-09-26T00:51:00Z"/>
          <w:rFonts w:asciiTheme="minorHAnsi" w:hAnsiTheme="minorHAnsi" w:cs="Arial"/>
          <w:u w:val="single"/>
        </w:rPr>
      </w:pPr>
      <w:del w:id="3284" w:author="somadmin" w:date="2026-09-25T20:51:00Z" w16du:dateUtc="2026-09-26T00:51:00Z">
        <w:r w:rsidRPr="00501B76">
          <w:rPr>
            <w:rFonts w:asciiTheme="minorHAnsi" w:hAnsiTheme="minorHAnsi" w:cs="Arial"/>
            <w:b/>
            <w:bCs/>
          </w:rPr>
          <w:delText>04/02 – 04/04</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u w:val="single"/>
          </w:rPr>
          <w:delText>Adjunct Faculty, Medical Program</w:delText>
        </w:r>
      </w:del>
    </w:p>
    <w:p w14:paraId="183961E8" w14:textId="77777777" w:rsidR="00DD2AAA" w:rsidRPr="00501B76" w:rsidRDefault="00DD2AAA" w:rsidP="00DD2AAA">
      <w:pPr>
        <w:numPr>
          <w:ilvl w:val="0"/>
          <w:numId w:val="2"/>
        </w:numPr>
        <w:rPr>
          <w:del w:id="3285" w:author="somadmin" w:date="2026-09-25T20:51:00Z" w16du:dateUtc="2026-09-26T00:51:00Z"/>
          <w:rFonts w:asciiTheme="minorHAnsi" w:hAnsiTheme="minorHAnsi" w:cs="Arial"/>
        </w:rPr>
      </w:pPr>
      <w:del w:id="3286" w:author="somadmin" w:date="2026-09-25T20:51:00Z" w16du:dateUtc="2026-09-26T00:51:00Z">
        <w:r w:rsidRPr="00501B76">
          <w:rPr>
            <w:rFonts w:asciiTheme="minorHAnsi" w:hAnsiTheme="minorHAnsi" w:cs="Arial"/>
          </w:rPr>
          <w:delText>Instructor for Medical Assistant students in courses including Introduction to Health Professions, Vital Signs, Aseptic Techniques, Rehabilitation Procedures and Anatomy and Physiology.</w:delText>
        </w:r>
      </w:del>
    </w:p>
    <w:p w14:paraId="6C6DB08F" w14:textId="77777777" w:rsidR="00E90FF3" w:rsidRPr="00501B76" w:rsidRDefault="00E90FF3" w:rsidP="00E90FF3">
      <w:pPr>
        <w:ind w:left="1080"/>
        <w:rPr>
          <w:del w:id="3287" w:author="somadmin" w:date="2026-09-25T20:51:00Z" w16du:dateUtc="2026-09-26T00:51:00Z"/>
          <w:rFonts w:asciiTheme="minorHAnsi" w:hAnsiTheme="minorHAnsi" w:cs="Arial"/>
        </w:rPr>
      </w:pPr>
    </w:p>
    <w:p w14:paraId="471B4F64" w14:textId="77777777" w:rsidR="00DD2AAA" w:rsidRPr="00501B76" w:rsidRDefault="00DD2AAA" w:rsidP="00DD2AAA">
      <w:pPr>
        <w:pStyle w:val="Heading1"/>
        <w:rPr>
          <w:del w:id="3288" w:author="somadmin" w:date="2026-09-25T20:51:00Z" w16du:dateUtc="2026-09-26T00:51:00Z"/>
          <w:rFonts w:asciiTheme="minorHAnsi" w:hAnsiTheme="minorHAnsi" w:cs="Arial"/>
        </w:rPr>
      </w:pPr>
      <w:del w:id="3289" w:author="somadmin" w:date="2026-09-25T20:51:00Z" w16du:dateUtc="2026-09-26T00:51:00Z">
        <w:r w:rsidRPr="00501B76">
          <w:rPr>
            <w:rFonts w:asciiTheme="minorHAnsi" w:hAnsiTheme="minorHAnsi" w:cs="Arial"/>
          </w:rPr>
          <w:delText>Colorado State University, Occupational Therapy De</w:delText>
        </w:r>
        <w:r w:rsidR="000664AF">
          <w:rPr>
            <w:rFonts w:asciiTheme="minorHAnsi" w:hAnsiTheme="minorHAnsi" w:cs="Arial"/>
          </w:rPr>
          <w:delText>partment</w:delText>
        </w:r>
        <w:r w:rsidR="000664AF">
          <w:rPr>
            <w:rFonts w:asciiTheme="minorHAnsi" w:hAnsiTheme="minorHAnsi" w:cs="Arial"/>
          </w:rPr>
          <w:tab/>
        </w:r>
        <w:r w:rsidR="000664AF">
          <w:rPr>
            <w:rFonts w:asciiTheme="minorHAnsi" w:hAnsiTheme="minorHAnsi" w:cs="Arial"/>
          </w:rPr>
          <w:tab/>
        </w:r>
        <w:r w:rsidR="00501B76">
          <w:rPr>
            <w:rFonts w:asciiTheme="minorHAnsi" w:hAnsiTheme="minorHAnsi" w:cs="Arial"/>
          </w:rPr>
          <w:delText>Fort Collins, CO</w:delText>
        </w:r>
      </w:del>
    </w:p>
    <w:p w14:paraId="7DC18950" w14:textId="77777777" w:rsidR="00DD2AAA" w:rsidRPr="00501B76" w:rsidRDefault="00DD2AAA" w:rsidP="00DD2AAA">
      <w:pPr>
        <w:rPr>
          <w:del w:id="3290" w:author="somadmin" w:date="2026-09-25T20:51:00Z" w16du:dateUtc="2026-09-26T00:51:00Z"/>
          <w:rFonts w:asciiTheme="minorHAnsi" w:hAnsiTheme="minorHAnsi" w:cs="Arial"/>
          <w:u w:val="single"/>
        </w:rPr>
      </w:pPr>
      <w:del w:id="3291" w:author="somadmin" w:date="2026-09-25T20:51:00Z" w16du:dateUtc="2026-09-26T00:51:00Z">
        <w:r w:rsidRPr="00501B76">
          <w:rPr>
            <w:rFonts w:asciiTheme="minorHAnsi" w:hAnsiTheme="minorHAnsi" w:cs="Arial"/>
            <w:b/>
            <w:bCs/>
          </w:rPr>
          <w:delText>01/99 – 01/04</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u w:val="single"/>
          </w:rPr>
          <w:delText>Associate Fieldwork Coordinator/Instructor</w:delText>
        </w:r>
      </w:del>
    </w:p>
    <w:p w14:paraId="04BDC80A" w14:textId="77777777" w:rsidR="00DD2AAA" w:rsidRPr="00501B76" w:rsidRDefault="00DD2AAA" w:rsidP="00DD2AAA">
      <w:pPr>
        <w:numPr>
          <w:ilvl w:val="0"/>
          <w:numId w:val="1"/>
        </w:numPr>
        <w:rPr>
          <w:del w:id="3292" w:author="somadmin" w:date="2026-09-25T20:51:00Z" w16du:dateUtc="2026-09-26T00:51:00Z"/>
          <w:rFonts w:asciiTheme="minorHAnsi" w:hAnsiTheme="minorHAnsi" w:cs="Arial"/>
        </w:rPr>
      </w:pPr>
      <w:del w:id="3293" w:author="somadmin" w:date="2026-09-25T20:51:00Z" w16du:dateUtc="2026-09-26T00:51:00Z">
        <w:r w:rsidRPr="00501B76">
          <w:rPr>
            <w:rFonts w:asciiTheme="minorHAnsi" w:hAnsiTheme="minorHAnsi" w:cs="Arial"/>
          </w:rPr>
          <w:delText xml:space="preserve">Coordination and advising for Level I Occupational Therapy fieldwork placements </w:delText>
        </w:r>
      </w:del>
    </w:p>
    <w:p w14:paraId="7FAFD26A" w14:textId="77777777" w:rsidR="00DD2AAA" w:rsidRPr="00501B76" w:rsidRDefault="00DD2AAA" w:rsidP="00DD2AAA">
      <w:pPr>
        <w:numPr>
          <w:ilvl w:val="0"/>
          <w:numId w:val="1"/>
        </w:numPr>
        <w:rPr>
          <w:del w:id="3294" w:author="somadmin" w:date="2026-09-25T20:51:00Z" w16du:dateUtc="2026-09-26T00:51:00Z"/>
          <w:rFonts w:asciiTheme="minorHAnsi" w:hAnsiTheme="minorHAnsi" w:cs="Arial"/>
        </w:rPr>
      </w:pPr>
      <w:del w:id="3295" w:author="somadmin" w:date="2026-09-25T20:51:00Z" w16du:dateUtc="2026-09-26T00:51:00Z">
        <w:r w:rsidRPr="00501B76">
          <w:rPr>
            <w:rFonts w:asciiTheme="minorHAnsi" w:hAnsiTheme="minorHAnsi" w:cs="Arial"/>
          </w:rPr>
          <w:delText>Negotiations and networking with fieldwork sites across the state and country.</w:delText>
        </w:r>
      </w:del>
    </w:p>
    <w:p w14:paraId="172821D9" w14:textId="77777777" w:rsidR="00DD2AAA" w:rsidRPr="00501B76" w:rsidRDefault="00DD2AAA" w:rsidP="00DD2AAA">
      <w:pPr>
        <w:numPr>
          <w:ilvl w:val="0"/>
          <w:numId w:val="1"/>
        </w:numPr>
        <w:rPr>
          <w:del w:id="3296" w:author="somadmin" w:date="2026-09-25T20:51:00Z" w16du:dateUtc="2026-09-26T00:51:00Z"/>
          <w:rFonts w:asciiTheme="minorHAnsi" w:hAnsiTheme="minorHAnsi" w:cs="Arial"/>
        </w:rPr>
      </w:pPr>
      <w:del w:id="3297" w:author="somadmin" w:date="2026-09-25T20:51:00Z" w16du:dateUtc="2026-09-26T00:51:00Z">
        <w:r w:rsidRPr="00501B76">
          <w:rPr>
            <w:rFonts w:asciiTheme="minorHAnsi" w:hAnsiTheme="minorHAnsi" w:cs="Arial"/>
          </w:rPr>
          <w:delText>Management of student issues and working with fieldwork office staff to assure successful fieldwork experiences.</w:delText>
        </w:r>
      </w:del>
    </w:p>
    <w:p w14:paraId="79A7468A" w14:textId="77777777" w:rsidR="00DD2AAA" w:rsidRPr="00501B76" w:rsidRDefault="00DD2AAA" w:rsidP="00DD2AAA">
      <w:pPr>
        <w:numPr>
          <w:ilvl w:val="0"/>
          <w:numId w:val="1"/>
        </w:numPr>
        <w:rPr>
          <w:del w:id="3298" w:author="somadmin" w:date="2026-09-25T20:51:00Z" w16du:dateUtc="2026-09-26T00:51:00Z"/>
          <w:rFonts w:asciiTheme="minorHAnsi" w:hAnsiTheme="minorHAnsi" w:cs="Arial"/>
        </w:rPr>
      </w:pPr>
      <w:del w:id="3299" w:author="somadmin" w:date="2026-09-25T20:51:00Z" w16du:dateUtc="2026-09-26T00:51:00Z">
        <w:r w:rsidRPr="00501B76">
          <w:rPr>
            <w:rFonts w:asciiTheme="minorHAnsi" w:hAnsiTheme="minorHAnsi" w:cs="Arial"/>
          </w:rPr>
          <w:delText>Coordination and supervision of OT students participating in Nicaraguan pediatric fieldwork.</w:delText>
        </w:r>
      </w:del>
    </w:p>
    <w:p w14:paraId="214A0BA1" w14:textId="77777777" w:rsidR="00DD2AAA" w:rsidRPr="00501B76" w:rsidRDefault="00DD2AAA" w:rsidP="00DD2AAA">
      <w:pPr>
        <w:numPr>
          <w:ilvl w:val="0"/>
          <w:numId w:val="1"/>
        </w:numPr>
        <w:rPr>
          <w:del w:id="3300" w:author="somadmin" w:date="2026-09-25T20:51:00Z" w16du:dateUtc="2026-09-26T00:51:00Z"/>
          <w:rFonts w:asciiTheme="minorHAnsi" w:hAnsiTheme="minorHAnsi" w:cs="Arial"/>
        </w:rPr>
      </w:pPr>
      <w:del w:id="3301" w:author="somadmin" w:date="2026-09-25T20:51:00Z" w16du:dateUtc="2026-09-26T00:51:00Z">
        <w:r w:rsidRPr="00501B76">
          <w:rPr>
            <w:rFonts w:asciiTheme="minorHAnsi" w:hAnsiTheme="minorHAnsi" w:cs="Arial"/>
          </w:rPr>
          <w:delText>Instructor and supervisor for fieldwork seminars at Platte Valley Youth Services Center and Centennial High School.</w:delText>
        </w:r>
      </w:del>
    </w:p>
    <w:p w14:paraId="30ACDDC1" w14:textId="77777777" w:rsidR="00DD2AAA" w:rsidRPr="00501B76" w:rsidRDefault="00DD2AAA" w:rsidP="00DD2AAA">
      <w:pPr>
        <w:numPr>
          <w:ilvl w:val="0"/>
          <w:numId w:val="1"/>
        </w:numPr>
        <w:rPr>
          <w:del w:id="3302" w:author="somadmin" w:date="2026-09-25T20:51:00Z" w16du:dateUtc="2026-09-26T00:51:00Z"/>
          <w:rFonts w:asciiTheme="minorHAnsi" w:hAnsiTheme="minorHAnsi" w:cs="Arial"/>
        </w:rPr>
      </w:pPr>
      <w:del w:id="3303" w:author="somadmin" w:date="2026-09-25T20:51:00Z" w16du:dateUtc="2026-09-26T00:51:00Z">
        <w:r w:rsidRPr="00501B76">
          <w:rPr>
            <w:rFonts w:asciiTheme="minorHAnsi" w:hAnsiTheme="minorHAnsi" w:cs="Arial"/>
          </w:rPr>
          <w:delText xml:space="preserve">Instructor for Introduction to Occupational Therapy on campus and online courses. </w:delText>
        </w:r>
      </w:del>
    </w:p>
    <w:p w14:paraId="72C40CC7" w14:textId="77777777" w:rsidR="00DD2AAA" w:rsidRPr="00501B76" w:rsidRDefault="00DD2AAA" w:rsidP="00DD2AAA">
      <w:pPr>
        <w:numPr>
          <w:ilvl w:val="0"/>
          <w:numId w:val="1"/>
        </w:numPr>
        <w:rPr>
          <w:del w:id="3304" w:author="somadmin" w:date="2026-09-25T20:51:00Z" w16du:dateUtc="2026-09-26T00:51:00Z"/>
          <w:rFonts w:asciiTheme="minorHAnsi" w:hAnsiTheme="minorHAnsi" w:cs="Arial"/>
        </w:rPr>
      </w:pPr>
      <w:del w:id="3305" w:author="somadmin" w:date="2026-09-25T20:51:00Z" w16du:dateUtc="2026-09-26T00:51:00Z">
        <w:r w:rsidRPr="00501B76">
          <w:rPr>
            <w:rFonts w:asciiTheme="minorHAnsi" w:hAnsiTheme="minorHAnsi" w:cs="Arial"/>
          </w:rPr>
          <w:delText>Instructor for First Year Seminar course for College and University classroom and online assignments.</w:delText>
        </w:r>
      </w:del>
    </w:p>
    <w:p w14:paraId="662B1C10" w14:textId="77777777" w:rsidR="00DD2AAA" w:rsidRPr="00501B76" w:rsidRDefault="00DD2AAA" w:rsidP="00DD2AAA">
      <w:pPr>
        <w:numPr>
          <w:ilvl w:val="0"/>
          <w:numId w:val="1"/>
        </w:numPr>
        <w:rPr>
          <w:del w:id="3306" w:author="somadmin" w:date="2026-09-25T20:51:00Z" w16du:dateUtc="2026-09-26T00:51:00Z"/>
          <w:rFonts w:asciiTheme="minorHAnsi" w:hAnsiTheme="minorHAnsi" w:cs="Arial"/>
        </w:rPr>
      </w:pPr>
      <w:del w:id="3307" w:author="somadmin" w:date="2026-09-25T20:51:00Z" w16du:dateUtc="2026-09-26T00:51:00Z">
        <w:r w:rsidRPr="00501B76">
          <w:rPr>
            <w:rFonts w:asciiTheme="minorHAnsi" w:hAnsiTheme="minorHAnsi" w:cs="Arial"/>
          </w:rPr>
          <w:delText xml:space="preserve">Academic Advisor for incoming freshmen during University PREVIEW orientation.  </w:delText>
        </w:r>
      </w:del>
    </w:p>
    <w:p w14:paraId="1EE06FB3" w14:textId="77777777" w:rsidR="00DD2AAA" w:rsidRPr="00501B76" w:rsidRDefault="00DD2AAA" w:rsidP="00DD2AAA">
      <w:pPr>
        <w:numPr>
          <w:ilvl w:val="0"/>
          <w:numId w:val="1"/>
        </w:numPr>
        <w:rPr>
          <w:del w:id="3308" w:author="somadmin" w:date="2026-09-25T20:51:00Z" w16du:dateUtc="2026-09-26T00:51:00Z"/>
          <w:rFonts w:asciiTheme="minorHAnsi" w:hAnsiTheme="minorHAnsi" w:cs="Arial"/>
        </w:rPr>
      </w:pPr>
      <w:del w:id="3309" w:author="somadmin" w:date="2026-09-25T20:51:00Z" w16du:dateUtc="2026-09-26T00:51:00Z">
        <w:r w:rsidRPr="00501B76">
          <w:rPr>
            <w:rFonts w:asciiTheme="minorHAnsi" w:hAnsiTheme="minorHAnsi" w:cs="Arial"/>
          </w:rPr>
          <w:delText>Service Learning Scholar</w:delText>
        </w:r>
      </w:del>
    </w:p>
    <w:p w14:paraId="2329F05C" w14:textId="77777777" w:rsidR="00DD2AAA" w:rsidRPr="00501B76" w:rsidRDefault="00DD2AAA" w:rsidP="00DD2AAA">
      <w:pPr>
        <w:rPr>
          <w:del w:id="3310" w:author="somadmin" w:date="2026-09-25T20:51:00Z" w16du:dateUtc="2026-09-26T00:51:00Z"/>
          <w:rFonts w:asciiTheme="minorHAnsi" w:hAnsiTheme="minorHAnsi" w:cs="Arial"/>
        </w:rPr>
      </w:pPr>
    </w:p>
    <w:p w14:paraId="1AF6B418" w14:textId="77777777" w:rsidR="00DD2AAA" w:rsidRPr="00501B76" w:rsidRDefault="00DD2AAA" w:rsidP="00DD2AAA">
      <w:pPr>
        <w:pStyle w:val="Heading1"/>
        <w:rPr>
          <w:del w:id="3311" w:author="somadmin" w:date="2026-09-25T20:51:00Z" w16du:dateUtc="2026-09-26T00:51:00Z"/>
          <w:rFonts w:asciiTheme="minorHAnsi" w:hAnsiTheme="minorHAnsi" w:cs="Arial"/>
        </w:rPr>
      </w:pPr>
      <w:del w:id="3312" w:author="somadmin" w:date="2026-09-25T20:51:00Z" w16du:dateUtc="2026-09-26T00:51:00Z">
        <w:r w:rsidRPr="00501B76">
          <w:rPr>
            <w:rFonts w:asciiTheme="minorHAnsi" w:hAnsiTheme="minorHAnsi" w:cs="Arial"/>
          </w:rPr>
          <w:delText xml:space="preserve">The Injury Management Center (Hawaii) Limited </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00501B76">
          <w:rPr>
            <w:rFonts w:asciiTheme="minorHAnsi" w:hAnsiTheme="minorHAnsi" w:cs="Arial"/>
          </w:rPr>
          <w:delText>Honolulu, HI</w:delText>
        </w:r>
      </w:del>
    </w:p>
    <w:p w14:paraId="0567B8D1" w14:textId="77777777" w:rsidR="00DD2AAA" w:rsidRPr="00501B76" w:rsidRDefault="00DD2AAA" w:rsidP="00DD2AAA">
      <w:pPr>
        <w:rPr>
          <w:del w:id="3313" w:author="somadmin" w:date="2026-09-25T20:51:00Z" w16du:dateUtc="2026-09-26T00:51:00Z"/>
          <w:rFonts w:asciiTheme="minorHAnsi" w:hAnsiTheme="minorHAnsi" w:cs="Arial"/>
        </w:rPr>
      </w:pPr>
      <w:del w:id="3314" w:author="somadmin" w:date="2026-09-25T20:51:00Z" w16du:dateUtc="2026-09-26T00:51:00Z">
        <w:r w:rsidRPr="00501B76">
          <w:rPr>
            <w:rFonts w:asciiTheme="minorHAnsi" w:hAnsiTheme="minorHAnsi" w:cs="Arial"/>
            <w:b/>
            <w:bCs/>
          </w:rPr>
          <w:delText>09/96</w:delText>
        </w:r>
        <w:r w:rsidR="00671B1D">
          <w:rPr>
            <w:rFonts w:asciiTheme="minorHAnsi" w:hAnsiTheme="minorHAnsi" w:cs="Arial"/>
            <w:b/>
            <w:bCs/>
          </w:rPr>
          <w:delText xml:space="preserve"> </w:delText>
        </w:r>
        <w:r w:rsidRPr="00501B76">
          <w:rPr>
            <w:rFonts w:asciiTheme="minorHAnsi" w:hAnsiTheme="minorHAnsi" w:cs="Arial"/>
            <w:b/>
            <w:bCs/>
          </w:rPr>
          <w:delText>-</w:delText>
        </w:r>
        <w:r w:rsidR="00671B1D">
          <w:rPr>
            <w:rFonts w:asciiTheme="minorHAnsi" w:hAnsiTheme="minorHAnsi" w:cs="Arial"/>
            <w:b/>
            <w:bCs/>
          </w:rPr>
          <w:delText xml:space="preserve"> </w:delText>
        </w:r>
        <w:r w:rsidRPr="00501B76">
          <w:rPr>
            <w:rFonts w:asciiTheme="minorHAnsi" w:hAnsiTheme="minorHAnsi" w:cs="Arial"/>
            <w:b/>
            <w:bCs/>
          </w:rPr>
          <w:delText>09/97</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u w:val="single"/>
          </w:rPr>
          <w:delText>Facility Director</w:delText>
        </w:r>
        <w:r w:rsidRPr="00501B76">
          <w:rPr>
            <w:rFonts w:asciiTheme="minorHAnsi" w:hAnsiTheme="minorHAnsi" w:cs="Arial"/>
          </w:rPr>
          <w:delText>, Injury Management Services</w:delText>
        </w:r>
      </w:del>
    </w:p>
    <w:p w14:paraId="7729D0F6" w14:textId="77777777" w:rsidR="00DD2AAA" w:rsidRPr="00501B76" w:rsidRDefault="00DD2AAA" w:rsidP="00DD2AAA">
      <w:pPr>
        <w:numPr>
          <w:ilvl w:val="0"/>
          <w:numId w:val="2"/>
        </w:numPr>
        <w:rPr>
          <w:del w:id="3315" w:author="somadmin" w:date="2026-09-25T20:51:00Z" w16du:dateUtc="2026-09-26T00:51:00Z"/>
          <w:rFonts w:asciiTheme="minorHAnsi" w:hAnsiTheme="minorHAnsi" w:cs="Arial"/>
        </w:rPr>
      </w:pPr>
      <w:del w:id="3316" w:author="somadmin" w:date="2026-09-25T20:51:00Z" w16du:dateUtc="2026-09-26T00:51:00Z">
        <w:r w:rsidRPr="00501B76">
          <w:rPr>
            <w:rFonts w:asciiTheme="minorHAnsi" w:hAnsiTheme="minorHAnsi" w:cs="Arial"/>
          </w:rPr>
          <w:delText xml:space="preserve">Directed overall strategic planning, marketing, and operation of a Functional Capacity Evaluation Center utilizing the ERGOSTM Work Simulator.  </w:delText>
        </w:r>
      </w:del>
    </w:p>
    <w:p w14:paraId="1A425F8F" w14:textId="77777777" w:rsidR="00DD2AAA" w:rsidRPr="00501B76" w:rsidRDefault="00DD2AAA" w:rsidP="00DD2AAA">
      <w:pPr>
        <w:numPr>
          <w:ilvl w:val="0"/>
          <w:numId w:val="2"/>
        </w:numPr>
        <w:rPr>
          <w:del w:id="3317" w:author="somadmin" w:date="2026-09-25T20:51:00Z" w16du:dateUtc="2026-09-26T00:51:00Z"/>
          <w:rFonts w:asciiTheme="minorHAnsi" w:hAnsiTheme="minorHAnsi" w:cs="Arial"/>
        </w:rPr>
      </w:pPr>
      <w:del w:id="3318" w:author="somadmin" w:date="2026-09-25T20:51:00Z" w16du:dateUtc="2026-09-26T00:51:00Z">
        <w:r w:rsidRPr="00501B76">
          <w:rPr>
            <w:rFonts w:asciiTheme="minorHAnsi" w:hAnsiTheme="minorHAnsi" w:cs="Arial"/>
          </w:rPr>
          <w:delText xml:space="preserve">Conducted demonstrations of the ERGOS to various audiences including physicians, insurance agents, employers and medical case management nurses.  </w:delText>
        </w:r>
      </w:del>
    </w:p>
    <w:p w14:paraId="7F58C3E4" w14:textId="77777777" w:rsidR="00DD2AAA" w:rsidRPr="00501B76" w:rsidRDefault="00DD2AAA" w:rsidP="00DD2AAA">
      <w:pPr>
        <w:numPr>
          <w:ilvl w:val="0"/>
          <w:numId w:val="2"/>
        </w:numPr>
        <w:rPr>
          <w:del w:id="3319" w:author="somadmin" w:date="2026-09-25T20:51:00Z" w16du:dateUtc="2026-09-26T00:51:00Z"/>
          <w:rFonts w:asciiTheme="minorHAnsi" w:hAnsiTheme="minorHAnsi" w:cs="Arial"/>
        </w:rPr>
      </w:pPr>
      <w:del w:id="3320" w:author="somadmin" w:date="2026-09-25T20:51:00Z" w16du:dateUtc="2026-09-26T00:51:00Z">
        <w:r w:rsidRPr="00501B76">
          <w:rPr>
            <w:rFonts w:asciiTheme="minorHAnsi" w:hAnsiTheme="minorHAnsi" w:cs="Arial"/>
          </w:rPr>
          <w:delText xml:space="preserve">Developed marketing materials for various audiences.  </w:delText>
        </w:r>
      </w:del>
    </w:p>
    <w:p w14:paraId="0B6004F5" w14:textId="77777777" w:rsidR="00DD2AAA" w:rsidRPr="00501B76" w:rsidRDefault="00DD2AAA" w:rsidP="00DD2AAA">
      <w:pPr>
        <w:numPr>
          <w:ilvl w:val="0"/>
          <w:numId w:val="2"/>
        </w:numPr>
        <w:rPr>
          <w:del w:id="3321" w:author="somadmin" w:date="2026-09-25T20:51:00Z" w16du:dateUtc="2026-09-26T00:51:00Z"/>
          <w:rFonts w:asciiTheme="minorHAnsi" w:hAnsiTheme="minorHAnsi" w:cs="Arial"/>
        </w:rPr>
      </w:pPr>
      <w:del w:id="3322" w:author="somadmin" w:date="2026-09-25T20:51:00Z" w16du:dateUtc="2026-09-26T00:51:00Z">
        <w:r w:rsidRPr="00501B76">
          <w:rPr>
            <w:rFonts w:asciiTheme="minorHAnsi" w:hAnsiTheme="minorHAnsi" w:cs="Arial"/>
          </w:rPr>
          <w:delText xml:space="preserve">Provided job analysis, job description development, injury prevention training and post-offer evaluation to employers.  </w:delText>
        </w:r>
      </w:del>
    </w:p>
    <w:p w14:paraId="7DAAD988" w14:textId="77777777" w:rsidR="00DD2AAA" w:rsidRPr="00501B76" w:rsidRDefault="00DD2AAA" w:rsidP="00DD2AAA">
      <w:pPr>
        <w:numPr>
          <w:ilvl w:val="0"/>
          <w:numId w:val="2"/>
        </w:numPr>
        <w:rPr>
          <w:del w:id="3323" w:author="somadmin" w:date="2026-09-25T20:51:00Z" w16du:dateUtc="2026-09-26T00:51:00Z"/>
          <w:rFonts w:asciiTheme="minorHAnsi" w:hAnsiTheme="minorHAnsi" w:cs="Arial"/>
        </w:rPr>
      </w:pPr>
      <w:del w:id="3324" w:author="somadmin" w:date="2026-09-25T20:51:00Z" w16du:dateUtc="2026-09-26T00:51:00Z">
        <w:r w:rsidRPr="00501B76">
          <w:rPr>
            <w:rFonts w:asciiTheme="minorHAnsi" w:hAnsiTheme="minorHAnsi" w:cs="Arial"/>
          </w:rPr>
          <w:delText>Supervision and performance appraisal of office staff.</w:delText>
        </w:r>
      </w:del>
    </w:p>
    <w:p w14:paraId="1E682EE5" w14:textId="77777777" w:rsidR="007760BE" w:rsidRPr="00501B76" w:rsidRDefault="007760BE" w:rsidP="00DD2AAA">
      <w:pPr>
        <w:pStyle w:val="Heading1"/>
        <w:rPr>
          <w:del w:id="3325" w:author="somadmin" w:date="2026-09-25T20:51:00Z" w16du:dateUtc="2026-09-26T00:51:00Z"/>
          <w:rFonts w:asciiTheme="minorHAnsi" w:hAnsiTheme="minorHAnsi" w:cs="Arial"/>
        </w:rPr>
      </w:pPr>
    </w:p>
    <w:p w14:paraId="1DDBBDAB" w14:textId="77777777" w:rsidR="00DD2AAA" w:rsidRPr="00501B76" w:rsidRDefault="00DD2AAA" w:rsidP="00DD2AAA">
      <w:pPr>
        <w:pStyle w:val="Heading1"/>
        <w:rPr>
          <w:del w:id="3326" w:author="somadmin" w:date="2026-09-25T20:51:00Z" w16du:dateUtc="2026-09-26T00:51:00Z"/>
          <w:rFonts w:asciiTheme="minorHAnsi" w:hAnsiTheme="minorHAnsi" w:cs="Arial"/>
        </w:rPr>
      </w:pPr>
      <w:del w:id="3327" w:author="somadmin" w:date="2026-09-25T20:51:00Z" w16du:dateUtc="2026-09-26T00:51:00Z">
        <w:r w:rsidRPr="00501B76">
          <w:rPr>
            <w:rFonts w:asciiTheme="minorHAnsi" w:hAnsiTheme="minorHAnsi" w:cs="Arial"/>
          </w:rPr>
          <w:delText xml:space="preserve">Castle Medical Center </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r>
        <w:r w:rsidR="00501B76">
          <w:rPr>
            <w:rFonts w:asciiTheme="minorHAnsi" w:hAnsiTheme="minorHAnsi" w:cs="Arial"/>
          </w:rPr>
          <w:delText>Kailua, HI</w:delText>
        </w:r>
      </w:del>
    </w:p>
    <w:p w14:paraId="1207FE9F" w14:textId="77777777" w:rsidR="00DD2AAA" w:rsidRPr="00501B76" w:rsidRDefault="00DD2AAA" w:rsidP="00DD2AAA">
      <w:pPr>
        <w:rPr>
          <w:del w:id="3328" w:author="somadmin" w:date="2026-09-25T20:51:00Z" w16du:dateUtc="2026-09-26T00:51:00Z"/>
          <w:rFonts w:asciiTheme="minorHAnsi" w:hAnsiTheme="minorHAnsi" w:cs="Arial"/>
        </w:rPr>
      </w:pPr>
      <w:del w:id="3329" w:author="somadmin" w:date="2026-09-25T20:51:00Z" w16du:dateUtc="2026-09-26T00:51:00Z">
        <w:r w:rsidRPr="00501B76">
          <w:rPr>
            <w:rFonts w:asciiTheme="minorHAnsi" w:hAnsiTheme="minorHAnsi" w:cs="Arial"/>
            <w:b/>
            <w:bCs/>
          </w:rPr>
          <w:delText>07/93 – 01/96</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u w:val="single"/>
          </w:rPr>
          <w:delText>Director</w:delText>
        </w:r>
        <w:r w:rsidRPr="00501B76">
          <w:rPr>
            <w:rFonts w:asciiTheme="minorHAnsi" w:hAnsiTheme="minorHAnsi" w:cs="Arial"/>
          </w:rPr>
          <w:delText>, Outpatient Rehabilitation Services</w:delText>
        </w:r>
      </w:del>
    </w:p>
    <w:p w14:paraId="57BFE7C3" w14:textId="77777777" w:rsidR="00DD2AAA" w:rsidRPr="00501B76" w:rsidRDefault="00DD2AAA" w:rsidP="00DD2AAA">
      <w:pPr>
        <w:numPr>
          <w:ilvl w:val="0"/>
          <w:numId w:val="3"/>
        </w:numPr>
        <w:rPr>
          <w:del w:id="3330" w:author="somadmin" w:date="2026-09-25T20:51:00Z" w16du:dateUtc="2026-09-26T00:51:00Z"/>
          <w:rFonts w:asciiTheme="minorHAnsi" w:hAnsiTheme="minorHAnsi" w:cs="Arial"/>
        </w:rPr>
      </w:pPr>
      <w:del w:id="3331" w:author="somadmin" w:date="2026-09-25T20:51:00Z" w16du:dateUtc="2026-09-26T00:51:00Z">
        <w:r w:rsidRPr="00501B76">
          <w:rPr>
            <w:rFonts w:asciiTheme="minorHAnsi" w:hAnsiTheme="minorHAnsi" w:cs="Arial"/>
          </w:rPr>
          <w:delText xml:space="preserve">Responsible for the overall management and administration of Occupational Therapy (Work Conditioning and Work Hardening Programs), Physical Therapy, Speech Therapy and Audiology services, primarily associated with two Castle Work Well Rehabilitation Centers. </w:delText>
        </w:r>
      </w:del>
    </w:p>
    <w:p w14:paraId="782B010C" w14:textId="77777777" w:rsidR="00DD2AAA" w:rsidRPr="00501B76" w:rsidRDefault="00DD2AAA" w:rsidP="00DD2AAA">
      <w:pPr>
        <w:numPr>
          <w:ilvl w:val="0"/>
          <w:numId w:val="3"/>
        </w:numPr>
        <w:rPr>
          <w:del w:id="3332" w:author="somadmin" w:date="2026-09-25T20:51:00Z" w16du:dateUtc="2026-09-26T00:51:00Z"/>
          <w:rFonts w:asciiTheme="minorHAnsi" w:hAnsiTheme="minorHAnsi" w:cs="Arial"/>
        </w:rPr>
      </w:pPr>
      <w:del w:id="3333" w:author="somadmin" w:date="2026-09-25T20:51:00Z" w16du:dateUtc="2026-09-26T00:51:00Z">
        <w:r w:rsidRPr="00501B76">
          <w:rPr>
            <w:rFonts w:asciiTheme="minorHAnsi" w:hAnsiTheme="minorHAnsi" w:cs="Arial"/>
          </w:rPr>
          <w:delText>Responsible for compliance with JCAHO regulations and preparation for JCAHO survey.</w:delText>
        </w:r>
      </w:del>
    </w:p>
    <w:p w14:paraId="24D42811" w14:textId="77777777" w:rsidR="00DD2AAA" w:rsidRPr="00501B76" w:rsidRDefault="00DD2AAA" w:rsidP="00DD2AAA">
      <w:pPr>
        <w:numPr>
          <w:ilvl w:val="0"/>
          <w:numId w:val="3"/>
        </w:numPr>
        <w:rPr>
          <w:del w:id="3334" w:author="somadmin" w:date="2026-09-25T20:51:00Z" w16du:dateUtc="2026-09-26T00:51:00Z"/>
          <w:rFonts w:asciiTheme="minorHAnsi" w:hAnsiTheme="minorHAnsi" w:cs="Arial"/>
        </w:rPr>
      </w:pPr>
      <w:del w:id="3335" w:author="somadmin" w:date="2026-09-25T20:51:00Z" w16du:dateUtc="2026-09-26T00:51:00Z">
        <w:r w:rsidRPr="00501B76">
          <w:rPr>
            <w:rFonts w:asciiTheme="minorHAnsi" w:hAnsiTheme="minorHAnsi" w:cs="Arial"/>
          </w:rPr>
          <w:delText xml:space="preserve">Responsible for the identification, analysis and implementation of CQI studies and projects. </w:delText>
        </w:r>
      </w:del>
    </w:p>
    <w:p w14:paraId="7A11CDA4" w14:textId="77777777" w:rsidR="00DD2AAA" w:rsidRPr="00501B76" w:rsidRDefault="00DD2AAA" w:rsidP="00DD2AAA">
      <w:pPr>
        <w:numPr>
          <w:ilvl w:val="0"/>
          <w:numId w:val="3"/>
        </w:numPr>
        <w:rPr>
          <w:del w:id="3336" w:author="somadmin" w:date="2026-09-25T20:51:00Z" w16du:dateUtc="2026-09-26T00:51:00Z"/>
          <w:rFonts w:asciiTheme="minorHAnsi" w:hAnsiTheme="minorHAnsi" w:cs="Arial"/>
        </w:rPr>
      </w:pPr>
      <w:del w:id="3337" w:author="somadmin" w:date="2026-09-25T20:51:00Z" w16du:dateUtc="2026-09-26T00:51:00Z">
        <w:r w:rsidRPr="00501B76">
          <w:rPr>
            <w:rFonts w:asciiTheme="minorHAnsi" w:hAnsiTheme="minorHAnsi" w:cs="Arial"/>
          </w:rPr>
          <w:delText>Networking with hospital and community physicians.</w:delText>
        </w:r>
      </w:del>
    </w:p>
    <w:p w14:paraId="180B18FF" w14:textId="77777777" w:rsidR="00DD2AAA" w:rsidRPr="00501B76" w:rsidRDefault="00DD2AAA" w:rsidP="00DD2AAA">
      <w:pPr>
        <w:numPr>
          <w:ilvl w:val="0"/>
          <w:numId w:val="3"/>
        </w:numPr>
        <w:rPr>
          <w:del w:id="3338" w:author="somadmin" w:date="2026-09-25T20:51:00Z" w16du:dateUtc="2026-09-26T00:51:00Z"/>
          <w:rFonts w:asciiTheme="minorHAnsi" w:hAnsiTheme="minorHAnsi" w:cs="Arial"/>
        </w:rPr>
      </w:pPr>
      <w:del w:id="3339" w:author="somadmin" w:date="2026-09-25T20:51:00Z" w16du:dateUtc="2026-09-26T00:51:00Z">
        <w:r w:rsidRPr="00501B76">
          <w:rPr>
            <w:rFonts w:asciiTheme="minorHAnsi" w:hAnsiTheme="minorHAnsi" w:cs="Arial"/>
          </w:rPr>
          <w:delText xml:space="preserve">Staff recruitment and hiring; performance appraisals for 15 team members. </w:delText>
        </w:r>
      </w:del>
    </w:p>
    <w:p w14:paraId="7CCAB13F" w14:textId="77777777" w:rsidR="00DD2AAA" w:rsidRPr="00501B76" w:rsidRDefault="00DD2AAA" w:rsidP="00DD2AAA">
      <w:pPr>
        <w:numPr>
          <w:ilvl w:val="0"/>
          <w:numId w:val="3"/>
        </w:numPr>
        <w:rPr>
          <w:del w:id="3340" w:author="somadmin" w:date="2026-09-25T20:51:00Z" w16du:dateUtc="2026-09-26T00:51:00Z"/>
          <w:rFonts w:asciiTheme="minorHAnsi" w:hAnsiTheme="minorHAnsi" w:cs="Arial"/>
        </w:rPr>
      </w:pPr>
      <w:del w:id="3341" w:author="somadmin" w:date="2026-09-25T20:51:00Z" w16du:dateUtc="2026-09-26T00:51:00Z">
        <w:r w:rsidRPr="00501B76">
          <w:rPr>
            <w:rFonts w:asciiTheme="minorHAnsi" w:hAnsiTheme="minorHAnsi" w:cs="Arial"/>
          </w:rPr>
          <w:delText>Development of performance standards for “pay for performance” .</w:delText>
        </w:r>
      </w:del>
    </w:p>
    <w:p w14:paraId="06FEAA16" w14:textId="77777777" w:rsidR="00DD2AAA" w:rsidRPr="00501B76" w:rsidRDefault="00DD2AAA" w:rsidP="00DD2AAA">
      <w:pPr>
        <w:numPr>
          <w:ilvl w:val="0"/>
          <w:numId w:val="3"/>
        </w:numPr>
        <w:rPr>
          <w:del w:id="3342" w:author="somadmin" w:date="2026-09-25T20:51:00Z" w16du:dateUtc="2026-09-26T00:51:00Z"/>
          <w:rFonts w:asciiTheme="minorHAnsi" w:hAnsiTheme="minorHAnsi" w:cs="Arial"/>
        </w:rPr>
      </w:pPr>
      <w:del w:id="3343" w:author="somadmin" w:date="2026-09-25T20:51:00Z" w16du:dateUtc="2026-09-26T00:51:00Z">
        <w:r w:rsidRPr="00501B76">
          <w:rPr>
            <w:rFonts w:asciiTheme="minorHAnsi" w:hAnsiTheme="minorHAnsi" w:cs="Arial"/>
          </w:rPr>
          <w:delText xml:space="preserve">Conducted weekly and monthly team meetings and team building. </w:delText>
        </w:r>
      </w:del>
    </w:p>
    <w:p w14:paraId="72CFCC8E" w14:textId="77777777" w:rsidR="00DD2AAA" w:rsidRPr="00501B76" w:rsidRDefault="00DD2AAA" w:rsidP="00DD2AAA">
      <w:pPr>
        <w:numPr>
          <w:ilvl w:val="0"/>
          <w:numId w:val="3"/>
        </w:numPr>
        <w:rPr>
          <w:del w:id="3344" w:author="somadmin" w:date="2026-09-25T20:51:00Z" w16du:dateUtc="2026-09-26T00:51:00Z"/>
          <w:rFonts w:asciiTheme="minorHAnsi" w:hAnsiTheme="minorHAnsi" w:cs="Arial"/>
        </w:rPr>
      </w:pPr>
      <w:del w:id="3345" w:author="somadmin" w:date="2026-09-25T20:51:00Z" w16du:dateUtc="2026-09-26T00:51:00Z">
        <w:r w:rsidRPr="00501B76">
          <w:rPr>
            <w:rFonts w:asciiTheme="minorHAnsi" w:hAnsiTheme="minorHAnsi" w:cs="Arial"/>
          </w:rPr>
          <w:delText xml:space="preserve">Developed and implemented annual budget for administration of outpatient services. </w:delText>
        </w:r>
      </w:del>
    </w:p>
    <w:p w14:paraId="28E75721" w14:textId="77777777" w:rsidR="00DD2AAA" w:rsidRPr="00501B76" w:rsidRDefault="00DD2AAA" w:rsidP="00DD2AAA">
      <w:pPr>
        <w:numPr>
          <w:ilvl w:val="0"/>
          <w:numId w:val="3"/>
        </w:numPr>
        <w:rPr>
          <w:del w:id="3346" w:author="somadmin" w:date="2026-09-25T20:51:00Z" w16du:dateUtc="2026-09-26T00:51:00Z"/>
          <w:rFonts w:asciiTheme="minorHAnsi" w:hAnsiTheme="minorHAnsi" w:cs="Arial"/>
        </w:rPr>
      </w:pPr>
      <w:del w:id="3347" w:author="somadmin" w:date="2026-09-25T20:51:00Z" w16du:dateUtc="2026-09-26T00:51:00Z">
        <w:r w:rsidRPr="00501B76">
          <w:rPr>
            <w:rFonts w:asciiTheme="minorHAnsi" w:hAnsiTheme="minorHAnsi" w:cs="Arial"/>
          </w:rPr>
          <w:delText>Maintenance of clinic inventory, contract negotiations with equipment vendors.</w:delText>
        </w:r>
      </w:del>
    </w:p>
    <w:p w14:paraId="4E0643E9" w14:textId="77777777" w:rsidR="00DD2AAA" w:rsidRPr="00501B76" w:rsidRDefault="00DD2AAA" w:rsidP="007760BE">
      <w:pPr>
        <w:numPr>
          <w:ilvl w:val="0"/>
          <w:numId w:val="3"/>
        </w:numPr>
        <w:rPr>
          <w:del w:id="3348" w:author="somadmin" w:date="2026-09-25T20:51:00Z" w16du:dateUtc="2026-09-26T00:51:00Z"/>
          <w:rFonts w:asciiTheme="minorHAnsi" w:hAnsiTheme="minorHAnsi" w:cs="Arial"/>
        </w:rPr>
      </w:pPr>
      <w:del w:id="3349" w:author="somadmin" w:date="2026-09-25T20:51:00Z" w16du:dateUtc="2026-09-26T00:51:00Z">
        <w:r w:rsidRPr="00501B76">
          <w:rPr>
            <w:rFonts w:asciiTheme="minorHAnsi" w:hAnsiTheme="minorHAnsi" w:cs="Arial"/>
          </w:rPr>
          <w:delText>Task force chairperson and task force member for WORKcare Hawaii, Occupational Health Program.  Involved in program development and implementation of Castle’s Occupational Health Services.</w:delText>
        </w:r>
      </w:del>
    </w:p>
    <w:p w14:paraId="616820F4" w14:textId="77777777" w:rsidR="00DD2AAA" w:rsidRPr="00501B76" w:rsidRDefault="00DD2AAA" w:rsidP="00DD2AAA">
      <w:pPr>
        <w:ind w:left="2160" w:hanging="2160"/>
        <w:rPr>
          <w:del w:id="3350" w:author="somadmin" w:date="2026-09-25T20:51:00Z" w16du:dateUtc="2026-09-26T00:51:00Z"/>
          <w:rFonts w:asciiTheme="minorHAnsi" w:hAnsiTheme="minorHAnsi" w:cs="Arial"/>
        </w:rPr>
      </w:pPr>
      <w:del w:id="3351" w:author="somadmin" w:date="2026-09-25T20:51:00Z" w16du:dateUtc="2026-09-26T00:51:00Z">
        <w:r w:rsidRPr="00501B76">
          <w:rPr>
            <w:rFonts w:asciiTheme="minorHAnsi" w:hAnsiTheme="minorHAnsi" w:cs="Arial"/>
            <w:b/>
            <w:bCs/>
          </w:rPr>
          <w:delText>07/91 – 07/93</w:delText>
        </w:r>
        <w:r w:rsidRPr="00501B76">
          <w:rPr>
            <w:rFonts w:asciiTheme="minorHAnsi" w:hAnsiTheme="minorHAnsi" w:cs="Arial"/>
          </w:rPr>
          <w:tab/>
        </w:r>
        <w:r w:rsidRPr="00501B76">
          <w:rPr>
            <w:rFonts w:asciiTheme="minorHAnsi" w:hAnsiTheme="minorHAnsi" w:cs="Arial"/>
            <w:u w:val="single"/>
          </w:rPr>
          <w:delText>Lead Occupational Therapist / Team Leader</w:delText>
        </w:r>
        <w:r w:rsidRPr="00501B76">
          <w:rPr>
            <w:rFonts w:asciiTheme="minorHAnsi" w:hAnsiTheme="minorHAnsi" w:cs="Arial"/>
          </w:rPr>
          <w:delText>, Outpatient Rehabilitation</w:delText>
        </w:r>
      </w:del>
    </w:p>
    <w:p w14:paraId="72C50C46" w14:textId="77777777" w:rsidR="00DD2AAA" w:rsidRPr="00501B76" w:rsidRDefault="00DD2AAA" w:rsidP="00DD2AAA">
      <w:pPr>
        <w:numPr>
          <w:ilvl w:val="0"/>
          <w:numId w:val="4"/>
        </w:numPr>
        <w:rPr>
          <w:del w:id="3352" w:author="somadmin" w:date="2026-09-25T20:51:00Z" w16du:dateUtc="2026-09-26T00:51:00Z"/>
          <w:rFonts w:asciiTheme="minorHAnsi" w:hAnsiTheme="minorHAnsi" w:cs="Arial"/>
        </w:rPr>
      </w:pPr>
      <w:del w:id="3353" w:author="somadmin" w:date="2026-09-25T20:51:00Z" w16du:dateUtc="2026-09-26T00:51:00Z">
        <w:r w:rsidRPr="00501B76">
          <w:rPr>
            <w:rFonts w:asciiTheme="minorHAnsi" w:hAnsiTheme="minorHAnsi" w:cs="Arial"/>
          </w:rPr>
          <w:delText xml:space="preserve">Responsible for scheduling, evaluation, treatment and education of injured workers. </w:delText>
        </w:r>
      </w:del>
    </w:p>
    <w:p w14:paraId="0C74DF41" w14:textId="77777777" w:rsidR="00DD2AAA" w:rsidRPr="00501B76" w:rsidRDefault="00DD2AAA" w:rsidP="00DD2AAA">
      <w:pPr>
        <w:numPr>
          <w:ilvl w:val="0"/>
          <w:numId w:val="4"/>
        </w:numPr>
        <w:rPr>
          <w:del w:id="3354" w:author="somadmin" w:date="2026-09-25T20:51:00Z" w16du:dateUtc="2026-09-26T00:51:00Z"/>
          <w:rFonts w:asciiTheme="minorHAnsi" w:hAnsiTheme="minorHAnsi" w:cs="Arial"/>
        </w:rPr>
      </w:pPr>
      <w:del w:id="3355" w:author="somadmin" w:date="2026-09-25T20:51:00Z" w16du:dateUtc="2026-09-26T00:51:00Z">
        <w:r w:rsidRPr="00501B76">
          <w:rPr>
            <w:rFonts w:asciiTheme="minorHAnsi" w:hAnsiTheme="minorHAnsi" w:cs="Arial"/>
          </w:rPr>
          <w:delText xml:space="preserve">Supervision and coordination of daily operations of outpatient clinic. </w:delText>
        </w:r>
      </w:del>
    </w:p>
    <w:p w14:paraId="7AA583D2" w14:textId="77777777" w:rsidR="00DD2AAA" w:rsidRPr="00501B76" w:rsidRDefault="00DD2AAA" w:rsidP="00DD2AAA">
      <w:pPr>
        <w:numPr>
          <w:ilvl w:val="0"/>
          <w:numId w:val="4"/>
        </w:numPr>
        <w:rPr>
          <w:del w:id="3356" w:author="somadmin" w:date="2026-09-25T20:51:00Z" w16du:dateUtc="2026-09-26T00:51:00Z"/>
          <w:rFonts w:asciiTheme="minorHAnsi" w:hAnsiTheme="minorHAnsi" w:cs="Arial"/>
        </w:rPr>
      </w:pPr>
      <w:del w:id="3357" w:author="somadmin" w:date="2026-09-25T20:51:00Z" w16du:dateUtc="2026-09-26T00:51:00Z">
        <w:r w:rsidRPr="00501B76">
          <w:rPr>
            <w:rFonts w:asciiTheme="minorHAnsi" w:hAnsiTheme="minorHAnsi" w:cs="Arial"/>
          </w:rPr>
          <w:delText xml:space="preserve">Supervision of Certified Occupational Therapy Assistant. </w:delText>
        </w:r>
      </w:del>
    </w:p>
    <w:p w14:paraId="3ABF0CDF" w14:textId="77777777" w:rsidR="00DD2AAA" w:rsidRPr="00501B76" w:rsidRDefault="00DD2AAA" w:rsidP="00DD2AAA">
      <w:pPr>
        <w:numPr>
          <w:ilvl w:val="0"/>
          <w:numId w:val="4"/>
        </w:numPr>
        <w:rPr>
          <w:del w:id="3358" w:author="somadmin" w:date="2026-09-25T20:51:00Z" w16du:dateUtc="2026-09-26T00:51:00Z"/>
          <w:rFonts w:asciiTheme="minorHAnsi" w:hAnsiTheme="minorHAnsi" w:cs="Arial"/>
        </w:rPr>
      </w:pPr>
      <w:del w:id="3359" w:author="somadmin" w:date="2026-09-25T20:51:00Z" w16du:dateUtc="2026-09-26T00:51:00Z">
        <w:r w:rsidRPr="00501B76">
          <w:rPr>
            <w:rFonts w:asciiTheme="minorHAnsi" w:hAnsiTheme="minorHAnsi" w:cs="Arial"/>
          </w:rPr>
          <w:delText xml:space="preserve">Program development. </w:delText>
        </w:r>
      </w:del>
    </w:p>
    <w:p w14:paraId="4E5D8AF9" w14:textId="77777777" w:rsidR="00DD2AAA" w:rsidRPr="00501B76" w:rsidRDefault="00DD2AAA" w:rsidP="00DD2AAA">
      <w:pPr>
        <w:numPr>
          <w:ilvl w:val="0"/>
          <w:numId w:val="4"/>
        </w:numPr>
        <w:rPr>
          <w:del w:id="3360" w:author="somadmin" w:date="2026-09-25T20:51:00Z" w16du:dateUtc="2026-09-26T00:51:00Z"/>
          <w:rFonts w:asciiTheme="minorHAnsi" w:hAnsiTheme="minorHAnsi" w:cs="Arial"/>
        </w:rPr>
      </w:pPr>
      <w:del w:id="3361" w:author="somadmin" w:date="2026-09-25T20:51:00Z" w16du:dateUtc="2026-09-26T00:51:00Z">
        <w:r w:rsidRPr="00501B76">
          <w:rPr>
            <w:rFonts w:asciiTheme="minorHAnsi" w:hAnsiTheme="minorHAnsi" w:cs="Arial"/>
          </w:rPr>
          <w:delText>WorkWell Rehabilitation Newsletter editor.</w:delText>
        </w:r>
      </w:del>
    </w:p>
    <w:p w14:paraId="75A942A1" w14:textId="77777777" w:rsidR="00DD2AAA" w:rsidRPr="00501B76" w:rsidRDefault="00DD2AAA" w:rsidP="00DD2AAA">
      <w:pPr>
        <w:rPr>
          <w:del w:id="3362" w:author="somadmin" w:date="2026-09-25T20:51:00Z" w16du:dateUtc="2026-09-26T00:51:00Z"/>
          <w:rFonts w:asciiTheme="minorHAnsi" w:hAnsiTheme="minorHAnsi" w:cs="Arial"/>
        </w:rPr>
      </w:pPr>
      <w:del w:id="3363" w:author="somadmin" w:date="2026-09-25T20:51:00Z" w16du:dateUtc="2026-09-26T00:51:00Z">
        <w:r w:rsidRPr="00501B76">
          <w:rPr>
            <w:rFonts w:asciiTheme="minorHAnsi" w:hAnsiTheme="minorHAnsi" w:cs="Arial"/>
            <w:b/>
            <w:bCs/>
          </w:rPr>
          <w:delText>09/90 – 07/91</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u w:val="single"/>
          </w:rPr>
          <w:delText>Activity Therapy Coordinator</w:delText>
        </w:r>
        <w:r w:rsidRPr="00501B76">
          <w:rPr>
            <w:rFonts w:asciiTheme="minorHAnsi" w:hAnsiTheme="minorHAnsi" w:cs="Arial"/>
          </w:rPr>
          <w:delText>, Adult Psychiatric Unit</w:delText>
        </w:r>
      </w:del>
    </w:p>
    <w:p w14:paraId="796E01F6" w14:textId="77777777" w:rsidR="00DD2AAA" w:rsidRPr="00501B76" w:rsidRDefault="00DD2AAA" w:rsidP="00DD2AAA">
      <w:pPr>
        <w:numPr>
          <w:ilvl w:val="0"/>
          <w:numId w:val="5"/>
        </w:numPr>
        <w:tabs>
          <w:tab w:val="clear" w:pos="720"/>
          <w:tab w:val="num" w:pos="1080"/>
        </w:tabs>
        <w:ind w:left="1080"/>
        <w:rPr>
          <w:del w:id="3364" w:author="somadmin" w:date="2026-09-25T20:51:00Z" w16du:dateUtc="2026-09-26T00:51:00Z"/>
          <w:rFonts w:asciiTheme="minorHAnsi" w:hAnsiTheme="minorHAnsi" w:cs="Arial"/>
        </w:rPr>
      </w:pPr>
      <w:del w:id="3365" w:author="somadmin" w:date="2026-09-25T20:51:00Z" w16du:dateUtc="2026-09-26T00:51:00Z">
        <w:r w:rsidRPr="00501B76">
          <w:rPr>
            <w:rFonts w:asciiTheme="minorHAnsi" w:hAnsiTheme="minorHAnsi" w:cs="Arial"/>
          </w:rPr>
          <w:delText xml:space="preserve">Responsible for occupational therapy treatment groups in adult inpatient hospital unit. </w:delText>
        </w:r>
      </w:del>
    </w:p>
    <w:p w14:paraId="0C4E34BB" w14:textId="77777777" w:rsidR="00DD2AAA" w:rsidRPr="00501B76" w:rsidRDefault="00DD2AAA" w:rsidP="00DD2AAA">
      <w:pPr>
        <w:numPr>
          <w:ilvl w:val="0"/>
          <w:numId w:val="5"/>
        </w:numPr>
        <w:tabs>
          <w:tab w:val="clear" w:pos="720"/>
          <w:tab w:val="num" w:pos="1080"/>
        </w:tabs>
        <w:ind w:left="1080"/>
        <w:rPr>
          <w:del w:id="3366" w:author="somadmin" w:date="2026-09-25T20:51:00Z" w16du:dateUtc="2026-09-26T00:51:00Z"/>
          <w:rFonts w:asciiTheme="minorHAnsi" w:hAnsiTheme="minorHAnsi" w:cs="Arial"/>
        </w:rPr>
      </w:pPr>
      <w:del w:id="3367" w:author="somadmin" w:date="2026-09-25T20:51:00Z" w16du:dateUtc="2026-09-26T00:51:00Z">
        <w:r w:rsidRPr="00501B76">
          <w:rPr>
            <w:rFonts w:asciiTheme="minorHAnsi" w:hAnsiTheme="minorHAnsi" w:cs="Arial"/>
          </w:rPr>
          <w:delText xml:space="preserve">Program development. </w:delText>
        </w:r>
      </w:del>
    </w:p>
    <w:p w14:paraId="2F498EE0" w14:textId="77777777" w:rsidR="00DD2AAA" w:rsidRPr="00501B76" w:rsidRDefault="00DD2AAA" w:rsidP="00DD2AAA">
      <w:pPr>
        <w:numPr>
          <w:ilvl w:val="0"/>
          <w:numId w:val="5"/>
        </w:numPr>
        <w:tabs>
          <w:tab w:val="clear" w:pos="720"/>
          <w:tab w:val="num" w:pos="1080"/>
        </w:tabs>
        <w:ind w:left="1080"/>
        <w:rPr>
          <w:del w:id="3368" w:author="somadmin" w:date="2026-09-25T20:51:00Z" w16du:dateUtc="2026-09-26T00:51:00Z"/>
          <w:rFonts w:asciiTheme="minorHAnsi" w:hAnsiTheme="minorHAnsi" w:cs="Arial"/>
        </w:rPr>
      </w:pPr>
      <w:del w:id="3369" w:author="somadmin" w:date="2026-09-25T20:51:00Z" w16du:dateUtc="2026-09-26T00:51:00Z">
        <w:r w:rsidRPr="00501B76">
          <w:rPr>
            <w:rFonts w:asciiTheme="minorHAnsi" w:hAnsiTheme="minorHAnsi" w:cs="Arial"/>
          </w:rPr>
          <w:delText xml:space="preserve">Daily operations of Activity Therapy Department. </w:delText>
        </w:r>
      </w:del>
    </w:p>
    <w:p w14:paraId="33FAEFE8" w14:textId="77777777" w:rsidR="00DD2AAA" w:rsidRPr="00501B76" w:rsidRDefault="00DD2AAA" w:rsidP="00DD2AAA">
      <w:pPr>
        <w:numPr>
          <w:ilvl w:val="0"/>
          <w:numId w:val="5"/>
        </w:numPr>
        <w:tabs>
          <w:tab w:val="clear" w:pos="720"/>
          <w:tab w:val="num" w:pos="1080"/>
        </w:tabs>
        <w:ind w:left="1080"/>
        <w:rPr>
          <w:del w:id="3370" w:author="somadmin" w:date="2026-09-25T20:51:00Z" w16du:dateUtc="2026-09-26T00:51:00Z"/>
          <w:rFonts w:asciiTheme="minorHAnsi" w:hAnsiTheme="minorHAnsi" w:cs="Arial"/>
        </w:rPr>
      </w:pPr>
      <w:del w:id="3371" w:author="somadmin" w:date="2026-09-25T20:51:00Z" w16du:dateUtc="2026-09-26T00:51:00Z">
        <w:r w:rsidRPr="00501B76">
          <w:rPr>
            <w:rFonts w:asciiTheme="minorHAnsi" w:hAnsiTheme="minorHAnsi" w:cs="Arial"/>
          </w:rPr>
          <w:delText>Supervision of support staff.</w:delText>
        </w:r>
      </w:del>
    </w:p>
    <w:p w14:paraId="3CD26A87" w14:textId="77777777" w:rsidR="005735C4" w:rsidRPr="00501B76" w:rsidRDefault="005735C4" w:rsidP="00DD2AAA">
      <w:pPr>
        <w:pStyle w:val="Heading1"/>
        <w:rPr>
          <w:del w:id="3372" w:author="somadmin" w:date="2026-09-25T20:51:00Z" w16du:dateUtc="2026-09-26T00:51:00Z"/>
          <w:rFonts w:asciiTheme="minorHAnsi" w:hAnsiTheme="minorHAnsi" w:cs="Arial"/>
        </w:rPr>
      </w:pPr>
    </w:p>
    <w:p w14:paraId="6F4D8F50" w14:textId="77777777" w:rsidR="00DD2AAA" w:rsidRPr="00501B76" w:rsidRDefault="00DD2AAA" w:rsidP="00DD2AAA">
      <w:pPr>
        <w:pStyle w:val="Heading1"/>
        <w:rPr>
          <w:del w:id="3373" w:author="somadmin" w:date="2026-09-25T20:51:00Z" w16du:dateUtc="2026-09-26T00:51:00Z"/>
          <w:rFonts w:asciiTheme="minorHAnsi" w:hAnsiTheme="minorHAnsi" w:cs="Arial"/>
        </w:rPr>
      </w:pPr>
      <w:del w:id="3374" w:author="somadmin" w:date="2026-09-25T20:51:00Z" w16du:dateUtc="2026-09-26T00:51:00Z">
        <w:r w:rsidRPr="00501B76">
          <w:rPr>
            <w:rFonts w:asciiTheme="minorHAnsi" w:hAnsiTheme="minorHAnsi" w:cs="Arial"/>
          </w:rPr>
          <w:delText>University of California Irvine Medical Center</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rPr>
          <w:tab/>
          <w:delText xml:space="preserve"> </w:delText>
        </w:r>
        <w:r w:rsidRPr="00501B76">
          <w:rPr>
            <w:rFonts w:asciiTheme="minorHAnsi" w:hAnsiTheme="minorHAnsi" w:cs="Arial"/>
          </w:rPr>
          <w:tab/>
        </w:r>
        <w:r w:rsidR="00501B76">
          <w:rPr>
            <w:rFonts w:asciiTheme="minorHAnsi" w:hAnsiTheme="minorHAnsi" w:cs="Arial"/>
          </w:rPr>
          <w:delText>Orange, CA</w:delText>
        </w:r>
      </w:del>
    </w:p>
    <w:p w14:paraId="0D7FDAD7" w14:textId="77777777" w:rsidR="00DD2AAA" w:rsidRPr="00501B76" w:rsidRDefault="00DD2AAA" w:rsidP="00DD2AAA">
      <w:pPr>
        <w:rPr>
          <w:del w:id="3375" w:author="somadmin" w:date="2026-09-25T20:51:00Z" w16du:dateUtc="2026-09-26T00:51:00Z"/>
          <w:rFonts w:asciiTheme="minorHAnsi" w:hAnsiTheme="minorHAnsi" w:cs="Arial"/>
        </w:rPr>
      </w:pPr>
      <w:del w:id="3376" w:author="somadmin" w:date="2026-09-25T20:51:00Z" w16du:dateUtc="2026-09-26T00:51:00Z">
        <w:r w:rsidRPr="00501B76">
          <w:rPr>
            <w:rFonts w:asciiTheme="minorHAnsi" w:hAnsiTheme="minorHAnsi" w:cs="Arial"/>
            <w:b/>
            <w:bCs/>
          </w:rPr>
          <w:delText>1989 – 1990</w:delText>
        </w:r>
        <w:r w:rsidRPr="00501B76">
          <w:rPr>
            <w:rFonts w:asciiTheme="minorHAnsi" w:hAnsiTheme="minorHAnsi" w:cs="Arial"/>
          </w:rPr>
          <w:tab/>
        </w:r>
        <w:r w:rsidRPr="00501B76">
          <w:rPr>
            <w:rFonts w:asciiTheme="minorHAnsi" w:hAnsiTheme="minorHAnsi" w:cs="Arial"/>
          </w:rPr>
          <w:tab/>
        </w:r>
        <w:r w:rsidRPr="00501B76">
          <w:rPr>
            <w:rFonts w:asciiTheme="minorHAnsi" w:hAnsiTheme="minorHAnsi" w:cs="Arial"/>
            <w:u w:val="single"/>
          </w:rPr>
          <w:delText>Senior Occupational Therapist</w:delText>
        </w:r>
        <w:r w:rsidRPr="00501B76">
          <w:rPr>
            <w:rFonts w:asciiTheme="minorHAnsi" w:hAnsiTheme="minorHAnsi" w:cs="Arial"/>
          </w:rPr>
          <w:delText>, Adolescent Psychiatric Unit</w:delText>
        </w:r>
      </w:del>
    </w:p>
    <w:p w14:paraId="7CFB176F" w14:textId="77777777" w:rsidR="00DD2AAA" w:rsidRPr="00501B76" w:rsidRDefault="00DD2AAA" w:rsidP="00DD2AAA">
      <w:pPr>
        <w:numPr>
          <w:ilvl w:val="0"/>
          <w:numId w:val="6"/>
        </w:numPr>
        <w:rPr>
          <w:del w:id="3377" w:author="somadmin" w:date="2026-09-25T20:51:00Z" w16du:dateUtc="2026-09-26T00:51:00Z"/>
          <w:rFonts w:asciiTheme="minorHAnsi" w:hAnsiTheme="minorHAnsi" w:cs="Arial"/>
        </w:rPr>
      </w:pPr>
      <w:del w:id="3378" w:author="somadmin" w:date="2026-09-25T20:51:00Z" w16du:dateUtc="2026-09-26T00:51:00Z">
        <w:r w:rsidRPr="00501B76">
          <w:rPr>
            <w:rFonts w:asciiTheme="minorHAnsi" w:hAnsiTheme="minorHAnsi" w:cs="Arial"/>
          </w:rPr>
          <w:delText>Responsible for evaluation and treatment of adolescent (13-18 yrs.) and adult inpatients in an acute care psychiatric hospital.</w:delText>
        </w:r>
      </w:del>
    </w:p>
    <w:p w14:paraId="47BEF968" w14:textId="77777777" w:rsidR="00DD2AAA" w:rsidRPr="00501B76" w:rsidRDefault="00DD2AAA" w:rsidP="00DD2AAA">
      <w:pPr>
        <w:numPr>
          <w:ilvl w:val="0"/>
          <w:numId w:val="6"/>
        </w:numPr>
        <w:rPr>
          <w:del w:id="3379" w:author="somadmin" w:date="2026-09-25T20:51:00Z" w16du:dateUtc="2026-09-26T00:51:00Z"/>
          <w:rFonts w:asciiTheme="minorHAnsi" w:hAnsiTheme="minorHAnsi" w:cs="Arial"/>
        </w:rPr>
      </w:pPr>
      <w:del w:id="3380" w:author="somadmin" w:date="2026-09-25T20:51:00Z" w16du:dateUtc="2026-09-26T00:51:00Z">
        <w:r w:rsidRPr="00501B76">
          <w:rPr>
            <w:rFonts w:asciiTheme="minorHAnsi" w:hAnsiTheme="minorHAnsi" w:cs="Arial"/>
          </w:rPr>
          <w:delText>Planned and facilitated group therapy.</w:delText>
        </w:r>
      </w:del>
    </w:p>
    <w:p w14:paraId="0472DCD5" w14:textId="77777777" w:rsidR="00DD2AAA" w:rsidRPr="00501B76" w:rsidRDefault="00DD2AAA" w:rsidP="00DD2AAA">
      <w:pPr>
        <w:numPr>
          <w:ilvl w:val="0"/>
          <w:numId w:val="6"/>
        </w:numPr>
        <w:rPr>
          <w:del w:id="3381" w:author="somadmin" w:date="2026-09-25T20:51:00Z" w16du:dateUtc="2026-09-26T00:51:00Z"/>
          <w:rFonts w:asciiTheme="minorHAnsi" w:hAnsiTheme="minorHAnsi" w:cs="Arial"/>
        </w:rPr>
      </w:pPr>
      <w:del w:id="3382" w:author="somadmin" w:date="2026-09-25T20:51:00Z" w16du:dateUtc="2026-09-26T00:51:00Z">
        <w:r w:rsidRPr="00501B76">
          <w:rPr>
            <w:rFonts w:asciiTheme="minorHAnsi" w:hAnsiTheme="minorHAnsi" w:cs="Arial"/>
          </w:rPr>
          <w:delText>Conducted vocational/occupational assessment.</w:delText>
        </w:r>
      </w:del>
    </w:p>
    <w:p w14:paraId="458E86E2" w14:textId="77777777" w:rsidR="00DD2AAA" w:rsidRPr="00501B76" w:rsidRDefault="00DD2AAA" w:rsidP="00DD2AAA">
      <w:pPr>
        <w:numPr>
          <w:ilvl w:val="0"/>
          <w:numId w:val="6"/>
        </w:numPr>
        <w:rPr>
          <w:del w:id="3383" w:author="somadmin" w:date="2026-09-25T20:51:00Z" w16du:dateUtc="2026-09-26T00:51:00Z"/>
          <w:rFonts w:asciiTheme="minorHAnsi" w:hAnsiTheme="minorHAnsi" w:cs="Arial"/>
        </w:rPr>
      </w:pPr>
      <w:del w:id="3384" w:author="somadmin" w:date="2026-09-25T20:51:00Z" w16du:dateUtc="2026-09-26T00:51:00Z">
        <w:r w:rsidRPr="00501B76">
          <w:rPr>
            <w:rFonts w:asciiTheme="minorHAnsi" w:hAnsiTheme="minorHAnsi" w:cs="Arial"/>
          </w:rPr>
          <w:delText xml:space="preserve">Program development. </w:delText>
        </w:r>
      </w:del>
    </w:p>
    <w:p w14:paraId="07D96C17" w14:textId="77777777" w:rsidR="00DD2AAA" w:rsidRPr="00501B76" w:rsidRDefault="00DD2AAA" w:rsidP="00DD2AAA">
      <w:pPr>
        <w:numPr>
          <w:ilvl w:val="0"/>
          <w:numId w:val="6"/>
        </w:numPr>
        <w:rPr>
          <w:del w:id="3385" w:author="somadmin" w:date="2026-09-25T20:51:00Z" w16du:dateUtc="2026-09-26T00:51:00Z"/>
          <w:rFonts w:asciiTheme="minorHAnsi" w:hAnsiTheme="minorHAnsi" w:cs="Arial"/>
        </w:rPr>
      </w:pPr>
      <w:del w:id="3386" w:author="somadmin" w:date="2026-09-25T20:51:00Z" w16du:dateUtc="2026-09-26T00:51:00Z">
        <w:r w:rsidRPr="00501B76">
          <w:rPr>
            <w:rFonts w:asciiTheme="minorHAnsi" w:hAnsiTheme="minorHAnsi" w:cs="Arial"/>
          </w:rPr>
          <w:delText>Development and implementation of Club 1218 (teen substance abuse group).</w:delText>
        </w:r>
      </w:del>
    </w:p>
    <w:p w14:paraId="3B14559E" w14:textId="77777777" w:rsidR="00DD2AAA" w:rsidRPr="00501B76" w:rsidRDefault="00DD2AAA" w:rsidP="00DD2AAA">
      <w:pPr>
        <w:numPr>
          <w:ilvl w:val="0"/>
          <w:numId w:val="6"/>
        </w:numPr>
        <w:rPr>
          <w:del w:id="3387" w:author="somadmin" w:date="2026-09-25T20:51:00Z" w16du:dateUtc="2026-09-26T00:51:00Z"/>
          <w:rFonts w:asciiTheme="minorHAnsi" w:hAnsiTheme="minorHAnsi" w:cs="Arial"/>
        </w:rPr>
      </w:pPr>
      <w:del w:id="3388" w:author="somadmin" w:date="2026-09-25T20:51:00Z" w16du:dateUtc="2026-09-26T00:51:00Z">
        <w:r w:rsidRPr="00501B76">
          <w:rPr>
            <w:rFonts w:asciiTheme="minorHAnsi" w:hAnsiTheme="minorHAnsi" w:cs="Arial"/>
          </w:rPr>
          <w:delText>Supervised OT student.</w:delText>
        </w:r>
      </w:del>
    </w:p>
    <w:p w14:paraId="16256F22" w14:textId="77777777" w:rsidR="00DD2AAA" w:rsidRPr="00501B76" w:rsidRDefault="00DD2AAA" w:rsidP="00DD2AAA">
      <w:pPr>
        <w:rPr>
          <w:del w:id="3389" w:author="somadmin" w:date="2026-09-25T20:51:00Z" w16du:dateUtc="2026-09-26T00:51:00Z"/>
          <w:rFonts w:asciiTheme="minorHAnsi" w:hAnsiTheme="minorHAnsi" w:cs="Arial"/>
        </w:rPr>
      </w:pPr>
    </w:p>
    <w:p w14:paraId="352531EF" w14:textId="77777777" w:rsidR="00DD2AAA" w:rsidRPr="00501B76" w:rsidRDefault="00DD2AAA" w:rsidP="00DD2AAA">
      <w:pPr>
        <w:pStyle w:val="Heading2"/>
        <w:rPr>
          <w:del w:id="3390" w:author="somadmin" w:date="2026-09-25T20:51:00Z" w16du:dateUtc="2026-09-26T00:51:00Z"/>
          <w:rFonts w:asciiTheme="minorHAnsi" w:hAnsiTheme="minorHAnsi" w:cs="Arial"/>
        </w:rPr>
      </w:pPr>
      <w:del w:id="3391" w:author="somadmin" w:date="2026-09-25T20:51:00Z" w16du:dateUtc="2026-09-26T00:51:00Z">
        <w:r w:rsidRPr="00501B76">
          <w:rPr>
            <w:rFonts w:asciiTheme="minorHAnsi" w:hAnsiTheme="minorHAnsi" w:cs="Arial"/>
          </w:rPr>
          <w:delText>PROFESSIONAL DEVELOPMENT</w:delText>
        </w:r>
      </w:del>
    </w:p>
    <w:p w14:paraId="6EF97BB5" w14:textId="77777777" w:rsidR="00CE3B53" w:rsidRPr="00501B76" w:rsidRDefault="00CE3B53" w:rsidP="00355E00">
      <w:pPr>
        <w:rPr>
          <w:del w:id="3392" w:author="somadmin" w:date="2026-09-25T20:51:00Z" w16du:dateUtc="2026-09-26T00:51:00Z"/>
          <w:rFonts w:asciiTheme="minorHAnsi" w:hAnsiTheme="minorHAnsi" w:cs="Arial"/>
          <w:b/>
        </w:rPr>
      </w:pPr>
    </w:p>
    <w:p w14:paraId="740BBF71" w14:textId="77777777" w:rsidR="00355E00" w:rsidRDefault="00CE3B53" w:rsidP="00355E00">
      <w:pPr>
        <w:rPr>
          <w:del w:id="3393" w:author="somadmin" w:date="2026-09-25T20:51:00Z" w16du:dateUtc="2026-09-26T00:51:00Z"/>
          <w:rFonts w:asciiTheme="minorHAnsi" w:hAnsiTheme="minorHAnsi" w:cs="Arial"/>
          <w:b/>
          <w:u w:val="single"/>
        </w:rPr>
      </w:pPr>
      <w:del w:id="3394" w:author="somadmin" w:date="2026-09-25T20:51:00Z" w16du:dateUtc="2026-09-26T00:51:00Z">
        <w:r w:rsidRPr="00501B76">
          <w:rPr>
            <w:rFonts w:asciiTheme="minorHAnsi" w:hAnsiTheme="minorHAnsi" w:cs="Arial"/>
            <w:b/>
            <w:u w:val="single"/>
          </w:rPr>
          <w:delText>Presentations</w:delText>
        </w:r>
      </w:del>
    </w:p>
    <w:p w14:paraId="01BC5973" w14:textId="77777777" w:rsidR="00CC7599" w:rsidRPr="00092D57" w:rsidRDefault="00092D57" w:rsidP="00092D57">
      <w:pPr>
        <w:ind w:left="2160" w:hanging="2160"/>
        <w:rPr>
          <w:del w:id="3395" w:author="somadmin" w:date="2026-09-25T20:51:00Z" w16du:dateUtc="2026-09-26T00:51:00Z"/>
          <w:rFonts w:asciiTheme="minorHAnsi" w:hAnsiTheme="minorHAnsi" w:cs="Arial"/>
        </w:rPr>
      </w:pPr>
      <w:del w:id="3396" w:author="somadmin" w:date="2026-09-25T20:51:00Z" w16du:dateUtc="2026-09-26T00:51:00Z">
        <w:r w:rsidRPr="00092D57">
          <w:rPr>
            <w:rFonts w:asciiTheme="minorHAnsi" w:hAnsiTheme="minorHAnsi" w:cs="Arial"/>
            <w:b/>
          </w:rPr>
          <w:delText>07/22/17</w:delText>
        </w:r>
        <w:r>
          <w:rPr>
            <w:rFonts w:asciiTheme="minorHAnsi" w:hAnsiTheme="minorHAnsi" w:cs="Arial"/>
            <w:b/>
          </w:rPr>
          <w:tab/>
        </w:r>
        <w:r w:rsidRPr="00501B76">
          <w:rPr>
            <w:rFonts w:asciiTheme="minorHAnsi" w:hAnsiTheme="minorHAnsi" w:cs="Arial"/>
            <w:b/>
          </w:rPr>
          <w:delText>Co-presented</w:delText>
        </w:r>
        <w:r w:rsidRPr="00501B76">
          <w:rPr>
            <w:rFonts w:asciiTheme="minorHAnsi" w:hAnsiTheme="minorHAnsi" w:cs="Arial"/>
          </w:rPr>
          <w:delText xml:space="preserve"> TheraVision “Seeing is Believing!  Visual Rehabilitation as it Applies to Rehabilitation Professionals, </w:delText>
        </w:r>
        <w:r>
          <w:rPr>
            <w:rFonts w:asciiTheme="minorHAnsi" w:hAnsiTheme="minorHAnsi" w:cs="Arial"/>
          </w:rPr>
          <w:delText>Indiana University Methodist Hospital, Indianapolis,IN</w:delText>
        </w:r>
        <w:r w:rsidRPr="00501B76">
          <w:rPr>
            <w:rFonts w:asciiTheme="minorHAnsi" w:hAnsiTheme="minorHAnsi" w:cs="Arial"/>
          </w:rPr>
          <w:delText>.</w:delText>
        </w:r>
      </w:del>
    </w:p>
    <w:p w14:paraId="31C04CF2" w14:textId="77777777" w:rsidR="00355E00" w:rsidRPr="00501B76" w:rsidRDefault="00CE3B53" w:rsidP="004A15CD">
      <w:pPr>
        <w:ind w:left="2160" w:hanging="2160"/>
        <w:rPr>
          <w:del w:id="3397" w:author="somadmin" w:date="2026-09-25T20:51:00Z" w16du:dateUtc="2026-09-26T00:51:00Z"/>
          <w:rFonts w:asciiTheme="minorHAnsi" w:hAnsiTheme="minorHAnsi" w:cs="Arial"/>
        </w:rPr>
      </w:pPr>
      <w:del w:id="3398" w:author="somadmin" w:date="2026-09-25T20:51:00Z" w16du:dateUtc="2026-09-26T00:51:00Z">
        <w:r w:rsidRPr="00501B76">
          <w:rPr>
            <w:rFonts w:asciiTheme="minorHAnsi" w:hAnsiTheme="minorHAnsi" w:cs="Arial"/>
            <w:b/>
          </w:rPr>
          <w:delText>0</w:delText>
        </w:r>
        <w:r w:rsidR="00355E00" w:rsidRPr="00501B76">
          <w:rPr>
            <w:rFonts w:asciiTheme="minorHAnsi" w:hAnsiTheme="minorHAnsi" w:cs="Arial"/>
            <w:b/>
          </w:rPr>
          <w:delText>4/</w:delText>
        </w:r>
        <w:r w:rsidRPr="00501B76">
          <w:rPr>
            <w:rFonts w:asciiTheme="minorHAnsi" w:hAnsiTheme="minorHAnsi" w:cs="Arial"/>
            <w:b/>
          </w:rPr>
          <w:delText>0</w:delText>
        </w:r>
        <w:r w:rsidR="00355E00" w:rsidRPr="00501B76">
          <w:rPr>
            <w:rFonts w:asciiTheme="minorHAnsi" w:hAnsiTheme="minorHAnsi" w:cs="Arial"/>
            <w:b/>
          </w:rPr>
          <w:delText>8/16</w:delText>
        </w:r>
        <w:r w:rsidR="00355E00" w:rsidRPr="00501B76">
          <w:rPr>
            <w:rFonts w:asciiTheme="minorHAnsi" w:hAnsiTheme="minorHAnsi" w:cs="Arial"/>
            <w:b/>
          </w:rPr>
          <w:tab/>
          <w:delText>Co-presented</w:delText>
        </w:r>
        <w:r w:rsidR="00355E00" w:rsidRPr="00501B76">
          <w:rPr>
            <w:rFonts w:asciiTheme="minorHAnsi" w:hAnsiTheme="minorHAnsi" w:cs="Arial"/>
          </w:rPr>
          <w:delText xml:space="preserve"> Short Course “Collaborating </w:delText>
        </w:r>
        <w:r w:rsidR="008050AF" w:rsidRPr="00501B76">
          <w:rPr>
            <w:rFonts w:asciiTheme="minorHAnsi" w:hAnsiTheme="minorHAnsi" w:cs="Arial"/>
          </w:rPr>
          <w:delText>with</w:delText>
        </w:r>
        <w:r w:rsidR="00355E00" w:rsidRPr="00501B76">
          <w:rPr>
            <w:rFonts w:asciiTheme="minorHAnsi" w:hAnsiTheme="minorHAnsi" w:cs="Arial"/>
          </w:rPr>
          <w:delText xml:space="preserve"> Eye Care Professionals:  An Occupational Therapist’s Guide to Vision Screening and Referral, AOTA National Conference, Chicago IL.</w:delText>
        </w:r>
      </w:del>
    </w:p>
    <w:p w14:paraId="3954B449" w14:textId="77777777" w:rsidR="00355E00" w:rsidRPr="00501B76" w:rsidRDefault="00CE3B53" w:rsidP="004A15CD">
      <w:pPr>
        <w:ind w:left="2160" w:hanging="2160"/>
        <w:rPr>
          <w:del w:id="3399" w:author="somadmin" w:date="2026-09-25T20:51:00Z" w16du:dateUtc="2026-09-26T00:51:00Z"/>
          <w:rFonts w:asciiTheme="minorHAnsi" w:hAnsiTheme="minorHAnsi" w:cs="Arial"/>
        </w:rPr>
      </w:pPr>
      <w:del w:id="3400" w:author="somadmin" w:date="2026-09-25T20:51:00Z" w16du:dateUtc="2026-09-26T00:51:00Z">
        <w:r w:rsidRPr="00501B76">
          <w:rPr>
            <w:rFonts w:asciiTheme="minorHAnsi" w:hAnsiTheme="minorHAnsi" w:cs="Arial"/>
            <w:b/>
          </w:rPr>
          <w:delText>0</w:delText>
        </w:r>
        <w:r w:rsidR="00355E00" w:rsidRPr="00501B76">
          <w:rPr>
            <w:rFonts w:asciiTheme="minorHAnsi" w:hAnsiTheme="minorHAnsi" w:cs="Arial"/>
            <w:b/>
          </w:rPr>
          <w:delText>5/16/15</w:delText>
        </w:r>
        <w:r w:rsidR="00355E00" w:rsidRPr="00501B76">
          <w:rPr>
            <w:rFonts w:asciiTheme="minorHAnsi" w:hAnsiTheme="minorHAnsi" w:cs="Arial"/>
            <w:b/>
          </w:rPr>
          <w:tab/>
          <w:delText>Co-</w:delText>
        </w:r>
        <w:r w:rsidR="0049752D" w:rsidRPr="00501B76">
          <w:rPr>
            <w:rFonts w:asciiTheme="minorHAnsi" w:hAnsiTheme="minorHAnsi" w:cs="Arial"/>
            <w:b/>
          </w:rPr>
          <w:delText>presented</w:delText>
        </w:r>
        <w:r w:rsidR="0049752D" w:rsidRPr="00501B76">
          <w:rPr>
            <w:rFonts w:asciiTheme="minorHAnsi" w:hAnsiTheme="minorHAnsi" w:cs="Arial"/>
          </w:rPr>
          <w:delText xml:space="preserve"> </w:delText>
        </w:r>
        <w:r w:rsidR="008050AF" w:rsidRPr="00501B76">
          <w:rPr>
            <w:rFonts w:asciiTheme="minorHAnsi" w:hAnsiTheme="minorHAnsi" w:cs="Arial"/>
          </w:rPr>
          <w:delText>TheraVision “</w:delText>
        </w:r>
        <w:r w:rsidR="00355E00" w:rsidRPr="00501B76">
          <w:rPr>
            <w:rFonts w:asciiTheme="minorHAnsi" w:hAnsiTheme="minorHAnsi" w:cs="Arial"/>
          </w:rPr>
          <w:delText>Seeing is Believing!  Visual Rehabilitation as it Applies to Rehabilitation Professionals, Rush Copley Medical Center, Aurora, IL.</w:delText>
        </w:r>
      </w:del>
    </w:p>
    <w:p w14:paraId="0195333C" w14:textId="77777777" w:rsidR="00355E00" w:rsidRPr="00501B76" w:rsidRDefault="00CE3B53" w:rsidP="004A15CD">
      <w:pPr>
        <w:ind w:left="2160" w:hanging="2160"/>
        <w:rPr>
          <w:del w:id="3401" w:author="somadmin" w:date="2026-09-25T20:51:00Z" w16du:dateUtc="2026-09-26T00:51:00Z"/>
          <w:rFonts w:asciiTheme="minorHAnsi" w:hAnsiTheme="minorHAnsi" w:cs="Arial"/>
        </w:rPr>
      </w:pPr>
      <w:del w:id="3402" w:author="somadmin" w:date="2026-09-25T20:51:00Z" w16du:dateUtc="2026-09-26T00:51:00Z">
        <w:r w:rsidRPr="00501B76">
          <w:rPr>
            <w:rFonts w:asciiTheme="minorHAnsi" w:hAnsiTheme="minorHAnsi" w:cs="Arial"/>
            <w:b/>
          </w:rPr>
          <w:delText>0</w:delText>
        </w:r>
        <w:r w:rsidR="00355E00" w:rsidRPr="00501B76">
          <w:rPr>
            <w:rFonts w:asciiTheme="minorHAnsi" w:hAnsiTheme="minorHAnsi" w:cs="Arial"/>
            <w:b/>
          </w:rPr>
          <w:delText>6/21/14</w:delText>
        </w:r>
        <w:r w:rsidR="00355E00" w:rsidRPr="00501B76">
          <w:rPr>
            <w:rFonts w:asciiTheme="minorHAnsi" w:hAnsiTheme="minorHAnsi" w:cs="Arial"/>
            <w:b/>
          </w:rPr>
          <w:tab/>
          <w:delText>Co-presented</w:delText>
        </w:r>
        <w:r w:rsidR="00355E00" w:rsidRPr="00501B76">
          <w:rPr>
            <w:rFonts w:asciiTheme="minorHAnsi" w:hAnsiTheme="minorHAnsi" w:cs="Arial"/>
          </w:rPr>
          <w:delText xml:space="preserve"> </w:delText>
        </w:r>
        <w:r w:rsidR="0049752D" w:rsidRPr="00501B76">
          <w:rPr>
            <w:rFonts w:asciiTheme="minorHAnsi" w:hAnsiTheme="minorHAnsi" w:cs="Arial"/>
          </w:rPr>
          <w:delText>TheraVision “</w:delText>
        </w:r>
        <w:r w:rsidR="00355E00" w:rsidRPr="00501B76">
          <w:rPr>
            <w:rFonts w:asciiTheme="minorHAnsi" w:hAnsiTheme="minorHAnsi" w:cs="Arial"/>
          </w:rPr>
          <w:delText>Seeing is Believing!  Visual Rehabilitation as it Applies to Rehabilitation Professionals, Rush Copley Medical Center, Aurora, IL.</w:delText>
        </w:r>
      </w:del>
    </w:p>
    <w:p w14:paraId="53DB28B0" w14:textId="77777777" w:rsidR="00355E00" w:rsidRPr="00501B76" w:rsidRDefault="00CE3B53" w:rsidP="004A15CD">
      <w:pPr>
        <w:ind w:left="2160" w:hanging="2160"/>
        <w:rPr>
          <w:del w:id="3403" w:author="somadmin" w:date="2026-09-25T20:51:00Z" w16du:dateUtc="2026-09-26T00:51:00Z"/>
          <w:rFonts w:asciiTheme="minorHAnsi" w:hAnsiTheme="minorHAnsi" w:cs="Arial"/>
        </w:rPr>
      </w:pPr>
      <w:del w:id="3404" w:author="somadmin" w:date="2026-09-25T20:51:00Z" w16du:dateUtc="2026-09-26T00:51:00Z">
        <w:r w:rsidRPr="00501B76">
          <w:rPr>
            <w:rFonts w:asciiTheme="minorHAnsi" w:hAnsiTheme="minorHAnsi" w:cs="Arial"/>
            <w:b/>
          </w:rPr>
          <w:delText>0</w:delText>
        </w:r>
        <w:r w:rsidR="00355E00" w:rsidRPr="00501B76">
          <w:rPr>
            <w:rFonts w:asciiTheme="minorHAnsi" w:hAnsiTheme="minorHAnsi" w:cs="Arial"/>
            <w:b/>
          </w:rPr>
          <w:delText>9/27/13</w:delText>
        </w:r>
        <w:r w:rsidR="00355E00" w:rsidRPr="00501B76">
          <w:rPr>
            <w:rFonts w:asciiTheme="minorHAnsi" w:hAnsiTheme="minorHAnsi" w:cs="Arial"/>
            <w:b/>
          </w:rPr>
          <w:tab/>
          <w:delText>Co-presented</w:delText>
        </w:r>
        <w:r w:rsidR="00355E00" w:rsidRPr="00501B76">
          <w:rPr>
            <w:rFonts w:asciiTheme="minorHAnsi" w:hAnsiTheme="minorHAnsi" w:cs="Arial"/>
          </w:rPr>
          <w:delText xml:space="preserve"> </w:delText>
        </w:r>
        <w:r w:rsidR="0049752D" w:rsidRPr="00501B76">
          <w:rPr>
            <w:rFonts w:asciiTheme="minorHAnsi" w:hAnsiTheme="minorHAnsi" w:cs="Arial"/>
          </w:rPr>
          <w:delText>TheraVision “</w:delText>
        </w:r>
        <w:r w:rsidR="00355E00" w:rsidRPr="00501B76">
          <w:rPr>
            <w:rFonts w:asciiTheme="minorHAnsi" w:hAnsiTheme="minorHAnsi" w:cs="Arial"/>
          </w:rPr>
          <w:delText>Seeing is Believing!  Visual Rehabilitation as it Applies to Rehabilitation Professionals, Rush Copley Medical Center, Aurora, IL.</w:delText>
        </w:r>
      </w:del>
    </w:p>
    <w:p w14:paraId="19B4C201" w14:textId="77777777" w:rsidR="00355E00" w:rsidRPr="00501B76" w:rsidRDefault="00355E00" w:rsidP="004A15CD">
      <w:pPr>
        <w:ind w:left="2160" w:hanging="2160"/>
        <w:rPr>
          <w:del w:id="3405" w:author="somadmin" w:date="2026-09-25T20:51:00Z" w16du:dateUtc="2026-09-26T00:51:00Z"/>
          <w:rFonts w:asciiTheme="minorHAnsi" w:hAnsiTheme="minorHAnsi" w:cs="Arial"/>
        </w:rPr>
      </w:pPr>
      <w:del w:id="3406" w:author="somadmin" w:date="2026-09-25T20:51:00Z" w16du:dateUtc="2026-09-26T00:51:00Z">
        <w:r w:rsidRPr="00501B76">
          <w:rPr>
            <w:rFonts w:asciiTheme="minorHAnsi" w:hAnsiTheme="minorHAnsi" w:cs="Arial"/>
            <w:b/>
          </w:rPr>
          <w:delText>10/28/08</w:delText>
        </w:r>
        <w:r w:rsidRPr="00501B76">
          <w:rPr>
            <w:rFonts w:asciiTheme="minorHAnsi" w:hAnsiTheme="minorHAnsi" w:cs="Arial"/>
            <w:b/>
          </w:rPr>
          <w:tab/>
          <w:delText>Co-presented</w:delText>
        </w:r>
        <w:r w:rsidRPr="00501B76">
          <w:rPr>
            <w:rFonts w:asciiTheme="minorHAnsi" w:hAnsiTheme="minorHAnsi" w:cs="Arial"/>
          </w:rPr>
          <w:delText xml:space="preserve"> “What is Vision?  It’</w:delText>
        </w:r>
        <w:r w:rsidR="0049752D" w:rsidRPr="00501B76">
          <w:rPr>
            <w:rFonts w:asciiTheme="minorHAnsi" w:hAnsiTheme="minorHAnsi" w:cs="Arial"/>
          </w:rPr>
          <w:delText>s Not J</w:delText>
        </w:r>
        <w:r w:rsidRPr="00501B76">
          <w:rPr>
            <w:rFonts w:asciiTheme="minorHAnsi" w:hAnsiTheme="minorHAnsi" w:cs="Arial"/>
          </w:rPr>
          <w:delText>ust Seeing Clearly!  Integrating Vision into a Holistic Rehabilitation Program, Marianjoy Rehabilitation Hospital, Wheaton, IL.</w:delText>
        </w:r>
      </w:del>
    </w:p>
    <w:p w14:paraId="46836C0A" w14:textId="77777777" w:rsidR="00355E00" w:rsidRPr="00501B76" w:rsidRDefault="00CE3B53" w:rsidP="004A15CD">
      <w:pPr>
        <w:ind w:left="2160" w:hanging="2160"/>
        <w:rPr>
          <w:del w:id="3407" w:author="somadmin" w:date="2026-09-25T20:51:00Z" w16du:dateUtc="2026-09-26T00:51:00Z"/>
          <w:rFonts w:asciiTheme="minorHAnsi" w:hAnsiTheme="minorHAnsi" w:cs="Arial"/>
        </w:rPr>
      </w:pPr>
      <w:del w:id="3408" w:author="somadmin" w:date="2026-09-25T20:51:00Z" w16du:dateUtc="2026-09-26T00:51:00Z">
        <w:r w:rsidRPr="00501B76">
          <w:rPr>
            <w:rFonts w:asciiTheme="minorHAnsi" w:hAnsiTheme="minorHAnsi" w:cs="Arial"/>
            <w:b/>
          </w:rPr>
          <w:delText>0</w:delText>
        </w:r>
        <w:r w:rsidR="00355E00" w:rsidRPr="00501B76">
          <w:rPr>
            <w:rFonts w:asciiTheme="minorHAnsi" w:hAnsiTheme="minorHAnsi" w:cs="Arial"/>
            <w:b/>
          </w:rPr>
          <w:delText>4/</w:delText>
        </w:r>
        <w:r w:rsidRPr="00501B76">
          <w:rPr>
            <w:rFonts w:asciiTheme="minorHAnsi" w:hAnsiTheme="minorHAnsi" w:cs="Arial"/>
            <w:b/>
          </w:rPr>
          <w:delText>0</w:delText>
        </w:r>
        <w:r w:rsidR="00355E00" w:rsidRPr="00501B76">
          <w:rPr>
            <w:rFonts w:asciiTheme="minorHAnsi" w:hAnsiTheme="minorHAnsi" w:cs="Arial"/>
            <w:b/>
          </w:rPr>
          <w:delText>5/08</w:delText>
        </w:r>
        <w:r w:rsidR="00355E00" w:rsidRPr="00501B76">
          <w:rPr>
            <w:rFonts w:asciiTheme="minorHAnsi" w:hAnsiTheme="minorHAnsi" w:cs="Arial"/>
            <w:b/>
          </w:rPr>
          <w:tab/>
          <w:delText>Co-presented</w:delText>
        </w:r>
        <w:r w:rsidR="00355E00" w:rsidRPr="00501B76">
          <w:rPr>
            <w:rFonts w:asciiTheme="minorHAnsi" w:hAnsiTheme="minorHAnsi" w:cs="Arial"/>
          </w:rPr>
          <w:delText xml:space="preserve"> “integrating Vision into a Holistic Rehabilitation Program:  Understanding Visual Rehabilitation as it Applied to Occupational and Physical Therapy with a Variety of Clients”, Marianjoy Rehabilitation Hospital, Wheaton, IL.</w:delText>
        </w:r>
      </w:del>
    </w:p>
    <w:p w14:paraId="3AD4A701" w14:textId="77777777" w:rsidR="00355E00" w:rsidRPr="00501B76" w:rsidRDefault="00355E00" w:rsidP="004A15CD">
      <w:pPr>
        <w:ind w:left="2160" w:hanging="2160"/>
        <w:rPr>
          <w:del w:id="3409" w:author="somadmin" w:date="2026-09-25T20:51:00Z" w16du:dateUtc="2026-09-26T00:51:00Z"/>
          <w:rFonts w:asciiTheme="minorHAnsi" w:hAnsiTheme="minorHAnsi" w:cs="Arial"/>
        </w:rPr>
      </w:pPr>
      <w:del w:id="3410" w:author="somadmin" w:date="2026-09-25T20:51:00Z" w16du:dateUtc="2026-09-26T00:51:00Z">
        <w:r w:rsidRPr="00501B76">
          <w:rPr>
            <w:rFonts w:asciiTheme="minorHAnsi" w:hAnsiTheme="minorHAnsi" w:cs="Arial"/>
            <w:b/>
          </w:rPr>
          <w:delText>11/01/07</w:delText>
        </w:r>
        <w:r w:rsidRPr="00501B76">
          <w:rPr>
            <w:rFonts w:asciiTheme="minorHAnsi" w:hAnsiTheme="minorHAnsi" w:cs="Arial"/>
            <w:b/>
          </w:rPr>
          <w:tab/>
          <w:delText>Presented</w:delText>
        </w:r>
        <w:r w:rsidRPr="00501B76">
          <w:rPr>
            <w:rFonts w:asciiTheme="minorHAnsi" w:hAnsiTheme="minorHAnsi" w:cs="Arial"/>
          </w:rPr>
          <w:delText xml:space="preserve"> “But You Look Just Fine: Mild Acquired Traumatic Brain Injury – An Occupational Therapy </w:delText>
        </w:r>
        <w:r w:rsidR="0049752D" w:rsidRPr="00501B76">
          <w:rPr>
            <w:rFonts w:asciiTheme="minorHAnsi" w:hAnsiTheme="minorHAnsi" w:cs="Arial"/>
          </w:rPr>
          <w:delText>Approach</w:delText>
        </w:r>
        <w:r w:rsidRPr="00501B76">
          <w:rPr>
            <w:rFonts w:asciiTheme="minorHAnsi" w:hAnsiTheme="minorHAnsi" w:cs="Arial"/>
          </w:rPr>
          <w:delText xml:space="preserve"> to the Invisible Disability”, Illinois Occupational Therapy Association State Conference, Naperville, IL.</w:delText>
        </w:r>
      </w:del>
    </w:p>
    <w:p w14:paraId="0B17B65F" w14:textId="77777777" w:rsidR="00355E00" w:rsidRPr="00501B76" w:rsidRDefault="00355E00" w:rsidP="004A15CD">
      <w:pPr>
        <w:ind w:left="2160" w:hanging="2160"/>
        <w:rPr>
          <w:del w:id="3411" w:author="somadmin" w:date="2026-09-25T20:51:00Z" w16du:dateUtc="2026-09-26T00:51:00Z"/>
          <w:rFonts w:asciiTheme="minorHAnsi" w:hAnsiTheme="minorHAnsi" w:cs="Arial"/>
        </w:rPr>
      </w:pPr>
      <w:del w:id="3412" w:author="somadmin" w:date="2026-09-25T20:51:00Z" w16du:dateUtc="2026-09-26T00:51:00Z">
        <w:r w:rsidRPr="00501B76">
          <w:rPr>
            <w:rFonts w:asciiTheme="minorHAnsi" w:hAnsiTheme="minorHAnsi" w:cs="Arial"/>
            <w:b/>
          </w:rPr>
          <w:delText>10/2007</w:delText>
        </w:r>
        <w:r w:rsidRPr="00501B76">
          <w:rPr>
            <w:rFonts w:asciiTheme="minorHAnsi" w:hAnsiTheme="minorHAnsi" w:cs="Arial"/>
            <w:b/>
          </w:rPr>
          <w:tab/>
        </w:r>
        <w:r w:rsidR="0049752D" w:rsidRPr="00501B76">
          <w:rPr>
            <w:rFonts w:asciiTheme="minorHAnsi" w:hAnsiTheme="minorHAnsi" w:cs="Arial"/>
            <w:b/>
          </w:rPr>
          <w:delText>Presented</w:delText>
        </w:r>
        <w:r w:rsidR="0049752D" w:rsidRPr="00501B76">
          <w:rPr>
            <w:rFonts w:asciiTheme="minorHAnsi" w:hAnsiTheme="minorHAnsi" w:cs="Arial"/>
          </w:rPr>
          <w:delText xml:space="preserve"> </w:delText>
        </w:r>
        <w:r w:rsidRPr="00501B76">
          <w:rPr>
            <w:rFonts w:asciiTheme="minorHAnsi" w:hAnsiTheme="minorHAnsi" w:cs="Arial"/>
          </w:rPr>
          <w:delText>“Visual Dysfunction Following Brain Injury: An Occupational Therapy Perspective”.  Illinois Brain Injury Association Conference, Oakbrook, IL.</w:delText>
        </w:r>
      </w:del>
    </w:p>
    <w:p w14:paraId="27BC084B" w14:textId="77777777" w:rsidR="00032743" w:rsidRPr="00501B76" w:rsidRDefault="00CE3B53" w:rsidP="004A15CD">
      <w:pPr>
        <w:ind w:left="2160" w:hanging="2160"/>
        <w:rPr>
          <w:del w:id="3413" w:author="somadmin" w:date="2026-09-25T20:51:00Z" w16du:dateUtc="2026-09-26T00:51:00Z"/>
          <w:rFonts w:asciiTheme="minorHAnsi" w:hAnsiTheme="minorHAnsi" w:cs="Arial"/>
        </w:rPr>
      </w:pPr>
      <w:del w:id="3414" w:author="somadmin" w:date="2026-09-25T20:51:00Z" w16du:dateUtc="2026-09-26T00:51:00Z">
        <w:r w:rsidRPr="00501B76">
          <w:rPr>
            <w:rFonts w:asciiTheme="minorHAnsi" w:hAnsiTheme="minorHAnsi" w:cs="Arial"/>
            <w:b/>
          </w:rPr>
          <w:delText>0</w:delText>
        </w:r>
        <w:r w:rsidR="00355E00" w:rsidRPr="00501B76">
          <w:rPr>
            <w:rFonts w:asciiTheme="minorHAnsi" w:hAnsiTheme="minorHAnsi" w:cs="Arial"/>
            <w:b/>
          </w:rPr>
          <w:delText>9/23/06</w:delText>
        </w:r>
        <w:r w:rsidR="00355E00" w:rsidRPr="00501B76">
          <w:rPr>
            <w:rFonts w:asciiTheme="minorHAnsi" w:hAnsiTheme="minorHAnsi" w:cs="Arial"/>
            <w:b/>
          </w:rPr>
          <w:tab/>
          <w:delText>Co-presented</w:delText>
        </w:r>
        <w:r w:rsidR="00355E00" w:rsidRPr="00501B76">
          <w:rPr>
            <w:rFonts w:asciiTheme="minorHAnsi" w:hAnsiTheme="minorHAnsi" w:cs="Arial"/>
          </w:rPr>
          <w:delText xml:space="preserve"> “Vision Treatment Strategies: An Interdisciplinary Approach”, Illinois Occupational Therapy Association State Conference, Springfield, IL.</w:delText>
        </w:r>
      </w:del>
    </w:p>
    <w:p w14:paraId="7396FE68" w14:textId="77777777" w:rsidR="00032743" w:rsidRPr="00501B76" w:rsidRDefault="00032743" w:rsidP="004A15CD">
      <w:pPr>
        <w:ind w:left="2160" w:hanging="2160"/>
        <w:rPr>
          <w:del w:id="3415" w:author="somadmin" w:date="2026-09-25T20:51:00Z" w16du:dateUtc="2026-09-26T00:51:00Z"/>
          <w:rFonts w:asciiTheme="minorHAnsi" w:hAnsiTheme="minorHAnsi" w:cs="Arial"/>
        </w:rPr>
      </w:pPr>
      <w:del w:id="3416" w:author="somadmin" w:date="2026-09-25T20:51:00Z" w16du:dateUtc="2026-09-26T00:51:00Z">
        <w:r w:rsidRPr="00501B76">
          <w:rPr>
            <w:rFonts w:asciiTheme="minorHAnsi" w:hAnsiTheme="minorHAnsi" w:cs="Arial"/>
            <w:b/>
            <w:bCs/>
          </w:rPr>
          <w:delText>10/10/03</w:delText>
        </w:r>
        <w:r w:rsidRPr="00501B76">
          <w:rPr>
            <w:rFonts w:asciiTheme="minorHAnsi" w:hAnsiTheme="minorHAnsi" w:cs="Arial"/>
            <w:b/>
            <w:bCs/>
          </w:rPr>
          <w:tab/>
          <w:delText>Presented</w:delText>
        </w:r>
        <w:r w:rsidRPr="00501B76">
          <w:rPr>
            <w:rFonts w:asciiTheme="minorHAnsi" w:hAnsiTheme="minorHAnsi" w:cs="Arial"/>
          </w:rPr>
          <w:delText xml:space="preserve"> workshop, “Professional Behavior and Practice Skills:  Growing Future OT Practitioners”, OTAC Conference, Denver, CO.</w:delText>
        </w:r>
      </w:del>
    </w:p>
    <w:p w14:paraId="02AAE1D5" w14:textId="77777777" w:rsidR="00CE3B53" w:rsidRPr="00501B76" w:rsidRDefault="0049752D" w:rsidP="004A15CD">
      <w:pPr>
        <w:ind w:left="2160" w:hanging="2160"/>
        <w:rPr>
          <w:del w:id="3417" w:author="somadmin" w:date="2026-09-25T20:51:00Z" w16du:dateUtc="2026-09-26T00:51:00Z"/>
          <w:rFonts w:asciiTheme="minorHAnsi" w:hAnsiTheme="minorHAnsi" w:cs="Arial"/>
        </w:rPr>
      </w:pPr>
      <w:del w:id="3418" w:author="somadmin" w:date="2026-09-25T20:51:00Z" w16du:dateUtc="2026-09-26T00:51:00Z">
        <w:r w:rsidRPr="00501B76">
          <w:rPr>
            <w:rFonts w:asciiTheme="minorHAnsi" w:hAnsiTheme="minorHAnsi" w:cs="Arial"/>
            <w:b/>
          </w:rPr>
          <w:delText>2001</w:delText>
        </w:r>
        <w:r w:rsidRPr="00501B76">
          <w:rPr>
            <w:rFonts w:asciiTheme="minorHAnsi" w:hAnsiTheme="minorHAnsi" w:cs="Arial"/>
            <w:b/>
          </w:rPr>
          <w:tab/>
          <w:delText>Presented</w:delText>
        </w:r>
        <w:r w:rsidRPr="00501B76">
          <w:rPr>
            <w:rFonts w:asciiTheme="minorHAnsi" w:hAnsiTheme="minorHAnsi" w:cs="Arial"/>
          </w:rPr>
          <w:delText xml:space="preserve"> Short Course “ Development of Alternative Fieldwork for Occupational Therapy in Youth Corrections”, AOTA National Conference, Philadelphia, PA.</w:delText>
        </w:r>
      </w:del>
    </w:p>
    <w:p w14:paraId="70A65A34" w14:textId="77777777" w:rsidR="004A15CD" w:rsidRDefault="00CE3B53" w:rsidP="004A15CD">
      <w:pPr>
        <w:ind w:left="1440" w:hanging="1440"/>
        <w:rPr>
          <w:del w:id="3419" w:author="somadmin" w:date="2026-09-25T20:51:00Z" w16du:dateUtc="2026-09-26T00:51:00Z"/>
          <w:rFonts w:asciiTheme="minorHAnsi" w:hAnsiTheme="minorHAnsi" w:cs="Arial"/>
          <w:b/>
          <w:u w:val="single"/>
        </w:rPr>
      </w:pPr>
      <w:del w:id="3420" w:author="somadmin" w:date="2026-09-25T20:51:00Z" w16du:dateUtc="2026-09-26T00:51:00Z">
        <w:r w:rsidRPr="00501B76">
          <w:rPr>
            <w:rFonts w:asciiTheme="minorHAnsi" w:hAnsiTheme="minorHAnsi" w:cs="Arial"/>
            <w:b/>
            <w:u w:val="single"/>
          </w:rPr>
          <w:delText>Attended</w:delText>
        </w:r>
      </w:del>
    </w:p>
    <w:p w14:paraId="38DF7514" w14:textId="77777777" w:rsidR="00092D57" w:rsidRDefault="00092D57" w:rsidP="004A15CD">
      <w:pPr>
        <w:ind w:left="1440" w:hanging="1440"/>
        <w:rPr>
          <w:del w:id="3421" w:author="somadmin" w:date="2026-09-25T20:51:00Z" w16du:dateUtc="2026-09-26T00:51:00Z"/>
          <w:rFonts w:asciiTheme="minorHAnsi" w:hAnsiTheme="minorHAnsi" w:cs="Arial"/>
          <w:b/>
          <w:u w:val="single"/>
        </w:rPr>
      </w:pPr>
    </w:p>
    <w:p w14:paraId="6F9B5827" w14:textId="77777777" w:rsidR="00092D57" w:rsidRDefault="00092D57" w:rsidP="004A15CD">
      <w:pPr>
        <w:ind w:left="1440" w:hanging="1440"/>
        <w:rPr>
          <w:del w:id="3422" w:author="somadmin" w:date="2026-09-25T20:51:00Z" w16du:dateUtc="2026-09-26T00:51:00Z"/>
          <w:rFonts w:asciiTheme="minorHAnsi" w:hAnsiTheme="minorHAnsi" w:cs="Arial"/>
        </w:rPr>
      </w:pPr>
      <w:del w:id="3423" w:author="somadmin" w:date="2026-09-25T20:51:00Z" w16du:dateUtc="2026-09-26T00:51:00Z">
        <w:r>
          <w:rPr>
            <w:rFonts w:asciiTheme="minorHAnsi" w:hAnsiTheme="minorHAnsi" w:cs="Arial"/>
            <w:b/>
          </w:rPr>
          <w:delText>09/22-09/23/17</w:delText>
        </w:r>
        <w:r>
          <w:rPr>
            <w:rFonts w:asciiTheme="minorHAnsi" w:hAnsiTheme="minorHAnsi" w:cs="Arial"/>
            <w:b/>
          </w:rPr>
          <w:tab/>
          <w:delText>“</w:delText>
        </w:r>
        <w:r w:rsidRPr="00092D57">
          <w:rPr>
            <w:rFonts w:asciiTheme="minorHAnsi" w:hAnsiTheme="minorHAnsi" w:cs="Arial"/>
          </w:rPr>
          <w:delText>AOTA Fieldwork Educator Certificate Workshop</w:delText>
        </w:r>
        <w:r>
          <w:rPr>
            <w:rFonts w:asciiTheme="minorHAnsi" w:hAnsiTheme="minorHAnsi" w:cs="Arial"/>
          </w:rPr>
          <w:delText>”</w:delText>
        </w:r>
        <w:r w:rsidRPr="00092D57">
          <w:rPr>
            <w:rFonts w:asciiTheme="minorHAnsi" w:hAnsiTheme="minorHAnsi" w:cs="Arial"/>
          </w:rPr>
          <w:delText>, Milwaukee, WI</w:delText>
        </w:r>
      </w:del>
    </w:p>
    <w:p w14:paraId="3591D2D8" w14:textId="77777777" w:rsidR="00092D57" w:rsidRPr="00092D57" w:rsidRDefault="00092D57" w:rsidP="004A15CD">
      <w:pPr>
        <w:ind w:left="1440" w:hanging="1440"/>
        <w:rPr>
          <w:del w:id="3424" w:author="somadmin" w:date="2026-09-25T20:51:00Z" w16du:dateUtc="2026-09-26T00:51:00Z"/>
          <w:rFonts w:asciiTheme="minorHAnsi" w:hAnsiTheme="minorHAnsi" w:cs="Arial"/>
        </w:rPr>
      </w:pPr>
      <w:del w:id="3425" w:author="somadmin" w:date="2026-09-25T20:51:00Z" w16du:dateUtc="2026-09-26T00:51:00Z">
        <w:r>
          <w:rPr>
            <w:rFonts w:asciiTheme="minorHAnsi" w:hAnsiTheme="minorHAnsi" w:cs="Arial"/>
            <w:b/>
          </w:rPr>
          <w:delText>08/08-08/08/17</w:delText>
        </w:r>
        <w:r>
          <w:rPr>
            <w:rFonts w:asciiTheme="minorHAnsi" w:hAnsiTheme="minorHAnsi" w:cs="Arial"/>
            <w:b/>
          </w:rPr>
          <w:tab/>
        </w:r>
        <w:r w:rsidRPr="00092D57">
          <w:rPr>
            <w:rFonts w:asciiTheme="minorHAnsi" w:hAnsiTheme="minorHAnsi" w:cs="Arial"/>
          </w:rPr>
          <w:delText>“Rhythmic Movement Training Face the Fear”, Elmhurst, IL</w:delText>
        </w:r>
      </w:del>
    </w:p>
    <w:p w14:paraId="365279EB" w14:textId="77777777" w:rsidR="007D0918" w:rsidRDefault="007D0918" w:rsidP="007D0918">
      <w:pPr>
        <w:ind w:left="2160" w:hanging="2160"/>
        <w:rPr>
          <w:del w:id="3426" w:author="somadmin" w:date="2026-09-25T20:51:00Z" w16du:dateUtc="2026-09-26T00:51:00Z"/>
          <w:rFonts w:asciiTheme="minorHAnsi" w:hAnsiTheme="minorHAnsi" w:cs="Arial"/>
          <w:b/>
        </w:rPr>
      </w:pPr>
      <w:del w:id="3427" w:author="somadmin" w:date="2026-09-25T20:51:00Z" w16du:dateUtc="2026-09-26T00:51:00Z">
        <w:r>
          <w:rPr>
            <w:rFonts w:asciiTheme="minorHAnsi" w:hAnsiTheme="minorHAnsi" w:cs="Arial"/>
            <w:b/>
          </w:rPr>
          <w:delText>10/15-10/17/16</w:delText>
        </w:r>
        <w:r>
          <w:rPr>
            <w:rFonts w:asciiTheme="minorHAnsi" w:hAnsiTheme="minorHAnsi" w:cs="Arial"/>
            <w:b/>
          </w:rPr>
          <w:tab/>
        </w:r>
        <w:r w:rsidRPr="007D0918">
          <w:rPr>
            <w:rFonts w:asciiTheme="minorHAnsi" w:hAnsiTheme="minorHAnsi" w:cs="Arial"/>
          </w:rPr>
          <w:delText xml:space="preserve">“Rhythmic Movement </w:delText>
        </w:r>
        <w:r w:rsidR="007F28EA" w:rsidRPr="007D0918">
          <w:rPr>
            <w:rFonts w:asciiTheme="minorHAnsi" w:hAnsiTheme="minorHAnsi" w:cs="Arial"/>
          </w:rPr>
          <w:delText xml:space="preserve">Training </w:delText>
        </w:r>
        <w:r w:rsidR="007F28EA">
          <w:rPr>
            <w:rFonts w:asciiTheme="minorHAnsi" w:hAnsiTheme="minorHAnsi" w:cs="Arial"/>
          </w:rPr>
          <w:delText>One</w:delText>
        </w:r>
        <w:r w:rsidRPr="007D0918">
          <w:rPr>
            <w:rFonts w:asciiTheme="minorHAnsi" w:hAnsiTheme="minorHAnsi" w:cs="Arial"/>
          </w:rPr>
          <w:delText xml:space="preserve"> and Two</w:delText>
        </w:r>
        <w:r>
          <w:rPr>
            <w:rFonts w:asciiTheme="minorHAnsi" w:hAnsiTheme="minorHAnsi" w:cs="Arial"/>
          </w:rPr>
          <w:delText xml:space="preserve"> repeat</w:delText>
        </w:r>
        <w:r w:rsidRPr="007D0918">
          <w:rPr>
            <w:rFonts w:asciiTheme="minorHAnsi" w:hAnsiTheme="minorHAnsi" w:cs="Arial"/>
          </w:rPr>
          <w:delText xml:space="preserve"> toward becoming a Consultant, Omaha, NE</w:delText>
        </w:r>
      </w:del>
    </w:p>
    <w:p w14:paraId="151BF0DC" w14:textId="77777777" w:rsidR="00D94D90" w:rsidRDefault="00D94D90" w:rsidP="004A15CD">
      <w:pPr>
        <w:ind w:left="1440" w:hanging="1440"/>
        <w:rPr>
          <w:del w:id="3428" w:author="somadmin" w:date="2026-09-25T20:51:00Z" w16du:dateUtc="2026-09-26T00:51:00Z"/>
          <w:rFonts w:asciiTheme="minorHAnsi" w:hAnsiTheme="minorHAnsi" w:cs="Arial"/>
        </w:rPr>
      </w:pPr>
      <w:del w:id="3429" w:author="somadmin" w:date="2026-09-25T20:51:00Z" w16du:dateUtc="2026-09-26T00:51:00Z">
        <w:r>
          <w:rPr>
            <w:rFonts w:asciiTheme="minorHAnsi" w:hAnsiTheme="minorHAnsi" w:cs="Arial"/>
            <w:b/>
          </w:rPr>
          <w:delText>08/27-08/28/16</w:delText>
        </w:r>
        <w:r>
          <w:rPr>
            <w:rFonts w:asciiTheme="minorHAnsi" w:hAnsiTheme="minorHAnsi" w:cs="Arial"/>
            <w:b/>
          </w:rPr>
          <w:tab/>
          <w:delText>“</w:delText>
        </w:r>
        <w:r w:rsidRPr="00D94D90">
          <w:rPr>
            <w:rFonts w:asciiTheme="minorHAnsi" w:hAnsiTheme="minorHAnsi" w:cs="Arial"/>
          </w:rPr>
          <w:delText>Tai Chi for Rehabilitation Instructor/Leader Course</w:delText>
        </w:r>
        <w:r>
          <w:rPr>
            <w:rFonts w:asciiTheme="minorHAnsi" w:hAnsiTheme="minorHAnsi" w:cs="Arial"/>
          </w:rPr>
          <w:delText>”</w:delText>
        </w:r>
        <w:r w:rsidRPr="00D94D90">
          <w:rPr>
            <w:rFonts w:asciiTheme="minorHAnsi" w:hAnsiTheme="minorHAnsi" w:cs="Arial"/>
          </w:rPr>
          <w:delText>, Naperville, IL</w:delText>
        </w:r>
      </w:del>
    </w:p>
    <w:p w14:paraId="6BF3DC25" w14:textId="77777777" w:rsidR="00D94D90" w:rsidRPr="00D94D90" w:rsidRDefault="00D94D90" w:rsidP="004A15CD">
      <w:pPr>
        <w:ind w:left="1440" w:hanging="1440"/>
        <w:rPr>
          <w:del w:id="3430" w:author="somadmin" w:date="2026-09-25T20:51:00Z" w16du:dateUtc="2026-09-26T00:51:00Z"/>
          <w:rFonts w:asciiTheme="minorHAnsi" w:hAnsiTheme="minorHAnsi" w:cs="Arial"/>
        </w:rPr>
      </w:pPr>
      <w:del w:id="3431" w:author="somadmin" w:date="2026-09-25T20:51:00Z" w16du:dateUtc="2026-09-26T00:51:00Z">
        <w:r>
          <w:rPr>
            <w:rFonts w:asciiTheme="minorHAnsi" w:hAnsiTheme="minorHAnsi" w:cs="Arial"/>
            <w:b/>
          </w:rPr>
          <w:delText>08/08-08/09/16</w:delText>
        </w:r>
        <w:r>
          <w:rPr>
            <w:rFonts w:asciiTheme="minorHAnsi" w:hAnsiTheme="minorHAnsi" w:cs="Arial"/>
            <w:b/>
          </w:rPr>
          <w:tab/>
          <w:delText>“</w:delText>
        </w:r>
        <w:r w:rsidRPr="00D94D90">
          <w:rPr>
            <w:rFonts w:asciiTheme="minorHAnsi" w:hAnsiTheme="minorHAnsi" w:cs="Arial"/>
          </w:rPr>
          <w:delText>Rhythmic Movement Training Three</w:delText>
        </w:r>
        <w:r>
          <w:rPr>
            <w:rFonts w:asciiTheme="minorHAnsi" w:hAnsiTheme="minorHAnsi" w:cs="Arial"/>
          </w:rPr>
          <w:delText>”</w:delText>
        </w:r>
        <w:r w:rsidRPr="00D94D90">
          <w:rPr>
            <w:rFonts w:asciiTheme="minorHAnsi" w:hAnsiTheme="minorHAnsi" w:cs="Arial"/>
          </w:rPr>
          <w:delText>, Elmhurst, IL</w:delText>
        </w:r>
      </w:del>
    </w:p>
    <w:p w14:paraId="05516870" w14:textId="77777777" w:rsidR="00CE3B53" w:rsidRPr="00501B76" w:rsidRDefault="00CE3B53" w:rsidP="0049752D">
      <w:pPr>
        <w:rPr>
          <w:del w:id="3432" w:author="somadmin" w:date="2026-09-25T20:51:00Z" w16du:dateUtc="2026-09-26T00:51:00Z"/>
          <w:rFonts w:asciiTheme="minorHAnsi" w:hAnsiTheme="minorHAnsi" w:cs="Arial"/>
          <w:b/>
        </w:rPr>
      </w:pPr>
      <w:del w:id="3433" w:author="somadmin" w:date="2026-09-25T20:51:00Z" w16du:dateUtc="2026-09-26T00:51:00Z">
        <w:r w:rsidRPr="00501B76">
          <w:rPr>
            <w:rFonts w:asciiTheme="minorHAnsi" w:hAnsiTheme="minorHAnsi" w:cs="Arial"/>
            <w:b/>
          </w:rPr>
          <w:delText>06/14-06/17/16</w:delText>
        </w:r>
        <w:r w:rsidRPr="00501B76">
          <w:rPr>
            <w:rFonts w:asciiTheme="minorHAnsi" w:hAnsiTheme="minorHAnsi" w:cs="Arial"/>
            <w:b/>
          </w:rPr>
          <w:tab/>
        </w:r>
        <w:r w:rsidRPr="00501B76">
          <w:rPr>
            <w:rFonts w:asciiTheme="minorHAnsi" w:hAnsiTheme="minorHAnsi" w:cs="Arial"/>
          </w:rPr>
          <w:delText>CPI</w:delText>
        </w:r>
        <w:r w:rsidRPr="00501B76">
          <w:rPr>
            <w:rFonts w:asciiTheme="minorHAnsi" w:hAnsiTheme="minorHAnsi" w:cs="Arial"/>
            <w:b/>
          </w:rPr>
          <w:delText xml:space="preserve"> </w:delText>
        </w:r>
        <w:r w:rsidRPr="00501B76">
          <w:rPr>
            <w:rFonts w:asciiTheme="minorHAnsi" w:hAnsiTheme="minorHAnsi" w:cs="Arial"/>
          </w:rPr>
          <w:delText>Nonviolence Crisis Intervention Certified Instructor Training</w:delText>
        </w:r>
      </w:del>
    </w:p>
    <w:p w14:paraId="1F2040DE" w14:textId="77777777" w:rsidR="0049752D" w:rsidRPr="00501B76" w:rsidRDefault="00CE3B53" w:rsidP="0049752D">
      <w:pPr>
        <w:rPr>
          <w:del w:id="3434" w:author="somadmin" w:date="2026-09-25T20:51:00Z" w16du:dateUtc="2026-09-26T00:51:00Z"/>
          <w:rFonts w:asciiTheme="minorHAnsi" w:hAnsiTheme="minorHAnsi" w:cs="Arial"/>
        </w:rPr>
      </w:pPr>
      <w:del w:id="3435" w:author="somadmin" w:date="2026-09-25T20:51:00Z" w16du:dateUtc="2026-09-26T00:51:00Z">
        <w:r w:rsidRPr="00501B76">
          <w:rPr>
            <w:rFonts w:asciiTheme="minorHAnsi" w:hAnsiTheme="minorHAnsi" w:cs="Arial"/>
            <w:b/>
          </w:rPr>
          <w:delText>0</w:delText>
        </w:r>
        <w:r w:rsidR="0049752D" w:rsidRPr="00501B76">
          <w:rPr>
            <w:rFonts w:asciiTheme="minorHAnsi" w:hAnsiTheme="minorHAnsi" w:cs="Arial"/>
            <w:b/>
          </w:rPr>
          <w:delText>4/</w:delText>
        </w:r>
        <w:r w:rsidRPr="00501B76">
          <w:rPr>
            <w:rFonts w:asciiTheme="minorHAnsi" w:hAnsiTheme="minorHAnsi" w:cs="Arial"/>
            <w:b/>
          </w:rPr>
          <w:delText>0</w:delText>
        </w:r>
        <w:r w:rsidR="0049752D" w:rsidRPr="00501B76">
          <w:rPr>
            <w:rFonts w:asciiTheme="minorHAnsi" w:hAnsiTheme="minorHAnsi" w:cs="Arial"/>
            <w:b/>
          </w:rPr>
          <w:delText>5-4/10/16</w:delText>
        </w:r>
        <w:r w:rsidR="0049752D" w:rsidRPr="00501B76">
          <w:rPr>
            <w:rFonts w:asciiTheme="minorHAnsi" w:hAnsiTheme="minorHAnsi" w:cs="Arial"/>
          </w:rPr>
          <w:tab/>
          <w:delText xml:space="preserve">AOTA National Conference, Chicago IL  </w:delText>
        </w:r>
      </w:del>
    </w:p>
    <w:p w14:paraId="3365569F" w14:textId="77777777" w:rsidR="0049752D" w:rsidRPr="00501B76" w:rsidRDefault="0049752D" w:rsidP="0049752D">
      <w:pPr>
        <w:rPr>
          <w:del w:id="3436" w:author="somadmin" w:date="2026-09-25T20:51:00Z" w16du:dateUtc="2026-09-26T00:51:00Z"/>
          <w:rFonts w:asciiTheme="minorHAnsi" w:hAnsiTheme="minorHAnsi" w:cs="Arial"/>
        </w:rPr>
      </w:pPr>
      <w:del w:id="3437" w:author="somadmin" w:date="2026-09-25T20:51:00Z" w16du:dateUtc="2026-09-26T00:51:00Z">
        <w:r w:rsidRPr="00501B76">
          <w:rPr>
            <w:rFonts w:asciiTheme="minorHAnsi" w:hAnsiTheme="minorHAnsi" w:cs="Arial"/>
            <w:b/>
          </w:rPr>
          <w:delText>11/21-</w:delText>
        </w:r>
        <w:r w:rsidR="00CE3B53" w:rsidRPr="00501B76">
          <w:rPr>
            <w:rFonts w:asciiTheme="minorHAnsi" w:hAnsiTheme="minorHAnsi" w:cs="Arial"/>
            <w:b/>
          </w:rPr>
          <w:delText>11/</w:delText>
        </w:r>
        <w:r w:rsidRPr="00501B76">
          <w:rPr>
            <w:rFonts w:asciiTheme="minorHAnsi" w:hAnsiTheme="minorHAnsi" w:cs="Arial"/>
            <w:b/>
          </w:rPr>
          <w:delText>23/15</w:delText>
        </w:r>
        <w:r w:rsidR="00CE3B53" w:rsidRPr="00501B76">
          <w:rPr>
            <w:rFonts w:asciiTheme="minorHAnsi" w:hAnsiTheme="minorHAnsi" w:cs="Arial"/>
          </w:rPr>
          <w:tab/>
        </w:r>
        <w:r w:rsidR="00D94D90">
          <w:rPr>
            <w:rFonts w:asciiTheme="minorHAnsi" w:hAnsiTheme="minorHAnsi" w:cs="Arial"/>
            <w:b/>
          </w:rPr>
          <w:delText>“</w:delText>
        </w:r>
        <w:r w:rsidRPr="00501B76">
          <w:rPr>
            <w:rFonts w:asciiTheme="minorHAnsi" w:hAnsiTheme="minorHAnsi" w:cs="Arial"/>
          </w:rPr>
          <w:delText xml:space="preserve">Rhythmic Movement Training One and Two”, Elmhurst, IL </w:delText>
        </w:r>
      </w:del>
    </w:p>
    <w:p w14:paraId="51B8E0A9" w14:textId="77777777" w:rsidR="0049752D" w:rsidRPr="00501B76" w:rsidRDefault="00CE3B53" w:rsidP="0049752D">
      <w:pPr>
        <w:rPr>
          <w:del w:id="3438" w:author="somadmin" w:date="2026-09-25T20:51:00Z" w16du:dateUtc="2026-09-26T00:51:00Z"/>
          <w:rFonts w:asciiTheme="minorHAnsi" w:hAnsiTheme="minorHAnsi" w:cs="Arial"/>
        </w:rPr>
      </w:pPr>
      <w:del w:id="3439" w:author="somadmin" w:date="2026-09-25T20:51:00Z" w16du:dateUtc="2026-09-26T00:51:00Z">
        <w:r w:rsidRPr="00501B76">
          <w:rPr>
            <w:rFonts w:asciiTheme="minorHAnsi" w:hAnsiTheme="minorHAnsi" w:cs="Arial"/>
            <w:b/>
          </w:rPr>
          <w:delText>0</w:delText>
        </w:r>
        <w:r w:rsidR="0049752D" w:rsidRPr="00501B76">
          <w:rPr>
            <w:rFonts w:asciiTheme="minorHAnsi" w:hAnsiTheme="minorHAnsi" w:cs="Arial"/>
            <w:b/>
          </w:rPr>
          <w:delText>9/21/15</w:delText>
        </w:r>
        <w:r w:rsidR="0049752D" w:rsidRPr="00501B76">
          <w:rPr>
            <w:rFonts w:asciiTheme="minorHAnsi" w:hAnsiTheme="minorHAnsi" w:cs="Arial"/>
          </w:rPr>
          <w:tab/>
        </w:r>
        <w:r w:rsidRPr="00501B76">
          <w:rPr>
            <w:rFonts w:asciiTheme="minorHAnsi" w:hAnsiTheme="minorHAnsi" w:cs="Arial"/>
          </w:rPr>
          <w:tab/>
        </w:r>
        <w:r w:rsidR="0049752D" w:rsidRPr="00501B76">
          <w:rPr>
            <w:rFonts w:asciiTheme="minorHAnsi" w:hAnsiTheme="minorHAnsi" w:cs="Arial"/>
            <w:b/>
          </w:rPr>
          <w:delText>“</w:delText>
        </w:r>
        <w:r w:rsidR="0049752D" w:rsidRPr="00501B76">
          <w:rPr>
            <w:rFonts w:asciiTheme="minorHAnsi" w:hAnsiTheme="minorHAnsi" w:cs="Arial"/>
          </w:rPr>
          <w:delText xml:space="preserve">Writing Meaningful Goals”, Elgin, IL </w:delText>
        </w:r>
      </w:del>
    </w:p>
    <w:p w14:paraId="3C8F9780" w14:textId="77777777" w:rsidR="0049752D" w:rsidRPr="00501B76" w:rsidRDefault="0049752D" w:rsidP="0049752D">
      <w:pPr>
        <w:rPr>
          <w:del w:id="3440" w:author="somadmin" w:date="2026-09-25T20:51:00Z" w16du:dateUtc="2026-09-26T00:51:00Z"/>
          <w:rFonts w:asciiTheme="minorHAnsi" w:hAnsiTheme="minorHAnsi" w:cs="Arial"/>
          <w:b/>
        </w:rPr>
      </w:pPr>
      <w:del w:id="3441" w:author="somadmin" w:date="2026-09-25T20:51:00Z" w16du:dateUtc="2026-09-26T00:51:00Z">
        <w:r w:rsidRPr="00501B76">
          <w:rPr>
            <w:rFonts w:asciiTheme="minorHAnsi" w:hAnsiTheme="minorHAnsi" w:cs="Arial"/>
            <w:b/>
          </w:rPr>
          <w:delText>12/</w:delText>
        </w:r>
        <w:r w:rsidR="00CE3B53" w:rsidRPr="00501B76">
          <w:rPr>
            <w:rFonts w:asciiTheme="minorHAnsi" w:hAnsiTheme="minorHAnsi" w:cs="Arial"/>
            <w:b/>
          </w:rPr>
          <w:delText>0</w:delText>
        </w:r>
        <w:r w:rsidRPr="00501B76">
          <w:rPr>
            <w:rFonts w:asciiTheme="minorHAnsi" w:hAnsiTheme="minorHAnsi" w:cs="Arial"/>
            <w:b/>
          </w:rPr>
          <w:delText>4-</w:delText>
        </w:r>
        <w:r w:rsidR="00CE3B53" w:rsidRPr="00501B76">
          <w:rPr>
            <w:rFonts w:asciiTheme="minorHAnsi" w:hAnsiTheme="minorHAnsi" w:cs="Arial"/>
            <w:b/>
          </w:rPr>
          <w:delText>12/0</w:delText>
        </w:r>
        <w:r w:rsidRPr="00501B76">
          <w:rPr>
            <w:rFonts w:asciiTheme="minorHAnsi" w:hAnsiTheme="minorHAnsi" w:cs="Arial"/>
            <w:b/>
          </w:rPr>
          <w:delText>5/14</w:delText>
        </w:r>
        <w:r w:rsidRPr="00501B76">
          <w:rPr>
            <w:rFonts w:asciiTheme="minorHAnsi" w:hAnsiTheme="minorHAnsi" w:cs="Arial"/>
          </w:rPr>
          <w:tab/>
          <w:delText xml:space="preserve">“From Eyesight to Insight”, Elgin, IL  </w:delText>
        </w:r>
      </w:del>
    </w:p>
    <w:p w14:paraId="6BB3D6C0" w14:textId="77777777" w:rsidR="0049752D" w:rsidRPr="00501B76" w:rsidRDefault="00CE3B53" w:rsidP="0049752D">
      <w:pPr>
        <w:rPr>
          <w:del w:id="3442" w:author="somadmin" w:date="2026-09-25T20:51:00Z" w16du:dateUtc="2026-09-26T00:51:00Z"/>
          <w:rFonts w:asciiTheme="minorHAnsi" w:hAnsiTheme="minorHAnsi" w:cs="Arial"/>
        </w:rPr>
      </w:pPr>
      <w:del w:id="3443" w:author="somadmin" w:date="2026-09-25T20:51:00Z" w16du:dateUtc="2026-09-26T00:51:00Z">
        <w:r w:rsidRPr="00501B76">
          <w:rPr>
            <w:rFonts w:asciiTheme="minorHAnsi" w:hAnsiTheme="minorHAnsi" w:cs="Arial"/>
            <w:b/>
          </w:rPr>
          <w:delText>0</w:delText>
        </w:r>
        <w:r w:rsidR="0049752D" w:rsidRPr="00501B76">
          <w:rPr>
            <w:rFonts w:asciiTheme="minorHAnsi" w:hAnsiTheme="minorHAnsi" w:cs="Arial"/>
            <w:b/>
          </w:rPr>
          <w:delText>7/28-</w:delText>
        </w:r>
        <w:r w:rsidRPr="00501B76">
          <w:rPr>
            <w:rFonts w:asciiTheme="minorHAnsi" w:hAnsiTheme="minorHAnsi" w:cs="Arial"/>
            <w:b/>
          </w:rPr>
          <w:delText>07/</w:delText>
        </w:r>
        <w:r w:rsidR="0049752D" w:rsidRPr="00501B76">
          <w:rPr>
            <w:rFonts w:asciiTheme="minorHAnsi" w:hAnsiTheme="minorHAnsi" w:cs="Arial"/>
            <w:b/>
          </w:rPr>
          <w:delText>29/12</w:delText>
        </w:r>
        <w:r w:rsidR="0049752D" w:rsidRPr="00501B76">
          <w:rPr>
            <w:rFonts w:asciiTheme="minorHAnsi" w:hAnsiTheme="minorHAnsi" w:cs="Arial"/>
          </w:rPr>
          <w:tab/>
          <w:delText xml:space="preserve">LSVT BIG Training and Certification Workshop, St. Louis, MO </w:delText>
        </w:r>
      </w:del>
    </w:p>
    <w:p w14:paraId="6D426800" w14:textId="77777777" w:rsidR="0049752D" w:rsidRPr="00501B76" w:rsidRDefault="00CE3B53" w:rsidP="0049752D">
      <w:pPr>
        <w:rPr>
          <w:del w:id="3444" w:author="somadmin" w:date="2026-09-25T20:51:00Z" w16du:dateUtc="2026-09-26T00:51:00Z"/>
          <w:rFonts w:asciiTheme="minorHAnsi" w:hAnsiTheme="minorHAnsi" w:cs="Arial"/>
        </w:rPr>
      </w:pPr>
      <w:del w:id="3445" w:author="somadmin" w:date="2026-09-25T20:51:00Z" w16du:dateUtc="2026-09-26T00:51:00Z">
        <w:r w:rsidRPr="00501B76">
          <w:rPr>
            <w:rFonts w:asciiTheme="minorHAnsi" w:hAnsiTheme="minorHAnsi" w:cs="Arial"/>
            <w:b/>
          </w:rPr>
          <w:delText>0</w:delText>
        </w:r>
        <w:r w:rsidR="0049752D" w:rsidRPr="00501B76">
          <w:rPr>
            <w:rFonts w:asciiTheme="minorHAnsi" w:hAnsiTheme="minorHAnsi" w:cs="Arial"/>
            <w:b/>
          </w:rPr>
          <w:delText>6/21/12</w:delText>
        </w:r>
        <w:r w:rsidR="0049752D" w:rsidRPr="00501B76">
          <w:rPr>
            <w:rFonts w:asciiTheme="minorHAnsi" w:hAnsiTheme="minorHAnsi" w:cs="Arial"/>
          </w:rPr>
          <w:tab/>
        </w:r>
        <w:r w:rsidRPr="00501B76">
          <w:rPr>
            <w:rFonts w:asciiTheme="minorHAnsi" w:hAnsiTheme="minorHAnsi" w:cs="Arial"/>
          </w:rPr>
          <w:tab/>
        </w:r>
        <w:r w:rsidR="0049752D" w:rsidRPr="00501B76">
          <w:rPr>
            <w:rFonts w:asciiTheme="minorHAnsi" w:hAnsiTheme="minorHAnsi" w:cs="Arial"/>
          </w:rPr>
          <w:delText>“Vision Screening and Vision Rehab Therapy, Oak Lawn, IL</w:delText>
        </w:r>
      </w:del>
    </w:p>
    <w:p w14:paraId="279CC98E" w14:textId="77777777" w:rsidR="0049752D" w:rsidRPr="00501B76" w:rsidRDefault="0049752D" w:rsidP="0049752D">
      <w:pPr>
        <w:rPr>
          <w:del w:id="3446" w:author="somadmin" w:date="2026-09-25T20:51:00Z" w16du:dateUtc="2026-09-26T00:51:00Z"/>
          <w:rFonts w:asciiTheme="minorHAnsi" w:hAnsiTheme="minorHAnsi" w:cs="Arial"/>
        </w:rPr>
      </w:pPr>
      <w:del w:id="3447" w:author="somadmin" w:date="2026-09-25T20:51:00Z" w16du:dateUtc="2026-09-26T00:51:00Z">
        <w:r w:rsidRPr="00501B76">
          <w:rPr>
            <w:rFonts w:asciiTheme="minorHAnsi" w:hAnsiTheme="minorHAnsi" w:cs="Arial"/>
            <w:b/>
          </w:rPr>
          <w:delText>2012</w:delText>
        </w:r>
        <w:r w:rsidRPr="00501B76">
          <w:rPr>
            <w:rFonts w:asciiTheme="minorHAnsi" w:hAnsiTheme="minorHAnsi" w:cs="Arial"/>
          </w:rPr>
          <w:tab/>
        </w:r>
        <w:r w:rsidRPr="00501B76">
          <w:rPr>
            <w:rFonts w:asciiTheme="minorHAnsi" w:hAnsiTheme="minorHAnsi" w:cs="Arial"/>
          </w:rPr>
          <w:tab/>
        </w:r>
        <w:r w:rsidR="00CE3B53" w:rsidRPr="00501B76">
          <w:rPr>
            <w:rFonts w:asciiTheme="minorHAnsi" w:hAnsiTheme="minorHAnsi" w:cs="Arial"/>
          </w:rPr>
          <w:tab/>
        </w:r>
        <w:r w:rsidRPr="00501B76">
          <w:rPr>
            <w:rFonts w:asciiTheme="minorHAnsi" w:hAnsiTheme="minorHAnsi" w:cs="Arial"/>
          </w:rPr>
          <w:delText xml:space="preserve">“Dizziness and Balance Disorders, Naperville, IL </w:delText>
        </w:r>
      </w:del>
    </w:p>
    <w:p w14:paraId="44ED024F" w14:textId="77777777" w:rsidR="00032743" w:rsidRPr="00501B76" w:rsidRDefault="00CE3B53" w:rsidP="00032743">
      <w:pPr>
        <w:ind w:left="2160" w:hanging="2160"/>
        <w:rPr>
          <w:del w:id="3448" w:author="somadmin" w:date="2026-09-25T20:51:00Z" w16du:dateUtc="2026-09-26T00:51:00Z"/>
          <w:rFonts w:asciiTheme="minorHAnsi" w:hAnsiTheme="minorHAnsi" w:cs="Arial"/>
        </w:rPr>
      </w:pPr>
      <w:del w:id="3449" w:author="somadmin" w:date="2026-09-25T20:51:00Z" w16du:dateUtc="2026-09-26T00:51:00Z">
        <w:r w:rsidRPr="00501B76">
          <w:rPr>
            <w:rFonts w:asciiTheme="minorHAnsi" w:hAnsiTheme="minorHAnsi" w:cs="Arial"/>
            <w:b/>
          </w:rPr>
          <w:delText>0</w:delText>
        </w:r>
        <w:r w:rsidR="0049752D" w:rsidRPr="00501B76">
          <w:rPr>
            <w:rFonts w:asciiTheme="minorHAnsi" w:hAnsiTheme="minorHAnsi" w:cs="Arial"/>
            <w:b/>
          </w:rPr>
          <w:delText>5/20/11</w:delText>
        </w:r>
        <w:r w:rsidR="0049752D" w:rsidRPr="00501B76">
          <w:rPr>
            <w:rFonts w:asciiTheme="minorHAnsi" w:hAnsiTheme="minorHAnsi" w:cs="Arial"/>
          </w:rPr>
          <w:tab/>
          <w:delText>“Yoga Therapy: Achieving Greater Awareness and Understanding for Healing Our Clients and Ourselves, Chicago, IL.</w:delText>
        </w:r>
      </w:del>
    </w:p>
    <w:p w14:paraId="537E739B" w14:textId="77777777" w:rsidR="00032743" w:rsidRPr="00501B76" w:rsidRDefault="00032743" w:rsidP="00032743">
      <w:pPr>
        <w:ind w:left="2160" w:hanging="2160"/>
        <w:rPr>
          <w:del w:id="3450" w:author="somadmin" w:date="2026-09-25T20:51:00Z" w16du:dateUtc="2026-09-26T00:51:00Z"/>
          <w:rFonts w:asciiTheme="minorHAnsi" w:hAnsiTheme="minorHAnsi" w:cs="Arial"/>
        </w:rPr>
      </w:pPr>
      <w:del w:id="3451" w:author="somadmin" w:date="2026-09-25T20:51:00Z" w16du:dateUtc="2026-09-26T00:51:00Z">
        <w:r w:rsidRPr="00501B76">
          <w:rPr>
            <w:rFonts w:asciiTheme="minorHAnsi" w:hAnsiTheme="minorHAnsi" w:cs="Arial"/>
            <w:b/>
          </w:rPr>
          <w:delText>5/17/11</w:delText>
        </w:r>
        <w:r w:rsidRPr="00501B76">
          <w:rPr>
            <w:rFonts w:asciiTheme="minorHAnsi" w:hAnsiTheme="minorHAnsi" w:cs="Arial"/>
            <w:b/>
          </w:rPr>
          <w:tab/>
        </w:r>
        <w:r w:rsidR="00A52420" w:rsidRPr="00501B76">
          <w:rPr>
            <w:rFonts w:asciiTheme="minorHAnsi" w:hAnsiTheme="minorHAnsi" w:cs="Arial"/>
          </w:rPr>
          <w:delText>Physical</w:delText>
        </w:r>
        <w:r w:rsidR="00DD2AAA" w:rsidRPr="00501B76">
          <w:rPr>
            <w:rFonts w:asciiTheme="minorHAnsi" w:hAnsiTheme="minorHAnsi" w:cs="Arial"/>
          </w:rPr>
          <w:delText xml:space="preserve"> Modalities Basics, Oswego, </w:delText>
        </w:r>
        <w:r w:rsidRPr="00501B76">
          <w:rPr>
            <w:rFonts w:asciiTheme="minorHAnsi" w:hAnsiTheme="minorHAnsi" w:cs="Arial"/>
          </w:rPr>
          <w:delText>IL.</w:delText>
        </w:r>
      </w:del>
    </w:p>
    <w:p w14:paraId="3525D228" w14:textId="77777777" w:rsidR="00DD2AAA" w:rsidRPr="00501B76" w:rsidRDefault="00032743" w:rsidP="00032743">
      <w:pPr>
        <w:tabs>
          <w:tab w:val="left" w:pos="6480"/>
        </w:tabs>
        <w:ind w:left="2160" w:hanging="2160"/>
        <w:rPr>
          <w:del w:id="3452" w:author="somadmin" w:date="2026-09-25T20:51:00Z" w16du:dateUtc="2026-09-26T00:51:00Z"/>
          <w:rFonts w:asciiTheme="minorHAnsi" w:hAnsiTheme="minorHAnsi" w:cs="Arial"/>
        </w:rPr>
      </w:pPr>
      <w:del w:id="3453" w:author="somadmin" w:date="2026-09-25T20:51:00Z" w16du:dateUtc="2026-09-26T00:51:00Z">
        <w:r w:rsidRPr="00501B76">
          <w:rPr>
            <w:rFonts w:asciiTheme="minorHAnsi" w:hAnsiTheme="minorHAnsi" w:cs="Arial"/>
            <w:b/>
          </w:rPr>
          <w:delText>12/9-10/09</w:delText>
        </w:r>
        <w:r w:rsidRPr="00501B76">
          <w:rPr>
            <w:rFonts w:asciiTheme="minorHAnsi" w:hAnsiTheme="minorHAnsi" w:cs="Arial"/>
          </w:rPr>
          <w:tab/>
        </w:r>
        <w:r w:rsidR="00DD2AAA" w:rsidRPr="00501B76">
          <w:rPr>
            <w:rFonts w:asciiTheme="minorHAnsi" w:hAnsiTheme="minorHAnsi" w:cs="Arial"/>
          </w:rPr>
          <w:delText>“Dementia Therapy:  Achieving Positive Outcomes for the P</w:delText>
        </w:r>
        <w:r w:rsidR="00C945B5" w:rsidRPr="00501B76">
          <w:rPr>
            <w:rFonts w:asciiTheme="minorHAnsi" w:hAnsiTheme="minorHAnsi" w:cs="Arial"/>
          </w:rPr>
          <w:delText>erson with Dementia”, Oakbrook,</w:delText>
        </w:r>
        <w:r w:rsidRPr="00501B76">
          <w:rPr>
            <w:rFonts w:asciiTheme="minorHAnsi" w:hAnsiTheme="minorHAnsi" w:cs="Arial"/>
          </w:rPr>
          <w:delText xml:space="preserve"> IL.</w:delText>
        </w:r>
      </w:del>
    </w:p>
    <w:p w14:paraId="06FC2200" w14:textId="77777777" w:rsidR="00C945B5" w:rsidRPr="00501B76" w:rsidRDefault="00032743" w:rsidP="00032743">
      <w:pPr>
        <w:tabs>
          <w:tab w:val="left" w:pos="6480"/>
        </w:tabs>
        <w:ind w:left="2160" w:hanging="2160"/>
        <w:rPr>
          <w:del w:id="3454" w:author="somadmin" w:date="2026-09-25T20:51:00Z" w16du:dateUtc="2026-09-26T00:51:00Z"/>
          <w:rFonts w:asciiTheme="minorHAnsi" w:hAnsiTheme="minorHAnsi" w:cs="Arial"/>
        </w:rPr>
      </w:pPr>
      <w:del w:id="3455" w:author="somadmin" w:date="2026-09-25T20:51:00Z" w16du:dateUtc="2026-09-26T00:51:00Z">
        <w:r w:rsidRPr="00501B76">
          <w:rPr>
            <w:rFonts w:asciiTheme="minorHAnsi" w:hAnsiTheme="minorHAnsi" w:cs="Arial"/>
            <w:b/>
          </w:rPr>
          <w:delText>11/15/08</w:delText>
        </w:r>
        <w:r w:rsidRPr="00501B76">
          <w:rPr>
            <w:rFonts w:asciiTheme="minorHAnsi" w:hAnsiTheme="minorHAnsi" w:cs="Arial"/>
          </w:rPr>
          <w:tab/>
        </w:r>
        <w:r w:rsidR="00DD2AAA" w:rsidRPr="00501B76">
          <w:rPr>
            <w:rFonts w:asciiTheme="minorHAnsi" w:hAnsiTheme="minorHAnsi" w:cs="Arial"/>
          </w:rPr>
          <w:delText xml:space="preserve">“Classic Principles of Clinical Kinesiology:  Focus on the Shoulder, </w:delText>
        </w:r>
        <w:r w:rsidRPr="00501B76">
          <w:rPr>
            <w:rFonts w:asciiTheme="minorHAnsi" w:hAnsiTheme="minorHAnsi" w:cs="Arial"/>
          </w:rPr>
          <w:delText>Wrist and Hand, and Hip”</w:delText>
        </w:r>
      </w:del>
    </w:p>
    <w:p w14:paraId="11B108D5" w14:textId="77777777" w:rsidR="00DD2AAA" w:rsidRPr="00501B76" w:rsidRDefault="00032743" w:rsidP="00032743">
      <w:pPr>
        <w:ind w:left="2160" w:hanging="2160"/>
        <w:rPr>
          <w:del w:id="3456" w:author="somadmin" w:date="2026-09-25T20:51:00Z" w16du:dateUtc="2026-09-26T00:51:00Z"/>
          <w:rFonts w:asciiTheme="minorHAnsi" w:hAnsiTheme="minorHAnsi" w:cs="Arial"/>
        </w:rPr>
      </w:pPr>
      <w:del w:id="3457" w:author="somadmin" w:date="2026-09-25T20:51:00Z" w16du:dateUtc="2026-09-26T00:51:00Z">
        <w:r w:rsidRPr="00501B76">
          <w:rPr>
            <w:rFonts w:asciiTheme="minorHAnsi" w:hAnsiTheme="minorHAnsi" w:cs="Arial"/>
            <w:b/>
            <w:bCs/>
          </w:rPr>
          <w:delText>2/28-29/08</w:delText>
        </w:r>
        <w:r w:rsidRPr="00501B76">
          <w:rPr>
            <w:rFonts w:asciiTheme="minorHAnsi" w:hAnsiTheme="minorHAnsi" w:cs="Arial"/>
          </w:rPr>
          <w:tab/>
        </w:r>
        <w:r w:rsidR="00DD2AAA" w:rsidRPr="00501B76">
          <w:rPr>
            <w:rFonts w:asciiTheme="minorHAnsi" w:hAnsiTheme="minorHAnsi" w:cs="Arial"/>
            <w:bCs/>
          </w:rPr>
          <w:delText>“Cognitive Rehabilitation and the Multi-Context Ap</w:delText>
        </w:r>
        <w:r w:rsidR="00C945B5" w:rsidRPr="00501B76">
          <w:rPr>
            <w:rFonts w:asciiTheme="minorHAnsi" w:hAnsiTheme="minorHAnsi" w:cs="Arial"/>
            <w:bCs/>
          </w:rPr>
          <w:delText>proach to Awareness, Memory and</w:delText>
        </w:r>
        <w:r w:rsidRPr="00501B76">
          <w:rPr>
            <w:rFonts w:asciiTheme="minorHAnsi" w:hAnsiTheme="minorHAnsi" w:cs="Arial"/>
          </w:rPr>
          <w:delText xml:space="preserve"> </w:delText>
        </w:r>
        <w:r w:rsidR="00DD2AAA" w:rsidRPr="00501B76">
          <w:rPr>
            <w:rFonts w:asciiTheme="minorHAnsi" w:hAnsiTheme="minorHAnsi" w:cs="Arial"/>
            <w:bCs/>
          </w:rPr>
          <w:delText>Executive Dysfunction”, RIC, Chicago IL</w:delText>
        </w:r>
        <w:r w:rsidRPr="00501B76">
          <w:rPr>
            <w:rFonts w:asciiTheme="minorHAnsi" w:hAnsiTheme="minorHAnsi" w:cs="Arial"/>
            <w:bCs/>
          </w:rPr>
          <w:delText>.</w:delText>
        </w:r>
        <w:r w:rsidR="00DD2AAA" w:rsidRPr="00501B76">
          <w:rPr>
            <w:rFonts w:asciiTheme="minorHAnsi" w:hAnsiTheme="minorHAnsi" w:cs="Arial"/>
            <w:bCs/>
          </w:rPr>
          <w:delText xml:space="preserve">  </w:delText>
        </w:r>
      </w:del>
    </w:p>
    <w:p w14:paraId="4FAC9B02" w14:textId="77777777" w:rsidR="00DD2AAA" w:rsidRPr="00501B76" w:rsidRDefault="00032743" w:rsidP="00DD2AAA">
      <w:pPr>
        <w:rPr>
          <w:del w:id="3458" w:author="somadmin" w:date="2026-09-25T20:51:00Z" w16du:dateUtc="2026-09-26T00:51:00Z"/>
          <w:rFonts w:asciiTheme="minorHAnsi" w:hAnsiTheme="minorHAnsi" w:cs="Arial"/>
        </w:rPr>
      </w:pPr>
      <w:del w:id="3459" w:author="somadmin" w:date="2026-09-25T20:51:00Z" w16du:dateUtc="2026-09-26T00:51:00Z">
        <w:r w:rsidRPr="00501B76">
          <w:rPr>
            <w:rFonts w:asciiTheme="minorHAnsi" w:hAnsiTheme="minorHAnsi" w:cs="Arial"/>
            <w:b/>
          </w:rPr>
          <w:delText>10/13/07</w:delText>
        </w:r>
        <w:r w:rsidRPr="00501B76">
          <w:rPr>
            <w:rFonts w:asciiTheme="minorHAnsi" w:hAnsiTheme="minorHAnsi" w:cs="Arial"/>
          </w:rPr>
          <w:tab/>
        </w:r>
        <w:r w:rsidRPr="00501B76">
          <w:rPr>
            <w:rFonts w:asciiTheme="minorHAnsi" w:hAnsiTheme="minorHAnsi" w:cs="Arial"/>
          </w:rPr>
          <w:tab/>
        </w:r>
        <w:r w:rsidR="00DD2AAA" w:rsidRPr="00501B76">
          <w:rPr>
            <w:rFonts w:asciiTheme="minorHAnsi" w:hAnsiTheme="minorHAnsi" w:cs="Arial"/>
          </w:rPr>
          <w:delText>International Yoga Therapy Conference, St Charles, IL</w:delText>
        </w:r>
        <w:r w:rsidRPr="00501B76">
          <w:rPr>
            <w:rFonts w:asciiTheme="minorHAnsi" w:hAnsiTheme="minorHAnsi" w:cs="Arial"/>
          </w:rPr>
          <w:delText>.</w:delText>
        </w:r>
        <w:r w:rsidR="00DD2AAA" w:rsidRPr="00501B76">
          <w:rPr>
            <w:rFonts w:asciiTheme="minorHAnsi" w:hAnsiTheme="minorHAnsi" w:cs="Arial"/>
          </w:rPr>
          <w:delText xml:space="preserve"> </w:delText>
        </w:r>
      </w:del>
    </w:p>
    <w:p w14:paraId="2BC38E71" w14:textId="77777777" w:rsidR="00DD2AAA" w:rsidRPr="00501B76" w:rsidRDefault="00032743" w:rsidP="00DD2AAA">
      <w:pPr>
        <w:ind w:left="2160" w:hanging="2160"/>
        <w:rPr>
          <w:del w:id="3460" w:author="somadmin" w:date="2026-09-25T20:51:00Z" w16du:dateUtc="2026-09-26T00:51:00Z"/>
          <w:rFonts w:asciiTheme="minorHAnsi" w:hAnsiTheme="minorHAnsi" w:cs="Arial"/>
        </w:rPr>
      </w:pPr>
      <w:del w:id="3461" w:author="somadmin" w:date="2026-09-25T20:51:00Z" w16du:dateUtc="2026-09-26T00:51:00Z">
        <w:r w:rsidRPr="00501B76">
          <w:rPr>
            <w:rFonts w:asciiTheme="minorHAnsi" w:hAnsiTheme="minorHAnsi" w:cs="Arial"/>
            <w:b/>
          </w:rPr>
          <w:delText>10/18 – 10/19/07</w:delText>
        </w:r>
        <w:r w:rsidRPr="00501B76">
          <w:rPr>
            <w:rFonts w:asciiTheme="minorHAnsi" w:hAnsiTheme="minorHAnsi" w:cs="Arial"/>
          </w:rPr>
          <w:tab/>
        </w:r>
        <w:r w:rsidR="00DD2AAA" w:rsidRPr="00501B76">
          <w:rPr>
            <w:rFonts w:asciiTheme="minorHAnsi" w:hAnsiTheme="minorHAnsi" w:cs="Arial"/>
          </w:rPr>
          <w:delText>Acquired Brain Injury Conference 2007, , Carbondale, IL.</w:delText>
        </w:r>
      </w:del>
    </w:p>
    <w:p w14:paraId="083C626A" w14:textId="77777777" w:rsidR="00DD2AAA" w:rsidRPr="00501B76" w:rsidRDefault="00032743" w:rsidP="00DD2AAA">
      <w:pPr>
        <w:pStyle w:val="BodyTextIndent2"/>
        <w:rPr>
          <w:del w:id="3462" w:author="somadmin" w:date="2026-09-25T20:51:00Z" w16du:dateUtc="2026-09-26T00:51:00Z"/>
          <w:rFonts w:asciiTheme="minorHAnsi" w:hAnsiTheme="minorHAnsi" w:cs="Arial"/>
          <w:sz w:val="24"/>
        </w:rPr>
      </w:pPr>
      <w:del w:id="3463" w:author="somadmin" w:date="2026-09-25T20:51:00Z" w16du:dateUtc="2026-09-26T00:51:00Z">
        <w:r w:rsidRPr="00501B76">
          <w:rPr>
            <w:rFonts w:asciiTheme="minorHAnsi" w:hAnsiTheme="minorHAnsi" w:cs="Arial"/>
            <w:b/>
            <w:sz w:val="24"/>
          </w:rPr>
          <w:delText>2006</w:delText>
        </w:r>
        <w:r w:rsidRPr="00501B76">
          <w:rPr>
            <w:rFonts w:asciiTheme="minorHAnsi" w:hAnsiTheme="minorHAnsi" w:cs="Arial"/>
            <w:sz w:val="24"/>
          </w:rPr>
          <w:tab/>
        </w:r>
        <w:r w:rsidR="00DD2AAA" w:rsidRPr="00501B76">
          <w:rPr>
            <w:rFonts w:asciiTheme="minorHAnsi" w:hAnsiTheme="minorHAnsi" w:cs="Arial"/>
            <w:sz w:val="24"/>
          </w:rPr>
          <w:delText xml:space="preserve">Foundational Skills for Handwriting Course, Schaumburg, IL, </w:delText>
        </w:r>
      </w:del>
    </w:p>
    <w:p w14:paraId="0F983C6D" w14:textId="77777777" w:rsidR="00DD2AAA" w:rsidRPr="00501B76" w:rsidRDefault="00032743" w:rsidP="00DD2AAA">
      <w:pPr>
        <w:pStyle w:val="BodyTextIndent2"/>
        <w:rPr>
          <w:del w:id="3464" w:author="somadmin" w:date="2026-09-25T20:51:00Z" w16du:dateUtc="2026-09-26T00:51:00Z"/>
          <w:rFonts w:asciiTheme="minorHAnsi" w:hAnsiTheme="minorHAnsi" w:cs="Arial"/>
          <w:b/>
          <w:bCs/>
          <w:sz w:val="24"/>
        </w:rPr>
      </w:pPr>
      <w:del w:id="3465" w:author="somadmin" w:date="2026-09-25T20:51:00Z" w16du:dateUtc="2026-09-26T00:51:00Z">
        <w:r w:rsidRPr="00501B76">
          <w:rPr>
            <w:rFonts w:asciiTheme="minorHAnsi" w:hAnsiTheme="minorHAnsi" w:cs="Arial"/>
            <w:b/>
            <w:sz w:val="24"/>
          </w:rPr>
          <w:delText>2006</w:delText>
        </w:r>
        <w:r w:rsidRPr="00501B76">
          <w:rPr>
            <w:rFonts w:asciiTheme="minorHAnsi" w:hAnsiTheme="minorHAnsi" w:cs="Arial"/>
            <w:sz w:val="24"/>
          </w:rPr>
          <w:tab/>
        </w:r>
        <w:r w:rsidR="00A52420" w:rsidRPr="00501B76">
          <w:rPr>
            <w:rFonts w:asciiTheme="minorHAnsi" w:hAnsiTheme="minorHAnsi" w:cs="Arial"/>
            <w:bCs/>
            <w:sz w:val="24"/>
          </w:rPr>
          <w:delText>Autism</w:delText>
        </w:r>
        <w:r w:rsidR="00DD2AAA" w:rsidRPr="00501B76">
          <w:rPr>
            <w:rFonts w:asciiTheme="minorHAnsi" w:hAnsiTheme="minorHAnsi" w:cs="Arial"/>
            <w:sz w:val="24"/>
          </w:rPr>
          <w:delText xml:space="preserve">:  Building Bridges from Isolation to Interaction, Schaumburg, IL, </w:delText>
        </w:r>
      </w:del>
    </w:p>
    <w:p w14:paraId="5E52D2C0" w14:textId="77777777" w:rsidR="00DD2AAA" w:rsidRPr="00501B76" w:rsidRDefault="00032743" w:rsidP="00032743">
      <w:pPr>
        <w:pStyle w:val="BodyTextIndent2"/>
        <w:rPr>
          <w:del w:id="3466" w:author="somadmin" w:date="2026-09-25T20:51:00Z" w16du:dateUtc="2026-09-26T00:51:00Z"/>
          <w:rFonts w:asciiTheme="minorHAnsi" w:hAnsiTheme="minorHAnsi" w:cs="Arial"/>
          <w:sz w:val="24"/>
        </w:rPr>
      </w:pPr>
      <w:del w:id="3467" w:author="somadmin" w:date="2026-09-25T20:51:00Z" w16du:dateUtc="2026-09-26T00:51:00Z">
        <w:r w:rsidRPr="00501B76">
          <w:rPr>
            <w:rFonts w:asciiTheme="minorHAnsi" w:hAnsiTheme="minorHAnsi" w:cs="Arial"/>
            <w:b/>
            <w:sz w:val="24"/>
          </w:rPr>
          <w:delText>2006</w:delText>
        </w:r>
        <w:r w:rsidRPr="00501B76">
          <w:rPr>
            <w:rFonts w:asciiTheme="minorHAnsi" w:hAnsiTheme="minorHAnsi" w:cs="Arial"/>
            <w:sz w:val="24"/>
          </w:rPr>
          <w:tab/>
        </w:r>
        <w:r w:rsidR="00DD2AAA" w:rsidRPr="00501B76">
          <w:rPr>
            <w:rFonts w:asciiTheme="minorHAnsi" w:hAnsiTheme="minorHAnsi" w:cs="Arial"/>
            <w:sz w:val="24"/>
          </w:rPr>
          <w:delText xml:space="preserve">American Heart Association Healthcare Professionals CPR </w:delText>
        </w:r>
        <w:r w:rsidR="00C945B5" w:rsidRPr="00501B76">
          <w:rPr>
            <w:rFonts w:asciiTheme="minorHAnsi" w:hAnsiTheme="minorHAnsi" w:cs="Arial"/>
            <w:sz w:val="24"/>
          </w:rPr>
          <w:delText>Instructor’s Course, Marianjoy,</w:delText>
        </w:r>
        <w:r w:rsidRPr="00501B76">
          <w:rPr>
            <w:rFonts w:asciiTheme="minorHAnsi" w:hAnsiTheme="minorHAnsi" w:cs="Arial"/>
            <w:sz w:val="24"/>
          </w:rPr>
          <w:delText xml:space="preserve"> Wheaton, IL.</w:delText>
        </w:r>
        <w:r w:rsidR="00DD2AAA" w:rsidRPr="00501B76">
          <w:rPr>
            <w:rFonts w:asciiTheme="minorHAnsi" w:hAnsiTheme="minorHAnsi" w:cs="Arial"/>
            <w:sz w:val="24"/>
          </w:rPr>
          <w:delText xml:space="preserve"> </w:delText>
        </w:r>
      </w:del>
    </w:p>
    <w:p w14:paraId="2A6BEF96" w14:textId="77777777" w:rsidR="00032743" w:rsidRPr="00501B76" w:rsidRDefault="00032743" w:rsidP="00032743">
      <w:pPr>
        <w:pStyle w:val="BodyTextIndent2"/>
        <w:rPr>
          <w:del w:id="3468" w:author="somadmin" w:date="2026-09-25T20:51:00Z" w16du:dateUtc="2026-09-26T00:51:00Z"/>
          <w:rFonts w:asciiTheme="minorHAnsi" w:hAnsiTheme="minorHAnsi" w:cs="Arial"/>
          <w:sz w:val="24"/>
        </w:rPr>
      </w:pPr>
      <w:del w:id="3469" w:author="somadmin" w:date="2026-09-25T20:51:00Z" w16du:dateUtc="2026-09-26T00:51:00Z">
        <w:r w:rsidRPr="00501B76">
          <w:rPr>
            <w:rFonts w:asciiTheme="minorHAnsi" w:hAnsiTheme="minorHAnsi" w:cs="Arial"/>
            <w:sz w:val="24"/>
          </w:rPr>
          <w:delText xml:space="preserve"> </w:delText>
        </w:r>
        <w:r w:rsidRPr="00501B76">
          <w:rPr>
            <w:rFonts w:asciiTheme="minorHAnsi" w:hAnsiTheme="minorHAnsi" w:cs="Arial"/>
            <w:b/>
            <w:sz w:val="24"/>
          </w:rPr>
          <w:delText>2006</w:delText>
        </w:r>
        <w:r w:rsidRPr="00501B76">
          <w:rPr>
            <w:rFonts w:asciiTheme="minorHAnsi" w:hAnsiTheme="minorHAnsi" w:cs="Arial"/>
            <w:sz w:val="24"/>
          </w:rPr>
          <w:tab/>
        </w:r>
        <w:r w:rsidR="00DD2AAA" w:rsidRPr="00501B76">
          <w:rPr>
            <w:rFonts w:asciiTheme="minorHAnsi" w:hAnsiTheme="minorHAnsi" w:cs="Arial"/>
            <w:sz w:val="24"/>
          </w:rPr>
          <w:delText xml:space="preserve">SaeboFlex Orthosis for the Hemiplegic Hand Certification Course, Chicago, </w:delText>
        </w:r>
        <w:r w:rsidRPr="00501B76">
          <w:rPr>
            <w:rFonts w:asciiTheme="minorHAnsi" w:hAnsiTheme="minorHAnsi" w:cs="Arial"/>
            <w:sz w:val="24"/>
          </w:rPr>
          <w:delText>IL</w:delText>
        </w:r>
      </w:del>
    </w:p>
    <w:p w14:paraId="09D30D2F" w14:textId="77777777" w:rsidR="00DD2AAA" w:rsidRPr="00501B76" w:rsidRDefault="00DD2AAA" w:rsidP="00032743">
      <w:pPr>
        <w:pStyle w:val="BodyTextIndent2"/>
        <w:ind w:firstLine="0"/>
        <w:rPr>
          <w:del w:id="3470" w:author="somadmin" w:date="2026-09-25T20:51:00Z" w16du:dateUtc="2026-09-26T00:51:00Z"/>
          <w:rFonts w:asciiTheme="minorHAnsi" w:hAnsiTheme="minorHAnsi" w:cs="Arial"/>
          <w:sz w:val="24"/>
        </w:rPr>
      </w:pPr>
      <w:del w:id="3471" w:author="somadmin" w:date="2026-09-25T20:51:00Z" w16du:dateUtc="2026-09-26T00:51:00Z">
        <w:r w:rsidRPr="00501B76">
          <w:rPr>
            <w:rFonts w:asciiTheme="minorHAnsi" w:hAnsiTheme="minorHAnsi" w:cs="Arial"/>
            <w:sz w:val="24"/>
          </w:rPr>
          <w:delText>The Splinting Advantage: A L</w:delText>
        </w:r>
        <w:r w:rsidR="00032743" w:rsidRPr="00501B76">
          <w:rPr>
            <w:rFonts w:asciiTheme="minorHAnsi" w:hAnsiTheme="minorHAnsi" w:cs="Arial"/>
            <w:sz w:val="24"/>
          </w:rPr>
          <w:delText>ab Course, RIC, Chicago IL.</w:delText>
        </w:r>
      </w:del>
    </w:p>
    <w:p w14:paraId="00AD86B1" w14:textId="77777777" w:rsidR="00C945B5" w:rsidRPr="00501B76" w:rsidRDefault="00032743" w:rsidP="00032743">
      <w:pPr>
        <w:pStyle w:val="BodyTextIndent2"/>
        <w:rPr>
          <w:del w:id="3472" w:author="somadmin" w:date="2026-09-25T20:51:00Z" w16du:dateUtc="2026-09-26T00:51:00Z"/>
          <w:rFonts w:asciiTheme="minorHAnsi" w:hAnsiTheme="minorHAnsi" w:cs="Arial"/>
          <w:sz w:val="24"/>
        </w:rPr>
      </w:pPr>
      <w:del w:id="3473" w:author="somadmin" w:date="2026-09-25T20:51:00Z" w16du:dateUtc="2026-09-26T00:51:00Z">
        <w:r w:rsidRPr="00501B76">
          <w:rPr>
            <w:rFonts w:asciiTheme="minorHAnsi" w:hAnsiTheme="minorHAnsi" w:cs="Arial"/>
            <w:b/>
            <w:sz w:val="24"/>
          </w:rPr>
          <w:delText>2006</w:delText>
        </w:r>
        <w:r w:rsidRPr="00501B76">
          <w:rPr>
            <w:rFonts w:asciiTheme="minorHAnsi" w:hAnsiTheme="minorHAnsi" w:cs="Arial"/>
            <w:sz w:val="24"/>
          </w:rPr>
          <w:tab/>
        </w:r>
        <w:r w:rsidR="00DD2AAA" w:rsidRPr="00501B76">
          <w:rPr>
            <w:rFonts w:asciiTheme="minorHAnsi" w:hAnsiTheme="minorHAnsi" w:cs="Arial"/>
            <w:sz w:val="24"/>
          </w:rPr>
          <w:delText>Vision and Perception in the Adult with Neurological Impai</w:delText>
        </w:r>
        <w:r w:rsidRPr="00501B76">
          <w:rPr>
            <w:rFonts w:asciiTheme="minorHAnsi" w:hAnsiTheme="minorHAnsi" w:cs="Arial"/>
            <w:sz w:val="24"/>
          </w:rPr>
          <w:delText>rments, Marianjoy, Wheaton, IL.</w:delText>
        </w:r>
      </w:del>
    </w:p>
    <w:p w14:paraId="1C14D3C6" w14:textId="77777777" w:rsidR="00DD2AAA" w:rsidRPr="00501B76" w:rsidRDefault="00032743" w:rsidP="00DD2AAA">
      <w:pPr>
        <w:pStyle w:val="BodyTextIndent2"/>
        <w:rPr>
          <w:del w:id="3474" w:author="somadmin" w:date="2026-09-25T20:51:00Z" w16du:dateUtc="2026-09-26T00:51:00Z"/>
          <w:rFonts w:asciiTheme="minorHAnsi" w:hAnsiTheme="minorHAnsi" w:cs="Arial"/>
          <w:sz w:val="24"/>
        </w:rPr>
      </w:pPr>
      <w:del w:id="3475" w:author="somadmin" w:date="2026-09-25T20:51:00Z" w16du:dateUtc="2026-09-26T00:51:00Z">
        <w:r w:rsidRPr="00501B76">
          <w:rPr>
            <w:rFonts w:asciiTheme="minorHAnsi" w:hAnsiTheme="minorHAnsi" w:cs="Arial"/>
            <w:b/>
            <w:sz w:val="24"/>
          </w:rPr>
          <w:delText>2006</w:delText>
        </w:r>
        <w:r w:rsidRPr="00501B76">
          <w:rPr>
            <w:rFonts w:asciiTheme="minorHAnsi" w:hAnsiTheme="minorHAnsi" w:cs="Arial"/>
            <w:sz w:val="24"/>
          </w:rPr>
          <w:tab/>
        </w:r>
        <w:r w:rsidR="00DD2AAA" w:rsidRPr="00501B76">
          <w:rPr>
            <w:rFonts w:asciiTheme="minorHAnsi" w:hAnsiTheme="minorHAnsi" w:cs="Arial"/>
            <w:sz w:val="24"/>
          </w:rPr>
          <w:delText>Treatment Approaches to Aquatic T</w:delText>
        </w:r>
        <w:r w:rsidRPr="00501B76">
          <w:rPr>
            <w:rFonts w:asciiTheme="minorHAnsi" w:hAnsiTheme="minorHAnsi" w:cs="Arial"/>
            <w:sz w:val="24"/>
          </w:rPr>
          <w:delText>herapy, Marianjoy, Wheaton, IL.</w:delText>
        </w:r>
      </w:del>
    </w:p>
    <w:p w14:paraId="660D117E" w14:textId="77777777" w:rsidR="00DD2AAA" w:rsidRPr="00501B76" w:rsidRDefault="00032743" w:rsidP="00DD2AAA">
      <w:pPr>
        <w:pStyle w:val="BodyTextIndent2"/>
        <w:rPr>
          <w:del w:id="3476" w:author="somadmin" w:date="2026-09-25T20:51:00Z" w16du:dateUtc="2026-09-26T00:51:00Z"/>
          <w:rFonts w:asciiTheme="minorHAnsi" w:hAnsiTheme="minorHAnsi" w:cs="Arial"/>
          <w:sz w:val="24"/>
        </w:rPr>
      </w:pPr>
      <w:del w:id="3477" w:author="somadmin" w:date="2026-09-25T20:51:00Z" w16du:dateUtc="2026-09-26T00:51:00Z">
        <w:r w:rsidRPr="00501B76">
          <w:rPr>
            <w:rFonts w:asciiTheme="minorHAnsi" w:hAnsiTheme="minorHAnsi" w:cs="Arial"/>
            <w:b/>
            <w:sz w:val="24"/>
          </w:rPr>
          <w:delText>2005</w:delText>
        </w:r>
        <w:r w:rsidRPr="00501B76">
          <w:rPr>
            <w:rFonts w:asciiTheme="minorHAnsi" w:hAnsiTheme="minorHAnsi" w:cs="Arial"/>
            <w:sz w:val="24"/>
          </w:rPr>
          <w:tab/>
        </w:r>
        <w:r w:rsidR="00DD2AAA" w:rsidRPr="00501B76">
          <w:rPr>
            <w:rFonts w:asciiTheme="minorHAnsi" w:hAnsiTheme="minorHAnsi" w:cs="Arial"/>
            <w:sz w:val="24"/>
          </w:rPr>
          <w:delText>Shoulder Symposium, Edward Hospital, Naperville, IL</w:delText>
        </w:r>
        <w:r w:rsidRPr="00501B76">
          <w:rPr>
            <w:rFonts w:asciiTheme="minorHAnsi" w:hAnsiTheme="minorHAnsi" w:cs="Arial"/>
            <w:sz w:val="24"/>
          </w:rPr>
          <w:delText>.</w:delText>
        </w:r>
      </w:del>
    </w:p>
    <w:p w14:paraId="1E650DD1" w14:textId="77777777" w:rsidR="00DD2AAA" w:rsidRPr="00501B76" w:rsidRDefault="00032743" w:rsidP="00DD2AAA">
      <w:pPr>
        <w:pStyle w:val="BodyTextIndent2"/>
        <w:rPr>
          <w:del w:id="3478" w:author="somadmin" w:date="2026-09-25T20:51:00Z" w16du:dateUtc="2026-09-26T00:51:00Z"/>
          <w:rFonts w:asciiTheme="minorHAnsi" w:hAnsiTheme="minorHAnsi" w:cs="Arial"/>
          <w:sz w:val="24"/>
        </w:rPr>
      </w:pPr>
      <w:del w:id="3479" w:author="somadmin" w:date="2026-09-25T20:51:00Z" w16du:dateUtc="2026-09-26T00:51:00Z">
        <w:r w:rsidRPr="00501B76">
          <w:rPr>
            <w:rFonts w:asciiTheme="minorHAnsi" w:hAnsiTheme="minorHAnsi" w:cs="Arial"/>
            <w:b/>
            <w:sz w:val="24"/>
          </w:rPr>
          <w:delText>2004</w:delText>
        </w:r>
        <w:r w:rsidRPr="00501B76">
          <w:rPr>
            <w:rFonts w:asciiTheme="minorHAnsi" w:hAnsiTheme="minorHAnsi" w:cs="Arial"/>
            <w:sz w:val="24"/>
          </w:rPr>
          <w:tab/>
        </w:r>
        <w:r w:rsidR="00DD2AAA" w:rsidRPr="00501B76">
          <w:rPr>
            <w:rFonts w:asciiTheme="minorHAnsi" w:hAnsiTheme="minorHAnsi" w:cs="Arial"/>
            <w:sz w:val="24"/>
          </w:rPr>
          <w:delText xml:space="preserve">Physical Agent Modalities –The </w:delText>
        </w:r>
        <w:r w:rsidR="00A52420" w:rsidRPr="00501B76">
          <w:rPr>
            <w:rFonts w:asciiTheme="minorHAnsi" w:hAnsiTheme="minorHAnsi" w:cs="Arial"/>
            <w:sz w:val="24"/>
          </w:rPr>
          <w:delText>How’s</w:delText>
        </w:r>
        <w:r w:rsidR="00DD2AAA" w:rsidRPr="00501B76">
          <w:rPr>
            <w:rFonts w:asciiTheme="minorHAnsi" w:hAnsiTheme="minorHAnsi" w:cs="Arial"/>
            <w:sz w:val="24"/>
          </w:rPr>
          <w:delText xml:space="preserve"> and Why</w:delText>
        </w:r>
        <w:r w:rsidR="00A52420" w:rsidRPr="00501B76">
          <w:rPr>
            <w:rFonts w:asciiTheme="minorHAnsi" w:hAnsiTheme="minorHAnsi" w:cs="Arial"/>
            <w:sz w:val="24"/>
          </w:rPr>
          <w:delText>’</w:delText>
        </w:r>
        <w:r w:rsidRPr="00501B76">
          <w:rPr>
            <w:rFonts w:asciiTheme="minorHAnsi" w:hAnsiTheme="minorHAnsi" w:cs="Arial"/>
            <w:sz w:val="24"/>
          </w:rPr>
          <w:delText>s, Marianjoy, Wheaton, IL.</w:delText>
        </w:r>
        <w:r w:rsidR="00DD2AAA" w:rsidRPr="00501B76">
          <w:rPr>
            <w:rFonts w:asciiTheme="minorHAnsi" w:hAnsiTheme="minorHAnsi" w:cs="Arial"/>
            <w:sz w:val="24"/>
          </w:rPr>
          <w:delText xml:space="preserve"> </w:delText>
        </w:r>
      </w:del>
    </w:p>
    <w:p w14:paraId="25CFD089" w14:textId="77777777" w:rsidR="00DD2AAA" w:rsidRPr="00501B76" w:rsidRDefault="00032743" w:rsidP="00DD2AAA">
      <w:pPr>
        <w:pStyle w:val="BodyTextIndent2"/>
        <w:rPr>
          <w:del w:id="3480" w:author="somadmin" w:date="2026-09-25T20:51:00Z" w16du:dateUtc="2026-09-26T00:51:00Z"/>
          <w:rFonts w:asciiTheme="minorHAnsi" w:hAnsiTheme="minorHAnsi" w:cs="Arial"/>
          <w:b/>
          <w:bCs/>
          <w:sz w:val="24"/>
        </w:rPr>
      </w:pPr>
      <w:del w:id="3481" w:author="somadmin" w:date="2026-09-25T20:51:00Z" w16du:dateUtc="2026-09-26T00:51:00Z">
        <w:r w:rsidRPr="00501B76">
          <w:rPr>
            <w:rFonts w:asciiTheme="minorHAnsi" w:hAnsiTheme="minorHAnsi" w:cs="Arial"/>
            <w:b/>
            <w:sz w:val="24"/>
          </w:rPr>
          <w:delText>2004</w:delText>
        </w:r>
        <w:r w:rsidRPr="00501B76">
          <w:rPr>
            <w:rFonts w:asciiTheme="minorHAnsi" w:hAnsiTheme="minorHAnsi" w:cs="Arial"/>
            <w:sz w:val="24"/>
          </w:rPr>
          <w:tab/>
        </w:r>
        <w:r w:rsidR="00DD2AAA" w:rsidRPr="00501B76">
          <w:rPr>
            <w:rFonts w:asciiTheme="minorHAnsi" w:hAnsiTheme="minorHAnsi" w:cs="Arial"/>
            <w:sz w:val="24"/>
          </w:rPr>
          <w:delText>Occupational Therapy and the Old</w:delText>
        </w:r>
        <w:r w:rsidRPr="00501B76">
          <w:rPr>
            <w:rFonts w:asciiTheme="minorHAnsi" w:hAnsiTheme="minorHAnsi" w:cs="Arial"/>
            <w:sz w:val="24"/>
          </w:rPr>
          <w:delText>er Driver, AOTA</w:delText>
        </w:r>
        <w:r w:rsidR="00DD2AAA" w:rsidRPr="00501B76">
          <w:rPr>
            <w:rFonts w:asciiTheme="minorHAnsi" w:hAnsiTheme="minorHAnsi" w:cs="Arial"/>
            <w:sz w:val="24"/>
          </w:rPr>
          <w:delText xml:space="preserve"> </w:delText>
        </w:r>
      </w:del>
    </w:p>
    <w:p w14:paraId="307FE7CB" w14:textId="77777777" w:rsidR="00DD2AAA" w:rsidRPr="00501B76" w:rsidRDefault="00032743" w:rsidP="00032743">
      <w:pPr>
        <w:pStyle w:val="BodyTextIndent2"/>
        <w:rPr>
          <w:del w:id="3482" w:author="somadmin" w:date="2026-09-25T20:51:00Z" w16du:dateUtc="2026-09-26T00:51:00Z"/>
          <w:rFonts w:asciiTheme="minorHAnsi" w:hAnsiTheme="minorHAnsi" w:cs="Arial"/>
          <w:sz w:val="24"/>
        </w:rPr>
      </w:pPr>
      <w:del w:id="3483" w:author="somadmin" w:date="2026-09-25T20:51:00Z" w16du:dateUtc="2026-09-26T00:51:00Z">
        <w:r w:rsidRPr="00501B76">
          <w:rPr>
            <w:rFonts w:asciiTheme="minorHAnsi" w:hAnsiTheme="minorHAnsi" w:cs="Arial"/>
            <w:b/>
            <w:sz w:val="24"/>
          </w:rPr>
          <w:delText>2004</w:delText>
        </w:r>
        <w:r w:rsidRPr="00501B76">
          <w:rPr>
            <w:rFonts w:asciiTheme="minorHAnsi" w:hAnsiTheme="minorHAnsi" w:cs="Arial"/>
            <w:sz w:val="24"/>
          </w:rPr>
          <w:tab/>
        </w:r>
        <w:r w:rsidR="00DD2AAA" w:rsidRPr="00501B76">
          <w:rPr>
            <w:rFonts w:asciiTheme="minorHAnsi" w:hAnsiTheme="minorHAnsi" w:cs="Arial"/>
            <w:sz w:val="24"/>
          </w:rPr>
          <w:delText>The State of Stroke Rehabilitation, RIC, Chicago, IL</w:delText>
        </w:r>
        <w:r w:rsidRPr="00501B76">
          <w:rPr>
            <w:rFonts w:asciiTheme="minorHAnsi" w:hAnsiTheme="minorHAnsi" w:cs="Arial"/>
            <w:sz w:val="24"/>
          </w:rPr>
          <w:delText>.</w:delText>
        </w:r>
        <w:r w:rsidR="00DD2AAA" w:rsidRPr="00501B76">
          <w:rPr>
            <w:rFonts w:asciiTheme="minorHAnsi" w:hAnsiTheme="minorHAnsi" w:cs="Arial"/>
            <w:sz w:val="24"/>
          </w:rPr>
          <w:delText xml:space="preserve"> </w:delText>
        </w:r>
      </w:del>
    </w:p>
    <w:p w14:paraId="35EC3049" w14:textId="77777777" w:rsidR="00DD2AAA" w:rsidRPr="00501B76" w:rsidRDefault="00DD2AAA" w:rsidP="00032743">
      <w:pPr>
        <w:ind w:left="2160"/>
        <w:rPr>
          <w:del w:id="3484" w:author="somadmin" w:date="2026-09-25T20:51:00Z" w16du:dateUtc="2026-09-26T00:51:00Z"/>
          <w:rFonts w:asciiTheme="minorHAnsi" w:hAnsiTheme="minorHAnsi" w:cs="Arial"/>
        </w:rPr>
      </w:pPr>
      <w:del w:id="3485" w:author="somadmin" w:date="2026-09-25T20:51:00Z" w16du:dateUtc="2026-09-26T00:51:00Z">
        <w:r w:rsidRPr="00501B76">
          <w:rPr>
            <w:rFonts w:asciiTheme="minorHAnsi" w:hAnsiTheme="minorHAnsi" w:cs="Arial"/>
          </w:rPr>
          <w:delText>Faculty Summer Institute, “Teaching Evidence Based Practice in Rehabilitation Professional Curriculum, Boston, MA</w:delText>
        </w:r>
        <w:r w:rsidR="00032743" w:rsidRPr="00501B76">
          <w:rPr>
            <w:rFonts w:asciiTheme="minorHAnsi" w:hAnsiTheme="minorHAnsi" w:cs="Arial"/>
          </w:rPr>
          <w:delText>.</w:delText>
        </w:r>
      </w:del>
    </w:p>
    <w:p w14:paraId="41053CAE" w14:textId="77777777" w:rsidR="00032743" w:rsidRPr="00501B76" w:rsidRDefault="00032743" w:rsidP="007F28EA">
      <w:pPr>
        <w:ind w:left="2160" w:hanging="2160"/>
        <w:rPr>
          <w:del w:id="3486" w:author="somadmin" w:date="2026-09-25T20:51:00Z" w16du:dateUtc="2026-09-26T00:51:00Z"/>
          <w:rFonts w:asciiTheme="minorHAnsi" w:hAnsiTheme="minorHAnsi" w:cs="Arial"/>
        </w:rPr>
      </w:pPr>
      <w:del w:id="3487" w:author="somadmin" w:date="2026-09-25T20:51:00Z" w16du:dateUtc="2026-09-26T00:51:00Z">
        <w:r w:rsidRPr="00501B76">
          <w:rPr>
            <w:rFonts w:asciiTheme="minorHAnsi" w:hAnsiTheme="minorHAnsi" w:cs="Arial"/>
            <w:b/>
          </w:rPr>
          <w:delText>2001</w:delText>
        </w:r>
        <w:r w:rsidRPr="00501B76">
          <w:rPr>
            <w:rFonts w:asciiTheme="minorHAnsi" w:hAnsiTheme="minorHAnsi" w:cs="Arial"/>
          </w:rPr>
          <w:tab/>
        </w:r>
        <w:r w:rsidR="00DD2AAA" w:rsidRPr="00501B76">
          <w:rPr>
            <w:rFonts w:asciiTheme="minorHAnsi" w:hAnsiTheme="minorHAnsi" w:cs="Arial"/>
            <w:b/>
          </w:rPr>
          <w:delText xml:space="preserve"> </w:delText>
        </w:r>
        <w:r w:rsidR="00DD2AAA" w:rsidRPr="00501B76">
          <w:rPr>
            <w:rFonts w:asciiTheme="minorHAnsi" w:hAnsiTheme="minorHAnsi" w:cs="Arial"/>
          </w:rPr>
          <w:delText xml:space="preserve">AOTA National Conference, Philadelphia, PA </w:delText>
        </w:r>
        <w:r w:rsidRPr="00501B76">
          <w:rPr>
            <w:rFonts w:asciiTheme="minorHAnsi" w:hAnsiTheme="minorHAnsi" w:cs="Arial"/>
          </w:rPr>
          <w:delText>.</w:delText>
        </w:r>
      </w:del>
    </w:p>
    <w:p w14:paraId="00F5C917" w14:textId="77777777" w:rsidR="00DD2AAA" w:rsidRPr="00501B76" w:rsidRDefault="00DD2AAA" w:rsidP="00664A91">
      <w:pPr>
        <w:ind w:left="2160"/>
        <w:rPr>
          <w:del w:id="3488" w:author="somadmin" w:date="2026-09-25T20:51:00Z" w16du:dateUtc="2026-09-26T00:51:00Z"/>
          <w:rFonts w:asciiTheme="minorHAnsi" w:hAnsiTheme="minorHAnsi" w:cs="Arial"/>
        </w:rPr>
      </w:pPr>
      <w:del w:id="3489" w:author="somadmin" w:date="2026-09-25T20:51:00Z" w16du:dateUtc="2026-09-26T00:51:00Z">
        <w:r w:rsidRPr="00501B76">
          <w:rPr>
            <w:rFonts w:asciiTheme="minorHAnsi" w:hAnsiTheme="minorHAnsi" w:cs="Arial"/>
          </w:rPr>
          <w:delText>AMPS Training, Fort Collins, CO</w:delText>
        </w:r>
      </w:del>
    </w:p>
    <w:p w14:paraId="70301DB7" w14:textId="77777777" w:rsidR="00DD2AAA" w:rsidRPr="00501B76" w:rsidRDefault="00DD2AAA" w:rsidP="00664A91">
      <w:pPr>
        <w:ind w:left="2160"/>
        <w:rPr>
          <w:del w:id="3490" w:author="somadmin" w:date="2026-09-25T20:51:00Z" w16du:dateUtc="2026-09-26T00:51:00Z"/>
          <w:rFonts w:asciiTheme="minorHAnsi" w:hAnsiTheme="minorHAnsi" w:cs="Arial"/>
        </w:rPr>
      </w:pPr>
      <w:del w:id="3491" w:author="somadmin" w:date="2026-09-25T20:51:00Z" w16du:dateUtc="2026-09-26T00:51:00Z">
        <w:r w:rsidRPr="00501B76">
          <w:rPr>
            <w:rFonts w:asciiTheme="minorHAnsi" w:hAnsiTheme="minorHAnsi" w:cs="Arial"/>
          </w:rPr>
          <w:delText>OT 692 – Program Evaluation, Funding and Development course, CSU</w:delText>
        </w:r>
      </w:del>
    </w:p>
    <w:p w14:paraId="00F0F5B0" w14:textId="77777777" w:rsidR="00DD2AAA" w:rsidRPr="00501B76" w:rsidRDefault="00C945B5" w:rsidP="00664A91">
      <w:pPr>
        <w:ind w:left="2160"/>
        <w:rPr>
          <w:del w:id="3492" w:author="somadmin" w:date="2026-09-25T20:51:00Z" w16du:dateUtc="2026-09-26T00:51:00Z"/>
          <w:rFonts w:asciiTheme="minorHAnsi" w:hAnsiTheme="minorHAnsi" w:cs="Arial"/>
        </w:rPr>
      </w:pPr>
      <w:del w:id="3493" w:author="somadmin" w:date="2026-09-25T20:51:00Z" w16du:dateUtc="2026-09-26T00:51:00Z">
        <w:r w:rsidRPr="00501B76">
          <w:rPr>
            <w:rFonts w:asciiTheme="minorHAnsi" w:hAnsiTheme="minorHAnsi" w:cs="Arial"/>
          </w:rPr>
          <w:delText>Service Learning Sch</w:delText>
        </w:r>
        <w:r w:rsidR="00DD2AAA" w:rsidRPr="00501B76">
          <w:rPr>
            <w:rFonts w:asciiTheme="minorHAnsi" w:hAnsiTheme="minorHAnsi" w:cs="Arial"/>
          </w:rPr>
          <w:delText>olar, CSU</w:delText>
        </w:r>
      </w:del>
    </w:p>
    <w:p w14:paraId="370E17B6" w14:textId="77777777" w:rsidR="00DD2AAA" w:rsidRPr="00501B76" w:rsidRDefault="00DD2AAA" w:rsidP="00664A91">
      <w:pPr>
        <w:ind w:left="2160"/>
        <w:rPr>
          <w:del w:id="3494" w:author="somadmin" w:date="2026-09-25T20:51:00Z" w16du:dateUtc="2026-09-26T00:51:00Z"/>
          <w:rFonts w:asciiTheme="minorHAnsi" w:hAnsiTheme="minorHAnsi" w:cs="Arial"/>
        </w:rPr>
      </w:pPr>
      <w:del w:id="3495" w:author="somadmin" w:date="2026-09-25T20:51:00Z" w16du:dateUtc="2026-09-26T00:51:00Z">
        <w:r w:rsidRPr="00501B76">
          <w:rPr>
            <w:rFonts w:asciiTheme="minorHAnsi" w:hAnsiTheme="minorHAnsi" w:cs="Arial"/>
          </w:rPr>
          <w:delText>Ropes Course Facilitator Training, CSU</w:delText>
        </w:r>
      </w:del>
    </w:p>
    <w:p w14:paraId="32B0727E" w14:textId="77777777" w:rsidR="00C945B5" w:rsidRPr="00501B76" w:rsidRDefault="00C945B5" w:rsidP="00664A91">
      <w:pPr>
        <w:ind w:left="1440" w:firstLine="720"/>
        <w:rPr>
          <w:del w:id="3496" w:author="somadmin" w:date="2026-09-25T20:51:00Z" w16du:dateUtc="2026-09-26T00:51:00Z"/>
          <w:rFonts w:asciiTheme="minorHAnsi" w:hAnsiTheme="minorHAnsi" w:cs="Arial"/>
        </w:rPr>
      </w:pPr>
      <w:del w:id="3497" w:author="somadmin" w:date="2026-09-25T20:51:00Z" w16du:dateUtc="2026-09-26T00:51:00Z">
        <w:r w:rsidRPr="00501B76">
          <w:rPr>
            <w:rFonts w:asciiTheme="minorHAnsi" w:hAnsiTheme="minorHAnsi" w:cs="Arial"/>
          </w:rPr>
          <w:delText>ED 651 – Group Guidance and Counseling course, CSU</w:delText>
        </w:r>
      </w:del>
    </w:p>
    <w:p w14:paraId="362514C1" w14:textId="77777777" w:rsidR="00DD2AAA" w:rsidRPr="00501B76" w:rsidRDefault="00DD2AAA" w:rsidP="00664A91">
      <w:pPr>
        <w:ind w:left="1440" w:firstLine="720"/>
        <w:rPr>
          <w:del w:id="3498" w:author="somadmin" w:date="2026-09-25T20:51:00Z" w16du:dateUtc="2026-09-26T00:51:00Z"/>
          <w:rFonts w:asciiTheme="minorHAnsi" w:hAnsiTheme="minorHAnsi" w:cs="Arial"/>
        </w:rPr>
      </w:pPr>
      <w:del w:id="3499" w:author="somadmin" w:date="2026-09-25T20:51:00Z" w16du:dateUtc="2026-09-26T00:51:00Z">
        <w:r w:rsidRPr="00501B76">
          <w:rPr>
            <w:rFonts w:asciiTheme="minorHAnsi" w:hAnsiTheme="minorHAnsi" w:cs="Arial"/>
          </w:rPr>
          <w:delText>Hawaii OSHA Health and Safety Conference, Honolulu, HI</w:delText>
        </w:r>
      </w:del>
    </w:p>
    <w:p w14:paraId="479A06CE" w14:textId="77777777" w:rsidR="00DD2AAA" w:rsidRPr="00501B76" w:rsidRDefault="00DD2AAA" w:rsidP="00664A91">
      <w:pPr>
        <w:ind w:left="1440" w:firstLine="720"/>
        <w:rPr>
          <w:del w:id="3500" w:author="somadmin" w:date="2026-09-25T20:51:00Z" w16du:dateUtc="2026-09-26T00:51:00Z"/>
          <w:rFonts w:asciiTheme="minorHAnsi" w:hAnsiTheme="minorHAnsi" w:cs="Arial"/>
        </w:rPr>
      </w:pPr>
      <w:del w:id="3501" w:author="somadmin" w:date="2026-09-25T20:51:00Z" w16du:dateUtc="2026-09-26T00:51:00Z">
        <w:r w:rsidRPr="00501B76">
          <w:rPr>
            <w:rFonts w:asciiTheme="minorHAnsi" w:hAnsiTheme="minorHAnsi" w:cs="Arial"/>
          </w:rPr>
          <w:delText>ERGOSTM Work Evaluator Certification Training, Honolulu, HI</w:delText>
        </w:r>
      </w:del>
    </w:p>
    <w:p w14:paraId="7B03ECBE" w14:textId="77777777" w:rsidR="00107515" w:rsidRDefault="00107515" w:rsidP="00DD2AAA">
      <w:pPr>
        <w:pStyle w:val="Heading2"/>
        <w:rPr>
          <w:del w:id="3502" w:author="somadmin" w:date="2026-09-25T20:51:00Z" w16du:dateUtc="2026-09-26T00:51:00Z"/>
          <w:rFonts w:asciiTheme="minorHAnsi" w:hAnsiTheme="minorHAnsi" w:cs="Times New Roman"/>
          <w:b w:val="0"/>
          <w:bCs w:val="0"/>
        </w:rPr>
      </w:pPr>
    </w:p>
    <w:p w14:paraId="609E220B" w14:textId="77777777" w:rsidR="00107515" w:rsidRDefault="00107515" w:rsidP="00DD2AAA">
      <w:pPr>
        <w:pStyle w:val="Heading2"/>
        <w:rPr>
          <w:del w:id="3503" w:author="somadmin" w:date="2026-09-25T20:51:00Z" w16du:dateUtc="2026-09-26T00:51:00Z"/>
          <w:rFonts w:cs="Times New Roman"/>
          <w:b w:val="0"/>
          <w:bCs w:val="0"/>
        </w:rPr>
      </w:pPr>
    </w:p>
    <w:p w14:paraId="2D8CE4ED" w14:textId="77777777" w:rsidR="000664AF" w:rsidRPr="000664AF" w:rsidRDefault="000664AF" w:rsidP="000664AF">
      <w:pPr>
        <w:rPr>
          <w:del w:id="3504" w:author="somadmin" w:date="2026-09-25T20:51:00Z" w16du:dateUtc="2026-09-26T00:51:00Z"/>
        </w:rPr>
      </w:pPr>
    </w:p>
    <w:p w14:paraId="11372547" w14:textId="77777777" w:rsidR="00DD2AAA" w:rsidRPr="00501B76" w:rsidRDefault="00DD2AAA" w:rsidP="00DD2AAA">
      <w:pPr>
        <w:pStyle w:val="Heading2"/>
        <w:rPr>
          <w:del w:id="3505" w:author="somadmin" w:date="2026-09-25T20:51:00Z" w16du:dateUtc="2026-09-26T00:51:00Z"/>
          <w:rFonts w:asciiTheme="minorHAnsi" w:hAnsiTheme="minorHAnsi" w:cs="Arial"/>
        </w:rPr>
      </w:pPr>
      <w:del w:id="3506" w:author="somadmin" w:date="2026-09-25T20:51:00Z" w16du:dateUtc="2026-09-26T00:51:00Z">
        <w:r w:rsidRPr="00501B76">
          <w:rPr>
            <w:rFonts w:asciiTheme="minorHAnsi" w:hAnsiTheme="minorHAnsi" w:cs="Arial"/>
          </w:rPr>
          <w:delText>EDUCATION</w:delText>
        </w:r>
      </w:del>
    </w:p>
    <w:p w14:paraId="0B9DCBB8" w14:textId="77777777" w:rsidR="00DD2AAA" w:rsidRPr="00EF5AAD" w:rsidRDefault="00DD2AAA" w:rsidP="00EF5AAD">
      <w:pPr>
        <w:pStyle w:val="ListParagraph"/>
        <w:numPr>
          <w:ilvl w:val="0"/>
          <w:numId w:val="22"/>
        </w:numPr>
        <w:rPr>
          <w:del w:id="3507" w:author="somadmin" w:date="2026-09-25T20:51:00Z" w16du:dateUtc="2026-09-26T00:51:00Z"/>
          <w:rFonts w:asciiTheme="minorHAnsi" w:hAnsiTheme="minorHAnsi" w:cs="Arial"/>
        </w:rPr>
      </w:pPr>
      <w:del w:id="3508" w:author="somadmin" w:date="2026-09-25T20:51:00Z" w16du:dateUtc="2026-09-26T00:51:00Z">
        <w:r w:rsidRPr="00EF5AAD">
          <w:rPr>
            <w:rFonts w:asciiTheme="minorHAnsi" w:hAnsiTheme="minorHAnsi" w:cs="Arial"/>
            <w:b/>
            <w:bCs/>
          </w:rPr>
          <w:delText>University of Phoenix – Honolulu campus,</w:delText>
        </w:r>
        <w:r w:rsidRPr="00EF5AAD">
          <w:rPr>
            <w:rFonts w:asciiTheme="minorHAnsi" w:hAnsiTheme="minorHAnsi" w:cs="Arial"/>
          </w:rPr>
          <w:delText xml:space="preserve"> Honolulu, Hawaii</w:delText>
        </w:r>
      </w:del>
    </w:p>
    <w:p w14:paraId="3F9D0ACA" w14:textId="77777777" w:rsidR="00DD2AAA" w:rsidRPr="00501B76" w:rsidRDefault="00DD2AAA" w:rsidP="00C945B5">
      <w:pPr>
        <w:ind w:firstLine="720"/>
        <w:rPr>
          <w:del w:id="3509" w:author="somadmin" w:date="2026-09-25T20:51:00Z" w16du:dateUtc="2026-09-26T00:51:00Z"/>
          <w:rFonts w:asciiTheme="minorHAnsi" w:hAnsiTheme="minorHAnsi" w:cs="Arial"/>
        </w:rPr>
      </w:pPr>
      <w:del w:id="3510" w:author="somadmin" w:date="2026-09-25T20:51:00Z" w16du:dateUtc="2026-09-26T00:51:00Z">
        <w:r w:rsidRPr="00501B76">
          <w:rPr>
            <w:rFonts w:asciiTheme="minorHAnsi" w:hAnsiTheme="minorHAnsi" w:cs="Arial"/>
          </w:rPr>
          <w:delText xml:space="preserve">M.A. Organizational Management </w:delText>
        </w:r>
      </w:del>
    </w:p>
    <w:p w14:paraId="06B3C306" w14:textId="77777777" w:rsidR="00DD2AAA" w:rsidRPr="00EF5AAD" w:rsidRDefault="00DD2AAA" w:rsidP="00EF5AAD">
      <w:pPr>
        <w:pStyle w:val="ListParagraph"/>
        <w:numPr>
          <w:ilvl w:val="0"/>
          <w:numId w:val="22"/>
        </w:numPr>
        <w:rPr>
          <w:del w:id="3511" w:author="somadmin" w:date="2026-09-25T20:51:00Z" w16du:dateUtc="2026-09-26T00:51:00Z"/>
          <w:rFonts w:asciiTheme="minorHAnsi" w:hAnsiTheme="minorHAnsi" w:cs="Arial"/>
        </w:rPr>
      </w:pPr>
      <w:del w:id="3512" w:author="somadmin" w:date="2026-09-25T20:51:00Z" w16du:dateUtc="2026-09-26T00:51:00Z">
        <w:r w:rsidRPr="00EF5AAD">
          <w:rPr>
            <w:rFonts w:asciiTheme="minorHAnsi" w:hAnsiTheme="minorHAnsi" w:cs="Arial"/>
            <w:b/>
            <w:bCs/>
          </w:rPr>
          <w:delText>University of Southern California,</w:delText>
        </w:r>
        <w:r w:rsidRPr="00EF5AAD">
          <w:rPr>
            <w:rFonts w:asciiTheme="minorHAnsi" w:hAnsiTheme="minorHAnsi" w:cs="Arial"/>
          </w:rPr>
          <w:delText xml:space="preserve"> Los Angeles, California</w:delText>
        </w:r>
      </w:del>
    </w:p>
    <w:p w14:paraId="394D7647" w14:textId="77777777" w:rsidR="00DD2AAA" w:rsidRPr="00501B76" w:rsidRDefault="00C945B5" w:rsidP="00DD2AAA">
      <w:pPr>
        <w:rPr>
          <w:del w:id="3513" w:author="somadmin" w:date="2026-09-25T20:51:00Z" w16du:dateUtc="2026-09-26T00:51:00Z"/>
          <w:rFonts w:asciiTheme="minorHAnsi" w:hAnsiTheme="minorHAnsi" w:cs="Arial"/>
        </w:rPr>
      </w:pPr>
      <w:del w:id="3514" w:author="somadmin" w:date="2026-09-25T20:51:00Z" w16du:dateUtc="2026-09-26T00:51:00Z">
        <w:r w:rsidRPr="00501B76">
          <w:rPr>
            <w:rFonts w:asciiTheme="minorHAnsi" w:hAnsiTheme="minorHAnsi" w:cs="Arial"/>
          </w:rPr>
          <w:delText xml:space="preserve"> </w:delText>
        </w:r>
        <w:r w:rsidRPr="00501B76">
          <w:rPr>
            <w:rFonts w:asciiTheme="minorHAnsi" w:hAnsiTheme="minorHAnsi" w:cs="Arial"/>
          </w:rPr>
          <w:tab/>
        </w:r>
        <w:r w:rsidR="00DD2AAA" w:rsidRPr="00501B76">
          <w:rPr>
            <w:rFonts w:asciiTheme="minorHAnsi" w:hAnsiTheme="minorHAnsi" w:cs="Arial"/>
          </w:rPr>
          <w:delText xml:space="preserve">M.A. in Occupational Therapy </w:delText>
        </w:r>
      </w:del>
    </w:p>
    <w:p w14:paraId="6BBF4500" w14:textId="77777777" w:rsidR="00DD2AAA" w:rsidRPr="00EF5AAD" w:rsidRDefault="00DD2AAA" w:rsidP="00EF5AAD">
      <w:pPr>
        <w:pStyle w:val="ListParagraph"/>
        <w:numPr>
          <w:ilvl w:val="0"/>
          <w:numId w:val="22"/>
        </w:numPr>
        <w:rPr>
          <w:del w:id="3515" w:author="somadmin" w:date="2026-09-25T20:51:00Z" w16du:dateUtc="2026-09-26T00:51:00Z"/>
          <w:rFonts w:asciiTheme="minorHAnsi" w:hAnsiTheme="minorHAnsi" w:cs="Arial"/>
        </w:rPr>
      </w:pPr>
      <w:del w:id="3516" w:author="somadmin" w:date="2026-09-25T20:51:00Z" w16du:dateUtc="2026-09-26T00:51:00Z">
        <w:r w:rsidRPr="00EF5AAD">
          <w:rPr>
            <w:rFonts w:asciiTheme="minorHAnsi" w:hAnsiTheme="minorHAnsi" w:cs="Arial"/>
            <w:b/>
            <w:bCs/>
          </w:rPr>
          <w:delText>Linfield College,</w:delText>
        </w:r>
        <w:r w:rsidRPr="00EF5AAD">
          <w:rPr>
            <w:rFonts w:asciiTheme="minorHAnsi" w:hAnsiTheme="minorHAnsi" w:cs="Arial"/>
          </w:rPr>
          <w:delText xml:space="preserve"> McMinnville, Oregon</w:delText>
        </w:r>
      </w:del>
    </w:p>
    <w:p w14:paraId="23C70E95" w14:textId="77777777" w:rsidR="00DD2AAA" w:rsidRPr="00501B76" w:rsidRDefault="00C945B5" w:rsidP="00DD2AAA">
      <w:pPr>
        <w:rPr>
          <w:del w:id="3517" w:author="somadmin" w:date="2026-09-25T20:51:00Z" w16du:dateUtc="2026-09-26T00:51:00Z"/>
          <w:rFonts w:asciiTheme="minorHAnsi" w:hAnsiTheme="minorHAnsi" w:cs="Arial"/>
        </w:rPr>
      </w:pPr>
      <w:del w:id="3518" w:author="somadmin" w:date="2026-09-25T20:51:00Z" w16du:dateUtc="2026-09-26T00:51:00Z">
        <w:r w:rsidRPr="00501B76">
          <w:rPr>
            <w:rFonts w:asciiTheme="minorHAnsi" w:hAnsiTheme="minorHAnsi" w:cs="Arial"/>
          </w:rPr>
          <w:tab/>
        </w:r>
        <w:r w:rsidR="00DD2AAA" w:rsidRPr="00501B76">
          <w:rPr>
            <w:rFonts w:asciiTheme="minorHAnsi" w:hAnsiTheme="minorHAnsi" w:cs="Arial"/>
          </w:rPr>
          <w:delText xml:space="preserve">B.A. in Psychology </w:delText>
        </w:r>
      </w:del>
    </w:p>
    <w:p w14:paraId="26872E17" w14:textId="77777777" w:rsidR="00DD2AAA" w:rsidRPr="00501B76" w:rsidRDefault="00DD2AAA" w:rsidP="00DD2AAA">
      <w:pPr>
        <w:rPr>
          <w:del w:id="3519" w:author="somadmin" w:date="2026-09-25T20:51:00Z" w16du:dateUtc="2026-09-26T00:51:00Z"/>
          <w:rFonts w:asciiTheme="minorHAnsi" w:hAnsiTheme="minorHAnsi" w:cs="Arial"/>
        </w:rPr>
      </w:pPr>
    </w:p>
    <w:p w14:paraId="2AFFF888" w14:textId="77777777" w:rsidR="00DD2AAA" w:rsidRDefault="00DD2AAA" w:rsidP="00DD2AAA">
      <w:pPr>
        <w:pStyle w:val="Heading2"/>
        <w:rPr>
          <w:del w:id="3520" w:author="somadmin" w:date="2026-09-25T20:51:00Z" w16du:dateUtc="2026-09-26T00:51:00Z"/>
          <w:rFonts w:asciiTheme="minorHAnsi" w:hAnsiTheme="minorHAnsi" w:cs="Arial"/>
        </w:rPr>
      </w:pPr>
      <w:del w:id="3521" w:author="somadmin" w:date="2026-09-25T20:51:00Z" w16du:dateUtc="2026-09-26T00:51:00Z">
        <w:r w:rsidRPr="00501B76">
          <w:rPr>
            <w:rFonts w:asciiTheme="minorHAnsi" w:hAnsiTheme="minorHAnsi" w:cs="Arial"/>
          </w:rPr>
          <w:delText>ORGANIZATIONS/COMMITTEE</w:delText>
        </w:r>
      </w:del>
    </w:p>
    <w:p w14:paraId="38EE3A85" w14:textId="77777777" w:rsidR="0038600D" w:rsidRDefault="0038600D" w:rsidP="0038600D">
      <w:pPr>
        <w:pStyle w:val="ListParagraph"/>
        <w:numPr>
          <w:ilvl w:val="0"/>
          <w:numId w:val="22"/>
        </w:numPr>
        <w:rPr>
          <w:del w:id="3522" w:author="somadmin" w:date="2026-09-25T20:51:00Z" w16du:dateUtc="2026-09-26T00:51:00Z"/>
          <w:rFonts w:asciiTheme="minorHAnsi" w:hAnsiTheme="minorHAnsi" w:cstheme="minorHAnsi"/>
        </w:rPr>
      </w:pPr>
      <w:del w:id="3523" w:author="somadmin" w:date="2026-09-25T20:51:00Z" w16du:dateUtc="2026-09-26T00:51:00Z">
        <w:r w:rsidRPr="0038600D">
          <w:rPr>
            <w:rFonts w:asciiTheme="minorHAnsi" w:hAnsiTheme="minorHAnsi" w:cstheme="minorHAnsi"/>
          </w:rPr>
          <w:delText>Member,</w:delText>
        </w:r>
        <w:r>
          <w:rPr>
            <w:rFonts w:asciiTheme="minorHAnsi" w:hAnsiTheme="minorHAnsi" w:cstheme="minorHAnsi"/>
          </w:rPr>
          <w:delText xml:space="preserve"> Illinois AFWC Consortium, 2017-</w:delText>
        </w:r>
      </w:del>
    </w:p>
    <w:p w14:paraId="2647D43D" w14:textId="77777777" w:rsidR="006C7997" w:rsidRPr="0038600D" w:rsidRDefault="006C7997" w:rsidP="0038600D">
      <w:pPr>
        <w:pStyle w:val="ListParagraph"/>
        <w:numPr>
          <w:ilvl w:val="0"/>
          <w:numId w:val="22"/>
        </w:numPr>
        <w:rPr>
          <w:del w:id="3524" w:author="somadmin" w:date="2026-09-25T20:51:00Z" w16du:dateUtc="2026-09-26T00:51:00Z"/>
          <w:rFonts w:asciiTheme="minorHAnsi" w:hAnsiTheme="minorHAnsi" w:cstheme="minorHAnsi"/>
        </w:rPr>
      </w:pPr>
      <w:del w:id="3525" w:author="somadmin" w:date="2026-09-25T20:51:00Z" w16du:dateUtc="2026-09-26T00:51:00Z">
        <w:r>
          <w:rPr>
            <w:rFonts w:asciiTheme="minorHAnsi" w:hAnsiTheme="minorHAnsi" w:cstheme="minorHAnsi"/>
          </w:rPr>
          <w:delText>Member Illinois Occupational Therapy Association, 2017-</w:delText>
        </w:r>
      </w:del>
    </w:p>
    <w:p w14:paraId="2CA5EC6C" w14:textId="77777777" w:rsidR="003E0917" w:rsidRPr="003E0917" w:rsidRDefault="003E0917" w:rsidP="003E0917">
      <w:pPr>
        <w:pStyle w:val="ListParagraph"/>
        <w:numPr>
          <w:ilvl w:val="0"/>
          <w:numId w:val="22"/>
        </w:numPr>
        <w:rPr>
          <w:del w:id="3526" w:author="somadmin" w:date="2026-09-25T20:51:00Z" w16du:dateUtc="2026-09-26T00:51:00Z"/>
          <w:rFonts w:asciiTheme="minorHAnsi" w:hAnsiTheme="minorHAnsi"/>
        </w:rPr>
      </w:pPr>
      <w:del w:id="3527" w:author="somadmin" w:date="2026-09-25T20:51:00Z" w16du:dateUtc="2026-09-26T00:51:00Z">
        <w:r>
          <w:rPr>
            <w:rFonts w:asciiTheme="minorHAnsi" w:hAnsiTheme="minorHAnsi"/>
          </w:rPr>
          <w:delText>Member, American Occupational Therapy Association</w:delText>
        </w:r>
      </w:del>
    </w:p>
    <w:p w14:paraId="746BB0EA" w14:textId="77777777" w:rsidR="00DD2AAA" w:rsidRPr="00501B76" w:rsidRDefault="00DD2AAA" w:rsidP="00C945B5">
      <w:pPr>
        <w:pStyle w:val="ListParagraph"/>
        <w:numPr>
          <w:ilvl w:val="0"/>
          <w:numId w:val="18"/>
        </w:numPr>
        <w:rPr>
          <w:del w:id="3528" w:author="somadmin" w:date="2026-09-25T20:51:00Z" w16du:dateUtc="2026-09-26T00:51:00Z"/>
          <w:rFonts w:asciiTheme="minorHAnsi" w:hAnsiTheme="minorHAnsi" w:cs="Arial"/>
        </w:rPr>
      </w:pPr>
      <w:del w:id="3529" w:author="somadmin" w:date="2026-09-25T20:51:00Z" w16du:dateUtc="2026-09-26T00:51:00Z">
        <w:r w:rsidRPr="00501B76">
          <w:rPr>
            <w:rFonts w:asciiTheme="minorHAnsi" w:hAnsiTheme="minorHAnsi" w:cs="Arial"/>
          </w:rPr>
          <w:delText>Committee member, Organizational Committee for 2012</w:delText>
        </w:r>
        <w:r w:rsidR="008D29E5" w:rsidRPr="00501B76">
          <w:rPr>
            <w:rFonts w:asciiTheme="minorHAnsi" w:hAnsiTheme="minorHAnsi" w:cs="Arial"/>
          </w:rPr>
          <w:delText xml:space="preserve"> </w:delText>
        </w:r>
        <w:r w:rsidR="007760BE" w:rsidRPr="00501B76">
          <w:rPr>
            <w:rFonts w:asciiTheme="minorHAnsi" w:hAnsiTheme="minorHAnsi" w:cs="Arial"/>
          </w:rPr>
          <w:delText>Illinois</w:delText>
        </w:r>
        <w:r w:rsidRPr="00501B76">
          <w:rPr>
            <w:rFonts w:asciiTheme="minorHAnsi" w:hAnsiTheme="minorHAnsi" w:cs="Arial"/>
          </w:rPr>
          <w:delText xml:space="preserve"> MS Tour de Farms Bicycle Ride 2011-2012</w:delText>
        </w:r>
      </w:del>
    </w:p>
    <w:p w14:paraId="626EFE5C" w14:textId="77777777" w:rsidR="00DD2AAA" w:rsidRPr="00501B76" w:rsidRDefault="00DD2AAA" w:rsidP="00C945B5">
      <w:pPr>
        <w:pStyle w:val="ListParagraph"/>
        <w:numPr>
          <w:ilvl w:val="0"/>
          <w:numId w:val="18"/>
        </w:numPr>
        <w:rPr>
          <w:del w:id="3530" w:author="somadmin" w:date="2026-09-25T20:51:00Z" w16du:dateUtc="2026-09-26T00:51:00Z"/>
          <w:rFonts w:asciiTheme="minorHAnsi" w:hAnsiTheme="minorHAnsi" w:cs="Arial"/>
        </w:rPr>
      </w:pPr>
      <w:del w:id="3531" w:author="somadmin" w:date="2026-09-25T20:51:00Z" w16du:dateUtc="2026-09-26T00:51:00Z">
        <w:r w:rsidRPr="00501B76">
          <w:rPr>
            <w:rFonts w:asciiTheme="minorHAnsi" w:hAnsiTheme="minorHAnsi" w:cs="Arial"/>
          </w:rPr>
          <w:delText>Volunteer, Hearts and Horses Therapeutic Riding Program</w:delText>
        </w:r>
        <w:r w:rsidR="008D29E5" w:rsidRPr="00501B76">
          <w:rPr>
            <w:rFonts w:asciiTheme="minorHAnsi" w:hAnsiTheme="minorHAnsi" w:cs="Arial"/>
          </w:rPr>
          <w:delText>, Loveland, CO</w:delText>
        </w:r>
      </w:del>
    </w:p>
    <w:p w14:paraId="57210B47" w14:textId="77777777" w:rsidR="00DD2AAA" w:rsidRPr="00501B76" w:rsidRDefault="00DD2AAA" w:rsidP="00C945B5">
      <w:pPr>
        <w:pStyle w:val="ListParagraph"/>
        <w:numPr>
          <w:ilvl w:val="0"/>
          <w:numId w:val="18"/>
        </w:numPr>
        <w:rPr>
          <w:del w:id="3532" w:author="somadmin" w:date="2026-09-25T20:51:00Z" w16du:dateUtc="2026-09-26T00:51:00Z"/>
          <w:rFonts w:asciiTheme="minorHAnsi" w:hAnsiTheme="minorHAnsi" w:cs="Arial"/>
        </w:rPr>
      </w:pPr>
      <w:del w:id="3533" w:author="somadmin" w:date="2026-09-25T20:51:00Z" w16du:dateUtc="2026-09-26T00:51:00Z">
        <w:r w:rsidRPr="00501B76">
          <w:rPr>
            <w:rFonts w:asciiTheme="minorHAnsi" w:hAnsiTheme="minorHAnsi" w:cs="Arial"/>
          </w:rPr>
          <w:delText>Member BOD for Hearts and Horses, Therapeutic Riding Center</w:delText>
        </w:r>
        <w:r w:rsidR="008D29E5" w:rsidRPr="00501B76">
          <w:rPr>
            <w:rFonts w:asciiTheme="minorHAnsi" w:hAnsiTheme="minorHAnsi" w:cs="Arial"/>
          </w:rPr>
          <w:delText>, Loveland, CO</w:delText>
        </w:r>
      </w:del>
    </w:p>
    <w:p w14:paraId="29BA864D" w14:textId="77777777" w:rsidR="00DD2AAA" w:rsidRPr="00501B76" w:rsidRDefault="00DD2AAA" w:rsidP="00C945B5">
      <w:pPr>
        <w:pStyle w:val="ListParagraph"/>
        <w:numPr>
          <w:ilvl w:val="0"/>
          <w:numId w:val="18"/>
        </w:numPr>
        <w:rPr>
          <w:del w:id="3534" w:author="somadmin" w:date="2026-09-25T20:51:00Z" w16du:dateUtc="2026-09-26T00:51:00Z"/>
          <w:rFonts w:asciiTheme="minorHAnsi" w:hAnsiTheme="minorHAnsi" w:cs="Arial"/>
        </w:rPr>
      </w:pPr>
      <w:del w:id="3535" w:author="somadmin" w:date="2026-09-25T20:51:00Z" w16du:dateUtc="2026-09-26T00:51:00Z">
        <w:r w:rsidRPr="00501B76">
          <w:rPr>
            <w:rFonts w:asciiTheme="minorHAnsi" w:hAnsiTheme="minorHAnsi" w:cs="Arial"/>
          </w:rPr>
          <w:delText>Administrative Professionals Council Representative, CSU</w:delText>
        </w:r>
      </w:del>
    </w:p>
    <w:p w14:paraId="73BEF3D6" w14:textId="77777777" w:rsidR="00DD2AAA" w:rsidRPr="00501B76" w:rsidRDefault="00DD2AAA" w:rsidP="00C945B5">
      <w:pPr>
        <w:pStyle w:val="BodyTextIndent"/>
        <w:numPr>
          <w:ilvl w:val="0"/>
          <w:numId w:val="18"/>
        </w:numPr>
        <w:rPr>
          <w:del w:id="3536" w:author="somadmin" w:date="2026-09-25T20:51:00Z" w16du:dateUtc="2026-09-26T00:51:00Z"/>
          <w:rFonts w:asciiTheme="minorHAnsi" w:hAnsiTheme="minorHAnsi" w:cs="Arial"/>
        </w:rPr>
      </w:pPr>
      <w:del w:id="3537" w:author="somadmin" w:date="2026-09-25T20:51:00Z" w16du:dateUtc="2026-09-26T00:51:00Z">
        <w:r w:rsidRPr="00501B76">
          <w:rPr>
            <w:rFonts w:asciiTheme="minorHAnsi" w:hAnsiTheme="minorHAnsi" w:cs="Arial"/>
          </w:rPr>
          <w:delText>Quality Improvement Team (QIT) Facilitator – Castle Medical Center</w:delText>
        </w:r>
      </w:del>
    </w:p>
    <w:p w14:paraId="7F9D5DF6" w14:textId="77777777" w:rsidR="00DD2AAA" w:rsidRPr="00501B76" w:rsidRDefault="00DD2AAA" w:rsidP="00C945B5">
      <w:pPr>
        <w:pStyle w:val="ListParagraph"/>
        <w:numPr>
          <w:ilvl w:val="0"/>
          <w:numId w:val="18"/>
        </w:numPr>
        <w:rPr>
          <w:del w:id="3538" w:author="somadmin" w:date="2026-09-25T20:51:00Z" w16du:dateUtc="2026-09-26T00:51:00Z"/>
          <w:rFonts w:asciiTheme="minorHAnsi" w:hAnsiTheme="minorHAnsi" w:cs="Arial"/>
        </w:rPr>
      </w:pPr>
      <w:del w:id="3539" w:author="somadmin" w:date="2026-09-25T20:51:00Z" w16du:dateUtc="2026-09-26T00:51:00Z">
        <w:r w:rsidRPr="00501B76">
          <w:rPr>
            <w:rFonts w:asciiTheme="minorHAnsi" w:hAnsiTheme="minorHAnsi" w:cs="Arial"/>
          </w:rPr>
          <w:delText>Chairperson, WORKcare Hawaii Taskforce</w:delText>
        </w:r>
      </w:del>
    </w:p>
    <w:p w14:paraId="532AA4EC" w14:textId="77777777" w:rsidR="00DD2AAA" w:rsidRPr="00501B76" w:rsidRDefault="00DD2AAA" w:rsidP="00C945B5">
      <w:pPr>
        <w:pStyle w:val="ListParagraph"/>
        <w:numPr>
          <w:ilvl w:val="0"/>
          <w:numId w:val="18"/>
        </w:numPr>
        <w:rPr>
          <w:del w:id="3540" w:author="somadmin" w:date="2026-09-25T20:51:00Z" w16du:dateUtc="2026-09-26T00:51:00Z"/>
          <w:rFonts w:asciiTheme="minorHAnsi" w:hAnsiTheme="minorHAnsi" w:cs="Arial"/>
        </w:rPr>
      </w:pPr>
      <w:del w:id="3541" w:author="somadmin" w:date="2026-09-25T20:51:00Z" w16du:dateUtc="2026-09-26T00:51:00Z">
        <w:r w:rsidRPr="00501B76">
          <w:rPr>
            <w:rFonts w:asciiTheme="minorHAnsi" w:hAnsiTheme="minorHAnsi" w:cs="Arial"/>
          </w:rPr>
          <w:delText>Newsletter Editor, Work Well Rehabilitation newsletter</w:delText>
        </w:r>
      </w:del>
    </w:p>
    <w:p w14:paraId="2605C3A2" w14:textId="77777777" w:rsidR="00DD2AAA" w:rsidRPr="00501B76" w:rsidRDefault="00DD2AAA" w:rsidP="00C945B5">
      <w:pPr>
        <w:pStyle w:val="BodyTextIndent"/>
        <w:numPr>
          <w:ilvl w:val="0"/>
          <w:numId w:val="18"/>
        </w:numPr>
        <w:rPr>
          <w:del w:id="3542" w:author="somadmin" w:date="2026-09-25T20:51:00Z" w16du:dateUtc="2026-09-26T00:51:00Z"/>
          <w:rFonts w:asciiTheme="minorHAnsi" w:hAnsiTheme="minorHAnsi" w:cs="Arial"/>
        </w:rPr>
      </w:pPr>
      <w:del w:id="3543" w:author="somadmin" w:date="2026-09-25T20:51:00Z" w16du:dateUtc="2026-09-26T00:51:00Z">
        <w:r w:rsidRPr="00501B76">
          <w:rPr>
            <w:rFonts w:asciiTheme="minorHAnsi" w:hAnsiTheme="minorHAnsi" w:cs="Arial"/>
          </w:rPr>
          <w:delText>Chairperson, Associate Council, Newport Harbor Adolescent Hospital</w:delText>
        </w:r>
      </w:del>
    </w:p>
    <w:p w14:paraId="462EE5C8" w14:textId="77777777" w:rsidR="00DD2AAA" w:rsidRPr="003E0917" w:rsidRDefault="00DD2AAA" w:rsidP="003E0917">
      <w:pPr>
        <w:pStyle w:val="BodyTextIndent"/>
        <w:numPr>
          <w:ilvl w:val="0"/>
          <w:numId w:val="18"/>
        </w:numPr>
        <w:rPr>
          <w:del w:id="3544" w:author="somadmin" w:date="2026-09-25T20:51:00Z" w16du:dateUtc="2026-09-26T00:51:00Z"/>
          <w:rFonts w:asciiTheme="minorHAnsi" w:hAnsiTheme="minorHAnsi" w:cs="Arial"/>
        </w:rPr>
      </w:pPr>
      <w:del w:id="3545" w:author="somadmin" w:date="2026-09-25T20:51:00Z" w16du:dateUtc="2026-09-26T00:51:00Z">
        <w:r w:rsidRPr="00501B76">
          <w:rPr>
            <w:rFonts w:asciiTheme="minorHAnsi" w:hAnsiTheme="minorHAnsi" w:cs="Arial"/>
          </w:rPr>
          <w:delText>Newsletter Editor of the Southeast Los Angeles Chapter of the Occu</w:delText>
        </w:r>
        <w:r w:rsidR="00C945B5" w:rsidRPr="00501B76">
          <w:rPr>
            <w:rFonts w:asciiTheme="minorHAnsi" w:hAnsiTheme="minorHAnsi" w:cs="Arial"/>
          </w:rPr>
          <w:delText>pational Therapy Association of</w:delText>
        </w:r>
        <w:r w:rsidR="003E0917">
          <w:rPr>
            <w:rFonts w:asciiTheme="minorHAnsi" w:hAnsiTheme="minorHAnsi" w:cs="Arial"/>
          </w:rPr>
          <w:delText xml:space="preserve"> </w:delText>
        </w:r>
        <w:r w:rsidRPr="003E0917">
          <w:rPr>
            <w:rFonts w:asciiTheme="minorHAnsi" w:hAnsiTheme="minorHAnsi" w:cs="Arial"/>
          </w:rPr>
          <w:delText>California</w:delText>
        </w:r>
      </w:del>
    </w:p>
    <w:p w14:paraId="103211E2" w14:textId="77777777" w:rsidR="00DD2AAA" w:rsidRPr="00501B76" w:rsidRDefault="00DD2AAA" w:rsidP="00C945B5">
      <w:pPr>
        <w:pStyle w:val="ListParagraph"/>
        <w:numPr>
          <w:ilvl w:val="0"/>
          <w:numId w:val="18"/>
        </w:numPr>
        <w:rPr>
          <w:del w:id="3546" w:author="somadmin" w:date="2026-09-25T20:51:00Z" w16du:dateUtc="2026-09-26T00:51:00Z"/>
          <w:rFonts w:asciiTheme="minorHAnsi" w:hAnsiTheme="minorHAnsi" w:cs="Arial"/>
        </w:rPr>
      </w:pPr>
      <w:del w:id="3547" w:author="somadmin" w:date="2026-09-25T20:51:00Z" w16du:dateUtc="2026-09-26T00:51:00Z">
        <w:r w:rsidRPr="00501B76">
          <w:rPr>
            <w:rFonts w:asciiTheme="minorHAnsi" w:hAnsiTheme="minorHAnsi" w:cs="Arial"/>
          </w:rPr>
          <w:delText>Member of the Occupational Therapy Association of California</w:delText>
        </w:r>
      </w:del>
    </w:p>
    <w:p w14:paraId="6BE4D7FA" w14:textId="77777777" w:rsidR="00501B76" w:rsidRPr="00501B76" w:rsidRDefault="00501B76" w:rsidP="00DD2AAA">
      <w:pPr>
        <w:rPr>
          <w:del w:id="3548" w:author="somadmin" w:date="2026-09-25T20:51:00Z" w16du:dateUtc="2026-09-26T00:51:00Z"/>
          <w:rFonts w:asciiTheme="minorHAnsi" w:hAnsiTheme="minorHAnsi" w:cs="Arial"/>
        </w:rPr>
      </w:pPr>
    </w:p>
    <w:p w14:paraId="453E7999" w14:textId="77777777" w:rsidR="00DD2AAA" w:rsidRPr="00501B76" w:rsidRDefault="00DD2AAA" w:rsidP="00DD2AAA">
      <w:pPr>
        <w:pStyle w:val="Heading2"/>
        <w:rPr>
          <w:del w:id="3549" w:author="somadmin" w:date="2026-09-25T20:51:00Z" w16du:dateUtc="2026-09-26T00:51:00Z"/>
          <w:rFonts w:asciiTheme="minorHAnsi" w:hAnsiTheme="minorHAnsi" w:cs="Arial"/>
        </w:rPr>
      </w:pPr>
      <w:del w:id="3550" w:author="somadmin" w:date="2026-09-25T20:51:00Z" w16du:dateUtc="2026-09-26T00:51:00Z">
        <w:r w:rsidRPr="00501B76">
          <w:rPr>
            <w:rFonts w:asciiTheme="minorHAnsi" w:hAnsiTheme="minorHAnsi" w:cs="Arial"/>
          </w:rPr>
          <w:delText>PUBLICATIONS</w:delText>
        </w:r>
      </w:del>
    </w:p>
    <w:p w14:paraId="08CBAC17" w14:textId="77777777" w:rsidR="00DD2AAA" w:rsidRPr="00501B76" w:rsidRDefault="00DD2AAA" w:rsidP="005735C4">
      <w:pPr>
        <w:pStyle w:val="ListParagraph"/>
        <w:numPr>
          <w:ilvl w:val="0"/>
          <w:numId w:val="19"/>
        </w:numPr>
        <w:rPr>
          <w:del w:id="3551" w:author="somadmin" w:date="2026-09-25T20:51:00Z" w16du:dateUtc="2026-09-26T00:51:00Z"/>
          <w:rFonts w:asciiTheme="minorHAnsi" w:hAnsiTheme="minorHAnsi" w:cs="Arial"/>
          <w:u w:val="single"/>
        </w:rPr>
      </w:pPr>
      <w:del w:id="3552" w:author="somadmin" w:date="2026-09-25T20:51:00Z" w16du:dateUtc="2026-09-26T00:51:00Z">
        <w:r w:rsidRPr="00501B76">
          <w:rPr>
            <w:rFonts w:asciiTheme="minorHAnsi" w:hAnsiTheme="minorHAnsi" w:cs="Arial"/>
          </w:rPr>
          <w:delText xml:space="preserve">Contributor to </w:delText>
        </w:r>
        <w:r w:rsidRPr="00501B76">
          <w:rPr>
            <w:rFonts w:asciiTheme="minorHAnsi" w:hAnsiTheme="minorHAnsi" w:cs="Arial"/>
            <w:u w:val="single"/>
          </w:rPr>
          <w:delText>The Essential Guide to Occupational Therapy Fie</w:delText>
        </w:r>
        <w:r w:rsidR="00C945B5" w:rsidRPr="00501B76">
          <w:rPr>
            <w:rFonts w:asciiTheme="minorHAnsi" w:hAnsiTheme="minorHAnsi" w:cs="Arial"/>
            <w:u w:val="single"/>
          </w:rPr>
          <w:delText>ldwork Education: Resources for</w:delText>
        </w:r>
        <w:r w:rsidR="005735C4" w:rsidRPr="00501B76">
          <w:rPr>
            <w:rFonts w:asciiTheme="minorHAnsi" w:hAnsiTheme="minorHAnsi" w:cs="Arial"/>
            <w:u w:val="single"/>
          </w:rPr>
          <w:delText xml:space="preserve"> </w:delText>
        </w:r>
        <w:r w:rsidRPr="00501B76">
          <w:rPr>
            <w:rFonts w:asciiTheme="minorHAnsi" w:hAnsiTheme="minorHAnsi" w:cs="Arial"/>
            <w:u w:val="single"/>
          </w:rPr>
          <w:delText>Today's Educators and Practitioners</w:delText>
        </w:r>
        <w:r w:rsidRPr="00501B76">
          <w:rPr>
            <w:rFonts w:asciiTheme="minorHAnsi" w:hAnsiTheme="minorHAnsi" w:cs="Arial"/>
          </w:rPr>
          <w:delText>, By Donna M. Costa, MS, OTR/L. AOTA, 2004.</w:delText>
        </w:r>
      </w:del>
    </w:p>
    <w:p w14:paraId="0895A91A" w14:textId="77777777" w:rsidR="00C945B5" w:rsidRPr="00501B76" w:rsidRDefault="00DD2AAA" w:rsidP="00C945B5">
      <w:pPr>
        <w:pStyle w:val="ListParagraph"/>
        <w:numPr>
          <w:ilvl w:val="0"/>
          <w:numId w:val="19"/>
        </w:numPr>
        <w:rPr>
          <w:del w:id="3553" w:author="somadmin" w:date="2026-09-25T20:51:00Z" w16du:dateUtc="2026-09-26T00:51:00Z"/>
          <w:rFonts w:asciiTheme="minorHAnsi" w:hAnsiTheme="minorHAnsi" w:cs="Arial"/>
          <w:u w:val="single"/>
        </w:rPr>
      </w:pPr>
      <w:del w:id="3554" w:author="somadmin" w:date="2026-09-25T20:51:00Z" w16du:dateUtc="2026-09-26T00:51:00Z">
        <w:r w:rsidRPr="00501B76">
          <w:rPr>
            <w:rFonts w:asciiTheme="minorHAnsi" w:hAnsiTheme="minorHAnsi" w:cs="Arial"/>
          </w:rPr>
          <w:delText xml:space="preserve">“Functional Capacity Evaluations’ </w:delText>
        </w:r>
        <w:r w:rsidRPr="00501B76">
          <w:rPr>
            <w:rFonts w:asciiTheme="minorHAnsi" w:hAnsiTheme="minorHAnsi" w:cs="Arial"/>
            <w:u w:val="single"/>
          </w:rPr>
          <w:delText>Hawaii Association for</w:delText>
        </w:r>
        <w:r w:rsidR="00C945B5" w:rsidRPr="00501B76">
          <w:rPr>
            <w:rFonts w:asciiTheme="minorHAnsi" w:hAnsiTheme="minorHAnsi" w:cs="Arial"/>
            <w:u w:val="single"/>
          </w:rPr>
          <w:delText xml:space="preserve"> Medical Case Management Nurses</w:delText>
        </w:r>
      </w:del>
    </w:p>
    <w:p w14:paraId="70850D81" w14:textId="77777777" w:rsidR="00DD2AAA" w:rsidRPr="00501B76" w:rsidRDefault="00DD2AAA" w:rsidP="00C945B5">
      <w:pPr>
        <w:pStyle w:val="ListParagraph"/>
        <w:numPr>
          <w:ilvl w:val="0"/>
          <w:numId w:val="19"/>
        </w:numPr>
        <w:rPr>
          <w:del w:id="3555" w:author="somadmin" w:date="2026-09-25T20:51:00Z" w16du:dateUtc="2026-09-26T00:51:00Z"/>
          <w:rFonts w:asciiTheme="minorHAnsi" w:hAnsiTheme="minorHAnsi" w:cs="Arial"/>
        </w:rPr>
      </w:pPr>
      <w:del w:id="3556" w:author="somadmin" w:date="2026-09-25T20:51:00Z" w16du:dateUtc="2026-09-26T00:51:00Z">
        <w:r w:rsidRPr="00501B76">
          <w:rPr>
            <w:rFonts w:asciiTheme="minorHAnsi" w:hAnsiTheme="minorHAnsi" w:cs="Arial"/>
            <w:u w:val="single"/>
          </w:rPr>
          <w:delText>Newsletter</w:delText>
        </w:r>
        <w:r w:rsidRPr="00501B76">
          <w:rPr>
            <w:rFonts w:asciiTheme="minorHAnsi" w:hAnsiTheme="minorHAnsi" w:cs="Arial"/>
          </w:rPr>
          <w:delText>, April 1997.</w:delText>
        </w:r>
      </w:del>
    </w:p>
    <w:p w14:paraId="3B63FD82" w14:textId="77777777" w:rsidR="00DD2AAA" w:rsidRPr="00501B76" w:rsidRDefault="00DD2AAA" w:rsidP="005735C4">
      <w:pPr>
        <w:pStyle w:val="ListParagraph"/>
        <w:numPr>
          <w:ilvl w:val="0"/>
          <w:numId w:val="19"/>
        </w:numPr>
        <w:rPr>
          <w:del w:id="3557" w:author="somadmin" w:date="2026-09-25T20:51:00Z" w16du:dateUtc="2026-09-26T00:51:00Z"/>
          <w:rFonts w:asciiTheme="minorHAnsi" w:hAnsiTheme="minorHAnsi" w:cs="Arial"/>
          <w:u w:val="single"/>
        </w:rPr>
      </w:pPr>
      <w:del w:id="3558" w:author="somadmin" w:date="2026-09-25T20:51:00Z" w16du:dateUtc="2026-09-26T00:51:00Z">
        <w:r w:rsidRPr="00501B76">
          <w:rPr>
            <w:rFonts w:asciiTheme="minorHAnsi" w:hAnsiTheme="minorHAnsi" w:cs="Arial"/>
          </w:rPr>
          <w:delText xml:space="preserve">“The Possible Effects of a Change to Master’s Entry Level in Occupational therapy”, </w:delText>
        </w:r>
        <w:r w:rsidRPr="00501B76">
          <w:rPr>
            <w:rFonts w:asciiTheme="minorHAnsi" w:hAnsiTheme="minorHAnsi" w:cs="Arial"/>
            <w:u w:val="single"/>
          </w:rPr>
          <w:delText>The American</w:delText>
        </w:r>
        <w:r w:rsidR="005735C4" w:rsidRPr="00501B76">
          <w:rPr>
            <w:rFonts w:asciiTheme="minorHAnsi" w:hAnsiTheme="minorHAnsi" w:cs="Arial"/>
            <w:u w:val="single"/>
          </w:rPr>
          <w:delText xml:space="preserve"> </w:delText>
        </w:r>
        <w:r w:rsidRPr="00501B76">
          <w:rPr>
            <w:rFonts w:asciiTheme="minorHAnsi" w:hAnsiTheme="minorHAnsi" w:cs="Arial"/>
            <w:u w:val="single"/>
          </w:rPr>
          <w:delText>Journal of Occupational Therapy</w:delText>
        </w:r>
        <w:r w:rsidRPr="00501B76">
          <w:rPr>
            <w:rFonts w:asciiTheme="minorHAnsi" w:hAnsiTheme="minorHAnsi" w:cs="Arial"/>
          </w:rPr>
          <w:delText>, Vol. 41, #10, October 1987.</w:delText>
        </w:r>
      </w:del>
    </w:p>
    <w:p w14:paraId="0601306F" w14:textId="77777777" w:rsidR="00DD2AAA" w:rsidRPr="00501B76" w:rsidRDefault="00DD2AAA" w:rsidP="005735C4">
      <w:pPr>
        <w:pStyle w:val="ListParagraph"/>
        <w:numPr>
          <w:ilvl w:val="0"/>
          <w:numId w:val="19"/>
        </w:numPr>
        <w:rPr>
          <w:del w:id="3559" w:author="somadmin" w:date="2026-09-25T20:51:00Z" w16du:dateUtc="2026-09-26T00:51:00Z"/>
          <w:rFonts w:asciiTheme="minorHAnsi" w:hAnsiTheme="minorHAnsi" w:cs="Arial"/>
          <w:u w:val="single"/>
        </w:rPr>
      </w:pPr>
      <w:del w:id="3560" w:author="somadmin" w:date="2026-09-25T20:51:00Z" w16du:dateUtc="2026-09-26T00:51:00Z">
        <w:r w:rsidRPr="00501B76">
          <w:rPr>
            <w:rFonts w:asciiTheme="minorHAnsi" w:hAnsiTheme="minorHAnsi" w:cs="Arial"/>
          </w:rPr>
          <w:delText xml:space="preserve">“Psychosocial Needs of Children with End-State Renal Disease”, </w:delText>
        </w:r>
        <w:r w:rsidR="00C945B5" w:rsidRPr="00501B76">
          <w:rPr>
            <w:rFonts w:asciiTheme="minorHAnsi" w:hAnsiTheme="minorHAnsi" w:cs="Arial"/>
            <w:u w:val="single"/>
          </w:rPr>
          <w:delText>AOTA Developmental Disabilities</w:delText>
        </w:r>
        <w:r w:rsidR="005735C4" w:rsidRPr="00501B76">
          <w:rPr>
            <w:rFonts w:asciiTheme="minorHAnsi" w:hAnsiTheme="minorHAnsi" w:cs="Arial"/>
            <w:u w:val="single"/>
          </w:rPr>
          <w:delText xml:space="preserve"> </w:delText>
        </w:r>
        <w:r w:rsidRPr="00501B76">
          <w:rPr>
            <w:rFonts w:asciiTheme="minorHAnsi" w:hAnsiTheme="minorHAnsi" w:cs="Arial"/>
            <w:u w:val="single"/>
          </w:rPr>
          <w:delText>Special Interest Section Newsletter</w:delText>
        </w:r>
        <w:r w:rsidRPr="00501B76">
          <w:rPr>
            <w:rFonts w:asciiTheme="minorHAnsi" w:hAnsiTheme="minorHAnsi" w:cs="Arial"/>
          </w:rPr>
          <w:delText>, Vol. 8, #4, December 1985.</w:delText>
        </w:r>
      </w:del>
    </w:p>
    <w:p w14:paraId="76ABBB62" w14:textId="77777777" w:rsidR="00DD2AAA" w:rsidRPr="00501B76" w:rsidRDefault="00DD2AAA" w:rsidP="00DD2AAA">
      <w:pPr>
        <w:rPr>
          <w:del w:id="3561" w:author="somadmin" w:date="2026-09-25T20:51:00Z" w16du:dateUtc="2026-09-26T00:51:00Z"/>
          <w:rFonts w:asciiTheme="minorHAnsi" w:hAnsiTheme="minorHAnsi" w:cs="Arial"/>
        </w:rPr>
      </w:pPr>
    </w:p>
    <w:p w14:paraId="35408D1F" w14:textId="77777777" w:rsidR="00DD2AAA" w:rsidRPr="00501B76" w:rsidRDefault="00DD2AAA" w:rsidP="00DD2AAA">
      <w:pPr>
        <w:pStyle w:val="Heading4"/>
        <w:rPr>
          <w:del w:id="3562" w:author="somadmin" w:date="2026-09-25T20:51:00Z" w16du:dateUtc="2026-09-26T00:51:00Z"/>
          <w:rFonts w:asciiTheme="minorHAnsi" w:hAnsiTheme="minorHAnsi" w:cs="Arial"/>
          <w:b/>
          <w:bCs/>
        </w:rPr>
      </w:pPr>
      <w:del w:id="3563" w:author="somadmin" w:date="2026-09-25T20:51:00Z" w16du:dateUtc="2026-09-26T00:51:00Z">
        <w:r w:rsidRPr="00501B76">
          <w:rPr>
            <w:rFonts w:asciiTheme="minorHAnsi" w:hAnsiTheme="minorHAnsi" w:cs="Arial"/>
            <w:b/>
            <w:bCs/>
          </w:rPr>
          <w:delText>PROFESSIONAL CERTIFICATIONS/QUALIFICATIONS</w:delText>
        </w:r>
      </w:del>
    </w:p>
    <w:p w14:paraId="0872B51B" w14:textId="77777777" w:rsidR="000371E1" w:rsidRPr="00501B76" w:rsidRDefault="00DD2AAA" w:rsidP="000371E1">
      <w:pPr>
        <w:pStyle w:val="ListParagraph"/>
        <w:numPr>
          <w:ilvl w:val="0"/>
          <w:numId w:val="20"/>
        </w:numPr>
        <w:rPr>
          <w:del w:id="3564" w:author="somadmin" w:date="2026-09-25T20:51:00Z" w16du:dateUtc="2026-09-26T00:51:00Z"/>
          <w:rFonts w:asciiTheme="minorHAnsi" w:hAnsiTheme="minorHAnsi" w:cs="Arial"/>
        </w:rPr>
      </w:pPr>
      <w:del w:id="3565" w:author="somadmin" w:date="2026-09-25T20:51:00Z" w16du:dateUtc="2026-09-26T00:51:00Z">
        <w:r w:rsidRPr="00501B76">
          <w:rPr>
            <w:rFonts w:asciiTheme="minorHAnsi" w:hAnsiTheme="minorHAnsi" w:cs="Arial"/>
          </w:rPr>
          <w:delText>Registered Occupational Therapist by the American Occupational Therapy Certification Board,</w:delText>
        </w:r>
      </w:del>
    </w:p>
    <w:p w14:paraId="339A944B" w14:textId="77777777" w:rsidR="00DD2AAA" w:rsidRPr="00501B76" w:rsidRDefault="000371E1" w:rsidP="00501B76">
      <w:pPr>
        <w:pStyle w:val="ListParagraph"/>
        <w:rPr>
          <w:del w:id="3566" w:author="somadmin" w:date="2026-09-25T20:51:00Z" w16du:dateUtc="2026-09-26T00:51:00Z"/>
          <w:rFonts w:asciiTheme="minorHAnsi" w:hAnsiTheme="minorHAnsi" w:cs="Arial"/>
          <w:b/>
          <w:bCs/>
        </w:rPr>
      </w:pPr>
      <w:del w:id="3567" w:author="somadmin" w:date="2026-09-25T20:51:00Z" w16du:dateUtc="2026-09-26T00:51:00Z">
        <w:r w:rsidRPr="00501B76">
          <w:rPr>
            <w:rFonts w:asciiTheme="minorHAnsi" w:hAnsiTheme="minorHAnsi" w:cs="Arial"/>
            <w:b/>
            <w:bCs/>
          </w:rPr>
          <w:delText>#914040</w:delText>
        </w:r>
        <w:r w:rsidRPr="00501B76">
          <w:rPr>
            <w:rFonts w:asciiTheme="minorHAnsi" w:hAnsiTheme="minorHAnsi" w:cs="Arial"/>
          </w:rPr>
          <w:delText xml:space="preserve">.       </w:delText>
        </w:r>
      </w:del>
    </w:p>
    <w:p w14:paraId="4C37BFA9" w14:textId="77777777" w:rsidR="00501B76" w:rsidRDefault="00DD2AAA" w:rsidP="000371E1">
      <w:pPr>
        <w:pStyle w:val="ListParagraph"/>
        <w:numPr>
          <w:ilvl w:val="0"/>
          <w:numId w:val="20"/>
        </w:numPr>
        <w:rPr>
          <w:del w:id="3568" w:author="somadmin" w:date="2026-09-25T20:51:00Z" w16du:dateUtc="2026-09-26T00:51:00Z"/>
          <w:rFonts w:asciiTheme="minorHAnsi" w:hAnsiTheme="minorHAnsi" w:cs="Arial"/>
        </w:rPr>
      </w:pPr>
      <w:del w:id="3569" w:author="somadmin" w:date="2026-09-25T20:51:00Z" w16du:dateUtc="2026-09-26T00:51:00Z">
        <w:r w:rsidRPr="00501B76">
          <w:rPr>
            <w:rFonts w:asciiTheme="minorHAnsi" w:hAnsiTheme="minorHAnsi" w:cs="Arial"/>
          </w:rPr>
          <w:delText xml:space="preserve">Occupational Therapy License, State of Illinois Department of Professional Regulation, </w:delText>
        </w:r>
        <w:r w:rsidR="00AF2EF6" w:rsidRPr="00501B76">
          <w:rPr>
            <w:rFonts w:asciiTheme="minorHAnsi" w:hAnsiTheme="minorHAnsi" w:cs="Arial"/>
          </w:rPr>
          <w:delText xml:space="preserve"> </w:delText>
        </w:r>
      </w:del>
    </w:p>
    <w:p w14:paraId="11C09C00" w14:textId="77777777" w:rsidR="00206683" w:rsidRDefault="00DD2AAA" w:rsidP="00206683">
      <w:pPr>
        <w:pStyle w:val="ListParagraph"/>
        <w:rPr>
          <w:del w:id="3570" w:author="somadmin" w:date="2026-09-25T20:51:00Z" w16du:dateUtc="2026-09-26T00:51:00Z"/>
          <w:rFonts w:asciiTheme="minorHAnsi" w:hAnsiTheme="minorHAnsi" w:cs="Arial"/>
        </w:rPr>
      </w:pPr>
      <w:del w:id="3571" w:author="somadmin" w:date="2026-09-25T20:51:00Z" w16du:dateUtc="2026-09-26T00:51:00Z">
        <w:r w:rsidRPr="00501B76">
          <w:rPr>
            <w:rFonts w:asciiTheme="minorHAnsi" w:hAnsiTheme="minorHAnsi" w:cs="Arial"/>
            <w:b/>
            <w:bCs/>
          </w:rPr>
          <w:delText># 056.007187</w:delText>
        </w:r>
        <w:r w:rsidRPr="00501B76">
          <w:rPr>
            <w:rFonts w:asciiTheme="minorHAnsi" w:hAnsiTheme="minorHAnsi" w:cs="Arial"/>
          </w:rPr>
          <w:delText>.</w:delText>
        </w:r>
      </w:del>
    </w:p>
    <w:p w14:paraId="252D6B2B" w14:textId="77777777" w:rsidR="00206683" w:rsidRPr="00206683" w:rsidRDefault="00206683" w:rsidP="00206683">
      <w:pPr>
        <w:pStyle w:val="ListParagraph"/>
        <w:numPr>
          <w:ilvl w:val="0"/>
          <w:numId w:val="20"/>
        </w:numPr>
        <w:rPr>
          <w:del w:id="3572" w:author="somadmin" w:date="2026-09-25T20:51:00Z" w16du:dateUtc="2026-09-26T00:51:00Z"/>
          <w:rFonts w:asciiTheme="minorHAnsi" w:hAnsiTheme="minorHAnsi" w:cs="Arial"/>
        </w:rPr>
      </w:pPr>
      <w:del w:id="3573" w:author="somadmin" w:date="2026-09-25T20:51:00Z" w16du:dateUtc="2026-09-26T00:51:00Z">
        <w:r w:rsidRPr="00206683">
          <w:rPr>
            <w:rFonts w:asciiTheme="minorHAnsi" w:hAnsiTheme="minorHAnsi" w:cs="Arial"/>
            <w:bCs/>
          </w:rPr>
          <w:delText>Licensed RMTi Consultant,</w:delText>
        </w:r>
        <w:r>
          <w:rPr>
            <w:rFonts w:asciiTheme="minorHAnsi" w:hAnsiTheme="minorHAnsi" w:cs="Arial"/>
            <w:bCs/>
          </w:rPr>
          <w:delText xml:space="preserve"> Active April 2017</w:delText>
        </w:r>
        <w:r w:rsidR="00F119E2">
          <w:rPr>
            <w:rFonts w:asciiTheme="minorHAnsi" w:hAnsiTheme="minorHAnsi" w:cs="Arial"/>
            <w:bCs/>
          </w:rPr>
          <w:delText>-January 2018</w:delText>
        </w:r>
      </w:del>
    </w:p>
    <w:p w14:paraId="5A7508D1" w14:textId="77777777" w:rsidR="00DD2AAA" w:rsidRPr="00501B76" w:rsidRDefault="00DD2AAA" w:rsidP="000371E1">
      <w:pPr>
        <w:pStyle w:val="ListParagraph"/>
        <w:numPr>
          <w:ilvl w:val="0"/>
          <w:numId w:val="20"/>
        </w:numPr>
        <w:rPr>
          <w:del w:id="3574" w:author="somadmin" w:date="2026-09-25T20:51:00Z" w16du:dateUtc="2026-09-26T00:51:00Z"/>
          <w:rFonts w:asciiTheme="minorHAnsi" w:hAnsiTheme="minorHAnsi" w:cs="Arial"/>
        </w:rPr>
      </w:pPr>
      <w:del w:id="3575" w:author="somadmin" w:date="2026-09-25T20:51:00Z" w16du:dateUtc="2026-09-26T00:51:00Z">
        <w:r w:rsidRPr="00501B76">
          <w:rPr>
            <w:rFonts w:asciiTheme="minorHAnsi" w:hAnsiTheme="minorHAnsi" w:cs="Arial"/>
          </w:rPr>
          <w:delText xml:space="preserve">LSVT BIG Certified </w:delText>
        </w:r>
        <w:r w:rsidR="00E90FF3" w:rsidRPr="00501B76">
          <w:rPr>
            <w:rFonts w:asciiTheme="minorHAnsi" w:hAnsiTheme="minorHAnsi" w:cs="Arial"/>
          </w:rPr>
          <w:delText>Administrator, Certification</w:delText>
        </w:r>
        <w:r w:rsidR="008C708C">
          <w:rPr>
            <w:rFonts w:asciiTheme="minorHAnsi" w:hAnsiTheme="minorHAnsi" w:cs="Arial"/>
          </w:rPr>
          <w:delText xml:space="preserve"> Renewal</w:delText>
        </w:r>
        <w:r w:rsidR="00884DD5">
          <w:rPr>
            <w:rFonts w:asciiTheme="minorHAnsi" w:hAnsiTheme="minorHAnsi" w:cs="Arial"/>
          </w:rPr>
          <w:delText xml:space="preserve">, </w:delText>
        </w:r>
        <w:r w:rsidR="008C708C">
          <w:rPr>
            <w:rFonts w:asciiTheme="minorHAnsi" w:hAnsiTheme="minorHAnsi" w:cs="Arial"/>
          </w:rPr>
          <w:delText>08/01</w:delText>
        </w:r>
        <w:r w:rsidR="00884DD5">
          <w:rPr>
            <w:rFonts w:asciiTheme="minorHAnsi" w:hAnsiTheme="minorHAnsi" w:cs="Arial"/>
          </w:rPr>
          <w:delText>/16</w:delText>
        </w:r>
        <w:r w:rsidR="00E90FF3" w:rsidRPr="00501B76">
          <w:rPr>
            <w:rFonts w:asciiTheme="minorHAnsi" w:hAnsiTheme="minorHAnsi" w:cs="Arial"/>
          </w:rPr>
          <w:delText xml:space="preserve"> </w:delText>
        </w:r>
        <w:r w:rsidR="00E90FF3" w:rsidRPr="00501B76">
          <w:rPr>
            <w:rFonts w:asciiTheme="minorHAnsi" w:hAnsiTheme="minorHAnsi" w:cs="Arial"/>
            <w:b/>
          </w:rPr>
          <w:delText xml:space="preserve"># </w:delText>
        </w:r>
        <w:r w:rsidRPr="00501B76">
          <w:rPr>
            <w:rFonts w:asciiTheme="minorHAnsi" w:hAnsiTheme="minorHAnsi" w:cs="Arial"/>
            <w:b/>
          </w:rPr>
          <w:delText>SLMO0912-43</w:delText>
        </w:r>
      </w:del>
    </w:p>
    <w:p w14:paraId="56E01C9B" w14:textId="77777777" w:rsidR="00CE3B53" w:rsidRDefault="00CE3B53" w:rsidP="000371E1">
      <w:pPr>
        <w:pStyle w:val="ListParagraph"/>
        <w:numPr>
          <w:ilvl w:val="0"/>
          <w:numId w:val="20"/>
        </w:numPr>
        <w:rPr>
          <w:del w:id="3576" w:author="somadmin" w:date="2026-09-25T20:51:00Z" w16du:dateUtc="2026-09-26T00:51:00Z"/>
          <w:rFonts w:asciiTheme="minorHAnsi" w:hAnsiTheme="minorHAnsi" w:cs="Arial"/>
        </w:rPr>
      </w:pPr>
      <w:del w:id="3577" w:author="somadmin" w:date="2026-09-25T20:51:00Z" w16du:dateUtc="2026-09-26T00:51:00Z">
        <w:r w:rsidRPr="00501B76">
          <w:rPr>
            <w:rFonts w:asciiTheme="minorHAnsi" w:hAnsiTheme="minorHAnsi" w:cs="Arial"/>
          </w:rPr>
          <w:delText xml:space="preserve">Certified CPI Nonviolent Crisis Intervention Instructor, </w:delText>
        </w:r>
        <w:r w:rsidRPr="00EF5AAD">
          <w:rPr>
            <w:rFonts w:asciiTheme="minorHAnsi" w:hAnsiTheme="minorHAnsi" w:cs="Arial"/>
            <w:b/>
          </w:rPr>
          <w:delText>ID # 842462</w:delText>
        </w:r>
        <w:r w:rsidRPr="00501B76">
          <w:rPr>
            <w:rFonts w:asciiTheme="minorHAnsi" w:hAnsiTheme="minorHAnsi" w:cs="Arial"/>
          </w:rPr>
          <w:delText xml:space="preserve"> Active 6/17/16-6/17/18</w:delText>
        </w:r>
      </w:del>
    </w:p>
    <w:p w14:paraId="6EB6489D" w14:textId="77777777" w:rsidR="003E0917" w:rsidRDefault="003E0917" w:rsidP="000371E1">
      <w:pPr>
        <w:pStyle w:val="ListParagraph"/>
        <w:numPr>
          <w:ilvl w:val="0"/>
          <w:numId w:val="20"/>
        </w:numPr>
        <w:rPr>
          <w:del w:id="3578" w:author="somadmin" w:date="2026-09-25T20:51:00Z" w16du:dateUtc="2026-09-26T00:51:00Z"/>
          <w:rFonts w:asciiTheme="minorHAnsi" w:hAnsiTheme="minorHAnsi" w:cs="Arial"/>
        </w:rPr>
      </w:pPr>
      <w:del w:id="3579" w:author="somadmin" w:date="2026-09-25T20:51:00Z" w16du:dateUtc="2026-09-26T00:51:00Z">
        <w:r>
          <w:rPr>
            <w:rFonts w:asciiTheme="minorHAnsi" w:hAnsiTheme="minorHAnsi" w:cs="Arial"/>
          </w:rPr>
          <w:delText>Certified Tai Chi for Rehabilitation Instructor, Active 8/28/16-8/28/18</w:delText>
        </w:r>
      </w:del>
    </w:p>
    <w:p w14:paraId="620C94DC" w14:textId="77777777" w:rsidR="003E0917" w:rsidRDefault="003E0917" w:rsidP="000371E1">
      <w:pPr>
        <w:pStyle w:val="ListParagraph"/>
        <w:numPr>
          <w:ilvl w:val="0"/>
          <w:numId w:val="20"/>
        </w:numPr>
        <w:rPr>
          <w:del w:id="3580" w:author="somadmin" w:date="2026-09-25T20:51:00Z" w16du:dateUtc="2026-09-26T00:51:00Z"/>
          <w:rFonts w:asciiTheme="minorHAnsi" w:hAnsiTheme="minorHAnsi" w:cs="Arial"/>
        </w:rPr>
      </w:pPr>
      <w:del w:id="3581" w:author="somadmin" w:date="2026-09-25T20:51:00Z" w16du:dateUtc="2026-09-26T00:51:00Z">
        <w:r>
          <w:rPr>
            <w:rFonts w:asciiTheme="minorHAnsi" w:hAnsiTheme="minorHAnsi" w:cs="Arial"/>
          </w:rPr>
          <w:delText>Certified SaeboFlex Therapist</w:delText>
        </w:r>
      </w:del>
    </w:p>
    <w:p w14:paraId="17B7B66F" w14:textId="77777777" w:rsidR="003E0917" w:rsidRPr="00501B76" w:rsidRDefault="003E0917" w:rsidP="003E0917">
      <w:pPr>
        <w:pStyle w:val="ListParagraph"/>
        <w:numPr>
          <w:ilvl w:val="0"/>
          <w:numId w:val="20"/>
        </w:numPr>
        <w:rPr>
          <w:del w:id="3582" w:author="somadmin" w:date="2026-09-25T20:51:00Z" w16du:dateUtc="2026-09-26T00:51:00Z"/>
          <w:rFonts w:asciiTheme="minorHAnsi" w:hAnsiTheme="minorHAnsi" w:cs="Arial"/>
        </w:rPr>
      </w:pPr>
      <w:del w:id="3583" w:author="somadmin" w:date="2026-09-25T20:51:00Z" w16du:dateUtc="2026-09-26T00:51:00Z">
        <w:r w:rsidRPr="00501B76">
          <w:rPr>
            <w:rFonts w:asciiTheme="minorHAnsi" w:hAnsiTheme="minorHAnsi" w:cs="Arial"/>
          </w:rPr>
          <w:delText>Reiki Master/Teacher, 10/13/2013</w:delText>
        </w:r>
      </w:del>
    </w:p>
    <w:p w14:paraId="7DDE731F" w14:textId="77777777" w:rsidR="003E0917" w:rsidRPr="00501B76" w:rsidRDefault="003E0917" w:rsidP="003E0917">
      <w:pPr>
        <w:pStyle w:val="ListParagraph"/>
        <w:rPr>
          <w:del w:id="3584" w:author="somadmin" w:date="2026-09-25T20:51:00Z" w16du:dateUtc="2026-09-26T00:51:00Z"/>
          <w:rFonts w:asciiTheme="minorHAnsi" w:hAnsiTheme="minorHAnsi" w:cs="Arial"/>
        </w:rPr>
      </w:pPr>
    </w:p>
    <w:p w14:paraId="59F3724F" w14:textId="77777777" w:rsidR="00DD2AAA" w:rsidRPr="00501B76" w:rsidRDefault="00DD2AAA" w:rsidP="00DD2AAA">
      <w:pPr>
        <w:ind w:left="2160" w:hanging="2160"/>
        <w:rPr>
          <w:del w:id="3585" w:author="somadmin" w:date="2026-09-25T20:51:00Z" w16du:dateUtc="2026-09-26T00:51:00Z"/>
          <w:rFonts w:asciiTheme="minorHAnsi" w:hAnsiTheme="minorHAnsi" w:cs="Arial"/>
        </w:rPr>
      </w:pPr>
    </w:p>
    <w:p w14:paraId="6B7518E3" w14:textId="77777777" w:rsidR="00707B44" w:rsidRDefault="00707B44" w:rsidP="00A1214D">
      <w:pPr>
        <w:tabs>
          <w:tab w:val="left" w:pos="5215"/>
        </w:tabs>
        <w:rPr>
          <w:rPrChange w:id="3586" w:author="somadmin" w:date="2026-09-25T20:51:00Z" w16du:dateUtc="2026-09-26T00:51:00Z">
            <w:rPr>
              <w:rFonts w:asciiTheme="minorHAnsi" w:hAnsiTheme="minorHAnsi"/>
            </w:rPr>
          </w:rPrChange>
        </w:rPr>
        <w:pPrChange w:id="3587" w:author="somadmin" w:date="2026-09-25T20:51:00Z" w16du:dateUtc="2026-09-26T00:51:00Z">
          <w:pPr/>
        </w:pPrChange>
      </w:pPr>
    </w:p>
    <w:sectPr w:rsidR="00707B44" w:rsidSect="00A1214D">
      <w:pgSz w:w="15840" w:h="12240" w:orient="landscape"/>
      <w:pgMar w:top="1440" w:right="1440" w:bottom="1440" w:left="540" w:header="720" w:footer="720" w:gutter="0"/>
      <w:cols w:space="720"/>
      <w:docGrid w:linePitch="360"/>
      <w:sectPrChange w:id="3588" w:author="somadmin" w:date="2026-09-25T20:51:00Z" w16du:dateUtc="2026-09-26T00:51:00Z">
        <w:sectPr w:rsidR="00707B44" w:rsidSect="00A1214D">
          <w:pgSz w:w="12240" w:h="15840" w:orient="portrait"/>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B22A9C"/>
    <w:multiLevelType w:val="hybridMultilevel"/>
    <w:tmpl w:val="A7AAC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C755C"/>
    <w:multiLevelType w:val="hybridMultilevel"/>
    <w:tmpl w:val="4148C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571539"/>
    <w:multiLevelType w:val="hybridMultilevel"/>
    <w:tmpl w:val="CEE81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F082B"/>
    <w:multiLevelType w:val="hybridMultilevel"/>
    <w:tmpl w:val="C468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D195E"/>
    <w:multiLevelType w:val="hybridMultilevel"/>
    <w:tmpl w:val="D784A2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C262A7"/>
    <w:multiLevelType w:val="hybridMultilevel"/>
    <w:tmpl w:val="DBBA2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8879B1"/>
    <w:multiLevelType w:val="hybridMultilevel"/>
    <w:tmpl w:val="A9C09414"/>
    <w:lvl w:ilvl="0" w:tplc="751C4B1A">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22A25223"/>
    <w:multiLevelType w:val="hybridMultilevel"/>
    <w:tmpl w:val="16EE0488"/>
    <w:lvl w:ilvl="0" w:tplc="32BCAFEA">
      <w:start w:val="1"/>
      <w:numFmt w:val="decimal"/>
      <w:pStyle w:val="thesisH1"/>
      <w:lvlText w:val="Chapter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30D6F"/>
    <w:multiLevelType w:val="hybridMultilevel"/>
    <w:tmpl w:val="19C4C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25F7F"/>
    <w:multiLevelType w:val="hybridMultilevel"/>
    <w:tmpl w:val="CE205A54"/>
    <w:lvl w:ilvl="0" w:tplc="E5C435D4">
      <w:start w:val="1"/>
      <w:numFmt w:val="bullet"/>
      <w:lvlText w:val="•"/>
      <w:lvlJc w:val="left"/>
      <w:pPr>
        <w:tabs>
          <w:tab w:val="num" w:pos="720"/>
        </w:tabs>
        <w:ind w:left="720" w:hanging="360"/>
      </w:pPr>
      <w:rPr>
        <w:rFonts w:ascii="Arial" w:hAnsi="Arial" w:hint="default"/>
      </w:rPr>
    </w:lvl>
    <w:lvl w:ilvl="1" w:tplc="6562BB3E" w:tentative="1">
      <w:start w:val="1"/>
      <w:numFmt w:val="bullet"/>
      <w:lvlText w:val="•"/>
      <w:lvlJc w:val="left"/>
      <w:pPr>
        <w:tabs>
          <w:tab w:val="num" w:pos="1440"/>
        </w:tabs>
        <w:ind w:left="1440" w:hanging="360"/>
      </w:pPr>
      <w:rPr>
        <w:rFonts w:ascii="Arial" w:hAnsi="Arial" w:hint="default"/>
      </w:rPr>
    </w:lvl>
    <w:lvl w:ilvl="2" w:tplc="E91A358A" w:tentative="1">
      <w:start w:val="1"/>
      <w:numFmt w:val="bullet"/>
      <w:lvlText w:val="•"/>
      <w:lvlJc w:val="left"/>
      <w:pPr>
        <w:tabs>
          <w:tab w:val="num" w:pos="2160"/>
        </w:tabs>
        <w:ind w:left="2160" w:hanging="360"/>
      </w:pPr>
      <w:rPr>
        <w:rFonts w:ascii="Arial" w:hAnsi="Arial" w:hint="default"/>
      </w:rPr>
    </w:lvl>
    <w:lvl w:ilvl="3" w:tplc="5D3AD290" w:tentative="1">
      <w:start w:val="1"/>
      <w:numFmt w:val="bullet"/>
      <w:lvlText w:val="•"/>
      <w:lvlJc w:val="left"/>
      <w:pPr>
        <w:tabs>
          <w:tab w:val="num" w:pos="2880"/>
        </w:tabs>
        <w:ind w:left="2880" w:hanging="360"/>
      </w:pPr>
      <w:rPr>
        <w:rFonts w:ascii="Arial" w:hAnsi="Arial" w:hint="default"/>
      </w:rPr>
    </w:lvl>
    <w:lvl w:ilvl="4" w:tplc="9184D87C" w:tentative="1">
      <w:start w:val="1"/>
      <w:numFmt w:val="bullet"/>
      <w:lvlText w:val="•"/>
      <w:lvlJc w:val="left"/>
      <w:pPr>
        <w:tabs>
          <w:tab w:val="num" w:pos="3600"/>
        </w:tabs>
        <w:ind w:left="3600" w:hanging="360"/>
      </w:pPr>
      <w:rPr>
        <w:rFonts w:ascii="Arial" w:hAnsi="Arial" w:hint="default"/>
      </w:rPr>
    </w:lvl>
    <w:lvl w:ilvl="5" w:tplc="8E2A4844" w:tentative="1">
      <w:start w:val="1"/>
      <w:numFmt w:val="bullet"/>
      <w:lvlText w:val="•"/>
      <w:lvlJc w:val="left"/>
      <w:pPr>
        <w:tabs>
          <w:tab w:val="num" w:pos="4320"/>
        </w:tabs>
        <w:ind w:left="4320" w:hanging="360"/>
      </w:pPr>
      <w:rPr>
        <w:rFonts w:ascii="Arial" w:hAnsi="Arial" w:hint="default"/>
      </w:rPr>
    </w:lvl>
    <w:lvl w:ilvl="6" w:tplc="DBF84722" w:tentative="1">
      <w:start w:val="1"/>
      <w:numFmt w:val="bullet"/>
      <w:lvlText w:val="•"/>
      <w:lvlJc w:val="left"/>
      <w:pPr>
        <w:tabs>
          <w:tab w:val="num" w:pos="5040"/>
        </w:tabs>
        <w:ind w:left="5040" w:hanging="360"/>
      </w:pPr>
      <w:rPr>
        <w:rFonts w:ascii="Arial" w:hAnsi="Arial" w:hint="default"/>
      </w:rPr>
    </w:lvl>
    <w:lvl w:ilvl="7" w:tplc="47C82178" w:tentative="1">
      <w:start w:val="1"/>
      <w:numFmt w:val="bullet"/>
      <w:lvlText w:val="•"/>
      <w:lvlJc w:val="left"/>
      <w:pPr>
        <w:tabs>
          <w:tab w:val="num" w:pos="5760"/>
        </w:tabs>
        <w:ind w:left="5760" w:hanging="360"/>
      </w:pPr>
      <w:rPr>
        <w:rFonts w:ascii="Arial" w:hAnsi="Arial" w:hint="default"/>
      </w:rPr>
    </w:lvl>
    <w:lvl w:ilvl="8" w:tplc="6D640C1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2034B96"/>
    <w:multiLevelType w:val="hybridMultilevel"/>
    <w:tmpl w:val="E0C69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48517A"/>
    <w:multiLevelType w:val="hybridMultilevel"/>
    <w:tmpl w:val="E1D4088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6DD680B"/>
    <w:multiLevelType w:val="hybridMultilevel"/>
    <w:tmpl w:val="82AA23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5615EA"/>
    <w:multiLevelType w:val="hybridMultilevel"/>
    <w:tmpl w:val="E1B21D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2644330"/>
    <w:multiLevelType w:val="hybridMultilevel"/>
    <w:tmpl w:val="994A22C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77D5D1C"/>
    <w:multiLevelType w:val="hybridMultilevel"/>
    <w:tmpl w:val="65C80F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7A24A2F"/>
    <w:multiLevelType w:val="hybridMultilevel"/>
    <w:tmpl w:val="5C34B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C2E4331"/>
    <w:multiLevelType w:val="hybridMultilevel"/>
    <w:tmpl w:val="3C06004C"/>
    <w:lvl w:ilvl="0" w:tplc="07C2FA2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55CD4F16"/>
    <w:multiLevelType w:val="hybridMultilevel"/>
    <w:tmpl w:val="A60EE2A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73D1661"/>
    <w:multiLevelType w:val="hybridMultilevel"/>
    <w:tmpl w:val="73004E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D021AF"/>
    <w:multiLevelType w:val="hybridMultilevel"/>
    <w:tmpl w:val="F44232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E290DCA"/>
    <w:multiLevelType w:val="hybridMultilevel"/>
    <w:tmpl w:val="714AC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2692F5C"/>
    <w:multiLevelType w:val="hybridMultilevel"/>
    <w:tmpl w:val="3C4ECBAC"/>
    <w:lvl w:ilvl="0" w:tplc="8B6AEB5E">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32E166D"/>
    <w:multiLevelType w:val="multilevel"/>
    <w:tmpl w:val="1224426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4" w15:restartNumberingAfterBreak="0">
    <w:nsid w:val="63B974C7"/>
    <w:multiLevelType w:val="hybridMultilevel"/>
    <w:tmpl w:val="75444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DA73A1"/>
    <w:multiLevelType w:val="hybridMultilevel"/>
    <w:tmpl w:val="90A8EF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723296"/>
    <w:multiLevelType w:val="hybridMultilevel"/>
    <w:tmpl w:val="E36661E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700D6F4D"/>
    <w:multiLevelType w:val="hybridMultilevel"/>
    <w:tmpl w:val="5C302C92"/>
    <w:lvl w:ilvl="0" w:tplc="308854EA">
      <w:start w:val="1"/>
      <w:numFmt w:val="bullet"/>
      <w:lvlText w:val="•"/>
      <w:lvlJc w:val="left"/>
      <w:pPr>
        <w:tabs>
          <w:tab w:val="num" w:pos="720"/>
        </w:tabs>
        <w:ind w:left="720" w:hanging="360"/>
      </w:pPr>
      <w:rPr>
        <w:rFonts w:ascii="Arial" w:hAnsi="Arial" w:hint="default"/>
      </w:rPr>
    </w:lvl>
    <w:lvl w:ilvl="1" w:tplc="08A616B8" w:tentative="1">
      <w:start w:val="1"/>
      <w:numFmt w:val="bullet"/>
      <w:lvlText w:val="•"/>
      <w:lvlJc w:val="left"/>
      <w:pPr>
        <w:tabs>
          <w:tab w:val="num" w:pos="1440"/>
        </w:tabs>
        <w:ind w:left="1440" w:hanging="360"/>
      </w:pPr>
      <w:rPr>
        <w:rFonts w:ascii="Arial" w:hAnsi="Arial" w:hint="default"/>
      </w:rPr>
    </w:lvl>
    <w:lvl w:ilvl="2" w:tplc="DC1847F2" w:tentative="1">
      <w:start w:val="1"/>
      <w:numFmt w:val="bullet"/>
      <w:lvlText w:val="•"/>
      <w:lvlJc w:val="left"/>
      <w:pPr>
        <w:tabs>
          <w:tab w:val="num" w:pos="2160"/>
        </w:tabs>
        <w:ind w:left="2160" w:hanging="360"/>
      </w:pPr>
      <w:rPr>
        <w:rFonts w:ascii="Arial" w:hAnsi="Arial" w:hint="default"/>
      </w:rPr>
    </w:lvl>
    <w:lvl w:ilvl="3" w:tplc="81EA5332" w:tentative="1">
      <w:start w:val="1"/>
      <w:numFmt w:val="bullet"/>
      <w:lvlText w:val="•"/>
      <w:lvlJc w:val="left"/>
      <w:pPr>
        <w:tabs>
          <w:tab w:val="num" w:pos="2880"/>
        </w:tabs>
        <w:ind w:left="2880" w:hanging="360"/>
      </w:pPr>
      <w:rPr>
        <w:rFonts w:ascii="Arial" w:hAnsi="Arial" w:hint="default"/>
      </w:rPr>
    </w:lvl>
    <w:lvl w:ilvl="4" w:tplc="0EAC4CB4" w:tentative="1">
      <w:start w:val="1"/>
      <w:numFmt w:val="bullet"/>
      <w:lvlText w:val="•"/>
      <w:lvlJc w:val="left"/>
      <w:pPr>
        <w:tabs>
          <w:tab w:val="num" w:pos="3600"/>
        </w:tabs>
        <w:ind w:left="3600" w:hanging="360"/>
      </w:pPr>
      <w:rPr>
        <w:rFonts w:ascii="Arial" w:hAnsi="Arial" w:hint="default"/>
      </w:rPr>
    </w:lvl>
    <w:lvl w:ilvl="5" w:tplc="2BDE37B8" w:tentative="1">
      <w:start w:val="1"/>
      <w:numFmt w:val="bullet"/>
      <w:lvlText w:val="•"/>
      <w:lvlJc w:val="left"/>
      <w:pPr>
        <w:tabs>
          <w:tab w:val="num" w:pos="4320"/>
        </w:tabs>
        <w:ind w:left="4320" w:hanging="360"/>
      </w:pPr>
      <w:rPr>
        <w:rFonts w:ascii="Arial" w:hAnsi="Arial" w:hint="default"/>
      </w:rPr>
    </w:lvl>
    <w:lvl w:ilvl="6" w:tplc="021EA27C" w:tentative="1">
      <w:start w:val="1"/>
      <w:numFmt w:val="bullet"/>
      <w:lvlText w:val="•"/>
      <w:lvlJc w:val="left"/>
      <w:pPr>
        <w:tabs>
          <w:tab w:val="num" w:pos="5040"/>
        </w:tabs>
        <w:ind w:left="5040" w:hanging="360"/>
      </w:pPr>
      <w:rPr>
        <w:rFonts w:ascii="Arial" w:hAnsi="Arial" w:hint="default"/>
      </w:rPr>
    </w:lvl>
    <w:lvl w:ilvl="7" w:tplc="16FC3A3A" w:tentative="1">
      <w:start w:val="1"/>
      <w:numFmt w:val="bullet"/>
      <w:lvlText w:val="•"/>
      <w:lvlJc w:val="left"/>
      <w:pPr>
        <w:tabs>
          <w:tab w:val="num" w:pos="5760"/>
        </w:tabs>
        <w:ind w:left="5760" w:hanging="360"/>
      </w:pPr>
      <w:rPr>
        <w:rFonts w:ascii="Arial" w:hAnsi="Arial" w:hint="default"/>
      </w:rPr>
    </w:lvl>
    <w:lvl w:ilvl="8" w:tplc="40AEC86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39735F3"/>
    <w:multiLevelType w:val="hybridMultilevel"/>
    <w:tmpl w:val="CD360F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FA7736"/>
    <w:multiLevelType w:val="hybridMultilevel"/>
    <w:tmpl w:val="4B40327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735084556">
    <w:abstractNumId w:val="29"/>
  </w:num>
  <w:num w:numId="2" w16cid:durableId="1145127139">
    <w:abstractNumId w:val="14"/>
  </w:num>
  <w:num w:numId="3" w16cid:durableId="337270087">
    <w:abstractNumId w:val="11"/>
  </w:num>
  <w:num w:numId="4" w16cid:durableId="1361510682">
    <w:abstractNumId w:val="18"/>
  </w:num>
  <w:num w:numId="5" w16cid:durableId="2024091323">
    <w:abstractNumId w:val="19"/>
  </w:num>
  <w:num w:numId="6" w16cid:durableId="1593708378">
    <w:abstractNumId w:val="20"/>
  </w:num>
  <w:num w:numId="7" w16cid:durableId="1077630268">
    <w:abstractNumId w:val="16"/>
  </w:num>
  <w:num w:numId="8" w16cid:durableId="829910234">
    <w:abstractNumId w:val="26"/>
  </w:num>
  <w:num w:numId="9" w16cid:durableId="584920142">
    <w:abstractNumId w:val="21"/>
  </w:num>
  <w:num w:numId="10" w16cid:durableId="206795241">
    <w:abstractNumId w:val="5"/>
  </w:num>
  <w:num w:numId="11" w16cid:durableId="149761820">
    <w:abstractNumId w:val="25"/>
  </w:num>
  <w:num w:numId="12" w16cid:durableId="385296301">
    <w:abstractNumId w:val="24"/>
  </w:num>
  <w:num w:numId="13" w16cid:durableId="1655719865">
    <w:abstractNumId w:val="13"/>
  </w:num>
  <w:num w:numId="14" w16cid:durableId="226035599">
    <w:abstractNumId w:val="4"/>
  </w:num>
  <w:num w:numId="15" w16cid:durableId="738408270">
    <w:abstractNumId w:val="23"/>
  </w:num>
  <w:num w:numId="16" w16cid:durableId="1681928093">
    <w:abstractNumId w:val="15"/>
  </w:num>
  <w:num w:numId="17" w16cid:durableId="692728960">
    <w:abstractNumId w:val="1"/>
  </w:num>
  <w:num w:numId="18" w16cid:durableId="1902784087">
    <w:abstractNumId w:val="10"/>
  </w:num>
  <w:num w:numId="19" w16cid:durableId="795635433">
    <w:abstractNumId w:val="0"/>
  </w:num>
  <w:num w:numId="20" w16cid:durableId="764957600">
    <w:abstractNumId w:val="3"/>
  </w:num>
  <w:num w:numId="21" w16cid:durableId="271281470">
    <w:abstractNumId w:val="28"/>
  </w:num>
  <w:num w:numId="22" w16cid:durableId="790906010">
    <w:abstractNumId w:val="8"/>
  </w:num>
  <w:num w:numId="23" w16cid:durableId="371461165">
    <w:abstractNumId w:val="12"/>
  </w:num>
  <w:num w:numId="24" w16cid:durableId="78528039">
    <w:abstractNumId w:val="7"/>
  </w:num>
  <w:num w:numId="25" w16cid:durableId="1065639750">
    <w:abstractNumId w:val="6"/>
  </w:num>
  <w:num w:numId="26" w16cid:durableId="2091922662">
    <w:abstractNumId w:val="2"/>
  </w:num>
  <w:num w:numId="27" w16cid:durableId="1269199300">
    <w:abstractNumId w:val="17"/>
  </w:num>
  <w:num w:numId="28" w16cid:durableId="342171129">
    <w:abstractNumId w:val="22"/>
  </w:num>
  <w:num w:numId="29" w16cid:durableId="547105927">
    <w:abstractNumId w:val="27"/>
  </w:num>
  <w:num w:numId="30" w16cid:durableId="211524310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AAA"/>
    <w:rsid w:val="00004B66"/>
    <w:rsid w:val="000212B0"/>
    <w:rsid w:val="000243BF"/>
    <w:rsid w:val="00032743"/>
    <w:rsid w:val="00034768"/>
    <w:rsid w:val="000371E1"/>
    <w:rsid w:val="00043833"/>
    <w:rsid w:val="00046BFF"/>
    <w:rsid w:val="00051937"/>
    <w:rsid w:val="0005620F"/>
    <w:rsid w:val="000664AF"/>
    <w:rsid w:val="00066C83"/>
    <w:rsid w:val="00074889"/>
    <w:rsid w:val="00092D57"/>
    <w:rsid w:val="000A7C3C"/>
    <w:rsid w:val="000C3238"/>
    <w:rsid w:val="000D4B26"/>
    <w:rsid w:val="000E019D"/>
    <w:rsid w:val="001072FC"/>
    <w:rsid w:val="00107515"/>
    <w:rsid w:val="0012484A"/>
    <w:rsid w:val="001250C3"/>
    <w:rsid w:val="00162D2D"/>
    <w:rsid w:val="001672D4"/>
    <w:rsid w:val="00183843"/>
    <w:rsid w:val="00184904"/>
    <w:rsid w:val="00186A09"/>
    <w:rsid w:val="001B7B5A"/>
    <w:rsid w:val="001D5DF4"/>
    <w:rsid w:val="0020517D"/>
    <w:rsid w:val="00206683"/>
    <w:rsid w:val="00206BFC"/>
    <w:rsid w:val="00214143"/>
    <w:rsid w:val="00215774"/>
    <w:rsid w:val="00227051"/>
    <w:rsid w:val="002278E8"/>
    <w:rsid w:val="00234EC5"/>
    <w:rsid w:val="00291848"/>
    <w:rsid w:val="002921A8"/>
    <w:rsid w:val="00293493"/>
    <w:rsid w:val="002A377D"/>
    <w:rsid w:val="002C74FA"/>
    <w:rsid w:val="002D24EE"/>
    <w:rsid w:val="002D5232"/>
    <w:rsid w:val="002E0255"/>
    <w:rsid w:val="002F327D"/>
    <w:rsid w:val="002F3ACD"/>
    <w:rsid w:val="002F59CF"/>
    <w:rsid w:val="003107A6"/>
    <w:rsid w:val="00355E00"/>
    <w:rsid w:val="0036295A"/>
    <w:rsid w:val="0038600D"/>
    <w:rsid w:val="00387EDE"/>
    <w:rsid w:val="003A6172"/>
    <w:rsid w:val="003B0F78"/>
    <w:rsid w:val="003C66FC"/>
    <w:rsid w:val="003E0917"/>
    <w:rsid w:val="003E4BF5"/>
    <w:rsid w:val="00400AAC"/>
    <w:rsid w:val="0042538E"/>
    <w:rsid w:val="0042787D"/>
    <w:rsid w:val="004300DD"/>
    <w:rsid w:val="004558DA"/>
    <w:rsid w:val="00470E5F"/>
    <w:rsid w:val="00493B45"/>
    <w:rsid w:val="0049752D"/>
    <w:rsid w:val="004A15CD"/>
    <w:rsid w:val="004A4D13"/>
    <w:rsid w:val="004A5230"/>
    <w:rsid w:val="004B32AA"/>
    <w:rsid w:val="004C5B80"/>
    <w:rsid w:val="00501B76"/>
    <w:rsid w:val="00507772"/>
    <w:rsid w:val="00525E28"/>
    <w:rsid w:val="00535256"/>
    <w:rsid w:val="0054162E"/>
    <w:rsid w:val="00561C79"/>
    <w:rsid w:val="00566E0B"/>
    <w:rsid w:val="00572612"/>
    <w:rsid w:val="005735C4"/>
    <w:rsid w:val="005771E4"/>
    <w:rsid w:val="00586259"/>
    <w:rsid w:val="005952F1"/>
    <w:rsid w:val="005A3B04"/>
    <w:rsid w:val="005A677D"/>
    <w:rsid w:val="005E086A"/>
    <w:rsid w:val="005E10CA"/>
    <w:rsid w:val="00605599"/>
    <w:rsid w:val="006055EB"/>
    <w:rsid w:val="006475C5"/>
    <w:rsid w:val="00664A91"/>
    <w:rsid w:val="00667BF3"/>
    <w:rsid w:val="00671B1D"/>
    <w:rsid w:val="00677C53"/>
    <w:rsid w:val="006A442D"/>
    <w:rsid w:val="006A6958"/>
    <w:rsid w:val="006C7997"/>
    <w:rsid w:val="006D0967"/>
    <w:rsid w:val="006D39C3"/>
    <w:rsid w:val="006E7A55"/>
    <w:rsid w:val="00702514"/>
    <w:rsid w:val="00706745"/>
    <w:rsid w:val="00707B44"/>
    <w:rsid w:val="007141C5"/>
    <w:rsid w:val="00726974"/>
    <w:rsid w:val="0074507A"/>
    <w:rsid w:val="00746BD7"/>
    <w:rsid w:val="007760BE"/>
    <w:rsid w:val="007A56D0"/>
    <w:rsid w:val="007B1BE4"/>
    <w:rsid w:val="007B78C0"/>
    <w:rsid w:val="007B7C93"/>
    <w:rsid w:val="007C1494"/>
    <w:rsid w:val="007D0918"/>
    <w:rsid w:val="007D1D3F"/>
    <w:rsid w:val="007F28EA"/>
    <w:rsid w:val="008050AF"/>
    <w:rsid w:val="00806F29"/>
    <w:rsid w:val="00821032"/>
    <w:rsid w:val="008401D3"/>
    <w:rsid w:val="008470DF"/>
    <w:rsid w:val="00852256"/>
    <w:rsid w:val="00870C11"/>
    <w:rsid w:val="00880D49"/>
    <w:rsid w:val="00884DD5"/>
    <w:rsid w:val="008C2351"/>
    <w:rsid w:val="008C708C"/>
    <w:rsid w:val="008D29E5"/>
    <w:rsid w:val="008E23BA"/>
    <w:rsid w:val="008E66DD"/>
    <w:rsid w:val="009008B4"/>
    <w:rsid w:val="00903501"/>
    <w:rsid w:val="00937826"/>
    <w:rsid w:val="009403DE"/>
    <w:rsid w:val="00963AA0"/>
    <w:rsid w:val="00980519"/>
    <w:rsid w:val="00984B10"/>
    <w:rsid w:val="00992CC9"/>
    <w:rsid w:val="009E22BC"/>
    <w:rsid w:val="009F5150"/>
    <w:rsid w:val="00A01683"/>
    <w:rsid w:val="00A10B02"/>
    <w:rsid w:val="00A1214D"/>
    <w:rsid w:val="00A37A8E"/>
    <w:rsid w:val="00A52420"/>
    <w:rsid w:val="00A76D4B"/>
    <w:rsid w:val="00AA5663"/>
    <w:rsid w:val="00AB16F6"/>
    <w:rsid w:val="00AB2E02"/>
    <w:rsid w:val="00AB6952"/>
    <w:rsid w:val="00AF2EF6"/>
    <w:rsid w:val="00B0480B"/>
    <w:rsid w:val="00B073D2"/>
    <w:rsid w:val="00B1782A"/>
    <w:rsid w:val="00B20A88"/>
    <w:rsid w:val="00B25A44"/>
    <w:rsid w:val="00B45D77"/>
    <w:rsid w:val="00B53C8E"/>
    <w:rsid w:val="00B6558E"/>
    <w:rsid w:val="00B67260"/>
    <w:rsid w:val="00B70053"/>
    <w:rsid w:val="00B75651"/>
    <w:rsid w:val="00B977F8"/>
    <w:rsid w:val="00BA25F8"/>
    <w:rsid w:val="00BB2866"/>
    <w:rsid w:val="00BC4AB2"/>
    <w:rsid w:val="00BE735E"/>
    <w:rsid w:val="00BF183E"/>
    <w:rsid w:val="00C1069D"/>
    <w:rsid w:val="00C1704D"/>
    <w:rsid w:val="00C56A38"/>
    <w:rsid w:val="00C56B0A"/>
    <w:rsid w:val="00C57393"/>
    <w:rsid w:val="00C741B3"/>
    <w:rsid w:val="00C924C7"/>
    <w:rsid w:val="00C945B5"/>
    <w:rsid w:val="00CA1C09"/>
    <w:rsid w:val="00CA71D5"/>
    <w:rsid w:val="00CC1D69"/>
    <w:rsid w:val="00CC7599"/>
    <w:rsid w:val="00CD27A5"/>
    <w:rsid w:val="00CE3B53"/>
    <w:rsid w:val="00CF26E1"/>
    <w:rsid w:val="00D00CE3"/>
    <w:rsid w:val="00D04153"/>
    <w:rsid w:val="00D0474F"/>
    <w:rsid w:val="00D30C41"/>
    <w:rsid w:val="00D4439E"/>
    <w:rsid w:val="00D51094"/>
    <w:rsid w:val="00D546A4"/>
    <w:rsid w:val="00D71267"/>
    <w:rsid w:val="00D91333"/>
    <w:rsid w:val="00D94D90"/>
    <w:rsid w:val="00DA59F5"/>
    <w:rsid w:val="00DD2AAA"/>
    <w:rsid w:val="00DE3573"/>
    <w:rsid w:val="00DF710A"/>
    <w:rsid w:val="00DF791D"/>
    <w:rsid w:val="00E46C40"/>
    <w:rsid w:val="00E672CF"/>
    <w:rsid w:val="00E90FF3"/>
    <w:rsid w:val="00EA54DE"/>
    <w:rsid w:val="00EA5564"/>
    <w:rsid w:val="00EB2C95"/>
    <w:rsid w:val="00EB6323"/>
    <w:rsid w:val="00EF5780"/>
    <w:rsid w:val="00EF5AAD"/>
    <w:rsid w:val="00F119E2"/>
    <w:rsid w:val="00F12A6E"/>
    <w:rsid w:val="00F276CB"/>
    <w:rsid w:val="00F43B1C"/>
    <w:rsid w:val="00F44D15"/>
    <w:rsid w:val="00F45A52"/>
    <w:rsid w:val="00F51D4A"/>
    <w:rsid w:val="00F85B92"/>
    <w:rsid w:val="00FA7C31"/>
    <w:rsid w:val="00FC06A3"/>
    <w:rsid w:val="00FC204E"/>
    <w:rsid w:val="00FD66BB"/>
    <w:rsid w:val="00FE1551"/>
    <w:rsid w:val="00FE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1C44"/>
  <w15:docId w15:val="{8120AA7A-48FA-4E0E-A408-1EB3CA49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AA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93493"/>
    <w:pPr>
      <w:keepNext/>
      <w:keepLines/>
      <w:spacing w:before="480"/>
      <w:outlineLvl w:val="0"/>
      <w:pPrChange w:id="0" w:author="somadmin" w:date="2026-09-25T20:51:00Z">
        <w:pPr>
          <w:keepNext/>
          <w:outlineLvl w:val="0"/>
        </w:pPr>
      </w:pPrChange>
    </w:pPr>
    <w:rPr>
      <w:rFonts w:eastAsiaTheme="majorEastAsia" w:cstheme="majorBidi"/>
      <w:b/>
      <w:bCs/>
      <w:color w:val="000000" w:themeColor="text1"/>
      <w:sz w:val="28"/>
      <w:szCs w:val="28"/>
      <w:rPrChange w:id="0" w:author="somadmin" w:date="2026-09-25T20:51:00Z">
        <w:rPr>
          <w:rFonts w:ascii="Century Gothic" w:hAnsi="Century Gothic"/>
          <w:b/>
          <w:bCs/>
          <w:sz w:val="24"/>
          <w:szCs w:val="24"/>
          <w:lang w:val="en-US" w:eastAsia="en-US" w:bidi="ar-SA"/>
        </w:rPr>
      </w:rPrChange>
    </w:rPr>
  </w:style>
  <w:style w:type="paragraph" w:styleId="Heading2">
    <w:name w:val="heading 2"/>
    <w:basedOn w:val="Normal"/>
    <w:next w:val="Normal"/>
    <w:link w:val="Heading2Char"/>
    <w:semiHidden/>
    <w:unhideWhenUsed/>
    <w:qFormat/>
    <w:rsid w:val="00561C79"/>
    <w:pPr>
      <w:keepNext/>
      <w:keepLines/>
      <w:numPr>
        <w:ilvl w:val="1"/>
      </w:numPr>
      <w:spacing w:before="200"/>
      <w:ind w:left="576" w:hanging="576"/>
      <w:outlineLvl w:val="1"/>
      <w:pPrChange w:id="1" w:author="somadmin" w:date="2026-09-25T20:51:00Z">
        <w:pPr>
          <w:keepNext/>
          <w:outlineLvl w:val="1"/>
        </w:pPr>
      </w:pPrChange>
    </w:pPr>
    <w:rPr>
      <w:rFonts w:eastAsiaTheme="majorEastAsia" w:cstheme="majorBidi"/>
      <w:b/>
      <w:bCs/>
      <w:color w:val="000000" w:themeColor="text1"/>
      <w:szCs w:val="26"/>
      <w:rPrChange w:id="1" w:author="somadmin" w:date="2026-09-25T20:51:00Z">
        <w:rPr>
          <w:rFonts w:ascii="Century Gothic" w:hAnsi="Century Gothic" w:cs="Tahoma"/>
          <w:b/>
          <w:bCs/>
          <w:sz w:val="24"/>
          <w:szCs w:val="24"/>
          <w:u w:val="single"/>
          <w:lang w:val="en-US" w:eastAsia="en-US" w:bidi="ar-SA"/>
        </w:rPr>
      </w:rPrChange>
    </w:rPr>
  </w:style>
  <w:style w:type="paragraph" w:styleId="Heading3">
    <w:name w:val="heading 3"/>
    <w:basedOn w:val="Normal"/>
    <w:next w:val="Normal"/>
    <w:link w:val="Heading3Char"/>
    <w:qFormat/>
    <w:rsid w:val="00DD2AAA"/>
    <w:pPr>
      <w:keepNext/>
      <w:ind w:left="2160" w:hanging="2160"/>
      <w:outlineLvl w:val="2"/>
    </w:pPr>
    <w:rPr>
      <w:rFonts w:ascii="Century Gothic" w:hAnsi="Century Gothic" w:cs="Tahoma"/>
      <w:b/>
      <w:bCs/>
      <w:u w:val="single"/>
    </w:rPr>
  </w:style>
  <w:style w:type="paragraph" w:styleId="Heading4">
    <w:name w:val="heading 4"/>
    <w:basedOn w:val="Normal"/>
    <w:next w:val="Normal"/>
    <w:link w:val="Heading4Char"/>
    <w:qFormat/>
    <w:rsid w:val="00DD2AAA"/>
    <w:pPr>
      <w:keepNext/>
      <w:outlineLvl w:val="3"/>
    </w:pPr>
    <w:rPr>
      <w:rFonts w:ascii="Century Gothic" w:hAnsi="Century Gothic" w:cs="Tahoma"/>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2AAA"/>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rsid w:val="00DD2AAA"/>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rsid w:val="00DD2AAA"/>
    <w:rPr>
      <w:rFonts w:ascii="Century Gothic" w:eastAsia="Times New Roman" w:hAnsi="Century Gothic" w:cs="Tahoma"/>
      <w:b/>
      <w:bCs/>
      <w:sz w:val="24"/>
      <w:szCs w:val="24"/>
      <w:u w:val="single"/>
    </w:rPr>
  </w:style>
  <w:style w:type="character" w:customStyle="1" w:styleId="Heading4Char">
    <w:name w:val="Heading 4 Char"/>
    <w:basedOn w:val="DefaultParagraphFont"/>
    <w:link w:val="Heading4"/>
    <w:rsid w:val="00DD2AAA"/>
    <w:rPr>
      <w:rFonts w:ascii="Century Gothic" w:eastAsia="Times New Roman" w:hAnsi="Century Gothic" w:cs="Tahoma"/>
      <w:sz w:val="24"/>
      <w:szCs w:val="24"/>
      <w:u w:val="single"/>
    </w:rPr>
  </w:style>
  <w:style w:type="paragraph" w:styleId="BodyTextIndent">
    <w:name w:val="Body Text Indent"/>
    <w:basedOn w:val="Normal"/>
    <w:link w:val="BodyTextIndentChar"/>
    <w:semiHidden/>
    <w:rsid w:val="00DD2AAA"/>
    <w:pPr>
      <w:ind w:left="2160" w:hanging="2160"/>
    </w:pPr>
    <w:rPr>
      <w:rFonts w:ascii="Century Gothic" w:hAnsi="Century Gothic" w:cs="Tahoma"/>
    </w:rPr>
  </w:style>
  <w:style w:type="character" w:customStyle="1" w:styleId="BodyTextIndentChar">
    <w:name w:val="Body Text Indent Char"/>
    <w:basedOn w:val="DefaultParagraphFont"/>
    <w:link w:val="BodyTextIndent"/>
    <w:semiHidden/>
    <w:rsid w:val="00DD2AAA"/>
    <w:rPr>
      <w:rFonts w:ascii="Century Gothic" w:eastAsia="Times New Roman" w:hAnsi="Century Gothic" w:cs="Tahoma"/>
      <w:sz w:val="24"/>
      <w:szCs w:val="24"/>
    </w:rPr>
  </w:style>
  <w:style w:type="paragraph" w:styleId="BodyTextIndent2">
    <w:name w:val="Body Text Indent 2"/>
    <w:basedOn w:val="Normal"/>
    <w:link w:val="BodyTextIndent2Char"/>
    <w:semiHidden/>
    <w:rsid w:val="00DD2AAA"/>
    <w:pPr>
      <w:ind w:left="2160" w:hanging="2160"/>
    </w:pPr>
    <w:rPr>
      <w:rFonts w:ascii="Century Gothic" w:hAnsi="Century Gothic"/>
      <w:sz w:val="22"/>
    </w:rPr>
  </w:style>
  <w:style w:type="character" w:customStyle="1" w:styleId="BodyTextIndent2Char">
    <w:name w:val="Body Text Indent 2 Char"/>
    <w:basedOn w:val="DefaultParagraphFont"/>
    <w:link w:val="BodyTextIndent2"/>
    <w:semiHidden/>
    <w:rsid w:val="00DD2AAA"/>
    <w:rPr>
      <w:rFonts w:ascii="Century Gothic" w:eastAsia="Times New Roman" w:hAnsi="Century Gothic" w:cs="Times New Roman"/>
      <w:szCs w:val="24"/>
    </w:rPr>
  </w:style>
  <w:style w:type="paragraph" w:styleId="BodyTextIndent3">
    <w:name w:val="Body Text Indent 3"/>
    <w:basedOn w:val="Normal"/>
    <w:link w:val="BodyTextIndent3Char"/>
    <w:semiHidden/>
    <w:rsid w:val="00DD2AAA"/>
    <w:pPr>
      <w:ind w:left="2160"/>
    </w:pPr>
    <w:rPr>
      <w:rFonts w:ascii="Tahoma" w:hAnsi="Tahoma" w:cs="Tahoma"/>
      <w:sz w:val="22"/>
    </w:rPr>
  </w:style>
  <w:style w:type="character" w:customStyle="1" w:styleId="BodyTextIndent3Char">
    <w:name w:val="Body Text Indent 3 Char"/>
    <w:basedOn w:val="DefaultParagraphFont"/>
    <w:link w:val="BodyTextIndent3"/>
    <w:semiHidden/>
    <w:rsid w:val="00DD2AAA"/>
    <w:rPr>
      <w:rFonts w:ascii="Tahoma" w:eastAsia="Times New Roman" w:hAnsi="Tahoma" w:cs="Tahoma"/>
      <w:szCs w:val="24"/>
    </w:rPr>
  </w:style>
  <w:style w:type="paragraph" w:styleId="ListParagraph">
    <w:name w:val="List Paragraph"/>
    <w:basedOn w:val="Normal"/>
    <w:uiPriority w:val="34"/>
    <w:qFormat/>
    <w:rsid w:val="007760BE"/>
    <w:pPr>
      <w:ind w:left="720"/>
      <w:contextualSpacing/>
    </w:pPr>
  </w:style>
  <w:style w:type="paragraph" w:customStyle="1" w:styleId="Standard">
    <w:name w:val="Standard"/>
    <w:rsid w:val="008470DF"/>
    <w:pPr>
      <w:suppressAutoHyphens/>
      <w:autoSpaceDE w:val="0"/>
      <w:autoSpaceDN w:val="0"/>
      <w:spacing w:after="0" w:line="240" w:lineRule="auto"/>
      <w:textAlignment w:val="baseline"/>
    </w:pPr>
    <w:rPr>
      <w:rFonts w:ascii="Times New Roman" w:eastAsia="Times New Roman" w:hAnsi="Times New Roman" w:cs="Times New Roman"/>
      <w:kern w:val="3"/>
      <w:sz w:val="20"/>
      <w:szCs w:val="20"/>
      <w:lang w:eastAsia="zh-CN"/>
    </w:rPr>
  </w:style>
  <w:style w:type="paragraph" w:customStyle="1" w:styleId="thesisH1">
    <w:name w:val="thesis H1"/>
    <w:basedOn w:val="Normal"/>
    <w:next w:val="Normal"/>
    <w:qFormat/>
    <w:rsid w:val="00293493"/>
    <w:pPr>
      <w:keepNext/>
      <w:keepLines/>
      <w:pageBreakBefore/>
      <w:numPr>
        <w:numId w:val="24"/>
      </w:numPr>
      <w:spacing w:line="360" w:lineRule="auto"/>
      <w:pPrChange w:id="2" w:author="somadmin" w:date="2026-09-25T20:51:00Z">
        <w:pPr>
          <w:keepNext/>
          <w:keepLines/>
          <w:pageBreakBefore/>
          <w:numPr>
            <w:numId w:val="24"/>
          </w:numPr>
          <w:spacing w:line="360" w:lineRule="auto"/>
          <w:ind w:left="720" w:hanging="360"/>
        </w:pPr>
      </w:pPrChange>
    </w:pPr>
    <w:rPr>
      <w:b/>
      <w:sz w:val="28"/>
      <w:rPrChange w:id="2" w:author="somadmin" w:date="2026-09-25T20:51:00Z">
        <w:rPr>
          <w:b/>
          <w:sz w:val="28"/>
          <w:szCs w:val="24"/>
          <w:lang w:val="en-US" w:eastAsia="en-US" w:bidi="ar-SA"/>
        </w:rPr>
      </w:rPrChange>
    </w:rPr>
  </w:style>
  <w:style w:type="character" w:styleId="Hyperlink">
    <w:name w:val="Hyperlink"/>
    <w:basedOn w:val="DefaultParagraphFont"/>
    <w:uiPriority w:val="99"/>
    <w:rsid w:val="009E22BC"/>
    <w:rPr>
      <w:color w:val="0000FF"/>
      <w:u w:val="single"/>
    </w:rPr>
  </w:style>
  <w:style w:type="character" w:styleId="CommentReference">
    <w:name w:val="annotation reference"/>
    <w:basedOn w:val="DefaultParagraphFont"/>
    <w:rsid w:val="009E22BC"/>
    <w:rPr>
      <w:sz w:val="16"/>
      <w:szCs w:val="16"/>
    </w:rPr>
  </w:style>
  <w:style w:type="paragraph" w:styleId="CommentText">
    <w:name w:val="annotation text"/>
    <w:basedOn w:val="Normal"/>
    <w:link w:val="CommentTextChar"/>
    <w:rsid w:val="009E22BC"/>
    <w:rPr>
      <w:sz w:val="20"/>
      <w:szCs w:val="20"/>
    </w:rPr>
  </w:style>
  <w:style w:type="character" w:customStyle="1" w:styleId="CommentTextChar">
    <w:name w:val="Comment Text Char"/>
    <w:basedOn w:val="DefaultParagraphFont"/>
    <w:link w:val="CommentText"/>
    <w:rsid w:val="009E22B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E22BC"/>
    <w:rPr>
      <w:b/>
      <w:bCs/>
    </w:rPr>
  </w:style>
  <w:style w:type="character" w:customStyle="1" w:styleId="CommentSubjectChar">
    <w:name w:val="Comment Subject Char"/>
    <w:basedOn w:val="CommentTextChar"/>
    <w:link w:val="CommentSubject"/>
    <w:rsid w:val="009E22BC"/>
    <w:rPr>
      <w:rFonts w:ascii="Times New Roman" w:eastAsia="Times New Roman" w:hAnsi="Times New Roman" w:cs="Times New Roman"/>
      <w:b/>
      <w:bCs/>
      <w:sz w:val="20"/>
      <w:szCs w:val="20"/>
    </w:rPr>
  </w:style>
  <w:style w:type="paragraph" w:styleId="BalloonText">
    <w:name w:val="Balloon Text"/>
    <w:basedOn w:val="Normal"/>
    <w:link w:val="BalloonTextChar"/>
    <w:rsid w:val="009E22BC"/>
    <w:rPr>
      <w:rFonts w:ascii="Tahoma" w:hAnsi="Tahoma" w:cs="Tahoma"/>
      <w:sz w:val="16"/>
      <w:szCs w:val="16"/>
    </w:rPr>
  </w:style>
  <w:style w:type="character" w:customStyle="1" w:styleId="BalloonTextChar">
    <w:name w:val="Balloon Text Char"/>
    <w:basedOn w:val="DefaultParagraphFont"/>
    <w:link w:val="BalloonText"/>
    <w:rsid w:val="009E22BC"/>
    <w:rPr>
      <w:rFonts w:ascii="Tahoma" w:eastAsia="Times New Roman" w:hAnsi="Tahoma" w:cs="Tahoma"/>
      <w:sz w:val="16"/>
      <w:szCs w:val="16"/>
    </w:rPr>
  </w:style>
  <w:style w:type="paragraph" w:styleId="Header">
    <w:name w:val="header"/>
    <w:basedOn w:val="Normal"/>
    <w:link w:val="HeaderChar"/>
    <w:rsid w:val="009E22BC"/>
    <w:pPr>
      <w:tabs>
        <w:tab w:val="center" w:pos="4680"/>
        <w:tab w:val="right" w:pos="9360"/>
      </w:tabs>
    </w:pPr>
  </w:style>
  <w:style w:type="character" w:customStyle="1" w:styleId="HeaderChar">
    <w:name w:val="Header Char"/>
    <w:basedOn w:val="DefaultParagraphFont"/>
    <w:link w:val="Header"/>
    <w:rsid w:val="009E22BC"/>
    <w:rPr>
      <w:rFonts w:ascii="Times New Roman" w:eastAsia="Times New Roman" w:hAnsi="Times New Roman" w:cs="Times New Roman"/>
      <w:sz w:val="24"/>
      <w:szCs w:val="24"/>
    </w:rPr>
  </w:style>
  <w:style w:type="paragraph" w:styleId="Footer">
    <w:name w:val="footer"/>
    <w:basedOn w:val="Normal"/>
    <w:link w:val="FooterChar"/>
    <w:rsid w:val="009E22BC"/>
    <w:pPr>
      <w:tabs>
        <w:tab w:val="center" w:pos="4680"/>
        <w:tab w:val="right" w:pos="9360"/>
      </w:tabs>
    </w:pPr>
  </w:style>
  <w:style w:type="character" w:customStyle="1" w:styleId="FooterChar">
    <w:name w:val="Footer Char"/>
    <w:basedOn w:val="DefaultParagraphFont"/>
    <w:link w:val="Footer"/>
    <w:rsid w:val="009E22BC"/>
    <w:rPr>
      <w:rFonts w:ascii="Times New Roman" w:eastAsia="Times New Roman" w:hAnsi="Times New Roman" w:cs="Times New Roman"/>
      <w:sz w:val="24"/>
      <w:szCs w:val="24"/>
    </w:rPr>
  </w:style>
  <w:style w:type="table" w:styleId="TableGrid">
    <w:name w:val="Table Grid"/>
    <w:basedOn w:val="TableNormal"/>
    <w:rsid w:val="009E22B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unhideWhenUsed/>
    <w:rsid w:val="009E22BC"/>
    <w:rPr>
      <w:color w:val="800080"/>
      <w:u w:val="single"/>
    </w:rPr>
  </w:style>
  <w:style w:type="paragraph" w:customStyle="1" w:styleId="xl66">
    <w:name w:val="xl66"/>
    <w:basedOn w:val="Normal"/>
    <w:rsid w:val="009E22BC"/>
    <w:pPr>
      <w:spacing w:before="100" w:beforeAutospacing="1" w:after="100" w:afterAutospacing="1"/>
    </w:pPr>
  </w:style>
  <w:style w:type="paragraph" w:customStyle="1" w:styleId="xl63">
    <w:name w:val="xl63"/>
    <w:basedOn w:val="Normal"/>
    <w:rsid w:val="009E22BC"/>
    <w:pPr>
      <w:spacing w:before="100" w:beforeAutospacing="1" w:after="100" w:afterAutospacing="1"/>
    </w:pPr>
  </w:style>
  <w:style w:type="paragraph" w:styleId="NormalWeb">
    <w:name w:val="Normal (Web)"/>
    <w:basedOn w:val="Normal"/>
    <w:uiPriority w:val="99"/>
    <w:semiHidden/>
    <w:unhideWhenUsed/>
    <w:rsid w:val="009E22B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278746">
      <w:bodyDiv w:val="1"/>
      <w:marLeft w:val="0"/>
      <w:marRight w:val="0"/>
      <w:marTop w:val="0"/>
      <w:marBottom w:val="0"/>
      <w:divBdr>
        <w:top w:val="none" w:sz="0" w:space="0" w:color="auto"/>
        <w:left w:val="none" w:sz="0" w:space="0" w:color="auto"/>
        <w:bottom w:val="none" w:sz="0" w:space="0" w:color="auto"/>
        <w:right w:val="none" w:sz="0" w:space="0" w:color="auto"/>
      </w:divBdr>
    </w:div>
    <w:div w:id="109589254">
      <w:bodyDiv w:val="1"/>
      <w:marLeft w:val="0"/>
      <w:marRight w:val="0"/>
      <w:marTop w:val="0"/>
      <w:marBottom w:val="0"/>
      <w:divBdr>
        <w:top w:val="none" w:sz="0" w:space="0" w:color="auto"/>
        <w:left w:val="none" w:sz="0" w:space="0" w:color="auto"/>
        <w:bottom w:val="none" w:sz="0" w:space="0" w:color="auto"/>
        <w:right w:val="none" w:sz="0" w:space="0" w:color="auto"/>
      </w:divBdr>
    </w:div>
    <w:div w:id="124590348">
      <w:bodyDiv w:val="1"/>
      <w:marLeft w:val="0"/>
      <w:marRight w:val="0"/>
      <w:marTop w:val="0"/>
      <w:marBottom w:val="0"/>
      <w:divBdr>
        <w:top w:val="none" w:sz="0" w:space="0" w:color="auto"/>
        <w:left w:val="none" w:sz="0" w:space="0" w:color="auto"/>
        <w:bottom w:val="none" w:sz="0" w:space="0" w:color="auto"/>
        <w:right w:val="none" w:sz="0" w:space="0" w:color="auto"/>
      </w:divBdr>
    </w:div>
    <w:div w:id="144667496">
      <w:bodyDiv w:val="1"/>
      <w:marLeft w:val="0"/>
      <w:marRight w:val="0"/>
      <w:marTop w:val="0"/>
      <w:marBottom w:val="0"/>
      <w:divBdr>
        <w:top w:val="none" w:sz="0" w:space="0" w:color="auto"/>
        <w:left w:val="none" w:sz="0" w:space="0" w:color="auto"/>
        <w:bottom w:val="none" w:sz="0" w:space="0" w:color="auto"/>
        <w:right w:val="none" w:sz="0" w:space="0" w:color="auto"/>
      </w:divBdr>
    </w:div>
    <w:div w:id="433667708">
      <w:bodyDiv w:val="1"/>
      <w:marLeft w:val="0"/>
      <w:marRight w:val="0"/>
      <w:marTop w:val="0"/>
      <w:marBottom w:val="0"/>
      <w:divBdr>
        <w:top w:val="none" w:sz="0" w:space="0" w:color="auto"/>
        <w:left w:val="none" w:sz="0" w:space="0" w:color="auto"/>
        <w:bottom w:val="none" w:sz="0" w:space="0" w:color="auto"/>
        <w:right w:val="none" w:sz="0" w:space="0" w:color="auto"/>
      </w:divBdr>
    </w:div>
    <w:div w:id="538978951">
      <w:bodyDiv w:val="1"/>
      <w:marLeft w:val="0"/>
      <w:marRight w:val="0"/>
      <w:marTop w:val="0"/>
      <w:marBottom w:val="0"/>
      <w:divBdr>
        <w:top w:val="none" w:sz="0" w:space="0" w:color="auto"/>
        <w:left w:val="none" w:sz="0" w:space="0" w:color="auto"/>
        <w:bottom w:val="none" w:sz="0" w:space="0" w:color="auto"/>
        <w:right w:val="none" w:sz="0" w:space="0" w:color="auto"/>
      </w:divBdr>
    </w:div>
    <w:div w:id="904098307">
      <w:bodyDiv w:val="1"/>
      <w:marLeft w:val="0"/>
      <w:marRight w:val="0"/>
      <w:marTop w:val="0"/>
      <w:marBottom w:val="0"/>
      <w:divBdr>
        <w:top w:val="none" w:sz="0" w:space="0" w:color="auto"/>
        <w:left w:val="none" w:sz="0" w:space="0" w:color="auto"/>
        <w:bottom w:val="none" w:sz="0" w:space="0" w:color="auto"/>
        <w:right w:val="none" w:sz="0" w:space="0" w:color="auto"/>
      </w:divBdr>
    </w:div>
    <w:div w:id="973289702">
      <w:bodyDiv w:val="1"/>
      <w:marLeft w:val="0"/>
      <w:marRight w:val="0"/>
      <w:marTop w:val="0"/>
      <w:marBottom w:val="0"/>
      <w:divBdr>
        <w:top w:val="none" w:sz="0" w:space="0" w:color="auto"/>
        <w:left w:val="none" w:sz="0" w:space="0" w:color="auto"/>
        <w:bottom w:val="none" w:sz="0" w:space="0" w:color="auto"/>
        <w:right w:val="none" w:sz="0" w:space="0" w:color="auto"/>
      </w:divBdr>
    </w:div>
    <w:div w:id="1245530754">
      <w:bodyDiv w:val="1"/>
      <w:marLeft w:val="0"/>
      <w:marRight w:val="0"/>
      <w:marTop w:val="0"/>
      <w:marBottom w:val="0"/>
      <w:divBdr>
        <w:top w:val="none" w:sz="0" w:space="0" w:color="auto"/>
        <w:left w:val="none" w:sz="0" w:space="0" w:color="auto"/>
        <w:bottom w:val="none" w:sz="0" w:space="0" w:color="auto"/>
        <w:right w:val="none" w:sz="0" w:space="0" w:color="auto"/>
      </w:divBdr>
    </w:div>
    <w:div w:id="1418674100">
      <w:bodyDiv w:val="1"/>
      <w:marLeft w:val="0"/>
      <w:marRight w:val="0"/>
      <w:marTop w:val="0"/>
      <w:marBottom w:val="0"/>
      <w:divBdr>
        <w:top w:val="none" w:sz="0" w:space="0" w:color="auto"/>
        <w:left w:val="none" w:sz="0" w:space="0" w:color="auto"/>
        <w:bottom w:val="none" w:sz="0" w:space="0" w:color="auto"/>
        <w:right w:val="none" w:sz="0" w:space="0" w:color="auto"/>
      </w:divBdr>
    </w:div>
    <w:div w:id="1465463577">
      <w:bodyDiv w:val="1"/>
      <w:marLeft w:val="0"/>
      <w:marRight w:val="0"/>
      <w:marTop w:val="0"/>
      <w:marBottom w:val="0"/>
      <w:divBdr>
        <w:top w:val="none" w:sz="0" w:space="0" w:color="auto"/>
        <w:left w:val="none" w:sz="0" w:space="0" w:color="auto"/>
        <w:bottom w:val="none" w:sz="0" w:space="0" w:color="auto"/>
        <w:right w:val="none" w:sz="0" w:space="0" w:color="auto"/>
      </w:divBdr>
    </w:div>
    <w:div w:id="1572471068">
      <w:bodyDiv w:val="1"/>
      <w:marLeft w:val="0"/>
      <w:marRight w:val="0"/>
      <w:marTop w:val="0"/>
      <w:marBottom w:val="0"/>
      <w:divBdr>
        <w:top w:val="none" w:sz="0" w:space="0" w:color="auto"/>
        <w:left w:val="none" w:sz="0" w:space="0" w:color="auto"/>
        <w:bottom w:val="none" w:sz="0" w:space="0" w:color="auto"/>
        <w:right w:val="none" w:sz="0" w:space="0" w:color="auto"/>
      </w:divBdr>
    </w:div>
    <w:div w:id="1688286903">
      <w:bodyDiv w:val="1"/>
      <w:marLeft w:val="0"/>
      <w:marRight w:val="0"/>
      <w:marTop w:val="0"/>
      <w:marBottom w:val="0"/>
      <w:divBdr>
        <w:top w:val="none" w:sz="0" w:space="0" w:color="auto"/>
        <w:left w:val="none" w:sz="0" w:space="0" w:color="auto"/>
        <w:bottom w:val="none" w:sz="0" w:space="0" w:color="auto"/>
        <w:right w:val="none" w:sz="0" w:space="0" w:color="auto"/>
      </w:divBdr>
    </w:div>
    <w:div w:id="1746797336">
      <w:bodyDiv w:val="1"/>
      <w:marLeft w:val="0"/>
      <w:marRight w:val="0"/>
      <w:marTop w:val="0"/>
      <w:marBottom w:val="0"/>
      <w:divBdr>
        <w:top w:val="none" w:sz="0" w:space="0" w:color="auto"/>
        <w:left w:val="none" w:sz="0" w:space="0" w:color="auto"/>
        <w:bottom w:val="none" w:sz="0" w:space="0" w:color="auto"/>
        <w:right w:val="none" w:sz="0" w:space="0" w:color="auto"/>
      </w:divBdr>
    </w:div>
    <w:div w:id="1774864363">
      <w:bodyDiv w:val="1"/>
      <w:marLeft w:val="0"/>
      <w:marRight w:val="0"/>
      <w:marTop w:val="0"/>
      <w:marBottom w:val="0"/>
      <w:divBdr>
        <w:top w:val="none" w:sz="0" w:space="0" w:color="auto"/>
        <w:left w:val="none" w:sz="0" w:space="0" w:color="auto"/>
        <w:bottom w:val="none" w:sz="0" w:space="0" w:color="auto"/>
        <w:right w:val="none" w:sz="0" w:space="0" w:color="auto"/>
      </w:divBdr>
    </w:div>
    <w:div w:id="1866825515">
      <w:bodyDiv w:val="1"/>
      <w:marLeft w:val="0"/>
      <w:marRight w:val="0"/>
      <w:marTop w:val="0"/>
      <w:marBottom w:val="0"/>
      <w:divBdr>
        <w:top w:val="none" w:sz="0" w:space="0" w:color="auto"/>
        <w:left w:val="none" w:sz="0" w:space="0" w:color="auto"/>
        <w:bottom w:val="none" w:sz="0" w:space="0" w:color="auto"/>
        <w:right w:val="none" w:sz="0" w:space="0" w:color="auto"/>
      </w:divBdr>
    </w:div>
    <w:div w:id="1974216547">
      <w:bodyDiv w:val="1"/>
      <w:marLeft w:val="0"/>
      <w:marRight w:val="0"/>
      <w:marTop w:val="0"/>
      <w:marBottom w:val="0"/>
      <w:divBdr>
        <w:top w:val="none" w:sz="0" w:space="0" w:color="auto"/>
        <w:left w:val="none" w:sz="0" w:space="0" w:color="auto"/>
        <w:bottom w:val="none" w:sz="0" w:space="0" w:color="auto"/>
        <w:right w:val="none" w:sz="0" w:space="0" w:color="auto"/>
      </w:divBdr>
    </w:div>
    <w:div w:id="199806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C9C67-DE1E-5F4B-B489-BD8299EEC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6384</Words>
  <Characters>36390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Beverly</dc:creator>
  <cp:lastModifiedBy>Arthur Souza Rodrigues</cp:lastModifiedBy>
  <cp:revision>1</cp:revision>
  <dcterms:created xsi:type="dcterms:W3CDTF">2017-10-18T18:41:00Z</dcterms:created>
  <dcterms:modified xsi:type="dcterms:W3CDTF">2026-09-26T00:51:00Z</dcterms:modified>
</cp:coreProperties>
</file>