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AF6AF" w14:textId="77777777" w:rsidR="001B4DCA" w:rsidRDefault="00F5311B">
      <w:ins w:id="0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Heading 1 Bold</w:t>
        </w:r>
      </w:ins>
      <w:del w:id="1" w:author="Comparison" w:date="2026-07-05T01:08:00Z" w16du:dateUtc="2026-07-05T05:08:00Z">
        <w:r>
          <w:rPr>
            <w:color w:val="00B050"/>
            <w:u w:val="single"/>
          </w:rPr>
          <w:delText>Green Underline Bullet List</w:delText>
        </w:r>
      </w:del>
      <w:r>
        <w:rPr>
          <w:rFonts w:ascii="Arial" w:hAnsi="Arial"/>
          <w:b/>
          <w:sz w:val="40"/>
          <w:rPrChange w:id="2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 Demo</w:t>
      </w:r>
    </w:p>
    <w:p w14:paraId="10F68DE4" w14:textId="77777777" w:rsidR="001B4DCA" w:rsidRDefault="00F5311B">
      <w:pPr>
        <w:spacing w:before="400" w:after="120" w:line="240" w:lineRule="auto"/>
        <w:pPrChange w:id="3" w:author="Comparison" w:date="2026-07-05T01:08:00Z" w16du:dateUtc="2026-07-05T05:08:00Z">
          <w:pPr/>
        </w:pPrChange>
      </w:pPr>
      <w:r>
        <w:rPr>
          <w:rFonts w:ascii="Arial" w:hAnsi="Arial"/>
          <w:b/>
          <w:sz w:val="40"/>
          <w:rPrChange w:id="4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This document shows </w:t>
      </w:r>
      <w:ins w:id="5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Heading 1 style with extra bold emphasis.</w:t>
        </w:r>
      </w:ins>
      <w:del w:id="6" w:author="Comparison" w:date="2026-07-05T01:08:00Z" w16du:dateUtc="2026-07-05T05:08:00Z">
        <w:r>
          <w:rPr>
            <w:color w:val="00B050"/>
            <w:u w:val="single"/>
          </w:rPr>
          <w:delText>green underlined text in a bullet list:</w:delText>
        </w:r>
      </w:del>
    </w:p>
    <w:p w14:paraId="5DAE1009" w14:textId="77777777" w:rsidR="001B4DCA" w:rsidRDefault="00F5311B">
      <w:pPr>
        <w:rPr>
          <w:del w:id="7" w:author="Comparison" w:date="2026-07-05T01:08:00Z" w16du:dateUtc="2026-07-05T05:08:00Z"/>
        </w:rPr>
      </w:pPr>
      <w:ins w:id="8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9" w:author="Comparison" w:date="2026-07-05T01:08:00Z" w16du:dateUtc="2026-07-05T05:08:00Z">
        <w:r>
          <w:rPr>
            <w:color w:val="00B050"/>
            <w:u w:val="single"/>
          </w:rPr>
          <w:delText>First green underlined item</w:delText>
        </w:r>
      </w:del>
    </w:p>
    <w:p w14:paraId="79AA098D" w14:textId="77777777" w:rsidR="001B4DCA" w:rsidRDefault="00F5311B">
      <w:pPr>
        <w:rPr>
          <w:del w:id="10" w:author="Comparison" w:date="2026-07-05T01:08:00Z" w16du:dateUtc="2026-07-05T05:08:00Z"/>
        </w:rPr>
      </w:pPr>
      <w:del w:id="11" w:author="Comparison" w:date="2026-07-05T01:08:00Z" w16du:dateUtc="2026-07-05T05:08:00Z">
        <w:r>
          <w:rPr>
            <w:color w:val="00B050"/>
            <w:u w:val="single"/>
          </w:rPr>
          <w:delText>Second green underlined item</w:delText>
        </w:r>
      </w:del>
    </w:p>
    <w:p w14:paraId="0B3D4FBA" w14:textId="77777777" w:rsidR="001B4DCA" w:rsidRDefault="00F5311B">
      <w:pPr>
        <w:spacing w:before="400" w:after="120" w:line="240" w:lineRule="auto"/>
        <w:pPrChange w:id="12" w:author="Comparison" w:date="2026-07-05T01:08:00Z" w16du:dateUtc="2026-07-05T05:08:00Z">
          <w:pPr/>
        </w:pPrChange>
      </w:pPr>
      <w:del w:id="13" w:author="Comparison" w:date="2026-07-05T01:08:00Z" w16du:dateUtc="2026-07-05T05:08:00Z">
        <w:r>
          <w:rPr>
            <w:color w:val="00B050"/>
            <w:u w:val="single"/>
          </w:rPr>
          <w:delText>Third green underlined item</w:delText>
        </w:r>
      </w:del>
    </w:p>
    <w:sectPr w:rsidR="001B4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DCA"/>
    <w:rsid w:val="000B6A53"/>
    <w:rsid w:val="001B4DCA"/>
    <w:rsid w:val="00B37A4C"/>
    <w:rsid w:val="00C966F3"/>
    <w:rsid w:val="00D058DA"/>
    <w:rsid w:val="00F5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BDFE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2026-07-05T05:08:00Z</dcterms:modified>
</cp:coreProperties>
</file>