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E184D" w14:textId="77777777" w:rsidR="00E23CF8" w:rsidRDefault="003F2F6A">
      <w:r>
        <w:rPr>
          <w:rFonts w:ascii="&quot;Open Sans&quot;, sans-serif" w:hAnsi="&quot;Open Sans&quot;, sans-serif"/>
          <w:rPrChange w:id="0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Font</w:t>
        </w:r>
      </w:ins>
      <w:del w:id="2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</w:delText>
        </w:r>
      </w:del>
      <w:r>
        <w:rPr>
          <w:rFonts w:ascii="&quot;Open Sans&quot;, sans-serif" w:hAnsi="&quot;Open Sans&quot;, sans-serif"/>
          <w:rPrChange w:id="3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Demo</w:t>
      </w:r>
    </w:p>
    <w:p w14:paraId="32B7179E" w14:textId="77777777" w:rsidR="00E23CF8" w:rsidRDefault="003F2F6A">
      <w:r>
        <w:rPr>
          <w:rFonts w:ascii="&quot;Open Sans&quot;, sans-serif" w:hAnsi="&quot;Open Sans&quot;, sans-serif"/>
          <w:rPrChange w:id="4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This document </w:t>
      </w:r>
      <w:ins w:id="5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demonstrates the</w:t>
        </w:r>
      </w:ins>
      <w:del w:id="6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shows</w:delText>
        </w:r>
      </w:del>
      <w:r>
        <w:rPr>
          <w:rFonts w:ascii="&quot;Open Sans&quot;, sans-serif" w:hAnsi="&quot;Open Sans&quot;, sans-serif"/>
          <w:rPrChange w:id="7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Open Sans font </w:t>
      </w:r>
      <w:ins w:id="8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family</w:t>
        </w:r>
      </w:ins>
      <w:del w:id="9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with bold and underline</w:delText>
        </w:r>
      </w:del>
      <w:r>
        <w:rPr>
          <w:rFonts w:ascii="&quot;Open Sans&quot;, sans-serif" w:hAnsi="&quot;Open Sans&quot;, sans-serif"/>
          <w:rPrChange w:id="10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p w14:paraId="3511D37A" w14:textId="77777777" w:rsidR="00E23CF8" w:rsidRDefault="003F2F6A">
      <w:r>
        <w:rPr>
          <w:rFonts w:ascii="&quot;Open Sans&quot;, sans-serif" w:hAnsi="&quot;Open Sans&quot;, sans-serif"/>
          <w:rPrChange w:id="11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ins w:id="12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is</w:t>
        </w:r>
      </w:ins>
      <w:del w:id="13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bold underline creates</w:delText>
        </w:r>
      </w:del>
      <w:r>
        <w:rPr>
          <w:rFonts w:ascii="&quot;Open Sans&quot;, sans-serif" w:hAnsi="&quot;Open Sans&quot;, sans-serif"/>
          <w:rPrChange w:id="14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a </w:t>
      </w:r>
      <w:ins w:id="15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</w:rPr>
          <w:t>humanist sans-serif typeface for digital use</w:t>
        </w:r>
      </w:ins>
      <w:del w:id="16" w:author="Author" w:date="2026-06-29T11:14:00Z" w16du:dateUtc="2026-06-29T15:14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delText>distinctive modern heading style</w:delText>
        </w:r>
      </w:del>
      <w:r>
        <w:rPr>
          <w:rFonts w:ascii="&quot;Open Sans&quot;, sans-serif" w:hAnsi="&quot;Open Sans&quot;, sans-serif"/>
          <w:rPrChange w:id="17" w:author="Author" w:date="2026-06-29T11:14:00Z" w16du:dateUtc="2026-06-29T15:14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sectPr w:rsidR="00E23C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CF8"/>
    <w:rsid w:val="00325BC5"/>
    <w:rsid w:val="003F2F6A"/>
    <w:rsid w:val="00815B46"/>
    <w:rsid w:val="00CB0C83"/>
    <w:rsid w:val="00E2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C1BA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2026-06-29T15:14:00Z</dcterms:modified>
</cp:coreProperties>
</file>