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EB1FB6" w14:textId="7D3E1A78" w:rsidR="006645EE" w:rsidRDefault="006645EE" w:rsidP="006645EE">
      <w:pPr>
        <w:jc w:val="center"/>
        <w:rPr>
          <w:ins w:id="2" w:author="Russell" w:date="2026-09-25T21:08:00Z" w16du:dateUtc="2026-09-26T01:08:00Z"/>
          <w:b/>
          <w:bCs/>
          <w:sz w:val="28"/>
          <w:szCs w:val="28"/>
        </w:rPr>
      </w:pPr>
      <w:ins w:id="3" w:author="Russell" w:date="2026-09-25T21:08:00Z" w16du:dateUtc="2026-09-26T01:08:00Z">
        <w:r>
          <w:rPr>
            <w:b/>
            <w:bCs/>
            <w:sz w:val="28"/>
            <w:szCs w:val="28"/>
          </w:rPr>
          <w:t>Being Fruitful Tenants</w:t>
        </w:r>
      </w:ins>
    </w:p>
    <w:p w14:paraId="21F6B034" w14:textId="42DA4799" w:rsidR="006645EE" w:rsidRDefault="006645EE" w:rsidP="006645EE">
      <w:pPr>
        <w:jc w:val="center"/>
        <w:rPr>
          <w:ins w:id="4" w:author="Russell" w:date="2026-09-25T21:08:00Z" w16du:dateUtc="2026-09-26T01:08:00Z"/>
          <w:sz w:val="28"/>
          <w:szCs w:val="28"/>
        </w:rPr>
      </w:pPr>
      <w:ins w:id="5" w:author="Russell" w:date="2026-09-25T21:08:00Z" w16du:dateUtc="2026-09-26T01:08:00Z">
        <w:r>
          <w:rPr>
            <w:sz w:val="28"/>
            <w:szCs w:val="28"/>
          </w:rPr>
          <w:t>October 8, 2023, Thanksgiving</w:t>
        </w:r>
      </w:ins>
    </w:p>
    <w:p w14:paraId="656174A9" w14:textId="4729479A" w:rsidR="006645EE" w:rsidRPr="006645EE" w:rsidRDefault="006645EE" w:rsidP="006645EE">
      <w:pPr>
        <w:rPr>
          <w:ins w:id="6" w:author="Russell" w:date="2026-09-25T21:08:00Z" w16du:dateUtc="2026-09-26T01:08:00Z"/>
          <w:sz w:val="28"/>
          <w:szCs w:val="28"/>
        </w:rPr>
      </w:pPr>
      <w:ins w:id="7" w:author="Russell" w:date="2026-09-25T21:08:00Z" w16du:dateUtc="2026-09-26T01:08:00Z">
        <w:r>
          <w:rPr>
            <w:sz w:val="28"/>
            <w:szCs w:val="28"/>
          </w:rPr>
          <w:t>Matthew 21: 33-46</w:t>
        </w:r>
        <w:r>
          <w:rPr>
            <w:sz w:val="28"/>
            <w:szCs w:val="28"/>
          </w:rPr>
          <w:tab/>
        </w:r>
        <w:r>
          <w:rPr>
            <w:sz w:val="28"/>
            <w:szCs w:val="28"/>
          </w:rPr>
          <w:tab/>
        </w:r>
        <w:r>
          <w:rPr>
            <w:sz w:val="28"/>
            <w:szCs w:val="28"/>
          </w:rPr>
          <w:tab/>
        </w:r>
        <w:r>
          <w:rPr>
            <w:sz w:val="28"/>
            <w:szCs w:val="28"/>
          </w:rPr>
          <w:tab/>
        </w:r>
        <w:r>
          <w:rPr>
            <w:sz w:val="28"/>
            <w:szCs w:val="28"/>
          </w:rPr>
          <w:tab/>
          <w:t>Russell Mitchell-Walker</w:t>
        </w:r>
      </w:ins>
    </w:p>
    <w:p w14:paraId="2FD2DF44" w14:textId="77777777" w:rsidR="006645EE" w:rsidRDefault="006645EE">
      <w:pPr>
        <w:rPr>
          <w:ins w:id="8" w:author="Russell" w:date="2026-09-25T21:08:00Z" w16du:dateUtc="2026-09-26T01:08:00Z"/>
          <w:sz w:val="28"/>
          <w:szCs w:val="28"/>
        </w:rPr>
      </w:pPr>
    </w:p>
    <w:p w14:paraId="76F0A0DA" w14:textId="70A2CFDE" w:rsidR="00387041" w:rsidRPr="00023830" w:rsidRDefault="00C975AB">
      <w:pPr>
        <w:rPr>
          <w:ins w:id="9" w:author="Russell" w:date="2026-09-25T21:08:00Z" w16du:dateUtc="2026-09-26T01:08:00Z"/>
          <w:sz w:val="28"/>
          <w:szCs w:val="28"/>
        </w:rPr>
      </w:pPr>
      <w:ins w:id="10" w:author="Russell" w:date="2026-09-25T21:08:00Z" w16du:dateUtc="2026-09-26T01:08:00Z">
        <w:r w:rsidRPr="00023830">
          <w:rPr>
            <w:sz w:val="28"/>
            <w:szCs w:val="28"/>
          </w:rPr>
          <w:t>In 2019, the Canadian government purchased the Trans Mountain pipeline for $4.5 billion from Kinder Morgan Canada Inc after the</w:t>
        </w:r>
        <w:r w:rsidR="00084500">
          <w:rPr>
            <w:sz w:val="28"/>
            <w:szCs w:val="28"/>
          </w:rPr>
          <w:t xml:space="preserve"> company</w:t>
        </w:r>
        <w:r w:rsidRPr="00023830">
          <w:rPr>
            <w:sz w:val="28"/>
            <w:szCs w:val="28"/>
          </w:rPr>
          <w:t xml:space="preserve"> threatened to scrap the pipeline expansion project due to environmentalist and indigenous opposition and political uncertainty.  This was done at a time when we are supposed to be looking for ways to reduce our production and consumption of fossil fuels to reduce our emissions </w:t>
        </w:r>
        <w:r w:rsidR="00084500" w:rsidRPr="00023830">
          <w:rPr>
            <w:sz w:val="28"/>
            <w:szCs w:val="28"/>
          </w:rPr>
          <w:t>to</w:t>
        </w:r>
        <w:r w:rsidRPr="00023830">
          <w:rPr>
            <w:sz w:val="28"/>
            <w:szCs w:val="28"/>
          </w:rPr>
          <w:t xml:space="preserve"> keep the global temperature below</w:t>
        </w:r>
        <w:r w:rsidR="00084500">
          <w:rPr>
            <w:sz w:val="28"/>
            <w:szCs w:val="28"/>
          </w:rPr>
          <w:t xml:space="preserve"> a</w:t>
        </w:r>
        <w:r w:rsidRPr="00023830">
          <w:rPr>
            <w:sz w:val="28"/>
            <w:szCs w:val="28"/>
          </w:rPr>
          <w:t xml:space="preserve"> 1.5</w:t>
        </w:r>
        <w:r w:rsidRPr="00023830">
          <w:rPr>
            <w:rFonts w:cstheme="minorHAnsi"/>
            <w:sz w:val="28"/>
            <w:szCs w:val="28"/>
          </w:rPr>
          <w:t>°</w:t>
        </w:r>
        <w:r w:rsidRPr="00023830">
          <w:rPr>
            <w:sz w:val="28"/>
            <w:szCs w:val="28"/>
          </w:rPr>
          <w:t xml:space="preserve">C increase from industrial levels. Since this purchase, the cost of the project to the government has </w:t>
        </w:r>
        <w:r>
          <w:fldChar w:fldCharType="begin"/>
        </w:r>
        <w:r>
          <w:instrText>HYPERLINK "https://www.cbc.ca/news/canada/calgary/trans-mountain-pipeline-costs-1.6775415"</w:instrText>
        </w:r>
        <w:r>
          <w:fldChar w:fldCharType="separate"/>
        </w:r>
        <w:r w:rsidRPr="00AC5F82">
          <w:rPr>
            <w:rStyle w:val="Hyperlink"/>
            <w:sz w:val="28"/>
            <w:szCs w:val="28"/>
          </w:rPr>
          <w:t>soared from</w:t>
        </w:r>
        <w:r>
          <w:fldChar w:fldCharType="end"/>
        </w:r>
        <w:r w:rsidRPr="00023830">
          <w:rPr>
            <w:sz w:val="28"/>
            <w:szCs w:val="28"/>
          </w:rPr>
          <w:t xml:space="preserve"> 21.4 </w:t>
        </w:r>
        <w:r w:rsidR="00084500">
          <w:rPr>
            <w:sz w:val="28"/>
            <w:szCs w:val="28"/>
          </w:rPr>
          <w:t>billion</w:t>
        </w:r>
        <w:r w:rsidRPr="00023830">
          <w:rPr>
            <w:sz w:val="28"/>
            <w:szCs w:val="28"/>
          </w:rPr>
          <w:t xml:space="preserve"> in early 2022 to 30.9 </w:t>
        </w:r>
        <w:r w:rsidR="00084500">
          <w:rPr>
            <w:sz w:val="28"/>
            <w:szCs w:val="28"/>
          </w:rPr>
          <w:t>billion</w:t>
        </w:r>
        <w:r w:rsidRPr="00023830">
          <w:rPr>
            <w:sz w:val="28"/>
            <w:szCs w:val="28"/>
          </w:rPr>
          <w:t xml:space="preserve"> in March this year.  It seems to some that this was an irresponsible decision by the government, the powers that be, whom we have entrusted to manage our country and its’ resources.  Is this really going to bear fruit for the country, for the world?  Jesus might have a similar challenge to our government about this as he did to the religious authorities of his time.</w:t>
        </w:r>
      </w:ins>
    </w:p>
    <w:p w14:paraId="4FA95A50" w14:textId="77777777" w:rsidR="00C975AB" w:rsidRPr="00023830" w:rsidRDefault="00C975AB">
      <w:pPr>
        <w:rPr>
          <w:ins w:id="11" w:author="Russell" w:date="2026-09-25T21:08:00Z" w16du:dateUtc="2026-09-26T01:08:00Z"/>
          <w:sz w:val="28"/>
          <w:szCs w:val="28"/>
        </w:rPr>
      </w:pPr>
    </w:p>
    <w:p w14:paraId="5EDB3B23" w14:textId="5981C43D" w:rsidR="00C975AB" w:rsidRDefault="00C975AB">
      <w:pPr>
        <w:rPr>
          <w:ins w:id="12" w:author="Russell" w:date="2026-09-25T21:08:00Z" w16du:dateUtc="2026-09-26T01:08:00Z"/>
          <w:sz w:val="28"/>
          <w:szCs w:val="28"/>
        </w:rPr>
      </w:pPr>
      <w:ins w:id="13" w:author="Russell" w:date="2026-09-25T21:08:00Z" w16du:dateUtc="2026-09-26T01:08:00Z">
        <w:r w:rsidRPr="00023830">
          <w:rPr>
            <w:sz w:val="28"/>
            <w:szCs w:val="28"/>
          </w:rPr>
          <w:t>In our gospel reading today, Jesus tells a parable about tenants of a vineyard</w:t>
        </w:r>
        <w:r w:rsidR="00C64E7B" w:rsidRPr="00023830">
          <w:rPr>
            <w:sz w:val="28"/>
            <w:szCs w:val="28"/>
          </w:rPr>
          <w:t xml:space="preserve"> who, instead of passing the harvest over to the landowner, killed the servants and then his son, </w:t>
        </w:r>
        <w:r w:rsidR="00084500" w:rsidRPr="00023830">
          <w:rPr>
            <w:sz w:val="28"/>
            <w:szCs w:val="28"/>
          </w:rPr>
          <w:t>to</w:t>
        </w:r>
        <w:r w:rsidR="00C64E7B" w:rsidRPr="00023830">
          <w:rPr>
            <w:sz w:val="28"/>
            <w:szCs w:val="28"/>
          </w:rPr>
          <w:t xml:space="preserve"> try and secure the harvest for themselves.  Jesus asks the chief priests and scribes listening</w:t>
        </w:r>
        <w:r w:rsidR="00084500">
          <w:rPr>
            <w:sz w:val="28"/>
            <w:szCs w:val="28"/>
          </w:rPr>
          <w:t>,</w:t>
        </w:r>
        <w:r w:rsidR="00C64E7B" w:rsidRPr="00023830">
          <w:rPr>
            <w:sz w:val="28"/>
            <w:szCs w:val="28"/>
          </w:rPr>
          <w:t xml:space="preserve"> what should that landowner do with the tenants</w:t>
        </w:r>
        <w:r w:rsidR="00B33219">
          <w:rPr>
            <w:sz w:val="28"/>
            <w:szCs w:val="28"/>
          </w:rPr>
          <w:t xml:space="preserve">? </w:t>
        </w:r>
        <w:r w:rsidR="00C64E7B" w:rsidRPr="00023830">
          <w:rPr>
            <w:sz w:val="28"/>
            <w:szCs w:val="28"/>
          </w:rPr>
          <w:t xml:space="preserve"> </w:t>
        </w:r>
        <w:r w:rsidR="00B33219">
          <w:rPr>
            <w:sz w:val="28"/>
            <w:szCs w:val="28"/>
          </w:rPr>
          <w:t>T</w:t>
        </w:r>
        <w:r w:rsidR="00C64E7B" w:rsidRPr="00023830">
          <w:rPr>
            <w:sz w:val="28"/>
            <w:szCs w:val="28"/>
          </w:rPr>
          <w:t xml:space="preserve">hey respond that they should be killed and the vineyard given to tenants who will be more responsible and give the harvest to the landowner.  Jesus then challenges them that the kingdom will be taken away from them and given to those who can be more responsible in producing fruits of the kingdom.  The religious authorities realize Jesus is talking about them, that they are the tenants in the story, and want to arrest him but cannot because of the crowds.  Jesus’ challenge to them in this parable and the previous one about two sons, </w:t>
        </w:r>
        <w:r w:rsidR="00023830" w:rsidRPr="00023830">
          <w:rPr>
            <w:sz w:val="28"/>
            <w:szCs w:val="28"/>
          </w:rPr>
          <w:t xml:space="preserve">each who do the opposite of what they said they would do when asked, </w:t>
        </w:r>
        <w:r w:rsidR="00C64E7B" w:rsidRPr="00023830">
          <w:rPr>
            <w:sz w:val="28"/>
            <w:szCs w:val="28"/>
          </w:rPr>
          <w:t>indicates that they are</w:t>
        </w:r>
        <w:r w:rsidR="00023830" w:rsidRPr="00023830">
          <w:rPr>
            <w:sz w:val="28"/>
            <w:szCs w:val="28"/>
          </w:rPr>
          <w:t xml:space="preserve"> not living out God’s will.  We know from Jesus’ previous teachings and actions that he understands God’s will to include being loving and compassionate to those in </w:t>
        </w:r>
        <w:r w:rsidR="00023830" w:rsidRPr="00023830">
          <w:rPr>
            <w:sz w:val="28"/>
            <w:szCs w:val="28"/>
          </w:rPr>
          <w:lastRenderedPageBreak/>
          <w:t xml:space="preserve">need, ensuring that everyone is cared for and has enough, that they are paid enough to feed their families, that there should not be any corruption or extortion, especially in the temple.  </w:t>
        </w:r>
        <w:r w:rsidR="00023830">
          <w:rPr>
            <w:sz w:val="28"/>
            <w:szCs w:val="28"/>
          </w:rPr>
          <w:t xml:space="preserve">If they were </w:t>
        </w:r>
        <w:r w:rsidR="004A324A">
          <w:rPr>
            <w:sz w:val="28"/>
            <w:szCs w:val="28"/>
          </w:rPr>
          <w:t>follolwing God’s ways</w:t>
        </w:r>
        <w:r w:rsidR="00023830">
          <w:rPr>
            <w:sz w:val="28"/>
            <w:szCs w:val="28"/>
          </w:rPr>
          <w:t xml:space="preserve">, the community would be bearing fruit.  </w:t>
        </w:r>
      </w:ins>
    </w:p>
    <w:p w14:paraId="5F9F1116" w14:textId="77777777" w:rsidR="00023830" w:rsidRDefault="00023830">
      <w:pPr>
        <w:rPr>
          <w:ins w:id="14" w:author="Russell" w:date="2026-09-25T21:08:00Z" w16du:dateUtc="2026-09-26T01:08:00Z"/>
          <w:sz w:val="28"/>
          <w:szCs w:val="28"/>
        </w:rPr>
      </w:pPr>
    </w:p>
    <w:p w14:paraId="0B0A43C0" w14:textId="5063D514" w:rsidR="00023830" w:rsidRDefault="00023830">
      <w:pPr>
        <w:rPr>
          <w:ins w:id="15" w:author="Russell" w:date="2026-09-25T21:08:00Z" w16du:dateUtc="2026-09-26T01:08:00Z"/>
          <w:sz w:val="28"/>
          <w:szCs w:val="28"/>
        </w:rPr>
      </w:pPr>
      <w:ins w:id="16" w:author="Russell" w:date="2026-09-25T21:08:00Z" w16du:dateUtc="2026-09-26T01:08:00Z">
        <w:r>
          <w:rPr>
            <w:sz w:val="28"/>
            <w:szCs w:val="28"/>
          </w:rPr>
          <w:t xml:space="preserve">The wider message here is that it is our responsibility to care for what God has entrusted to us – one another and all of creation.  </w:t>
        </w:r>
        <w:r w:rsidR="00B33219">
          <w:rPr>
            <w:sz w:val="28"/>
            <w:szCs w:val="28"/>
          </w:rPr>
          <w:t xml:space="preserve">Carrying out this responsibility should </w:t>
        </w:r>
        <w:r>
          <w:rPr>
            <w:sz w:val="28"/>
            <w:szCs w:val="28"/>
          </w:rPr>
          <w:t xml:space="preserve">bear fruits of the kingdom – justice and equity, love and compassion.  As we work toward this goal and calling, there is much in our lives and in creation we can be thankful for.  </w:t>
        </w:r>
        <w:r w:rsidR="000116CB">
          <w:rPr>
            <w:sz w:val="28"/>
            <w:szCs w:val="28"/>
          </w:rPr>
          <w:t xml:space="preserve">Caring for all that God has entrusted to us, and being responsible also includes living with gratitude for what we have.  </w:t>
        </w:r>
        <w:r>
          <w:rPr>
            <w:sz w:val="28"/>
            <w:szCs w:val="28"/>
          </w:rPr>
          <w:t xml:space="preserve">As we celebrate </w:t>
        </w:r>
        <w:r w:rsidR="000116CB">
          <w:rPr>
            <w:sz w:val="28"/>
            <w:szCs w:val="28"/>
          </w:rPr>
          <w:t>thanksgiving</w:t>
        </w:r>
        <w:r>
          <w:rPr>
            <w:sz w:val="28"/>
            <w:szCs w:val="28"/>
          </w:rPr>
          <w:t xml:space="preserve"> this weekend, it is good to pause and consider all that we are thankful for, and sit with this gratitude for a</w:t>
        </w:r>
        <w:r w:rsidR="000116CB">
          <w:rPr>
            <w:sz w:val="28"/>
            <w:szCs w:val="28"/>
          </w:rPr>
          <w:t xml:space="preserve"> </w:t>
        </w:r>
        <w:r>
          <w:rPr>
            <w:sz w:val="28"/>
            <w:szCs w:val="28"/>
          </w:rPr>
          <w:t xml:space="preserve">moment.  </w:t>
        </w:r>
      </w:ins>
    </w:p>
    <w:p w14:paraId="6E93920D" w14:textId="07DCCD49" w:rsidR="000116CB" w:rsidRDefault="000116CB">
      <w:pPr>
        <w:rPr>
          <w:ins w:id="17" w:author="Russell" w:date="2026-09-25T21:08:00Z" w16du:dateUtc="2026-09-26T01:08:00Z"/>
          <w:sz w:val="28"/>
          <w:szCs w:val="28"/>
        </w:rPr>
      </w:pPr>
      <w:ins w:id="18" w:author="Russell" w:date="2026-09-25T21:08:00Z" w16du:dateUtc="2026-09-26T01:08:00Z">
        <w:r>
          <w:rPr>
            <w:sz w:val="28"/>
            <w:szCs w:val="28"/>
          </w:rPr>
          <w:tab/>
          <w:t>We are thankful for</w:t>
        </w:r>
        <w:r w:rsidR="005C4A3F">
          <w:rPr>
            <w:sz w:val="28"/>
            <w:szCs w:val="28"/>
          </w:rPr>
          <w:t xml:space="preserve"> a loving and compassionate community of faith</w:t>
        </w:r>
        <w:r w:rsidR="00B33219">
          <w:rPr>
            <w:sz w:val="28"/>
            <w:szCs w:val="28"/>
          </w:rPr>
          <w:t>.</w:t>
        </w:r>
      </w:ins>
    </w:p>
    <w:p w14:paraId="27BFB672" w14:textId="3CBC2337" w:rsidR="005C4A3F" w:rsidRDefault="005C4A3F">
      <w:pPr>
        <w:rPr>
          <w:ins w:id="19" w:author="Russell" w:date="2026-09-25T21:08:00Z" w16du:dateUtc="2026-09-26T01:08:00Z"/>
          <w:sz w:val="28"/>
          <w:szCs w:val="28"/>
        </w:rPr>
      </w:pPr>
      <w:ins w:id="20" w:author="Russell" w:date="2026-09-25T21:08:00Z" w16du:dateUtc="2026-09-26T01:08:00Z">
        <w:r>
          <w:rPr>
            <w:sz w:val="28"/>
            <w:szCs w:val="28"/>
          </w:rPr>
          <w:tab/>
          <w:t>We are thankful for families, birth and chosen</w:t>
        </w:r>
        <w:r w:rsidR="00B33219">
          <w:rPr>
            <w:sz w:val="28"/>
            <w:szCs w:val="28"/>
          </w:rPr>
          <w:t>,</w:t>
        </w:r>
        <w:r>
          <w:rPr>
            <w:sz w:val="28"/>
            <w:szCs w:val="28"/>
          </w:rPr>
          <w:t xml:space="preserve"> who love and support us</w:t>
        </w:r>
        <w:r w:rsidR="00B33219">
          <w:rPr>
            <w:sz w:val="28"/>
            <w:szCs w:val="28"/>
          </w:rPr>
          <w:t>.</w:t>
        </w:r>
      </w:ins>
    </w:p>
    <w:p w14:paraId="5FFE40C4" w14:textId="280056D7" w:rsidR="005C4A3F" w:rsidRDefault="005C4A3F" w:rsidP="005C4A3F">
      <w:pPr>
        <w:ind w:left="720"/>
        <w:rPr>
          <w:ins w:id="21" w:author="Russell" w:date="2026-09-25T21:08:00Z" w16du:dateUtc="2026-09-26T01:08:00Z"/>
          <w:sz w:val="28"/>
          <w:szCs w:val="28"/>
        </w:rPr>
      </w:pPr>
      <w:ins w:id="22" w:author="Russell" w:date="2026-09-25T21:08:00Z" w16du:dateUtc="2026-09-26T01:08:00Z">
        <w:r>
          <w:rPr>
            <w:sz w:val="28"/>
            <w:szCs w:val="28"/>
          </w:rPr>
          <w:t>We are thankful for friends who are there when we need them, whether for support or fun.</w:t>
        </w:r>
      </w:ins>
    </w:p>
    <w:p w14:paraId="7BF1D2EE" w14:textId="189FC994" w:rsidR="005C4A3F" w:rsidRDefault="005C4A3F" w:rsidP="005C4A3F">
      <w:pPr>
        <w:ind w:left="720"/>
        <w:rPr>
          <w:ins w:id="23" w:author="Russell" w:date="2026-09-25T21:08:00Z" w16du:dateUtc="2026-09-26T01:08:00Z"/>
          <w:sz w:val="28"/>
          <w:szCs w:val="28"/>
        </w:rPr>
      </w:pPr>
      <w:ins w:id="24" w:author="Russell" w:date="2026-09-25T21:08:00Z" w16du:dateUtc="2026-09-26T01:08:00Z">
        <w:r>
          <w:rPr>
            <w:sz w:val="28"/>
            <w:szCs w:val="28"/>
          </w:rPr>
          <w:t>We are thankful for food and shelter, and those who care for those without</w:t>
        </w:r>
        <w:r w:rsidR="00B33219">
          <w:rPr>
            <w:sz w:val="28"/>
            <w:szCs w:val="28"/>
          </w:rPr>
          <w:t>.</w:t>
        </w:r>
      </w:ins>
    </w:p>
    <w:p w14:paraId="2292E368" w14:textId="19001B5A" w:rsidR="005C4A3F" w:rsidRDefault="005C4A3F" w:rsidP="005C4A3F">
      <w:pPr>
        <w:ind w:left="720"/>
        <w:rPr>
          <w:ins w:id="25" w:author="Russell" w:date="2026-09-25T21:08:00Z" w16du:dateUtc="2026-09-26T01:08:00Z"/>
          <w:sz w:val="28"/>
          <w:szCs w:val="28"/>
        </w:rPr>
      </w:pPr>
      <w:ins w:id="26" w:author="Russell" w:date="2026-09-25T21:08:00Z" w16du:dateUtc="2026-09-26T01:08:00Z">
        <w:r>
          <w:rPr>
            <w:sz w:val="28"/>
            <w:szCs w:val="28"/>
          </w:rPr>
          <w:t>We are thankful for faith and hope, and for those close to us who have it when we don’t.</w:t>
        </w:r>
      </w:ins>
    </w:p>
    <w:p w14:paraId="304DE893" w14:textId="222BD9AF" w:rsidR="005C4A3F" w:rsidRDefault="005C4A3F" w:rsidP="005C4A3F">
      <w:pPr>
        <w:ind w:left="720"/>
        <w:rPr>
          <w:ins w:id="27" w:author="Russell" w:date="2026-09-25T21:08:00Z" w16du:dateUtc="2026-09-26T01:08:00Z"/>
          <w:sz w:val="28"/>
          <w:szCs w:val="28"/>
        </w:rPr>
      </w:pPr>
      <w:ins w:id="28" w:author="Russell" w:date="2026-09-25T21:08:00Z" w16du:dateUtc="2026-09-26T01:08:00Z">
        <w:r>
          <w:rPr>
            <w:sz w:val="28"/>
            <w:szCs w:val="28"/>
          </w:rPr>
          <w:t>We are thankful for opportunities to gather and learn and grow together.</w:t>
        </w:r>
      </w:ins>
    </w:p>
    <w:p w14:paraId="5AB8563F" w14:textId="0B5F17F1" w:rsidR="005C4A3F" w:rsidRDefault="005C4A3F" w:rsidP="005C4A3F">
      <w:pPr>
        <w:ind w:left="720"/>
        <w:rPr>
          <w:ins w:id="29" w:author="Russell" w:date="2026-09-25T21:08:00Z" w16du:dateUtc="2026-09-26T01:08:00Z"/>
          <w:sz w:val="28"/>
          <w:szCs w:val="28"/>
        </w:rPr>
      </w:pPr>
      <w:ins w:id="30" w:author="Russell" w:date="2026-09-25T21:08:00Z" w16du:dateUtc="2026-09-26T01:08:00Z">
        <w:r>
          <w:rPr>
            <w:sz w:val="28"/>
            <w:szCs w:val="28"/>
          </w:rPr>
          <w:t xml:space="preserve">We are thankful for generous hearts and donations that meet needs </w:t>
        </w:r>
        <w:r w:rsidR="00B33219">
          <w:rPr>
            <w:sz w:val="28"/>
            <w:szCs w:val="28"/>
          </w:rPr>
          <w:t>within</w:t>
        </w:r>
        <w:r>
          <w:rPr>
            <w:sz w:val="28"/>
            <w:szCs w:val="28"/>
          </w:rPr>
          <w:t xml:space="preserve"> our community and beyond.</w:t>
        </w:r>
      </w:ins>
    </w:p>
    <w:p w14:paraId="49F4832E" w14:textId="4504E904" w:rsidR="005C4A3F" w:rsidRDefault="005C4A3F" w:rsidP="005C4A3F">
      <w:pPr>
        <w:ind w:left="720"/>
        <w:rPr>
          <w:ins w:id="31" w:author="Russell" w:date="2026-09-25T21:08:00Z" w16du:dateUtc="2026-09-26T01:08:00Z"/>
          <w:sz w:val="28"/>
          <w:szCs w:val="28"/>
        </w:rPr>
      </w:pPr>
      <w:ins w:id="32" w:author="Russell" w:date="2026-09-25T21:08:00Z" w16du:dateUtc="2026-09-26T01:08:00Z">
        <w:r>
          <w:rPr>
            <w:sz w:val="28"/>
            <w:szCs w:val="28"/>
          </w:rPr>
          <w:t>We are thankful for the beauty of God’s creation and all the ways we can enjoy it</w:t>
        </w:r>
        <w:r w:rsidR="00B33219">
          <w:rPr>
            <w:sz w:val="28"/>
            <w:szCs w:val="28"/>
          </w:rPr>
          <w:t>.</w:t>
        </w:r>
      </w:ins>
    </w:p>
    <w:p w14:paraId="09AE0FF1" w14:textId="56915CBA" w:rsidR="005C4A3F" w:rsidRDefault="005C4A3F" w:rsidP="005C4A3F">
      <w:pPr>
        <w:ind w:left="720"/>
        <w:rPr>
          <w:ins w:id="33" w:author="Russell" w:date="2026-09-25T21:08:00Z" w16du:dateUtc="2026-09-26T01:08:00Z"/>
          <w:sz w:val="28"/>
          <w:szCs w:val="28"/>
        </w:rPr>
      </w:pPr>
      <w:ins w:id="34" w:author="Russell" w:date="2026-09-25T21:08:00Z" w16du:dateUtc="2026-09-26T01:08:00Z">
        <w:r>
          <w:rPr>
            <w:sz w:val="28"/>
            <w:szCs w:val="28"/>
          </w:rPr>
          <w:t xml:space="preserve">We are thankful for life in all its fullness and the blessings we experience each day. </w:t>
        </w:r>
      </w:ins>
    </w:p>
    <w:p w14:paraId="7547D253" w14:textId="77777777" w:rsidR="005C4A3F" w:rsidRDefault="005C4A3F" w:rsidP="005C4A3F">
      <w:pPr>
        <w:rPr>
          <w:ins w:id="35" w:author="Russell" w:date="2026-09-25T21:08:00Z" w16du:dateUtc="2026-09-26T01:08:00Z"/>
          <w:sz w:val="28"/>
          <w:szCs w:val="28"/>
        </w:rPr>
      </w:pPr>
    </w:p>
    <w:p w14:paraId="5E47F168" w14:textId="5A261E8A" w:rsidR="006664E2" w:rsidRPr="00023830" w:rsidRDefault="005C4A3F">
      <w:pPr>
        <w:rPr>
          <w:ins w:id="36" w:author="Russell" w:date="2026-09-25T21:08:00Z" w16du:dateUtc="2026-09-26T01:08:00Z"/>
          <w:sz w:val="28"/>
          <w:szCs w:val="28"/>
        </w:rPr>
      </w:pPr>
      <w:ins w:id="37" w:author="Russell" w:date="2026-09-25T21:08:00Z" w16du:dateUtc="2026-09-26T01:08:00Z">
        <w:r>
          <w:rPr>
            <w:sz w:val="28"/>
            <w:szCs w:val="28"/>
          </w:rPr>
          <w:t>The tenants in the story seemed to have missed this kind of gratitude.  They were so desperate for what they wanted, the harvest, that they took action that did not make sense.  How would killing the son of the landowner, get them his inheritance?  Especially when the landowner is still alive.</w:t>
        </w:r>
        <w:r w:rsidR="0017675D">
          <w:rPr>
            <w:sz w:val="28"/>
            <w:szCs w:val="28"/>
          </w:rPr>
          <w:t xml:space="preserve">  Sometimes we get so focused on something we want, or think we want or need</w:t>
        </w:r>
        <w:r w:rsidR="00B33219">
          <w:rPr>
            <w:sz w:val="28"/>
            <w:szCs w:val="28"/>
          </w:rPr>
          <w:t>,</w:t>
        </w:r>
        <w:r w:rsidR="0017675D">
          <w:rPr>
            <w:sz w:val="28"/>
            <w:szCs w:val="28"/>
          </w:rPr>
          <w:t xml:space="preserve"> that we behave in ways that seem counterproductive or do things that appear illogical to many.  Can you think of examples of this in your life?  In our society? Here are some of my musings about this: </w:t>
        </w:r>
      </w:ins>
    </w:p>
    <w:p w14:paraId="2590316B" w14:textId="501B4269" w:rsidR="006069CD" w:rsidRPr="00023830" w:rsidRDefault="006069CD" w:rsidP="0004617D">
      <w:pPr>
        <w:pStyle w:val="ListParagraph"/>
        <w:numPr>
          <w:ilvl w:val="0"/>
          <w:numId w:val="3"/>
        </w:numPr>
        <w:rPr>
          <w:ins w:id="38" w:author="Russell" w:date="2026-09-25T21:08:00Z" w16du:dateUtc="2026-09-26T01:08:00Z"/>
          <w:sz w:val="28"/>
          <w:szCs w:val="28"/>
        </w:rPr>
      </w:pPr>
      <w:ins w:id="39" w:author="Russell" w:date="2026-09-25T21:08:00Z" w16du:dateUtc="2026-09-26T01:08:00Z">
        <w:r w:rsidRPr="00023830">
          <w:rPr>
            <w:sz w:val="28"/>
            <w:szCs w:val="28"/>
          </w:rPr>
          <w:t xml:space="preserve">Could the government buying a pipeline </w:t>
        </w:r>
        <w:r w:rsidR="00C2156A" w:rsidRPr="00023830">
          <w:rPr>
            <w:sz w:val="28"/>
            <w:szCs w:val="28"/>
          </w:rPr>
          <w:t>and continuing to consume fossil fuels at the same rate, knowing the disasters the greenhouse gas emissions are causing</w:t>
        </w:r>
        <w:r w:rsidR="0017675D">
          <w:rPr>
            <w:sz w:val="28"/>
            <w:szCs w:val="28"/>
          </w:rPr>
          <w:t xml:space="preserve"> be seen as counterproductive?</w:t>
        </w:r>
      </w:ins>
    </w:p>
    <w:p w14:paraId="1630D414" w14:textId="28E7B7BC" w:rsidR="006069CD" w:rsidRPr="00023830" w:rsidRDefault="0017675D" w:rsidP="0004617D">
      <w:pPr>
        <w:pStyle w:val="ListParagraph"/>
        <w:numPr>
          <w:ilvl w:val="0"/>
          <w:numId w:val="3"/>
        </w:numPr>
        <w:rPr>
          <w:ins w:id="40" w:author="Russell" w:date="2026-09-25T21:08:00Z" w16du:dateUtc="2026-09-26T01:08:00Z"/>
          <w:sz w:val="28"/>
          <w:szCs w:val="28"/>
        </w:rPr>
      </w:pPr>
      <w:ins w:id="41" w:author="Russell" w:date="2026-09-25T21:08:00Z" w16du:dateUtc="2026-09-26T01:08:00Z">
        <w:r>
          <w:rPr>
            <w:sz w:val="28"/>
            <w:szCs w:val="28"/>
          </w:rPr>
          <w:t>How about u</w:t>
        </w:r>
        <w:r w:rsidR="006069CD" w:rsidRPr="00023830">
          <w:rPr>
            <w:sz w:val="28"/>
            <w:szCs w:val="28"/>
          </w:rPr>
          <w:t xml:space="preserve">sing the </w:t>
        </w:r>
        <w:r w:rsidR="006069CD">
          <w:fldChar w:fldCharType="begin"/>
        </w:r>
        <w:r w:rsidR="006069CD">
          <w:instrText>HYPERLINK "https://www.cbc.ca/news/canada/saskatchewan/judge-grants-injunction-school-pronoun-policy-1.6981406"</w:instrText>
        </w:r>
        <w:r w:rsidR="006069CD">
          <w:fldChar w:fldCharType="separate"/>
        </w:r>
        <w:r w:rsidR="006069CD" w:rsidRPr="0007195E">
          <w:rPr>
            <w:rStyle w:val="Hyperlink"/>
            <w:sz w:val="28"/>
            <w:szCs w:val="28"/>
          </w:rPr>
          <w:t>notwithstanding clause</w:t>
        </w:r>
        <w:r w:rsidR="006069CD">
          <w:fldChar w:fldCharType="end"/>
        </w:r>
        <w:r w:rsidR="006069CD" w:rsidRPr="00023830">
          <w:rPr>
            <w:sz w:val="28"/>
            <w:szCs w:val="28"/>
          </w:rPr>
          <w:t xml:space="preserve"> </w:t>
        </w:r>
        <w:r>
          <w:rPr>
            <w:sz w:val="28"/>
            <w:szCs w:val="28"/>
          </w:rPr>
          <w:t xml:space="preserve">of the Charter of Rights </w:t>
        </w:r>
        <w:r w:rsidR="006069CD" w:rsidRPr="00023830">
          <w:rPr>
            <w:sz w:val="28"/>
            <w:szCs w:val="28"/>
          </w:rPr>
          <w:t>to limit</w:t>
        </w:r>
        <w:r w:rsidR="000502DC">
          <w:rPr>
            <w:sz w:val="28"/>
            <w:szCs w:val="28"/>
          </w:rPr>
          <w:t xml:space="preserve"> the</w:t>
        </w:r>
        <w:r w:rsidR="006069CD" w:rsidRPr="00023830">
          <w:rPr>
            <w:sz w:val="28"/>
            <w:szCs w:val="28"/>
          </w:rPr>
          <w:t xml:space="preserve"> human rights</w:t>
        </w:r>
        <w:r>
          <w:rPr>
            <w:sz w:val="28"/>
            <w:szCs w:val="28"/>
          </w:rPr>
          <w:t xml:space="preserve"> of others?</w:t>
        </w:r>
      </w:ins>
    </w:p>
    <w:p w14:paraId="400EBD69" w14:textId="00CA7B2B" w:rsidR="00C2156A" w:rsidRDefault="0017675D" w:rsidP="0004617D">
      <w:pPr>
        <w:pStyle w:val="ListParagraph"/>
        <w:numPr>
          <w:ilvl w:val="0"/>
          <w:numId w:val="3"/>
        </w:numPr>
        <w:rPr>
          <w:ins w:id="42" w:author="Russell" w:date="2026-09-25T21:08:00Z" w16du:dateUtc="2026-09-26T01:08:00Z"/>
          <w:sz w:val="28"/>
          <w:szCs w:val="28"/>
        </w:rPr>
      </w:pPr>
      <w:ins w:id="43" w:author="Russell" w:date="2026-09-25T21:08:00Z" w16du:dateUtc="2026-09-26T01:08:00Z">
        <w:r>
          <w:rPr>
            <w:sz w:val="28"/>
            <w:szCs w:val="28"/>
          </w:rPr>
          <w:t xml:space="preserve">Maybe the </w:t>
        </w:r>
        <w:r>
          <w:fldChar w:fldCharType="begin"/>
        </w:r>
        <w:r>
          <w:instrText>HYPERLINK "https://www.cnn.com/2023/10/06/us/florida-banned-books/index.html" \l ":~:text=This%20summer%2C%20a%20Florida%20law,few%20ways%20to%20fight%20back."</w:instrText>
        </w:r>
        <w:r>
          <w:fldChar w:fldCharType="separate"/>
        </w:r>
        <w:r w:rsidRPr="0007195E">
          <w:rPr>
            <w:rStyle w:val="Hyperlink"/>
            <w:sz w:val="28"/>
            <w:szCs w:val="28"/>
          </w:rPr>
          <w:t>b</w:t>
        </w:r>
        <w:r w:rsidR="00C2156A" w:rsidRPr="0007195E">
          <w:rPr>
            <w:rStyle w:val="Hyperlink"/>
            <w:sz w:val="28"/>
            <w:szCs w:val="28"/>
          </w:rPr>
          <w:t>anning books</w:t>
        </w:r>
        <w:r>
          <w:fldChar w:fldCharType="end"/>
        </w:r>
        <w:r w:rsidR="00C2156A" w:rsidRPr="00023830">
          <w:rPr>
            <w:sz w:val="28"/>
            <w:szCs w:val="28"/>
          </w:rPr>
          <w:t xml:space="preserve"> and drag queens from reading books to children</w:t>
        </w:r>
        <w:r>
          <w:rPr>
            <w:sz w:val="28"/>
            <w:szCs w:val="28"/>
          </w:rPr>
          <w:t xml:space="preserve"> to avoid the so called sexualization of children.</w:t>
        </w:r>
      </w:ins>
    </w:p>
    <w:p w14:paraId="666E2BF2" w14:textId="674CD715" w:rsidR="0004617D" w:rsidRDefault="0004617D" w:rsidP="0004617D">
      <w:pPr>
        <w:pStyle w:val="ListParagraph"/>
        <w:numPr>
          <w:ilvl w:val="0"/>
          <w:numId w:val="3"/>
        </w:numPr>
        <w:rPr>
          <w:ins w:id="44" w:author="Russell" w:date="2026-09-25T21:08:00Z" w16du:dateUtc="2026-09-26T01:08:00Z"/>
          <w:sz w:val="28"/>
          <w:szCs w:val="28"/>
        </w:rPr>
      </w:pPr>
      <w:ins w:id="45" w:author="Russell" w:date="2026-09-25T21:08:00Z" w16du:dateUtc="2026-09-26T01:08:00Z">
        <w:r>
          <w:rPr>
            <w:sz w:val="28"/>
            <w:szCs w:val="28"/>
          </w:rPr>
          <w:t xml:space="preserve">Closer to home, what about </w:t>
        </w:r>
        <w:r>
          <w:fldChar w:fldCharType="begin"/>
        </w:r>
        <w:r>
          <w:instrText>HYPERLINK "https://regina.ctvnews.ca/regina-police-clear-city-hall-encampment-11-arrests-made-1.6498497"</w:instrText>
        </w:r>
        <w:r>
          <w:fldChar w:fldCharType="separate"/>
        </w:r>
        <w:r w:rsidRPr="00835EEB">
          <w:rPr>
            <w:rStyle w:val="Hyperlink"/>
            <w:sz w:val="28"/>
            <w:szCs w:val="28"/>
          </w:rPr>
          <w:t>tearing down tents</w:t>
        </w:r>
        <w:r>
          <w:fldChar w:fldCharType="end"/>
        </w:r>
        <w:r>
          <w:rPr>
            <w:sz w:val="28"/>
            <w:szCs w:val="28"/>
          </w:rPr>
          <w:t xml:space="preserve"> where the unhoused were sleeping, and not providing any other options to address the lack of shelter.</w:t>
        </w:r>
      </w:ins>
    </w:p>
    <w:p w14:paraId="654C9300" w14:textId="07086D96" w:rsidR="00C2156A" w:rsidRDefault="0004617D" w:rsidP="0004617D">
      <w:pPr>
        <w:ind w:left="360"/>
        <w:rPr>
          <w:ins w:id="46" w:author="Russell" w:date="2026-09-25T21:08:00Z" w16du:dateUtc="2026-09-26T01:08:00Z"/>
          <w:sz w:val="28"/>
          <w:szCs w:val="28"/>
        </w:rPr>
      </w:pPr>
      <w:ins w:id="47" w:author="Russell" w:date="2026-09-25T21:08:00Z" w16du:dateUtc="2026-09-26T01:08:00Z">
        <w:r>
          <w:rPr>
            <w:sz w:val="28"/>
            <w:szCs w:val="28"/>
          </w:rPr>
          <w:t xml:space="preserve">The Canadian </w:t>
        </w:r>
        <w:r w:rsidR="00C2156A" w:rsidRPr="0004617D">
          <w:rPr>
            <w:sz w:val="28"/>
            <w:szCs w:val="28"/>
          </w:rPr>
          <w:t>Government</w:t>
        </w:r>
        <w:r>
          <w:rPr>
            <w:sz w:val="28"/>
            <w:szCs w:val="28"/>
          </w:rPr>
          <w:t xml:space="preserve"> is</w:t>
        </w:r>
        <w:r w:rsidR="00C2156A" w:rsidRPr="0004617D">
          <w:rPr>
            <w:sz w:val="28"/>
            <w:szCs w:val="28"/>
          </w:rPr>
          <w:t xml:space="preserve"> now looking to </w:t>
        </w:r>
        <w:r w:rsidR="00C2156A">
          <w:fldChar w:fldCharType="begin"/>
        </w:r>
        <w:r w:rsidR="00C2156A">
          <w:instrText>HYPERLINK "https://www.cbc.ca/news/politics/trans-mountain-expansion-indigenous-1.6931557"</w:instrText>
        </w:r>
        <w:r w:rsidR="00C2156A">
          <w:fldChar w:fldCharType="separate"/>
        </w:r>
        <w:r w:rsidR="00C2156A" w:rsidRPr="002C4809">
          <w:rPr>
            <w:rStyle w:val="Hyperlink"/>
            <w:sz w:val="28"/>
            <w:szCs w:val="28"/>
          </w:rPr>
          <w:t xml:space="preserve">sell </w:t>
        </w:r>
        <w:r w:rsidRPr="002C4809">
          <w:rPr>
            <w:rStyle w:val="Hyperlink"/>
            <w:sz w:val="28"/>
            <w:szCs w:val="28"/>
          </w:rPr>
          <w:t>the T</w:t>
        </w:r>
        <w:r w:rsidR="00C2156A" w:rsidRPr="002C4809">
          <w:rPr>
            <w:rStyle w:val="Hyperlink"/>
            <w:sz w:val="28"/>
            <w:szCs w:val="28"/>
          </w:rPr>
          <w:t>rans Mountain</w:t>
        </w:r>
        <w:r w:rsidR="00C2156A">
          <w:fldChar w:fldCharType="end"/>
        </w:r>
        <w:r w:rsidR="00C2156A" w:rsidRPr="0004617D">
          <w:rPr>
            <w:sz w:val="28"/>
            <w:szCs w:val="28"/>
          </w:rPr>
          <w:t xml:space="preserve"> </w:t>
        </w:r>
        <w:r>
          <w:rPr>
            <w:sz w:val="28"/>
            <w:szCs w:val="28"/>
          </w:rPr>
          <w:t xml:space="preserve">pipeline </w:t>
        </w:r>
        <w:r w:rsidR="00C2156A" w:rsidRPr="0004617D">
          <w:rPr>
            <w:sz w:val="28"/>
            <w:szCs w:val="28"/>
          </w:rPr>
          <w:t xml:space="preserve">to </w:t>
        </w:r>
        <w:r>
          <w:rPr>
            <w:sz w:val="28"/>
            <w:szCs w:val="28"/>
          </w:rPr>
          <w:t>I</w:t>
        </w:r>
        <w:r w:rsidR="00C2156A" w:rsidRPr="0004617D">
          <w:rPr>
            <w:sz w:val="28"/>
            <w:szCs w:val="28"/>
          </w:rPr>
          <w:t xml:space="preserve">ndigenous communities – </w:t>
        </w:r>
        <w:r w:rsidR="00B33219">
          <w:rPr>
            <w:sz w:val="28"/>
            <w:szCs w:val="28"/>
          </w:rPr>
          <w:t xml:space="preserve">some of </w:t>
        </w:r>
        <w:r w:rsidR="00C2156A" w:rsidRPr="0004617D">
          <w:rPr>
            <w:sz w:val="28"/>
            <w:szCs w:val="28"/>
          </w:rPr>
          <w:t>who</w:t>
        </w:r>
        <w:r w:rsidR="00B33219">
          <w:rPr>
            <w:sz w:val="28"/>
            <w:szCs w:val="28"/>
          </w:rPr>
          <w:t>m</w:t>
        </w:r>
        <w:r w:rsidR="00C2156A" w:rsidRPr="0004617D">
          <w:rPr>
            <w:sz w:val="28"/>
            <w:szCs w:val="28"/>
          </w:rPr>
          <w:t xml:space="preserve"> would buy because they need the economic </w:t>
        </w:r>
        <w:r w:rsidR="00C975AB" w:rsidRPr="0004617D">
          <w:rPr>
            <w:sz w:val="28"/>
            <w:szCs w:val="28"/>
          </w:rPr>
          <w:t>opportunity</w:t>
        </w:r>
        <w:r w:rsidR="00C2156A" w:rsidRPr="0004617D">
          <w:rPr>
            <w:sz w:val="28"/>
            <w:szCs w:val="28"/>
          </w:rPr>
          <w:t xml:space="preserve"> even though many other </w:t>
        </w:r>
        <w:r>
          <w:rPr>
            <w:sz w:val="28"/>
            <w:szCs w:val="28"/>
          </w:rPr>
          <w:t xml:space="preserve">Indigenous </w:t>
        </w:r>
        <w:r w:rsidR="00C2156A" w:rsidRPr="0004617D">
          <w:rPr>
            <w:sz w:val="28"/>
            <w:szCs w:val="28"/>
          </w:rPr>
          <w:t xml:space="preserve">communities are against it and it goes against their values of caring for the land.  </w:t>
        </w:r>
        <w:r>
          <w:rPr>
            <w:sz w:val="28"/>
            <w:szCs w:val="28"/>
          </w:rPr>
          <w:t xml:space="preserve">Here, I would say that </w:t>
        </w:r>
        <w:r w:rsidR="00B33219">
          <w:rPr>
            <w:sz w:val="28"/>
            <w:szCs w:val="28"/>
          </w:rPr>
          <w:t xml:space="preserve">the </w:t>
        </w:r>
        <w:r w:rsidR="00B33219" w:rsidRPr="0004617D">
          <w:rPr>
            <w:sz w:val="28"/>
            <w:szCs w:val="28"/>
          </w:rPr>
          <w:t>Government</w:t>
        </w:r>
        <w:r>
          <w:rPr>
            <w:sz w:val="28"/>
            <w:szCs w:val="28"/>
          </w:rPr>
          <w:t xml:space="preserve"> is</w:t>
        </w:r>
        <w:r w:rsidR="00C2156A" w:rsidRPr="0004617D">
          <w:rPr>
            <w:sz w:val="28"/>
            <w:szCs w:val="28"/>
          </w:rPr>
          <w:t xml:space="preserve"> taking advantage of </w:t>
        </w:r>
        <w:r>
          <w:rPr>
            <w:sz w:val="28"/>
            <w:szCs w:val="28"/>
          </w:rPr>
          <w:t>the</w:t>
        </w:r>
        <w:r w:rsidR="00C2156A" w:rsidRPr="0004617D">
          <w:rPr>
            <w:sz w:val="28"/>
            <w:szCs w:val="28"/>
          </w:rPr>
          <w:t xml:space="preserve"> vulnerability</w:t>
        </w:r>
        <w:r>
          <w:rPr>
            <w:sz w:val="28"/>
            <w:szCs w:val="28"/>
          </w:rPr>
          <w:t xml:space="preserve"> of indigenous communities who need economic opportunities,</w:t>
        </w:r>
        <w:r w:rsidR="00C2156A" w:rsidRPr="0004617D">
          <w:rPr>
            <w:sz w:val="28"/>
            <w:szCs w:val="28"/>
          </w:rPr>
          <w:t xml:space="preserve"> instead of addressing the roots of their poverty</w:t>
        </w:r>
        <w:r>
          <w:rPr>
            <w:sz w:val="28"/>
            <w:szCs w:val="28"/>
          </w:rPr>
          <w:t xml:space="preserve"> and finding solutions more in line with their culture and traditions.  We have much work to do to bear the fruit of the kingdom in our lives and leadership. </w:t>
        </w:r>
      </w:ins>
    </w:p>
    <w:p w14:paraId="328DDAAC" w14:textId="77777777" w:rsidR="0004617D" w:rsidRPr="0004617D" w:rsidRDefault="0004617D" w:rsidP="0004617D">
      <w:pPr>
        <w:ind w:left="360"/>
        <w:rPr>
          <w:ins w:id="48" w:author="Russell" w:date="2026-09-25T21:08:00Z" w16du:dateUtc="2026-09-26T01:08:00Z"/>
          <w:sz w:val="28"/>
          <w:szCs w:val="28"/>
        </w:rPr>
      </w:pPr>
    </w:p>
    <w:p w14:paraId="4A48E391" w14:textId="0877231B" w:rsidR="00C2156A" w:rsidRPr="00023830" w:rsidRDefault="00C2156A" w:rsidP="00C2156A">
      <w:pPr>
        <w:rPr>
          <w:ins w:id="49" w:author="Russell" w:date="2026-09-25T21:08:00Z" w16du:dateUtc="2026-09-26T01:08:00Z"/>
          <w:sz w:val="28"/>
          <w:szCs w:val="28"/>
        </w:rPr>
      </w:pPr>
      <w:ins w:id="50" w:author="Russell" w:date="2026-09-25T21:08:00Z" w16du:dateUtc="2026-09-26T01:08:00Z">
        <w:r w:rsidRPr="00023830">
          <w:rPr>
            <w:sz w:val="28"/>
            <w:szCs w:val="28"/>
          </w:rPr>
          <w:t xml:space="preserve">God calls us to love and compassion </w:t>
        </w:r>
        <w:r w:rsidR="00B33219">
          <w:rPr>
            <w:sz w:val="28"/>
            <w:szCs w:val="28"/>
          </w:rPr>
          <w:t>which will</w:t>
        </w:r>
        <w:r w:rsidRPr="00023830">
          <w:rPr>
            <w:sz w:val="28"/>
            <w:szCs w:val="28"/>
          </w:rPr>
          <w:t xml:space="preserve"> bear fruit of the shalom community, where all have enough, where justice and righteousness is a priority; where people are housed and cared </w:t>
        </w:r>
        <w:r w:rsidR="00556F7D" w:rsidRPr="00023830">
          <w:rPr>
            <w:sz w:val="28"/>
            <w:szCs w:val="28"/>
          </w:rPr>
          <w:t>for and</w:t>
        </w:r>
        <w:r w:rsidR="00B33219">
          <w:rPr>
            <w:sz w:val="28"/>
            <w:szCs w:val="28"/>
          </w:rPr>
          <w:t xml:space="preserve"> </w:t>
        </w:r>
        <w:r w:rsidRPr="00023830">
          <w:rPr>
            <w:sz w:val="28"/>
            <w:szCs w:val="28"/>
          </w:rPr>
          <w:t>get the health care they need</w:t>
        </w:r>
        <w:r w:rsidR="0004617D">
          <w:rPr>
            <w:sz w:val="28"/>
            <w:szCs w:val="28"/>
          </w:rPr>
          <w:t xml:space="preserve">.  May we be up to the challenge of carrying out this call and calling out the places, people, and organizations which are falling short of God’s will.  May we live with gratitude for all we have and may that gratitude motivate us to care for one another and all of God’s creation. </w:t>
        </w:r>
      </w:ins>
    </w:p>
    <w:p w14:paraId="6BC7A604" w14:textId="6204FE89" w:rsidR="00C21375" w:rsidRDefault="00E22C58" w:rsidP="008E61B8">
      <w:pPr>
        <w:spacing w:line="240" w:lineRule="auto"/>
        <w:rPr>
          <w:del w:id="51" w:author="Russell" w:date="2026-09-25T21:08:00Z" w16du:dateUtc="2026-09-26T01:08:00Z"/>
          <w:rFonts w:ascii="Times New Roman" w:hAnsi="Times New Roman" w:cs="Times New Roman"/>
          <w:b/>
          <w:sz w:val="24"/>
          <w:szCs w:val="24"/>
        </w:rPr>
      </w:pPr>
      <w:del w:id="52" w:author="Russell" w:date="2026-09-25T21:08:00Z" w16du:dateUtc="2026-09-26T01:08:00Z">
        <w:r w:rsidRPr="008E61B8">
          <w:rPr>
            <w:rFonts w:ascii="Times New Roman" w:hAnsi="Times New Roman" w:cs="Times New Roman"/>
            <w:b/>
            <w:sz w:val="24"/>
            <w:szCs w:val="24"/>
          </w:rPr>
          <w:delText>Implications of LEP and LEPR Within the Human Body</w:delText>
        </w:r>
        <w:r w:rsidR="00870221" w:rsidRPr="008E61B8">
          <w:rPr>
            <w:rFonts w:ascii="Times New Roman" w:hAnsi="Times New Roman" w:cs="Times New Roman"/>
            <w:b/>
            <w:sz w:val="24"/>
            <w:szCs w:val="24"/>
          </w:rPr>
          <w:delText xml:space="preserve"> </w:delText>
        </w:r>
        <w:r w:rsidR="00322A55" w:rsidRPr="008E61B8">
          <w:rPr>
            <w:rFonts w:ascii="Times New Roman" w:hAnsi="Times New Roman" w:cs="Times New Roman"/>
            <w:b/>
            <w:sz w:val="24"/>
            <w:szCs w:val="24"/>
          </w:rPr>
          <w:delText>Pertaining to Obesity</w:delText>
        </w:r>
      </w:del>
    </w:p>
    <w:p w14:paraId="74A5AA9A" w14:textId="13972346" w:rsidR="008E61B8" w:rsidRPr="008E61B8" w:rsidRDefault="008E61B8" w:rsidP="008E61B8">
      <w:pPr>
        <w:spacing w:line="240" w:lineRule="auto"/>
        <w:rPr>
          <w:del w:id="53" w:author="Russell" w:date="2026-09-25T21:08:00Z" w16du:dateUtc="2026-09-26T01:08:00Z"/>
          <w:rFonts w:ascii="Times New Roman" w:hAnsi="Times New Roman" w:cs="Times New Roman"/>
        </w:rPr>
      </w:pPr>
      <w:del w:id="54" w:author="Russell" w:date="2026-09-25T21:08:00Z" w16du:dateUtc="2026-09-26T01:08:00Z">
        <w:r w:rsidRPr="008E61B8">
          <w:rPr>
            <w:rFonts w:ascii="Times New Roman" w:hAnsi="Times New Roman" w:cs="Times New Roman"/>
            <w:b/>
          </w:rPr>
          <w:delText xml:space="preserve"> </w:delText>
        </w:r>
        <w:r w:rsidRPr="008E61B8">
          <w:rPr>
            <w:rFonts w:ascii="Times New Roman" w:hAnsi="Times New Roman" w:cs="Times New Roman"/>
          </w:rPr>
          <w:delText>Name: Camren Branch</w:delText>
        </w:r>
      </w:del>
    </w:p>
    <w:p w14:paraId="66B1DF15" w14:textId="2B4E2E34" w:rsidR="008E61B8" w:rsidRPr="008E61B8" w:rsidRDefault="008E61B8" w:rsidP="008E61B8">
      <w:pPr>
        <w:spacing w:line="240" w:lineRule="auto"/>
        <w:rPr>
          <w:del w:id="55" w:author="Russell" w:date="2026-09-25T21:08:00Z" w16du:dateUtc="2026-09-26T01:08:00Z"/>
          <w:rFonts w:ascii="Times New Roman" w:hAnsi="Times New Roman" w:cs="Times New Roman"/>
        </w:rPr>
      </w:pPr>
      <w:del w:id="56" w:author="Russell" w:date="2026-09-25T21:08:00Z" w16du:dateUtc="2026-09-26T01:08:00Z">
        <w:r w:rsidRPr="008E61B8">
          <w:rPr>
            <w:rFonts w:ascii="Times New Roman" w:hAnsi="Times New Roman" w:cs="Times New Roman"/>
          </w:rPr>
          <w:delText xml:space="preserve">Major: Microbiology </w:delText>
        </w:r>
      </w:del>
    </w:p>
    <w:p w14:paraId="76128E66" w14:textId="0D250EFD" w:rsidR="008E61B8" w:rsidRPr="008E61B8" w:rsidRDefault="008E61B8" w:rsidP="008E61B8">
      <w:pPr>
        <w:spacing w:line="240" w:lineRule="auto"/>
        <w:rPr>
          <w:del w:id="57" w:author="Russell" w:date="2026-09-25T21:08:00Z" w16du:dateUtc="2026-09-26T01:08:00Z"/>
          <w:rFonts w:ascii="Times New Roman" w:hAnsi="Times New Roman" w:cs="Times New Roman"/>
        </w:rPr>
      </w:pPr>
      <w:del w:id="58" w:author="Russell" w:date="2026-09-25T21:08:00Z" w16du:dateUtc="2026-09-26T01:08:00Z">
        <w:r w:rsidRPr="008E61B8">
          <w:rPr>
            <w:rFonts w:ascii="Times New Roman" w:hAnsi="Times New Roman" w:cs="Times New Roman"/>
          </w:rPr>
          <w:delText>Department of Microbiology and Molecular Genetics, Oklahoma State University, Stillwater, OK 74078, USA</w:delText>
        </w:r>
      </w:del>
    </w:p>
    <w:p w14:paraId="2FAE6510" w14:textId="152FA28C" w:rsidR="008E61B8" w:rsidRPr="008E61B8" w:rsidRDefault="008E61B8" w:rsidP="008E61B8">
      <w:pPr>
        <w:pBdr>
          <w:bottom w:val="single" w:sz="4" w:space="1" w:color="auto"/>
        </w:pBdr>
        <w:spacing w:line="720" w:lineRule="auto"/>
        <w:rPr>
          <w:del w:id="59" w:author="Russell" w:date="2026-09-25T21:08:00Z" w16du:dateUtc="2026-09-26T01:08:00Z"/>
          <w:rFonts w:ascii="Times New Roman" w:hAnsi="Times New Roman" w:cs="Times New Roman"/>
          <w:b/>
          <w:sz w:val="24"/>
          <w:szCs w:val="24"/>
        </w:rPr>
      </w:pPr>
    </w:p>
    <w:p w14:paraId="37F08391" w14:textId="77777777" w:rsidR="008E61B8" w:rsidRPr="008E61B8" w:rsidRDefault="008E61B8" w:rsidP="008E61B8">
      <w:pPr>
        <w:spacing w:line="240" w:lineRule="auto"/>
        <w:rPr>
          <w:del w:id="60" w:author="Russell" w:date="2026-09-25T21:08:00Z" w16du:dateUtc="2026-09-26T01:08:00Z"/>
          <w:rFonts w:ascii="Times New Roman" w:hAnsi="Times New Roman" w:cs="Times New Roman"/>
          <w:b/>
          <w:sz w:val="20"/>
          <w:szCs w:val="20"/>
        </w:rPr>
      </w:pPr>
      <w:del w:id="61" w:author="Russell" w:date="2026-09-25T21:08:00Z" w16du:dateUtc="2026-09-26T01:08:00Z">
        <w:r w:rsidRPr="008E61B8">
          <w:rPr>
            <w:rFonts w:ascii="Times New Roman" w:hAnsi="Times New Roman" w:cs="Times New Roman"/>
            <w:b/>
            <w:sz w:val="20"/>
            <w:szCs w:val="20"/>
          </w:rPr>
          <w:delText xml:space="preserve">Key Words: </w:delText>
        </w:r>
      </w:del>
    </w:p>
    <w:p w14:paraId="581CD65A" w14:textId="7740ACE4" w:rsidR="008E61B8" w:rsidRDefault="008E61B8" w:rsidP="008E61B8">
      <w:pPr>
        <w:spacing w:line="480" w:lineRule="auto"/>
        <w:rPr>
          <w:del w:id="62" w:author="Russell" w:date="2026-09-25T21:08:00Z" w16du:dateUtc="2026-09-26T01:08:00Z"/>
          <w:rFonts w:ascii="Times New Roman" w:hAnsi="Times New Roman" w:cs="Times New Roman"/>
          <w:sz w:val="20"/>
          <w:szCs w:val="20"/>
        </w:rPr>
      </w:pPr>
      <w:del w:id="63" w:author="Russell" w:date="2026-09-25T21:08:00Z" w16du:dateUtc="2026-09-26T01:08:00Z">
        <w:r w:rsidRPr="008E61B8">
          <w:rPr>
            <w:rFonts w:ascii="Times New Roman" w:hAnsi="Times New Roman" w:cs="Times New Roman"/>
            <w:sz w:val="20"/>
            <w:szCs w:val="20"/>
          </w:rPr>
          <w:delText>Leptin</w:delText>
        </w:r>
        <w:r>
          <w:rPr>
            <w:rFonts w:ascii="Times New Roman" w:hAnsi="Times New Roman" w:cs="Times New Roman"/>
            <w:sz w:val="20"/>
            <w:szCs w:val="20"/>
          </w:rPr>
          <w:delText>, leptin receptor, and obesity.</w:delText>
        </w:r>
      </w:del>
    </w:p>
    <w:p w14:paraId="6538EAF3" w14:textId="1818F7CF" w:rsidR="00B55919" w:rsidRDefault="00B55919" w:rsidP="00B55919">
      <w:pPr>
        <w:spacing w:line="720" w:lineRule="auto"/>
        <w:rPr>
          <w:del w:id="64" w:author="Russell" w:date="2026-09-25T21:08:00Z" w16du:dateUtc="2026-09-26T01:08:00Z"/>
          <w:rFonts w:ascii="Times New Roman" w:hAnsi="Times New Roman" w:cs="Times New Roman"/>
          <w:b/>
          <w:sz w:val="24"/>
          <w:szCs w:val="24"/>
        </w:rPr>
      </w:pPr>
      <w:del w:id="65" w:author="Russell" w:date="2026-09-25T21:08:00Z" w16du:dateUtc="2026-09-26T01:08:00Z">
        <w:r w:rsidRPr="00B55919">
          <w:rPr>
            <w:rFonts w:ascii="Times New Roman" w:hAnsi="Times New Roman" w:cs="Times New Roman"/>
            <w:b/>
            <w:sz w:val="24"/>
            <w:szCs w:val="24"/>
          </w:rPr>
          <w:delText>Abstract:</w:delText>
        </w:r>
      </w:del>
    </w:p>
    <w:p w14:paraId="64FE8AD7" w14:textId="277CEBE2" w:rsidR="00D03679" w:rsidRPr="008E61B8" w:rsidRDefault="00EE1D3D" w:rsidP="008E61B8">
      <w:pPr>
        <w:pBdr>
          <w:bottom w:val="single" w:sz="4" w:space="1" w:color="auto"/>
        </w:pBdr>
        <w:spacing w:line="240" w:lineRule="auto"/>
        <w:rPr>
          <w:del w:id="66" w:author="Russell" w:date="2026-09-25T21:08:00Z" w16du:dateUtc="2026-09-26T01:08:00Z"/>
          <w:rFonts w:ascii="Times New Roman" w:hAnsi="Times New Roman" w:cs="Times New Roman"/>
          <w:sz w:val="24"/>
          <w:szCs w:val="24"/>
        </w:rPr>
      </w:pPr>
      <w:del w:id="67" w:author="Russell" w:date="2026-09-25T21:08:00Z" w16du:dateUtc="2026-09-26T01:08:00Z">
        <w:r>
          <w:rPr>
            <w:rFonts w:ascii="Times New Roman" w:hAnsi="Times New Roman" w:cs="Times New Roman"/>
            <w:sz w:val="24"/>
            <w:szCs w:val="24"/>
          </w:rPr>
          <w:delText>The critical examination of the following study by Fairbrother aims to review the current information on genes and their expression regarding their involvement with obesity. With a specific focus on the genes LEP and LEPR, a</w:delText>
        </w:r>
        <w:r w:rsidR="005349B3">
          <w:rPr>
            <w:rFonts w:ascii="Times New Roman" w:hAnsi="Times New Roman" w:cs="Times New Roman"/>
            <w:sz w:val="24"/>
            <w:szCs w:val="24"/>
          </w:rPr>
          <w:delText>n</w:delText>
        </w:r>
        <w:r>
          <w:rPr>
            <w:rFonts w:ascii="Times New Roman" w:hAnsi="Times New Roman" w:cs="Times New Roman"/>
            <w:sz w:val="24"/>
            <w:szCs w:val="24"/>
          </w:rPr>
          <w:delText xml:space="preserve"> underlying basis of contextualization, interpretation, and totality are implemented to further the comprehension on just how essential these genes are </w:delText>
        </w:r>
        <w:r w:rsidR="005349B3">
          <w:rPr>
            <w:rFonts w:ascii="Times New Roman" w:hAnsi="Times New Roman" w:cs="Times New Roman"/>
            <w:sz w:val="24"/>
            <w:szCs w:val="24"/>
          </w:rPr>
          <w:delText xml:space="preserve">as a causative agent of glucose levels and metabolism regulation, thus impacting body weight. Variants in genes are present and their involvement in signaling pathways present that monogenic variants are contributive in obesity. Identifying such genes that are responsible for severe obesity and the distinction between types of obesity is now conflated as rare and common obesity share similarities of variants across the general population. This is not unforeseen as leptin is a complex protein; such technological advancements in genotype and their sequencing allows them to be associated with a character for all variants. </w:delText>
        </w:r>
      </w:del>
    </w:p>
    <w:p w14:paraId="142134B2" w14:textId="77777777" w:rsidR="00B55919" w:rsidRDefault="00B55919" w:rsidP="00B55919">
      <w:pPr>
        <w:spacing w:line="720" w:lineRule="auto"/>
        <w:rPr>
          <w:del w:id="68" w:author="Russell" w:date="2026-09-25T21:08:00Z" w16du:dateUtc="2026-09-26T01:08:00Z"/>
          <w:rFonts w:ascii="Times New Roman" w:hAnsi="Times New Roman" w:cs="Times New Roman"/>
          <w:b/>
          <w:sz w:val="24"/>
          <w:szCs w:val="24"/>
        </w:rPr>
      </w:pPr>
      <w:del w:id="69" w:author="Russell" w:date="2026-09-25T21:08:00Z" w16du:dateUtc="2026-09-26T01:08:00Z">
        <w:r>
          <w:rPr>
            <w:rFonts w:ascii="Times New Roman" w:hAnsi="Times New Roman" w:cs="Times New Roman"/>
            <w:b/>
            <w:sz w:val="24"/>
            <w:szCs w:val="24"/>
          </w:rPr>
          <w:delText xml:space="preserve">Introduction: </w:delText>
        </w:r>
      </w:del>
    </w:p>
    <w:p w14:paraId="58EF5B4B" w14:textId="612E9C13" w:rsidR="00B55919" w:rsidRDefault="000C7A56" w:rsidP="000C7A56">
      <w:pPr>
        <w:spacing w:line="240" w:lineRule="auto"/>
        <w:rPr>
          <w:del w:id="70" w:author="Russell" w:date="2026-09-25T21:08:00Z" w16du:dateUtc="2026-09-26T01:08:00Z"/>
          <w:rFonts w:ascii="Times New Roman" w:hAnsi="Times New Roman" w:cs="Times New Roman"/>
          <w:sz w:val="24"/>
          <w:szCs w:val="24"/>
        </w:rPr>
      </w:pPr>
      <w:del w:id="71" w:author="Russell" w:date="2026-09-25T21:08:00Z" w16du:dateUtc="2026-09-26T01:08:00Z">
        <w:r>
          <w:rPr>
            <w:rFonts w:ascii="Times New Roman" w:hAnsi="Times New Roman" w:cs="Times New Roman"/>
            <w:sz w:val="24"/>
            <w:szCs w:val="24"/>
          </w:rPr>
          <w:delText xml:space="preserve">   </w:delText>
        </w:r>
        <w:r w:rsidR="00F77FCB">
          <w:rPr>
            <w:rFonts w:ascii="Times New Roman" w:hAnsi="Times New Roman" w:cs="Times New Roman"/>
            <w:sz w:val="24"/>
            <w:szCs w:val="24"/>
          </w:rPr>
          <w:delText xml:space="preserve">Obesity has seemed to situate itself in a customary notion in modern time becoming more pervasive. Obesity is concomitant with an ample number of </w:delText>
        </w:r>
        <w:r w:rsidR="00720B2A">
          <w:rPr>
            <w:rFonts w:ascii="Times New Roman" w:hAnsi="Times New Roman" w:cs="Times New Roman"/>
            <w:sz w:val="24"/>
            <w:szCs w:val="24"/>
          </w:rPr>
          <w:delText xml:space="preserve">complications such as </w:delText>
        </w:r>
        <w:r w:rsidR="00F77FCB">
          <w:rPr>
            <w:rFonts w:ascii="Times New Roman" w:hAnsi="Times New Roman" w:cs="Times New Roman"/>
            <w:sz w:val="24"/>
            <w:szCs w:val="24"/>
          </w:rPr>
          <w:delText>cardiovascular disease</w:delText>
        </w:r>
        <w:r w:rsidR="00720B2A">
          <w:rPr>
            <w:rFonts w:ascii="Times New Roman" w:hAnsi="Times New Roman" w:cs="Times New Roman"/>
            <w:sz w:val="24"/>
            <w:szCs w:val="24"/>
          </w:rPr>
          <w:delText xml:space="preserve">, type 2 diabetes, and cancer. Although its underlying causes have been difficult to elucidate, it is evident that obesity and one of its causative agents is influenced by such genetic components. The human monolog of the gene is characterized by a capitalized O. Encoded by the LEP gene and through its receptor LEPR, both </w:delText>
        </w:r>
        <w:r w:rsidR="00A37170">
          <w:rPr>
            <w:rFonts w:ascii="Times New Roman" w:hAnsi="Times New Roman" w:cs="Times New Roman"/>
            <w:sz w:val="24"/>
            <w:szCs w:val="24"/>
          </w:rPr>
          <w:delText xml:space="preserve">genes are instrumental in the transduction of leptin messages via signaling pathways. As </w:delText>
        </w:r>
        <w:r w:rsidR="00B55919">
          <w:rPr>
            <w:rFonts w:ascii="Times New Roman" w:hAnsi="Times New Roman" w:cs="Times New Roman"/>
            <w:sz w:val="24"/>
            <w:szCs w:val="24"/>
          </w:rPr>
          <w:delText>a complex phenotype (derived from more than one gene) in which behavioral, environmental, and genetic features all play a role</w:delText>
        </w:r>
        <w:r w:rsidR="00A37170">
          <w:rPr>
            <w:rFonts w:ascii="Times New Roman" w:hAnsi="Times New Roman" w:cs="Times New Roman"/>
            <w:sz w:val="24"/>
            <w:szCs w:val="24"/>
          </w:rPr>
          <w:delText>,</w:delText>
        </w:r>
        <w:r w:rsidR="00B55919">
          <w:rPr>
            <w:rFonts w:ascii="Times New Roman" w:hAnsi="Times New Roman" w:cs="Times New Roman"/>
            <w:sz w:val="24"/>
            <w:szCs w:val="24"/>
          </w:rPr>
          <w:delText xml:space="preserve"> </w:delText>
        </w:r>
        <w:r w:rsidR="00A37170">
          <w:rPr>
            <w:rFonts w:ascii="Times New Roman" w:hAnsi="Times New Roman" w:cs="Times New Roman"/>
            <w:sz w:val="24"/>
            <w:szCs w:val="24"/>
          </w:rPr>
          <w:delText>l</w:delText>
        </w:r>
        <w:r w:rsidR="00B55919">
          <w:rPr>
            <w:rFonts w:ascii="Times New Roman" w:hAnsi="Times New Roman" w:cs="Times New Roman"/>
            <w:sz w:val="24"/>
            <w:szCs w:val="24"/>
          </w:rPr>
          <w:delText xml:space="preserve">eptin is a 167 amino acid that is an enzyme; it suppresses appetite and galvanizes metabolism. It is essentially a peptide that is released by fat cells. Other functions and capabilities of leptin include its role of acting as a hormone requiring a specific cell receptor for binding before they cause the effect. </w:delText>
        </w:r>
        <w:r w:rsidR="00EA09C6">
          <w:rPr>
            <w:rFonts w:ascii="Times New Roman" w:hAnsi="Times New Roman" w:cs="Times New Roman"/>
            <w:sz w:val="24"/>
            <w:szCs w:val="24"/>
          </w:rPr>
          <w:delText xml:space="preserve">Leptin is a cascade of events entailing the process of leptin stimulating the hypothalamus, the hypothalamus </w:delText>
        </w:r>
        <w:r w:rsidR="00A37170">
          <w:rPr>
            <w:rFonts w:ascii="Times New Roman" w:hAnsi="Times New Roman" w:cs="Times New Roman"/>
            <w:sz w:val="24"/>
            <w:szCs w:val="24"/>
          </w:rPr>
          <w:delText>embracing</w:delText>
        </w:r>
        <w:r w:rsidR="00EA09C6">
          <w:rPr>
            <w:rFonts w:ascii="Times New Roman" w:hAnsi="Times New Roman" w:cs="Times New Roman"/>
            <w:sz w:val="24"/>
            <w:szCs w:val="24"/>
          </w:rPr>
          <w:delText xml:space="preserve"> the pituitary gland, the pituitary gland </w:delText>
        </w:r>
        <w:r w:rsidR="00A37170">
          <w:rPr>
            <w:rFonts w:ascii="Times New Roman" w:hAnsi="Times New Roman" w:cs="Times New Roman"/>
            <w:sz w:val="24"/>
            <w:szCs w:val="24"/>
          </w:rPr>
          <w:delText>invigorating</w:delText>
        </w:r>
        <w:r w:rsidR="00EA09C6">
          <w:rPr>
            <w:rFonts w:ascii="Times New Roman" w:hAnsi="Times New Roman" w:cs="Times New Roman"/>
            <w:sz w:val="24"/>
            <w:szCs w:val="24"/>
          </w:rPr>
          <w:delText xml:space="preserve"> the thyroid gland to release thyroxine</w:delText>
        </w:r>
        <w:r w:rsidR="00A37170">
          <w:rPr>
            <w:rFonts w:ascii="Times New Roman" w:hAnsi="Times New Roman" w:cs="Times New Roman"/>
            <w:sz w:val="24"/>
            <w:szCs w:val="24"/>
          </w:rPr>
          <w:delText>, thus</w:delText>
        </w:r>
        <w:r w:rsidR="00EA09C6">
          <w:rPr>
            <w:rFonts w:ascii="Times New Roman" w:hAnsi="Times New Roman" w:cs="Times New Roman"/>
            <w:sz w:val="24"/>
            <w:szCs w:val="24"/>
          </w:rPr>
          <w:delText xml:space="preserve"> </w:delText>
        </w:r>
        <w:r w:rsidR="00A37170">
          <w:rPr>
            <w:rFonts w:ascii="Times New Roman" w:hAnsi="Times New Roman" w:cs="Times New Roman"/>
            <w:sz w:val="24"/>
            <w:szCs w:val="24"/>
          </w:rPr>
          <w:delText>raising</w:delText>
        </w:r>
        <w:r w:rsidR="00EA09C6">
          <w:rPr>
            <w:rFonts w:ascii="Times New Roman" w:hAnsi="Times New Roman" w:cs="Times New Roman"/>
            <w:sz w:val="24"/>
            <w:szCs w:val="24"/>
          </w:rPr>
          <w:delText xml:space="preserve"> the metabolism rate. However, there are several factors which inhibit this enzyme from operating optimally and correctly. Induction of a cascade to generate the thyroid gland</w:delText>
        </w:r>
        <w:r w:rsidR="00A37170">
          <w:rPr>
            <w:rFonts w:ascii="Times New Roman" w:hAnsi="Times New Roman" w:cs="Times New Roman"/>
            <w:sz w:val="24"/>
            <w:szCs w:val="24"/>
          </w:rPr>
          <w:delText xml:space="preserve"> affects </w:delText>
        </w:r>
        <w:r w:rsidR="00EA09C6">
          <w:rPr>
            <w:rFonts w:ascii="Times New Roman" w:hAnsi="Times New Roman" w:cs="Times New Roman"/>
            <w:sz w:val="24"/>
            <w:szCs w:val="24"/>
          </w:rPr>
          <w:delText>NPY suppression of appetite</w:delText>
        </w:r>
        <w:r w:rsidR="00A37170">
          <w:rPr>
            <w:rFonts w:ascii="Times New Roman" w:hAnsi="Times New Roman" w:cs="Times New Roman"/>
            <w:sz w:val="24"/>
            <w:szCs w:val="24"/>
          </w:rPr>
          <w:delText xml:space="preserve"> (Marley, 2018)</w:delText>
        </w:r>
        <w:r w:rsidR="00EA09C6">
          <w:rPr>
            <w:rFonts w:ascii="Times New Roman" w:hAnsi="Times New Roman" w:cs="Times New Roman"/>
            <w:sz w:val="24"/>
            <w:szCs w:val="24"/>
          </w:rPr>
          <w:delText xml:space="preserve">; the suppression of neuropeptide y (NPY) – an appetite stimulant </w:delText>
        </w:r>
        <w:r w:rsidR="00EF7CA4">
          <w:rPr>
            <w:rFonts w:ascii="Times New Roman" w:hAnsi="Times New Roman" w:cs="Times New Roman"/>
            <w:sz w:val="24"/>
            <w:szCs w:val="24"/>
          </w:rPr>
          <w:delText>–</w:delText>
        </w:r>
        <w:r w:rsidR="00EA09C6">
          <w:rPr>
            <w:rFonts w:ascii="Times New Roman" w:hAnsi="Times New Roman" w:cs="Times New Roman"/>
            <w:sz w:val="24"/>
            <w:szCs w:val="24"/>
          </w:rPr>
          <w:delText xml:space="preserve"> </w:delText>
        </w:r>
        <w:r w:rsidR="00A37170">
          <w:rPr>
            <w:rFonts w:ascii="Times New Roman" w:hAnsi="Times New Roman" w:cs="Times New Roman"/>
            <w:sz w:val="24"/>
            <w:szCs w:val="24"/>
          </w:rPr>
          <w:delText>results</w:delText>
        </w:r>
        <w:r w:rsidR="00EF7CA4">
          <w:rPr>
            <w:rFonts w:ascii="Times New Roman" w:hAnsi="Times New Roman" w:cs="Times New Roman"/>
            <w:sz w:val="24"/>
            <w:szCs w:val="24"/>
          </w:rPr>
          <w:delText xml:space="preserve"> in the loss of appetite. </w:delText>
        </w:r>
        <w:r w:rsidR="00A37170">
          <w:rPr>
            <w:rFonts w:ascii="Times New Roman" w:hAnsi="Times New Roman" w:cs="Times New Roman"/>
            <w:sz w:val="24"/>
            <w:szCs w:val="24"/>
          </w:rPr>
          <w:delText>Moreover,</w:delText>
        </w:r>
        <w:r w:rsidR="00EF7CA4">
          <w:rPr>
            <w:rFonts w:ascii="Times New Roman" w:hAnsi="Times New Roman" w:cs="Times New Roman"/>
            <w:sz w:val="24"/>
            <w:szCs w:val="24"/>
          </w:rPr>
          <w:delText xml:space="preserve"> leptin blocks transcription of mRNA for NPY, resulting in appetite decreasing. In addition, leptin has the possibility of making the intramitochondrial membrane pregnable or leaky to protons. By stimulating the release of uncoupling proteins, the membrane is </w:delText>
        </w:r>
        <w:r w:rsidR="00A37170">
          <w:rPr>
            <w:rFonts w:ascii="Times New Roman" w:hAnsi="Times New Roman" w:cs="Times New Roman"/>
            <w:sz w:val="24"/>
            <w:szCs w:val="24"/>
          </w:rPr>
          <w:delText xml:space="preserve">therefore </w:delText>
        </w:r>
        <w:r w:rsidR="00EF7CA4">
          <w:rPr>
            <w:rFonts w:ascii="Times New Roman" w:hAnsi="Times New Roman" w:cs="Times New Roman"/>
            <w:sz w:val="24"/>
            <w:szCs w:val="24"/>
          </w:rPr>
          <w:delText xml:space="preserve">weakened. Furthermore, this leads to the rapid release of electrons from the body as thermogenesis; the lack of ATP increases the demand for more electrons from carbohydrates and fats, causing more carbs and fats to enter the respiratory pathway. </w:delText>
        </w:r>
        <w:r w:rsidR="002B2A7E">
          <w:rPr>
            <w:rFonts w:ascii="Times New Roman" w:hAnsi="Times New Roman" w:cs="Times New Roman"/>
            <w:sz w:val="24"/>
            <w:szCs w:val="24"/>
          </w:rPr>
          <w:delText>Scotee states that leptin also conditions inflammation, immune responses,</w:delText>
        </w:r>
        <w:r w:rsidR="00124830">
          <w:rPr>
            <w:rFonts w:ascii="Times New Roman" w:hAnsi="Times New Roman" w:cs="Times New Roman"/>
            <w:sz w:val="24"/>
            <w:szCs w:val="24"/>
          </w:rPr>
          <w:delText xml:space="preserve"> infection, and bone metabolism; all which are physiological features (Scotece et al., 2014). Correspondently, Procaccini mentions the LEPR gene being expressed across somatic cells associated with the innate and adaptive immune system, eliciting the gene leptin as an imperative bridge of immune systems and neuroendocrine (Procaccini et al., 2017). The scientific report</w:delText>
        </w:r>
        <w:r w:rsidR="000B6055">
          <w:rPr>
            <w:rFonts w:ascii="Times New Roman" w:hAnsi="Times New Roman" w:cs="Times New Roman"/>
            <w:sz w:val="24"/>
            <w:szCs w:val="24"/>
          </w:rPr>
          <w:delText xml:space="preserve"> by Fairbrother that</w:delText>
        </w:r>
        <w:r w:rsidR="00124830">
          <w:rPr>
            <w:rFonts w:ascii="Times New Roman" w:hAnsi="Times New Roman" w:cs="Times New Roman"/>
            <w:sz w:val="24"/>
            <w:szCs w:val="24"/>
          </w:rPr>
          <w:delText xml:space="preserve"> I intend on</w:delText>
        </w:r>
        <w:r w:rsidR="00E22C58">
          <w:rPr>
            <w:rFonts w:ascii="Times New Roman" w:hAnsi="Times New Roman" w:cs="Times New Roman"/>
            <w:sz w:val="24"/>
            <w:szCs w:val="24"/>
          </w:rPr>
          <w:delText xml:space="preserve"> analyzing encompasses the </w:delText>
        </w:r>
        <w:r w:rsidR="00E22C58" w:rsidRPr="00E22C58">
          <w:rPr>
            <w:rFonts w:ascii="Times New Roman" w:hAnsi="Times New Roman" w:cs="Times New Roman"/>
            <w:sz w:val="24"/>
            <w:szCs w:val="24"/>
          </w:rPr>
          <w:delText xml:space="preserve">focus </w:delText>
        </w:r>
        <w:r w:rsidR="00E22C58">
          <w:rPr>
            <w:rFonts w:ascii="Times New Roman" w:hAnsi="Times New Roman" w:cs="Times New Roman"/>
            <w:sz w:val="24"/>
            <w:szCs w:val="24"/>
          </w:rPr>
          <w:delText xml:space="preserve">of </w:delText>
        </w:r>
        <w:r w:rsidR="00E22C58" w:rsidRPr="00E22C58">
          <w:rPr>
            <w:rFonts w:ascii="Times New Roman" w:hAnsi="Times New Roman" w:cs="Times New Roman"/>
            <w:sz w:val="24"/>
            <w:szCs w:val="24"/>
          </w:rPr>
          <w:delText>obesity as a</w:delText>
        </w:r>
        <w:r w:rsidR="00794476">
          <w:rPr>
            <w:rFonts w:ascii="Times New Roman" w:hAnsi="Times New Roman" w:cs="Times New Roman"/>
            <w:sz w:val="24"/>
            <w:szCs w:val="24"/>
          </w:rPr>
          <w:delText xml:space="preserve">n </w:delText>
        </w:r>
        <w:r w:rsidR="00E22C58">
          <w:rPr>
            <w:rFonts w:ascii="Times New Roman" w:hAnsi="Times New Roman" w:cs="Times New Roman"/>
            <w:sz w:val="24"/>
            <w:szCs w:val="24"/>
          </w:rPr>
          <w:delText xml:space="preserve">idiosyncratic </w:delText>
        </w:r>
        <w:r w:rsidR="00E22C58" w:rsidRPr="00E22C58">
          <w:rPr>
            <w:rFonts w:ascii="Times New Roman" w:hAnsi="Times New Roman" w:cs="Times New Roman"/>
            <w:sz w:val="24"/>
            <w:szCs w:val="24"/>
          </w:rPr>
          <w:delText>disease with a specific genetic cause rather than common polygenic obesity</w:delText>
        </w:r>
        <w:r w:rsidR="00893A95">
          <w:rPr>
            <w:rFonts w:ascii="Times New Roman" w:hAnsi="Times New Roman" w:cs="Times New Roman"/>
            <w:sz w:val="24"/>
            <w:szCs w:val="24"/>
          </w:rPr>
          <w:delText>.</w:delText>
        </w:r>
      </w:del>
    </w:p>
    <w:p w14:paraId="7770E5CD" w14:textId="10B61F76" w:rsidR="003A7BEF" w:rsidRPr="00B55919" w:rsidRDefault="000C7A56" w:rsidP="00B55919">
      <w:pPr>
        <w:spacing w:line="240" w:lineRule="auto"/>
        <w:rPr>
          <w:del w:id="72" w:author="Russell" w:date="2026-09-25T21:08:00Z" w16du:dateUtc="2026-09-26T01:08:00Z"/>
          <w:rFonts w:ascii="Times New Roman" w:hAnsi="Times New Roman" w:cs="Times New Roman"/>
          <w:sz w:val="24"/>
          <w:szCs w:val="24"/>
        </w:rPr>
      </w:pPr>
      <w:del w:id="73" w:author="Russell" w:date="2026-09-25T21:08:00Z" w16du:dateUtc="2026-09-26T01:08:00Z">
        <w:r>
          <w:rPr>
            <w:rFonts w:ascii="Times New Roman" w:hAnsi="Times New Roman" w:cs="Times New Roman"/>
            <w:sz w:val="24"/>
            <w:szCs w:val="24"/>
          </w:rPr>
          <w:delText xml:space="preserve">   </w:delText>
        </w:r>
        <w:r w:rsidR="000B6055">
          <w:rPr>
            <w:rFonts w:ascii="Times New Roman" w:hAnsi="Times New Roman" w:cs="Times New Roman"/>
            <w:sz w:val="24"/>
            <w:szCs w:val="24"/>
          </w:rPr>
          <w:delText xml:space="preserve">Recent </w:delText>
        </w:r>
        <w:r>
          <w:rPr>
            <w:rFonts w:ascii="Times New Roman" w:hAnsi="Times New Roman" w:cs="Times New Roman"/>
            <w:sz w:val="24"/>
            <w:szCs w:val="24"/>
          </w:rPr>
          <w:delText>studies from as early as this year</w:delText>
        </w:r>
        <w:r w:rsidR="000B6055">
          <w:rPr>
            <w:rFonts w:ascii="Times New Roman" w:hAnsi="Times New Roman" w:cs="Times New Roman"/>
            <w:sz w:val="24"/>
            <w:szCs w:val="24"/>
          </w:rPr>
          <w:delText xml:space="preserve"> by </w:delText>
        </w:r>
        <w:r>
          <w:rPr>
            <w:rFonts w:ascii="Times New Roman" w:hAnsi="Times New Roman" w:cs="Times New Roman"/>
            <w:sz w:val="24"/>
            <w:szCs w:val="24"/>
          </w:rPr>
          <w:delText>Ali</w:delText>
        </w:r>
        <w:r w:rsidR="000B6055">
          <w:rPr>
            <w:rFonts w:ascii="Times New Roman" w:hAnsi="Times New Roman" w:cs="Times New Roman"/>
            <w:sz w:val="24"/>
            <w:szCs w:val="24"/>
          </w:rPr>
          <w:delText xml:space="preserve"> </w:delText>
        </w:r>
        <w:r>
          <w:rPr>
            <w:rFonts w:ascii="Times New Roman" w:hAnsi="Times New Roman" w:cs="Times New Roman"/>
            <w:sz w:val="24"/>
            <w:szCs w:val="24"/>
          </w:rPr>
          <w:delText xml:space="preserve">and company (Ali et al., 2019) address the role of fat mass, leptin receptor, and obesity-concomitant polymorphisms for the impressionability of obesity among various individuals; by using the methodology of PCR genomic DNA was genotyped to illustrate the relationship of the gene and obesity. </w:delText>
        </w:r>
      </w:del>
    </w:p>
    <w:p w14:paraId="718E22C9" w14:textId="77777777" w:rsidR="00B55919" w:rsidRDefault="00B55919" w:rsidP="00B55919">
      <w:pPr>
        <w:spacing w:line="240" w:lineRule="auto"/>
        <w:rPr>
          <w:del w:id="74" w:author="Russell" w:date="2026-09-25T21:08:00Z" w16du:dateUtc="2026-09-26T01:08:00Z"/>
          <w:rFonts w:ascii="Times New Roman" w:hAnsi="Times New Roman" w:cs="Times New Roman"/>
          <w:b/>
          <w:sz w:val="24"/>
          <w:szCs w:val="24"/>
        </w:rPr>
      </w:pPr>
    </w:p>
    <w:p w14:paraId="74D9715A" w14:textId="77777777" w:rsidR="00893A95" w:rsidRDefault="00B55919" w:rsidP="00B55919">
      <w:pPr>
        <w:spacing w:line="720" w:lineRule="auto"/>
        <w:rPr>
          <w:del w:id="75" w:author="Russell" w:date="2026-09-25T21:08:00Z" w16du:dateUtc="2026-09-26T01:08:00Z"/>
          <w:rFonts w:ascii="Times New Roman" w:hAnsi="Times New Roman" w:cs="Times New Roman"/>
          <w:b/>
          <w:sz w:val="24"/>
          <w:szCs w:val="24"/>
        </w:rPr>
      </w:pPr>
      <w:del w:id="76" w:author="Russell" w:date="2026-09-25T21:08:00Z" w16du:dateUtc="2026-09-26T01:08:00Z">
        <w:r>
          <w:rPr>
            <w:rFonts w:ascii="Times New Roman" w:hAnsi="Times New Roman" w:cs="Times New Roman"/>
            <w:b/>
            <w:sz w:val="24"/>
            <w:szCs w:val="24"/>
          </w:rPr>
          <w:delText>Discussion:</w:delText>
        </w:r>
      </w:del>
    </w:p>
    <w:p w14:paraId="1AA61502" w14:textId="77777777" w:rsidR="000C7A56" w:rsidRDefault="000C7A56" w:rsidP="00176824">
      <w:pPr>
        <w:spacing w:line="240" w:lineRule="auto"/>
        <w:rPr>
          <w:del w:id="77" w:author="Russell" w:date="2026-09-25T21:08:00Z" w16du:dateUtc="2026-09-26T01:08:00Z"/>
          <w:rFonts w:ascii="Times New Roman" w:hAnsi="Times New Roman" w:cs="Times New Roman"/>
          <w:sz w:val="24"/>
          <w:szCs w:val="24"/>
        </w:rPr>
      </w:pPr>
      <w:del w:id="78" w:author="Russell" w:date="2026-09-25T21:08:00Z" w16du:dateUtc="2026-09-26T01:08:00Z">
        <w:r>
          <w:rPr>
            <w:rFonts w:ascii="Times New Roman" w:hAnsi="Times New Roman" w:cs="Times New Roman"/>
            <w:sz w:val="24"/>
            <w:szCs w:val="24"/>
          </w:rPr>
          <w:delText xml:space="preserve">   </w:delText>
        </w:r>
        <w:r w:rsidR="00370137">
          <w:rPr>
            <w:rFonts w:ascii="Times New Roman" w:hAnsi="Times New Roman" w:cs="Times New Roman"/>
            <w:sz w:val="24"/>
            <w:szCs w:val="24"/>
          </w:rPr>
          <w:delText xml:space="preserve">Upon reviewing, Fairbrother establishes </w:delText>
        </w:r>
        <w:r w:rsidR="00E76282">
          <w:rPr>
            <w:rFonts w:ascii="Times New Roman" w:hAnsi="Times New Roman" w:cs="Times New Roman"/>
            <w:sz w:val="24"/>
            <w:szCs w:val="24"/>
          </w:rPr>
          <w:delText>the connection between severe obesity and postulates theory of a specific disease in conjunction with a particular gene(s). LEP and LEPR are illuminated on as variants that give rise to obesity and monogenic obesity</w:delText>
        </w:r>
        <w:r w:rsidR="00292EF7">
          <w:rPr>
            <w:rFonts w:ascii="Times New Roman" w:hAnsi="Times New Roman" w:cs="Times New Roman"/>
            <w:sz w:val="24"/>
            <w:szCs w:val="24"/>
          </w:rPr>
          <w:delText xml:space="preserve"> within the universal population.</w:delText>
        </w:r>
        <w:r w:rsidR="00C4532F">
          <w:rPr>
            <w:rFonts w:ascii="Times New Roman" w:hAnsi="Times New Roman" w:cs="Times New Roman"/>
            <w:sz w:val="24"/>
            <w:szCs w:val="24"/>
          </w:rPr>
          <w:delText xml:space="preserve"> </w:delText>
        </w:r>
        <w:r w:rsidR="00D945FE">
          <w:rPr>
            <w:rFonts w:ascii="Times New Roman" w:hAnsi="Times New Roman" w:cs="Times New Roman"/>
            <w:sz w:val="24"/>
            <w:szCs w:val="24"/>
          </w:rPr>
          <w:delText>In a study by Adams, s</w:delText>
        </w:r>
        <w:r w:rsidR="00C4532F">
          <w:rPr>
            <w:rFonts w:ascii="Times New Roman" w:hAnsi="Times New Roman" w:cs="Times New Roman"/>
            <w:sz w:val="24"/>
            <w:szCs w:val="24"/>
          </w:rPr>
          <w:delText xml:space="preserve">elected genes with variants </w:delText>
        </w:r>
        <w:r w:rsidR="00D945FE">
          <w:rPr>
            <w:rFonts w:ascii="Times New Roman" w:hAnsi="Times New Roman" w:cs="Times New Roman"/>
            <w:sz w:val="24"/>
            <w:szCs w:val="24"/>
          </w:rPr>
          <w:delText xml:space="preserve">showed to </w:delText>
        </w:r>
        <w:r w:rsidR="00176824">
          <w:rPr>
            <w:rFonts w:ascii="Times New Roman" w:hAnsi="Times New Roman" w:cs="Times New Roman"/>
            <w:sz w:val="24"/>
            <w:szCs w:val="24"/>
          </w:rPr>
          <w:delText>contribute to</w:delText>
        </w:r>
        <w:r w:rsidR="00C4532F">
          <w:rPr>
            <w:rFonts w:ascii="Times New Roman" w:hAnsi="Times New Roman" w:cs="Times New Roman"/>
            <w:sz w:val="24"/>
            <w:szCs w:val="24"/>
          </w:rPr>
          <w:delText xml:space="preserve"> </w:delText>
        </w:r>
        <w:r w:rsidR="00176824">
          <w:rPr>
            <w:rFonts w:ascii="Times New Roman" w:hAnsi="Times New Roman" w:cs="Times New Roman"/>
            <w:sz w:val="24"/>
            <w:szCs w:val="24"/>
          </w:rPr>
          <w:delText>acute obesity</w:delText>
        </w:r>
        <w:r w:rsidR="00D945FE">
          <w:rPr>
            <w:rFonts w:ascii="Times New Roman" w:hAnsi="Times New Roman" w:cs="Times New Roman"/>
            <w:sz w:val="24"/>
            <w:szCs w:val="24"/>
          </w:rPr>
          <w:delText xml:space="preserve"> (Adams et al., 1993)</w:delText>
        </w:r>
        <w:r w:rsidR="00176824">
          <w:rPr>
            <w:rFonts w:ascii="Times New Roman" w:hAnsi="Times New Roman" w:cs="Times New Roman"/>
            <w:sz w:val="24"/>
            <w:szCs w:val="24"/>
          </w:rPr>
          <w:delText xml:space="preserve">. Tests with mouse at the helm as subjects implicated leptin and its receptor in monogenic obesity. </w:delText>
        </w:r>
        <w:r w:rsidR="00D209C9">
          <w:rPr>
            <w:rFonts w:ascii="Times New Roman" w:hAnsi="Times New Roman" w:cs="Times New Roman"/>
            <w:sz w:val="24"/>
            <w:szCs w:val="24"/>
          </w:rPr>
          <w:delText xml:space="preserve">Fairbrother and company also </w:delText>
        </w:r>
        <w:r w:rsidR="00C03DEF">
          <w:rPr>
            <w:rFonts w:ascii="Times New Roman" w:hAnsi="Times New Roman" w:cs="Times New Roman"/>
            <w:sz w:val="24"/>
            <w:szCs w:val="24"/>
          </w:rPr>
          <w:delText>stress the hormone cascade in which leptin acts and influences the transcription factors in</w:delText>
        </w:r>
        <w:r w:rsidR="00D209C9">
          <w:rPr>
            <w:rFonts w:ascii="Times New Roman" w:hAnsi="Times New Roman" w:cs="Times New Roman"/>
            <w:sz w:val="24"/>
            <w:szCs w:val="24"/>
          </w:rPr>
          <w:delText xml:space="preserve"> </w:delText>
        </w:r>
        <w:r w:rsidR="00C03DEF">
          <w:rPr>
            <w:rFonts w:ascii="Times New Roman" w:hAnsi="Times New Roman" w:cs="Times New Roman"/>
            <w:sz w:val="24"/>
            <w:szCs w:val="24"/>
          </w:rPr>
          <w:delText>relation to homeostatic pathways, including sugar and calorie levels. In addition to the behavioral portioning regarding food intake, leptin induces its effects of another receptor, LepRb.</w:delText>
        </w:r>
        <w:r w:rsidR="007713E4">
          <w:rPr>
            <w:rFonts w:ascii="Times New Roman" w:hAnsi="Times New Roman" w:cs="Times New Roman"/>
            <w:sz w:val="24"/>
            <w:szCs w:val="24"/>
          </w:rPr>
          <w:delText xml:space="preserve"> LepRb is specifically expressed in the region of the brain responsible for energy expenditure and food regulation. The complexity of leptin is extrapolated in this report. Fairbrother and all are not linear in approaching the signaling process. While </w:delText>
        </w:r>
        <w:r w:rsidR="00C444A7">
          <w:rPr>
            <w:rFonts w:ascii="Times New Roman" w:hAnsi="Times New Roman" w:cs="Times New Roman"/>
            <w:sz w:val="24"/>
            <w:szCs w:val="24"/>
          </w:rPr>
          <w:delText>the rudimentary disposition</w:delText>
        </w:r>
        <w:r w:rsidR="007713E4">
          <w:rPr>
            <w:rFonts w:ascii="Times New Roman" w:hAnsi="Times New Roman" w:cs="Times New Roman"/>
            <w:sz w:val="24"/>
            <w:szCs w:val="24"/>
          </w:rPr>
          <w:delText xml:space="preserve"> focus</w:delText>
        </w:r>
        <w:r w:rsidR="00C444A7">
          <w:rPr>
            <w:rFonts w:ascii="Times New Roman" w:hAnsi="Times New Roman" w:cs="Times New Roman"/>
            <w:sz w:val="24"/>
            <w:szCs w:val="24"/>
          </w:rPr>
          <w:delText>es</w:delText>
        </w:r>
        <w:r w:rsidR="007713E4">
          <w:rPr>
            <w:rFonts w:ascii="Times New Roman" w:hAnsi="Times New Roman" w:cs="Times New Roman"/>
            <w:sz w:val="24"/>
            <w:szCs w:val="24"/>
          </w:rPr>
          <w:delText xml:space="preserve"> on leptin pertaining to obesity or individuals with a significantly above average weight, </w:delText>
        </w:r>
        <w:r w:rsidR="00C444A7">
          <w:rPr>
            <w:rFonts w:ascii="Times New Roman" w:hAnsi="Times New Roman" w:cs="Times New Roman"/>
            <w:sz w:val="24"/>
            <w:szCs w:val="24"/>
          </w:rPr>
          <w:delText xml:space="preserve">individuals with a normal weight or body mass are not just used as the control experiment for comparative measures. Normal body weight people are </w:delText>
        </w:r>
        <w:r w:rsidR="00955937">
          <w:rPr>
            <w:rFonts w:ascii="Times New Roman" w:hAnsi="Times New Roman" w:cs="Times New Roman"/>
            <w:sz w:val="24"/>
            <w:szCs w:val="24"/>
          </w:rPr>
          <w:delText>mentioned with fluctuating levels of leptin</w:delText>
        </w:r>
        <w:r w:rsidR="00C2121E">
          <w:rPr>
            <w:rFonts w:ascii="Times New Roman" w:hAnsi="Times New Roman" w:cs="Times New Roman"/>
            <w:sz w:val="24"/>
            <w:szCs w:val="24"/>
          </w:rPr>
          <w:delText xml:space="preserve">; reported is decreased levels of leptin lead to a direct relationship of decreased levels of sugar and energy use. </w:delText>
        </w:r>
        <w:r w:rsidR="007B06F2">
          <w:rPr>
            <w:rFonts w:ascii="Times New Roman" w:hAnsi="Times New Roman" w:cs="Times New Roman"/>
            <w:sz w:val="24"/>
            <w:szCs w:val="24"/>
          </w:rPr>
          <w:delText xml:space="preserve">This </w:delText>
        </w:r>
        <w:r w:rsidR="00DD7100">
          <w:rPr>
            <w:rFonts w:ascii="Times New Roman" w:hAnsi="Times New Roman" w:cs="Times New Roman"/>
            <w:sz w:val="24"/>
            <w:szCs w:val="24"/>
          </w:rPr>
          <w:delText>highlights the functionality of leptin and leptin receptors as a main component in metabolism and glycaemic control.</w:delText>
        </w:r>
        <w:r w:rsidR="008A2B7E">
          <w:rPr>
            <w:rFonts w:ascii="Times New Roman" w:hAnsi="Times New Roman" w:cs="Times New Roman"/>
            <w:sz w:val="24"/>
            <w:szCs w:val="24"/>
          </w:rPr>
          <w:delText xml:space="preserve"> </w:delText>
        </w:r>
      </w:del>
    </w:p>
    <w:p w14:paraId="15B46B86" w14:textId="77777777" w:rsidR="000C7A56" w:rsidRDefault="00B32A71" w:rsidP="00176824">
      <w:pPr>
        <w:spacing w:line="240" w:lineRule="auto"/>
        <w:rPr>
          <w:del w:id="79" w:author="Russell" w:date="2026-09-25T21:08:00Z" w16du:dateUtc="2026-09-26T01:08:00Z"/>
          <w:rFonts w:ascii="Times New Roman" w:hAnsi="Times New Roman" w:cs="Times New Roman"/>
          <w:sz w:val="24"/>
          <w:szCs w:val="24"/>
        </w:rPr>
      </w:pPr>
      <w:del w:id="80" w:author="Russell" w:date="2026-09-25T21:08:00Z" w16du:dateUtc="2026-09-26T01:08:00Z">
        <w:r>
          <w:rPr>
            <w:rFonts w:ascii="Times New Roman" w:hAnsi="Times New Roman" w:cs="Times New Roman"/>
            <w:sz w:val="24"/>
            <w:szCs w:val="24"/>
          </w:rPr>
          <w:delText xml:space="preserve">Shifting its </w:delText>
        </w:r>
        <w:r w:rsidR="0056210C">
          <w:rPr>
            <w:rFonts w:ascii="Times New Roman" w:hAnsi="Times New Roman" w:cs="Times New Roman"/>
            <w:sz w:val="24"/>
            <w:szCs w:val="24"/>
          </w:rPr>
          <w:delText>focus back on LEP and LEPR in obese individuals, Fairbrother involves pathways mechanism factors that have multitude levels of influences such as inflammatory responses and feedback inhibitions. L</w:delText>
        </w:r>
        <w:r w:rsidR="0056210C" w:rsidRPr="0056210C">
          <w:rPr>
            <w:rFonts w:ascii="Times New Roman" w:hAnsi="Times New Roman" w:cs="Times New Roman"/>
            <w:sz w:val="24"/>
            <w:szCs w:val="24"/>
          </w:rPr>
          <w:delText xml:space="preserve">eptin levels are increased in obese humans and animal models, but the </w:delText>
        </w:r>
        <w:r w:rsidR="0056210C">
          <w:rPr>
            <w:rFonts w:ascii="Times New Roman" w:hAnsi="Times New Roman" w:cs="Times New Roman"/>
            <w:sz w:val="24"/>
            <w:szCs w:val="24"/>
          </w:rPr>
          <w:delText>imperative</w:delText>
        </w:r>
        <w:r w:rsidR="0056210C" w:rsidRPr="0056210C">
          <w:rPr>
            <w:rFonts w:ascii="Times New Roman" w:hAnsi="Times New Roman" w:cs="Times New Roman"/>
            <w:sz w:val="24"/>
            <w:szCs w:val="24"/>
          </w:rPr>
          <w:delText xml:space="preserve"> feedback</w:delText>
        </w:r>
        <w:r w:rsidR="0056210C">
          <w:rPr>
            <w:rFonts w:ascii="Times New Roman" w:hAnsi="Times New Roman" w:cs="Times New Roman"/>
            <w:sz w:val="24"/>
            <w:szCs w:val="24"/>
          </w:rPr>
          <w:delText xml:space="preserve"> loop</w:delText>
        </w:r>
        <w:r w:rsidR="0056210C" w:rsidRPr="0056210C">
          <w:rPr>
            <w:rFonts w:ascii="Times New Roman" w:hAnsi="Times New Roman" w:cs="Times New Roman"/>
            <w:sz w:val="24"/>
            <w:szCs w:val="24"/>
          </w:rPr>
          <w:delText xml:space="preserve"> that </w:delText>
        </w:r>
        <w:r w:rsidR="0056210C">
          <w:rPr>
            <w:rFonts w:ascii="Times New Roman" w:hAnsi="Times New Roman" w:cs="Times New Roman"/>
            <w:sz w:val="24"/>
            <w:szCs w:val="24"/>
          </w:rPr>
          <w:delText>generates</w:delText>
        </w:r>
        <w:r w:rsidR="0056210C" w:rsidRPr="0056210C">
          <w:rPr>
            <w:rFonts w:ascii="Times New Roman" w:hAnsi="Times New Roman" w:cs="Times New Roman"/>
            <w:sz w:val="24"/>
            <w:szCs w:val="24"/>
          </w:rPr>
          <w:delText xml:space="preserve"> reduction in </w:delText>
        </w:r>
        <w:r w:rsidR="00452DF1">
          <w:rPr>
            <w:rFonts w:ascii="Times New Roman" w:hAnsi="Times New Roman" w:cs="Times New Roman"/>
            <w:sz w:val="24"/>
            <w:szCs w:val="24"/>
          </w:rPr>
          <w:delText xml:space="preserve">the behavior of food </w:delText>
        </w:r>
        <w:r w:rsidR="0056210C" w:rsidRPr="0056210C">
          <w:rPr>
            <w:rFonts w:ascii="Times New Roman" w:hAnsi="Times New Roman" w:cs="Times New Roman"/>
            <w:sz w:val="24"/>
            <w:szCs w:val="24"/>
          </w:rPr>
          <w:delText xml:space="preserve">and </w:delText>
        </w:r>
        <w:r w:rsidR="00452DF1">
          <w:rPr>
            <w:rFonts w:ascii="Times New Roman" w:hAnsi="Times New Roman" w:cs="Times New Roman"/>
            <w:sz w:val="24"/>
            <w:szCs w:val="24"/>
          </w:rPr>
          <w:delText>great</w:delText>
        </w:r>
        <w:r w:rsidR="0056210C" w:rsidRPr="0056210C">
          <w:rPr>
            <w:rFonts w:ascii="Times New Roman" w:hAnsi="Times New Roman" w:cs="Times New Roman"/>
            <w:sz w:val="24"/>
            <w:szCs w:val="24"/>
          </w:rPr>
          <w:delText xml:space="preserve"> energy expenditure fails</w:delText>
        </w:r>
        <w:r w:rsidR="00452DF1">
          <w:rPr>
            <w:rFonts w:ascii="Times New Roman" w:hAnsi="Times New Roman" w:cs="Times New Roman"/>
            <w:sz w:val="24"/>
            <w:szCs w:val="24"/>
          </w:rPr>
          <w:delText>. Interestingly, Fairbrother comes to the revelation that an</w:delText>
        </w:r>
        <w:r w:rsidR="0056210C" w:rsidRPr="0056210C">
          <w:rPr>
            <w:rFonts w:ascii="Times New Roman" w:hAnsi="Times New Roman" w:cs="Times New Roman"/>
            <w:sz w:val="24"/>
            <w:szCs w:val="24"/>
          </w:rPr>
          <w:delText xml:space="preserve"> obese</w:delText>
        </w:r>
        <w:r w:rsidR="00452DF1">
          <w:rPr>
            <w:rFonts w:ascii="Times New Roman" w:hAnsi="Times New Roman" w:cs="Times New Roman"/>
            <w:sz w:val="24"/>
            <w:szCs w:val="24"/>
          </w:rPr>
          <w:delText xml:space="preserve"> final</w:delText>
        </w:r>
        <w:r w:rsidR="0056210C" w:rsidRPr="0056210C">
          <w:rPr>
            <w:rFonts w:ascii="Times New Roman" w:hAnsi="Times New Roman" w:cs="Times New Roman"/>
            <w:sz w:val="24"/>
            <w:szCs w:val="24"/>
          </w:rPr>
          <w:delText xml:space="preserve"> </w:delText>
        </w:r>
        <w:r w:rsidR="00452DF1">
          <w:rPr>
            <w:rFonts w:ascii="Times New Roman" w:hAnsi="Times New Roman" w:cs="Times New Roman"/>
            <w:sz w:val="24"/>
            <w:szCs w:val="24"/>
          </w:rPr>
          <w:delText xml:space="preserve">point </w:delText>
        </w:r>
        <w:r w:rsidR="0056210C" w:rsidRPr="0056210C">
          <w:rPr>
            <w:rFonts w:ascii="Times New Roman" w:hAnsi="Times New Roman" w:cs="Times New Roman"/>
            <w:sz w:val="24"/>
            <w:szCs w:val="24"/>
          </w:rPr>
          <w:delText>is reached despite increased leptin</w:delText>
        </w:r>
        <w:r w:rsidR="00452DF1">
          <w:rPr>
            <w:rFonts w:ascii="Times New Roman" w:hAnsi="Times New Roman" w:cs="Times New Roman"/>
            <w:sz w:val="24"/>
            <w:szCs w:val="24"/>
          </w:rPr>
          <w:delText xml:space="preserve"> to </w:delText>
        </w:r>
        <w:r w:rsidR="0056210C" w:rsidRPr="0056210C">
          <w:rPr>
            <w:rFonts w:ascii="Times New Roman" w:hAnsi="Times New Roman" w:cs="Times New Roman"/>
            <w:sz w:val="24"/>
            <w:szCs w:val="24"/>
          </w:rPr>
          <w:delText xml:space="preserve">leptin receptor </w:delText>
        </w:r>
        <w:r w:rsidR="00452DF1">
          <w:rPr>
            <w:rFonts w:ascii="Times New Roman" w:hAnsi="Times New Roman" w:cs="Times New Roman"/>
            <w:sz w:val="24"/>
            <w:szCs w:val="24"/>
          </w:rPr>
          <w:delText xml:space="preserve">gesturing, and that increased levels of leptin signaling eventually creates leptin resistance limiting the full scope of the amplitude of the process. </w:delText>
        </w:r>
        <w:r w:rsidR="00A67A21">
          <w:rPr>
            <w:rFonts w:ascii="Times New Roman" w:hAnsi="Times New Roman" w:cs="Times New Roman"/>
            <w:sz w:val="24"/>
            <w:szCs w:val="24"/>
          </w:rPr>
          <w:delText>This is mentioned by Al-Suhaimi and Shehzad as they report how</w:delText>
        </w:r>
        <w:r w:rsidR="007A0539" w:rsidRPr="007A0539">
          <w:rPr>
            <w:rFonts w:ascii="Times New Roman" w:hAnsi="Times New Roman" w:cs="Times New Roman"/>
            <w:sz w:val="24"/>
            <w:szCs w:val="24"/>
          </w:rPr>
          <w:delText xml:space="preserve"> leptin resistance</w:delText>
        </w:r>
        <w:r w:rsidR="00A67A21">
          <w:rPr>
            <w:rFonts w:ascii="Times New Roman" w:hAnsi="Times New Roman" w:cs="Times New Roman"/>
            <w:sz w:val="24"/>
            <w:szCs w:val="24"/>
          </w:rPr>
          <w:delText xml:space="preserve"> </w:delText>
        </w:r>
        <w:r w:rsidR="007A0539" w:rsidRPr="007A0539">
          <w:rPr>
            <w:rFonts w:ascii="Times New Roman" w:hAnsi="Times New Roman" w:cs="Times New Roman"/>
            <w:sz w:val="24"/>
            <w:szCs w:val="24"/>
          </w:rPr>
          <w:delText xml:space="preserve">caused by impairment of leptin </w:delText>
        </w:r>
        <w:r w:rsidR="00A67A21">
          <w:rPr>
            <w:rFonts w:ascii="Times New Roman" w:hAnsi="Times New Roman" w:cs="Times New Roman"/>
            <w:sz w:val="24"/>
            <w:szCs w:val="24"/>
          </w:rPr>
          <w:delText xml:space="preserve">signaling and </w:delText>
        </w:r>
        <w:r w:rsidR="007A0539" w:rsidRPr="007A0539">
          <w:rPr>
            <w:rFonts w:ascii="Times New Roman" w:hAnsi="Times New Roman" w:cs="Times New Roman"/>
            <w:sz w:val="24"/>
            <w:szCs w:val="24"/>
          </w:rPr>
          <w:delText>transportation</w:delText>
        </w:r>
        <w:r w:rsidR="00A67A21">
          <w:rPr>
            <w:rFonts w:ascii="Times New Roman" w:hAnsi="Times New Roman" w:cs="Times New Roman"/>
            <w:sz w:val="24"/>
            <w:szCs w:val="24"/>
          </w:rPr>
          <w:delText xml:space="preserve"> </w:delText>
        </w:r>
        <w:r w:rsidR="007A0539" w:rsidRPr="007A0539">
          <w:rPr>
            <w:rFonts w:ascii="Times New Roman" w:hAnsi="Times New Roman" w:cs="Times New Roman"/>
            <w:sz w:val="24"/>
            <w:szCs w:val="24"/>
          </w:rPr>
          <w:delText xml:space="preserve">is </w:delText>
        </w:r>
        <w:r w:rsidR="00A67A21">
          <w:rPr>
            <w:rFonts w:ascii="Times New Roman" w:hAnsi="Times New Roman" w:cs="Times New Roman"/>
            <w:sz w:val="24"/>
            <w:szCs w:val="24"/>
          </w:rPr>
          <w:delText xml:space="preserve">thought to be </w:delText>
        </w:r>
        <w:r w:rsidR="007A0539" w:rsidRPr="007A0539">
          <w:rPr>
            <w:rFonts w:ascii="Times New Roman" w:hAnsi="Times New Roman" w:cs="Times New Roman"/>
            <w:sz w:val="24"/>
            <w:szCs w:val="24"/>
          </w:rPr>
          <w:delText xml:space="preserve">the </w:delText>
        </w:r>
        <w:r w:rsidR="00A67A21">
          <w:rPr>
            <w:rFonts w:ascii="Times New Roman" w:hAnsi="Times New Roman" w:cs="Times New Roman"/>
            <w:sz w:val="24"/>
            <w:szCs w:val="24"/>
          </w:rPr>
          <w:delText>central</w:delText>
        </w:r>
        <w:r w:rsidR="007A0539" w:rsidRPr="007A0539">
          <w:rPr>
            <w:rFonts w:ascii="Times New Roman" w:hAnsi="Times New Roman" w:cs="Times New Roman"/>
            <w:sz w:val="24"/>
            <w:szCs w:val="24"/>
          </w:rPr>
          <w:delText xml:space="preserve"> risk factor for the obesity pathogenesis</w:delText>
        </w:r>
        <w:r w:rsidR="00A67A21">
          <w:rPr>
            <w:rFonts w:ascii="Times New Roman" w:hAnsi="Times New Roman" w:cs="Times New Roman"/>
            <w:sz w:val="24"/>
            <w:szCs w:val="24"/>
          </w:rPr>
          <w:delText xml:space="preserve"> (Al-Suhaimi and Shehzad, 2013)</w:delText>
        </w:r>
        <w:r w:rsidR="007A0539" w:rsidRPr="007A0539">
          <w:rPr>
            <w:rFonts w:ascii="Times New Roman" w:hAnsi="Times New Roman" w:cs="Times New Roman"/>
            <w:sz w:val="24"/>
            <w:szCs w:val="24"/>
          </w:rPr>
          <w:delText>.</w:delText>
        </w:r>
        <w:r w:rsidR="00082818">
          <w:rPr>
            <w:rFonts w:ascii="Times New Roman" w:hAnsi="Times New Roman" w:cs="Times New Roman"/>
            <w:sz w:val="24"/>
            <w:szCs w:val="24"/>
          </w:rPr>
          <w:delText xml:space="preserve"> </w:delText>
        </w:r>
        <w:r w:rsidR="00452DF1">
          <w:rPr>
            <w:rFonts w:ascii="Times New Roman" w:hAnsi="Times New Roman" w:cs="Times New Roman"/>
            <w:sz w:val="24"/>
            <w:szCs w:val="24"/>
          </w:rPr>
          <w:delText xml:space="preserve">Allelic variation </w:delText>
        </w:r>
        <w:r w:rsidR="00085FDB">
          <w:rPr>
            <w:rFonts w:ascii="Times New Roman" w:hAnsi="Times New Roman" w:cs="Times New Roman"/>
            <w:sz w:val="24"/>
            <w:szCs w:val="24"/>
          </w:rPr>
          <w:delText xml:space="preserve">and mutation are </w:delText>
        </w:r>
        <w:r w:rsidR="00452DF1">
          <w:rPr>
            <w:rFonts w:ascii="Times New Roman" w:hAnsi="Times New Roman" w:cs="Times New Roman"/>
            <w:sz w:val="24"/>
            <w:szCs w:val="24"/>
          </w:rPr>
          <w:delText>even discussed</w:delText>
        </w:r>
        <w:r w:rsidR="00085FDB">
          <w:rPr>
            <w:rFonts w:ascii="Times New Roman" w:hAnsi="Times New Roman" w:cs="Times New Roman"/>
            <w:sz w:val="24"/>
            <w:szCs w:val="24"/>
          </w:rPr>
          <w:delText xml:space="preserve"> examining the genetic impact </w:delText>
        </w:r>
        <w:r w:rsidR="008A2D80">
          <w:rPr>
            <w:rFonts w:ascii="Times New Roman" w:hAnsi="Times New Roman" w:cs="Times New Roman"/>
            <w:sz w:val="24"/>
            <w:szCs w:val="24"/>
          </w:rPr>
          <w:delText xml:space="preserve">on identification of positive associations </w:delText>
        </w:r>
        <w:r w:rsidR="00085FDB">
          <w:rPr>
            <w:rFonts w:ascii="Times New Roman" w:hAnsi="Times New Roman" w:cs="Times New Roman"/>
            <w:sz w:val="24"/>
            <w:szCs w:val="24"/>
          </w:rPr>
          <w:delText xml:space="preserve">of leptin in association with body maintenance. </w:delText>
        </w:r>
      </w:del>
    </w:p>
    <w:p w14:paraId="54DE7F1B" w14:textId="458DC3EE" w:rsidR="00B55919" w:rsidRPr="00370137" w:rsidRDefault="002465DE" w:rsidP="00176824">
      <w:pPr>
        <w:spacing w:line="240" w:lineRule="auto"/>
        <w:rPr>
          <w:del w:id="81" w:author="Russell" w:date="2026-09-25T21:08:00Z" w16du:dateUtc="2026-09-26T01:08:00Z"/>
          <w:rFonts w:ascii="Times New Roman" w:hAnsi="Times New Roman" w:cs="Times New Roman"/>
          <w:sz w:val="24"/>
          <w:szCs w:val="24"/>
        </w:rPr>
      </w:pPr>
      <w:del w:id="82" w:author="Russell" w:date="2026-09-25T21:08:00Z" w16du:dateUtc="2026-09-26T01:08:00Z">
        <w:r>
          <w:rPr>
            <w:rFonts w:ascii="Times New Roman" w:hAnsi="Times New Roman" w:cs="Times New Roman"/>
            <w:sz w:val="24"/>
            <w:szCs w:val="24"/>
          </w:rPr>
          <w:delText>Furthermore, such genes</w:delText>
        </w:r>
        <w:r w:rsidR="00AA23B0">
          <w:rPr>
            <w:rFonts w:ascii="Times New Roman" w:hAnsi="Times New Roman" w:cs="Times New Roman"/>
            <w:sz w:val="24"/>
            <w:szCs w:val="24"/>
          </w:rPr>
          <w:delText xml:space="preserve">, like BMI and MC4R, </w:delText>
        </w:r>
        <w:r>
          <w:rPr>
            <w:rFonts w:ascii="Times New Roman" w:hAnsi="Times New Roman" w:cs="Times New Roman"/>
            <w:sz w:val="24"/>
            <w:szCs w:val="24"/>
          </w:rPr>
          <w:delText xml:space="preserve">and their expression have been found to be in people who are similar in phenotype (obese). </w:delText>
        </w:r>
        <w:r w:rsidR="00EA28E4">
          <w:rPr>
            <w:rFonts w:ascii="Times New Roman" w:hAnsi="Times New Roman" w:cs="Times New Roman"/>
            <w:sz w:val="24"/>
            <w:szCs w:val="24"/>
          </w:rPr>
          <w:delText xml:space="preserve">This study </w:delText>
        </w:r>
        <w:r w:rsidR="00D945FE">
          <w:rPr>
            <w:rFonts w:ascii="Times New Roman" w:hAnsi="Times New Roman" w:cs="Times New Roman"/>
            <w:sz w:val="24"/>
            <w:szCs w:val="24"/>
          </w:rPr>
          <w:delText>attests</w:delText>
        </w:r>
        <w:r w:rsidR="00EA28E4">
          <w:rPr>
            <w:rFonts w:ascii="Times New Roman" w:hAnsi="Times New Roman" w:cs="Times New Roman"/>
            <w:sz w:val="24"/>
            <w:szCs w:val="24"/>
          </w:rPr>
          <w:delText xml:space="preserve"> to the newly found comprehension and relatedness between obesity and genetics and implicates for the future variants within the genome that can be worked upon in a nuanced fashion</w:delText>
        </w:r>
        <w:r w:rsidR="00CB6709">
          <w:rPr>
            <w:rFonts w:ascii="Times New Roman" w:hAnsi="Times New Roman" w:cs="Times New Roman"/>
            <w:sz w:val="24"/>
            <w:szCs w:val="24"/>
          </w:rPr>
          <w:delText xml:space="preserve"> broaching the issues obesity proposes on the population.</w:delText>
        </w:r>
        <w:r w:rsidR="003A7BEF">
          <w:rPr>
            <w:rFonts w:ascii="Times New Roman" w:hAnsi="Times New Roman" w:cs="Times New Roman"/>
            <w:sz w:val="24"/>
            <w:szCs w:val="24"/>
          </w:rPr>
          <w:delText xml:space="preserve"> </w:delText>
        </w:r>
      </w:del>
    </w:p>
    <w:p w14:paraId="76BF20EC" w14:textId="77777777" w:rsidR="006D0D76" w:rsidRDefault="006D0D76" w:rsidP="00B55919">
      <w:pPr>
        <w:spacing w:line="720" w:lineRule="auto"/>
        <w:rPr>
          <w:del w:id="83" w:author="Russell" w:date="2026-09-25T21:08:00Z" w16du:dateUtc="2026-09-26T01:08:00Z"/>
          <w:rFonts w:ascii="Times New Roman" w:hAnsi="Times New Roman" w:cs="Times New Roman"/>
          <w:b/>
          <w:sz w:val="24"/>
          <w:szCs w:val="24"/>
        </w:rPr>
      </w:pPr>
    </w:p>
    <w:p w14:paraId="1D5EF014" w14:textId="77777777" w:rsidR="00B55919" w:rsidRDefault="00B55919" w:rsidP="00B55919">
      <w:pPr>
        <w:spacing w:line="720" w:lineRule="auto"/>
        <w:rPr>
          <w:del w:id="84" w:author="Russell" w:date="2026-09-25T21:08:00Z" w16du:dateUtc="2026-09-26T01:08:00Z"/>
          <w:rFonts w:ascii="Times New Roman" w:hAnsi="Times New Roman" w:cs="Times New Roman"/>
          <w:b/>
          <w:sz w:val="24"/>
          <w:szCs w:val="24"/>
        </w:rPr>
      </w:pPr>
      <w:del w:id="85" w:author="Russell" w:date="2026-09-25T21:08:00Z" w16du:dateUtc="2026-09-26T01:08:00Z">
        <w:r>
          <w:rPr>
            <w:rFonts w:ascii="Times New Roman" w:hAnsi="Times New Roman" w:cs="Times New Roman"/>
            <w:b/>
            <w:sz w:val="24"/>
            <w:szCs w:val="24"/>
          </w:rPr>
          <w:delText>References:</w:delText>
        </w:r>
      </w:del>
    </w:p>
    <w:p w14:paraId="5E2CE9EF" w14:textId="6AA2498A" w:rsidR="00082818" w:rsidRDefault="00082818" w:rsidP="006D0D76">
      <w:pPr>
        <w:spacing w:line="240" w:lineRule="auto"/>
        <w:rPr>
          <w:del w:id="86" w:author="Russell" w:date="2026-09-25T21:08:00Z" w16du:dateUtc="2026-09-26T01:08:00Z"/>
          <w:rFonts w:ascii="Times New Roman" w:hAnsi="Times New Roman" w:cs="Times New Roman"/>
          <w:sz w:val="24"/>
          <w:szCs w:val="24"/>
        </w:rPr>
      </w:pPr>
      <w:del w:id="87" w:author="Russell" w:date="2026-09-25T21:08:00Z" w16du:dateUtc="2026-09-26T01:08:00Z">
        <w:r w:rsidRPr="00082818">
          <w:rPr>
            <w:rFonts w:ascii="Times New Roman" w:hAnsi="Times New Roman" w:cs="Times New Roman"/>
            <w:sz w:val="24"/>
            <w:szCs w:val="24"/>
          </w:rPr>
          <w:delText>Adams T</w:delText>
        </w:r>
        <w:r w:rsidR="00411048">
          <w:rPr>
            <w:rFonts w:ascii="Times New Roman" w:hAnsi="Times New Roman" w:cs="Times New Roman"/>
            <w:sz w:val="24"/>
            <w:szCs w:val="24"/>
          </w:rPr>
          <w:delText xml:space="preserve">. </w:delText>
        </w:r>
        <w:r w:rsidRPr="00082818">
          <w:rPr>
            <w:rFonts w:ascii="Times New Roman" w:hAnsi="Times New Roman" w:cs="Times New Roman"/>
            <w:sz w:val="24"/>
            <w:szCs w:val="24"/>
          </w:rPr>
          <w:delText>D, Hunt S</w:delText>
        </w:r>
        <w:r w:rsidR="00411048">
          <w:rPr>
            <w:rFonts w:ascii="Times New Roman" w:hAnsi="Times New Roman" w:cs="Times New Roman"/>
            <w:sz w:val="24"/>
            <w:szCs w:val="24"/>
          </w:rPr>
          <w:delText xml:space="preserve">. </w:delText>
        </w:r>
        <w:r w:rsidRPr="00082818">
          <w:rPr>
            <w:rFonts w:ascii="Times New Roman" w:hAnsi="Times New Roman" w:cs="Times New Roman"/>
            <w:sz w:val="24"/>
            <w:szCs w:val="24"/>
          </w:rPr>
          <w:delText>C, Mason L</w:delText>
        </w:r>
        <w:r w:rsidR="00411048">
          <w:rPr>
            <w:rFonts w:ascii="Times New Roman" w:hAnsi="Times New Roman" w:cs="Times New Roman"/>
            <w:sz w:val="24"/>
            <w:szCs w:val="24"/>
          </w:rPr>
          <w:delText xml:space="preserve">. </w:delText>
        </w:r>
        <w:r w:rsidRPr="00082818">
          <w:rPr>
            <w:rFonts w:ascii="Times New Roman" w:hAnsi="Times New Roman" w:cs="Times New Roman"/>
            <w:sz w:val="24"/>
            <w:szCs w:val="24"/>
          </w:rPr>
          <w:delText>A, Ramirez M</w:delText>
        </w:r>
        <w:r w:rsidR="00411048">
          <w:rPr>
            <w:rFonts w:ascii="Times New Roman" w:hAnsi="Times New Roman" w:cs="Times New Roman"/>
            <w:sz w:val="24"/>
            <w:szCs w:val="24"/>
          </w:rPr>
          <w:delText xml:space="preserve">. </w:delText>
        </w:r>
        <w:r w:rsidRPr="00082818">
          <w:rPr>
            <w:rFonts w:ascii="Times New Roman" w:hAnsi="Times New Roman" w:cs="Times New Roman"/>
            <w:sz w:val="24"/>
            <w:szCs w:val="24"/>
          </w:rPr>
          <w:delText>E, Fisher A</w:delText>
        </w:r>
        <w:r w:rsidR="00411048">
          <w:rPr>
            <w:rFonts w:ascii="Times New Roman" w:hAnsi="Times New Roman" w:cs="Times New Roman"/>
            <w:sz w:val="24"/>
            <w:szCs w:val="24"/>
          </w:rPr>
          <w:delText xml:space="preserve">. </w:delText>
        </w:r>
        <w:r w:rsidRPr="00082818">
          <w:rPr>
            <w:rFonts w:ascii="Times New Roman" w:hAnsi="Times New Roman" w:cs="Times New Roman"/>
            <w:sz w:val="24"/>
            <w:szCs w:val="24"/>
          </w:rPr>
          <w:delText>G, Williams R</w:delText>
        </w:r>
        <w:r w:rsidR="00411048">
          <w:rPr>
            <w:rFonts w:ascii="Times New Roman" w:hAnsi="Times New Roman" w:cs="Times New Roman"/>
            <w:sz w:val="24"/>
            <w:szCs w:val="24"/>
          </w:rPr>
          <w:delText xml:space="preserve">. </w:delText>
        </w:r>
        <w:r w:rsidRPr="00082818">
          <w:rPr>
            <w:rFonts w:ascii="Times New Roman" w:hAnsi="Times New Roman" w:cs="Times New Roman"/>
            <w:sz w:val="24"/>
            <w:szCs w:val="24"/>
          </w:rPr>
          <w:delText>R.</w:delText>
        </w:r>
        <w:r w:rsidR="00411048">
          <w:rPr>
            <w:rFonts w:ascii="Times New Roman" w:hAnsi="Times New Roman" w:cs="Times New Roman"/>
            <w:sz w:val="24"/>
            <w:szCs w:val="24"/>
          </w:rPr>
          <w:delText xml:space="preserve"> (1993)</w:delText>
        </w:r>
        <w:r w:rsidRPr="00082818">
          <w:rPr>
            <w:rFonts w:ascii="Times New Roman" w:hAnsi="Times New Roman" w:cs="Times New Roman"/>
            <w:sz w:val="24"/>
            <w:szCs w:val="24"/>
          </w:rPr>
          <w:delText xml:space="preserve"> Familial aggregation of morbid obesity. </w:delText>
        </w:r>
        <w:r w:rsidRPr="00082818">
          <w:rPr>
            <w:rFonts w:ascii="Times New Roman" w:hAnsi="Times New Roman" w:cs="Times New Roman"/>
            <w:i/>
            <w:sz w:val="24"/>
            <w:szCs w:val="24"/>
          </w:rPr>
          <w:delText>Obes Res</w:delText>
        </w:r>
        <w:r w:rsidRPr="00082818">
          <w:rPr>
            <w:rFonts w:ascii="Times New Roman" w:hAnsi="Times New Roman" w:cs="Times New Roman"/>
            <w:sz w:val="24"/>
            <w:szCs w:val="24"/>
          </w:rPr>
          <w:delText>.1:261–70.</w:delText>
        </w:r>
      </w:del>
    </w:p>
    <w:p w14:paraId="6EEC294B" w14:textId="7ED92BE3" w:rsidR="000C7A56" w:rsidRDefault="000C7A56" w:rsidP="006D0D76">
      <w:pPr>
        <w:spacing w:line="240" w:lineRule="auto"/>
        <w:rPr>
          <w:del w:id="88" w:author="Russell" w:date="2026-09-25T21:08:00Z" w16du:dateUtc="2026-09-26T01:08:00Z"/>
          <w:rFonts w:ascii="Times New Roman" w:hAnsi="Times New Roman" w:cs="Times New Roman"/>
          <w:sz w:val="24"/>
          <w:szCs w:val="24"/>
        </w:rPr>
      </w:pPr>
      <w:del w:id="89" w:author="Russell" w:date="2026-09-25T21:08:00Z" w16du:dateUtc="2026-09-26T01:08:00Z">
        <w:r w:rsidRPr="000C7A56">
          <w:rPr>
            <w:rFonts w:ascii="Times New Roman" w:hAnsi="Times New Roman" w:cs="Times New Roman"/>
            <w:sz w:val="24"/>
            <w:szCs w:val="24"/>
          </w:rPr>
          <w:delText>Ali, E. M., Diab, T., Elsaid, A., Abd El Daim, H. A., Elshazli, R. M., &amp; Settin, A. (2019). Fat mass and obesity-associated (FTO) and leptin receptor (LEPR) gene polymorphisms in Egyptian obese subjects. </w:delText>
        </w:r>
        <w:r w:rsidRPr="000C7A56">
          <w:rPr>
            <w:rFonts w:ascii="Times New Roman" w:hAnsi="Times New Roman" w:cs="Times New Roman"/>
            <w:i/>
            <w:iCs/>
            <w:sz w:val="24"/>
            <w:szCs w:val="24"/>
          </w:rPr>
          <w:delText>Archives of Physiology and Biochemistry</w:delText>
        </w:r>
        <w:r w:rsidRPr="000C7A56">
          <w:rPr>
            <w:rFonts w:ascii="Times New Roman" w:hAnsi="Times New Roman" w:cs="Times New Roman"/>
            <w:sz w:val="24"/>
            <w:szCs w:val="24"/>
          </w:rPr>
          <w:delText>, 1-9.</w:delText>
        </w:r>
      </w:del>
    </w:p>
    <w:p w14:paraId="7C175847" w14:textId="1D2A4518" w:rsidR="00082818" w:rsidRDefault="006D0D76" w:rsidP="006D0D76">
      <w:pPr>
        <w:spacing w:line="240" w:lineRule="auto"/>
        <w:rPr>
          <w:del w:id="90" w:author="Russell" w:date="2026-09-25T21:08:00Z" w16du:dateUtc="2026-09-26T01:08:00Z"/>
          <w:rFonts w:ascii="Times New Roman" w:hAnsi="Times New Roman" w:cs="Times New Roman"/>
          <w:sz w:val="24"/>
          <w:szCs w:val="24"/>
        </w:rPr>
      </w:pPr>
      <w:del w:id="91" w:author="Russell" w:date="2026-09-25T21:08:00Z" w16du:dateUtc="2026-09-26T01:08:00Z">
        <w:r w:rsidRPr="006D0D76">
          <w:rPr>
            <w:rFonts w:ascii="Times New Roman" w:hAnsi="Times New Roman" w:cs="Times New Roman"/>
            <w:sz w:val="24"/>
            <w:szCs w:val="24"/>
          </w:rPr>
          <w:delText>Al-Suhaimi, E. A., and Shehzad, A. (2013). Leptin, resistin and visfatin: the missing link between endocrine metabolic disorders and immunity. </w:delText>
        </w:r>
        <w:r w:rsidRPr="006D0D76">
          <w:rPr>
            <w:rFonts w:ascii="Times New Roman" w:hAnsi="Times New Roman" w:cs="Times New Roman"/>
            <w:i/>
            <w:iCs/>
            <w:sz w:val="24"/>
            <w:szCs w:val="24"/>
          </w:rPr>
          <w:delText>Eur. J. Med. Res.</w:delText>
        </w:r>
        <w:r w:rsidRPr="006D0D76">
          <w:rPr>
            <w:rFonts w:ascii="Times New Roman" w:hAnsi="Times New Roman" w:cs="Times New Roman"/>
            <w:sz w:val="24"/>
            <w:szCs w:val="24"/>
          </w:rPr>
          <w:delText> 18:12. doi: 10.1186/2047-783X-18-12</w:delText>
        </w:r>
        <w:r w:rsidR="00411048">
          <w:rPr>
            <w:rFonts w:ascii="Times New Roman" w:hAnsi="Times New Roman" w:cs="Times New Roman"/>
            <w:sz w:val="24"/>
            <w:szCs w:val="24"/>
          </w:rPr>
          <w:delText>.</w:delText>
        </w:r>
      </w:del>
    </w:p>
    <w:p w14:paraId="79A97279" w14:textId="227245D9" w:rsidR="00A46A5F" w:rsidRDefault="00A46A5F" w:rsidP="006D0D76">
      <w:pPr>
        <w:spacing w:line="240" w:lineRule="auto"/>
        <w:rPr>
          <w:del w:id="92" w:author="Russell" w:date="2026-09-25T21:08:00Z" w16du:dateUtc="2026-09-26T01:08:00Z"/>
          <w:rFonts w:ascii="Times New Roman" w:hAnsi="Times New Roman" w:cs="Times New Roman"/>
          <w:sz w:val="24"/>
          <w:szCs w:val="24"/>
        </w:rPr>
      </w:pPr>
      <w:del w:id="93" w:author="Russell" w:date="2026-09-25T21:08:00Z" w16du:dateUtc="2026-09-26T01:08:00Z">
        <w:r w:rsidRPr="00A46A5F">
          <w:rPr>
            <w:rFonts w:ascii="Times New Roman" w:hAnsi="Times New Roman" w:cs="Times New Roman"/>
            <w:sz w:val="24"/>
            <w:szCs w:val="24"/>
          </w:rPr>
          <w:delText>Fairbrother, U., Kidd, E., Malagamuwa, T., &amp; Walley, A. (2018). Genetics of Severe Obesity. </w:delText>
        </w:r>
        <w:r w:rsidRPr="00A46A5F">
          <w:rPr>
            <w:rFonts w:ascii="Times New Roman" w:hAnsi="Times New Roman" w:cs="Times New Roman"/>
            <w:i/>
            <w:iCs/>
            <w:sz w:val="24"/>
            <w:szCs w:val="24"/>
          </w:rPr>
          <w:delText>Current Diabetes Reports,</w:delText>
        </w:r>
        <w:r w:rsidRPr="00A46A5F">
          <w:rPr>
            <w:rFonts w:ascii="Times New Roman" w:hAnsi="Times New Roman" w:cs="Times New Roman"/>
            <w:sz w:val="24"/>
            <w:szCs w:val="24"/>
          </w:rPr>
          <w:delText> </w:delText>
        </w:r>
        <w:r w:rsidRPr="00A46A5F">
          <w:rPr>
            <w:rFonts w:ascii="Times New Roman" w:hAnsi="Times New Roman" w:cs="Times New Roman"/>
            <w:i/>
            <w:iCs/>
            <w:sz w:val="24"/>
            <w:szCs w:val="24"/>
          </w:rPr>
          <w:delText>18</w:delText>
        </w:r>
        <w:r w:rsidRPr="00A46A5F">
          <w:rPr>
            <w:rFonts w:ascii="Times New Roman" w:hAnsi="Times New Roman" w:cs="Times New Roman"/>
            <w:sz w:val="24"/>
            <w:szCs w:val="24"/>
          </w:rPr>
          <w:delText>(10). doi:10.1007/s11892-018-1053-x</w:delText>
        </w:r>
      </w:del>
    </w:p>
    <w:p w14:paraId="26A28F8F" w14:textId="77777777" w:rsidR="00DB06F0" w:rsidRPr="00082818" w:rsidRDefault="00DB06F0" w:rsidP="006D0D76">
      <w:pPr>
        <w:spacing w:line="240" w:lineRule="auto"/>
        <w:rPr>
          <w:del w:id="94" w:author="Russell" w:date="2026-09-25T21:08:00Z" w16du:dateUtc="2026-09-26T01:08:00Z"/>
          <w:rFonts w:ascii="Times New Roman" w:hAnsi="Times New Roman" w:cs="Times New Roman"/>
          <w:sz w:val="24"/>
          <w:szCs w:val="24"/>
        </w:rPr>
      </w:pPr>
      <w:del w:id="95" w:author="Russell" w:date="2026-09-25T21:08:00Z" w16du:dateUtc="2026-09-26T01:08:00Z">
        <w:r>
          <w:rPr>
            <w:rFonts w:ascii="Times New Roman" w:hAnsi="Times New Roman" w:cs="Times New Roman"/>
            <w:sz w:val="24"/>
            <w:szCs w:val="24"/>
          </w:rPr>
          <w:delText xml:space="preserve">Marley, G. (2018). “Why Do We Care About Fat”? </w:delText>
        </w:r>
        <w:r w:rsidR="00411048">
          <w:rPr>
            <w:rFonts w:ascii="Times New Roman" w:hAnsi="Times New Roman" w:cs="Times New Roman"/>
            <w:sz w:val="24"/>
            <w:szCs w:val="24"/>
          </w:rPr>
          <w:delText>November</w:delText>
        </w:r>
        <w:r>
          <w:rPr>
            <w:rFonts w:ascii="Times New Roman" w:hAnsi="Times New Roman" w:cs="Times New Roman"/>
            <w:sz w:val="24"/>
            <w:szCs w:val="24"/>
          </w:rPr>
          <w:delText xml:space="preserve"> 14, 2018, BIO 1114</w:delText>
        </w:r>
        <w:r w:rsidR="00411048">
          <w:rPr>
            <w:rFonts w:ascii="Times New Roman" w:hAnsi="Times New Roman" w:cs="Times New Roman"/>
            <w:sz w:val="24"/>
            <w:szCs w:val="24"/>
          </w:rPr>
          <w:delText>, Fall 2018, Oklahoma State University.</w:delText>
        </w:r>
      </w:del>
    </w:p>
    <w:p w14:paraId="456A2CDA" w14:textId="77777777" w:rsidR="006D0D76" w:rsidRDefault="006D0D76" w:rsidP="006D0D76">
      <w:pPr>
        <w:spacing w:line="240" w:lineRule="auto"/>
        <w:rPr>
          <w:del w:id="96" w:author="Russell" w:date="2026-09-25T21:08:00Z" w16du:dateUtc="2026-09-26T01:08:00Z"/>
          <w:rFonts w:ascii="Times New Roman" w:hAnsi="Times New Roman" w:cs="Times New Roman"/>
          <w:sz w:val="24"/>
          <w:szCs w:val="24"/>
        </w:rPr>
      </w:pPr>
      <w:del w:id="97" w:author="Russell" w:date="2026-09-25T21:08:00Z" w16du:dateUtc="2026-09-26T01:08:00Z">
        <w:r w:rsidRPr="00082818">
          <w:rPr>
            <w:rFonts w:ascii="Times New Roman" w:hAnsi="Times New Roman" w:cs="Times New Roman"/>
            <w:sz w:val="24"/>
            <w:szCs w:val="24"/>
          </w:rPr>
          <w:delText>Procaccini, C., La Rocca, C., Carbone, F., De Rosa, V., Galgani, M., and Matarese, G. (2017). Leptin as immune mediator: interaction between neuroendocrine and immune system. </w:delText>
        </w:r>
        <w:r w:rsidRPr="00082818">
          <w:rPr>
            <w:rFonts w:ascii="Times New Roman" w:hAnsi="Times New Roman" w:cs="Times New Roman"/>
            <w:i/>
            <w:iCs/>
            <w:sz w:val="24"/>
            <w:szCs w:val="24"/>
          </w:rPr>
          <w:delText>Dev. Comp. Immunol.</w:delText>
        </w:r>
        <w:r w:rsidRPr="00082818">
          <w:rPr>
            <w:rFonts w:ascii="Times New Roman" w:hAnsi="Times New Roman" w:cs="Times New Roman"/>
            <w:sz w:val="24"/>
            <w:szCs w:val="24"/>
          </w:rPr>
          <w:delText> 66, 120–129. doi: 10.1016/j.dci.2016.06.006</w:delText>
        </w:r>
        <w:r w:rsidR="00411048">
          <w:rPr>
            <w:rFonts w:ascii="Times New Roman" w:hAnsi="Times New Roman" w:cs="Times New Roman"/>
            <w:sz w:val="24"/>
            <w:szCs w:val="24"/>
          </w:rPr>
          <w:delText>.</w:delText>
        </w:r>
      </w:del>
    </w:p>
    <w:p w14:paraId="1547811D" w14:textId="77777777" w:rsidR="006D0D76" w:rsidRDefault="006D0D76" w:rsidP="006D0D76">
      <w:pPr>
        <w:spacing w:line="240" w:lineRule="auto"/>
        <w:rPr>
          <w:del w:id="98" w:author="Russell" w:date="2026-09-25T21:08:00Z" w16du:dateUtc="2026-09-26T01:08:00Z"/>
          <w:rFonts w:ascii="Times New Roman" w:hAnsi="Times New Roman" w:cs="Times New Roman"/>
          <w:sz w:val="24"/>
          <w:szCs w:val="24"/>
        </w:rPr>
      </w:pPr>
      <w:del w:id="99" w:author="Russell" w:date="2026-09-25T21:08:00Z" w16du:dateUtc="2026-09-26T01:08:00Z">
        <w:r w:rsidRPr="00082818">
          <w:rPr>
            <w:rFonts w:ascii="Times New Roman" w:hAnsi="Times New Roman" w:cs="Times New Roman"/>
            <w:sz w:val="24"/>
            <w:szCs w:val="24"/>
          </w:rPr>
          <w:delText>Scotece, M., Pérez, T., Conde, J., Abella, V., López, V., Pino, J., et al. (2017). Adipokines induce pro-inflammatory factors in activated Cd4+ T cells from osteoarthritis patient. </w:delText>
        </w:r>
        <w:r w:rsidRPr="00082818">
          <w:rPr>
            <w:rFonts w:ascii="Times New Roman" w:hAnsi="Times New Roman" w:cs="Times New Roman"/>
            <w:i/>
            <w:iCs/>
            <w:sz w:val="24"/>
            <w:szCs w:val="24"/>
          </w:rPr>
          <w:delText>J. Orthop. Res.</w:delText>
        </w:r>
        <w:r w:rsidRPr="00082818">
          <w:rPr>
            <w:rFonts w:ascii="Times New Roman" w:hAnsi="Times New Roman" w:cs="Times New Roman"/>
            <w:sz w:val="24"/>
            <w:szCs w:val="24"/>
          </w:rPr>
          <w:delText> 35, 1299–1303. doi: 10.1002/jor.23377</w:delText>
        </w:r>
        <w:r w:rsidR="00411048">
          <w:rPr>
            <w:rFonts w:ascii="Times New Roman" w:hAnsi="Times New Roman" w:cs="Times New Roman"/>
            <w:sz w:val="24"/>
            <w:szCs w:val="24"/>
          </w:rPr>
          <w:delText>.</w:delText>
        </w:r>
      </w:del>
    </w:p>
    <w:p w14:paraId="7330E7CF" w14:textId="77777777" w:rsidR="006D0D76" w:rsidRPr="0004617D" w:rsidRDefault="006D0D76" w:rsidP="0004617D">
      <w:pPr>
        <w:rPr>
          <w:sz w:val="28"/>
          <w:rPrChange w:id="100" w:author="Russell" w:date="2026-09-25T21:08:00Z" w16du:dateUtc="2026-09-26T01:08:00Z">
            <w:rPr>
              <w:rFonts w:ascii="Times New Roman" w:hAnsi="Times New Roman" w:cs="Times New Roman"/>
              <w:sz w:val="24"/>
              <w:szCs w:val="24"/>
            </w:rPr>
          </w:rPrChange>
        </w:rPr>
        <w:pPrChange w:id="101" w:author="Russell" w:date="2026-09-25T21:08:00Z" w16du:dateUtc="2026-09-26T01:08:00Z">
          <w:pPr>
            <w:spacing w:line="720" w:lineRule="auto"/>
          </w:pPr>
        </w:pPrChange>
      </w:pPr>
    </w:p>
    <w:sectPr w:rsidR="006D0D76" w:rsidRPr="0004617D">
      <w:pgSz w:w="12240" w:h="15840"/>
      <w:pgMar w:top="1440" w:right="1440" w:bottom="1440" w:left="1440" w:header="708" w:footer="708" w:gutter="0"/>
      <w:cols w:space="708"/>
      <w:docGrid w:linePitch="360"/>
      <w:sectPrChange w:id="102" w:author="Russell" w:date="2026-09-25T21:08:00Z" w16du:dateUtc="2026-09-26T01:08:00Z">
        <w:sectPr w:rsidR="006D0D76" w:rsidRPr="0004617D">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4F19B5"/>
    <w:multiLevelType w:val="hybridMultilevel"/>
    <w:tmpl w:val="A92EFBE6"/>
    <w:lvl w:ilvl="0" w:tplc="9CE449F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80132B9"/>
    <w:multiLevelType w:val="hybridMultilevel"/>
    <w:tmpl w:val="51327154"/>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30B14CC"/>
    <w:multiLevelType w:val="hybridMultilevel"/>
    <w:tmpl w:val="E84E8548"/>
    <w:lvl w:ilvl="0" w:tplc="2EBC462E">
      <w:start w:val="301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130735258">
    <w:abstractNumId w:val="2"/>
  </w:num>
  <w:num w:numId="2" w16cid:durableId="89396486">
    <w:abstractNumId w:val="0"/>
  </w:num>
  <w:num w:numId="3" w16cid:durableId="2629555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19"/>
    <w:rsid w:val="00005B62"/>
    <w:rsid w:val="000116CB"/>
    <w:rsid w:val="00023830"/>
    <w:rsid w:val="0002521A"/>
    <w:rsid w:val="0004617D"/>
    <w:rsid w:val="000502DC"/>
    <w:rsid w:val="0007195E"/>
    <w:rsid w:val="00082818"/>
    <w:rsid w:val="00084500"/>
    <w:rsid w:val="00085FDB"/>
    <w:rsid w:val="00090F2D"/>
    <w:rsid w:val="000B6055"/>
    <w:rsid w:val="000C7A56"/>
    <w:rsid w:val="00124830"/>
    <w:rsid w:val="0017675D"/>
    <w:rsid w:val="00176824"/>
    <w:rsid w:val="001A3EE0"/>
    <w:rsid w:val="00223484"/>
    <w:rsid w:val="002465DE"/>
    <w:rsid w:val="00292EF7"/>
    <w:rsid w:val="002B2A7E"/>
    <w:rsid w:val="002C4809"/>
    <w:rsid w:val="003016ED"/>
    <w:rsid w:val="00322A55"/>
    <w:rsid w:val="00370137"/>
    <w:rsid w:val="00387041"/>
    <w:rsid w:val="003A7BEF"/>
    <w:rsid w:val="00411048"/>
    <w:rsid w:val="00452DF1"/>
    <w:rsid w:val="004A324A"/>
    <w:rsid w:val="005349B3"/>
    <w:rsid w:val="00556F7D"/>
    <w:rsid w:val="0056210C"/>
    <w:rsid w:val="005C4A3F"/>
    <w:rsid w:val="006069CD"/>
    <w:rsid w:val="006645EE"/>
    <w:rsid w:val="006664E2"/>
    <w:rsid w:val="006D0D76"/>
    <w:rsid w:val="006F2FA7"/>
    <w:rsid w:val="00720B2A"/>
    <w:rsid w:val="007713E4"/>
    <w:rsid w:val="00794476"/>
    <w:rsid w:val="007A0539"/>
    <w:rsid w:val="007B06F2"/>
    <w:rsid w:val="00835EEB"/>
    <w:rsid w:val="00870221"/>
    <w:rsid w:val="00893A95"/>
    <w:rsid w:val="008A2B7E"/>
    <w:rsid w:val="008A2D80"/>
    <w:rsid w:val="008E61B8"/>
    <w:rsid w:val="00955937"/>
    <w:rsid w:val="00A37170"/>
    <w:rsid w:val="00A46A5F"/>
    <w:rsid w:val="00A67A21"/>
    <w:rsid w:val="00AA23B0"/>
    <w:rsid w:val="00AC5F82"/>
    <w:rsid w:val="00B32A71"/>
    <w:rsid w:val="00B33219"/>
    <w:rsid w:val="00B55919"/>
    <w:rsid w:val="00C03DEF"/>
    <w:rsid w:val="00C2121E"/>
    <w:rsid w:val="00C21375"/>
    <w:rsid w:val="00C2156A"/>
    <w:rsid w:val="00C444A7"/>
    <w:rsid w:val="00C4532F"/>
    <w:rsid w:val="00C64E7B"/>
    <w:rsid w:val="00C975AB"/>
    <w:rsid w:val="00CB6709"/>
    <w:rsid w:val="00D03679"/>
    <w:rsid w:val="00D209C9"/>
    <w:rsid w:val="00D42C64"/>
    <w:rsid w:val="00D945FE"/>
    <w:rsid w:val="00DB06F0"/>
    <w:rsid w:val="00DD7100"/>
    <w:rsid w:val="00E22C58"/>
    <w:rsid w:val="00E76282"/>
    <w:rsid w:val="00EA09C6"/>
    <w:rsid w:val="00EA28E4"/>
    <w:rsid w:val="00EC1FBA"/>
    <w:rsid w:val="00EE1D3D"/>
    <w:rsid w:val="00EF7CA4"/>
    <w:rsid w:val="00F26112"/>
    <w:rsid w:val="00F6506C"/>
    <w:rsid w:val="00F74AD1"/>
    <w:rsid w:val="00F77FCB"/>
    <w:rsid w:val="00F82E15"/>
    <w:rsid w:val="00FA0AC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91920"/>
  <w15:chartTrackingRefBased/>
  <w15:docId w15:val="{FAAB90F1-EEBD-48A0-BB42-4EF65F08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D76"/>
  </w:style>
  <w:style w:type="paragraph" w:styleId="Heading1">
    <w:name w:val="heading 1"/>
    <w:basedOn w:val="Normal"/>
    <w:next w:val="Normal"/>
    <w:link w:val="Heading1Char"/>
    <w:uiPriority w:val="9"/>
    <w:qFormat/>
    <w:rsid w:val="0002521A"/>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02521A"/>
    <w:pPr>
      <w:keepNext/>
      <w:keepLines/>
      <w:spacing w:before="160" w:after="120"/>
      <w:jc w:val="center"/>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21A"/>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02521A"/>
    <w:rPr>
      <w:rFonts w:ascii="Times New Roman" w:eastAsiaTheme="majorEastAsia" w:hAnsi="Times New Roman" w:cstheme="majorBidi"/>
      <w:b/>
      <w:sz w:val="24"/>
      <w:szCs w:val="26"/>
    </w:rPr>
  </w:style>
  <w:style w:type="paragraph" w:styleId="ListParagraph">
    <w:name w:val="List Paragraph"/>
    <w:basedOn w:val="Normal"/>
    <w:uiPriority w:val="34"/>
    <w:qFormat/>
    <w:rsid w:val="006069CD"/>
    <w:pPr>
      <w:spacing w:after="0" w:line="240" w:lineRule="auto"/>
      <w:ind w:left="720"/>
      <w:contextualSpacing/>
      <w:pPrChange w:id="0" w:author="Russell" w:date="2026-09-25T21:08:00Z">
        <w:pPr>
          <w:ind w:left="720"/>
          <w:contextualSpacing/>
        </w:pPr>
      </w:pPrChange>
    </w:pPr>
    <w:rPr>
      <w:kern w:val="2"/>
      <w:lang w:val="en-CA"/>
      <w14:ligatures w14:val="standardContextual"/>
      <w:rPrChange w:id="0" w:author="Russell" w:date="2026-09-25T21:08:00Z">
        <w:rPr>
          <w:rFonts w:asciiTheme="minorHAnsi" w:eastAsiaTheme="minorHAnsi" w:hAnsiTheme="minorHAnsi" w:cstheme="minorBidi"/>
          <w:kern w:val="2"/>
          <w:sz w:val="22"/>
          <w:szCs w:val="22"/>
          <w:lang w:val="en-CA" w:eastAsia="en-US" w:bidi="ar-SA"/>
          <w14:ligatures w14:val="standardContextual"/>
        </w:rPr>
      </w:rPrChange>
    </w:rPr>
  </w:style>
  <w:style w:type="character" w:styleId="Hyperlink">
    <w:name w:val="Hyperlink"/>
    <w:basedOn w:val="DefaultParagraphFont"/>
    <w:uiPriority w:val="99"/>
    <w:unhideWhenUsed/>
    <w:rsid w:val="00F6506C"/>
    <w:rPr>
      <w:color w:val="0563C1" w:themeColor="hyperlink"/>
      <w:u w:val="single"/>
    </w:rPr>
  </w:style>
  <w:style w:type="character" w:styleId="UnresolvedMention">
    <w:name w:val="Unresolved Mention"/>
    <w:basedOn w:val="DefaultParagraphFont"/>
    <w:uiPriority w:val="99"/>
    <w:semiHidden/>
    <w:unhideWhenUsed/>
    <w:rsid w:val="00F6506C"/>
    <w:rPr>
      <w:color w:val="605E5C"/>
      <w:shd w:val="clear" w:color="auto" w:fill="E1DFDD"/>
    </w:rPr>
  </w:style>
  <w:style w:type="paragraph" w:styleId="Revision">
    <w:name w:val="Revision"/>
    <w:hidden/>
    <w:uiPriority w:val="99"/>
    <w:semiHidden/>
    <w:rsid w:val="003016ED"/>
    <w:pPr>
      <w:spacing w:after="0" w:line="240" w:lineRule="auto"/>
      <w:pPrChange w:id="1" w:author="Russell" w:date="2026-09-25T21:08:00Z">
        <w:pPr/>
      </w:pPrChange>
    </w:pPr>
    <w:rPr>
      <w:kern w:val="2"/>
      <w:lang w:val="en-CA"/>
      <w14:ligatures w14:val="standardContextual"/>
      <w:rPrChange w:id="1" w:author="Russell" w:date="2026-09-25T21:08:00Z">
        <w:rPr>
          <w:rFonts w:asciiTheme="minorHAnsi" w:eastAsiaTheme="minorHAnsi" w:hAnsiTheme="minorHAnsi" w:cstheme="minorBidi"/>
          <w:kern w:val="2"/>
          <w:sz w:val="22"/>
          <w:szCs w:val="22"/>
          <w:lang w:val="en-CA" w:eastAsia="en-US" w:bidi="ar-SA"/>
          <w14:ligatures w14:val="standardContextual"/>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2280</TotalTime>
  <Pages>2</Pages>
  <Words>2318</Words>
  <Characters>13217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Gardner</dc:creator>
  <cp:keywords/>
  <dc:description/>
  <cp:lastModifiedBy>Arthur Souza Rodrigues</cp:lastModifiedBy>
  <cp:revision>1</cp:revision>
  <dcterms:created xsi:type="dcterms:W3CDTF">2019-02-08T05:51:00Z</dcterms:created>
  <dcterms:modified xsi:type="dcterms:W3CDTF">2026-09-26T01:08:00Z</dcterms:modified>
</cp:coreProperties>
</file>