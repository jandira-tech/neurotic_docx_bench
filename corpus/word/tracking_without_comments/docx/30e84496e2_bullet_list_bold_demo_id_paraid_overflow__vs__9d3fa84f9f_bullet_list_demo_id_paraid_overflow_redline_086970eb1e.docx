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4DB9CD" w14:textId="77777777" w:rsidR="00F432BF" w:rsidRDefault="00AD3937">
      <w:r>
        <w:rPr>
          <w:rPrChange w:id="0" w:author="Comparison" w:date="2026-09-26T14:39:00Z" w16du:dateUtc="2026-09-26T18:39:00Z">
            <w:rPr>
              <w:b/>
              <w:bCs/>
            </w:rPr>
          </w:rPrChange>
        </w:rPr>
        <w:t xml:space="preserve">Bullet List </w:t>
      </w:r>
      <w:del w:id="1" w:author="Comparison" w:date="2026-09-26T14:39:00Z" w16du:dateUtc="2026-09-26T18:39:00Z">
        <w:r>
          <w:rPr>
            <w:b/>
            <w:bCs/>
          </w:rPr>
          <w:delText xml:space="preserve">Bold </w:delText>
        </w:r>
      </w:del>
      <w:r>
        <w:rPr>
          <w:rPrChange w:id="2" w:author="Comparison" w:date="2026-09-26T14:39:00Z" w16du:dateUtc="2026-09-26T18:39:00Z">
            <w:rPr>
              <w:b/>
              <w:bCs/>
            </w:rPr>
          </w:rPrChange>
        </w:rPr>
        <w:t>Demo</w:t>
      </w:r>
    </w:p>
    <w:p w14:paraId="009A5877" w14:textId="77777777" w:rsidR="00A43C48" w:rsidRDefault="00AD3937">
      <w:pPr>
        <w:numPr>
          <w:ilvl w:val="0"/>
          <w:numId w:val="1"/>
        </w:numPr>
        <w:rPr>
          <w:ins w:id="3" w:author="Comparison" w:date="2026-09-26T14:39:00Z" w16du:dateUtc="2026-09-26T18:39:00Z"/>
        </w:rPr>
      </w:pPr>
      <w:ins w:id="4" w:author="Comparison" w:date="2026-09-26T14:39:00Z" w16du:dateUtc="2026-09-26T18:39:00Z">
        <w:r>
          <w:t>Apples</w:t>
        </w:r>
      </w:ins>
    </w:p>
    <w:p w14:paraId="3C407D69" w14:textId="77777777" w:rsidR="00A43C48" w:rsidRDefault="00AD3937">
      <w:pPr>
        <w:numPr>
          <w:ilvl w:val="0"/>
          <w:numId w:val="1"/>
        </w:numPr>
        <w:rPr>
          <w:ins w:id="5" w:author="Comparison" w:date="2026-09-26T14:39:00Z" w16du:dateUtc="2026-09-26T18:39:00Z"/>
        </w:rPr>
      </w:pPr>
      <w:ins w:id="6" w:author="Comparison" w:date="2026-09-26T14:39:00Z" w16du:dateUtc="2026-09-26T18:39:00Z">
        <w:r>
          <w:t>Bananas</w:t>
        </w:r>
      </w:ins>
    </w:p>
    <w:p w14:paraId="1117F71F" w14:textId="77777777" w:rsidR="00A43C48" w:rsidRDefault="00AD3937">
      <w:pPr>
        <w:numPr>
          <w:ilvl w:val="0"/>
          <w:numId w:val="1"/>
        </w:numPr>
        <w:rPr>
          <w:ins w:id="7" w:author="Comparison" w:date="2026-09-26T14:39:00Z" w16du:dateUtc="2026-09-26T18:39:00Z"/>
        </w:rPr>
      </w:pPr>
      <w:ins w:id="8" w:author="Comparison" w:date="2026-09-26T14:39:00Z" w16du:dateUtc="2026-09-26T18:39:00Z">
        <w:r>
          <w:t>Oranges</w:t>
        </w:r>
      </w:ins>
    </w:p>
    <w:p w14:paraId="22DDC6F0" w14:textId="77777777" w:rsidR="00F432BF" w:rsidRDefault="00AD3937">
      <w:pPr>
        <w:rPr>
          <w:del w:id="9" w:author="Comparison" w:date="2026-09-26T14:39:00Z" w16du:dateUtc="2026-09-26T18:39:00Z"/>
        </w:rPr>
      </w:pPr>
      <w:ins w:id="10" w:author="Comparison" w:date="2026-09-26T14:39:00Z" w16du:dateUtc="2026-09-26T18:39:00Z">
        <w:r>
          <w:t>Grapes</w:t>
        </w:r>
      </w:ins>
      <w:del w:id="11" w:author="Comparison" w:date="2026-09-26T14:39:00Z" w16du:dateUtc="2026-09-26T18:39:00Z">
        <w:r>
          <w:rPr>
            <w:b/>
            <w:bCs/>
          </w:rPr>
          <w:delText>This document demonstrates bullet lists with bold text:</w:delText>
        </w:r>
      </w:del>
    </w:p>
    <w:p w14:paraId="3125BA62" w14:textId="77777777" w:rsidR="00F432BF" w:rsidRDefault="00AD3937">
      <w:pPr>
        <w:rPr>
          <w:del w:id="12" w:author="Comparison" w:date="2026-09-26T14:39:00Z" w16du:dateUtc="2026-09-26T18:39:00Z"/>
        </w:rPr>
      </w:pPr>
      <w:del w:id="13" w:author="Comparison" w:date="2026-09-26T14:39:00Z" w16du:dateUtc="2026-09-26T18:39:00Z">
        <w:r>
          <w:rPr>
            <w:b/>
            <w:bCs/>
          </w:rPr>
          <w:delText>First bold bullet item</w:delText>
        </w:r>
      </w:del>
    </w:p>
    <w:p w14:paraId="0F6C093C" w14:textId="77777777" w:rsidR="00F432BF" w:rsidRDefault="00AD3937">
      <w:pPr>
        <w:rPr>
          <w:del w:id="14" w:author="Comparison" w:date="2026-09-26T14:39:00Z" w16du:dateUtc="2026-09-26T18:39:00Z"/>
        </w:rPr>
      </w:pPr>
      <w:del w:id="15" w:author="Comparison" w:date="2026-09-26T14:39:00Z" w16du:dateUtc="2026-09-26T18:39:00Z">
        <w:r>
          <w:rPr>
            <w:b/>
            <w:bCs/>
          </w:rPr>
          <w:delText>Second bold bullet item</w:delText>
        </w:r>
      </w:del>
    </w:p>
    <w:p w14:paraId="3EAB0F26" w14:textId="77777777" w:rsidR="00F432BF" w:rsidRDefault="00AD3937">
      <w:pPr>
        <w:numPr>
          <w:ilvl w:val="0"/>
          <w:numId w:val="1"/>
        </w:numPr>
        <w:pPrChange w:id="16" w:author="Comparison" w:date="2026-09-26T14:39:00Z" w16du:dateUtc="2026-09-26T18:39:00Z">
          <w:pPr/>
        </w:pPrChange>
      </w:pPr>
      <w:del w:id="17" w:author="Comparison" w:date="2026-09-26T14:39:00Z" w16du:dateUtc="2026-09-26T18:39:00Z">
        <w:r>
          <w:rPr>
            <w:b/>
            <w:bCs/>
          </w:rPr>
          <w:delText>Third bold bullet item</w:delText>
        </w:r>
      </w:del>
    </w:p>
    <w:sectPr w:rsidR="00F432B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571CFD"/>
    <w:multiLevelType w:val="multilevel"/>
    <w:tmpl w:val="7D16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075524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32BF"/>
    <w:rsid w:val="002D014E"/>
    <w:rsid w:val="005017B3"/>
    <w:rsid w:val="00A43C48"/>
    <w:rsid w:val="00AD3937"/>
    <w:rsid w:val="00B506D4"/>
    <w:rsid w:val="00F4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5285D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2026-09-26T18:39:00Z</dcterms:modified>
</cp:coreProperties>
</file>