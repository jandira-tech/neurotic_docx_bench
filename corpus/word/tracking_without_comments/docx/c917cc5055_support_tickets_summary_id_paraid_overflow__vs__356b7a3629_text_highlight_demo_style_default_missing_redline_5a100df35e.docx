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2A1375" w:rsidRDefault="00650142">
      <w:pPr>
        <w:rPr>
          <w:ins w:id="0" w:author="Comparison" w:date="2026-07-05T01:10:00Z" w16du:dateUtc="2026-07-05T05:10:00Z"/>
        </w:rPr>
      </w:pPr>
      <w:ins w:id="1" w:author="Comparison" w:date="2026-07-05T01:10:00Z" w16du:dateUtc="2026-07-05T05:10:00Z">
        <w:r>
          <w:rPr>
            <w:highlight w:val="yellow"/>
          </w:rPr>
          <w:t>Text Highlight Demo</w:t>
        </w:r>
      </w:ins>
    </w:p>
    <w:p w14:paraId="3A397B01" w14:textId="77777777" w:rsidR="002A1375" w:rsidRDefault="00650142">
      <w:pPr>
        <w:rPr>
          <w:ins w:id="2" w:author="Comparison" w:date="2026-07-05T01:10:00Z" w16du:dateUtc="2026-07-05T05:10:00Z"/>
        </w:rPr>
      </w:pPr>
      <w:ins w:id="3" w:author="Comparison" w:date="2026-07-05T01:10:00Z" w16du:dateUtc="2026-07-05T05:10:00Z">
        <w:r>
          <w:rPr>
            <w:highlight w:val="yellow"/>
          </w:rPr>
          <w:t>Demonstrating text highlighting.</w:t>
        </w:r>
      </w:ins>
    </w:p>
    <w:p w14:paraId="187ADFC1" w14:textId="77777777" w:rsidR="00AD435E" w:rsidRDefault="00650142">
      <w:pPr>
        <w:rPr>
          <w:del w:id="4" w:author="Comparison" w:date="2026-07-05T01:10:00Z" w16du:dateUtc="2026-07-05T05:10:00Z"/>
        </w:rPr>
      </w:pPr>
      <w:ins w:id="5" w:author="Comparison" w:date="2026-07-05T01:10:00Z" w16du:dateUtc="2026-07-05T05:10:00Z">
        <w:r>
          <w:rPr>
            <w:highlight w:val="yellow"/>
          </w:rPr>
          <w:t>This text is highlighted in yellow.</w:t>
        </w:r>
      </w:ins>
      <w:del w:id="6" w:author="Comparison" w:date="2026-07-05T01:10:00Z" w16du:dateUtc="2026-07-05T05:10:00Z">
        <w:r>
          <w:delText>Support Tickets Summary</w:delText>
        </w:r>
      </w:del>
    </w:p>
    <w:p w14:paraId="3CE6BF49" w14:textId="77777777" w:rsidR="00AD435E" w:rsidRDefault="00650142">
      <w:del w:id="7" w:author="Comparison" w:date="2026-07-05T01:10:00Z" w16du:dateUtc="2026-07-05T05:10:00Z">
        <w:r>
          <w:rPr>
            <w:b/>
            <w:bCs/>
          </w:rPr>
          <w:delText>Ticket</w:delText>
        </w:r>
        <w:r>
          <w:delText xml:space="preserve"> </w:delText>
        </w:r>
        <w:r>
          <w:rPr>
            <w:color w:val="FF0000"/>
          </w:rPr>
          <w:delText>ID</w:delText>
        </w:r>
        <w:r>
          <w:tab/>
        </w:r>
        <w:r>
          <w:rPr>
            <w:color w:val="FF0000"/>
          </w:rPr>
          <w:delText>Issue</w:delText>
        </w:r>
        <w:r>
          <w:tab/>
        </w:r>
        <w:r>
          <w:rPr>
            <w:color w:val="FF0000"/>
          </w:rPr>
          <w:delText>Priori</w:delText>
        </w:r>
        <w:r>
          <w:delText>ty</w:delText>
        </w:r>
        <w:r>
          <w:tab/>
          <w:delText>#1001</w:delText>
        </w:r>
        <w:r>
          <w:tab/>
          <w:delText>Login failure</w:delText>
        </w:r>
        <w:r>
          <w:tab/>
          <w:delText>High</w:delText>
        </w:r>
        <w:r>
          <w:tab/>
          <w:delText>#1002</w:delText>
        </w:r>
        <w:r>
          <w:tab/>
          <w:delText>Slow loading</w:delText>
        </w:r>
        <w:r>
          <w:tab/>
          <w:delText>Medium</w:delText>
        </w:r>
        <w:r>
          <w:tab/>
          <w:delText>#1003</w:delText>
        </w:r>
        <w:r>
          <w:tab/>
          <w:delText>Export bug</w:delText>
        </w:r>
        <w:r>
          <w:tab/>
          <w:delText>Low</w:delText>
        </w:r>
      </w:del>
    </w:p>
    <w:sectPr w:rsidR="00AD43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35E"/>
    <w:rsid w:val="002A1375"/>
    <w:rsid w:val="00315F30"/>
    <w:rsid w:val="0034180B"/>
    <w:rsid w:val="00650142"/>
    <w:rsid w:val="00AD435E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C034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2026-07-05T05:10:00Z</dcterms:modified>
</cp:coreProperties>
</file>