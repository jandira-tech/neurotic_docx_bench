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spacing w:after="0" w:line="240" w:lineRule="auto"/>
        <w:rPr>
          <w:ins w:id="7" w:author="Nick Bernal" w:date="2026-09-26T15:20:00Z" w16du:dateUtc="2026-09-26T19:20:00Z"/>
        </w:rPr>
      </w:pPr>
      <w:ins w:id="8" w:author="Nick Bernal" w:date="2026-09-26T15:20:00Z" w16du:dateUtc="2026-09-26T19:20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9" w:author="Nick Bernal" w:date="2026-09-26T15:20:00Z" w16du:dateUtc="2026-09-26T19:20:00Z"/>
        </w:rPr>
      </w:pPr>
      <w:ins w:id="10" w:author="Nick Bernal" w:date="2026-09-26T15:20:00Z" w16du:dateUtc="2026-09-26T19:20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2"/>
        </w:numPr>
        <w:spacing w:after="0" w:line="240" w:lineRule="auto"/>
        <w:rPr>
          <w:ins w:id="11" w:author="Nick Bernal" w:date="2026-09-26T15:20:00Z" w16du:dateUtc="2026-09-26T19:20:00Z"/>
        </w:rPr>
      </w:pPr>
      <w:ins w:id="12" w:author="Nick Bernal" w:date="2026-09-26T15:20:00Z" w16du:dateUtc="2026-09-26T19:20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13" w:author="Nick Bernal" w:date="2026-09-26T15:20:00Z" w16du:dateUtc="2026-09-26T19:20:00Z"/>
        </w:rPr>
      </w:pPr>
      <w:ins w:id="14" w:author="Nick Bernal" w:date="2026-09-26T15:20:00Z" w16du:dateUtc="2026-09-26T19:20:00Z">
        <w:r>
          <w:t>Back</w:t>
        </w:r>
      </w:ins>
    </w:p>
    <w:p w14:paraId="17C8BA61" w14:textId="77777777" w:rsidR="003140C5" w:rsidRDefault="003140C5" w:rsidP="003140C5">
      <w:pPr>
        <w:rPr>
          <w:ins w:id="15" w:author="Nick Bernal" w:date="2026-09-26T15:20:00Z" w16du:dateUtc="2026-09-26T19:20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6" w:author="Nick Bernal" w:date="2026-09-26T15:20:00Z" w16du:dateUtc="2026-09-26T19:20:00Z"/>
        </w:rPr>
      </w:pPr>
      <w:ins w:id="17" w:author="Nick Bernal" w:date="2026-09-26T15:20:00Z" w16du:dateUtc="2026-09-26T19:20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8" w:author="Nick Bernal" w:date="2026-09-26T15:20:00Z" w16du:dateUtc="2026-09-26T19:20:00Z"/>
        </w:rPr>
      </w:pPr>
      <w:ins w:id="19" w:author="Nick Bernal" w:date="2026-09-26T15:20:00Z" w16du:dateUtc="2026-09-26T19:20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spacing w:after="0" w:line="240" w:lineRule="auto"/>
        <w:rPr>
          <w:ins w:id="20" w:author="Nick Bernal" w:date="2026-09-26T15:20:00Z" w16du:dateUtc="2026-09-26T19:20:00Z"/>
        </w:rPr>
      </w:pPr>
      <w:ins w:id="21" w:author="Nick Bernal" w:date="2026-09-26T15:20:00Z" w16du:dateUtc="2026-09-26T19:20:00Z">
        <w:r>
          <w:t>With indend 1</w:t>
        </w:r>
      </w:ins>
    </w:p>
    <w:p w14:paraId="06D362D2" w14:textId="69FA39DC" w:rsidR="00AA6D4A" w:rsidRDefault="003140C5">
      <w:pPr>
        <w:rPr>
          <w:del w:id="22" w:author="Nick Bernal" w:date="2026-09-26T15:20:00Z" w16du:dateUtc="2026-09-26T19:20:00Z"/>
        </w:rPr>
      </w:pPr>
      <w:ins w:id="23" w:author="Nick Bernal" w:date="2026-09-26T15:20:00Z" w16du:dateUtc="2026-09-26T19:20:00Z">
        <w:r>
          <w:t>last</w:t>
        </w:r>
      </w:ins>
      <w:del w:id="24" w:author="Nick Bernal" w:date="2026-09-26T15:20:00Z" w16du:dateUtc="2026-09-26T19:20:00Z">
        <w:r w:rsidR="007523AB">
          <w:delText>Table with left indent 1”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del w:id="25" w:author="Nick Bernal" w:date="2026-09-26T15:20:00Z" w16du:dateUtc="2026-09-26T19:20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del w:id="26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del w:id="27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del w:id="28" w:author="Nick Bernal" w:date="2026-09-26T15:20:00Z" w16du:dateUtc="2026-09-26T19:20:00Z"/>
              </w:rPr>
            </w:pPr>
          </w:p>
        </w:tc>
      </w:tr>
      <w:tr w:rsidR="007523AB" w14:paraId="26E07C29" w14:textId="77777777" w:rsidTr="007523AB">
        <w:trPr>
          <w:del w:id="29" w:author="Nick Bernal" w:date="2026-09-26T15:20:00Z" w16du:dateUtc="2026-09-26T19:20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del w:id="30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del w:id="31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del w:id="32" w:author="Nick Bernal" w:date="2026-09-26T15:20:00Z" w16du:dateUtc="2026-09-26T19:20:00Z"/>
              </w:rPr>
            </w:pPr>
          </w:p>
        </w:tc>
      </w:tr>
    </w:tbl>
    <w:p w14:paraId="45BEBAB2" w14:textId="77777777" w:rsidR="007523AB" w:rsidRDefault="007523AB">
      <w:pPr>
        <w:rPr>
          <w:del w:id="33" w:author="Nick Bernal" w:date="2026-09-26T15:20:00Z" w16du:dateUtc="2026-09-26T19:20:00Z"/>
        </w:rPr>
      </w:pPr>
    </w:p>
    <w:p w14:paraId="2C60F655" w14:textId="77777777" w:rsidR="007523AB" w:rsidRDefault="007523AB">
      <w:pPr>
        <w:rPr>
          <w:del w:id="34" w:author="Nick Bernal" w:date="2026-09-26T15:20:00Z" w16du:dateUtc="2026-09-26T19:20:00Z"/>
        </w:rPr>
      </w:pPr>
    </w:p>
    <w:p w14:paraId="360CD8D0" w14:textId="04778A4E" w:rsidR="007523AB" w:rsidRDefault="007523AB">
      <w:pPr>
        <w:rPr>
          <w:del w:id="35" w:author="Nick Bernal" w:date="2026-09-26T15:20:00Z" w16du:dateUtc="2026-09-26T19:20:00Z"/>
        </w:rPr>
      </w:pPr>
      <w:del w:id="36" w:author="Nick Bernal" w:date="2026-09-26T15:20:00Z" w16du:dateUtc="2026-09-26T19:20:00Z">
        <w:r>
          <w:delText>Table with no left indent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del w:id="37" w:author="Nick Bernal" w:date="2026-09-26T15:20:00Z" w16du:dateUtc="2026-09-26T19:20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del w:id="38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del w:id="39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del w:id="40" w:author="Nick Bernal" w:date="2026-09-26T15:20:00Z" w16du:dateUtc="2026-09-26T19:20:00Z"/>
              </w:rPr>
            </w:pPr>
          </w:p>
        </w:tc>
      </w:tr>
      <w:tr w:rsidR="007523AB" w14:paraId="2E703C72" w14:textId="77777777" w:rsidTr="007523AB">
        <w:trPr>
          <w:del w:id="41" w:author="Nick Bernal" w:date="2026-09-26T15:20:00Z" w16du:dateUtc="2026-09-26T19:20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del w:id="42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del w:id="43" w:author="Nick Bernal" w:date="2026-09-26T15:20:00Z" w16du:dateUtc="2026-09-26T19:20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del w:id="44" w:author="Nick Bernal" w:date="2026-09-26T15:20:00Z" w16du:dateUtc="2026-09-26T19:20:00Z"/>
              </w:rPr>
            </w:pPr>
          </w:p>
        </w:tc>
      </w:tr>
    </w:tbl>
    <w:p w14:paraId="389E245A" w14:textId="77777777" w:rsidR="007523AB" w:rsidRDefault="007523AB" w:rsidP="003140C5">
      <w:pPr>
        <w:pStyle w:val="ListParagraph"/>
        <w:numPr>
          <w:ilvl w:val="0"/>
          <w:numId w:val="3"/>
        </w:numPr>
        <w:pPrChange w:id="45" w:author="Nick Bernal" w:date="2026-09-26T15:20:00Z" w16du:dateUtc="2026-09-26T19:20:00Z">
          <w:pPr/>
        </w:pPrChange>
      </w:pPr>
    </w:p>
    <w:sectPr w:rsidR="0075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3590C"/>
    <w:rsid w:val="003140C5"/>
    <w:rsid w:val="00360F1B"/>
    <w:rsid w:val="00376A01"/>
    <w:rsid w:val="003C1D14"/>
    <w:rsid w:val="003C58BC"/>
    <w:rsid w:val="00470754"/>
    <w:rsid w:val="005F58DF"/>
    <w:rsid w:val="006B56F3"/>
    <w:rsid w:val="007523AB"/>
    <w:rsid w:val="008B74BE"/>
    <w:rsid w:val="008C31CE"/>
    <w:rsid w:val="00AA6D4A"/>
    <w:rsid w:val="00AF4127"/>
    <w:rsid w:val="00B33473"/>
    <w:rsid w:val="00CF5EA7"/>
    <w:rsid w:val="00DE473F"/>
    <w:rsid w:val="00F643D6"/>
    <w:rsid w:val="00FC094A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0" w:author="Nick Bernal" w:date="2026-09-26T15:20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Nick Bernal" w:date="2026-09-26T15:20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1" w:author="Nick Bernal" w:date="2026-09-26T15:20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Nick Bernal" w:date="2026-09-26T15:20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2" w:author="Nick Bernal" w:date="2026-09-26T15:20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Nick Bernal" w:date="2026-09-26T15:20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3" w:author="Nick Bernal" w:date="2026-09-26T15:20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Nick Bernal" w:date="2026-09-26T15:20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4" w:author="Nick Bernal" w:date="2026-09-26T15:20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9-26T15:20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line="240" w:lineRule="auto"/>
      <w:pPrChange w:id="5" w:author="Nick Bernal" w:date="2026-09-26T15:20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9-26T15:20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line="240" w:lineRule="auto"/>
      <w:jc w:val="center"/>
      <w:pPrChange w:id="6" w:author="Nick Bernal" w:date="2026-09-26T15:20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6" w:author="Nick Bernal" w:date="2026-09-26T15:20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A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1</cp:revision>
  <dcterms:created xsi:type="dcterms:W3CDTF">2026-01-14T17:05:00Z</dcterms:created>
  <dcterms:modified xsi:type="dcterms:W3CDTF">2026-09-26T19:20:00Z</dcterms:modified>
</cp:coreProperties>
</file>