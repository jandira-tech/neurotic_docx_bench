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550365" w14:textId="77777777" w:rsidR="00F67F6C" w:rsidRDefault="00C81EB3">
      <w:pPr>
        <w:pStyle w:val="NormalWeb"/>
        <w:spacing w:before="0" w:after="225"/>
        <w:jc w:val="both"/>
        <w:rPr>
          <w:ins w:id="1" w:author="SuperDoc Legal Team" w:date="2026-09-26T15:16:00Z" w16du:dateUtc="2026-09-26T19:16:00Z"/>
        </w:rPr>
      </w:pPr>
      <w:ins w:id="2" w:author="SuperDoc Legal Team" w:date="2026-09-26T15:16:00Z" w16du:dateUtc="2026-09-26T19:16:00Z">
        <w:r>
          <w:rPr>
            <w:rFonts w:ascii="Arial" w:eastAsia="Arial" w:hAnsi="Arial" w:cs="Arial"/>
            <w:b/>
            <w:color w:val="000000"/>
            <w:shd w:val="clear" w:color="auto" w:fill="FFFFFF"/>
          </w:rPr>
          <w:t>A list of list features:</w:t>
        </w:r>
      </w:ins>
    </w:p>
    <w:p w14:paraId="3C7005D2" w14:textId="77777777" w:rsidR="00F67F6C" w:rsidRDefault="00C81EB3">
      <w:pPr>
        <w:pStyle w:val="NormalWeb"/>
        <w:spacing w:before="0" w:after="225"/>
        <w:jc w:val="both"/>
        <w:rPr>
          <w:ins w:id="3" w:author="SuperDoc Legal Team" w:date="2026-09-26T15:16:00Z" w16du:dateUtc="2026-09-26T19:16:00Z"/>
        </w:rPr>
      </w:pPr>
      <w:ins w:id="4" w:author="SuperDoc Legal Team" w:date="2026-09-26T15:16:00Z" w16du:dateUtc="2026-09-26T19:16:00Z">
        <w:r>
          <w:rPr>
            <w:rFonts w:ascii="Arial" w:eastAsia="Arial" w:hAnsi="Arial" w:cs="Arial"/>
            <w:color w:val="000000"/>
            <w:shd w:val="clear" w:color="auto" w:fill="FFFFFF"/>
          </w:rPr>
          <w:t>We support bullets, symbols and more</w:t>
        </w:r>
      </w:ins>
    </w:p>
    <w:p w14:paraId="309C11BF" w14:textId="77777777" w:rsidR="00F67F6C" w:rsidRDefault="00C81EB3">
      <w:pPr>
        <w:pStyle w:val="NormalWeb"/>
        <w:numPr>
          <w:ilvl w:val="0"/>
          <w:numId w:val="5"/>
        </w:numPr>
        <w:spacing w:before="0" w:after="225"/>
        <w:jc w:val="both"/>
        <w:rPr>
          <w:ins w:id="5" w:author="SuperDoc Legal Team" w:date="2026-09-26T15:16:00Z" w16du:dateUtc="2026-09-26T19:16:00Z"/>
          <w:rFonts w:ascii="Arial" w:eastAsia="Arial" w:hAnsi="Arial" w:cs="Arial"/>
          <w:color w:val="000000"/>
          <w:shd w:val="clear" w:color="auto" w:fill="FFFFFF"/>
        </w:rPr>
      </w:pPr>
      <w:ins w:id="6" w:author="SuperDoc Legal Team" w:date="2026-09-26T15:16:00Z" w16du:dateUtc="2026-09-26T19:16:00Z">
        <w:r>
          <w:rPr>
            <w:rFonts w:ascii="Arial" w:eastAsia="Arial" w:hAnsi="Arial" w:cs="Arial"/>
            <w:color w:val="000000"/>
            <w:shd w:val="clear" w:color="auto" w:fill="FFFFFF"/>
          </w:rPr>
          <w:t>All sorts of bullets.</w:t>
        </w:r>
      </w:ins>
    </w:p>
    <w:p w14:paraId="6E6198A9" w14:textId="77777777" w:rsidR="00F67F6C" w:rsidRDefault="00C81EB3">
      <w:pPr>
        <w:pStyle w:val="NormalWeb"/>
        <w:numPr>
          <w:ilvl w:val="1"/>
          <w:numId w:val="5"/>
        </w:numPr>
        <w:spacing w:before="0" w:after="225"/>
        <w:jc w:val="both"/>
        <w:rPr>
          <w:ins w:id="7" w:author="SuperDoc Legal Team" w:date="2026-09-26T15:16:00Z" w16du:dateUtc="2026-09-26T19:16:00Z"/>
          <w:rFonts w:ascii="Arial" w:eastAsia="Arial" w:hAnsi="Arial" w:cs="Arial"/>
          <w:color w:val="000000"/>
          <w:shd w:val="clear" w:color="auto" w:fill="FFFFFF"/>
        </w:rPr>
      </w:pPr>
      <w:ins w:id="8" w:author="SuperDoc Legal Team" w:date="2026-09-26T15:16:00Z" w16du:dateUtc="2026-09-26T19:16:00Z">
        <w:r>
          <w:rPr>
            <w:rFonts w:ascii="Arial" w:eastAsia="Arial" w:hAnsi="Arial" w:cs="Arial"/>
            <w:color w:val="000000"/>
            <w:shd w:val="clear" w:color="auto" w:fill="FFFFFF"/>
          </w:rPr>
          <w:t>Nested lists</w:t>
        </w:r>
      </w:ins>
    </w:p>
    <w:p w14:paraId="312A8827" w14:textId="77777777" w:rsidR="00F67F6C" w:rsidRDefault="005F419A">
      <w:pPr>
        <w:pStyle w:val="NormalWeb"/>
        <w:numPr>
          <w:ilvl w:val="2"/>
          <w:numId w:val="5"/>
        </w:numPr>
        <w:spacing w:before="0" w:after="225"/>
        <w:jc w:val="both"/>
        <w:rPr>
          <w:ins w:id="9" w:author="SuperDoc Legal Team" w:date="2026-09-26T15:16:00Z" w16du:dateUtc="2026-09-26T19:16:00Z"/>
          <w:rFonts w:ascii="Arial" w:eastAsia="Arial" w:hAnsi="Arial" w:cs="Arial"/>
          <w:color w:val="000000"/>
          <w:shd w:val="clear" w:color="auto" w:fill="FFFFFF"/>
        </w:rPr>
      </w:pPr>
      <w:ins w:id="10" w:author="SuperDoc Legal Team" w:date="2026-09-26T15:16:00Z" w16du:dateUtc="2026-09-26T19:16:00Z">
        <w:r>
          <w:rPr>
            <w:rFonts w:ascii="Arial" w:eastAsia="Arial" w:hAnsi="Arial" w:cs="Arial"/>
            <w:color w:val="000000"/>
            <w:shd w:val="clear" w:color="auto" w:fill="FFFFFF"/>
          </w:rPr>
          <w:t xml:space="preserve">With </w:t>
        </w:r>
      </w:ins>
    </w:p>
    <w:p w14:paraId="47B60447" w14:textId="77777777" w:rsidR="00F67F6C" w:rsidRDefault="005F419A">
      <w:pPr>
        <w:pStyle w:val="NormalWeb"/>
        <w:numPr>
          <w:ilvl w:val="2"/>
          <w:numId w:val="5"/>
        </w:numPr>
        <w:spacing w:before="0" w:after="225"/>
        <w:jc w:val="both"/>
        <w:rPr>
          <w:ins w:id="11" w:author="SuperDoc Legal Team" w:date="2026-09-26T15:16:00Z" w16du:dateUtc="2026-09-26T19:16:00Z"/>
          <w:rFonts w:ascii="Arial" w:eastAsia="Arial" w:hAnsi="Arial" w:cs="Arial"/>
          <w:color w:val="000000"/>
          <w:shd w:val="clear" w:color="auto" w:fill="FFFFFF"/>
        </w:rPr>
      </w:pPr>
      <w:ins w:id="12" w:author="SuperDoc Legal Team" w:date="2026-09-26T15:16:00Z" w16du:dateUtc="2026-09-26T19:16:00Z">
        <w:r>
          <w:rPr>
            <w:rFonts w:ascii="Arial" w:eastAsia="Arial" w:hAnsi="Arial" w:cs="Arial"/>
            <w:color w:val="000000"/>
            <w:shd w:val="clear" w:color="auto" w:fill="FFFFFF"/>
          </w:rPr>
          <w:t>Lots of plenty of different icons</w:t>
        </w:r>
      </w:ins>
    </w:p>
    <w:p w14:paraId="2CCEF5E8" w14:textId="77777777" w:rsidR="00F67F6C" w:rsidRDefault="00C81EB3">
      <w:pPr>
        <w:pStyle w:val="NormalWeb"/>
        <w:numPr>
          <w:ilvl w:val="0"/>
          <w:numId w:val="6"/>
        </w:numPr>
        <w:spacing w:before="0" w:after="225"/>
        <w:jc w:val="both"/>
        <w:rPr>
          <w:ins w:id="13" w:author="SuperDoc Legal Team" w:date="2026-09-26T15:16:00Z" w16du:dateUtc="2026-09-26T19:16:00Z"/>
          <w:rFonts w:ascii="Arial" w:eastAsia="Arial" w:hAnsi="Arial" w:cs="Arial"/>
          <w:color w:val="000000"/>
          <w:shd w:val="clear" w:color="auto" w:fill="FFFFFF"/>
        </w:rPr>
      </w:pPr>
      <w:ins w:id="14" w:author="SuperDoc Legal Team" w:date="2026-09-26T15:16:00Z" w16du:dateUtc="2026-09-26T19:16:00Z">
        <w:r>
          <w:rPr>
            <w:rFonts w:ascii="Arial" w:eastAsia="Arial" w:hAnsi="Arial" w:cs="Arial"/>
            <w:color w:val="000000"/>
            <w:shd w:val="clear" w:color="auto" w:fill="FFFFFF"/>
          </w:rPr>
          <w:t>Numbers</w:t>
        </w:r>
      </w:ins>
    </w:p>
    <w:p w14:paraId="1ABC7E28" w14:textId="77777777" w:rsidR="00F67F6C" w:rsidRDefault="00EC1A79">
      <w:pPr>
        <w:pStyle w:val="NormalWeb"/>
        <w:numPr>
          <w:ilvl w:val="1"/>
          <w:numId w:val="6"/>
        </w:numPr>
        <w:spacing w:before="0" w:after="225"/>
        <w:jc w:val="both"/>
        <w:rPr>
          <w:ins w:id="15" w:author="SuperDoc Legal Team" w:date="2026-09-26T15:16:00Z" w16du:dateUtc="2026-09-26T19:16:00Z"/>
          <w:rFonts w:ascii="Arial" w:eastAsia="Arial" w:hAnsi="Arial" w:cs="Arial"/>
          <w:color w:val="000000"/>
          <w:shd w:val="clear" w:color="auto" w:fill="FFFFFF"/>
        </w:rPr>
      </w:pPr>
      <w:ins w:id="16" w:author="SuperDoc Legal Team" w:date="2026-09-26T15:16:00Z" w16du:dateUtc="2026-09-26T19:16:00Z">
        <w:r>
          <w:rPr>
            <w:rFonts w:ascii="Arial" w:eastAsia="Arial" w:hAnsi="Arial" w:cs="Arial"/>
            <w:color w:val="000000"/>
            <w:shd w:val="clear" w:color="auto" w:fill="FFFFFF"/>
          </w:rPr>
          <w:t>Or letters</w:t>
        </w:r>
      </w:ins>
    </w:p>
    <w:p w14:paraId="2F923CF9" w14:textId="77777777" w:rsidR="00653991" w:rsidRPr="003333EF" w:rsidRDefault="00C81EB3" w:rsidP="00653991">
      <w:pPr>
        <w:pStyle w:val="Heading3"/>
        <w:keepNext w:val="0"/>
        <w:keepLines w:val="0"/>
        <w:spacing w:before="320"/>
        <w:rPr>
          <w:del w:id="17" w:author="SuperDoc Legal Team" w:date="2026-09-26T15:16:00Z" w16du:dateUtc="2026-09-26T19:16:00Z"/>
          <w:rFonts w:ascii="Arial" w:hAnsi="Arial" w:cs="Arial"/>
          <w:b/>
          <w:color w:val="000000"/>
          <w:sz w:val="22"/>
          <w:szCs w:val="22"/>
        </w:rPr>
      </w:pPr>
      <w:ins w:id="18" w:author="SuperDoc Legal Team" w:date="2026-09-26T15:16:00Z" w16du:dateUtc="2026-09-26T19:16:00Z">
        <w:r>
          <w:rPr>
            <w:rFonts w:ascii="Arial" w:eastAsia="Arial" w:hAnsi="Arial" w:cs="Arial"/>
            <w:color w:val="000000"/>
            <w:shd w:val="clear" w:color="auto" w:fill="FFFFFF"/>
          </w:rPr>
          <w:t>All sorts of lists are supported</w:t>
        </w:r>
      </w:ins>
      <w:del w:id="19" w:author="SuperDoc Legal Team" w:date="2026-09-26T15:16:00Z" w16du:dateUtc="2026-09-26T19:16:00Z">
        <w:r w:rsidR="00653991"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20" w:author="SuperDoc Legal Team" w:date="2026-09-26T15:16:00Z" w16du:dateUtc="2026-09-26T19:16:00Z"/>
        </w:rPr>
      </w:pPr>
      <w:bookmarkStart w:id="21" w:name="_heading=h.1fob9te" w:colFirst="0" w:colLast="0"/>
      <w:bookmarkEnd w:id="21"/>
      <w:del w:id="22" w:author="SuperDoc Legal Team" w:date="2026-09-26T15:16:00Z" w16du:dateUtc="2026-09-26T19:16: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Default="00D24516">
      <w:pPr>
        <w:pStyle w:val="NormalWeb"/>
        <w:numPr>
          <w:ilvl w:val="1"/>
          <w:numId w:val="6"/>
        </w:numPr>
        <w:spacing w:before="0" w:after="225"/>
        <w:jc w:val="both"/>
        <w:rPr>
          <w:rFonts w:ascii="Arial" w:hAnsi="Arial"/>
          <w:color w:val="000000"/>
          <w:shd w:val="clear" w:color="auto" w:fill="FFFFFF"/>
          <w:rPrChange w:id="23" w:author="SuperDoc Legal Team" w:date="2026-09-26T15:16:00Z" w16du:dateUtc="2026-09-26T19:16:00Z">
            <w:rPr/>
          </w:rPrChange>
        </w:rPr>
        <w:pPrChange w:id="24" w:author="SuperDoc Legal Team" w:date="2026-09-26T15:16:00Z" w16du:dateUtc="2026-09-26T19:16:00Z">
          <w:pPr/>
        </w:pPrChange>
      </w:pPr>
    </w:p>
    <w:sectPr w:rsidR="00D24516">
      <w:headerReference w:type="default" r:id="rId7"/>
      <w:footerReference w:type="default" r:id="rId8"/>
      <w:pgSz w:w="12240" w:h="15840" w:code="0"/>
      <w:pgMar w:top="1440" w:right="1440" w:bottom="1440" w:left="1440" w:header="720" w:footer="720" w:gutter="0"/>
      <w:cols w:space="720"/>
      <w:docGrid w:linePitch="360"/>
      <w:sectPrChange w:id="27" w:author="SuperDoc Legal Team" w:date="2026-09-26T15:16:00Z" w16du:dateUtc="2026-09-26T19:16:00Z">
        <w:sectPr w:rsidR="00D24516">
          <w:pgSz w:code="1"/>
          <w:pgMar w:top="1440" w:right="1440" w:bottom="1440" w:left="144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1678C6" w14:textId="77777777" w:rsidR="00D0101D" w:rsidRDefault="00D0101D" w:rsidP="00F74412">
      <w:r>
        <w:separator/>
      </w:r>
    </w:p>
  </w:endnote>
  <w:endnote w:type="continuationSeparator" w:id="0">
    <w:p w14:paraId="237461CB" w14:textId="77777777" w:rsidR="00D0101D" w:rsidRDefault="00D0101D" w:rsidP="00F74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0"/>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1E276" w14:textId="77777777" w:rsidR="00F74412" w:rsidRDefault="00F74412">
    <w:pPr>
      <w:pPrChange w:id="26" w:author="SuperDoc Legal Team" w:date="2026-09-26T15:16:00Z" w16du:dateUtc="2026-09-26T19:16: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27221C" w14:textId="77777777" w:rsidR="00D0101D" w:rsidRDefault="00D0101D" w:rsidP="00F74412">
      <w:r>
        <w:separator/>
      </w:r>
    </w:p>
  </w:footnote>
  <w:footnote w:type="continuationSeparator" w:id="0">
    <w:p w14:paraId="27988CC2" w14:textId="77777777" w:rsidR="00D0101D" w:rsidRDefault="00D0101D" w:rsidP="00F74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6396E" w14:textId="77777777" w:rsidR="00F74412" w:rsidRDefault="00F74412">
    <w:pPr>
      <w:pPrChange w:id="25" w:author="SuperDoc Legal Team" w:date="2026-09-26T15:16:00Z" w16du:dateUtc="2026-09-26T19:16: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7D7DA6"/>
    <w:multiLevelType w:val="hybridMultilevel"/>
    <w:tmpl w:val="2BA47D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C69AA"/>
    <w:multiLevelType w:val="hybridMultilevel"/>
    <w:tmpl w:val="B36C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71E82"/>
    <w:multiLevelType w:val="multilevel"/>
    <w:tmpl w:val="402ADE08"/>
    <w:lvl w:ilvl="0">
      <w:start w:val="1"/>
      <w:numFmt w:val="upperLetter"/>
      <w:lvlText w:val="%1."/>
      <w:lvlJc w:val="left"/>
      <w:pPr>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1A53180B"/>
    <w:multiLevelType w:val="multilevel"/>
    <w:tmpl w:val="0096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BD2D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3A1E9E"/>
    <w:multiLevelType w:val="hybridMultilevel"/>
    <w:tmpl w:val="28EA07BA"/>
    <w:lvl w:ilvl="0" w:tplc="CE9826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524334">
    <w:abstractNumId w:val="3"/>
  </w:num>
  <w:num w:numId="2" w16cid:durableId="428503995">
    <w:abstractNumId w:val="2"/>
  </w:num>
  <w:num w:numId="3" w16cid:durableId="1104813156">
    <w:abstractNumId w:val="5"/>
  </w:num>
  <w:num w:numId="4" w16cid:durableId="1434743278">
    <w:abstractNumId w:val="1"/>
  </w:num>
  <w:num w:numId="5" w16cid:durableId="834497509">
    <w:abstractNumId w:val="0"/>
  </w:num>
  <w:num w:numId="6" w16cid:durableId="10493485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uperDoc Legal Team">
    <w15:presenceInfo w15:providerId="None" w15:userId="SuperDoc Legal Tea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1A75FF"/>
    <w:rsid w:val="001C06EE"/>
    <w:rsid w:val="0037116D"/>
    <w:rsid w:val="003A1882"/>
    <w:rsid w:val="00435ECF"/>
    <w:rsid w:val="0057483D"/>
    <w:rsid w:val="005D7BCB"/>
    <w:rsid w:val="005F37EB"/>
    <w:rsid w:val="005F419A"/>
    <w:rsid w:val="00635D55"/>
    <w:rsid w:val="00653991"/>
    <w:rsid w:val="0086697F"/>
    <w:rsid w:val="009C0D82"/>
    <w:rsid w:val="009F58C9"/>
    <w:rsid w:val="00A03824"/>
    <w:rsid w:val="00AF4127"/>
    <w:rsid w:val="00B10F57"/>
    <w:rsid w:val="00B41974"/>
    <w:rsid w:val="00B44F12"/>
    <w:rsid w:val="00C330B6"/>
    <w:rsid w:val="00C60146"/>
    <w:rsid w:val="00C81EB3"/>
    <w:rsid w:val="00D0101D"/>
    <w:rsid w:val="00D24516"/>
    <w:rsid w:val="00EC1A79"/>
    <w:rsid w:val="00F365A5"/>
    <w:rsid w:val="00F67F6C"/>
    <w:rsid w:val="00F74412"/>
    <w:rsid w:val="00FA52C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3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653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Change w:id="0" w:author="SuperDoc Legal Team" w:date="2026-09-26T15:16:00Z">
        <w:pPr>
          <w:numPr>
            <w:ilvl w:val="1"/>
          </w:numPr>
          <w:spacing w:after="160"/>
        </w:pPr>
      </w:pPrChange>
    </w:pPr>
    <w:rPr>
      <w:rFonts w:eastAsiaTheme="majorEastAsia" w:cstheme="majorBidi"/>
      <w:color w:val="595959" w:themeColor="text1" w:themeTint="A6"/>
      <w:spacing w:val="15"/>
      <w:sz w:val="28"/>
      <w:szCs w:val="28"/>
      <w:lang w:val="en-US"/>
      <w:rPrChange w:id="0" w:author="SuperDoc Legal Team" w:date="2026-09-26T15:16: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53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991"/>
    <w:rPr>
      <w:i/>
      <w:iCs/>
      <w:color w:val="404040" w:themeColor="text1" w:themeTint="BF"/>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 w:type="paragraph" w:styleId="NormalWeb">
    <w:name w:val="Normal (Web)"/>
    <w:basedOn w:val="Normal"/>
    <w:uiPriority w:val="99"/>
    <w:semiHidden/>
    <w:unhideWhenUsed/>
    <w:rsid w:val="00F74412"/>
    <w:pPr>
      <w:spacing w:before="100" w:beforeAutospacing="1" w:after="100" w:afterAutospacing="1"/>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F74412"/>
    <w:pPr>
      <w:tabs>
        <w:tab w:val="center" w:pos="4680"/>
        <w:tab w:val="right" w:pos="9360"/>
      </w:tabs>
    </w:pPr>
  </w:style>
  <w:style w:type="character" w:customStyle="1" w:styleId="HeaderChar">
    <w:name w:val="Header Char"/>
    <w:basedOn w:val="DefaultParagraphFont"/>
    <w:link w:val="Header"/>
    <w:uiPriority w:val="99"/>
    <w:rsid w:val="00F74412"/>
  </w:style>
  <w:style w:type="paragraph" w:styleId="Footer">
    <w:name w:val="footer"/>
    <w:basedOn w:val="Normal"/>
    <w:link w:val="FooterChar"/>
    <w:uiPriority w:val="99"/>
    <w:unhideWhenUsed/>
    <w:rsid w:val="00F74412"/>
    <w:pPr>
      <w:tabs>
        <w:tab w:val="center" w:pos="4680"/>
        <w:tab w:val="right" w:pos="9360"/>
      </w:tabs>
    </w:pPr>
  </w:style>
  <w:style w:type="character" w:customStyle="1" w:styleId="FooterChar">
    <w:name w:val="Footer Char"/>
    <w:basedOn w:val="DefaultParagraphFont"/>
    <w:link w:val="Footer"/>
    <w:uiPriority w:val="99"/>
    <w:rsid w:val="00F744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13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524</Characters>
  <Application>Microsoft Office Word</Application>
  <DocSecurity>0</DocSecurity>
  <Lines>4</Lines>
  <Paragraphs>1</Paragraphs>
  <ScaleCrop>false</ScaleCrop>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2026-09-26T19:16:00Z</dcterms:modified>
</cp:coreProperties>
</file>