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D3A8A8B" w14:textId="77777777" w:rsidR="007A5506" w:rsidRPr="00622A0A" w:rsidRDefault="00430128" w:rsidP="004E71C7">
      <w:pPr>
        <w:jc w:val="left"/>
        <w:rPr>
          <w:ins w:id="8" w:author="ikedan" w:date="2026-09-25T21:13:00Z" w16du:dateUtc="2026-09-26T01:13:00Z"/>
          <w:rFonts w:ascii="Times New Roman" w:hAnsi="Times New Roman" w:cs="Times New Roman"/>
          <w:b/>
          <w:sz w:val="22"/>
        </w:rPr>
      </w:pPr>
      <w:ins w:id="9" w:author="ikedan" w:date="2026-09-25T21:13:00Z" w16du:dateUtc="2026-09-26T01:13:00Z">
        <w:r>
          <w:rPr>
            <w:rFonts w:ascii="Times New Roman" w:hAnsi="Times New Roman" w:cs="Times New Roman" w:hint="eastAsia"/>
            <w:b/>
            <w:sz w:val="22"/>
          </w:rPr>
          <w:t>T</w:t>
        </w:r>
        <w:r w:rsidR="00C259D9" w:rsidRPr="00622A0A">
          <w:rPr>
            <w:rFonts w:ascii="Times New Roman" w:hAnsi="Times New Roman" w:cs="Times New Roman"/>
            <w:b/>
            <w:sz w:val="22"/>
          </w:rPr>
          <w:t xml:space="preserve">able </w:t>
        </w:r>
        <w:r>
          <w:rPr>
            <w:rFonts w:ascii="Times New Roman" w:hAnsi="Times New Roman" w:cs="Times New Roman" w:hint="eastAsia"/>
            <w:b/>
            <w:sz w:val="22"/>
          </w:rPr>
          <w:t>S</w:t>
        </w:r>
        <w:r w:rsidR="00C259D9" w:rsidRPr="00622A0A">
          <w:rPr>
            <w:rFonts w:ascii="Times New Roman" w:hAnsi="Times New Roman" w:cs="Times New Roman"/>
            <w:b/>
            <w:sz w:val="22"/>
          </w:rPr>
          <w:t>2</w:t>
        </w:r>
        <w:r>
          <w:rPr>
            <w:rFonts w:ascii="Times New Roman" w:hAnsi="Times New Roman" w:cs="Times New Roman" w:hint="eastAsia"/>
            <w:b/>
            <w:sz w:val="22"/>
          </w:rPr>
          <w:t>:</w:t>
        </w:r>
        <w:r w:rsidR="00C259D9" w:rsidRPr="00622A0A">
          <w:rPr>
            <w:rFonts w:ascii="Times New Roman" w:hAnsi="Times New Roman" w:cs="Times New Roman"/>
            <w:b/>
            <w:sz w:val="22"/>
          </w:rPr>
          <w:t xml:space="preserve"> Relative risks for the effects of alcohol use on disease outcomes from </w:t>
        </w:r>
        <w:r w:rsidR="006A1C7A" w:rsidRPr="00622A0A">
          <w:rPr>
            <w:rFonts w:ascii="Times New Roman" w:hAnsi="Times New Roman" w:cs="Times New Roman"/>
            <w:b/>
            <w:sz w:val="22"/>
          </w:rPr>
          <w:t>meta-analyses</w:t>
        </w:r>
        <w:r>
          <w:rPr>
            <w:rFonts w:ascii="Times New Roman" w:hAnsi="Times New Roman" w:cs="Times New Roman" w:hint="eastAsia"/>
            <w:b/>
            <w:sz w:val="22"/>
          </w:rPr>
          <w:t>.</w:t>
        </w:r>
      </w:ins>
    </w:p>
    <w:tbl>
      <w:tblPr>
        <w:tblW w:w="0" w:type="auto"/>
        <w:tblBorders>
          <w:top w:val="single" w:sz="12" w:space="0" w:color="auto"/>
          <w:bottom w:val="single" w:sz="12" w:space="0" w:color="auto"/>
        </w:tblBorders>
        <w:tblCellMar>
          <w:left w:w="99" w:type="dxa"/>
          <w:right w:w="99" w:type="dxa"/>
        </w:tblCellMar>
        <w:tblLook w:val="04A0" w:firstRow="1" w:lastRow="0" w:firstColumn="1" w:lastColumn="0" w:noHBand="0" w:noVBand="1"/>
      </w:tblPr>
      <w:tblGrid>
        <w:gridCol w:w="2874"/>
        <w:gridCol w:w="877"/>
        <w:gridCol w:w="1267"/>
        <w:gridCol w:w="583"/>
        <w:gridCol w:w="688"/>
        <w:gridCol w:w="688"/>
        <w:gridCol w:w="693"/>
      </w:tblGrid>
      <w:tr w:rsidR="00A64F10" w:rsidRPr="00622A0A" w14:paraId="0557C713" w14:textId="77777777" w:rsidTr="004015FC">
        <w:trPr>
          <w:trHeight w:val="270"/>
          <w:tblHeader/>
          <w:ins w:id="10" w:author="ikedan" w:date="2026-09-25T21:13:00Z" w16du:dateUtc="2026-09-26T01:13:00Z"/>
        </w:trPr>
        <w:tc>
          <w:tcPr>
            <w:tcW w:w="0" w:type="auto"/>
            <w:tcBorders>
              <w:top w:val="single" w:sz="12" w:space="0" w:color="auto"/>
              <w:bottom w:val="single" w:sz="6" w:space="0" w:color="auto"/>
            </w:tcBorders>
            <w:noWrap/>
            <w:vAlign w:val="center"/>
            <w:hideMark/>
          </w:tcPr>
          <w:p w14:paraId="19E1BC42" w14:textId="77777777" w:rsidR="00A64F10" w:rsidRPr="00622A0A" w:rsidRDefault="00A64F10" w:rsidP="004E71C7">
            <w:pPr>
              <w:widowControl/>
              <w:jc w:val="left"/>
              <w:rPr>
                <w:ins w:id="11" w:author="ikedan" w:date="2026-09-25T21:13:00Z" w16du:dateUtc="2026-09-26T01:13:00Z"/>
                <w:rFonts w:ascii="Times New Roman" w:eastAsia="MS PGothic" w:hAnsi="Times New Roman" w:cs="Times New Roman"/>
                <w:b/>
                <w:color w:val="000000"/>
                <w:kern w:val="0"/>
                <w:sz w:val="22"/>
              </w:rPr>
            </w:pPr>
            <w:ins w:id="12" w:author="ikedan" w:date="2026-09-25T21:13:00Z" w16du:dateUtc="2026-09-26T01:13:00Z">
              <w:r w:rsidRPr="00622A0A">
                <w:rPr>
                  <w:rFonts w:ascii="Times New Roman" w:eastAsia="MS PGothic" w:hAnsi="Times New Roman" w:cs="Times New Roman"/>
                  <w:b/>
                  <w:color w:val="000000"/>
                  <w:kern w:val="0"/>
                  <w:sz w:val="22"/>
                </w:rPr>
                <w:t>Disease outcome</w:t>
              </w:r>
            </w:ins>
          </w:p>
        </w:tc>
        <w:tc>
          <w:tcPr>
            <w:tcW w:w="0" w:type="auto"/>
            <w:tcBorders>
              <w:top w:val="single" w:sz="12" w:space="0" w:color="auto"/>
              <w:bottom w:val="single" w:sz="6" w:space="0" w:color="auto"/>
            </w:tcBorders>
            <w:noWrap/>
            <w:vAlign w:val="center"/>
            <w:hideMark/>
          </w:tcPr>
          <w:p w14:paraId="03FFE794" w14:textId="77777777" w:rsidR="00A64F10" w:rsidRPr="00622A0A" w:rsidRDefault="00A64F10" w:rsidP="004E71C7">
            <w:pPr>
              <w:widowControl/>
              <w:jc w:val="left"/>
              <w:rPr>
                <w:ins w:id="13" w:author="ikedan" w:date="2026-09-25T21:13:00Z" w16du:dateUtc="2026-09-26T01:13:00Z"/>
                <w:rFonts w:ascii="Times New Roman" w:eastAsia="MS PGothic" w:hAnsi="Times New Roman" w:cs="Times New Roman"/>
                <w:b/>
                <w:color w:val="000000"/>
                <w:kern w:val="0"/>
                <w:sz w:val="22"/>
              </w:rPr>
            </w:pPr>
            <w:ins w:id="14" w:author="ikedan" w:date="2026-09-25T21:13:00Z" w16du:dateUtc="2026-09-26T01:13:00Z">
              <w:r w:rsidRPr="00622A0A">
                <w:rPr>
                  <w:rFonts w:ascii="Times New Roman" w:eastAsia="MS PGothic" w:hAnsi="Times New Roman" w:cs="Times New Roman"/>
                  <w:b/>
                  <w:color w:val="000000"/>
                  <w:kern w:val="0"/>
                  <w:sz w:val="22"/>
                </w:rPr>
                <w:t>Sex</w:t>
              </w:r>
            </w:ins>
          </w:p>
        </w:tc>
        <w:tc>
          <w:tcPr>
            <w:tcW w:w="0" w:type="auto"/>
            <w:tcBorders>
              <w:top w:val="single" w:sz="12" w:space="0" w:color="auto"/>
              <w:bottom w:val="single" w:sz="6" w:space="0" w:color="auto"/>
            </w:tcBorders>
            <w:noWrap/>
            <w:vAlign w:val="center"/>
            <w:hideMark/>
          </w:tcPr>
          <w:p w14:paraId="0B63C3B4" w14:textId="77777777" w:rsidR="00A64F10" w:rsidRPr="00622A0A" w:rsidRDefault="00A64F10" w:rsidP="004E71C7">
            <w:pPr>
              <w:widowControl/>
              <w:jc w:val="left"/>
              <w:rPr>
                <w:ins w:id="15" w:author="ikedan" w:date="2026-09-25T21:13:00Z" w16du:dateUtc="2026-09-26T01:13:00Z"/>
                <w:rFonts w:ascii="Times New Roman" w:eastAsia="MS PGothic" w:hAnsi="Times New Roman" w:cs="Times New Roman"/>
                <w:b/>
                <w:color w:val="000000"/>
                <w:kern w:val="0"/>
                <w:sz w:val="22"/>
              </w:rPr>
            </w:pPr>
            <w:ins w:id="16" w:author="ikedan" w:date="2026-09-25T21:13:00Z" w16du:dateUtc="2026-09-26T01:13:00Z">
              <w:r w:rsidRPr="00622A0A">
                <w:rPr>
                  <w:rFonts w:ascii="Times New Roman" w:eastAsia="MS PGothic" w:hAnsi="Times New Roman" w:cs="Times New Roman"/>
                  <w:b/>
                  <w:color w:val="000000"/>
                  <w:kern w:val="0"/>
                  <w:sz w:val="22"/>
                </w:rPr>
                <w:t>Age (years)</w:t>
              </w:r>
            </w:ins>
          </w:p>
        </w:tc>
        <w:tc>
          <w:tcPr>
            <w:tcW w:w="0" w:type="auto"/>
            <w:tcBorders>
              <w:top w:val="single" w:sz="12" w:space="0" w:color="auto"/>
              <w:bottom w:val="single" w:sz="6" w:space="0" w:color="auto"/>
            </w:tcBorders>
            <w:noWrap/>
            <w:vAlign w:val="center"/>
            <w:hideMark/>
          </w:tcPr>
          <w:p w14:paraId="0D5786F1" w14:textId="77777777" w:rsidR="00A64F10" w:rsidRPr="00622A0A" w:rsidRDefault="00A64F10" w:rsidP="004015FC">
            <w:pPr>
              <w:widowControl/>
              <w:jc w:val="center"/>
              <w:rPr>
                <w:ins w:id="17" w:author="ikedan" w:date="2026-09-25T21:13:00Z" w16du:dateUtc="2026-09-26T01:13:00Z"/>
                <w:rFonts w:ascii="Times New Roman" w:eastAsia="MS PGothic" w:hAnsi="Times New Roman" w:cs="Times New Roman"/>
                <w:b/>
                <w:color w:val="000000"/>
                <w:kern w:val="0"/>
                <w:sz w:val="22"/>
              </w:rPr>
            </w:pPr>
            <w:ins w:id="18" w:author="ikedan" w:date="2026-09-25T21:13:00Z" w16du:dateUtc="2026-09-26T01:13:00Z">
              <w:r w:rsidRPr="00622A0A">
                <w:rPr>
                  <w:rFonts w:ascii="Times New Roman" w:eastAsia="MS PGothic" w:hAnsi="Times New Roman" w:cs="Times New Roman"/>
                  <w:b/>
                  <w:color w:val="000000"/>
                  <w:kern w:val="0"/>
                  <w:sz w:val="22"/>
                </w:rPr>
                <w:t xml:space="preserve">I </w:t>
              </w:r>
              <w:r w:rsidRPr="00622A0A">
                <w:rPr>
                  <w:rFonts w:ascii="Times New Roman" w:eastAsia="MS PGothic" w:hAnsi="Times New Roman" w:cs="Times New Roman"/>
                  <w:b/>
                  <w:color w:val="000000"/>
                  <w:kern w:val="0"/>
                  <w:sz w:val="22"/>
                  <w:vertAlign w:val="superscript"/>
                </w:rPr>
                <w:t>a</w:t>
              </w:r>
            </w:ins>
          </w:p>
        </w:tc>
        <w:tc>
          <w:tcPr>
            <w:tcW w:w="0" w:type="auto"/>
            <w:tcBorders>
              <w:top w:val="single" w:sz="12" w:space="0" w:color="auto"/>
              <w:bottom w:val="single" w:sz="6" w:space="0" w:color="auto"/>
            </w:tcBorders>
            <w:noWrap/>
            <w:vAlign w:val="center"/>
            <w:hideMark/>
          </w:tcPr>
          <w:p w14:paraId="71E08804" w14:textId="77777777" w:rsidR="00A64F10" w:rsidRPr="00622A0A" w:rsidRDefault="00A64F10" w:rsidP="004015FC">
            <w:pPr>
              <w:widowControl/>
              <w:jc w:val="center"/>
              <w:rPr>
                <w:ins w:id="19" w:author="ikedan" w:date="2026-09-25T21:13:00Z" w16du:dateUtc="2026-09-26T01:13:00Z"/>
                <w:rFonts w:ascii="Times New Roman" w:eastAsia="MS PGothic" w:hAnsi="Times New Roman" w:cs="Times New Roman"/>
                <w:b/>
                <w:color w:val="000000"/>
                <w:kern w:val="0"/>
                <w:sz w:val="22"/>
              </w:rPr>
            </w:pPr>
            <w:ins w:id="20" w:author="ikedan" w:date="2026-09-25T21:13:00Z" w16du:dateUtc="2026-09-26T01:13:00Z">
              <w:r w:rsidRPr="00622A0A">
                <w:rPr>
                  <w:rFonts w:ascii="Times New Roman" w:eastAsia="MS PGothic" w:hAnsi="Times New Roman" w:cs="Times New Roman"/>
                  <w:b/>
                  <w:color w:val="000000"/>
                  <w:kern w:val="0"/>
                  <w:sz w:val="22"/>
                </w:rPr>
                <w:t>II</w:t>
              </w:r>
            </w:ins>
          </w:p>
        </w:tc>
        <w:tc>
          <w:tcPr>
            <w:tcW w:w="0" w:type="auto"/>
            <w:tcBorders>
              <w:top w:val="single" w:sz="12" w:space="0" w:color="auto"/>
              <w:bottom w:val="single" w:sz="6" w:space="0" w:color="auto"/>
            </w:tcBorders>
            <w:noWrap/>
            <w:vAlign w:val="center"/>
            <w:hideMark/>
          </w:tcPr>
          <w:p w14:paraId="4DCEF1B2" w14:textId="77777777" w:rsidR="00A64F10" w:rsidRPr="00622A0A" w:rsidRDefault="00A64F10" w:rsidP="004015FC">
            <w:pPr>
              <w:widowControl/>
              <w:jc w:val="center"/>
              <w:rPr>
                <w:ins w:id="21" w:author="ikedan" w:date="2026-09-25T21:13:00Z" w16du:dateUtc="2026-09-26T01:13:00Z"/>
                <w:rFonts w:ascii="Times New Roman" w:eastAsia="MS PGothic" w:hAnsi="Times New Roman" w:cs="Times New Roman"/>
                <w:b/>
                <w:color w:val="000000"/>
                <w:kern w:val="0"/>
                <w:sz w:val="22"/>
              </w:rPr>
            </w:pPr>
            <w:ins w:id="22" w:author="ikedan" w:date="2026-09-25T21:13:00Z" w16du:dateUtc="2026-09-26T01:13:00Z">
              <w:r w:rsidRPr="00622A0A">
                <w:rPr>
                  <w:rFonts w:ascii="Times New Roman" w:eastAsia="MS PGothic" w:hAnsi="Times New Roman" w:cs="Times New Roman"/>
                  <w:b/>
                  <w:color w:val="000000"/>
                  <w:kern w:val="0"/>
                  <w:sz w:val="22"/>
                </w:rPr>
                <w:t>III</w:t>
              </w:r>
            </w:ins>
          </w:p>
        </w:tc>
        <w:tc>
          <w:tcPr>
            <w:tcW w:w="0" w:type="auto"/>
            <w:tcBorders>
              <w:top w:val="single" w:sz="12" w:space="0" w:color="auto"/>
              <w:bottom w:val="single" w:sz="6" w:space="0" w:color="auto"/>
            </w:tcBorders>
            <w:noWrap/>
            <w:vAlign w:val="center"/>
            <w:hideMark/>
          </w:tcPr>
          <w:p w14:paraId="171B1741" w14:textId="77777777" w:rsidR="00A64F10" w:rsidRPr="00622A0A" w:rsidRDefault="00A64F10" w:rsidP="004015FC">
            <w:pPr>
              <w:widowControl/>
              <w:jc w:val="center"/>
              <w:rPr>
                <w:ins w:id="23" w:author="ikedan" w:date="2026-09-25T21:13:00Z" w16du:dateUtc="2026-09-26T01:13:00Z"/>
                <w:rFonts w:ascii="Times New Roman" w:eastAsia="MS PGothic" w:hAnsi="Times New Roman" w:cs="Times New Roman"/>
                <w:b/>
                <w:color w:val="000000"/>
                <w:kern w:val="0"/>
                <w:sz w:val="22"/>
              </w:rPr>
            </w:pPr>
            <w:ins w:id="24" w:author="ikedan" w:date="2026-09-25T21:13:00Z" w16du:dateUtc="2026-09-26T01:13:00Z">
              <w:r w:rsidRPr="00622A0A">
                <w:rPr>
                  <w:rFonts w:ascii="Times New Roman" w:eastAsia="MS PGothic" w:hAnsi="Times New Roman" w:cs="Times New Roman"/>
                  <w:b/>
                  <w:color w:val="000000"/>
                  <w:kern w:val="0"/>
                  <w:sz w:val="22"/>
                </w:rPr>
                <w:t>IV</w:t>
              </w:r>
            </w:ins>
          </w:p>
        </w:tc>
      </w:tr>
      <w:tr w:rsidR="00A64F10" w:rsidRPr="00622A0A" w14:paraId="3B24626F" w14:textId="77777777" w:rsidTr="004015FC">
        <w:trPr>
          <w:trHeight w:val="270"/>
          <w:ins w:id="25" w:author="ikedan" w:date="2026-09-25T21:13:00Z" w16du:dateUtc="2026-09-26T01:13:00Z"/>
        </w:trPr>
        <w:tc>
          <w:tcPr>
            <w:tcW w:w="0" w:type="auto"/>
            <w:tcBorders>
              <w:top w:val="single" w:sz="6" w:space="0" w:color="auto"/>
            </w:tcBorders>
            <w:noWrap/>
            <w:vAlign w:val="center"/>
            <w:hideMark/>
          </w:tcPr>
          <w:p w14:paraId="137CC8B2" w14:textId="77777777" w:rsidR="00A64F10" w:rsidRPr="00622A0A" w:rsidRDefault="00A64F10" w:rsidP="002E3E64">
            <w:pPr>
              <w:widowControl/>
              <w:jc w:val="left"/>
              <w:rPr>
                <w:ins w:id="26" w:author="ikedan" w:date="2026-09-25T21:13:00Z" w16du:dateUtc="2026-09-26T01:13:00Z"/>
                <w:rFonts w:ascii="Times New Roman" w:eastAsia="MS PGothic" w:hAnsi="Times New Roman" w:cs="Times New Roman"/>
                <w:color w:val="000000"/>
                <w:kern w:val="0"/>
                <w:sz w:val="22"/>
              </w:rPr>
            </w:pPr>
            <w:ins w:id="27" w:author="ikedan" w:date="2026-09-25T21:13:00Z" w16du:dateUtc="2026-09-26T01:13:00Z">
              <w:r w:rsidRPr="00622A0A">
                <w:rPr>
                  <w:rFonts w:ascii="Times New Roman" w:eastAsia="MS PGothic" w:hAnsi="Times New Roman" w:cs="Times New Roman"/>
                  <w:color w:val="000000"/>
                  <w:kern w:val="0"/>
                  <w:sz w:val="22"/>
                </w:rPr>
                <w:t xml:space="preserve">Ischemic heart disease </w:t>
              </w:r>
              <w:r w:rsidRPr="00622A0A">
                <w:rPr>
                  <w:rFonts w:ascii="Times New Roman" w:eastAsia="MS PGothic" w:hAnsi="Times New Roman" w:cs="Times New Roman"/>
                  <w:color w:val="000000"/>
                  <w:kern w:val="0"/>
                  <w:sz w:val="22"/>
                </w:rPr>
                <w:fldChar w:fldCharType="begin">
                  <w:fldData xml:space="preserve">PEVuZE5vdGU+PENpdGU+PEF1dGhvcj5Db3JyYW88L0F1dGhvcj48WWVhcj4yMDAwPC9ZZWFyPjxS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</w:fldData>
                </w:fldChar>
              </w:r>
              <w:r w:rsidRPr="00622A0A">
                <w:rPr>
                  <w:rFonts w:ascii="Times New Roman" w:eastAsia="MS PGothic" w:hAnsi="Times New Roman" w:cs="Times New Roman"/>
                  <w:color w:val="000000"/>
                  <w:kern w:val="0"/>
                  <w:sz w:val="22"/>
                </w:rPr>
                <w:instrText xml:space="preserve"> ADDIN EN.CITE </w:instrText>
              </w:r>
              <w:r w:rsidRPr="00622A0A">
                <w:rPr>
                  <w:rFonts w:ascii="Times New Roman" w:eastAsia="MS PGothic" w:hAnsi="Times New Roman" w:cs="Times New Roman"/>
                  <w:color w:val="000000"/>
                  <w:kern w:val="0"/>
                  <w:sz w:val="22"/>
                </w:rPr>
                <w:fldChar w:fldCharType="begin">
                  <w:fldData xml:space="preserve">PEVuZE5vdGU+PENpdGU+PEF1dGhvcj5Db3JyYW88L0F1dGhvcj48WWVhcj4yMDAwPC9ZZWFyPjxS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</w:fldData>
                </w:fldChar>
              </w:r>
              <w:r w:rsidRPr="00622A0A">
                <w:rPr>
                  <w:rFonts w:ascii="Times New Roman" w:eastAsia="MS PGothic" w:hAnsi="Times New Roman" w:cs="Times New Roman"/>
                  <w:color w:val="000000"/>
                  <w:kern w:val="0"/>
                  <w:sz w:val="22"/>
                </w:rPr>
                <w:instrText xml:space="preserve"> ADDIN EN.CITE.DATA </w:instrText>
              </w:r>
              <w:r w:rsidRPr="00622A0A">
                <w:rPr>
                  <w:rFonts w:ascii="Times New Roman" w:eastAsia="MS PGothic" w:hAnsi="Times New Roman" w:cs="Times New Roman"/>
                  <w:color w:val="000000"/>
                  <w:kern w:val="0"/>
                  <w:sz w:val="22"/>
                </w:rPr>
              </w:r>
              <w:r w:rsidRPr="00622A0A">
                <w:rPr>
                  <w:rFonts w:ascii="Times New Roman" w:eastAsia="MS PGothic" w:hAnsi="Times New Roman" w:cs="Times New Roman"/>
                  <w:color w:val="000000"/>
                  <w:kern w:val="0"/>
                  <w:sz w:val="22"/>
                </w:rPr>
                <w:fldChar w:fldCharType="end"/>
              </w:r>
              <w:r w:rsidRPr="00622A0A">
                <w:rPr>
                  <w:rFonts w:ascii="Times New Roman" w:eastAsia="MS PGothic" w:hAnsi="Times New Roman" w:cs="Times New Roman"/>
                  <w:color w:val="000000"/>
                  <w:kern w:val="0"/>
                  <w:sz w:val="22"/>
                </w:rPr>
              </w:r>
              <w:r w:rsidRPr="00622A0A">
                <w:rPr>
                  <w:rFonts w:ascii="Times New Roman" w:eastAsia="MS PGothic" w:hAnsi="Times New Roman" w:cs="Times New Roman"/>
                  <w:color w:val="000000"/>
                  <w:kern w:val="0"/>
                  <w:sz w:val="22"/>
                </w:rPr>
                <w:fldChar w:fldCharType="separate"/>
              </w:r>
              <w:r w:rsidRPr="00622A0A">
                <w:rPr>
                  <w:rFonts w:ascii="Times New Roman" w:eastAsia="MS PGothic" w:hAnsi="Times New Roman" w:cs="Times New Roman"/>
                  <w:noProof/>
                  <w:color w:val="000000"/>
                  <w:kern w:val="0"/>
                  <w:sz w:val="22"/>
                </w:rPr>
                <w:t>[</w:t>
              </w:r>
              <w:r>
                <w:fldChar w:fldCharType="begin"/>
              </w:r>
              <w:r>
                <w:instrText>HYPERLINK \l "_ENREF_1" \o "Corrao, 2000 #165"</w:instrText>
              </w:r>
              <w:r>
                <w:fldChar w:fldCharType="separate"/>
              </w:r>
              <w:r w:rsidRPr="00622A0A">
                <w:rPr>
                  <w:rFonts w:ascii="Times New Roman" w:eastAsia="MS PGothic" w:hAnsi="Times New Roman" w:cs="Times New Roman"/>
                  <w:noProof/>
                  <w:color w:val="000000"/>
                  <w:kern w:val="0"/>
                  <w:sz w:val="22"/>
                </w:rPr>
                <w:t>1-3</w:t>
              </w:r>
              <w:r>
                <w:fldChar w:fldCharType="end"/>
              </w:r>
              <w:r w:rsidRPr="00622A0A">
                <w:rPr>
                  <w:rFonts w:ascii="Times New Roman" w:eastAsia="MS PGothic" w:hAnsi="Times New Roman" w:cs="Times New Roman"/>
                  <w:noProof/>
                  <w:color w:val="000000"/>
                  <w:kern w:val="0"/>
                  <w:sz w:val="22"/>
                </w:rPr>
                <w:t>]</w:t>
              </w:r>
              <w:r w:rsidRPr="00622A0A">
                <w:rPr>
                  <w:rFonts w:ascii="Times New Roman" w:eastAsia="MS PGothic" w:hAnsi="Times New Roman" w:cs="Times New Roman"/>
                  <w:color w:val="000000"/>
                  <w:kern w:val="0"/>
                  <w:sz w:val="22"/>
                </w:rPr>
                <w:fldChar w:fldCharType="end"/>
              </w:r>
            </w:ins>
          </w:p>
        </w:tc>
        <w:tc>
          <w:tcPr>
            <w:tcW w:w="0" w:type="auto"/>
            <w:tcBorders>
              <w:top w:val="single" w:sz="6" w:space="0" w:color="auto"/>
            </w:tcBorders>
            <w:noWrap/>
            <w:hideMark/>
          </w:tcPr>
          <w:p w14:paraId="352C0F42" w14:textId="77777777" w:rsidR="00A64F10" w:rsidRPr="00622A0A" w:rsidRDefault="00A64F10" w:rsidP="00DA4CED">
            <w:pPr>
              <w:rPr>
                <w:ins w:id="28" w:author="ikedan" w:date="2026-09-25T21:13:00Z" w16du:dateUtc="2026-09-26T01:13:00Z"/>
                <w:rFonts w:ascii="Times New Roman" w:hAnsi="Times New Roman" w:cs="Times New Roman"/>
                <w:sz w:val="22"/>
              </w:rPr>
            </w:pPr>
            <w:ins w:id="29" w:author="ikedan" w:date="2026-09-25T21:13:00Z" w16du:dateUtc="2026-09-26T01:13:00Z">
              <w:r w:rsidRPr="00622A0A">
                <w:rPr>
                  <w:rFonts w:ascii="Times New Roman" w:hAnsi="Times New Roman" w:cs="Times New Roman"/>
                  <w:sz w:val="22"/>
                </w:rPr>
                <w:t>Both</w:t>
              </w:r>
            </w:ins>
          </w:p>
        </w:tc>
        <w:tc>
          <w:tcPr>
            <w:tcW w:w="0" w:type="auto"/>
            <w:tcBorders>
              <w:top w:val="single" w:sz="6" w:space="0" w:color="auto"/>
            </w:tcBorders>
            <w:noWrap/>
            <w:hideMark/>
          </w:tcPr>
          <w:p w14:paraId="76523276" w14:textId="77777777" w:rsidR="00A64F10" w:rsidRPr="00622A0A" w:rsidRDefault="00A64F10" w:rsidP="00DA4CED">
            <w:pPr>
              <w:rPr>
                <w:ins w:id="30" w:author="ikedan" w:date="2026-09-25T21:13:00Z" w16du:dateUtc="2026-09-26T01:13:00Z"/>
                <w:rFonts w:ascii="Times New Roman" w:hAnsi="Times New Roman" w:cs="Times New Roman"/>
                <w:sz w:val="22"/>
              </w:rPr>
            </w:pPr>
            <w:ins w:id="31" w:author="ikedan" w:date="2026-09-25T21:13:00Z" w16du:dateUtc="2026-09-26T01:13:00Z">
              <w:r w:rsidRPr="00622A0A">
                <w:rPr>
                  <w:rFonts w:ascii="Times New Roman" w:hAnsi="Times New Roman" w:cs="Times New Roman"/>
                  <w:sz w:val="22"/>
                </w:rPr>
                <w:t>30</w:t>
              </w:r>
              <w:r w:rsidR="00536BB1" w:rsidRPr="00622A0A">
                <w:rPr>
                  <w:rFonts w:ascii="Times New Roman" w:hAnsi="Times New Roman" w:cs="Times New Roman"/>
                  <w:sz w:val="22"/>
                </w:rPr>
                <w:t>–</w:t>
              </w:r>
              <w:r w:rsidRPr="00622A0A">
                <w:rPr>
                  <w:rFonts w:ascii="Times New Roman" w:hAnsi="Times New Roman" w:cs="Times New Roman"/>
                  <w:sz w:val="22"/>
                </w:rPr>
                <w:t>44</w:t>
              </w:r>
            </w:ins>
          </w:p>
        </w:tc>
        <w:tc>
          <w:tcPr>
            <w:tcW w:w="0" w:type="auto"/>
            <w:tcBorders>
              <w:top w:val="single" w:sz="6" w:space="0" w:color="auto"/>
            </w:tcBorders>
            <w:noWrap/>
            <w:hideMark/>
          </w:tcPr>
          <w:p w14:paraId="4A66D0C1" w14:textId="77777777" w:rsidR="00A64F10" w:rsidRPr="00622A0A" w:rsidRDefault="00A64F10" w:rsidP="004015FC">
            <w:pPr>
              <w:jc w:val="center"/>
              <w:rPr>
                <w:ins w:id="32" w:author="ikedan" w:date="2026-09-25T21:13:00Z" w16du:dateUtc="2026-09-26T01:13:00Z"/>
                <w:rFonts w:ascii="Times New Roman" w:hAnsi="Times New Roman" w:cs="Times New Roman"/>
                <w:sz w:val="22"/>
              </w:rPr>
            </w:pPr>
            <w:ins w:id="33" w:author="ikedan" w:date="2026-09-25T21:13:00Z" w16du:dateUtc="2026-09-26T01:13:00Z">
              <w:r w:rsidRPr="00622A0A">
                <w:rPr>
                  <w:rFonts w:ascii="Times New Roman" w:hAnsi="Times New Roman" w:cs="Times New Roman"/>
                  <w:sz w:val="22"/>
                </w:rPr>
                <w:t>1.00</w:t>
              </w:r>
            </w:ins>
          </w:p>
        </w:tc>
        <w:tc>
          <w:tcPr>
            <w:tcW w:w="0" w:type="auto"/>
            <w:tcBorders>
              <w:top w:val="single" w:sz="6" w:space="0" w:color="auto"/>
            </w:tcBorders>
            <w:noWrap/>
            <w:hideMark/>
          </w:tcPr>
          <w:p w14:paraId="65634790" w14:textId="77777777" w:rsidR="00A64F10" w:rsidRPr="00622A0A" w:rsidRDefault="00A64F10" w:rsidP="004015FC">
            <w:pPr>
              <w:jc w:val="center"/>
              <w:rPr>
                <w:ins w:id="34" w:author="ikedan" w:date="2026-09-25T21:13:00Z" w16du:dateUtc="2026-09-26T01:13:00Z"/>
                <w:rFonts w:ascii="Times New Roman" w:hAnsi="Times New Roman" w:cs="Times New Roman"/>
                <w:sz w:val="22"/>
              </w:rPr>
            </w:pPr>
            <w:ins w:id="35" w:author="ikedan" w:date="2026-09-25T21:13:00Z" w16du:dateUtc="2026-09-26T01:13:00Z">
              <w:r w:rsidRPr="00622A0A">
                <w:rPr>
                  <w:rFonts w:ascii="Times New Roman" w:hAnsi="Times New Roman" w:cs="Times New Roman"/>
                  <w:sz w:val="22"/>
                </w:rPr>
                <w:t>0.60</w:t>
              </w:r>
            </w:ins>
          </w:p>
        </w:tc>
        <w:tc>
          <w:tcPr>
            <w:tcW w:w="0" w:type="auto"/>
            <w:tcBorders>
              <w:top w:val="single" w:sz="6" w:space="0" w:color="auto"/>
            </w:tcBorders>
            <w:noWrap/>
            <w:hideMark/>
          </w:tcPr>
          <w:p w14:paraId="2CBD5C25" w14:textId="77777777" w:rsidR="00A64F10" w:rsidRPr="00622A0A" w:rsidRDefault="00A64F10" w:rsidP="004015FC">
            <w:pPr>
              <w:jc w:val="center"/>
              <w:rPr>
                <w:ins w:id="36" w:author="ikedan" w:date="2026-09-25T21:13:00Z" w16du:dateUtc="2026-09-26T01:13:00Z"/>
                <w:rFonts w:ascii="Times New Roman" w:hAnsi="Times New Roman" w:cs="Times New Roman"/>
                <w:sz w:val="22"/>
              </w:rPr>
            </w:pPr>
            <w:ins w:id="37" w:author="ikedan" w:date="2026-09-25T21:13:00Z" w16du:dateUtc="2026-09-26T01:13:00Z">
              <w:r w:rsidRPr="00622A0A">
                <w:rPr>
                  <w:rFonts w:ascii="Times New Roman" w:hAnsi="Times New Roman" w:cs="Times New Roman"/>
                  <w:sz w:val="22"/>
                </w:rPr>
                <w:t>0.62</w:t>
              </w:r>
            </w:ins>
          </w:p>
        </w:tc>
        <w:tc>
          <w:tcPr>
            <w:tcW w:w="0" w:type="auto"/>
            <w:tcBorders>
              <w:top w:val="single" w:sz="6" w:space="0" w:color="auto"/>
            </w:tcBorders>
            <w:noWrap/>
            <w:hideMark/>
          </w:tcPr>
          <w:p w14:paraId="7784C271" w14:textId="77777777" w:rsidR="00A64F10" w:rsidRPr="00622A0A" w:rsidRDefault="00A64F10" w:rsidP="004015FC">
            <w:pPr>
              <w:jc w:val="center"/>
              <w:rPr>
                <w:ins w:id="38" w:author="ikedan" w:date="2026-09-25T21:13:00Z" w16du:dateUtc="2026-09-26T01:13:00Z"/>
                <w:rFonts w:ascii="Times New Roman" w:hAnsi="Times New Roman" w:cs="Times New Roman"/>
                <w:sz w:val="22"/>
              </w:rPr>
            </w:pPr>
            <w:ins w:id="39" w:author="ikedan" w:date="2026-09-25T21:13:00Z" w16du:dateUtc="2026-09-26T01:13:00Z">
              <w:r w:rsidRPr="00622A0A">
                <w:rPr>
                  <w:rFonts w:ascii="Times New Roman" w:hAnsi="Times New Roman" w:cs="Times New Roman"/>
                  <w:sz w:val="22"/>
                </w:rPr>
                <w:t>1.00</w:t>
              </w:r>
              <w:r w:rsidRPr="00622A0A">
                <w:rPr>
                  <w:rFonts w:ascii="Times New Roman" w:hAnsi="Times New Roman" w:cs="Times New Roman"/>
                  <w:sz w:val="22"/>
                  <w:vertAlign w:val="superscript"/>
                </w:rPr>
                <w:t xml:space="preserve"> b</w:t>
              </w:r>
            </w:ins>
          </w:p>
        </w:tc>
      </w:tr>
      <w:tr w:rsidR="00A64F10" w:rsidRPr="00622A0A" w14:paraId="26531EB4" w14:textId="77777777" w:rsidTr="004015FC">
        <w:trPr>
          <w:trHeight w:val="270"/>
          <w:ins w:id="40" w:author="ikedan" w:date="2026-09-25T21:13:00Z" w16du:dateUtc="2026-09-26T01:13:00Z"/>
        </w:trPr>
        <w:tc>
          <w:tcPr>
            <w:tcW w:w="0" w:type="auto"/>
            <w:noWrap/>
            <w:vAlign w:val="center"/>
            <w:hideMark/>
          </w:tcPr>
          <w:p w14:paraId="7DE1200D" w14:textId="77777777" w:rsidR="00A64F10" w:rsidRPr="00622A0A" w:rsidRDefault="00A64F10" w:rsidP="004E71C7">
            <w:pPr>
              <w:widowControl/>
              <w:jc w:val="left"/>
              <w:rPr>
                <w:ins w:id="41" w:author="ikedan" w:date="2026-09-25T21:13:00Z" w16du:dateUtc="2026-09-26T01:13:00Z"/>
                <w:rFonts w:ascii="Times New Roman" w:eastAsia="MS PGothic" w:hAnsi="Times New Roman" w:cs="Times New Roman"/>
                <w:color w:val="000000"/>
                <w:kern w:val="0"/>
                <w:sz w:val="22"/>
              </w:rPr>
            </w:pPr>
          </w:p>
        </w:tc>
        <w:tc>
          <w:tcPr>
            <w:tcW w:w="0" w:type="auto"/>
            <w:noWrap/>
            <w:hideMark/>
          </w:tcPr>
          <w:p w14:paraId="409789DC" w14:textId="77777777" w:rsidR="00A64F10" w:rsidRPr="00622A0A" w:rsidRDefault="00A64F10" w:rsidP="00DA4CED">
            <w:pPr>
              <w:rPr>
                <w:ins w:id="42" w:author="ikedan" w:date="2026-09-25T21:13:00Z" w16du:dateUtc="2026-09-26T01:13:00Z"/>
                <w:rFonts w:ascii="Times New Roman" w:hAnsi="Times New Roman" w:cs="Times New Roman"/>
                <w:sz w:val="22"/>
              </w:rPr>
            </w:pPr>
          </w:p>
        </w:tc>
        <w:tc>
          <w:tcPr>
            <w:tcW w:w="0" w:type="auto"/>
            <w:noWrap/>
            <w:hideMark/>
          </w:tcPr>
          <w:p w14:paraId="10908F6C" w14:textId="77777777" w:rsidR="00A64F10" w:rsidRPr="00622A0A" w:rsidRDefault="00A64F10" w:rsidP="00DA4CED">
            <w:pPr>
              <w:rPr>
                <w:ins w:id="43" w:author="ikedan" w:date="2026-09-25T21:13:00Z" w16du:dateUtc="2026-09-26T01:13:00Z"/>
                <w:rFonts w:ascii="Times New Roman" w:hAnsi="Times New Roman" w:cs="Times New Roman"/>
                <w:sz w:val="22"/>
              </w:rPr>
            </w:pPr>
            <w:ins w:id="44" w:author="ikedan" w:date="2026-09-25T21:13:00Z" w16du:dateUtc="2026-09-26T01:13:00Z">
              <w:r w:rsidRPr="00622A0A">
                <w:rPr>
                  <w:rFonts w:ascii="Times New Roman" w:hAnsi="Times New Roman" w:cs="Times New Roman"/>
                  <w:sz w:val="22"/>
                </w:rPr>
                <w:t>45</w:t>
              </w:r>
              <w:r w:rsidR="00536BB1" w:rsidRPr="00622A0A">
                <w:rPr>
                  <w:rFonts w:ascii="Times New Roman" w:hAnsi="Times New Roman" w:cs="Times New Roman"/>
                  <w:sz w:val="22"/>
                </w:rPr>
                <w:t>–</w:t>
              </w:r>
              <w:r w:rsidRPr="00622A0A">
                <w:rPr>
                  <w:rFonts w:ascii="Times New Roman" w:hAnsi="Times New Roman" w:cs="Times New Roman"/>
                  <w:sz w:val="22"/>
                </w:rPr>
                <w:t>50</w:t>
              </w:r>
            </w:ins>
          </w:p>
        </w:tc>
        <w:tc>
          <w:tcPr>
            <w:tcW w:w="0" w:type="auto"/>
            <w:noWrap/>
            <w:hideMark/>
          </w:tcPr>
          <w:p w14:paraId="14DAD530" w14:textId="77777777" w:rsidR="00A64F10" w:rsidRPr="00622A0A" w:rsidRDefault="00A64F10" w:rsidP="004015FC">
            <w:pPr>
              <w:jc w:val="center"/>
              <w:rPr>
                <w:ins w:id="45" w:author="ikedan" w:date="2026-09-25T21:13:00Z" w16du:dateUtc="2026-09-26T01:13:00Z"/>
                <w:rFonts w:ascii="Times New Roman" w:hAnsi="Times New Roman" w:cs="Times New Roman"/>
                <w:sz w:val="22"/>
              </w:rPr>
            </w:pPr>
            <w:ins w:id="46" w:author="ikedan" w:date="2026-09-25T21:13:00Z" w16du:dateUtc="2026-09-26T01:13:00Z">
              <w:r w:rsidRPr="00622A0A">
                <w:rPr>
                  <w:rFonts w:ascii="Times New Roman" w:hAnsi="Times New Roman" w:cs="Times New Roman"/>
                  <w:sz w:val="22"/>
                </w:rPr>
                <w:t>1.00</w:t>
              </w:r>
            </w:ins>
          </w:p>
        </w:tc>
        <w:tc>
          <w:tcPr>
            <w:tcW w:w="0" w:type="auto"/>
            <w:noWrap/>
            <w:hideMark/>
          </w:tcPr>
          <w:p w14:paraId="2A3159B2" w14:textId="77777777" w:rsidR="00A64F10" w:rsidRPr="00622A0A" w:rsidRDefault="00A64F10" w:rsidP="004015FC">
            <w:pPr>
              <w:jc w:val="center"/>
              <w:rPr>
                <w:ins w:id="47" w:author="ikedan" w:date="2026-09-25T21:13:00Z" w16du:dateUtc="2026-09-26T01:13:00Z"/>
                <w:rFonts w:ascii="Times New Roman" w:hAnsi="Times New Roman" w:cs="Times New Roman"/>
                <w:sz w:val="22"/>
              </w:rPr>
            </w:pPr>
            <w:ins w:id="48" w:author="ikedan" w:date="2026-09-25T21:13:00Z" w16du:dateUtc="2026-09-26T01:13:00Z">
              <w:r w:rsidRPr="00622A0A">
                <w:rPr>
                  <w:rFonts w:ascii="Times New Roman" w:hAnsi="Times New Roman" w:cs="Times New Roman"/>
                  <w:sz w:val="22"/>
                </w:rPr>
                <w:t>0.63</w:t>
              </w:r>
            </w:ins>
          </w:p>
        </w:tc>
        <w:tc>
          <w:tcPr>
            <w:tcW w:w="0" w:type="auto"/>
            <w:noWrap/>
            <w:hideMark/>
          </w:tcPr>
          <w:p w14:paraId="424AD18A" w14:textId="77777777" w:rsidR="00A64F10" w:rsidRPr="00622A0A" w:rsidRDefault="00A64F10" w:rsidP="004015FC">
            <w:pPr>
              <w:jc w:val="center"/>
              <w:rPr>
                <w:ins w:id="49" w:author="ikedan" w:date="2026-09-25T21:13:00Z" w16du:dateUtc="2026-09-26T01:13:00Z"/>
                <w:rFonts w:ascii="Times New Roman" w:hAnsi="Times New Roman" w:cs="Times New Roman"/>
                <w:sz w:val="22"/>
              </w:rPr>
            </w:pPr>
            <w:ins w:id="50" w:author="ikedan" w:date="2026-09-25T21:13:00Z" w16du:dateUtc="2026-09-26T01:13:00Z">
              <w:r w:rsidRPr="00622A0A">
                <w:rPr>
                  <w:rFonts w:ascii="Times New Roman" w:hAnsi="Times New Roman" w:cs="Times New Roman"/>
                  <w:sz w:val="22"/>
                </w:rPr>
                <w:t>0.65</w:t>
              </w:r>
            </w:ins>
          </w:p>
        </w:tc>
        <w:tc>
          <w:tcPr>
            <w:tcW w:w="0" w:type="auto"/>
            <w:noWrap/>
            <w:hideMark/>
          </w:tcPr>
          <w:p w14:paraId="4B5566BC" w14:textId="77777777" w:rsidR="00A64F10" w:rsidRPr="00622A0A" w:rsidRDefault="00A64F10" w:rsidP="004015FC">
            <w:pPr>
              <w:jc w:val="center"/>
              <w:rPr>
                <w:ins w:id="51" w:author="ikedan" w:date="2026-09-25T21:13:00Z" w16du:dateUtc="2026-09-26T01:13:00Z"/>
                <w:rFonts w:ascii="Times New Roman" w:hAnsi="Times New Roman" w:cs="Times New Roman"/>
                <w:sz w:val="22"/>
              </w:rPr>
            </w:pPr>
            <w:ins w:id="52" w:author="ikedan" w:date="2026-09-25T21:13:00Z" w16du:dateUtc="2026-09-26T01:13:00Z">
              <w:r w:rsidRPr="00622A0A">
                <w:rPr>
                  <w:rFonts w:ascii="Times New Roman" w:hAnsi="Times New Roman" w:cs="Times New Roman"/>
                  <w:sz w:val="22"/>
                </w:rPr>
                <w:t>1.00</w:t>
              </w:r>
              <w:r w:rsidRPr="00622A0A">
                <w:rPr>
                  <w:rFonts w:ascii="Times New Roman" w:hAnsi="Times New Roman" w:cs="Times New Roman"/>
                  <w:sz w:val="22"/>
                  <w:vertAlign w:val="superscript"/>
                </w:rPr>
                <w:t xml:space="preserve"> b</w:t>
              </w:r>
            </w:ins>
          </w:p>
        </w:tc>
      </w:tr>
      <w:tr w:rsidR="00A64F10" w:rsidRPr="00622A0A" w14:paraId="499D87EE" w14:textId="77777777" w:rsidTr="004015FC">
        <w:trPr>
          <w:trHeight w:val="270"/>
          <w:ins w:id="53" w:author="ikedan" w:date="2026-09-25T21:13:00Z" w16du:dateUtc="2026-09-26T01:13:00Z"/>
        </w:trPr>
        <w:tc>
          <w:tcPr>
            <w:tcW w:w="0" w:type="auto"/>
            <w:noWrap/>
            <w:vAlign w:val="center"/>
            <w:hideMark/>
          </w:tcPr>
          <w:p w14:paraId="5DCDA226" w14:textId="77777777" w:rsidR="00A64F10" w:rsidRPr="00622A0A" w:rsidRDefault="00A64F10" w:rsidP="004E71C7">
            <w:pPr>
              <w:widowControl/>
              <w:jc w:val="left"/>
              <w:rPr>
                <w:ins w:id="54" w:author="ikedan" w:date="2026-09-25T21:13:00Z" w16du:dateUtc="2026-09-26T01:13:00Z"/>
                <w:rFonts w:ascii="Times New Roman" w:eastAsia="MS PGothic" w:hAnsi="Times New Roman" w:cs="Times New Roman"/>
                <w:color w:val="000000"/>
                <w:kern w:val="0"/>
                <w:sz w:val="22"/>
              </w:rPr>
            </w:pPr>
          </w:p>
        </w:tc>
        <w:tc>
          <w:tcPr>
            <w:tcW w:w="0" w:type="auto"/>
            <w:noWrap/>
            <w:hideMark/>
          </w:tcPr>
          <w:p w14:paraId="34D285F0" w14:textId="77777777" w:rsidR="00A64F10" w:rsidRPr="00622A0A" w:rsidRDefault="00A64F10" w:rsidP="00DA4CED">
            <w:pPr>
              <w:rPr>
                <w:ins w:id="55" w:author="ikedan" w:date="2026-09-25T21:13:00Z" w16du:dateUtc="2026-09-26T01:13:00Z"/>
                <w:rFonts w:ascii="Times New Roman" w:hAnsi="Times New Roman" w:cs="Times New Roman"/>
                <w:sz w:val="22"/>
              </w:rPr>
            </w:pPr>
          </w:p>
        </w:tc>
        <w:tc>
          <w:tcPr>
            <w:tcW w:w="0" w:type="auto"/>
            <w:noWrap/>
            <w:hideMark/>
          </w:tcPr>
          <w:p w14:paraId="0B6924E1" w14:textId="77777777" w:rsidR="00A64F10" w:rsidRPr="00622A0A" w:rsidRDefault="00A64F10" w:rsidP="00DA4CED">
            <w:pPr>
              <w:rPr>
                <w:ins w:id="56" w:author="ikedan" w:date="2026-09-25T21:13:00Z" w16du:dateUtc="2026-09-26T01:13:00Z"/>
                <w:rFonts w:ascii="Times New Roman" w:hAnsi="Times New Roman" w:cs="Times New Roman"/>
                <w:sz w:val="22"/>
              </w:rPr>
            </w:pPr>
            <w:ins w:id="57" w:author="ikedan" w:date="2026-09-25T21:13:00Z" w16du:dateUtc="2026-09-26T01:13:00Z">
              <w:r w:rsidRPr="00622A0A">
                <w:rPr>
                  <w:rFonts w:ascii="Times New Roman" w:hAnsi="Times New Roman" w:cs="Times New Roman"/>
                  <w:sz w:val="22"/>
                </w:rPr>
                <w:t>60</w:t>
              </w:r>
              <w:r w:rsidR="00536BB1" w:rsidRPr="00622A0A">
                <w:rPr>
                  <w:rFonts w:ascii="Times New Roman" w:hAnsi="Times New Roman" w:cs="Times New Roman"/>
                  <w:sz w:val="22"/>
                </w:rPr>
                <w:t>–</w:t>
              </w:r>
              <w:r w:rsidRPr="00622A0A">
                <w:rPr>
                  <w:rFonts w:ascii="Times New Roman" w:hAnsi="Times New Roman" w:cs="Times New Roman"/>
                  <w:sz w:val="22"/>
                </w:rPr>
                <w:t>69</w:t>
              </w:r>
            </w:ins>
          </w:p>
        </w:tc>
        <w:tc>
          <w:tcPr>
            <w:tcW w:w="0" w:type="auto"/>
            <w:noWrap/>
            <w:hideMark/>
          </w:tcPr>
          <w:p w14:paraId="5BB8734D" w14:textId="77777777" w:rsidR="00A64F10" w:rsidRPr="00622A0A" w:rsidRDefault="00A64F10" w:rsidP="004015FC">
            <w:pPr>
              <w:jc w:val="center"/>
              <w:rPr>
                <w:ins w:id="58" w:author="ikedan" w:date="2026-09-25T21:13:00Z" w16du:dateUtc="2026-09-26T01:13:00Z"/>
                <w:rFonts w:ascii="Times New Roman" w:hAnsi="Times New Roman" w:cs="Times New Roman"/>
                <w:sz w:val="22"/>
              </w:rPr>
            </w:pPr>
            <w:ins w:id="59" w:author="ikedan" w:date="2026-09-25T21:13:00Z" w16du:dateUtc="2026-09-26T01:13:00Z">
              <w:r w:rsidRPr="00622A0A">
                <w:rPr>
                  <w:rFonts w:ascii="Times New Roman" w:hAnsi="Times New Roman" w:cs="Times New Roman"/>
                  <w:sz w:val="22"/>
                </w:rPr>
                <w:t>1.00</w:t>
              </w:r>
            </w:ins>
          </w:p>
        </w:tc>
        <w:tc>
          <w:tcPr>
            <w:tcW w:w="0" w:type="auto"/>
            <w:noWrap/>
            <w:hideMark/>
          </w:tcPr>
          <w:p w14:paraId="4E2C2737" w14:textId="77777777" w:rsidR="00A64F10" w:rsidRPr="00622A0A" w:rsidRDefault="00A64F10" w:rsidP="004015FC">
            <w:pPr>
              <w:jc w:val="center"/>
              <w:rPr>
                <w:ins w:id="60" w:author="ikedan" w:date="2026-09-25T21:13:00Z" w16du:dateUtc="2026-09-26T01:13:00Z"/>
                <w:rFonts w:ascii="Times New Roman" w:hAnsi="Times New Roman" w:cs="Times New Roman"/>
                <w:sz w:val="22"/>
              </w:rPr>
            </w:pPr>
            <w:ins w:id="61" w:author="ikedan" w:date="2026-09-25T21:13:00Z" w16du:dateUtc="2026-09-26T01:13:00Z">
              <w:r w:rsidRPr="00622A0A">
                <w:rPr>
                  <w:rFonts w:ascii="Times New Roman" w:hAnsi="Times New Roman" w:cs="Times New Roman"/>
                  <w:sz w:val="22"/>
                </w:rPr>
                <w:t>0.82</w:t>
              </w:r>
            </w:ins>
          </w:p>
        </w:tc>
        <w:tc>
          <w:tcPr>
            <w:tcW w:w="0" w:type="auto"/>
            <w:noWrap/>
            <w:hideMark/>
          </w:tcPr>
          <w:p w14:paraId="0EE94572" w14:textId="77777777" w:rsidR="00A64F10" w:rsidRPr="00622A0A" w:rsidRDefault="00A64F10" w:rsidP="004015FC">
            <w:pPr>
              <w:jc w:val="center"/>
              <w:rPr>
                <w:ins w:id="62" w:author="ikedan" w:date="2026-09-25T21:13:00Z" w16du:dateUtc="2026-09-26T01:13:00Z"/>
                <w:rFonts w:ascii="Times New Roman" w:hAnsi="Times New Roman" w:cs="Times New Roman"/>
                <w:sz w:val="22"/>
              </w:rPr>
            </w:pPr>
            <w:ins w:id="63" w:author="ikedan" w:date="2026-09-25T21:13:00Z" w16du:dateUtc="2026-09-26T01:13:00Z">
              <w:r w:rsidRPr="00622A0A">
                <w:rPr>
                  <w:rFonts w:ascii="Times New Roman" w:hAnsi="Times New Roman" w:cs="Times New Roman"/>
                  <w:sz w:val="22"/>
                </w:rPr>
                <w:t>0.83</w:t>
              </w:r>
            </w:ins>
          </w:p>
        </w:tc>
        <w:tc>
          <w:tcPr>
            <w:tcW w:w="0" w:type="auto"/>
            <w:noWrap/>
            <w:hideMark/>
          </w:tcPr>
          <w:p w14:paraId="2619DF70" w14:textId="77777777" w:rsidR="00A64F10" w:rsidRPr="00622A0A" w:rsidRDefault="00A64F10" w:rsidP="004015FC">
            <w:pPr>
              <w:jc w:val="center"/>
              <w:rPr>
                <w:ins w:id="64" w:author="ikedan" w:date="2026-09-25T21:13:00Z" w16du:dateUtc="2026-09-26T01:13:00Z"/>
                <w:rFonts w:ascii="Times New Roman" w:hAnsi="Times New Roman" w:cs="Times New Roman"/>
                <w:sz w:val="22"/>
              </w:rPr>
            </w:pPr>
            <w:ins w:id="65" w:author="ikedan" w:date="2026-09-25T21:13:00Z" w16du:dateUtc="2026-09-26T01:13:00Z">
              <w:r w:rsidRPr="00622A0A">
                <w:rPr>
                  <w:rFonts w:ascii="Times New Roman" w:hAnsi="Times New Roman" w:cs="Times New Roman"/>
                  <w:sz w:val="22"/>
                </w:rPr>
                <w:t>1.00</w:t>
              </w:r>
              <w:r w:rsidRPr="00622A0A">
                <w:rPr>
                  <w:rFonts w:ascii="Times New Roman" w:hAnsi="Times New Roman" w:cs="Times New Roman"/>
                  <w:sz w:val="22"/>
                  <w:vertAlign w:val="superscript"/>
                </w:rPr>
                <w:t xml:space="preserve"> b</w:t>
              </w:r>
            </w:ins>
          </w:p>
        </w:tc>
      </w:tr>
      <w:tr w:rsidR="00A64F10" w:rsidRPr="00622A0A" w14:paraId="7FF6626E" w14:textId="77777777" w:rsidTr="004015FC">
        <w:trPr>
          <w:trHeight w:val="270"/>
          <w:ins w:id="66" w:author="ikedan" w:date="2026-09-25T21:13:00Z" w16du:dateUtc="2026-09-26T01:13:00Z"/>
        </w:trPr>
        <w:tc>
          <w:tcPr>
            <w:tcW w:w="0" w:type="auto"/>
            <w:noWrap/>
            <w:vAlign w:val="center"/>
            <w:hideMark/>
          </w:tcPr>
          <w:p w14:paraId="3B7490CD" w14:textId="77777777" w:rsidR="00A64F10" w:rsidRPr="00622A0A" w:rsidRDefault="00A64F10" w:rsidP="004E71C7">
            <w:pPr>
              <w:widowControl/>
              <w:jc w:val="left"/>
              <w:rPr>
                <w:ins w:id="67" w:author="ikedan" w:date="2026-09-25T21:13:00Z" w16du:dateUtc="2026-09-26T01:13:00Z"/>
                <w:rFonts w:ascii="Times New Roman" w:eastAsia="MS PGothic" w:hAnsi="Times New Roman" w:cs="Times New Roman"/>
                <w:color w:val="000000"/>
                <w:kern w:val="0"/>
                <w:sz w:val="22"/>
              </w:rPr>
            </w:pPr>
          </w:p>
        </w:tc>
        <w:tc>
          <w:tcPr>
            <w:tcW w:w="0" w:type="auto"/>
            <w:noWrap/>
            <w:hideMark/>
          </w:tcPr>
          <w:p w14:paraId="01E3CC10" w14:textId="77777777" w:rsidR="00A64F10" w:rsidRPr="00622A0A" w:rsidRDefault="00A64F10" w:rsidP="00DA4CED">
            <w:pPr>
              <w:rPr>
                <w:ins w:id="68" w:author="ikedan" w:date="2026-09-25T21:13:00Z" w16du:dateUtc="2026-09-26T01:13:00Z"/>
                <w:rFonts w:ascii="Times New Roman" w:hAnsi="Times New Roman" w:cs="Times New Roman"/>
                <w:sz w:val="22"/>
              </w:rPr>
            </w:pPr>
          </w:p>
        </w:tc>
        <w:tc>
          <w:tcPr>
            <w:tcW w:w="0" w:type="auto"/>
            <w:noWrap/>
            <w:hideMark/>
          </w:tcPr>
          <w:p w14:paraId="1B182F26" w14:textId="77777777" w:rsidR="00A64F10" w:rsidRPr="00622A0A" w:rsidRDefault="00A64F10" w:rsidP="00DA4CED">
            <w:pPr>
              <w:rPr>
                <w:ins w:id="69" w:author="ikedan" w:date="2026-09-25T21:13:00Z" w16du:dateUtc="2026-09-26T01:13:00Z"/>
                <w:rFonts w:ascii="Times New Roman" w:hAnsi="Times New Roman" w:cs="Times New Roman"/>
                <w:sz w:val="22"/>
              </w:rPr>
            </w:pPr>
            <w:ins w:id="70" w:author="ikedan" w:date="2026-09-25T21:13:00Z" w16du:dateUtc="2026-09-26T01:13:00Z">
              <w:r w:rsidRPr="00622A0A">
                <w:rPr>
                  <w:rFonts w:ascii="Times New Roman" w:hAnsi="Times New Roman" w:cs="Times New Roman"/>
                  <w:sz w:val="22"/>
                </w:rPr>
                <w:t>70</w:t>
              </w:r>
              <w:r w:rsidR="00536BB1" w:rsidRPr="00622A0A">
                <w:rPr>
                  <w:rFonts w:ascii="Times New Roman" w:hAnsi="Times New Roman" w:cs="Times New Roman"/>
                  <w:sz w:val="22"/>
                </w:rPr>
                <w:t>–</w:t>
              </w:r>
              <w:r w:rsidRPr="00622A0A">
                <w:rPr>
                  <w:rFonts w:ascii="Times New Roman" w:hAnsi="Times New Roman" w:cs="Times New Roman"/>
                  <w:sz w:val="22"/>
                </w:rPr>
                <w:t>79</w:t>
              </w:r>
            </w:ins>
          </w:p>
        </w:tc>
        <w:tc>
          <w:tcPr>
            <w:tcW w:w="0" w:type="auto"/>
            <w:noWrap/>
            <w:hideMark/>
          </w:tcPr>
          <w:p w14:paraId="09D5742A" w14:textId="77777777" w:rsidR="00A64F10" w:rsidRPr="00622A0A" w:rsidRDefault="00A64F10" w:rsidP="004015FC">
            <w:pPr>
              <w:jc w:val="center"/>
              <w:rPr>
                <w:ins w:id="71" w:author="ikedan" w:date="2026-09-25T21:13:00Z" w16du:dateUtc="2026-09-26T01:13:00Z"/>
                <w:rFonts w:ascii="Times New Roman" w:hAnsi="Times New Roman" w:cs="Times New Roman"/>
                <w:sz w:val="22"/>
              </w:rPr>
            </w:pPr>
            <w:ins w:id="72" w:author="ikedan" w:date="2026-09-25T21:13:00Z" w16du:dateUtc="2026-09-26T01:13:00Z">
              <w:r w:rsidRPr="00622A0A">
                <w:rPr>
                  <w:rFonts w:ascii="Times New Roman" w:hAnsi="Times New Roman" w:cs="Times New Roman"/>
                  <w:sz w:val="22"/>
                </w:rPr>
                <w:t>1.00</w:t>
              </w:r>
            </w:ins>
          </w:p>
        </w:tc>
        <w:tc>
          <w:tcPr>
            <w:tcW w:w="0" w:type="auto"/>
            <w:noWrap/>
            <w:hideMark/>
          </w:tcPr>
          <w:p w14:paraId="5CD631F1" w14:textId="77777777" w:rsidR="00A64F10" w:rsidRPr="00622A0A" w:rsidRDefault="00A64F10" w:rsidP="004015FC">
            <w:pPr>
              <w:jc w:val="center"/>
              <w:rPr>
                <w:ins w:id="73" w:author="ikedan" w:date="2026-09-25T21:13:00Z" w16du:dateUtc="2026-09-26T01:13:00Z"/>
                <w:rFonts w:ascii="Times New Roman" w:hAnsi="Times New Roman" w:cs="Times New Roman"/>
                <w:sz w:val="22"/>
              </w:rPr>
            </w:pPr>
            <w:ins w:id="74" w:author="ikedan" w:date="2026-09-25T21:13:00Z" w16du:dateUtc="2026-09-26T01:13:00Z">
              <w:r w:rsidRPr="00622A0A">
                <w:rPr>
                  <w:rFonts w:ascii="Times New Roman" w:hAnsi="Times New Roman" w:cs="Times New Roman"/>
                  <w:sz w:val="22"/>
                </w:rPr>
                <w:t>0.92</w:t>
              </w:r>
            </w:ins>
          </w:p>
        </w:tc>
        <w:tc>
          <w:tcPr>
            <w:tcW w:w="0" w:type="auto"/>
            <w:noWrap/>
            <w:hideMark/>
          </w:tcPr>
          <w:p w14:paraId="2046DDB8" w14:textId="77777777" w:rsidR="00A64F10" w:rsidRPr="00622A0A" w:rsidRDefault="00A64F10" w:rsidP="004015FC">
            <w:pPr>
              <w:jc w:val="center"/>
              <w:rPr>
                <w:ins w:id="75" w:author="ikedan" w:date="2026-09-25T21:13:00Z" w16du:dateUtc="2026-09-26T01:13:00Z"/>
                <w:rFonts w:ascii="Times New Roman" w:hAnsi="Times New Roman" w:cs="Times New Roman"/>
                <w:sz w:val="22"/>
              </w:rPr>
            </w:pPr>
            <w:ins w:id="76" w:author="ikedan" w:date="2026-09-25T21:13:00Z" w16du:dateUtc="2026-09-26T01:13:00Z">
              <w:r w:rsidRPr="00622A0A">
                <w:rPr>
                  <w:rFonts w:ascii="Times New Roman" w:hAnsi="Times New Roman" w:cs="Times New Roman"/>
                  <w:sz w:val="22"/>
                </w:rPr>
                <w:t>0.93</w:t>
              </w:r>
            </w:ins>
          </w:p>
        </w:tc>
        <w:tc>
          <w:tcPr>
            <w:tcW w:w="0" w:type="auto"/>
            <w:noWrap/>
            <w:hideMark/>
          </w:tcPr>
          <w:p w14:paraId="59B49649" w14:textId="77777777" w:rsidR="00A64F10" w:rsidRPr="00622A0A" w:rsidRDefault="00A64F10" w:rsidP="004015FC">
            <w:pPr>
              <w:jc w:val="center"/>
              <w:rPr>
                <w:ins w:id="77" w:author="ikedan" w:date="2026-09-25T21:13:00Z" w16du:dateUtc="2026-09-26T01:13:00Z"/>
                <w:rFonts w:ascii="Times New Roman" w:hAnsi="Times New Roman" w:cs="Times New Roman"/>
                <w:sz w:val="22"/>
              </w:rPr>
            </w:pPr>
            <w:ins w:id="78" w:author="ikedan" w:date="2026-09-25T21:13:00Z" w16du:dateUtc="2026-09-26T01:13:00Z">
              <w:r w:rsidRPr="00622A0A">
                <w:rPr>
                  <w:rFonts w:ascii="Times New Roman" w:hAnsi="Times New Roman" w:cs="Times New Roman"/>
                  <w:sz w:val="22"/>
                </w:rPr>
                <w:t>1.00</w:t>
              </w:r>
              <w:r w:rsidRPr="00622A0A">
                <w:rPr>
                  <w:rFonts w:ascii="Times New Roman" w:hAnsi="Times New Roman" w:cs="Times New Roman"/>
                  <w:sz w:val="22"/>
                  <w:vertAlign w:val="superscript"/>
                </w:rPr>
                <w:t xml:space="preserve"> b</w:t>
              </w:r>
            </w:ins>
          </w:p>
        </w:tc>
      </w:tr>
      <w:tr w:rsidR="00A64F10" w:rsidRPr="00622A0A" w14:paraId="1F4047EE" w14:textId="77777777" w:rsidTr="004015FC">
        <w:trPr>
          <w:trHeight w:val="270"/>
          <w:ins w:id="79" w:author="ikedan" w:date="2026-09-25T21:13:00Z" w16du:dateUtc="2026-09-26T01:13:00Z"/>
        </w:trPr>
        <w:tc>
          <w:tcPr>
            <w:tcW w:w="0" w:type="auto"/>
            <w:noWrap/>
            <w:vAlign w:val="center"/>
            <w:hideMark/>
          </w:tcPr>
          <w:p w14:paraId="2A2B1617" w14:textId="77777777" w:rsidR="00A64F10" w:rsidRPr="00622A0A" w:rsidRDefault="00A64F10" w:rsidP="004E71C7">
            <w:pPr>
              <w:widowControl/>
              <w:jc w:val="left"/>
              <w:rPr>
                <w:ins w:id="80" w:author="ikedan" w:date="2026-09-25T21:13:00Z" w16du:dateUtc="2026-09-26T01:13:00Z"/>
                <w:rFonts w:ascii="Times New Roman" w:eastAsia="MS PGothic" w:hAnsi="Times New Roman" w:cs="Times New Roman"/>
                <w:color w:val="000000"/>
                <w:kern w:val="0"/>
                <w:sz w:val="22"/>
              </w:rPr>
            </w:pPr>
          </w:p>
        </w:tc>
        <w:tc>
          <w:tcPr>
            <w:tcW w:w="0" w:type="auto"/>
            <w:noWrap/>
            <w:hideMark/>
          </w:tcPr>
          <w:p w14:paraId="51FB3B0F" w14:textId="77777777" w:rsidR="00A64F10" w:rsidRPr="00622A0A" w:rsidRDefault="00A64F10" w:rsidP="00DA4CED">
            <w:pPr>
              <w:rPr>
                <w:ins w:id="81" w:author="ikedan" w:date="2026-09-25T21:13:00Z" w16du:dateUtc="2026-09-26T01:13:00Z"/>
                <w:rFonts w:ascii="Times New Roman" w:hAnsi="Times New Roman" w:cs="Times New Roman"/>
                <w:sz w:val="22"/>
              </w:rPr>
            </w:pPr>
          </w:p>
        </w:tc>
        <w:tc>
          <w:tcPr>
            <w:tcW w:w="0" w:type="auto"/>
            <w:noWrap/>
            <w:hideMark/>
          </w:tcPr>
          <w:p w14:paraId="2E158BF6" w14:textId="77777777" w:rsidR="00A64F10" w:rsidRPr="00622A0A" w:rsidRDefault="00536BB1" w:rsidP="00DA4CED">
            <w:pPr>
              <w:rPr>
                <w:ins w:id="82" w:author="ikedan" w:date="2026-09-25T21:13:00Z" w16du:dateUtc="2026-09-26T01:13:00Z"/>
                <w:rFonts w:ascii="Times New Roman" w:hAnsi="Times New Roman" w:cs="Times New Roman"/>
                <w:sz w:val="22"/>
              </w:rPr>
            </w:pPr>
            <w:ins w:id="83" w:author="ikedan" w:date="2026-09-25T21:13:00Z" w16du:dateUtc="2026-09-26T01:13:00Z">
              <w:r w:rsidRPr="00622A0A">
                <w:rPr>
                  <w:rFonts w:ascii="Times New Roman" w:hAnsi="Times New Roman" w:cs="Times New Roman"/>
                  <w:sz w:val="22"/>
                </w:rPr>
                <w:t>≥80</w:t>
              </w:r>
            </w:ins>
          </w:p>
        </w:tc>
        <w:tc>
          <w:tcPr>
            <w:tcW w:w="0" w:type="auto"/>
            <w:noWrap/>
            <w:hideMark/>
          </w:tcPr>
          <w:p w14:paraId="0BA72A39" w14:textId="77777777" w:rsidR="00A64F10" w:rsidRPr="00622A0A" w:rsidRDefault="00A64F10" w:rsidP="004015FC">
            <w:pPr>
              <w:jc w:val="center"/>
              <w:rPr>
                <w:ins w:id="84" w:author="ikedan" w:date="2026-09-25T21:13:00Z" w16du:dateUtc="2026-09-26T01:13:00Z"/>
                <w:rFonts w:ascii="Times New Roman" w:hAnsi="Times New Roman" w:cs="Times New Roman"/>
                <w:sz w:val="22"/>
              </w:rPr>
            </w:pPr>
            <w:ins w:id="85" w:author="ikedan" w:date="2026-09-25T21:13:00Z" w16du:dateUtc="2026-09-26T01:13:00Z">
              <w:r w:rsidRPr="00622A0A">
                <w:rPr>
                  <w:rFonts w:ascii="Times New Roman" w:hAnsi="Times New Roman" w:cs="Times New Roman"/>
                  <w:sz w:val="22"/>
                </w:rPr>
                <w:t>1.00</w:t>
              </w:r>
            </w:ins>
          </w:p>
        </w:tc>
        <w:tc>
          <w:tcPr>
            <w:tcW w:w="0" w:type="auto"/>
            <w:noWrap/>
            <w:hideMark/>
          </w:tcPr>
          <w:p w14:paraId="270B759F" w14:textId="77777777" w:rsidR="00A64F10" w:rsidRPr="00622A0A" w:rsidRDefault="00A64F10" w:rsidP="004015FC">
            <w:pPr>
              <w:jc w:val="center"/>
              <w:rPr>
                <w:ins w:id="86" w:author="ikedan" w:date="2026-09-25T21:13:00Z" w16du:dateUtc="2026-09-26T01:13:00Z"/>
                <w:rFonts w:ascii="Times New Roman" w:hAnsi="Times New Roman" w:cs="Times New Roman"/>
                <w:sz w:val="22"/>
              </w:rPr>
            </w:pPr>
            <w:ins w:id="87" w:author="ikedan" w:date="2026-09-25T21:13:00Z" w16du:dateUtc="2026-09-26T01:13:00Z">
              <w:r w:rsidRPr="00622A0A">
                <w:rPr>
                  <w:rFonts w:ascii="Times New Roman" w:hAnsi="Times New Roman" w:cs="Times New Roman"/>
                  <w:sz w:val="22"/>
                </w:rPr>
                <w:t>0.97</w:t>
              </w:r>
            </w:ins>
          </w:p>
        </w:tc>
        <w:tc>
          <w:tcPr>
            <w:tcW w:w="0" w:type="auto"/>
            <w:noWrap/>
            <w:hideMark/>
          </w:tcPr>
          <w:p w14:paraId="7DAC0EFA" w14:textId="77777777" w:rsidR="00A64F10" w:rsidRPr="00622A0A" w:rsidRDefault="00A64F10" w:rsidP="004015FC">
            <w:pPr>
              <w:jc w:val="center"/>
              <w:rPr>
                <w:ins w:id="88" w:author="ikedan" w:date="2026-09-25T21:13:00Z" w16du:dateUtc="2026-09-26T01:13:00Z"/>
                <w:rFonts w:ascii="Times New Roman" w:hAnsi="Times New Roman" w:cs="Times New Roman"/>
                <w:sz w:val="22"/>
              </w:rPr>
            </w:pPr>
            <w:ins w:id="89" w:author="ikedan" w:date="2026-09-25T21:13:00Z" w16du:dateUtc="2026-09-26T01:13:00Z">
              <w:r w:rsidRPr="00622A0A">
                <w:rPr>
                  <w:rFonts w:ascii="Times New Roman" w:hAnsi="Times New Roman" w:cs="Times New Roman"/>
                  <w:sz w:val="22"/>
                </w:rPr>
                <w:t>0.98</w:t>
              </w:r>
            </w:ins>
          </w:p>
        </w:tc>
        <w:tc>
          <w:tcPr>
            <w:tcW w:w="0" w:type="auto"/>
            <w:noWrap/>
            <w:hideMark/>
          </w:tcPr>
          <w:p w14:paraId="4CC79231" w14:textId="77777777" w:rsidR="00A64F10" w:rsidRPr="00622A0A" w:rsidRDefault="00A64F10" w:rsidP="004015FC">
            <w:pPr>
              <w:jc w:val="center"/>
              <w:rPr>
                <w:ins w:id="90" w:author="ikedan" w:date="2026-09-25T21:13:00Z" w16du:dateUtc="2026-09-26T01:13:00Z"/>
                <w:rFonts w:ascii="Times New Roman" w:hAnsi="Times New Roman" w:cs="Times New Roman"/>
                <w:sz w:val="22"/>
              </w:rPr>
            </w:pPr>
            <w:ins w:id="91" w:author="ikedan" w:date="2026-09-25T21:13:00Z" w16du:dateUtc="2026-09-26T01:13:00Z">
              <w:r w:rsidRPr="00622A0A">
                <w:rPr>
                  <w:rFonts w:ascii="Times New Roman" w:hAnsi="Times New Roman" w:cs="Times New Roman"/>
                  <w:sz w:val="22"/>
                </w:rPr>
                <w:t>1.00</w:t>
              </w:r>
              <w:r w:rsidRPr="00622A0A">
                <w:rPr>
                  <w:rFonts w:ascii="Times New Roman" w:hAnsi="Times New Roman" w:cs="Times New Roman"/>
                  <w:sz w:val="22"/>
                  <w:vertAlign w:val="superscript"/>
                </w:rPr>
                <w:t xml:space="preserve"> b</w:t>
              </w:r>
            </w:ins>
          </w:p>
        </w:tc>
      </w:tr>
      <w:tr w:rsidR="00A64F10" w:rsidRPr="00622A0A" w14:paraId="31A2FA91" w14:textId="77777777" w:rsidTr="004015FC">
        <w:trPr>
          <w:trHeight w:val="270"/>
          <w:ins w:id="92" w:author="ikedan" w:date="2026-09-25T21:13:00Z" w16du:dateUtc="2026-09-26T01:13:00Z"/>
        </w:trPr>
        <w:tc>
          <w:tcPr>
            <w:tcW w:w="0" w:type="auto"/>
            <w:noWrap/>
            <w:vAlign w:val="center"/>
            <w:hideMark/>
          </w:tcPr>
          <w:p w14:paraId="00143F0B" w14:textId="77777777" w:rsidR="00A64F10" w:rsidRPr="00622A0A" w:rsidRDefault="00A64F10" w:rsidP="002E3E64">
            <w:pPr>
              <w:widowControl/>
              <w:jc w:val="left"/>
              <w:rPr>
                <w:ins w:id="93" w:author="ikedan" w:date="2026-09-25T21:13:00Z" w16du:dateUtc="2026-09-26T01:13:00Z"/>
                <w:rFonts w:ascii="Times New Roman" w:eastAsia="MS PGothic" w:hAnsi="Times New Roman" w:cs="Times New Roman"/>
                <w:color w:val="000000"/>
                <w:kern w:val="0"/>
                <w:sz w:val="22"/>
              </w:rPr>
            </w:pPr>
            <w:ins w:id="94" w:author="ikedan" w:date="2026-09-25T21:13:00Z" w16du:dateUtc="2026-09-26T01:13:00Z">
              <w:r w:rsidRPr="00622A0A">
                <w:rPr>
                  <w:rFonts w:ascii="Times New Roman" w:eastAsia="MS PGothic" w:hAnsi="Times New Roman" w:cs="Times New Roman"/>
                  <w:color w:val="000000"/>
                  <w:kern w:val="0"/>
                  <w:sz w:val="22"/>
                </w:rPr>
                <w:t xml:space="preserve">Ischemic stroke </w:t>
              </w:r>
              <w:r w:rsidRPr="00622A0A">
                <w:rPr>
                  <w:rFonts w:ascii="Times New Roman" w:eastAsia="MS PGothic" w:hAnsi="Times New Roman" w:cs="Times New Roman"/>
                  <w:color w:val="000000"/>
                  <w:kern w:val="0"/>
                  <w:sz w:val="22"/>
                </w:rPr>
                <w:fldChar w:fldCharType="begin">
                  <w:fldData xml:space="preserve">PEVuZE5vdGU+PENpdGU+PEF1dGhvcj5EYW5hZWk8L0F1dGhvcj48WWVhcj4yMDA5PC9ZZWFyPjxS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</w:fldData>
                </w:fldChar>
              </w:r>
              <w:r w:rsidRPr="00622A0A">
                <w:rPr>
                  <w:rFonts w:ascii="Times New Roman" w:eastAsia="MS PGothic" w:hAnsi="Times New Roman" w:cs="Times New Roman"/>
                  <w:color w:val="000000"/>
                  <w:kern w:val="0"/>
                  <w:sz w:val="22"/>
                </w:rPr>
                <w:instrText xml:space="preserve"> ADDIN EN.CITE </w:instrText>
              </w:r>
              <w:r w:rsidRPr="00622A0A">
                <w:rPr>
                  <w:rFonts w:ascii="Times New Roman" w:eastAsia="MS PGothic" w:hAnsi="Times New Roman" w:cs="Times New Roman"/>
                  <w:color w:val="000000"/>
                  <w:kern w:val="0"/>
                  <w:sz w:val="22"/>
                </w:rPr>
                <w:fldChar w:fldCharType="begin">
                  <w:fldData xml:space="preserve">PEVuZE5vdGU+PENpdGU+PEF1dGhvcj5EYW5hZWk8L0F1dGhvcj48WWVhcj4yMDA5PC9ZZWFyPjxS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</w:fldData>
                </w:fldChar>
              </w:r>
              <w:r w:rsidRPr="00622A0A">
                <w:rPr>
                  <w:rFonts w:ascii="Times New Roman" w:eastAsia="MS PGothic" w:hAnsi="Times New Roman" w:cs="Times New Roman"/>
                  <w:color w:val="000000"/>
                  <w:kern w:val="0"/>
                  <w:sz w:val="22"/>
                </w:rPr>
                <w:instrText xml:space="preserve"> ADDIN EN.CITE.DATA </w:instrText>
              </w:r>
              <w:r w:rsidRPr="00622A0A">
                <w:rPr>
                  <w:rFonts w:ascii="Times New Roman" w:eastAsia="MS PGothic" w:hAnsi="Times New Roman" w:cs="Times New Roman"/>
                  <w:color w:val="000000"/>
                  <w:kern w:val="0"/>
                  <w:sz w:val="22"/>
                </w:rPr>
              </w:r>
              <w:r w:rsidRPr="00622A0A">
                <w:rPr>
                  <w:rFonts w:ascii="Times New Roman" w:eastAsia="MS PGothic" w:hAnsi="Times New Roman" w:cs="Times New Roman"/>
                  <w:color w:val="000000"/>
                  <w:kern w:val="0"/>
                  <w:sz w:val="22"/>
                </w:rPr>
                <w:fldChar w:fldCharType="end"/>
              </w:r>
              <w:r w:rsidRPr="00622A0A">
                <w:rPr>
                  <w:rFonts w:ascii="Times New Roman" w:eastAsia="MS PGothic" w:hAnsi="Times New Roman" w:cs="Times New Roman"/>
                  <w:color w:val="000000"/>
                  <w:kern w:val="0"/>
                  <w:sz w:val="22"/>
                </w:rPr>
              </w:r>
              <w:r w:rsidRPr="00622A0A">
                <w:rPr>
                  <w:rFonts w:ascii="Times New Roman" w:eastAsia="MS PGothic" w:hAnsi="Times New Roman" w:cs="Times New Roman"/>
                  <w:color w:val="000000"/>
                  <w:kern w:val="0"/>
                  <w:sz w:val="22"/>
                </w:rPr>
                <w:fldChar w:fldCharType="separate"/>
              </w:r>
              <w:r w:rsidRPr="00622A0A">
                <w:rPr>
                  <w:rFonts w:ascii="Times New Roman" w:eastAsia="MS PGothic" w:hAnsi="Times New Roman" w:cs="Times New Roman"/>
                  <w:noProof/>
                  <w:color w:val="000000"/>
                  <w:kern w:val="0"/>
                  <w:sz w:val="22"/>
                </w:rPr>
                <w:t>[</w:t>
              </w:r>
              <w:r>
                <w:fldChar w:fldCharType="begin"/>
              </w:r>
              <w:r>
                <w:instrText>HYPERLINK \l "_ENREF_2" \o "Danaei, 2009 #112"</w:instrText>
              </w:r>
              <w:r>
                <w:fldChar w:fldCharType="separate"/>
              </w:r>
              <w:r w:rsidRPr="00622A0A">
                <w:rPr>
                  <w:rFonts w:ascii="Times New Roman" w:eastAsia="MS PGothic" w:hAnsi="Times New Roman" w:cs="Times New Roman"/>
                  <w:noProof/>
                  <w:color w:val="000000"/>
                  <w:kern w:val="0"/>
                  <w:sz w:val="22"/>
                </w:rPr>
                <w:t>2-4</w:t>
              </w:r>
              <w:r>
                <w:fldChar w:fldCharType="end"/>
              </w:r>
              <w:r w:rsidRPr="00622A0A">
                <w:rPr>
                  <w:rFonts w:ascii="Times New Roman" w:eastAsia="MS PGothic" w:hAnsi="Times New Roman" w:cs="Times New Roman"/>
                  <w:noProof/>
                  <w:color w:val="000000"/>
                  <w:kern w:val="0"/>
                  <w:sz w:val="22"/>
                </w:rPr>
                <w:t>]</w:t>
              </w:r>
              <w:r w:rsidRPr="00622A0A">
                <w:rPr>
                  <w:rFonts w:ascii="Times New Roman" w:eastAsia="MS PGothic" w:hAnsi="Times New Roman" w:cs="Times New Roman"/>
                  <w:color w:val="000000"/>
                  <w:kern w:val="0"/>
                  <w:sz w:val="22"/>
                </w:rPr>
                <w:fldChar w:fldCharType="end"/>
              </w:r>
            </w:ins>
          </w:p>
        </w:tc>
        <w:tc>
          <w:tcPr>
            <w:tcW w:w="0" w:type="auto"/>
            <w:noWrap/>
            <w:hideMark/>
          </w:tcPr>
          <w:p w14:paraId="23C34AB6" w14:textId="77777777" w:rsidR="00A64F10" w:rsidRPr="00622A0A" w:rsidRDefault="00A64F10" w:rsidP="00DA4CED">
            <w:pPr>
              <w:rPr>
                <w:ins w:id="95" w:author="ikedan" w:date="2026-09-25T21:13:00Z" w16du:dateUtc="2026-09-26T01:13:00Z"/>
                <w:rFonts w:ascii="Times New Roman" w:hAnsi="Times New Roman" w:cs="Times New Roman"/>
                <w:sz w:val="22"/>
              </w:rPr>
            </w:pPr>
            <w:ins w:id="96" w:author="ikedan" w:date="2026-09-25T21:13:00Z" w16du:dateUtc="2026-09-26T01:13:00Z">
              <w:r w:rsidRPr="00622A0A">
                <w:rPr>
                  <w:rFonts w:ascii="Times New Roman" w:hAnsi="Times New Roman" w:cs="Times New Roman"/>
                  <w:sz w:val="22"/>
                </w:rPr>
                <w:t>Men</w:t>
              </w:r>
            </w:ins>
          </w:p>
        </w:tc>
        <w:tc>
          <w:tcPr>
            <w:tcW w:w="0" w:type="auto"/>
            <w:noWrap/>
            <w:hideMark/>
          </w:tcPr>
          <w:p w14:paraId="1615E710" w14:textId="77777777" w:rsidR="00A64F10" w:rsidRPr="00622A0A" w:rsidRDefault="00A64F10" w:rsidP="00DA4CED">
            <w:pPr>
              <w:rPr>
                <w:ins w:id="97" w:author="ikedan" w:date="2026-09-25T21:13:00Z" w16du:dateUtc="2026-09-26T01:13:00Z"/>
                <w:rFonts w:ascii="Times New Roman" w:hAnsi="Times New Roman" w:cs="Times New Roman"/>
                <w:sz w:val="22"/>
              </w:rPr>
            </w:pPr>
            <w:ins w:id="98" w:author="ikedan" w:date="2026-09-25T21:13:00Z" w16du:dateUtc="2026-09-26T01:13:00Z">
              <w:r w:rsidRPr="00622A0A">
                <w:rPr>
                  <w:rFonts w:ascii="Times New Roman" w:hAnsi="Times New Roman" w:cs="Times New Roman"/>
                  <w:sz w:val="22"/>
                </w:rPr>
                <w:t>30</w:t>
              </w:r>
              <w:r w:rsidR="00536BB1" w:rsidRPr="00622A0A">
                <w:rPr>
                  <w:rFonts w:ascii="Times New Roman" w:hAnsi="Times New Roman" w:cs="Times New Roman"/>
                  <w:sz w:val="22"/>
                </w:rPr>
                <w:t>–</w:t>
              </w:r>
              <w:r w:rsidRPr="00622A0A">
                <w:rPr>
                  <w:rFonts w:ascii="Times New Roman" w:hAnsi="Times New Roman" w:cs="Times New Roman"/>
                  <w:sz w:val="22"/>
                </w:rPr>
                <w:t>44</w:t>
              </w:r>
            </w:ins>
          </w:p>
        </w:tc>
        <w:tc>
          <w:tcPr>
            <w:tcW w:w="0" w:type="auto"/>
            <w:noWrap/>
            <w:hideMark/>
          </w:tcPr>
          <w:p w14:paraId="614E01BD" w14:textId="77777777" w:rsidR="00A64F10" w:rsidRPr="00622A0A" w:rsidRDefault="00A64F10" w:rsidP="004015FC">
            <w:pPr>
              <w:jc w:val="center"/>
              <w:rPr>
                <w:ins w:id="99" w:author="ikedan" w:date="2026-09-25T21:13:00Z" w16du:dateUtc="2026-09-26T01:13:00Z"/>
                <w:rFonts w:ascii="Times New Roman" w:hAnsi="Times New Roman" w:cs="Times New Roman"/>
                <w:sz w:val="22"/>
              </w:rPr>
            </w:pPr>
            <w:ins w:id="100" w:author="ikedan" w:date="2026-09-25T21:13:00Z" w16du:dateUtc="2026-09-26T01:13:00Z">
              <w:r w:rsidRPr="00622A0A">
                <w:rPr>
                  <w:rFonts w:ascii="Times New Roman" w:hAnsi="Times New Roman" w:cs="Times New Roman"/>
                  <w:sz w:val="22"/>
                </w:rPr>
                <w:t>1.00</w:t>
              </w:r>
            </w:ins>
          </w:p>
        </w:tc>
        <w:tc>
          <w:tcPr>
            <w:tcW w:w="0" w:type="auto"/>
            <w:noWrap/>
            <w:hideMark/>
          </w:tcPr>
          <w:p w14:paraId="08A5A0F5" w14:textId="77777777" w:rsidR="00A64F10" w:rsidRPr="00622A0A" w:rsidRDefault="00A64F10" w:rsidP="004015FC">
            <w:pPr>
              <w:jc w:val="center"/>
              <w:rPr>
                <w:ins w:id="101" w:author="ikedan" w:date="2026-09-25T21:13:00Z" w16du:dateUtc="2026-09-26T01:13:00Z"/>
                <w:rFonts w:ascii="Times New Roman" w:hAnsi="Times New Roman" w:cs="Times New Roman"/>
                <w:sz w:val="22"/>
              </w:rPr>
            </w:pPr>
            <w:ins w:id="102" w:author="ikedan" w:date="2026-09-25T21:13:00Z" w16du:dateUtc="2026-09-26T01:13:00Z">
              <w:r w:rsidRPr="00622A0A">
                <w:rPr>
                  <w:rFonts w:ascii="Times New Roman" w:hAnsi="Times New Roman" w:cs="Times New Roman"/>
                  <w:sz w:val="22"/>
                </w:rPr>
                <w:t>0.83</w:t>
              </w:r>
              <w:r w:rsidRPr="00622A0A">
                <w:rPr>
                  <w:rFonts w:ascii="Times New Roman" w:hAnsi="Times New Roman" w:cs="Times New Roman"/>
                  <w:sz w:val="22"/>
                  <w:vertAlign w:val="superscript"/>
                </w:rPr>
                <w:t>b</w:t>
              </w:r>
            </w:ins>
          </w:p>
        </w:tc>
        <w:tc>
          <w:tcPr>
            <w:tcW w:w="0" w:type="auto"/>
            <w:noWrap/>
            <w:hideMark/>
          </w:tcPr>
          <w:p w14:paraId="551C7CB1" w14:textId="77777777" w:rsidR="00A64F10" w:rsidRPr="00622A0A" w:rsidRDefault="00A64F10" w:rsidP="004015FC">
            <w:pPr>
              <w:jc w:val="center"/>
              <w:rPr>
                <w:ins w:id="103" w:author="ikedan" w:date="2026-09-25T21:13:00Z" w16du:dateUtc="2026-09-26T01:13:00Z"/>
                <w:rFonts w:ascii="Times New Roman" w:hAnsi="Times New Roman" w:cs="Times New Roman"/>
                <w:sz w:val="22"/>
              </w:rPr>
            </w:pPr>
            <w:ins w:id="104" w:author="ikedan" w:date="2026-09-25T21:13:00Z" w16du:dateUtc="2026-09-26T01:13:00Z">
              <w:r w:rsidRPr="00622A0A">
                <w:rPr>
                  <w:rFonts w:ascii="Times New Roman" w:hAnsi="Times New Roman" w:cs="Times New Roman"/>
                  <w:sz w:val="22"/>
                </w:rPr>
                <w:t>1.07</w:t>
              </w:r>
              <w:r w:rsidRPr="00622A0A">
                <w:rPr>
                  <w:rFonts w:ascii="Times New Roman" w:hAnsi="Times New Roman" w:cs="Times New Roman"/>
                  <w:sz w:val="22"/>
                  <w:vertAlign w:val="superscript"/>
                </w:rPr>
                <w:t xml:space="preserve"> b</w:t>
              </w:r>
            </w:ins>
          </w:p>
        </w:tc>
        <w:tc>
          <w:tcPr>
            <w:tcW w:w="0" w:type="auto"/>
            <w:noWrap/>
            <w:hideMark/>
          </w:tcPr>
          <w:p w14:paraId="40E87A27" w14:textId="77777777" w:rsidR="00A64F10" w:rsidRPr="00622A0A" w:rsidRDefault="00A64F10" w:rsidP="004015FC">
            <w:pPr>
              <w:jc w:val="center"/>
              <w:rPr>
                <w:ins w:id="105" w:author="ikedan" w:date="2026-09-25T21:13:00Z" w16du:dateUtc="2026-09-26T01:13:00Z"/>
                <w:rFonts w:ascii="Times New Roman" w:hAnsi="Times New Roman" w:cs="Times New Roman"/>
                <w:sz w:val="22"/>
              </w:rPr>
            </w:pPr>
            <w:ins w:id="106" w:author="ikedan" w:date="2026-09-25T21:13:00Z" w16du:dateUtc="2026-09-26T01:13:00Z">
              <w:r w:rsidRPr="00622A0A">
                <w:rPr>
                  <w:rFonts w:ascii="Times New Roman" w:hAnsi="Times New Roman" w:cs="Times New Roman"/>
                  <w:sz w:val="22"/>
                </w:rPr>
                <w:t>3.84</w:t>
              </w:r>
            </w:ins>
          </w:p>
        </w:tc>
      </w:tr>
      <w:tr w:rsidR="00A64F10" w:rsidRPr="00622A0A" w14:paraId="59372F5B" w14:textId="77777777" w:rsidTr="004015FC">
        <w:trPr>
          <w:trHeight w:val="270"/>
          <w:ins w:id="107" w:author="ikedan" w:date="2026-09-25T21:13:00Z" w16du:dateUtc="2026-09-26T01:13:00Z"/>
        </w:trPr>
        <w:tc>
          <w:tcPr>
            <w:tcW w:w="0" w:type="auto"/>
            <w:noWrap/>
            <w:vAlign w:val="center"/>
            <w:hideMark/>
          </w:tcPr>
          <w:p w14:paraId="547362B1" w14:textId="77777777" w:rsidR="00A64F10" w:rsidRPr="00622A0A" w:rsidRDefault="00A64F10" w:rsidP="004E71C7">
            <w:pPr>
              <w:widowControl/>
              <w:jc w:val="left"/>
              <w:rPr>
                <w:ins w:id="108" w:author="ikedan" w:date="2026-09-25T21:13:00Z" w16du:dateUtc="2026-09-26T01:13:00Z"/>
                <w:rFonts w:ascii="Times New Roman" w:eastAsia="MS PGothic" w:hAnsi="Times New Roman" w:cs="Times New Roman"/>
                <w:color w:val="000000"/>
                <w:kern w:val="0"/>
                <w:sz w:val="22"/>
              </w:rPr>
            </w:pPr>
          </w:p>
        </w:tc>
        <w:tc>
          <w:tcPr>
            <w:tcW w:w="0" w:type="auto"/>
            <w:noWrap/>
            <w:hideMark/>
          </w:tcPr>
          <w:p w14:paraId="699E0E38" w14:textId="77777777" w:rsidR="00A64F10" w:rsidRPr="00622A0A" w:rsidRDefault="00A64F10" w:rsidP="00DA4CED">
            <w:pPr>
              <w:rPr>
                <w:ins w:id="109" w:author="ikedan" w:date="2026-09-25T21:13:00Z" w16du:dateUtc="2026-09-26T01:13:00Z"/>
                <w:rFonts w:ascii="Times New Roman" w:hAnsi="Times New Roman" w:cs="Times New Roman"/>
                <w:sz w:val="22"/>
              </w:rPr>
            </w:pPr>
          </w:p>
        </w:tc>
        <w:tc>
          <w:tcPr>
            <w:tcW w:w="0" w:type="auto"/>
            <w:noWrap/>
            <w:hideMark/>
          </w:tcPr>
          <w:p w14:paraId="6F946617" w14:textId="77777777" w:rsidR="00A64F10" w:rsidRPr="00622A0A" w:rsidRDefault="00A64F10" w:rsidP="00DA4CED">
            <w:pPr>
              <w:rPr>
                <w:ins w:id="110" w:author="ikedan" w:date="2026-09-25T21:13:00Z" w16du:dateUtc="2026-09-26T01:13:00Z"/>
                <w:rFonts w:ascii="Times New Roman" w:hAnsi="Times New Roman" w:cs="Times New Roman"/>
                <w:sz w:val="22"/>
              </w:rPr>
            </w:pPr>
            <w:ins w:id="111" w:author="ikedan" w:date="2026-09-25T21:13:00Z" w16du:dateUtc="2026-09-26T01:13:00Z">
              <w:r w:rsidRPr="00622A0A">
                <w:rPr>
                  <w:rFonts w:ascii="Times New Roman" w:hAnsi="Times New Roman" w:cs="Times New Roman"/>
                  <w:sz w:val="22"/>
                </w:rPr>
                <w:t>45</w:t>
              </w:r>
              <w:r w:rsidR="00536BB1" w:rsidRPr="00622A0A">
                <w:rPr>
                  <w:rFonts w:ascii="Times New Roman" w:hAnsi="Times New Roman" w:cs="Times New Roman"/>
                  <w:sz w:val="22"/>
                </w:rPr>
                <w:t>–</w:t>
              </w:r>
              <w:r w:rsidRPr="00622A0A">
                <w:rPr>
                  <w:rFonts w:ascii="Times New Roman" w:hAnsi="Times New Roman" w:cs="Times New Roman"/>
                  <w:sz w:val="22"/>
                </w:rPr>
                <w:t>50</w:t>
              </w:r>
            </w:ins>
          </w:p>
        </w:tc>
        <w:tc>
          <w:tcPr>
            <w:tcW w:w="0" w:type="auto"/>
            <w:noWrap/>
            <w:hideMark/>
          </w:tcPr>
          <w:p w14:paraId="2B1D61D7" w14:textId="77777777" w:rsidR="00A64F10" w:rsidRPr="00622A0A" w:rsidRDefault="00A64F10" w:rsidP="004015FC">
            <w:pPr>
              <w:jc w:val="center"/>
              <w:rPr>
                <w:ins w:id="112" w:author="ikedan" w:date="2026-09-25T21:13:00Z" w16du:dateUtc="2026-09-26T01:13:00Z"/>
                <w:rFonts w:ascii="Times New Roman" w:hAnsi="Times New Roman" w:cs="Times New Roman"/>
                <w:sz w:val="22"/>
              </w:rPr>
            </w:pPr>
            <w:ins w:id="113" w:author="ikedan" w:date="2026-09-25T21:13:00Z" w16du:dateUtc="2026-09-26T01:13:00Z">
              <w:r w:rsidRPr="00622A0A">
                <w:rPr>
                  <w:rFonts w:ascii="Times New Roman" w:hAnsi="Times New Roman" w:cs="Times New Roman"/>
                  <w:sz w:val="22"/>
                </w:rPr>
                <w:t>1.00</w:t>
              </w:r>
            </w:ins>
          </w:p>
        </w:tc>
        <w:tc>
          <w:tcPr>
            <w:tcW w:w="0" w:type="auto"/>
            <w:noWrap/>
            <w:hideMark/>
          </w:tcPr>
          <w:p w14:paraId="213F34B9" w14:textId="77777777" w:rsidR="00A64F10" w:rsidRPr="00622A0A" w:rsidRDefault="00A64F10" w:rsidP="004015FC">
            <w:pPr>
              <w:jc w:val="center"/>
              <w:rPr>
                <w:ins w:id="114" w:author="ikedan" w:date="2026-09-25T21:13:00Z" w16du:dateUtc="2026-09-26T01:13:00Z"/>
                <w:rFonts w:ascii="Times New Roman" w:hAnsi="Times New Roman" w:cs="Times New Roman"/>
                <w:sz w:val="22"/>
              </w:rPr>
            </w:pPr>
            <w:ins w:id="115" w:author="ikedan" w:date="2026-09-25T21:13:00Z" w16du:dateUtc="2026-09-26T01:13:00Z">
              <w:r w:rsidRPr="00622A0A">
                <w:rPr>
                  <w:rFonts w:ascii="Times New Roman" w:hAnsi="Times New Roman" w:cs="Times New Roman"/>
                  <w:sz w:val="22"/>
                </w:rPr>
                <w:t>0.88</w:t>
              </w:r>
              <w:r w:rsidRPr="00622A0A">
                <w:rPr>
                  <w:rFonts w:ascii="Times New Roman" w:hAnsi="Times New Roman" w:cs="Times New Roman"/>
                  <w:sz w:val="22"/>
                  <w:vertAlign w:val="superscript"/>
                </w:rPr>
                <w:t>b</w:t>
              </w:r>
            </w:ins>
          </w:p>
        </w:tc>
        <w:tc>
          <w:tcPr>
            <w:tcW w:w="0" w:type="auto"/>
            <w:noWrap/>
            <w:hideMark/>
          </w:tcPr>
          <w:p w14:paraId="10D658DA" w14:textId="77777777" w:rsidR="00A64F10" w:rsidRPr="00622A0A" w:rsidRDefault="00A64F10" w:rsidP="004015FC">
            <w:pPr>
              <w:jc w:val="center"/>
              <w:rPr>
                <w:ins w:id="116" w:author="ikedan" w:date="2026-09-25T21:13:00Z" w16du:dateUtc="2026-09-26T01:13:00Z"/>
                <w:rFonts w:ascii="Times New Roman" w:hAnsi="Times New Roman" w:cs="Times New Roman"/>
                <w:sz w:val="22"/>
              </w:rPr>
            </w:pPr>
            <w:ins w:id="117" w:author="ikedan" w:date="2026-09-25T21:13:00Z" w16du:dateUtc="2026-09-26T01:13:00Z">
              <w:r w:rsidRPr="00622A0A">
                <w:rPr>
                  <w:rFonts w:ascii="Times New Roman" w:hAnsi="Times New Roman" w:cs="Times New Roman"/>
                  <w:sz w:val="22"/>
                </w:rPr>
                <w:t>1.05</w:t>
              </w:r>
              <w:r w:rsidRPr="00622A0A">
                <w:rPr>
                  <w:rFonts w:ascii="Times New Roman" w:hAnsi="Times New Roman" w:cs="Times New Roman"/>
                  <w:sz w:val="22"/>
                  <w:vertAlign w:val="superscript"/>
                </w:rPr>
                <w:t xml:space="preserve"> b</w:t>
              </w:r>
            </w:ins>
          </w:p>
        </w:tc>
        <w:tc>
          <w:tcPr>
            <w:tcW w:w="0" w:type="auto"/>
            <w:noWrap/>
            <w:hideMark/>
          </w:tcPr>
          <w:p w14:paraId="0A1B6D27" w14:textId="77777777" w:rsidR="00A64F10" w:rsidRPr="00622A0A" w:rsidRDefault="00A64F10" w:rsidP="004015FC">
            <w:pPr>
              <w:jc w:val="center"/>
              <w:rPr>
                <w:ins w:id="118" w:author="ikedan" w:date="2026-09-25T21:13:00Z" w16du:dateUtc="2026-09-26T01:13:00Z"/>
                <w:rFonts w:ascii="Times New Roman" w:hAnsi="Times New Roman" w:cs="Times New Roman"/>
                <w:sz w:val="22"/>
              </w:rPr>
            </w:pPr>
            <w:ins w:id="119" w:author="ikedan" w:date="2026-09-25T21:13:00Z" w16du:dateUtc="2026-09-26T01:13:00Z">
              <w:r w:rsidRPr="00622A0A">
                <w:rPr>
                  <w:rFonts w:ascii="Times New Roman" w:hAnsi="Times New Roman" w:cs="Times New Roman"/>
                  <w:sz w:val="22"/>
                </w:rPr>
                <w:t>2.52</w:t>
              </w:r>
            </w:ins>
          </w:p>
        </w:tc>
      </w:tr>
      <w:tr w:rsidR="00A64F10" w:rsidRPr="00622A0A" w14:paraId="64E5655B" w14:textId="77777777" w:rsidTr="004015FC">
        <w:trPr>
          <w:trHeight w:val="270"/>
          <w:ins w:id="120" w:author="ikedan" w:date="2026-09-25T21:13:00Z" w16du:dateUtc="2026-09-26T01:13:00Z"/>
        </w:trPr>
        <w:tc>
          <w:tcPr>
            <w:tcW w:w="0" w:type="auto"/>
            <w:noWrap/>
            <w:vAlign w:val="center"/>
            <w:hideMark/>
          </w:tcPr>
          <w:p w14:paraId="3520AD1F" w14:textId="77777777" w:rsidR="00A64F10" w:rsidRPr="00622A0A" w:rsidRDefault="00A64F10" w:rsidP="004E71C7">
            <w:pPr>
              <w:widowControl/>
              <w:jc w:val="left"/>
              <w:rPr>
                <w:ins w:id="121" w:author="ikedan" w:date="2026-09-25T21:13:00Z" w16du:dateUtc="2026-09-26T01:13:00Z"/>
                <w:rFonts w:ascii="Times New Roman" w:eastAsia="MS PGothic" w:hAnsi="Times New Roman" w:cs="Times New Roman"/>
                <w:color w:val="000000"/>
                <w:kern w:val="0"/>
                <w:sz w:val="22"/>
              </w:rPr>
            </w:pPr>
          </w:p>
        </w:tc>
        <w:tc>
          <w:tcPr>
            <w:tcW w:w="0" w:type="auto"/>
            <w:noWrap/>
            <w:hideMark/>
          </w:tcPr>
          <w:p w14:paraId="419E49CA" w14:textId="77777777" w:rsidR="00A64F10" w:rsidRPr="00622A0A" w:rsidRDefault="00A64F10" w:rsidP="00DA4CED">
            <w:pPr>
              <w:rPr>
                <w:ins w:id="122" w:author="ikedan" w:date="2026-09-25T21:13:00Z" w16du:dateUtc="2026-09-26T01:13:00Z"/>
                <w:rFonts w:ascii="Times New Roman" w:hAnsi="Times New Roman" w:cs="Times New Roman"/>
                <w:sz w:val="22"/>
              </w:rPr>
            </w:pPr>
          </w:p>
        </w:tc>
        <w:tc>
          <w:tcPr>
            <w:tcW w:w="0" w:type="auto"/>
            <w:noWrap/>
            <w:hideMark/>
          </w:tcPr>
          <w:p w14:paraId="7081A7D1" w14:textId="77777777" w:rsidR="00A64F10" w:rsidRPr="00622A0A" w:rsidRDefault="00A64F10" w:rsidP="00DA4CED">
            <w:pPr>
              <w:rPr>
                <w:ins w:id="123" w:author="ikedan" w:date="2026-09-25T21:13:00Z" w16du:dateUtc="2026-09-26T01:13:00Z"/>
                <w:rFonts w:ascii="Times New Roman" w:hAnsi="Times New Roman" w:cs="Times New Roman"/>
                <w:sz w:val="22"/>
              </w:rPr>
            </w:pPr>
            <w:ins w:id="124" w:author="ikedan" w:date="2026-09-25T21:13:00Z" w16du:dateUtc="2026-09-26T01:13:00Z">
              <w:r w:rsidRPr="00622A0A">
                <w:rPr>
                  <w:rFonts w:ascii="Times New Roman" w:hAnsi="Times New Roman" w:cs="Times New Roman"/>
                  <w:sz w:val="22"/>
                </w:rPr>
                <w:t>60</w:t>
              </w:r>
              <w:r w:rsidR="00536BB1" w:rsidRPr="00622A0A">
                <w:rPr>
                  <w:rFonts w:ascii="Times New Roman" w:hAnsi="Times New Roman" w:cs="Times New Roman"/>
                  <w:sz w:val="22"/>
                </w:rPr>
                <w:t>–</w:t>
              </w:r>
              <w:r w:rsidRPr="00622A0A">
                <w:rPr>
                  <w:rFonts w:ascii="Times New Roman" w:hAnsi="Times New Roman" w:cs="Times New Roman"/>
                  <w:sz w:val="22"/>
                </w:rPr>
                <w:t>69</w:t>
              </w:r>
            </w:ins>
          </w:p>
        </w:tc>
        <w:tc>
          <w:tcPr>
            <w:tcW w:w="0" w:type="auto"/>
            <w:noWrap/>
            <w:hideMark/>
          </w:tcPr>
          <w:p w14:paraId="390FEA2C" w14:textId="77777777" w:rsidR="00A64F10" w:rsidRPr="00622A0A" w:rsidRDefault="00A64F10" w:rsidP="004015FC">
            <w:pPr>
              <w:jc w:val="center"/>
              <w:rPr>
                <w:ins w:id="125" w:author="ikedan" w:date="2026-09-25T21:13:00Z" w16du:dateUtc="2026-09-26T01:13:00Z"/>
                <w:rFonts w:ascii="Times New Roman" w:hAnsi="Times New Roman" w:cs="Times New Roman"/>
                <w:sz w:val="22"/>
              </w:rPr>
            </w:pPr>
            <w:ins w:id="126" w:author="ikedan" w:date="2026-09-25T21:13:00Z" w16du:dateUtc="2026-09-26T01:13:00Z">
              <w:r w:rsidRPr="00622A0A">
                <w:rPr>
                  <w:rFonts w:ascii="Times New Roman" w:hAnsi="Times New Roman" w:cs="Times New Roman"/>
                  <w:sz w:val="22"/>
                </w:rPr>
                <w:t>1.00</w:t>
              </w:r>
            </w:ins>
          </w:p>
        </w:tc>
        <w:tc>
          <w:tcPr>
            <w:tcW w:w="0" w:type="auto"/>
            <w:noWrap/>
            <w:hideMark/>
          </w:tcPr>
          <w:p w14:paraId="32976D61" w14:textId="77777777" w:rsidR="00A64F10" w:rsidRPr="00622A0A" w:rsidRDefault="00A64F10" w:rsidP="004015FC">
            <w:pPr>
              <w:jc w:val="center"/>
              <w:rPr>
                <w:ins w:id="127" w:author="ikedan" w:date="2026-09-25T21:13:00Z" w16du:dateUtc="2026-09-26T01:13:00Z"/>
                <w:rFonts w:ascii="Times New Roman" w:hAnsi="Times New Roman" w:cs="Times New Roman"/>
                <w:sz w:val="22"/>
              </w:rPr>
            </w:pPr>
            <w:ins w:id="128" w:author="ikedan" w:date="2026-09-25T21:13:00Z" w16du:dateUtc="2026-09-26T01:13:00Z">
              <w:r w:rsidRPr="00622A0A">
                <w:rPr>
                  <w:rFonts w:ascii="Times New Roman" w:hAnsi="Times New Roman" w:cs="Times New Roman"/>
                  <w:sz w:val="22"/>
                </w:rPr>
                <w:t>0.94</w:t>
              </w:r>
              <w:r w:rsidRPr="00622A0A">
                <w:rPr>
                  <w:rFonts w:ascii="Times New Roman" w:hAnsi="Times New Roman" w:cs="Times New Roman"/>
                  <w:sz w:val="22"/>
                  <w:vertAlign w:val="superscript"/>
                </w:rPr>
                <w:t xml:space="preserve"> b</w:t>
              </w:r>
            </w:ins>
          </w:p>
        </w:tc>
        <w:tc>
          <w:tcPr>
            <w:tcW w:w="0" w:type="auto"/>
            <w:noWrap/>
            <w:hideMark/>
          </w:tcPr>
          <w:p w14:paraId="764C0271" w14:textId="77777777" w:rsidR="00A64F10" w:rsidRPr="00622A0A" w:rsidRDefault="00A64F10" w:rsidP="004015FC">
            <w:pPr>
              <w:jc w:val="center"/>
              <w:rPr>
                <w:ins w:id="129" w:author="ikedan" w:date="2026-09-25T21:13:00Z" w16du:dateUtc="2026-09-26T01:13:00Z"/>
                <w:rFonts w:ascii="Times New Roman" w:hAnsi="Times New Roman" w:cs="Times New Roman"/>
                <w:sz w:val="22"/>
              </w:rPr>
            </w:pPr>
            <w:ins w:id="130" w:author="ikedan" w:date="2026-09-25T21:13:00Z" w16du:dateUtc="2026-09-26T01:13:00Z">
              <w:r w:rsidRPr="00622A0A">
                <w:rPr>
                  <w:rFonts w:ascii="Times New Roman" w:hAnsi="Times New Roman" w:cs="Times New Roman"/>
                  <w:sz w:val="22"/>
                </w:rPr>
                <w:t>1.02</w:t>
              </w:r>
              <w:r w:rsidRPr="00622A0A">
                <w:rPr>
                  <w:rFonts w:ascii="Times New Roman" w:hAnsi="Times New Roman" w:cs="Times New Roman"/>
                  <w:sz w:val="22"/>
                  <w:vertAlign w:val="superscript"/>
                </w:rPr>
                <w:t xml:space="preserve"> b</w:t>
              </w:r>
            </w:ins>
          </w:p>
        </w:tc>
        <w:tc>
          <w:tcPr>
            <w:tcW w:w="0" w:type="auto"/>
            <w:noWrap/>
            <w:hideMark/>
          </w:tcPr>
          <w:p w14:paraId="5D06B1F1" w14:textId="77777777" w:rsidR="00A64F10" w:rsidRPr="00622A0A" w:rsidRDefault="00A64F10" w:rsidP="004015FC">
            <w:pPr>
              <w:jc w:val="center"/>
              <w:rPr>
                <w:ins w:id="131" w:author="ikedan" w:date="2026-09-25T21:13:00Z" w16du:dateUtc="2026-09-26T01:13:00Z"/>
                <w:rFonts w:ascii="Times New Roman" w:hAnsi="Times New Roman" w:cs="Times New Roman"/>
                <w:sz w:val="22"/>
              </w:rPr>
            </w:pPr>
            <w:ins w:id="132" w:author="ikedan" w:date="2026-09-25T21:13:00Z" w16du:dateUtc="2026-09-26T01:13:00Z">
              <w:r w:rsidRPr="00622A0A">
                <w:rPr>
                  <w:rFonts w:ascii="Times New Roman" w:hAnsi="Times New Roman" w:cs="Times New Roman"/>
                  <w:sz w:val="22"/>
                </w:rPr>
                <w:t>1.69</w:t>
              </w:r>
            </w:ins>
          </w:p>
        </w:tc>
      </w:tr>
      <w:tr w:rsidR="00A64F10" w:rsidRPr="00622A0A" w14:paraId="1660FE3C" w14:textId="77777777" w:rsidTr="004015FC">
        <w:trPr>
          <w:trHeight w:val="270"/>
          <w:ins w:id="133" w:author="ikedan" w:date="2026-09-25T21:13:00Z" w16du:dateUtc="2026-09-26T01:13:00Z"/>
        </w:trPr>
        <w:tc>
          <w:tcPr>
            <w:tcW w:w="0" w:type="auto"/>
            <w:noWrap/>
            <w:vAlign w:val="center"/>
            <w:hideMark/>
          </w:tcPr>
          <w:p w14:paraId="4F6E4919" w14:textId="77777777" w:rsidR="00A64F10" w:rsidRPr="00622A0A" w:rsidRDefault="00A64F10" w:rsidP="004E71C7">
            <w:pPr>
              <w:widowControl/>
              <w:jc w:val="left"/>
              <w:rPr>
                <w:ins w:id="134" w:author="ikedan" w:date="2026-09-25T21:13:00Z" w16du:dateUtc="2026-09-26T01:13:00Z"/>
                <w:rFonts w:ascii="Times New Roman" w:eastAsia="MS PGothic" w:hAnsi="Times New Roman" w:cs="Times New Roman"/>
                <w:color w:val="000000"/>
                <w:kern w:val="0"/>
                <w:sz w:val="22"/>
              </w:rPr>
            </w:pPr>
          </w:p>
        </w:tc>
        <w:tc>
          <w:tcPr>
            <w:tcW w:w="0" w:type="auto"/>
            <w:noWrap/>
            <w:hideMark/>
          </w:tcPr>
          <w:p w14:paraId="54F71348" w14:textId="77777777" w:rsidR="00A64F10" w:rsidRPr="00622A0A" w:rsidRDefault="00A64F10" w:rsidP="00DA4CED">
            <w:pPr>
              <w:rPr>
                <w:ins w:id="135" w:author="ikedan" w:date="2026-09-25T21:13:00Z" w16du:dateUtc="2026-09-26T01:13:00Z"/>
                <w:rFonts w:ascii="Times New Roman" w:hAnsi="Times New Roman" w:cs="Times New Roman"/>
                <w:sz w:val="22"/>
              </w:rPr>
            </w:pPr>
          </w:p>
        </w:tc>
        <w:tc>
          <w:tcPr>
            <w:tcW w:w="0" w:type="auto"/>
            <w:noWrap/>
            <w:hideMark/>
          </w:tcPr>
          <w:p w14:paraId="25AB8AC6" w14:textId="77777777" w:rsidR="00A64F10" w:rsidRPr="00622A0A" w:rsidRDefault="00A64F10" w:rsidP="00DA4CED">
            <w:pPr>
              <w:rPr>
                <w:ins w:id="136" w:author="ikedan" w:date="2026-09-25T21:13:00Z" w16du:dateUtc="2026-09-26T01:13:00Z"/>
                <w:rFonts w:ascii="Times New Roman" w:hAnsi="Times New Roman" w:cs="Times New Roman"/>
                <w:sz w:val="22"/>
              </w:rPr>
            </w:pPr>
            <w:ins w:id="137" w:author="ikedan" w:date="2026-09-25T21:13:00Z" w16du:dateUtc="2026-09-26T01:13:00Z">
              <w:r w:rsidRPr="00622A0A">
                <w:rPr>
                  <w:rFonts w:ascii="Times New Roman" w:hAnsi="Times New Roman" w:cs="Times New Roman"/>
                  <w:sz w:val="22"/>
                </w:rPr>
                <w:t>70</w:t>
              </w:r>
              <w:r w:rsidR="00536BB1" w:rsidRPr="00622A0A">
                <w:rPr>
                  <w:rFonts w:ascii="Times New Roman" w:hAnsi="Times New Roman" w:cs="Times New Roman"/>
                  <w:sz w:val="22"/>
                </w:rPr>
                <w:t>–</w:t>
              </w:r>
              <w:r w:rsidRPr="00622A0A">
                <w:rPr>
                  <w:rFonts w:ascii="Times New Roman" w:hAnsi="Times New Roman" w:cs="Times New Roman"/>
                  <w:sz w:val="22"/>
                </w:rPr>
                <w:t>79</w:t>
              </w:r>
            </w:ins>
          </w:p>
        </w:tc>
        <w:tc>
          <w:tcPr>
            <w:tcW w:w="0" w:type="auto"/>
            <w:noWrap/>
            <w:hideMark/>
          </w:tcPr>
          <w:p w14:paraId="40F78AB2" w14:textId="77777777" w:rsidR="00A64F10" w:rsidRPr="00622A0A" w:rsidRDefault="00A64F10" w:rsidP="004015FC">
            <w:pPr>
              <w:jc w:val="center"/>
              <w:rPr>
                <w:ins w:id="138" w:author="ikedan" w:date="2026-09-25T21:13:00Z" w16du:dateUtc="2026-09-26T01:13:00Z"/>
                <w:rFonts w:ascii="Times New Roman" w:hAnsi="Times New Roman" w:cs="Times New Roman"/>
                <w:sz w:val="22"/>
              </w:rPr>
            </w:pPr>
            <w:ins w:id="139" w:author="ikedan" w:date="2026-09-25T21:13:00Z" w16du:dateUtc="2026-09-26T01:13:00Z">
              <w:r w:rsidRPr="00622A0A">
                <w:rPr>
                  <w:rFonts w:ascii="Times New Roman" w:hAnsi="Times New Roman" w:cs="Times New Roman"/>
                  <w:sz w:val="22"/>
                </w:rPr>
                <w:t>1.00</w:t>
              </w:r>
            </w:ins>
          </w:p>
        </w:tc>
        <w:tc>
          <w:tcPr>
            <w:tcW w:w="0" w:type="auto"/>
            <w:noWrap/>
            <w:hideMark/>
          </w:tcPr>
          <w:p w14:paraId="7390B46A" w14:textId="77777777" w:rsidR="00A64F10" w:rsidRPr="00622A0A" w:rsidRDefault="00A64F10" w:rsidP="004015FC">
            <w:pPr>
              <w:jc w:val="center"/>
              <w:rPr>
                <w:ins w:id="140" w:author="ikedan" w:date="2026-09-25T21:13:00Z" w16du:dateUtc="2026-09-26T01:13:00Z"/>
                <w:rFonts w:ascii="Times New Roman" w:hAnsi="Times New Roman" w:cs="Times New Roman"/>
                <w:sz w:val="22"/>
              </w:rPr>
            </w:pPr>
            <w:ins w:id="141" w:author="ikedan" w:date="2026-09-25T21:13:00Z" w16du:dateUtc="2026-09-26T01:13:00Z">
              <w:r w:rsidRPr="00622A0A">
                <w:rPr>
                  <w:rFonts w:ascii="Times New Roman" w:hAnsi="Times New Roman" w:cs="Times New Roman"/>
                  <w:sz w:val="22"/>
                </w:rPr>
                <w:t>0.97</w:t>
              </w:r>
              <w:r w:rsidRPr="00622A0A">
                <w:rPr>
                  <w:rFonts w:ascii="Times New Roman" w:hAnsi="Times New Roman" w:cs="Times New Roman"/>
                  <w:sz w:val="22"/>
                  <w:vertAlign w:val="superscript"/>
                </w:rPr>
                <w:t xml:space="preserve"> b</w:t>
              </w:r>
            </w:ins>
          </w:p>
        </w:tc>
        <w:tc>
          <w:tcPr>
            <w:tcW w:w="0" w:type="auto"/>
            <w:noWrap/>
            <w:hideMark/>
          </w:tcPr>
          <w:p w14:paraId="116639FA" w14:textId="77777777" w:rsidR="00A64F10" w:rsidRPr="00622A0A" w:rsidRDefault="00A64F10" w:rsidP="004015FC">
            <w:pPr>
              <w:jc w:val="center"/>
              <w:rPr>
                <w:ins w:id="142" w:author="ikedan" w:date="2026-09-25T21:13:00Z" w16du:dateUtc="2026-09-26T01:13:00Z"/>
                <w:rFonts w:ascii="Times New Roman" w:hAnsi="Times New Roman" w:cs="Times New Roman"/>
                <w:sz w:val="22"/>
              </w:rPr>
            </w:pPr>
            <w:ins w:id="143" w:author="ikedan" w:date="2026-09-25T21:13:00Z" w16du:dateUtc="2026-09-26T01:13:00Z">
              <w:r w:rsidRPr="00622A0A">
                <w:rPr>
                  <w:rFonts w:ascii="Times New Roman" w:hAnsi="Times New Roman" w:cs="Times New Roman"/>
                  <w:sz w:val="22"/>
                </w:rPr>
                <w:t>1.01</w:t>
              </w:r>
              <w:r w:rsidRPr="00622A0A">
                <w:rPr>
                  <w:rFonts w:ascii="Times New Roman" w:hAnsi="Times New Roman" w:cs="Times New Roman"/>
                  <w:sz w:val="22"/>
                  <w:vertAlign w:val="superscript"/>
                </w:rPr>
                <w:t xml:space="preserve"> b</w:t>
              </w:r>
            </w:ins>
          </w:p>
        </w:tc>
        <w:tc>
          <w:tcPr>
            <w:tcW w:w="0" w:type="auto"/>
            <w:noWrap/>
            <w:hideMark/>
          </w:tcPr>
          <w:p w14:paraId="19CADBDA" w14:textId="77777777" w:rsidR="00A64F10" w:rsidRPr="00622A0A" w:rsidRDefault="00A64F10" w:rsidP="004015FC">
            <w:pPr>
              <w:jc w:val="center"/>
              <w:rPr>
                <w:ins w:id="144" w:author="ikedan" w:date="2026-09-25T21:13:00Z" w16du:dateUtc="2026-09-26T01:13:00Z"/>
                <w:rFonts w:ascii="Times New Roman" w:hAnsi="Times New Roman" w:cs="Times New Roman"/>
                <w:sz w:val="22"/>
              </w:rPr>
            </w:pPr>
            <w:ins w:id="145" w:author="ikedan" w:date="2026-09-25T21:13:00Z" w16du:dateUtc="2026-09-26T01:13:00Z">
              <w:r w:rsidRPr="00622A0A">
                <w:rPr>
                  <w:rFonts w:ascii="Times New Roman" w:hAnsi="Times New Roman" w:cs="Times New Roman"/>
                  <w:sz w:val="22"/>
                </w:rPr>
                <w:t>1.32</w:t>
              </w:r>
            </w:ins>
          </w:p>
        </w:tc>
      </w:tr>
      <w:tr w:rsidR="00A64F10" w:rsidRPr="00622A0A" w14:paraId="4687BEEB" w14:textId="77777777" w:rsidTr="004015FC">
        <w:trPr>
          <w:trHeight w:val="270"/>
          <w:ins w:id="146" w:author="ikedan" w:date="2026-09-25T21:13:00Z" w16du:dateUtc="2026-09-26T01:13:00Z"/>
        </w:trPr>
        <w:tc>
          <w:tcPr>
            <w:tcW w:w="0" w:type="auto"/>
            <w:noWrap/>
            <w:vAlign w:val="center"/>
            <w:hideMark/>
          </w:tcPr>
          <w:p w14:paraId="2205F494" w14:textId="77777777" w:rsidR="00A64F10" w:rsidRPr="00622A0A" w:rsidRDefault="00A64F10" w:rsidP="004E71C7">
            <w:pPr>
              <w:widowControl/>
              <w:jc w:val="left"/>
              <w:rPr>
                <w:ins w:id="147" w:author="ikedan" w:date="2026-09-25T21:13:00Z" w16du:dateUtc="2026-09-26T01:13:00Z"/>
                <w:rFonts w:ascii="Times New Roman" w:eastAsia="MS PGothic" w:hAnsi="Times New Roman" w:cs="Times New Roman"/>
                <w:color w:val="000000"/>
                <w:kern w:val="0"/>
                <w:sz w:val="22"/>
              </w:rPr>
            </w:pPr>
          </w:p>
        </w:tc>
        <w:tc>
          <w:tcPr>
            <w:tcW w:w="0" w:type="auto"/>
            <w:noWrap/>
            <w:hideMark/>
          </w:tcPr>
          <w:p w14:paraId="59848EC2" w14:textId="77777777" w:rsidR="00A64F10" w:rsidRPr="00622A0A" w:rsidRDefault="00A64F10" w:rsidP="00DA4CED">
            <w:pPr>
              <w:rPr>
                <w:ins w:id="148" w:author="ikedan" w:date="2026-09-25T21:13:00Z" w16du:dateUtc="2026-09-26T01:13:00Z"/>
                <w:rFonts w:ascii="Times New Roman" w:hAnsi="Times New Roman" w:cs="Times New Roman"/>
                <w:sz w:val="22"/>
              </w:rPr>
            </w:pPr>
          </w:p>
        </w:tc>
        <w:tc>
          <w:tcPr>
            <w:tcW w:w="0" w:type="auto"/>
            <w:noWrap/>
            <w:hideMark/>
          </w:tcPr>
          <w:p w14:paraId="4D657CC5" w14:textId="77777777" w:rsidR="00A64F10" w:rsidRPr="00622A0A" w:rsidRDefault="00536BB1" w:rsidP="00DA4CED">
            <w:pPr>
              <w:rPr>
                <w:ins w:id="149" w:author="ikedan" w:date="2026-09-25T21:13:00Z" w16du:dateUtc="2026-09-26T01:13:00Z"/>
                <w:rFonts w:ascii="Times New Roman" w:hAnsi="Times New Roman" w:cs="Times New Roman"/>
                <w:sz w:val="22"/>
              </w:rPr>
            </w:pPr>
            <w:ins w:id="150" w:author="ikedan" w:date="2026-09-25T21:13:00Z" w16du:dateUtc="2026-09-26T01:13:00Z">
              <w:r w:rsidRPr="00622A0A">
                <w:rPr>
                  <w:rFonts w:ascii="Times New Roman" w:hAnsi="Times New Roman" w:cs="Times New Roman"/>
                  <w:sz w:val="22"/>
                </w:rPr>
                <w:t>≥80</w:t>
              </w:r>
            </w:ins>
          </w:p>
        </w:tc>
        <w:tc>
          <w:tcPr>
            <w:tcW w:w="0" w:type="auto"/>
            <w:noWrap/>
            <w:hideMark/>
          </w:tcPr>
          <w:p w14:paraId="497078AB" w14:textId="77777777" w:rsidR="00A64F10" w:rsidRPr="00622A0A" w:rsidRDefault="00A64F10" w:rsidP="004015FC">
            <w:pPr>
              <w:jc w:val="center"/>
              <w:rPr>
                <w:ins w:id="151" w:author="ikedan" w:date="2026-09-25T21:13:00Z" w16du:dateUtc="2026-09-26T01:13:00Z"/>
                <w:rFonts w:ascii="Times New Roman" w:hAnsi="Times New Roman" w:cs="Times New Roman"/>
                <w:sz w:val="22"/>
              </w:rPr>
            </w:pPr>
            <w:ins w:id="152" w:author="ikedan" w:date="2026-09-25T21:13:00Z" w16du:dateUtc="2026-09-26T01:13:00Z">
              <w:r w:rsidRPr="00622A0A">
                <w:rPr>
                  <w:rFonts w:ascii="Times New Roman" w:hAnsi="Times New Roman" w:cs="Times New Roman"/>
                  <w:sz w:val="22"/>
                </w:rPr>
                <w:t>1.00</w:t>
              </w:r>
            </w:ins>
          </w:p>
        </w:tc>
        <w:tc>
          <w:tcPr>
            <w:tcW w:w="0" w:type="auto"/>
            <w:noWrap/>
            <w:hideMark/>
          </w:tcPr>
          <w:p w14:paraId="7AD20F8F" w14:textId="77777777" w:rsidR="00A64F10" w:rsidRPr="00622A0A" w:rsidRDefault="00A64F10" w:rsidP="004015FC">
            <w:pPr>
              <w:jc w:val="center"/>
              <w:rPr>
                <w:ins w:id="153" w:author="ikedan" w:date="2026-09-25T21:13:00Z" w16du:dateUtc="2026-09-26T01:13:00Z"/>
                <w:rFonts w:ascii="Times New Roman" w:hAnsi="Times New Roman" w:cs="Times New Roman"/>
                <w:sz w:val="22"/>
              </w:rPr>
            </w:pPr>
            <w:ins w:id="154" w:author="ikedan" w:date="2026-09-25T21:13:00Z" w16du:dateUtc="2026-09-26T01:13:00Z">
              <w:r w:rsidRPr="00622A0A">
                <w:rPr>
                  <w:rFonts w:ascii="Times New Roman" w:hAnsi="Times New Roman" w:cs="Times New Roman"/>
                  <w:sz w:val="22"/>
                </w:rPr>
                <w:t>1.00</w:t>
              </w:r>
              <w:r w:rsidRPr="00622A0A">
                <w:rPr>
                  <w:rFonts w:ascii="Times New Roman" w:hAnsi="Times New Roman" w:cs="Times New Roman"/>
                  <w:sz w:val="22"/>
                  <w:vertAlign w:val="superscript"/>
                </w:rPr>
                <w:t xml:space="preserve"> b</w:t>
              </w:r>
            </w:ins>
          </w:p>
        </w:tc>
        <w:tc>
          <w:tcPr>
            <w:tcW w:w="0" w:type="auto"/>
            <w:noWrap/>
            <w:hideMark/>
          </w:tcPr>
          <w:p w14:paraId="67ABE02D" w14:textId="77777777" w:rsidR="00A64F10" w:rsidRPr="00622A0A" w:rsidRDefault="00A64F10" w:rsidP="004015FC">
            <w:pPr>
              <w:jc w:val="center"/>
              <w:rPr>
                <w:ins w:id="155" w:author="ikedan" w:date="2026-09-25T21:13:00Z" w16du:dateUtc="2026-09-26T01:13:00Z"/>
                <w:rFonts w:ascii="Times New Roman" w:hAnsi="Times New Roman" w:cs="Times New Roman"/>
                <w:sz w:val="22"/>
              </w:rPr>
            </w:pPr>
            <w:ins w:id="156" w:author="ikedan" w:date="2026-09-25T21:13:00Z" w16du:dateUtc="2026-09-26T01:13:00Z">
              <w:r w:rsidRPr="00622A0A">
                <w:rPr>
                  <w:rFonts w:ascii="Times New Roman" w:hAnsi="Times New Roman" w:cs="Times New Roman"/>
                  <w:sz w:val="22"/>
                </w:rPr>
                <w:t>1.00</w:t>
              </w:r>
              <w:r w:rsidRPr="00622A0A">
                <w:rPr>
                  <w:rFonts w:ascii="Times New Roman" w:hAnsi="Times New Roman" w:cs="Times New Roman"/>
                  <w:sz w:val="22"/>
                  <w:vertAlign w:val="superscript"/>
                </w:rPr>
                <w:t xml:space="preserve"> b</w:t>
              </w:r>
            </w:ins>
          </w:p>
        </w:tc>
        <w:tc>
          <w:tcPr>
            <w:tcW w:w="0" w:type="auto"/>
            <w:noWrap/>
            <w:hideMark/>
          </w:tcPr>
          <w:p w14:paraId="47C40885" w14:textId="77777777" w:rsidR="00A64F10" w:rsidRPr="00622A0A" w:rsidRDefault="00A64F10" w:rsidP="004015FC">
            <w:pPr>
              <w:jc w:val="center"/>
              <w:rPr>
                <w:ins w:id="157" w:author="ikedan" w:date="2026-09-25T21:13:00Z" w16du:dateUtc="2026-09-26T01:13:00Z"/>
                <w:rFonts w:ascii="Times New Roman" w:hAnsi="Times New Roman" w:cs="Times New Roman"/>
                <w:sz w:val="22"/>
              </w:rPr>
            </w:pPr>
            <w:ins w:id="158" w:author="ikedan" w:date="2026-09-25T21:13:00Z" w16du:dateUtc="2026-09-26T01:13:00Z">
              <w:r w:rsidRPr="00622A0A">
                <w:rPr>
                  <w:rFonts w:ascii="Times New Roman" w:hAnsi="Times New Roman" w:cs="Times New Roman"/>
                  <w:sz w:val="22"/>
                </w:rPr>
                <w:t>1.00</w:t>
              </w:r>
              <w:r w:rsidRPr="00622A0A">
                <w:rPr>
                  <w:rFonts w:ascii="Times New Roman" w:hAnsi="Times New Roman" w:cs="Times New Roman"/>
                  <w:sz w:val="22"/>
                  <w:vertAlign w:val="superscript"/>
                </w:rPr>
                <w:t xml:space="preserve"> b</w:t>
              </w:r>
            </w:ins>
          </w:p>
        </w:tc>
      </w:tr>
      <w:tr w:rsidR="00A64F10" w:rsidRPr="00622A0A" w14:paraId="2207FB20" w14:textId="77777777" w:rsidTr="004015FC">
        <w:trPr>
          <w:trHeight w:val="270"/>
          <w:ins w:id="159" w:author="ikedan" w:date="2026-09-25T21:13:00Z" w16du:dateUtc="2026-09-26T01:13:00Z"/>
        </w:trPr>
        <w:tc>
          <w:tcPr>
            <w:tcW w:w="0" w:type="auto"/>
            <w:noWrap/>
            <w:vAlign w:val="center"/>
            <w:hideMark/>
          </w:tcPr>
          <w:p w14:paraId="60B406B9" w14:textId="77777777" w:rsidR="00A64F10" w:rsidRPr="00622A0A" w:rsidRDefault="00A64F10" w:rsidP="004E71C7">
            <w:pPr>
              <w:widowControl/>
              <w:jc w:val="left"/>
              <w:rPr>
                <w:ins w:id="160" w:author="ikedan" w:date="2026-09-25T21:13:00Z" w16du:dateUtc="2026-09-26T01:13:00Z"/>
                <w:rFonts w:ascii="Times New Roman" w:eastAsia="MS PGothic" w:hAnsi="Times New Roman" w:cs="Times New Roman"/>
                <w:color w:val="000000"/>
                <w:kern w:val="0"/>
                <w:sz w:val="22"/>
              </w:rPr>
            </w:pPr>
          </w:p>
        </w:tc>
        <w:tc>
          <w:tcPr>
            <w:tcW w:w="0" w:type="auto"/>
            <w:noWrap/>
            <w:hideMark/>
          </w:tcPr>
          <w:p w14:paraId="7572E0BD" w14:textId="77777777" w:rsidR="00A64F10" w:rsidRPr="00622A0A" w:rsidRDefault="00A64F10" w:rsidP="00DA4CED">
            <w:pPr>
              <w:rPr>
                <w:ins w:id="161" w:author="ikedan" w:date="2026-09-25T21:13:00Z" w16du:dateUtc="2026-09-26T01:13:00Z"/>
                <w:rFonts w:ascii="Times New Roman" w:hAnsi="Times New Roman" w:cs="Times New Roman"/>
                <w:sz w:val="22"/>
              </w:rPr>
            </w:pPr>
            <w:ins w:id="162" w:author="ikedan" w:date="2026-09-25T21:13:00Z" w16du:dateUtc="2026-09-26T01:13:00Z">
              <w:r w:rsidRPr="00622A0A">
                <w:rPr>
                  <w:rFonts w:ascii="Times New Roman" w:hAnsi="Times New Roman" w:cs="Times New Roman"/>
                  <w:sz w:val="22"/>
                </w:rPr>
                <w:t>Women</w:t>
              </w:r>
            </w:ins>
          </w:p>
        </w:tc>
        <w:tc>
          <w:tcPr>
            <w:tcW w:w="0" w:type="auto"/>
            <w:noWrap/>
            <w:hideMark/>
          </w:tcPr>
          <w:p w14:paraId="5324A453" w14:textId="77777777" w:rsidR="00A64F10" w:rsidRPr="00622A0A" w:rsidRDefault="00A64F10" w:rsidP="00DA4CED">
            <w:pPr>
              <w:rPr>
                <w:ins w:id="163" w:author="ikedan" w:date="2026-09-25T21:13:00Z" w16du:dateUtc="2026-09-26T01:13:00Z"/>
                <w:rFonts w:ascii="Times New Roman" w:hAnsi="Times New Roman" w:cs="Times New Roman"/>
                <w:sz w:val="22"/>
              </w:rPr>
            </w:pPr>
            <w:ins w:id="164" w:author="ikedan" w:date="2026-09-25T21:13:00Z" w16du:dateUtc="2026-09-26T01:13:00Z">
              <w:r w:rsidRPr="00622A0A">
                <w:rPr>
                  <w:rFonts w:ascii="Times New Roman" w:hAnsi="Times New Roman" w:cs="Times New Roman"/>
                  <w:sz w:val="22"/>
                </w:rPr>
                <w:t>30</w:t>
              </w:r>
              <w:r w:rsidR="00536BB1" w:rsidRPr="00622A0A">
                <w:rPr>
                  <w:rFonts w:ascii="Times New Roman" w:hAnsi="Times New Roman" w:cs="Times New Roman"/>
                  <w:sz w:val="22"/>
                </w:rPr>
                <w:t>–</w:t>
              </w:r>
              <w:r w:rsidRPr="00622A0A">
                <w:rPr>
                  <w:rFonts w:ascii="Times New Roman" w:hAnsi="Times New Roman" w:cs="Times New Roman"/>
                  <w:sz w:val="22"/>
                </w:rPr>
                <w:t>44</w:t>
              </w:r>
            </w:ins>
          </w:p>
        </w:tc>
        <w:tc>
          <w:tcPr>
            <w:tcW w:w="0" w:type="auto"/>
            <w:noWrap/>
            <w:hideMark/>
          </w:tcPr>
          <w:p w14:paraId="3FC0F31F" w14:textId="77777777" w:rsidR="00A64F10" w:rsidRPr="00622A0A" w:rsidRDefault="00A64F10" w:rsidP="004015FC">
            <w:pPr>
              <w:jc w:val="center"/>
              <w:rPr>
                <w:ins w:id="165" w:author="ikedan" w:date="2026-09-25T21:13:00Z" w16du:dateUtc="2026-09-26T01:13:00Z"/>
                <w:rFonts w:ascii="Times New Roman" w:hAnsi="Times New Roman" w:cs="Times New Roman"/>
                <w:sz w:val="22"/>
              </w:rPr>
            </w:pPr>
            <w:ins w:id="166" w:author="ikedan" w:date="2026-09-25T21:13:00Z" w16du:dateUtc="2026-09-26T01:13:00Z">
              <w:r w:rsidRPr="00622A0A">
                <w:rPr>
                  <w:rFonts w:ascii="Times New Roman" w:hAnsi="Times New Roman" w:cs="Times New Roman"/>
                  <w:sz w:val="22"/>
                </w:rPr>
                <w:t>1.00</w:t>
              </w:r>
            </w:ins>
          </w:p>
        </w:tc>
        <w:tc>
          <w:tcPr>
            <w:tcW w:w="0" w:type="auto"/>
            <w:noWrap/>
            <w:hideMark/>
          </w:tcPr>
          <w:p w14:paraId="683BC679" w14:textId="77777777" w:rsidR="00A64F10" w:rsidRPr="00622A0A" w:rsidRDefault="00A64F10" w:rsidP="004015FC">
            <w:pPr>
              <w:jc w:val="center"/>
              <w:rPr>
                <w:ins w:id="167" w:author="ikedan" w:date="2026-09-25T21:13:00Z" w16du:dateUtc="2026-09-26T01:13:00Z"/>
                <w:rFonts w:ascii="Times New Roman" w:hAnsi="Times New Roman" w:cs="Times New Roman"/>
                <w:sz w:val="22"/>
              </w:rPr>
            </w:pPr>
            <w:ins w:id="168" w:author="ikedan" w:date="2026-09-25T21:13:00Z" w16du:dateUtc="2026-09-26T01:13:00Z">
              <w:r w:rsidRPr="00622A0A">
                <w:rPr>
                  <w:rFonts w:ascii="Times New Roman" w:hAnsi="Times New Roman" w:cs="Times New Roman"/>
                  <w:sz w:val="22"/>
                </w:rPr>
                <w:t>0.88</w:t>
              </w:r>
              <w:r w:rsidRPr="00622A0A">
                <w:rPr>
                  <w:rFonts w:ascii="Times New Roman" w:hAnsi="Times New Roman" w:cs="Times New Roman"/>
                  <w:sz w:val="22"/>
                  <w:vertAlign w:val="superscript"/>
                </w:rPr>
                <w:t xml:space="preserve"> b</w:t>
              </w:r>
            </w:ins>
          </w:p>
        </w:tc>
        <w:tc>
          <w:tcPr>
            <w:tcW w:w="0" w:type="auto"/>
            <w:noWrap/>
            <w:hideMark/>
          </w:tcPr>
          <w:p w14:paraId="583A0478" w14:textId="77777777" w:rsidR="00A64F10" w:rsidRPr="00622A0A" w:rsidRDefault="00A64F10" w:rsidP="004015FC">
            <w:pPr>
              <w:jc w:val="center"/>
              <w:rPr>
                <w:ins w:id="169" w:author="ikedan" w:date="2026-09-25T21:13:00Z" w16du:dateUtc="2026-09-26T01:13:00Z"/>
                <w:rFonts w:ascii="Times New Roman" w:hAnsi="Times New Roman" w:cs="Times New Roman"/>
                <w:sz w:val="22"/>
              </w:rPr>
            </w:pPr>
            <w:ins w:id="170" w:author="ikedan" w:date="2026-09-25T21:13:00Z" w16du:dateUtc="2026-09-26T01:13:00Z">
              <w:r w:rsidRPr="00622A0A">
                <w:rPr>
                  <w:rFonts w:ascii="Times New Roman" w:hAnsi="Times New Roman" w:cs="Times New Roman"/>
                  <w:sz w:val="22"/>
                </w:rPr>
                <w:t>0.85</w:t>
              </w:r>
              <w:r w:rsidRPr="00622A0A">
                <w:rPr>
                  <w:rFonts w:ascii="Times New Roman" w:hAnsi="Times New Roman" w:cs="Times New Roman"/>
                  <w:sz w:val="22"/>
                  <w:vertAlign w:val="superscript"/>
                </w:rPr>
                <w:t xml:space="preserve"> b</w:t>
              </w:r>
            </w:ins>
          </w:p>
        </w:tc>
        <w:tc>
          <w:tcPr>
            <w:tcW w:w="0" w:type="auto"/>
            <w:noWrap/>
            <w:hideMark/>
          </w:tcPr>
          <w:p w14:paraId="44CA5ABE" w14:textId="77777777" w:rsidR="00A64F10" w:rsidRPr="00622A0A" w:rsidRDefault="00A64F10" w:rsidP="004015FC">
            <w:pPr>
              <w:jc w:val="center"/>
              <w:rPr>
                <w:ins w:id="171" w:author="ikedan" w:date="2026-09-25T21:13:00Z" w16du:dateUtc="2026-09-26T01:13:00Z"/>
                <w:rFonts w:ascii="Times New Roman" w:hAnsi="Times New Roman" w:cs="Times New Roman"/>
                <w:sz w:val="22"/>
              </w:rPr>
            </w:pPr>
            <w:ins w:id="172" w:author="ikedan" w:date="2026-09-25T21:13:00Z" w16du:dateUtc="2026-09-26T01:13:00Z">
              <w:r w:rsidRPr="00622A0A">
                <w:rPr>
                  <w:rFonts w:ascii="Times New Roman" w:hAnsi="Times New Roman" w:cs="Times New Roman"/>
                  <w:sz w:val="22"/>
                </w:rPr>
                <w:t>1.33</w:t>
              </w:r>
              <w:r w:rsidRPr="00622A0A">
                <w:rPr>
                  <w:rFonts w:ascii="Times New Roman" w:hAnsi="Times New Roman" w:cs="Times New Roman"/>
                  <w:sz w:val="22"/>
                  <w:vertAlign w:val="superscript"/>
                </w:rPr>
                <w:t xml:space="preserve"> b</w:t>
              </w:r>
            </w:ins>
          </w:p>
        </w:tc>
      </w:tr>
      <w:tr w:rsidR="00A64F10" w:rsidRPr="00622A0A" w14:paraId="3124E9E6" w14:textId="77777777" w:rsidTr="004015FC">
        <w:trPr>
          <w:trHeight w:val="270"/>
          <w:ins w:id="173" w:author="ikedan" w:date="2026-09-25T21:13:00Z" w16du:dateUtc="2026-09-26T01:13:00Z"/>
        </w:trPr>
        <w:tc>
          <w:tcPr>
            <w:tcW w:w="0" w:type="auto"/>
            <w:noWrap/>
            <w:vAlign w:val="center"/>
            <w:hideMark/>
          </w:tcPr>
          <w:p w14:paraId="2739B4C5" w14:textId="77777777" w:rsidR="00A64F10" w:rsidRPr="00622A0A" w:rsidRDefault="00A64F10" w:rsidP="004E71C7">
            <w:pPr>
              <w:widowControl/>
              <w:jc w:val="left"/>
              <w:rPr>
                <w:ins w:id="174" w:author="ikedan" w:date="2026-09-25T21:13:00Z" w16du:dateUtc="2026-09-26T01:13:00Z"/>
                <w:rFonts w:ascii="Times New Roman" w:eastAsia="MS PGothic" w:hAnsi="Times New Roman" w:cs="Times New Roman"/>
                <w:color w:val="000000"/>
                <w:kern w:val="0"/>
                <w:sz w:val="22"/>
              </w:rPr>
            </w:pPr>
          </w:p>
        </w:tc>
        <w:tc>
          <w:tcPr>
            <w:tcW w:w="0" w:type="auto"/>
            <w:noWrap/>
            <w:hideMark/>
          </w:tcPr>
          <w:p w14:paraId="6BD8C19B" w14:textId="77777777" w:rsidR="00A64F10" w:rsidRPr="00622A0A" w:rsidRDefault="00A64F10" w:rsidP="00DA4CED">
            <w:pPr>
              <w:rPr>
                <w:ins w:id="175" w:author="ikedan" w:date="2026-09-25T21:13:00Z" w16du:dateUtc="2026-09-26T01:13:00Z"/>
                <w:rFonts w:ascii="Times New Roman" w:hAnsi="Times New Roman" w:cs="Times New Roman"/>
                <w:sz w:val="22"/>
              </w:rPr>
            </w:pPr>
          </w:p>
        </w:tc>
        <w:tc>
          <w:tcPr>
            <w:tcW w:w="0" w:type="auto"/>
            <w:noWrap/>
            <w:hideMark/>
          </w:tcPr>
          <w:p w14:paraId="7588418E" w14:textId="77777777" w:rsidR="00A64F10" w:rsidRPr="00622A0A" w:rsidRDefault="00A64F10" w:rsidP="00DA4CED">
            <w:pPr>
              <w:rPr>
                <w:ins w:id="176" w:author="ikedan" w:date="2026-09-25T21:13:00Z" w16du:dateUtc="2026-09-26T01:13:00Z"/>
                <w:rFonts w:ascii="Times New Roman" w:hAnsi="Times New Roman" w:cs="Times New Roman"/>
                <w:sz w:val="22"/>
              </w:rPr>
            </w:pPr>
            <w:ins w:id="177" w:author="ikedan" w:date="2026-09-25T21:13:00Z" w16du:dateUtc="2026-09-26T01:13:00Z">
              <w:r w:rsidRPr="00622A0A">
                <w:rPr>
                  <w:rFonts w:ascii="Times New Roman" w:hAnsi="Times New Roman" w:cs="Times New Roman"/>
                  <w:sz w:val="22"/>
                </w:rPr>
                <w:t>45</w:t>
              </w:r>
              <w:r w:rsidR="00536BB1" w:rsidRPr="00622A0A">
                <w:rPr>
                  <w:rFonts w:ascii="Times New Roman" w:hAnsi="Times New Roman" w:cs="Times New Roman"/>
                  <w:sz w:val="22"/>
                </w:rPr>
                <w:t>–</w:t>
              </w:r>
              <w:r w:rsidRPr="00622A0A">
                <w:rPr>
                  <w:rFonts w:ascii="Times New Roman" w:hAnsi="Times New Roman" w:cs="Times New Roman"/>
                  <w:sz w:val="22"/>
                </w:rPr>
                <w:t>50</w:t>
              </w:r>
            </w:ins>
          </w:p>
        </w:tc>
        <w:tc>
          <w:tcPr>
            <w:tcW w:w="0" w:type="auto"/>
            <w:noWrap/>
            <w:hideMark/>
          </w:tcPr>
          <w:p w14:paraId="0747D428" w14:textId="77777777" w:rsidR="00A64F10" w:rsidRPr="00622A0A" w:rsidRDefault="00A64F10" w:rsidP="004015FC">
            <w:pPr>
              <w:jc w:val="center"/>
              <w:rPr>
                <w:ins w:id="178" w:author="ikedan" w:date="2026-09-25T21:13:00Z" w16du:dateUtc="2026-09-26T01:13:00Z"/>
                <w:rFonts w:ascii="Times New Roman" w:hAnsi="Times New Roman" w:cs="Times New Roman"/>
                <w:sz w:val="22"/>
              </w:rPr>
            </w:pPr>
            <w:ins w:id="179" w:author="ikedan" w:date="2026-09-25T21:13:00Z" w16du:dateUtc="2026-09-26T01:13:00Z">
              <w:r w:rsidRPr="00622A0A">
                <w:rPr>
                  <w:rFonts w:ascii="Times New Roman" w:hAnsi="Times New Roman" w:cs="Times New Roman"/>
                  <w:sz w:val="22"/>
                </w:rPr>
                <w:t>1.00</w:t>
              </w:r>
            </w:ins>
          </w:p>
        </w:tc>
        <w:tc>
          <w:tcPr>
            <w:tcW w:w="0" w:type="auto"/>
            <w:noWrap/>
            <w:hideMark/>
          </w:tcPr>
          <w:p w14:paraId="69A2C7D6" w14:textId="77777777" w:rsidR="00A64F10" w:rsidRPr="00622A0A" w:rsidRDefault="00A64F10" w:rsidP="004015FC">
            <w:pPr>
              <w:jc w:val="center"/>
              <w:rPr>
                <w:ins w:id="180" w:author="ikedan" w:date="2026-09-25T21:13:00Z" w16du:dateUtc="2026-09-26T01:13:00Z"/>
                <w:rFonts w:ascii="Times New Roman" w:hAnsi="Times New Roman" w:cs="Times New Roman"/>
                <w:sz w:val="22"/>
              </w:rPr>
            </w:pPr>
            <w:ins w:id="181" w:author="ikedan" w:date="2026-09-25T21:13:00Z" w16du:dateUtc="2026-09-26T01:13:00Z">
              <w:r w:rsidRPr="00622A0A">
                <w:rPr>
                  <w:rFonts w:ascii="Times New Roman" w:hAnsi="Times New Roman" w:cs="Times New Roman"/>
                  <w:sz w:val="22"/>
                </w:rPr>
                <w:t>0.91</w:t>
              </w:r>
              <w:r w:rsidRPr="00622A0A">
                <w:rPr>
                  <w:rFonts w:ascii="Times New Roman" w:hAnsi="Times New Roman" w:cs="Times New Roman"/>
                  <w:sz w:val="22"/>
                  <w:vertAlign w:val="superscript"/>
                </w:rPr>
                <w:t xml:space="preserve"> b</w:t>
              </w:r>
            </w:ins>
          </w:p>
        </w:tc>
        <w:tc>
          <w:tcPr>
            <w:tcW w:w="0" w:type="auto"/>
            <w:noWrap/>
            <w:hideMark/>
          </w:tcPr>
          <w:p w14:paraId="24D95D9F" w14:textId="77777777" w:rsidR="00A64F10" w:rsidRPr="00622A0A" w:rsidRDefault="00A64F10" w:rsidP="004015FC">
            <w:pPr>
              <w:jc w:val="center"/>
              <w:rPr>
                <w:ins w:id="182" w:author="ikedan" w:date="2026-09-25T21:13:00Z" w16du:dateUtc="2026-09-26T01:13:00Z"/>
                <w:rFonts w:ascii="Times New Roman" w:hAnsi="Times New Roman" w:cs="Times New Roman"/>
                <w:sz w:val="22"/>
              </w:rPr>
            </w:pPr>
            <w:ins w:id="183" w:author="ikedan" w:date="2026-09-25T21:13:00Z" w16du:dateUtc="2026-09-26T01:13:00Z">
              <w:r w:rsidRPr="00622A0A">
                <w:rPr>
                  <w:rFonts w:ascii="Times New Roman" w:hAnsi="Times New Roman" w:cs="Times New Roman"/>
                  <w:sz w:val="22"/>
                </w:rPr>
                <w:t>0.89</w:t>
              </w:r>
              <w:r w:rsidRPr="00622A0A">
                <w:rPr>
                  <w:rFonts w:ascii="Times New Roman" w:hAnsi="Times New Roman" w:cs="Times New Roman"/>
                  <w:sz w:val="22"/>
                  <w:vertAlign w:val="superscript"/>
                </w:rPr>
                <w:t xml:space="preserve"> b</w:t>
              </w:r>
            </w:ins>
          </w:p>
        </w:tc>
        <w:tc>
          <w:tcPr>
            <w:tcW w:w="0" w:type="auto"/>
            <w:noWrap/>
            <w:hideMark/>
          </w:tcPr>
          <w:p w14:paraId="41E9606C" w14:textId="77777777" w:rsidR="00A64F10" w:rsidRPr="00622A0A" w:rsidRDefault="00A64F10" w:rsidP="004015FC">
            <w:pPr>
              <w:jc w:val="center"/>
              <w:rPr>
                <w:ins w:id="184" w:author="ikedan" w:date="2026-09-25T21:13:00Z" w16du:dateUtc="2026-09-26T01:13:00Z"/>
                <w:rFonts w:ascii="Times New Roman" w:hAnsi="Times New Roman" w:cs="Times New Roman"/>
                <w:sz w:val="22"/>
              </w:rPr>
            </w:pPr>
            <w:ins w:id="185" w:author="ikedan" w:date="2026-09-25T21:13:00Z" w16du:dateUtc="2026-09-26T01:13:00Z">
              <w:r w:rsidRPr="00622A0A">
                <w:rPr>
                  <w:rFonts w:ascii="Times New Roman" w:hAnsi="Times New Roman" w:cs="Times New Roman"/>
                  <w:sz w:val="22"/>
                </w:rPr>
                <w:t>1.22</w:t>
              </w:r>
              <w:r w:rsidRPr="00622A0A">
                <w:rPr>
                  <w:rFonts w:ascii="Times New Roman" w:hAnsi="Times New Roman" w:cs="Times New Roman"/>
                  <w:sz w:val="22"/>
                  <w:vertAlign w:val="superscript"/>
                </w:rPr>
                <w:t xml:space="preserve"> b</w:t>
              </w:r>
            </w:ins>
          </w:p>
        </w:tc>
      </w:tr>
      <w:tr w:rsidR="00A64F10" w:rsidRPr="00622A0A" w14:paraId="5B824139" w14:textId="77777777" w:rsidTr="004015FC">
        <w:trPr>
          <w:trHeight w:val="270"/>
          <w:ins w:id="186" w:author="ikedan" w:date="2026-09-25T21:13:00Z" w16du:dateUtc="2026-09-26T01:13:00Z"/>
        </w:trPr>
        <w:tc>
          <w:tcPr>
            <w:tcW w:w="0" w:type="auto"/>
            <w:noWrap/>
            <w:vAlign w:val="center"/>
            <w:hideMark/>
          </w:tcPr>
          <w:p w14:paraId="702DEE26" w14:textId="77777777" w:rsidR="00A64F10" w:rsidRPr="00622A0A" w:rsidRDefault="00A64F10" w:rsidP="004E71C7">
            <w:pPr>
              <w:widowControl/>
              <w:jc w:val="left"/>
              <w:rPr>
                <w:ins w:id="187" w:author="ikedan" w:date="2026-09-25T21:13:00Z" w16du:dateUtc="2026-09-26T01:13:00Z"/>
                <w:rFonts w:ascii="Times New Roman" w:eastAsia="MS PGothic" w:hAnsi="Times New Roman" w:cs="Times New Roman"/>
                <w:color w:val="000000"/>
                <w:kern w:val="0"/>
                <w:sz w:val="22"/>
              </w:rPr>
            </w:pPr>
          </w:p>
        </w:tc>
        <w:tc>
          <w:tcPr>
            <w:tcW w:w="0" w:type="auto"/>
            <w:noWrap/>
            <w:hideMark/>
          </w:tcPr>
          <w:p w14:paraId="2D162097" w14:textId="77777777" w:rsidR="00A64F10" w:rsidRPr="00622A0A" w:rsidRDefault="00A64F10" w:rsidP="00DA4CED">
            <w:pPr>
              <w:rPr>
                <w:ins w:id="188" w:author="ikedan" w:date="2026-09-25T21:13:00Z" w16du:dateUtc="2026-09-26T01:13:00Z"/>
                <w:rFonts w:ascii="Times New Roman" w:hAnsi="Times New Roman" w:cs="Times New Roman"/>
                <w:sz w:val="22"/>
              </w:rPr>
            </w:pPr>
          </w:p>
        </w:tc>
        <w:tc>
          <w:tcPr>
            <w:tcW w:w="0" w:type="auto"/>
            <w:noWrap/>
            <w:hideMark/>
          </w:tcPr>
          <w:p w14:paraId="44ED1334" w14:textId="77777777" w:rsidR="00A64F10" w:rsidRPr="00622A0A" w:rsidRDefault="00A64F10" w:rsidP="00DA4CED">
            <w:pPr>
              <w:rPr>
                <w:ins w:id="189" w:author="ikedan" w:date="2026-09-25T21:13:00Z" w16du:dateUtc="2026-09-26T01:13:00Z"/>
                <w:rFonts w:ascii="Times New Roman" w:hAnsi="Times New Roman" w:cs="Times New Roman"/>
                <w:sz w:val="22"/>
              </w:rPr>
            </w:pPr>
            <w:ins w:id="190" w:author="ikedan" w:date="2026-09-25T21:13:00Z" w16du:dateUtc="2026-09-26T01:13:00Z">
              <w:r w:rsidRPr="00622A0A">
                <w:rPr>
                  <w:rFonts w:ascii="Times New Roman" w:hAnsi="Times New Roman" w:cs="Times New Roman"/>
                  <w:sz w:val="22"/>
                </w:rPr>
                <w:t>60</w:t>
              </w:r>
              <w:r w:rsidR="00536BB1" w:rsidRPr="00622A0A">
                <w:rPr>
                  <w:rFonts w:ascii="Times New Roman" w:hAnsi="Times New Roman" w:cs="Times New Roman"/>
                  <w:sz w:val="22"/>
                </w:rPr>
                <w:t>–</w:t>
              </w:r>
              <w:r w:rsidRPr="00622A0A">
                <w:rPr>
                  <w:rFonts w:ascii="Times New Roman" w:hAnsi="Times New Roman" w:cs="Times New Roman"/>
                  <w:sz w:val="22"/>
                </w:rPr>
                <w:t>69</w:t>
              </w:r>
            </w:ins>
          </w:p>
        </w:tc>
        <w:tc>
          <w:tcPr>
            <w:tcW w:w="0" w:type="auto"/>
            <w:noWrap/>
            <w:hideMark/>
          </w:tcPr>
          <w:p w14:paraId="56067D44" w14:textId="77777777" w:rsidR="00A64F10" w:rsidRPr="00622A0A" w:rsidRDefault="00A64F10" w:rsidP="004015FC">
            <w:pPr>
              <w:jc w:val="center"/>
              <w:rPr>
                <w:ins w:id="191" w:author="ikedan" w:date="2026-09-25T21:13:00Z" w16du:dateUtc="2026-09-26T01:13:00Z"/>
                <w:rFonts w:ascii="Times New Roman" w:hAnsi="Times New Roman" w:cs="Times New Roman"/>
                <w:sz w:val="22"/>
              </w:rPr>
            </w:pPr>
            <w:ins w:id="192" w:author="ikedan" w:date="2026-09-25T21:13:00Z" w16du:dateUtc="2026-09-26T01:13:00Z">
              <w:r w:rsidRPr="00622A0A">
                <w:rPr>
                  <w:rFonts w:ascii="Times New Roman" w:hAnsi="Times New Roman" w:cs="Times New Roman"/>
                  <w:sz w:val="22"/>
                </w:rPr>
                <w:t>1.00</w:t>
              </w:r>
            </w:ins>
          </w:p>
        </w:tc>
        <w:tc>
          <w:tcPr>
            <w:tcW w:w="0" w:type="auto"/>
            <w:noWrap/>
            <w:hideMark/>
          </w:tcPr>
          <w:p w14:paraId="52008F91" w14:textId="77777777" w:rsidR="00A64F10" w:rsidRPr="00622A0A" w:rsidRDefault="00A64F10" w:rsidP="004015FC">
            <w:pPr>
              <w:jc w:val="center"/>
              <w:rPr>
                <w:ins w:id="193" w:author="ikedan" w:date="2026-09-25T21:13:00Z" w16du:dateUtc="2026-09-26T01:13:00Z"/>
                <w:rFonts w:ascii="Times New Roman" w:hAnsi="Times New Roman" w:cs="Times New Roman"/>
                <w:sz w:val="22"/>
              </w:rPr>
            </w:pPr>
            <w:ins w:id="194" w:author="ikedan" w:date="2026-09-25T21:13:00Z" w16du:dateUtc="2026-09-26T01:13:00Z">
              <w:r w:rsidRPr="00622A0A">
                <w:rPr>
                  <w:rFonts w:ascii="Times New Roman" w:hAnsi="Times New Roman" w:cs="Times New Roman"/>
                  <w:sz w:val="22"/>
                </w:rPr>
                <w:t>0.96</w:t>
              </w:r>
              <w:r w:rsidRPr="00622A0A">
                <w:rPr>
                  <w:rFonts w:ascii="Times New Roman" w:hAnsi="Times New Roman" w:cs="Times New Roman"/>
                  <w:sz w:val="22"/>
                  <w:vertAlign w:val="superscript"/>
                </w:rPr>
                <w:t xml:space="preserve"> b</w:t>
              </w:r>
            </w:ins>
          </w:p>
        </w:tc>
        <w:tc>
          <w:tcPr>
            <w:tcW w:w="0" w:type="auto"/>
            <w:noWrap/>
            <w:hideMark/>
          </w:tcPr>
          <w:p w14:paraId="7A907CCC" w14:textId="77777777" w:rsidR="00A64F10" w:rsidRPr="00622A0A" w:rsidRDefault="00A64F10" w:rsidP="004015FC">
            <w:pPr>
              <w:jc w:val="center"/>
              <w:rPr>
                <w:ins w:id="195" w:author="ikedan" w:date="2026-09-25T21:13:00Z" w16du:dateUtc="2026-09-26T01:13:00Z"/>
                <w:rFonts w:ascii="Times New Roman" w:hAnsi="Times New Roman" w:cs="Times New Roman"/>
                <w:sz w:val="22"/>
              </w:rPr>
            </w:pPr>
            <w:ins w:id="196" w:author="ikedan" w:date="2026-09-25T21:13:00Z" w16du:dateUtc="2026-09-26T01:13:00Z">
              <w:r w:rsidRPr="00622A0A">
                <w:rPr>
                  <w:rFonts w:ascii="Times New Roman" w:hAnsi="Times New Roman" w:cs="Times New Roman"/>
                  <w:sz w:val="22"/>
                </w:rPr>
                <w:t>0.95</w:t>
              </w:r>
              <w:r w:rsidRPr="00622A0A">
                <w:rPr>
                  <w:rFonts w:ascii="Times New Roman" w:hAnsi="Times New Roman" w:cs="Times New Roman"/>
                  <w:sz w:val="22"/>
                  <w:vertAlign w:val="superscript"/>
                </w:rPr>
                <w:t xml:space="preserve"> b</w:t>
              </w:r>
            </w:ins>
          </w:p>
        </w:tc>
        <w:tc>
          <w:tcPr>
            <w:tcW w:w="0" w:type="auto"/>
            <w:noWrap/>
            <w:hideMark/>
          </w:tcPr>
          <w:p w14:paraId="1410971F" w14:textId="77777777" w:rsidR="00A64F10" w:rsidRPr="00622A0A" w:rsidRDefault="00A64F10" w:rsidP="004015FC">
            <w:pPr>
              <w:jc w:val="center"/>
              <w:rPr>
                <w:ins w:id="197" w:author="ikedan" w:date="2026-09-25T21:13:00Z" w16du:dateUtc="2026-09-26T01:13:00Z"/>
                <w:rFonts w:ascii="Times New Roman" w:hAnsi="Times New Roman" w:cs="Times New Roman"/>
                <w:sz w:val="22"/>
              </w:rPr>
            </w:pPr>
            <w:ins w:id="198" w:author="ikedan" w:date="2026-09-25T21:13:00Z" w16du:dateUtc="2026-09-26T01:13:00Z">
              <w:r w:rsidRPr="00622A0A">
                <w:rPr>
                  <w:rFonts w:ascii="Times New Roman" w:hAnsi="Times New Roman" w:cs="Times New Roman"/>
                  <w:sz w:val="22"/>
                </w:rPr>
                <w:t>1.10</w:t>
              </w:r>
              <w:r w:rsidRPr="00622A0A">
                <w:rPr>
                  <w:rFonts w:ascii="Times New Roman" w:hAnsi="Times New Roman" w:cs="Times New Roman"/>
                  <w:sz w:val="22"/>
                  <w:vertAlign w:val="superscript"/>
                </w:rPr>
                <w:t xml:space="preserve"> b</w:t>
              </w:r>
            </w:ins>
          </w:p>
        </w:tc>
      </w:tr>
      <w:tr w:rsidR="00A64F10" w:rsidRPr="00622A0A" w14:paraId="579B59E5" w14:textId="77777777" w:rsidTr="004015FC">
        <w:trPr>
          <w:trHeight w:val="270"/>
          <w:ins w:id="199" w:author="ikedan" w:date="2026-09-25T21:13:00Z" w16du:dateUtc="2026-09-26T01:13:00Z"/>
        </w:trPr>
        <w:tc>
          <w:tcPr>
            <w:tcW w:w="0" w:type="auto"/>
            <w:noWrap/>
            <w:vAlign w:val="center"/>
            <w:hideMark/>
          </w:tcPr>
          <w:p w14:paraId="2F0D140E" w14:textId="77777777" w:rsidR="00A64F10" w:rsidRPr="00622A0A" w:rsidRDefault="00A64F10" w:rsidP="004E71C7">
            <w:pPr>
              <w:widowControl/>
              <w:jc w:val="left"/>
              <w:rPr>
                <w:ins w:id="200" w:author="ikedan" w:date="2026-09-25T21:13:00Z" w16du:dateUtc="2026-09-26T01:13:00Z"/>
                <w:rFonts w:ascii="Times New Roman" w:eastAsia="MS PGothic" w:hAnsi="Times New Roman" w:cs="Times New Roman"/>
                <w:color w:val="000000"/>
                <w:kern w:val="0"/>
                <w:sz w:val="22"/>
              </w:rPr>
            </w:pPr>
          </w:p>
        </w:tc>
        <w:tc>
          <w:tcPr>
            <w:tcW w:w="0" w:type="auto"/>
            <w:noWrap/>
            <w:hideMark/>
          </w:tcPr>
          <w:p w14:paraId="23C72997" w14:textId="77777777" w:rsidR="00A64F10" w:rsidRPr="00622A0A" w:rsidRDefault="00A64F10" w:rsidP="00DA4CED">
            <w:pPr>
              <w:rPr>
                <w:ins w:id="201" w:author="ikedan" w:date="2026-09-25T21:13:00Z" w16du:dateUtc="2026-09-26T01:13:00Z"/>
                <w:rFonts w:ascii="Times New Roman" w:hAnsi="Times New Roman" w:cs="Times New Roman"/>
                <w:sz w:val="22"/>
              </w:rPr>
            </w:pPr>
          </w:p>
        </w:tc>
        <w:tc>
          <w:tcPr>
            <w:tcW w:w="0" w:type="auto"/>
            <w:noWrap/>
            <w:hideMark/>
          </w:tcPr>
          <w:p w14:paraId="2A934ACB" w14:textId="77777777" w:rsidR="00A64F10" w:rsidRPr="00622A0A" w:rsidRDefault="00A64F10" w:rsidP="00DA4CED">
            <w:pPr>
              <w:rPr>
                <w:ins w:id="202" w:author="ikedan" w:date="2026-09-25T21:13:00Z" w16du:dateUtc="2026-09-26T01:13:00Z"/>
                <w:rFonts w:ascii="Times New Roman" w:hAnsi="Times New Roman" w:cs="Times New Roman"/>
                <w:sz w:val="22"/>
              </w:rPr>
            </w:pPr>
            <w:ins w:id="203" w:author="ikedan" w:date="2026-09-25T21:13:00Z" w16du:dateUtc="2026-09-26T01:13:00Z">
              <w:r w:rsidRPr="00622A0A">
                <w:rPr>
                  <w:rFonts w:ascii="Times New Roman" w:hAnsi="Times New Roman" w:cs="Times New Roman"/>
                  <w:sz w:val="22"/>
                </w:rPr>
                <w:t>70</w:t>
              </w:r>
              <w:r w:rsidR="00536BB1" w:rsidRPr="00622A0A">
                <w:rPr>
                  <w:rFonts w:ascii="Times New Roman" w:hAnsi="Times New Roman" w:cs="Times New Roman"/>
                  <w:sz w:val="22"/>
                </w:rPr>
                <w:t>–</w:t>
              </w:r>
              <w:r w:rsidRPr="00622A0A">
                <w:rPr>
                  <w:rFonts w:ascii="Times New Roman" w:hAnsi="Times New Roman" w:cs="Times New Roman"/>
                  <w:sz w:val="22"/>
                </w:rPr>
                <w:t>79</w:t>
              </w:r>
            </w:ins>
          </w:p>
        </w:tc>
        <w:tc>
          <w:tcPr>
            <w:tcW w:w="0" w:type="auto"/>
            <w:noWrap/>
            <w:hideMark/>
          </w:tcPr>
          <w:p w14:paraId="6FA9056A" w14:textId="77777777" w:rsidR="00A64F10" w:rsidRPr="00622A0A" w:rsidRDefault="00A64F10" w:rsidP="004015FC">
            <w:pPr>
              <w:jc w:val="center"/>
              <w:rPr>
                <w:ins w:id="204" w:author="ikedan" w:date="2026-09-25T21:13:00Z" w16du:dateUtc="2026-09-26T01:13:00Z"/>
                <w:rFonts w:ascii="Times New Roman" w:hAnsi="Times New Roman" w:cs="Times New Roman"/>
                <w:sz w:val="22"/>
              </w:rPr>
            </w:pPr>
            <w:ins w:id="205" w:author="ikedan" w:date="2026-09-25T21:13:00Z" w16du:dateUtc="2026-09-26T01:13:00Z">
              <w:r w:rsidRPr="00622A0A">
                <w:rPr>
                  <w:rFonts w:ascii="Times New Roman" w:hAnsi="Times New Roman" w:cs="Times New Roman"/>
                  <w:sz w:val="22"/>
                </w:rPr>
                <w:t>1.00</w:t>
              </w:r>
            </w:ins>
          </w:p>
        </w:tc>
        <w:tc>
          <w:tcPr>
            <w:tcW w:w="0" w:type="auto"/>
            <w:noWrap/>
            <w:hideMark/>
          </w:tcPr>
          <w:p w14:paraId="4241B223" w14:textId="77777777" w:rsidR="00A64F10" w:rsidRPr="00622A0A" w:rsidRDefault="00A64F10" w:rsidP="004015FC">
            <w:pPr>
              <w:jc w:val="center"/>
              <w:rPr>
                <w:ins w:id="206" w:author="ikedan" w:date="2026-09-25T21:13:00Z" w16du:dateUtc="2026-09-26T01:13:00Z"/>
                <w:rFonts w:ascii="Times New Roman" w:hAnsi="Times New Roman" w:cs="Times New Roman"/>
                <w:sz w:val="22"/>
              </w:rPr>
            </w:pPr>
            <w:ins w:id="207" w:author="ikedan" w:date="2026-09-25T21:13:00Z" w16du:dateUtc="2026-09-26T01:13:00Z">
              <w:r w:rsidRPr="00622A0A">
                <w:rPr>
                  <w:rFonts w:ascii="Times New Roman" w:hAnsi="Times New Roman" w:cs="Times New Roman"/>
                  <w:sz w:val="22"/>
                </w:rPr>
                <w:t>0.98</w:t>
              </w:r>
              <w:r w:rsidRPr="00622A0A">
                <w:rPr>
                  <w:rFonts w:ascii="Times New Roman" w:hAnsi="Times New Roman" w:cs="Times New Roman"/>
                  <w:sz w:val="22"/>
                  <w:vertAlign w:val="superscript"/>
                </w:rPr>
                <w:t xml:space="preserve"> b</w:t>
              </w:r>
            </w:ins>
          </w:p>
        </w:tc>
        <w:tc>
          <w:tcPr>
            <w:tcW w:w="0" w:type="auto"/>
            <w:noWrap/>
            <w:hideMark/>
          </w:tcPr>
          <w:p w14:paraId="6D5BC181" w14:textId="77777777" w:rsidR="00A64F10" w:rsidRPr="00622A0A" w:rsidRDefault="00A64F10" w:rsidP="004015FC">
            <w:pPr>
              <w:jc w:val="center"/>
              <w:rPr>
                <w:ins w:id="208" w:author="ikedan" w:date="2026-09-25T21:13:00Z" w16du:dateUtc="2026-09-26T01:13:00Z"/>
                <w:rFonts w:ascii="Times New Roman" w:hAnsi="Times New Roman" w:cs="Times New Roman"/>
                <w:sz w:val="22"/>
              </w:rPr>
            </w:pPr>
            <w:ins w:id="209" w:author="ikedan" w:date="2026-09-25T21:13:00Z" w16du:dateUtc="2026-09-26T01:13:00Z">
              <w:r w:rsidRPr="00622A0A">
                <w:rPr>
                  <w:rFonts w:ascii="Times New Roman" w:hAnsi="Times New Roman" w:cs="Times New Roman"/>
                  <w:sz w:val="22"/>
                </w:rPr>
                <w:t>0.98</w:t>
              </w:r>
              <w:r w:rsidRPr="00622A0A">
                <w:rPr>
                  <w:rFonts w:ascii="Times New Roman" w:hAnsi="Times New Roman" w:cs="Times New Roman"/>
                  <w:sz w:val="22"/>
                  <w:vertAlign w:val="superscript"/>
                </w:rPr>
                <w:t xml:space="preserve"> b</w:t>
              </w:r>
            </w:ins>
          </w:p>
        </w:tc>
        <w:tc>
          <w:tcPr>
            <w:tcW w:w="0" w:type="auto"/>
            <w:noWrap/>
            <w:hideMark/>
          </w:tcPr>
          <w:p w14:paraId="741B5511" w14:textId="77777777" w:rsidR="00A64F10" w:rsidRPr="00622A0A" w:rsidRDefault="00A64F10" w:rsidP="004015FC">
            <w:pPr>
              <w:jc w:val="center"/>
              <w:rPr>
                <w:ins w:id="210" w:author="ikedan" w:date="2026-09-25T21:13:00Z" w16du:dateUtc="2026-09-26T01:13:00Z"/>
                <w:rFonts w:ascii="Times New Roman" w:hAnsi="Times New Roman" w:cs="Times New Roman"/>
                <w:sz w:val="22"/>
              </w:rPr>
            </w:pPr>
            <w:ins w:id="211" w:author="ikedan" w:date="2026-09-25T21:13:00Z" w16du:dateUtc="2026-09-26T01:13:00Z">
              <w:r w:rsidRPr="00622A0A">
                <w:rPr>
                  <w:rFonts w:ascii="Times New Roman" w:hAnsi="Times New Roman" w:cs="Times New Roman"/>
                  <w:sz w:val="22"/>
                </w:rPr>
                <w:t>1.05</w:t>
              </w:r>
              <w:r w:rsidRPr="00622A0A">
                <w:rPr>
                  <w:rFonts w:ascii="Times New Roman" w:hAnsi="Times New Roman" w:cs="Times New Roman"/>
                  <w:sz w:val="22"/>
                  <w:vertAlign w:val="superscript"/>
                </w:rPr>
                <w:t xml:space="preserve"> b</w:t>
              </w:r>
            </w:ins>
          </w:p>
        </w:tc>
      </w:tr>
      <w:tr w:rsidR="00A64F10" w:rsidRPr="00622A0A" w14:paraId="6BCA19CE" w14:textId="77777777" w:rsidTr="004015FC">
        <w:trPr>
          <w:trHeight w:val="270"/>
          <w:ins w:id="212" w:author="ikedan" w:date="2026-09-25T21:13:00Z" w16du:dateUtc="2026-09-26T01:13:00Z"/>
        </w:trPr>
        <w:tc>
          <w:tcPr>
            <w:tcW w:w="0" w:type="auto"/>
            <w:noWrap/>
            <w:vAlign w:val="center"/>
            <w:hideMark/>
          </w:tcPr>
          <w:p w14:paraId="7DD4959B" w14:textId="77777777" w:rsidR="00A64F10" w:rsidRPr="00622A0A" w:rsidRDefault="00A64F10" w:rsidP="004E71C7">
            <w:pPr>
              <w:widowControl/>
              <w:jc w:val="left"/>
              <w:rPr>
                <w:ins w:id="213" w:author="ikedan" w:date="2026-09-25T21:13:00Z" w16du:dateUtc="2026-09-26T01:13:00Z"/>
                <w:rFonts w:ascii="Times New Roman" w:eastAsia="MS PGothic" w:hAnsi="Times New Roman" w:cs="Times New Roman"/>
                <w:color w:val="000000"/>
                <w:kern w:val="0"/>
                <w:sz w:val="22"/>
              </w:rPr>
            </w:pPr>
          </w:p>
        </w:tc>
        <w:tc>
          <w:tcPr>
            <w:tcW w:w="0" w:type="auto"/>
            <w:noWrap/>
            <w:hideMark/>
          </w:tcPr>
          <w:p w14:paraId="5F7C5F55" w14:textId="77777777" w:rsidR="00A64F10" w:rsidRPr="00622A0A" w:rsidRDefault="00A64F10" w:rsidP="00DA4CED">
            <w:pPr>
              <w:rPr>
                <w:ins w:id="214" w:author="ikedan" w:date="2026-09-25T21:13:00Z" w16du:dateUtc="2026-09-26T01:13:00Z"/>
                <w:rFonts w:ascii="Times New Roman" w:hAnsi="Times New Roman" w:cs="Times New Roman"/>
                <w:sz w:val="22"/>
              </w:rPr>
            </w:pPr>
          </w:p>
        </w:tc>
        <w:tc>
          <w:tcPr>
            <w:tcW w:w="0" w:type="auto"/>
            <w:noWrap/>
            <w:hideMark/>
          </w:tcPr>
          <w:p w14:paraId="41621BAB" w14:textId="77777777" w:rsidR="00A64F10" w:rsidRPr="00622A0A" w:rsidRDefault="00536BB1" w:rsidP="00DA4CED">
            <w:pPr>
              <w:rPr>
                <w:ins w:id="215" w:author="ikedan" w:date="2026-09-25T21:13:00Z" w16du:dateUtc="2026-09-26T01:13:00Z"/>
                <w:rFonts w:ascii="Times New Roman" w:hAnsi="Times New Roman" w:cs="Times New Roman"/>
                <w:sz w:val="22"/>
              </w:rPr>
            </w:pPr>
            <w:ins w:id="216" w:author="ikedan" w:date="2026-09-25T21:13:00Z" w16du:dateUtc="2026-09-26T01:13:00Z">
              <w:r w:rsidRPr="00622A0A">
                <w:rPr>
                  <w:rFonts w:ascii="Times New Roman" w:hAnsi="Times New Roman" w:cs="Times New Roman"/>
                  <w:sz w:val="22"/>
                </w:rPr>
                <w:t>≥80</w:t>
              </w:r>
            </w:ins>
          </w:p>
        </w:tc>
        <w:tc>
          <w:tcPr>
            <w:tcW w:w="0" w:type="auto"/>
            <w:noWrap/>
            <w:hideMark/>
          </w:tcPr>
          <w:p w14:paraId="6BCC3627" w14:textId="77777777" w:rsidR="00A64F10" w:rsidRPr="00622A0A" w:rsidRDefault="00A64F10" w:rsidP="004015FC">
            <w:pPr>
              <w:jc w:val="center"/>
              <w:rPr>
                <w:ins w:id="217" w:author="ikedan" w:date="2026-09-25T21:13:00Z" w16du:dateUtc="2026-09-26T01:13:00Z"/>
                <w:rFonts w:ascii="Times New Roman" w:hAnsi="Times New Roman" w:cs="Times New Roman"/>
                <w:sz w:val="22"/>
              </w:rPr>
            </w:pPr>
            <w:ins w:id="218" w:author="ikedan" w:date="2026-09-25T21:13:00Z" w16du:dateUtc="2026-09-26T01:13:00Z">
              <w:r w:rsidRPr="00622A0A">
                <w:rPr>
                  <w:rFonts w:ascii="Times New Roman" w:hAnsi="Times New Roman" w:cs="Times New Roman"/>
                  <w:sz w:val="22"/>
                </w:rPr>
                <w:t>1.00</w:t>
              </w:r>
            </w:ins>
          </w:p>
        </w:tc>
        <w:tc>
          <w:tcPr>
            <w:tcW w:w="0" w:type="auto"/>
            <w:noWrap/>
            <w:hideMark/>
          </w:tcPr>
          <w:p w14:paraId="14465781" w14:textId="77777777" w:rsidR="00A64F10" w:rsidRPr="00622A0A" w:rsidRDefault="00A64F10" w:rsidP="004015FC">
            <w:pPr>
              <w:jc w:val="center"/>
              <w:rPr>
                <w:ins w:id="219" w:author="ikedan" w:date="2026-09-25T21:13:00Z" w16du:dateUtc="2026-09-26T01:13:00Z"/>
                <w:rFonts w:ascii="Times New Roman" w:hAnsi="Times New Roman" w:cs="Times New Roman"/>
                <w:sz w:val="22"/>
              </w:rPr>
            </w:pPr>
            <w:ins w:id="220" w:author="ikedan" w:date="2026-09-25T21:13:00Z" w16du:dateUtc="2026-09-26T01:13:00Z">
              <w:r w:rsidRPr="00622A0A">
                <w:rPr>
                  <w:rFonts w:ascii="Times New Roman" w:hAnsi="Times New Roman" w:cs="Times New Roman"/>
                  <w:sz w:val="22"/>
                </w:rPr>
                <w:t>1.00</w:t>
              </w:r>
              <w:r w:rsidRPr="00622A0A">
                <w:rPr>
                  <w:rFonts w:ascii="Times New Roman" w:hAnsi="Times New Roman" w:cs="Times New Roman"/>
                  <w:sz w:val="22"/>
                  <w:vertAlign w:val="superscript"/>
                </w:rPr>
                <w:t xml:space="preserve"> b</w:t>
              </w:r>
            </w:ins>
          </w:p>
        </w:tc>
        <w:tc>
          <w:tcPr>
            <w:tcW w:w="0" w:type="auto"/>
            <w:noWrap/>
            <w:hideMark/>
          </w:tcPr>
          <w:p w14:paraId="6997A18A" w14:textId="77777777" w:rsidR="00A64F10" w:rsidRPr="00622A0A" w:rsidRDefault="00A64F10" w:rsidP="004015FC">
            <w:pPr>
              <w:jc w:val="center"/>
              <w:rPr>
                <w:ins w:id="221" w:author="ikedan" w:date="2026-09-25T21:13:00Z" w16du:dateUtc="2026-09-26T01:13:00Z"/>
                <w:rFonts w:ascii="Times New Roman" w:hAnsi="Times New Roman" w:cs="Times New Roman"/>
                <w:sz w:val="22"/>
              </w:rPr>
            </w:pPr>
            <w:ins w:id="222" w:author="ikedan" w:date="2026-09-25T21:13:00Z" w16du:dateUtc="2026-09-26T01:13:00Z">
              <w:r w:rsidRPr="00622A0A">
                <w:rPr>
                  <w:rFonts w:ascii="Times New Roman" w:hAnsi="Times New Roman" w:cs="Times New Roman"/>
                  <w:sz w:val="22"/>
                </w:rPr>
                <w:t>1.00</w:t>
              </w:r>
              <w:r w:rsidRPr="00622A0A">
                <w:rPr>
                  <w:rFonts w:ascii="Times New Roman" w:hAnsi="Times New Roman" w:cs="Times New Roman"/>
                  <w:sz w:val="22"/>
                  <w:vertAlign w:val="superscript"/>
                </w:rPr>
                <w:t xml:space="preserve"> b</w:t>
              </w:r>
            </w:ins>
          </w:p>
        </w:tc>
        <w:tc>
          <w:tcPr>
            <w:tcW w:w="0" w:type="auto"/>
            <w:noWrap/>
            <w:hideMark/>
          </w:tcPr>
          <w:p w14:paraId="791D1561" w14:textId="77777777" w:rsidR="00A64F10" w:rsidRPr="00622A0A" w:rsidRDefault="00A64F10" w:rsidP="004015FC">
            <w:pPr>
              <w:jc w:val="center"/>
              <w:rPr>
                <w:ins w:id="223" w:author="ikedan" w:date="2026-09-25T21:13:00Z" w16du:dateUtc="2026-09-26T01:13:00Z"/>
                <w:rFonts w:ascii="Times New Roman" w:hAnsi="Times New Roman" w:cs="Times New Roman"/>
                <w:sz w:val="22"/>
              </w:rPr>
            </w:pPr>
            <w:ins w:id="224" w:author="ikedan" w:date="2026-09-25T21:13:00Z" w16du:dateUtc="2026-09-26T01:13:00Z">
              <w:r w:rsidRPr="00622A0A">
                <w:rPr>
                  <w:rFonts w:ascii="Times New Roman" w:hAnsi="Times New Roman" w:cs="Times New Roman"/>
                  <w:sz w:val="22"/>
                </w:rPr>
                <w:t>1.00</w:t>
              </w:r>
              <w:r w:rsidRPr="00622A0A">
                <w:rPr>
                  <w:rFonts w:ascii="Times New Roman" w:hAnsi="Times New Roman" w:cs="Times New Roman"/>
                  <w:sz w:val="22"/>
                  <w:vertAlign w:val="superscript"/>
                </w:rPr>
                <w:t xml:space="preserve"> b</w:t>
              </w:r>
            </w:ins>
          </w:p>
        </w:tc>
      </w:tr>
      <w:tr w:rsidR="00A64F10" w:rsidRPr="00622A0A" w14:paraId="61DCF373" w14:textId="77777777" w:rsidTr="004015FC">
        <w:trPr>
          <w:trHeight w:val="270"/>
          <w:ins w:id="225" w:author="ikedan" w:date="2026-09-25T21:13:00Z" w16du:dateUtc="2026-09-26T01:13:00Z"/>
        </w:trPr>
        <w:tc>
          <w:tcPr>
            <w:tcW w:w="0" w:type="auto"/>
            <w:noWrap/>
            <w:vAlign w:val="center"/>
            <w:hideMark/>
          </w:tcPr>
          <w:p w14:paraId="434CDF82" w14:textId="77777777" w:rsidR="00A64F10" w:rsidRPr="00622A0A" w:rsidRDefault="00A64F10" w:rsidP="004E71C7">
            <w:pPr>
              <w:widowControl/>
              <w:jc w:val="left"/>
              <w:rPr>
                <w:ins w:id="226" w:author="ikedan" w:date="2026-09-25T21:13:00Z" w16du:dateUtc="2026-09-26T01:13:00Z"/>
                <w:rFonts w:ascii="Times New Roman" w:eastAsia="MS PGothic" w:hAnsi="Times New Roman" w:cs="Times New Roman"/>
                <w:color w:val="000000"/>
                <w:kern w:val="0"/>
                <w:sz w:val="22"/>
              </w:rPr>
            </w:pPr>
            <w:ins w:id="227" w:author="ikedan" w:date="2026-09-25T21:13:00Z" w16du:dateUtc="2026-09-26T01:13:00Z">
              <w:r w:rsidRPr="00622A0A">
                <w:rPr>
                  <w:rFonts w:ascii="Times New Roman" w:eastAsia="MS PGothic" w:hAnsi="Times New Roman" w:cs="Times New Roman"/>
                  <w:color w:val="000000"/>
                  <w:kern w:val="0"/>
                  <w:sz w:val="22"/>
                </w:rPr>
                <w:t xml:space="preserve">Hemorrhagic stroke </w:t>
              </w:r>
              <w:r w:rsidRPr="00622A0A">
                <w:rPr>
                  <w:rFonts w:ascii="Times New Roman" w:eastAsia="MS PGothic" w:hAnsi="Times New Roman" w:cs="Times New Roman"/>
                  <w:color w:val="000000"/>
                  <w:kern w:val="0"/>
                  <w:sz w:val="22"/>
                </w:rPr>
                <w:fldChar w:fldCharType="begin">
                  <w:fldData xml:space="preserve">PEVuZE5vdGU+PENpdGU+PEF1dGhvcj5EYW5hZWk8L0F1dGhvcj48WWVhcj4yMDA5PC9ZZWFyPjxS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</w:fldData>
                </w:fldChar>
              </w:r>
              <w:r w:rsidRPr="00622A0A">
                <w:rPr>
                  <w:rFonts w:ascii="Times New Roman" w:eastAsia="MS PGothic" w:hAnsi="Times New Roman" w:cs="Times New Roman"/>
                  <w:color w:val="000000"/>
                  <w:kern w:val="0"/>
                  <w:sz w:val="22"/>
                </w:rPr>
                <w:instrText xml:space="preserve"> ADDIN EN.CITE </w:instrText>
              </w:r>
              <w:r w:rsidRPr="00622A0A">
                <w:rPr>
                  <w:rFonts w:ascii="Times New Roman" w:eastAsia="MS PGothic" w:hAnsi="Times New Roman" w:cs="Times New Roman"/>
                  <w:color w:val="000000"/>
                  <w:kern w:val="0"/>
                  <w:sz w:val="22"/>
                </w:rPr>
                <w:fldChar w:fldCharType="begin">
                  <w:fldData xml:space="preserve">PEVuZE5vdGU+PENpdGU+PEF1dGhvcj5EYW5hZWk8L0F1dGhvcj48WWVhcj4yMDA5PC9ZZWFyPjxS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</w:fldData>
                </w:fldChar>
              </w:r>
              <w:r w:rsidRPr="00622A0A">
                <w:rPr>
                  <w:rFonts w:ascii="Times New Roman" w:eastAsia="MS PGothic" w:hAnsi="Times New Roman" w:cs="Times New Roman"/>
                  <w:color w:val="000000"/>
                  <w:kern w:val="0"/>
                  <w:sz w:val="22"/>
                </w:rPr>
                <w:instrText xml:space="preserve"> ADDIN EN.CITE.DATA </w:instrText>
              </w:r>
              <w:r w:rsidRPr="00622A0A">
                <w:rPr>
                  <w:rFonts w:ascii="Times New Roman" w:eastAsia="MS PGothic" w:hAnsi="Times New Roman" w:cs="Times New Roman"/>
                  <w:color w:val="000000"/>
                  <w:kern w:val="0"/>
                  <w:sz w:val="22"/>
                </w:rPr>
              </w:r>
              <w:r w:rsidRPr="00622A0A">
                <w:rPr>
                  <w:rFonts w:ascii="Times New Roman" w:eastAsia="MS PGothic" w:hAnsi="Times New Roman" w:cs="Times New Roman"/>
                  <w:color w:val="000000"/>
                  <w:kern w:val="0"/>
                  <w:sz w:val="22"/>
                </w:rPr>
                <w:fldChar w:fldCharType="end"/>
              </w:r>
              <w:r w:rsidRPr="00622A0A">
                <w:rPr>
                  <w:rFonts w:ascii="Times New Roman" w:eastAsia="MS PGothic" w:hAnsi="Times New Roman" w:cs="Times New Roman"/>
                  <w:color w:val="000000"/>
                  <w:kern w:val="0"/>
                  <w:sz w:val="22"/>
                </w:rPr>
              </w:r>
              <w:r w:rsidRPr="00622A0A">
                <w:rPr>
                  <w:rFonts w:ascii="Times New Roman" w:eastAsia="MS PGothic" w:hAnsi="Times New Roman" w:cs="Times New Roman"/>
                  <w:color w:val="000000"/>
                  <w:kern w:val="0"/>
                  <w:sz w:val="22"/>
                </w:rPr>
                <w:fldChar w:fldCharType="separate"/>
              </w:r>
              <w:r w:rsidRPr="00622A0A">
                <w:rPr>
                  <w:rFonts w:ascii="Times New Roman" w:eastAsia="MS PGothic" w:hAnsi="Times New Roman" w:cs="Times New Roman"/>
                  <w:noProof/>
                  <w:color w:val="000000"/>
                  <w:kern w:val="0"/>
                  <w:sz w:val="22"/>
                </w:rPr>
                <w:t>[</w:t>
              </w:r>
              <w:r>
                <w:fldChar w:fldCharType="begin"/>
              </w:r>
              <w:r>
                <w:instrText>HYPERLINK \l "_ENREF_2" \o "Danaei, 2009 #112"</w:instrText>
              </w:r>
              <w:r>
                <w:fldChar w:fldCharType="separate"/>
              </w:r>
              <w:r w:rsidRPr="00622A0A">
                <w:rPr>
                  <w:rFonts w:ascii="Times New Roman" w:eastAsia="MS PGothic" w:hAnsi="Times New Roman" w:cs="Times New Roman"/>
                  <w:noProof/>
                  <w:color w:val="000000"/>
                  <w:kern w:val="0"/>
                  <w:sz w:val="22"/>
                </w:rPr>
                <w:t>2-4</w:t>
              </w:r>
              <w:r>
                <w:fldChar w:fldCharType="end"/>
              </w:r>
              <w:r w:rsidRPr="00622A0A">
                <w:rPr>
                  <w:rFonts w:ascii="Times New Roman" w:eastAsia="MS PGothic" w:hAnsi="Times New Roman" w:cs="Times New Roman"/>
                  <w:noProof/>
                  <w:color w:val="000000"/>
                  <w:kern w:val="0"/>
                  <w:sz w:val="22"/>
                </w:rPr>
                <w:t>]</w:t>
              </w:r>
              <w:r w:rsidRPr="00622A0A">
                <w:rPr>
                  <w:rFonts w:ascii="Times New Roman" w:eastAsia="MS PGothic" w:hAnsi="Times New Roman" w:cs="Times New Roman"/>
                  <w:color w:val="000000"/>
                  <w:kern w:val="0"/>
                  <w:sz w:val="22"/>
                </w:rPr>
                <w:fldChar w:fldCharType="end"/>
              </w:r>
            </w:ins>
          </w:p>
        </w:tc>
        <w:tc>
          <w:tcPr>
            <w:tcW w:w="0" w:type="auto"/>
            <w:noWrap/>
            <w:hideMark/>
          </w:tcPr>
          <w:p w14:paraId="772758D0" w14:textId="77777777" w:rsidR="00A64F10" w:rsidRPr="00622A0A" w:rsidRDefault="00A64F10" w:rsidP="00DA4CED">
            <w:pPr>
              <w:rPr>
                <w:ins w:id="228" w:author="ikedan" w:date="2026-09-25T21:13:00Z" w16du:dateUtc="2026-09-26T01:13:00Z"/>
                <w:rFonts w:ascii="Times New Roman" w:hAnsi="Times New Roman" w:cs="Times New Roman"/>
                <w:sz w:val="22"/>
              </w:rPr>
            </w:pPr>
            <w:ins w:id="229" w:author="ikedan" w:date="2026-09-25T21:13:00Z" w16du:dateUtc="2026-09-26T01:13:00Z">
              <w:r w:rsidRPr="00622A0A">
                <w:rPr>
                  <w:rFonts w:ascii="Times New Roman" w:hAnsi="Times New Roman" w:cs="Times New Roman"/>
                  <w:sz w:val="22"/>
                </w:rPr>
                <w:t>Men</w:t>
              </w:r>
            </w:ins>
          </w:p>
        </w:tc>
        <w:tc>
          <w:tcPr>
            <w:tcW w:w="0" w:type="auto"/>
            <w:noWrap/>
            <w:hideMark/>
          </w:tcPr>
          <w:p w14:paraId="3B87148E" w14:textId="77777777" w:rsidR="00A64F10" w:rsidRPr="00622A0A" w:rsidRDefault="00A64F10" w:rsidP="00DA4CED">
            <w:pPr>
              <w:rPr>
                <w:ins w:id="230" w:author="ikedan" w:date="2026-09-25T21:13:00Z" w16du:dateUtc="2026-09-26T01:13:00Z"/>
                <w:rFonts w:ascii="Times New Roman" w:hAnsi="Times New Roman" w:cs="Times New Roman"/>
                <w:sz w:val="22"/>
              </w:rPr>
            </w:pPr>
            <w:ins w:id="231" w:author="ikedan" w:date="2026-09-25T21:13:00Z" w16du:dateUtc="2026-09-26T01:13:00Z">
              <w:r w:rsidRPr="00622A0A">
                <w:rPr>
                  <w:rFonts w:ascii="Times New Roman" w:hAnsi="Times New Roman" w:cs="Times New Roman"/>
                  <w:sz w:val="22"/>
                </w:rPr>
                <w:t>30</w:t>
              </w:r>
              <w:r w:rsidR="00536BB1" w:rsidRPr="00622A0A">
                <w:rPr>
                  <w:rFonts w:ascii="Times New Roman" w:hAnsi="Times New Roman" w:cs="Times New Roman"/>
                  <w:sz w:val="22"/>
                </w:rPr>
                <w:t>–</w:t>
              </w:r>
              <w:r w:rsidRPr="00622A0A">
                <w:rPr>
                  <w:rFonts w:ascii="Times New Roman" w:hAnsi="Times New Roman" w:cs="Times New Roman"/>
                  <w:sz w:val="22"/>
                </w:rPr>
                <w:t>44</w:t>
              </w:r>
            </w:ins>
          </w:p>
        </w:tc>
        <w:tc>
          <w:tcPr>
            <w:tcW w:w="0" w:type="auto"/>
            <w:noWrap/>
            <w:hideMark/>
          </w:tcPr>
          <w:p w14:paraId="482C6221" w14:textId="77777777" w:rsidR="00A64F10" w:rsidRPr="00622A0A" w:rsidRDefault="00A64F10" w:rsidP="004015FC">
            <w:pPr>
              <w:jc w:val="center"/>
              <w:rPr>
                <w:ins w:id="232" w:author="ikedan" w:date="2026-09-25T21:13:00Z" w16du:dateUtc="2026-09-26T01:13:00Z"/>
                <w:rFonts w:ascii="Times New Roman" w:hAnsi="Times New Roman" w:cs="Times New Roman"/>
                <w:sz w:val="22"/>
              </w:rPr>
            </w:pPr>
            <w:ins w:id="233" w:author="ikedan" w:date="2026-09-25T21:13:00Z" w16du:dateUtc="2026-09-26T01:13:00Z">
              <w:r w:rsidRPr="00622A0A">
                <w:rPr>
                  <w:rFonts w:ascii="Times New Roman" w:hAnsi="Times New Roman" w:cs="Times New Roman"/>
                  <w:sz w:val="22"/>
                </w:rPr>
                <w:t>1.00</w:t>
              </w:r>
            </w:ins>
          </w:p>
        </w:tc>
        <w:tc>
          <w:tcPr>
            <w:tcW w:w="0" w:type="auto"/>
            <w:noWrap/>
            <w:hideMark/>
          </w:tcPr>
          <w:p w14:paraId="69BD5DF5" w14:textId="77777777" w:rsidR="00A64F10" w:rsidRPr="00622A0A" w:rsidRDefault="00A64F10" w:rsidP="004015FC">
            <w:pPr>
              <w:jc w:val="center"/>
              <w:rPr>
                <w:ins w:id="234" w:author="ikedan" w:date="2026-09-25T21:13:00Z" w16du:dateUtc="2026-09-26T01:13:00Z"/>
                <w:rFonts w:ascii="Times New Roman" w:hAnsi="Times New Roman" w:cs="Times New Roman"/>
                <w:sz w:val="22"/>
              </w:rPr>
            </w:pPr>
            <w:ins w:id="235" w:author="ikedan" w:date="2026-09-25T21:13:00Z" w16du:dateUtc="2026-09-26T01:13:00Z">
              <w:r w:rsidRPr="00622A0A">
                <w:rPr>
                  <w:rFonts w:ascii="Times New Roman" w:hAnsi="Times New Roman" w:cs="Times New Roman"/>
                  <w:sz w:val="22"/>
                </w:rPr>
                <w:t>1.65</w:t>
              </w:r>
              <w:r w:rsidRPr="00622A0A">
                <w:rPr>
                  <w:rFonts w:ascii="Times New Roman" w:hAnsi="Times New Roman" w:cs="Times New Roman"/>
                  <w:sz w:val="22"/>
                  <w:vertAlign w:val="superscript"/>
                </w:rPr>
                <w:t xml:space="preserve"> b</w:t>
              </w:r>
            </w:ins>
          </w:p>
        </w:tc>
        <w:tc>
          <w:tcPr>
            <w:tcW w:w="0" w:type="auto"/>
            <w:noWrap/>
            <w:hideMark/>
          </w:tcPr>
          <w:p w14:paraId="20CA7545" w14:textId="77777777" w:rsidR="00A64F10" w:rsidRPr="00622A0A" w:rsidRDefault="00A64F10" w:rsidP="004015FC">
            <w:pPr>
              <w:jc w:val="center"/>
              <w:rPr>
                <w:ins w:id="236" w:author="ikedan" w:date="2026-09-25T21:13:00Z" w16du:dateUtc="2026-09-26T01:13:00Z"/>
                <w:rFonts w:ascii="Times New Roman" w:hAnsi="Times New Roman" w:cs="Times New Roman"/>
                <w:sz w:val="22"/>
              </w:rPr>
            </w:pPr>
            <w:ins w:id="237" w:author="ikedan" w:date="2026-09-25T21:13:00Z" w16du:dateUtc="2026-09-26T01:13:00Z">
              <w:r w:rsidRPr="00622A0A">
                <w:rPr>
                  <w:rFonts w:ascii="Times New Roman" w:hAnsi="Times New Roman" w:cs="Times New Roman"/>
                  <w:sz w:val="22"/>
                </w:rPr>
                <w:t>3.16</w:t>
              </w:r>
              <w:r w:rsidRPr="00622A0A">
                <w:rPr>
                  <w:rFonts w:ascii="Times New Roman" w:hAnsi="Times New Roman" w:cs="Times New Roman"/>
                  <w:sz w:val="22"/>
                  <w:vertAlign w:val="superscript"/>
                </w:rPr>
                <w:t xml:space="preserve"> b</w:t>
              </w:r>
            </w:ins>
          </w:p>
        </w:tc>
        <w:tc>
          <w:tcPr>
            <w:tcW w:w="0" w:type="auto"/>
            <w:noWrap/>
            <w:hideMark/>
          </w:tcPr>
          <w:p w14:paraId="120195CF" w14:textId="77777777" w:rsidR="00A64F10" w:rsidRPr="00622A0A" w:rsidRDefault="00A64F10" w:rsidP="004015FC">
            <w:pPr>
              <w:jc w:val="center"/>
              <w:rPr>
                <w:ins w:id="238" w:author="ikedan" w:date="2026-09-25T21:13:00Z" w16du:dateUtc="2026-09-26T01:13:00Z"/>
                <w:rFonts w:ascii="Times New Roman" w:hAnsi="Times New Roman" w:cs="Times New Roman"/>
                <w:sz w:val="22"/>
              </w:rPr>
            </w:pPr>
            <w:ins w:id="239" w:author="ikedan" w:date="2026-09-25T21:13:00Z" w16du:dateUtc="2026-09-26T01:13:00Z">
              <w:r w:rsidRPr="00622A0A">
                <w:rPr>
                  <w:rFonts w:ascii="Times New Roman" w:hAnsi="Times New Roman" w:cs="Times New Roman"/>
                  <w:sz w:val="22"/>
                </w:rPr>
                <w:t>6.65</w:t>
              </w:r>
            </w:ins>
          </w:p>
        </w:tc>
      </w:tr>
      <w:tr w:rsidR="00A64F10" w:rsidRPr="00622A0A" w14:paraId="76F9AF95" w14:textId="77777777" w:rsidTr="004015FC">
        <w:trPr>
          <w:trHeight w:val="270"/>
          <w:ins w:id="240" w:author="ikedan" w:date="2026-09-25T21:13:00Z" w16du:dateUtc="2026-09-26T01:13:00Z"/>
        </w:trPr>
        <w:tc>
          <w:tcPr>
            <w:tcW w:w="0" w:type="auto"/>
            <w:noWrap/>
            <w:vAlign w:val="center"/>
            <w:hideMark/>
          </w:tcPr>
          <w:p w14:paraId="74746707" w14:textId="77777777" w:rsidR="00A64F10" w:rsidRPr="00622A0A" w:rsidRDefault="00A64F10" w:rsidP="004E71C7">
            <w:pPr>
              <w:widowControl/>
              <w:jc w:val="left"/>
              <w:rPr>
                <w:ins w:id="241" w:author="ikedan" w:date="2026-09-25T21:13:00Z" w16du:dateUtc="2026-09-26T01:13:00Z"/>
                <w:rFonts w:ascii="Times New Roman" w:eastAsia="MS PGothic" w:hAnsi="Times New Roman" w:cs="Times New Roman"/>
                <w:color w:val="000000"/>
                <w:kern w:val="0"/>
                <w:sz w:val="22"/>
              </w:rPr>
            </w:pPr>
          </w:p>
        </w:tc>
        <w:tc>
          <w:tcPr>
            <w:tcW w:w="0" w:type="auto"/>
            <w:noWrap/>
            <w:hideMark/>
          </w:tcPr>
          <w:p w14:paraId="30A17918" w14:textId="77777777" w:rsidR="00A64F10" w:rsidRPr="00622A0A" w:rsidRDefault="00A64F10" w:rsidP="00DA4CED">
            <w:pPr>
              <w:rPr>
                <w:ins w:id="242" w:author="ikedan" w:date="2026-09-25T21:13:00Z" w16du:dateUtc="2026-09-26T01:13:00Z"/>
                <w:rFonts w:ascii="Times New Roman" w:hAnsi="Times New Roman" w:cs="Times New Roman"/>
                <w:sz w:val="22"/>
              </w:rPr>
            </w:pPr>
          </w:p>
        </w:tc>
        <w:tc>
          <w:tcPr>
            <w:tcW w:w="0" w:type="auto"/>
            <w:noWrap/>
            <w:hideMark/>
          </w:tcPr>
          <w:p w14:paraId="3DAF69CE" w14:textId="77777777" w:rsidR="00A64F10" w:rsidRPr="00622A0A" w:rsidRDefault="00A64F10" w:rsidP="00DA4CED">
            <w:pPr>
              <w:rPr>
                <w:ins w:id="243" w:author="ikedan" w:date="2026-09-25T21:13:00Z" w16du:dateUtc="2026-09-26T01:13:00Z"/>
                <w:rFonts w:ascii="Times New Roman" w:hAnsi="Times New Roman" w:cs="Times New Roman"/>
                <w:sz w:val="22"/>
              </w:rPr>
            </w:pPr>
            <w:ins w:id="244" w:author="ikedan" w:date="2026-09-25T21:13:00Z" w16du:dateUtc="2026-09-26T01:13:00Z">
              <w:r w:rsidRPr="00622A0A">
                <w:rPr>
                  <w:rFonts w:ascii="Times New Roman" w:hAnsi="Times New Roman" w:cs="Times New Roman"/>
                  <w:sz w:val="22"/>
                </w:rPr>
                <w:t>45</w:t>
              </w:r>
              <w:r w:rsidR="00536BB1" w:rsidRPr="00622A0A">
                <w:rPr>
                  <w:rFonts w:ascii="Times New Roman" w:hAnsi="Times New Roman" w:cs="Times New Roman"/>
                  <w:sz w:val="22"/>
                </w:rPr>
                <w:t>–</w:t>
              </w:r>
              <w:r w:rsidRPr="00622A0A">
                <w:rPr>
                  <w:rFonts w:ascii="Times New Roman" w:hAnsi="Times New Roman" w:cs="Times New Roman"/>
                  <w:sz w:val="22"/>
                </w:rPr>
                <w:t>50</w:t>
              </w:r>
            </w:ins>
          </w:p>
        </w:tc>
        <w:tc>
          <w:tcPr>
            <w:tcW w:w="0" w:type="auto"/>
            <w:noWrap/>
            <w:hideMark/>
          </w:tcPr>
          <w:p w14:paraId="0D7AE6BF" w14:textId="77777777" w:rsidR="00A64F10" w:rsidRPr="00622A0A" w:rsidRDefault="00A64F10" w:rsidP="004015FC">
            <w:pPr>
              <w:jc w:val="center"/>
              <w:rPr>
                <w:ins w:id="245" w:author="ikedan" w:date="2026-09-25T21:13:00Z" w16du:dateUtc="2026-09-26T01:13:00Z"/>
                <w:rFonts w:ascii="Times New Roman" w:hAnsi="Times New Roman" w:cs="Times New Roman"/>
                <w:sz w:val="22"/>
              </w:rPr>
            </w:pPr>
            <w:ins w:id="246" w:author="ikedan" w:date="2026-09-25T21:13:00Z" w16du:dateUtc="2026-09-26T01:13:00Z">
              <w:r w:rsidRPr="00622A0A">
                <w:rPr>
                  <w:rFonts w:ascii="Times New Roman" w:hAnsi="Times New Roman" w:cs="Times New Roman"/>
                  <w:sz w:val="22"/>
                </w:rPr>
                <w:t>1.00</w:t>
              </w:r>
            </w:ins>
          </w:p>
        </w:tc>
        <w:tc>
          <w:tcPr>
            <w:tcW w:w="0" w:type="auto"/>
            <w:noWrap/>
            <w:hideMark/>
          </w:tcPr>
          <w:p w14:paraId="3EF2D7DF" w14:textId="77777777" w:rsidR="00A64F10" w:rsidRPr="00622A0A" w:rsidRDefault="00A64F10" w:rsidP="004015FC">
            <w:pPr>
              <w:jc w:val="center"/>
              <w:rPr>
                <w:ins w:id="247" w:author="ikedan" w:date="2026-09-25T21:13:00Z" w16du:dateUtc="2026-09-26T01:13:00Z"/>
                <w:rFonts w:ascii="Times New Roman" w:hAnsi="Times New Roman" w:cs="Times New Roman"/>
                <w:sz w:val="22"/>
              </w:rPr>
            </w:pPr>
            <w:ins w:id="248" w:author="ikedan" w:date="2026-09-25T21:13:00Z" w16du:dateUtc="2026-09-26T01:13:00Z">
              <w:r w:rsidRPr="00622A0A">
                <w:rPr>
                  <w:rFonts w:ascii="Times New Roman" w:hAnsi="Times New Roman" w:cs="Times New Roman"/>
                  <w:sz w:val="22"/>
                </w:rPr>
                <w:t>1.42</w:t>
              </w:r>
              <w:r w:rsidRPr="00622A0A">
                <w:rPr>
                  <w:rFonts w:ascii="Times New Roman" w:hAnsi="Times New Roman" w:cs="Times New Roman"/>
                  <w:sz w:val="22"/>
                  <w:vertAlign w:val="superscript"/>
                </w:rPr>
                <w:t xml:space="preserve"> b</w:t>
              </w:r>
            </w:ins>
          </w:p>
        </w:tc>
        <w:tc>
          <w:tcPr>
            <w:tcW w:w="0" w:type="auto"/>
            <w:noWrap/>
            <w:hideMark/>
          </w:tcPr>
          <w:p w14:paraId="05505F7B" w14:textId="77777777" w:rsidR="00A64F10" w:rsidRPr="00622A0A" w:rsidRDefault="00A64F10" w:rsidP="004015FC">
            <w:pPr>
              <w:jc w:val="center"/>
              <w:rPr>
                <w:ins w:id="249" w:author="ikedan" w:date="2026-09-25T21:13:00Z" w16du:dateUtc="2026-09-26T01:13:00Z"/>
                <w:rFonts w:ascii="Times New Roman" w:hAnsi="Times New Roman" w:cs="Times New Roman"/>
                <w:sz w:val="22"/>
              </w:rPr>
            </w:pPr>
            <w:ins w:id="250" w:author="ikedan" w:date="2026-09-25T21:13:00Z" w16du:dateUtc="2026-09-26T01:13:00Z">
              <w:r w:rsidRPr="00622A0A">
                <w:rPr>
                  <w:rFonts w:ascii="Times New Roman" w:hAnsi="Times New Roman" w:cs="Times New Roman"/>
                  <w:sz w:val="22"/>
                </w:rPr>
                <w:t>2.22</w:t>
              </w:r>
              <w:r w:rsidRPr="00622A0A">
                <w:rPr>
                  <w:rFonts w:ascii="Times New Roman" w:hAnsi="Times New Roman" w:cs="Times New Roman"/>
                  <w:sz w:val="22"/>
                  <w:vertAlign w:val="superscript"/>
                </w:rPr>
                <w:t xml:space="preserve"> b</w:t>
              </w:r>
            </w:ins>
          </w:p>
        </w:tc>
        <w:tc>
          <w:tcPr>
            <w:tcW w:w="0" w:type="auto"/>
            <w:noWrap/>
            <w:hideMark/>
          </w:tcPr>
          <w:p w14:paraId="776BA083" w14:textId="77777777" w:rsidR="00A64F10" w:rsidRPr="00622A0A" w:rsidRDefault="00A64F10" w:rsidP="004015FC">
            <w:pPr>
              <w:jc w:val="center"/>
              <w:rPr>
                <w:ins w:id="251" w:author="ikedan" w:date="2026-09-25T21:13:00Z" w16du:dateUtc="2026-09-26T01:13:00Z"/>
                <w:rFonts w:ascii="Times New Roman" w:hAnsi="Times New Roman" w:cs="Times New Roman"/>
                <w:sz w:val="22"/>
              </w:rPr>
            </w:pPr>
            <w:ins w:id="252" w:author="ikedan" w:date="2026-09-25T21:13:00Z" w16du:dateUtc="2026-09-26T01:13:00Z">
              <w:r w:rsidRPr="00622A0A">
                <w:rPr>
                  <w:rFonts w:ascii="Times New Roman" w:hAnsi="Times New Roman" w:cs="Times New Roman"/>
                  <w:sz w:val="22"/>
                </w:rPr>
                <w:t>3.60</w:t>
              </w:r>
            </w:ins>
          </w:p>
        </w:tc>
      </w:tr>
      <w:tr w:rsidR="00A64F10" w:rsidRPr="00622A0A" w14:paraId="4C1D6C3F" w14:textId="77777777" w:rsidTr="004015FC">
        <w:trPr>
          <w:trHeight w:val="270"/>
          <w:ins w:id="253" w:author="ikedan" w:date="2026-09-25T21:13:00Z" w16du:dateUtc="2026-09-26T01:13:00Z"/>
        </w:trPr>
        <w:tc>
          <w:tcPr>
            <w:tcW w:w="0" w:type="auto"/>
            <w:noWrap/>
            <w:vAlign w:val="center"/>
            <w:hideMark/>
          </w:tcPr>
          <w:p w14:paraId="63D1D9D8" w14:textId="77777777" w:rsidR="00A64F10" w:rsidRPr="00622A0A" w:rsidRDefault="00A64F10" w:rsidP="004E71C7">
            <w:pPr>
              <w:widowControl/>
              <w:jc w:val="left"/>
              <w:rPr>
                <w:ins w:id="254" w:author="ikedan" w:date="2026-09-25T21:13:00Z" w16du:dateUtc="2026-09-26T01:13:00Z"/>
                <w:rFonts w:ascii="Times New Roman" w:eastAsia="MS PGothic" w:hAnsi="Times New Roman" w:cs="Times New Roman"/>
                <w:color w:val="000000"/>
                <w:kern w:val="0"/>
                <w:sz w:val="22"/>
              </w:rPr>
            </w:pPr>
          </w:p>
        </w:tc>
        <w:tc>
          <w:tcPr>
            <w:tcW w:w="0" w:type="auto"/>
            <w:noWrap/>
            <w:hideMark/>
          </w:tcPr>
          <w:p w14:paraId="049F10E9" w14:textId="77777777" w:rsidR="00A64F10" w:rsidRPr="00622A0A" w:rsidRDefault="00A64F10" w:rsidP="00DA4CED">
            <w:pPr>
              <w:rPr>
                <w:ins w:id="255" w:author="ikedan" w:date="2026-09-25T21:13:00Z" w16du:dateUtc="2026-09-26T01:13:00Z"/>
                <w:rFonts w:ascii="Times New Roman" w:hAnsi="Times New Roman" w:cs="Times New Roman"/>
                <w:sz w:val="22"/>
              </w:rPr>
            </w:pPr>
          </w:p>
        </w:tc>
        <w:tc>
          <w:tcPr>
            <w:tcW w:w="0" w:type="auto"/>
            <w:noWrap/>
            <w:hideMark/>
          </w:tcPr>
          <w:p w14:paraId="65585B29" w14:textId="77777777" w:rsidR="00A64F10" w:rsidRPr="00622A0A" w:rsidRDefault="00A64F10" w:rsidP="00DA4CED">
            <w:pPr>
              <w:rPr>
                <w:ins w:id="256" w:author="ikedan" w:date="2026-09-25T21:13:00Z" w16du:dateUtc="2026-09-26T01:13:00Z"/>
                <w:rFonts w:ascii="Times New Roman" w:hAnsi="Times New Roman" w:cs="Times New Roman"/>
                <w:sz w:val="22"/>
              </w:rPr>
            </w:pPr>
            <w:ins w:id="257" w:author="ikedan" w:date="2026-09-25T21:13:00Z" w16du:dateUtc="2026-09-26T01:13:00Z">
              <w:r w:rsidRPr="00622A0A">
                <w:rPr>
                  <w:rFonts w:ascii="Times New Roman" w:hAnsi="Times New Roman" w:cs="Times New Roman"/>
                  <w:sz w:val="22"/>
                </w:rPr>
                <w:t>60</w:t>
              </w:r>
              <w:r w:rsidR="00536BB1" w:rsidRPr="00622A0A">
                <w:rPr>
                  <w:rFonts w:ascii="Times New Roman" w:hAnsi="Times New Roman" w:cs="Times New Roman"/>
                  <w:sz w:val="22"/>
                </w:rPr>
                <w:t>–</w:t>
              </w:r>
              <w:r w:rsidRPr="00622A0A">
                <w:rPr>
                  <w:rFonts w:ascii="Times New Roman" w:hAnsi="Times New Roman" w:cs="Times New Roman"/>
                  <w:sz w:val="22"/>
                </w:rPr>
                <w:t>69</w:t>
              </w:r>
            </w:ins>
          </w:p>
        </w:tc>
        <w:tc>
          <w:tcPr>
            <w:tcW w:w="0" w:type="auto"/>
            <w:noWrap/>
            <w:hideMark/>
          </w:tcPr>
          <w:p w14:paraId="09AE2DA8" w14:textId="77777777" w:rsidR="00A64F10" w:rsidRPr="00622A0A" w:rsidRDefault="00A64F10" w:rsidP="004015FC">
            <w:pPr>
              <w:jc w:val="center"/>
              <w:rPr>
                <w:ins w:id="258" w:author="ikedan" w:date="2026-09-25T21:13:00Z" w16du:dateUtc="2026-09-26T01:13:00Z"/>
                <w:rFonts w:ascii="Times New Roman" w:hAnsi="Times New Roman" w:cs="Times New Roman"/>
                <w:sz w:val="22"/>
              </w:rPr>
            </w:pPr>
            <w:ins w:id="259" w:author="ikedan" w:date="2026-09-25T21:13:00Z" w16du:dateUtc="2026-09-26T01:13:00Z">
              <w:r w:rsidRPr="00622A0A">
                <w:rPr>
                  <w:rFonts w:ascii="Times New Roman" w:hAnsi="Times New Roman" w:cs="Times New Roman"/>
                  <w:sz w:val="22"/>
                </w:rPr>
                <w:t>1.00</w:t>
              </w:r>
            </w:ins>
          </w:p>
        </w:tc>
        <w:tc>
          <w:tcPr>
            <w:tcW w:w="0" w:type="auto"/>
            <w:noWrap/>
            <w:hideMark/>
          </w:tcPr>
          <w:p w14:paraId="7A1A3FDF" w14:textId="77777777" w:rsidR="00A64F10" w:rsidRPr="00622A0A" w:rsidRDefault="00A64F10" w:rsidP="004015FC">
            <w:pPr>
              <w:jc w:val="center"/>
              <w:rPr>
                <w:ins w:id="260" w:author="ikedan" w:date="2026-09-25T21:13:00Z" w16du:dateUtc="2026-09-26T01:13:00Z"/>
                <w:rFonts w:ascii="Times New Roman" w:hAnsi="Times New Roman" w:cs="Times New Roman"/>
                <w:sz w:val="22"/>
              </w:rPr>
            </w:pPr>
            <w:ins w:id="261" w:author="ikedan" w:date="2026-09-25T21:13:00Z" w16du:dateUtc="2026-09-26T01:13:00Z">
              <w:r w:rsidRPr="00622A0A">
                <w:rPr>
                  <w:rFonts w:ascii="Times New Roman" w:hAnsi="Times New Roman" w:cs="Times New Roman"/>
                  <w:sz w:val="22"/>
                </w:rPr>
                <w:t>1.19</w:t>
              </w:r>
              <w:r w:rsidRPr="00622A0A">
                <w:rPr>
                  <w:rFonts w:ascii="Times New Roman" w:hAnsi="Times New Roman" w:cs="Times New Roman"/>
                  <w:sz w:val="22"/>
                  <w:vertAlign w:val="superscript"/>
                </w:rPr>
                <w:t xml:space="preserve"> b</w:t>
              </w:r>
            </w:ins>
          </w:p>
        </w:tc>
        <w:tc>
          <w:tcPr>
            <w:tcW w:w="0" w:type="auto"/>
            <w:noWrap/>
            <w:hideMark/>
          </w:tcPr>
          <w:p w14:paraId="5C1156E8" w14:textId="77777777" w:rsidR="00A64F10" w:rsidRPr="00622A0A" w:rsidRDefault="00A64F10" w:rsidP="004015FC">
            <w:pPr>
              <w:jc w:val="center"/>
              <w:rPr>
                <w:ins w:id="262" w:author="ikedan" w:date="2026-09-25T21:13:00Z" w16du:dateUtc="2026-09-26T01:13:00Z"/>
                <w:rFonts w:ascii="Times New Roman" w:hAnsi="Times New Roman" w:cs="Times New Roman"/>
                <w:sz w:val="22"/>
              </w:rPr>
            </w:pPr>
            <w:ins w:id="263" w:author="ikedan" w:date="2026-09-25T21:13:00Z" w16du:dateUtc="2026-09-26T01:13:00Z">
              <w:r w:rsidRPr="00622A0A">
                <w:rPr>
                  <w:rFonts w:ascii="Times New Roman" w:hAnsi="Times New Roman" w:cs="Times New Roman"/>
                  <w:sz w:val="22"/>
                </w:rPr>
                <w:t>1.55</w:t>
              </w:r>
              <w:r w:rsidRPr="00622A0A">
                <w:rPr>
                  <w:rFonts w:ascii="Times New Roman" w:hAnsi="Times New Roman" w:cs="Times New Roman"/>
                  <w:sz w:val="22"/>
                  <w:vertAlign w:val="superscript"/>
                </w:rPr>
                <w:t xml:space="preserve"> b</w:t>
              </w:r>
            </w:ins>
          </w:p>
        </w:tc>
        <w:tc>
          <w:tcPr>
            <w:tcW w:w="0" w:type="auto"/>
            <w:noWrap/>
            <w:hideMark/>
          </w:tcPr>
          <w:p w14:paraId="203FD6BA" w14:textId="77777777" w:rsidR="00A64F10" w:rsidRPr="00622A0A" w:rsidRDefault="00A64F10" w:rsidP="004015FC">
            <w:pPr>
              <w:jc w:val="center"/>
              <w:rPr>
                <w:ins w:id="264" w:author="ikedan" w:date="2026-09-25T21:13:00Z" w16du:dateUtc="2026-09-26T01:13:00Z"/>
                <w:rFonts w:ascii="Times New Roman" w:hAnsi="Times New Roman" w:cs="Times New Roman"/>
                <w:sz w:val="22"/>
              </w:rPr>
            </w:pPr>
            <w:ins w:id="265" w:author="ikedan" w:date="2026-09-25T21:13:00Z" w16du:dateUtc="2026-09-26T01:13:00Z">
              <w:r w:rsidRPr="00622A0A">
                <w:rPr>
                  <w:rFonts w:ascii="Times New Roman" w:hAnsi="Times New Roman" w:cs="Times New Roman"/>
                  <w:sz w:val="22"/>
                </w:rPr>
                <w:t>2.18</w:t>
              </w:r>
            </w:ins>
          </w:p>
        </w:tc>
      </w:tr>
      <w:tr w:rsidR="00A64F10" w:rsidRPr="00622A0A" w14:paraId="35C2B595" w14:textId="77777777" w:rsidTr="004015FC">
        <w:trPr>
          <w:trHeight w:val="270"/>
          <w:ins w:id="266" w:author="ikedan" w:date="2026-09-25T21:13:00Z" w16du:dateUtc="2026-09-26T01:13:00Z"/>
        </w:trPr>
        <w:tc>
          <w:tcPr>
            <w:tcW w:w="0" w:type="auto"/>
            <w:noWrap/>
            <w:vAlign w:val="center"/>
            <w:hideMark/>
          </w:tcPr>
          <w:p w14:paraId="1FCE7C17" w14:textId="77777777" w:rsidR="00A64F10" w:rsidRPr="00622A0A" w:rsidRDefault="00A64F10" w:rsidP="004E71C7">
            <w:pPr>
              <w:widowControl/>
              <w:jc w:val="left"/>
              <w:rPr>
                <w:ins w:id="267" w:author="ikedan" w:date="2026-09-25T21:13:00Z" w16du:dateUtc="2026-09-26T01:13:00Z"/>
                <w:rFonts w:ascii="Times New Roman" w:eastAsia="MS PGothic" w:hAnsi="Times New Roman" w:cs="Times New Roman"/>
                <w:color w:val="000000"/>
                <w:kern w:val="0"/>
                <w:sz w:val="22"/>
              </w:rPr>
            </w:pPr>
          </w:p>
        </w:tc>
        <w:tc>
          <w:tcPr>
            <w:tcW w:w="0" w:type="auto"/>
            <w:noWrap/>
            <w:hideMark/>
          </w:tcPr>
          <w:p w14:paraId="4F7B319B" w14:textId="77777777" w:rsidR="00A64F10" w:rsidRPr="00622A0A" w:rsidRDefault="00A64F10" w:rsidP="00DA4CED">
            <w:pPr>
              <w:rPr>
                <w:ins w:id="268" w:author="ikedan" w:date="2026-09-25T21:13:00Z" w16du:dateUtc="2026-09-26T01:13:00Z"/>
                <w:rFonts w:ascii="Times New Roman" w:hAnsi="Times New Roman" w:cs="Times New Roman"/>
                <w:sz w:val="22"/>
              </w:rPr>
            </w:pPr>
          </w:p>
        </w:tc>
        <w:tc>
          <w:tcPr>
            <w:tcW w:w="0" w:type="auto"/>
            <w:noWrap/>
            <w:hideMark/>
          </w:tcPr>
          <w:p w14:paraId="442AEA70" w14:textId="77777777" w:rsidR="00A64F10" w:rsidRPr="00622A0A" w:rsidRDefault="00A64F10" w:rsidP="00DA4CED">
            <w:pPr>
              <w:rPr>
                <w:ins w:id="269" w:author="ikedan" w:date="2026-09-25T21:13:00Z" w16du:dateUtc="2026-09-26T01:13:00Z"/>
                <w:rFonts w:ascii="Times New Roman" w:hAnsi="Times New Roman" w:cs="Times New Roman"/>
                <w:sz w:val="22"/>
              </w:rPr>
            </w:pPr>
            <w:ins w:id="270" w:author="ikedan" w:date="2026-09-25T21:13:00Z" w16du:dateUtc="2026-09-26T01:13:00Z">
              <w:r w:rsidRPr="00622A0A">
                <w:rPr>
                  <w:rFonts w:ascii="Times New Roman" w:hAnsi="Times New Roman" w:cs="Times New Roman"/>
                  <w:sz w:val="22"/>
                </w:rPr>
                <w:t>70</w:t>
              </w:r>
              <w:r w:rsidR="00536BB1" w:rsidRPr="00622A0A">
                <w:rPr>
                  <w:rFonts w:ascii="Times New Roman" w:hAnsi="Times New Roman" w:cs="Times New Roman"/>
                  <w:sz w:val="22"/>
                </w:rPr>
                <w:t>–</w:t>
              </w:r>
              <w:r w:rsidRPr="00622A0A">
                <w:rPr>
                  <w:rFonts w:ascii="Times New Roman" w:hAnsi="Times New Roman" w:cs="Times New Roman"/>
                  <w:sz w:val="22"/>
                </w:rPr>
                <w:t>79</w:t>
              </w:r>
            </w:ins>
          </w:p>
        </w:tc>
        <w:tc>
          <w:tcPr>
            <w:tcW w:w="0" w:type="auto"/>
            <w:noWrap/>
            <w:hideMark/>
          </w:tcPr>
          <w:p w14:paraId="3D70B071" w14:textId="77777777" w:rsidR="00A64F10" w:rsidRPr="00622A0A" w:rsidRDefault="00A64F10" w:rsidP="004015FC">
            <w:pPr>
              <w:jc w:val="center"/>
              <w:rPr>
                <w:ins w:id="271" w:author="ikedan" w:date="2026-09-25T21:13:00Z" w16du:dateUtc="2026-09-26T01:13:00Z"/>
                <w:rFonts w:ascii="Times New Roman" w:hAnsi="Times New Roman" w:cs="Times New Roman"/>
                <w:sz w:val="22"/>
              </w:rPr>
            </w:pPr>
            <w:ins w:id="272" w:author="ikedan" w:date="2026-09-25T21:13:00Z" w16du:dateUtc="2026-09-26T01:13:00Z">
              <w:r w:rsidRPr="00622A0A">
                <w:rPr>
                  <w:rFonts w:ascii="Times New Roman" w:hAnsi="Times New Roman" w:cs="Times New Roman"/>
                  <w:sz w:val="22"/>
                </w:rPr>
                <w:t>1.00</w:t>
              </w:r>
            </w:ins>
          </w:p>
        </w:tc>
        <w:tc>
          <w:tcPr>
            <w:tcW w:w="0" w:type="auto"/>
            <w:noWrap/>
            <w:hideMark/>
          </w:tcPr>
          <w:p w14:paraId="272DAC27" w14:textId="77777777" w:rsidR="00A64F10" w:rsidRPr="00622A0A" w:rsidRDefault="00A64F10" w:rsidP="004015FC">
            <w:pPr>
              <w:jc w:val="center"/>
              <w:rPr>
                <w:ins w:id="273" w:author="ikedan" w:date="2026-09-25T21:13:00Z" w16du:dateUtc="2026-09-26T01:13:00Z"/>
                <w:rFonts w:ascii="Times New Roman" w:hAnsi="Times New Roman" w:cs="Times New Roman"/>
                <w:sz w:val="22"/>
              </w:rPr>
            </w:pPr>
            <w:ins w:id="274" w:author="ikedan" w:date="2026-09-25T21:13:00Z" w16du:dateUtc="2026-09-26T01:13:00Z">
              <w:r w:rsidRPr="00622A0A">
                <w:rPr>
                  <w:rFonts w:ascii="Times New Roman" w:hAnsi="Times New Roman" w:cs="Times New Roman"/>
                  <w:sz w:val="22"/>
                </w:rPr>
                <w:t>1.09</w:t>
              </w:r>
              <w:r w:rsidRPr="00622A0A">
                <w:rPr>
                  <w:rFonts w:ascii="Times New Roman" w:hAnsi="Times New Roman" w:cs="Times New Roman"/>
                  <w:sz w:val="22"/>
                  <w:vertAlign w:val="superscript"/>
                </w:rPr>
                <w:t xml:space="preserve"> b</w:t>
              </w:r>
            </w:ins>
          </w:p>
        </w:tc>
        <w:tc>
          <w:tcPr>
            <w:tcW w:w="0" w:type="auto"/>
            <w:noWrap/>
            <w:hideMark/>
          </w:tcPr>
          <w:p w14:paraId="1E322A7D" w14:textId="77777777" w:rsidR="00A64F10" w:rsidRPr="00622A0A" w:rsidRDefault="00A64F10" w:rsidP="004015FC">
            <w:pPr>
              <w:jc w:val="center"/>
              <w:rPr>
                <w:ins w:id="275" w:author="ikedan" w:date="2026-09-25T21:13:00Z" w16du:dateUtc="2026-09-26T01:13:00Z"/>
                <w:rFonts w:ascii="Times New Roman" w:hAnsi="Times New Roman" w:cs="Times New Roman"/>
                <w:sz w:val="22"/>
              </w:rPr>
            </w:pPr>
            <w:ins w:id="276" w:author="ikedan" w:date="2026-09-25T21:13:00Z" w16du:dateUtc="2026-09-26T01:13:00Z">
              <w:r w:rsidRPr="00622A0A">
                <w:rPr>
                  <w:rFonts w:ascii="Times New Roman" w:hAnsi="Times New Roman" w:cs="Times New Roman"/>
                  <w:sz w:val="22"/>
                </w:rPr>
                <w:t>1.26</w:t>
              </w:r>
              <w:r w:rsidRPr="00622A0A">
                <w:rPr>
                  <w:rFonts w:ascii="Times New Roman" w:hAnsi="Times New Roman" w:cs="Times New Roman"/>
                  <w:sz w:val="22"/>
                  <w:vertAlign w:val="superscript"/>
                </w:rPr>
                <w:t xml:space="preserve"> b</w:t>
              </w:r>
            </w:ins>
          </w:p>
        </w:tc>
        <w:tc>
          <w:tcPr>
            <w:tcW w:w="0" w:type="auto"/>
            <w:noWrap/>
            <w:hideMark/>
          </w:tcPr>
          <w:p w14:paraId="0594BA7B" w14:textId="77777777" w:rsidR="00A64F10" w:rsidRPr="00622A0A" w:rsidRDefault="00A64F10" w:rsidP="004015FC">
            <w:pPr>
              <w:jc w:val="center"/>
              <w:rPr>
                <w:ins w:id="277" w:author="ikedan" w:date="2026-09-25T21:13:00Z" w16du:dateUtc="2026-09-26T01:13:00Z"/>
                <w:rFonts w:ascii="Times New Roman" w:hAnsi="Times New Roman" w:cs="Times New Roman"/>
                <w:sz w:val="22"/>
              </w:rPr>
            </w:pPr>
            <w:ins w:id="278" w:author="ikedan" w:date="2026-09-25T21:13:00Z" w16du:dateUtc="2026-09-26T01:13:00Z">
              <w:r w:rsidRPr="00622A0A">
                <w:rPr>
                  <w:rFonts w:ascii="Times New Roman" w:hAnsi="Times New Roman" w:cs="Times New Roman"/>
                  <w:sz w:val="22"/>
                </w:rPr>
                <w:t>1.55</w:t>
              </w:r>
            </w:ins>
          </w:p>
        </w:tc>
      </w:tr>
      <w:tr w:rsidR="00A64F10" w:rsidRPr="00622A0A" w14:paraId="6DA6B85E" w14:textId="77777777" w:rsidTr="004015FC">
        <w:trPr>
          <w:trHeight w:val="270"/>
          <w:ins w:id="279" w:author="ikedan" w:date="2026-09-25T21:13:00Z" w16du:dateUtc="2026-09-26T01:13:00Z"/>
        </w:trPr>
        <w:tc>
          <w:tcPr>
            <w:tcW w:w="0" w:type="auto"/>
            <w:noWrap/>
            <w:vAlign w:val="center"/>
            <w:hideMark/>
          </w:tcPr>
          <w:p w14:paraId="09BCF81D" w14:textId="77777777" w:rsidR="00A64F10" w:rsidRPr="00622A0A" w:rsidRDefault="00A64F10" w:rsidP="004E71C7">
            <w:pPr>
              <w:widowControl/>
              <w:jc w:val="left"/>
              <w:rPr>
                <w:ins w:id="280" w:author="ikedan" w:date="2026-09-25T21:13:00Z" w16du:dateUtc="2026-09-26T01:13:00Z"/>
                <w:rFonts w:ascii="Times New Roman" w:eastAsia="MS PGothic" w:hAnsi="Times New Roman" w:cs="Times New Roman"/>
                <w:color w:val="000000"/>
                <w:kern w:val="0"/>
                <w:sz w:val="22"/>
              </w:rPr>
            </w:pPr>
          </w:p>
        </w:tc>
        <w:tc>
          <w:tcPr>
            <w:tcW w:w="0" w:type="auto"/>
            <w:noWrap/>
            <w:hideMark/>
          </w:tcPr>
          <w:p w14:paraId="318721FD" w14:textId="77777777" w:rsidR="00A64F10" w:rsidRPr="00622A0A" w:rsidRDefault="00A64F10" w:rsidP="00DA4CED">
            <w:pPr>
              <w:rPr>
                <w:ins w:id="281" w:author="ikedan" w:date="2026-09-25T21:13:00Z" w16du:dateUtc="2026-09-26T01:13:00Z"/>
                <w:rFonts w:ascii="Times New Roman" w:hAnsi="Times New Roman" w:cs="Times New Roman"/>
                <w:sz w:val="22"/>
              </w:rPr>
            </w:pPr>
          </w:p>
        </w:tc>
        <w:tc>
          <w:tcPr>
            <w:tcW w:w="0" w:type="auto"/>
            <w:noWrap/>
            <w:hideMark/>
          </w:tcPr>
          <w:p w14:paraId="282FBC41" w14:textId="77777777" w:rsidR="00A64F10" w:rsidRPr="00622A0A" w:rsidRDefault="00536BB1" w:rsidP="00DA4CED">
            <w:pPr>
              <w:rPr>
                <w:ins w:id="282" w:author="ikedan" w:date="2026-09-25T21:13:00Z" w16du:dateUtc="2026-09-26T01:13:00Z"/>
                <w:rFonts w:ascii="Times New Roman" w:hAnsi="Times New Roman" w:cs="Times New Roman"/>
                <w:sz w:val="22"/>
              </w:rPr>
            </w:pPr>
            <w:ins w:id="283" w:author="ikedan" w:date="2026-09-25T21:13:00Z" w16du:dateUtc="2026-09-26T01:13:00Z">
              <w:r w:rsidRPr="00622A0A">
                <w:rPr>
                  <w:rFonts w:ascii="Times New Roman" w:hAnsi="Times New Roman" w:cs="Times New Roman"/>
                  <w:sz w:val="22"/>
                </w:rPr>
                <w:t>≥80</w:t>
              </w:r>
            </w:ins>
          </w:p>
        </w:tc>
        <w:tc>
          <w:tcPr>
            <w:tcW w:w="0" w:type="auto"/>
            <w:noWrap/>
            <w:hideMark/>
          </w:tcPr>
          <w:p w14:paraId="4A55DF2E" w14:textId="77777777" w:rsidR="00A64F10" w:rsidRPr="00622A0A" w:rsidRDefault="00A64F10" w:rsidP="004015FC">
            <w:pPr>
              <w:jc w:val="center"/>
              <w:rPr>
                <w:ins w:id="284" w:author="ikedan" w:date="2026-09-25T21:13:00Z" w16du:dateUtc="2026-09-26T01:13:00Z"/>
                <w:rFonts w:ascii="Times New Roman" w:hAnsi="Times New Roman" w:cs="Times New Roman"/>
                <w:sz w:val="22"/>
              </w:rPr>
            </w:pPr>
            <w:ins w:id="285" w:author="ikedan" w:date="2026-09-25T21:13:00Z" w16du:dateUtc="2026-09-26T01:13:00Z">
              <w:r w:rsidRPr="00622A0A">
                <w:rPr>
                  <w:rFonts w:ascii="Times New Roman" w:hAnsi="Times New Roman" w:cs="Times New Roman"/>
                  <w:sz w:val="22"/>
                </w:rPr>
                <w:t>1.00</w:t>
              </w:r>
            </w:ins>
          </w:p>
        </w:tc>
        <w:tc>
          <w:tcPr>
            <w:tcW w:w="0" w:type="auto"/>
            <w:noWrap/>
            <w:hideMark/>
          </w:tcPr>
          <w:p w14:paraId="5B5FD22F" w14:textId="77777777" w:rsidR="00A64F10" w:rsidRPr="00622A0A" w:rsidRDefault="00A64F10" w:rsidP="004015FC">
            <w:pPr>
              <w:jc w:val="center"/>
              <w:rPr>
                <w:ins w:id="286" w:author="ikedan" w:date="2026-09-25T21:13:00Z" w16du:dateUtc="2026-09-26T01:13:00Z"/>
                <w:rFonts w:ascii="Times New Roman" w:hAnsi="Times New Roman" w:cs="Times New Roman"/>
                <w:sz w:val="22"/>
              </w:rPr>
            </w:pPr>
            <w:ins w:id="287" w:author="ikedan" w:date="2026-09-25T21:13:00Z" w16du:dateUtc="2026-09-26T01:13:00Z">
              <w:r w:rsidRPr="00622A0A">
                <w:rPr>
                  <w:rFonts w:ascii="Times New Roman" w:hAnsi="Times New Roman" w:cs="Times New Roman"/>
                  <w:sz w:val="22"/>
                </w:rPr>
                <w:t>1.00</w:t>
              </w:r>
              <w:r w:rsidRPr="00622A0A">
                <w:rPr>
                  <w:rFonts w:ascii="Times New Roman" w:hAnsi="Times New Roman" w:cs="Times New Roman"/>
                  <w:sz w:val="22"/>
                  <w:vertAlign w:val="superscript"/>
                </w:rPr>
                <w:t xml:space="preserve"> b</w:t>
              </w:r>
            </w:ins>
          </w:p>
        </w:tc>
        <w:tc>
          <w:tcPr>
            <w:tcW w:w="0" w:type="auto"/>
            <w:noWrap/>
            <w:hideMark/>
          </w:tcPr>
          <w:p w14:paraId="060F3330" w14:textId="77777777" w:rsidR="00A64F10" w:rsidRPr="00622A0A" w:rsidRDefault="00A64F10" w:rsidP="004015FC">
            <w:pPr>
              <w:jc w:val="center"/>
              <w:rPr>
                <w:ins w:id="288" w:author="ikedan" w:date="2026-09-25T21:13:00Z" w16du:dateUtc="2026-09-26T01:13:00Z"/>
                <w:rFonts w:ascii="Times New Roman" w:hAnsi="Times New Roman" w:cs="Times New Roman"/>
                <w:sz w:val="22"/>
              </w:rPr>
            </w:pPr>
            <w:ins w:id="289" w:author="ikedan" w:date="2026-09-25T21:13:00Z" w16du:dateUtc="2026-09-26T01:13:00Z">
              <w:r w:rsidRPr="00622A0A">
                <w:rPr>
                  <w:rFonts w:ascii="Times New Roman" w:hAnsi="Times New Roman" w:cs="Times New Roman"/>
                  <w:sz w:val="22"/>
                </w:rPr>
                <w:t>1.00</w:t>
              </w:r>
              <w:r w:rsidRPr="00622A0A">
                <w:rPr>
                  <w:rFonts w:ascii="Times New Roman" w:hAnsi="Times New Roman" w:cs="Times New Roman"/>
                  <w:sz w:val="22"/>
                  <w:vertAlign w:val="superscript"/>
                </w:rPr>
                <w:t xml:space="preserve"> b</w:t>
              </w:r>
            </w:ins>
          </w:p>
        </w:tc>
        <w:tc>
          <w:tcPr>
            <w:tcW w:w="0" w:type="auto"/>
            <w:noWrap/>
            <w:hideMark/>
          </w:tcPr>
          <w:p w14:paraId="102B7150" w14:textId="77777777" w:rsidR="00A64F10" w:rsidRPr="00622A0A" w:rsidRDefault="00A64F10" w:rsidP="004015FC">
            <w:pPr>
              <w:jc w:val="center"/>
              <w:rPr>
                <w:ins w:id="290" w:author="ikedan" w:date="2026-09-25T21:13:00Z" w16du:dateUtc="2026-09-26T01:13:00Z"/>
                <w:rFonts w:ascii="Times New Roman" w:hAnsi="Times New Roman" w:cs="Times New Roman"/>
                <w:sz w:val="22"/>
              </w:rPr>
            </w:pPr>
            <w:ins w:id="291" w:author="ikedan" w:date="2026-09-25T21:13:00Z" w16du:dateUtc="2026-09-26T01:13:00Z">
              <w:r w:rsidRPr="00622A0A">
                <w:rPr>
                  <w:rFonts w:ascii="Times New Roman" w:hAnsi="Times New Roman" w:cs="Times New Roman"/>
                  <w:sz w:val="22"/>
                </w:rPr>
                <w:t>1.00</w:t>
              </w:r>
              <w:r w:rsidRPr="00622A0A">
                <w:rPr>
                  <w:rFonts w:ascii="Times New Roman" w:hAnsi="Times New Roman" w:cs="Times New Roman"/>
                  <w:sz w:val="22"/>
                  <w:vertAlign w:val="superscript"/>
                </w:rPr>
                <w:t xml:space="preserve"> b</w:t>
              </w:r>
            </w:ins>
          </w:p>
        </w:tc>
      </w:tr>
      <w:tr w:rsidR="00A64F10" w:rsidRPr="00622A0A" w14:paraId="18D93852" w14:textId="77777777" w:rsidTr="004015FC">
        <w:trPr>
          <w:trHeight w:val="270"/>
          <w:ins w:id="292" w:author="ikedan" w:date="2026-09-25T21:13:00Z" w16du:dateUtc="2026-09-26T01:13:00Z"/>
        </w:trPr>
        <w:tc>
          <w:tcPr>
            <w:tcW w:w="0" w:type="auto"/>
            <w:noWrap/>
            <w:vAlign w:val="center"/>
            <w:hideMark/>
          </w:tcPr>
          <w:p w14:paraId="2FFBD1BB" w14:textId="77777777" w:rsidR="00A64F10" w:rsidRPr="00622A0A" w:rsidRDefault="00A64F10" w:rsidP="004E71C7">
            <w:pPr>
              <w:widowControl/>
              <w:jc w:val="left"/>
              <w:rPr>
                <w:ins w:id="293" w:author="ikedan" w:date="2026-09-25T21:13:00Z" w16du:dateUtc="2026-09-26T01:13:00Z"/>
                <w:rFonts w:ascii="Times New Roman" w:eastAsia="MS PGothic" w:hAnsi="Times New Roman" w:cs="Times New Roman"/>
                <w:color w:val="000000"/>
                <w:kern w:val="0"/>
                <w:sz w:val="22"/>
              </w:rPr>
            </w:pPr>
          </w:p>
        </w:tc>
        <w:tc>
          <w:tcPr>
            <w:tcW w:w="0" w:type="auto"/>
            <w:noWrap/>
            <w:hideMark/>
          </w:tcPr>
          <w:p w14:paraId="6AA9B5D8" w14:textId="77777777" w:rsidR="00A64F10" w:rsidRPr="00622A0A" w:rsidRDefault="00A64F10" w:rsidP="00DA4CED">
            <w:pPr>
              <w:rPr>
                <w:ins w:id="294" w:author="ikedan" w:date="2026-09-25T21:13:00Z" w16du:dateUtc="2026-09-26T01:13:00Z"/>
                <w:rFonts w:ascii="Times New Roman" w:hAnsi="Times New Roman" w:cs="Times New Roman"/>
                <w:sz w:val="22"/>
              </w:rPr>
            </w:pPr>
            <w:ins w:id="295" w:author="ikedan" w:date="2026-09-25T21:13:00Z" w16du:dateUtc="2026-09-26T01:13:00Z">
              <w:r w:rsidRPr="00622A0A">
                <w:rPr>
                  <w:rFonts w:ascii="Times New Roman" w:hAnsi="Times New Roman" w:cs="Times New Roman"/>
                  <w:sz w:val="22"/>
                </w:rPr>
                <w:t>Women</w:t>
              </w:r>
            </w:ins>
          </w:p>
        </w:tc>
        <w:tc>
          <w:tcPr>
            <w:tcW w:w="0" w:type="auto"/>
            <w:noWrap/>
            <w:hideMark/>
          </w:tcPr>
          <w:p w14:paraId="0BB2012E" w14:textId="77777777" w:rsidR="00A64F10" w:rsidRPr="00622A0A" w:rsidRDefault="00A64F10" w:rsidP="00DA4CED">
            <w:pPr>
              <w:rPr>
                <w:ins w:id="296" w:author="ikedan" w:date="2026-09-25T21:13:00Z" w16du:dateUtc="2026-09-26T01:13:00Z"/>
                <w:rFonts w:ascii="Times New Roman" w:hAnsi="Times New Roman" w:cs="Times New Roman"/>
                <w:sz w:val="22"/>
              </w:rPr>
            </w:pPr>
            <w:ins w:id="297" w:author="ikedan" w:date="2026-09-25T21:13:00Z" w16du:dateUtc="2026-09-26T01:13:00Z">
              <w:r w:rsidRPr="00622A0A">
                <w:rPr>
                  <w:rFonts w:ascii="Times New Roman" w:hAnsi="Times New Roman" w:cs="Times New Roman"/>
                  <w:sz w:val="22"/>
                </w:rPr>
                <w:t>30</w:t>
              </w:r>
              <w:r w:rsidR="00536BB1" w:rsidRPr="00622A0A">
                <w:rPr>
                  <w:rFonts w:ascii="Times New Roman" w:hAnsi="Times New Roman" w:cs="Times New Roman"/>
                  <w:sz w:val="22"/>
                </w:rPr>
                <w:t>–</w:t>
              </w:r>
              <w:r w:rsidRPr="00622A0A">
                <w:rPr>
                  <w:rFonts w:ascii="Times New Roman" w:hAnsi="Times New Roman" w:cs="Times New Roman"/>
                  <w:sz w:val="22"/>
                </w:rPr>
                <w:t>44</w:t>
              </w:r>
            </w:ins>
          </w:p>
        </w:tc>
        <w:tc>
          <w:tcPr>
            <w:tcW w:w="0" w:type="auto"/>
            <w:noWrap/>
            <w:hideMark/>
          </w:tcPr>
          <w:p w14:paraId="46E3EFCB" w14:textId="77777777" w:rsidR="00A64F10" w:rsidRPr="00622A0A" w:rsidRDefault="00A64F10" w:rsidP="004015FC">
            <w:pPr>
              <w:jc w:val="center"/>
              <w:rPr>
                <w:ins w:id="298" w:author="ikedan" w:date="2026-09-25T21:13:00Z" w16du:dateUtc="2026-09-26T01:13:00Z"/>
                <w:rFonts w:ascii="Times New Roman" w:hAnsi="Times New Roman" w:cs="Times New Roman"/>
                <w:sz w:val="22"/>
              </w:rPr>
            </w:pPr>
            <w:ins w:id="299" w:author="ikedan" w:date="2026-09-25T21:13:00Z" w16du:dateUtc="2026-09-26T01:13:00Z">
              <w:r w:rsidRPr="00622A0A">
                <w:rPr>
                  <w:rFonts w:ascii="Times New Roman" w:hAnsi="Times New Roman" w:cs="Times New Roman"/>
                  <w:sz w:val="22"/>
                </w:rPr>
                <w:t>1.00</w:t>
              </w:r>
            </w:ins>
          </w:p>
        </w:tc>
        <w:tc>
          <w:tcPr>
            <w:tcW w:w="0" w:type="auto"/>
            <w:noWrap/>
            <w:hideMark/>
          </w:tcPr>
          <w:p w14:paraId="31730D6C" w14:textId="77777777" w:rsidR="00A64F10" w:rsidRPr="00622A0A" w:rsidRDefault="00A64F10" w:rsidP="004015FC">
            <w:pPr>
              <w:jc w:val="center"/>
              <w:rPr>
                <w:ins w:id="300" w:author="ikedan" w:date="2026-09-25T21:13:00Z" w16du:dateUtc="2026-09-26T01:13:00Z"/>
                <w:rFonts w:ascii="Times New Roman" w:hAnsi="Times New Roman" w:cs="Times New Roman"/>
                <w:sz w:val="22"/>
              </w:rPr>
            </w:pPr>
            <w:ins w:id="301" w:author="ikedan" w:date="2026-09-25T21:13:00Z" w16du:dateUtc="2026-09-26T01:13:00Z">
              <w:r w:rsidRPr="00622A0A">
                <w:rPr>
                  <w:rFonts w:ascii="Times New Roman" w:hAnsi="Times New Roman" w:cs="Times New Roman"/>
                  <w:sz w:val="22"/>
                </w:rPr>
                <w:t>1.30</w:t>
              </w:r>
              <w:r w:rsidRPr="00622A0A">
                <w:rPr>
                  <w:rFonts w:ascii="Times New Roman" w:hAnsi="Times New Roman" w:cs="Times New Roman"/>
                  <w:sz w:val="22"/>
                  <w:vertAlign w:val="superscript"/>
                </w:rPr>
                <w:t xml:space="preserve"> b</w:t>
              </w:r>
            </w:ins>
          </w:p>
        </w:tc>
        <w:tc>
          <w:tcPr>
            <w:tcW w:w="0" w:type="auto"/>
            <w:noWrap/>
            <w:hideMark/>
          </w:tcPr>
          <w:p w14:paraId="25D6B76F" w14:textId="77777777" w:rsidR="00A64F10" w:rsidRPr="00622A0A" w:rsidRDefault="00A64F10" w:rsidP="004015FC">
            <w:pPr>
              <w:jc w:val="center"/>
              <w:rPr>
                <w:ins w:id="302" w:author="ikedan" w:date="2026-09-25T21:13:00Z" w16du:dateUtc="2026-09-26T01:13:00Z"/>
                <w:rFonts w:ascii="Times New Roman" w:hAnsi="Times New Roman" w:cs="Times New Roman"/>
                <w:sz w:val="22"/>
              </w:rPr>
            </w:pPr>
            <w:ins w:id="303" w:author="ikedan" w:date="2026-09-25T21:13:00Z" w16du:dateUtc="2026-09-26T01:13:00Z">
              <w:r w:rsidRPr="00622A0A">
                <w:rPr>
                  <w:rFonts w:ascii="Times New Roman" w:hAnsi="Times New Roman" w:cs="Times New Roman"/>
                  <w:sz w:val="22"/>
                </w:rPr>
                <w:t>2.07</w:t>
              </w:r>
              <w:r w:rsidRPr="00622A0A">
                <w:rPr>
                  <w:rFonts w:ascii="Times New Roman" w:hAnsi="Times New Roman" w:cs="Times New Roman"/>
                  <w:sz w:val="22"/>
                  <w:vertAlign w:val="superscript"/>
                </w:rPr>
                <w:t xml:space="preserve"> b</w:t>
              </w:r>
            </w:ins>
          </w:p>
        </w:tc>
        <w:tc>
          <w:tcPr>
            <w:tcW w:w="0" w:type="auto"/>
            <w:noWrap/>
            <w:hideMark/>
          </w:tcPr>
          <w:p w14:paraId="3947F6F0" w14:textId="77777777" w:rsidR="00A64F10" w:rsidRPr="00622A0A" w:rsidRDefault="00A64F10" w:rsidP="004015FC">
            <w:pPr>
              <w:jc w:val="center"/>
              <w:rPr>
                <w:ins w:id="304" w:author="ikedan" w:date="2026-09-25T21:13:00Z" w16du:dateUtc="2026-09-26T01:13:00Z"/>
                <w:rFonts w:ascii="Times New Roman" w:hAnsi="Times New Roman" w:cs="Times New Roman"/>
                <w:sz w:val="22"/>
              </w:rPr>
            </w:pPr>
            <w:ins w:id="305" w:author="ikedan" w:date="2026-09-25T21:13:00Z" w16du:dateUtc="2026-09-26T01:13:00Z">
              <w:r w:rsidRPr="00622A0A">
                <w:rPr>
                  <w:rFonts w:ascii="Times New Roman" w:hAnsi="Times New Roman" w:cs="Times New Roman"/>
                  <w:sz w:val="22"/>
                </w:rPr>
                <w:t>3.89</w:t>
              </w:r>
              <w:r w:rsidRPr="00622A0A">
                <w:rPr>
                  <w:rFonts w:ascii="Times New Roman" w:hAnsi="Times New Roman" w:cs="Times New Roman"/>
                  <w:sz w:val="22"/>
                  <w:vertAlign w:val="superscript"/>
                </w:rPr>
                <w:t xml:space="preserve"> b</w:t>
              </w:r>
            </w:ins>
          </w:p>
        </w:tc>
      </w:tr>
      <w:tr w:rsidR="00A64F10" w:rsidRPr="00622A0A" w14:paraId="4DBD8EC2" w14:textId="77777777" w:rsidTr="004015FC">
        <w:trPr>
          <w:trHeight w:val="270"/>
          <w:ins w:id="306" w:author="ikedan" w:date="2026-09-25T21:13:00Z" w16du:dateUtc="2026-09-26T01:13:00Z"/>
        </w:trPr>
        <w:tc>
          <w:tcPr>
            <w:tcW w:w="0" w:type="auto"/>
            <w:noWrap/>
            <w:vAlign w:val="center"/>
            <w:hideMark/>
          </w:tcPr>
          <w:p w14:paraId="6052612D" w14:textId="77777777" w:rsidR="00A64F10" w:rsidRPr="00622A0A" w:rsidRDefault="00A64F10" w:rsidP="004E71C7">
            <w:pPr>
              <w:widowControl/>
              <w:jc w:val="left"/>
              <w:rPr>
                <w:ins w:id="307" w:author="ikedan" w:date="2026-09-25T21:13:00Z" w16du:dateUtc="2026-09-26T01:13:00Z"/>
                <w:rFonts w:ascii="Times New Roman" w:eastAsia="MS PGothic" w:hAnsi="Times New Roman" w:cs="Times New Roman"/>
                <w:color w:val="000000"/>
                <w:kern w:val="0"/>
                <w:sz w:val="22"/>
              </w:rPr>
            </w:pPr>
          </w:p>
        </w:tc>
        <w:tc>
          <w:tcPr>
            <w:tcW w:w="0" w:type="auto"/>
            <w:noWrap/>
            <w:hideMark/>
          </w:tcPr>
          <w:p w14:paraId="5366EED0" w14:textId="77777777" w:rsidR="00A64F10" w:rsidRPr="00622A0A" w:rsidRDefault="00A64F10" w:rsidP="00DA4CED">
            <w:pPr>
              <w:rPr>
                <w:ins w:id="308" w:author="ikedan" w:date="2026-09-25T21:13:00Z" w16du:dateUtc="2026-09-26T01:13:00Z"/>
                <w:rFonts w:ascii="Times New Roman" w:hAnsi="Times New Roman" w:cs="Times New Roman"/>
                <w:sz w:val="22"/>
              </w:rPr>
            </w:pPr>
          </w:p>
        </w:tc>
        <w:tc>
          <w:tcPr>
            <w:tcW w:w="0" w:type="auto"/>
            <w:noWrap/>
            <w:hideMark/>
          </w:tcPr>
          <w:p w14:paraId="2EE477E2" w14:textId="77777777" w:rsidR="00A64F10" w:rsidRPr="00622A0A" w:rsidRDefault="00A64F10" w:rsidP="00DA4CED">
            <w:pPr>
              <w:rPr>
                <w:ins w:id="309" w:author="ikedan" w:date="2026-09-25T21:13:00Z" w16du:dateUtc="2026-09-26T01:13:00Z"/>
                <w:rFonts w:ascii="Times New Roman" w:hAnsi="Times New Roman" w:cs="Times New Roman"/>
                <w:sz w:val="22"/>
              </w:rPr>
            </w:pPr>
            <w:ins w:id="310" w:author="ikedan" w:date="2026-09-25T21:13:00Z" w16du:dateUtc="2026-09-26T01:13:00Z">
              <w:r w:rsidRPr="00622A0A">
                <w:rPr>
                  <w:rFonts w:ascii="Times New Roman" w:hAnsi="Times New Roman" w:cs="Times New Roman"/>
                  <w:sz w:val="22"/>
                </w:rPr>
                <w:t>45</w:t>
              </w:r>
              <w:r w:rsidR="00536BB1" w:rsidRPr="00622A0A">
                <w:rPr>
                  <w:rFonts w:ascii="Times New Roman" w:hAnsi="Times New Roman" w:cs="Times New Roman"/>
                  <w:sz w:val="22"/>
                </w:rPr>
                <w:t>–</w:t>
              </w:r>
              <w:r w:rsidRPr="00622A0A">
                <w:rPr>
                  <w:rFonts w:ascii="Times New Roman" w:hAnsi="Times New Roman" w:cs="Times New Roman"/>
                  <w:sz w:val="22"/>
                </w:rPr>
                <w:t>50</w:t>
              </w:r>
            </w:ins>
          </w:p>
        </w:tc>
        <w:tc>
          <w:tcPr>
            <w:tcW w:w="0" w:type="auto"/>
            <w:noWrap/>
            <w:hideMark/>
          </w:tcPr>
          <w:p w14:paraId="0DD7D62C" w14:textId="77777777" w:rsidR="00A64F10" w:rsidRPr="00622A0A" w:rsidRDefault="00A64F10" w:rsidP="004015FC">
            <w:pPr>
              <w:jc w:val="center"/>
              <w:rPr>
                <w:ins w:id="311" w:author="ikedan" w:date="2026-09-25T21:13:00Z" w16du:dateUtc="2026-09-26T01:13:00Z"/>
                <w:rFonts w:ascii="Times New Roman" w:hAnsi="Times New Roman" w:cs="Times New Roman"/>
                <w:sz w:val="22"/>
              </w:rPr>
            </w:pPr>
            <w:ins w:id="312" w:author="ikedan" w:date="2026-09-25T21:13:00Z" w16du:dateUtc="2026-09-26T01:13:00Z">
              <w:r w:rsidRPr="00622A0A">
                <w:rPr>
                  <w:rFonts w:ascii="Times New Roman" w:hAnsi="Times New Roman" w:cs="Times New Roman"/>
                  <w:sz w:val="22"/>
                </w:rPr>
                <w:t>1.00</w:t>
              </w:r>
            </w:ins>
          </w:p>
        </w:tc>
        <w:tc>
          <w:tcPr>
            <w:tcW w:w="0" w:type="auto"/>
            <w:noWrap/>
            <w:hideMark/>
          </w:tcPr>
          <w:p w14:paraId="2C400AE3" w14:textId="77777777" w:rsidR="00A64F10" w:rsidRPr="00622A0A" w:rsidRDefault="00A64F10" w:rsidP="004015FC">
            <w:pPr>
              <w:jc w:val="center"/>
              <w:rPr>
                <w:ins w:id="313" w:author="ikedan" w:date="2026-09-25T21:13:00Z" w16du:dateUtc="2026-09-26T01:13:00Z"/>
                <w:rFonts w:ascii="Times New Roman" w:hAnsi="Times New Roman" w:cs="Times New Roman"/>
                <w:sz w:val="22"/>
              </w:rPr>
            </w:pPr>
            <w:ins w:id="314" w:author="ikedan" w:date="2026-09-25T21:13:00Z" w16du:dateUtc="2026-09-26T01:13:00Z">
              <w:r w:rsidRPr="00622A0A">
                <w:rPr>
                  <w:rFonts w:ascii="Times New Roman" w:hAnsi="Times New Roman" w:cs="Times New Roman"/>
                  <w:sz w:val="22"/>
                </w:rPr>
                <w:t>1.20</w:t>
              </w:r>
              <w:r w:rsidRPr="00622A0A">
                <w:rPr>
                  <w:rFonts w:ascii="Times New Roman" w:hAnsi="Times New Roman" w:cs="Times New Roman"/>
                  <w:sz w:val="22"/>
                  <w:vertAlign w:val="superscript"/>
                </w:rPr>
                <w:t xml:space="preserve"> b</w:t>
              </w:r>
            </w:ins>
          </w:p>
        </w:tc>
        <w:tc>
          <w:tcPr>
            <w:tcW w:w="0" w:type="auto"/>
            <w:noWrap/>
            <w:hideMark/>
          </w:tcPr>
          <w:p w14:paraId="2FEE6315" w14:textId="77777777" w:rsidR="00A64F10" w:rsidRPr="00622A0A" w:rsidRDefault="00A64F10" w:rsidP="004015FC">
            <w:pPr>
              <w:jc w:val="center"/>
              <w:rPr>
                <w:ins w:id="315" w:author="ikedan" w:date="2026-09-25T21:13:00Z" w16du:dateUtc="2026-09-26T01:13:00Z"/>
                <w:rFonts w:ascii="Times New Roman" w:hAnsi="Times New Roman" w:cs="Times New Roman"/>
                <w:sz w:val="22"/>
              </w:rPr>
            </w:pPr>
            <w:ins w:id="316" w:author="ikedan" w:date="2026-09-25T21:13:00Z" w16du:dateUtc="2026-09-26T01:13:00Z">
              <w:r w:rsidRPr="00622A0A">
                <w:rPr>
                  <w:rFonts w:ascii="Times New Roman" w:hAnsi="Times New Roman" w:cs="Times New Roman"/>
                  <w:sz w:val="22"/>
                </w:rPr>
                <w:t>1.67</w:t>
              </w:r>
              <w:r w:rsidRPr="00622A0A">
                <w:rPr>
                  <w:rFonts w:ascii="Times New Roman" w:hAnsi="Times New Roman" w:cs="Times New Roman"/>
                  <w:sz w:val="22"/>
                  <w:vertAlign w:val="superscript"/>
                </w:rPr>
                <w:t xml:space="preserve"> b</w:t>
              </w:r>
            </w:ins>
          </w:p>
        </w:tc>
        <w:tc>
          <w:tcPr>
            <w:tcW w:w="0" w:type="auto"/>
            <w:noWrap/>
            <w:hideMark/>
          </w:tcPr>
          <w:p w14:paraId="675BF471" w14:textId="77777777" w:rsidR="00A64F10" w:rsidRPr="00622A0A" w:rsidRDefault="00A64F10" w:rsidP="004015FC">
            <w:pPr>
              <w:jc w:val="center"/>
              <w:rPr>
                <w:ins w:id="317" w:author="ikedan" w:date="2026-09-25T21:13:00Z" w16du:dateUtc="2026-09-26T01:13:00Z"/>
                <w:rFonts w:ascii="Times New Roman" w:hAnsi="Times New Roman" w:cs="Times New Roman"/>
                <w:sz w:val="22"/>
              </w:rPr>
            </w:pPr>
            <w:ins w:id="318" w:author="ikedan" w:date="2026-09-25T21:13:00Z" w16du:dateUtc="2026-09-26T01:13:00Z">
              <w:r w:rsidRPr="00622A0A">
                <w:rPr>
                  <w:rFonts w:ascii="Times New Roman" w:hAnsi="Times New Roman" w:cs="Times New Roman"/>
                  <w:sz w:val="22"/>
                </w:rPr>
                <w:t>2.54</w:t>
              </w:r>
              <w:r w:rsidRPr="00622A0A">
                <w:rPr>
                  <w:rFonts w:ascii="Times New Roman" w:hAnsi="Times New Roman" w:cs="Times New Roman"/>
                  <w:sz w:val="22"/>
                  <w:vertAlign w:val="superscript"/>
                </w:rPr>
                <w:t xml:space="preserve"> b</w:t>
              </w:r>
            </w:ins>
          </w:p>
        </w:tc>
      </w:tr>
      <w:tr w:rsidR="00A64F10" w:rsidRPr="00622A0A" w14:paraId="5803093B" w14:textId="77777777" w:rsidTr="004015FC">
        <w:trPr>
          <w:trHeight w:val="270"/>
          <w:ins w:id="319" w:author="ikedan" w:date="2026-09-25T21:13:00Z" w16du:dateUtc="2026-09-26T01:13:00Z"/>
        </w:trPr>
        <w:tc>
          <w:tcPr>
            <w:tcW w:w="0" w:type="auto"/>
            <w:noWrap/>
            <w:vAlign w:val="center"/>
            <w:hideMark/>
          </w:tcPr>
          <w:p w14:paraId="7C1A7E0B" w14:textId="77777777" w:rsidR="00A64F10" w:rsidRPr="00622A0A" w:rsidRDefault="00A64F10" w:rsidP="004E71C7">
            <w:pPr>
              <w:widowControl/>
              <w:jc w:val="left"/>
              <w:rPr>
                <w:ins w:id="320" w:author="ikedan" w:date="2026-09-25T21:13:00Z" w16du:dateUtc="2026-09-26T01:13:00Z"/>
                <w:rFonts w:ascii="Times New Roman" w:eastAsia="MS PGothic" w:hAnsi="Times New Roman" w:cs="Times New Roman"/>
                <w:color w:val="000000"/>
                <w:kern w:val="0"/>
                <w:sz w:val="22"/>
              </w:rPr>
            </w:pPr>
          </w:p>
        </w:tc>
        <w:tc>
          <w:tcPr>
            <w:tcW w:w="0" w:type="auto"/>
            <w:noWrap/>
            <w:hideMark/>
          </w:tcPr>
          <w:p w14:paraId="1F625679" w14:textId="77777777" w:rsidR="00A64F10" w:rsidRPr="00622A0A" w:rsidRDefault="00A64F10" w:rsidP="00DA4CED">
            <w:pPr>
              <w:rPr>
                <w:ins w:id="321" w:author="ikedan" w:date="2026-09-25T21:13:00Z" w16du:dateUtc="2026-09-26T01:13:00Z"/>
                <w:rFonts w:ascii="Times New Roman" w:hAnsi="Times New Roman" w:cs="Times New Roman"/>
                <w:sz w:val="22"/>
              </w:rPr>
            </w:pPr>
          </w:p>
        </w:tc>
        <w:tc>
          <w:tcPr>
            <w:tcW w:w="0" w:type="auto"/>
            <w:noWrap/>
            <w:hideMark/>
          </w:tcPr>
          <w:p w14:paraId="1A9C17C8" w14:textId="77777777" w:rsidR="00A64F10" w:rsidRPr="00622A0A" w:rsidRDefault="00A64F10" w:rsidP="00DA4CED">
            <w:pPr>
              <w:rPr>
                <w:ins w:id="322" w:author="ikedan" w:date="2026-09-25T21:13:00Z" w16du:dateUtc="2026-09-26T01:13:00Z"/>
                <w:rFonts w:ascii="Times New Roman" w:hAnsi="Times New Roman" w:cs="Times New Roman"/>
                <w:sz w:val="22"/>
              </w:rPr>
            </w:pPr>
            <w:ins w:id="323" w:author="ikedan" w:date="2026-09-25T21:13:00Z" w16du:dateUtc="2026-09-26T01:13:00Z">
              <w:r w:rsidRPr="00622A0A">
                <w:rPr>
                  <w:rFonts w:ascii="Times New Roman" w:hAnsi="Times New Roman" w:cs="Times New Roman"/>
                  <w:sz w:val="22"/>
                </w:rPr>
                <w:t>60</w:t>
              </w:r>
              <w:r w:rsidR="00536BB1" w:rsidRPr="00622A0A">
                <w:rPr>
                  <w:rFonts w:ascii="Times New Roman" w:hAnsi="Times New Roman" w:cs="Times New Roman"/>
                  <w:sz w:val="22"/>
                </w:rPr>
                <w:t>–</w:t>
              </w:r>
              <w:r w:rsidRPr="00622A0A">
                <w:rPr>
                  <w:rFonts w:ascii="Times New Roman" w:hAnsi="Times New Roman" w:cs="Times New Roman"/>
                  <w:sz w:val="22"/>
                </w:rPr>
                <w:t>69</w:t>
              </w:r>
            </w:ins>
          </w:p>
        </w:tc>
        <w:tc>
          <w:tcPr>
            <w:tcW w:w="0" w:type="auto"/>
            <w:noWrap/>
            <w:hideMark/>
          </w:tcPr>
          <w:p w14:paraId="7149137E" w14:textId="77777777" w:rsidR="00A64F10" w:rsidRPr="00622A0A" w:rsidRDefault="00A64F10" w:rsidP="004015FC">
            <w:pPr>
              <w:jc w:val="center"/>
              <w:rPr>
                <w:ins w:id="324" w:author="ikedan" w:date="2026-09-25T21:13:00Z" w16du:dateUtc="2026-09-26T01:13:00Z"/>
                <w:rFonts w:ascii="Times New Roman" w:hAnsi="Times New Roman" w:cs="Times New Roman"/>
                <w:sz w:val="22"/>
              </w:rPr>
            </w:pPr>
            <w:ins w:id="325" w:author="ikedan" w:date="2026-09-25T21:13:00Z" w16du:dateUtc="2026-09-26T01:13:00Z">
              <w:r w:rsidRPr="00622A0A">
                <w:rPr>
                  <w:rFonts w:ascii="Times New Roman" w:hAnsi="Times New Roman" w:cs="Times New Roman"/>
                  <w:sz w:val="22"/>
                </w:rPr>
                <w:t>1.00</w:t>
              </w:r>
            </w:ins>
          </w:p>
        </w:tc>
        <w:tc>
          <w:tcPr>
            <w:tcW w:w="0" w:type="auto"/>
            <w:noWrap/>
            <w:hideMark/>
          </w:tcPr>
          <w:p w14:paraId="1B7DBFB0" w14:textId="77777777" w:rsidR="00A64F10" w:rsidRPr="00622A0A" w:rsidRDefault="00A64F10" w:rsidP="004015FC">
            <w:pPr>
              <w:jc w:val="center"/>
              <w:rPr>
                <w:ins w:id="326" w:author="ikedan" w:date="2026-09-25T21:13:00Z" w16du:dateUtc="2026-09-26T01:13:00Z"/>
                <w:rFonts w:ascii="Times New Roman" w:hAnsi="Times New Roman" w:cs="Times New Roman"/>
                <w:sz w:val="22"/>
              </w:rPr>
            </w:pPr>
            <w:ins w:id="327" w:author="ikedan" w:date="2026-09-25T21:13:00Z" w16du:dateUtc="2026-09-26T01:13:00Z">
              <w:r w:rsidRPr="00622A0A">
                <w:rPr>
                  <w:rFonts w:ascii="Times New Roman" w:hAnsi="Times New Roman" w:cs="Times New Roman"/>
                  <w:sz w:val="22"/>
                </w:rPr>
                <w:t>1.09</w:t>
              </w:r>
              <w:r w:rsidRPr="00622A0A">
                <w:rPr>
                  <w:rFonts w:ascii="Times New Roman" w:hAnsi="Times New Roman" w:cs="Times New Roman"/>
                  <w:sz w:val="22"/>
                  <w:vertAlign w:val="superscript"/>
                </w:rPr>
                <w:t xml:space="preserve"> b</w:t>
              </w:r>
            </w:ins>
          </w:p>
        </w:tc>
        <w:tc>
          <w:tcPr>
            <w:tcW w:w="0" w:type="auto"/>
            <w:noWrap/>
            <w:hideMark/>
          </w:tcPr>
          <w:p w14:paraId="422F809B" w14:textId="77777777" w:rsidR="00A64F10" w:rsidRPr="00622A0A" w:rsidRDefault="00A64F10" w:rsidP="004015FC">
            <w:pPr>
              <w:jc w:val="center"/>
              <w:rPr>
                <w:ins w:id="328" w:author="ikedan" w:date="2026-09-25T21:13:00Z" w16du:dateUtc="2026-09-26T01:13:00Z"/>
                <w:rFonts w:ascii="Times New Roman" w:hAnsi="Times New Roman" w:cs="Times New Roman"/>
                <w:sz w:val="22"/>
              </w:rPr>
            </w:pPr>
            <w:ins w:id="329" w:author="ikedan" w:date="2026-09-25T21:13:00Z" w16du:dateUtc="2026-09-26T01:13:00Z">
              <w:r w:rsidRPr="00622A0A">
                <w:rPr>
                  <w:rFonts w:ascii="Times New Roman" w:hAnsi="Times New Roman" w:cs="Times New Roman"/>
                  <w:sz w:val="22"/>
                </w:rPr>
                <w:t>1.30</w:t>
              </w:r>
              <w:r w:rsidRPr="00622A0A">
                <w:rPr>
                  <w:rFonts w:ascii="Times New Roman" w:hAnsi="Times New Roman" w:cs="Times New Roman"/>
                  <w:sz w:val="22"/>
                  <w:vertAlign w:val="superscript"/>
                </w:rPr>
                <w:t xml:space="preserve"> b</w:t>
              </w:r>
            </w:ins>
          </w:p>
        </w:tc>
        <w:tc>
          <w:tcPr>
            <w:tcW w:w="0" w:type="auto"/>
            <w:noWrap/>
            <w:hideMark/>
          </w:tcPr>
          <w:p w14:paraId="33658098" w14:textId="77777777" w:rsidR="00A64F10" w:rsidRPr="00622A0A" w:rsidRDefault="00A64F10" w:rsidP="004015FC">
            <w:pPr>
              <w:jc w:val="center"/>
              <w:rPr>
                <w:ins w:id="330" w:author="ikedan" w:date="2026-09-25T21:13:00Z" w16du:dateUtc="2026-09-26T01:13:00Z"/>
                <w:rFonts w:ascii="Times New Roman" w:hAnsi="Times New Roman" w:cs="Times New Roman"/>
                <w:sz w:val="22"/>
              </w:rPr>
            </w:pPr>
            <w:ins w:id="331" w:author="ikedan" w:date="2026-09-25T21:13:00Z" w16du:dateUtc="2026-09-26T01:13:00Z">
              <w:r w:rsidRPr="00622A0A">
                <w:rPr>
                  <w:rFonts w:ascii="Times New Roman" w:hAnsi="Times New Roman" w:cs="Times New Roman"/>
                  <w:sz w:val="22"/>
                </w:rPr>
                <w:t>1.70</w:t>
              </w:r>
              <w:r w:rsidRPr="00622A0A">
                <w:rPr>
                  <w:rFonts w:ascii="Times New Roman" w:hAnsi="Times New Roman" w:cs="Times New Roman"/>
                  <w:sz w:val="22"/>
                  <w:vertAlign w:val="superscript"/>
                </w:rPr>
                <w:t xml:space="preserve"> b</w:t>
              </w:r>
            </w:ins>
          </w:p>
        </w:tc>
      </w:tr>
      <w:tr w:rsidR="00A64F10" w:rsidRPr="00622A0A" w14:paraId="77BBA304" w14:textId="77777777" w:rsidTr="004015FC">
        <w:trPr>
          <w:trHeight w:val="270"/>
          <w:ins w:id="332" w:author="ikedan" w:date="2026-09-25T21:13:00Z" w16du:dateUtc="2026-09-26T01:13:00Z"/>
        </w:trPr>
        <w:tc>
          <w:tcPr>
            <w:tcW w:w="0" w:type="auto"/>
            <w:noWrap/>
            <w:vAlign w:val="center"/>
            <w:hideMark/>
          </w:tcPr>
          <w:p w14:paraId="0785F740" w14:textId="77777777" w:rsidR="00A64F10" w:rsidRPr="00622A0A" w:rsidRDefault="00A64F10" w:rsidP="004E71C7">
            <w:pPr>
              <w:widowControl/>
              <w:jc w:val="left"/>
              <w:rPr>
                <w:ins w:id="333" w:author="ikedan" w:date="2026-09-25T21:13:00Z" w16du:dateUtc="2026-09-26T01:13:00Z"/>
                <w:rFonts w:ascii="Times New Roman" w:eastAsia="MS PGothic" w:hAnsi="Times New Roman" w:cs="Times New Roman"/>
                <w:color w:val="000000"/>
                <w:kern w:val="0"/>
                <w:sz w:val="22"/>
              </w:rPr>
            </w:pPr>
          </w:p>
        </w:tc>
        <w:tc>
          <w:tcPr>
            <w:tcW w:w="0" w:type="auto"/>
            <w:noWrap/>
            <w:hideMark/>
          </w:tcPr>
          <w:p w14:paraId="396B0B6C" w14:textId="77777777" w:rsidR="00A64F10" w:rsidRPr="00622A0A" w:rsidRDefault="00A64F10" w:rsidP="00DA4CED">
            <w:pPr>
              <w:rPr>
                <w:ins w:id="334" w:author="ikedan" w:date="2026-09-25T21:13:00Z" w16du:dateUtc="2026-09-26T01:13:00Z"/>
                <w:rFonts w:ascii="Times New Roman" w:hAnsi="Times New Roman" w:cs="Times New Roman"/>
                <w:sz w:val="22"/>
              </w:rPr>
            </w:pPr>
          </w:p>
        </w:tc>
        <w:tc>
          <w:tcPr>
            <w:tcW w:w="0" w:type="auto"/>
            <w:noWrap/>
            <w:hideMark/>
          </w:tcPr>
          <w:p w14:paraId="5AA1F869" w14:textId="77777777" w:rsidR="00A64F10" w:rsidRPr="00622A0A" w:rsidRDefault="00A64F10" w:rsidP="00DA4CED">
            <w:pPr>
              <w:rPr>
                <w:ins w:id="335" w:author="ikedan" w:date="2026-09-25T21:13:00Z" w16du:dateUtc="2026-09-26T01:13:00Z"/>
                <w:rFonts w:ascii="Times New Roman" w:hAnsi="Times New Roman" w:cs="Times New Roman"/>
                <w:sz w:val="22"/>
              </w:rPr>
            </w:pPr>
            <w:ins w:id="336" w:author="ikedan" w:date="2026-09-25T21:13:00Z" w16du:dateUtc="2026-09-26T01:13:00Z">
              <w:r w:rsidRPr="00622A0A">
                <w:rPr>
                  <w:rFonts w:ascii="Times New Roman" w:hAnsi="Times New Roman" w:cs="Times New Roman"/>
                  <w:sz w:val="22"/>
                </w:rPr>
                <w:t>70</w:t>
              </w:r>
              <w:r w:rsidR="00536BB1" w:rsidRPr="00622A0A">
                <w:rPr>
                  <w:rFonts w:ascii="Times New Roman" w:hAnsi="Times New Roman" w:cs="Times New Roman"/>
                  <w:sz w:val="22"/>
                </w:rPr>
                <w:t>–</w:t>
              </w:r>
              <w:r w:rsidRPr="00622A0A">
                <w:rPr>
                  <w:rFonts w:ascii="Times New Roman" w:hAnsi="Times New Roman" w:cs="Times New Roman"/>
                  <w:sz w:val="22"/>
                </w:rPr>
                <w:t>79</w:t>
              </w:r>
            </w:ins>
          </w:p>
        </w:tc>
        <w:tc>
          <w:tcPr>
            <w:tcW w:w="0" w:type="auto"/>
            <w:noWrap/>
            <w:hideMark/>
          </w:tcPr>
          <w:p w14:paraId="12C3CD9B" w14:textId="77777777" w:rsidR="00A64F10" w:rsidRPr="00622A0A" w:rsidRDefault="00A64F10" w:rsidP="004015FC">
            <w:pPr>
              <w:jc w:val="center"/>
              <w:rPr>
                <w:ins w:id="337" w:author="ikedan" w:date="2026-09-25T21:13:00Z" w16du:dateUtc="2026-09-26T01:13:00Z"/>
                <w:rFonts w:ascii="Times New Roman" w:hAnsi="Times New Roman" w:cs="Times New Roman"/>
                <w:sz w:val="22"/>
              </w:rPr>
            </w:pPr>
            <w:ins w:id="338" w:author="ikedan" w:date="2026-09-25T21:13:00Z" w16du:dateUtc="2026-09-26T01:13:00Z">
              <w:r w:rsidRPr="00622A0A">
                <w:rPr>
                  <w:rFonts w:ascii="Times New Roman" w:hAnsi="Times New Roman" w:cs="Times New Roman"/>
                  <w:sz w:val="22"/>
                </w:rPr>
                <w:t>1.00</w:t>
              </w:r>
            </w:ins>
          </w:p>
        </w:tc>
        <w:tc>
          <w:tcPr>
            <w:tcW w:w="0" w:type="auto"/>
            <w:noWrap/>
            <w:hideMark/>
          </w:tcPr>
          <w:p w14:paraId="7CB377A4" w14:textId="77777777" w:rsidR="00A64F10" w:rsidRPr="00622A0A" w:rsidRDefault="00A64F10" w:rsidP="004015FC">
            <w:pPr>
              <w:jc w:val="center"/>
              <w:rPr>
                <w:ins w:id="339" w:author="ikedan" w:date="2026-09-25T21:13:00Z" w16du:dateUtc="2026-09-26T01:13:00Z"/>
                <w:rFonts w:ascii="Times New Roman" w:hAnsi="Times New Roman" w:cs="Times New Roman"/>
                <w:sz w:val="22"/>
              </w:rPr>
            </w:pPr>
            <w:ins w:id="340" w:author="ikedan" w:date="2026-09-25T21:13:00Z" w16du:dateUtc="2026-09-26T01:13:00Z">
              <w:r w:rsidRPr="00622A0A">
                <w:rPr>
                  <w:rFonts w:ascii="Times New Roman" w:hAnsi="Times New Roman" w:cs="Times New Roman"/>
                  <w:sz w:val="22"/>
                </w:rPr>
                <w:t>1.04</w:t>
              </w:r>
              <w:r w:rsidRPr="00622A0A">
                <w:rPr>
                  <w:rFonts w:ascii="Times New Roman" w:hAnsi="Times New Roman" w:cs="Times New Roman"/>
                  <w:sz w:val="22"/>
                  <w:vertAlign w:val="superscript"/>
                </w:rPr>
                <w:t xml:space="preserve"> b</w:t>
              </w:r>
            </w:ins>
          </w:p>
        </w:tc>
        <w:tc>
          <w:tcPr>
            <w:tcW w:w="0" w:type="auto"/>
            <w:noWrap/>
            <w:hideMark/>
          </w:tcPr>
          <w:p w14:paraId="0C01C199" w14:textId="77777777" w:rsidR="00A64F10" w:rsidRPr="00622A0A" w:rsidRDefault="00A64F10" w:rsidP="004015FC">
            <w:pPr>
              <w:jc w:val="center"/>
              <w:rPr>
                <w:ins w:id="341" w:author="ikedan" w:date="2026-09-25T21:13:00Z" w16du:dateUtc="2026-09-26T01:13:00Z"/>
                <w:rFonts w:ascii="Times New Roman" w:hAnsi="Times New Roman" w:cs="Times New Roman"/>
                <w:sz w:val="22"/>
              </w:rPr>
            </w:pPr>
            <w:ins w:id="342" w:author="ikedan" w:date="2026-09-25T21:13:00Z" w16du:dateUtc="2026-09-26T01:13:00Z">
              <w:r w:rsidRPr="00622A0A">
                <w:rPr>
                  <w:rFonts w:ascii="Times New Roman" w:hAnsi="Times New Roman" w:cs="Times New Roman"/>
                  <w:sz w:val="22"/>
                </w:rPr>
                <w:t>1.14</w:t>
              </w:r>
              <w:r w:rsidRPr="00622A0A">
                <w:rPr>
                  <w:rFonts w:ascii="Times New Roman" w:hAnsi="Times New Roman" w:cs="Times New Roman"/>
                  <w:sz w:val="22"/>
                  <w:vertAlign w:val="superscript"/>
                </w:rPr>
                <w:t xml:space="preserve"> b</w:t>
              </w:r>
            </w:ins>
          </w:p>
        </w:tc>
        <w:tc>
          <w:tcPr>
            <w:tcW w:w="0" w:type="auto"/>
            <w:noWrap/>
            <w:hideMark/>
          </w:tcPr>
          <w:p w14:paraId="3A6CB72A" w14:textId="77777777" w:rsidR="00A64F10" w:rsidRPr="00622A0A" w:rsidRDefault="00A64F10" w:rsidP="004015FC">
            <w:pPr>
              <w:jc w:val="center"/>
              <w:rPr>
                <w:ins w:id="343" w:author="ikedan" w:date="2026-09-25T21:13:00Z" w16du:dateUtc="2026-09-26T01:13:00Z"/>
                <w:rFonts w:ascii="Times New Roman" w:hAnsi="Times New Roman" w:cs="Times New Roman"/>
                <w:sz w:val="22"/>
              </w:rPr>
            </w:pPr>
            <w:ins w:id="344" w:author="ikedan" w:date="2026-09-25T21:13:00Z" w16du:dateUtc="2026-09-26T01:13:00Z">
              <w:r w:rsidRPr="00622A0A">
                <w:rPr>
                  <w:rFonts w:ascii="Times New Roman" w:hAnsi="Times New Roman" w:cs="Times New Roman"/>
                  <w:sz w:val="22"/>
                </w:rPr>
                <w:t>1.32</w:t>
              </w:r>
              <w:r w:rsidRPr="00622A0A">
                <w:rPr>
                  <w:rFonts w:ascii="Times New Roman" w:hAnsi="Times New Roman" w:cs="Times New Roman"/>
                  <w:sz w:val="22"/>
                  <w:vertAlign w:val="superscript"/>
                </w:rPr>
                <w:t xml:space="preserve"> b</w:t>
              </w:r>
            </w:ins>
          </w:p>
        </w:tc>
      </w:tr>
      <w:tr w:rsidR="00A64F10" w:rsidRPr="00622A0A" w14:paraId="33729153" w14:textId="77777777" w:rsidTr="004015FC">
        <w:trPr>
          <w:trHeight w:val="270"/>
          <w:ins w:id="345" w:author="ikedan" w:date="2026-09-25T21:13:00Z" w16du:dateUtc="2026-09-26T01:13:00Z"/>
        </w:trPr>
        <w:tc>
          <w:tcPr>
            <w:tcW w:w="0" w:type="auto"/>
            <w:noWrap/>
            <w:vAlign w:val="center"/>
            <w:hideMark/>
          </w:tcPr>
          <w:p w14:paraId="7469CBB5" w14:textId="77777777" w:rsidR="00A64F10" w:rsidRPr="00622A0A" w:rsidRDefault="00A64F10" w:rsidP="004E71C7">
            <w:pPr>
              <w:widowControl/>
              <w:jc w:val="left"/>
              <w:rPr>
                <w:ins w:id="346" w:author="ikedan" w:date="2026-09-25T21:13:00Z" w16du:dateUtc="2026-09-26T01:13:00Z"/>
                <w:rFonts w:ascii="Times New Roman" w:eastAsia="MS PGothic" w:hAnsi="Times New Roman" w:cs="Times New Roman"/>
                <w:color w:val="000000"/>
                <w:kern w:val="0"/>
                <w:sz w:val="22"/>
              </w:rPr>
            </w:pPr>
          </w:p>
        </w:tc>
        <w:tc>
          <w:tcPr>
            <w:tcW w:w="0" w:type="auto"/>
            <w:noWrap/>
            <w:hideMark/>
          </w:tcPr>
          <w:p w14:paraId="19B8D751" w14:textId="77777777" w:rsidR="00A64F10" w:rsidRPr="00622A0A" w:rsidRDefault="00A64F10" w:rsidP="00DA4CED">
            <w:pPr>
              <w:rPr>
                <w:ins w:id="347" w:author="ikedan" w:date="2026-09-25T21:13:00Z" w16du:dateUtc="2026-09-26T01:13:00Z"/>
                <w:rFonts w:ascii="Times New Roman" w:hAnsi="Times New Roman" w:cs="Times New Roman"/>
                <w:sz w:val="22"/>
              </w:rPr>
            </w:pPr>
          </w:p>
        </w:tc>
        <w:tc>
          <w:tcPr>
            <w:tcW w:w="0" w:type="auto"/>
            <w:noWrap/>
            <w:hideMark/>
          </w:tcPr>
          <w:p w14:paraId="6328FBF1" w14:textId="77777777" w:rsidR="00A64F10" w:rsidRPr="00622A0A" w:rsidRDefault="00536BB1" w:rsidP="00DA4CED">
            <w:pPr>
              <w:rPr>
                <w:ins w:id="348" w:author="ikedan" w:date="2026-09-25T21:13:00Z" w16du:dateUtc="2026-09-26T01:13:00Z"/>
                <w:rFonts w:ascii="Times New Roman" w:hAnsi="Times New Roman" w:cs="Times New Roman"/>
                <w:sz w:val="22"/>
              </w:rPr>
            </w:pPr>
            <w:ins w:id="349" w:author="ikedan" w:date="2026-09-25T21:13:00Z" w16du:dateUtc="2026-09-26T01:13:00Z">
              <w:r w:rsidRPr="00622A0A">
                <w:rPr>
                  <w:rFonts w:ascii="Times New Roman" w:hAnsi="Times New Roman" w:cs="Times New Roman"/>
                  <w:sz w:val="22"/>
                </w:rPr>
                <w:t>≥80</w:t>
              </w:r>
            </w:ins>
          </w:p>
        </w:tc>
        <w:tc>
          <w:tcPr>
            <w:tcW w:w="0" w:type="auto"/>
            <w:noWrap/>
            <w:hideMark/>
          </w:tcPr>
          <w:p w14:paraId="36562B43" w14:textId="77777777" w:rsidR="00A64F10" w:rsidRPr="00622A0A" w:rsidRDefault="00A64F10" w:rsidP="004015FC">
            <w:pPr>
              <w:jc w:val="center"/>
              <w:rPr>
                <w:ins w:id="350" w:author="ikedan" w:date="2026-09-25T21:13:00Z" w16du:dateUtc="2026-09-26T01:13:00Z"/>
                <w:rFonts w:ascii="Times New Roman" w:hAnsi="Times New Roman" w:cs="Times New Roman"/>
                <w:sz w:val="22"/>
              </w:rPr>
            </w:pPr>
            <w:ins w:id="351" w:author="ikedan" w:date="2026-09-25T21:13:00Z" w16du:dateUtc="2026-09-26T01:13:00Z">
              <w:r w:rsidRPr="00622A0A">
                <w:rPr>
                  <w:rFonts w:ascii="Times New Roman" w:hAnsi="Times New Roman" w:cs="Times New Roman"/>
                  <w:sz w:val="22"/>
                </w:rPr>
                <w:t>1.00</w:t>
              </w:r>
            </w:ins>
          </w:p>
        </w:tc>
        <w:tc>
          <w:tcPr>
            <w:tcW w:w="0" w:type="auto"/>
            <w:noWrap/>
            <w:hideMark/>
          </w:tcPr>
          <w:p w14:paraId="22C67399" w14:textId="77777777" w:rsidR="00A64F10" w:rsidRPr="00622A0A" w:rsidRDefault="00A64F10" w:rsidP="004015FC">
            <w:pPr>
              <w:jc w:val="center"/>
              <w:rPr>
                <w:ins w:id="352" w:author="ikedan" w:date="2026-09-25T21:13:00Z" w16du:dateUtc="2026-09-26T01:13:00Z"/>
                <w:rFonts w:ascii="Times New Roman" w:hAnsi="Times New Roman" w:cs="Times New Roman"/>
                <w:sz w:val="22"/>
              </w:rPr>
            </w:pPr>
            <w:ins w:id="353" w:author="ikedan" w:date="2026-09-25T21:13:00Z" w16du:dateUtc="2026-09-26T01:13:00Z">
              <w:r w:rsidRPr="00622A0A">
                <w:rPr>
                  <w:rFonts w:ascii="Times New Roman" w:hAnsi="Times New Roman" w:cs="Times New Roman"/>
                  <w:sz w:val="22"/>
                </w:rPr>
                <w:t>1.00</w:t>
              </w:r>
              <w:r w:rsidRPr="00622A0A">
                <w:rPr>
                  <w:rFonts w:ascii="Times New Roman" w:hAnsi="Times New Roman" w:cs="Times New Roman"/>
                  <w:sz w:val="22"/>
                  <w:vertAlign w:val="superscript"/>
                </w:rPr>
                <w:t xml:space="preserve"> b</w:t>
              </w:r>
            </w:ins>
          </w:p>
        </w:tc>
        <w:tc>
          <w:tcPr>
            <w:tcW w:w="0" w:type="auto"/>
            <w:noWrap/>
            <w:hideMark/>
          </w:tcPr>
          <w:p w14:paraId="324D6849" w14:textId="77777777" w:rsidR="00A64F10" w:rsidRPr="00622A0A" w:rsidRDefault="00A64F10" w:rsidP="004015FC">
            <w:pPr>
              <w:jc w:val="center"/>
              <w:rPr>
                <w:ins w:id="354" w:author="ikedan" w:date="2026-09-25T21:13:00Z" w16du:dateUtc="2026-09-26T01:13:00Z"/>
                <w:rFonts w:ascii="Times New Roman" w:hAnsi="Times New Roman" w:cs="Times New Roman"/>
                <w:sz w:val="22"/>
              </w:rPr>
            </w:pPr>
            <w:ins w:id="355" w:author="ikedan" w:date="2026-09-25T21:13:00Z" w16du:dateUtc="2026-09-26T01:13:00Z">
              <w:r w:rsidRPr="00622A0A">
                <w:rPr>
                  <w:rFonts w:ascii="Times New Roman" w:hAnsi="Times New Roman" w:cs="Times New Roman"/>
                  <w:sz w:val="22"/>
                </w:rPr>
                <w:t>1.00</w:t>
              </w:r>
              <w:r w:rsidRPr="00622A0A">
                <w:rPr>
                  <w:rFonts w:ascii="Times New Roman" w:hAnsi="Times New Roman" w:cs="Times New Roman"/>
                  <w:sz w:val="22"/>
                  <w:vertAlign w:val="superscript"/>
                </w:rPr>
                <w:t xml:space="preserve"> b</w:t>
              </w:r>
            </w:ins>
          </w:p>
        </w:tc>
        <w:tc>
          <w:tcPr>
            <w:tcW w:w="0" w:type="auto"/>
            <w:noWrap/>
            <w:hideMark/>
          </w:tcPr>
          <w:p w14:paraId="5EA678BB" w14:textId="77777777" w:rsidR="00A64F10" w:rsidRPr="00622A0A" w:rsidRDefault="00A64F10" w:rsidP="004015FC">
            <w:pPr>
              <w:jc w:val="center"/>
              <w:rPr>
                <w:ins w:id="356" w:author="ikedan" w:date="2026-09-25T21:13:00Z" w16du:dateUtc="2026-09-26T01:13:00Z"/>
                <w:rFonts w:ascii="Times New Roman" w:hAnsi="Times New Roman" w:cs="Times New Roman"/>
                <w:sz w:val="22"/>
              </w:rPr>
            </w:pPr>
            <w:ins w:id="357" w:author="ikedan" w:date="2026-09-25T21:13:00Z" w16du:dateUtc="2026-09-26T01:13:00Z">
              <w:r w:rsidRPr="00622A0A">
                <w:rPr>
                  <w:rFonts w:ascii="Times New Roman" w:hAnsi="Times New Roman" w:cs="Times New Roman"/>
                  <w:sz w:val="22"/>
                </w:rPr>
                <w:t>1.00</w:t>
              </w:r>
              <w:r w:rsidRPr="00622A0A">
                <w:rPr>
                  <w:rFonts w:ascii="Times New Roman" w:hAnsi="Times New Roman" w:cs="Times New Roman"/>
                  <w:sz w:val="22"/>
                  <w:vertAlign w:val="superscript"/>
                </w:rPr>
                <w:t xml:space="preserve"> b</w:t>
              </w:r>
            </w:ins>
          </w:p>
        </w:tc>
      </w:tr>
      <w:tr w:rsidR="00A64F10" w:rsidRPr="00622A0A" w14:paraId="5DF1AAE5" w14:textId="77777777" w:rsidTr="004015FC">
        <w:trPr>
          <w:trHeight w:val="270"/>
          <w:ins w:id="358" w:author="ikedan" w:date="2026-09-25T21:13:00Z" w16du:dateUtc="2026-09-26T01:13:00Z"/>
        </w:trPr>
        <w:tc>
          <w:tcPr>
            <w:tcW w:w="0" w:type="auto"/>
            <w:noWrap/>
            <w:vAlign w:val="center"/>
            <w:hideMark/>
          </w:tcPr>
          <w:p w14:paraId="4D3DEC80" w14:textId="77777777" w:rsidR="00A64F10" w:rsidRPr="00622A0A" w:rsidRDefault="00A64F10" w:rsidP="002E3E64">
            <w:pPr>
              <w:widowControl/>
              <w:jc w:val="left"/>
              <w:rPr>
                <w:ins w:id="359" w:author="ikedan" w:date="2026-09-25T21:13:00Z" w16du:dateUtc="2026-09-26T01:13:00Z"/>
                <w:rFonts w:ascii="Times New Roman" w:eastAsia="MS PGothic" w:hAnsi="Times New Roman" w:cs="Times New Roman"/>
                <w:color w:val="000000"/>
                <w:kern w:val="0"/>
                <w:sz w:val="22"/>
              </w:rPr>
            </w:pPr>
            <w:ins w:id="360" w:author="ikedan" w:date="2026-09-25T21:13:00Z" w16du:dateUtc="2026-09-26T01:13:00Z">
              <w:r w:rsidRPr="00622A0A">
                <w:rPr>
                  <w:rFonts w:ascii="Times New Roman" w:eastAsia="MS PGothic" w:hAnsi="Times New Roman" w:cs="Times New Roman"/>
                  <w:color w:val="000000"/>
                  <w:kern w:val="0"/>
                  <w:sz w:val="22"/>
                </w:rPr>
                <w:t xml:space="preserve">Hypertensive disease </w:t>
              </w:r>
              <w:r w:rsidRPr="00622A0A">
                <w:rPr>
                  <w:rFonts w:ascii="Times New Roman" w:eastAsia="MS PGothic" w:hAnsi="Times New Roman" w:cs="Times New Roman"/>
                  <w:color w:val="000000"/>
                  <w:kern w:val="0"/>
                  <w:sz w:val="22"/>
                </w:rPr>
                <w:fldChar w:fldCharType="begin">
                  <w:fldData xml:space="preserve">PEVuZE5vdGU+PENpdGU+PEF1dGhvcj5Db3JyYW88L0F1dGhvcj48WWVhcj4xOTk5PC9ZZWFyPjxS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</w:fldData>
                </w:fldChar>
              </w:r>
              <w:r w:rsidRPr="00622A0A">
                <w:rPr>
                  <w:rFonts w:ascii="Times New Roman" w:eastAsia="MS PGothic" w:hAnsi="Times New Roman" w:cs="Times New Roman"/>
                  <w:color w:val="000000"/>
                  <w:kern w:val="0"/>
                  <w:sz w:val="22"/>
                </w:rPr>
                <w:instrText xml:space="preserve"> ADDIN EN.CITE </w:instrText>
              </w:r>
              <w:r w:rsidRPr="00622A0A">
                <w:rPr>
                  <w:rFonts w:ascii="Times New Roman" w:eastAsia="MS PGothic" w:hAnsi="Times New Roman" w:cs="Times New Roman"/>
                  <w:color w:val="000000"/>
                  <w:kern w:val="0"/>
                  <w:sz w:val="22"/>
                </w:rPr>
                <w:fldChar w:fldCharType="begin">
                  <w:fldData xml:space="preserve">PEVuZE5vdGU+PENpdGU+PEF1dGhvcj5Db3JyYW88L0F1dGhvcj48WWVhcj4xOTk5PC9ZZWFyPjxS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</w:fldData>
                </w:fldChar>
              </w:r>
              <w:r w:rsidRPr="00622A0A">
                <w:rPr>
                  <w:rFonts w:ascii="Times New Roman" w:eastAsia="MS PGothic" w:hAnsi="Times New Roman" w:cs="Times New Roman"/>
                  <w:color w:val="000000"/>
                  <w:kern w:val="0"/>
                  <w:sz w:val="22"/>
                </w:rPr>
                <w:instrText xml:space="preserve"> ADDIN EN.CITE.DATA </w:instrText>
              </w:r>
              <w:r w:rsidRPr="00622A0A">
                <w:rPr>
                  <w:rFonts w:ascii="Times New Roman" w:eastAsia="MS PGothic" w:hAnsi="Times New Roman" w:cs="Times New Roman"/>
                  <w:color w:val="000000"/>
                  <w:kern w:val="0"/>
                  <w:sz w:val="22"/>
                </w:rPr>
              </w:r>
              <w:r w:rsidRPr="00622A0A">
                <w:rPr>
                  <w:rFonts w:ascii="Times New Roman" w:eastAsia="MS PGothic" w:hAnsi="Times New Roman" w:cs="Times New Roman"/>
                  <w:color w:val="000000"/>
                  <w:kern w:val="0"/>
                  <w:sz w:val="22"/>
                </w:rPr>
                <w:fldChar w:fldCharType="end"/>
              </w:r>
              <w:r w:rsidRPr="00622A0A">
                <w:rPr>
                  <w:rFonts w:ascii="Times New Roman" w:eastAsia="MS PGothic" w:hAnsi="Times New Roman" w:cs="Times New Roman"/>
                  <w:color w:val="000000"/>
                  <w:kern w:val="0"/>
                  <w:sz w:val="22"/>
                </w:rPr>
              </w:r>
              <w:r w:rsidRPr="00622A0A">
                <w:rPr>
                  <w:rFonts w:ascii="Times New Roman" w:eastAsia="MS PGothic" w:hAnsi="Times New Roman" w:cs="Times New Roman"/>
                  <w:color w:val="000000"/>
                  <w:kern w:val="0"/>
                  <w:sz w:val="22"/>
                </w:rPr>
                <w:fldChar w:fldCharType="separate"/>
              </w:r>
              <w:r w:rsidRPr="00622A0A">
                <w:rPr>
                  <w:rFonts w:ascii="Times New Roman" w:eastAsia="MS PGothic" w:hAnsi="Times New Roman" w:cs="Times New Roman"/>
                  <w:noProof/>
                  <w:color w:val="000000"/>
                  <w:kern w:val="0"/>
                  <w:sz w:val="22"/>
                </w:rPr>
                <w:t>[</w:t>
              </w:r>
              <w:r>
                <w:fldChar w:fldCharType="begin"/>
              </w:r>
              <w:r>
                <w:instrText>HYPERLINK \l "_ENREF_2" \o "Danaei, 2009 #112"</w:instrText>
              </w:r>
              <w:r>
                <w:fldChar w:fldCharType="separate"/>
              </w:r>
              <w:r w:rsidRPr="00622A0A">
                <w:rPr>
                  <w:rFonts w:ascii="Times New Roman" w:eastAsia="MS PGothic" w:hAnsi="Times New Roman" w:cs="Times New Roman"/>
                  <w:noProof/>
                  <w:color w:val="000000"/>
                  <w:kern w:val="0"/>
                  <w:sz w:val="22"/>
                </w:rPr>
                <w:t>2</w:t>
              </w:r>
              <w:r>
                <w:fldChar w:fldCharType="end"/>
              </w:r>
              <w:r w:rsidRPr="00622A0A">
                <w:rPr>
                  <w:rFonts w:ascii="Times New Roman" w:eastAsia="MS PGothic" w:hAnsi="Times New Roman" w:cs="Times New Roman"/>
                  <w:noProof/>
                  <w:color w:val="000000"/>
                  <w:kern w:val="0"/>
                  <w:sz w:val="22"/>
                </w:rPr>
                <w:t>,</w:t>
              </w:r>
              <w:r>
                <w:fldChar w:fldCharType="begin"/>
              </w:r>
              <w:r>
                <w:instrText>HYPERLINK \l "_ENREF_5" \o "Corrao, 1999 #79"</w:instrText>
              </w:r>
              <w:r>
                <w:fldChar w:fldCharType="separate"/>
              </w:r>
              <w:r w:rsidRPr="00622A0A">
                <w:rPr>
                  <w:rFonts w:ascii="Times New Roman" w:eastAsia="MS PGothic" w:hAnsi="Times New Roman" w:cs="Times New Roman"/>
                  <w:noProof/>
                  <w:color w:val="000000"/>
                  <w:kern w:val="0"/>
                  <w:sz w:val="22"/>
                </w:rPr>
                <w:t>5</w:t>
              </w:r>
              <w:r>
                <w:fldChar w:fldCharType="end"/>
              </w:r>
              <w:r w:rsidRPr="00622A0A">
                <w:rPr>
                  <w:rFonts w:ascii="Times New Roman" w:eastAsia="MS PGothic" w:hAnsi="Times New Roman" w:cs="Times New Roman"/>
                  <w:noProof/>
                  <w:color w:val="000000"/>
                  <w:kern w:val="0"/>
                  <w:sz w:val="22"/>
                </w:rPr>
                <w:t>]</w:t>
              </w:r>
              <w:r w:rsidRPr="00622A0A">
                <w:rPr>
                  <w:rFonts w:ascii="Times New Roman" w:eastAsia="MS PGothic" w:hAnsi="Times New Roman" w:cs="Times New Roman"/>
                  <w:color w:val="000000"/>
                  <w:kern w:val="0"/>
                  <w:sz w:val="22"/>
                </w:rPr>
                <w:fldChar w:fldCharType="end"/>
              </w:r>
            </w:ins>
          </w:p>
        </w:tc>
        <w:tc>
          <w:tcPr>
            <w:tcW w:w="0" w:type="auto"/>
            <w:noWrap/>
            <w:hideMark/>
          </w:tcPr>
          <w:p w14:paraId="5BA6D20D" w14:textId="77777777" w:rsidR="00A64F10" w:rsidRPr="00622A0A" w:rsidRDefault="00A64F10" w:rsidP="00DA4CED">
            <w:pPr>
              <w:rPr>
                <w:ins w:id="361" w:author="ikedan" w:date="2026-09-25T21:13:00Z" w16du:dateUtc="2026-09-26T01:13:00Z"/>
                <w:rFonts w:ascii="Times New Roman" w:hAnsi="Times New Roman" w:cs="Times New Roman"/>
                <w:sz w:val="22"/>
              </w:rPr>
            </w:pPr>
            <w:ins w:id="362" w:author="ikedan" w:date="2026-09-25T21:13:00Z" w16du:dateUtc="2026-09-26T01:13:00Z">
              <w:r w:rsidRPr="00622A0A">
                <w:rPr>
                  <w:rFonts w:ascii="Times New Roman" w:hAnsi="Times New Roman" w:cs="Times New Roman"/>
                  <w:sz w:val="22"/>
                </w:rPr>
                <w:t>Men</w:t>
              </w:r>
            </w:ins>
          </w:p>
        </w:tc>
        <w:tc>
          <w:tcPr>
            <w:tcW w:w="0" w:type="auto"/>
            <w:noWrap/>
            <w:hideMark/>
          </w:tcPr>
          <w:p w14:paraId="29D5179D" w14:textId="77777777" w:rsidR="00A64F10" w:rsidRPr="00622A0A" w:rsidRDefault="00A64F10" w:rsidP="00DA4CED">
            <w:pPr>
              <w:rPr>
                <w:ins w:id="363" w:author="ikedan" w:date="2026-09-25T21:13:00Z" w16du:dateUtc="2026-09-26T01:13:00Z"/>
                <w:rFonts w:ascii="Times New Roman" w:hAnsi="Times New Roman" w:cs="Times New Roman"/>
                <w:sz w:val="22"/>
              </w:rPr>
            </w:pPr>
            <w:ins w:id="364" w:author="ikedan" w:date="2026-09-25T21:13:00Z" w16du:dateUtc="2026-09-26T01:13:00Z">
              <w:r w:rsidRPr="00622A0A">
                <w:rPr>
                  <w:rFonts w:ascii="Times New Roman" w:hAnsi="Times New Roman" w:cs="Times New Roman"/>
                  <w:sz w:val="22"/>
                </w:rPr>
                <w:t>30</w:t>
              </w:r>
              <w:r w:rsidR="00536BB1" w:rsidRPr="00622A0A">
                <w:rPr>
                  <w:rFonts w:ascii="Times New Roman" w:hAnsi="Times New Roman" w:cs="Times New Roman"/>
                  <w:sz w:val="22"/>
                </w:rPr>
                <w:t>≥</w:t>
              </w:r>
            </w:ins>
          </w:p>
        </w:tc>
        <w:tc>
          <w:tcPr>
            <w:tcW w:w="0" w:type="auto"/>
            <w:noWrap/>
            <w:hideMark/>
          </w:tcPr>
          <w:p w14:paraId="6EF7A22C" w14:textId="77777777" w:rsidR="00A64F10" w:rsidRPr="00622A0A" w:rsidRDefault="00A64F10" w:rsidP="004015FC">
            <w:pPr>
              <w:jc w:val="center"/>
              <w:rPr>
                <w:ins w:id="365" w:author="ikedan" w:date="2026-09-25T21:13:00Z" w16du:dateUtc="2026-09-26T01:13:00Z"/>
                <w:rFonts w:ascii="Times New Roman" w:hAnsi="Times New Roman" w:cs="Times New Roman"/>
                <w:sz w:val="22"/>
              </w:rPr>
            </w:pPr>
            <w:ins w:id="366" w:author="ikedan" w:date="2026-09-25T21:13:00Z" w16du:dateUtc="2026-09-26T01:13:00Z">
              <w:r w:rsidRPr="00622A0A">
                <w:rPr>
                  <w:rFonts w:ascii="Times New Roman" w:hAnsi="Times New Roman" w:cs="Times New Roman"/>
                  <w:sz w:val="22"/>
                </w:rPr>
                <w:t>1.00</w:t>
              </w:r>
            </w:ins>
          </w:p>
        </w:tc>
        <w:tc>
          <w:tcPr>
            <w:tcW w:w="0" w:type="auto"/>
            <w:noWrap/>
            <w:hideMark/>
          </w:tcPr>
          <w:p w14:paraId="2D155E68" w14:textId="77777777" w:rsidR="00A64F10" w:rsidRPr="00622A0A" w:rsidRDefault="00A64F10" w:rsidP="004015FC">
            <w:pPr>
              <w:jc w:val="center"/>
              <w:rPr>
                <w:ins w:id="367" w:author="ikedan" w:date="2026-09-25T21:13:00Z" w16du:dateUtc="2026-09-26T01:13:00Z"/>
                <w:rFonts w:ascii="Times New Roman" w:hAnsi="Times New Roman" w:cs="Times New Roman"/>
                <w:sz w:val="22"/>
              </w:rPr>
            </w:pPr>
            <w:ins w:id="368" w:author="ikedan" w:date="2026-09-25T21:13:00Z" w16du:dateUtc="2026-09-26T01:13:00Z">
              <w:r w:rsidRPr="00622A0A">
                <w:rPr>
                  <w:rFonts w:ascii="Times New Roman" w:hAnsi="Times New Roman" w:cs="Times New Roman"/>
                  <w:sz w:val="22"/>
                </w:rPr>
                <w:t>1.40</w:t>
              </w:r>
            </w:ins>
          </w:p>
        </w:tc>
        <w:tc>
          <w:tcPr>
            <w:tcW w:w="0" w:type="auto"/>
            <w:noWrap/>
            <w:hideMark/>
          </w:tcPr>
          <w:p w14:paraId="27D38F54" w14:textId="77777777" w:rsidR="00A64F10" w:rsidRPr="00622A0A" w:rsidRDefault="00A64F10" w:rsidP="004015FC">
            <w:pPr>
              <w:jc w:val="center"/>
              <w:rPr>
                <w:ins w:id="369" w:author="ikedan" w:date="2026-09-25T21:13:00Z" w16du:dateUtc="2026-09-26T01:13:00Z"/>
                <w:rFonts w:ascii="Times New Roman" w:hAnsi="Times New Roman" w:cs="Times New Roman"/>
                <w:sz w:val="22"/>
              </w:rPr>
            </w:pPr>
            <w:ins w:id="370" w:author="ikedan" w:date="2026-09-25T21:13:00Z" w16du:dateUtc="2026-09-26T01:13:00Z">
              <w:r w:rsidRPr="00622A0A">
                <w:rPr>
                  <w:rFonts w:ascii="Times New Roman" w:hAnsi="Times New Roman" w:cs="Times New Roman"/>
                  <w:sz w:val="22"/>
                </w:rPr>
                <w:t>2.00</w:t>
              </w:r>
            </w:ins>
          </w:p>
        </w:tc>
        <w:tc>
          <w:tcPr>
            <w:tcW w:w="0" w:type="auto"/>
            <w:noWrap/>
            <w:hideMark/>
          </w:tcPr>
          <w:p w14:paraId="7A2E514B" w14:textId="77777777" w:rsidR="00A64F10" w:rsidRPr="00622A0A" w:rsidRDefault="00A64F10" w:rsidP="004015FC">
            <w:pPr>
              <w:jc w:val="center"/>
              <w:rPr>
                <w:ins w:id="371" w:author="ikedan" w:date="2026-09-25T21:13:00Z" w16du:dateUtc="2026-09-26T01:13:00Z"/>
                <w:rFonts w:ascii="Times New Roman" w:hAnsi="Times New Roman" w:cs="Times New Roman"/>
                <w:sz w:val="22"/>
              </w:rPr>
            </w:pPr>
            <w:ins w:id="372" w:author="ikedan" w:date="2026-09-25T21:13:00Z" w16du:dateUtc="2026-09-26T01:13:00Z">
              <w:r w:rsidRPr="00622A0A">
                <w:rPr>
                  <w:rFonts w:ascii="Times New Roman" w:hAnsi="Times New Roman" w:cs="Times New Roman"/>
                  <w:sz w:val="22"/>
                </w:rPr>
                <w:t>4.10</w:t>
              </w:r>
            </w:ins>
          </w:p>
        </w:tc>
      </w:tr>
      <w:tr w:rsidR="00A64F10" w:rsidRPr="00622A0A" w14:paraId="77100E75" w14:textId="77777777" w:rsidTr="004015FC">
        <w:trPr>
          <w:trHeight w:val="270"/>
          <w:ins w:id="373" w:author="ikedan" w:date="2026-09-25T21:13:00Z" w16du:dateUtc="2026-09-26T01:13:00Z"/>
        </w:trPr>
        <w:tc>
          <w:tcPr>
            <w:tcW w:w="0" w:type="auto"/>
            <w:noWrap/>
            <w:vAlign w:val="center"/>
            <w:hideMark/>
          </w:tcPr>
          <w:p w14:paraId="1B360EC0" w14:textId="77777777" w:rsidR="00A64F10" w:rsidRPr="00622A0A" w:rsidRDefault="00A64F10" w:rsidP="004E71C7">
            <w:pPr>
              <w:widowControl/>
              <w:jc w:val="left"/>
              <w:rPr>
                <w:ins w:id="374" w:author="ikedan" w:date="2026-09-25T21:13:00Z" w16du:dateUtc="2026-09-26T01:13:00Z"/>
                <w:rFonts w:ascii="Times New Roman" w:eastAsia="MS PGothic" w:hAnsi="Times New Roman" w:cs="Times New Roman"/>
                <w:color w:val="000000"/>
                <w:kern w:val="0"/>
                <w:sz w:val="22"/>
              </w:rPr>
            </w:pPr>
          </w:p>
        </w:tc>
        <w:tc>
          <w:tcPr>
            <w:tcW w:w="0" w:type="auto"/>
            <w:noWrap/>
            <w:hideMark/>
          </w:tcPr>
          <w:p w14:paraId="03E0A363" w14:textId="77777777" w:rsidR="00A64F10" w:rsidRPr="00622A0A" w:rsidRDefault="00A64F10" w:rsidP="00DA4CED">
            <w:pPr>
              <w:rPr>
                <w:ins w:id="375" w:author="ikedan" w:date="2026-09-25T21:13:00Z" w16du:dateUtc="2026-09-26T01:13:00Z"/>
                <w:rFonts w:ascii="Times New Roman" w:hAnsi="Times New Roman" w:cs="Times New Roman"/>
                <w:sz w:val="22"/>
              </w:rPr>
            </w:pPr>
            <w:ins w:id="376" w:author="ikedan" w:date="2026-09-25T21:13:00Z" w16du:dateUtc="2026-09-26T01:13:00Z">
              <w:r w:rsidRPr="00622A0A">
                <w:rPr>
                  <w:rFonts w:ascii="Times New Roman" w:hAnsi="Times New Roman" w:cs="Times New Roman"/>
                  <w:sz w:val="22"/>
                </w:rPr>
                <w:t>Women</w:t>
              </w:r>
            </w:ins>
          </w:p>
        </w:tc>
        <w:tc>
          <w:tcPr>
            <w:tcW w:w="0" w:type="auto"/>
            <w:noWrap/>
            <w:hideMark/>
          </w:tcPr>
          <w:p w14:paraId="5BE8B2F4" w14:textId="77777777" w:rsidR="00A64F10" w:rsidRPr="00622A0A" w:rsidRDefault="00A64F10" w:rsidP="00DA4CED">
            <w:pPr>
              <w:rPr>
                <w:ins w:id="377" w:author="ikedan" w:date="2026-09-25T21:13:00Z" w16du:dateUtc="2026-09-26T01:13:00Z"/>
                <w:rFonts w:ascii="Times New Roman" w:hAnsi="Times New Roman" w:cs="Times New Roman"/>
                <w:sz w:val="22"/>
              </w:rPr>
            </w:pPr>
            <w:ins w:id="378" w:author="ikedan" w:date="2026-09-25T21:13:00Z" w16du:dateUtc="2026-09-26T01:13:00Z">
              <w:r w:rsidRPr="00622A0A">
                <w:rPr>
                  <w:rFonts w:ascii="Times New Roman" w:hAnsi="Times New Roman" w:cs="Times New Roman"/>
                  <w:sz w:val="22"/>
                </w:rPr>
                <w:t>30</w:t>
              </w:r>
              <w:r w:rsidR="00536BB1" w:rsidRPr="00622A0A">
                <w:rPr>
                  <w:rFonts w:ascii="Times New Roman" w:hAnsi="Times New Roman" w:cs="Times New Roman"/>
                  <w:sz w:val="22"/>
                </w:rPr>
                <w:t>≥</w:t>
              </w:r>
            </w:ins>
          </w:p>
        </w:tc>
        <w:tc>
          <w:tcPr>
            <w:tcW w:w="0" w:type="auto"/>
            <w:noWrap/>
            <w:hideMark/>
          </w:tcPr>
          <w:p w14:paraId="09261801" w14:textId="77777777" w:rsidR="00A64F10" w:rsidRPr="00622A0A" w:rsidRDefault="00A64F10" w:rsidP="004015FC">
            <w:pPr>
              <w:jc w:val="center"/>
              <w:rPr>
                <w:ins w:id="379" w:author="ikedan" w:date="2026-09-25T21:13:00Z" w16du:dateUtc="2026-09-26T01:13:00Z"/>
                <w:rFonts w:ascii="Times New Roman" w:hAnsi="Times New Roman" w:cs="Times New Roman"/>
                <w:sz w:val="22"/>
              </w:rPr>
            </w:pPr>
            <w:ins w:id="380" w:author="ikedan" w:date="2026-09-25T21:13:00Z" w16du:dateUtc="2026-09-26T01:13:00Z">
              <w:r w:rsidRPr="00622A0A">
                <w:rPr>
                  <w:rFonts w:ascii="Times New Roman" w:hAnsi="Times New Roman" w:cs="Times New Roman"/>
                  <w:sz w:val="22"/>
                </w:rPr>
                <w:t>1.00</w:t>
              </w:r>
            </w:ins>
          </w:p>
        </w:tc>
        <w:tc>
          <w:tcPr>
            <w:tcW w:w="0" w:type="auto"/>
            <w:noWrap/>
            <w:hideMark/>
          </w:tcPr>
          <w:p w14:paraId="15739E48" w14:textId="77777777" w:rsidR="00A64F10" w:rsidRPr="00622A0A" w:rsidRDefault="00A64F10" w:rsidP="004015FC">
            <w:pPr>
              <w:jc w:val="center"/>
              <w:rPr>
                <w:ins w:id="381" w:author="ikedan" w:date="2026-09-25T21:13:00Z" w16du:dateUtc="2026-09-26T01:13:00Z"/>
                <w:rFonts w:ascii="Times New Roman" w:hAnsi="Times New Roman" w:cs="Times New Roman"/>
                <w:sz w:val="22"/>
              </w:rPr>
            </w:pPr>
            <w:ins w:id="382" w:author="ikedan" w:date="2026-09-25T21:13:00Z" w16du:dateUtc="2026-09-26T01:13:00Z">
              <w:r w:rsidRPr="00622A0A">
                <w:rPr>
                  <w:rFonts w:ascii="Times New Roman" w:hAnsi="Times New Roman" w:cs="Times New Roman"/>
                  <w:sz w:val="22"/>
                </w:rPr>
                <w:t>1.40</w:t>
              </w:r>
            </w:ins>
          </w:p>
        </w:tc>
        <w:tc>
          <w:tcPr>
            <w:tcW w:w="0" w:type="auto"/>
            <w:noWrap/>
            <w:hideMark/>
          </w:tcPr>
          <w:p w14:paraId="0F8BE150" w14:textId="77777777" w:rsidR="00A64F10" w:rsidRPr="00622A0A" w:rsidRDefault="00A64F10" w:rsidP="004015FC">
            <w:pPr>
              <w:jc w:val="center"/>
              <w:rPr>
                <w:ins w:id="383" w:author="ikedan" w:date="2026-09-25T21:13:00Z" w16du:dateUtc="2026-09-26T01:13:00Z"/>
                <w:rFonts w:ascii="Times New Roman" w:hAnsi="Times New Roman" w:cs="Times New Roman"/>
                <w:sz w:val="22"/>
              </w:rPr>
            </w:pPr>
            <w:ins w:id="384" w:author="ikedan" w:date="2026-09-25T21:13:00Z" w16du:dateUtc="2026-09-26T01:13:00Z">
              <w:r w:rsidRPr="00622A0A">
                <w:rPr>
                  <w:rFonts w:ascii="Times New Roman" w:hAnsi="Times New Roman" w:cs="Times New Roman"/>
                  <w:sz w:val="22"/>
                </w:rPr>
                <w:t>2.00</w:t>
              </w:r>
            </w:ins>
          </w:p>
        </w:tc>
        <w:tc>
          <w:tcPr>
            <w:tcW w:w="0" w:type="auto"/>
            <w:noWrap/>
            <w:hideMark/>
          </w:tcPr>
          <w:p w14:paraId="044F7389" w14:textId="77777777" w:rsidR="00A64F10" w:rsidRPr="00622A0A" w:rsidRDefault="00A64F10" w:rsidP="004015FC">
            <w:pPr>
              <w:jc w:val="center"/>
              <w:rPr>
                <w:ins w:id="385" w:author="ikedan" w:date="2026-09-25T21:13:00Z" w16du:dateUtc="2026-09-26T01:13:00Z"/>
                <w:rFonts w:ascii="Times New Roman" w:hAnsi="Times New Roman" w:cs="Times New Roman"/>
                <w:sz w:val="22"/>
              </w:rPr>
            </w:pPr>
            <w:ins w:id="386" w:author="ikedan" w:date="2026-09-25T21:13:00Z" w16du:dateUtc="2026-09-26T01:13:00Z">
              <w:r w:rsidRPr="00622A0A">
                <w:rPr>
                  <w:rFonts w:ascii="Times New Roman" w:hAnsi="Times New Roman" w:cs="Times New Roman"/>
                  <w:sz w:val="22"/>
                </w:rPr>
                <w:t>2.00</w:t>
              </w:r>
            </w:ins>
          </w:p>
        </w:tc>
      </w:tr>
      <w:tr w:rsidR="00A64F10" w:rsidRPr="00622A0A" w14:paraId="3826471E" w14:textId="77777777" w:rsidTr="004015FC">
        <w:trPr>
          <w:trHeight w:val="270"/>
          <w:ins w:id="387" w:author="ikedan" w:date="2026-09-25T21:13:00Z" w16du:dateUtc="2026-09-26T01:13:00Z"/>
        </w:trPr>
        <w:tc>
          <w:tcPr>
            <w:tcW w:w="0" w:type="auto"/>
            <w:noWrap/>
            <w:vAlign w:val="center"/>
            <w:hideMark/>
          </w:tcPr>
          <w:p w14:paraId="3E07877B" w14:textId="77777777" w:rsidR="00A64F10" w:rsidRPr="00622A0A" w:rsidRDefault="00A64F10" w:rsidP="002E3E64">
            <w:pPr>
              <w:widowControl/>
              <w:jc w:val="left"/>
              <w:rPr>
                <w:ins w:id="388" w:author="ikedan" w:date="2026-09-25T21:13:00Z" w16du:dateUtc="2026-09-26T01:13:00Z"/>
                <w:rFonts w:ascii="Times New Roman" w:eastAsia="MS PGothic" w:hAnsi="Times New Roman" w:cs="Times New Roman"/>
                <w:color w:val="000000"/>
                <w:kern w:val="0"/>
                <w:sz w:val="22"/>
              </w:rPr>
            </w:pPr>
            <w:ins w:id="389" w:author="ikedan" w:date="2026-09-25T21:13:00Z" w16du:dateUtc="2026-09-26T01:13:00Z">
              <w:r w:rsidRPr="00622A0A">
                <w:rPr>
                  <w:rFonts w:ascii="Times New Roman" w:eastAsia="MS PGothic" w:hAnsi="Times New Roman" w:cs="Times New Roman"/>
                  <w:color w:val="000000"/>
                  <w:kern w:val="0"/>
                  <w:sz w:val="22"/>
                </w:rPr>
                <w:t xml:space="preserve">Cardiac arrhythmias </w:t>
              </w:r>
              <w:r w:rsidRPr="00622A0A">
                <w:rPr>
                  <w:rFonts w:ascii="Times New Roman" w:eastAsia="MS PGothic" w:hAnsi="Times New Roman" w:cs="Times New Roman"/>
                  <w:color w:val="000000"/>
                  <w:kern w:val="0"/>
                  <w:sz w:val="22"/>
                </w:rPr>
                <w:fldChar w:fldCharType="begin">
                  <w:fldData xml:space="preserve">PEVuZE5vdGU+PENpdGU+PEF1dGhvcj5EYW5hZWk8L0F1dGhvcj48WWVhcj4yMDA5PC9ZZWFyPjxS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</w:fldData>
                </w:fldChar>
              </w:r>
              <w:r w:rsidRPr="00622A0A">
                <w:rPr>
                  <w:rFonts w:ascii="Times New Roman" w:eastAsia="MS PGothic" w:hAnsi="Times New Roman" w:cs="Times New Roman"/>
                  <w:color w:val="000000"/>
                  <w:kern w:val="0"/>
                  <w:sz w:val="22"/>
                </w:rPr>
                <w:instrText xml:space="preserve"> ADDIN EN.CITE </w:instrText>
              </w:r>
              <w:r w:rsidRPr="00622A0A">
                <w:rPr>
                  <w:rFonts w:ascii="Times New Roman" w:eastAsia="MS PGothic" w:hAnsi="Times New Roman" w:cs="Times New Roman"/>
                  <w:color w:val="000000"/>
                  <w:kern w:val="0"/>
                  <w:sz w:val="22"/>
                </w:rPr>
                <w:fldChar w:fldCharType="begin">
                  <w:fldData xml:space="preserve">PEVuZE5vdGU+PENpdGU+PEF1dGhvcj5EYW5hZWk8L0F1dGhvcj48WWVhcj4yMDA5PC9ZZWFyPjxS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</w:fldData>
                </w:fldChar>
              </w:r>
              <w:r w:rsidRPr="00622A0A">
                <w:rPr>
                  <w:rFonts w:ascii="Times New Roman" w:eastAsia="MS PGothic" w:hAnsi="Times New Roman" w:cs="Times New Roman"/>
                  <w:color w:val="000000"/>
                  <w:kern w:val="0"/>
                  <w:sz w:val="22"/>
                </w:rPr>
                <w:instrText xml:space="preserve"> ADDIN EN.CITE.DATA </w:instrText>
              </w:r>
              <w:r w:rsidRPr="00622A0A">
                <w:rPr>
                  <w:rFonts w:ascii="Times New Roman" w:eastAsia="MS PGothic" w:hAnsi="Times New Roman" w:cs="Times New Roman"/>
                  <w:color w:val="000000"/>
                  <w:kern w:val="0"/>
                  <w:sz w:val="22"/>
                </w:rPr>
              </w:r>
              <w:r w:rsidRPr="00622A0A">
                <w:rPr>
                  <w:rFonts w:ascii="Times New Roman" w:eastAsia="MS PGothic" w:hAnsi="Times New Roman" w:cs="Times New Roman"/>
                  <w:color w:val="000000"/>
                  <w:kern w:val="0"/>
                  <w:sz w:val="22"/>
                </w:rPr>
                <w:fldChar w:fldCharType="end"/>
              </w:r>
              <w:r w:rsidRPr="00622A0A">
                <w:rPr>
                  <w:rFonts w:ascii="Times New Roman" w:eastAsia="MS PGothic" w:hAnsi="Times New Roman" w:cs="Times New Roman"/>
                  <w:color w:val="000000"/>
                  <w:kern w:val="0"/>
                  <w:sz w:val="22"/>
                </w:rPr>
              </w:r>
              <w:r w:rsidRPr="00622A0A">
                <w:rPr>
                  <w:rFonts w:ascii="Times New Roman" w:eastAsia="MS PGothic" w:hAnsi="Times New Roman" w:cs="Times New Roman"/>
                  <w:color w:val="000000"/>
                  <w:kern w:val="0"/>
                  <w:sz w:val="22"/>
                </w:rPr>
                <w:fldChar w:fldCharType="separate"/>
              </w:r>
              <w:r w:rsidRPr="00622A0A">
                <w:rPr>
                  <w:rFonts w:ascii="Times New Roman" w:eastAsia="MS PGothic" w:hAnsi="Times New Roman" w:cs="Times New Roman"/>
                  <w:noProof/>
                  <w:color w:val="000000"/>
                  <w:kern w:val="0"/>
                  <w:sz w:val="22"/>
                </w:rPr>
                <w:t>[</w:t>
              </w:r>
              <w:r>
                <w:fldChar w:fldCharType="begin"/>
              </w:r>
              <w:r>
                <w:instrText>HYPERLINK \l "_ENREF_2" \o "Danaei, 2009 #112"</w:instrText>
              </w:r>
              <w:r>
                <w:fldChar w:fldCharType="separate"/>
              </w:r>
              <w:r w:rsidRPr="00622A0A">
                <w:rPr>
                  <w:rFonts w:ascii="Times New Roman" w:eastAsia="MS PGothic" w:hAnsi="Times New Roman" w:cs="Times New Roman"/>
                  <w:noProof/>
                  <w:color w:val="000000"/>
                  <w:kern w:val="0"/>
                  <w:sz w:val="22"/>
                </w:rPr>
                <w:t>2</w:t>
              </w:r>
              <w:r>
                <w:fldChar w:fldCharType="end"/>
              </w:r>
              <w:r w:rsidRPr="00622A0A">
                <w:rPr>
                  <w:rFonts w:ascii="Times New Roman" w:eastAsia="MS PGothic" w:hAnsi="Times New Roman" w:cs="Times New Roman"/>
                  <w:noProof/>
                  <w:color w:val="000000"/>
                  <w:kern w:val="0"/>
                  <w:sz w:val="22"/>
                </w:rPr>
                <w:t>,</w:t>
              </w:r>
              <w:r>
                <w:fldChar w:fldCharType="begin"/>
              </w:r>
              <w:r>
                <w:instrText>HYPERLINK \l "_ENREF_6" \o "Gutjahr, 2001 #89"</w:instrText>
              </w:r>
              <w:r>
                <w:fldChar w:fldCharType="separate"/>
              </w:r>
              <w:r w:rsidRPr="00622A0A">
                <w:rPr>
                  <w:rFonts w:ascii="Times New Roman" w:eastAsia="MS PGothic" w:hAnsi="Times New Roman" w:cs="Times New Roman"/>
                  <w:noProof/>
                  <w:color w:val="000000"/>
                  <w:kern w:val="0"/>
                  <w:sz w:val="22"/>
                </w:rPr>
                <w:t>6</w:t>
              </w:r>
              <w:r>
                <w:fldChar w:fldCharType="end"/>
              </w:r>
              <w:r w:rsidRPr="00622A0A">
                <w:rPr>
                  <w:rFonts w:ascii="Times New Roman" w:eastAsia="MS PGothic" w:hAnsi="Times New Roman" w:cs="Times New Roman"/>
                  <w:noProof/>
                  <w:color w:val="000000"/>
                  <w:kern w:val="0"/>
                  <w:sz w:val="22"/>
                </w:rPr>
                <w:t>]</w:t>
              </w:r>
              <w:r w:rsidRPr="00622A0A">
                <w:rPr>
                  <w:rFonts w:ascii="Times New Roman" w:eastAsia="MS PGothic" w:hAnsi="Times New Roman" w:cs="Times New Roman"/>
                  <w:color w:val="000000"/>
                  <w:kern w:val="0"/>
                  <w:sz w:val="22"/>
                </w:rPr>
                <w:fldChar w:fldCharType="end"/>
              </w:r>
            </w:ins>
          </w:p>
        </w:tc>
        <w:tc>
          <w:tcPr>
            <w:tcW w:w="0" w:type="auto"/>
            <w:noWrap/>
            <w:hideMark/>
          </w:tcPr>
          <w:p w14:paraId="41E53F98" w14:textId="77777777" w:rsidR="00A64F10" w:rsidRPr="00622A0A" w:rsidRDefault="00A64F10" w:rsidP="00DA4CED">
            <w:pPr>
              <w:rPr>
                <w:ins w:id="390" w:author="ikedan" w:date="2026-09-25T21:13:00Z" w16du:dateUtc="2026-09-26T01:13:00Z"/>
                <w:rFonts w:ascii="Times New Roman" w:hAnsi="Times New Roman" w:cs="Times New Roman"/>
                <w:sz w:val="22"/>
              </w:rPr>
            </w:pPr>
            <w:ins w:id="391" w:author="ikedan" w:date="2026-09-25T21:13:00Z" w16du:dateUtc="2026-09-26T01:13:00Z">
              <w:r w:rsidRPr="00622A0A">
                <w:rPr>
                  <w:rFonts w:ascii="Times New Roman" w:hAnsi="Times New Roman" w:cs="Times New Roman"/>
                  <w:sz w:val="22"/>
                </w:rPr>
                <w:t>Both</w:t>
              </w:r>
            </w:ins>
          </w:p>
        </w:tc>
        <w:tc>
          <w:tcPr>
            <w:tcW w:w="0" w:type="auto"/>
            <w:noWrap/>
            <w:hideMark/>
          </w:tcPr>
          <w:p w14:paraId="12C56FC1" w14:textId="77777777" w:rsidR="00A64F10" w:rsidRPr="00622A0A" w:rsidRDefault="00A64F10" w:rsidP="00DA4CED">
            <w:pPr>
              <w:rPr>
                <w:ins w:id="392" w:author="ikedan" w:date="2026-09-25T21:13:00Z" w16du:dateUtc="2026-09-26T01:13:00Z"/>
                <w:rFonts w:ascii="Times New Roman" w:hAnsi="Times New Roman" w:cs="Times New Roman"/>
                <w:sz w:val="22"/>
              </w:rPr>
            </w:pPr>
            <w:ins w:id="393" w:author="ikedan" w:date="2026-09-25T21:13:00Z" w16du:dateUtc="2026-09-26T01:13:00Z">
              <w:r w:rsidRPr="00622A0A">
                <w:rPr>
                  <w:rFonts w:ascii="Times New Roman" w:hAnsi="Times New Roman" w:cs="Times New Roman"/>
                  <w:sz w:val="22"/>
                </w:rPr>
                <w:t>30</w:t>
              </w:r>
              <w:r w:rsidR="00536BB1" w:rsidRPr="00622A0A">
                <w:rPr>
                  <w:rFonts w:ascii="Times New Roman" w:hAnsi="Times New Roman" w:cs="Times New Roman"/>
                  <w:sz w:val="22"/>
                </w:rPr>
                <w:t>≥</w:t>
              </w:r>
            </w:ins>
          </w:p>
        </w:tc>
        <w:tc>
          <w:tcPr>
            <w:tcW w:w="0" w:type="auto"/>
            <w:noWrap/>
            <w:hideMark/>
          </w:tcPr>
          <w:p w14:paraId="3B5D082B" w14:textId="77777777" w:rsidR="00A64F10" w:rsidRPr="00622A0A" w:rsidRDefault="00A64F10" w:rsidP="004015FC">
            <w:pPr>
              <w:jc w:val="center"/>
              <w:rPr>
                <w:ins w:id="394" w:author="ikedan" w:date="2026-09-25T21:13:00Z" w16du:dateUtc="2026-09-26T01:13:00Z"/>
                <w:rFonts w:ascii="Times New Roman" w:hAnsi="Times New Roman" w:cs="Times New Roman"/>
                <w:sz w:val="22"/>
              </w:rPr>
            </w:pPr>
            <w:ins w:id="395" w:author="ikedan" w:date="2026-09-25T21:13:00Z" w16du:dateUtc="2026-09-26T01:13:00Z">
              <w:r w:rsidRPr="00622A0A">
                <w:rPr>
                  <w:rFonts w:ascii="Times New Roman" w:hAnsi="Times New Roman" w:cs="Times New Roman"/>
                  <w:sz w:val="22"/>
                </w:rPr>
                <w:t>1.00</w:t>
              </w:r>
            </w:ins>
          </w:p>
        </w:tc>
        <w:tc>
          <w:tcPr>
            <w:tcW w:w="0" w:type="auto"/>
            <w:noWrap/>
            <w:hideMark/>
          </w:tcPr>
          <w:p w14:paraId="7B0F3747" w14:textId="77777777" w:rsidR="00A64F10" w:rsidRPr="00622A0A" w:rsidRDefault="00A64F10" w:rsidP="004015FC">
            <w:pPr>
              <w:jc w:val="center"/>
              <w:rPr>
                <w:ins w:id="396" w:author="ikedan" w:date="2026-09-25T21:13:00Z" w16du:dateUtc="2026-09-26T01:13:00Z"/>
                <w:rFonts w:ascii="Times New Roman" w:hAnsi="Times New Roman" w:cs="Times New Roman"/>
                <w:sz w:val="22"/>
              </w:rPr>
            </w:pPr>
            <w:ins w:id="397" w:author="ikedan" w:date="2026-09-25T21:13:00Z" w16du:dateUtc="2026-09-26T01:13:00Z">
              <w:r w:rsidRPr="00622A0A">
                <w:rPr>
                  <w:rFonts w:ascii="Times New Roman" w:hAnsi="Times New Roman" w:cs="Times New Roman"/>
                  <w:sz w:val="22"/>
                </w:rPr>
                <w:t>1.51</w:t>
              </w:r>
            </w:ins>
          </w:p>
        </w:tc>
        <w:tc>
          <w:tcPr>
            <w:tcW w:w="0" w:type="auto"/>
            <w:noWrap/>
            <w:hideMark/>
          </w:tcPr>
          <w:p w14:paraId="11C8A0F2" w14:textId="77777777" w:rsidR="00A64F10" w:rsidRPr="00622A0A" w:rsidRDefault="00A64F10" w:rsidP="004015FC">
            <w:pPr>
              <w:jc w:val="center"/>
              <w:rPr>
                <w:ins w:id="398" w:author="ikedan" w:date="2026-09-25T21:13:00Z" w16du:dateUtc="2026-09-26T01:13:00Z"/>
                <w:rFonts w:ascii="Times New Roman" w:hAnsi="Times New Roman" w:cs="Times New Roman"/>
                <w:sz w:val="22"/>
              </w:rPr>
            </w:pPr>
            <w:ins w:id="399" w:author="ikedan" w:date="2026-09-25T21:13:00Z" w16du:dateUtc="2026-09-26T01:13:00Z">
              <w:r w:rsidRPr="00622A0A">
                <w:rPr>
                  <w:rFonts w:ascii="Times New Roman" w:hAnsi="Times New Roman" w:cs="Times New Roman"/>
                  <w:sz w:val="22"/>
                </w:rPr>
                <w:t>2.23</w:t>
              </w:r>
            </w:ins>
          </w:p>
        </w:tc>
        <w:tc>
          <w:tcPr>
            <w:tcW w:w="0" w:type="auto"/>
            <w:noWrap/>
            <w:hideMark/>
          </w:tcPr>
          <w:p w14:paraId="58D32B05" w14:textId="77777777" w:rsidR="00A64F10" w:rsidRPr="00622A0A" w:rsidRDefault="00A64F10" w:rsidP="004015FC">
            <w:pPr>
              <w:jc w:val="center"/>
              <w:rPr>
                <w:ins w:id="400" w:author="ikedan" w:date="2026-09-25T21:13:00Z" w16du:dateUtc="2026-09-26T01:13:00Z"/>
                <w:rFonts w:ascii="Times New Roman" w:hAnsi="Times New Roman" w:cs="Times New Roman"/>
                <w:sz w:val="22"/>
              </w:rPr>
            </w:pPr>
            <w:ins w:id="401" w:author="ikedan" w:date="2026-09-25T21:13:00Z" w16du:dateUtc="2026-09-26T01:13:00Z">
              <w:r w:rsidRPr="00622A0A">
                <w:rPr>
                  <w:rFonts w:ascii="Times New Roman" w:hAnsi="Times New Roman" w:cs="Times New Roman"/>
                  <w:sz w:val="22"/>
                </w:rPr>
                <w:t>2.23</w:t>
              </w:r>
            </w:ins>
          </w:p>
        </w:tc>
      </w:tr>
      <w:tr w:rsidR="00A64F10" w:rsidRPr="00622A0A" w14:paraId="680CA13F" w14:textId="77777777" w:rsidTr="004015FC">
        <w:trPr>
          <w:trHeight w:val="270"/>
          <w:ins w:id="402" w:author="ikedan" w:date="2026-09-25T21:13:00Z" w16du:dateUtc="2026-09-26T01:13:00Z"/>
        </w:trPr>
        <w:tc>
          <w:tcPr>
            <w:tcW w:w="0" w:type="auto"/>
            <w:noWrap/>
            <w:vAlign w:val="center"/>
            <w:hideMark/>
          </w:tcPr>
          <w:p w14:paraId="2F831DBF" w14:textId="77777777" w:rsidR="00A64F10" w:rsidRPr="00622A0A" w:rsidRDefault="00A64F10" w:rsidP="004E71C7">
            <w:pPr>
              <w:widowControl/>
              <w:jc w:val="left"/>
              <w:rPr>
                <w:ins w:id="403" w:author="ikedan" w:date="2026-09-25T21:13:00Z" w16du:dateUtc="2026-09-26T01:13:00Z"/>
                <w:rFonts w:ascii="Times New Roman" w:eastAsia="MS PGothic" w:hAnsi="Times New Roman" w:cs="Times New Roman"/>
                <w:color w:val="000000"/>
                <w:kern w:val="0"/>
                <w:sz w:val="22"/>
              </w:rPr>
            </w:pPr>
            <w:ins w:id="404" w:author="ikedan" w:date="2026-09-25T21:13:00Z" w16du:dateUtc="2026-09-26T01:13:00Z">
              <w:r w:rsidRPr="00622A0A">
                <w:rPr>
                  <w:rFonts w:ascii="Times New Roman" w:eastAsia="MS PGothic" w:hAnsi="Times New Roman" w:cs="Times New Roman"/>
                  <w:color w:val="000000"/>
                  <w:kern w:val="0"/>
                  <w:sz w:val="22"/>
                </w:rPr>
                <w:t xml:space="preserve">Larynx cancer </w:t>
              </w:r>
              <w:r w:rsidRPr="00622A0A">
                <w:rPr>
                  <w:rFonts w:ascii="Times New Roman" w:eastAsia="MS PGothic" w:hAnsi="Times New Roman" w:cs="Times New Roman"/>
                  <w:color w:val="000000"/>
                  <w:kern w:val="0"/>
                  <w:sz w:val="22"/>
                </w:rPr>
                <w:fldChar w:fldCharType="begin">
                  <w:fldData xml:space="preserve">PEVuZE5vdGU+PENpdGU+PEF1dGhvcj5EYW5hZWk8L0F1dGhvcj48WWVhcj4yMDA5PC9ZZWFyPjxS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</w:fldData>
                </w:fldChar>
              </w:r>
              <w:r w:rsidRPr="00622A0A">
                <w:rPr>
                  <w:rFonts w:ascii="Times New Roman" w:eastAsia="MS PGothic" w:hAnsi="Times New Roman" w:cs="Times New Roman"/>
                  <w:color w:val="000000"/>
                  <w:kern w:val="0"/>
                  <w:sz w:val="22"/>
                </w:rPr>
                <w:instrText xml:space="preserve"> ADDIN EN.CITE </w:instrText>
              </w:r>
              <w:r w:rsidRPr="00622A0A">
                <w:rPr>
                  <w:rFonts w:ascii="Times New Roman" w:eastAsia="MS PGothic" w:hAnsi="Times New Roman" w:cs="Times New Roman"/>
                  <w:color w:val="000000"/>
                  <w:kern w:val="0"/>
                  <w:sz w:val="22"/>
                </w:rPr>
                <w:fldChar w:fldCharType="begin">
                  <w:fldData xml:space="preserve">PEVuZE5vdGU+PENpdGU+PEF1dGhvcj5EYW5hZWk8L0F1dGhvcj48WWVhcj4yMDA5PC9ZZWFyPjxS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</w:fldData>
                </w:fldChar>
              </w:r>
              <w:r w:rsidRPr="00622A0A">
                <w:rPr>
                  <w:rFonts w:ascii="Times New Roman" w:eastAsia="MS PGothic" w:hAnsi="Times New Roman" w:cs="Times New Roman"/>
                  <w:color w:val="000000"/>
                  <w:kern w:val="0"/>
                  <w:sz w:val="22"/>
                </w:rPr>
                <w:instrText xml:space="preserve"> ADDIN EN.CITE.DATA </w:instrText>
              </w:r>
              <w:r w:rsidRPr="00622A0A">
                <w:rPr>
                  <w:rFonts w:ascii="Times New Roman" w:eastAsia="MS PGothic" w:hAnsi="Times New Roman" w:cs="Times New Roman"/>
                  <w:color w:val="000000"/>
                  <w:kern w:val="0"/>
                  <w:sz w:val="22"/>
                </w:rPr>
              </w:r>
              <w:r w:rsidRPr="00622A0A">
                <w:rPr>
                  <w:rFonts w:ascii="Times New Roman" w:eastAsia="MS PGothic" w:hAnsi="Times New Roman" w:cs="Times New Roman"/>
                  <w:color w:val="000000"/>
                  <w:kern w:val="0"/>
                  <w:sz w:val="22"/>
                </w:rPr>
                <w:fldChar w:fldCharType="end"/>
              </w:r>
              <w:r w:rsidRPr="00622A0A">
                <w:rPr>
                  <w:rFonts w:ascii="Times New Roman" w:eastAsia="MS PGothic" w:hAnsi="Times New Roman" w:cs="Times New Roman"/>
                  <w:color w:val="000000"/>
                  <w:kern w:val="0"/>
                  <w:sz w:val="22"/>
                </w:rPr>
              </w:r>
              <w:r w:rsidRPr="00622A0A">
                <w:rPr>
                  <w:rFonts w:ascii="Times New Roman" w:eastAsia="MS PGothic" w:hAnsi="Times New Roman" w:cs="Times New Roman"/>
                  <w:color w:val="000000"/>
                  <w:kern w:val="0"/>
                  <w:sz w:val="22"/>
                </w:rPr>
                <w:fldChar w:fldCharType="separate"/>
              </w:r>
              <w:r w:rsidRPr="00622A0A">
                <w:rPr>
                  <w:rFonts w:ascii="Times New Roman" w:eastAsia="MS PGothic" w:hAnsi="Times New Roman" w:cs="Times New Roman"/>
                  <w:noProof/>
                  <w:color w:val="000000"/>
                  <w:kern w:val="0"/>
                  <w:sz w:val="22"/>
                </w:rPr>
                <w:t>[</w:t>
              </w:r>
              <w:r>
                <w:fldChar w:fldCharType="begin"/>
              </w:r>
              <w:r>
                <w:instrText>HYPERLINK \l "_ENREF_2" \o "Danaei, 2009 #112"</w:instrText>
              </w:r>
              <w:r>
                <w:fldChar w:fldCharType="separate"/>
              </w:r>
              <w:r w:rsidRPr="00622A0A">
                <w:rPr>
                  <w:rFonts w:ascii="Times New Roman" w:eastAsia="MS PGothic" w:hAnsi="Times New Roman" w:cs="Times New Roman"/>
                  <w:noProof/>
                  <w:color w:val="000000"/>
                  <w:kern w:val="0"/>
                  <w:sz w:val="22"/>
                </w:rPr>
                <w:t>2</w:t>
              </w:r>
              <w:r>
                <w:fldChar w:fldCharType="end"/>
              </w:r>
              <w:r w:rsidRPr="00622A0A">
                <w:rPr>
                  <w:rFonts w:ascii="Times New Roman" w:eastAsia="MS PGothic" w:hAnsi="Times New Roman" w:cs="Times New Roman"/>
                  <w:noProof/>
                  <w:color w:val="000000"/>
                  <w:kern w:val="0"/>
                  <w:sz w:val="22"/>
                </w:rPr>
                <w:t>,</w:t>
              </w:r>
              <w:r>
                <w:fldChar w:fldCharType="begin"/>
              </w:r>
              <w:r>
                <w:instrText>HYPERLINK \l "_ENREF_6" \o "Gutjahr, 2001 #89"</w:instrText>
              </w:r>
              <w:r>
                <w:fldChar w:fldCharType="separate"/>
              </w:r>
              <w:r w:rsidRPr="00622A0A">
                <w:rPr>
                  <w:rFonts w:ascii="Times New Roman" w:eastAsia="MS PGothic" w:hAnsi="Times New Roman" w:cs="Times New Roman"/>
                  <w:noProof/>
                  <w:color w:val="000000"/>
                  <w:kern w:val="0"/>
                  <w:sz w:val="22"/>
                </w:rPr>
                <w:t>6</w:t>
              </w:r>
              <w:r>
                <w:fldChar w:fldCharType="end"/>
              </w:r>
              <w:r w:rsidRPr="00622A0A">
                <w:rPr>
                  <w:rFonts w:ascii="Times New Roman" w:eastAsia="MS PGothic" w:hAnsi="Times New Roman" w:cs="Times New Roman"/>
                  <w:noProof/>
                  <w:color w:val="000000"/>
                  <w:kern w:val="0"/>
                  <w:sz w:val="22"/>
                </w:rPr>
                <w:t>]</w:t>
              </w:r>
              <w:r w:rsidRPr="00622A0A">
                <w:rPr>
                  <w:rFonts w:ascii="Times New Roman" w:eastAsia="MS PGothic" w:hAnsi="Times New Roman" w:cs="Times New Roman"/>
                  <w:color w:val="000000"/>
                  <w:kern w:val="0"/>
                  <w:sz w:val="22"/>
                </w:rPr>
                <w:fldChar w:fldCharType="end"/>
              </w:r>
            </w:ins>
          </w:p>
        </w:tc>
        <w:tc>
          <w:tcPr>
            <w:tcW w:w="0" w:type="auto"/>
            <w:noWrap/>
            <w:hideMark/>
          </w:tcPr>
          <w:p w14:paraId="5418E5AD" w14:textId="77777777" w:rsidR="00A64F10" w:rsidRPr="00622A0A" w:rsidRDefault="00A64F10" w:rsidP="00DA4CED">
            <w:pPr>
              <w:rPr>
                <w:ins w:id="405" w:author="ikedan" w:date="2026-09-25T21:13:00Z" w16du:dateUtc="2026-09-26T01:13:00Z"/>
                <w:rFonts w:ascii="Times New Roman" w:hAnsi="Times New Roman" w:cs="Times New Roman"/>
                <w:sz w:val="22"/>
              </w:rPr>
            </w:pPr>
            <w:ins w:id="406" w:author="ikedan" w:date="2026-09-25T21:13:00Z" w16du:dateUtc="2026-09-26T01:13:00Z">
              <w:r w:rsidRPr="00622A0A">
                <w:rPr>
                  <w:rFonts w:ascii="Times New Roman" w:hAnsi="Times New Roman" w:cs="Times New Roman"/>
                  <w:sz w:val="22"/>
                </w:rPr>
                <w:t>Both</w:t>
              </w:r>
            </w:ins>
          </w:p>
        </w:tc>
        <w:tc>
          <w:tcPr>
            <w:tcW w:w="0" w:type="auto"/>
            <w:noWrap/>
            <w:hideMark/>
          </w:tcPr>
          <w:p w14:paraId="5A300E04" w14:textId="77777777" w:rsidR="00A64F10" w:rsidRPr="00622A0A" w:rsidRDefault="00A64F10" w:rsidP="00DA4CED">
            <w:pPr>
              <w:rPr>
                <w:ins w:id="407" w:author="ikedan" w:date="2026-09-25T21:13:00Z" w16du:dateUtc="2026-09-26T01:13:00Z"/>
                <w:rFonts w:ascii="Times New Roman" w:hAnsi="Times New Roman" w:cs="Times New Roman"/>
                <w:sz w:val="22"/>
              </w:rPr>
            </w:pPr>
            <w:ins w:id="408" w:author="ikedan" w:date="2026-09-25T21:13:00Z" w16du:dateUtc="2026-09-26T01:13:00Z">
              <w:r w:rsidRPr="00622A0A">
                <w:rPr>
                  <w:rFonts w:ascii="Times New Roman" w:hAnsi="Times New Roman" w:cs="Times New Roman"/>
                  <w:sz w:val="22"/>
                </w:rPr>
                <w:t>30</w:t>
              </w:r>
              <w:r w:rsidR="00536BB1" w:rsidRPr="00622A0A">
                <w:rPr>
                  <w:rFonts w:ascii="Times New Roman" w:hAnsi="Times New Roman" w:cs="Times New Roman"/>
                  <w:sz w:val="22"/>
                </w:rPr>
                <w:t>≥</w:t>
              </w:r>
            </w:ins>
          </w:p>
        </w:tc>
        <w:tc>
          <w:tcPr>
            <w:tcW w:w="0" w:type="auto"/>
            <w:noWrap/>
            <w:hideMark/>
          </w:tcPr>
          <w:p w14:paraId="00968613" w14:textId="77777777" w:rsidR="00A64F10" w:rsidRPr="00622A0A" w:rsidRDefault="00A64F10" w:rsidP="004015FC">
            <w:pPr>
              <w:jc w:val="center"/>
              <w:rPr>
                <w:ins w:id="409" w:author="ikedan" w:date="2026-09-25T21:13:00Z" w16du:dateUtc="2026-09-26T01:13:00Z"/>
                <w:rFonts w:ascii="Times New Roman" w:hAnsi="Times New Roman" w:cs="Times New Roman"/>
                <w:sz w:val="22"/>
              </w:rPr>
            </w:pPr>
            <w:ins w:id="410" w:author="ikedan" w:date="2026-09-25T21:13:00Z" w16du:dateUtc="2026-09-26T01:13:00Z">
              <w:r w:rsidRPr="00622A0A">
                <w:rPr>
                  <w:rFonts w:ascii="Times New Roman" w:hAnsi="Times New Roman" w:cs="Times New Roman"/>
                  <w:sz w:val="22"/>
                </w:rPr>
                <w:t>1.00</w:t>
              </w:r>
            </w:ins>
          </w:p>
        </w:tc>
        <w:tc>
          <w:tcPr>
            <w:tcW w:w="0" w:type="auto"/>
            <w:noWrap/>
            <w:hideMark/>
          </w:tcPr>
          <w:p w14:paraId="29A2397B" w14:textId="77777777" w:rsidR="00A64F10" w:rsidRPr="00622A0A" w:rsidRDefault="00A64F10" w:rsidP="004015FC">
            <w:pPr>
              <w:jc w:val="center"/>
              <w:rPr>
                <w:ins w:id="411" w:author="ikedan" w:date="2026-09-25T21:13:00Z" w16du:dateUtc="2026-09-26T01:13:00Z"/>
                <w:rFonts w:ascii="Times New Roman" w:hAnsi="Times New Roman" w:cs="Times New Roman"/>
                <w:sz w:val="22"/>
              </w:rPr>
            </w:pPr>
            <w:ins w:id="412" w:author="ikedan" w:date="2026-09-25T21:13:00Z" w16du:dateUtc="2026-09-26T01:13:00Z">
              <w:r w:rsidRPr="00622A0A">
                <w:rPr>
                  <w:rFonts w:ascii="Times New Roman" w:hAnsi="Times New Roman" w:cs="Times New Roman"/>
                  <w:sz w:val="22"/>
                </w:rPr>
                <w:t>1.83</w:t>
              </w:r>
            </w:ins>
          </w:p>
        </w:tc>
        <w:tc>
          <w:tcPr>
            <w:tcW w:w="0" w:type="auto"/>
            <w:noWrap/>
            <w:hideMark/>
          </w:tcPr>
          <w:p w14:paraId="4F83EE76" w14:textId="77777777" w:rsidR="00A64F10" w:rsidRPr="00622A0A" w:rsidRDefault="00A64F10" w:rsidP="004015FC">
            <w:pPr>
              <w:jc w:val="center"/>
              <w:rPr>
                <w:ins w:id="413" w:author="ikedan" w:date="2026-09-25T21:13:00Z" w16du:dateUtc="2026-09-26T01:13:00Z"/>
                <w:rFonts w:ascii="Times New Roman" w:hAnsi="Times New Roman" w:cs="Times New Roman"/>
                <w:sz w:val="22"/>
              </w:rPr>
            </w:pPr>
            <w:ins w:id="414" w:author="ikedan" w:date="2026-09-25T21:13:00Z" w16du:dateUtc="2026-09-26T01:13:00Z">
              <w:r w:rsidRPr="00622A0A">
                <w:rPr>
                  <w:rFonts w:ascii="Times New Roman" w:hAnsi="Times New Roman" w:cs="Times New Roman"/>
                  <w:sz w:val="22"/>
                </w:rPr>
                <w:t>3.90</w:t>
              </w:r>
            </w:ins>
          </w:p>
        </w:tc>
        <w:tc>
          <w:tcPr>
            <w:tcW w:w="0" w:type="auto"/>
            <w:noWrap/>
            <w:hideMark/>
          </w:tcPr>
          <w:p w14:paraId="136014DA" w14:textId="77777777" w:rsidR="00A64F10" w:rsidRPr="00622A0A" w:rsidRDefault="00A64F10" w:rsidP="004015FC">
            <w:pPr>
              <w:jc w:val="center"/>
              <w:rPr>
                <w:ins w:id="415" w:author="ikedan" w:date="2026-09-25T21:13:00Z" w16du:dateUtc="2026-09-26T01:13:00Z"/>
                <w:rFonts w:ascii="Times New Roman" w:hAnsi="Times New Roman" w:cs="Times New Roman"/>
                <w:sz w:val="22"/>
              </w:rPr>
            </w:pPr>
            <w:ins w:id="416" w:author="ikedan" w:date="2026-09-25T21:13:00Z" w16du:dateUtc="2026-09-26T01:13:00Z">
              <w:r w:rsidRPr="00622A0A">
                <w:rPr>
                  <w:rFonts w:ascii="Times New Roman" w:hAnsi="Times New Roman" w:cs="Times New Roman"/>
                  <w:sz w:val="22"/>
                </w:rPr>
                <w:t>4.93</w:t>
              </w:r>
            </w:ins>
          </w:p>
        </w:tc>
      </w:tr>
      <w:tr w:rsidR="00A64F10" w:rsidRPr="00622A0A" w14:paraId="086B8E55" w14:textId="77777777" w:rsidTr="004015FC">
        <w:trPr>
          <w:trHeight w:val="270"/>
          <w:ins w:id="417" w:author="ikedan" w:date="2026-09-25T21:13:00Z" w16du:dateUtc="2026-09-26T01:13:00Z"/>
        </w:trPr>
        <w:tc>
          <w:tcPr>
            <w:tcW w:w="0" w:type="auto"/>
            <w:noWrap/>
            <w:vAlign w:val="center"/>
            <w:hideMark/>
          </w:tcPr>
          <w:p w14:paraId="4792D49D" w14:textId="77777777" w:rsidR="00A64F10" w:rsidRPr="00622A0A" w:rsidRDefault="00A64F10" w:rsidP="004E71C7">
            <w:pPr>
              <w:widowControl/>
              <w:jc w:val="left"/>
              <w:rPr>
                <w:ins w:id="418" w:author="ikedan" w:date="2026-09-25T21:13:00Z" w16du:dateUtc="2026-09-26T01:13:00Z"/>
                <w:rFonts w:ascii="Times New Roman" w:eastAsia="MS PGothic" w:hAnsi="Times New Roman" w:cs="Times New Roman"/>
                <w:color w:val="000000"/>
                <w:kern w:val="0"/>
                <w:sz w:val="22"/>
              </w:rPr>
            </w:pPr>
            <w:ins w:id="419" w:author="ikedan" w:date="2026-09-25T21:13:00Z" w16du:dateUtc="2026-09-26T01:13:00Z">
              <w:r w:rsidRPr="00622A0A">
                <w:rPr>
                  <w:rFonts w:ascii="Times New Roman" w:eastAsia="MS PGothic" w:hAnsi="Times New Roman" w:cs="Times New Roman"/>
                  <w:color w:val="000000"/>
                  <w:kern w:val="0"/>
                  <w:sz w:val="22"/>
                </w:rPr>
                <w:t xml:space="preserve">Mouth and pharynx cancer </w:t>
              </w:r>
              <w:r w:rsidRPr="00622A0A">
                <w:rPr>
                  <w:rFonts w:ascii="Times New Roman" w:eastAsia="MS PGothic" w:hAnsi="Times New Roman" w:cs="Times New Roman"/>
                  <w:color w:val="000000"/>
                  <w:kern w:val="0"/>
                  <w:sz w:val="22"/>
                </w:rPr>
                <w:fldChar w:fldCharType="begin"/>
              </w:r>
              <w:r w:rsidRPr="00622A0A">
                <w:rPr>
                  <w:rFonts w:ascii="Times New Roman" w:eastAsia="MS PGothic" w:hAnsi="Times New Roman" w:cs="Times New Roman"/>
                  <w:color w:val="000000"/>
                  <w:kern w:val="0"/>
                  <w:sz w:val="22"/>
                </w:rPr>
                <w:instrText xml:space="preserve"> ADDIN EN.CITE &lt;EndNote&gt;&lt;Cite&gt;&lt;Author&gt;Danaei&lt;/Author&gt;&lt;Year&gt;2009&lt;/Year&gt;&lt;RecNum&gt;112&lt;/RecNum&gt;&lt;DisplayText&gt;[2]&lt;/DisplayText&gt;&lt;record&gt;&lt;rec-number&gt;112&lt;/rec-number&gt;&lt;foreign-keys&gt;&lt;key app="EN" db-id="xzetzvdxxvztfdewxabxswxnrvtzardzvat0"&gt;112&lt;/key&gt;&lt;/foreign-keys&gt;&lt;ref-type name="Journal Article"&gt;17&lt;/ref-type&gt;&lt;contributors&gt;&lt;authors&gt;&lt;author&gt;Danaei, G.&lt;/author&gt;&lt;author&gt;Ding, E. L.&lt;/author&gt;&lt;author&gt;Mozaffarian, D.&lt;/author&gt;&lt;author&gt;Taylor, B.&lt;/author&gt;&lt;author&gt;Rehm, J.&lt;/author&gt;&lt;author&gt;Murray, C. J.&lt;/author&gt;&lt;author&gt;Ezzati, M.&lt;/author&gt;&lt;/authors&gt;&lt;/contributors&gt;&lt;auth-address&gt;Harvard School of Public Health, Boston, MA, USA.&lt;/auth-address&gt;&lt;titles&gt;&lt;title&gt;The preventable causes of death in the United States: comparative risk assessment of dietary, lifestyle, and metabolic risk factors&lt;/title&gt;&lt;secondary-title&gt;PLoS Med&lt;/secondary-title&gt;&lt;/titles&gt;&lt;pages&gt;e1000058&lt;/pages&gt;&lt;volume&gt;6&lt;/volume&gt;&lt;number&gt;4&lt;/number&gt;&lt;edition&gt;2009/04/29&lt;/edition&gt;&lt;keywords&gt;&lt;keyword&gt;Adult&lt;/keyword&gt;&lt;keyword&gt;Cause of Death&lt;/keyword&gt;&lt;keyword&gt;Diet&lt;/keyword&gt;&lt;keyword&gt;Disease&lt;/keyword&gt;&lt;keyword&gt;Female&lt;/keyword&gt;&lt;keyword&gt;Humans&lt;/keyword&gt;&lt;keyword&gt;Hypertension/ mortality&lt;/keyword&gt;&lt;keyword&gt;Life Style&lt;/keyword&gt;&lt;keyword&gt;Male&lt;/keyword&gt;&lt;keyword&gt;Metabolic Diseases/ mortality&lt;/keyword&gt;&lt;keyword&gt;Nutrition Surveys&lt;/keyword&gt;&lt;keyword&gt;Risk Factors&lt;/keyword&gt;&lt;keyword&gt;Smoking/ mortality&lt;/keyword&gt;&lt;keyword&gt;United States/epidemiology&lt;/keyword&gt;&lt;/keywords&gt;&lt;dates&gt;&lt;year&gt;2009&lt;/year&gt;&lt;pub-dates&gt;&lt;date&gt;Apr 28&lt;/date&gt;&lt;/pub-dates&gt;&lt;/dates&gt;&lt;isbn&gt;1549-1676 (Electronic)&lt;/isbn&gt;&lt;accession-num&gt;19399161&lt;/accession-num&gt;&lt;urls&gt;&lt;/urls&gt;&lt;custom2&gt;2667673&lt;/custom2&gt;&lt;electronic-resource-num&gt;10.1371/journal.pmed.1000058 [doi]&lt;/electronic-resource-num&gt;&lt;remote-database-provider&gt;Nlm&lt;/remote-database-provider&gt;&lt;language&gt;eng&lt;/language&gt;&lt;/record&gt;&lt;/Cite&gt;&lt;/EndNote&gt;</w:instrText>
              </w:r>
              <w:r w:rsidRPr="00622A0A">
                <w:rPr>
                  <w:rFonts w:ascii="Times New Roman" w:eastAsia="MS PGothic" w:hAnsi="Times New Roman" w:cs="Times New Roman"/>
                  <w:color w:val="000000"/>
                  <w:kern w:val="0"/>
                  <w:sz w:val="22"/>
                </w:rPr>
                <w:fldChar w:fldCharType="separate"/>
              </w:r>
              <w:r w:rsidRPr="00622A0A">
                <w:rPr>
                  <w:rFonts w:ascii="Times New Roman" w:eastAsia="MS PGothic" w:hAnsi="Times New Roman" w:cs="Times New Roman"/>
                  <w:noProof/>
                  <w:color w:val="000000"/>
                  <w:kern w:val="0"/>
                  <w:sz w:val="22"/>
                </w:rPr>
                <w:t>[</w:t>
              </w:r>
              <w:r>
                <w:fldChar w:fldCharType="begin"/>
              </w:r>
              <w:r>
                <w:instrText>HYPERLINK \l "_ENREF_2" \o "Danaei, 2009 #112"</w:instrText>
              </w:r>
              <w:r>
                <w:fldChar w:fldCharType="separate"/>
              </w:r>
              <w:r w:rsidRPr="00622A0A">
                <w:rPr>
                  <w:rFonts w:ascii="Times New Roman" w:eastAsia="MS PGothic" w:hAnsi="Times New Roman" w:cs="Times New Roman"/>
                  <w:noProof/>
                  <w:color w:val="000000"/>
                  <w:kern w:val="0"/>
                  <w:sz w:val="22"/>
                </w:rPr>
                <w:t>2</w:t>
              </w:r>
              <w:r>
                <w:fldChar w:fldCharType="end"/>
              </w:r>
              <w:r w:rsidRPr="00622A0A">
                <w:rPr>
                  <w:rFonts w:ascii="Times New Roman" w:eastAsia="MS PGothic" w:hAnsi="Times New Roman" w:cs="Times New Roman"/>
                  <w:noProof/>
                  <w:color w:val="000000"/>
                  <w:kern w:val="0"/>
                  <w:sz w:val="22"/>
                </w:rPr>
                <w:t>]</w:t>
              </w:r>
              <w:r w:rsidRPr="00622A0A">
                <w:rPr>
                  <w:rFonts w:ascii="Times New Roman" w:eastAsia="MS PGothic" w:hAnsi="Times New Roman" w:cs="Times New Roman"/>
                  <w:color w:val="000000"/>
                  <w:kern w:val="0"/>
                  <w:sz w:val="22"/>
                </w:rPr>
                <w:fldChar w:fldCharType="end"/>
              </w:r>
            </w:ins>
          </w:p>
        </w:tc>
        <w:tc>
          <w:tcPr>
            <w:tcW w:w="0" w:type="auto"/>
            <w:noWrap/>
            <w:hideMark/>
          </w:tcPr>
          <w:p w14:paraId="66F365FF" w14:textId="77777777" w:rsidR="00A64F10" w:rsidRPr="00622A0A" w:rsidRDefault="00A64F10" w:rsidP="00DA4CED">
            <w:pPr>
              <w:rPr>
                <w:ins w:id="420" w:author="ikedan" w:date="2026-09-25T21:13:00Z" w16du:dateUtc="2026-09-26T01:13:00Z"/>
                <w:rFonts w:ascii="Times New Roman" w:hAnsi="Times New Roman" w:cs="Times New Roman"/>
                <w:sz w:val="22"/>
              </w:rPr>
            </w:pPr>
            <w:ins w:id="421" w:author="ikedan" w:date="2026-09-25T21:13:00Z" w16du:dateUtc="2026-09-26T01:13:00Z">
              <w:r w:rsidRPr="00622A0A">
                <w:rPr>
                  <w:rFonts w:ascii="Times New Roman" w:hAnsi="Times New Roman" w:cs="Times New Roman"/>
                  <w:sz w:val="22"/>
                </w:rPr>
                <w:t>Both</w:t>
              </w:r>
            </w:ins>
          </w:p>
        </w:tc>
        <w:tc>
          <w:tcPr>
            <w:tcW w:w="0" w:type="auto"/>
            <w:noWrap/>
            <w:hideMark/>
          </w:tcPr>
          <w:p w14:paraId="229CD51C" w14:textId="77777777" w:rsidR="00A64F10" w:rsidRPr="00622A0A" w:rsidRDefault="00A64F10" w:rsidP="00DA4CED">
            <w:pPr>
              <w:rPr>
                <w:ins w:id="422" w:author="ikedan" w:date="2026-09-25T21:13:00Z" w16du:dateUtc="2026-09-26T01:13:00Z"/>
                <w:rFonts w:ascii="Times New Roman" w:hAnsi="Times New Roman" w:cs="Times New Roman"/>
                <w:sz w:val="22"/>
              </w:rPr>
            </w:pPr>
            <w:ins w:id="423" w:author="ikedan" w:date="2026-09-25T21:13:00Z" w16du:dateUtc="2026-09-26T01:13:00Z">
              <w:r w:rsidRPr="00622A0A">
                <w:rPr>
                  <w:rFonts w:ascii="Times New Roman" w:hAnsi="Times New Roman" w:cs="Times New Roman"/>
                  <w:sz w:val="22"/>
                </w:rPr>
                <w:t>30</w:t>
              </w:r>
              <w:r w:rsidR="00536BB1" w:rsidRPr="00622A0A">
                <w:rPr>
                  <w:rFonts w:ascii="Times New Roman" w:hAnsi="Times New Roman" w:cs="Times New Roman"/>
                  <w:sz w:val="22"/>
                </w:rPr>
                <w:t>≥</w:t>
              </w:r>
            </w:ins>
          </w:p>
        </w:tc>
        <w:tc>
          <w:tcPr>
            <w:tcW w:w="0" w:type="auto"/>
            <w:noWrap/>
            <w:hideMark/>
          </w:tcPr>
          <w:p w14:paraId="75A8551B" w14:textId="77777777" w:rsidR="00A64F10" w:rsidRPr="00622A0A" w:rsidRDefault="00A64F10" w:rsidP="004015FC">
            <w:pPr>
              <w:jc w:val="center"/>
              <w:rPr>
                <w:ins w:id="424" w:author="ikedan" w:date="2026-09-25T21:13:00Z" w16du:dateUtc="2026-09-26T01:13:00Z"/>
                <w:rFonts w:ascii="Times New Roman" w:hAnsi="Times New Roman" w:cs="Times New Roman"/>
                <w:sz w:val="22"/>
              </w:rPr>
            </w:pPr>
            <w:ins w:id="425" w:author="ikedan" w:date="2026-09-25T21:13:00Z" w16du:dateUtc="2026-09-26T01:13:00Z">
              <w:r w:rsidRPr="00622A0A">
                <w:rPr>
                  <w:rFonts w:ascii="Times New Roman" w:hAnsi="Times New Roman" w:cs="Times New Roman"/>
                  <w:sz w:val="22"/>
                </w:rPr>
                <w:t>1.00</w:t>
              </w:r>
            </w:ins>
          </w:p>
        </w:tc>
        <w:tc>
          <w:tcPr>
            <w:tcW w:w="0" w:type="auto"/>
            <w:noWrap/>
            <w:hideMark/>
          </w:tcPr>
          <w:p w14:paraId="55D5E704" w14:textId="77777777" w:rsidR="00A64F10" w:rsidRPr="00622A0A" w:rsidRDefault="00A64F10" w:rsidP="004015FC">
            <w:pPr>
              <w:jc w:val="center"/>
              <w:rPr>
                <w:ins w:id="426" w:author="ikedan" w:date="2026-09-25T21:13:00Z" w16du:dateUtc="2026-09-26T01:13:00Z"/>
                <w:rFonts w:ascii="Times New Roman" w:hAnsi="Times New Roman" w:cs="Times New Roman"/>
                <w:sz w:val="22"/>
              </w:rPr>
            </w:pPr>
            <w:ins w:id="427" w:author="ikedan" w:date="2026-09-25T21:13:00Z" w16du:dateUtc="2026-09-26T01:13:00Z">
              <w:r w:rsidRPr="00622A0A">
                <w:rPr>
                  <w:rFonts w:ascii="Times New Roman" w:hAnsi="Times New Roman" w:cs="Times New Roman"/>
                  <w:sz w:val="22"/>
                </w:rPr>
                <w:t>1.45</w:t>
              </w:r>
            </w:ins>
          </w:p>
        </w:tc>
        <w:tc>
          <w:tcPr>
            <w:tcW w:w="0" w:type="auto"/>
            <w:noWrap/>
            <w:hideMark/>
          </w:tcPr>
          <w:p w14:paraId="0A0C6830" w14:textId="77777777" w:rsidR="00A64F10" w:rsidRPr="00622A0A" w:rsidRDefault="00A64F10" w:rsidP="004015FC">
            <w:pPr>
              <w:jc w:val="center"/>
              <w:rPr>
                <w:ins w:id="428" w:author="ikedan" w:date="2026-09-25T21:13:00Z" w16du:dateUtc="2026-09-26T01:13:00Z"/>
                <w:rFonts w:ascii="Times New Roman" w:hAnsi="Times New Roman" w:cs="Times New Roman"/>
                <w:sz w:val="22"/>
              </w:rPr>
            </w:pPr>
            <w:ins w:id="429" w:author="ikedan" w:date="2026-09-25T21:13:00Z" w16du:dateUtc="2026-09-26T01:13:00Z">
              <w:r w:rsidRPr="00622A0A">
                <w:rPr>
                  <w:rFonts w:ascii="Times New Roman" w:hAnsi="Times New Roman" w:cs="Times New Roman"/>
                  <w:sz w:val="22"/>
                </w:rPr>
                <w:t>1.85</w:t>
              </w:r>
            </w:ins>
          </w:p>
        </w:tc>
        <w:tc>
          <w:tcPr>
            <w:tcW w:w="0" w:type="auto"/>
            <w:noWrap/>
            <w:hideMark/>
          </w:tcPr>
          <w:p w14:paraId="1905A3DA" w14:textId="77777777" w:rsidR="00A64F10" w:rsidRPr="00622A0A" w:rsidRDefault="00A64F10" w:rsidP="004015FC">
            <w:pPr>
              <w:jc w:val="center"/>
              <w:rPr>
                <w:ins w:id="430" w:author="ikedan" w:date="2026-09-25T21:13:00Z" w16du:dateUtc="2026-09-26T01:13:00Z"/>
                <w:rFonts w:ascii="Times New Roman" w:hAnsi="Times New Roman" w:cs="Times New Roman"/>
                <w:sz w:val="22"/>
              </w:rPr>
            </w:pPr>
            <w:ins w:id="431" w:author="ikedan" w:date="2026-09-25T21:13:00Z" w16du:dateUtc="2026-09-26T01:13:00Z">
              <w:r w:rsidRPr="00622A0A">
                <w:rPr>
                  <w:rFonts w:ascii="Times New Roman" w:hAnsi="Times New Roman" w:cs="Times New Roman"/>
                  <w:sz w:val="22"/>
                </w:rPr>
                <w:t>5.39</w:t>
              </w:r>
            </w:ins>
          </w:p>
        </w:tc>
      </w:tr>
      <w:tr w:rsidR="00A64F10" w:rsidRPr="00622A0A" w14:paraId="09390D6A" w14:textId="77777777" w:rsidTr="004015FC">
        <w:trPr>
          <w:trHeight w:val="270"/>
          <w:ins w:id="432" w:author="ikedan" w:date="2026-09-25T21:13:00Z" w16du:dateUtc="2026-09-26T01:13:00Z"/>
        </w:trPr>
        <w:tc>
          <w:tcPr>
            <w:tcW w:w="0" w:type="auto"/>
            <w:noWrap/>
            <w:vAlign w:val="center"/>
            <w:hideMark/>
          </w:tcPr>
          <w:p w14:paraId="214005D5" w14:textId="77777777" w:rsidR="00A64F10" w:rsidRPr="00622A0A" w:rsidRDefault="00A64F10" w:rsidP="002E3E64">
            <w:pPr>
              <w:widowControl/>
              <w:jc w:val="left"/>
              <w:rPr>
                <w:ins w:id="433" w:author="ikedan" w:date="2026-09-25T21:13:00Z" w16du:dateUtc="2026-09-26T01:13:00Z"/>
                <w:rFonts w:ascii="Times New Roman" w:eastAsia="MS PGothic" w:hAnsi="Times New Roman" w:cs="Times New Roman"/>
                <w:color w:val="000000"/>
                <w:kern w:val="0"/>
                <w:sz w:val="22"/>
              </w:rPr>
            </w:pPr>
            <w:ins w:id="434" w:author="ikedan" w:date="2026-09-25T21:13:00Z" w16du:dateUtc="2026-09-26T01:13:00Z">
              <w:r w:rsidRPr="00622A0A">
                <w:rPr>
                  <w:rFonts w:ascii="Times New Roman" w:eastAsia="MS PGothic" w:hAnsi="Times New Roman" w:cs="Times New Roman"/>
                  <w:color w:val="000000"/>
                  <w:kern w:val="0"/>
                  <w:sz w:val="22"/>
                </w:rPr>
                <w:t xml:space="preserve">Selected other cancers </w:t>
              </w:r>
              <w:r w:rsidRPr="00622A0A">
                <w:rPr>
                  <w:rFonts w:ascii="Times New Roman" w:eastAsia="MS PGothic" w:hAnsi="Times New Roman" w:cs="Times New Roman"/>
                  <w:color w:val="000000"/>
                  <w:kern w:val="0"/>
                  <w:sz w:val="22"/>
                </w:rPr>
                <w:fldChar w:fldCharType="begin"/>
              </w:r>
              <w:r w:rsidRPr="00622A0A">
                <w:rPr>
                  <w:rFonts w:ascii="Times New Roman" w:eastAsia="MS PGothic" w:hAnsi="Times New Roman" w:cs="Times New Roman"/>
                  <w:color w:val="000000"/>
                  <w:kern w:val="0"/>
                  <w:sz w:val="22"/>
                </w:rPr>
                <w:instrText xml:space="preserve"> ADDIN EN.CITE &lt;EndNote&gt;&lt;Cite&gt;&lt;Author&gt;Rehm&lt;/Author&gt;&lt;Year&gt;2004&lt;/Year&gt;&lt;RecNum&gt;202&lt;/RecNum&gt;&lt;DisplayText&gt;[3]&lt;/DisplayText&gt;&lt;record&gt;&lt;rec-number&gt;202&lt;/rec-number&gt;&lt;foreign-keys&gt;&lt;key app="EN" db-id="xzetzvdxxvztfdewxabxswxnrvtzardzvat0"&gt;202&lt;/key&gt;&lt;/foreign-keys&gt;&lt;ref-type name="Book Section"&gt;5&lt;/ref-type&gt;&lt;contributors&gt;&lt;authors&gt;&lt;author&gt;Rehm, Jurgen&lt;/author&gt;&lt;author&gt;Room, Robin&lt;/author&gt;&lt;author&gt;Monteiro, Maristela&lt;/author&gt;&lt;author&gt;Gmel, Gerhard&lt;/author&gt;&lt;author&gt;Graham Kathryn&lt;/author&gt;&lt;author&gt;Rehn, Nina&lt;/author&gt;&lt;author&gt;Sempos, Chirstopher T&lt;/author&gt;&lt;author&gt;Frick, Ulrich&lt;/author&gt;&lt;author&gt;Jernigan, David&lt;/author&gt;&lt;/authors&gt;&lt;secondary-authors&gt;&lt;author&gt;Ezzati, Majid&lt;/author&gt;&lt;author&gt;Lopez, Alan D&lt;/author&gt;&lt;author&gt;Rodgers, Anthony&lt;/author&gt;&lt;author&gt;Murray, Christopher JL&lt;/author&gt;&lt;/secondary-authors&gt;&lt;/contributors&gt;&lt;titles&gt;&lt;title&gt;Alcohol Use&lt;/title&gt;&lt;secondary-title&gt;Comparative Quantification of health risks: Global and regional burden of disease attributable to selected major risk factors&lt;/secondary-title&gt;&lt;/titles&gt;&lt;section&gt;pp 959-1108&lt;/section&gt;&lt;dates&gt;&lt;year&gt;2004&lt;/year&gt;&lt;/dates&gt;&lt;pub-location&gt;Geneva&lt;/pub-location&gt;&lt;publisher&gt;WHO&lt;/publisher&gt;&lt;urls&gt;&lt;/urls&gt;&lt;/record&gt;&lt;/Cite&gt;&lt;/EndNote&gt;</w:instrText>
              </w:r>
              <w:r w:rsidRPr="00622A0A">
                <w:rPr>
                  <w:rFonts w:ascii="Times New Roman" w:eastAsia="MS PGothic" w:hAnsi="Times New Roman" w:cs="Times New Roman"/>
                  <w:color w:val="000000"/>
                  <w:kern w:val="0"/>
                  <w:sz w:val="22"/>
                </w:rPr>
                <w:fldChar w:fldCharType="separate"/>
              </w:r>
              <w:r w:rsidRPr="00622A0A">
                <w:rPr>
                  <w:rFonts w:ascii="Times New Roman" w:eastAsia="MS PGothic" w:hAnsi="Times New Roman" w:cs="Times New Roman"/>
                  <w:noProof/>
                  <w:color w:val="000000"/>
                  <w:kern w:val="0"/>
                  <w:sz w:val="22"/>
                </w:rPr>
                <w:t>[</w:t>
              </w:r>
              <w:r>
                <w:fldChar w:fldCharType="begin"/>
              </w:r>
              <w:r>
                <w:instrText>HYPERLINK \l "_ENREF_3" \o "Rehm, 2004 #202"</w:instrText>
              </w:r>
              <w:r>
                <w:fldChar w:fldCharType="separate"/>
              </w:r>
              <w:r w:rsidRPr="00622A0A">
                <w:rPr>
                  <w:rFonts w:ascii="Times New Roman" w:eastAsia="MS PGothic" w:hAnsi="Times New Roman" w:cs="Times New Roman"/>
                  <w:noProof/>
                  <w:color w:val="000000"/>
                  <w:kern w:val="0"/>
                  <w:sz w:val="22"/>
                </w:rPr>
                <w:t>3</w:t>
              </w:r>
              <w:r>
                <w:fldChar w:fldCharType="end"/>
              </w:r>
              <w:r w:rsidRPr="00622A0A">
                <w:rPr>
                  <w:rFonts w:ascii="Times New Roman" w:eastAsia="MS PGothic" w:hAnsi="Times New Roman" w:cs="Times New Roman"/>
                  <w:noProof/>
                  <w:color w:val="000000"/>
                  <w:kern w:val="0"/>
                  <w:sz w:val="22"/>
                </w:rPr>
                <w:t>]</w:t>
              </w:r>
              <w:r w:rsidRPr="00622A0A">
                <w:rPr>
                  <w:rFonts w:ascii="Times New Roman" w:eastAsia="MS PGothic" w:hAnsi="Times New Roman" w:cs="Times New Roman"/>
                  <w:color w:val="000000"/>
                  <w:kern w:val="0"/>
                  <w:sz w:val="22"/>
                </w:rPr>
                <w:fldChar w:fldCharType="end"/>
              </w:r>
            </w:ins>
          </w:p>
        </w:tc>
        <w:tc>
          <w:tcPr>
            <w:tcW w:w="0" w:type="auto"/>
            <w:noWrap/>
            <w:hideMark/>
          </w:tcPr>
          <w:p w14:paraId="302C83A3" w14:textId="77777777" w:rsidR="00A64F10" w:rsidRPr="00622A0A" w:rsidRDefault="00A64F10" w:rsidP="00AE628C">
            <w:pPr>
              <w:rPr>
                <w:ins w:id="435" w:author="ikedan" w:date="2026-09-25T21:13:00Z" w16du:dateUtc="2026-09-26T01:13:00Z"/>
                <w:rFonts w:ascii="Times New Roman" w:hAnsi="Times New Roman" w:cs="Times New Roman"/>
                <w:sz w:val="22"/>
              </w:rPr>
            </w:pPr>
            <w:ins w:id="436" w:author="ikedan" w:date="2026-09-25T21:13:00Z" w16du:dateUtc="2026-09-26T01:13:00Z">
              <w:r w:rsidRPr="00622A0A">
                <w:rPr>
                  <w:rFonts w:ascii="Times New Roman" w:hAnsi="Times New Roman" w:cs="Times New Roman"/>
                  <w:sz w:val="22"/>
                </w:rPr>
                <w:t>Both</w:t>
              </w:r>
            </w:ins>
          </w:p>
        </w:tc>
        <w:tc>
          <w:tcPr>
            <w:tcW w:w="0" w:type="auto"/>
            <w:noWrap/>
            <w:hideMark/>
          </w:tcPr>
          <w:p w14:paraId="36C2D417" w14:textId="77777777" w:rsidR="00A64F10" w:rsidRPr="00622A0A" w:rsidRDefault="00A64F10" w:rsidP="00AE628C">
            <w:pPr>
              <w:rPr>
                <w:ins w:id="437" w:author="ikedan" w:date="2026-09-25T21:13:00Z" w16du:dateUtc="2026-09-26T01:13:00Z"/>
                <w:rFonts w:ascii="Times New Roman" w:hAnsi="Times New Roman" w:cs="Times New Roman"/>
                <w:sz w:val="22"/>
              </w:rPr>
            </w:pPr>
            <w:ins w:id="438" w:author="ikedan" w:date="2026-09-25T21:13:00Z" w16du:dateUtc="2026-09-26T01:13:00Z">
              <w:r w:rsidRPr="00622A0A">
                <w:rPr>
                  <w:rFonts w:ascii="Times New Roman" w:hAnsi="Times New Roman" w:cs="Times New Roman"/>
                  <w:sz w:val="22"/>
                </w:rPr>
                <w:t>30</w:t>
              </w:r>
              <w:r w:rsidR="00536BB1" w:rsidRPr="00622A0A">
                <w:rPr>
                  <w:rFonts w:ascii="Times New Roman" w:hAnsi="Times New Roman" w:cs="Times New Roman"/>
                  <w:sz w:val="22"/>
                </w:rPr>
                <w:t>≥</w:t>
              </w:r>
            </w:ins>
          </w:p>
        </w:tc>
        <w:tc>
          <w:tcPr>
            <w:tcW w:w="0" w:type="auto"/>
            <w:noWrap/>
            <w:hideMark/>
          </w:tcPr>
          <w:p w14:paraId="6B4F41F5" w14:textId="77777777" w:rsidR="00A64F10" w:rsidRPr="00622A0A" w:rsidRDefault="00A64F10" w:rsidP="004015FC">
            <w:pPr>
              <w:jc w:val="center"/>
              <w:rPr>
                <w:ins w:id="439" w:author="ikedan" w:date="2026-09-25T21:13:00Z" w16du:dateUtc="2026-09-26T01:13:00Z"/>
                <w:rFonts w:ascii="Times New Roman" w:hAnsi="Times New Roman" w:cs="Times New Roman"/>
                <w:sz w:val="22"/>
              </w:rPr>
            </w:pPr>
            <w:ins w:id="440" w:author="ikedan" w:date="2026-09-25T21:13:00Z" w16du:dateUtc="2026-09-26T01:13:00Z">
              <w:r w:rsidRPr="00622A0A">
                <w:rPr>
                  <w:rFonts w:ascii="Times New Roman" w:hAnsi="Times New Roman" w:cs="Times New Roman"/>
                  <w:sz w:val="22"/>
                </w:rPr>
                <w:t>1.00</w:t>
              </w:r>
            </w:ins>
          </w:p>
        </w:tc>
        <w:tc>
          <w:tcPr>
            <w:tcW w:w="0" w:type="auto"/>
            <w:noWrap/>
            <w:hideMark/>
          </w:tcPr>
          <w:p w14:paraId="5AA23868" w14:textId="77777777" w:rsidR="00A64F10" w:rsidRPr="00622A0A" w:rsidRDefault="00A64F10" w:rsidP="004015FC">
            <w:pPr>
              <w:jc w:val="center"/>
              <w:rPr>
                <w:ins w:id="441" w:author="ikedan" w:date="2026-09-25T21:13:00Z" w16du:dateUtc="2026-09-26T01:13:00Z"/>
                <w:rFonts w:ascii="Times New Roman" w:hAnsi="Times New Roman" w:cs="Times New Roman"/>
                <w:sz w:val="22"/>
              </w:rPr>
            </w:pPr>
            <w:ins w:id="442" w:author="ikedan" w:date="2026-09-25T21:13:00Z" w16du:dateUtc="2026-09-26T01:13:00Z">
              <w:r w:rsidRPr="00622A0A">
                <w:rPr>
                  <w:rFonts w:ascii="Times New Roman" w:hAnsi="Times New Roman" w:cs="Times New Roman"/>
                  <w:sz w:val="22"/>
                </w:rPr>
                <w:t>1.10</w:t>
              </w:r>
            </w:ins>
          </w:p>
        </w:tc>
        <w:tc>
          <w:tcPr>
            <w:tcW w:w="0" w:type="auto"/>
            <w:noWrap/>
            <w:hideMark/>
          </w:tcPr>
          <w:p w14:paraId="1C5AD6E8" w14:textId="77777777" w:rsidR="00A64F10" w:rsidRPr="00622A0A" w:rsidRDefault="00A64F10" w:rsidP="004015FC">
            <w:pPr>
              <w:jc w:val="center"/>
              <w:rPr>
                <w:ins w:id="443" w:author="ikedan" w:date="2026-09-25T21:13:00Z" w16du:dateUtc="2026-09-26T01:13:00Z"/>
                <w:rFonts w:ascii="Times New Roman" w:hAnsi="Times New Roman" w:cs="Times New Roman"/>
                <w:sz w:val="22"/>
              </w:rPr>
            </w:pPr>
            <w:ins w:id="444" w:author="ikedan" w:date="2026-09-25T21:13:00Z" w16du:dateUtc="2026-09-26T01:13:00Z">
              <w:r w:rsidRPr="00622A0A">
                <w:rPr>
                  <w:rFonts w:ascii="Times New Roman" w:hAnsi="Times New Roman" w:cs="Times New Roman"/>
                  <w:sz w:val="22"/>
                </w:rPr>
                <w:t>1.30</w:t>
              </w:r>
            </w:ins>
          </w:p>
        </w:tc>
        <w:tc>
          <w:tcPr>
            <w:tcW w:w="0" w:type="auto"/>
            <w:noWrap/>
            <w:hideMark/>
          </w:tcPr>
          <w:p w14:paraId="63F3560D" w14:textId="77777777" w:rsidR="00A64F10" w:rsidRPr="00622A0A" w:rsidRDefault="00A64F10" w:rsidP="004015FC">
            <w:pPr>
              <w:jc w:val="center"/>
              <w:rPr>
                <w:ins w:id="445" w:author="ikedan" w:date="2026-09-25T21:13:00Z" w16du:dateUtc="2026-09-26T01:13:00Z"/>
                <w:rFonts w:ascii="Times New Roman" w:hAnsi="Times New Roman" w:cs="Times New Roman"/>
                <w:sz w:val="22"/>
              </w:rPr>
            </w:pPr>
            <w:ins w:id="446" w:author="ikedan" w:date="2026-09-25T21:13:00Z" w16du:dateUtc="2026-09-26T01:13:00Z">
              <w:r w:rsidRPr="00622A0A">
                <w:rPr>
                  <w:rFonts w:ascii="Times New Roman" w:hAnsi="Times New Roman" w:cs="Times New Roman"/>
                  <w:sz w:val="22"/>
                </w:rPr>
                <w:t>1.70</w:t>
              </w:r>
            </w:ins>
          </w:p>
        </w:tc>
      </w:tr>
      <w:tr w:rsidR="00A64F10" w:rsidRPr="00622A0A" w14:paraId="5E144849" w14:textId="77777777" w:rsidTr="004015FC">
        <w:trPr>
          <w:trHeight w:val="270"/>
          <w:ins w:id="447" w:author="ikedan" w:date="2026-09-25T21:13:00Z" w16du:dateUtc="2026-09-26T01:13:00Z"/>
        </w:trPr>
        <w:tc>
          <w:tcPr>
            <w:tcW w:w="0" w:type="auto"/>
            <w:noWrap/>
            <w:vAlign w:val="center"/>
            <w:hideMark/>
          </w:tcPr>
          <w:p w14:paraId="6CC44311" w14:textId="77777777" w:rsidR="00A64F10" w:rsidRPr="00622A0A" w:rsidRDefault="00A64F10" w:rsidP="002E3E64">
            <w:pPr>
              <w:widowControl/>
              <w:jc w:val="left"/>
              <w:rPr>
                <w:ins w:id="448" w:author="ikedan" w:date="2026-09-25T21:13:00Z" w16du:dateUtc="2026-09-26T01:13:00Z"/>
                <w:rFonts w:ascii="Times New Roman" w:eastAsia="MS PGothic" w:hAnsi="Times New Roman" w:cs="Times New Roman"/>
                <w:color w:val="000000"/>
                <w:kern w:val="0"/>
                <w:sz w:val="22"/>
              </w:rPr>
            </w:pPr>
            <w:ins w:id="449" w:author="ikedan" w:date="2026-09-25T21:13:00Z" w16du:dateUtc="2026-09-26T01:13:00Z">
              <w:r w:rsidRPr="00622A0A">
                <w:rPr>
                  <w:rFonts w:ascii="Times New Roman" w:eastAsia="MS PGothic" w:hAnsi="Times New Roman" w:cs="Times New Roman"/>
                  <w:color w:val="000000"/>
                  <w:kern w:val="0"/>
                  <w:sz w:val="22"/>
                </w:rPr>
                <w:t xml:space="preserve">Diabetes mellitus </w:t>
              </w:r>
              <w:r w:rsidRPr="00622A0A">
                <w:rPr>
                  <w:rFonts w:ascii="Times New Roman" w:eastAsia="MS PGothic" w:hAnsi="Times New Roman" w:cs="Times New Roman"/>
                  <w:color w:val="000000"/>
                  <w:kern w:val="0"/>
                  <w:sz w:val="22"/>
                </w:rPr>
                <w:fldChar w:fldCharType="begin"/>
              </w:r>
              <w:r w:rsidRPr="00622A0A">
                <w:rPr>
                  <w:rFonts w:ascii="Times New Roman" w:eastAsia="MS PGothic" w:hAnsi="Times New Roman" w:cs="Times New Roman"/>
                  <w:color w:val="000000"/>
                  <w:kern w:val="0"/>
                  <w:sz w:val="22"/>
                </w:rPr>
                <w:instrText xml:space="preserve"> ADDIN EN.CITE &lt;EndNote&gt;&lt;Cite&gt;&lt;Author&gt;Danaei&lt;/Author&gt;&lt;Year&gt;2009&lt;/Year&gt;&lt;RecNum&gt;112&lt;/RecNum&gt;&lt;DisplayText&gt;[2]&lt;/DisplayText&gt;&lt;record&gt;&lt;rec-number&gt;112&lt;/rec-number&gt;&lt;foreign-keys&gt;&lt;key app="EN" db-id="xzetzvdxxvztfdewxabxswxnrvtzardzvat0"&gt;112&lt;/key&gt;&lt;/foreign-keys&gt;&lt;ref-type name="Journal Article"&gt;17&lt;/ref-type&gt;&lt;contributors&gt;&lt;authors&gt;&lt;author&gt;Danaei, G.&lt;/author&gt;&lt;author&gt;Ding, E. L.&lt;/author&gt;&lt;author&gt;Mozaffarian, D.&lt;/author&gt;&lt;author&gt;Taylor, B.&lt;/author&gt;&lt;author&gt;Rehm, J.&lt;/author&gt;&lt;author&gt;Murray, C. J.&lt;/author&gt;&lt;author&gt;Ezzati, M.&lt;/author&gt;&lt;/authors&gt;&lt;/contributors&gt;&lt;auth-address&gt;Harvard School of Public Health, Boston, MA, USA.&lt;/auth-address&gt;&lt;titles&gt;&lt;title&gt;The preventable causes of death in the United States: comparative risk assessment of dietary, lifestyle, and metabolic risk factors&lt;/title&gt;&lt;secondary-title&gt;PLoS Med&lt;/secondary-title&gt;&lt;/titles&gt;&lt;pages&gt;e1000058&lt;/pages&gt;&lt;volume&gt;6&lt;/volume&gt;&lt;number&gt;4&lt;/number&gt;&lt;edition&gt;2009/04/29&lt;/edition&gt;&lt;keywords&gt;&lt;keyword&gt;Adult&lt;/keyword&gt;&lt;keyword&gt;Cause of Death&lt;/keyword&gt;&lt;keyword&gt;Diet&lt;/keyword&gt;&lt;keyword&gt;Disease&lt;/keyword&gt;&lt;keyword&gt;Female&lt;/keyword&gt;&lt;keyword&gt;Humans&lt;/keyword&gt;&lt;keyword&gt;Hypertension/ mortality&lt;/keyword&gt;&lt;keyword&gt;Life Style&lt;/keyword&gt;&lt;keyword&gt;Male&lt;/keyword&gt;&lt;keyword&gt;Metabolic Diseases/ mortality&lt;/keyword&gt;&lt;keyword&gt;Nutrition Surveys&lt;/keyword&gt;&lt;keyword&gt;Risk Factors&lt;/keyword&gt;&lt;keyword&gt;Smoking/ mortality&lt;/keyword&gt;&lt;keyword&gt;United States/epidemiology&lt;/keyword&gt;&lt;/keywords&gt;&lt;dates&gt;&lt;year&gt;2009&lt;/year&gt;&lt;pub-dates&gt;&lt;date&gt;Apr 28&lt;/date&gt;&lt;/pub-dates&gt;&lt;/dates&gt;&lt;isbn&gt;1549-1676 (Electronic)&lt;/isbn&gt;&lt;accession-num&gt;19399161&lt;/accession-num&gt;&lt;urls&gt;&lt;/urls&gt;&lt;custom2&gt;2667673&lt;/custom2&gt;&lt;electronic-resource-num&gt;10.1371/journal.pmed.1000058 [doi]&lt;/electronic-resource-num&gt;&lt;remote-database-provider&gt;Nlm&lt;/remote-database-provider&gt;&lt;language&gt;eng&lt;/language&gt;&lt;/record&gt;&lt;/Cite&gt;&lt;/EndNote&gt;</w:instrText>
              </w:r>
              <w:r w:rsidRPr="00622A0A">
                <w:rPr>
                  <w:rFonts w:ascii="Times New Roman" w:eastAsia="MS PGothic" w:hAnsi="Times New Roman" w:cs="Times New Roman"/>
                  <w:color w:val="000000"/>
                  <w:kern w:val="0"/>
                  <w:sz w:val="22"/>
                </w:rPr>
                <w:fldChar w:fldCharType="separate"/>
              </w:r>
              <w:r w:rsidRPr="00622A0A">
                <w:rPr>
                  <w:rFonts w:ascii="Times New Roman" w:eastAsia="MS PGothic" w:hAnsi="Times New Roman" w:cs="Times New Roman"/>
                  <w:noProof/>
                  <w:color w:val="000000"/>
                  <w:kern w:val="0"/>
                  <w:sz w:val="22"/>
                </w:rPr>
                <w:t>[</w:t>
              </w:r>
              <w:r>
                <w:fldChar w:fldCharType="begin"/>
              </w:r>
              <w:r>
                <w:instrText>HYPERLINK \l "_ENREF_2" \o "Danaei, 2009 #112"</w:instrText>
              </w:r>
              <w:r>
                <w:fldChar w:fldCharType="separate"/>
              </w:r>
              <w:r w:rsidRPr="00622A0A">
                <w:rPr>
                  <w:rFonts w:ascii="Times New Roman" w:eastAsia="MS PGothic" w:hAnsi="Times New Roman" w:cs="Times New Roman"/>
                  <w:noProof/>
                  <w:color w:val="000000"/>
                  <w:kern w:val="0"/>
                  <w:sz w:val="22"/>
                </w:rPr>
                <w:t>2</w:t>
              </w:r>
              <w:r>
                <w:fldChar w:fldCharType="end"/>
              </w:r>
              <w:r w:rsidRPr="00622A0A">
                <w:rPr>
                  <w:rFonts w:ascii="Times New Roman" w:eastAsia="MS PGothic" w:hAnsi="Times New Roman" w:cs="Times New Roman"/>
                  <w:noProof/>
                  <w:color w:val="000000"/>
                  <w:kern w:val="0"/>
                  <w:sz w:val="22"/>
                </w:rPr>
                <w:t>]</w:t>
              </w:r>
              <w:r w:rsidRPr="00622A0A">
                <w:rPr>
                  <w:rFonts w:ascii="Times New Roman" w:eastAsia="MS PGothic" w:hAnsi="Times New Roman" w:cs="Times New Roman"/>
                  <w:color w:val="000000"/>
                  <w:kern w:val="0"/>
                  <w:sz w:val="22"/>
                </w:rPr>
                <w:fldChar w:fldCharType="end"/>
              </w:r>
            </w:ins>
          </w:p>
        </w:tc>
        <w:tc>
          <w:tcPr>
            <w:tcW w:w="0" w:type="auto"/>
            <w:noWrap/>
            <w:hideMark/>
          </w:tcPr>
          <w:p w14:paraId="404DDFC8" w14:textId="77777777" w:rsidR="00A64F10" w:rsidRPr="00622A0A" w:rsidRDefault="00A64F10" w:rsidP="00AE628C">
            <w:pPr>
              <w:rPr>
                <w:ins w:id="450" w:author="ikedan" w:date="2026-09-25T21:13:00Z" w16du:dateUtc="2026-09-26T01:13:00Z"/>
                <w:rFonts w:ascii="Times New Roman" w:hAnsi="Times New Roman" w:cs="Times New Roman"/>
                <w:sz w:val="22"/>
              </w:rPr>
            </w:pPr>
            <w:ins w:id="451" w:author="ikedan" w:date="2026-09-25T21:13:00Z" w16du:dateUtc="2026-09-26T01:13:00Z">
              <w:r w:rsidRPr="00622A0A">
                <w:rPr>
                  <w:rFonts w:ascii="Times New Roman" w:hAnsi="Times New Roman" w:cs="Times New Roman"/>
                  <w:sz w:val="22"/>
                </w:rPr>
                <w:t>Men</w:t>
              </w:r>
            </w:ins>
          </w:p>
        </w:tc>
        <w:tc>
          <w:tcPr>
            <w:tcW w:w="0" w:type="auto"/>
            <w:noWrap/>
            <w:hideMark/>
          </w:tcPr>
          <w:p w14:paraId="068ED832" w14:textId="77777777" w:rsidR="00A64F10" w:rsidRPr="00622A0A" w:rsidRDefault="00A64F10" w:rsidP="00AE628C">
            <w:pPr>
              <w:rPr>
                <w:ins w:id="452" w:author="ikedan" w:date="2026-09-25T21:13:00Z" w16du:dateUtc="2026-09-26T01:13:00Z"/>
                <w:rFonts w:ascii="Times New Roman" w:hAnsi="Times New Roman" w:cs="Times New Roman"/>
                <w:sz w:val="22"/>
              </w:rPr>
            </w:pPr>
            <w:ins w:id="453" w:author="ikedan" w:date="2026-09-25T21:13:00Z" w16du:dateUtc="2026-09-26T01:13:00Z">
              <w:r w:rsidRPr="00622A0A">
                <w:rPr>
                  <w:rFonts w:ascii="Times New Roman" w:hAnsi="Times New Roman" w:cs="Times New Roman"/>
                  <w:sz w:val="22"/>
                </w:rPr>
                <w:t>30</w:t>
              </w:r>
              <w:r w:rsidR="00536BB1" w:rsidRPr="00622A0A">
                <w:rPr>
                  <w:rFonts w:ascii="Times New Roman" w:hAnsi="Times New Roman" w:cs="Times New Roman"/>
                  <w:sz w:val="22"/>
                </w:rPr>
                <w:t>≥</w:t>
              </w:r>
            </w:ins>
          </w:p>
        </w:tc>
        <w:tc>
          <w:tcPr>
            <w:tcW w:w="0" w:type="auto"/>
            <w:noWrap/>
            <w:hideMark/>
          </w:tcPr>
          <w:p w14:paraId="3108B627" w14:textId="77777777" w:rsidR="00A64F10" w:rsidRPr="00622A0A" w:rsidRDefault="00A64F10" w:rsidP="004015FC">
            <w:pPr>
              <w:jc w:val="center"/>
              <w:rPr>
                <w:ins w:id="454" w:author="ikedan" w:date="2026-09-25T21:13:00Z" w16du:dateUtc="2026-09-26T01:13:00Z"/>
                <w:rFonts w:ascii="Times New Roman" w:hAnsi="Times New Roman" w:cs="Times New Roman"/>
                <w:sz w:val="22"/>
              </w:rPr>
            </w:pPr>
            <w:ins w:id="455" w:author="ikedan" w:date="2026-09-25T21:13:00Z" w16du:dateUtc="2026-09-26T01:13:00Z">
              <w:r w:rsidRPr="00622A0A">
                <w:rPr>
                  <w:rFonts w:ascii="Times New Roman" w:hAnsi="Times New Roman" w:cs="Times New Roman"/>
                  <w:sz w:val="22"/>
                </w:rPr>
                <w:t>1.00</w:t>
              </w:r>
            </w:ins>
          </w:p>
        </w:tc>
        <w:tc>
          <w:tcPr>
            <w:tcW w:w="0" w:type="auto"/>
            <w:noWrap/>
            <w:hideMark/>
          </w:tcPr>
          <w:p w14:paraId="3640D4A7" w14:textId="77777777" w:rsidR="00A64F10" w:rsidRPr="00622A0A" w:rsidRDefault="00A64F10" w:rsidP="004015FC">
            <w:pPr>
              <w:jc w:val="center"/>
              <w:rPr>
                <w:ins w:id="456" w:author="ikedan" w:date="2026-09-25T21:13:00Z" w16du:dateUtc="2026-09-26T01:13:00Z"/>
                <w:rFonts w:ascii="Times New Roman" w:hAnsi="Times New Roman" w:cs="Times New Roman"/>
                <w:sz w:val="22"/>
              </w:rPr>
            </w:pPr>
            <w:ins w:id="457" w:author="ikedan" w:date="2026-09-25T21:13:00Z" w16du:dateUtc="2026-09-26T01:13:00Z">
              <w:r w:rsidRPr="00622A0A">
                <w:rPr>
                  <w:rFonts w:ascii="Times New Roman" w:hAnsi="Times New Roman" w:cs="Times New Roman"/>
                  <w:sz w:val="22"/>
                </w:rPr>
                <w:t>0.99</w:t>
              </w:r>
            </w:ins>
          </w:p>
        </w:tc>
        <w:tc>
          <w:tcPr>
            <w:tcW w:w="0" w:type="auto"/>
            <w:noWrap/>
            <w:hideMark/>
          </w:tcPr>
          <w:p w14:paraId="702AE661" w14:textId="77777777" w:rsidR="00A64F10" w:rsidRPr="00622A0A" w:rsidRDefault="00A64F10" w:rsidP="004015FC">
            <w:pPr>
              <w:jc w:val="center"/>
              <w:rPr>
                <w:ins w:id="458" w:author="ikedan" w:date="2026-09-25T21:13:00Z" w16du:dateUtc="2026-09-26T01:13:00Z"/>
                <w:rFonts w:ascii="Times New Roman" w:hAnsi="Times New Roman" w:cs="Times New Roman"/>
                <w:sz w:val="22"/>
              </w:rPr>
            </w:pPr>
            <w:ins w:id="459" w:author="ikedan" w:date="2026-09-25T21:13:00Z" w16du:dateUtc="2026-09-26T01:13:00Z">
              <w:r w:rsidRPr="00622A0A">
                <w:rPr>
                  <w:rFonts w:ascii="Times New Roman" w:hAnsi="Times New Roman" w:cs="Times New Roman"/>
                  <w:sz w:val="22"/>
                </w:rPr>
                <w:t>0.57</w:t>
              </w:r>
            </w:ins>
          </w:p>
        </w:tc>
        <w:tc>
          <w:tcPr>
            <w:tcW w:w="0" w:type="auto"/>
            <w:noWrap/>
            <w:hideMark/>
          </w:tcPr>
          <w:p w14:paraId="38D4FDAB" w14:textId="77777777" w:rsidR="00A64F10" w:rsidRPr="00622A0A" w:rsidRDefault="00A64F10" w:rsidP="004015FC">
            <w:pPr>
              <w:jc w:val="center"/>
              <w:rPr>
                <w:ins w:id="460" w:author="ikedan" w:date="2026-09-25T21:13:00Z" w16du:dateUtc="2026-09-26T01:13:00Z"/>
                <w:rFonts w:ascii="Times New Roman" w:hAnsi="Times New Roman" w:cs="Times New Roman"/>
                <w:sz w:val="22"/>
              </w:rPr>
            </w:pPr>
            <w:ins w:id="461" w:author="ikedan" w:date="2026-09-25T21:13:00Z" w16du:dateUtc="2026-09-26T01:13:00Z">
              <w:r w:rsidRPr="00622A0A">
                <w:rPr>
                  <w:rFonts w:ascii="Times New Roman" w:hAnsi="Times New Roman" w:cs="Times New Roman"/>
                  <w:sz w:val="22"/>
                </w:rPr>
                <w:t>0.73</w:t>
              </w:r>
            </w:ins>
          </w:p>
        </w:tc>
      </w:tr>
      <w:tr w:rsidR="00A64F10" w:rsidRPr="00622A0A" w14:paraId="1CB5E0FB" w14:textId="77777777" w:rsidTr="004015FC">
        <w:trPr>
          <w:trHeight w:val="270"/>
          <w:ins w:id="462" w:author="ikedan" w:date="2026-09-25T21:13:00Z" w16du:dateUtc="2026-09-26T01:13:00Z"/>
        </w:trPr>
        <w:tc>
          <w:tcPr>
            <w:tcW w:w="0" w:type="auto"/>
            <w:noWrap/>
            <w:vAlign w:val="center"/>
            <w:hideMark/>
          </w:tcPr>
          <w:p w14:paraId="4B25F714" w14:textId="77777777" w:rsidR="00A64F10" w:rsidRPr="00622A0A" w:rsidRDefault="00A64F10" w:rsidP="004E71C7">
            <w:pPr>
              <w:widowControl/>
              <w:jc w:val="left"/>
              <w:rPr>
                <w:ins w:id="463" w:author="ikedan" w:date="2026-09-25T21:13:00Z" w16du:dateUtc="2026-09-26T01:13:00Z"/>
                <w:rFonts w:ascii="Times New Roman" w:eastAsia="MS PGothic" w:hAnsi="Times New Roman" w:cs="Times New Roman"/>
                <w:color w:val="000000"/>
                <w:kern w:val="0"/>
                <w:sz w:val="22"/>
              </w:rPr>
            </w:pPr>
          </w:p>
        </w:tc>
        <w:tc>
          <w:tcPr>
            <w:tcW w:w="0" w:type="auto"/>
            <w:noWrap/>
            <w:hideMark/>
          </w:tcPr>
          <w:p w14:paraId="0A849CF3" w14:textId="77777777" w:rsidR="00A64F10" w:rsidRPr="00622A0A" w:rsidRDefault="00A64F10" w:rsidP="00AE628C">
            <w:pPr>
              <w:rPr>
                <w:ins w:id="464" w:author="ikedan" w:date="2026-09-25T21:13:00Z" w16du:dateUtc="2026-09-26T01:13:00Z"/>
                <w:rFonts w:ascii="Times New Roman" w:hAnsi="Times New Roman" w:cs="Times New Roman"/>
                <w:sz w:val="22"/>
              </w:rPr>
            </w:pPr>
            <w:ins w:id="465" w:author="ikedan" w:date="2026-09-25T21:13:00Z" w16du:dateUtc="2026-09-26T01:13:00Z">
              <w:r w:rsidRPr="00622A0A">
                <w:rPr>
                  <w:rFonts w:ascii="Times New Roman" w:hAnsi="Times New Roman" w:cs="Times New Roman"/>
                  <w:sz w:val="22"/>
                </w:rPr>
                <w:t>Women</w:t>
              </w:r>
            </w:ins>
          </w:p>
        </w:tc>
        <w:tc>
          <w:tcPr>
            <w:tcW w:w="0" w:type="auto"/>
            <w:noWrap/>
            <w:hideMark/>
          </w:tcPr>
          <w:p w14:paraId="1C85D239" w14:textId="77777777" w:rsidR="00A64F10" w:rsidRPr="00622A0A" w:rsidRDefault="00A64F10" w:rsidP="00AE628C">
            <w:pPr>
              <w:rPr>
                <w:ins w:id="466" w:author="ikedan" w:date="2026-09-25T21:13:00Z" w16du:dateUtc="2026-09-26T01:13:00Z"/>
                <w:rFonts w:ascii="Times New Roman" w:hAnsi="Times New Roman" w:cs="Times New Roman"/>
                <w:sz w:val="22"/>
              </w:rPr>
            </w:pPr>
            <w:ins w:id="467" w:author="ikedan" w:date="2026-09-25T21:13:00Z" w16du:dateUtc="2026-09-26T01:13:00Z">
              <w:r w:rsidRPr="00622A0A">
                <w:rPr>
                  <w:rFonts w:ascii="Times New Roman" w:hAnsi="Times New Roman" w:cs="Times New Roman"/>
                  <w:sz w:val="22"/>
                </w:rPr>
                <w:t>30</w:t>
              </w:r>
              <w:r w:rsidR="00536BB1" w:rsidRPr="00622A0A">
                <w:rPr>
                  <w:rFonts w:ascii="Times New Roman" w:hAnsi="Times New Roman" w:cs="Times New Roman"/>
                  <w:sz w:val="22"/>
                </w:rPr>
                <w:t>≥</w:t>
              </w:r>
            </w:ins>
          </w:p>
        </w:tc>
        <w:tc>
          <w:tcPr>
            <w:tcW w:w="0" w:type="auto"/>
            <w:noWrap/>
            <w:hideMark/>
          </w:tcPr>
          <w:p w14:paraId="54DE942C" w14:textId="77777777" w:rsidR="00A64F10" w:rsidRPr="00622A0A" w:rsidRDefault="00A64F10" w:rsidP="004015FC">
            <w:pPr>
              <w:jc w:val="center"/>
              <w:rPr>
                <w:ins w:id="468" w:author="ikedan" w:date="2026-09-25T21:13:00Z" w16du:dateUtc="2026-09-26T01:13:00Z"/>
                <w:rFonts w:ascii="Times New Roman" w:hAnsi="Times New Roman" w:cs="Times New Roman"/>
                <w:sz w:val="22"/>
              </w:rPr>
            </w:pPr>
            <w:ins w:id="469" w:author="ikedan" w:date="2026-09-25T21:13:00Z" w16du:dateUtc="2026-09-26T01:13:00Z">
              <w:r w:rsidRPr="00622A0A">
                <w:rPr>
                  <w:rFonts w:ascii="Times New Roman" w:hAnsi="Times New Roman" w:cs="Times New Roman"/>
                  <w:sz w:val="22"/>
                </w:rPr>
                <w:t>1.00</w:t>
              </w:r>
            </w:ins>
          </w:p>
        </w:tc>
        <w:tc>
          <w:tcPr>
            <w:tcW w:w="0" w:type="auto"/>
            <w:noWrap/>
            <w:hideMark/>
          </w:tcPr>
          <w:p w14:paraId="79E7300D" w14:textId="77777777" w:rsidR="00A64F10" w:rsidRPr="00622A0A" w:rsidRDefault="00A64F10" w:rsidP="004015FC">
            <w:pPr>
              <w:jc w:val="center"/>
              <w:rPr>
                <w:ins w:id="470" w:author="ikedan" w:date="2026-09-25T21:13:00Z" w16du:dateUtc="2026-09-26T01:13:00Z"/>
                <w:rFonts w:ascii="Times New Roman" w:hAnsi="Times New Roman" w:cs="Times New Roman"/>
                <w:sz w:val="22"/>
              </w:rPr>
            </w:pPr>
            <w:ins w:id="471" w:author="ikedan" w:date="2026-09-25T21:13:00Z" w16du:dateUtc="2026-09-26T01:13:00Z">
              <w:r w:rsidRPr="00622A0A">
                <w:rPr>
                  <w:rFonts w:ascii="Times New Roman" w:hAnsi="Times New Roman" w:cs="Times New Roman"/>
                  <w:sz w:val="22"/>
                </w:rPr>
                <w:t>0.92</w:t>
              </w:r>
            </w:ins>
          </w:p>
        </w:tc>
        <w:tc>
          <w:tcPr>
            <w:tcW w:w="0" w:type="auto"/>
            <w:noWrap/>
            <w:hideMark/>
          </w:tcPr>
          <w:p w14:paraId="352B5B49" w14:textId="77777777" w:rsidR="00A64F10" w:rsidRPr="00622A0A" w:rsidRDefault="00A64F10" w:rsidP="004015FC">
            <w:pPr>
              <w:jc w:val="center"/>
              <w:rPr>
                <w:ins w:id="472" w:author="ikedan" w:date="2026-09-25T21:13:00Z" w16du:dateUtc="2026-09-26T01:13:00Z"/>
                <w:rFonts w:ascii="Times New Roman" w:hAnsi="Times New Roman" w:cs="Times New Roman"/>
                <w:sz w:val="22"/>
              </w:rPr>
            </w:pPr>
            <w:ins w:id="473" w:author="ikedan" w:date="2026-09-25T21:13:00Z" w16du:dateUtc="2026-09-26T01:13:00Z">
              <w:r w:rsidRPr="00622A0A">
                <w:rPr>
                  <w:rFonts w:ascii="Times New Roman" w:hAnsi="Times New Roman" w:cs="Times New Roman"/>
                  <w:sz w:val="22"/>
                </w:rPr>
                <w:t>0.87</w:t>
              </w:r>
            </w:ins>
          </w:p>
        </w:tc>
        <w:tc>
          <w:tcPr>
            <w:tcW w:w="0" w:type="auto"/>
            <w:noWrap/>
            <w:hideMark/>
          </w:tcPr>
          <w:p w14:paraId="5B59BD09" w14:textId="77777777" w:rsidR="00A64F10" w:rsidRPr="00622A0A" w:rsidRDefault="00A64F10" w:rsidP="004015FC">
            <w:pPr>
              <w:jc w:val="center"/>
              <w:rPr>
                <w:ins w:id="474" w:author="ikedan" w:date="2026-09-25T21:13:00Z" w16du:dateUtc="2026-09-26T01:13:00Z"/>
                <w:rFonts w:ascii="Times New Roman" w:hAnsi="Times New Roman" w:cs="Times New Roman"/>
                <w:sz w:val="22"/>
              </w:rPr>
            </w:pPr>
            <w:ins w:id="475" w:author="ikedan" w:date="2026-09-25T21:13:00Z" w16du:dateUtc="2026-09-26T01:13:00Z">
              <w:r w:rsidRPr="00622A0A">
                <w:rPr>
                  <w:rFonts w:ascii="Times New Roman" w:hAnsi="Times New Roman" w:cs="Times New Roman"/>
                  <w:sz w:val="22"/>
                </w:rPr>
                <w:t>1.13</w:t>
              </w:r>
            </w:ins>
          </w:p>
        </w:tc>
      </w:tr>
      <w:tr w:rsidR="00A64F10" w:rsidRPr="00622A0A" w14:paraId="07742AE5" w14:textId="77777777" w:rsidTr="004015FC">
        <w:trPr>
          <w:trHeight w:val="270"/>
          <w:ins w:id="476" w:author="ikedan" w:date="2026-09-25T21:13:00Z" w16du:dateUtc="2026-09-26T01:13:00Z"/>
        </w:trPr>
        <w:tc>
          <w:tcPr>
            <w:tcW w:w="0" w:type="auto"/>
            <w:noWrap/>
            <w:vAlign w:val="center"/>
            <w:hideMark/>
          </w:tcPr>
          <w:p w14:paraId="0884C771" w14:textId="77777777" w:rsidR="00A64F10" w:rsidRPr="00622A0A" w:rsidRDefault="00A64F10" w:rsidP="002E3E64">
            <w:pPr>
              <w:widowControl/>
              <w:jc w:val="left"/>
              <w:rPr>
                <w:ins w:id="477" w:author="ikedan" w:date="2026-09-25T21:13:00Z" w16du:dateUtc="2026-09-26T01:13:00Z"/>
                <w:rFonts w:ascii="Times New Roman" w:eastAsia="MS PGothic" w:hAnsi="Times New Roman" w:cs="Times New Roman"/>
                <w:color w:val="000000"/>
                <w:kern w:val="0"/>
                <w:sz w:val="22"/>
              </w:rPr>
            </w:pPr>
            <w:ins w:id="478" w:author="ikedan" w:date="2026-09-25T21:13:00Z" w16du:dateUtc="2026-09-26T01:13:00Z">
              <w:r w:rsidRPr="00622A0A">
                <w:rPr>
                  <w:rFonts w:ascii="Times New Roman" w:eastAsia="MS PGothic" w:hAnsi="Times New Roman" w:cs="Times New Roman"/>
                  <w:color w:val="000000"/>
                  <w:kern w:val="0"/>
                  <w:sz w:val="22"/>
                </w:rPr>
                <w:t xml:space="preserve">Liver cirrhosis </w:t>
              </w:r>
              <w:r w:rsidRPr="00622A0A">
                <w:rPr>
                  <w:rFonts w:ascii="Times New Roman" w:eastAsia="MS PGothic" w:hAnsi="Times New Roman" w:cs="Times New Roman"/>
                  <w:color w:val="000000"/>
                  <w:kern w:val="0"/>
                  <w:sz w:val="22"/>
                </w:rPr>
                <w:fldChar w:fldCharType="begin">
                  <w:fldData xml:space="preserve">PEVuZE5vdGU+PENpdGU+PEF1dGhvcj5HdXRqYWhyPC9BdXRob3I+PFllYXI+MjAwMTwvWWVhcj48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</w:fldData>
                </w:fldChar>
              </w:r>
              <w:r w:rsidRPr="00622A0A">
                <w:rPr>
                  <w:rFonts w:ascii="Times New Roman" w:eastAsia="MS PGothic" w:hAnsi="Times New Roman" w:cs="Times New Roman"/>
                  <w:color w:val="000000"/>
                  <w:kern w:val="0"/>
                  <w:sz w:val="22"/>
                </w:rPr>
                <w:instrText xml:space="preserve"> ADDIN EN.CITE </w:instrText>
              </w:r>
              <w:r w:rsidRPr="00622A0A">
                <w:rPr>
                  <w:rFonts w:ascii="Times New Roman" w:eastAsia="MS PGothic" w:hAnsi="Times New Roman" w:cs="Times New Roman"/>
                  <w:color w:val="000000"/>
                  <w:kern w:val="0"/>
                  <w:sz w:val="22"/>
                </w:rPr>
                <w:fldChar w:fldCharType="begin">
                  <w:fldData xml:space="preserve">PEVuZE5vdGU+PENpdGU+PEF1dGhvcj5HdXRqYWhyPC9BdXRob3I+PFllYXI+MjAwMTwvWWVhcj48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</w:fldData>
                </w:fldChar>
              </w:r>
              <w:r w:rsidRPr="00622A0A">
                <w:rPr>
                  <w:rFonts w:ascii="Times New Roman" w:eastAsia="MS PGothic" w:hAnsi="Times New Roman" w:cs="Times New Roman"/>
                  <w:color w:val="000000"/>
                  <w:kern w:val="0"/>
                  <w:sz w:val="22"/>
                </w:rPr>
                <w:instrText xml:space="preserve"> ADDIN EN.CITE.DATA </w:instrText>
              </w:r>
              <w:r w:rsidRPr="00622A0A">
                <w:rPr>
                  <w:rFonts w:ascii="Times New Roman" w:eastAsia="MS PGothic" w:hAnsi="Times New Roman" w:cs="Times New Roman"/>
                  <w:color w:val="000000"/>
                  <w:kern w:val="0"/>
                  <w:sz w:val="22"/>
                </w:rPr>
              </w:r>
              <w:r w:rsidRPr="00622A0A">
                <w:rPr>
                  <w:rFonts w:ascii="Times New Roman" w:eastAsia="MS PGothic" w:hAnsi="Times New Roman" w:cs="Times New Roman"/>
                  <w:color w:val="000000"/>
                  <w:kern w:val="0"/>
                  <w:sz w:val="22"/>
                </w:rPr>
                <w:fldChar w:fldCharType="end"/>
              </w:r>
              <w:r w:rsidRPr="00622A0A">
                <w:rPr>
                  <w:rFonts w:ascii="Times New Roman" w:eastAsia="MS PGothic" w:hAnsi="Times New Roman" w:cs="Times New Roman"/>
                  <w:color w:val="000000"/>
                  <w:kern w:val="0"/>
                  <w:sz w:val="22"/>
                </w:rPr>
              </w:r>
              <w:r w:rsidRPr="00622A0A">
                <w:rPr>
                  <w:rFonts w:ascii="Times New Roman" w:eastAsia="MS PGothic" w:hAnsi="Times New Roman" w:cs="Times New Roman"/>
                  <w:color w:val="000000"/>
                  <w:kern w:val="0"/>
                  <w:sz w:val="22"/>
                </w:rPr>
                <w:fldChar w:fldCharType="separate"/>
              </w:r>
              <w:r w:rsidRPr="00622A0A">
                <w:rPr>
                  <w:rFonts w:ascii="Times New Roman" w:eastAsia="MS PGothic" w:hAnsi="Times New Roman" w:cs="Times New Roman"/>
                  <w:noProof/>
                  <w:color w:val="000000"/>
                  <w:kern w:val="0"/>
                  <w:sz w:val="22"/>
                </w:rPr>
                <w:t>[</w:t>
              </w:r>
              <w:r>
                <w:fldChar w:fldCharType="begin"/>
              </w:r>
              <w:r>
                <w:instrText>HYPERLINK \l "_ENREF_3" \o "Rehm, 2004 #202"</w:instrText>
              </w:r>
              <w:r>
                <w:fldChar w:fldCharType="separate"/>
              </w:r>
              <w:r w:rsidRPr="00622A0A">
                <w:rPr>
                  <w:rFonts w:ascii="Times New Roman" w:eastAsia="MS PGothic" w:hAnsi="Times New Roman" w:cs="Times New Roman"/>
                  <w:noProof/>
                  <w:color w:val="000000"/>
                  <w:kern w:val="0"/>
                  <w:sz w:val="22"/>
                </w:rPr>
                <w:t>3</w:t>
              </w:r>
              <w:r>
                <w:fldChar w:fldCharType="end"/>
              </w:r>
              <w:r w:rsidRPr="00622A0A">
                <w:rPr>
                  <w:rFonts w:ascii="Times New Roman" w:eastAsia="MS PGothic" w:hAnsi="Times New Roman" w:cs="Times New Roman"/>
                  <w:noProof/>
                  <w:color w:val="000000"/>
                  <w:kern w:val="0"/>
                  <w:sz w:val="22"/>
                </w:rPr>
                <w:t>,</w:t>
              </w:r>
              <w:r>
                <w:fldChar w:fldCharType="begin"/>
              </w:r>
              <w:r>
                <w:instrText>HYPERLINK \l "_ENREF_6" \o "Gutjahr, 2001 #89"</w:instrText>
              </w:r>
              <w:r>
                <w:fldChar w:fldCharType="separate"/>
              </w:r>
              <w:r w:rsidRPr="00622A0A">
                <w:rPr>
                  <w:rFonts w:ascii="Times New Roman" w:eastAsia="MS PGothic" w:hAnsi="Times New Roman" w:cs="Times New Roman"/>
                  <w:noProof/>
                  <w:color w:val="000000"/>
                  <w:kern w:val="0"/>
                  <w:sz w:val="22"/>
                </w:rPr>
                <w:t>6</w:t>
              </w:r>
              <w:r>
                <w:fldChar w:fldCharType="end"/>
              </w:r>
              <w:r w:rsidRPr="00622A0A">
                <w:rPr>
                  <w:rFonts w:ascii="Times New Roman" w:eastAsia="MS PGothic" w:hAnsi="Times New Roman" w:cs="Times New Roman"/>
                  <w:noProof/>
                  <w:color w:val="000000"/>
                  <w:kern w:val="0"/>
                  <w:sz w:val="22"/>
                </w:rPr>
                <w:t>]</w:t>
              </w:r>
              <w:r w:rsidRPr="00622A0A">
                <w:rPr>
                  <w:rFonts w:ascii="Times New Roman" w:eastAsia="MS PGothic" w:hAnsi="Times New Roman" w:cs="Times New Roman"/>
                  <w:color w:val="000000"/>
                  <w:kern w:val="0"/>
                  <w:sz w:val="22"/>
                </w:rPr>
                <w:fldChar w:fldCharType="end"/>
              </w:r>
            </w:ins>
          </w:p>
        </w:tc>
        <w:tc>
          <w:tcPr>
            <w:tcW w:w="0" w:type="auto"/>
            <w:noWrap/>
            <w:hideMark/>
          </w:tcPr>
          <w:p w14:paraId="68E3EDC0" w14:textId="77777777" w:rsidR="00A64F10" w:rsidRPr="00622A0A" w:rsidRDefault="00A64F10" w:rsidP="00AE628C">
            <w:pPr>
              <w:rPr>
                <w:ins w:id="479" w:author="ikedan" w:date="2026-09-25T21:13:00Z" w16du:dateUtc="2026-09-26T01:13:00Z"/>
                <w:rFonts w:ascii="Times New Roman" w:hAnsi="Times New Roman" w:cs="Times New Roman"/>
                <w:sz w:val="22"/>
              </w:rPr>
            </w:pPr>
            <w:ins w:id="480" w:author="ikedan" w:date="2026-09-25T21:13:00Z" w16du:dateUtc="2026-09-26T01:13:00Z">
              <w:r w:rsidRPr="00622A0A">
                <w:rPr>
                  <w:rFonts w:ascii="Times New Roman" w:hAnsi="Times New Roman" w:cs="Times New Roman"/>
                  <w:sz w:val="22"/>
                </w:rPr>
                <w:t>Both</w:t>
              </w:r>
            </w:ins>
          </w:p>
        </w:tc>
        <w:tc>
          <w:tcPr>
            <w:tcW w:w="0" w:type="auto"/>
            <w:noWrap/>
            <w:hideMark/>
          </w:tcPr>
          <w:p w14:paraId="0B24C555" w14:textId="77777777" w:rsidR="00A64F10" w:rsidRPr="00622A0A" w:rsidRDefault="00A64F10" w:rsidP="00AE628C">
            <w:pPr>
              <w:rPr>
                <w:ins w:id="481" w:author="ikedan" w:date="2026-09-25T21:13:00Z" w16du:dateUtc="2026-09-26T01:13:00Z"/>
                <w:rFonts w:ascii="Times New Roman" w:hAnsi="Times New Roman" w:cs="Times New Roman"/>
                <w:sz w:val="22"/>
              </w:rPr>
            </w:pPr>
            <w:ins w:id="482" w:author="ikedan" w:date="2026-09-25T21:13:00Z" w16du:dateUtc="2026-09-26T01:13:00Z">
              <w:r w:rsidRPr="00622A0A">
                <w:rPr>
                  <w:rFonts w:ascii="Times New Roman" w:hAnsi="Times New Roman" w:cs="Times New Roman"/>
                  <w:sz w:val="22"/>
                </w:rPr>
                <w:t>30</w:t>
              </w:r>
              <w:r w:rsidR="00536BB1" w:rsidRPr="00622A0A">
                <w:rPr>
                  <w:rFonts w:ascii="Times New Roman" w:hAnsi="Times New Roman" w:cs="Times New Roman"/>
                  <w:sz w:val="22"/>
                </w:rPr>
                <w:t>≥</w:t>
              </w:r>
            </w:ins>
          </w:p>
        </w:tc>
        <w:tc>
          <w:tcPr>
            <w:tcW w:w="0" w:type="auto"/>
            <w:noWrap/>
            <w:hideMark/>
          </w:tcPr>
          <w:p w14:paraId="1CB2F48B" w14:textId="77777777" w:rsidR="00A64F10" w:rsidRPr="00622A0A" w:rsidRDefault="00A64F10" w:rsidP="004015FC">
            <w:pPr>
              <w:jc w:val="center"/>
              <w:rPr>
                <w:ins w:id="483" w:author="ikedan" w:date="2026-09-25T21:13:00Z" w16du:dateUtc="2026-09-26T01:13:00Z"/>
                <w:rFonts w:ascii="Times New Roman" w:hAnsi="Times New Roman" w:cs="Times New Roman"/>
                <w:sz w:val="22"/>
              </w:rPr>
            </w:pPr>
            <w:ins w:id="484" w:author="ikedan" w:date="2026-09-25T21:13:00Z" w16du:dateUtc="2026-09-26T01:13:00Z">
              <w:r w:rsidRPr="00622A0A">
                <w:rPr>
                  <w:rFonts w:ascii="Times New Roman" w:hAnsi="Times New Roman" w:cs="Times New Roman"/>
                  <w:sz w:val="22"/>
                </w:rPr>
                <w:t>1.00</w:t>
              </w:r>
            </w:ins>
          </w:p>
        </w:tc>
        <w:tc>
          <w:tcPr>
            <w:tcW w:w="0" w:type="auto"/>
            <w:noWrap/>
            <w:hideMark/>
          </w:tcPr>
          <w:p w14:paraId="185C47D9" w14:textId="77777777" w:rsidR="00A64F10" w:rsidRPr="00622A0A" w:rsidRDefault="00A64F10" w:rsidP="004015FC">
            <w:pPr>
              <w:jc w:val="center"/>
              <w:rPr>
                <w:ins w:id="485" w:author="ikedan" w:date="2026-09-25T21:13:00Z" w16du:dateUtc="2026-09-26T01:13:00Z"/>
                <w:rFonts w:ascii="Times New Roman" w:hAnsi="Times New Roman" w:cs="Times New Roman"/>
                <w:sz w:val="22"/>
              </w:rPr>
            </w:pPr>
            <w:ins w:id="486" w:author="ikedan" w:date="2026-09-25T21:13:00Z" w16du:dateUtc="2026-09-26T01:13:00Z">
              <w:r w:rsidRPr="00622A0A">
                <w:rPr>
                  <w:rFonts w:ascii="Times New Roman" w:hAnsi="Times New Roman" w:cs="Times New Roman"/>
                  <w:sz w:val="22"/>
                </w:rPr>
                <w:t>1.30</w:t>
              </w:r>
            </w:ins>
          </w:p>
        </w:tc>
        <w:tc>
          <w:tcPr>
            <w:tcW w:w="0" w:type="auto"/>
            <w:noWrap/>
            <w:hideMark/>
          </w:tcPr>
          <w:p w14:paraId="273D1106" w14:textId="77777777" w:rsidR="00A64F10" w:rsidRPr="00622A0A" w:rsidRDefault="00A64F10" w:rsidP="004015FC">
            <w:pPr>
              <w:jc w:val="center"/>
              <w:rPr>
                <w:ins w:id="487" w:author="ikedan" w:date="2026-09-25T21:13:00Z" w16du:dateUtc="2026-09-26T01:13:00Z"/>
                <w:rFonts w:ascii="Times New Roman" w:hAnsi="Times New Roman" w:cs="Times New Roman"/>
                <w:sz w:val="22"/>
              </w:rPr>
            </w:pPr>
            <w:ins w:id="488" w:author="ikedan" w:date="2026-09-25T21:13:00Z" w16du:dateUtc="2026-09-26T01:13:00Z">
              <w:r w:rsidRPr="00622A0A">
                <w:rPr>
                  <w:rFonts w:ascii="Times New Roman" w:hAnsi="Times New Roman" w:cs="Times New Roman"/>
                  <w:sz w:val="22"/>
                </w:rPr>
                <w:t>9.50</w:t>
              </w:r>
            </w:ins>
          </w:p>
        </w:tc>
        <w:tc>
          <w:tcPr>
            <w:tcW w:w="0" w:type="auto"/>
            <w:noWrap/>
            <w:hideMark/>
          </w:tcPr>
          <w:p w14:paraId="6CC2C7B4" w14:textId="77777777" w:rsidR="00A64F10" w:rsidRPr="00622A0A" w:rsidRDefault="00A64F10" w:rsidP="004015FC">
            <w:pPr>
              <w:jc w:val="center"/>
              <w:rPr>
                <w:ins w:id="489" w:author="ikedan" w:date="2026-09-25T21:13:00Z" w16du:dateUtc="2026-09-26T01:13:00Z"/>
                <w:rFonts w:ascii="Times New Roman" w:hAnsi="Times New Roman" w:cs="Times New Roman"/>
                <w:sz w:val="22"/>
              </w:rPr>
            </w:pPr>
            <w:ins w:id="490" w:author="ikedan" w:date="2026-09-25T21:13:00Z" w16du:dateUtc="2026-09-26T01:13:00Z">
              <w:r w:rsidRPr="00622A0A">
                <w:rPr>
                  <w:rFonts w:ascii="Times New Roman" w:hAnsi="Times New Roman" w:cs="Times New Roman"/>
                  <w:sz w:val="22"/>
                </w:rPr>
                <w:t>13.00</w:t>
              </w:r>
            </w:ins>
          </w:p>
        </w:tc>
      </w:tr>
      <w:tr w:rsidR="00A64F10" w:rsidRPr="00622A0A" w14:paraId="5B0B1ABB" w14:textId="77777777" w:rsidTr="004015FC">
        <w:trPr>
          <w:trHeight w:val="270"/>
          <w:ins w:id="491" w:author="ikedan" w:date="2026-09-25T21:13:00Z" w16du:dateUtc="2026-09-26T01:13:00Z"/>
        </w:trPr>
        <w:tc>
          <w:tcPr>
            <w:tcW w:w="0" w:type="auto"/>
            <w:noWrap/>
            <w:vAlign w:val="center"/>
            <w:hideMark/>
          </w:tcPr>
          <w:p w14:paraId="0E9E5941" w14:textId="77777777" w:rsidR="00A64F10" w:rsidRPr="00622A0A" w:rsidRDefault="00A64F10" w:rsidP="002E3E64">
            <w:pPr>
              <w:widowControl/>
              <w:jc w:val="left"/>
              <w:rPr>
                <w:ins w:id="492" w:author="ikedan" w:date="2026-09-25T21:13:00Z" w16du:dateUtc="2026-09-26T01:13:00Z"/>
                <w:rFonts w:ascii="Times New Roman" w:eastAsia="MS PGothic" w:hAnsi="Times New Roman" w:cs="Times New Roman"/>
                <w:color w:val="000000"/>
                <w:kern w:val="0"/>
                <w:sz w:val="22"/>
              </w:rPr>
            </w:pPr>
            <w:ins w:id="493" w:author="ikedan" w:date="2026-09-25T21:13:00Z" w16du:dateUtc="2026-09-26T01:13:00Z">
              <w:r w:rsidRPr="00622A0A">
                <w:rPr>
                  <w:rFonts w:ascii="Times New Roman" w:eastAsia="MS PGothic" w:hAnsi="Times New Roman" w:cs="Times New Roman"/>
                  <w:color w:val="000000"/>
                  <w:kern w:val="0"/>
                  <w:sz w:val="22"/>
                </w:rPr>
                <w:t xml:space="preserve">Pancreatitis </w:t>
              </w:r>
              <w:r w:rsidRPr="00622A0A">
                <w:rPr>
                  <w:rFonts w:ascii="Times New Roman" w:eastAsia="MS PGothic" w:hAnsi="Times New Roman" w:cs="Times New Roman"/>
                  <w:color w:val="000000"/>
                  <w:kern w:val="0"/>
                  <w:sz w:val="22"/>
                </w:rPr>
                <w:fldChar w:fldCharType="begin">
                  <w:fldData xml:space="preserve">PEVuZE5vdGU+PENpdGU+PEF1dGhvcj5Db3JyYW88L0F1dGhvcj48WWVhcj4xOTk5PC9ZZWFyPjxS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</w:fldData>
                </w:fldChar>
              </w:r>
              <w:r w:rsidRPr="00622A0A">
                <w:rPr>
                  <w:rFonts w:ascii="Times New Roman" w:eastAsia="MS PGothic" w:hAnsi="Times New Roman" w:cs="Times New Roman"/>
                  <w:color w:val="000000"/>
                  <w:kern w:val="0"/>
                  <w:sz w:val="22"/>
                </w:rPr>
                <w:instrText xml:space="preserve"> ADDIN EN.CITE </w:instrText>
              </w:r>
              <w:r w:rsidRPr="00622A0A">
                <w:rPr>
                  <w:rFonts w:ascii="Times New Roman" w:eastAsia="MS PGothic" w:hAnsi="Times New Roman" w:cs="Times New Roman"/>
                  <w:color w:val="000000"/>
                  <w:kern w:val="0"/>
                  <w:sz w:val="22"/>
                </w:rPr>
                <w:fldChar w:fldCharType="begin">
                  <w:fldData xml:space="preserve">PEVuZE5vdGU+PENpdGU+PEF1dGhvcj5Db3JyYW88L0F1dGhvcj48WWVhcj4xOTk5PC9ZZWFyPjxS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</w:fldData>
                </w:fldChar>
              </w:r>
              <w:r w:rsidRPr="00622A0A">
                <w:rPr>
                  <w:rFonts w:ascii="Times New Roman" w:eastAsia="MS PGothic" w:hAnsi="Times New Roman" w:cs="Times New Roman"/>
                  <w:color w:val="000000"/>
                  <w:kern w:val="0"/>
                  <w:sz w:val="22"/>
                </w:rPr>
                <w:instrText xml:space="preserve"> ADDIN EN.CITE.DATA </w:instrText>
              </w:r>
              <w:r w:rsidRPr="00622A0A">
                <w:rPr>
                  <w:rFonts w:ascii="Times New Roman" w:eastAsia="MS PGothic" w:hAnsi="Times New Roman" w:cs="Times New Roman"/>
                  <w:color w:val="000000"/>
                  <w:kern w:val="0"/>
                  <w:sz w:val="22"/>
                </w:rPr>
              </w:r>
              <w:r w:rsidRPr="00622A0A">
                <w:rPr>
                  <w:rFonts w:ascii="Times New Roman" w:eastAsia="MS PGothic" w:hAnsi="Times New Roman" w:cs="Times New Roman"/>
                  <w:color w:val="000000"/>
                  <w:kern w:val="0"/>
                  <w:sz w:val="22"/>
                </w:rPr>
                <w:fldChar w:fldCharType="end"/>
              </w:r>
              <w:r w:rsidRPr="00622A0A">
                <w:rPr>
                  <w:rFonts w:ascii="Times New Roman" w:eastAsia="MS PGothic" w:hAnsi="Times New Roman" w:cs="Times New Roman"/>
                  <w:color w:val="000000"/>
                  <w:kern w:val="0"/>
                  <w:sz w:val="22"/>
                </w:rPr>
              </w:r>
              <w:r w:rsidRPr="00622A0A">
                <w:rPr>
                  <w:rFonts w:ascii="Times New Roman" w:eastAsia="MS PGothic" w:hAnsi="Times New Roman" w:cs="Times New Roman"/>
                  <w:color w:val="000000"/>
                  <w:kern w:val="0"/>
                  <w:sz w:val="22"/>
                </w:rPr>
                <w:fldChar w:fldCharType="separate"/>
              </w:r>
              <w:r w:rsidRPr="00622A0A">
                <w:rPr>
                  <w:rFonts w:ascii="Times New Roman" w:eastAsia="MS PGothic" w:hAnsi="Times New Roman" w:cs="Times New Roman"/>
                  <w:noProof/>
                  <w:color w:val="000000"/>
                  <w:kern w:val="0"/>
                  <w:sz w:val="22"/>
                </w:rPr>
                <w:t>[</w:t>
              </w:r>
              <w:r>
                <w:fldChar w:fldCharType="begin"/>
              </w:r>
              <w:r>
                <w:instrText>HYPERLINK \l "_ENREF_2" \o "Danaei, 2009 #112"</w:instrText>
              </w:r>
              <w:r>
                <w:fldChar w:fldCharType="separate"/>
              </w:r>
              <w:r w:rsidRPr="00622A0A">
                <w:rPr>
                  <w:rFonts w:ascii="Times New Roman" w:eastAsia="MS PGothic" w:hAnsi="Times New Roman" w:cs="Times New Roman"/>
                  <w:noProof/>
                  <w:color w:val="000000"/>
                  <w:kern w:val="0"/>
                  <w:sz w:val="22"/>
                </w:rPr>
                <w:t>2</w:t>
              </w:r>
              <w:r>
                <w:fldChar w:fldCharType="end"/>
              </w:r>
              <w:r w:rsidRPr="00622A0A">
                <w:rPr>
                  <w:rFonts w:ascii="Times New Roman" w:eastAsia="MS PGothic" w:hAnsi="Times New Roman" w:cs="Times New Roman"/>
                  <w:noProof/>
                  <w:color w:val="000000"/>
                  <w:kern w:val="0"/>
                  <w:sz w:val="22"/>
                </w:rPr>
                <w:t>,</w:t>
              </w:r>
              <w:r>
                <w:fldChar w:fldCharType="begin"/>
              </w:r>
              <w:r>
                <w:instrText>HYPERLINK \l "_ENREF_5" \o "Corrao, 1999 #79"</w:instrText>
              </w:r>
              <w:r>
                <w:fldChar w:fldCharType="separate"/>
              </w:r>
              <w:r w:rsidRPr="00622A0A">
                <w:rPr>
                  <w:rFonts w:ascii="Times New Roman" w:eastAsia="MS PGothic" w:hAnsi="Times New Roman" w:cs="Times New Roman"/>
                  <w:noProof/>
                  <w:color w:val="000000"/>
                  <w:kern w:val="0"/>
                  <w:sz w:val="22"/>
                </w:rPr>
                <w:t>5</w:t>
              </w:r>
              <w:r>
                <w:fldChar w:fldCharType="end"/>
              </w:r>
              <w:r w:rsidRPr="00622A0A">
                <w:rPr>
                  <w:rFonts w:ascii="Times New Roman" w:eastAsia="MS PGothic" w:hAnsi="Times New Roman" w:cs="Times New Roman"/>
                  <w:noProof/>
                  <w:color w:val="000000"/>
                  <w:kern w:val="0"/>
                  <w:sz w:val="22"/>
                </w:rPr>
                <w:t>]</w:t>
              </w:r>
              <w:r w:rsidRPr="00622A0A">
                <w:rPr>
                  <w:rFonts w:ascii="Times New Roman" w:eastAsia="MS PGothic" w:hAnsi="Times New Roman" w:cs="Times New Roman"/>
                  <w:color w:val="000000"/>
                  <w:kern w:val="0"/>
                  <w:sz w:val="22"/>
                </w:rPr>
                <w:fldChar w:fldCharType="end"/>
              </w:r>
            </w:ins>
          </w:p>
        </w:tc>
        <w:tc>
          <w:tcPr>
            <w:tcW w:w="0" w:type="auto"/>
            <w:noWrap/>
            <w:hideMark/>
          </w:tcPr>
          <w:p w14:paraId="6BD2BFB8" w14:textId="77777777" w:rsidR="00A64F10" w:rsidRPr="00622A0A" w:rsidRDefault="00A64F10" w:rsidP="00AE628C">
            <w:pPr>
              <w:rPr>
                <w:ins w:id="494" w:author="ikedan" w:date="2026-09-25T21:13:00Z" w16du:dateUtc="2026-09-26T01:13:00Z"/>
                <w:rFonts w:ascii="Times New Roman" w:hAnsi="Times New Roman" w:cs="Times New Roman"/>
                <w:sz w:val="22"/>
              </w:rPr>
            </w:pPr>
            <w:ins w:id="495" w:author="ikedan" w:date="2026-09-25T21:13:00Z" w16du:dateUtc="2026-09-26T01:13:00Z">
              <w:r w:rsidRPr="00622A0A">
                <w:rPr>
                  <w:rFonts w:ascii="Times New Roman" w:hAnsi="Times New Roman" w:cs="Times New Roman"/>
                  <w:sz w:val="22"/>
                </w:rPr>
                <w:t>Men</w:t>
              </w:r>
            </w:ins>
          </w:p>
        </w:tc>
        <w:tc>
          <w:tcPr>
            <w:tcW w:w="0" w:type="auto"/>
            <w:noWrap/>
            <w:hideMark/>
          </w:tcPr>
          <w:p w14:paraId="0F11DD06" w14:textId="77777777" w:rsidR="00A64F10" w:rsidRPr="00622A0A" w:rsidRDefault="00A64F10" w:rsidP="00AE628C">
            <w:pPr>
              <w:rPr>
                <w:ins w:id="496" w:author="ikedan" w:date="2026-09-25T21:13:00Z" w16du:dateUtc="2026-09-26T01:13:00Z"/>
                <w:rFonts w:ascii="Times New Roman" w:hAnsi="Times New Roman" w:cs="Times New Roman"/>
                <w:sz w:val="22"/>
              </w:rPr>
            </w:pPr>
            <w:ins w:id="497" w:author="ikedan" w:date="2026-09-25T21:13:00Z" w16du:dateUtc="2026-09-26T01:13:00Z">
              <w:r w:rsidRPr="00622A0A">
                <w:rPr>
                  <w:rFonts w:ascii="Times New Roman" w:hAnsi="Times New Roman" w:cs="Times New Roman"/>
                  <w:sz w:val="22"/>
                </w:rPr>
                <w:t>30</w:t>
              </w:r>
              <w:r w:rsidR="00536BB1" w:rsidRPr="00622A0A">
                <w:rPr>
                  <w:rFonts w:ascii="Times New Roman" w:hAnsi="Times New Roman" w:cs="Times New Roman"/>
                  <w:sz w:val="22"/>
                </w:rPr>
                <w:t>≥</w:t>
              </w:r>
            </w:ins>
          </w:p>
        </w:tc>
        <w:tc>
          <w:tcPr>
            <w:tcW w:w="0" w:type="auto"/>
            <w:noWrap/>
            <w:hideMark/>
          </w:tcPr>
          <w:p w14:paraId="3B58E74D" w14:textId="77777777" w:rsidR="00A64F10" w:rsidRPr="00622A0A" w:rsidRDefault="00A64F10" w:rsidP="004015FC">
            <w:pPr>
              <w:jc w:val="center"/>
              <w:rPr>
                <w:ins w:id="498" w:author="ikedan" w:date="2026-09-25T21:13:00Z" w16du:dateUtc="2026-09-26T01:13:00Z"/>
                <w:rFonts w:ascii="Times New Roman" w:hAnsi="Times New Roman" w:cs="Times New Roman"/>
                <w:sz w:val="22"/>
              </w:rPr>
            </w:pPr>
            <w:ins w:id="499" w:author="ikedan" w:date="2026-09-25T21:13:00Z" w16du:dateUtc="2026-09-26T01:13:00Z">
              <w:r w:rsidRPr="00622A0A">
                <w:rPr>
                  <w:rFonts w:ascii="Times New Roman" w:hAnsi="Times New Roman" w:cs="Times New Roman"/>
                  <w:sz w:val="22"/>
                </w:rPr>
                <w:t>1.00</w:t>
              </w:r>
            </w:ins>
          </w:p>
        </w:tc>
        <w:tc>
          <w:tcPr>
            <w:tcW w:w="0" w:type="auto"/>
            <w:noWrap/>
            <w:hideMark/>
          </w:tcPr>
          <w:p w14:paraId="5CAE50AF" w14:textId="77777777" w:rsidR="00A64F10" w:rsidRPr="00622A0A" w:rsidRDefault="00A64F10" w:rsidP="004015FC">
            <w:pPr>
              <w:jc w:val="center"/>
              <w:rPr>
                <w:ins w:id="500" w:author="ikedan" w:date="2026-09-25T21:13:00Z" w16du:dateUtc="2026-09-26T01:13:00Z"/>
                <w:rFonts w:ascii="Times New Roman" w:hAnsi="Times New Roman" w:cs="Times New Roman"/>
                <w:sz w:val="22"/>
              </w:rPr>
            </w:pPr>
            <w:ins w:id="501" w:author="ikedan" w:date="2026-09-25T21:13:00Z" w16du:dateUtc="2026-09-26T01:13:00Z">
              <w:r w:rsidRPr="00622A0A">
                <w:rPr>
                  <w:rFonts w:ascii="Times New Roman" w:hAnsi="Times New Roman" w:cs="Times New Roman"/>
                  <w:sz w:val="22"/>
                </w:rPr>
                <w:t>1.30</w:t>
              </w:r>
            </w:ins>
          </w:p>
        </w:tc>
        <w:tc>
          <w:tcPr>
            <w:tcW w:w="0" w:type="auto"/>
            <w:noWrap/>
            <w:hideMark/>
          </w:tcPr>
          <w:p w14:paraId="265A3001" w14:textId="77777777" w:rsidR="00A64F10" w:rsidRPr="00622A0A" w:rsidRDefault="00A64F10" w:rsidP="004015FC">
            <w:pPr>
              <w:jc w:val="center"/>
              <w:rPr>
                <w:ins w:id="502" w:author="ikedan" w:date="2026-09-25T21:13:00Z" w16du:dateUtc="2026-09-26T01:13:00Z"/>
                <w:rFonts w:ascii="Times New Roman" w:hAnsi="Times New Roman" w:cs="Times New Roman"/>
                <w:sz w:val="22"/>
              </w:rPr>
            </w:pPr>
            <w:ins w:id="503" w:author="ikedan" w:date="2026-09-25T21:13:00Z" w16du:dateUtc="2026-09-26T01:13:00Z">
              <w:r w:rsidRPr="00622A0A">
                <w:rPr>
                  <w:rFonts w:ascii="Times New Roman" w:hAnsi="Times New Roman" w:cs="Times New Roman"/>
                  <w:sz w:val="22"/>
                </w:rPr>
                <w:t>1.80</w:t>
              </w:r>
            </w:ins>
          </w:p>
        </w:tc>
        <w:tc>
          <w:tcPr>
            <w:tcW w:w="0" w:type="auto"/>
            <w:noWrap/>
            <w:hideMark/>
          </w:tcPr>
          <w:p w14:paraId="6CF05573" w14:textId="77777777" w:rsidR="00A64F10" w:rsidRPr="00622A0A" w:rsidRDefault="00A64F10" w:rsidP="004015FC">
            <w:pPr>
              <w:jc w:val="center"/>
              <w:rPr>
                <w:ins w:id="504" w:author="ikedan" w:date="2026-09-25T21:13:00Z" w16du:dateUtc="2026-09-26T01:13:00Z"/>
                <w:rFonts w:ascii="Times New Roman" w:hAnsi="Times New Roman" w:cs="Times New Roman"/>
                <w:sz w:val="22"/>
              </w:rPr>
            </w:pPr>
            <w:ins w:id="505" w:author="ikedan" w:date="2026-09-25T21:13:00Z" w16du:dateUtc="2026-09-26T01:13:00Z">
              <w:r w:rsidRPr="00622A0A">
                <w:rPr>
                  <w:rFonts w:ascii="Times New Roman" w:hAnsi="Times New Roman" w:cs="Times New Roman"/>
                  <w:sz w:val="22"/>
                </w:rPr>
                <w:t>3.20</w:t>
              </w:r>
            </w:ins>
          </w:p>
        </w:tc>
      </w:tr>
      <w:tr w:rsidR="00A64F10" w:rsidRPr="00622A0A" w14:paraId="78EB8544" w14:textId="77777777" w:rsidTr="004015FC">
        <w:trPr>
          <w:trHeight w:val="270"/>
          <w:ins w:id="506" w:author="ikedan" w:date="2026-09-25T21:13:00Z" w16du:dateUtc="2026-09-26T01:13:00Z"/>
        </w:trPr>
        <w:tc>
          <w:tcPr>
            <w:tcW w:w="0" w:type="auto"/>
            <w:noWrap/>
            <w:vAlign w:val="center"/>
            <w:hideMark/>
          </w:tcPr>
          <w:p w14:paraId="540D5ECF" w14:textId="77777777" w:rsidR="00A64F10" w:rsidRPr="00622A0A" w:rsidRDefault="00A64F10" w:rsidP="004E71C7">
            <w:pPr>
              <w:widowControl/>
              <w:jc w:val="left"/>
              <w:rPr>
                <w:ins w:id="507" w:author="ikedan" w:date="2026-09-25T21:13:00Z" w16du:dateUtc="2026-09-26T01:13:00Z"/>
                <w:rFonts w:ascii="Times New Roman" w:eastAsia="MS PGothic" w:hAnsi="Times New Roman" w:cs="Times New Roman"/>
                <w:color w:val="000000"/>
                <w:kern w:val="0"/>
                <w:sz w:val="22"/>
              </w:rPr>
            </w:pPr>
          </w:p>
        </w:tc>
        <w:tc>
          <w:tcPr>
            <w:tcW w:w="0" w:type="auto"/>
            <w:noWrap/>
            <w:hideMark/>
          </w:tcPr>
          <w:p w14:paraId="1FFB141A" w14:textId="77777777" w:rsidR="00A64F10" w:rsidRPr="00622A0A" w:rsidRDefault="00A64F10" w:rsidP="00AE628C">
            <w:pPr>
              <w:rPr>
                <w:ins w:id="508" w:author="ikedan" w:date="2026-09-25T21:13:00Z" w16du:dateUtc="2026-09-26T01:13:00Z"/>
                <w:rFonts w:ascii="Times New Roman" w:hAnsi="Times New Roman" w:cs="Times New Roman"/>
                <w:sz w:val="22"/>
              </w:rPr>
            </w:pPr>
            <w:ins w:id="509" w:author="ikedan" w:date="2026-09-25T21:13:00Z" w16du:dateUtc="2026-09-26T01:13:00Z">
              <w:r w:rsidRPr="00622A0A">
                <w:rPr>
                  <w:rFonts w:ascii="Times New Roman" w:hAnsi="Times New Roman" w:cs="Times New Roman"/>
                  <w:sz w:val="22"/>
                </w:rPr>
                <w:t>Women</w:t>
              </w:r>
            </w:ins>
          </w:p>
        </w:tc>
        <w:tc>
          <w:tcPr>
            <w:tcW w:w="0" w:type="auto"/>
            <w:noWrap/>
            <w:hideMark/>
          </w:tcPr>
          <w:p w14:paraId="7E3EE84F" w14:textId="77777777" w:rsidR="00A64F10" w:rsidRPr="00622A0A" w:rsidRDefault="00A64F10" w:rsidP="00AE628C">
            <w:pPr>
              <w:rPr>
                <w:ins w:id="510" w:author="ikedan" w:date="2026-09-25T21:13:00Z" w16du:dateUtc="2026-09-26T01:13:00Z"/>
                <w:rFonts w:ascii="Times New Roman" w:hAnsi="Times New Roman" w:cs="Times New Roman"/>
                <w:sz w:val="22"/>
              </w:rPr>
            </w:pPr>
            <w:ins w:id="511" w:author="ikedan" w:date="2026-09-25T21:13:00Z" w16du:dateUtc="2026-09-26T01:13:00Z">
              <w:r w:rsidRPr="00622A0A">
                <w:rPr>
                  <w:rFonts w:ascii="Times New Roman" w:hAnsi="Times New Roman" w:cs="Times New Roman"/>
                  <w:sz w:val="22"/>
                </w:rPr>
                <w:t>30</w:t>
              </w:r>
              <w:r w:rsidR="00536BB1" w:rsidRPr="00622A0A">
                <w:rPr>
                  <w:rFonts w:ascii="Times New Roman" w:hAnsi="Times New Roman" w:cs="Times New Roman"/>
                  <w:sz w:val="22"/>
                </w:rPr>
                <w:t>≥</w:t>
              </w:r>
            </w:ins>
          </w:p>
        </w:tc>
        <w:tc>
          <w:tcPr>
            <w:tcW w:w="0" w:type="auto"/>
            <w:noWrap/>
            <w:hideMark/>
          </w:tcPr>
          <w:p w14:paraId="4E6307C0" w14:textId="77777777" w:rsidR="00A64F10" w:rsidRPr="00622A0A" w:rsidRDefault="00A64F10" w:rsidP="004015FC">
            <w:pPr>
              <w:jc w:val="center"/>
              <w:rPr>
                <w:ins w:id="512" w:author="ikedan" w:date="2026-09-25T21:13:00Z" w16du:dateUtc="2026-09-26T01:13:00Z"/>
                <w:rFonts w:ascii="Times New Roman" w:hAnsi="Times New Roman" w:cs="Times New Roman"/>
                <w:sz w:val="22"/>
              </w:rPr>
            </w:pPr>
            <w:ins w:id="513" w:author="ikedan" w:date="2026-09-25T21:13:00Z" w16du:dateUtc="2026-09-26T01:13:00Z">
              <w:r w:rsidRPr="00622A0A">
                <w:rPr>
                  <w:rFonts w:ascii="Times New Roman" w:hAnsi="Times New Roman" w:cs="Times New Roman"/>
                  <w:sz w:val="22"/>
                </w:rPr>
                <w:t>1.00</w:t>
              </w:r>
            </w:ins>
          </w:p>
        </w:tc>
        <w:tc>
          <w:tcPr>
            <w:tcW w:w="0" w:type="auto"/>
            <w:noWrap/>
            <w:hideMark/>
          </w:tcPr>
          <w:p w14:paraId="482D1D8D" w14:textId="77777777" w:rsidR="00A64F10" w:rsidRPr="00622A0A" w:rsidRDefault="00A64F10" w:rsidP="004015FC">
            <w:pPr>
              <w:jc w:val="center"/>
              <w:rPr>
                <w:ins w:id="514" w:author="ikedan" w:date="2026-09-25T21:13:00Z" w16du:dateUtc="2026-09-26T01:13:00Z"/>
                <w:rFonts w:ascii="Times New Roman" w:hAnsi="Times New Roman" w:cs="Times New Roman"/>
                <w:sz w:val="22"/>
              </w:rPr>
            </w:pPr>
            <w:ins w:id="515" w:author="ikedan" w:date="2026-09-25T21:13:00Z" w16du:dateUtc="2026-09-26T01:13:00Z">
              <w:r w:rsidRPr="00622A0A">
                <w:rPr>
                  <w:rFonts w:ascii="Times New Roman" w:hAnsi="Times New Roman" w:cs="Times New Roman"/>
                  <w:sz w:val="22"/>
                </w:rPr>
                <w:t>1.30</w:t>
              </w:r>
            </w:ins>
          </w:p>
        </w:tc>
        <w:tc>
          <w:tcPr>
            <w:tcW w:w="0" w:type="auto"/>
            <w:noWrap/>
            <w:hideMark/>
          </w:tcPr>
          <w:p w14:paraId="05D38B09" w14:textId="77777777" w:rsidR="00A64F10" w:rsidRPr="00622A0A" w:rsidRDefault="00A64F10" w:rsidP="004015FC">
            <w:pPr>
              <w:jc w:val="center"/>
              <w:rPr>
                <w:ins w:id="516" w:author="ikedan" w:date="2026-09-25T21:13:00Z" w16du:dateUtc="2026-09-26T01:13:00Z"/>
                <w:rFonts w:ascii="Times New Roman" w:hAnsi="Times New Roman" w:cs="Times New Roman"/>
                <w:sz w:val="22"/>
              </w:rPr>
            </w:pPr>
            <w:ins w:id="517" w:author="ikedan" w:date="2026-09-25T21:13:00Z" w16du:dateUtc="2026-09-26T01:13:00Z">
              <w:r w:rsidRPr="00622A0A">
                <w:rPr>
                  <w:rFonts w:ascii="Times New Roman" w:hAnsi="Times New Roman" w:cs="Times New Roman"/>
                  <w:sz w:val="22"/>
                </w:rPr>
                <w:t>1.80</w:t>
              </w:r>
            </w:ins>
          </w:p>
        </w:tc>
        <w:tc>
          <w:tcPr>
            <w:tcW w:w="0" w:type="auto"/>
            <w:noWrap/>
            <w:hideMark/>
          </w:tcPr>
          <w:p w14:paraId="1F897F76" w14:textId="77777777" w:rsidR="00A64F10" w:rsidRPr="00622A0A" w:rsidRDefault="00A64F10" w:rsidP="004015FC">
            <w:pPr>
              <w:jc w:val="center"/>
              <w:rPr>
                <w:ins w:id="518" w:author="ikedan" w:date="2026-09-25T21:13:00Z" w16du:dateUtc="2026-09-26T01:13:00Z"/>
                <w:rFonts w:ascii="Times New Roman" w:hAnsi="Times New Roman" w:cs="Times New Roman"/>
                <w:sz w:val="22"/>
              </w:rPr>
            </w:pPr>
            <w:ins w:id="519" w:author="ikedan" w:date="2026-09-25T21:13:00Z" w16du:dateUtc="2026-09-26T01:13:00Z">
              <w:r w:rsidRPr="00622A0A">
                <w:rPr>
                  <w:rFonts w:ascii="Times New Roman" w:hAnsi="Times New Roman" w:cs="Times New Roman"/>
                  <w:sz w:val="22"/>
                </w:rPr>
                <w:t>1.80</w:t>
              </w:r>
            </w:ins>
          </w:p>
        </w:tc>
      </w:tr>
    </w:tbl>
    <w:p w14:paraId="7E6472C4" w14:textId="77777777" w:rsidR="004E71C7" w:rsidRPr="00622A0A" w:rsidRDefault="004E71C7" w:rsidP="004E71C7">
      <w:pPr>
        <w:jc w:val="left"/>
        <w:rPr>
          <w:ins w:id="520" w:author="ikedan" w:date="2026-09-25T21:13:00Z" w16du:dateUtc="2026-09-26T01:13:00Z"/>
          <w:rFonts w:ascii="Times New Roman" w:hAnsi="Times New Roman" w:cs="Times New Roman"/>
          <w:sz w:val="22"/>
        </w:rPr>
      </w:pPr>
      <w:ins w:id="521" w:author="ikedan" w:date="2026-09-25T21:13:00Z" w16du:dateUtc="2026-09-26T01:13:00Z">
        <w:r w:rsidRPr="00622A0A">
          <w:rPr>
            <w:rFonts w:ascii="Times New Roman" w:hAnsi="Times New Roman" w:cs="Times New Roman"/>
            <w:sz w:val="22"/>
          </w:rPr>
          <w:t>I, Abstainers; II, &lt;40 g/day of ethanol intake; III, 40–59.9 g/day; IV, ≥60 g/day.</w:t>
        </w:r>
      </w:ins>
    </w:p>
    <w:p w14:paraId="6E93CD26" w14:textId="77777777" w:rsidR="004E71C7" w:rsidRPr="00622A0A" w:rsidRDefault="004E71C7" w:rsidP="004E71C7">
      <w:pPr>
        <w:jc w:val="left"/>
        <w:rPr>
          <w:ins w:id="522" w:author="ikedan" w:date="2026-09-25T21:13:00Z" w16du:dateUtc="2026-09-26T01:13:00Z"/>
          <w:rFonts w:ascii="Times New Roman" w:hAnsi="Times New Roman" w:cs="Times New Roman"/>
          <w:sz w:val="22"/>
        </w:rPr>
      </w:pPr>
      <w:ins w:id="523" w:author="ikedan" w:date="2026-09-25T21:13:00Z" w16du:dateUtc="2026-09-26T01:13:00Z">
        <w:r w:rsidRPr="00622A0A">
          <w:rPr>
            <w:rFonts w:ascii="Times New Roman" w:hAnsi="Times New Roman" w:cs="Times New Roman"/>
            <w:sz w:val="22"/>
            <w:vertAlign w:val="superscript"/>
          </w:rPr>
          <w:t>a</w:t>
        </w:r>
        <w:r w:rsidRPr="00622A0A">
          <w:rPr>
            <w:rFonts w:ascii="Times New Roman" w:hAnsi="Times New Roman" w:cs="Times New Roman"/>
            <w:sz w:val="22"/>
          </w:rPr>
          <w:t xml:space="preserve"> Reference category</w:t>
        </w:r>
      </w:ins>
    </w:p>
    <w:p w14:paraId="37322610" w14:textId="77777777" w:rsidR="004E71C7" w:rsidRPr="00622A0A" w:rsidRDefault="00A64F10" w:rsidP="004E71C7">
      <w:pPr>
        <w:jc w:val="left"/>
        <w:rPr>
          <w:ins w:id="524" w:author="ikedan" w:date="2026-09-25T21:13:00Z" w16du:dateUtc="2026-09-26T01:13:00Z"/>
          <w:rFonts w:ascii="Times New Roman" w:hAnsi="Times New Roman" w:cs="Times New Roman"/>
          <w:sz w:val="22"/>
        </w:rPr>
      </w:pPr>
      <w:ins w:id="525" w:author="ikedan" w:date="2026-09-25T21:13:00Z" w16du:dateUtc="2026-09-26T01:13:00Z">
        <w:r w:rsidRPr="00622A0A">
          <w:rPr>
            <w:rFonts w:ascii="Times New Roman" w:hAnsi="Times New Roman" w:cs="Times New Roman"/>
            <w:sz w:val="22"/>
            <w:vertAlign w:val="superscript"/>
          </w:rPr>
          <w:t>b</w:t>
        </w:r>
        <w:r w:rsidRPr="00622A0A">
          <w:rPr>
            <w:rFonts w:ascii="Times New Roman" w:hAnsi="Times New Roman" w:cs="Times New Roman"/>
            <w:sz w:val="22"/>
          </w:rPr>
          <w:t xml:space="preserve"> We replaced these statistically insignificant relative risks with 1 in our analysis.</w:t>
        </w:r>
      </w:ins>
    </w:p>
    <w:p w14:paraId="19EB0603" w14:textId="77777777" w:rsidR="00A64F10" w:rsidRPr="00622A0A" w:rsidRDefault="00A64F10" w:rsidP="004E71C7">
      <w:pPr>
        <w:jc w:val="left"/>
        <w:rPr>
          <w:ins w:id="526" w:author="ikedan" w:date="2026-09-25T21:13:00Z" w16du:dateUtc="2026-09-26T01:13:00Z"/>
          <w:rFonts w:ascii="Times New Roman" w:hAnsi="Times New Roman" w:cs="Times New Roman"/>
          <w:sz w:val="22"/>
        </w:rPr>
      </w:pPr>
    </w:p>
    <w:p w14:paraId="68525E87" w14:textId="77777777" w:rsidR="004E71C7" w:rsidRPr="00622A0A" w:rsidRDefault="004E71C7" w:rsidP="004E71C7">
      <w:pPr>
        <w:jc w:val="center"/>
        <w:rPr>
          <w:ins w:id="527" w:author="ikedan" w:date="2026-09-25T21:13:00Z" w16du:dateUtc="2026-09-26T01:13:00Z"/>
          <w:rFonts w:ascii="Times New Roman" w:hAnsi="Times New Roman" w:cs="Times New Roman"/>
          <w:b/>
          <w:noProof/>
          <w:sz w:val="22"/>
        </w:rPr>
      </w:pPr>
      <w:ins w:id="528" w:author="ikedan" w:date="2026-09-25T21:13:00Z" w16du:dateUtc="2026-09-26T01:13:00Z">
        <w:r w:rsidRPr="00622A0A">
          <w:rPr>
            <w:rFonts w:ascii="Times New Roman" w:hAnsi="Times New Roman" w:cs="Times New Roman"/>
            <w:sz w:val="22"/>
          </w:rPr>
          <w:fldChar w:fldCharType="begin"/>
        </w:r>
        <w:r w:rsidRPr="00622A0A">
          <w:rPr>
            <w:rFonts w:ascii="Times New Roman" w:hAnsi="Times New Roman" w:cs="Times New Roman"/>
            <w:sz w:val="22"/>
          </w:rPr>
          <w:instrText xml:space="preserve"> ADDIN EN.REFLIST </w:instrText>
        </w:r>
        <w:r w:rsidRPr="00622A0A">
          <w:rPr>
            <w:rFonts w:ascii="Times New Roman" w:hAnsi="Times New Roman" w:cs="Times New Roman"/>
            <w:sz w:val="22"/>
          </w:rPr>
          <w:fldChar w:fldCharType="separate"/>
        </w:r>
        <w:r w:rsidRPr="00622A0A">
          <w:rPr>
            <w:rFonts w:ascii="Times New Roman" w:hAnsi="Times New Roman" w:cs="Times New Roman"/>
            <w:b/>
            <w:noProof/>
            <w:sz w:val="22"/>
          </w:rPr>
          <w:t>References</w:t>
        </w:r>
      </w:ins>
    </w:p>
    <w:p w14:paraId="3B015F26" w14:textId="77777777" w:rsidR="004E71C7" w:rsidRPr="00622A0A" w:rsidRDefault="004E71C7" w:rsidP="004E71C7">
      <w:pPr>
        <w:jc w:val="center"/>
        <w:rPr>
          <w:ins w:id="529" w:author="ikedan" w:date="2026-09-25T21:13:00Z" w16du:dateUtc="2026-09-26T01:13:00Z"/>
          <w:rFonts w:ascii="Times New Roman" w:hAnsi="Times New Roman" w:cs="Times New Roman"/>
          <w:b/>
          <w:noProof/>
          <w:sz w:val="22"/>
        </w:rPr>
      </w:pPr>
    </w:p>
    <w:p w14:paraId="3EAC032E" w14:textId="77777777" w:rsidR="004E71C7" w:rsidRPr="00622A0A" w:rsidRDefault="004E71C7" w:rsidP="004E71C7">
      <w:pPr>
        <w:ind w:left="720" w:hanging="720"/>
        <w:jc w:val="left"/>
        <w:rPr>
          <w:ins w:id="530" w:author="ikedan" w:date="2026-09-25T21:13:00Z" w16du:dateUtc="2026-09-26T01:13:00Z"/>
          <w:rFonts w:ascii="Times New Roman" w:hAnsi="Times New Roman" w:cs="Times New Roman"/>
          <w:noProof/>
          <w:sz w:val="22"/>
        </w:rPr>
      </w:pPr>
      <w:bookmarkStart w:id="531" w:name="_ENREF_1"/>
      <w:ins w:id="532" w:author="ikedan" w:date="2026-09-25T21:13:00Z" w16du:dateUtc="2026-09-26T01:13:00Z">
        <w:r w:rsidRPr="00622A0A">
          <w:rPr>
            <w:rFonts w:ascii="Times New Roman" w:hAnsi="Times New Roman" w:cs="Times New Roman"/>
            <w:noProof/>
            <w:sz w:val="22"/>
          </w:rPr>
          <w:lastRenderedPageBreak/>
          <w:t>1. Corrao G, Rubbiati L, Bagnardi V, Zambon A, Poikolainen K (2000) Alcohol and coronary heart disease: a meta-analysis. Addiction 95: 1505-1523.</w:t>
        </w:r>
        <w:bookmarkEnd w:id="531"/>
      </w:ins>
    </w:p>
    <w:p w14:paraId="6802D566" w14:textId="77777777" w:rsidR="004E71C7" w:rsidRPr="00622A0A" w:rsidRDefault="004E71C7" w:rsidP="004E71C7">
      <w:pPr>
        <w:ind w:left="720" w:hanging="720"/>
        <w:jc w:val="left"/>
        <w:rPr>
          <w:ins w:id="533" w:author="ikedan" w:date="2026-09-25T21:13:00Z" w16du:dateUtc="2026-09-26T01:13:00Z"/>
          <w:rFonts w:ascii="Times New Roman" w:hAnsi="Times New Roman" w:cs="Times New Roman"/>
          <w:noProof/>
          <w:sz w:val="22"/>
        </w:rPr>
      </w:pPr>
      <w:bookmarkStart w:id="534" w:name="_ENREF_2"/>
      <w:ins w:id="535" w:author="ikedan" w:date="2026-09-25T21:13:00Z" w16du:dateUtc="2026-09-26T01:13:00Z">
        <w:r w:rsidRPr="00622A0A">
          <w:rPr>
            <w:rFonts w:ascii="Times New Roman" w:hAnsi="Times New Roman" w:cs="Times New Roman"/>
            <w:noProof/>
            <w:sz w:val="22"/>
          </w:rPr>
          <w:t>2. Danaei G, Ding EL, Mozaffarian D, Taylor B, Rehm J, et al. (2009) The preventable causes of death in the United States: comparative risk assessment of dietary, lifestyle, and metabolic risk factors. PLoS Med 6: e1000058.</w:t>
        </w:r>
        <w:bookmarkEnd w:id="534"/>
      </w:ins>
    </w:p>
    <w:p w14:paraId="4FC19427" w14:textId="77777777" w:rsidR="004E71C7" w:rsidRPr="00622A0A" w:rsidRDefault="004E71C7" w:rsidP="004E71C7">
      <w:pPr>
        <w:ind w:left="720" w:hanging="720"/>
        <w:jc w:val="left"/>
        <w:rPr>
          <w:ins w:id="536" w:author="ikedan" w:date="2026-09-25T21:13:00Z" w16du:dateUtc="2026-09-26T01:13:00Z"/>
          <w:rFonts w:ascii="Times New Roman" w:hAnsi="Times New Roman" w:cs="Times New Roman"/>
          <w:noProof/>
          <w:sz w:val="22"/>
        </w:rPr>
      </w:pPr>
      <w:bookmarkStart w:id="537" w:name="_ENREF_3"/>
      <w:ins w:id="538" w:author="ikedan" w:date="2026-09-25T21:13:00Z" w16du:dateUtc="2026-09-26T01:13:00Z">
        <w:r w:rsidRPr="00622A0A">
          <w:rPr>
            <w:rFonts w:ascii="Times New Roman" w:hAnsi="Times New Roman" w:cs="Times New Roman"/>
            <w:noProof/>
            <w:sz w:val="22"/>
          </w:rPr>
          <w:t>3. Rehm J, Room R, Monteiro M, Gmel G, Kathryn G, et al. (2004) Alcohol Use. In: Ezzati M, Lopez AD, Rodgers A, Murray CJ, editors. Comparative Quantification of health risks: Global and regional burden of disease attributable to selected major risk factors. Geneva: WHO.</w:t>
        </w:r>
        <w:bookmarkEnd w:id="537"/>
      </w:ins>
    </w:p>
    <w:p w14:paraId="505D7DCD" w14:textId="77777777" w:rsidR="004E71C7" w:rsidRPr="00622A0A" w:rsidRDefault="004E71C7" w:rsidP="004E71C7">
      <w:pPr>
        <w:ind w:left="720" w:hanging="720"/>
        <w:jc w:val="left"/>
        <w:rPr>
          <w:ins w:id="539" w:author="ikedan" w:date="2026-09-25T21:13:00Z" w16du:dateUtc="2026-09-26T01:13:00Z"/>
          <w:rFonts w:ascii="Times New Roman" w:hAnsi="Times New Roman" w:cs="Times New Roman"/>
          <w:noProof/>
          <w:sz w:val="22"/>
        </w:rPr>
      </w:pPr>
      <w:bookmarkStart w:id="540" w:name="_ENREF_4"/>
      <w:ins w:id="541" w:author="ikedan" w:date="2026-09-25T21:13:00Z" w16du:dateUtc="2026-09-26T01:13:00Z">
        <w:r w:rsidRPr="00622A0A">
          <w:rPr>
            <w:rFonts w:ascii="Times New Roman" w:hAnsi="Times New Roman" w:cs="Times New Roman"/>
            <w:noProof/>
            <w:sz w:val="22"/>
          </w:rPr>
          <w:t>4. Reynolds K, Lewis B, Nolen JD, Kinney GL, Sathya B, et al. (2003) Alcohol consumption and risk of stroke: a meta-analysis. JAMA 289: 579-588.</w:t>
        </w:r>
        <w:bookmarkEnd w:id="540"/>
      </w:ins>
    </w:p>
    <w:p w14:paraId="2DAFEEF3" w14:textId="77777777" w:rsidR="004E71C7" w:rsidRPr="00622A0A" w:rsidRDefault="004E71C7" w:rsidP="004E71C7">
      <w:pPr>
        <w:ind w:left="720" w:hanging="720"/>
        <w:jc w:val="left"/>
        <w:rPr>
          <w:ins w:id="542" w:author="ikedan" w:date="2026-09-25T21:13:00Z" w16du:dateUtc="2026-09-26T01:13:00Z"/>
          <w:rFonts w:ascii="Times New Roman" w:hAnsi="Times New Roman" w:cs="Times New Roman"/>
          <w:noProof/>
          <w:sz w:val="22"/>
        </w:rPr>
      </w:pPr>
      <w:bookmarkStart w:id="543" w:name="_ENREF_5"/>
      <w:ins w:id="544" w:author="ikedan" w:date="2026-09-25T21:13:00Z" w16du:dateUtc="2026-09-26T01:13:00Z">
        <w:r w:rsidRPr="00622A0A">
          <w:rPr>
            <w:rFonts w:ascii="Times New Roman" w:hAnsi="Times New Roman" w:cs="Times New Roman"/>
            <w:noProof/>
            <w:sz w:val="22"/>
          </w:rPr>
          <w:t>5. Corrao G, Bagnardi V, Zambon A, Arico S (1999) Exploring the dose-response relationship between alcohol consumption and the risk of several alcohol-related conditions: a meta-analysis. Addiction 94: 1551-1573.</w:t>
        </w:r>
        <w:bookmarkEnd w:id="543"/>
      </w:ins>
    </w:p>
    <w:p w14:paraId="516EB313" w14:textId="77777777" w:rsidR="004E71C7" w:rsidRPr="00622A0A" w:rsidRDefault="004E71C7" w:rsidP="004E71C7">
      <w:pPr>
        <w:ind w:left="720" w:hanging="720"/>
        <w:jc w:val="left"/>
        <w:rPr>
          <w:ins w:id="545" w:author="ikedan" w:date="2026-09-25T21:13:00Z" w16du:dateUtc="2026-09-26T01:13:00Z"/>
          <w:rFonts w:ascii="Times New Roman" w:hAnsi="Times New Roman" w:cs="Times New Roman"/>
          <w:noProof/>
          <w:sz w:val="22"/>
        </w:rPr>
      </w:pPr>
      <w:bookmarkStart w:id="546" w:name="_ENREF_6"/>
      <w:ins w:id="547" w:author="ikedan" w:date="2026-09-25T21:13:00Z" w16du:dateUtc="2026-09-26T01:13:00Z">
        <w:r w:rsidRPr="00622A0A">
          <w:rPr>
            <w:rFonts w:ascii="Times New Roman" w:hAnsi="Times New Roman" w:cs="Times New Roman"/>
            <w:noProof/>
            <w:sz w:val="22"/>
          </w:rPr>
          <w:t>6. Gutjahr E, Gmel G, Rehm J (2001) Relation between average alcohol consumption and disease: an overview. Eur Addict Res 7: 117-127.</w:t>
        </w:r>
        <w:bookmarkEnd w:id="546"/>
      </w:ins>
    </w:p>
    <w:p w14:paraId="1ED8AEBB" w14:textId="77777777" w:rsidR="004E71C7" w:rsidRPr="00622A0A" w:rsidRDefault="004E71C7" w:rsidP="004E71C7">
      <w:pPr>
        <w:jc w:val="left"/>
        <w:rPr>
          <w:ins w:id="548" w:author="ikedan" w:date="2026-09-25T21:13:00Z" w16du:dateUtc="2026-09-26T01:13:00Z"/>
          <w:rFonts w:ascii="Times New Roman" w:hAnsi="Times New Roman" w:cs="Times New Roman"/>
          <w:b/>
          <w:noProof/>
          <w:sz w:val="22"/>
        </w:rPr>
      </w:pPr>
    </w:p>
    <w:p w14:paraId="26E74A64" w14:textId="7FBCFA7B" w:rsidR="000A12B0" w:rsidRPr="005F5E72" w:rsidRDefault="004E71C7" w:rsidP="00983FA9">
      <w:pPr>
        <w:pStyle w:val="EBHeading1"/>
        <w:outlineLvl w:val="0"/>
        <w:rPr>
          <w:del w:id="549" w:author="ikedan" w:date="2026-09-25T21:13:00Z" w16du:dateUtc="2026-09-26T01:13:00Z"/>
          <w:rFonts w:asciiTheme="minorHAnsi" w:hAnsiTheme="minorHAnsi" w:cstheme="minorHAnsi"/>
          <w:sz w:val="24"/>
        </w:rPr>
      </w:pPr>
      <w:ins w:id="550" w:author="ikedan" w:date="2026-09-25T21:13:00Z" w16du:dateUtc="2026-09-26T01:13:00Z">
        <w:r w:rsidRPr="00622A0A">
          <w:rPr>
            <w:sz w:val="22"/>
          </w:rPr>
          <w:fldChar w:fldCharType="end"/>
        </w:r>
      </w:ins>
      <w:del w:id="551" w:author="ikedan" w:date="2026-09-25T21:13:00Z" w16du:dateUtc="2026-09-26T01:13:00Z">
        <w:r w:rsidR="000A12B0" w:rsidRPr="005F5E72">
          <w:rPr>
            <w:rFonts w:asciiTheme="minorHAnsi" w:hAnsiTheme="minorHAnsi" w:cstheme="minorHAnsi"/>
            <w:sz w:val="24"/>
          </w:rPr>
          <w:delText xml:space="preserve">Gender and </w:delText>
        </w:r>
        <w:r w:rsidR="009E148A" w:rsidRPr="005F5E72">
          <w:rPr>
            <w:rFonts w:asciiTheme="minorHAnsi" w:hAnsiTheme="minorHAnsi" w:cstheme="minorHAnsi"/>
            <w:sz w:val="24"/>
          </w:rPr>
          <w:delText>r</w:delText>
        </w:r>
        <w:r w:rsidR="000A12B0" w:rsidRPr="005F5E72">
          <w:rPr>
            <w:rFonts w:asciiTheme="minorHAnsi" w:hAnsiTheme="minorHAnsi" w:cstheme="minorHAnsi"/>
            <w:sz w:val="24"/>
          </w:rPr>
          <w:delText xml:space="preserve">esistance in Kashmir: </w:delText>
        </w:r>
        <w:r w:rsidR="009E148A" w:rsidRPr="005F5E72">
          <w:rPr>
            <w:rFonts w:asciiTheme="minorHAnsi" w:hAnsiTheme="minorHAnsi" w:cstheme="minorHAnsi"/>
            <w:sz w:val="24"/>
          </w:rPr>
          <w:delText>o</w:delText>
        </w:r>
        <w:r w:rsidR="000A12B0" w:rsidRPr="005F5E72">
          <w:rPr>
            <w:rFonts w:asciiTheme="minorHAnsi" w:hAnsiTheme="minorHAnsi" w:cstheme="minorHAnsi"/>
            <w:sz w:val="24"/>
          </w:rPr>
          <w:delText xml:space="preserve">ld </w:delText>
        </w:r>
        <w:r w:rsidR="009E148A" w:rsidRPr="005F5E72">
          <w:rPr>
            <w:rFonts w:asciiTheme="minorHAnsi" w:hAnsiTheme="minorHAnsi" w:cstheme="minorHAnsi"/>
            <w:sz w:val="24"/>
          </w:rPr>
          <w:delText>p</w:delText>
        </w:r>
        <w:r w:rsidR="000A12B0" w:rsidRPr="005F5E72">
          <w:rPr>
            <w:rFonts w:asciiTheme="minorHAnsi" w:hAnsiTheme="minorHAnsi" w:cstheme="minorHAnsi"/>
            <w:sz w:val="24"/>
          </w:rPr>
          <w:delText xml:space="preserve">aradigms, </w:delText>
        </w:r>
        <w:r w:rsidR="009E148A" w:rsidRPr="005F5E72">
          <w:rPr>
            <w:rFonts w:asciiTheme="minorHAnsi" w:hAnsiTheme="minorHAnsi" w:cstheme="minorHAnsi"/>
            <w:sz w:val="24"/>
          </w:rPr>
          <w:delText>n</w:delText>
        </w:r>
        <w:r w:rsidR="000A12B0" w:rsidRPr="005F5E72">
          <w:rPr>
            <w:rFonts w:asciiTheme="minorHAnsi" w:hAnsiTheme="minorHAnsi" w:cstheme="minorHAnsi"/>
            <w:sz w:val="24"/>
          </w:rPr>
          <w:delText xml:space="preserve">ew </w:delText>
        </w:r>
        <w:r w:rsidR="009E148A" w:rsidRPr="005F5E72">
          <w:rPr>
            <w:rFonts w:asciiTheme="minorHAnsi" w:hAnsiTheme="minorHAnsi" w:cstheme="minorHAnsi"/>
            <w:sz w:val="24"/>
          </w:rPr>
          <w:delText>a</w:delText>
        </w:r>
        <w:r w:rsidR="000A12B0" w:rsidRPr="005F5E72">
          <w:rPr>
            <w:rFonts w:asciiTheme="minorHAnsi" w:hAnsiTheme="minorHAnsi" w:cstheme="minorHAnsi"/>
            <w:sz w:val="24"/>
          </w:rPr>
          <w:delText>pproaches</w:delText>
        </w:r>
        <w:r w:rsidR="002D2022">
          <w:rPr>
            <w:rStyle w:val="FootnoteReference"/>
            <w:rFonts w:asciiTheme="minorHAnsi" w:hAnsiTheme="minorHAnsi" w:cstheme="minorHAnsi"/>
            <w:sz w:val="24"/>
          </w:rPr>
          <w:footnoteReference w:id="1"/>
        </w:r>
      </w:del>
    </w:p>
    <w:p w14:paraId="121DB6E6" w14:textId="06F7B72D" w:rsidR="000A12B0" w:rsidRPr="00657178" w:rsidRDefault="00657178" w:rsidP="00983FA9">
      <w:pPr>
        <w:pStyle w:val="Emmasnormal"/>
        <w:rPr>
          <w:del w:id="553" w:author="ikedan" w:date="2026-09-25T21:13:00Z" w16du:dateUtc="2026-09-26T01:13:00Z"/>
          <w:rFonts w:asciiTheme="minorHAnsi" w:hAnsiTheme="minorHAnsi" w:cstheme="minorHAnsi"/>
          <w:szCs w:val="24"/>
        </w:rPr>
      </w:pPr>
      <w:del w:id="554" w:author="ikedan" w:date="2026-09-25T21:13:00Z" w16du:dateUtc="2026-09-26T01:13:00Z">
        <w:r>
          <w:rPr>
            <w:rFonts w:asciiTheme="minorHAnsi" w:hAnsiTheme="minorHAnsi" w:cstheme="minorHAnsi"/>
            <w:szCs w:val="24"/>
          </w:rPr>
          <w:delText xml:space="preserve">Emma </w:delText>
        </w:r>
        <w:r w:rsidRPr="00657178">
          <w:rPr>
            <w:rFonts w:asciiTheme="minorHAnsi" w:hAnsiTheme="minorHAnsi" w:cstheme="minorHAnsi"/>
            <w:szCs w:val="24"/>
          </w:rPr>
          <w:delText>Brännlund,</w:delText>
        </w:r>
        <w:r w:rsidRPr="00657178">
          <w:rPr>
            <w:rFonts w:asciiTheme="minorHAnsi" w:hAnsiTheme="minorHAnsi" w:cstheme="minorHAnsi"/>
            <w:szCs w:val="24"/>
            <w:lang w:val="en-GB"/>
          </w:rPr>
          <w:delText xml:space="preserve"> University of the West of England, UK</w:delText>
        </w:r>
        <w:r>
          <w:rPr>
            <w:rFonts w:asciiTheme="minorHAnsi" w:hAnsiTheme="minorHAnsi" w:cstheme="minorHAnsi"/>
            <w:szCs w:val="24"/>
            <w:lang w:val="en-GB"/>
          </w:rPr>
          <w:delText>.</w:delText>
        </w:r>
      </w:del>
    </w:p>
    <w:p w14:paraId="18FE3D7F" w14:textId="4C8A7F5B" w:rsidR="000A12B0" w:rsidRPr="00657178" w:rsidRDefault="003D285F" w:rsidP="00983FA9">
      <w:pPr>
        <w:pStyle w:val="Emmasnormal"/>
        <w:rPr>
          <w:del w:id="555" w:author="ikedan" w:date="2026-09-25T21:13:00Z" w16du:dateUtc="2026-09-26T01:13:00Z"/>
          <w:rFonts w:asciiTheme="minorHAnsi" w:hAnsiTheme="minorHAnsi" w:cstheme="minorHAnsi"/>
          <w:szCs w:val="24"/>
        </w:rPr>
      </w:pPr>
      <w:del w:id="556" w:author="ikedan" w:date="2026-09-25T21:13:00Z" w16du:dateUtc="2026-09-26T01:13:00Z">
        <w:r>
          <w:rPr>
            <w:rFonts w:asciiTheme="minorHAnsi" w:hAnsiTheme="minorHAnsi" w:cstheme="minorHAnsi"/>
            <w:szCs w:val="24"/>
          </w:rPr>
          <w:delText xml:space="preserve">Swati Parashar, </w:delText>
        </w:r>
        <w:r w:rsidR="00657178" w:rsidRPr="00657178">
          <w:rPr>
            <w:rFonts w:asciiTheme="minorHAnsi" w:hAnsiTheme="minorHAnsi" w:cstheme="minorHAnsi"/>
            <w:szCs w:val="24"/>
            <w:lang w:val="en-GB"/>
          </w:rPr>
          <w:delText>University of Gothenburg, Sweden.</w:delText>
        </w:r>
      </w:del>
    </w:p>
    <w:p w14:paraId="04B3F62C" w14:textId="77777777" w:rsidR="00657178" w:rsidRDefault="00657178" w:rsidP="00983FA9">
      <w:pPr>
        <w:pStyle w:val="Emmasnormal"/>
        <w:rPr>
          <w:del w:id="557" w:author="ikedan" w:date="2026-09-25T21:13:00Z" w16du:dateUtc="2026-09-26T01:13:00Z"/>
          <w:rFonts w:asciiTheme="minorHAnsi" w:hAnsiTheme="minorHAnsi" w:cstheme="minorHAnsi"/>
          <w:szCs w:val="24"/>
          <w:vertAlign w:val="superscript"/>
        </w:rPr>
      </w:pPr>
    </w:p>
    <w:p w14:paraId="000318FF" w14:textId="1E0D70FA" w:rsidR="000A12B0" w:rsidRPr="005F5E72" w:rsidRDefault="000A12B0" w:rsidP="00983FA9">
      <w:pPr>
        <w:pStyle w:val="Emmasnormal"/>
        <w:rPr>
          <w:del w:id="558" w:author="ikedan" w:date="2026-09-25T21:13:00Z" w16du:dateUtc="2026-09-26T01:13:00Z"/>
          <w:rFonts w:asciiTheme="minorHAnsi" w:hAnsiTheme="minorHAnsi" w:cstheme="minorHAnsi"/>
          <w:szCs w:val="24"/>
        </w:rPr>
      </w:pPr>
      <w:del w:id="559" w:author="ikedan" w:date="2026-09-25T21:13:00Z" w16du:dateUtc="2026-09-26T01:13:00Z">
        <w:r w:rsidRPr="005F5E72">
          <w:rPr>
            <w:rFonts w:asciiTheme="minorHAnsi" w:hAnsiTheme="minorHAnsi" w:cstheme="minorHAnsi"/>
            <w:szCs w:val="24"/>
          </w:rPr>
          <w:delText xml:space="preserve">In July 2016, violence erupted in Srinagar and other towns in the Kashmir Valley </w:delText>
        </w:r>
        <w:r w:rsidR="00983FA9">
          <w:rPr>
            <w:rFonts w:asciiTheme="minorHAnsi" w:hAnsiTheme="minorHAnsi" w:cstheme="minorHAnsi"/>
            <w:szCs w:val="24"/>
          </w:rPr>
          <w:delText>across</w:delText>
        </w:r>
        <w:r w:rsidRPr="005F5E72">
          <w:rPr>
            <w:rFonts w:asciiTheme="minorHAnsi" w:hAnsiTheme="minorHAnsi" w:cstheme="minorHAnsi"/>
            <w:szCs w:val="24"/>
          </w:rPr>
          <w:delText xml:space="preserve"> the northern Indian state of Jammu and Kashmir</w:delText>
        </w:r>
        <w:r w:rsidR="002F4319" w:rsidRPr="005F5E72">
          <w:rPr>
            <w:rFonts w:asciiTheme="minorHAnsi" w:hAnsiTheme="minorHAnsi" w:cstheme="minorHAnsi"/>
            <w:szCs w:val="24"/>
          </w:rPr>
          <w:delText xml:space="preserve">. This </w:delText>
        </w:r>
        <w:r w:rsidR="009E148A" w:rsidRPr="005F5E72">
          <w:rPr>
            <w:rFonts w:asciiTheme="minorHAnsi" w:hAnsiTheme="minorHAnsi" w:cstheme="minorHAnsi"/>
            <w:szCs w:val="24"/>
          </w:rPr>
          <w:delText>violence came</w:delText>
        </w:r>
        <w:r w:rsidRPr="005F5E72">
          <w:rPr>
            <w:rFonts w:asciiTheme="minorHAnsi" w:hAnsiTheme="minorHAnsi" w:cstheme="minorHAnsi"/>
            <w:szCs w:val="24"/>
          </w:rPr>
          <w:delText xml:space="preserve"> in response to the killing of a popular</w:delText>
        </w:r>
        <w:r w:rsidR="0002541C" w:rsidRPr="005F5E72">
          <w:rPr>
            <w:rFonts w:asciiTheme="minorHAnsi" w:hAnsiTheme="minorHAnsi" w:cstheme="minorHAnsi"/>
            <w:szCs w:val="24"/>
          </w:rPr>
          <w:delText xml:space="preserve"> young</w:delText>
        </w:r>
        <w:r w:rsidRPr="005F5E72">
          <w:rPr>
            <w:rFonts w:asciiTheme="minorHAnsi" w:hAnsiTheme="minorHAnsi" w:cstheme="minorHAnsi"/>
            <w:szCs w:val="24"/>
          </w:rPr>
          <w:delText xml:space="preserve"> militant, Burhan Wani, by the Indian security forces. Tens of thousands of people entered the streets for Wani’s funeral</w:delText>
        </w:r>
        <w:r w:rsidR="009E148A" w:rsidRPr="005F5E72">
          <w:rPr>
            <w:rFonts w:asciiTheme="minorHAnsi" w:hAnsiTheme="minorHAnsi" w:cstheme="minorHAnsi"/>
            <w:szCs w:val="24"/>
          </w:rPr>
          <w:delText>,</w:delText>
        </w:r>
        <w:r w:rsidRPr="005F5E72">
          <w:rPr>
            <w:rFonts w:asciiTheme="minorHAnsi" w:hAnsiTheme="minorHAnsi" w:cstheme="minorHAnsi"/>
            <w:szCs w:val="24"/>
          </w:rPr>
          <w:delText xml:space="preserve"> the processions instantly morphing into protests against</w:delText>
        </w:r>
        <w:r w:rsidR="004C4DFD" w:rsidRPr="005F5E72">
          <w:rPr>
            <w:rFonts w:asciiTheme="minorHAnsi" w:hAnsiTheme="minorHAnsi" w:cstheme="minorHAnsi"/>
            <w:szCs w:val="24"/>
          </w:rPr>
          <w:delText xml:space="preserve"> India</w:delText>
        </w:r>
        <w:r w:rsidRPr="005F5E72">
          <w:rPr>
            <w:rFonts w:asciiTheme="minorHAnsi" w:hAnsiTheme="minorHAnsi" w:cstheme="minorHAnsi"/>
            <w:szCs w:val="24"/>
          </w:rPr>
          <w:delText xml:space="preserve">. The demonstrations were met with a heavy-handed response by Indian troops, and Kashmir was brought to a standstill </w:delText>
        </w:r>
        <w:r w:rsidR="00825A0A" w:rsidRPr="005F5E72">
          <w:rPr>
            <w:rFonts w:asciiTheme="minorHAnsi" w:hAnsiTheme="minorHAnsi" w:cstheme="minorHAnsi"/>
            <w:szCs w:val="24"/>
          </w:rPr>
          <w:delText>for</w:delText>
        </w:r>
        <w:r w:rsidRPr="005F5E72">
          <w:rPr>
            <w:rFonts w:asciiTheme="minorHAnsi" w:hAnsiTheme="minorHAnsi" w:cstheme="minorHAnsi"/>
            <w:szCs w:val="24"/>
          </w:rPr>
          <w:delText xml:space="preserve"> months </w:delText>
        </w:r>
        <w:r w:rsidR="00825A0A" w:rsidRPr="005F5E72">
          <w:rPr>
            <w:rFonts w:asciiTheme="minorHAnsi" w:hAnsiTheme="minorHAnsi" w:cstheme="minorHAnsi"/>
            <w:szCs w:val="24"/>
          </w:rPr>
          <w:delText xml:space="preserve">by </w:delText>
        </w:r>
        <w:r w:rsidRPr="005F5E72">
          <w:rPr>
            <w:rFonts w:asciiTheme="minorHAnsi" w:hAnsiTheme="minorHAnsi" w:cstheme="minorHAnsi"/>
            <w:szCs w:val="24"/>
          </w:rPr>
          <w:delText xml:space="preserve">curfews and strikes. </w:delText>
        </w:r>
        <w:r w:rsidR="002F4319" w:rsidRPr="005F5E72">
          <w:rPr>
            <w:rFonts w:asciiTheme="minorHAnsi" w:hAnsiTheme="minorHAnsi" w:cstheme="minorHAnsi"/>
            <w:szCs w:val="24"/>
          </w:rPr>
          <w:delText>Between July and October 2016</w:delText>
        </w:r>
        <w:r w:rsidR="00B96983" w:rsidRPr="005F5E72">
          <w:rPr>
            <w:rFonts w:asciiTheme="minorHAnsi" w:hAnsiTheme="minorHAnsi" w:cstheme="minorHAnsi"/>
            <w:szCs w:val="24"/>
          </w:rPr>
          <w:delText>,</w:delText>
        </w:r>
        <w:r w:rsidR="002F4319" w:rsidRPr="005F5E72">
          <w:rPr>
            <w:rFonts w:asciiTheme="minorHAnsi" w:hAnsiTheme="minorHAnsi" w:cstheme="minorHAnsi"/>
            <w:szCs w:val="24"/>
          </w:rPr>
          <w:delText xml:space="preserve"> </w:delText>
        </w:r>
        <w:r w:rsidRPr="005F5E72">
          <w:rPr>
            <w:rFonts w:asciiTheme="minorHAnsi" w:hAnsiTheme="minorHAnsi" w:cstheme="minorHAnsi"/>
            <w:szCs w:val="24"/>
          </w:rPr>
          <w:delText xml:space="preserve">more than 90 people were reported killed and thousands </w:delText>
        </w:r>
        <w:r w:rsidR="00FD0527" w:rsidRPr="005F5E72">
          <w:rPr>
            <w:rFonts w:asciiTheme="minorHAnsi" w:hAnsiTheme="minorHAnsi" w:cstheme="minorHAnsi"/>
            <w:szCs w:val="24"/>
          </w:rPr>
          <w:delText xml:space="preserve">were </w:delText>
        </w:r>
        <w:r w:rsidRPr="005F5E72">
          <w:rPr>
            <w:rFonts w:asciiTheme="minorHAnsi" w:hAnsiTheme="minorHAnsi" w:cstheme="minorHAnsi"/>
            <w:szCs w:val="24"/>
          </w:rPr>
          <w:delText>injured by the rubber bullets used by the Indian army to control the masses (</w:delText>
        </w:r>
        <w:r w:rsidR="00FD0527" w:rsidRPr="005F5E72">
          <w:rPr>
            <w:rFonts w:asciiTheme="minorHAnsi" w:hAnsiTheme="minorHAnsi" w:cstheme="minorHAnsi"/>
            <w:szCs w:val="24"/>
          </w:rPr>
          <w:delText>Waheed 2016</w:delText>
        </w:r>
        <w:r w:rsidRPr="005F5E72">
          <w:rPr>
            <w:rFonts w:asciiTheme="minorHAnsi" w:hAnsiTheme="minorHAnsi" w:cstheme="minorHAnsi"/>
            <w:szCs w:val="24"/>
          </w:rPr>
          <w:delText>). A</w:delText>
        </w:r>
        <w:r w:rsidR="00B96983" w:rsidRPr="005F5E72">
          <w:rPr>
            <w:rFonts w:asciiTheme="minorHAnsi" w:hAnsiTheme="minorHAnsi" w:cstheme="minorHAnsi"/>
            <w:szCs w:val="24"/>
          </w:rPr>
          <w:delText xml:space="preserve">s of </w:delText>
        </w:r>
        <w:r w:rsidR="00287395" w:rsidRPr="005F5E72">
          <w:rPr>
            <w:rFonts w:asciiTheme="minorHAnsi" w:hAnsiTheme="minorHAnsi" w:cstheme="minorHAnsi"/>
            <w:szCs w:val="24"/>
          </w:rPr>
          <w:delText>August</w:delText>
        </w:r>
        <w:r w:rsidR="00B96983" w:rsidRPr="005F5E72">
          <w:rPr>
            <w:rFonts w:asciiTheme="minorHAnsi" w:hAnsiTheme="minorHAnsi" w:cstheme="minorHAnsi"/>
            <w:szCs w:val="24"/>
          </w:rPr>
          <w:delText xml:space="preserve"> 2018, when we</w:delText>
        </w:r>
        <w:r w:rsidRPr="005F5E72">
          <w:rPr>
            <w:rFonts w:asciiTheme="minorHAnsi" w:hAnsiTheme="minorHAnsi" w:cstheme="minorHAnsi"/>
            <w:szCs w:val="24"/>
          </w:rPr>
          <w:delText xml:space="preserve"> finaliz</w:delText>
        </w:r>
        <w:r w:rsidR="00B96983" w:rsidRPr="005F5E72">
          <w:rPr>
            <w:rFonts w:asciiTheme="minorHAnsi" w:hAnsiTheme="minorHAnsi" w:cstheme="minorHAnsi"/>
            <w:szCs w:val="24"/>
          </w:rPr>
          <w:delText>ed</w:delText>
        </w:r>
        <w:r w:rsidRPr="005F5E72">
          <w:rPr>
            <w:rFonts w:asciiTheme="minorHAnsi" w:hAnsiTheme="minorHAnsi" w:cstheme="minorHAnsi"/>
            <w:szCs w:val="24"/>
          </w:rPr>
          <w:delText xml:space="preserve"> this Conversation</w:delText>
        </w:r>
        <w:r w:rsidR="00F42CD7">
          <w:rPr>
            <w:rFonts w:asciiTheme="minorHAnsi" w:hAnsiTheme="minorHAnsi" w:cstheme="minorHAnsi"/>
            <w:szCs w:val="24"/>
          </w:rPr>
          <w:delText xml:space="preserve"> section</w:delText>
        </w:r>
        <w:r w:rsidRPr="005F5E72">
          <w:rPr>
            <w:rFonts w:asciiTheme="minorHAnsi" w:hAnsiTheme="minorHAnsi" w:cstheme="minorHAnsi"/>
            <w:szCs w:val="24"/>
          </w:rPr>
          <w:delText>, the</w:delText>
        </w:r>
        <w:r w:rsidR="0002541C" w:rsidRPr="005F5E72">
          <w:rPr>
            <w:rFonts w:asciiTheme="minorHAnsi" w:hAnsiTheme="minorHAnsi" w:cstheme="minorHAnsi"/>
            <w:szCs w:val="24"/>
          </w:rPr>
          <w:delText xml:space="preserve"> protests have subsided </w:delText>
        </w:r>
        <w:r w:rsidR="008F218A">
          <w:rPr>
            <w:rFonts w:asciiTheme="minorHAnsi" w:hAnsiTheme="minorHAnsi" w:cstheme="minorHAnsi"/>
            <w:szCs w:val="24"/>
          </w:rPr>
          <w:delText>but</w:delText>
        </w:r>
        <w:r w:rsidR="0002541C" w:rsidRPr="005F5E72">
          <w:rPr>
            <w:rFonts w:asciiTheme="minorHAnsi" w:hAnsiTheme="minorHAnsi" w:cstheme="minorHAnsi"/>
            <w:szCs w:val="24"/>
          </w:rPr>
          <w:delText xml:space="preserve"> solution to the conflict nowhere in sight.</w:delText>
        </w:r>
      </w:del>
    </w:p>
    <w:p w14:paraId="1FADA7E1" w14:textId="77777777" w:rsidR="00983FA9" w:rsidRDefault="00983FA9" w:rsidP="00983FA9">
      <w:pPr>
        <w:pStyle w:val="Emmasnormal"/>
        <w:rPr>
          <w:del w:id="560" w:author="ikedan" w:date="2026-09-25T21:13:00Z" w16du:dateUtc="2026-09-26T01:13:00Z"/>
          <w:rFonts w:asciiTheme="minorHAnsi" w:hAnsiTheme="minorHAnsi" w:cstheme="minorHAnsi"/>
          <w:szCs w:val="24"/>
        </w:rPr>
      </w:pPr>
    </w:p>
    <w:p w14:paraId="669A6E4F" w14:textId="02D4139C" w:rsidR="000C198B" w:rsidRPr="005F5E72" w:rsidRDefault="000A12B0" w:rsidP="00983FA9">
      <w:pPr>
        <w:pStyle w:val="Emmasnormal"/>
        <w:rPr>
          <w:del w:id="561" w:author="ikedan" w:date="2026-09-25T21:13:00Z" w16du:dateUtc="2026-09-26T01:13:00Z"/>
          <w:rFonts w:asciiTheme="minorHAnsi" w:hAnsiTheme="minorHAnsi" w:cstheme="minorHAnsi"/>
          <w:szCs w:val="24"/>
        </w:rPr>
      </w:pPr>
      <w:del w:id="562" w:author="ikedan" w:date="2026-09-25T21:13:00Z" w16du:dateUtc="2026-09-26T01:13:00Z">
        <w:r w:rsidRPr="005F5E72">
          <w:rPr>
            <w:rFonts w:asciiTheme="minorHAnsi" w:hAnsiTheme="minorHAnsi" w:cstheme="minorHAnsi"/>
            <w:szCs w:val="24"/>
          </w:rPr>
          <w:delText xml:space="preserve">This violence heralded a new phase of the protracted mobilization for </w:delText>
        </w:r>
        <w:r w:rsidRPr="005F5E72">
          <w:rPr>
            <w:rFonts w:asciiTheme="minorHAnsi" w:hAnsiTheme="minorHAnsi" w:cstheme="minorHAnsi"/>
            <w:i/>
            <w:szCs w:val="24"/>
          </w:rPr>
          <w:delText>azaadi</w:delText>
        </w:r>
        <w:r w:rsidR="002F4319" w:rsidRPr="005F5E72">
          <w:rPr>
            <w:rFonts w:asciiTheme="minorHAnsi" w:hAnsiTheme="minorHAnsi" w:cstheme="minorHAnsi"/>
            <w:szCs w:val="24"/>
          </w:rPr>
          <w:delText xml:space="preserve"> (</w:delText>
        </w:r>
        <w:r w:rsidRPr="005F5E72">
          <w:rPr>
            <w:rFonts w:asciiTheme="minorHAnsi" w:hAnsiTheme="minorHAnsi" w:cstheme="minorHAnsi"/>
            <w:szCs w:val="24"/>
          </w:rPr>
          <w:delText>freedom</w:delText>
        </w:r>
        <w:r w:rsidR="002F4319" w:rsidRPr="005F5E72">
          <w:rPr>
            <w:rFonts w:asciiTheme="minorHAnsi" w:hAnsiTheme="minorHAnsi" w:cstheme="minorHAnsi"/>
            <w:szCs w:val="24"/>
          </w:rPr>
          <w:delText>)</w:delText>
        </w:r>
        <w:r w:rsidRPr="005F5E72">
          <w:rPr>
            <w:rFonts w:asciiTheme="minorHAnsi" w:hAnsiTheme="minorHAnsi" w:cstheme="minorHAnsi"/>
            <w:szCs w:val="24"/>
          </w:rPr>
          <w:delText xml:space="preserve"> in Kashmir</w:delText>
        </w:r>
        <w:r w:rsidR="00825A0A" w:rsidRPr="005F5E72">
          <w:rPr>
            <w:rFonts w:asciiTheme="minorHAnsi" w:hAnsiTheme="minorHAnsi" w:cstheme="minorHAnsi"/>
            <w:szCs w:val="24"/>
          </w:rPr>
          <w:delText>,</w:delText>
        </w:r>
        <w:r w:rsidRPr="005F5E72">
          <w:rPr>
            <w:rFonts w:asciiTheme="minorHAnsi" w:hAnsiTheme="minorHAnsi" w:cstheme="minorHAnsi"/>
            <w:szCs w:val="24"/>
          </w:rPr>
          <w:delText xml:space="preserve"> which can be traced to the early </w:delText>
        </w:r>
        <w:r w:rsidR="00B96983" w:rsidRPr="005F5E72">
          <w:rPr>
            <w:rFonts w:asciiTheme="minorHAnsi" w:hAnsiTheme="minorHAnsi" w:cstheme="minorHAnsi"/>
            <w:szCs w:val="24"/>
          </w:rPr>
          <w:delText>twentieth c</w:delText>
        </w:r>
        <w:r w:rsidR="00BE5CDD" w:rsidRPr="005F5E72">
          <w:rPr>
            <w:rFonts w:asciiTheme="minorHAnsi" w:hAnsiTheme="minorHAnsi" w:cstheme="minorHAnsi"/>
            <w:szCs w:val="24"/>
          </w:rPr>
          <w:delText xml:space="preserve">entury. </w:delText>
        </w:r>
        <w:r w:rsidRPr="005F5E72">
          <w:rPr>
            <w:rFonts w:asciiTheme="minorHAnsi" w:hAnsiTheme="minorHAnsi" w:cstheme="minorHAnsi"/>
            <w:szCs w:val="24"/>
          </w:rPr>
          <w:delText xml:space="preserve">The Kashmir region is located in the most northern part of South Asia, </w:delText>
        </w:r>
        <w:r w:rsidR="00A8679F" w:rsidRPr="005F5E72">
          <w:rPr>
            <w:rFonts w:asciiTheme="minorHAnsi" w:hAnsiTheme="minorHAnsi" w:cstheme="minorHAnsi"/>
            <w:szCs w:val="24"/>
          </w:rPr>
          <w:delText>roughly encompassing</w:delText>
        </w:r>
        <w:r w:rsidRPr="005F5E72">
          <w:rPr>
            <w:rFonts w:asciiTheme="minorHAnsi" w:hAnsiTheme="minorHAnsi" w:cstheme="minorHAnsi"/>
            <w:szCs w:val="24"/>
          </w:rPr>
          <w:delText xml:space="preserve"> the former Princely State of Jammu and Kashmir that was ruled by the </w:delText>
        </w:r>
        <w:r w:rsidR="0002541C" w:rsidRPr="005F5E72">
          <w:rPr>
            <w:rFonts w:asciiTheme="minorHAnsi" w:hAnsiTheme="minorHAnsi" w:cstheme="minorHAnsi"/>
            <w:szCs w:val="24"/>
          </w:rPr>
          <w:delText>Dogra</w:delText>
        </w:r>
        <w:r w:rsidRPr="005F5E72">
          <w:rPr>
            <w:rFonts w:asciiTheme="minorHAnsi" w:hAnsiTheme="minorHAnsi" w:cstheme="minorHAnsi"/>
            <w:szCs w:val="24"/>
          </w:rPr>
          <w:delText xml:space="preserve"> Dynasty</w:delText>
        </w:r>
        <w:r w:rsidR="00983FA9">
          <w:rPr>
            <w:rFonts w:asciiTheme="minorHAnsi" w:hAnsiTheme="minorHAnsi" w:cstheme="minorHAnsi"/>
            <w:szCs w:val="24"/>
          </w:rPr>
          <w:delText xml:space="preserve"> between 1846 and 1952</w:delText>
        </w:r>
        <w:r w:rsidRPr="005F5E72">
          <w:rPr>
            <w:rFonts w:asciiTheme="minorHAnsi" w:hAnsiTheme="minorHAnsi" w:cstheme="minorHAnsi"/>
            <w:szCs w:val="24"/>
          </w:rPr>
          <w:delText xml:space="preserve">. Despite a strong indigenous mobilization demanding democracy, political rights and redistribution of land and resources, the Princely State </w:delText>
        </w:r>
        <w:r w:rsidR="0002541C" w:rsidRPr="005F5E72">
          <w:rPr>
            <w:rFonts w:asciiTheme="minorHAnsi" w:hAnsiTheme="minorHAnsi" w:cstheme="minorHAnsi"/>
            <w:szCs w:val="24"/>
          </w:rPr>
          <w:delText xml:space="preserve">ended up as part of both </w:delText>
        </w:r>
        <w:r w:rsidRPr="005F5E72">
          <w:rPr>
            <w:rFonts w:asciiTheme="minorHAnsi" w:hAnsiTheme="minorHAnsi" w:cstheme="minorHAnsi"/>
            <w:szCs w:val="24"/>
          </w:rPr>
          <w:delText>India and Pakistan following the first Indo-Pak war in 1947</w:delText>
        </w:r>
        <w:r w:rsidR="00A8679F" w:rsidRPr="005F5E72">
          <w:rPr>
            <w:rFonts w:asciiTheme="minorHAnsi" w:hAnsiTheme="minorHAnsi" w:cstheme="minorHAnsi"/>
            <w:szCs w:val="24"/>
          </w:rPr>
          <w:delText>–</w:delText>
        </w:r>
        <w:r w:rsidRPr="005F5E72">
          <w:rPr>
            <w:rFonts w:asciiTheme="minorHAnsi" w:hAnsiTheme="minorHAnsi" w:cstheme="minorHAnsi"/>
            <w:szCs w:val="24"/>
          </w:rPr>
          <w:delText>1948. India and Pakistan</w:delText>
        </w:r>
        <w:r w:rsidR="001F5067" w:rsidRPr="005F5E72">
          <w:rPr>
            <w:rFonts w:asciiTheme="minorHAnsi" w:hAnsiTheme="minorHAnsi" w:cstheme="minorHAnsi"/>
            <w:szCs w:val="24"/>
          </w:rPr>
          <w:delText xml:space="preserve"> base </w:delText>
        </w:r>
        <w:r w:rsidR="00BF3B69" w:rsidRPr="005F5E72">
          <w:rPr>
            <w:rFonts w:asciiTheme="minorHAnsi" w:hAnsiTheme="minorHAnsi" w:cstheme="minorHAnsi"/>
            <w:szCs w:val="24"/>
          </w:rPr>
          <w:delText>their territorial</w:delText>
        </w:r>
        <w:r w:rsidR="00A8679F" w:rsidRPr="005F5E72">
          <w:rPr>
            <w:rFonts w:asciiTheme="minorHAnsi" w:hAnsiTheme="minorHAnsi" w:cstheme="minorHAnsi"/>
            <w:szCs w:val="24"/>
          </w:rPr>
          <w:delText xml:space="preserve"> claims</w:delText>
        </w:r>
        <w:r w:rsidR="001F5067" w:rsidRPr="005F5E72">
          <w:rPr>
            <w:rFonts w:asciiTheme="minorHAnsi" w:hAnsiTheme="minorHAnsi" w:cstheme="minorHAnsi"/>
            <w:szCs w:val="24"/>
          </w:rPr>
          <w:delText xml:space="preserve"> on Kashmir</w:delText>
        </w:r>
        <w:r w:rsidRPr="005F5E72">
          <w:rPr>
            <w:rFonts w:asciiTheme="minorHAnsi" w:hAnsiTheme="minorHAnsi" w:cstheme="minorHAnsi"/>
            <w:szCs w:val="24"/>
          </w:rPr>
          <w:delText xml:space="preserve"> as an integral part </w:delText>
        </w:r>
        <w:r w:rsidR="00917126" w:rsidRPr="005F5E72">
          <w:rPr>
            <w:rFonts w:asciiTheme="minorHAnsi" w:hAnsiTheme="minorHAnsi" w:cstheme="minorHAnsi"/>
            <w:szCs w:val="24"/>
          </w:rPr>
          <w:delText xml:space="preserve">of </w:delText>
        </w:r>
        <w:r w:rsidR="00A8679F" w:rsidRPr="005F5E72">
          <w:rPr>
            <w:rFonts w:asciiTheme="minorHAnsi" w:hAnsiTheme="minorHAnsi" w:cstheme="minorHAnsi"/>
            <w:szCs w:val="24"/>
          </w:rPr>
          <w:delText>their</w:delText>
        </w:r>
        <w:r w:rsidRPr="005F5E72">
          <w:rPr>
            <w:rFonts w:asciiTheme="minorHAnsi" w:hAnsiTheme="minorHAnsi" w:cstheme="minorHAnsi"/>
            <w:szCs w:val="24"/>
          </w:rPr>
          <w:delText xml:space="preserve"> national identit</w:delText>
        </w:r>
        <w:r w:rsidR="00A8679F" w:rsidRPr="005F5E72">
          <w:rPr>
            <w:rFonts w:asciiTheme="minorHAnsi" w:hAnsiTheme="minorHAnsi" w:cstheme="minorHAnsi"/>
            <w:szCs w:val="24"/>
          </w:rPr>
          <w:delText>ies</w:delText>
        </w:r>
        <w:r w:rsidR="000C198B" w:rsidRPr="005F5E72">
          <w:rPr>
            <w:rFonts w:asciiTheme="minorHAnsi" w:hAnsiTheme="minorHAnsi" w:cstheme="minorHAnsi"/>
            <w:szCs w:val="24"/>
          </w:rPr>
          <w:delText xml:space="preserve"> and ha</w:delText>
        </w:r>
        <w:r w:rsidR="00A8679F" w:rsidRPr="005F5E72">
          <w:rPr>
            <w:rFonts w:asciiTheme="minorHAnsi" w:hAnsiTheme="minorHAnsi" w:cstheme="minorHAnsi"/>
            <w:szCs w:val="24"/>
          </w:rPr>
          <w:delText>ve</w:delText>
        </w:r>
        <w:r w:rsidRPr="005F5E72">
          <w:rPr>
            <w:rFonts w:asciiTheme="minorHAnsi" w:hAnsiTheme="minorHAnsi" w:cstheme="minorHAnsi"/>
            <w:szCs w:val="24"/>
          </w:rPr>
          <w:delText xml:space="preserve"> </w:delText>
        </w:r>
        <w:r w:rsidR="00287395" w:rsidRPr="005F5E72">
          <w:rPr>
            <w:rFonts w:asciiTheme="minorHAnsi" w:hAnsiTheme="minorHAnsi" w:cstheme="minorHAnsi"/>
            <w:szCs w:val="24"/>
          </w:rPr>
          <w:delText>been engaged in</w:delText>
        </w:r>
        <w:r w:rsidR="001F5067" w:rsidRPr="005F5E72">
          <w:rPr>
            <w:rFonts w:asciiTheme="minorHAnsi" w:hAnsiTheme="minorHAnsi" w:cstheme="minorHAnsi"/>
            <w:szCs w:val="24"/>
          </w:rPr>
          <w:delText xml:space="preserve"> </w:delText>
        </w:r>
        <w:r w:rsidR="00D24488" w:rsidRPr="005F5E72">
          <w:rPr>
            <w:rFonts w:asciiTheme="minorHAnsi" w:hAnsiTheme="minorHAnsi" w:cstheme="minorHAnsi"/>
            <w:szCs w:val="24"/>
          </w:rPr>
          <w:delText>three</w:delText>
        </w:r>
        <w:r w:rsidR="001F5067" w:rsidRPr="005F5E72">
          <w:rPr>
            <w:rFonts w:asciiTheme="minorHAnsi" w:hAnsiTheme="minorHAnsi" w:cstheme="minorHAnsi"/>
            <w:szCs w:val="24"/>
          </w:rPr>
          <w:delText xml:space="preserve"> major wars</w:delText>
        </w:r>
        <w:r w:rsidR="00BF3B69" w:rsidRPr="005F5E72">
          <w:rPr>
            <w:rFonts w:asciiTheme="minorHAnsi" w:hAnsiTheme="minorHAnsi" w:cstheme="minorHAnsi"/>
            <w:szCs w:val="24"/>
          </w:rPr>
          <w:delText xml:space="preserve"> and minor border skirmishes</w:delText>
        </w:r>
        <w:r w:rsidR="000C198B" w:rsidRPr="005F5E72">
          <w:rPr>
            <w:rFonts w:asciiTheme="minorHAnsi" w:hAnsiTheme="minorHAnsi" w:cstheme="minorHAnsi"/>
            <w:szCs w:val="24"/>
          </w:rPr>
          <w:delText xml:space="preserve"> since </w:delText>
        </w:r>
        <w:r w:rsidR="00D24488" w:rsidRPr="005F5E72">
          <w:rPr>
            <w:rFonts w:asciiTheme="minorHAnsi" w:hAnsiTheme="minorHAnsi" w:cstheme="minorHAnsi"/>
            <w:szCs w:val="24"/>
          </w:rPr>
          <w:delText>1948</w:delText>
        </w:r>
        <w:r w:rsidR="001F5067" w:rsidRPr="005F5E72">
          <w:rPr>
            <w:rFonts w:asciiTheme="minorHAnsi" w:hAnsiTheme="minorHAnsi" w:cstheme="minorHAnsi"/>
            <w:szCs w:val="24"/>
          </w:rPr>
          <w:delText xml:space="preserve">. </w:delText>
        </w:r>
      </w:del>
    </w:p>
    <w:p w14:paraId="640E207A" w14:textId="77777777" w:rsidR="00983FA9" w:rsidRDefault="00983FA9" w:rsidP="00983FA9">
      <w:pPr>
        <w:pStyle w:val="Emmasnormal"/>
        <w:rPr>
          <w:del w:id="563" w:author="ikedan" w:date="2026-09-25T21:13:00Z" w16du:dateUtc="2026-09-26T01:13:00Z"/>
          <w:rFonts w:asciiTheme="minorHAnsi" w:hAnsiTheme="minorHAnsi" w:cstheme="minorHAnsi"/>
          <w:szCs w:val="24"/>
        </w:rPr>
      </w:pPr>
    </w:p>
    <w:p w14:paraId="3F917747" w14:textId="6E26232E" w:rsidR="000A12B0" w:rsidRPr="005F5E72" w:rsidRDefault="000A12B0" w:rsidP="00983FA9">
      <w:pPr>
        <w:pStyle w:val="Emmasnormal"/>
        <w:rPr>
          <w:del w:id="564" w:author="ikedan" w:date="2026-09-25T21:13:00Z" w16du:dateUtc="2026-09-26T01:13:00Z"/>
          <w:rFonts w:asciiTheme="minorHAnsi" w:hAnsiTheme="minorHAnsi" w:cstheme="minorHAnsi"/>
          <w:szCs w:val="24"/>
        </w:rPr>
      </w:pPr>
      <w:del w:id="565" w:author="ikedan" w:date="2026-09-25T21:13:00Z" w16du:dateUtc="2026-09-26T01:13:00Z">
        <w:r w:rsidRPr="005F5E72">
          <w:rPr>
            <w:rFonts w:asciiTheme="minorHAnsi" w:hAnsiTheme="minorHAnsi" w:cstheme="minorHAnsi"/>
            <w:szCs w:val="24"/>
          </w:rPr>
          <w:delText xml:space="preserve">In 1987, people took to the street </w:delText>
        </w:r>
        <w:r w:rsidRPr="008F218A">
          <w:rPr>
            <w:rFonts w:asciiTheme="minorHAnsi" w:hAnsiTheme="minorHAnsi" w:cstheme="minorHAnsi"/>
            <w:i/>
            <w:szCs w:val="24"/>
          </w:rPr>
          <w:delText>en masse</w:delText>
        </w:r>
        <w:r w:rsidRPr="005F5E72">
          <w:rPr>
            <w:rFonts w:asciiTheme="minorHAnsi" w:hAnsiTheme="minorHAnsi" w:cstheme="minorHAnsi"/>
            <w:szCs w:val="24"/>
          </w:rPr>
          <w:delText xml:space="preserve"> to protest the defeat of a popular local party in allegedly rigged state elections. This ignited the </w:delText>
        </w:r>
        <w:r w:rsidR="00825A0A" w:rsidRPr="005F5E72">
          <w:rPr>
            <w:rFonts w:asciiTheme="minorHAnsi" w:hAnsiTheme="minorHAnsi" w:cstheme="minorHAnsi"/>
            <w:szCs w:val="24"/>
          </w:rPr>
          <w:delText>contemporary</w:delText>
        </w:r>
        <w:r w:rsidR="000C198B" w:rsidRPr="005F5E72">
          <w:rPr>
            <w:rFonts w:asciiTheme="minorHAnsi" w:hAnsiTheme="minorHAnsi" w:cstheme="minorHAnsi"/>
            <w:szCs w:val="24"/>
          </w:rPr>
          <w:delText xml:space="preserve"> Kashmiri</w:delText>
        </w:r>
        <w:r w:rsidR="00825A0A" w:rsidRPr="005F5E72">
          <w:rPr>
            <w:rFonts w:asciiTheme="minorHAnsi" w:hAnsiTheme="minorHAnsi" w:cstheme="minorHAnsi"/>
            <w:szCs w:val="24"/>
          </w:rPr>
          <w:delText xml:space="preserve"> </w:delText>
        </w:r>
        <w:r w:rsidRPr="005F5E72">
          <w:rPr>
            <w:rFonts w:asciiTheme="minorHAnsi" w:hAnsiTheme="minorHAnsi" w:cstheme="minorHAnsi"/>
            <w:szCs w:val="24"/>
          </w:rPr>
          <w:delText>movement for self-determination</w:delText>
        </w:r>
        <w:r w:rsidR="000C198B" w:rsidRPr="005F5E72">
          <w:rPr>
            <w:rFonts w:asciiTheme="minorHAnsi" w:hAnsiTheme="minorHAnsi" w:cstheme="minorHAnsi"/>
            <w:szCs w:val="24"/>
          </w:rPr>
          <w:delText>.</w:delText>
        </w:r>
        <w:r w:rsidR="00B96983" w:rsidRPr="005F5E72">
          <w:rPr>
            <w:rFonts w:asciiTheme="minorHAnsi" w:hAnsiTheme="minorHAnsi" w:cstheme="minorHAnsi"/>
            <w:szCs w:val="24"/>
          </w:rPr>
          <w:delText xml:space="preserve"> </w:delText>
        </w:r>
        <w:r w:rsidR="000C198B" w:rsidRPr="005F5E72">
          <w:rPr>
            <w:rFonts w:asciiTheme="minorHAnsi" w:hAnsiTheme="minorHAnsi" w:cstheme="minorHAnsi"/>
            <w:szCs w:val="24"/>
          </w:rPr>
          <w:delText>T</w:delText>
        </w:r>
        <w:r w:rsidRPr="005F5E72">
          <w:rPr>
            <w:rFonts w:asciiTheme="minorHAnsi" w:hAnsiTheme="minorHAnsi" w:cstheme="minorHAnsi"/>
            <w:szCs w:val="24"/>
          </w:rPr>
          <w:delText>housands of men and some women</w:delText>
        </w:r>
        <w:r w:rsidR="000C198B" w:rsidRPr="005F5E72">
          <w:rPr>
            <w:rFonts w:asciiTheme="minorHAnsi" w:hAnsiTheme="minorHAnsi" w:cstheme="minorHAnsi"/>
            <w:szCs w:val="24"/>
          </w:rPr>
          <w:delText xml:space="preserve"> </w:delText>
        </w:r>
        <w:r w:rsidRPr="005F5E72">
          <w:rPr>
            <w:rFonts w:asciiTheme="minorHAnsi" w:hAnsiTheme="minorHAnsi" w:cstheme="minorHAnsi"/>
            <w:szCs w:val="24"/>
          </w:rPr>
          <w:delText>join</w:delText>
        </w:r>
        <w:r w:rsidR="000C198B" w:rsidRPr="005F5E72">
          <w:rPr>
            <w:rFonts w:asciiTheme="minorHAnsi" w:hAnsiTheme="minorHAnsi" w:cstheme="minorHAnsi"/>
            <w:szCs w:val="24"/>
          </w:rPr>
          <w:delText>ed</w:delText>
        </w:r>
        <w:r w:rsidRPr="005F5E72">
          <w:rPr>
            <w:rFonts w:asciiTheme="minorHAnsi" w:hAnsiTheme="minorHAnsi" w:cstheme="minorHAnsi"/>
            <w:szCs w:val="24"/>
          </w:rPr>
          <w:delText xml:space="preserve"> militant </w:delText>
        </w:r>
        <w:r w:rsidR="000C198B" w:rsidRPr="005F5E72">
          <w:rPr>
            <w:rFonts w:asciiTheme="minorHAnsi" w:hAnsiTheme="minorHAnsi" w:cstheme="minorHAnsi"/>
            <w:szCs w:val="24"/>
          </w:rPr>
          <w:delText xml:space="preserve">resistance </w:delText>
        </w:r>
        <w:r w:rsidRPr="005F5E72">
          <w:rPr>
            <w:rFonts w:asciiTheme="minorHAnsi" w:hAnsiTheme="minorHAnsi" w:cstheme="minorHAnsi"/>
            <w:szCs w:val="24"/>
          </w:rPr>
          <w:delText>groups in a guerrilla war against the Indian state and security forces. The Indian authorities responded</w:delText>
        </w:r>
        <w:r w:rsidR="00DB4509" w:rsidRPr="005F5E72">
          <w:rPr>
            <w:rFonts w:asciiTheme="minorHAnsi" w:hAnsiTheme="minorHAnsi" w:cstheme="minorHAnsi"/>
            <w:szCs w:val="24"/>
          </w:rPr>
          <w:delText xml:space="preserve"> militarily</w:delText>
        </w:r>
        <w:r w:rsidRPr="005F5E72">
          <w:rPr>
            <w:rFonts w:asciiTheme="minorHAnsi" w:hAnsiTheme="minorHAnsi" w:cstheme="minorHAnsi"/>
            <w:szCs w:val="24"/>
          </w:rPr>
          <w:delText>, sending in an unprecedented number of troops and using torture, disappearances</w:delText>
        </w:r>
        <w:r w:rsidR="00172B28">
          <w:rPr>
            <w:rFonts w:asciiTheme="minorHAnsi" w:hAnsiTheme="minorHAnsi" w:cstheme="minorHAnsi"/>
            <w:szCs w:val="24"/>
          </w:rPr>
          <w:delText>,</w:delText>
        </w:r>
        <w:r w:rsidRPr="005F5E72">
          <w:rPr>
            <w:rFonts w:asciiTheme="minorHAnsi" w:hAnsiTheme="minorHAnsi" w:cstheme="minorHAnsi"/>
            <w:szCs w:val="24"/>
          </w:rPr>
          <w:delText xml:space="preserve"> and sexual violence to curb the resistance movement. As the army viewed Kashmiri men as suspicious and potential militants, women began helping with smuggling weapons and clearing civilians ahead of attacks, in addition to providing shelter, food and medical care to militants</w:delText>
        </w:r>
        <w:r w:rsidR="00DB4509" w:rsidRPr="005F5E72">
          <w:rPr>
            <w:rFonts w:asciiTheme="minorHAnsi" w:hAnsiTheme="minorHAnsi" w:cstheme="minorHAnsi"/>
            <w:szCs w:val="24"/>
          </w:rPr>
          <w:delText xml:space="preserve"> and their families</w:delText>
        </w:r>
        <w:r w:rsidRPr="005F5E72">
          <w:rPr>
            <w:rFonts w:asciiTheme="minorHAnsi" w:hAnsiTheme="minorHAnsi" w:cstheme="minorHAnsi"/>
            <w:szCs w:val="24"/>
          </w:rPr>
          <w:delText xml:space="preserve"> (Parashar 2014). While the popularity of the militan</w:delText>
        </w:r>
        <w:r w:rsidR="000C198B" w:rsidRPr="005F5E72">
          <w:rPr>
            <w:rFonts w:asciiTheme="minorHAnsi" w:hAnsiTheme="minorHAnsi" w:cstheme="minorHAnsi"/>
            <w:szCs w:val="24"/>
          </w:rPr>
          <w:delText>ts</w:delText>
        </w:r>
        <w:r w:rsidRPr="005F5E72">
          <w:rPr>
            <w:rFonts w:asciiTheme="minorHAnsi" w:hAnsiTheme="minorHAnsi" w:cstheme="minorHAnsi"/>
            <w:szCs w:val="24"/>
          </w:rPr>
          <w:delText xml:space="preserve"> waned in the mid</w:delText>
        </w:r>
        <w:r w:rsidR="00924CD6" w:rsidRPr="005F5E72">
          <w:rPr>
            <w:rFonts w:asciiTheme="minorHAnsi" w:hAnsiTheme="minorHAnsi" w:cstheme="minorHAnsi"/>
            <w:szCs w:val="24"/>
          </w:rPr>
          <w:delText>–</w:delText>
        </w:r>
        <w:r w:rsidRPr="005F5E72">
          <w:rPr>
            <w:rFonts w:asciiTheme="minorHAnsi" w:hAnsiTheme="minorHAnsi" w:cstheme="minorHAnsi"/>
            <w:szCs w:val="24"/>
          </w:rPr>
          <w:delText xml:space="preserve">1990s, anger and frustration about the political situation </w:delText>
        </w:r>
        <w:r w:rsidR="000C198B" w:rsidRPr="005F5E72">
          <w:rPr>
            <w:rFonts w:asciiTheme="minorHAnsi" w:hAnsiTheme="minorHAnsi" w:cstheme="minorHAnsi"/>
            <w:szCs w:val="24"/>
          </w:rPr>
          <w:delText xml:space="preserve">continued to </w:delText>
        </w:r>
        <w:r w:rsidRPr="005F5E72">
          <w:rPr>
            <w:rFonts w:asciiTheme="minorHAnsi" w:hAnsiTheme="minorHAnsi" w:cstheme="minorHAnsi"/>
            <w:szCs w:val="24"/>
          </w:rPr>
          <w:delText xml:space="preserve">simmer as the demands for </w:delText>
        </w:r>
        <w:r w:rsidR="00DB4509" w:rsidRPr="005F5E72">
          <w:rPr>
            <w:rFonts w:asciiTheme="minorHAnsi" w:hAnsiTheme="minorHAnsi" w:cstheme="minorHAnsi"/>
            <w:szCs w:val="24"/>
          </w:rPr>
          <w:delText xml:space="preserve">self-determination </w:delText>
        </w:r>
        <w:r w:rsidRPr="005F5E72">
          <w:rPr>
            <w:rFonts w:asciiTheme="minorHAnsi" w:hAnsiTheme="minorHAnsi" w:cstheme="minorHAnsi"/>
            <w:szCs w:val="24"/>
          </w:rPr>
          <w:delText>were not yet met. The summers of 2008, 2009 and 2010 saw large-scale clashes between th</w:delText>
        </w:r>
        <w:r w:rsidR="00B058BF">
          <w:rPr>
            <w:rFonts w:asciiTheme="minorHAnsi" w:hAnsiTheme="minorHAnsi" w:cstheme="minorHAnsi"/>
            <w:szCs w:val="24"/>
          </w:rPr>
          <w:delText xml:space="preserve">e Indian army and </w:delText>
        </w:r>
        <w:r w:rsidR="00DB4509" w:rsidRPr="005F5E72">
          <w:rPr>
            <w:rFonts w:asciiTheme="minorHAnsi" w:hAnsiTheme="minorHAnsi" w:cstheme="minorHAnsi"/>
            <w:szCs w:val="24"/>
          </w:rPr>
          <w:delText>protestors</w:delText>
        </w:r>
        <w:r w:rsidR="000C198B" w:rsidRPr="005F5E72">
          <w:rPr>
            <w:rFonts w:asciiTheme="minorHAnsi" w:hAnsiTheme="minorHAnsi" w:cstheme="minorHAnsi"/>
            <w:szCs w:val="24"/>
          </w:rPr>
          <w:delText xml:space="preserve">. However, the </w:delText>
        </w:r>
        <w:r w:rsidR="00924CD6" w:rsidRPr="005F5E72">
          <w:rPr>
            <w:rFonts w:asciiTheme="minorHAnsi" w:hAnsiTheme="minorHAnsi" w:cstheme="minorHAnsi"/>
            <w:szCs w:val="24"/>
          </w:rPr>
          <w:delText xml:space="preserve">mass mobilization of </w:delText>
        </w:r>
        <w:r w:rsidR="000C198B" w:rsidRPr="005F5E72">
          <w:rPr>
            <w:rFonts w:asciiTheme="minorHAnsi" w:hAnsiTheme="minorHAnsi" w:cstheme="minorHAnsi"/>
            <w:szCs w:val="24"/>
          </w:rPr>
          <w:delText xml:space="preserve">summer </w:delText>
        </w:r>
        <w:r w:rsidRPr="005F5E72">
          <w:rPr>
            <w:rFonts w:asciiTheme="minorHAnsi" w:hAnsiTheme="minorHAnsi" w:cstheme="minorHAnsi"/>
            <w:szCs w:val="24"/>
          </w:rPr>
          <w:delText xml:space="preserve">2016 </w:delText>
        </w:r>
        <w:r w:rsidR="000C198B" w:rsidRPr="005F5E72">
          <w:rPr>
            <w:rFonts w:asciiTheme="minorHAnsi" w:hAnsiTheme="minorHAnsi" w:cstheme="minorHAnsi"/>
            <w:szCs w:val="24"/>
          </w:rPr>
          <w:delText>marks a different turn</w:delText>
        </w:r>
        <w:r w:rsidRPr="005F5E72">
          <w:rPr>
            <w:rFonts w:asciiTheme="minorHAnsi" w:hAnsiTheme="minorHAnsi" w:cstheme="minorHAnsi"/>
            <w:szCs w:val="24"/>
          </w:rPr>
          <w:delText xml:space="preserve">. This new phase is led by young people who grew up during the </w:delText>
        </w:r>
        <w:r w:rsidR="00DB4509" w:rsidRPr="005F5E72">
          <w:rPr>
            <w:rFonts w:asciiTheme="minorHAnsi" w:hAnsiTheme="minorHAnsi" w:cstheme="minorHAnsi"/>
            <w:szCs w:val="24"/>
          </w:rPr>
          <w:delText xml:space="preserve">militancy years </w:delText>
        </w:r>
        <w:r w:rsidR="00924CD6" w:rsidRPr="005F5E72">
          <w:rPr>
            <w:rFonts w:asciiTheme="minorHAnsi" w:hAnsiTheme="minorHAnsi" w:cstheme="minorHAnsi"/>
            <w:szCs w:val="24"/>
          </w:rPr>
          <w:delText>of</w:delText>
        </w:r>
        <w:r w:rsidRPr="005F5E72">
          <w:rPr>
            <w:rFonts w:asciiTheme="minorHAnsi" w:hAnsiTheme="minorHAnsi" w:cstheme="minorHAnsi"/>
            <w:szCs w:val="24"/>
          </w:rPr>
          <w:delText xml:space="preserve"> the 1990s</w:delText>
        </w:r>
        <w:r w:rsidR="00FD0527" w:rsidRPr="005F5E72">
          <w:rPr>
            <w:rFonts w:asciiTheme="minorHAnsi" w:hAnsiTheme="minorHAnsi" w:cstheme="minorHAnsi"/>
            <w:szCs w:val="24"/>
          </w:rPr>
          <w:delText xml:space="preserve">. It </w:delText>
        </w:r>
        <w:r w:rsidRPr="005F5E72">
          <w:rPr>
            <w:rFonts w:asciiTheme="minorHAnsi" w:hAnsiTheme="minorHAnsi" w:cstheme="minorHAnsi"/>
            <w:szCs w:val="24"/>
          </w:rPr>
          <w:delText>can be characterized by mass demonstrations on the streets of cities and towns all over the Kashmir Valley</w:delText>
        </w:r>
        <w:r w:rsidR="00FD0527" w:rsidRPr="005F5E72">
          <w:rPr>
            <w:rFonts w:asciiTheme="minorHAnsi" w:hAnsiTheme="minorHAnsi" w:cstheme="minorHAnsi"/>
            <w:szCs w:val="24"/>
          </w:rPr>
          <w:delText>, as well as</w:delText>
        </w:r>
        <w:r w:rsidR="00FD0527" w:rsidRPr="005F5E72">
          <w:rPr>
            <w:rFonts w:asciiTheme="minorHAnsi" w:hAnsiTheme="minorHAnsi" w:cstheme="minorHAnsi"/>
            <w:i/>
            <w:szCs w:val="24"/>
          </w:rPr>
          <w:delText xml:space="preserve"> hartals</w:delText>
        </w:r>
        <w:r w:rsidR="00FD0527" w:rsidRPr="005F5E72">
          <w:rPr>
            <w:rFonts w:asciiTheme="minorHAnsi" w:hAnsiTheme="minorHAnsi" w:cstheme="minorHAnsi"/>
            <w:szCs w:val="24"/>
          </w:rPr>
          <w:delText xml:space="preserve"> (strikes) observed </w:delText>
        </w:r>
        <w:r w:rsidR="00D24488" w:rsidRPr="005F5E72">
          <w:rPr>
            <w:rFonts w:asciiTheme="minorHAnsi" w:hAnsiTheme="minorHAnsi" w:cstheme="minorHAnsi"/>
            <w:szCs w:val="24"/>
          </w:rPr>
          <w:delText xml:space="preserve">by </w:delText>
        </w:r>
        <w:r w:rsidR="00C17256" w:rsidRPr="005F5E72">
          <w:rPr>
            <w:rFonts w:asciiTheme="minorHAnsi" w:hAnsiTheme="minorHAnsi" w:cstheme="minorHAnsi"/>
            <w:szCs w:val="24"/>
          </w:rPr>
          <w:delText>government employees, school teachers and many others</w:delText>
        </w:r>
        <w:r w:rsidR="00D24488" w:rsidRPr="005F5E72">
          <w:rPr>
            <w:rFonts w:asciiTheme="minorHAnsi" w:hAnsiTheme="minorHAnsi" w:cstheme="minorHAnsi"/>
            <w:szCs w:val="24"/>
          </w:rPr>
          <w:delText>.</w:delText>
        </w:r>
        <w:r w:rsidR="00C17256" w:rsidRPr="005F5E72">
          <w:rPr>
            <w:rFonts w:asciiTheme="minorHAnsi" w:hAnsiTheme="minorHAnsi" w:cstheme="minorHAnsi"/>
            <w:szCs w:val="24"/>
          </w:rPr>
          <w:delText xml:space="preserve"> </w:delText>
        </w:r>
      </w:del>
    </w:p>
    <w:p w14:paraId="0D00DBF0" w14:textId="77777777" w:rsidR="00983FA9" w:rsidRDefault="00983FA9" w:rsidP="00983FA9">
      <w:pPr>
        <w:pStyle w:val="Emmasnormal"/>
        <w:rPr>
          <w:del w:id="566" w:author="ikedan" w:date="2026-09-25T21:13:00Z" w16du:dateUtc="2026-09-26T01:13:00Z"/>
          <w:rFonts w:asciiTheme="minorHAnsi" w:hAnsiTheme="minorHAnsi" w:cstheme="minorHAnsi"/>
          <w:szCs w:val="24"/>
        </w:rPr>
      </w:pPr>
    </w:p>
    <w:p w14:paraId="095A5CB6" w14:textId="2D9BEEC0" w:rsidR="00FA7078" w:rsidRDefault="000A12B0" w:rsidP="00983FA9">
      <w:pPr>
        <w:pStyle w:val="Emmasnormal"/>
        <w:rPr>
          <w:del w:id="567" w:author="ikedan" w:date="2026-09-25T21:13:00Z" w16du:dateUtc="2026-09-26T01:13:00Z"/>
          <w:rFonts w:asciiTheme="minorHAnsi" w:hAnsiTheme="minorHAnsi" w:cstheme="minorHAnsi"/>
          <w:szCs w:val="24"/>
        </w:rPr>
      </w:pPr>
      <w:del w:id="568" w:author="ikedan" w:date="2026-09-25T21:13:00Z" w16du:dateUtc="2026-09-26T01:13:00Z">
        <w:r w:rsidRPr="005F5E72">
          <w:rPr>
            <w:rFonts w:asciiTheme="minorHAnsi" w:hAnsiTheme="minorHAnsi" w:cstheme="minorHAnsi"/>
            <w:szCs w:val="24"/>
          </w:rPr>
          <w:delText xml:space="preserve">This Conversations </w:delText>
        </w:r>
        <w:r w:rsidR="00F96A01" w:rsidRPr="005F5E72">
          <w:rPr>
            <w:rFonts w:asciiTheme="minorHAnsi" w:hAnsiTheme="minorHAnsi" w:cstheme="minorHAnsi"/>
            <w:szCs w:val="24"/>
          </w:rPr>
          <w:delText xml:space="preserve">forum </w:delText>
        </w:r>
        <w:r w:rsidRPr="005F5E72">
          <w:rPr>
            <w:rFonts w:asciiTheme="minorHAnsi" w:hAnsiTheme="minorHAnsi" w:cstheme="minorHAnsi"/>
            <w:szCs w:val="24"/>
          </w:rPr>
          <w:delText xml:space="preserve">is a timely intervention to explore how a gender analysis contributes to our understanding of the </w:delText>
        </w:r>
        <w:r w:rsidR="00DB4509" w:rsidRPr="005F5E72">
          <w:rPr>
            <w:rFonts w:asciiTheme="minorHAnsi" w:hAnsiTheme="minorHAnsi" w:cstheme="minorHAnsi"/>
            <w:szCs w:val="24"/>
          </w:rPr>
          <w:delText xml:space="preserve">ongoing </w:delText>
        </w:r>
        <w:r w:rsidRPr="005F5E72">
          <w:rPr>
            <w:rFonts w:asciiTheme="minorHAnsi" w:hAnsiTheme="minorHAnsi" w:cstheme="minorHAnsi"/>
            <w:szCs w:val="24"/>
          </w:rPr>
          <w:delText>conflict in Kashmir</w:delText>
        </w:r>
        <w:r w:rsidR="00DB4509" w:rsidRPr="005F5E72">
          <w:rPr>
            <w:rFonts w:asciiTheme="minorHAnsi" w:hAnsiTheme="minorHAnsi" w:cstheme="minorHAnsi"/>
            <w:szCs w:val="24"/>
          </w:rPr>
          <w:delText>.</w:delText>
        </w:r>
        <w:r w:rsidRPr="005F5E72">
          <w:rPr>
            <w:rFonts w:asciiTheme="minorHAnsi" w:hAnsiTheme="minorHAnsi" w:cstheme="minorHAnsi"/>
            <w:szCs w:val="24"/>
          </w:rPr>
          <w:delText xml:space="preserve"> </w:delText>
        </w:r>
        <w:r w:rsidR="00DB4509" w:rsidRPr="005F5E72">
          <w:rPr>
            <w:rFonts w:asciiTheme="minorHAnsi" w:hAnsiTheme="minorHAnsi" w:cstheme="minorHAnsi"/>
            <w:szCs w:val="24"/>
          </w:rPr>
          <w:delText xml:space="preserve">It </w:delText>
        </w:r>
        <w:r w:rsidRPr="005F5E72">
          <w:rPr>
            <w:rFonts w:asciiTheme="minorHAnsi" w:hAnsiTheme="minorHAnsi" w:cstheme="minorHAnsi"/>
            <w:szCs w:val="24"/>
          </w:rPr>
          <w:delText>specifically focuses on the different conceptions of femininities and masculinities held by Kashmiris and the Indian state. A growing</w:delText>
        </w:r>
        <w:r w:rsidR="005F33E4">
          <w:rPr>
            <w:rFonts w:asciiTheme="minorHAnsi" w:hAnsiTheme="minorHAnsi" w:cstheme="minorHAnsi"/>
            <w:szCs w:val="24"/>
          </w:rPr>
          <w:delText xml:space="preserve"> body of feminist literature </w:delText>
        </w:r>
        <w:r w:rsidRPr="005F5E72">
          <w:rPr>
            <w:rFonts w:asciiTheme="minorHAnsi" w:hAnsiTheme="minorHAnsi" w:cstheme="minorHAnsi"/>
            <w:szCs w:val="24"/>
          </w:rPr>
          <w:delText xml:space="preserve">has explored the impact of the long-term conflict on </w:delText>
        </w:r>
        <w:r w:rsidR="005F33E4">
          <w:rPr>
            <w:rFonts w:asciiTheme="minorHAnsi" w:hAnsiTheme="minorHAnsi" w:cstheme="minorHAnsi"/>
            <w:szCs w:val="24"/>
          </w:rPr>
          <w:delText xml:space="preserve">Kashmiri </w:delText>
        </w:r>
        <w:r w:rsidRPr="005F5E72">
          <w:rPr>
            <w:rFonts w:asciiTheme="minorHAnsi" w:hAnsiTheme="minorHAnsi" w:cstheme="minorHAnsi"/>
            <w:szCs w:val="24"/>
          </w:rPr>
          <w:delText>women (Manchanda 2001</w:delText>
        </w:r>
        <w:r w:rsidR="00924CD6" w:rsidRPr="005F5E72">
          <w:rPr>
            <w:rFonts w:asciiTheme="minorHAnsi" w:hAnsiTheme="minorHAnsi" w:cstheme="minorHAnsi"/>
            <w:szCs w:val="24"/>
          </w:rPr>
          <w:delText>;</w:delText>
        </w:r>
        <w:r w:rsidRPr="005F5E72">
          <w:rPr>
            <w:rFonts w:asciiTheme="minorHAnsi" w:hAnsiTheme="minorHAnsi" w:cstheme="minorHAnsi"/>
            <w:szCs w:val="24"/>
          </w:rPr>
          <w:delText xml:space="preserve"> Kazi 2009), unpacked the roles women played in the resistance movement (Kazi 2009</w:delText>
        </w:r>
        <w:r w:rsidR="00924CD6" w:rsidRPr="005F5E72">
          <w:rPr>
            <w:rFonts w:asciiTheme="minorHAnsi" w:hAnsiTheme="minorHAnsi" w:cstheme="minorHAnsi"/>
            <w:szCs w:val="24"/>
          </w:rPr>
          <w:delText>;</w:delText>
        </w:r>
        <w:r w:rsidRPr="005F5E72">
          <w:rPr>
            <w:rFonts w:asciiTheme="minorHAnsi" w:hAnsiTheme="minorHAnsi" w:cstheme="minorHAnsi"/>
            <w:szCs w:val="24"/>
          </w:rPr>
          <w:delText xml:space="preserve"> Parashar 2014) and uncovered their stake in peacebuilding (Shekhawat 2014). Yet, there is a gap in the scholarship on the role of gender norms and practices in driving the resistance movement and the response</w:delText>
        </w:r>
        <w:r w:rsidR="00DB4509" w:rsidRPr="005F5E72">
          <w:rPr>
            <w:rFonts w:asciiTheme="minorHAnsi" w:hAnsiTheme="minorHAnsi" w:cstheme="minorHAnsi"/>
            <w:szCs w:val="24"/>
          </w:rPr>
          <w:delText>s</w:delText>
        </w:r>
        <w:r w:rsidRPr="005F5E72">
          <w:rPr>
            <w:rFonts w:asciiTheme="minorHAnsi" w:hAnsiTheme="minorHAnsi" w:cstheme="minorHAnsi"/>
            <w:szCs w:val="24"/>
          </w:rPr>
          <w:delText xml:space="preserve"> from the </w:delText>
        </w:r>
        <w:r w:rsidR="00DB4509" w:rsidRPr="005F5E72">
          <w:rPr>
            <w:rFonts w:asciiTheme="minorHAnsi" w:hAnsiTheme="minorHAnsi" w:cstheme="minorHAnsi"/>
            <w:szCs w:val="24"/>
          </w:rPr>
          <w:delText xml:space="preserve">Indian state and </w:delText>
        </w:r>
        <w:r w:rsidRPr="005F5E72">
          <w:rPr>
            <w:rFonts w:asciiTheme="minorHAnsi" w:hAnsiTheme="minorHAnsi" w:cstheme="minorHAnsi"/>
            <w:szCs w:val="24"/>
          </w:rPr>
          <w:delText>security forces. Since the late 1980s, gendered images of victimized, mourning women and gun-toting, violent men have frequently circulated, leaving little space for non-essentialized femininities and masculinities in representations on Kashmir. We therefore invited pe</w:delText>
        </w:r>
        <w:r w:rsidR="00A70A73" w:rsidRPr="005F5E72">
          <w:rPr>
            <w:rFonts w:asciiTheme="minorHAnsi" w:hAnsiTheme="minorHAnsi" w:cstheme="minorHAnsi"/>
            <w:szCs w:val="24"/>
          </w:rPr>
          <w:delText xml:space="preserve">rspectives that consider </w:delText>
        </w:r>
        <w:r w:rsidRPr="005F5E72">
          <w:rPr>
            <w:rFonts w:asciiTheme="minorHAnsi" w:hAnsiTheme="minorHAnsi" w:cstheme="minorHAnsi"/>
            <w:szCs w:val="24"/>
          </w:rPr>
          <w:delText>manifestations of femininities and masculinities</w:delText>
        </w:r>
        <w:r w:rsidR="00A70A73" w:rsidRPr="005F5E72">
          <w:rPr>
            <w:rFonts w:asciiTheme="minorHAnsi" w:hAnsiTheme="minorHAnsi" w:cstheme="minorHAnsi"/>
            <w:szCs w:val="24"/>
          </w:rPr>
          <w:delText xml:space="preserve"> </w:delText>
        </w:r>
        <w:r w:rsidRPr="005F5E72">
          <w:rPr>
            <w:rFonts w:asciiTheme="minorHAnsi" w:hAnsiTheme="minorHAnsi" w:cstheme="minorHAnsi"/>
            <w:szCs w:val="24"/>
          </w:rPr>
          <w:delText>in more nuance</w:delText>
        </w:r>
        <w:r w:rsidR="00DB4509" w:rsidRPr="005F5E72">
          <w:rPr>
            <w:rFonts w:asciiTheme="minorHAnsi" w:hAnsiTheme="minorHAnsi" w:cstheme="minorHAnsi"/>
            <w:szCs w:val="24"/>
          </w:rPr>
          <w:delText>d ways</w:delText>
        </w:r>
        <w:r w:rsidRPr="005F5E72">
          <w:rPr>
            <w:rFonts w:asciiTheme="minorHAnsi" w:hAnsiTheme="minorHAnsi" w:cstheme="minorHAnsi"/>
            <w:szCs w:val="24"/>
          </w:rPr>
          <w:delText>.</w:delText>
        </w:r>
        <w:r w:rsidR="002929A1" w:rsidRPr="005F5E72">
          <w:rPr>
            <w:rFonts w:asciiTheme="minorHAnsi" w:hAnsiTheme="minorHAnsi" w:cstheme="minorHAnsi"/>
            <w:b/>
            <w:szCs w:val="24"/>
          </w:rPr>
          <w:delText xml:space="preserve"> </w:delText>
        </w:r>
        <w:r w:rsidR="00A70A73" w:rsidRPr="005F5E72">
          <w:rPr>
            <w:rFonts w:asciiTheme="minorHAnsi" w:hAnsiTheme="minorHAnsi" w:cstheme="minorHAnsi"/>
            <w:szCs w:val="24"/>
          </w:rPr>
          <w:delText xml:space="preserve">The pieces in this </w:delText>
        </w:r>
        <w:r w:rsidR="00F96A01" w:rsidRPr="005F5E72">
          <w:rPr>
            <w:rFonts w:asciiTheme="minorHAnsi" w:hAnsiTheme="minorHAnsi" w:cstheme="minorHAnsi"/>
            <w:szCs w:val="24"/>
          </w:rPr>
          <w:delText xml:space="preserve">forum </w:delText>
        </w:r>
        <w:r w:rsidR="00A70A73" w:rsidRPr="005F5E72">
          <w:rPr>
            <w:rFonts w:asciiTheme="minorHAnsi" w:hAnsiTheme="minorHAnsi" w:cstheme="minorHAnsi"/>
            <w:szCs w:val="24"/>
          </w:rPr>
          <w:delText>use both theoretical and empirical approaches to</w:delText>
        </w:r>
        <w:r w:rsidR="00825A0A" w:rsidRPr="005F5E72">
          <w:rPr>
            <w:rFonts w:asciiTheme="minorHAnsi" w:hAnsiTheme="minorHAnsi" w:cstheme="minorHAnsi"/>
            <w:szCs w:val="24"/>
          </w:rPr>
          <w:delText xml:space="preserve"> unpack how women and men have engaged in the resistance movement,</w:delText>
        </w:r>
        <w:r w:rsidR="00A70A73" w:rsidRPr="005F5E72">
          <w:rPr>
            <w:rFonts w:asciiTheme="minorHAnsi" w:hAnsiTheme="minorHAnsi" w:cstheme="minorHAnsi"/>
            <w:szCs w:val="24"/>
          </w:rPr>
          <w:delText xml:space="preserve"> </w:delText>
        </w:r>
        <w:r w:rsidR="00825A0A" w:rsidRPr="005F5E72">
          <w:rPr>
            <w:rFonts w:asciiTheme="minorHAnsi" w:hAnsiTheme="minorHAnsi" w:cstheme="minorHAnsi"/>
            <w:szCs w:val="24"/>
          </w:rPr>
          <w:delText>tracing how femininit</w:delText>
        </w:r>
        <w:r w:rsidR="0050487A" w:rsidRPr="005F5E72">
          <w:rPr>
            <w:rFonts w:asciiTheme="minorHAnsi" w:hAnsiTheme="minorHAnsi" w:cstheme="minorHAnsi"/>
            <w:szCs w:val="24"/>
          </w:rPr>
          <w:delText>ies</w:delText>
        </w:r>
        <w:r w:rsidR="00825A0A" w:rsidRPr="005F5E72">
          <w:rPr>
            <w:rFonts w:asciiTheme="minorHAnsi" w:hAnsiTheme="minorHAnsi" w:cstheme="minorHAnsi"/>
            <w:szCs w:val="24"/>
          </w:rPr>
          <w:delText xml:space="preserve"> and masculinit</w:delText>
        </w:r>
        <w:r w:rsidR="0050487A" w:rsidRPr="005F5E72">
          <w:rPr>
            <w:rFonts w:asciiTheme="minorHAnsi" w:hAnsiTheme="minorHAnsi" w:cstheme="minorHAnsi"/>
            <w:szCs w:val="24"/>
          </w:rPr>
          <w:delText>ies</w:delText>
        </w:r>
        <w:r w:rsidR="00825A0A" w:rsidRPr="005F5E72">
          <w:rPr>
            <w:rFonts w:asciiTheme="minorHAnsi" w:hAnsiTheme="minorHAnsi" w:cstheme="minorHAnsi"/>
            <w:szCs w:val="24"/>
          </w:rPr>
          <w:delText xml:space="preserve"> map onto </w:delText>
        </w:r>
        <w:r w:rsidR="002929A1" w:rsidRPr="005F5E72">
          <w:rPr>
            <w:rFonts w:asciiTheme="minorHAnsi" w:hAnsiTheme="minorHAnsi" w:cstheme="minorHAnsi"/>
            <w:bCs/>
            <w:color w:val="000000" w:themeColor="text1"/>
            <w:szCs w:val="24"/>
          </w:rPr>
          <w:delText>gendered</w:delText>
        </w:r>
        <w:r w:rsidR="00825A0A" w:rsidRPr="005F5E72">
          <w:rPr>
            <w:rFonts w:asciiTheme="minorHAnsi" w:hAnsiTheme="minorHAnsi" w:cstheme="minorHAnsi"/>
            <w:bCs/>
            <w:color w:val="000000" w:themeColor="text1"/>
            <w:szCs w:val="24"/>
          </w:rPr>
          <w:delText xml:space="preserve"> bodies in a context shaped </w:delText>
        </w:r>
        <w:r w:rsidR="004E5601" w:rsidRPr="005F5E72">
          <w:rPr>
            <w:rFonts w:asciiTheme="minorHAnsi" w:hAnsiTheme="minorHAnsi" w:cstheme="minorHAnsi"/>
            <w:bCs/>
            <w:color w:val="000000" w:themeColor="text1"/>
            <w:szCs w:val="24"/>
          </w:rPr>
          <w:delText xml:space="preserve">by military occupation. </w:delText>
        </w:r>
        <w:r w:rsidRPr="005F5E72">
          <w:rPr>
            <w:rFonts w:asciiTheme="minorHAnsi" w:hAnsiTheme="minorHAnsi" w:cstheme="minorHAnsi"/>
            <w:szCs w:val="24"/>
          </w:rPr>
          <w:delText>In the spirit of feminist activism and politics, this dialogue between the participants seek</w:delText>
        </w:r>
        <w:r w:rsidR="0050487A" w:rsidRPr="005F5E72">
          <w:rPr>
            <w:rFonts w:asciiTheme="minorHAnsi" w:hAnsiTheme="minorHAnsi" w:cstheme="minorHAnsi"/>
            <w:szCs w:val="24"/>
          </w:rPr>
          <w:delText>s</w:delText>
        </w:r>
        <w:r w:rsidRPr="005F5E72">
          <w:rPr>
            <w:rFonts w:asciiTheme="minorHAnsi" w:hAnsiTheme="minorHAnsi" w:cstheme="minorHAnsi"/>
            <w:szCs w:val="24"/>
          </w:rPr>
          <w:delText xml:space="preserve"> to challenge established paradigms and open new approaches to the study of</w:delText>
        </w:r>
        <w:r w:rsidR="00DB4509" w:rsidRPr="005F5E72">
          <w:rPr>
            <w:rFonts w:asciiTheme="minorHAnsi" w:hAnsiTheme="minorHAnsi" w:cstheme="minorHAnsi"/>
            <w:szCs w:val="24"/>
          </w:rPr>
          <w:delText xml:space="preserve"> the conflict in</w:delText>
        </w:r>
        <w:r w:rsidRPr="005F5E72">
          <w:rPr>
            <w:rFonts w:asciiTheme="minorHAnsi" w:hAnsiTheme="minorHAnsi" w:cstheme="minorHAnsi"/>
            <w:szCs w:val="24"/>
          </w:rPr>
          <w:delText xml:space="preserve"> Kashmir.</w:delText>
        </w:r>
      </w:del>
    </w:p>
    <w:p w14:paraId="76A64DBE" w14:textId="65016736" w:rsidR="00550F1A" w:rsidRDefault="00550F1A" w:rsidP="00983FA9">
      <w:pPr>
        <w:pStyle w:val="Emmasnormal"/>
        <w:rPr>
          <w:del w:id="569" w:author="ikedan" w:date="2026-09-25T21:13:00Z" w16du:dateUtc="2026-09-26T01:13:00Z"/>
          <w:rFonts w:asciiTheme="minorHAnsi" w:hAnsiTheme="minorHAnsi" w:cstheme="minorHAnsi"/>
          <w:szCs w:val="24"/>
        </w:rPr>
      </w:pPr>
    </w:p>
    <w:p w14:paraId="1BB7875B" w14:textId="77777777" w:rsidR="00550F1A" w:rsidRPr="005F5E72" w:rsidRDefault="00550F1A" w:rsidP="00983FA9">
      <w:pPr>
        <w:pStyle w:val="Emmasnormal"/>
        <w:rPr>
          <w:del w:id="570" w:author="ikedan" w:date="2026-09-25T21:13:00Z" w16du:dateUtc="2026-09-26T01:13:00Z"/>
          <w:rFonts w:asciiTheme="minorHAnsi" w:hAnsiTheme="minorHAnsi" w:cstheme="minorHAnsi"/>
          <w:szCs w:val="24"/>
        </w:rPr>
      </w:pPr>
    </w:p>
    <w:p w14:paraId="524A7387" w14:textId="77777777" w:rsidR="00D64EAB" w:rsidRPr="005F5E72" w:rsidRDefault="00D64EAB" w:rsidP="00983FA9">
      <w:pPr>
        <w:pStyle w:val="Emmasnormal"/>
        <w:outlineLvl w:val="0"/>
        <w:rPr>
          <w:del w:id="571" w:author="ikedan" w:date="2026-09-25T21:13:00Z" w16du:dateUtc="2026-09-26T01:13:00Z"/>
          <w:rFonts w:asciiTheme="minorHAnsi" w:hAnsiTheme="minorHAnsi" w:cstheme="minorHAnsi"/>
          <w:b/>
          <w:szCs w:val="24"/>
        </w:rPr>
      </w:pPr>
      <w:del w:id="572" w:author="ikedan" w:date="2026-09-25T21:13:00Z" w16du:dateUtc="2026-09-26T01:13:00Z">
        <w:r w:rsidRPr="005F5E72">
          <w:rPr>
            <w:rFonts w:asciiTheme="minorHAnsi" w:hAnsiTheme="minorHAnsi" w:cstheme="minorHAnsi"/>
            <w:b/>
            <w:szCs w:val="24"/>
          </w:rPr>
          <w:delText>References</w:delText>
        </w:r>
      </w:del>
    </w:p>
    <w:p w14:paraId="6627CADB" w14:textId="6C625959" w:rsidR="00D81EFC" w:rsidRPr="005F5E72" w:rsidRDefault="00D64EAB" w:rsidP="00983FA9">
      <w:pPr>
        <w:pStyle w:val="Emmasnormal"/>
        <w:ind w:left="567" w:hanging="567"/>
        <w:rPr>
          <w:del w:id="573" w:author="ikedan" w:date="2026-09-25T21:13:00Z" w16du:dateUtc="2026-09-26T01:13:00Z"/>
          <w:rFonts w:asciiTheme="minorHAnsi" w:hAnsiTheme="minorHAnsi" w:cstheme="minorHAnsi"/>
          <w:szCs w:val="24"/>
        </w:rPr>
      </w:pPr>
      <w:del w:id="574" w:author="ikedan" w:date="2026-09-25T21:13:00Z" w16du:dateUtc="2026-09-26T01:13:00Z">
        <w:r w:rsidRPr="005F5E72">
          <w:rPr>
            <w:rFonts w:asciiTheme="minorHAnsi" w:hAnsiTheme="minorHAnsi" w:cstheme="minorHAnsi"/>
            <w:szCs w:val="24"/>
          </w:rPr>
          <w:delText xml:space="preserve">Kazi, S. 2009. </w:delText>
        </w:r>
        <w:r w:rsidRPr="005F5E72">
          <w:rPr>
            <w:rFonts w:asciiTheme="minorHAnsi" w:hAnsiTheme="minorHAnsi" w:cstheme="minorHAnsi"/>
            <w:i/>
            <w:szCs w:val="24"/>
          </w:rPr>
          <w:delText xml:space="preserve">Between Democracy </w:delText>
        </w:r>
        <w:r w:rsidR="0050487A" w:rsidRPr="005F5E72">
          <w:rPr>
            <w:rFonts w:asciiTheme="minorHAnsi" w:hAnsiTheme="minorHAnsi" w:cstheme="minorHAnsi"/>
            <w:i/>
            <w:szCs w:val="24"/>
          </w:rPr>
          <w:delText>and</w:delText>
        </w:r>
        <w:r w:rsidRPr="005F5E72">
          <w:rPr>
            <w:rFonts w:asciiTheme="minorHAnsi" w:hAnsiTheme="minorHAnsi" w:cstheme="minorHAnsi"/>
            <w:i/>
            <w:szCs w:val="24"/>
          </w:rPr>
          <w:delText xml:space="preserve"> Nation: Gender and Militarisation in Kashmir</w:delText>
        </w:r>
        <w:r w:rsidRPr="005F5E72">
          <w:rPr>
            <w:rFonts w:asciiTheme="minorHAnsi" w:hAnsiTheme="minorHAnsi" w:cstheme="minorHAnsi"/>
            <w:szCs w:val="24"/>
          </w:rPr>
          <w:delText>. New Delhi: Women Unlimited.</w:delText>
        </w:r>
      </w:del>
    </w:p>
    <w:p w14:paraId="77A64319" w14:textId="3AE2F730" w:rsidR="00D64EAB" w:rsidRPr="005F5E72" w:rsidRDefault="00D64EAB" w:rsidP="00983FA9">
      <w:pPr>
        <w:pStyle w:val="Emmasnormal"/>
        <w:ind w:left="567" w:hanging="567"/>
        <w:rPr>
          <w:del w:id="575" w:author="ikedan" w:date="2026-09-25T21:13:00Z" w16du:dateUtc="2026-09-26T01:13:00Z"/>
          <w:rFonts w:asciiTheme="minorHAnsi" w:hAnsiTheme="minorHAnsi" w:cstheme="minorHAnsi"/>
          <w:szCs w:val="24"/>
        </w:rPr>
      </w:pPr>
      <w:del w:id="576" w:author="ikedan" w:date="2026-09-25T21:13:00Z" w16du:dateUtc="2026-09-26T01:13:00Z">
        <w:r w:rsidRPr="005F5E72">
          <w:rPr>
            <w:rFonts w:asciiTheme="minorHAnsi" w:hAnsiTheme="minorHAnsi" w:cstheme="minorHAnsi"/>
            <w:szCs w:val="24"/>
          </w:rPr>
          <w:delText>Manchanda, R</w:delText>
        </w:r>
        <w:r w:rsidR="0050487A" w:rsidRPr="005F5E72">
          <w:rPr>
            <w:rFonts w:asciiTheme="minorHAnsi" w:hAnsiTheme="minorHAnsi" w:cstheme="minorHAnsi"/>
            <w:szCs w:val="24"/>
          </w:rPr>
          <w:delText>.</w:delText>
        </w:r>
        <w:r w:rsidRPr="005F5E72">
          <w:rPr>
            <w:rFonts w:asciiTheme="minorHAnsi" w:hAnsiTheme="minorHAnsi" w:cstheme="minorHAnsi"/>
            <w:szCs w:val="24"/>
          </w:rPr>
          <w:delText xml:space="preserve"> ed. 2001. </w:delText>
        </w:r>
        <w:r w:rsidRPr="005F5E72">
          <w:rPr>
            <w:rFonts w:asciiTheme="minorHAnsi" w:hAnsiTheme="minorHAnsi" w:cstheme="minorHAnsi"/>
            <w:i/>
            <w:szCs w:val="24"/>
          </w:rPr>
          <w:delText>Women, War and Peace in South Asia.</w:delText>
        </w:r>
        <w:r w:rsidRPr="005F5E72">
          <w:rPr>
            <w:rFonts w:asciiTheme="minorHAnsi" w:hAnsiTheme="minorHAnsi" w:cstheme="minorHAnsi"/>
            <w:szCs w:val="24"/>
          </w:rPr>
          <w:delText xml:space="preserve"> New Delhi: Sage.</w:delText>
        </w:r>
      </w:del>
    </w:p>
    <w:p w14:paraId="7617DC9B" w14:textId="329BC13F" w:rsidR="00D81EFC" w:rsidRPr="005F5E72" w:rsidRDefault="00D64EAB" w:rsidP="00983FA9">
      <w:pPr>
        <w:pStyle w:val="Emmasnormal"/>
        <w:ind w:left="567" w:hanging="567"/>
        <w:outlineLvl w:val="0"/>
        <w:rPr>
          <w:del w:id="577" w:author="ikedan" w:date="2026-09-25T21:13:00Z" w16du:dateUtc="2026-09-26T01:13:00Z"/>
          <w:rFonts w:asciiTheme="minorHAnsi" w:hAnsiTheme="minorHAnsi" w:cstheme="minorHAnsi"/>
          <w:szCs w:val="24"/>
        </w:rPr>
      </w:pPr>
      <w:del w:id="578" w:author="ikedan" w:date="2026-09-25T21:13:00Z" w16du:dateUtc="2026-09-26T01:13:00Z">
        <w:r w:rsidRPr="005F5E72">
          <w:rPr>
            <w:rFonts w:asciiTheme="minorHAnsi" w:hAnsiTheme="minorHAnsi" w:cstheme="minorHAnsi"/>
            <w:szCs w:val="24"/>
          </w:rPr>
          <w:delText xml:space="preserve">Parashar, S. 2014. </w:delText>
        </w:r>
        <w:r w:rsidRPr="005F5E72">
          <w:rPr>
            <w:rFonts w:asciiTheme="minorHAnsi" w:hAnsiTheme="minorHAnsi" w:cstheme="minorHAnsi"/>
            <w:i/>
            <w:szCs w:val="24"/>
          </w:rPr>
          <w:delText xml:space="preserve">Women and </w:delText>
        </w:r>
        <w:r w:rsidR="0050487A" w:rsidRPr="005F5E72">
          <w:rPr>
            <w:rFonts w:asciiTheme="minorHAnsi" w:hAnsiTheme="minorHAnsi" w:cstheme="minorHAnsi"/>
            <w:i/>
            <w:szCs w:val="24"/>
          </w:rPr>
          <w:delText>M</w:delText>
        </w:r>
        <w:r w:rsidRPr="005F5E72">
          <w:rPr>
            <w:rFonts w:asciiTheme="minorHAnsi" w:hAnsiTheme="minorHAnsi" w:cstheme="minorHAnsi"/>
            <w:i/>
            <w:szCs w:val="24"/>
          </w:rPr>
          <w:delText xml:space="preserve">ilitant </w:delText>
        </w:r>
        <w:r w:rsidR="0050487A" w:rsidRPr="005F5E72">
          <w:rPr>
            <w:rFonts w:asciiTheme="minorHAnsi" w:hAnsiTheme="minorHAnsi" w:cstheme="minorHAnsi"/>
            <w:i/>
            <w:szCs w:val="24"/>
          </w:rPr>
          <w:delText>W</w:delText>
        </w:r>
        <w:r w:rsidRPr="005F5E72">
          <w:rPr>
            <w:rFonts w:asciiTheme="minorHAnsi" w:hAnsiTheme="minorHAnsi" w:cstheme="minorHAnsi"/>
            <w:i/>
            <w:szCs w:val="24"/>
          </w:rPr>
          <w:delText xml:space="preserve">ars: The </w:delText>
        </w:r>
        <w:r w:rsidR="0050487A" w:rsidRPr="005F5E72">
          <w:rPr>
            <w:rFonts w:asciiTheme="minorHAnsi" w:hAnsiTheme="minorHAnsi" w:cstheme="minorHAnsi"/>
            <w:i/>
            <w:szCs w:val="24"/>
          </w:rPr>
          <w:delText>P</w:delText>
        </w:r>
        <w:r w:rsidRPr="005F5E72">
          <w:rPr>
            <w:rFonts w:asciiTheme="minorHAnsi" w:hAnsiTheme="minorHAnsi" w:cstheme="minorHAnsi"/>
            <w:i/>
            <w:szCs w:val="24"/>
          </w:rPr>
          <w:delText xml:space="preserve">olitics of </w:delText>
        </w:r>
        <w:r w:rsidR="0050487A" w:rsidRPr="005F5E72">
          <w:rPr>
            <w:rFonts w:asciiTheme="minorHAnsi" w:hAnsiTheme="minorHAnsi" w:cstheme="minorHAnsi"/>
            <w:i/>
            <w:szCs w:val="24"/>
          </w:rPr>
          <w:delText>I</w:delText>
        </w:r>
        <w:r w:rsidRPr="005F5E72">
          <w:rPr>
            <w:rFonts w:asciiTheme="minorHAnsi" w:hAnsiTheme="minorHAnsi" w:cstheme="minorHAnsi"/>
            <w:i/>
            <w:szCs w:val="24"/>
          </w:rPr>
          <w:delText>njury</w:delText>
        </w:r>
        <w:r w:rsidRPr="005F5E72">
          <w:rPr>
            <w:rFonts w:asciiTheme="minorHAnsi" w:hAnsiTheme="minorHAnsi" w:cstheme="minorHAnsi"/>
            <w:szCs w:val="24"/>
          </w:rPr>
          <w:delText>. London: Routledge.</w:delText>
        </w:r>
      </w:del>
    </w:p>
    <w:p w14:paraId="46AC1BA2" w14:textId="61C8203D" w:rsidR="00FD0527" w:rsidRPr="00550F1A" w:rsidRDefault="00D81EFC" w:rsidP="00983FA9">
      <w:pPr>
        <w:pStyle w:val="Emmasnormal"/>
        <w:ind w:left="567" w:hanging="567"/>
        <w:rPr>
          <w:del w:id="579" w:author="ikedan" w:date="2026-09-25T21:13:00Z" w16du:dateUtc="2026-09-26T01:13:00Z"/>
          <w:rFonts w:asciiTheme="minorHAnsi" w:hAnsiTheme="minorHAnsi" w:cstheme="minorHAnsi"/>
          <w:szCs w:val="24"/>
        </w:rPr>
      </w:pPr>
      <w:del w:id="580" w:author="ikedan" w:date="2026-09-25T21:13:00Z" w16du:dateUtc="2026-09-26T01:13:00Z">
        <w:r w:rsidRPr="005F5E72">
          <w:rPr>
            <w:rFonts w:asciiTheme="minorHAnsi" w:hAnsiTheme="minorHAnsi" w:cstheme="minorHAnsi"/>
            <w:szCs w:val="24"/>
          </w:rPr>
          <w:delText>Shekhawat</w:delText>
        </w:r>
        <w:r w:rsidRPr="00550F1A">
          <w:rPr>
            <w:rFonts w:asciiTheme="minorHAnsi" w:hAnsiTheme="minorHAnsi" w:cstheme="minorHAnsi"/>
            <w:szCs w:val="24"/>
          </w:rPr>
          <w:delText xml:space="preserve">, S. 2014. </w:delText>
        </w:r>
        <w:r w:rsidRPr="00550F1A">
          <w:rPr>
            <w:rFonts w:asciiTheme="minorHAnsi" w:hAnsiTheme="minorHAnsi" w:cstheme="minorHAnsi"/>
            <w:i/>
            <w:szCs w:val="24"/>
          </w:rPr>
          <w:delText xml:space="preserve">Gender, </w:delText>
        </w:r>
        <w:r w:rsidR="0050487A" w:rsidRPr="00550F1A">
          <w:rPr>
            <w:rFonts w:asciiTheme="minorHAnsi" w:hAnsiTheme="minorHAnsi" w:cstheme="minorHAnsi"/>
            <w:i/>
            <w:szCs w:val="24"/>
          </w:rPr>
          <w:delText>C</w:delText>
        </w:r>
        <w:r w:rsidRPr="00550F1A">
          <w:rPr>
            <w:rFonts w:asciiTheme="minorHAnsi" w:hAnsiTheme="minorHAnsi" w:cstheme="minorHAnsi"/>
            <w:i/>
            <w:szCs w:val="24"/>
          </w:rPr>
          <w:delText xml:space="preserve">onflict and </w:delText>
        </w:r>
        <w:r w:rsidR="0050487A" w:rsidRPr="00550F1A">
          <w:rPr>
            <w:rFonts w:asciiTheme="minorHAnsi" w:hAnsiTheme="minorHAnsi" w:cstheme="minorHAnsi"/>
            <w:i/>
            <w:szCs w:val="24"/>
          </w:rPr>
          <w:delText>P</w:delText>
        </w:r>
        <w:r w:rsidRPr="00550F1A">
          <w:rPr>
            <w:rFonts w:asciiTheme="minorHAnsi" w:hAnsiTheme="minorHAnsi" w:cstheme="minorHAnsi"/>
            <w:i/>
            <w:szCs w:val="24"/>
          </w:rPr>
          <w:delText xml:space="preserve">eace in Kashmir: Invisible </w:delText>
        </w:r>
        <w:r w:rsidR="0050487A" w:rsidRPr="00550F1A">
          <w:rPr>
            <w:rFonts w:asciiTheme="minorHAnsi" w:hAnsiTheme="minorHAnsi" w:cstheme="minorHAnsi"/>
            <w:i/>
            <w:szCs w:val="24"/>
          </w:rPr>
          <w:delText>S</w:delText>
        </w:r>
        <w:r w:rsidR="00287395" w:rsidRPr="00550F1A">
          <w:rPr>
            <w:rFonts w:asciiTheme="minorHAnsi" w:hAnsiTheme="minorHAnsi" w:cstheme="minorHAnsi"/>
            <w:i/>
            <w:szCs w:val="24"/>
          </w:rPr>
          <w:delText xml:space="preserve">takeholders. </w:delText>
        </w:r>
        <w:r w:rsidRPr="00550F1A">
          <w:rPr>
            <w:rFonts w:asciiTheme="minorHAnsi" w:hAnsiTheme="minorHAnsi" w:cstheme="minorHAnsi"/>
            <w:szCs w:val="24"/>
          </w:rPr>
          <w:delText>Cambridge</w:delText>
        </w:r>
        <w:r w:rsidR="00E36443" w:rsidRPr="00550F1A">
          <w:rPr>
            <w:rFonts w:asciiTheme="minorHAnsi" w:hAnsiTheme="minorHAnsi" w:cstheme="minorHAnsi"/>
            <w:szCs w:val="24"/>
          </w:rPr>
          <w:delText xml:space="preserve">: </w:delText>
        </w:r>
        <w:r w:rsidRPr="00550F1A">
          <w:rPr>
            <w:rFonts w:asciiTheme="minorHAnsi" w:hAnsiTheme="minorHAnsi" w:cstheme="minorHAnsi"/>
            <w:szCs w:val="24"/>
          </w:rPr>
          <w:delText>Cambridge University Press.</w:delText>
        </w:r>
        <w:r w:rsidR="00FD0527" w:rsidRPr="00550F1A">
          <w:rPr>
            <w:rFonts w:asciiTheme="minorHAnsi" w:hAnsiTheme="minorHAnsi" w:cstheme="minorHAnsi"/>
            <w:szCs w:val="24"/>
          </w:rPr>
          <w:delText xml:space="preserve"> </w:delText>
        </w:r>
      </w:del>
    </w:p>
    <w:p w14:paraId="49D81B09" w14:textId="72B7A54A" w:rsidR="00550F1A" w:rsidRPr="00550F1A" w:rsidRDefault="00E36443" w:rsidP="007B18D1">
      <w:pPr>
        <w:ind w:left="720" w:hanging="720"/>
        <w:rPr>
          <w:del w:id="581" w:author="ikedan" w:date="2026-09-25T21:13:00Z" w16du:dateUtc="2026-09-26T01:13:00Z"/>
          <w:rFonts w:cstheme="minorHAnsi"/>
          <w:b/>
          <w:sz w:val="24"/>
          <w:szCs w:val="24"/>
        </w:rPr>
      </w:pPr>
      <w:del w:id="582" w:author="ikedan" w:date="2026-09-25T21:13:00Z" w16du:dateUtc="2026-09-26T01:13:00Z">
        <w:r w:rsidRPr="00550F1A">
          <w:rPr>
            <w:rFonts w:cstheme="minorHAnsi"/>
            <w:sz w:val="24"/>
            <w:szCs w:val="24"/>
          </w:rPr>
          <w:delText>Waheed, M</w:delText>
        </w:r>
        <w:r w:rsidR="00FD0527" w:rsidRPr="00550F1A">
          <w:rPr>
            <w:rFonts w:cstheme="minorHAnsi"/>
            <w:sz w:val="24"/>
            <w:szCs w:val="24"/>
          </w:rPr>
          <w:delText xml:space="preserve">. 2016. India’s crackdown in Kashmir: is this the world’s first mass blinding? </w:delText>
        </w:r>
        <w:r w:rsidR="007B18D1">
          <w:rPr>
            <w:rFonts w:cstheme="minorHAnsi"/>
            <w:i/>
            <w:sz w:val="24"/>
            <w:szCs w:val="24"/>
          </w:rPr>
          <w:delText xml:space="preserve">The </w:delText>
        </w:r>
        <w:r w:rsidR="00FD0527" w:rsidRPr="00550F1A">
          <w:rPr>
            <w:rFonts w:cstheme="minorHAnsi"/>
            <w:i/>
            <w:sz w:val="24"/>
            <w:szCs w:val="24"/>
          </w:rPr>
          <w:delText>Guardian,</w:delText>
        </w:r>
        <w:r w:rsidR="00FD0527" w:rsidRPr="00550F1A">
          <w:rPr>
            <w:rFonts w:cstheme="minorHAnsi"/>
            <w:sz w:val="24"/>
            <w:szCs w:val="24"/>
          </w:rPr>
          <w:delText xml:space="preserve"> 8 November. https://www.theguardian.com/world/2016/nov/08/india-crackdown-in-kashmir-is-this-worlds-first-mass-blinding</w:delText>
        </w:r>
        <w:r w:rsidRPr="00550F1A">
          <w:rPr>
            <w:rFonts w:cstheme="minorHAnsi"/>
            <w:sz w:val="24"/>
            <w:szCs w:val="24"/>
          </w:rPr>
          <w:delText>.</w:delText>
        </w:r>
        <w:r w:rsidR="00550F1A" w:rsidRPr="00550F1A">
          <w:rPr>
            <w:rFonts w:cstheme="minorHAnsi"/>
            <w:b/>
            <w:sz w:val="24"/>
            <w:szCs w:val="24"/>
          </w:rPr>
          <w:delText xml:space="preserve"> </w:delText>
        </w:r>
      </w:del>
    </w:p>
    <w:p w14:paraId="3784510B" w14:textId="77777777" w:rsidR="00550F1A" w:rsidRDefault="00550F1A" w:rsidP="00550F1A">
      <w:pPr>
        <w:rPr>
          <w:del w:id="583" w:author="ikedan" w:date="2026-09-25T21:13:00Z" w16du:dateUtc="2026-09-26T01:13:00Z"/>
          <w:rFonts w:cstheme="minorHAnsi"/>
          <w:b/>
          <w:sz w:val="24"/>
          <w:szCs w:val="24"/>
        </w:rPr>
      </w:pPr>
    </w:p>
    <w:p w14:paraId="4CF043E6" w14:textId="77777777" w:rsidR="000620F3" w:rsidRPr="00550F1A" w:rsidRDefault="000620F3" w:rsidP="000620F3">
      <w:pPr>
        <w:rPr>
          <w:del w:id="584" w:author="ikedan" w:date="2026-09-25T21:13:00Z" w16du:dateUtc="2026-09-26T01:13:00Z"/>
          <w:rFonts w:cstheme="minorHAnsi"/>
          <w:sz w:val="24"/>
          <w:szCs w:val="24"/>
        </w:rPr>
      </w:pPr>
      <w:del w:id="585" w:author="ikedan" w:date="2026-09-25T21:13:00Z" w16du:dateUtc="2026-09-26T01:13:00Z">
        <w:r w:rsidRPr="000817CC">
          <w:rPr>
            <w:rFonts w:cstheme="minorHAnsi"/>
            <w:sz w:val="24"/>
            <w:szCs w:val="24"/>
          </w:rPr>
          <w:delText>Email</w:delText>
        </w:r>
        <w:r>
          <w:rPr>
            <w:rFonts w:cstheme="minorHAnsi"/>
            <w:sz w:val="24"/>
            <w:szCs w:val="24"/>
          </w:rPr>
          <w:delText xml:space="preserve">: </w:delText>
        </w:r>
        <w:r>
          <w:fldChar w:fldCharType="begin"/>
        </w:r>
        <w:r>
          <w:delInstrText>HYPERLINK "mailto:emma.brannlund@uwe.ac.uk"</w:delInstrText>
        </w:r>
        <w:r>
          <w:fldChar w:fldCharType="separate"/>
        </w:r>
        <w:r w:rsidRPr="00427E29">
          <w:rPr>
            <w:rStyle w:val="Hyperlink"/>
            <w:rFonts w:cstheme="minorHAnsi"/>
            <w:sz w:val="24"/>
            <w:szCs w:val="24"/>
          </w:rPr>
          <w:delText>emma.brannlund@uwe.ac.uk</w:delText>
        </w:r>
        <w:r>
          <w:fldChar w:fldCharType="end"/>
        </w:r>
        <w:r>
          <w:rPr>
            <w:rFonts w:cstheme="minorHAnsi"/>
            <w:sz w:val="24"/>
            <w:szCs w:val="24"/>
          </w:rPr>
          <w:delText>; A</w:delText>
        </w:r>
        <w:r w:rsidRPr="000817CC">
          <w:rPr>
            <w:rFonts w:cstheme="minorHAnsi"/>
            <w:sz w:val="24"/>
            <w:szCs w:val="24"/>
          </w:rPr>
          <w:delText>ddress: Uni</w:delText>
        </w:r>
        <w:r>
          <w:rPr>
            <w:rFonts w:cstheme="minorHAnsi"/>
            <w:sz w:val="24"/>
            <w:szCs w:val="24"/>
          </w:rPr>
          <w:delText xml:space="preserve">versity of the West of England, </w:delText>
        </w:r>
        <w:r w:rsidRPr="000817CC">
          <w:rPr>
            <w:rFonts w:cstheme="minorHAnsi"/>
            <w:sz w:val="24"/>
            <w:szCs w:val="24"/>
          </w:rPr>
          <w:delText>Coldharbour Lane, Bristol BS16 1QY, UK</w:delText>
        </w:r>
        <w:r>
          <w:rPr>
            <w:rFonts w:cstheme="minorHAnsi"/>
            <w:sz w:val="24"/>
            <w:szCs w:val="24"/>
          </w:rPr>
          <w:delText>.</w:delText>
        </w:r>
      </w:del>
    </w:p>
    <w:p w14:paraId="47BEA441" w14:textId="77777777" w:rsidR="000620F3" w:rsidRDefault="000620F3" w:rsidP="00550F1A">
      <w:pPr>
        <w:rPr>
          <w:del w:id="586" w:author="ikedan" w:date="2026-09-25T21:13:00Z" w16du:dateUtc="2026-09-26T01:13:00Z"/>
          <w:rFonts w:cstheme="minorHAnsi"/>
          <w:b/>
          <w:sz w:val="24"/>
          <w:szCs w:val="24"/>
        </w:rPr>
      </w:pPr>
    </w:p>
    <w:p w14:paraId="60AF8704" w14:textId="3869A3D3" w:rsidR="00550F1A" w:rsidRDefault="00550F1A" w:rsidP="00550F1A">
      <w:pPr>
        <w:rPr>
          <w:del w:id="587" w:author="ikedan" w:date="2026-09-25T21:13:00Z" w16du:dateUtc="2026-09-26T01:13:00Z"/>
          <w:rFonts w:cstheme="minorHAnsi"/>
          <w:sz w:val="24"/>
          <w:szCs w:val="24"/>
        </w:rPr>
      </w:pPr>
      <w:del w:id="588" w:author="ikedan" w:date="2026-09-25T21:13:00Z" w16du:dateUtc="2026-09-26T01:13:00Z">
        <w:r w:rsidRPr="00E825EA">
          <w:rPr>
            <w:rFonts w:cstheme="minorHAnsi"/>
            <w:b/>
            <w:sz w:val="24"/>
            <w:szCs w:val="24"/>
          </w:rPr>
          <w:delText>Emma Brännlund</w:delText>
        </w:r>
        <w:r w:rsidRPr="00E825EA">
          <w:rPr>
            <w:rFonts w:cstheme="minorHAnsi"/>
            <w:sz w:val="24"/>
            <w:szCs w:val="24"/>
          </w:rPr>
          <w:delText xml:space="preserve"> is a Senior Lecturer in International Relations at the University of the West of England</w:delText>
        </w:r>
        <w:r>
          <w:rPr>
            <w:rFonts w:cstheme="minorHAnsi"/>
            <w:sz w:val="24"/>
            <w:szCs w:val="24"/>
          </w:rPr>
          <w:delText>.</w:delText>
        </w:r>
        <w:r w:rsidRPr="00E825EA">
          <w:rPr>
            <w:rFonts w:cstheme="minorHAnsi"/>
            <w:sz w:val="24"/>
            <w:szCs w:val="24"/>
          </w:rPr>
          <w:delText xml:space="preserve"> Her doctoral research, </w:delText>
        </w:r>
        <w:r w:rsidRPr="00E825EA">
          <w:rPr>
            <w:rFonts w:cstheme="minorHAnsi"/>
            <w:i/>
            <w:sz w:val="24"/>
            <w:szCs w:val="24"/>
          </w:rPr>
          <w:delText>Narrating in/security: Women’s activism in Kashmir</w:delText>
        </w:r>
        <w:r w:rsidRPr="00E825EA">
          <w:rPr>
            <w:rFonts w:cstheme="minorHAnsi"/>
            <w:sz w:val="24"/>
            <w:szCs w:val="24"/>
          </w:rPr>
          <w:delText>, will be published by Routledge in 2020.</w:delText>
        </w:r>
      </w:del>
    </w:p>
    <w:p w14:paraId="48DB83B0" w14:textId="77777777" w:rsidR="00550F1A" w:rsidRDefault="00550F1A" w:rsidP="00550F1A">
      <w:pPr>
        <w:rPr>
          <w:del w:id="589" w:author="ikedan" w:date="2026-09-25T21:13:00Z" w16du:dateUtc="2026-09-26T01:13:00Z"/>
          <w:rFonts w:cstheme="minorHAnsi"/>
          <w:sz w:val="24"/>
          <w:szCs w:val="24"/>
        </w:rPr>
      </w:pPr>
    </w:p>
    <w:p w14:paraId="305CCA47" w14:textId="77777777" w:rsidR="000620F3" w:rsidRPr="005D1412" w:rsidRDefault="000620F3" w:rsidP="000620F3">
      <w:pPr>
        <w:pStyle w:val="Emmasnormal"/>
        <w:outlineLvl w:val="0"/>
        <w:rPr>
          <w:del w:id="590" w:author="ikedan" w:date="2026-09-25T21:13:00Z" w16du:dateUtc="2026-09-26T01:13:00Z"/>
          <w:rFonts w:asciiTheme="minorHAnsi" w:hAnsiTheme="minorHAnsi" w:cstheme="minorHAnsi"/>
          <w:szCs w:val="24"/>
        </w:rPr>
      </w:pPr>
      <w:del w:id="591" w:author="ikedan" w:date="2026-09-25T21:13:00Z" w16du:dateUtc="2026-09-26T01:13:00Z">
        <w:r w:rsidRPr="005D1412">
          <w:rPr>
            <w:rFonts w:asciiTheme="minorHAnsi" w:hAnsiTheme="minorHAnsi" w:cstheme="minorHAnsi"/>
            <w:szCs w:val="24"/>
          </w:rPr>
          <w:delText xml:space="preserve">Email: </w:delText>
        </w:r>
        <w:r>
          <w:fldChar w:fldCharType="begin"/>
        </w:r>
        <w:r>
          <w:delInstrText>HYPERLINK "mailto:swati.parashar@gu.se"</w:delInstrText>
        </w:r>
        <w:r>
          <w:fldChar w:fldCharType="separate"/>
        </w:r>
        <w:r w:rsidRPr="005D1412">
          <w:rPr>
            <w:rStyle w:val="Hyperlink"/>
            <w:rFonts w:asciiTheme="minorHAnsi" w:hAnsiTheme="minorHAnsi" w:cstheme="minorHAnsi"/>
            <w:szCs w:val="24"/>
          </w:rPr>
          <w:delText>swati.parashar@gu.se</w:delText>
        </w:r>
        <w:r>
          <w:fldChar w:fldCharType="end"/>
        </w:r>
        <w:r w:rsidRPr="005D1412">
          <w:rPr>
            <w:rFonts w:asciiTheme="minorHAnsi" w:hAnsiTheme="minorHAnsi" w:cstheme="minorHAnsi"/>
            <w:szCs w:val="24"/>
          </w:rPr>
          <w:delText>; Address: School of Global Studies, University of Gothenburg, Box 700, 405 30 Göteborg, Sweden.</w:delText>
        </w:r>
      </w:del>
    </w:p>
    <w:p w14:paraId="4B2ADCE3" w14:textId="77777777" w:rsidR="00550F1A" w:rsidRDefault="00550F1A" w:rsidP="00550F1A">
      <w:pPr>
        <w:pStyle w:val="Emmasnormal"/>
        <w:rPr>
          <w:del w:id="592" w:author="ikedan" w:date="2026-09-25T21:13:00Z" w16du:dateUtc="2026-09-26T01:13:00Z"/>
          <w:rFonts w:asciiTheme="minorHAnsi" w:hAnsiTheme="minorHAnsi" w:cstheme="minorHAnsi"/>
          <w:szCs w:val="24"/>
        </w:rPr>
      </w:pPr>
    </w:p>
    <w:p w14:paraId="2F9E556B" w14:textId="1F60EB17" w:rsidR="001A6AC0" w:rsidRDefault="00DD0671" w:rsidP="001A6AC0">
      <w:pPr>
        <w:rPr>
          <w:del w:id="593" w:author="ikedan" w:date="2026-09-25T21:13:00Z" w16du:dateUtc="2026-09-26T01:13:00Z"/>
          <w:rStyle w:val="Hyperlink"/>
          <w:rFonts w:cstheme="minorHAnsi"/>
          <w:color w:val="000000" w:themeColor="text1"/>
          <w:sz w:val="24"/>
          <w:szCs w:val="24"/>
          <w:u w:val="none"/>
          <w:lang w:val="en-GB"/>
        </w:rPr>
      </w:pPr>
      <w:bookmarkStart w:id="594" w:name="_Hlk526004719"/>
      <w:del w:id="595" w:author="ikedan" w:date="2026-09-25T21:13:00Z" w16du:dateUtc="2026-09-26T01:13:00Z">
        <w:r w:rsidRPr="00DD0671">
          <w:rPr>
            <w:rStyle w:val="Hyperlink"/>
            <w:rFonts w:cstheme="minorHAnsi"/>
            <w:b/>
            <w:color w:val="000000" w:themeColor="text1"/>
            <w:sz w:val="24"/>
            <w:szCs w:val="24"/>
            <w:u w:val="none"/>
            <w:lang w:val="en-GB"/>
          </w:rPr>
          <w:delText>Swati Parashar</w:delText>
        </w:r>
        <w:r w:rsidRPr="00DD0671">
          <w:rPr>
            <w:rStyle w:val="Hyperlink"/>
            <w:rFonts w:cstheme="minorHAnsi"/>
            <w:color w:val="000000" w:themeColor="text1"/>
            <w:sz w:val="24"/>
            <w:szCs w:val="24"/>
            <w:u w:val="none"/>
            <w:lang w:val="en-GB"/>
          </w:rPr>
          <w:delText xml:space="preserve"> is Associate Professor at the School of Global Studies, University of Gothenburg, Sweden. Her research interests are in critical security/war studies, feminist and postcolonial IR, gender, violence, and development in South Asia.</w:delText>
        </w:r>
      </w:del>
    </w:p>
    <w:bookmarkEnd w:id="594"/>
    <w:p w14:paraId="6A058213" w14:textId="3031B2DF" w:rsidR="00D64EAB" w:rsidRPr="00622A0A" w:rsidRDefault="00D64EAB" w:rsidP="004E71C7">
      <w:pPr>
        <w:jc w:val="left"/>
        <w:rPr>
          <w:rFonts w:ascii="Times New Roman" w:hAnsi="Times New Roman"/>
          <w:sz w:val="22"/>
          <w:rPrChange w:id="596" w:author="ikedan" w:date="2026-09-25T21:13:00Z" w16du:dateUtc="2026-09-26T01:13:00Z">
            <w:rPr>
              <w:rFonts w:asciiTheme="minorHAnsi" w:hAnsiTheme="minorHAnsi" w:cstheme="minorHAnsi"/>
              <w:szCs w:val="24"/>
            </w:rPr>
          </w:rPrChange>
        </w:rPr>
        <w:pPrChange w:id="597" w:author="ikedan" w:date="2026-09-25T21:13:00Z" w16du:dateUtc="2026-09-26T01:13:00Z">
          <w:pPr>
            <w:pStyle w:val="Emmasnormal"/>
            <w:ind w:left="567" w:hanging="567"/>
          </w:pPr>
        </w:pPrChange>
      </w:pPr>
    </w:p>
    <w:sectPr w:rsidR="00D64EAB" w:rsidRPr="00622A0A" w:rsidSect="00A64F10">
      <w:headerReference w:type="default" r:id="rId7"/>
      <w:footerReference w:type="default" r:id="rId8"/>
      <w:pgSz w:w="11906" w:h="16838" w:code="9"/>
      <w:pgMar w:top="1985" w:right="1701" w:bottom="1701" w:left="1701" w:header="851" w:footer="992" w:gutter="0"/>
      <w:cols w:space="425"/>
      <w:docGrid w:type="lines" w:linePitch="360"/>
      <w:sectPrChange w:id="599" w:author="ikedan" w:date="2026-09-25T21:13:00Z" w16du:dateUtc="2026-09-26T01:13:00Z">
        <w:sectPr w:rsidR="00D64EAB" w:rsidRPr="00622A0A" w:rsidSect="00A64F10">
          <w:pgSz w:code="0"/>
          <w:pgMar w:top="1440" w:right="1440" w:bottom="1440" w:left="1440" w:header="708" w:footer="708" w:gutter="0"/>
          <w:cols w:space="708"/>
          <w:docGrid w:type="default"/>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960A0D" w14:textId="77777777" w:rsidR="00174F4B" w:rsidRDefault="00174F4B" w:rsidP="00BF58C9">
      <w:pPr>
        <w:pPrChange w:id="6" w:author="ikedan" w:date="2026-09-25T21:13:00Z" w16du:dateUtc="2026-09-26T01:13:00Z">
          <w:pPr>
            <w:spacing w:after="0" w:line="240" w:lineRule="auto"/>
          </w:pPr>
        </w:pPrChange>
      </w:pPr>
      <w:r>
        <w:separator/>
      </w:r>
    </w:p>
  </w:endnote>
  <w:endnote w:type="continuationSeparator" w:id="0">
    <w:p w14:paraId="72511AA2" w14:textId="77777777" w:rsidR="00174F4B" w:rsidRDefault="00174F4B" w:rsidP="00BF58C9">
      <w:pPr>
        <w:pPrChange w:id="7" w:author="ikedan" w:date="2026-09-25T21:13:00Z" w16du:dateUtc="2026-09-26T01:13:00Z">
          <w:pPr>
            <w:spacing w:after="0" w:line="240" w:lineRule="auto"/>
          </w:pPr>
        </w:pPrChange>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72DB21" w14:textId="77777777" w:rsidR="004E71C7" w:rsidRPr="004E71C7" w:rsidRDefault="004E71C7">
    <w:pPr>
      <w:pStyle w:val="Footer"/>
      <w:jc w:val="center"/>
      <w:rPr>
        <w:rFonts w:ascii="Times New Roman" w:hAnsi="Times New Roman" w:cs="Times New Roman"/>
        <w:sz w:val="22"/>
      </w:rPr>
    </w:pPr>
    <w:ins w:id="598" w:author="ikedan" w:date="2026-09-25T21:13:00Z" w16du:dateUtc="2026-09-26T01:13:00Z">
      <w:r w:rsidRPr="004E71C7">
        <w:rPr>
          <w:rFonts w:ascii="Times New Roman" w:hAnsi="Times New Roman" w:cs="Times New Roman"/>
          <w:sz w:val="22"/>
        </w:rPr>
        <w:fldChar w:fldCharType="begin"/>
      </w:r>
      <w:r w:rsidRPr="004E71C7">
        <w:rPr>
          <w:rFonts w:ascii="Times New Roman" w:hAnsi="Times New Roman" w:cs="Times New Roman"/>
          <w:sz w:val="22"/>
        </w:rPr>
        <w:instrText>PAGE   \* MERGEFORMAT</w:instrText>
      </w:r>
      <w:r w:rsidRPr="004E71C7">
        <w:rPr>
          <w:rFonts w:ascii="Times New Roman" w:hAnsi="Times New Roman" w:cs="Times New Roman"/>
          <w:sz w:val="22"/>
        </w:rPr>
        <w:fldChar w:fldCharType="separate"/>
      </w:r>
      <w:r w:rsidR="00430128" w:rsidRPr="00430128">
        <w:rPr>
          <w:rFonts w:ascii="Times New Roman" w:hAnsi="Times New Roman" w:cs="Times New Roman"/>
          <w:noProof/>
          <w:sz w:val="22"/>
          <w:lang w:val="ja-JP"/>
        </w:rPr>
        <w:t>1</w:t>
      </w:r>
      <w:r w:rsidRPr="004E71C7">
        <w:rPr>
          <w:rFonts w:ascii="Times New Roman" w:hAnsi="Times New Roman" w:cs="Times New Roman"/>
          <w:sz w:val="22"/>
        </w:rPr>
        <w:fldChar w:fldCharType="end"/>
      </w:r>
    </w:ins>
  </w:p>
  <w:p w14:paraId="48C5F0A3" w14:textId="77777777" w:rsidR="00816214" w:rsidRDefault="008162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CCFFFFB" w14:textId="77777777" w:rsidR="00174F4B" w:rsidRDefault="00174F4B" w:rsidP="00BF58C9">
      <w:pPr>
        <w:pPrChange w:id="4" w:author="ikedan" w:date="2026-09-25T21:13:00Z" w16du:dateUtc="2026-09-26T01:13:00Z">
          <w:pPr>
            <w:spacing w:after="0" w:line="240" w:lineRule="auto"/>
          </w:pPr>
        </w:pPrChange>
      </w:pPr>
      <w:r>
        <w:separator/>
      </w:r>
    </w:p>
  </w:footnote>
  <w:footnote w:type="continuationSeparator" w:id="0">
    <w:p w14:paraId="78885665" w14:textId="77777777" w:rsidR="00174F4B" w:rsidRDefault="00174F4B" w:rsidP="00BF58C9">
      <w:pPr>
        <w:pPrChange w:id="5" w:author="ikedan" w:date="2026-09-25T21:13:00Z" w16du:dateUtc="2026-09-26T01:13:00Z">
          <w:pPr>
            <w:spacing w:after="0" w:line="240" w:lineRule="auto"/>
          </w:pPr>
        </w:pPrChange>
      </w:pPr>
      <w:r>
        <w:continuationSeparator/>
      </w:r>
    </w:p>
  </w:footnote>
  <w:footnote w:id="1">
    <w:p w14:paraId="0FE232F4" w14:textId="388B3EA0" w:rsidR="002D2022" w:rsidRPr="002D2022" w:rsidRDefault="002D2022">
      <w:pPr>
        <w:pStyle w:val="FootnoteText"/>
        <w:rPr>
          <w:lang w:val="en-GB"/>
        </w:rPr>
      </w:pPr>
      <w:del w:id="552" w:author="ikedan" w:date="2026-09-25T21:13:00Z" w16du:dateUtc="2026-09-26T01:13:00Z">
        <w:r>
          <w:rPr>
            <w:rStyle w:val="FootnoteReference"/>
          </w:rPr>
          <w:footnoteRef/>
        </w:r>
        <w:r>
          <w:delText xml:space="preserve"> We </w:delText>
        </w:r>
        <w:r w:rsidR="00657178">
          <w:delText>would like to</w:delText>
        </w:r>
        <w:r>
          <w:delText xml:space="preserve"> thank</w:delText>
        </w:r>
        <w:r w:rsidRPr="002D2022">
          <w:delText xml:space="preserve"> Megan</w:delText>
        </w:r>
        <w:r>
          <w:delText xml:space="preserve"> Daigle and Laura McLeod for </w:delText>
        </w:r>
        <w:r w:rsidR="00657178">
          <w:delText>thei</w:delText>
        </w:r>
        <w:r w:rsidR="00B058BF">
          <w:delText>r feedback on earlier drafts</w:delText>
        </w:r>
        <w:r w:rsidR="00657178">
          <w:delText xml:space="preserve">, </w:delText>
        </w:r>
        <w:r>
          <w:delText>the IFJP edi</w:delText>
        </w:r>
        <w:r w:rsidR="00657178">
          <w:delText xml:space="preserve">torial </w:delText>
        </w:r>
        <w:r w:rsidR="00123A10">
          <w:delText>team</w:delText>
        </w:r>
        <w:r w:rsidR="00657178">
          <w:delText xml:space="preserve"> for their support, </w:delText>
        </w:r>
        <w:r>
          <w:delText xml:space="preserve">and the </w:delText>
        </w:r>
        <w:r w:rsidRPr="002D2022">
          <w:delText>Indian Social Institute</w:delText>
        </w:r>
        <w:r>
          <w:delText xml:space="preserve"> for hosting </w:delText>
        </w:r>
        <w:r w:rsidR="00CB460C">
          <w:delText xml:space="preserve">the </w:delText>
        </w:r>
        <w:r w:rsidR="004F2ED7">
          <w:delText>panel “Voices from Kashmir”</w:delText>
        </w:r>
        <w:r w:rsidRPr="002D2022">
          <w:delText xml:space="preserve"> </w:delText>
        </w:r>
        <w:r>
          <w:delText>in Delhi</w:delText>
        </w:r>
        <w:r w:rsidR="00123A10">
          <w:delText xml:space="preserve"> in April 2017, which inspired this Conversation</w:delText>
        </w:r>
        <w:r>
          <w:delText>.</w:delText>
        </w:r>
      </w:del>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B33519" w14:textId="77777777" w:rsidR="00816214" w:rsidRDefault="00816214">
    <w:pPr>
      <w:pStyle w:val="Header"/>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12B0"/>
    <w:rsid w:val="0002541C"/>
    <w:rsid w:val="00045CFD"/>
    <w:rsid w:val="000620F3"/>
    <w:rsid w:val="00072D5A"/>
    <w:rsid w:val="000A12B0"/>
    <w:rsid w:val="000C198B"/>
    <w:rsid w:val="000F1610"/>
    <w:rsid w:val="00123A10"/>
    <w:rsid w:val="00137205"/>
    <w:rsid w:val="00172B28"/>
    <w:rsid w:val="00174F4B"/>
    <w:rsid w:val="001A6AC0"/>
    <w:rsid w:val="001B2E2B"/>
    <w:rsid w:val="001F3898"/>
    <w:rsid w:val="001F5067"/>
    <w:rsid w:val="00201805"/>
    <w:rsid w:val="002516E5"/>
    <w:rsid w:val="00251FC1"/>
    <w:rsid w:val="0028034D"/>
    <w:rsid w:val="00287395"/>
    <w:rsid w:val="002929A1"/>
    <w:rsid w:val="002A5487"/>
    <w:rsid w:val="002A5C18"/>
    <w:rsid w:val="002D2022"/>
    <w:rsid w:val="002D3936"/>
    <w:rsid w:val="002D6129"/>
    <w:rsid w:val="002E3E64"/>
    <w:rsid w:val="002F24B6"/>
    <w:rsid w:val="002F4319"/>
    <w:rsid w:val="00315831"/>
    <w:rsid w:val="003358ED"/>
    <w:rsid w:val="00361415"/>
    <w:rsid w:val="003801FA"/>
    <w:rsid w:val="003D285F"/>
    <w:rsid w:val="003E54F6"/>
    <w:rsid w:val="003E6046"/>
    <w:rsid w:val="004015FC"/>
    <w:rsid w:val="00430128"/>
    <w:rsid w:val="004474D1"/>
    <w:rsid w:val="00447E3E"/>
    <w:rsid w:val="00475CE9"/>
    <w:rsid w:val="004C4DFD"/>
    <w:rsid w:val="004D6100"/>
    <w:rsid w:val="004E5601"/>
    <w:rsid w:val="004E71C7"/>
    <w:rsid w:val="004F2ED7"/>
    <w:rsid w:val="0050487A"/>
    <w:rsid w:val="00536BB1"/>
    <w:rsid w:val="00550F1A"/>
    <w:rsid w:val="00584635"/>
    <w:rsid w:val="005F33E4"/>
    <w:rsid w:val="005F5E72"/>
    <w:rsid w:val="00622A0A"/>
    <w:rsid w:val="00624271"/>
    <w:rsid w:val="00644C55"/>
    <w:rsid w:val="00646945"/>
    <w:rsid w:val="00657178"/>
    <w:rsid w:val="00663445"/>
    <w:rsid w:val="00666ED5"/>
    <w:rsid w:val="006846EE"/>
    <w:rsid w:val="006A1C7A"/>
    <w:rsid w:val="006F2FA7"/>
    <w:rsid w:val="00714A84"/>
    <w:rsid w:val="00734163"/>
    <w:rsid w:val="00735878"/>
    <w:rsid w:val="007A026D"/>
    <w:rsid w:val="007A0FB6"/>
    <w:rsid w:val="007A5506"/>
    <w:rsid w:val="007B18D1"/>
    <w:rsid w:val="00816214"/>
    <w:rsid w:val="00821E94"/>
    <w:rsid w:val="00825A0A"/>
    <w:rsid w:val="00827EB4"/>
    <w:rsid w:val="00855D8C"/>
    <w:rsid w:val="00874738"/>
    <w:rsid w:val="008A3638"/>
    <w:rsid w:val="008A7DB1"/>
    <w:rsid w:val="008E49FA"/>
    <w:rsid w:val="008F218A"/>
    <w:rsid w:val="009061E4"/>
    <w:rsid w:val="00917126"/>
    <w:rsid w:val="00924CD6"/>
    <w:rsid w:val="00983FA9"/>
    <w:rsid w:val="00986A06"/>
    <w:rsid w:val="009A5315"/>
    <w:rsid w:val="009E148A"/>
    <w:rsid w:val="009E1EFD"/>
    <w:rsid w:val="00A30F8D"/>
    <w:rsid w:val="00A64F10"/>
    <w:rsid w:val="00A70A73"/>
    <w:rsid w:val="00A8679F"/>
    <w:rsid w:val="00AA42B2"/>
    <w:rsid w:val="00AB1000"/>
    <w:rsid w:val="00AB11BE"/>
    <w:rsid w:val="00B058BF"/>
    <w:rsid w:val="00B45AA7"/>
    <w:rsid w:val="00B72EB7"/>
    <w:rsid w:val="00B96983"/>
    <w:rsid w:val="00BB7247"/>
    <w:rsid w:val="00BD4B14"/>
    <w:rsid w:val="00BE5CDD"/>
    <w:rsid w:val="00BE792C"/>
    <w:rsid w:val="00BF3B69"/>
    <w:rsid w:val="00BF58C9"/>
    <w:rsid w:val="00C17256"/>
    <w:rsid w:val="00C259D9"/>
    <w:rsid w:val="00C55D59"/>
    <w:rsid w:val="00CA166D"/>
    <w:rsid w:val="00CB460C"/>
    <w:rsid w:val="00D1140B"/>
    <w:rsid w:val="00D24488"/>
    <w:rsid w:val="00D64EAB"/>
    <w:rsid w:val="00D81EFC"/>
    <w:rsid w:val="00DB4509"/>
    <w:rsid w:val="00DD0671"/>
    <w:rsid w:val="00DD5024"/>
    <w:rsid w:val="00DF7986"/>
    <w:rsid w:val="00E36443"/>
    <w:rsid w:val="00E642E3"/>
    <w:rsid w:val="00EB6823"/>
    <w:rsid w:val="00EB7534"/>
    <w:rsid w:val="00EC171D"/>
    <w:rsid w:val="00F04373"/>
    <w:rsid w:val="00F12CA0"/>
    <w:rsid w:val="00F14CE2"/>
    <w:rsid w:val="00F30D0F"/>
    <w:rsid w:val="00F42CD7"/>
    <w:rsid w:val="00F96A01"/>
    <w:rsid w:val="00FA7078"/>
    <w:rsid w:val="00FC5A45"/>
    <w:rsid w:val="00FD0527"/>
    <w:rsid w:val="00FF715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BFA45C"/>
  <w15:chartTrackingRefBased/>
  <w15:docId w15:val="{1E101736-1C95-461F-980C-8E9CF86BBA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pacing w:after="0" w:line="240" w:lineRule="auto"/>
      <w:jc w:val="both"/>
      <w:pPrChange w:id="0" w:author="ikedan" w:date="2026-09-25T21:13:00Z">
        <w:pPr>
          <w:spacing w:after="200" w:line="276" w:lineRule="auto"/>
        </w:pPr>
      </w:pPrChange>
    </w:pPr>
    <w:rPr>
      <w:rFonts w:eastAsiaTheme="minorEastAsia"/>
      <w:kern w:val="2"/>
      <w:sz w:val="21"/>
      <w:lang w:val="en-US" w:eastAsia="ja-JP"/>
      <w:rPrChange w:id="0" w:author="ikedan" w:date="2026-09-25T21:13:00Z">
        <w:rPr>
          <w:rFonts w:asciiTheme="minorHAnsi" w:eastAsiaTheme="minorHAnsi" w:hAnsiTheme="minorHAnsi" w:cstheme="minorBidi"/>
          <w:sz w:val="22"/>
          <w:szCs w:val="22"/>
          <w:lang w:val="en-US"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mmanormal">
    <w:name w:val="Emma normal"/>
    <w:basedOn w:val="Normal"/>
    <w:link w:val="EmmanormalChar"/>
    <w:autoRedefine/>
    <w:qFormat/>
    <w:rsid w:val="00447E3E"/>
    <w:rPr>
      <w:rFonts w:ascii="Times New Roman" w:eastAsia="Times New Roman" w:hAnsi="Times New Roman" w:cs="Arial"/>
      <w:color w:val="000000"/>
      <w:sz w:val="24"/>
      <w:lang w:val="en-GB" w:eastAsia="en-GB"/>
    </w:rPr>
  </w:style>
  <w:style w:type="character" w:customStyle="1" w:styleId="EmmanormalChar">
    <w:name w:val="Emma normal Char"/>
    <w:basedOn w:val="DefaultParagraphFont"/>
    <w:link w:val="Emmanormal"/>
    <w:rsid w:val="00447E3E"/>
    <w:rPr>
      <w:rFonts w:ascii="Times New Roman" w:eastAsia="Times New Roman" w:hAnsi="Times New Roman" w:cs="Arial"/>
      <w:color w:val="000000"/>
      <w:sz w:val="24"/>
      <w:lang w:eastAsia="en-GB"/>
    </w:rPr>
  </w:style>
  <w:style w:type="paragraph" w:customStyle="1" w:styleId="Emmasnormal">
    <w:name w:val="Emmas normal"/>
    <w:basedOn w:val="Normal"/>
    <w:link w:val="EmmasnormalChar"/>
    <w:qFormat/>
    <w:rsid w:val="000A12B0"/>
    <w:rPr>
      <w:rFonts w:ascii="Times New Roman" w:hAnsi="Times New Roman"/>
      <w:sz w:val="24"/>
    </w:rPr>
  </w:style>
  <w:style w:type="character" w:customStyle="1" w:styleId="EmmasnormalChar">
    <w:name w:val="Emmas normal Char"/>
    <w:basedOn w:val="DefaultParagraphFont"/>
    <w:link w:val="Emmasnormal"/>
    <w:rsid w:val="000A12B0"/>
    <w:rPr>
      <w:rFonts w:ascii="Times New Roman" w:hAnsi="Times New Roman"/>
      <w:sz w:val="24"/>
      <w:lang w:val="en-US"/>
    </w:rPr>
  </w:style>
  <w:style w:type="paragraph" w:customStyle="1" w:styleId="EBHeading1">
    <w:name w:val="EB Heading 1"/>
    <w:basedOn w:val="Normal"/>
    <w:link w:val="EBHeading1Char"/>
    <w:qFormat/>
    <w:rsid w:val="000A12B0"/>
    <w:rPr>
      <w:rFonts w:ascii="Times New Roman" w:hAnsi="Times New Roman" w:cs="Times New Roman"/>
      <w:b/>
      <w:sz w:val="28"/>
      <w:szCs w:val="24"/>
    </w:rPr>
  </w:style>
  <w:style w:type="character" w:customStyle="1" w:styleId="EBHeading1Char">
    <w:name w:val="EB Heading 1 Char"/>
    <w:basedOn w:val="DefaultParagraphFont"/>
    <w:link w:val="EBHeading1"/>
    <w:rsid w:val="000A12B0"/>
    <w:rPr>
      <w:rFonts w:ascii="Times New Roman" w:hAnsi="Times New Roman" w:cs="Times New Roman"/>
      <w:b/>
      <w:sz w:val="28"/>
      <w:szCs w:val="24"/>
      <w:lang w:val="en-US"/>
    </w:rPr>
  </w:style>
  <w:style w:type="paragraph" w:styleId="FootnoteText">
    <w:name w:val="footnote text"/>
    <w:basedOn w:val="Normal"/>
    <w:link w:val="FootnoteTextChar"/>
    <w:uiPriority w:val="99"/>
    <w:semiHidden/>
    <w:unhideWhenUsed/>
    <w:rsid w:val="000A12B0"/>
    <w:rPr>
      <w:rFonts w:ascii="Calibri" w:eastAsia="Calibri" w:hAnsi="Calibri" w:cs="Times New Roman"/>
      <w:sz w:val="20"/>
      <w:szCs w:val="20"/>
      <w:lang w:val="en-IN"/>
    </w:rPr>
  </w:style>
  <w:style w:type="character" w:customStyle="1" w:styleId="FootnoteTextChar">
    <w:name w:val="Footnote Text Char"/>
    <w:basedOn w:val="DefaultParagraphFont"/>
    <w:link w:val="FootnoteText"/>
    <w:uiPriority w:val="99"/>
    <w:semiHidden/>
    <w:rsid w:val="000A12B0"/>
    <w:rPr>
      <w:rFonts w:ascii="Calibri" w:eastAsia="Calibri" w:hAnsi="Calibri" w:cs="Times New Roman"/>
      <w:sz w:val="20"/>
      <w:szCs w:val="20"/>
      <w:lang w:val="en-IN"/>
    </w:rPr>
  </w:style>
  <w:style w:type="character" w:styleId="FootnoteReference">
    <w:name w:val="footnote reference"/>
    <w:basedOn w:val="DefaultParagraphFont"/>
    <w:uiPriority w:val="99"/>
    <w:semiHidden/>
    <w:unhideWhenUsed/>
    <w:rsid w:val="000A12B0"/>
    <w:rPr>
      <w:vertAlign w:val="superscript"/>
    </w:rPr>
  </w:style>
  <w:style w:type="character" w:styleId="CommentReference">
    <w:name w:val="annotation reference"/>
    <w:basedOn w:val="DefaultParagraphFont"/>
    <w:uiPriority w:val="99"/>
    <w:semiHidden/>
    <w:unhideWhenUsed/>
    <w:rsid w:val="000A12B0"/>
    <w:rPr>
      <w:sz w:val="18"/>
      <w:szCs w:val="18"/>
    </w:rPr>
  </w:style>
  <w:style w:type="paragraph" w:styleId="CommentText">
    <w:name w:val="annotation text"/>
    <w:basedOn w:val="Normal"/>
    <w:link w:val="CommentTextChar"/>
    <w:uiPriority w:val="99"/>
    <w:semiHidden/>
    <w:unhideWhenUsed/>
    <w:rsid w:val="000A12B0"/>
    <w:rPr>
      <w:rFonts w:ascii="Times New Roman" w:hAnsi="Times New Roman" w:cs="Times New Roman"/>
      <w:sz w:val="24"/>
      <w:szCs w:val="24"/>
      <w:lang w:val="en-GB" w:eastAsia="en-GB"/>
    </w:rPr>
  </w:style>
  <w:style w:type="character" w:customStyle="1" w:styleId="CommentTextChar">
    <w:name w:val="Comment Text Char"/>
    <w:basedOn w:val="DefaultParagraphFont"/>
    <w:link w:val="CommentText"/>
    <w:uiPriority w:val="99"/>
    <w:semiHidden/>
    <w:rsid w:val="000A12B0"/>
    <w:rPr>
      <w:rFonts w:ascii="Times New Roman" w:hAnsi="Times New Roman" w:cs="Times New Roman"/>
      <w:sz w:val="24"/>
      <w:szCs w:val="24"/>
      <w:lang w:eastAsia="en-GB"/>
    </w:rPr>
  </w:style>
  <w:style w:type="paragraph" w:styleId="BalloonText">
    <w:name w:val="Balloon Text"/>
    <w:basedOn w:val="Normal"/>
    <w:link w:val="BalloonTextChar"/>
    <w:uiPriority w:val="99"/>
    <w:semiHidden/>
    <w:unhideWhenUsed/>
    <w:rsid w:val="000A12B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A12B0"/>
    <w:rPr>
      <w:rFonts w:ascii="Segoe UI" w:hAnsi="Segoe UI" w:cs="Segoe UI"/>
      <w:sz w:val="18"/>
      <w:szCs w:val="18"/>
      <w:lang w:val="en-US"/>
    </w:rPr>
  </w:style>
  <w:style w:type="character" w:styleId="Hyperlink">
    <w:name w:val="Hyperlink"/>
    <w:basedOn w:val="DefaultParagraphFont"/>
    <w:uiPriority w:val="99"/>
    <w:unhideWhenUsed/>
    <w:rsid w:val="004E71C7"/>
    <w:rPr>
      <w:color w:val="0563C1" w:themeColor="hyperlink"/>
      <w:u w:val="single"/>
      <w:rPrChange w:id="1" w:author="ikedan" w:date="2026-09-25T21:13:00Z">
        <w:rPr>
          <w:color w:val="0000FF"/>
          <w:u w:val="single"/>
        </w:rPr>
      </w:rPrChange>
    </w:rPr>
  </w:style>
  <w:style w:type="paragraph" w:styleId="NormalWeb">
    <w:name w:val="Normal (Web)"/>
    <w:basedOn w:val="Normal"/>
    <w:uiPriority w:val="99"/>
    <w:semiHidden/>
    <w:unhideWhenUsed/>
    <w:rsid w:val="00EB7534"/>
    <w:pPr>
      <w:spacing w:before="100" w:beforeAutospacing="1" w:after="100" w:afterAutospacing="1"/>
    </w:pPr>
    <w:rPr>
      <w:rFonts w:ascii="Times New Roman" w:eastAsia="Times New Roman" w:hAnsi="Times New Roman" w:cs="Times New Roman"/>
      <w:sz w:val="24"/>
      <w:szCs w:val="24"/>
    </w:rPr>
  </w:style>
  <w:style w:type="paragraph" w:styleId="EndnoteText">
    <w:name w:val="endnote text"/>
    <w:basedOn w:val="Normal"/>
    <w:link w:val="EndnoteTextChar"/>
    <w:uiPriority w:val="99"/>
    <w:unhideWhenUsed/>
    <w:rsid w:val="003801FA"/>
    <w:rPr>
      <w:sz w:val="20"/>
      <w:szCs w:val="20"/>
    </w:rPr>
  </w:style>
  <w:style w:type="character" w:customStyle="1" w:styleId="EndnoteTextChar">
    <w:name w:val="Endnote Text Char"/>
    <w:basedOn w:val="DefaultParagraphFont"/>
    <w:link w:val="EndnoteText"/>
    <w:uiPriority w:val="99"/>
    <w:rsid w:val="003801FA"/>
    <w:rPr>
      <w:sz w:val="20"/>
      <w:szCs w:val="20"/>
      <w:lang w:val="en-US"/>
    </w:rPr>
  </w:style>
  <w:style w:type="character" w:styleId="EndnoteReference">
    <w:name w:val="endnote reference"/>
    <w:basedOn w:val="DefaultParagraphFont"/>
    <w:uiPriority w:val="99"/>
    <w:unhideWhenUsed/>
    <w:rsid w:val="003801FA"/>
    <w:rPr>
      <w:vertAlign w:val="superscript"/>
    </w:rPr>
  </w:style>
  <w:style w:type="paragraph" w:styleId="CommentSubject">
    <w:name w:val="annotation subject"/>
    <w:basedOn w:val="CommentText"/>
    <w:next w:val="CommentText"/>
    <w:link w:val="CommentSubjectChar"/>
    <w:uiPriority w:val="99"/>
    <w:semiHidden/>
    <w:unhideWhenUsed/>
    <w:rsid w:val="002F4319"/>
    <w:pPr>
      <w:spacing w:after="200"/>
    </w:pPr>
    <w:rPr>
      <w:rFonts w:asciiTheme="minorHAnsi" w:hAnsiTheme="minorHAnsi" w:cstheme="minorBidi"/>
      <w:b/>
      <w:bCs/>
      <w:sz w:val="20"/>
      <w:szCs w:val="20"/>
      <w:lang w:val="en-US" w:eastAsia="en-US"/>
    </w:rPr>
  </w:style>
  <w:style w:type="character" w:customStyle="1" w:styleId="CommentSubjectChar">
    <w:name w:val="Comment Subject Char"/>
    <w:basedOn w:val="CommentTextChar"/>
    <w:link w:val="CommentSubject"/>
    <w:uiPriority w:val="99"/>
    <w:semiHidden/>
    <w:rsid w:val="002F4319"/>
    <w:rPr>
      <w:rFonts w:ascii="Times New Roman" w:hAnsi="Times New Roman" w:cs="Times New Roman"/>
      <w:b/>
      <w:bCs/>
      <w:sz w:val="20"/>
      <w:szCs w:val="20"/>
      <w:lang w:val="en-US" w:eastAsia="en-GB"/>
    </w:rPr>
  </w:style>
  <w:style w:type="paragraph" w:styleId="Revision">
    <w:name w:val="Revision"/>
    <w:hidden/>
    <w:uiPriority w:val="99"/>
    <w:semiHidden/>
    <w:rsid w:val="00924CD6"/>
    <w:pPr>
      <w:spacing w:after="0" w:line="240" w:lineRule="auto"/>
    </w:pPr>
    <w:rPr>
      <w:lang w:val="en-US"/>
    </w:rPr>
  </w:style>
  <w:style w:type="paragraph" w:styleId="Header">
    <w:name w:val="header"/>
    <w:basedOn w:val="Normal"/>
    <w:link w:val="HeaderChar"/>
    <w:uiPriority w:val="99"/>
    <w:unhideWhenUsed/>
    <w:rsid w:val="00BF58C9"/>
    <w:pPr>
      <w:tabs>
        <w:tab w:val="center" w:pos="4252"/>
        <w:tab w:val="right" w:pos="8504"/>
      </w:tabs>
      <w:snapToGrid w:val="0"/>
      <w:pPrChange w:id="2" w:author="ikedan" w:date="2026-09-25T21:13:00Z">
        <w:pPr>
          <w:widowControl w:val="0"/>
          <w:tabs>
            <w:tab w:val="center" w:pos="4252"/>
            <w:tab w:val="right" w:pos="8504"/>
          </w:tabs>
          <w:snapToGrid w:val="0"/>
          <w:jc w:val="both"/>
        </w:pPr>
      </w:pPrChange>
    </w:pPr>
    <w:rPr>
      <w:rPrChange w:id="2" w:author="ikedan" w:date="2026-09-25T21:13:00Z">
        <w:rPr>
          <w:rFonts w:asciiTheme="minorHAnsi" w:eastAsiaTheme="minorEastAsia" w:hAnsiTheme="minorHAnsi" w:cstheme="minorBidi"/>
          <w:kern w:val="2"/>
          <w:sz w:val="21"/>
          <w:szCs w:val="22"/>
          <w:lang w:val="en-US" w:eastAsia="ja-JP" w:bidi="ar-SA"/>
        </w:rPr>
      </w:rPrChange>
    </w:rPr>
  </w:style>
  <w:style w:type="character" w:customStyle="1" w:styleId="HeaderChar">
    <w:name w:val="Header Char"/>
    <w:basedOn w:val="DefaultParagraphFont"/>
    <w:link w:val="Header"/>
    <w:uiPriority w:val="99"/>
    <w:rsid w:val="00816214"/>
    <w:rPr>
      <w:rFonts w:eastAsiaTheme="minorEastAsia"/>
      <w:kern w:val="2"/>
      <w:sz w:val="21"/>
      <w:lang w:val="en-US" w:eastAsia="ja-JP"/>
    </w:rPr>
  </w:style>
  <w:style w:type="paragraph" w:styleId="Footer">
    <w:name w:val="footer"/>
    <w:basedOn w:val="Normal"/>
    <w:link w:val="FooterChar"/>
    <w:uiPriority w:val="99"/>
    <w:unhideWhenUsed/>
    <w:rsid w:val="00BF58C9"/>
    <w:pPr>
      <w:tabs>
        <w:tab w:val="center" w:pos="4252"/>
        <w:tab w:val="right" w:pos="8504"/>
      </w:tabs>
      <w:snapToGrid w:val="0"/>
      <w:pPrChange w:id="3" w:author="ikedan" w:date="2026-09-25T21:13:00Z">
        <w:pPr>
          <w:widowControl w:val="0"/>
          <w:tabs>
            <w:tab w:val="center" w:pos="4252"/>
            <w:tab w:val="right" w:pos="8504"/>
          </w:tabs>
          <w:snapToGrid w:val="0"/>
          <w:jc w:val="both"/>
        </w:pPr>
      </w:pPrChange>
    </w:pPr>
    <w:rPr>
      <w:rPrChange w:id="3" w:author="ikedan" w:date="2026-09-25T21:13:00Z">
        <w:rPr>
          <w:rFonts w:asciiTheme="minorHAnsi" w:eastAsiaTheme="minorEastAsia" w:hAnsiTheme="minorHAnsi" w:cstheme="minorBidi"/>
          <w:kern w:val="2"/>
          <w:sz w:val="21"/>
          <w:szCs w:val="22"/>
          <w:lang w:val="en-US" w:eastAsia="ja-JP" w:bidi="ar-SA"/>
        </w:rPr>
      </w:rPrChange>
    </w:rPr>
  </w:style>
  <w:style w:type="character" w:customStyle="1" w:styleId="FooterChar">
    <w:name w:val="Footer Char"/>
    <w:basedOn w:val="DefaultParagraphFont"/>
    <w:link w:val="Footer"/>
    <w:uiPriority w:val="99"/>
    <w:rsid w:val="00816214"/>
    <w:rPr>
      <w:rFonts w:eastAsiaTheme="minorEastAsia"/>
      <w:kern w:val="2"/>
      <w:sz w:val="21"/>
      <w:lang w:val="en-US"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54384696">
      <w:bodyDiv w:val="1"/>
      <w:marLeft w:val="0"/>
      <w:marRight w:val="0"/>
      <w:marTop w:val="0"/>
      <w:marBottom w:val="0"/>
      <w:divBdr>
        <w:top w:val="none" w:sz="0" w:space="0" w:color="auto"/>
        <w:left w:val="none" w:sz="0" w:space="0" w:color="auto"/>
        <w:bottom w:val="none" w:sz="0" w:space="0" w:color="auto"/>
        <w:right w:val="none" w:sz="0" w:space="0" w:color="auto"/>
      </w:divBdr>
    </w:div>
    <w:div w:id="1091123380">
      <w:bodyDiv w:val="1"/>
      <w:marLeft w:val="0"/>
      <w:marRight w:val="0"/>
      <w:marTop w:val="0"/>
      <w:marBottom w:val="0"/>
      <w:divBdr>
        <w:top w:val="none" w:sz="0" w:space="0" w:color="auto"/>
        <w:left w:val="none" w:sz="0" w:space="0" w:color="auto"/>
        <w:bottom w:val="none" w:sz="0" w:space="0" w:color="auto"/>
        <w:right w:val="none" w:sz="0" w:space="0" w:color="auto"/>
      </w:divBdr>
    </w:div>
    <w:div w:id="19702817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A72FDF-3E23-45CD-AFEC-10F4ADB743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2233</Words>
  <Characters>12733</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 Brannlund</dc:creator>
  <cp:keywords/>
  <dc:description/>
  <cp:lastModifiedBy>Arthur Souza Rodrigues</cp:lastModifiedBy>
  <cp:revision>1</cp:revision>
  <dcterms:created xsi:type="dcterms:W3CDTF">2019-02-06T10:02:00Z</dcterms:created>
  <dcterms:modified xsi:type="dcterms:W3CDTF">2026-09-26T01:13:00Z</dcterms:modified>
</cp:coreProperties>
</file>