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2D7F1" w14:textId="77777777" w:rsidR="00BC32DD" w:rsidRPr="001A2552" w:rsidRDefault="00BC32DD" w:rsidP="00BC32DD">
      <w:pPr>
        <w:jc w:val="center"/>
        <w:rPr>
          <w:ins w:id="8" w:author="msi" w:date="2026-09-22T12:18:00Z" w16du:dateUtc="2026-09-22T16:18:00Z"/>
          <w:sz w:val="16"/>
          <w:szCs w:val="16"/>
        </w:rPr>
      </w:pPr>
      <w:ins w:id="9" w:author="msi" w:date="2026-09-22T12:18:00Z" w16du:dateUtc="2026-09-22T16:18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6B32977" w14:textId="77777777" w:rsidR="00BC32DD" w:rsidRPr="001A2552" w:rsidRDefault="00BC32DD" w:rsidP="00BC32DD">
      <w:pPr>
        <w:jc w:val="center"/>
        <w:rPr>
          <w:ins w:id="10" w:author="msi" w:date="2026-09-22T12:18:00Z" w16du:dateUtc="2026-09-22T16:18:00Z"/>
          <w:b/>
          <w:sz w:val="16"/>
          <w:szCs w:val="16"/>
        </w:rPr>
      </w:pPr>
      <w:ins w:id="11" w:author="msi" w:date="2026-09-22T12:18:00Z" w16du:dateUtc="2026-09-22T16:18:00Z">
        <w:r w:rsidRPr="001A2552">
          <w:rPr>
            <w:b/>
            <w:sz w:val="16"/>
            <w:szCs w:val="16"/>
          </w:rPr>
          <w:t>Açık Ders Malzemeleri</w:t>
        </w:r>
      </w:ins>
    </w:p>
    <w:p w14:paraId="324AB03E" w14:textId="77777777" w:rsidR="00BC32DD" w:rsidRDefault="00BC32DD" w:rsidP="00BC32DD">
      <w:pPr>
        <w:pStyle w:val="Basliklar"/>
        <w:jc w:val="center"/>
        <w:rPr>
          <w:ins w:id="12" w:author="msi" w:date="2026-09-22T12:18:00Z" w16du:dateUtc="2026-09-22T16:18:00Z"/>
          <w:sz w:val="16"/>
          <w:szCs w:val="16"/>
        </w:rPr>
      </w:pPr>
    </w:p>
    <w:p w14:paraId="76581795" w14:textId="77777777" w:rsidR="00BC32DD" w:rsidRPr="001A2552" w:rsidRDefault="00BC32DD" w:rsidP="00BC32DD">
      <w:pPr>
        <w:pStyle w:val="Basliklar"/>
        <w:jc w:val="center"/>
        <w:rPr>
          <w:ins w:id="13" w:author="msi" w:date="2026-09-22T12:18:00Z" w16du:dateUtc="2026-09-22T16:18:00Z"/>
          <w:sz w:val="16"/>
          <w:szCs w:val="16"/>
        </w:rPr>
      </w:pPr>
      <w:ins w:id="14" w:author="msi" w:date="2026-09-22T12:18:00Z" w16du:dateUtc="2026-09-22T16:18:00Z">
        <w:r>
          <w:rPr>
            <w:sz w:val="16"/>
            <w:szCs w:val="16"/>
          </w:rPr>
          <w:t>Ders izlence Formu</w:t>
        </w:r>
      </w:ins>
    </w:p>
    <w:p w14:paraId="2C8D9FE6" w14:textId="77777777" w:rsidR="00BC32DD" w:rsidRPr="001A2552" w:rsidRDefault="00BC32DD" w:rsidP="00BC32DD">
      <w:pPr>
        <w:rPr>
          <w:ins w:id="15" w:author="msi" w:date="2026-09-22T12:18:00Z" w16du:dateUtc="2026-09-22T16:18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2BD8F062" w14:textId="77777777" w:rsidTr="00832AEF">
        <w:trPr>
          <w:jc w:val="center"/>
          <w:ins w:id="16" w:author="msi" w:date="2026-09-22T12:18:00Z" w16du:dateUtc="2026-09-22T16:18:00Z"/>
        </w:trPr>
        <w:tc>
          <w:tcPr>
            <w:tcW w:w="2745" w:type="dxa"/>
            <w:vAlign w:val="center"/>
          </w:tcPr>
          <w:p w14:paraId="503BFC44" w14:textId="77777777" w:rsidR="00BC32DD" w:rsidRPr="001A2552" w:rsidRDefault="00BC32DD" w:rsidP="00832AEF">
            <w:pPr>
              <w:pStyle w:val="DersBasliklar"/>
              <w:rPr>
                <w:ins w:id="17" w:author="msi" w:date="2026-09-22T12:18:00Z" w16du:dateUtc="2026-09-22T16:18:00Z"/>
                <w:szCs w:val="16"/>
              </w:rPr>
            </w:pPr>
            <w:ins w:id="18" w:author="msi" w:date="2026-09-22T12:18:00Z" w16du:dateUtc="2026-09-22T16:18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2849A202" w14:textId="77777777" w:rsidR="00BC32DD" w:rsidRPr="00B00DF3" w:rsidRDefault="00CC0B85" w:rsidP="00F95BE5">
            <w:pPr>
              <w:pStyle w:val="DersBilgileri"/>
              <w:rPr>
                <w:ins w:id="19" w:author="msi" w:date="2026-09-22T12:18:00Z" w16du:dateUtc="2026-09-22T16:18:00Z"/>
                <w:bCs/>
                <w:szCs w:val="16"/>
              </w:rPr>
            </w:pPr>
            <w:ins w:id="20" w:author="msi" w:date="2026-09-22T12:18:00Z" w16du:dateUtc="2026-09-22T16:18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34FADAA3" w14:textId="77777777" w:rsidTr="00832AEF">
        <w:trPr>
          <w:jc w:val="center"/>
          <w:ins w:id="21" w:author="msi" w:date="2026-09-22T12:18:00Z" w16du:dateUtc="2026-09-22T16:18:00Z"/>
        </w:trPr>
        <w:tc>
          <w:tcPr>
            <w:tcW w:w="2745" w:type="dxa"/>
            <w:vAlign w:val="center"/>
          </w:tcPr>
          <w:p w14:paraId="3C8AA848" w14:textId="77777777" w:rsidR="00BC32DD" w:rsidRPr="001A2552" w:rsidRDefault="00BC32DD" w:rsidP="00832AEF">
            <w:pPr>
              <w:pStyle w:val="DersBasliklar"/>
              <w:rPr>
                <w:ins w:id="22" w:author="msi" w:date="2026-09-22T12:18:00Z" w16du:dateUtc="2026-09-22T16:18:00Z"/>
                <w:szCs w:val="16"/>
              </w:rPr>
            </w:pPr>
            <w:ins w:id="23" w:author="msi" w:date="2026-09-22T12:18:00Z" w16du:dateUtc="2026-09-22T16:18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2E66B357" w14:textId="77777777" w:rsidR="00BC32DD" w:rsidRPr="00B00DF3" w:rsidRDefault="00F911A6" w:rsidP="00832AEF">
            <w:pPr>
              <w:pStyle w:val="DersBilgileri"/>
              <w:rPr>
                <w:ins w:id="24" w:author="msi" w:date="2026-09-22T12:18:00Z" w16du:dateUtc="2026-09-22T16:18:00Z"/>
                <w:szCs w:val="16"/>
              </w:rPr>
            </w:pPr>
            <w:ins w:id="25" w:author="msi" w:date="2026-09-22T12:18:00Z" w16du:dateUtc="2026-09-22T16:18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424CC50B" w14:textId="77777777" w:rsidTr="00832AEF">
        <w:trPr>
          <w:jc w:val="center"/>
          <w:ins w:id="26" w:author="msi" w:date="2026-09-22T12:18:00Z" w16du:dateUtc="2026-09-22T16:18:00Z"/>
        </w:trPr>
        <w:tc>
          <w:tcPr>
            <w:tcW w:w="2745" w:type="dxa"/>
            <w:vAlign w:val="center"/>
          </w:tcPr>
          <w:p w14:paraId="16A26460" w14:textId="77777777" w:rsidR="00BC32DD" w:rsidRPr="001A2552" w:rsidRDefault="00BC32DD" w:rsidP="00832AEF">
            <w:pPr>
              <w:pStyle w:val="DersBasliklar"/>
              <w:rPr>
                <w:ins w:id="27" w:author="msi" w:date="2026-09-22T12:18:00Z" w16du:dateUtc="2026-09-22T16:18:00Z"/>
                <w:szCs w:val="16"/>
              </w:rPr>
            </w:pPr>
            <w:ins w:id="28" w:author="msi" w:date="2026-09-22T12:18:00Z" w16du:dateUtc="2026-09-22T16:18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6EF18373" w14:textId="77777777" w:rsidR="00BC32DD" w:rsidRPr="00B00DF3" w:rsidRDefault="00F911A6" w:rsidP="00832AEF">
            <w:pPr>
              <w:pStyle w:val="DersBilgileri"/>
              <w:rPr>
                <w:ins w:id="29" w:author="msi" w:date="2026-09-22T12:18:00Z" w16du:dateUtc="2026-09-22T16:18:00Z"/>
                <w:szCs w:val="16"/>
              </w:rPr>
            </w:pPr>
            <w:ins w:id="30" w:author="msi" w:date="2026-09-22T12:18:00Z" w16du:dateUtc="2026-09-22T16:18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583696AD" w14:textId="77777777" w:rsidTr="00832AEF">
        <w:trPr>
          <w:jc w:val="center"/>
          <w:ins w:id="31" w:author="msi" w:date="2026-09-22T12:18:00Z" w16du:dateUtc="2026-09-22T16:18:00Z"/>
        </w:trPr>
        <w:tc>
          <w:tcPr>
            <w:tcW w:w="2745" w:type="dxa"/>
            <w:vAlign w:val="center"/>
          </w:tcPr>
          <w:p w14:paraId="163010FD" w14:textId="77777777" w:rsidR="00BC32DD" w:rsidRPr="001A2552" w:rsidRDefault="00BC32DD" w:rsidP="00832AEF">
            <w:pPr>
              <w:pStyle w:val="DersBasliklar"/>
              <w:rPr>
                <w:ins w:id="32" w:author="msi" w:date="2026-09-22T12:18:00Z" w16du:dateUtc="2026-09-22T16:18:00Z"/>
                <w:szCs w:val="16"/>
              </w:rPr>
            </w:pPr>
            <w:ins w:id="33" w:author="msi" w:date="2026-09-22T12:18:00Z" w16du:dateUtc="2026-09-22T16:18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4D087328" w14:textId="77777777" w:rsidR="00BC32DD" w:rsidRPr="00B00DF3" w:rsidRDefault="00F911A6" w:rsidP="00832AEF">
            <w:pPr>
              <w:pStyle w:val="DersBilgileri"/>
              <w:rPr>
                <w:ins w:id="34" w:author="msi" w:date="2026-09-22T12:18:00Z" w16du:dateUtc="2026-09-22T16:18:00Z"/>
                <w:szCs w:val="16"/>
              </w:rPr>
            </w:pPr>
            <w:ins w:id="35" w:author="msi" w:date="2026-09-22T12:18:00Z" w16du:dateUtc="2026-09-22T16:18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0C7938F0" w14:textId="77777777" w:rsidTr="00832AEF">
        <w:trPr>
          <w:jc w:val="center"/>
          <w:ins w:id="36" w:author="msi" w:date="2026-09-22T12:18:00Z" w16du:dateUtc="2026-09-22T16:18:00Z"/>
        </w:trPr>
        <w:tc>
          <w:tcPr>
            <w:tcW w:w="2745" w:type="dxa"/>
            <w:vAlign w:val="center"/>
          </w:tcPr>
          <w:p w14:paraId="413F6030" w14:textId="77777777" w:rsidR="00BC32DD" w:rsidRPr="001A2552" w:rsidRDefault="00BC32DD" w:rsidP="00832AEF">
            <w:pPr>
              <w:pStyle w:val="DersBasliklar"/>
              <w:rPr>
                <w:ins w:id="37" w:author="msi" w:date="2026-09-22T12:18:00Z" w16du:dateUtc="2026-09-22T16:18:00Z"/>
                <w:szCs w:val="16"/>
              </w:rPr>
            </w:pPr>
            <w:ins w:id="38" w:author="msi" w:date="2026-09-22T12:18:00Z" w16du:dateUtc="2026-09-22T16:18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3759D626" w14:textId="77777777" w:rsidR="00BC32DD" w:rsidRPr="00B00DF3" w:rsidRDefault="00F8234C" w:rsidP="00832AEF">
            <w:pPr>
              <w:pStyle w:val="DersBilgileri"/>
              <w:rPr>
                <w:ins w:id="39" w:author="msi" w:date="2026-09-22T12:18:00Z" w16du:dateUtc="2026-09-22T16:18:00Z"/>
                <w:szCs w:val="16"/>
              </w:rPr>
            </w:pPr>
            <w:ins w:id="40" w:author="msi" w:date="2026-09-22T12:18:00Z" w16du:dateUtc="2026-09-22T16:18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49E421A6" w14:textId="77777777" w:rsidTr="00832AEF">
        <w:trPr>
          <w:jc w:val="center"/>
          <w:ins w:id="41" w:author="msi" w:date="2026-09-22T12:18:00Z" w16du:dateUtc="2026-09-22T16:18:00Z"/>
        </w:trPr>
        <w:tc>
          <w:tcPr>
            <w:tcW w:w="2745" w:type="dxa"/>
            <w:vAlign w:val="center"/>
          </w:tcPr>
          <w:p w14:paraId="218A0D75" w14:textId="77777777" w:rsidR="00BC32DD" w:rsidRPr="001A2552" w:rsidRDefault="00BC32DD" w:rsidP="00832AEF">
            <w:pPr>
              <w:pStyle w:val="DersBasliklar"/>
              <w:rPr>
                <w:ins w:id="42" w:author="msi" w:date="2026-09-22T12:18:00Z" w16du:dateUtc="2026-09-22T16:18:00Z"/>
                <w:szCs w:val="16"/>
              </w:rPr>
            </w:pPr>
            <w:ins w:id="43" w:author="msi" w:date="2026-09-22T12:18:00Z" w16du:dateUtc="2026-09-22T16:18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832F2CE" w14:textId="77777777" w:rsidR="00F911A6" w:rsidRPr="00B00DF3" w:rsidRDefault="00F911A6" w:rsidP="00F911A6">
            <w:pPr>
              <w:rPr>
                <w:ins w:id="44" w:author="msi" w:date="2026-09-22T12:18:00Z" w16du:dateUtc="2026-09-22T16:18:00Z"/>
                <w:sz w:val="16"/>
                <w:szCs w:val="16"/>
              </w:rPr>
            </w:pPr>
          </w:p>
          <w:p w14:paraId="6599B69B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18:00Z" w16du:dateUtc="2026-09-22T16:18:00Z"/>
                <w:sz w:val="16"/>
                <w:szCs w:val="16"/>
              </w:rPr>
            </w:pPr>
            <w:ins w:id="46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54FF361E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18:00Z" w16du:dateUtc="2026-09-22T16:18:00Z"/>
                <w:sz w:val="16"/>
                <w:szCs w:val="16"/>
              </w:rPr>
            </w:pPr>
            <w:ins w:id="48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5DCC069F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18:00Z" w16du:dateUtc="2026-09-22T16:18:00Z"/>
                <w:sz w:val="16"/>
                <w:szCs w:val="16"/>
              </w:rPr>
            </w:pPr>
            <w:ins w:id="50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7726E6E9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18:00Z" w16du:dateUtc="2026-09-22T16:18:00Z"/>
                <w:sz w:val="16"/>
                <w:szCs w:val="16"/>
              </w:rPr>
            </w:pPr>
            <w:ins w:id="52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A758117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18:00Z" w16du:dateUtc="2026-09-22T16:18:00Z"/>
                <w:sz w:val="16"/>
                <w:szCs w:val="16"/>
              </w:rPr>
            </w:pPr>
            <w:ins w:id="54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8E6205A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18:00Z" w16du:dateUtc="2026-09-22T16:18:00Z"/>
                <w:sz w:val="16"/>
                <w:szCs w:val="16"/>
              </w:rPr>
            </w:pPr>
            <w:ins w:id="56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2F740419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18:00Z" w16du:dateUtc="2026-09-22T16:18:00Z"/>
                <w:sz w:val="16"/>
                <w:szCs w:val="16"/>
              </w:rPr>
            </w:pPr>
            <w:ins w:id="58" w:author="msi" w:date="2026-09-22T12:18:00Z" w16du:dateUtc="2026-09-22T16:18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10CE0009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18:00Z" w16du:dateUtc="2026-09-22T16:18:00Z"/>
                <w:szCs w:val="16"/>
              </w:rPr>
            </w:pPr>
            <w:ins w:id="60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05E12759" w14:textId="77777777" w:rsidTr="00832AEF">
        <w:trPr>
          <w:jc w:val="center"/>
          <w:ins w:id="61" w:author="msi" w:date="2026-09-22T12:18:00Z" w16du:dateUtc="2026-09-22T16:18:00Z"/>
        </w:trPr>
        <w:tc>
          <w:tcPr>
            <w:tcW w:w="2745" w:type="dxa"/>
            <w:vAlign w:val="center"/>
          </w:tcPr>
          <w:p w14:paraId="4FEBC8FA" w14:textId="77777777" w:rsidR="00BC32DD" w:rsidRPr="001A2552" w:rsidRDefault="00BC32DD" w:rsidP="00832AEF">
            <w:pPr>
              <w:pStyle w:val="DersBasliklar"/>
              <w:rPr>
                <w:ins w:id="62" w:author="msi" w:date="2026-09-22T12:18:00Z" w16du:dateUtc="2026-09-22T16:18:00Z"/>
                <w:szCs w:val="16"/>
              </w:rPr>
            </w:pPr>
            <w:ins w:id="63" w:author="msi" w:date="2026-09-22T12:18:00Z" w16du:dateUtc="2026-09-22T16:18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2389F956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18:00Z" w16du:dateUtc="2026-09-22T16:18:00Z"/>
                <w:sz w:val="16"/>
                <w:szCs w:val="16"/>
              </w:rPr>
            </w:pPr>
            <w:ins w:id="65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F2F1BE6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18:00Z" w16du:dateUtc="2026-09-22T16:18:00Z"/>
                <w:sz w:val="16"/>
                <w:szCs w:val="16"/>
              </w:rPr>
            </w:pPr>
            <w:ins w:id="67" w:author="msi" w:date="2026-09-22T12:18:00Z" w16du:dateUtc="2026-09-22T16:18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D4E4795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18:00Z" w16du:dateUtc="2026-09-22T16:18:00Z"/>
                <w:sz w:val="16"/>
                <w:szCs w:val="16"/>
              </w:rPr>
            </w:pPr>
            <w:ins w:id="69" w:author="msi" w:date="2026-09-22T12:18:00Z" w16du:dateUtc="2026-09-22T16:18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F1CF0BA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18:00Z" w16du:dateUtc="2026-09-22T16:18:00Z"/>
                <w:sz w:val="16"/>
                <w:szCs w:val="16"/>
              </w:rPr>
            </w:pPr>
            <w:ins w:id="71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244BE1F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18:00Z" w16du:dateUtc="2026-09-22T16:18:00Z"/>
                <w:sz w:val="16"/>
                <w:szCs w:val="16"/>
              </w:rPr>
            </w:pPr>
            <w:ins w:id="73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0E299F9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18:00Z" w16du:dateUtc="2026-09-22T16:18:00Z"/>
                <w:sz w:val="16"/>
                <w:szCs w:val="16"/>
              </w:rPr>
            </w:pPr>
            <w:ins w:id="75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6DDD622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18:00Z" w16du:dateUtc="2026-09-22T16:18:00Z"/>
                <w:sz w:val="16"/>
                <w:szCs w:val="16"/>
              </w:rPr>
            </w:pPr>
            <w:ins w:id="77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610ACE9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18:00Z" w16du:dateUtc="2026-09-22T16:18:00Z"/>
                <w:sz w:val="16"/>
                <w:szCs w:val="16"/>
              </w:rPr>
            </w:pPr>
            <w:ins w:id="79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76A3D2F6" w14:textId="77777777" w:rsidR="00BC32DD" w:rsidRPr="00B00DF3" w:rsidRDefault="00BC32DD" w:rsidP="00832AEF">
            <w:pPr>
              <w:pStyle w:val="DersBilgileri"/>
              <w:rPr>
                <w:ins w:id="80" w:author="msi" w:date="2026-09-22T12:18:00Z" w16du:dateUtc="2026-09-22T16:18:00Z"/>
                <w:szCs w:val="16"/>
              </w:rPr>
            </w:pPr>
          </w:p>
        </w:tc>
      </w:tr>
      <w:tr w:rsidR="00BC32DD" w:rsidRPr="001A2552" w14:paraId="45EE20D8" w14:textId="77777777" w:rsidTr="00832AEF">
        <w:trPr>
          <w:jc w:val="center"/>
          <w:ins w:id="81" w:author="msi" w:date="2026-09-22T12:18:00Z" w16du:dateUtc="2026-09-22T16:18:00Z"/>
        </w:trPr>
        <w:tc>
          <w:tcPr>
            <w:tcW w:w="2745" w:type="dxa"/>
            <w:vAlign w:val="center"/>
          </w:tcPr>
          <w:p w14:paraId="29AF3E1A" w14:textId="77777777" w:rsidR="00BC32DD" w:rsidRPr="001A2552" w:rsidRDefault="00BC32DD" w:rsidP="00832AEF">
            <w:pPr>
              <w:pStyle w:val="DersBasliklar"/>
              <w:rPr>
                <w:ins w:id="82" w:author="msi" w:date="2026-09-22T12:18:00Z" w16du:dateUtc="2026-09-22T16:18:00Z"/>
                <w:szCs w:val="16"/>
              </w:rPr>
            </w:pPr>
            <w:ins w:id="83" w:author="msi" w:date="2026-09-22T12:18:00Z" w16du:dateUtc="2026-09-22T16:18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42EE2AD6" w14:textId="77777777" w:rsidR="00BC32DD" w:rsidRPr="00B00DF3" w:rsidRDefault="00F8234C" w:rsidP="00832AEF">
            <w:pPr>
              <w:pStyle w:val="DersBilgileri"/>
              <w:rPr>
                <w:ins w:id="84" w:author="msi" w:date="2026-09-22T12:18:00Z" w16du:dateUtc="2026-09-22T16:18:00Z"/>
                <w:szCs w:val="16"/>
              </w:rPr>
            </w:pPr>
            <w:ins w:id="85" w:author="msi" w:date="2026-09-22T12:18:00Z" w16du:dateUtc="2026-09-22T16:18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2492450B" w14:textId="77777777" w:rsidTr="00832AEF">
        <w:trPr>
          <w:jc w:val="center"/>
          <w:ins w:id="86" w:author="msi" w:date="2026-09-22T12:18:00Z" w16du:dateUtc="2026-09-22T16:18:00Z"/>
        </w:trPr>
        <w:tc>
          <w:tcPr>
            <w:tcW w:w="2745" w:type="dxa"/>
            <w:vAlign w:val="center"/>
          </w:tcPr>
          <w:p w14:paraId="5B6ED4C9" w14:textId="77777777" w:rsidR="00BC32DD" w:rsidRPr="001A2552" w:rsidRDefault="00BC32DD" w:rsidP="00832AEF">
            <w:pPr>
              <w:pStyle w:val="DersBasliklar"/>
              <w:rPr>
                <w:ins w:id="87" w:author="msi" w:date="2026-09-22T12:18:00Z" w16du:dateUtc="2026-09-22T16:18:00Z"/>
                <w:szCs w:val="16"/>
              </w:rPr>
            </w:pPr>
            <w:ins w:id="88" w:author="msi" w:date="2026-09-22T12:18:00Z" w16du:dateUtc="2026-09-22T16:18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45E60673" w14:textId="77777777" w:rsidR="00BC32DD" w:rsidRPr="00B00DF3" w:rsidRDefault="00B00DF3" w:rsidP="00832AEF">
            <w:pPr>
              <w:pStyle w:val="DersBilgileri"/>
              <w:rPr>
                <w:ins w:id="89" w:author="msi" w:date="2026-09-22T12:18:00Z" w16du:dateUtc="2026-09-22T16:18:00Z"/>
                <w:szCs w:val="16"/>
              </w:rPr>
            </w:pPr>
            <w:ins w:id="90" w:author="msi" w:date="2026-09-22T12:18:00Z" w16du:dateUtc="2026-09-22T16:18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33BFF18A" w14:textId="77777777" w:rsidTr="00832AEF">
        <w:trPr>
          <w:jc w:val="center"/>
          <w:ins w:id="91" w:author="msi" w:date="2026-09-22T12:18:00Z" w16du:dateUtc="2026-09-22T16:18:00Z"/>
        </w:trPr>
        <w:tc>
          <w:tcPr>
            <w:tcW w:w="2745" w:type="dxa"/>
            <w:vAlign w:val="center"/>
          </w:tcPr>
          <w:p w14:paraId="1A6F739E" w14:textId="77777777" w:rsidR="00BC32DD" w:rsidRPr="001A2552" w:rsidRDefault="00BC32DD" w:rsidP="00832AEF">
            <w:pPr>
              <w:pStyle w:val="DersBasliklar"/>
              <w:rPr>
                <w:ins w:id="92" w:author="msi" w:date="2026-09-22T12:18:00Z" w16du:dateUtc="2026-09-22T16:18:00Z"/>
                <w:szCs w:val="16"/>
              </w:rPr>
            </w:pPr>
            <w:ins w:id="93" w:author="msi" w:date="2026-09-22T12:18:00Z" w16du:dateUtc="2026-09-22T16:18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40B325DA" w14:textId="77777777" w:rsidR="00BC32DD" w:rsidRPr="00B00DF3" w:rsidRDefault="00BC32DD" w:rsidP="00832AEF">
            <w:pPr>
              <w:pStyle w:val="DersBilgileri"/>
              <w:rPr>
                <w:ins w:id="94" w:author="msi" w:date="2026-09-22T12:18:00Z" w16du:dateUtc="2026-09-22T16:18:00Z"/>
                <w:szCs w:val="16"/>
              </w:rPr>
            </w:pPr>
          </w:p>
        </w:tc>
      </w:tr>
      <w:tr w:rsidR="00BC32DD" w:rsidRPr="001A2552" w14:paraId="33F36B41" w14:textId="77777777" w:rsidTr="00832AEF">
        <w:trPr>
          <w:jc w:val="center"/>
          <w:ins w:id="95" w:author="msi" w:date="2026-09-22T12:18:00Z" w16du:dateUtc="2026-09-22T16:18:00Z"/>
        </w:trPr>
        <w:tc>
          <w:tcPr>
            <w:tcW w:w="2745" w:type="dxa"/>
            <w:vAlign w:val="center"/>
          </w:tcPr>
          <w:p w14:paraId="65A210B3" w14:textId="77777777" w:rsidR="00BC32DD" w:rsidRPr="001A2552" w:rsidRDefault="00BC32DD" w:rsidP="00832AEF">
            <w:pPr>
              <w:pStyle w:val="DersBasliklar"/>
              <w:rPr>
                <w:ins w:id="96" w:author="msi" w:date="2026-09-22T12:18:00Z" w16du:dateUtc="2026-09-22T16:18:00Z"/>
                <w:szCs w:val="16"/>
              </w:rPr>
            </w:pPr>
            <w:ins w:id="97" w:author="msi" w:date="2026-09-22T12:18:00Z" w16du:dateUtc="2026-09-22T16:18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15678D81" w14:textId="77777777" w:rsidR="00B00DF3" w:rsidRPr="00B00DF3" w:rsidRDefault="00B00DF3" w:rsidP="00B00DF3">
            <w:pPr>
              <w:rPr>
                <w:ins w:id="98" w:author="msi" w:date="2026-09-22T12:18:00Z" w16du:dateUtc="2026-09-22T16:18:00Z"/>
                <w:sz w:val="16"/>
                <w:szCs w:val="16"/>
              </w:rPr>
            </w:pPr>
            <w:ins w:id="99" w:author="msi" w:date="2026-09-22T12:18:00Z" w16du:dateUtc="2026-09-22T16:18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40AC459C" w14:textId="77777777" w:rsidR="00B00DF3" w:rsidRPr="00B00DF3" w:rsidRDefault="00B00DF3" w:rsidP="00B00DF3">
            <w:pPr>
              <w:rPr>
                <w:ins w:id="100" w:author="msi" w:date="2026-09-22T12:18:00Z" w16du:dateUtc="2026-09-22T16:18:00Z"/>
                <w:sz w:val="16"/>
                <w:szCs w:val="16"/>
              </w:rPr>
            </w:pPr>
            <w:ins w:id="101" w:author="msi" w:date="2026-09-22T12:18:00Z" w16du:dateUtc="2026-09-22T16:18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2BF750E8" w14:textId="77777777" w:rsidR="00B00DF3" w:rsidRPr="00B00DF3" w:rsidRDefault="00B00DF3" w:rsidP="00B00DF3">
            <w:pPr>
              <w:rPr>
                <w:ins w:id="102" w:author="msi" w:date="2026-09-22T12:18:00Z" w16du:dateUtc="2026-09-22T16:18:00Z"/>
                <w:sz w:val="16"/>
                <w:szCs w:val="16"/>
              </w:rPr>
            </w:pPr>
            <w:ins w:id="103" w:author="msi" w:date="2026-09-22T12:18:00Z" w16du:dateUtc="2026-09-22T16:18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49E7A8F3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18:00Z" w16du:dateUtc="2026-09-22T16:18:00Z"/>
                <w:rFonts w:ascii="Verdana" w:hAnsi="Verdana"/>
                <w:sz w:val="16"/>
                <w:szCs w:val="16"/>
              </w:rPr>
            </w:pPr>
            <w:ins w:id="105" w:author="msi" w:date="2026-09-22T12:18:00Z" w16du:dateUtc="2026-09-22T16:18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574955DB" w14:textId="77777777" w:rsidR="00B00DF3" w:rsidRPr="00B00DF3" w:rsidRDefault="00B00DF3" w:rsidP="00B00DF3">
            <w:pPr>
              <w:rPr>
                <w:ins w:id="106" w:author="msi" w:date="2026-09-22T12:18:00Z" w16du:dateUtc="2026-09-22T16:18:00Z"/>
                <w:sz w:val="16"/>
                <w:szCs w:val="16"/>
              </w:rPr>
            </w:pPr>
            <w:ins w:id="107" w:author="msi" w:date="2026-09-22T12:18:00Z" w16du:dateUtc="2026-09-22T16:18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336F9BC2" w14:textId="77777777" w:rsidR="00B00DF3" w:rsidRPr="00B00DF3" w:rsidRDefault="00B00DF3" w:rsidP="00B00DF3">
            <w:pPr>
              <w:rPr>
                <w:ins w:id="108" w:author="msi" w:date="2026-09-22T12:18:00Z" w16du:dateUtc="2026-09-22T16:18:00Z"/>
                <w:sz w:val="16"/>
                <w:szCs w:val="16"/>
              </w:rPr>
            </w:pPr>
            <w:ins w:id="109" w:author="msi" w:date="2026-09-22T12:18:00Z" w16du:dateUtc="2026-09-22T16:18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5BB73C37" w14:textId="77777777" w:rsidR="00B00DF3" w:rsidRPr="00B00DF3" w:rsidRDefault="00B00DF3" w:rsidP="00B00DF3">
            <w:pPr>
              <w:rPr>
                <w:ins w:id="110" w:author="msi" w:date="2026-09-22T12:18:00Z" w16du:dateUtc="2026-09-22T16:18:00Z"/>
                <w:sz w:val="16"/>
                <w:szCs w:val="16"/>
              </w:rPr>
            </w:pPr>
            <w:ins w:id="111" w:author="msi" w:date="2026-09-22T12:18:00Z" w16du:dateUtc="2026-09-22T16:18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1F8DE28C" w14:textId="77777777" w:rsidR="00B00DF3" w:rsidRPr="00B00DF3" w:rsidRDefault="00B00DF3" w:rsidP="00B00DF3">
            <w:pPr>
              <w:rPr>
                <w:ins w:id="112" w:author="msi" w:date="2026-09-22T12:18:00Z" w16du:dateUtc="2026-09-22T16:18:00Z"/>
                <w:sz w:val="16"/>
                <w:szCs w:val="16"/>
              </w:rPr>
            </w:pPr>
            <w:ins w:id="113" w:author="msi" w:date="2026-09-22T12:18:00Z" w16du:dateUtc="2026-09-22T16:18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2138E329" w14:textId="77777777" w:rsidR="00B00DF3" w:rsidRPr="00B00DF3" w:rsidRDefault="00B00DF3" w:rsidP="00B00DF3">
            <w:pPr>
              <w:rPr>
                <w:ins w:id="114" w:author="msi" w:date="2026-09-22T12:18:00Z" w16du:dateUtc="2026-09-22T16:18:00Z"/>
                <w:sz w:val="16"/>
                <w:szCs w:val="16"/>
              </w:rPr>
            </w:pPr>
            <w:ins w:id="115" w:author="msi" w:date="2026-09-22T12:18:00Z" w16du:dateUtc="2026-09-22T16:18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1E6F6E9E" w14:textId="77777777" w:rsidR="00BC32DD" w:rsidRPr="00B00DF3" w:rsidRDefault="00BC32DD" w:rsidP="00832AEF">
            <w:pPr>
              <w:pStyle w:val="Kaynakca"/>
              <w:rPr>
                <w:ins w:id="116" w:author="msi" w:date="2026-09-22T12:18:00Z" w16du:dateUtc="2026-09-22T16:18:00Z"/>
                <w:szCs w:val="16"/>
                <w:lang w:val="tr-TR"/>
              </w:rPr>
            </w:pPr>
          </w:p>
        </w:tc>
      </w:tr>
      <w:tr w:rsidR="00BC32DD" w:rsidRPr="001A2552" w14:paraId="11822521" w14:textId="77777777" w:rsidTr="00832AEF">
        <w:trPr>
          <w:jc w:val="center"/>
          <w:ins w:id="117" w:author="msi" w:date="2026-09-22T12:18:00Z" w16du:dateUtc="2026-09-22T16:18:00Z"/>
        </w:trPr>
        <w:tc>
          <w:tcPr>
            <w:tcW w:w="2745" w:type="dxa"/>
            <w:vAlign w:val="center"/>
          </w:tcPr>
          <w:p w14:paraId="1C667DDF" w14:textId="77777777" w:rsidR="00BC32DD" w:rsidRPr="001A2552" w:rsidRDefault="00BC32DD" w:rsidP="00832AEF">
            <w:pPr>
              <w:pStyle w:val="DersBasliklar"/>
              <w:rPr>
                <w:ins w:id="118" w:author="msi" w:date="2026-09-22T12:18:00Z" w16du:dateUtc="2026-09-22T16:18:00Z"/>
                <w:szCs w:val="16"/>
              </w:rPr>
            </w:pPr>
            <w:ins w:id="119" w:author="msi" w:date="2026-09-22T12:18:00Z" w16du:dateUtc="2026-09-22T16:18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2F7A503" w14:textId="77777777" w:rsidR="00BC32DD" w:rsidRPr="001A2552" w:rsidRDefault="00B00DF3" w:rsidP="00832AEF">
            <w:pPr>
              <w:pStyle w:val="DersBilgileri"/>
              <w:rPr>
                <w:ins w:id="120" w:author="msi" w:date="2026-09-22T12:18:00Z" w16du:dateUtc="2026-09-22T16:18:00Z"/>
                <w:szCs w:val="16"/>
              </w:rPr>
            </w:pPr>
            <w:ins w:id="121" w:author="msi" w:date="2026-09-22T12:18:00Z" w16du:dateUtc="2026-09-22T16:18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5D98AE22" w14:textId="77777777" w:rsidTr="00832AEF">
        <w:trPr>
          <w:jc w:val="center"/>
          <w:ins w:id="122" w:author="msi" w:date="2026-09-22T12:18:00Z" w16du:dateUtc="2026-09-22T16:18:00Z"/>
        </w:trPr>
        <w:tc>
          <w:tcPr>
            <w:tcW w:w="2745" w:type="dxa"/>
            <w:vAlign w:val="center"/>
          </w:tcPr>
          <w:p w14:paraId="48D72FF0" w14:textId="77777777" w:rsidR="00BC32DD" w:rsidRPr="001A2552" w:rsidRDefault="00BC32DD" w:rsidP="00832AEF">
            <w:pPr>
              <w:pStyle w:val="DersBasliklar"/>
              <w:rPr>
                <w:ins w:id="123" w:author="msi" w:date="2026-09-22T12:18:00Z" w16du:dateUtc="2026-09-22T16:18:00Z"/>
                <w:szCs w:val="16"/>
              </w:rPr>
            </w:pPr>
            <w:ins w:id="124" w:author="msi" w:date="2026-09-22T12:18:00Z" w16du:dateUtc="2026-09-22T16:18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0256F8F0" w14:textId="77777777" w:rsidR="00BC32DD" w:rsidRPr="001A2552" w:rsidRDefault="00BC32DD" w:rsidP="00832AEF">
            <w:pPr>
              <w:pStyle w:val="DersBilgileri"/>
              <w:rPr>
                <w:ins w:id="125" w:author="msi" w:date="2026-09-22T12:18:00Z" w16du:dateUtc="2026-09-22T16:18:00Z"/>
                <w:szCs w:val="16"/>
              </w:rPr>
            </w:pPr>
          </w:p>
        </w:tc>
      </w:tr>
      <w:tr w:rsidR="00BC32DD" w:rsidRPr="001A2552" w14:paraId="682079A8" w14:textId="77777777" w:rsidTr="00832AEF">
        <w:trPr>
          <w:jc w:val="center"/>
          <w:ins w:id="126" w:author="msi" w:date="2026-09-22T12:18:00Z" w16du:dateUtc="2026-09-22T16:18:00Z"/>
        </w:trPr>
        <w:tc>
          <w:tcPr>
            <w:tcW w:w="2745" w:type="dxa"/>
            <w:vAlign w:val="center"/>
          </w:tcPr>
          <w:p w14:paraId="455D28DE" w14:textId="77777777" w:rsidR="00BC32DD" w:rsidRPr="001A2552" w:rsidRDefault="00BC32DD" w:rsidP="00832AEF">
            <w:pPr>
              <w:pStyle w:val="DersBasliklar"/>
              <w:rPr>
                <w:ins w:id="127" w:author="msi" w:date="2026-09-22T12:18:00Z" w16du:dateUtc="2026-09-22T16:18:00Z"/>
                <w:szCs w:val="16"/>
              </w:rPr>
            </w:pPr>
            <w:ins w:id="128" w:author="msi" w:date="2026-09-22T12:18:00Z" w16du:dateUtc="2026-09-22T16:18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21F5A750" w14:textId="77777777" w:rsidR="00BC32DD" w:rsidRPr="001A2552" w:rsidRDefault="00BC32DD" w:rsidP="00832AEF">
            <w:pPr>
              <w:pStyle w:val="DersBilgileri"/>
              <w:rPr>
                <w:ins w:id="129" w:author="msi" w:date="2026-09-22T12:18:00Z" w16du:dateUtc="2026-09-22T16:18:00Z"/>
                <w:szCs w:val="16"/>
              </w:rPr>
            </w:pPr>
          </w:p>
        </w:tc>
      </w:tr>
    </w:tbl>
    <w:p w14:paraId="40E81AD1" w14:textId="77777777" w:rsidR="00BC32DD" w:rsidRPr="001A2552" w:rsidRDefault="00BC32DD" w:rsidP="00BC32DD">
      <w:pPr>
        <w:rPr>
          <w:ins w:id="130" w:author="msi" w:date="2026-09-22T12:18:00Z" w16du:dateUtc="2026-09-22T16:18:00Z"/>
          <w:sz w:val="16"/>
          <w:szCs w:val="16"/>
        </w:rPr>
      </w:pPr>
    </w:p>
    <w:p w14:paraId="23599646" w14:textId="77777777" w:rsidR="00BC32DD" w:rsidRPr="001A2552" w:rsidRDefault="00BC32DD" w:rsidP="00BC32DD">
      <w:pPr>
        <w:rPr>
          <w:ins w:id="131" w:author="msi" w:date="2026-09-22T12:18:00Z" w16du:dateUtc="2026-09-22T16:18:00Z"/>
          <w:sz w:val="16"/>
          <w:szCs w:val="16"/>
        </w:rPr>
      </w:pPr>
    </w:p>
    <w:p w14:paraId="3EE6C6CF" w14:textId="77777777" w:rsidR="00BC32DD" w:rsidRPr="001A2552" w:rsidRDefault="00BC32DD" w:rsidP="00BC32DD">
      <w:pPr>
        <w:rPr>
          <w:ins w:id="132" w:author="msi" w:date="2026-09-22T12:18:00Z" w16du:dateUtc="2026-09-22T16:18:00Z"/>
          <w:sz w:val="16"/>
          <w:szCs w:val="16"/>
        </w:rPr>
      </w:pPr>
    </w:p>
    <w:p w14:paraId="3665C2B3" w14:textId="77777777" w:rsidR="00BC32DD" w:rsidRDefault="00BC32DD" w:rsidP="00BC32DD">
      <w:pPr>
        <w:rPr>
          <w:ins w:id="133" w:author="msi" w:date="2026-09-22T12:18:00Z" w16du:dateUtc="2026-09-22T16:18:00Z"/>
        </w:rPr>
      </w:pPr>
    </w:p>
    <w:p w14:paraId="15612223" w14:textId="77777777" w:rsidR="0085378D" w:rsidRPr="00E15296" w:rsidRDefault="0083407F">
      <w:pPr>
        <w:rPr>
          <w:del w:id="134" w:author="msi" w:date="2026-09-22T12:18:00Z" w16du:dateUtc="2026-09-22T16:18:00Z"/>
          <w:rFonts w:ascii="Times New Roman" w:hAnsi="Times New Roman"/>
          <w:sz w:val="24"/>
        </w:rPr>
      </w:pPr>
      <w:del w:id="135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>Секция: «Краеведение».</w:delText>
        </w:r>
      </w:del>
    </w:p>
    <w:p w14:paraId="4A6762E5" w14:textId="77777777" w:rsidR="0046608C" w:rsidRPr="00E15296" w:rsidRDefault="0083407F">
      <w:pPr>
        <w:rPr>
          <w:del w:id="136" w:author="msi" w:date="2026-09-22T12:18:00Z" w16du:dateUtc="2026-09-22T16:18:00Z"/>
          <w:rFonts w:ascii="Times New Roman" w:hAnsi="Times New Roman"/>
          <w:sz w:val="24"/>
        </w:rPr>
      </w:pPr>
      <w:del w:id="137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 xml:space="preserve">Тема: </w:delText>
        </w:r>
        <w:r w:rsidR="0005677C" w:rsidRPr="00E15296">
          <w:rPr>
            <w:rFonts w:ascii="Times New Roman" w:hAnsi="Times New Roman"/>
            <w:sz w:val="24"/>
          </w:rPr>
          <w:delText>«</w:delText>
        </w:r>
        <w:r w:rsidR="006B73BD" w:rsidRPr="00E15296">
          <w:rPr>
            <w:rFonts w:ascii="Times New Roman" w:hAnsi="Times New Roman"/>
            <w:sz w:val="24"/>
          </w:rPr>
          <w:delText>Боль земли</w:delText>
        </w:r>
        <w:r w:rsidR="0005677C" w:rsidRPr="00E15296">
          <w:rPr>
            <w:rFonts w:ascii="Times New Roman" w:hAnsi="Times New Roman"/>
            <w:sz w:val="24"/>
          </w:rPr>
          <w:delText>»</w:delText>
        </w:r>
        <w:r w:rsidR="0063199C" w:rsidRPr="00E15296">
          <w:rPr>
            <w:rFonts w:ascii="Times New Roman" w:hAnsi="Times New Roman"/>
            <w:sz w:val="24"/>
          </w:rPr>
          <w:delText xml:space="preserve"> (Х</w:delText>
        </w:r>
        <w:r w:rsidR="002E3C48" w:rsidRPr="00E15296">
          <w:rPr>
            <w:rFonts w:ascii="Times New Roman" w:hAnsi="Times New Roman"/>
            <w:sz w:val="24"/>
          </w:rPr>
          <w:delText>олокост в Ростовской области)</w:delText>
        </w:r>
        <w:r w:rsidRPr="00E15296">
          <w:rPr>
            <w:rFonts w:ascii="Times New Roman" w:hAnsi="Times New Roman"/>
            <w:sz w:val="24"/>
          </w:rPr>
          <w:delText>».</w:delText>
        </w:r>
      </w:del>
    </w:p>
    <w:p w14:paraId="7B49BE49" w14:textId="77777777" w:rsidR="0085378D" w:rsidRPr="00E15296" w:rsidRDefault="0083407F">
      <w:pPr>
        <w:rPr>
          <w:del w:id="138" w:author="msi" w:date="2026-09-22T12:18:00Z" w16du:dateUtc="2026-09-22T16:18:00Z"/>
          <w:rFonts w:ascii="Times New Roman" w:hAnsi="Times New Roman"/>
          <w:sz w:val="24"/>
        </w:rPr>
      </w:pPr>
      <w:del w:id="139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 xml:space="preserve">Автор: </w:delText>
        </w:r>
        <w:r w:rsidR="0085378D" w:rsidRPr="00E15296">
          <w:rPr>
            <w:rFonts w:ascii="Times New Roman" w:hAnsi="Times New Roman"/>
            <w:sz w:val="24"/>
          </w:rPr>
          <w:delText>Нечаева Виктория Юрьевна</w:delText>
        </w:r>
        <w:r w:rsidRPr="00E15296">
          <w:rPr>
            <w:rFonts w:ascii="Times New Roman" w:hAnsi="Times New Roman"/>
            <w:sz w:val="24"/>
          </w:rPr>
          <w:delText>.</w:delText>
        </w:r>
      </w:del>
    </w:p>
    <w:p w14:paraId="5715E137" w14:textId="77777777" w:rsidR="0085378D" w:rsidRPr="00E15296" w:rsidRDefault="0085378D">
      <w:pPr>
        <w:rPr>
          <w:del w:id="140" w:author="msi" w:date="2026-09-22T12:18:00Z" w16du:dateUtc="2026-09-22T16:18:00Z"/>
          <w:rFonts w:ascii="Times New Roman" w:hAnsi="Times New Roman"/>
          <w:sz w:val="24"/>
        </w:rPr>
      </w:pPr>
      <w:del w:id="141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>МАОУ СОШ</w:delText>
        </w:r>
        <w:r w:rsidR="0083407F" w:rsidRPr="00E15296">
          <w:rPr>
            <w:rFonts w:ascii="Times New Roman" w:hAnsi="Times New Roman"/>
            <w:sz w:val="24"/>
          </w:rPr>
          <w:delText xml:space="preserve"> </w:delText>
        </w:r>
        <w:r w:rsidR="0005677C" w:rsidRPr="00E15296">
          <w:rPr>
            <w:rFonts w:ascii="Times New Roman" w:hAnsi="Times New Roman"/>
            <w:sz w:val="24"/>
            <w:lang w:val="en-US"/>
          </w:rPr>
          <w:delText>N</w:delText>
        </w:r>
        <w:r w:rsidR="0083407F" w:rsidRPr="00E15296">
          <w:rPr>
            <w:rFonts w:ascii="Times New Roman" w:hAnsi="Times New Roman"/>
            <w:sz w:val="24"/>
          </w:rPr>
          <w:delText xml:space="preserve"> </w:delText>
        </w:r>
        <w:r w:rsidRPr="00E15296">
          <w:rPr>
            <w:rFonts w:ascii="Times New Roman" w:hAnsi="Times New Roman"/>
            <w:sz w:val="24"/>
          </w:rPr>
          <w:delText>10</w:delText>
        </w:r>
        <w:r w:rsidR="0005677C" w:rsidRPr="00E15296">
          <w:rPr>
            <w:rFonts w:ascii="Times New Roman" w:hAnsi="Times New Roman"/>
            <w:sz w:val="24"/>
          </w:rPr>
          <w:delText>,</w:delText>
        </w:r>
        <w:r w:rsidRPr="00E15296">
          <w:rPr>
            <w:rFonts w:ascii="Times New Roman" w:hAnsi="Times New Roman"/>
            <w:sz w:val="24"/>
          </w:rPr>
          <w:delText xml:space="preserve"> 10</w:delText>
        </w:r>
        <w:r w:rsidR="0005677C" w:rsidRPr="00E15296">
          <w:rPr>
            <w:rFonts w:ascii="Times New Roman" w:hAnsi="Times New Roman"/>
            <w:sz w:val="24"/>
          </w:rPr>
          <w:delText>«</w:delText>
        </w:r>
        <w:r w:rsidRPr="00E15296">
          <w:rPr>
            <w:rFonts w:ascii="Times New Roman" w:hAnsi="Times New Roman"/>
            <w:sz w:val="24"/>
          </w:rPr>
          <w:delText>Б</w:delText>
        </w:r>
        <w:r w:rsidR="0005677C" w:rsidRPr="00E15296">
          <w:rPr>
            <w:rFonts w:ascii="Times New Roman" w:hAnsi="Times New Roman"/>
            <w:sz w:val="24"/>
          </w:rPr>
          <w:delText>»</w:delText>
        </w:r>
        <w:r w:rsidRPr="00E15296">
          <w:rPr>
            <w:rFonts w:ascii="Times New Roman" w:hAnsi="Times New Roman"/>
            <w:sz w:val="24"/>
          </w:rPr>
          <w:delText xml:space="preserve"> класс</w:delText>
        </w:r>
      </w:del>
    </w:p>
    <w:p w14:paraId="7D6DEDFE" w14:textId="77777777" w:rsidR="0085378D" w:rsidRPr="00E15296" w:rsidRDefault="0083407F">
      <w:pPr>
        <w:rPr>
          <w:del w:id="142" w:author="msi" w:date="2026-09-22T12:18:00Z" w16du:dateUtc="2026-09-22T16:18:00Z"/>
          <w:rFonts w:ascii="Times New Roman" w:hAnsi="Times New Roman"/>
          <w:sz w:val="24"/>
        </w:rPr>
      </w:pPr>
      <w:del w:id="143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 xml:space="preserve">Научный руководитель: </w:delText>
        </w:r>
        <w:r w:rsidR="0085378D" w:rsidRPr="00E15296">
          <w:rPr>
            <w:rFonts w:ascii="Times New Roman" w:hAnsi="Times New Roman"/>
            <w:sz w:val="24"/>
          </w:rPr>
          <w:delText>Иванова</w:delText>
        </w:r>
        <w:r w:rsidR="0005677C" w:rsidRPr="00E15296">
          <w:rPr>
            <w:rFonts w:ascii="Times New Roman" w:hAnsi="Times New Roman"/>
            <w:sz w:val="24"/>
          </w:rPr>
          <w:delText xml:space="preserve"> Елена Леонидовна</w:delText>
        </w:r>
        <w:r w:rsidR="004E717E" w:rsidRPr="00E15296">
          <w:rPr>
            <w:rFonts w:ascii="Times New Roman" w:hAnsi="Times New Roman"/>
            <w:sz w:val="24"/>
          </w:rPr>
          <w:delText>,</w:delText>
        </w:r>
        <w:r w:rsidR="0046608C" w:rsidRPr="00E15296">
          <w:rPr>
            <w:rFonts w:ascii="Times New Roman" w:hAnsi="Times New Roman"/>
            <w:sz w:val="24"/>
          </w:rPr>
          <w:delText xml:space="preserve"> учитель истории</w:delText>
        </w:r>
        <w:r w:rsidR="004E717E" w:rsidRPr="00E15296">
          <w:rPr>
            <w:rFonts w:ascii="Times New Roman" w:hAnsi="Times New Roman"/>
            <w:sz w:val="24"/>
          </w:rPr>
          <w:delText xml:space="preserve"> МАОУ СОШ</w:delText>
        </w:r>
        <w:r w:rsidRPr="00E15296">
          <w:rPr>
            <w:rFonts w:ascii="Times New Roman" w:hAnsi="Times New Roman"/>
            <w:sz w:val="24"/>
          </w:rPr>
          <w:delText xml:space="preserve"> </w:delText>
        </w:r>
        <w:r w:rsidR="0005677C" w:rsidRPr="00E15296">
          <w:rPr>
            <w:rFonts w:ascii="Times New Roman" w:hAnsi="Times New Roman"/>
            <w:sz w:val="24"/>
            <w:lang w:val="en-US"/>
          </w:rPr>
          <w:delText>N</w:delText>
        </w:r>
        <w:r w:rsidRPr="00E15296">
          <w:rPr>
            <w:rFonts w:ascii="Times New Roman" w:hAnsi="Times New Roman"/>
            <w:sz w:val="24"/>
          </w:rPr>
          <w:delText>10.</w:delText>
        </w:r>
      </w:del>
    </w:p>
    <w:p w14:paraId="7D502281" w14:textId="77777777" w:rsidR="0085378D" w:rsidRPr="00E15296" w:rsidRDefault="0085378D">
      <w:pPr>
        <w:rPr>
          <w:del w:id="144" w:author="msi" w:date="2026-09-22T12:18:00Z" w16du:dateUtc="2026-09-22T16:18:00Z"/>
          <w:rFonts w:ascii="Times New Roman" w:hAnsi="Times New Roman"/>
          <w:sz w:val="24"/>
        </w:rPr>
      </w:pPr>
      <w:del w:id="145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>Цель</w:delText>
        </w:r>
        <w:r w:rsidR="004E717E" w:rsidRPr="00E15296">
          <w:rPr>
            <w:rFonts w:ascii="Times New Roman" w:hAnsi="Times New Roman"/>
            <w:sz w:val="24"/>
          </w:rPr>
          <w:delText>:</w:delText>
        </w:r>
        <w:r w:rsidR="0046608C" w:rsidRPr="00E15296">
          <w:rPr>
            <w:rFonts w:ascii="Times New Roman" w:hAnsi="Times New Roman"/>
            <w:sz w:val="24"/>
          </w:rPr>
          <w:delText xml:space="preserve"> </w:delText>
        </w:r>
        <w:r w:rsidR="004E717E" w:rsidRPr="00E15296">
          <w:rPr>
            <w:rFonts w:ascii="Times New Roman" w:hAnsi="Times New Roman"/>
            <w:sz w:val="24"/>
          </w:rPr>
          <w:delText>у</w:delText>
        </w:r>
        <w:r w:rsidR="00150516" w:rsidRPr="00E15296">
          <w:rPr>
            <w:rFonts w:ascii="Times New Roman" w:hAnsi="Times New Roman"/>
            <w:sz w:val="24"/>
          </w:rPr>
          <w:delText xml:space="preserve">знать </w:delText>
        </w:r>
        <w:r w:rsidR="001B3408" w:rsidRPr="00E15296">
          <w:rPr>
            <w:rFonts w:ascii="Times New Roman" w:hAnsi="Times New Roman"/>
            <w:sz w:val="24"/>
          </w:rPr>
          <w:delText>причины холокоста</w:delText>
        </w:r>
        <w:r w:rsidR="0083407F" w:rsidRPr="00E15296">
          <w:rPr>
            <w:rFonts w:ascii="Times New Roman" w:hAnsi="Times New Roman"/>
            <w:sz w:val="24"/>
          </w:rPr>
          <w:delText>,</w:delText>
        </w:r>
        <w:r w:rsidR="001B3408" w:rsidRPr="00E15296">
          <w:rPr>
            <w:rFonts w:ascii="Times New Roman" w:hAnsi="Times New Roman"/>
            <w:sz w:val="24"/>
          </w:rPr>
          <w:delText xml:space="preserve"> изучив свидетельства современников, документы того </w:delText>
        </w:r>
        <w:r w:rsidR="0083407F" w:rsidRPr="00E15296">
          <w:rPr>
            <w:rFonts w:ascii="Times New Roman" w:hAnsi="Times New Roman"/>
            <w:sz w:val="24"/>
          </w:rPr>
          <w:delText>времени</w:delText>
        </w:r>
        <w:r w:rsidR="001B3408" w:rsidRPr="00E15296">
          <w:rPr>
            <w:rFonts w:ascii="Times New Roman" w:hAnsi="Times New Roman"/>
            <w:sz w:val="24"/>
          </w:rPr>
          <w:delText>,</w:delText>
        </w:r>
        <w:r w:rsidR="0083407F" w:rsidRPr="00E15296">
          <w:rPr>
            <w:rFonts w:ascii="Times New Roman" w:hAnsi="Times New Roman"/>
            <w:sz w:val="24"/>
          </w:rPr>
          <w:delText xml:space="preserve"> </w:delText>
        </w:r>
        <w:r w:rsidR="0063199C" w:rsidRPr="00E15296">
          <w:rPr>
            <w:rFonts w:ascii="Times New Roman" w:hAnsi="Times New Roman"/>
            <w:sz w:val="24"/>
          </w:rPr>
          <w:delText xml:space="preserve">литературу </w:delText>
        </w:r>
        <w:r w:rsidR="0005677C" w:rsidRPr="00E15296">
          <w:rPr>
            <w:rFonts w:ascii="Times New Roman" w:hAnsi="Times New Roman"/>
            <w:sz w:val="24"/>
          </w:rPr>
          <w:delText>и учебные пособия</w:delText>
        </w:r>
        <w:r w:rsidR="0083407F" w:rsidRPr="00E15296">
          <w:rPr>
            <w:rFonts w:ascii="Times New Roman" w:hAnsi="Times New Roman"/>
            <w:sz w:val="24"/>
          </w:rPr>
          <w:delText>,</w:delText>
        </w:r>
        <w:r w:rsidR="0005677C" w:rsidRPr="00E15296">
          <w:rPr>
            <w:rFonts w:ascii="Times New Roman" w:hAnsi="Times New Roman"/>
            <w:sz w:val="24"/>
          </w:rPr>
          <w:delText xml:space="preserve"> связанные</w:delText>
        </w:r>
        <w:r w:rsidR="0063199C" w:rsidRPr="00E15296">
          <w:rPr>
            <w:rFonts w:ascii="Times New Roman" w:hAnsi="Times New Roman"/>
            <w:sz w:val="24"/>
          </w:rPr>
          <w:delText xml:space="preserve"> с Х</w:delText>
        </w:r>
        <w:r w:rsidR="00A33B99" w:rsidRPr="00E15296">
          <w:rPr>
            <w:rFonts w:ascii="Times New Roman" w:hAnsi="Times New Roman"/>
            <w:sz w:val="24"/>
          </w:rPr>
          <w:delText>олокостом</w:delText>
        </w:r>
        <w:r w:rsidR="0083407F" w:rsidRPr="00E15296">
          <w:rPr>
            <w:rFonts w:ascii="Times New Roman" w:hAnsi="Times New Roman"/>
            <w:sz w:val="24"/>
          </w:rPr>
          <w:delText>,</w:delText>
        </w:r>
        <w:r w:rsidR="00A33B99" w:rsidRPr="00E15296">
          <w:rPr>
            <w:rFonts w:ascii="Times New Roman" w:hAnsi="Times New Roman"/>
            <w:sz w:val="24"/>
          </w:rPr>
          <w:delText xml:space="preserve"> и рассказы</w:delText>
        </w:r>
        <w:r w:rsidR="001B3408" w:rsidRPr="00E15296">
          <w:rPr>
            <w:rFonts w:ascii="Times New Roman" w:hAnsi="Times New Roman"/>
            <w:sz w:val="24"/>
          </w:rPr>
          <w:delText xml:space="preserve"> свидетелей страшной трагедии.</w:delText>
        </w:r>
      </w:del>
    </w:p>
    <w:p w14:paraId="0648AB06" w14:textId="77777777" w:rsidR="0085378D" w:rsidRPr="00E15296" w:rsidRDefault="0085378D">
      <w:pPr>
        <w:rPr>
          <w:del w:id="146" w:author="msi" w:date="2026-09-22T12:18:00Z" w16du:dateUtc="2026-09-22T16:18:00Z"/>
          <w:rFonts w:ascii="Times New Roman" w:hAnsi="Times New Roman"/>
          <w:sz w:val="24"/>
        </w:rPr>
      </w:pPr>
      <w:del w:id="147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>Актуальность подобной темы никогда не иссякнет, так как главная задача каждого поколения не забывать подобной трагедии и рассказывать своим детям о ней,</w:delText>
        </w:r>
        <w:r w:rsidR="0046608C" w:rsidRPr="00E15296">
          <w:rPr>
            <w:rFonts w:ascii="Times New Roman" w:hAnsi="Times New Roman"/>
            <w:sz w:val="24"/>
          </w:rPr>
          <w:delText xml:space="preserve"> </w:delText>
        </w:r>
        <w:r w:rsidR="001B3408" w:rsidRPr="00E15296">
          <w:rPr>
            <w:rFonts w:ascii="Times New Roman" w:hAnsi="Times New Roman"/>
            <w:sz w:val="24"/>
          </w:rPr>
          <w:delText>для того чтобы подобное  не повторялось</w:delText>
        </w:r>
        <w:r w:rsidRPr="00E15296">
          <w:rPr>
            <w:rFonts w:ascii="Times New Roman" w:hAnsi="Times New Roman"/>
            <w:sz w:val="24"/>
          </w:rPr>
          <w:delText xml:space="preserve"> в будущем.</w:delText>
        </w:r>
        <w:r w:rsidR="0063199C" w:rsidRPr="00E15296">
          <w:rPr>
            <w:rFonts w:ascii="Times New Roman" w:hAnsi="Times New Roman"/>
            <w:sz w:val="24"/>
          </w:rPr>
          <w:delText xml:space="preserve"> Возможность использовать</w:delText>
        </w:r>
        <w:r w:rsidR="002320BA" w:rsidRPr="00E15296">
          <w:rPr>
            <w:rFonts w:ascii="Times New Roman" w:hAnsi="Times New Roman"/>
            <w:sz w:val="24"/>
          </w:rPr>
          <w:delText xml:space="preserve"> эту работу</w:delText>
        </w:r>
        <w:r w:rsidR="001B3408" w:rsidRPr="00E15296">
          <w:rPr>
            <w:rFonts w:ascii="Times New Roman" w:hAnsi="Times New Roman"/>
            <w:sz w:val="24"/>
          </w:rPr>
          <w:delText xml:space="preserve"> на уроках</w:delText>
        </w:r>
        <w:r w:rsidR="0063199C" w:rsidRPr="00E15296">
          <w:rPr>
            <w:rFonts w:ascii="Times New Roman" w:hAnsi="Times New Roman"/>
            <w:sz w:val="24"/>
          </w:rPr>
          <w:delText>,</w:delText>
        </w:r>
        <w:r w:rsidR="001B3408" w:rsidRPr="00E15296">
          <w:rPr>
            <w:rFonts w:ascii="Times New Roman" w:hAnsi="Times New Roman"/>
            <w:sz w:val="24"/>
          </w:rPr>
          <w:delText xml:space="preserve"> по</w:delText>
        </w:r>
        <w:r w:rsidR="0063199C" w:rsidRPr="00E15296">
          <w:rPr>
            <w:rFonts w:ascii="Times New Roman" w:hAnsi="Times New Roman"/>
            <w:sz w:val="24"/>
          </w:rPr>
          <w:delText>священных ВОВ и памятных мероприятиях, посвященных жертвам Х</w:delText>
        </w:r>
        <w:r w:rsidR="001B3408" w:rsidRPr="00E15296">
          <w:rPr>
            <w:rFonts w:ascii="Times New Roman" w:hAnsi="Times New Roman"/>
            <w:sz w:val="24"/>
          </w:rPr>
          <w:delText>олокоста .</w:delText>
        </w:r>
      </w:del>
    </w:p>
    <w:p w14:paraId="2CD5B7E8" w14:textId="77777777" w:rsidR="0046608C" w:rsidRPr="00E15296" w:rsidRDefault="004E717E">
      <w:pPr>
        <w:rPr>
          <w:del w:id="148" w:author="msi" w:date="2026-09-22T12:18:00Z" w16du:dateUtc="2026-09-22T16:18:00Z"/>
          <w:rFonts w:ascii="Times New Roman" w:hAnsi="Times New Roman"/>
          <w:sz w:val="24"/>
        </w:rPr>
      </w:pPr>
      <w:del w:id="149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>Методы решения задачи</w:delText>
        </w:r>
        <w:r w:rsidR="00A33B99" w:rsidRPr="00E15296">
          <w:rPr>
            <w:rFonts w:ascii="Times New Roman" w:hAnsi="Times New Roman"/>
            <w:sz w:val="24"/>
          </w:rPr>
          <w:delText>:</w:delText>
        </w:r>
        <w:r w:rsidR="0046608C" w:rsidRPr="00E15296">
          <w:rPr>
            <w:rFonts w:ascii="Times New Roman" w:hAnsi="Times New Roman"/>
            <w:sz w:val="24"/>
          </w:rPr>
          <w:delText xml:space="preserve"> </w:delText>
        </w:r>
        <w:r w:rsidR="001B3408" w:rsidRPr="00E15296">
          <w:rPr>
            <w:rFonts w:ascii="Times New Roman" w:hAnsi="Times New Roman"/>
            <w:sz w:val="24"/>
          </w:rPr>
          <w:delText>работа с документами и литературными источниками того времени. Их краткий анализ.</w:delText>
        </w:r>
      </w:del>
    </w:p>
    <w:p w14:paraId="1DFD1800" w14:textId="77777777" w:rsidR="002320BA" w:rsidRPr="00E15296" w:rsidRDefault="004E717E">
      <w:pPr>
        <w:rPr>
          <w:del w:id="150" w:author="msi" w:date="2026-09-22T12:18:00Z" w16du:dateUtc="2026-09-22T16:18:00Z"/>
          <w:rFonts w:ascii="Times New Roman" w:hAnsi="Times New Roman"/>
          <w:sz w:val="24"/>
        </w:rPr>
      </w:pPr>
      <w:del w:id="151" w:author="msi" w:date="2026-09-22T12:18:00Z" w16du:dateUtc="2026-09-22T16:18:00Z">
        <w:r w:rsidRPr="00E15296">
          <w:rPr>
            <w:rFonts w:ascii="Times New Roman" w:hAnsi="Times New Roman"/>
            <w:sz w:val="24"/>
          </w:rPr>
          <w:delText>Результаты исследования:</w:delText>
        </w:r>
        <w:r w:rsidR="002320BA" w:rsidRPr="00E15296">
          <w:rPr>
            <w:rFonts w:ascii="Times New Roman" w:hAnsi="Times New Roman"/>
            <w:sz w:val="24"/>
          </w:rPr>
          <w:delText xml:space="preserve"> нельзя забывать или позволять перепис</w:delText>
        </w:r>
        <w:r w:rsidR="0063199C" w:rsidRPr="00E15296">
          <w:rPr>
            <w:rFonts w:ascii="Times New Roman" w:hAnsi="Times New Roman"/>
            <w:sz w:val="24"/>
          </w:rPr>
          <w:delText>ывать историю таких</w:delText>
        </w:r>
        <w:r w:rsidR="00150516" w:rsidRPr="00E15296">
          <w:rPr>
            <w:rFonts w:ascii="Times New Roman" w:hAnsi="Times New Roman"/>
            <w:sz w:val="24"/>
          </w:rPr>
          <w:delText xml:space="preserve"> трагедий</w:delText>
        </w:r>
        <w:r w:rsidR="0083407F" w:rsidRPr="00E15296">
          <w:rPr>
            <w:rFonts w:ascii="Times New Roman" w:hAnsi="Times New Roman"/>
            <w:sz w:val="24"/>
          </w:rPr>
          <w:delText>, п</w:delText>
        </w:r>
        <w:r w:rsidR="002320BA" w:rsidRPr="00E15296">
          <w:rPr>
            <w:rFonts w:ascii="Times New Roman" w:hAnsi="Times New Roman"/>
            <w:sz w:val="24"/>
          </w:rPr>
          <w:delText>отому что подобным забвением мы предаем и обесцениваем жизни тех</w:delText>
        </w:r>
        <w:r w:rsidR="0063199C" w:rsidRPr="00E15296">
          <w:rPr>
            <w:rFonts w:ascii="Times New Roman" w:hAnsi="Times New Roman"/>
            <w:sz w:val="24"/>
          </w:rPr>
          <w:delText xml:space="preserve"> людей, причиной гибели которых стал Холокост</w:delText>
        </w:r>
        <w:r w:rsidR="002320BA" w:rsidRPr="00E15296">
          <w:rPr>
            <w:rFonts w:ascii="Times New Roman" w:hAnsi="Times New Roman"/>
            <w:sz w:val="24"/>
          </w:rPr>
          <w:delText>. Ведь каждый человек</w:delText>
        </w:r>
        <w:r w:rsidR="0083407F" w:rsidRPr="00E15296">
          <w:rPr>
            <w:rFonts w:ascii="Times New Roman" w:hAnsi="Times New Roman"/>
            <w:sz w:val="24"/>
          </w:rPr>
          <w:delText xml:space="preserve"> </w:delText>
        </w:r>
        <w:r w:rsidR="002320BA" w:rsidRPr="00E15296">
          <w:rPr>
            <w:rFonts w:ascii="Times New Roman" w:hAnsi="Times New Roman"/>
            <w:sz w:val="24"/>
          </w:rPr>
          <w:delText>-</w:delText>
        </w:r>
        <w:r w:rsidR="0083407F" w:rsidRPr="00E15296">
          <w:rPr>
            <w:rFonts w:ascii="Times New Roman" w:hAnsi="Times New Roman"/>
            <w:sz w:val="24"/>
          </w:rPr>
          <w:delText xml:space="preserve"> </w:delText>
        </w:r>
        <w:r w:rsidR="002320BA" w:rsidRPr="00E15296">
          <w:rPr>
            <w:rFonts w:ascii="Times New Roman" w:hAnsi="Times New Roman"/>
            <w:sz w:val="24"/>
          </w:rPr>
          <w:delText>это уникальное создание со своим внутренним миром и историей,</w:delText>
        </w:r>
        <w:r w:rsidR="00150516" w:rsidRPr="00E15296">
          <w:rPr>
            <w:rFonts w:ascii="Times New Roman" w:hAnsi="Times New Roman"/>
            <w:sz w:val="24"/>
          </w:rPr>
          <w:delText xml:space="preserve"> мечтами и желаниями</w:delText>
        </w:r>
        <w:r w:rsidR="002320BA" w:rsidRPr="00E15296">
          <w:rPr>
            <w:rFonts w:ascii="Times New Roman" w:hAnsi="Times New Roman"/>
            <w:sz w:val="24"/>
          </w:rPr>
          <w:delText>, и никто из этих людей не заслуживал такой ужасной судьбы</w:delText>
        </w:r>
        <w:r w:rsidR="0083407F" w:rsidRPr="00E15296">
          <w:rPr>
            <w:rFonts w:ascii="Times New Roman" w:hAnsi="Times New Roman"/>
            <w:sz w:val="24"/>
          </w:rPr>
          <w:delText xml:space="preserve"> </w:delText>
        </w:r>
        <w:r w:rsidR="0063199C" w:rsidRPr="00E15296">
          <w:rPr>
            <w:rFonts w:ascii="Times New Roman" w:hAnsi="Times New Roman"/>
            <w:sz w:val="24"/>
          </w:rPr>
          <w:delText>- оказаться жертвами Х</w:delText>
        </w:r>
        <w:r w:rsidR="002320BA" w:rsidRPr="00E15296">
          <w:rPr>
            <w:rFonts w:ascii="Times New Roman" w:hAnsi="Times New Roman"/>
            <w:sz w:val="24"/>
          </w:rPr>
          <w:delText>олокоста.</w:delText>
        </w:r>
      </w:del>
    </w:p>
    <w:p w14:paraId="118E6DE0" w14:textId="77777777" w:rsidR="001B3408" w:rsidRDefault="001B3408">
      <w:pPr>
        <w:rPr>
          <w:del w:id="152" w:author="msi" w:date="2026-09-22T12:18:00Z" w16du:dateUtc="2026-09-22T16:18:00Z"/>
          <w:rFonts w:ascii="Times New Roman" w:hAnsi="Times New Roman"/>
          <w:sz w:val="24"/>
        </w:rPr>
      </w:pPr>
    </w:p>
    <w:p w14:paraId="2019F4DB" w14:textId="77777777" w:rsidR="0046608C" w:rsidRDefault="0046608C">
      <w:pPr>
        <w:rPr>
          <w:del w:id="153" w:author="msi" w:date="2026-09-22T12:18:00Z" w16du:dateUtc="2026-09-22T16:18:00Z"/>
          <w:rFonts w:ascii="Times New Roman" w:hAnsi="Times New Roman"/>
          <w:sz w:val="24"/>
        </w:rPr>
      </w:pPr>
    </w:p>
    <w:p w14:paraId="1ED33E2B" w14:textId="77777777" w:rsidR="0046608C" w:rsidRDefault="0046608C">
      <w:pPr>
        <w:rPr>
          <w:del w:id="154" w:author="msi" w:date="2026-09-22T12:18:00Z" w16du:dateUtc="2026-09-22T16:18:00Z"/>
          <w:rFonts w:ascii="Times New Roman" w:hAnsi="Times New Roman"/>
          <w:sz w:val="24"/>
        </w:rPr>
      </w:pPr>
    </w:p>
    <w:p w14:paraId="2904AB79" w14:textId="77777777" w:rsidR="0085378D" w:rsidRDefault="0085378D">
      <w:pPr>
        <w:rPr>
          <w:rPrChange w:id="155" w:author="msi" w:date="2026-09-22T12:18:00Z" w16du:dateUtc="2026-09-22T16:18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156" w:author="msi" w:date="2026-09-22T12:18:00Z" w16du:dateUtc="2026-09-22T16:18:00Z">
        <w:r>
          <w:rPr>
            <w:rFonts w:ascii="Times New Roman" w:hAnsi="Times New Roman"/>
            <w:sz w:val="24"/>
          </w:rPr>
          <w:delText xml:space="preserve"> </w:delText>
        </w:r>
      </w:del>
    </w:p>
    <w:sectPr w:rsidR="0085378D">
      <w:pgSz w:w="11906" w:h="16838"/>
      <w:pgMar w:top="1417" w:right="1417" w:bottom="1417" w:left="1417" w:header="708" w:footer="708" w:gutter="0"/>
      <w:cols w:space="708"/>
      <w:docGrid w:linePitch="360"/>
      <w:sectPrChange w:id="157" w:author="msi" w:date="2026-09-22T12:18:00Z" w16du:dateUtc="2026-09-22T16:18:00Z">
        <w:sectPr w:rsidR="0085378D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215591">
    <w:abstractNumId w:val="0"/>
  </w:num>
  <w:num w:numId="2" w16cid:durableId="762721863">
    <w:abstractNumId w:val="1"/>
  </w:num>
  <w:num w:numId="3" w16cid:durableId="347218136">
    <w:abstractNumId w:val="5"/>
  </w:num>
  <w:num w:numId="4" w16cid:durableId="1750421071">
    <w:abstractNumId w:val="3"/>
  </w:num>
  <w:num w:numId="5" w16cid:durableId="1563372552">
    <w:abstractNumId w:val="4"/>
  </w:num>
  <w:num w:numId="6" w16cid:durableId="19177375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78D"/>
    <w:rsid w:val="0005677C"/>
    <w:rsid w:val="000A48ED"/>
    <w:rsid w:val="00150516"/>
    <w:rsid w:val="001B3408"/>
    <w:rsid w:val="001D7234"/>
    <w:rsid w:val="002320BA"/>
    <w:rsid w:val="002D44DF"/>
    <w:rsid w:val="002E3C48"/>
    <w:rsid w:val="00334276"/>
    <w:rsid w:val="0046608C"/>
    <w:rsid w:val="004E717E"/>
    <w:rsid w:val="005E6702"/>
    <w:rsid w:val="0063199C"/>
    <w:rsid w:val="0069464C"/>
    <w:rsid w:val="006B73BD"/>
    <w:rsid w:val="00800278"/>
    <w:rsid w:val="00832BE3"/>
    <w:rsid w:val="0083407F"/>
    <w:rsid w:val="0085378D"/>
    <w:rsid w:val="00875E83"/>
    <w:rsid w:val="009D5F97"/>
    <w:rsid w:val="00A21E74"/>
    <w:rsid w:val="00A33B99"/>
    <w:rsid w:val="00B00DF3"/>
    <w:rsid w:val="00B44541"/>
    <w:rsid w:val="00B90493"/>
    <w:rsid w:val="00BC32DD"/>
    <w:rsid w:val="00CC0B85"/>
    <w:rsid w:val="00E15296"/>
    <w:rsid w:val="00E40775"/>
    <w:rsid w:val="00F148E1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CE76"/>
  <w15:docId w15:val="{6C07251E-254A-479E-AA2B-F9BDB40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8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8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8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8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A21E74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8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8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8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8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8:00Z">
        <w:pPr>
          <w:keepNext/>
          <w:spacing w:before="240" w:after="120"/>
          <w:jc w:val="both"/>
        </w:pPr>
      </w:pPrChange>
    </w:pPr>
    <w:rPr>
      <w:b/>
      <w:rPrChange w:id="4" w:author="msi" w:date="2026-09-22T12:18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8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8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8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8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A21E74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8:00Z">
        <w:pPr>
          <w:ind w:left="720"/>
          <w:contextualSpacing/>
          <w:jc w:val="both"/>
        </w:pPr>
      </w:pPrChange>
    </w:pPr>
    <w:rPr>
      <w:rPrChange w:id="7" w:author="msi" w:date="2026-09-22T12:18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k-18</dc:creator>
  <cp:lastModifiedBy>Arthur Souza Rodrigues</cp:lastModifiedBy>
  <cp:revision>1</cp:revision>
  <dcterms:created xsi:type="dcterms:W3CDTF">2020-01-31T11:27:00Z</dcterms:created>
  <dcterms:modified xsi:type="dcterms:W3CDTF">2026-09-22T16:18:00Z</dcterms:modified>
</cp:coreProperties>
</file>