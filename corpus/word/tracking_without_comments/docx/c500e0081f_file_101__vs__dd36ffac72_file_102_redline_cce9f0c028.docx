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AD3B63" w14:textId="77777777" w:rsidR="00932694" w:rsidRDefault="00932694">
      <w:pPr>
        <w:rPr>
          <w:u w:val="single"/>
          <w:rPrChange w:id="0" w:author="Arthur Souza Rodrigues" w:date="2026-09-26T14:52:00Z" w16du:dateUtc="2026-09-26T18:52:00Z">
            <w:rPr>
              <w:rFonts w:ascii="&quot;Calibri&quot;, Arial, sans-serif" w:hAnsi="&quot;Calibri&quot;, Arial, sans-serif" w:cs="&quot;Calibri&quot;, Arial, sans-serif"/>
              <w:b/>
              <w:bCs/>
              <w:sz w:val="32"/>
              <w:szCs w:val="32"/>
            </w:rPr>
          </w:rPrChange>
        </w:rPr>
      </w:pPr>
      <w:r>
        <w:rPr>
          <w:u w:val="single"/>
          <w:rPrChange w:id="1" w:author="Arthur Souza Rodrigues" w:date="2026-09-26T14:52:00Z" w16du:dateUtc="2026-09-26T18:52:00Z">
            <w:rPr>
              <w:rFonts w:ascii="&quot;Calibri&quot;, Arial, sans-serif" w:hAnsi="&quot;Calibri&quot;, Arial, sans-serif" w:cs="&quot;Calibri&quot;, Arial, sans-serif"/>
              <w:b/>
              <w:bCs/>
              <w:sz w:val="32"/>
              <w:szCs w:val="32"/>
            </w:rPr>
          </w:rPrChange>
        </w:rPr>
        <w:t>file_</w:t>
      </w:r>
      <w:ins w:id="2" w:author="Arthur Souza Rodrigues" w:date="2026-09-26T14:52:00Z" w16du:dateUtc="2026-09-26T18:52:00Z">
        <w:r w:rsidR="00C61FC9">
          <w:rPr>
            <w:u w:val="single"/>
          </w:rPr>
          <w:t>102</w:t>
        </w:r>
      </w:ins>
      <w:del w:id="3" w:author="Arthur Souza Rodrigues" w:date="2026-09-26T14:52:00Z" w16du:dateUtc="2026-09-26T18:52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delText>101</w:delText>
        </w:r>
      </w:del>
      <w:r>
        <w:rPr>
          <w:u w:val="single"/>
          <w:rPrChange w:id="4" w:author="Arthur Souza Rodrigues" w:date="2026-09-26T14:52:00Z" w16du:dateUtc="2026-09-26T18:52:00Z">
            <w:rPr>
              <w:rFonts w:ascii="&quot;Calibri&quot;, Arial, sans-serif" w:hAnsi="&quot;Calibri&quot;, Arial, sans-serif" w:cs="&quot;Calibri&quot;, Arial, sans-serif"/>
              <w:b/>
              <w:bCs/>
              <w:sz w:val="32"/>
              <w:szCs w:val="32"/>
            </w:rPr>
          </w:rPrChange>
        </w:rPr>
        <w:t>.docx</w:t>
      </w:r>
    </w:p>
    <w:p w14:paraId="3F661646" w14:textId="6A25AEBB" w:rsidR="002B76F8" w:rsidRDefault="00695E56">
      <w:ins w:id="5" w:author="Arthur Souza Rodrigues" w:date="2026-09-26T14:52:00Z" w16du:dateUtc="2026-09-26T18:52:00Z">
        <w:r>
          <w:rPr>
            <w:u w:val="single"/>
          </w:rPr>
          <w:t>Underline Text Formatting</w:t>
        </w:r>
      </w:ins>
      <w:del w:id="6" w:author="Arthur Souza Rodrigues" w:date="2026-09-26T14:52:00Z" w16du:dateUtc="2026-09-26T18:52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delText>Calibri Heading 2 Right</w:delText>
        </w:r>
      </w:del>
      <w:r>
        <w:rPr>
          <w:u w:val="single"/>
          <w:rPrChange w:id="7" w:author="Arthur Souza Rodrigues" w:date="2026-09-26T14:52:00Z" w16du:dateUtc="2026-09-26T18:52:00Z">
            <w:rPr>
              <w:rFonts w:ascii="&quot;Calibri&quot;, Arial, sans-serif" w:hAnsi="&quot;Calibri&quot;, Arial, sans-serif" w:cs="&quot;Calibri&quot;, Arial, sans-serif"/>
              <w:b/>
              <w:bCs/>
              <w:sz w:val="32"/>
              <w:szCs w:val="32"/>
            </w:rPr>
          </w:rPrChange>
        </w:rPr>
        <w:t xml:space="preserve"> Demo</w:t>
      </w:r>
    </w:p>
    <w:p w14:paraId="3DF41AB1" w14:textId="77777777" w:rsidR="009B006D" w:rsidRDefault="00695E56">
      <w:pPr>
        <w:rPr>
          <w:ins w:id="8" w:author="Arthur Souza Rodrigues" w:date="2026-09-26T14:52:00Z" w16du:dateUtc="2026-09-26T18:52:00Z"/>
        </w:rPr>
      </w:pPr>
      <w:ins w:id="9" w:author="Arthur Souza Rodrigues" w:date="2026-09-26T14:52:00Z" w16du:dateUtc="2026-09-26T18:52:00Z">
        <w:r>
          <w:rPr>
            <w:u w:val="single"/>
          </w:rPr>
          <w:t>This document demonstrates underline formatting.</w:t>
        </w:r>
      </w:ins>
    </w:p>
    <w:p w14:paraId="4A714336" w14:textId="77777777" w:rsidR="002B76F8" w:rsidRDefault="00695E56">
      <w:pPr>
        <w:spacing w:before="360" w:after="80" w:line="240" w:lineRule="auto"/>
        <w:rPr>
          <w:del w:id="10" w:author="Arthur Souza Rodrigues" w:date="2026-09-26T14:52:00Z" w16du:dateUtc="2026-09-26T18:52:00Z"/>
        </w:rPr>
      </w:pPr>
      <w:ins w:id="11" w:author="Arthur Souza Rodrigues" w:date="2026-09-26T14:52:00Z" w16du:dateUtc="2026-09-26T18:52:00Z">
        <w:r>
          <w:rPr>
            <w:u w:val="single"/>
          </w:rPr>
          <w:t>This text is underlined.</w:t>
        </w:r>
      </w:ins>
      <w:del w:id="12" w:author="Arthur Souza Rodrigues" w:date="2026-09-26T14:52:00Z" w16du:dateUtc="2026-09-26T18:52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delText>Calibri font with Heading 2 style and right alignment.</w:delText>
        </w:r>
      </w:del>
    </w:p>
    <w:p w14:paraId="762C48E7" w14:textId="77777777" w:rsidR="002B76F8" w:rsidRDefault="00695E56">
      <w:pPr>
        <w:pPrChange w:id="13" w:author="Arthur Souza Rodrigues" w:date="2026-09-26T14:52:00Z" w16du:dateUtc="2026-09-26T18:52:00Z">
          <w:pPr>
            <w:spacing w:before="360" w:after="80" w:line="240" w:lineRule="auto"/>
          </w:pPr>
        </w:pPrChange>
      </w:pPr>
      <w:del w:id="14" w:author="Arthur Souza Rodrigues" w:date="2026-09-26T14:52:00Z" w16du:dateUtc="2026-09-26T18:52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delText>This combination creates a distinctive professional style.</w:delText>
        </w:r>
      </w:del>
    </w:p>
    <w:sectPr w:rsidR="002B76F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76F8"/>
    <w:rsid w:val="002B76F8"/>
    <w:rsid w:val="002F5B90"/>
    <w:rsid w:val="006B0A41"/>
    <w:rsid w:val="00932694"/>
    <w:rsid w:val="00943B39"/>
    <w:rsid w:val="009B006D"/>
    <w:rsid w:val="00C61FC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7956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2026-09-26T18:52:00Z</dcterms:modified>
</cp:coreProperties>
</file>