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04C817" w14:textId="77777777" w:rsidR="00447970" w:rsidRDefault="00447970">
      <w:pPr>
        <w:rPr>
          <w:rPrChange w:id="0" w:author="Arthur Souza Rodrigues" w:date="2026-07-10T21:46:00Z" w16du:dateUtc="2026-07-11T01:46:00Z">
            <w:rPr>
              <w:b/>
              <w:bCs/>
            </w:rPr>
          </w:rPrChange>
        </w:rPr>
      </w:pPr>
      <w:r>
        <w:rPr>
          <w:rPrChange w:id="1" w:author="Arthur Souza Rodrigues" w:date="2026-07-10T21:46:00Z" w16du:dateUtc="2026-07-11T01:46:00Z">
            <w:rPr>
              <w:b/>
              <w:bCs/>
            </w:rPr>
          </w:rPrChange>
        </w:rPr>
        <w:t>file_</w:t>
      </w:r>
      <w:ins w:id="2" w:author="Arthur Souza Rodrigues" w:date="2026-07-10T21:46:00Z" w16du:dateUtc="2026-07-11T01:46:00Z">
        <w:r w:rsidR="00D06B62">
          <w:t>87</w:t>
        </w:r>
      </w:ins>
      <w:del w:id="3" w:author="Arthur Souza Rodrigues" w:date="2026-07-10T21:46:00Z" w16du:dateUtc="2026-07-11T01:46:00Z">
        <w:r>
          <w:rPr>
            <w:b/>
            <w:bCs/>
          </w:rPr>
          <w:delText>86</w:delText>
        </w:r>
      </w:del>
      <w:r>
        <w:rPr>
          <w:rPrChange w:id="4" w:author="Arthur Souza Rodrigues" w:date="2026-07-10T21:46:00Z" w16du:dateUtc="2026-07-11T01:46:00Z">
            <w:rPr>
              <w:b/>
              <w:bCs/>
            </w:rPr>
          </w:rPrChange>
        </w:rPr>
        <w:t>.docx</w:t>
      </w:r>
    </w:p>
    <w:p w14:paraId="1B02EB5D" w14:textId="795AB116" w:rsidR="00FD54FC" w:rsidRDefault="00722AEF">
      <w:pPr>
        <w:rPr>
          <w:ins w:id="5" w:author="Arthur Souza Rodrigues" w:date="2026-07-10T21:46:00Z" w16du:dateUtc="2026-07-11T01:46:00Z"/>
        </w:rPr>
      </w:pPr>
      <w:ins w:id="6" w:author="Arthur Souza Rodrigues" w:date="2026-07-10T21:46:00Z" w16du:dateUtc="2026-07-11T01:46:00Z">
        <w:r>
          <w:t>Q1 Sales Summary</w:t>
        </w:r>
      </w:ins>
    </w:p>
    <w:p w14:paraId="5A0C088E" w14:textId="77777777" w:rsidR="00FD54FC" w:rsidRDefault="00FD54FC">
      <w:pPr>
        <w:rPr>
          <w:ins w:id="7" w:author="Arthur Souza Rodrigues" w:date="2026-07-10T21:46:00Z" w16du:dateUtc="2026-07-11T01:46:00Z"/>
        </w:rPr>
      </w:pPr>
    </w:p>
    <w:p w14:paraId="1AB10B27" w14:textId="77777777" w:rsidR="00FD54FC" w:rsidRDefault="00FD54FC">
      <w:pPr>
        <w:rPr>
          <w:ins w:id="8" w:author="Arthur Souza Rodrigues" w:date="2026-07-10T21:46:00Z" w16du:dateUtc="2026-07-11T01:46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D54FC" w14:paraId="5A3B352C" w14:textId="77777777">
        <w:trPr>
          <w:trHeight w:val="360"/>
          <w:ins w:id="9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5894C" w14:textId="77777777" w:rsidR="00FD54FC" w:rsidRDefault="00722AEF">
            <w:pPr>
              <w:rPr>
                <w:ins w:id="10" w:author="Arthur Souza Rodrigues" w:date="2026-07-10T21:46:00Z" w16du:dateUtc="2026-07-11T01:46:00Z"/>
              </w:rPr>
            </w:pPr>
            <w:ins w:id="11" w:author="Arthur Souza Rodrigues" w:date="2026-07-10T21:46:00Z" w16du:dateUtc="2026-07-11T01:46:00Z">
              <w:r>
                <w:rPr>
                  <w:b/>
                  <w:bCs/>
                </w:rPr>
                <w:t>Region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EFF2" w14:textId="77777777" w:rsidR="00FD54FC" w:rsidRDefault="00722AEF">
            <w:pPr>
              <w:rPr>
                <w:ins w:id="12" w:author="Arthur Souza Rodrigues" w:date="2026-07-10T21:46:00Z" w16du:dateUtc="2026-07-11T01:46:00Z"/>
              </w:rPr>
            </w:pPr>
            <w:ins w:id="13" w:author="Arthur Souza Rodrigues" w:date="2026-07-10T21:46:00Z" w16du:dateUtc="2026-07-11T01:46:00Z">
              <w:r>
                <w:rPr>
                  <w:b/>
                  <w:bCs/>
                </w:rPr>
                <w:t>Revenue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C764" w14:textId="77777777" w:rsidR="00FD54FC" w:rsidRDefault="00722AEF">
            <w:pPr>
              <w:rPr>
                <w:ins w:id="14" w:author="Arthur Souza Rodrigues" w:date="2026-07-10T21:46:00Z" w16du:dateUtc="2026-07-11T01:46:00Z"/>
              </w:rPr>
            </w:pPr>
            <w:ins w:id="15" w:author="Arthur Souza Rodrigues" w:date="2026-07-10T21:46:00Z" w16du:dateUtc="2026-07-11T01:46:00Z">
              <w:r>
                <w:rPr>
                  <w:b/>
                  <w:bCs/>
                </w:rPr>
                <w:t>Target</w:t>
              </w:r>
            </w:ins>
          </w:p>
        </w:tc>
      </w:tr>
      <w:tr w:rsidR="00FD54FC" w14:paraId="41934F66" w14:textId="77777777">
        <w:trPr>
          <w:trHeight w:val="360"/>
          <w:ins w:id="16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3BDC4" w14:textId="77777777" w:rsidR="00FD54FC" w:rsidRDefault="00722AEF">
            <w:pPr>
              <w:rPr>
                <w:ins w:id="17" w:author="Arthur Souza Rodrigues" w:date="2026-07-10T21:46:00Z" w16du:dateUtc="2026-07-11T01:46:00Z"/>
              </w:rPr>
            </w:pPr>
            <w:ins w:id="18" w:author="Arthur Souza Rodrigues" w:date="2026-07-10T21:46:00Z" w16du:dateUtc="2026-07-11T01:46:00Z">
              <w:r>
                <w:t>North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C771" w14:textId="77777777" w:rsidR="00FD54FC" w:rsidRDefault="00722AEF">
            <w:pPr>
              <w:rPr>
                <w:ins w:id="19" w:author="Arthur Souza Rodrigues" w:date="2026-07-10T21:46:00Z" w16du:dateUtc="2026-07-11T01:46:00Z"/>
              </w:rPr>
            </w:pPr>
            <w:ins w:id="20" w:author="Arthur Souza Rodrigues" w:date="2026-07-10T21:46:00Z" w16du:dateUtc="2026-07-11T01:46:00Z">
              <w:r>
                <w:t>$450,000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1F95" w14:textId="77777777" w:rsidR="00FD54FC" w:rsidRDefault="00722AEF">
            <w:pPr>
              <w:rPr>
                <w:ins w:id="21" w:author="Arthur Souza Rodrigues" w:date="2026-07-10T21:46:00Z" w16du:dateUtc="2026-07-11T01:46:00Z"/>
              </w:rPr>
            </w:pPr>
            <w:ins w:id="22" w:author="Arthur Souza Rodrigues" w:date="2026-07-10T21:46:00Z" w16du:dateUtc="2026-07-11T01:46:00Z">
              <w:r>
                <w:t>$400,000</w:t>
              </w:r>
            </w:ins>
          </w:p>
        </w:tc>
      </w:tr>
      <w:tr w:rsidR="00FD54FC" w14:paraId="3DAE6BDB" w14:textId="77777777">
        <w:trPr>
          <w:trHeight w:val="360"/>
          <w:ins w:id="23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9E5B4" w14:textId="77777777" w:rsidR="00FD54FC" w:rsidRDefault="00722AEF">
            <w:pPr>
              <w:rPr>
                <w:ins w:id="24" w:author="Arthur Souza Rodrigues" w:date="2026-07-10T21:46:00Z" w16du:dateUtc="2026-07-11T01:46:00Z"/>
              </w:rPr>
            </w:pPr>
            <w:ins w:id="25" w:author="Arthur Souza Rodrigues" w:date="2026-07-10T21:46:00Z" w16du:dateUtc="2026-07-11T01:46:00Z">
              <w:r>
                <w:t>South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E0893" w14:textId="77777777" w:rsidR="00FD54FC" w:rsidRDefault="00722AEF">
            <w:pPr>
              <w:rPr>
                <w:ins w:id="26" w:author="Arthur Souza Rodrigues" w:date="2026-07-10T21:46:00Z" w16du:dateUtc="2026-07-11T01:46:00Z"/>
              </w:rPr>
            </w:pPr>
            <w:ins w:id="27" w:author="Arthur Souza Rodrigues" w:date="2026-07-10T21:46:00Z" w16du:dateUtc="2026-07-11T01:46:00Z">
              <w:r>
                <w:t>$380,000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D59B" w14:textId="77777777" w:rsidR="00FD54FC" w:rsidRDefault="00722AEF">
            <w:pPr>
              <w:rPr>
                <w:ins w:id="28" w:author="Arthur Souza Rodrigues" w:date="2026-07-10T21:46:00Z" w16du:dateUtc="2026-07-11T01:46:00Z"/>
              </w:rPr>
            </w:pPr>
            <w:ins w:id="29" w:author="Arthur Souza Rodrigues" w:date="2026-07-10T21:46:00Z" w16du:dateUtc="2026-07-11T01:46:00Z">
              <w:r>
                <w:t>$350,000</w:t>
              </w:r>
            </w:ins>
          </w:p>
        </w:tc>
      </w:tr>
    </w:tbl>
    <w:p w14:paraId="01A35DB5" w14:textId="5644808F" w:rsidR="00972DCD" w:rsidRDefault="00722AEF">
      <w:pPr>
        <w:rPr>
          <w:del w:id="30" w:author="Arthur Souza Rodrigues" w:date="2026-07-10T21:46:00Z" w16du:dateUtc="2026-07-11T01:46:00Z"/>
        </w:rPr>
      </w:pPr>
      <w:del w:id="31" w:author="Arthur Souza Rodrigues" w:date="2026-07-10T21:46:00Z" w16du:dateUtc="2026-07-11T01:46:00Z">
        <w:r>
          <w:rPr>
            <w:b/>
            <w:bCs/>
          </w:rPr>
          <w:delText>Track Changes Editing Bullet Bold Demo</w:delText>
        </w:r>
      </w:del>
    </w:p>
    <w:p w14:paraId="734E93E9" w14:textId="77777777" w:rsidR="00972DCD" w:rsidRDefault="00722AEF">
      <w:pPr>
        <w:rPr>
          <w:del w:id="32" w:author="Arthur Souza Rodrigues" w:date="2026-07-10T21:46:00Z" w16du:dateUtc="2026-07-11T01:46:00Z"/>
        </w:rPr>
      </w:pPr>
      <w:del w:id="33" w:author="Arthur Souza Rodrigues" w:date="2026-07-10T21:46:00Z" w16du:dateUtc="2026-07-11T01:46:00Z">
        <w:r>
          <w:rPr>
            <w:b/>
            <w:bCs/>
          </w:rPr>
          <w:delText>This document uses Editing mode with bullet list and bold formatting:</w:delText>
        </w:r>
      </w:del>
    </w:p>
    <w:p w14:paraId="288D4377" w14:textId="77777777" w:rsidR="00972DCD" w:rsidRDefault="00722AEF">
      <w:pPr>
        <w:rPr>
          <w:del w:id="34" w:author="Arthur Souza Rodrigues" w:date="2026-07-10T21:46:00Z" w16du:dateUtc="2026-07-11T01:46:00Z"/>
        </w:rPr>
      </w:pPr>
      <w:del w:id="35" w:author="Arthur Souza Rodrigues" w:date="2026-07-10T21:46:00Z" w16du:dateUtc="2026-07-11T01:46:00Z">
        <w:r>
          <w:rPr>
            <w:b/>
            <w:bCs/>
          </w:rPr>
          <w:delText>First bold bullet point with track changes</w:delText>
        </w:r>
      </w:del>
    </w:p>
    <w:p w14:paraId="4E61E7CC" w14:textId="77777777" w:rsidR="00972DCD" w:rsidRDefault="00722AEF">
      <w:pPr>
        <w:rPr>
          <w:del w:id="36" w:author="Arthur Souza Rodrigues" w:date="2026-07-10T21:46:00Z" w16du:dateUtc="2026-07-11T01:46:00Z"/>
        </w:rPr>
      </w:pPr>
      <w:del w:id="37" w:author="Arthur Souza Rodrigues" w:date="2026-07-10T21:46:00Z" w16du:dateUtc="2026-07-11T01:46:00Z">
        <w:r>
          <w:rPr>
            <w:b/>
            <w:bCs/>
          </w:rPr>
          <w:delText>Second bold bullet point with edits</w:delText>
        </w:r>
      </w:del>
    </w:p>
    <w:p w14:paraId="1D066676" w14:textId="77777777" w:rsidR="00972DCD" w:rsidRDefault="00722AEF">
      <w:del w:id="38" w:author="Arthur Souza Rodrigues" w:date="2026-07-10T21:46:00Z" w16du:dateUtc="2026-07-11T01:46:00Z">
        <w:r>
          <w:rPr>
            <w:b/>
            <w:bCs/>
          </w:rPr>
          <w:delText>Third bold bullet point demonstrating editing</w:delText>
        </w:r>
      </w:del>
    </w:p>
    <w:sectPr w:rsidR="00972D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DCD"/>
    <w:rsid w:val="00447970"/>
    <w:rsid w:val="00972DCD"/>
    <w:rsid w:val="00D06B62"/>
    <w:rsid w:val="00D168BB"/>
    <w:rsid w:val="00D53FE7"/>
    <w:rsid w:val="00FD2949"/>
    <w:rsid w:val="00FD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B357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2026-05-14T18:11:00Z</dcterms:created>
  <dcterms:modified xsi:type="dcterms:W3CDTF">2026-07-11T01:46:00Z</dcterms:modified>
</cp:coreProperties>
</file>