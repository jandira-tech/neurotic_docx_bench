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6DEA328" w14:textId="77777777" w:rsidR="00644432" w:rsidRDefault="00644432">
      <w:pPr>
        <w:rPr>
          <w:rFonts w:ascii="Arial" w:hAnsi="Arial"/>
          <w:b/>
          <w:i/>
          <w:color w:val="C00000"/>
          <w:sz w:val="40"/>
          <w:rPrChange w:id="0" w:author="Arthur Souza Rodrigues" w:date="2026-07-10T21:50:00Z" w16du:dateUtc="2026-07-11T01:50:00Z">
            <w:rPr>
              <w:rFonts w:ascii="Verdana, Geneva, sans-serif" w:hAnsi="Verdana, Geneva, sans-serif" w:cs="Verdana, Geneva, sans-serif"/>
            </w:rPr>
          </w:rPrChange>
        </w:rPr>
      </w:pPr>
      <w:r>
        <w:rPr>
          <w:rFonts w:ascii="Arial" w:hAnsi="Arial"/>
          <w:b/>
          <w:i/>
          <w:color w:val="C00000"/>
          <w:sz w:val="40"/>
          <w:rPrChange w:id="1" w:author="Arthur Souza Rodrigues" w:date="2026-07-10T21:50:00Z" w16du:dateUtc="2026-07-11T01:50:00Z">
            <w:rPr>
              <w:rFonts w:ascii="Verdana, Geneva, sans-serif" w:hAnsi="Verdana, Geneva, sans-serif" w:cs="Verdana, Geneva, sans-serif"/>
            </w:rPr>
          </w:rPrChange>
        </w:rPr>
        <w:t>file_</w:t>
      </w:r>
      <w:ins w:id="2" w:author="Arthur Souza Rodrigues" w:date="2026-07-10T21:50:00Z" w16du:dateUtc="2026-07-11T01:50:00Z">
        <w:r>
          <w:rPr>
            <w:rFonts w:ascii="Arial" w:hAnsi="Arial" w:cs="Arial"/>
            <w:b/>
            <w:bCs/>
            <w:i/>
            <w:iCs/>
            <w:color w:val="C00000"/>
            <w:sz w:val="40"/>
            <w:szCs w:val="40"/>
          </w:rPr>
          <w:t>166</w:t>
        </w:r>
      </w:ins>
      <w:del w:id="3" w:author="Arthur Souza Rodrigues" w:date="2026-07-10T21:50:00Z" w16du:dateUtc="2026-07-11T01:50:00Z">
        <w:r>
          <w:rPr>
            <w:rFonts w:ascii="Verdana, Geneva, sans-serif" w:hAnsi="Verdana, Geneva, sans-serif" w:cs="Verdana, Geneva, sans-serif"/>
          </w:rPr>
          <w:delText>165</w:delText>
        </w:r>
      </w:del>
      <w:r>
        <w:rPr>
          <w:rFonts w:ascii="Arial" w:hAnsi="Arial"/>
          <w:b/>
          <w:i/>
          <w:color w:val="C00000"/>
          <w:sz w:val="40"/>
          <w:rPrChange w:id="4" w:author="Arthur Souza Rodrigues" w:date="2026-07-10T21:50:00Z" w16du:dateUtc="2026-07-11T01:50:00Z">
            <w:rPr>
              <w:rFonts w:ascii="Verdana, Geneva, sans-serif" w:hAnsi="Verdana, Geneva, sans-serif" w:cs="Verdana, Geneva, sans-serif"/>
            </w:rPr>
          </w:rPrChange>
        </w:rPr>
        <w:t>.docx</w:t>
      </w:r>
    </w:p>
    <w:p w14:paraId="477E68AB" w14:textId="55436DF8" w:rsidR="009D38AC" w:rsidRDefault="00BE6A92">
      <w:ins w:id="5" w:author="Arthur Souza Rodrigues" w:date="2026-07-10T21:50:00Z" w16du:dateUtc="2026-07-11T01:50:00Z">
        <w:r>
          <w:rPr>
            <w:rFonts w:ascii="Arial" w:hAnsi="Arial" w:cs="Arial"/>
            <w:b/>
            <w:bCs/>
            <w:i/>
            <w:iCs/>
            <w:color w:val="C00000"/>
            <w:sz w:val="40"/>
            <w:szCs w:val="40"/>
          </w:rPr>
          <w:t>Document 100 - Ultimate</w:t>
        </w:r>
      </w:ins>
      <w:del w:id="6" w:author="Arthur Souza Rodrigues" w:date="2026-07-10T21:50:00Z" w16du:dateUtc="2026-07-11T01:50:00Z">
        <w:r>
          <w:rPr>
            <w:rFonts w:ascii="Verdana, Geneva, sans-serif" w:hAnsi="Verdana, Geneva, sans-serif" w:cs="Verdana, Geneva, sans-serif"/>
          </w:rPr>
          <w:delText>Verdana Font</w:delText>
        </w:r>
      </w:del>
      <w:r>
        <w:rPr>
          <w:rFonts w:ascii="Arial" w:hAnsi="Arial"/>
          <w:b/>
          <w:i/>
          <w:color w:val="C00000"/>
          <w:sz w:val="40"/>
          <w:rPrChange w:id="7" w:author="Arthur Souza Rodrigues" w:date="2026-07-10T21:50:00Z" w16du:dateUtc="2026-07-11T01:50:00Z">
            <w:rPr>
              <w:rFonts w:ascii="Verdana, Geneva, sans-serif" w:hAnsi="Verdana, Geneva, sans-serif" w:cs="Verdana, Geneva, sans-serif"/>
            </w:rPr>
          </w:rPrChange>
        </w:rPr>
        <w:t xml:space="preserve"> Demo</w:t>
      </w:r>
    </w:p>
    <w:p w14:paraId="578242B5" w14:textId="77777777" w:rsidR="009D38AC" w:rsidRDefault="00BE6A92">
      <w:pPr>
        <w:spacing w:before="400" w:after="120" w:line="240" w:lineRule="auto"/>
        <w:pPrChange w:id="8" w:author="Arthur Souza Rodrigues" w:date="2026-07-10T21:50:00Z" w16du:dateUtc="2026-07-11T01:50:00Z"/>
      </w:pPr>
      <w:r>
        <w:rPr>
          <w:rFonts w:ascii="Arial" w:hAnsi="Arial"/>
          <w:b/>
          <w:i/>
          <w:color w:val="C00000"/>
          <w:sz w:val="40"/>
          <w:rPrChange w:id="9" w:author="Arthur Souza Rodrigues" w:date="2026-07-10T21:50:00Z" w16du:dateUtc="2026-07-11T01:50:00Z">
            <w:rPr>
              <w:rFonts w:ascii="Verdana, Geneva, sans-serif" w:hAnsi="Verdana, Geneva, sans-serif" w:cs="Verdana, Geneva, sans-serif"/>
            </w:rPr>
          </w:rPrChange>
        </w:rPr>
        <w:t xml:space="preserve">This </w:t>
      </w:r>
      <w:ins w:id="10" w:author="Arthur Souza Rodrigues" w:date="2026-07-10T21:50:00Z" w16du:dateUtc="2026-07-11T01:50:00Z">
        <w:r>
          <w:rPr>
            <w:rFonts w:ascii="Arial" w:hAnsi="Arial" w:cs="Arial"/>
            <w:b/>
            <w:bCs/>
            <w:i/>
            <w:iCs/>
            <w:color w:val="C00000"/>
            <w:sz w:val="40"/>
            <w:szCs w:val="40"/>
          </w:rPr>
          <w:t xml:space="preserve">is the 100th </w:t>
        </w:r>
      </w:ins>
      <w:r>
        <w:rPr>
          <w:rFonts w:ascii="Arial" w:hAnsi="Arial"/>
          <w:b/>
          <w:i/>
          <w:color w:val="C00000"/>
          <w:sz w:val="40"/>
          <w:rPrChange w:id="11" w:author="Arthur Souza Rodrigues" w:date="2026-07-10T21:50:00Z" w16du:dateUtc="2026-07-11T01:50:00Z">
            <w:rPr>
              <w:rFonts w:ascii="Verdana, Geneva, sans-serif" w:hAnsi="Verdana, Geneva, sans-serif" w:cs="Verdana, Geneva, sans-serif"/>
            </w:rPr>
          </w:rPrChange>
        </w:rPr>
        <w:t xml:space="preserve">document </w:t>
      </w:r>
      <w:ins w:id="12" w:author="Arthur Souza Rodrigues" w:date="2026-07-10T21:50:00Z" w16du:dateUtc="2026-07-11T01:50:00Z">
        <w:r>
          <w:rPr>
            <w:rFonts w:ascii="Arial" w:hAnsi="Arial" w:cs="Arial"/>
            <w:b/>
            <w:bCs/>
            <w:i/>
            <w:iCs/>
            <w:color w:val="C00000"/>
            <w:sz w:val="40"/>
            <w:szCs w:val="40"/>
          </w:rPr>
          <w:t>demonstrating multiple formatting features</w:t>
        </w:r>
      </w:ins>
      <w:del w:id="13" w:author="Arthur Souza Rodrigues" w:date="2026-07-10T21:50:00Z" w16du:dateUtc="2026-07-11T01:50:00Z">
        <w:r>
          <w:rPr>
            <w:rFonts w:ascii="Verdana, Geneva, sans-serif" w:hAnsi="Verdana, Geneva, sans-serif" w:cs="Verdana, Geneva, sans-serif"/>
          </w:rPr>
          <w:delText>uses the Verdana font family</w:delText>
        </w:r>
      </w:del>
      <w:r>
        <w:rPr>
          <w:rFonts w:ascii="Arial" w:hAnsi="Arial"/>
          <w:b/>
          <w:i/>
          <w:color w:val="C00000"/>
          <w:sz w:val="40"/>
          <w:rPrChange w:id="14" w:author="Arthur Souza Rodrigues" w:date="2026-07-10T21:50:00Z" w16du:dateUtc="2026-07-11T01:50:00Z">
            <w:rPr>
              <w:rFonts w:ascii="Verdana, Geneva, sans-serif" w:hAnsi="Verdana, Geneva, sans-serif" w:cs="Verdana, Geneva, sans-serif"/>
            </w:rPr>
          </w:rPrChange>
        </w:rPr>
        <w:t>.</w:t>
      </w:r>
    </w:p>
    <w:p w14:paraId="3B460ABF" w14:textId="77777777" w:rsidR="009D38AC" w:rsidRDefault="00BE6A92">
      <w:pPr>
        <w:spacing w:before="400" w:after="120" w:line="240" w:lineRule="auto"/>
        <w:pPrChange w:id="15" w:author="Arthur Souza Rodrigues" w:date="2026-07-10T21:50:00Z" w16du:dateUtc="2026-07-11T01:50:00Z"/>
      </w:pPr>
      <w:ins w:id="16" w:author="Arthur Souza Rodrigues" w:date="2026-07-10T21:50:00Z" w16du:dateUtc="2026-07-11T01:50:00Z">
        <w:r>
          <w:rPr>
            <w:rFonts w:ascii="Arial" w:hAnsi="Arial" w:cs="Arial"/>
            <w:b/>
            <w:bCs/>
            <w:i/>
            <w:iCs/>
            <w:color w:val="C00000"/>
            <w:sz w:val="40"/>
            <w:szCs w:val="40"/>
          </w:rPr>
          <w:t>This final document showcases the complete range of styling options available.</w:t>
        </w:r>
      </w:ins>
      <w:del w:id="17" w:author="Arthur Souza Rodrigues" w:date="2026-07-10T21:50:00Z" w16du:dateUtc="2026-07-11T01:50:00Z">
        <w:r>
          <w:rPr>
            <w:rFonts w:ascii="Verdana, Geneva, sans-serif" w:hAnsi="Verdana, Geneva, sans-serif" w:cs="Verdana, Geneva, sans-serif"/>
          </w:rPr>
          <w:delText>Verdana is a highly readable sans-serif font.</w:delText>
        </w:r>
      </w:del>
    </w:p>
    <w:sectPr w:rsidR="009D38A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, Geneva, sans-serif">
    <w:altName w:val="Verdan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D38AC"/>
    <w:rsid w:val="00121C3C"/>
    <w:rsid w:val="00496F5D"/>
    <w:rsid w:val="00556FF6"/>
    <w:rsid w:val="00644432"/>
    <w:rsid w:val="009D38AC"/>
    <w:rsid w:val="00AD6643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964AD0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</Words>
  <Characters>240</Characters>
  <Application>Microsoft Office Word</Application>
  <DocSecurity>0</DocSecurity>
  <Lines>2</Lines>
  <Paragraphs>1</Paragraphs>
  <ScaleCrop>false</ScaleCrop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2026-05-14T16:56:00Z</dcterms:created>
  <dcterms:modified xsi:type="dcterms:W3CDTF">2026-07-11T01:50:00Z</dcterms:modified>
</cp:coreProperties>
</file>