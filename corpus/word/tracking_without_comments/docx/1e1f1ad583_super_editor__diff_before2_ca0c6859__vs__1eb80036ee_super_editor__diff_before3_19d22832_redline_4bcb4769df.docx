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AC5FBE5" w14:textId="22B2B61E" w:rsidR="006E4D75" w:rsidRDefault="006E4D75">
      <w:pPr>
        <w:rPr>
          <w:del w:id="0" w:author="Luccas Correa" w:date="2026-09-26T15:10:00Z" w16du:dateUtc="2026-09-26T19:10:00Z"/>
        </w:rPr>
      </w:pPr>
      <w:del w:id="1" w:author="Luccas Correa" w:date="2026-09-26T15:10:00Z" w16du:dateUtc="2026-09-26T19:10:00Z">
        <w:r>
          <w:delText>This is a test.</w:delText>
        </w:r>
      </w:del>
    </w:p>
    <w:p w14:paraId="2353F1FE" w14:textId="4B0BAEA1" w:rsidR="006E4D75" w:rsidRDefault="006E4D75">
      <w:pPr>
        <w:rPr>
          <w:del w:id="2" w:author="Luccas Correa" w:date="2026-09-26T15:10:00Z" w16du:dateUtc="2026-09-26T19:10:00Z"/>
        </w:rPr>
      </w:pPr>
      <w:r>
        <w:t>Here’s some text.</w:t>
      </w:r>
    </w:p>
    <w:p w14:paraId="5C92E70D" w14:textId="0AB6D443" w:rsidR="006E4D75" w:rsidRDefault="006E4D75">
      <w:pPr>
        <w:rPr>
          <w:del w:id="3" w:author="Luccas Correa" w:date="2026-09-26T15:10:00Z" w16du:dateUtc="2026-09-26T19:10:00Z"/>
        </w:rPr>
      </w:pPr>
      <w:del w:id="4" w:author="Luccas Correa" w:date="2026-09-26T15:10:00Z" w16du:dateUtc="2026-09-26T19:10:00Z">
        <w:r>
          <w:delText>I deleted this sentence.</w:delText>
        </w:r>
      </w:del>
    </w:p>
    <w:p w14:paraId="6498690F" w14:textId="4521887B" w:rsidR="006E4D75" w:rsidRDefault="006E4D75">
      <w:del w:id="5" w:author="Luccas Correa" w:date="2026-09-26T15:10:00Z" w16du:dateUtc="2026-09-26T19:10:00Z">
        <w:r>
          <w:delText>We are not done yet.</w:delText>
        </w:r>
      </w:del>
    </w:p>
    <w:sectPr w:rsidR="006E4D7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Luccas Correa">
    <w15:presenceInfo w15:providerId="AD" w15:userId="S::luccas@harbourteam.onmicrosoft.com::6b456913-ee82-49db-8f20-f0d928c05c3a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4D75"/>
    <w:rsid w:val="00524058"/>
    <w:rsid w:val="00693677"/>
    <w:rsid w:val="006E4D75"/>
    <w:rsid w:val="00AF4127"/>
    <w:rsid w:val="00C063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60B2E3F"/>
  <w15:chartTrackingRefBased/>
  <w15:docId w15:val="{F4B8D4AA-CEEA-7444-8FF8-01F32182AA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4D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4D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4D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4D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4D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4D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4D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4D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4D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4D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4D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4D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4D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4D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4D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4D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4D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4D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4D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4D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4D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4D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4D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4D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4D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4D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4D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4D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4D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</Words>
  <Characters>69</Characters>
  <Application>Microsoft Office Word</Application>
  <DocSecurity>0</DocSecurity>
  <Lines>1</Lines>
  <Paragraphs>1</Paragraphs>
  <ScaleCrop>false</ScaleCrop>
  <Company/>
  <LinksUpToDate>false</LinksUpToDate>
  <CharactersWithSpaces>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Luccas Correa</dc:creator>
  <cp:keywords/>
  <dc:description/>
  <cp:lastModifiedBy>Arthur Souza Rodrigues</cp:lastModifiedBy>
  <cp:revision>1</cp:revision>
  <dcterms:created xsi:type="dcterms:W3CDTF">2025-12-19T18:18:00Z</dcterms:created>
  <dcterms:modified xsi:type="dcterms:W3CDTF">2026-09-26T19:10:00Z</dcterms:modified>
</cp:coreProperties>
</file>