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50F1C2" w14:textId="77777777" w:rsidR="004C07FF" w:rsidRDefault="00101AF4">
      <w:r>
        <w:rPr>
          <w:rFonts w:ascii="Arial" w:hAnsi="Arial" w:cs="Arial"/>
          <w:color w:val="666666"/>
          <w:sz w:val="30"/>
          <w:szCs w:val="30"/>
        </w:rPr>
        <w:t>Subtitle Style Demo</w:t>
      </w:r>
    </w:p>
    <w:p w14:paraId="5657927E" w14:textId="77777777" w:rsidR="004C07FF" w:rsidRDefault="00101AF4">
      <w:pPr>
        <w:spacing w:line="240" w:lineRule="auto"/>
      </w:pPr>
      <w:ins w:id="0" w:author="Comparison" w:date="2026-09-26T14:44:00Z" w16du:dateUtc="2026-09-26T18:44:00Z">
        <w:r>
          <w:rPr>
            <w:rFonts w:ascii="Arial" w:hAnsi="Arial" w:cs="Arial"/>
            <w:color w:val="666666"/>
            <w:sz w:val="30"/>
            <w:szCs w:val="30"/>
          </w:rPr>
          <w:t>This document demonstrates the</w:t>
        </w:r>
      </w:ins>
      <w:del w:id="1" w:author="Comparison" w:date="2026-09-26T14:44:00Z" w16du:dateUtc="2026-09-26T18:44:00Z">
        <w:r>
          <w:rPr>
            <w:rFonts w:ascii="Arial" w:hAnsi="Arial" w:cs="Arial"/>
            <w:color w:val="666666"/>
            <w:sz w:val="30"/>
            <w:szCs w:val="30"/>
          </w:rPr>
          <w:delText>Demonstrating</w:delText>
        </w:r>
      </w:del>
      <w:r>
        <w:rPr>
          <w:rFonts w:ascii="Arial" w:hAnsi="Arial" w:cs="Arial"/>
          <w:color w:val="666666"/>
          <w:sz w:val="30"/>
          <w:szCs w:val="30"/>
        </w:rPr>
        <w:t xml:space="preserve"> Subtitle paragraph style.</w:t>
      </w:r>
    </w:p>
    <w:p w14:paraId="789BBEA4" w14:textId="77777777" w:rsidR="004C07FF" w:rsidRDefault="00101AF4">
      <w:pPr>
        <w:spacing w:line="240" w:lineRule="auto"/>
      </w:pPr>
      <w:del w:id="2" w:author="Comparison" w:date="2026-09-26T14:44:00Z" w16du:dateUtc="2026-09-26T18:44:00Z">
        <w:r>
          <w:rPr>
            <w:rFonts w:ascii="Arial" w:hAnsi="Arial" w:cs="Arial"/>
            <w:color w:val="666666"/>
            <w:sz w:val="30"/>
            <w:szCs w:val="30"/>
          </w:rPr>
          <w:delText xml:space="preserve">Document </w:delText>
        </w:r>
      </w:del>
      <w:r>
        <w:rPr>
          <w:rFonts w:ascii="Arial" w:hAnsi="Arial" w:cs="Arial"/>
          <w:color w:val="666666"/>
          <w:sz w:val="30"/>
          <w:szCs w:val="30"/>
        </w:rPr>
        <w:t xml:space="preserve">Subtitle </w:t>
      </w:r>
      <w:ins w:id="3" w:author="Comparison" w:date="2026-09-26T14:44:00Z" w16du:dateUtc="2026-09-26T18:44:00Z">
        <w:r>
          <w:rPr>
            <w:rFonts w:ascii="Arial" w:hAnsi="Arial" w:cs="Arial"/>
            <w:color w:val="666666"/>
            <w:sz w:val="30"/>
            <w:szCs w:val="30"/>
          </w:rPr>
          <w:t>style provides secondary heading below the main title.</w:t>
        </w:r>
      </w:ins>
      <w:del w:id="4" w:author="Comparison" w:date="2026-09-26T14:44:00Z" w16du:dateUtc="2026-09-26T18:44:00Z">
        <w:r>
          <w:rPr>
            <w:rFonts w:ascii="Arial" w:hAnsi="Arial" w:cs="Arial"/>
            <w:color w:val="666666"/>
            <w:sz w:val="30"/>
            <w:szCs w:val="30"/>
          </w:rPr>
          <w:delText>Description</w:delText>
        </w:r>
      </w:del>
    </w:p>
    <w:sectPr w:rsidR="004C07F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07FF"/>
    <w:rsid w:val="00101AF4"/>
    <w:rsid w:val="004C07FF"/>
    <w:rsid w:val="005017B3"/>
    <w:rsid w:val="00C077FA"/>
    <w:rsid w:val="00CF2C56"/>
    <w:rsid w:val="00DB5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43CD75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2026-05-14T16:54:00Z</dcterms:created>
  <dcterms:modified xsi:type="dcterms:W3CDTF">2026-09-26T18:44:00Z</dcterms:modified>
</cp:coreProperties>
</file>