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F9E5F2" w14:textId="77777777" w:rsidR="0018118F" w:rsidRDefault="00C4047A">
      <w:pPr>
        <w:numPr>
          <w:ilvl w:val="0"/>
          <w:numId w:val="2"/>
        </w:numPr>
        <w:rPr>
          <w:ins w:id="15" w:author="Nick Bernal" w:date="2026-09-26T15:18:00Z" w16du:dateUtc="2026-09-26T19:18:00Z"/>
        </w:rPr>
      </w:pPr>
      <w:ins w:id="16" w:author="Nick Bernal" w:date="2026-09-26T15:18:00Z" w16du:dateUtc="2026-09-26T19:18:00Z">
        <w:r>
          <w:t>a</w:t>
        </w:r>
      </w:ins>
    </w:p>
    <w:p w14:paraId="54A66C2B" w14:textId="49ACD6F7" w:rsidR="003333EF" w:rsidRDefault="003333EF">
      <w:pPr>
        <w:rPr>
          <w:rPrChange w:id="17" w:author="Nick Bernal" w:date="2026-09-26T15:18:00Z" w16du:dateUtc="2026-09-26T19:18:00Z">
            <w:rPr>
              <w:rFonts w:ascii="Arial" w:eastAsia="Times New Roman" w:hAnsi="Arial" w:cs="Arial"/>
              <w:sz w:val="32"/>
              <w:szCs w:val="32"/>
              <w:lang w:eastAsia="en-IN"/>
            </w:rPr>
          </w:rPrChange>
        </w:rPr>
        <w:pPrChange w:id="18" w:author="Nick Bernal" w:date="2026-09-26T15:18:00Z" w16du:dateUtc="2026-09-26T19:18:00Z">
          <w:pPr>
            <w:spacing w:after="0" w:line="276" w:lineRule="auto"/>
            <w:jc w:val="center"/>
          </w:pPr>
        </w:pPrChange>
      </w:pPr>
      <w:del w:id="19" w:author="Nick Bernal" w:date="2026-09-26T15:18:00Z" w16du:dateUtc="2026-09-26T19:18:00Z"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[</w:delText>
        </w:r>
      </w:del>
      <w:r>
        <w:rPr>
          <w:rPrChange w:id="20" w:author="Nick Bernal" w:date="2026-09-26T15:18:00Z" w16du:dateUtc="2026-09-26T19:18:00Z">
            <w:rPr>
              <w:rFonts w:ascii="Arial" w:eastAsia="Times New Roman" w:hAnsi="Arial" w:cs="Arial"/>
              <w:b/>
              <w:bCs/>
              <w:sz w:val="32"/>
              <w:szCs w:val="32"/>
              <w:lang w:eastAsia="en-IN"/>
            </w:rPr>
          </w:rPrChange>
        </w:rPr>
        <w:t>test</w:t>
      </w:r>
      <w:del w:id="21" w:author="Nick Bernal" w:date="2026-09-26T15:18:00Z" w16du:dateUtc="2026-09-26T19:18:00Z">
        <w:r>
          <w:rPr>
            <w:rFonts w:eastAsia="Times New Roman" w:cs="Arial"/>
            <w:b/>
            <w:bCs/>
            <w:sz w:val="32"/>
            <w:szCs w:val="32"/>
            <w:lang w:eastAsia="en-IN"/>
          </w:rPr>
          <w:delText xml:space="preserve"> company</w:delText>
        </w:r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]</w:delText>
        </w:r>
      </w:del>
    </w:p>
    <w:p w14:paraId="0F909DCB" w14:textId="77777777" w:rsidR="003333EF" w:rsidRPr="009521F7" w:rsidRDefault="00C4047A" w:rsidP="003333EF">
      <w:pPr>
        <w:spacing w:before="100" w:beforeAutospacing="1" w:after="100" w:afterAutospacing="1" w:line="276" w:lineRule="auto"/>
        <w:jc w:val="center"/>
        <w:outlineLvl w:val="0"/>
        <w:rPr>
          <w:del w:id="22" w:author="Nick Bernal" w:date="2026-09-26T15:18:00Z" w16du:dateUtc="2026-09-26T19:18:00Z"/>
          <w:rFonts w:eastAsia="Times New Roman" w:cs="Arial"/>
          <w:b/>
          <w:bCs/>
          <w:kern w:val="36"/>
          <w:sz w:val="32"/>
          <w:szCs w:val="32"/>
          <w:lang w:eastAsia="en-IN"/>
        </w:rPr>
      </w:pPr>
      <w:ins w:id="23" w:author="Nick Bernal" w:date="2026-09-26T15:18:00Z" w16du:dateUtc="2026-09-26T19:18:00Z">
        <w:r>
          <w:t>b</w:t>
        </w:r>
      </w:ins>
    </w:p>
    <w:p w14:paraId="3A02250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del w:id="24" w:author="Nick Bernal" w:date="2026-09-26T15:18:00Z" w16du:dateUtc="2026-09-26T19:18:00Z"/>
          <w:rFonts w:eastAsia="Times New Roman" w:cs="Arial"/>
          <w:b/>
          <w:bCs/>
          <w:kern w:val="36"/>
          <w:sz w:val="32"/>
          <w:szCs w:val="32"/>
          <w:lang w:eastAsia="en-IN"/>
        </w:rPr>
      </w:pPr>
    </w:p>
    <w:p w14:paraId="7F5249F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del w:id="25" w:author="Nick Bernal" w:date="2026-09-26T15:18:00Z" w16du:dateUtc="2026-09-26T19:18:00Z"/>
          <w:rFonts w:eastAsia="Times New Roman" w:cs="Arial"/>
          <w:b/>
          <w:bCs/>
          <w:kern w:val="36"/>
          <w:sz w:val="32"/>
          <w:szCs w:val="32"/>
          <w:lang w:eastAsia="en-IN"/>
        </w:rPr>
      </w:pPr>
    </w:p>
    <w:p w14:paraId="12EB6D55" w14:textId="77777777" w:rsidR="003333EF" w:rsidRPr="009521F7" w:rsidRDefault="003333EF" w:rsidP="003333EF">
      <w:pPr>
        <w:jc w:val="center"/>
        <w:rPr>
          <w:del w:id="26" w:author="Nick Bernal" w:date="2026-09-26T15:18:00Z" w16du:dateUtc="2026-09-26T19:18:00Z"/>
          <w:rFonts w:cs="Arial"/>
          <w:b/>
          <w:sz w:val="32"/>
          <w:szCs w:val="32"/>
        </w:rPr>
      </w:pPr>
      <w:del w:id="27" w:author="Nick Bernal" w:date="2026-09-26T15:18:00Z" w16du:dateUtc="2026-09-26T19:18:00Z">
        <w:r w:rsidRPr="009521F7">
          <w:rPr>
            <w:rFonts w:cs="Arial"/>
            <w:b/>
            <w:sz w:val="32"/>
            <w:szCs w:val="32"/>
          </w:rPr>
          <w:delText>LABOR APPRENTICESHIP</w:delText>
        </w:r>
      </w:del>
    </w:p>
    <w:p w14:paraId="6CCE13FE" w14:textId="77777777" w:rsidR="003333EF" w:rsidRPr="009521F7" w:rsidRDefault="003333EF" w:rsidP="003333EF">
      <w:pPr>
        <w:jc w:val="center"/>
        <w:rPr>
          <w:del w:id="28" w:author="Nick Bernal" w:date="2026-09-26T15:18:00Z" w16du:dateUtc="2026-09-26T19:18:00Z"/>
          <w:rFonts w:cs="Arial"/>
          <w:b/>
          <w:sz w:val="32"/>
          <w:szCs w:val="32"/>
        </w:rPr>
      </w:pPr>
      <w:del w:id="29" w:author="Nick Bernal" w:date="2026-09-26T15:18:00Z" w16du:dateUtc="2026-09-26T19:18:00Z">
        <w:r w:rsidRPr="009521F7">
          <w:rPr>
            <w:rFonts w:cs="Arial"/>
            <w:b/>
            <w:sz w:val="32"/>
            <w:szCs w:val="32"/>
          </w:rPr>
          <w:delText>AGREEMENT</w:delText>
        </w:r>
      </w:del>
    </w:p>
    <w:p w14:paraId="38E1E75E" w14:textId="77777777" w:rsidR="003333EF" w:rsidRPr="009521F7" w:rsidRDefault="003333EF" w:rsidP="003333EF">
      <w:pPr>
        <w:spacing w:line="276" w:lineRule="auto"/>
        <w:jc w:val="center"/>
        <w:rPr>
          <w:del w:id="30" w:author="Nick Bernal" w:date="2026-09-26T15:18:00Z" w16du:dateUtc="2026-09-26T19:18:00Z"/>
          <w:rFonts w:eastAsia="Times New Roman" w:cs="Arial"/>
          <w:sz w:val="32"/>
          <w:szCs w:val="32"/>
          <w:lang w:eastAsia="en-IN"/>
        </w:rPr>
      </w:pPr>
    </w:p>
    <w:p w14:paraId="4D75D0CC" w14:textId="77777777" w:rsidR="003333EF" w:rsidRPr="009521F7" w:rsidRDefault="003333EF" w:rsidP="003333EF">
      <w:pPr>
        <w:spacing w:line="276" w:lineRule="auto"/>
        <w:jc w:val="center"/>
        <w:rPr>
          <w:del w:id="31" w:author="Nick Bernal" w:date="2026-09-26T15:18:00Z" w16du:dateUtc="2026-09-26T19:18:00Z"/>
          <w:rFonts w:eastAsia="Times New Roman" w:cs="Arial"/>
          <w:sz w:val="32"/>
          <w:szCs w:val="32"/>
          <w:lang w:eastAsia="en-IN"/>
        </w:rPr>
      </w:pPr>
    </w:p>
    <w:p w14:paraId="3BD7FF2C" w14:textId="77777777" w:rsidR="003333EF" w:rsidRPr="009521F7" w:rsidRDefault="003333EF" w:rsidP="003333EF">
      <w:pPr>
        <w:spacing w:line="276" w:lineRule="auto"/>
        <w:jc w:val="center"/>
        <w:rPr>
          <w:del w:id="32" w:author="Nick Bernal" w:date="2026-09-26T15:18:00Z" w16du:dateUtc="2026-09-26T19:18:00Z"/>
          <w:rFonts w:eastAsia="Times New Roman" w:cs="Arial"/>
          <w:sz w:val="32"/>
          <w:szCs w:val="32"/>
          <w:lang w:eastAsia="en-IN"/>
        </w:rPr>
      </w:pPr>
    </w:p>
    <w:p w14:paraId="68650563" w14:textId="77777777" w:rsidR="003333EF" w:rsidRPr="009521F7" w:rsidRDefault="003333EF" w:rsidP="003333EF">
      <w:pPr>
        <w:spacing w:line="276" w:lineRule="auto"/>
        <w:jc w:val="center"/>
        <w:rPr>
          <w:del w:id="33" w:author="Nick Bernal" w:date="2026-09-26T15:18:00Z" w16du:dateUtc="2026-09-26T19:18:00Z"/>
          <w:rFonts w:eastAsia="Times New Roman" w:cs="Arial"/>
          <w:sz w:val="32"/>
          <w:szCs w:val="32"/>
          <w:lang w:eastAsia="en-IN"/>
        </w:rPr>
      </w:pPr>
      <w:del w:id="34" w:author="Nick Bernal" w:date="2026-09-26T15:18:00Z" w16du:dateUtc="2026-09-26T19:18:00Z">
        <w:r w:rsidRPr="009521F7">
          <w:rPr>
            <w:rFonts w:eastAsia="Times New Roman" w:cs="Arial"/>
            <w:sz w:val="32"/>
            <w:szCs w:val="32"/>
            <w:lang w:eastAsia="en-IN"/>
          </w:rPr>
          <w:delText>Prepared by</w:delText>
        </w:r>
      </w:del>
    </w:p>
    <w:p w14:paraId="068C8EF8" w14:textId="6623A338" w:rsidR="003333EF" w:rsidRPr="009521F7" w:rsidRDefault="003333EF" w:rsidP="003333EF">
      <w:pPr>
        <w:spacing w:line="276" w:lineRule="auto"/>
        <w:jc w:val="center"/>
        <w:rPr>
          <w:del w:id="35" w:author="Nick Bernal" w:date="2026-09-26T15:18:00Z" w16du:dateUtc="2026-09-26T19:18:00Z"/>
          <w:rFonts w:eastAsia="Times New Roman" w:cs="Arial"/>
          <w:sz w:val="32"/>
          <w:szCs w:val="32"/>
          <w:lang w:eastAsia="en-IN"/>
        </w:rPr>
      </w:pPr>
      <w:del w:id="36" w:author="Nick Bernal" w:date="2026-09-26T15:18:00Z" w16du:dateUtc="2026-09-26T19:18:00Z"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[</w:delText>
        </w:r>
        <w:r>
          <w:rPr>
            <w:rFonts w:eastAsia="Times New Roman" w:cs="Arial"/>
            <w:b/>
            <w:bCs/>
            <w:sz w:val="32"/>
            <w:szCs w:val="32"/>
            <w:lang w:eastAsia="en-IN"/>
          </w:rPr>
          <w:delText>Test Test</w:delText>
        </w:r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]</w:delText>
        </w:r>
      </w:del>
    </w:p>
    <w:p w14:paraId="59557810" w14:textId="0E3005A4" w:rsidR="003333EF" w:rsidRPr="009521F7" w:rsidRDefault="003333EF" w:rsidP="003333EF">
      <w:pPr>
        <w:spacing w:line="276" w:lineRule="auto"/>
        <w:jc w:val="center"/>
        <w:rPr>
          <w:del w:id="37" w:author="Nick Bernal" w:date="2026-09-26T15:18:00Z" w16du:dateUtc="2026-09-26T19:18:00Z"/>
          <w:rFonts w:eastAsia="Times New Roman" w:cs="Arial"/>
          <w:sz w:val="32"/>
          <w:szCs w:val="32"/>
          <w:lang w:eastAsia="en-IN"/>
        </w:rPr>
      </w:pPr>
      <w:del w:id="38" w:author="Nick Bernal" w:date="2026-09-26T15:18:00Z" w16du:dateUtc="2026-09-26T19:18:00Z"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[</w:delText>
        </w:r>
        <w:r>
          <w:rPr>
            <w:rFonts w:eastAsia="Times New Roman" w:cs="Arial"/>
            <w:b/>
            <w:bCs/>
            <w:sz w:val="32"/>
            <w:szCs w:val="32"/>
            <w:lang w:eastAsia="en-IN"/>
          </w:rPr>
          <w:delText>test</w:delText>
        </w:r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@</w:delText>
        </w:r>
        <w:r>
          <w:rPr>
            <w:rFonts w:eastAsia="Times New Roman" w:cs="Arial"/>
            <w:b/>
            <w:bCs/>
            <w:sz w:val="32"/>
            <w:szCs w:val="32"/>
            <w:lang w:eastAsia="en-IN"/>
          </w:rPr>
          <w:delText>test</w:delText>
        </w:r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.com]</w:delText>
        </w:r>
      </w:del>
    </w:p>
    <w:p w14:paraId="3EEBF1F4" w14:textId="77777777" w:rsidR="003333EF" w:rsidRPr="009521F7" w:rsidRDefault="003333EF" w:rsidP="003333EF">
      <w:pPr>
        <w:spacing w:line="276" w:lineRule="auto"/>
        <w:jc w:val="center"/>
        <w:rPr>
          <w:del w:id="39" w:author="Nick Bernal" w:date="2026-09-26T15:18:00Z" w16du:dateUtc="2026-09-26T19:18:00Z"/>
          <w:rFonts w:eastAsia="Times New Roman" w:cs="Arial"/>
          <w:sz w:val="32"/>
          <w:szCs w:val="32"/>
          <w:lang w:eastAsia="en-IN"/>
        </w:rPr>
      </w:pPr>
    </w:p>
    <w:p w14:paraId="7CADE5F1" w14:textId="77777777" w:rsidR="003333EF" w:rsidRPr="009521F7" w:rsidRDefault="003333EF" w:rsidP="003333EF">
      <w:pPr>
        <w:spacing w:line="276" w:lineRule="auto"/>
        <w:jc w:val="center"/>
        <w:rPr>
          <w:del w:id="40" w:author="Nick Bernal" w:date="2026-09-26T15:18:00Z" w16du:dateUtc="2026-09-26T19:18:00Z"/>
          <w:rFonts w:eastAsia="Times New Roman" w:cs="Arial"/>
          <w:sz w:val="32"/>
          <w:szCs w:val="32"/>
          <w:lang w:eastAsia="en-IN"/>
        </w:rPr>
      </w:pPr>
    </w:p>
    <w:p w14:paraId="365B599E" w14:textId="77777777" w:rsidR="003333EF" w:rsidRPr="009521F7" w:rsidRDefault="003333EF" w:rsidP="003333EF">
      <w:pPr>
        <w:spacing w:line="276" w:lineRule="auto"/>
        <w:jc w:val="center"/>
        <w:rPr>
          <w:del w:id="41" w:author="Nick Bernal" w:date="2026-09-26T15:18:00Z" w16du:dateUtc="2026-09-26T19:18:00Z"/>
          <w:rFonts w:eastAsia="Times New Roman" w:cs="Arial"/>
          <w:sz w:val="32"/>
          <w:szCs w:val="32"/>
          <w:lang w:eastAsia="en-IN"/>
        </w:rPr>
      </w:pPr>
      <w:del w:id="42" w:author="Nick Bernal" w:date="2026-09-26T15:18:00Z" w16du:dateUtc="2026-09-26T19:18:00Z">
        <w:r w:rsidRPr="009521F7">
          <w:rPr>
            <w:rFonts w:eastAsia="Times New Roman" w:cs="Arial"/>
            <w:sz w:val="32"/>
            <w:szCs w:val="32"/>
            <w:lang w:eastAsia="en-IN"/>
          </w:rPr>
          <w:delText>March 10, 2040</w:delText>
        </w:r>
      </w:del>
    </w:p>
    <w:p w14:paraId="6989E108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3" w:author="Nick Bernal" w:date="2026-09-26T15:18:00Z" w16du:dateUtc="2026-09-26T19:18:00Z"/>
          <w:rFonts w:eastAsia="Times New Roman" w:cs="Arial"/>
          <w:b/>
          <w:bCs/>
          <w:sz w:val="32"/>
          <w:szCs w:val="32"/>
          <w:lang w:eastAsia="en-IN"/>
        </w:rPr>
      </w:pPr>
    </w:p>
    <w:p w14:paraId="698AD98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4" w:author="Nick Bernal" w:date="2026-09-26T15:18:00Z" w16du:dateUtc="2026-09-26T19:18:00Z"/>
          <w:rFonts w:eastAsia="Times New Roman" w:cs="Arial"/>
          <w:b/>
          <w:bCs/>
          <w:sz w:val="32"/>
          <w:szCs w:val="32"/>
          <w:lang w:eastAsia="en-IN"/>
        </w:rPr>
      </w:pPr>
    </w:p>
    <w:p w14:paraId="0EC8FAC6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5" w:author="Nick Bernal" w:date="2026-09-26T15:18:00Z" w16du:dateUtc="2026-09-26T19:18:00Z"/>
          <w:rFonts w:eastAsia="Times New Roman" w:cs="Arial"/>
          <w:b/>
          <w:bCs/>
          <w:sz w:val="32"/>
          <w:szCs w:val="32"/>
          <w:lang w:eastAsia="en-IN"/>
        </w:rPr>
      </w:pPr>
    </w:p>
    <w:p w14:paraId="4F493DC5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6" w:author="Nick Bernal" w:date="2026-09-26T15:18:00Z" w16du:dateUtc="2026-09-26T19:18:00Z"/>
          <w:rFonts w:eastAsia="Times New Roman" w:cs="Arial"/>
          <w:b/>
          <w:bCs/>
          <w:sz w:val="32"/>
          <w:szCs w:val="32"/>
          <w:lang w:eastAsia="en-IN"/>
        </w:rPr>
      </w:pPr>
    </w:p>
    <w:p w14:paraId="47D37F1D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7" w:author="Nick Bernal" w:date="2026-09-26T15:18:00Z" w16du:dateUtc="2026-09-26T19:18:00Z"/>
          <w:rFonts w:eastAsia="Times New Roman" w:cs="Arial"/>
          <w:b/>
          <w:bCs/>
          <w:sz w:val="32"/>
          <w:szCs w:val="32"/>
          <w:lang w:eastAsia="en-IN"/>
        </w:rPr>
      </w:pPr>
    </w:p>
    <w:p w14:paraId="17C05F7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8" w:author="Nick Bernal" w:date="2026-09-26T15:18:00Z" w16du:dateUtc="2026-09-26T19:18:00Z"/>
          <w:rFonts w:eastAsia="Times New Roman" w:cs="Arial"/>
          <w:b/>
          <w:bCs/>
          <w:sz w:val="32"/>
          <w:szCs w:val="32"/>
          <w:lang w:eastAsia="en-IN"/>
        </w:rPr>
      </w:pPr>
    </w:p>
    <w:p w14:paraId="4A1C2416" w14:textId="77777777" w:rsidR="003333EF" w:rsidRDefault="003333EF">
      <w:pPr>
        <w:numPr>
          <w:ilvl w:val="0"/>
          <w:numId w:val="2"/>
        </w:numPr>
        <w:rPr>
          <w:rPrChange w:id="49" w:author="Nick Bernal" w:date="2026-09-26T15:18:00Z" w16du:dateUtc="2026-09-26T19:18:00Z">
            <w:rPr>
              <w:rFonts w:ascii="Arial" w:eastAsia="Times New Roman" w:hAnsi="Arial" w:cs="Arial"/>
              <w:b/>
              <w:bCs/>
              <w:sz w:val="32"/>
              <w:szCs w:val="32"/>
              <w:lang w:eastAsia="en-IN"/>
            </w:rPr>
          </w:rPrChange>
        </w:rPr>
        <w:pPrChange w:id="50" w:author="Nick Bernal" w:date="2026-09-26T15:18:00Z" w16du:dateUtc="2026-09-26T19:18:00Z">
          <w:pPr>
            <w:spacing w:before="100" w:beforeAutospacing="1" w:after="100" w:afterAutospacing="1" w:line="276" w:lineRule="auto"/>
            <w:jc w:val="both"/>
            <w:outlineLvl w:val="1"/>
          </w:pPr>
        </w:pPrChange>
      </w:pPr>
    </w:p>
    <w:sectPr w:rsidR="003333EF">
      <w:pgSz w:w="12240" w:h="15840" w:code="0"/>
      <w:pgMar w:top="1440" w:right="1440" w:bottom="1440" w:left="1440" w:header="720" w:footer="720" w:gutter="0"/>
      <w:cols w:space="720"/>
      <w:docGrid w:linePitch="360"/>
      <w:sectPrChange w:id="51" w:author="Nick Bernal" w:date="2026-09-26T15:18:00Z" w16du:dateUtc="2026-09-26T19:18:00Z">
        <w:sectPr w:rsidR="003333EF">
          <w:pgSz w:code="1"/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EF"/>
    <w:rsid w:val="0018118F"/>
    <w:rsid w:val="00233D7B"/>
    <w:rsid w:val="003104CE"/>
    <w:rsid w:val="003333EF"/>
    <w:rsid w:val="00360F1B"/>
    <w:rsid w:val="003A1882"/>
    <w:rsid w:val="003A4303"/>
    <w:rsid w:val="003C1D14"/>
    <w:rsid w:val="003C58BC"/>
    <w:rsid w:val="0049461A"/>
    <w:rsid w:val="00635D55"/>
    <w:rsid w:val="00652E45"/>
    <w:rsid w:val="0086697F"/>
    <w:rsid w:val="00992A5F"/>
    <w:rsid w:val="009F58C9"/>
    <w:rsid w:val="00AB2838"/>
    <w:rsid w:val="00AF4127"/>
    <w:rsid w:val="00B41974"/>
    <w:rsid w:val="00BB1758"/>
    <w:rsid w:val="00C4047A"/>
    <w:rsid w:val="00CC3C3F"/>
    <w:rsid w:val="00CE0D03"/>
    <w:rsid w:val="00CF46F0"/>
    <w:rsid w:val="00D24516"/>
    <w:rsid w:val="00EC277A"/>
    <w:rsid w:val="00F501D1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9A08"/>
  <w15:chartTrackingRefBased/>
  <w15:docId w15:val="{5882A6AD-5C9E-B947-B22E-FEDA8DC4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9-26T15:18:00Z">
        <w:pPr>
          <w:spacing w:after="160" w:line="259" w:lineRule="auto"/>
        </w:pPr>
      </w:pPrChange>
    </w:pPr>
    <w:rPr>
      <w:rFonts w:ascii="Arial" w:hAnsi="Arial" w:cs="Times New Roman (Body CS)"/>
      <w:lang w:val="en-US"/>
      <w:rPrChange w:id="0" w:author="Nick Bernal" w:date="2026-09-26T15:18:00Z">
        <w:rPr>
          <w:rFonts w:asciiTheme="minorHAnsi" w:eastAsiaTheme="minorHAnsi" w:hAnsiTheme="minorHAnsi" w:cstheme="minorBidi"/>
          <w:sz w:val="22"/>
          <w:szCs w:val="22"/>
          <w:lang w:val="en-IN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  <w:pPrChange w:id="1" w:author="Nick Bernal" w:date="2026-09-26T15:18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Nick Bernal" w:date="2026-09-26T15:1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  <w:pPrChange w:id="2" w:author="Nick Bernal" w:date="2026-09-26T15:18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Nick Bernal" w:date="2026-09-26T15:1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3" w:author="Nick Bernal" w:date="2026-09-26T15:18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Nick Bernal" w:date="2026-09-26T15:18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  <w:pPrChange w:id="4" w:author="Nick Bernal" w:date="2026-09-26T15:18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Nick Bernal" w:date="2026-09-26T15:18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  <w:pPrChange w:id="5" w:author="Nick Bernal" w:date="2026-09-26T15:18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Nick Bernal" w:date="2026-09-26T15:18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  <w:pPrChange w:id="6" w:author="Nick Bernal" w:date="2026-09-26T15:18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Nick Bernal" w:date="2026-09-26T15:18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  <w:pPrChange w:id="7" w:author="Nick Bernal" w:date="2026-09-26T15:18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Nick Bernal" w:date="2026-09-26T15:18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  <w:pPrChange w:id="8" w:author="Nick Bernal" w:date="2026-09-26T15:18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Nick Bernal" w:date="2026-09-26T15:18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  <w:pPrChange w:id="9" w:author="Nick Bernal" w:date="2026-09-26T15:18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Nick Bernal" w:date="2026-09-26T15:18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3E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3E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3EF"/>
    <w:rPr>
      <w:rFonts w:ascii="Arial" w:eastAsiaTheme="majorEastAsia" w:hAnsi="Arial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3EF"/>
    <w:rPr>
      <w:rFonts w:ascii="Arial" w:eastAsiaTheme="majorEastAsia" w:hAnsi="Arial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3EF"/>
    <w:rPr>
      <w:rFonts w:ascii="Arial" w:eastAsiaTheme="majorEastAsia" w:hAnsi="Arial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3EF"/>
    <w:rPr>
      <w:rFonts w:ascii="Arial" w:eastAsiaTheme="majorEastAsia" w:hAnsi="Arial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3EF"/>
    <w:rPr>
      <w:rFonts w:ascii="Arial" w:eastAsiaTheme="majorEastAsia" w:hAnsi="Arial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3EF"/>
    <w:rPr>
      <w:rFonts w:ascii="Arial" w:eastAsiaTheme="majorEastAsia" w:hAnsi="Arial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3EF"/>
    <w:rPr>
      <w:rFonts w:ascii="Arial" w:eastAsiaTheme="majorEastAsia" w:hAnsi="Arial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  <w:pPrChange w:id="10" w:author="Nick Bernal" w:date="2026-09-26T15:1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9-26T15:1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3333E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  <w:pPrChange w:id="11" w:author="Nick Bernal" w:date="2026-09-26T15:18:00Z">
        <w:pPr>
          <w:numPr>
            <w:ilvl w:val="1"/>
          </w:numPr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Nick Bernal" w:date="2026-09-26T15:18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3333EF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  <w:pPrChange w:id="12" w:author="Nick Bernal" w:date="2026-09-26T15:18:00Z">
        <w:pPr>
          <w:spacing w:before="160"/>
          <w:jc w:val="center"/>
        </w:pPr>
      </w:pPrChange>
    </w:pPr>
    <w:rPr>
      <w:i/>
      <w:iCs/>
      <w:color w:val="404040" w:themeColor="text1" w:themeTint="BF"/>
      <w:rPrChange w:id="12" w:author="Nick Bernal" w:date="2026-09-26T15:18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3333EF"/>
    <w:rPr>
      <w:rFonts w:ascii="Arial" w:hAnsi="Arial" w:cs="Times New Roman (Body CS)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  <w:pPrChange w:id="13" w:author="Nick Bernal" w:date="2026-09-26T15:18:00Z">
        <w:pPr>
          <w:ind w:left="720"/>
          <w:contextualSpacing/>
        </w:pPr>
      </w:pPrChange>
    </w:pPr>
    <w:rPr>
      <w:rPrChange w:id="13" w:author="Nick Bernal" w:date="2026-09-26T15:18:00Z">
        <w:rPr>
          <w:rFonts w:ascii="Arial" w:eastAsiaTheme="minorHAnsi" w:hAnsi="Arial" w:cs="Times New Roman (Body CS)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33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Nick Bernal" w:date="2026-09-26T15:18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Nick Bernal" w:date="2026-09-26T15:18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3EF"/>
    <w:rPr>
      <w:rFonts w:ascii="Arial" w:hAnsi="Arial" w:cs="Times New Roman (Body CS)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333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33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2025-04-10T14:12:00Z</dcterms:created>
  <dcterms:modified xsi:type="dcterms:W3CDTF">2026-09-26T19:18:00Z</dcterms:modified>
</cp:coreProperties>
</file>