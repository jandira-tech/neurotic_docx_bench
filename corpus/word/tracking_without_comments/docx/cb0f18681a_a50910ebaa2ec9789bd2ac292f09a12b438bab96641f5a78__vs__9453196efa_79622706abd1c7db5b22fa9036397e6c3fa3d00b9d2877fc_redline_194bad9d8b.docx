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DFF2F6" w14:textId="77777777" w:rsidR="00EF16A2" w:rsidRDefault="00550070" w:rsidP="00B1005B">
      <w:pPr>
        <w:pStyle w:val="Heading1"/>
        <w:spacing w:before="0"/>
        <w:rPr>
          <w:ins w:id="2" w:author="Janice Eggers" w:date="2026-09-25T20:02:00Z" w16du:dateUtc="2026-09-26T00:02:00Z"/>
          <w:rFonts w:ascii="Arial" w:hAnsi="Arial" w:cs="Arial"/>
          <w:color w:val="auto"/>
          <w:sz w:val="28"/>
          <w:szCs w:val="28"/>
        </w:rPr>
      </w:pPr>
      <w:r w:rsidRPr="004D07FF">
        <w:rPr>
          <w:rFonts w:ascii="Arial" w:hAnsi="Arial"/>
          <w:color w:val="auto"/>
          <w:sz w:val="28"/>
          <w:rPrChange w:id="3" w:author="Janice Eggers" w:date="2026-09-25T20:02:00Z" w16du:dateUtc="2026-09-26T00:02:00Z">
            <w:rPr>
              <w:rFonts w:ascii="Arial" w:hAnsi="Arial" w:cs="Arial"/>
            </w:rPr>
          </w:rPrChange>
        </w:rPr>
        <w:t>Minutes</w:t>
      </w:r>
      <w:r>
        <w:rPr>
          <w:rFonts w:ascii="Arial" w:hAnsi="Arial"/>
          <w:color w:val="auto"/>
          <w:sz w:val="28"/>
          <w:rPrChange w:id="4" w:author="Janice Eggers" w:date="2026-09-25T20:02:00Z" w16du:dateUtc="2026-09-26T00:02:00Z">
            <w:rPr>
              <w:rFonts w:ascii="Arial" w:hAnsi="Arial" w:cs="Arial"/>
            </w:rPr>
          </w:rPrChange>
        </w:rPr>
        <w:t xml:space="preserve"> </w:t>
      </w:r>
    </w:p>
    <w:p w14:paraId="16926898" w14:textId="77777777" w:rsidR="00830199" w:rsidRPr="00A249C1" w:rsidRDefault="009E59A5" w:rsidP="00B1005B">
      <w:pPr>
        <w:pStyle w:val="Heading1"/>
        <w:spacing w:before="0"/>
        <w:rPr>
          <w:rFonts w:ascii="Arial" w:hAnsi="Arial"/>
          <w:color w:val="auto"/>
          <w:sz w:val="28"/>
          <w:rPrChange w:id="5" w:author="Janice Eggers" w:date="2026-09-25T20:02:00Z" w16du:dateUtc="2026-09-26T00:02:00Z">
            <w:rPr>
              <w:rFonts w:ascii="Arial" w:hAnsi="Arial" w:cs="Arial"/>
            </w:rPr>
          </w:rPrChange>
        </w:rPr>
        <w:pPrChange w:id="6" w:author="Janice Eggers" w:date="2026-09-25T20:02:00Z" w16du:dateUtc="2026-09-26T00:02:00Z">
          <w:pPr/>
        </w:pPrChange>
      </w:pPr>
      <w:ins w:id="7" w:author="Janice Eggers" w:date="2026-09-25T20:02:00Z" w16du:dateUtc="2026-09-26T00:02:00Z">
        <w:r w:rsidRPr="004D07FF">
          <w:rPr>
            <w:rFonts w:ascii="Arial" w:hAnsi="Arial" w:cs="Arial"/>
            <w:color w:val="auto"/>
            <w:sz w:val="28"/>
            <w:szCs w:val="28"/>
          </w:rPr>
          <w:t xml:space="preserve">Iowa Commission for </w:t>
        </w:r>
      </w:ins>
      <w:del w:id="8" w:author="Janice Eggers" w:date="2026-09-25T20:02:00Z" w16du:dateUtc="2026-09-26T00:02:00Z">
        <w:r w:rsidR="00550070">
          <w:rPr>
            <w:rFonts w:ascii="Arial" w:hAnsi="Arial" w:cs="Arial"/>
          </w:rPr>
          <w:delText xml:space="preserve">of </w:delText>
        </w:r>
      </w:del>
      <w:r w:rsidR="00550070" w:rsidRPr="004D07FF">
        <w:rPr>
          <w:rFonts w:ascii="Arial" w:hAnsi="Arial"/>
          <w:color w:val="auto"/>
          <w:sz w:val="28"/>
          <w:rPrChange w:id="9" w:author="Janice Eggers" w:date="2026-09-25T20:02:00Z" w16du:dateUtc="2026-09-26T00:02:00Z">
            <w:rPr>
              <w:rFonts w:ascii="Arial" w:hAnsi="Arial" w:cs="Arial"/>
            </w:rPr>
          </w:rPrChange>
        </w:rPr>
        <w:t xml:space="preserve">the </w:t>
      </w:r>
      <w:ins w:id="10" w:author="Janice Eggers" w:date="2026-09-25T20:02:00Z" w16du:dateUtc="2026-09-26T00:02:00Z">
        <w:r w:rsidRPr="004D07FF">
          <w:rPr>
            <w:rFonts w:ascii="Arial" w:hAnsi="Arial" w:cs="Arial"/>
            <w:color w:val="auto"/>
            <w:sz w:val="28"/>
            <w:szCs w:val="28"/>
          </w:rPr>
          <w:t>Blind</w:t>
        </w:r>
        <w:r w:rsidRPr="004D07FF">
          <w:rPr>
            <w:rFonts w:ascii="Arial" w:hAnsi="Arial" w:cs="Arial"/>
            <w:color w:val="auto"/>
            <w:sz w:val="28"/>
            <w:szCs w:val="28"/>
          </w:rPr>
          <w:cr/>
        </w:r>
        <w:r w:rsidR="00D667F1">
          <w:rPr>
            <w:rFonts w:ascii="Arial" w:hAnsi="Arial" w:cs="Arial"/>
            <w:color w:val="auto"/>
            <w:sz w:val="28"/>
            <w:szCs w:val="28"/>
          </w:rPr>
          <w:t>December 3</w:t>
        </w:r>
        <w:r w:rsidR="00A92A5E">
          <w:rPr>
            <w:rFonts w:ascii="Arial" w:hAnsi="Arial" w:cs="Arial"/>
            <w:color w:val="auto"/>
            <w:sz w:val="28"/>
            <w:szCs w:val="28"/>
          </w:rPr>
          <w:t>, 2024</w:t>
        </w:r>
      </w:ins>
      <w:del w:id="11" w:author="Janice Eggers" w:date="2026-09-25T20:02:00Z" w16du:dateUtc="2026-09-26T00:02:00Z">
        <w:r w:rsidR="00550070">
          <w:rPr>
            <w:rFonts w:ascii="Arial" w:hAnsi="Arial" w:cs="Arial"/>
          </w:rPr>
          <w:delText xml:space="preserve">CAPHRI Research Quality Assurance Committee, </w:delText>
        </w:r>
      </w:del>
    </w:p>
    <w:p w14:paraId="7C8BFC72" w14:textId="77777777" w:rsidR="004D07FF" w:rsidRPr="00A249C1" w:rsidRDefault="004D07FF" w:rsidP="00B1005B">
      <w:pPr>
        <w:tabs>
          <w:tab w:val="left" w:pos="1890"/>
        </w:tabs>
        <w:rPr>
          <w:ins w:id="12" w:author="Janice Eggers" w:date="2026-09-25T20:02:00Z" w16du:dateUtc="2026-09-26T00:02:00Z"/>
          <w:sz w:val="32"/>
        </w:rPr>
      </w:pPr>
    </w:p>
    <w:p w14:paraId="34159739" w14:textId="6FA92C55" w:rsidR="0038161B" w:rsidRPr="00A249C1" w:rsidRDefault="009E59A5" w:rsidP="00AE4FF3">
      <w:pPr>
        <w:pStyle w:val="ListParagraph"/>
        <w:numPr>
          <w:ilvl w:val="0"/>
          <w:numId w:val="28"/>
        </w:numPr>
        <w:tabs>
          <w:tab w:val="left" w:pos="1890"/>
        </w:tabs>
        <w:rPr>
          <w:ins w:id="13" w:author="Janice Eggers" w:date="2026-09-25T20:02:00Z" w16du:dateUtc="2026-09-26T00:02:00Z"/>
          <w:rFonts w:cs="Arial"/>
          <w:sz w:val="28"/>
          <w:szCs w:val="28"/>
        </w:rPr>
      </w:pPr>
      <w:ins w:id="14" w:author="Janice Eggers" w:date="2026-09-25T20:02:00Z" w16du:dateUtc="2026-09-26T00:02:00Z">
        <w:r w:rsidRPr="00A249C1">
          <w:rPr>
            <w:rFonts w:cs="Arial"/>
            <w:sz w:val="28"/>
            <w:szCs w:val="28"/>
          </w:rPr>
          <w:t>Call to order and determination of quorum.  The quarterly meeting of the Iowa Commission for the Bl</w:t>
        </w:r>
        <w:r w:rsidR="0040659E" w:rsidRPr="00A249C1">
          <w:rPr>
            <w:rFonts w:cs="Arial"/>
            <w:sz w:val="28"/>
            <w:szCs w:val="28"/>
          </w:rPr>
          <w:t xml:space="preserve">ind was called to order at </w:t>
        </w:r>
        <w:r w:rsidR="00434E8F" w:rsidRPr="00A249C1">
          <w:rPr>
            <w:rFonts w:cs="Arial"/>
            <w:sz w:val="28"/>
            <w:szCs w:val="28"/>
          </w:rPr>
          <w:t>1</w:t>
        </w:r>
        <w:r w:rsidR="00372B04">
          <w:rPr>
            <w:rFonts w:cs="Arial"/>
            <w:sz w:val="28"/>
            <w:szCs w:val="28"/>
          </w:rPr>
          <w:t>2</w:t>
        </w:r>
        <w:r w:rsidR="00535A79" w:rsidRPr="00A249C1">
          <w:rPr>
            <w:rFonts w:cs="Arial"/>
            <w:sz w:val="28"/>
            <w:szCs w:val="28"/>
          </w:rPr>
          <w:t>:0</w:t>
        </w:r>
        <w:r w:rsidR="00BA7D71">
          <w:rPr>
            <w:rFonts w:cs="Arial"/>
            <w:sz w:val="28"/>
            <w:szCs w:val="28"/>
          </w:rPr>
          <w:t>1</w:t>
        </w:r>
        <w:r w:rsidR="00535A79" w:rsidRPr="00A249C1">
          <w:rPr>
            <w:rFonts w:cs="Arial"/>
            <w:sz w:val="28"/>
            <w:szCs w:val="28"/>
          </w:rPr>
          <w:t xml:space="preserve"> </w:t>
        </w:r>
        <w:r w:rsidR="00434E8F" w:rsidRPr="00A249C1">
          <w:rPr>
            <w:rFonts w:cs="Arial"/>
            <w:sz w:val="28"/>
            <w:szCs w:val="28"/>
          </w:rPr>
          <w:t>p</w:t>
        </w:r>
        <w:r w:rsidRPr="00A249C1">
          <w:rPr>
            <w:rFonts w:cs="Arial"/>
            <w:sz w:val="28"/>
            <w:szCs w:val="28"/>
          </w:rPr>
          <w:t xml:space="preserve">.m., by </w:t>
        </w:r>
        <w:r w:rsidR="00BA7D71">
          <w:rPr>
            <w:rFonts w:cs="Arial"/>
            <w:sz w:val="28"/>
            <w:szCs w:val="28"/>
          </w:rPr>
          <w:t>Commission Chair Sara Coleman</w:t>
        </w:r>
        <w:r w:rsidR="009202C4" w:rsidRPr="00A249C1">
          <w:rPr>
            <w:rFonts w:cs="Arial"/>
            <w:sz w:val="28"/>
            <w:szCs w:val="28"/>
          </w:rPr>
          <w:t>, w</w:t>
        </w:r>
        <w:r w:rsidRPr="00A249C1">
          <w:rPr>
            <w:rFonts w:cs="Arial"/>
            <w:sz w:val="28"/>
            <w:szCs w:val="28"/>
          </w:rPr>
          <w:t xml:space="preserve">ith the following </w:t>
        </w:r>
        <w:r w:rsidR="0096056F">
          <w:rPr>
            <w:rFonts w:cs="Arial"/>
            <w:sz w:val="28"/>
            <w:szCs w:val="28"/>
          </w:rPr>
          <w:t xml:space="preserve">commission </w:t>
        </w:r>
        <w:r w:rsidRPr="00A249C1">
          <w:rPr>
            <w:rFonts w:cs="Arial"/>
            <w:sz w:val="28"/>
            <w:szCs w:val="28"/>
          </w:rPr>
          <w:t xml:space="preserve">members </w:t>
        </w:r>
        <w:r w:rsidR="002D30A3" w:rsidRPr="00A249C1">
          <w:rPr>
            <w:rFonts w:cs="Arial"/>
            <w:sz w:val="28"/>
            <w:szCs w:val="28"/>
          </w:rPr>
          <w:t>present</w:t>
        </w:r>
        <w:r w:rsidRPr="00A249C1">
          <w:rPr>
            <w:rFonts w:cs="Arial"/>
            <w:sz w:val="28"/>
            <w:szCs w:val="28"/>
          </w:rPr>
          <w:t xml:space="preserve"> </w:t>
        </w:r>
        <w:r w:rsidR="009202C4" w:rsidRPr="00A249C1">
          <w:rPr>
            <w:rFonts w:cs="Arial"/>
            <w:sz w:val="28"/>
            <w:szCs w:val="28"/>
          </w:rPr>
          <w:t>Michael Hoenig</w:t>
        </w:r>
        <w:r w:rsidR="0046084B">
          <w:rPr>
            <w:rFonts w:cs="Arial"/>
            <w:sz w:val="28"/>
            <w:szCs w:val="28"/>
          </w:rPr>
          <w:t>, Amy Salger,</w:t>
        </w:r>
        <w:r w:rsidR="009202C4" w:rsidRPr="00A249C1">
          <w:rPr>
            <w:rFonts w:cs="Arial"/>
            <w:sz w:val="28"/>
            <w:szCs w:val="28"/>
          </w:rPr>
          <w:t xml:space="preserve"> </w:t>
        </w:r>
        <w:r w:rsidR="00BC4362" w:rsidRPr="00A249C1">
          <w:rPr>
            <w:rFonts w:cs="Arial"/>
            <w:sz w:val="28"/>
            <w:szCs w:val="28"/>
          </w:rPr>
          <w:t xml:space="preserve">and </w:t>
        </w:r>
        <w:r w:rsidR="001B60C9">
          <w:rPr>
            <w:rFonts w:cs="Arial"/>
            <w:sz w:val="28"/>
            <w:szCs w:val="28"/>
          </w:rPr>
          <w:t>Sara Coleman</w:t>
        </w:r>
        <w:r w:rsidRPr="00A249C1">
          <w:rPr>
            <w:rFonts w:cs="Arial"/>
            <w:sz w:val="28"/>
            <w:szCs w:val="28"/>
          </w:rPr>
          <w:t>.</w:t>
        </w:r>
        <w:r w:rsidR="000B64E1" w:rsidRPr="00A249C1">
          <w:rPr>
            <w:rFonts w:cs="Arial"/>
            <w:sz w:val="28"/>
            <w:szCs w:val="28"/>
          </w:rPr>
          <w:t xml:space="preserve">  </w:t>
        </w:r>
        <w:r w:rsidRPr="00A249C1">
          <w:rPr>
            <w:rFonts w:cs="Arial"/>
            <w:sz w:val="28"/>
            <w:szCs w:val="28"/>
          </w:rPr>
          <w:t xml:space="preserve">Others in attendance: </w:t>
        </w:r>
        <w:r w:rsidR="005F30BF" w:rsidRPr="00A249C1">
          <w:rPr>
            <w:rFonts w:cs="Arial"/>
            <w:sz w:val="28"/>
            <w:szCs w:val="28"/>
          </w:rPr>
          <w:t xml:space="preserve">Sarah Willeford, </w:t>
        </w:r>
        <w:r w:rsidR="00BF72E7">
          <w:rPr>
            <w:rFonts w:cs="Arial"/>
            <w:sz w:val="28"/>
            <w:szCs w:val="28"/>
          </w:rPr>
          <w:t xml:space="preserve">Janice Eggers, </w:t>
        </w:r>
        <w:r w:rsidR="0046084B">
          <w:rPr>
            <w:rFonts w:cs="Arial"/>
            <w:sz w:val="28"/>
            <w:szCs w:val="28"/>
          </w:rPr>
          <w:t xml:space="preserve">Regan Hodina (AAG), </w:t>
        </w:r>
        <w:r w:rsidR="004D2F9C" w:rsidRPr="00A249C1">
          <w:rPr>
            <w:rFonts w:cs="Arial"/>
            <w:sz w:val="28"/>
            <w:szCs w:val="28"/>
          </w:rPr>
          <w:t>Kim</w:t>
        </w:r>
        <w:r w:rsidR="00E77175" w:rsidRPr="00A249C1">
          <w:rPr>
            <w:rFonts w:cs="Arial"/>
            <w:sz w:val="28"/>
            <w:szCs w:val="28"/>
          </w:rPr>
          <w:t xml:space="preserve"> </w:t>
        </w:r>
        <w:r w:rsidR="00A12CAF" w:rsidRPr="00A249C1">
          <w:rPr>
            <w:rFonts w:cs="Arial"/>
            <w:sz w:val="28"/>
            <w:szCs w:val="28"/>
          </w:rPr>
          <w:t>Walford</w:t>
        </w:r>
        <w:r w:rsidR="004D2F9C" w:rsidRPr="00A249C1">
          <w:rPr>
            <w:rFonts w:cs="Arial"/>
            <w:sz w:val="28"/>
            <w:szCs w:val="28"/>
          </w:rPr>
          <w:t>,</w:t>
        </w:r>
        <w:r w:rsidR="00E77175" w:rsidRPr="00A249C1">
          <w:rPr>
            <w:rFonts w:cs="Arial"/>
            <w:sz w:val="28"/>
            <w:szCs w:val="28"/>
          </w:rPr>
          <w:t xml:space="preserve"> </w:t>
        </w:r>
        <w:r w:rsidR="008A0B10" w:rsidRPr="00A249C1">
          <w:rPr>
            <w:rFonts w:cs="Arial"/>
            <w:sz w:val="28"/>
            <w:szCs w:val="28"/>
          </w:rPr>
          <w:t xml:space="preserve">Karly Prinds, </w:t>
        </w:r>
        <w:r w:rsidR="00545C25" w:rsidRPr="00A249C1">
          <w:rPr>
            <w:rFonts w:cs="Arial"/>
            <w:sz w:val="28"/>
            <w:szCs w:val="28"/>
          </w:rPr>
          <w:t xml:space="preserve">Keri Osterhaus, </w:t>
        </w:r>
        <w:r w:rsidR="0094420C">
          <w:rPr>
            <w:rFonts w:cs="Arial"/>
            <w:sz w:val="28"/>
            <w:szCs w:val="28"/>
          </w:rPr>
          <w:t xml:space="preserve">Cheri Myers, </w:t>
        </w:r>
        <w:r w:rsidR="00C3184C">
          <w:rPr>
            <w:rFonts w:cs="Arial"/>
            <w:sz w:val="28"/>
            <w:szCs w:val="28"/>
          </w:rPr>
          <w:t xml:space="preserve">Leslie Heinzler, </w:t>
        </w:r>
        <w:r w:rsidR="0046084B">
          <w:rPr>
            <w:rFonts w:cs="Arial"/>
            <w:sz w:val="28"/>
            <w:szCs w:val="28"/>
          </w:rPr>
          <w:t>Matthew Perry</w:t>
        </w:r>
        <w:r w:rsidR="00726C56">
          <w:rPr>
            <w:rFonts w:cs="Arial"/>
            <w:sz w:val="28"/>
            <w:szCs w:val="28"/>
          </w:rPr>
          <w:t xml:space="preserve">, </w:t>
        </w:r>
        <w:r w:rsidR="001F1DF3">
          <w:rPr>
            <w:rFonts w:cs="Arial"/>
            <w:sz w:val="28"/>
            <w:szCs w:val="28"/>
          </w:rPr>
          <w:t>Lisa Schnieder, and Matt Nemmers</w:t>
        </w:r>
        <w:r w:rsidR="00C3184C">
          <w:rPr>
            <w:rFonts w:cs="Arial"/>
            <w:sz w:val="28"/>
            <w:szCs w:val="28"/>
          </w:rPr>
          <w:t xml:space="preserve">.  </w:t>
        </w:r>
      </w:ins>
    </w:p>
    <w:p w14:paraId="1A4AF0C5" w14:textId="77777777" w:rsidR="0038161B" w:rsidRPr="0038161B" w:rsidRDefault="0038161B" w:rsidP="0038161B">
      <w:pPr>
        <w:tabs>
          <w:tab w:val="left" w:pos="1890"/>
        </w:tabs>
        <w:rPr>
          <w:ins w:id="15" w:author="Janice Eggers" w:date="2026-09-25T20:02:00Z" w16du:dateUtc="2026-09-26T00:02:00Z"/>
          <w:rFonts w:cs="Arial"/>
          <w:sz w:val="28"/>
          <w:szCs w:val="28"/>
        </w:rPr>
      </w:pPr>
    </w:p>
    <w:p w14:paraId="1C0DD6FE" w14:textId="278A1BF7" w:rsidR="00A92A5E" w:rsidRDefault="00A92A5E" w:rsidP="0017451F">
      <w:pPr>
        <w:pStyle w:val="ListParagraph"/>
        <w:numPr>
          <w:ilvl w:val="0"/>
          <w:numId w:val="28"/>
        </w:numPr>
        <w:tabs>
          <w:tab w:val="left" w:pos="1890"/>
        </w:tabs>
        <w:rPr>
          <w:ins w:id="16" w:author="Janice Eggers" w:date="2026-09-25T20:02:00Z" w16du:dateUtc="2026-09-26T00:02:00Z"/>
          <w:rFonts w:cs="Arial"/>
          <w:sz w:val="28"/>
          <w:szCs w:val="28"/>
        </w:rPr>
      </w:pPr>
      <w:ins w:id="17" w:author="Janice Eggers" w:date="2026-09-25T20:02:00Z" w16du:dateUtc="2026-09-26T00:02:00Z">
        <w:r>
          <w:rPr>
            <w:rFonts w:cs="Arial"/>
            <w:sz w:val="28"/>
            <w:szCs w:val="28"/>
          </w:rPr>
          <w:t xml:space="preserve">Public Comment – </w:t>
        </w:r>
        <w:r w:rsidR="003F650E">
          <w:rPr>
            <w:rFonts w:cs="Arial"/>
            <w:sz w:val="28"/>
            <w:szCs w:val="28"/>
          </w:rPr>
          <w:t>none.</w:t>
        </w:r>
      </w:ins>
    </w:p>
    <w:p w14:paraId="59FD9335" w14:textId="77777777" w:rsidR="00A92A5E" w:rsidRPr="00A92A5E" w:rsidRDefault="00A92A5E" w:rsidP="00A92A5E">
      <w:pPr>
        <w:pStyle w:val="ListParagraph"/>
        <w:rPr>
          <w:ins w:id="18" w:author="Janice Eggers" w:date="2026-09-25T20:02:00Z" w16du:dateUtc="2026-09-26T00:02:00Z"/>
          <w:rFonts w:cs="Arial"/>
          <w:sz w:val="28"/>
          <w:szCs w:val="28"/>
        </w:rPr>
      </w:pPr>
    </w:p>
    <w:p w14:paraId="72780553" w14:textId="050ADBA7" w:rsidR="0017451F" w:rsidRDefault="0017451F" w:rsidP="0069494D">
      <w:pPr>
        <w:pStyle w:val="ListParagraph"/>
        <w:numPr>
          <w:ilvl w:val="0"/>
          <w:numId w:val="28"/>
        </w:numPr>
        <w:tabs>
          <w:tab w:val="left" w:pos="360"/>
          <w:tab w:val="left" w:pos="1890"/>
        </w:tabs>
        <w:rPr>
          <w:ins w:id="19" w:author="Janice Eggers" w:date="2026-09-25T20:02:00Z" w16du:dateUtc="2026-09-26T00:02:00Z"/>
          <w:rFonts w:cs="Arial"/>
          <w:sz w:val="28"/>
          <w:szCs w:val="28"/>
        </w:rPr>
      </w:pPr>
      <w:ins w:id="20" w:author="Janice Eggers" w:date="2026-09-25T20:02:00Z" w16du:dateUtc="2026-09-26T00:02:00Z">
        <w:r w:rsidRPr="00101589">
          <w:rPr>
            <w:rFonts w:cs="Arial"/>
            <w:sz w:val="28"/>
            <w:szCs w:val="28"/>
          </w:rPr>
          <w:t>Approval of the consent agenda</w:t>
        </w:r>
        <w:r w:rsidR="00101589" w:rsidRPr="00892A94">
          <w:rPr>
            <w:rFonts w:cs="Arial"/>
            <w:sz w:val="28"/>
            <w:szCs w:val="28"/>
          </w:rPr>
          <w:t xml:space="preserve">. </w:t>
        </w:r>
        <w:r w:rsidR="00D531E3">
          <w:rPr>
            <w:rFonts w:cs="Arial"/>
            <w:sz w:val="28"/>
            <w:szCs w:val="28"/>
          </w:rPr>
          <w:t xml:space="preserve"> </w:t>
        </w:r>
        <w:r w:rsidR="00904290">
          <w:rPr>
            <w:rFonts w:cs="Arial"/>
            <w:sz w:val="28"/>
            <w:szCs w:val="28"/>
          </w:rPr>
          <w:t>Commissioner</w:t>
        </w:r>
        <w:r w:rsidR="00296B16">
          <w:rPr>
            <w:rFonts w:cs="Arial"/>
            <w:sz w:val="28"/>
            <w:szCs w:val="28"/>
          </w:rPr>
          <w:t xml:space="preserve"> </w:t>
        </w:r>
        <w:r w:rsidR="001F1DF3">
          <w:rPr>
            <w:rFonts w:cs="Arial"/>
            <w:sz w:val="28"/>
            <w:szCs w:val="28"/>
          </w:rPr>
          <w:t xml:space="preserve">Salger </w:t>
        </w:r>
        <w:r w:rsidR="00101589" w:rsidRPr="00892A94">
          <w:rPr>
            <w:rFonts w:cs="Arial"/>
            <w:sz w:val="28"/>
            <w:szCs w:val="28"/>
          </w:rPr>
          <w:t>moved approval of the</w:t>
        </w:r>
        <w:r w:rsidR="008B68E6">
          <w:rPr>
            <w:rFonts w:cs="Arial"/>
            <w:sz w:val="28"/>
            <w:szCs w:val="28"/>
          </w:rPr>
          <w:t xml:space="preserve"> </w:t>
        </w:r>
        <w:r w:rsidR="00BF72E7">
          <w:rPr>
            <w:rFonts w:cs="Arial"/>
            <w:sz w:val="28"/>
            <w:szCs w:val="28"/>
          </w:rPr>
          <w:t>consent agenda</w:t>
        </w:r>
        <w:r w:rsidR="00ED10F5">
          <w:rPr>
            <w:rFonts w:cs="Arial"/>
            <w:sz w:val="28"/>
            <w:szCs w:val="28"/>
          </w:rPr>
          <w:t xml:space="preserve"> as presented</w:t>
        </w:r>
        <w:r w:rsidR="00101589" w:rsidRPr="00892A94">
          <w:rPr>
            <w:rFonts w:cs="Arial"/>
            <w:sz w:val="28"/>
            <w:szCs w:val="28"/>
          </w:rPr>
          <w:t xml:space="preserve">. </w:t>
        </w:r>
        <w:r w:rsidR="00904290">
          <w:rPr>
            <w:rFonts w:cs="Arial"/>
            <w:sz w:val="28"/>
            <w:szCs w:val="28"/>
          </w:rPr>
          <w:t>Commission</w:t>
        </w:r>
        <w:r w:rsidR="00031D57">
          <w:rPr>
            <w:rFonts w:cs="Arial"/>
            <w:sz w:val="28"/>
            <w:szCs w:val="28"/>
          </w:rPr>
          <w:t>er</w:t>
        </w:r>
        <w:r w:rsidR="00296B16">
          <w:rPr>
            <w:rFonts w:cs="Arial"/>
            <w:sz w:val="28"/>
            <w:szCs w:val="28"/>
          </w:rPr>
          <w:t xml:space="preserve"> </w:t>
        </w:r>
        <w:r w:rsidR="001F1DF3">
          <w:rPr>
            <w:rFonts w:cs="Arial"/>
            <w:sz w:val="28"/>
            <w:szCs w:val="28"/>
          </w:rPr>
          <w:t>Hoenig</w:t>
        </w:r>
        <w:r w:rsidR="003B3CDE">
          <w:rPr>
            <w:rFonts w:cs="Arial"/>
            <w:sz w:val="28"/>
            <w:szCs w:val="28"/>
          </w:rPr>
          <w:t xml:space="preserve"> </w:t>
        </w:r>
        <w:r w:rsidR="00101589" w:rsidRPr="00892A94">
          <w:rPr>
            <w:rFonts w:cs="Arial"/>
            <w:sz w:val="28"/>
            <w:szCs w:val="28"/>
          </w:rPr>
          <w:t>seconded, and the motion passed.</w:t>
        </w:r>
        <w:r w:rsidR="008B68E6">
          <w:rPr>
            <w:rFonts w:cs="Arial"/>
            <w:sz w:val="28"/>
            <w:szCs w:val="28"/>
          </w:rPr>
          <w:t xml:space="preserve">  </w:t>
        </w:r>
      </w:ins>
    </w:p>
    <w:p w14:paraId="5B78FC9C" w14:textId="77777777" w:rsidR="0031203E" w:rsidRPr="0031203E" w:rsidRDefault="0031203E" w:rsidP="0031203E">
      <w:pPr>
        <w:pStyle w:val="ListParagraph"/>
        <w:rPr>
          <w:ins w:id="21" w:author="Janice Eggers" w:date="2026-09-25T20:02:00Z" w16du:dateUtc="2026-09-26T00:02:00Z"/>
          <w:rFonts w:cs="Arial"/>
          <w:sz w:val="28"/>
          <w:szCs w:val="28"/>
        </w:rPr>
      </w:pPr>
    </w:p>
    <w:p w14:paraId="24C8B56F" w14:textId="12636B72" w:rsidR="00206A79" w:rsidRDefault="00206A79" w:rsidP="00206A79">
      <w:pPr>
        <w:pStyle w:val="ListParagraph"/>
        <w:numPr>
          <w:ilvl w:val="0"/>
          <w:numId w:val="28"/>
        </w:numPr>
        <w:tabs>
          <w:tab w:val="left" w:pos="360"/>
          <w:tab w:val="left" w:pos="1890"/>
        </w:tabs>
        <w:rPr>
          <w:ins w:id="22" w:author="Janice Eggers" w:date="2026-09-25T20:02:00Z" w16du:dateUtc="2026-09-26T00:02:00Z"/>
          <w:rFonts w:cs="Arial"/>
          <w:sz w:val="28"/>
          <w:szCs w:val="28"/>
        </w:rPr>
      </w:pPr>
      <w:ins w:id="23" w:author="Janice Eggers" w:date="2026-09-25T20:02:00Z" w16du:dateUtc="2026-09-26T00:02:00Z">
        <w:r w:rsidRPr="00101589">
          <w:rPr>
            <w:rFonts w:cs="Arial"/>
            <w:sz w:val="28"/>
            <w:szCs w:val="28"/>
          </w:rPr>
          <w:t xml:space="preserve">Approval of the </w:t>
        </w:r>
        <w:r w:rsidR="0046084B">
          <w:rPr>
            <w:rFonts w:cs="Arial"/>
            <w:sz w:val="28"/>
            <w:szCs w:val="28"/>
          </w:rPr>
          <w:t>September 17</w:t>
        </w:r>
        <w:r>
          <w:rPr>
            <w:rFonts w:cs="Arial"/>
            <w:sz w:val="28"/>
            <w:szCs w:val="28"/>
          </w:rPr>
          <w:t>, 2024,</w:t>
        </w:r>
        <w:r w:rsidRPr="00892A94">
          <w:rPr>
            <w:rFonts w:cs="Arial"/>
            <w:sz w:val="28"/>
            <w:szCs w:val="28"/>
          </w:rPr>
          <w:t xml:space="preserve"> board minutes. </w:t>
        </w:r>
        <w:r>
          <w:rPr>
            <w:rFonts w:cs="Arial"/>
            <w:sz w:val="28"/>
            <w:szCs w:val="28"/>
          </w:rPr>
          <w:t xml:space="preserve"> Commissioner </w:t>
        </w:r>
        <w:r w:rsidR="001F1DF3">
          <w:rPr>
            <w:rFonts w:cs="Arial"/>
            <w:sz w:val="28"/>
            <w:szCs w:val="28"/>
          </w:rPr>
          <w:t>Salger</w:t>
        </w:r>
        <w:r w:rsidRPr="00892A94">
          <w:rPr>
            <w:rFonts w:cs="Arial"/>
            <w:sz w:val="28"/>
            <w:szCs w:val="28"/>
          </w:rPr>
          <w:t xml:space="preserve"> moved approval of the</w:t>
        </w:r>
        <w:r>
          <w:rPr>
            <w:rFonts w:cs="Arial"/>
            <w:sz w:val="28"/>
            <w:szCs w:val="28"/>
          </w:rPr>
          <w:t xml:space="preserve"> </w:t>
        </w:r>
        <w:r w:rsidRPr="00892A94">
          <w:rPr>
            <w:rFonts w:cs="Arial"/>
            <w:sz w:val="28"/>
            <w:szCs w:val="28"/>
          </w:rPr>
          <w:t>minutes</w:t>
        </w:r>
        <w:r>
          <w:rPr>
            <w:rFonts w:cs="Arial"/>
            <w:sz w:val="28"/>
            <w:szCs w:val="28"/>
          </w:rPr>
          <w:t xml:space="preserve"> as presented</w:t>
        </w:r>
        <w:r w:rsidRPr="00892A94">
          <w:rPr>
            <w:rFonts w:cs="Arial"/>
            <w:sz w:val="28"/>
            <w:szCs w:val="28"/>
          </w:rPr>
          <w:t xml:space="preserve">. </w:t>
        </w:r>
        <w:r>
          <w:rPr>
            <w:rFonts w:cs="Arial"/>
            <w:sz w:val="28"/>
            <w:szCs w:val="28"/>
          </w:rPr>
          <w:t>Commission</w:t>
        </w:r>
        <w:r w:rsidR="00031D57">
          <w:rPr>
            <w:rFonts w:cs="Arial"/>
            <w:sz w:val="28"/>
            <w:szCs w:val="28"/>
          </w:rPr>
          <w:t>er</w:t>
        </w:r>
        <w:r>
          <w:rPr>
            <w:rFonts w:cs="Arial"/>
            <w:sz w:val="28"/>
            <w:szCs w:val="28"/>
          </w:rPr>
          <w:t xml:space="preserve"> </w:t>
        </w:r>
        <w:r w:rsidR="001F1DF3">
          <w:rPr>
            <w:rFonts w:cs="Arial"/>
            <w:sz w:val="28"/>
            <w:szCs w:val="28"/>
          </w:rPr>
          <w:t>Hoening</w:t>
        </w:r>
        <w:r>
          <w:rPr>
            <w:rFonts w:cs="Arial"/>
            <w:sz w:val="28"/>
            <w:szCs w:val="28"/>
          </w:rPr>
          <w:t xml:space="preserve"> </w:t>
        </w:r>
        <w:r w:rsidRPr="00892A94">
          <w:rPr>
            <w:rFonts w:cs="Arial"/>
            <w:sz w:val="28"/>
            <w:szCs w:val="28"/>
          </w:rPr>
          <w:t>seconded, and the motion passed.</w:t>
        </w:r>
        <w:r>
          <w:rPr>
            <w:rFonts w:cs="Arial"/>
            <w:sz w:val="28"/>
            <w:szCs w:val="28"/>
          </w:rPr>
          <w:t xml:space="preserve">  </w:t>
        </w:r>
      </w:ins>
    </w:p>
    <w:p w14:paraId="62FAF797" w14:textId="77777777" w:rsidR="00206A79" w:rsidRPr="00206A79" w:rsidRDefault="00206A79" w:rsidP="00206A79">
      <w:pPr>
        <w:pStyle w:val="ListParagraph"/>
        <w:rPr>
          <w:ins w:id="24" w:author="Janice Eggers" w:date="2026-09-25T20:02:00Z" w16du:dateUtc="2026-09-26T00:02:00Z"/>
          <w:rFonts w:cs="Arial"/>
          <w:sz w:val="28"/>
          <w:szCs w:val="28"/>
        </w:rPr>
      </w:pPr>
    </w:p>
    <w:p w14:paraId="02857A4C" w14:textId="0343D117" w:rsidR="00F203FA" w:rsidRDefault="00F203FA" w:rsidP="0038161B">
      <w:pPr>
        <w:pStyle w:val="ListParagraph"/>
        <w:numPr>
          <w:ilvl w:val="0"/>
          <w:numId w:val="28"/>
        </w:numPr>
        <w:tabs>
          <w:tab w:val="left" w:pos="360"/>
          <w:tab w:val="left" w:pos="1890"/>
        </w:tabs>
        <w:rPr>
          <w:ins w:id="25" w:author="Janice Eggers" w:date="2026-09-25T20:02:00Z" w16du:dateUtc="2026-09-26T00:02:00Z"/>
          <w:rFonts w:cs="Arial"/>
          <w:sz w:val="28"/>
          <w:szCs w:val="28"/>
        </w:rPr>
      </w:pPr>
      <w:ins w:id="26" w:author="Janice Eggers" w:date="2026-09-25T20:02:00Z" w16du:dateUtc="2026-09-26T00:02:00Z">
        <w:r w:rsidRPr="00AF1F09">
          <w:rPr>
            <w:rFonts w:cs="Arial"/>
            <w:sz w:val="28"/>
            <w:szCs w:val="28"/>
          </w:rPr>
          <w:t xml:space="preserve">Agency Director Report </w:t>
        </w:r>
        <w:r w:rsidR="00BF72E7">
          <w:rPr>
            <w:rFonts w:cs="Arial"/>
            <w:sz w:val="28"/>
            <w:szCs w:val="28"/>
          </w:rPr>
          <w:t>–</w:t>
        </w:r>
        <w:r w:rsidRPr="00AF1F09">
          <w:rPr>
            <w:rFonts w:cs="Arial"/>
            <w:sz w:val="28"/>
            <w:szCs w:val="28"/>
          </w:rPr>
          <w:t xml:space="preserve"> </w:t>
        </w:r>
        <w:r w:rsidR="00BF72E7">
          <w:rPr>
            <w:rFonts w:cs="Arial"/>
            <w:sz w:val="28"/>
            <w:szCs w:val="28"/>
          </w:rPr>
          <w:t xml:space="preserve">Interim Director </w:t>
        </w:r>
        <w:r w:rsidR="0069711C">
          <w:rPr>
            <w:rFonts w:cs="Arial"/>
            <w:sz w:val="28"/>
            <w:szCs w:val="28"/>
          </w:rPr>
          <w:t>Willeford</w:t>
        </w:r>
        <w:r w:rsidR="008A7D63">
          <w:rPr>
            <w:rFonts w:cs="Arial"/>
            <w:sz w:val="28"/>
            <w:szCs w:val="28"/>
          </w:rPr>
          <w:t xml:space="preserve"> shared</w:t>
        </w:r>
        <w:r w:rsidRPr="00AF1F09">
          <w:rPr>
            <w:rFonts w:cs="Arial"/>
            <w:sz w:val="28"/>
            <w:szCs w:val="28"/>
          </w:rPr>
          <w:t>:</w:t>
        </w:r>
      </w:ins>
    </w:p>
    <w:p w14:paraId="3CBE25D7" w14:textId="5A4BF129" w:rsidR="001F1DF3" w:rsidRDefault="001F1DF3" w:rsidP="0053343A">
      <w:pPr>
        <w:pStyle w:val="ListParagraph"/>
        <w:numPr>
          <w:ilvl w:val="1"/>
          <w:numId w:val="28"/>
        </w:numPr>
        <w:tabs>
          <w:tab w:val="left" w:pos="0"/>
          <w:tab w:val="left" w:pos="1890"/>
        </w:tabs>
        <w:rPr>
          <w:ins w:id="27" w:author="Janice Eggers" w:date="2026-09-25T20:02:00Z" w16du:dateUtc="2026-09-26T00:02:00Z"/>
          <w:rFonts w:cs="Arial"/>
          <w:sz w:val="28"/>
          <w:szCs w:val="28"/>
        </w:rPr>
      </w:pPr>
      <w:ins w:id="28" w:author="Janice Eggers" w:date="2026-09-25T20:02:00Z" w16du:dateUtc="2026-09-26T00:02:00Z">
        <w:r>
          <w:rPr>
            <w:rFonts w:cs="Arial"/>
            <w:sz w:val="28"/>
            <w:szCs w:val="28"/>
          </w:rPr>
          <w:t>Welcome to Matt Perry</w:t>
        </w:r>
        <w:r w:rsidR="00077948">
          <w:rPr>
            <w:rFonts w:cs="Arial"/>
            <w:sz w:val="28"/>
            <w:szCs w:val="28"/>
          </w:rPr>
          <w:t>, accounting technician, who is attending today’s meeting.</w:t>
        </w:r>
      </w:ins>
    </w:p>
    <w:p w14:paraId="185361F4" w14:textId="3F75116D" w:rsidR="00077948" w:rsidRDefault="00077948" w:rsidP="0053343A">
      <w:pPr>
        <w:pStyle w:val="ListParagraph"/>
        <w:numPr>
          <w:ilvl w:val="1"/>
          <w:numId w:val="28"/>
        </w:numPr>
        <w:tabs>
          <w:tab w:val="left" w:pos="0"/>
          <w:tab w:val="left" w:pos="1890"/>
        </w:tabs>
        <w:rPr>
          <w:ins w:id="29" w:author="Janice Eggers" w:date="2026-09-25T20:02:00Z" w16du:dateUtc="2026-09-26T00:02:00Z"/>
          <w:rFonts w:cs="Arial"/>
          <w:sz w:val="28"/>
          <w:szCs w:val="28"/>
        </w:rPr>
      </w:pPr>
      <w:ins w:id="30" w:author="Janice Eggers" w:date="2026-09-25T20:02:00Z" w16du:dateUtc="2026-09-26T00:02:00Z">
        <w:r>
          <w:rPr>
            <w:rFonts w:cs="Arial"/>
            <w:sz w:val="28"/>
            <w:szCs w:val="28"/>
          </w:rPr>
          <w:t xml:space="preserve">Interim Director Willeford gave a brief update and asked if there were any questions.  </w:t>
        </w:r>
      </w:ins>
    </w:p>
    <w:p w14:paraId="72BE462F" w14:textId="4E1EB404" w:rsidR="001F1DF3" w:rsidRDefault="00031D57" w:rsidP="0053343A">
      <w:pPr>
        <w:pStyle w:val="ListParagraph"/>
        <w:numPr>
          <w:ilvl w:val="1"/>
          <w:numId w:val="28"/>
        </w:numPr>
        <w:tabs>
          <w:tab w:val="left" w:pos="0"/>
          <w:tab w:val="left" w:pos="1890"/>
        </w:tabs>
        <w:rPr>
          <w:ins w:id="31" w:author="Janice Eggers" w:date="2026-09-25T20:02:00Z" w16du:dateUtc="2026-09-26T00:02:00Z"/>
          <w:rFonts w:cs="Arial"/>
          <w:sz w:val="28"/>
          <w:szCs w:val="28"/>
        </w:rPr>
      </w:pPr>
      <w:ins w:id="32" w:author="Janice Eggers" w:date="2026-09-25T20:02:00Z" w16du:dateUtc="2026-09-26T00:02:00Z">
        <w:r>
          <w:rPr>
            <w:rFonts w:cs="Arial"/>
            <w:sz w:val="28"/>
            <w:szCs w:val="28"/>
          </w:rPr>
          <w:t xml:space="preserve">Commissioner Hoenig </w:t>
        </w:r>
        <w:r w:rsidR="001F1DF3">
          <w:rPr>
            <w:rFonts w:cs="Arial"/>
            <w:sz w:val="28"/>
            <w:szCs w:val="28"/>
          </w:rPr>
          <w:t>asked about the publicity in the budget, this is for brochures, handouts</w:t>
        </w:r>
        <w:r w:rsidR="00077948">
          <w:rPr>
            <w:rFonts w:cs="Arial"/>
            <w:sz w:val="28"/>
            <w:szCs w:val="28"/>
          </w:rPr>
          <w:t>, and table</w:t>
        </w:r>
        <w:r w:rsidR="001F1DF3">
          <w:rPr>
            <w:rFonts w:cs="Arial"/>
            <w:sz w:val="28"/>
            <w:szCs w:val="28"/>
          </w:rPr>
          <w:t xml:space="preserve"> presentation kits for the staff.</w:t>
        </w:r>
      </w:ins>
    </w:p>
    <w:p w14:paraId="16133B76" w14:textId="77777777" w:rsidR="001F1DF3" w:rsidRDefault="001F1DF3" w:rsidP="0053343A">
      <w:pPr>
        <w:pStyle w:val="ListParagraph"/>
        <w:numPr>
          <w:ilvl w:val="1"/>
          <w:numId w:val="28"/>
        </w:numPr>
        <w:tabs>
          <w:tab w:val="left" w:pos="0"/>
          <w:tab w:val="left" w:pos="1890"/>
        </w:tabs>
        <w:rPr>
          <w:ins w:id="33" w:author="Janice Eggers" w:date="2026-09-25T20:02:00Z" w16du:dateUtc="2026-09-26T00:02:00Z"/>
          <w:rFonts w:cs="Arial"/>
          <w:sz w:val="28"/>
          <w:szCs w:val="28"/>
        </w:rPr>
      </w:pPr>
      <w:ins w:id="34" w:author="Janice Eggers" w:date="2026-09-25T20:02:00Z" w16du:dateUtc="2026-09-26T00:02:00Z">
        <w:r>
          <w:rPr>
            <w:rFonts w:cs="Arial"/>
            <w:sz w:val="28"/>
            <w:szCs w:val="28"/>
          </w:rPr>
          <w:t>Budget question, equipment non-inventory, BEP budgeted for equipment and non-inventory equipment.  This is based off analysis from the previous year.</w:t>
        </w:r>
      </w:ins>
    </w:p>
    <w:p w14:paraId="20104B2A" w14:textId="77777777" w:rsidR="001F1DF3" w:rsidRDefault="001F1DF3" w:rsidP="0053343A">
      <w:pPr>
        <w:pStyle w:val="ListParagraph"/>
        <w:numPr>
          <w:ilvl w:val="1"/>
          <w:numId w:val="28"/>
        </w:numPr>
        <w:tabs>
          <w:tab w:val="left" w:pos="0"/>
          <w:tab w:val="left" w:pos="1890"/>
        </w:tabs>
        <w:rPr>
          <w:ins w:id="35" w:author="Janice Eggers" w:date="2026-09-25T20:02:00Z" w16du:dateUtc="2026-09-26T00:02:00Z"/>
          <w:rFonts w:cs="Arial"/>
          <w:sz w:val="28"/>
          <w:szCs w:val="28"/>
        </w:rPr>
      </w:pPr>
      <w:ins w:id="36" w:author="Janice Eggers" w:date="2026-09-25T20:02:00Z" w16du:dateUtc="2026-09-26T00:02:00Z">
        <w:r>
          <w:rPr>
            <w:rFonts w:cs="Arial"/>
            <w:sz w:val="28"/>
            <w:szCs w:val="28"/>
          </w:rPr>
          <w:t>100</w:t>
        </w:r>
        <w:r w:rsidRPr="001F1DF3">
          <w:rPr>
            <w:rFonts w:cs="Arial"/>
            <w:sz w:val="28"/>
            <w:szCs w:val="28"/>
            <w:vertAlign w:val="superscript"/>
          </w:rPr>
          <w:t>th</w:t>
        </w:r>
        <w:r>
          <w:rPr>
            <w:rFonts w:cs="Arial"/>
            <w:sz w:val="28"/>
            <w:szCs w:val="28"/>
          </w:rPr>
          <w:t xml:space="preserve"> Anniversary budgeted through G&amp;B and is CENT in G&amp;B budget.  </w:t>
        </w:r>
      </w:ins>
    </w:p>
    <w:p w14:paraId="4B0E98BC" w14:textId="22C46BA1" w:rsidR="001F1DF3" w:rsidRDefault="001F1DF3" w:rsidP="0053343A">
      <w:pPr>
        <w:pStyle w:val="ListParagraph"/>
        <w:numPr>
          <w:ilvl w:val="1"/>
          <w:numId w:val="28"/>
        </w:numPr>
        <w:tabs>
          <w:tab w:val="left" w:pos="0"/>
          <w:tab w:val="left" w:pos="1890"/>
        </w:tabs>
        <w:rPr>
          <w:ins w:id="37" w:author="Janice Eggers" w:date="2026-09-25T20:02:00Z" w16du:dateUtc="2026-09-26T00:02:00Z"/>
          <w:rFonts w:cs="Arial"/>
          <w:sz w:val="28"/>
          <w:szCs w:val="28"/>
        </w:rPr>
      </w:pPr>
      <w:ins w:id="38" w:author="Janice Eggers" w:date="2026-09-25T20:02:00Z" w16du:dateUtc="2026-09-26T00:02:00Z">
        <w:r>
          <w:rPr>
            <w:rFonts w:cs="Arial"/>
            <w:sz w:val="28"/>
            <w:szCs w:val="28"/>
          </w:rPr>
          <w:t>Planning update given for the 100</w:t>
        </w:r>
        <w:r w:rsidRPr="001F1DF3">
          <w:rPr>
            <w:rFonts w:cs="Arial"/>
            <w:sz w:val="28"/>
            <w:szCs w:val="28"/>
            <w:vertAlign w:val="superscript"/>
          </w:rPr>
          <w:t>th</w:t>
        </w:r>
        <w:r>
          <w:rPr>
            <w:rFonts w:cs="Arial"/>
            <w:sz w:val="28"/>
            <w:szCs w:val="28"/>
          </w:rPr>
          <w:t xml:space="preserve"> Anniversary Celebration.  Subcommittees will be meeting.  Th</w:t>
        </w:r>
        <w:r w:rsidR="00031D57">
          <w:rPr>
            <w:rFonts w:cs="Arial"/>
            <w:sz w:val="28"/>
            <w:szCs w:val="28"/>
          </w:rPr>
          <w:t>ere</w:t>
        </w:r>
        <w:r>
          <w:rPr>
            <w:rFonts w:cs="Arial"/>
            <w:sz w:val="28"/>
            <w:szCs w:val="28"/>
          </w:rPr>
          <w:t xml:space="preserve"> will be </w:t>
        </w:r>
        <w:r w:rsidR="00031D57">
          <w:rPr>
            <w:rFonts w:cs="Arial"/>
            <w:sz w:val="28"/>
            <w:szCs w:val="28"/>
          </w:rPr>
          <w:t>celebrations throughout 2025</w:t>
        </w:r>
        <w:r>
          <w:rPr>
            <w:rFonts w:cs="Arial"/>
            <w:sz w:val="28"/>
            <w:szCs w:val="28"/>
          </w:rPr>
          <w:t xml:space="preserve">.  </w:t>
        </w:r>
        <w:r w:rsidR="00571396">
          <w:rPr>
            <w:rFonts w:cs="Arial"/>
            <w:sz w:val="28"/>
            <w:szCs w:val="28"/>
          </w:rPr>
          <w:t xml:space="preserve"> </w:t>
        </w:r>
      </w:ins>
    </w:p>
    <w:p w14:paraId="68D9B19A" w14:textId="728C8E57" w:rsidR="00C14C52" w:rsidRDefault="00031D57" w:rsidP="00573E47">
      <w:pPr>
        <w:pStyle w:val="ListParagraph"/>
        <w:numPr>
          <w:ilvl w:val="1"/>
          <w:numId w:val="28"/>
        </w:numPr>
        <w:tabs>
          <w:tab w:val="left" w:pos="0"/>
          <w:tab w:val="left" w:pos="1890"/>
        </w:tabs>
        <w:rPr>
          <w:ins w:id="39" w:author="Janice Eggers" w:date="2026-09-25T20:02:00Z" w16du:dateUtc="2026-09-26T00:02:00Z"/>
          <w:rFonts w:cs="Arial"/>
          <w:sz w:val="28"/>
          <w:szCs w:val="28"/>
        </w:rPr>
      </w:pPr>
      <w:ins w:id="40" w:author="Janice Eggers" w:date="2026-09-25T20:02:00Z" w16du:dateUtc="2026-09-26T00:02:00Z">
        <w:r>
          <w:rPr>
            <w:rFonts w:cs="Arial"/>
            <w:sz w:val="28"/>
            <w:szCs w:val="28"/>
          </w:rPr>
          <w:lastRenderedPageBreak/>
          <w:t>Commissioner Hoenig</w:t>
        </w:r>
        <w:r w:rsidR="00C14C52" w:rsidRPr="00C14C52">
          <w:rPr>
            <w:rFonts w:cs="Arial"/>
            <w:sz w:val="28"/>
            <w:szCs w:val="28"/>
          </w:rPr>
          <w:t xml:space="preserve"> asked about Agency Enhancements – Kim Walford, IL Program Administrator, team pulled together the rehabilitation teachers to serve clients better.  </w:t>
        </w:r>
        <w:r w:rsidR="004610B7">
          <w:rPr>
            <w:rFonts w:cs="Arial"/>
            <w:sz w:val="28"/>
            <w:szCs w:val="28"/>
          </w:rPr>
          <w:t>Interim Director Willeford</w:t>
        </w:r>
        <w:r w:rsidR="00C14C52" w:rsidRPr="00C14C52">
          <w:rPr>
            <w:rFonts w:cs="Arial"/>
            <w:sz w:val="28"/>
            <w:szCs w:val="28"/>
          </w:rPr>
          <w:t xml:space="preserve"> added that this will increase the community-based trainings and to collaborate.  The funding for this, the teachers will charge to the program that they will bill the time accordingly.  </w:t>
        </w:r>
      </w:ins>
    </w:p>
    <w:p w14:paraId="2BFEA7E6" w14:textId="22EFE567" w:rsidR="00C14C52" w:rsidRDefault="00031D57" w:rsidP="00573E47">
      <w:pPr>
        <w:pStyle w:val="ListParagraph"/>
        <w:numPr>
          <w:ilvl w:val="1"/>
          <w:numId w:val="28"/>
        </w:numPr>
        <w:tabs>
          <w:tab w:val="left" w:pos="0"/>
          <w:tab w:val="left" w:pos="1890"/>
        </w:tabs>
        <w:rPr>
          <w:ins w:id="41" w:author="Janice Eggers" w:date="2026-09-25T20:02:00Z" w16du:dateUtc="2026-09-26T00:02:00Z"/>
          <w:rFonts w:cs="Arial"/>
          <w:sz w:val="28"/>
          <w:szCs w:val="28"/>
        </w:rPr>
      </w:pPr>
      <w:ins w:id="42" w:author="Janice Eggers" w:date="2026-09-25T20:02:00Z" w16du:dateUtc="2026-09-26T00:02:00Z">
        <w:r>
          <w:rPr>
            <w:rFonts w:cs="Arial"/>
            <w:sz w:val="28"/>
            <w:szCs w:val="28"/>
          </w:rPr>
          <w:t>Commissioner Hoenig</w:t>
        </w:r>
        <w:r w:rsidR="00C14C52">
          <w:rPr>
            <w:rFonts w:cs="Arial"/>
            <w:sz w:val="28"/>
            <w:szCs w:val="28"/>
          </w:rPr>
          <w:t xml:space="preserve"> asked about the customized employment, clarify this please.  Competitive integrated employment, per individual needs and discovery is grounded in belief of developing who they are. Pulling in strengths, weakness, negotiate the position that meets the needs.  </w:t>
        </w:r>
      </w:ins>
    </w:p>
    <w:p w14:paraId="3A2C45E2" w14:textId="77777777" w:rsidR="008C40AD" w:rsidRDefault="008C40AD" w:rsidP="00101589">
      <w:pPr>
        <w:tabs>
          <w:tab w:val="left" w:pos="0"/>
          <w:tab w:val="left" w:pos="1890"/>
        </w:tabs>
        <w:rPr>
          <w:ins w:id="43" w:author="Janice Eggers" w:date="2026-09-25T20:02:00Z" w16du:dateUtc="2026-09-26T00:02:00Z"/>
          <w:rFonts w:cs="Arial"/>
          <w:sz w:val="28"/>
          <w:szCs w:val="28"/>
        </w:rPr>
      </w:pPr>
    </w:p>
    <w:p w14:paraId="03F196F0" w14:textId="51BF3FFF" w:rsidR="00E20387" w:rsidRDefault="00B61BDE" w:rsidP="00445AE2">
      <w:pPr>
        <w:pStyle w:val="ListParagraph"/>
        <w:numPr>
          <w:ilvl w:val="0"/>
          <w:numId w:val="28"/>
        </w:numPr>
        <w:tabs>
          <w:tab w:val="left" w:pos="360"/>
          <w:tab w:val="left" w:pos="1890"/>
        </w:tabs>
        <w:rPr>
          <w:ins w:id="44" w:author="Janice Eggers" w:date="2026-09-25T20:02:00Z" w16du:dateUtc="2026-09-26T00:02:00Z"/>
          <w:rFonts w:cs="Arial"/>
          <w:sz w:val="28"/>
          <w:szCs w:val="28"/>
        </w:rPr>
      </w:pPr>
      <w:ins w:id="45" w:author="Janice Eggers" w:date="2026-09-25T20:02:00Z" w16du:dateUtc="2026-09-26T00:02:00Z">
        <w:r w:rsidRPr="00892A94">
          <w:rPr>
            <w:rFonts w:cs="Arial"/>
            <w:sz w:val="28"/>
            <w:szCs w:val="28"/>
          </w:rPr>
          <w:t>Approval of</w:t>
        </w:r>
        <w:r w:rsidR="002B01D7">
          <w:rPr>
            <w:rFonts w:cs="Arial"/>
            <w:sz w:val="28"/>
            <w:szCs w:val="28"/>
          </w:rPr>
          <w:t xml:space="preserve"> </w:t>
        </w:r>
        <w:r w:rsidR="0046084B">
          <w:rPr>
            <w:rFonts w:cs="Arial"/>
            <w:sz w:val="28"/>
            <w:szCs w:val="28"/>
          </w:rPr>
          <w:t>IDB Employee Handbook.</w:t>
        </w:r>
        <w:r w:rsidR="0053343A">
          <w:rPr>
            <w:rFonts w:cs="Arial"/>
            <w:sz w:val="28"/>
            <w:szCs w:val="28"/>
          </w:rPr>
          <w:t xml:space="preserve"> </w:t>
        </w:r>
        <w:r w:rsidR="00206A79">
          <w:rPr>
            <w:rFonts w:cs="Arial"/>
            <w:sz w:val="28"/>
            <w:szCs w:val="28"/>
          </w:rPr>
          <w:t>Motion</w:t>
        </w:r>
        <w:r w:rsidR="00B40C42">
          <w:rPr>
            <w:rFonts w:cs="Arial"/>
            <w:sz w:val="28"/>
            <w:szCs w:val="28"/>
          </w:rPr>
          <w:t xml:space="preserve"> to approve the </w:t>
        </w:r>
        <w:r w:rsidR="0046084B">
          <w:rPr>
            <w:rFonts w:cs="Arial"/>
            <w:sz w:val="28"/>
            <w:szCs w:val="28"/>
          </w:rPr>
          <w:t xml:space="preserve">IDB Employee Handbook </w:t>
        </w:r>
        <w:r w:rsidR="00B40C42">
          <w:rPr>
            <w:rFonts w:cs="Arial"/>
            <w:sz w:val="28"/>
            <w:szCs w:val="28"/>
          </w:rPr>
          <w:t xml:space="preserve">as presented.  </w:t>
        </w:r>
        <w:r w:rsidR="009A5B85">
          <w:rPr>
            <w:rFonts w:cs="Arial"/>
            <w:sz w:val="28"/>
            <w:szCs w:val="28"/>
          </w:rPr>
          <w:t>Commission</w:t>
        </w:r>
        <w:r w:rsidR="00031D57">
          <w:rPr>
            <w:rFonts w:cs="Arial"/>
            <w:sz w:val="28"/>
            <w:szCs w:val="28"/>
          </w:rPr>
          <w:t xml:space="preserve">er </w:t>
        </w:r>
        <w:r w:rsidR="00947AB1">
          <w:rPr>
            <w:rFonts w:cs="Arial"/>
            <w:sz w:val="28"/>
            <w:szCs w:val="28"/>
          </w:rPr>
          <w:t>Hoenig</w:t>
        </w:r>
        <w:r w:rsidR="009A5B85">
          <w:rPr>
            <w:rFonts w:cs="Arial"/>
            <w:sz w:val="28"/>
            <w:szCs w:val="28"/>
          </w:rPr>
          <w:t xml:space="preserve"> </w:t>
        </w:r>
        <w:r w:rsidR="00A11E2E">
          <w:rPr>
            <w:rFonts w:cs="Arial"/>
            <w:sz w:val="28"/>
            <w:szCs w:val="28"/>
          </w:rPr>
          <w:t xml:space="preserve">moved </w:t>
        </w:r>
        <w:r w:rsidR="0082126C">
          <w:rPr>
            <w:rFonts w:cs="Arial"/>
            <w:sz w:val="28"/>
            <w:szCs w:val="28"/>
          </w:rPr>
          <w:t>Commissioner</w:t>
        </w:r>
        <w:r w:rsidR="00A11E2E">
          <w:rPr>
            <w:rFonts w:cs="Arial"/>
            <w:sz w:val="28"/>
            <w:szCs w:val="28"/>
          </w:rPr>
          <w:t xml:space="preserve"> </w:t>
        </w:r>
        <w:r w:rsidR="00947AB1">
          <w:rPr>
            <w:rFonts w:cs="Arial"/>
            <w:sz w:val="28"/>
            <w:szCs w:val="28"/>
          </w:rPr>
          <w:t>Salger</w:t>
        </w:r>
        <w:r w:rsidR="00A11E2E">
          <w:rPr>
            <w:rFonts w:cs="Arial"/>
            <w:sz w:val="28"/>
            <w:szCs w:val="28"/>
          </w:rPr>
          <w:t xml:space="preserve"> </w:t>
        </w:r>
        <w:r w:rsidR="009A5B85" w:rsidRPr="00892A94">
          <w:rPr>
            <w:rFonts w:cs="Arial"/>
            <w:sz w:val="28"/>
            <w:szCs w:val="28"/>
          </w:rPr>
          <w:t>seconded,</w:t>
        </w:r>
        <w:r w:rsidR="00904290">
          <w:rPr>
            <w:rFonts w:cs="Arial"/>
            <w:sz w:val="28"/>
            <w:szCs w:val="28"/>
          </w:rPr>
          <w:t xml:space="preserve"> and the m</w:t>
        </w:r>
        <w:r w:rsidR="00445AE2">
          <w:rPr>
            <w:rFonts w:cs="Arial"/>
            <w:sz w:val="28"/>
            <w:szCs w:val="28"/>
          </w:rPr>
          <w:t>o</w:t>
        </w:r>
        <w:r w:rsidR="00A7783B" w:rsidRPr="00445AE2">
          <w:rPr>
            <w:rFonts w:cs="Arial"/>
            <w:sz w:val="28"/>
            <w:szCs w:val="28"/>
          </w:rPr>
          <w:t xml:space="preserve">tion passed.  </w:t>
        </w:r>
      </w:ins>
    </w:p>
    <w:p w14:paraId="6C35542C" w14:textId="77777777" w:rsidR="00947AB1" w:rsidRPr="00947AB1" w:rsidRDefault="00947AB1" w:rsidP="00947AB1">
      <w:pPr>
        <w:tabs>
          <w:tab w:val="left" w:pos="360"/>
          <w:tab w:val="left" w:pos="1890"/>
        </w:tabs>
        <w:rPr>
          <w:ins w:id="46" w:author="Janice Eggers" w:date="2026-09-25T20:02:00Z" w16du:dateUtc="2026-09-26T00:02:00Z"/>
          <w:rFonts w:cs="Arial"/>
          <w:sz w:val="28"/>
          <w:szCs w:val="28"/>
        </w:rPr>
      </w:pPr>
    </w:p>
    <w:p w14:paraId="5D3D5282" w14:textId="6845F247" w:rsidR="00947AB1" w:rsidRDefault="00947AB1" w:rsidP="00947AB1">
      <w:pPr>
        <w:pStyle w:val="ListParagraph"/>
        <w:numPr>
          <w:ilvl w:val="0"/>
          <w:numId w:val="28"/>
        </w:numPr>
        <w:tabs>
          <w:tab w:val="left" w:pos="360"/>
          <w:tab w:val="left" w:pos="1890"/>
        </w:tabs>
        <w:rPr>
          <w:ins w:id="47" w:author="Janice Eggers" w:date="2026-09-25T20:02:00Z" w16du:dateUtc="2026-09-26T00:02:00Z"/>
          <w:rFonts w:cs="Arial"/>
          <w:sz w:val="28"/>
          <w:szCs w:val="28"/>
        </w:rPr>
      </w:pPr>
      <w:ins w:id="48" w:author="Janice Eggers" w:date="2026-09-25T20:02:00Z" w16du:dateUtc="2026-09-26T00:02:00Z">
        <w:r w:rsidRPr="00892A94">
          <w:rPr>
            <w:rFonts w:cs="Arial"/>
            <w:sz w:val="28"/>
            <w:szCs w:val="28"/>
          </w:rPr>
          <w:t>Approval of</w:t>
        </w:r>
        <w:r>
          <w:rPr>
            <w:rFonts w:cs="Arial"/>
            <w:sz w:val="28"/>
            <w:szCs w:val="28"/>
          </w:rPr>
          <w:t xml:space="preserve"> Individual Plan for Employment (IPE) Policy. Motion to approve the IPE Policy as presented.  Commission</w:t>
        </w:r>
        <w:r w:rsidR="00031D57">
          <w:rPr>
            <w:rFonts w:cs="Arial"/>
            <w:sz w:val="28"/>
            <w:szCs w:val="28"/>
          </w:rPr>
          <w:t>er</w:t>
        </w:r>
        <w:r>
          <w:rPr>
            <w:rFonts w:cs="Arial"/>
            <w:sz w:val="28"/>
            <w:szCs w:val="28"/>
          </w:rPr>
          <w:t xml:space="preserve"> </w:t>
        </w:r>
        <w:r w:rsidR="001F6C9E">
          <w:rPr>
            <w:rFonts w:cs="Arial"/>
            <w:sz w:val="28"/>
            <w:szCs w:val="28"/>
          </w:rPr>
          <w:t>Salger</w:t>
        </w:r>
        <w:r>
          <w:rPr>
            <w:rFonts w:cs="Arial"/>
            <w:sz w:val="28"/>
            <w:szCs w:val="28"/>
          </w:rPr>
          <w:t xml:space="preserve"> moved Commissioner </w:t>
        </w:r>
        <w:r w:rsidR="001F6C9E">
          <w:rPr>
            <w:rFonts w:cs="Arial"/>
            <w:sz w:val="28"/>
            <w:szCs w:val="28"/>
          </w:rPr>
          <w:t xml:space="preserve">Hoenig </w:t>
        </w:r>
        <w:r w:rsidRPr="00892A94">
          <w:rPr>
            <w:rFonts w:cs="Arial"/>
            <w:sz w:val="28"/>
            <w:szCs w:val="28"/>
          </w:rPr>
          <w:t>seconded,</w:t>
        </w:r>
        <w:r>
          <w:rPr>
            <w:rFonts w:cs="Arial"/>
            <w:sz w:val="28"/>
            <w:szCs w:val="28"/>
          </w:rPr>
          <w:t xml:space="preserve"> and the mo</w:t>
        </w:r>
        <w:r w:rsidRPr="00445AE2">
          <w:rPr>
            <w:rFonts w:cs="Arial"/>
            <w:sz w:val="28"/>
            <w:szCs w:val="28"/>
          </w:rPr>
          <w:t xml:space="preserve">tion passed.  </w:t>
        </w:r>
      </w:ins>
    </w:p>
    <w:p w14:paraId="01F443BC" w14:textId="77777777" w:rsidR="0053343A" w:rsidRPr="0053343A" w:rsidRDefault="0053343A" w:rsidP="0053343A">
      <w:pPr>
        <w:tabs>
          <w:tab w:val="left" w:pos="360"/>
          <w:tab w:val="left" w:pos="1890"/>
        </w:tabs>
        <w:rPr>
          <w:ins w:id="49" w:author="Janice Eggers" w:date="2026-09-25T20:02:00Z" w16du:dateUtc="2026-09-26T00:02:00Z"/>
          <w:rFonts w:cs="Arial"/>
          <w:sz w:val="28"/>
          <w:szCs w:val="28"/>
        </w:rPr>
      </w:pPr>
    </w:p>
    <w:p w14:paraId="34A92769" w14:textId="775F3B80" w:rsidR="00936DF8" w:rsidRPr="00AF1F09" w:rsidRDefault="00936DF8" w:rsidP="00936DF8">
      <w:pPr>
        <w:pStyle w:val="ListParagraph"/>
        <w:numPr>
          <w:ilvl w:val="0"/>
          <w:numId w:val="28"/>
        </w:numPr>
        <w:tabs>
          <w:tab w:val="left" w:pos="360"/>
          <w:tab w:val="left" w:pos="1890"/>
        </w:tabs>
        <w:rPr>
          <w:ins w:id="50" w:author="Janice Eggers" w:date="2026-09-25T20:02:00Z" w16du:dateUtc="2026-09-26T00:02:00Z"/>
          <w:rFonts w:cs="Arial"/>
          <w:sz w:val="28"/>
          <w:szCs w:val="28"/>
        </w:rPr>
      </w:pPr>
      <w:ins w:id="51" w:author="Janice Eggers" w:date="2026-09-25T20:02:00Z" w16du:dateUtc="2026-09-26T00:02:00Z">
        <w:r w:rsidRPr="00AF1F09">
          <w:rPr>
            <w:rFonts w:cs="Arial"/>
            <w:sz w:val="28"/>
            <w:szCs w:val="28"/>
          </w:rPr>
          <w:t xml:space="preserve">Consideration of Closed Session. </w:t>
        </w:r>
        <w:r w:rsidR="000F4448">
          <w:rPr>
            <w:rFonts w:cs="Arial"/>
            <w:sz w:val="28"/>
            <w:szCs w:val="28"/>
          </w:rPr>
          <w:t>Commissioner Hoenig</w:t>
        </w:r>
        <w:r w:rsidRPr="00AF1F09">
          <w:rPr>
            <w:rFonts w:cs="Arial"/>
            <w:sz w:val="28"/>
            <w:szCs w:val="28"/>
          </w:rPr>
          <w:t xml:space="preserve"> </w:t>
        </w:r>
        <w:r>
          <w:rPr>
            <w:rFonts w:cs="Arial"/>
            <w:sz w:val="28"/>
            <w:szCs w:val="28"/>
          </w:rPr>
          <w:t xml:space="preserve">inquired about holding a closed session. </w:t>
        </w:r>
        <w:r w:rsidRPr="00AF1F09">
          <w:rPr>
            <w:rFonts w:cs="Arial"/>
            <w:sz w:val="28"/>
            <w:szCs w:val="28"/>
          </w:rPr>
          <w:t>Ms. Eggers read paragraph 1a from the Code of Iowa, Section 21.5(1)(a)</w:t>
        </w:r>
        <w:r>
          <w:rPr>
            <w:rFonts w:cs="Arial"/>
            <w:sz w:val="28"/>
            <w:szCs w:val="28"/>
          </w:rPr>
          <w:t xml:space="preserve"> and 21.5(1)(j)</w:t>
        </w:r>
        <w:r w:rsidRPr="00AF1F09">
          <w:rPr>
            <w:rFonts w:cs="Arial"/>
            <w:sz w:val="28"/>
            <w:szCs w:val="28"/>
          </w:rPr>
          <w:t xml:space="preserve">.   </w:t>
        </w:r>
        <w:r w:rsidR="000F4448">
          <w:rPr>
            <w:rFonts w:cs="Arial"/>
            <w:sz w:val="28"/>
            <w:szCs w:val="28"/>
          </w:rPr>
          <w:t xml:space="preserve">Commissioner </w:t>
        </w:r>
        <w:r w:rsidR="00B1401D">
          <w:rPr>
            <w:rFonts w:cs="Arial"/>
            <w:sz w:val="28"/>
            <w:szCs w:val="28"/>
          </w:rPr>
          <w:t>Hoenig</w:t>
        </w:r>
        <w:r w:rsidR="001F6C9E">
          <w:rPr>
            <w:rFonts w:cs="Arial"/>
            <w:sz w:val="28"/>
            <w:szCs w:val="28"/>
          </w:rPr>
          <w:t xml:space="preserve"> </w:t>
        </w:r>
        <w:r w:rsidRPr="00AF1F09">
          <w:rPr>
            <w:rFonts w:cs="Arial"/>
            <w:sz w:val="28"/>
            <w:szCs w:val="28"/>
          </w:rPr>
          <w:t xml:space="preserve">moved to adjourn to closed session. </w:t>
        </w:r>
        <w:r>
          <w:rPr>
            <w:rFonts w:cs="Arial"/>
            <w:sz w:val="28"/>
            <w:szCs w:val="28"/>
          </w:rPr>
          <w:t xml:space="preserve">Commission Chair Coleman </w:t>
        </w:r>
        <w:r w:rsidRPr="00AF1F09">
          <w:rPr>
            <w:rFonts w:cs="Arial"/>
            <w:sz w:val="28"/>
            <w:szCs w:val="28"/>
          </w:rPr>
          <w:t xml:space="preserve">seconded the motion. </w:t>
        </w:r>
        <w:r w:rsidR="00B9202D">
          <w:rPr>
            <w:rFonts w:cs="Arial"/>
            <w:sz w:val="28"/>
            <w:szCs w:val="28"/>
          </w:rPr>
          <w:t xml:space="preserve">The </w:t>
        </w:r>
        <w:r w:rsidRPr="00AF1F09">
          <w:rPr>
            <w:rFonts w:cs="Arial"/>
            <w:sz w:val="28"/>
            <w:szCs w:val="28"/>
          </w:rPr>
          <w:t xml:space="preserve">motion passed unanimously. </w:t>
        </w:r>
        <w:r w:rsidRPr="00AF1F09">
          <w:rPr>
            <w:rFonts w:cs="Arial"/>
            <w:sz w:val="28"/>
            <w:szCs w:val="28"/>
          </w:rPr>
          <w:cr/>
        </w:r>
      </w:ins>
    </w:p>
    <w:p w14:paraId="5859C195" w14:textId="7AE777E4" w:rsidR="00936DF8" w:rsidRDefault="00936DF8" w:rsidP="00936DF8">
      <w:pPr>
        <w:tabs>
          <w:tab w:val="left" w:pos="0"/>
          <w:tab w:val="left" w:pos="1890"/>
        </w:tabs>
        <w:ind w:left="360"/>
        <w:rPr>
          <w:ins w:id="52" w:author="Janice Eggers" w:date="2026-09-25T20:02:00Z" w16du:dateUtc="2026-09-26T00:02:00Z"/>
          <w:rFonts w:cs="Arial"/>
          <w:sz w:val="28"/>
          <w:szCs w:val="28"/>
        </w:rPr>
      </w:pPr>
      <w:ins w:id="53" w:author="Janice Eggers" w:date="2026-09-25T20:02:00Z" w16du:dateUtc="2026-09-26T00:02:00Z">
        <w:r w:rsidRPr="00B1005B">
          <w:rPr>
            <w:rFonts w:cs="Arial"/>
            <w:sz w:val="28"/>
            <w:szCs w:val="28"/>
          </w:rPr>
          <w:t>The meeting adjourned into closed session at</w:t>
        </w:r>
        <w:r w:rsidR="00662A35">
          <w:rPr>
            <w:rFonts w:cs="Arial"/>
            <w:sz w:val="28"/>
            <w:szCs w:val="28"/>
          </w:rPr>
          <w:t xml:space="preserve"> </w:t>
        </w:r>
        <w:r w:rsidR="002A3FCE">
          <w:rPr>
            <w:rFonts w:cs="Arial"/>
            <w:sz w:val="28"/>
            <w:szCs w:val="28"/>
          </w:rPr>
          <w:t xml:space="preserve">12:34 </w:t>
        </w:r>
        <w:r>
          <w:rPr>
            <w:rFonts w:cs="Arial"/>
            <w:sz w:val="28"/>
            <w:szCs w:val="28"/>
          </w:rPr>
          <w:t xml:space="preserve">p.m.  </w:t>
        </w:r>
        <w:r w:rsidRPr="00B1005B">
          <w:rPr>
            <w:rFonts w:cs="Arial"/>
            <w:sz w:val="28"/>
            <w:szCs w:val="28"/>
          </w:rPr>
          <w:t xml:space="preserve">The meeting </w:t>
        </w:r>
        <w:r>
          <w:rPr>
            <w:rFonts w:cs="Arial"/>
            <w:sz w:val="28"/>
            <w:szCs w:val="28"/>
          </w:rPr>
          <w:t>entered</w:t>
        </w:r>
        <w:r w:rsidRPr="00B1005B">
          <w:rPr>
            <w:rFonts w:cs="Arial"/>
            <w:sz w:val="28"/>
            <w:szCs w:val="28"/>
          </w:rPr>
          <w:t xml:space="preserve"> closed session at </w:t>
        </w:r>
        <w:r w:rsidR="002A3FCE">
          <w:rPr>
            <w:rFonts w:cs="Arial"/>
            <w:sz w:val="28"/>
            <w:szCs w:val="28"/>
          </w:rPr>
          <w:t xml:space="preserve">12:40 </w:t>
        </w:r>
        <w:r>
          <w:rPr>
            <w:rFonts w:cs="Arial"/>
            <w:sz w:val="28"/>
            <w:szCs w:val="28"/>
          </w:rPr>
          <w:t>p.m.</w:t>
        </w:r>
        <w:r w:rsidRPr="00B1005B">
          <w:rPr>
            <w:rFonts w:cs="Arial"/>
            <w:sz w:val="28"/>
            <w:szCs w:val="28"/>
          </w:rPr>
          <w:t xml:space="preserve">  </w:t>
        </w:r>
      </w:ins>
    </w:p>
    <w:p w14:paraId="06645430" w14:textId="77777777" w:rsidR="00936DF8" w:rsidRDefault="00936DF8" w:rsidP="00936DF8">
      <w:pPr>
        <w:tabs>
          <w:tab w:val="left" w:pos="0"/>
          <w:tab w:val="left" w:pos="1890"/>
        </w:tabs>
        <w:ind w:left="360"/>
        <w:rPr>
          <w:ins w:id="54" w:author="Janice Eggers" w:date="2026-09-25T20:02:00Z" w16du:dateUtc="2026-09-26T00:02:00Z"/>
          <w:rFonts w:cs="Arial"/>
          <w:sz w:val="28"/>
          <w:szCs w:val="28"/>
        </w:rPr>
      </w:pPr>
    </w:p>
    <w:p w14:paraId="51FE6DDC" w14:textId="2F17C5D6" w:rsidR="00936DF8" w:rsidRDefault="00936DF8" w:rsidP="00936DF8">
      <w:pPr>
        <w:tabs>
          <w:tab w:val="left" w:pos="0"/>
          <w:tab w:val="left" w:pos="900"/>
        </w:tabs>
        <w:ind w:left="360"/>
        <w:rPr>
          <w:ins w:id="55" w:author="Janice Eggers" w:date="2026-09-25T20:02:00Z" w16du:dateUtc="2026-09-26T00:02:00Z"/>
          <w:rFonts w:cs="Arial"/>
          <w:sz w:val="28"/>
          <w:szCs w:val="28"/>
        </w:rPr>
      </w:pPr>
      <w:ins w:id="56" w:author="Janice Eggers" w:date="2026-09-25T20:02:00Z" w16du:dateUtc="2026-09-26T00:02:00Z">
        <w:r>
          <w:rPr>
            <w:rFonts w:cs="Arial"/>
            <w:sz w:val="28"/>
            <w:szCs w:val="28"/>
          </w:rPr>
          <w:t xml:space="preserve">On a motion by </w:t>
        </w:r>
        <w:r w:rsidR="000F4448">
          <w:rPr>
            <w:rFonts w:cs="Arial"/>
            <w:sz w:val="28"/>
            <w:szCs w:val="28"/>
          </w:rPr>
          <w:t>Commissioner Hoenig</w:t>
        </w:r>
        <w:r w:rsidR="00662A35">
          <w:rPr>
            <w:rFonts w:cs="Arial"/>
            <w:sz w:val="28"/>
            <w:szCs w:val="28"/>
          </w:rPr>
          <w:t xml:space="preserve"> </w:t>
        </w:r>
        <w:r>
          <w:rPr>
            <w:rFonts w:cs="Arial"/>
            <w:sz w:val="28"/>
            <w:szCs w:val="28"/>
          </w:rPr>
          <w:t xml:space="preserve">and seconded by </w:t>
        </w:r>
        <w:r w:rsidR="00215289">
          <w:rPr>
            <w:rFonts w:cs="Arial"/>
            <w:sz w:val="28"/>
            <w:szCs w:val="28"/>
          </w:rPr>
          <w:t>Commission Chair Coleman</w:t>
        </w:r>
        <w:r>
          <w:rPr>
            <w:rFonts w:cs="Arial"/>
            <w:sz w:val="28"/>
            <w:szCs w:val="28"/>
          </w:rPr>
          <w:t xml:space="preserve"> to move out of closed session at</w:t>
        </w:r>
        <w:r w:rsidR="00662A35">
          <w:rPr>
            <w:rFonts w:cs="Arial"/>
            <w:sz w:val="28"/>
            <w:szCs w:val="28"/>
          </w:rPr>
          <w:t xml:space="preserve"> </w:t>
        </w:r>
        <w:r w:rsidR="00917BDA">
          <w:rPr>
            <w:rFonts w:cs="Arial"/>
            <w:sz w:val="28"/>
            <w:szCs w:val="28"/>
          </w:rPr>
          <w:t xml:space="preserve">1:21 </w:t>
        </w:r>
        <w:r w:rsidR="00662A35">
          <w:rPr>
            <w:rFonts w:cs="Arial"/>
            <w:sz w:val="28"/>
            <w:szCs w:val="28"/>
          </w:rPr>
          <w:t>p.m</w:t>
        </w:r>
        <w:r>
          <w:rPr>
            <w:rFonts w:cs="Arial"/>
            <w:sz w:val="28"/>
            <w:szCs w:val="28"/>
          </w:rPr>
          <w:t>.  T</w:t>
        </w:r>
        <w:r w:rsidRPr="009D5FF1">
          <w:rPr>
            <w:rFonts w:cs="Arial"/>
            <w:sz w:val="28"/>
            <w:szCs w:val="28"/>
          </w:rPr>
          <w:t>he motion passed unanimously.</w:t>
        </w:r>
      </w:ins>
    </w:p>
    <w:p w14:paraId="28C96225" w14:textId="77777777" w:rsidR="00936DF8" w:rsidRDefault="00936DF8" w:rsidP="00936DF8">
      <w:pPr>
        <w:tabs>
          <w:tab w:val="left" w:pos="0"/>
          <w:tab w:val="left" w:pos="900"/>
        </w:tabs>
        <w:ind w:left="360"/>
        <w:rPr>
          <w:ins w:id="57" w:author="Janice Eggers" w:date="2026-09-25T20:02:00Z" w16du:dateUtc="2026-09-26T00:02:00Z"/>
          <w:rFonts w:cs="Arial"/>
          <w:sz w:val="28"/>
          <w:szCs w:val="28"/>
        </w:rPr>
      </w:pPr>
    </w:p>
    <w:p w14:paraId="50C6FB62" w14:textId="68D389E8" w:rsidR="00936DF8" w:rsidRDefault="00215289" w:rsidP="00936DF8">
      <w:pPr>
        <w:tabs>
          <w:tab w:val="left" w:pos="0"/>
          <w:tab w:val="left" w:pos="900"/>
        </w:tabs>
        <w:ind w:left="360"/>
        <w:rPr>
          <w:ins w:id="58" w:author="Janice Eggers" w:date="2026-09-25T20:02:00Z" w16du:dateUtc="2026-09-26T00:02:00Z"/>
          <w:rFonts w:cs="Arial"/>
          <w:sz w:val="28"/>
          <w:szCs w:val="28"/>
        </w:rPr>
      </w:pPr>
      <w:ins w:id="59" w:author="Janice Eggers" w:date="2026-09-25T20:02:00Z" w16du:dateUtc="2026-09-26T00:02:00Z">
        <w:r>
          <w:rPr>
            <w:rFonts w:cs="Arial"/>
            <w:sz w:val="28"/>
            <w:szCs w:val="28"/>
          </w:rPr>
          <w:t xml:space="preserve">On a motion by </w:t>
        </w:r>
        <w:r w:rsidR="000F4448">
          <w:rPr>
            <w:rFonts w:cs="Arial"/>
            <w:sz w:val="28"/>
            <w:szCs w:val="28"/>
          </w:rPr>
          <w:t>Commissioner Hoenig</w:t>
        </w:r>
        <w:r>
          <w:rPr>
            <w:rFonts w:cs="Arial"/>
            <w:sz w:val="28"/>
            <w:szCs w:val="28"/>
          </w:rPr>
          <w:t xml:space="preserve"> and seconded by Commission Chair Coleman to move into open session.  T</w:t>
        </w:r>
        <w:r w:rsidRPr="009D5FF1">
          <w:rPr>
            <w:rFonts w:cs="Arial"/>
            <w:sz w:val="28"/>
            <w:szCs w:val="28"/>
          </w:rPr>
          <w:t>he motion passed unanimously.</w:t>
        </w:r>
        <w:r>
          <w:rPr>
            <w:rFonts w:cs="Arial"/>
            <w:sz w:val="28"/>
            <w:szCs w:val="28"/>
          </w:rPr>
          <w:t xml:space="preserve"> </w:t>
        </w:r>
        <w:r w:rsidR="00936DF8">
          <w:rPr>
            <w:rFonts w:cs="Arial"/>
            <w:sz w:val="28"/>
            <w:szCs w:val="28"/>
          </w:rPr>
          <w:t xml:space="preserve">The meeting entered open session at </w:t>
        </w:r>
        <w:r w:rsidR="00917BDA">
          <w:rPr>
            <w:rFonts w:cs="Arial"/>
            <w:sz w:val="28"/>
            <w:szCs w:val="28"/>
          </w:rPr>
          <w:t xml:space="preserve">1:23 </w:t>
        </w:r>
        <w:r w:rsidR="00936DF8">
          <w:rPr>
            <w:rFonts w:cs="Arial"/>
            <w:sz w:val="28"/>
            <w:szCs w:val="28"/>
          </w:rPr>
          <w:t>p.m.</w:t>
        </w:r>
      </w:ins>
    </w:p>
    <w:p w14:paraId="7CA6C58D" w14:textId="77777777" w:rsidR="00936DF8" w:rsidRPr="005F30BF" w:rsidRDefault="00936DF8" w:rsidP="00936DF8">
      <w:pPr>
        <w:tabs>
          <w:tab w:val="left" w:pos="0"/>
          <w:tab w:val="left" w:pos="1890"/>
        </w:tabs>
        <w:rPr>
          <w:ins w:id="60" w:author="Janice Eggers" w:date="2026-09-25T20:02:00Z" w16du:dateUtc="2026-09-26T00:02:00Z"/>
          <w:rFonts w:cs="Arial"/>
          <w:sz w:val="28"/>
          <w:szCs w:val="28"/>
        </w:rPr>
      </w:pPr>
    </w:p>
    <w:p w14:paraId="7D7C8196" w14:textId="77777777" w:rsidR="00936DF8" w:rsidRDefault="00936DF8" w:rsidP="00936DF8">
      <w:pPr>
        <w:pStyle w:val="ListParagraph"/>
        <w:numPr>
          <w:ilvl w:val="0"/>
          <w:numId w:val="28"/>
        </w:numPr>
        <w:tabs>
          <w:tab w:val="left" w:pos="360"/>
          <w:tab w:val="left" w:pos="900"/>
        </w:tabs>
        <w:rPr>
          <w:ins w:id="61" w:author="Janice Eggers" w:date="2026-09-25T20:02:00Z" w16du:dateUtc="2026-09-26T00:02:00Z"/>
          <w:rFonts w:cs="Arial"/>
          <w:sz w:val="28"/>
          <w:szCs w:val="28"/>
        </w:rPr>
      </w:pPr>
      <w:ins w:id="62" w:author="Janice Eggers" w:date="2026-09-25T20:02:00Z" w16du:dateUtc="2026-09-26T00:02:00Z">
        <w:r w:rsidRPr="00832741">
          <w:rPr>
            <w:rFonts w:cs="Arial"/>
            <w:sz w:val="28"/>
            <w:szCs w:val="28"/>
          </w:rPr>
          <w:t xml:space="preserve">Closed Session – </w:t>
        </w:r>
      </w:ins>
    </w:p>
    <w:p w14:paraId="6C4460BF" w14:textId="4CE8FFC6" w:rsidR="00662A35" w:rsidRDefault="00A00665" w:rsidP="00936DF8">
      <w:pPr>
        <w:pStyle w:val="ListParagraph"/>
        <w:numPr>
          <w:ilvl w:val="1"/>
          <w:numId w:val="28"/>
        </w:numPr>
        <w:tabs>
          <w:tab w:val="left" w:pos="360"/>
          <w:tab w:val="left" w:pos="900"/>
        </w:tabs>
        <w:rPr>
          <w:ins w:id="63" w:author="Janice Eggers" w:date="2026-09-25T20:02:00Z" w16du:dateUtc="2026-09-26T00:02:00Z"/>
          <w:rFonts w:cs="Arial"/>
          <w:sz w:val="28"/>
          <w:szCs w:val="28"/>
        </w:rPr>
      </w:pPr>
      <w:ins w:id="64" w:author="Janice Eggers" w:date="2026-09-25T20:02:00Z" w16du:dateUtc="2026-09-26T00:02:00Z">
        <w:r>
          <w:rPr>
            <w:rFonts w:cs="Arial"/>
            <w:sz w:val="28"/>
            <w:szCs w:val="28"/>
          </w:rPr>
          <w:t>Gifts and Bequests #139 Commiss</w:t>
        </w:r>
        <w:r w:rsidR="00031D57">
          <w:rPr>
            <w:rFonts w:cs="Arial"/>
            <w:sz w:val="28"/>
            <w:szCs w:val="28"/>
          </w:rPr>
          <w:t>ion</w:t>
        </w:r>
        <w:r>
          <w:rPr>
            <w:rFonts w:cs="Arial"/>
            <w:sz w:val="28"/>
            <w:szCs w:val="28"/>
          </w:rPr>
          <w:t xml:space="preserve"> </w:t>
        </w:r>
        <w:r w:rsidR="00B1401D">
          <w:rPr>
            <w:rFonts w:cs="Arial"/>
            <w:sz w:val="28"/>
            <w:szCs w:val="28"/>
          </w:rPr>
          <w:t xml:space="preserve">Chair </w:t>
        </w:r>
        <w:r w:rsidR="00917BDA">
          <w:rPr>
            <w:rFonts w:cs="Arial"/>
            <w:sz w:val="28"/>
            <w:szCs w:val="28"/>
          </w:rPr>
          <w:t xml:space="preserve">Coleman </w:t>
        </w:r>
        <w:r>
          <w:rPr>
            <w:rFonts w:cs="Arial"/>
            <w:sz w:val="28"/>
            <w:szCs w:val="28"/>
          </w:rPr>
          <w:t>made the motion to approve</w:t>
        </w:r>
        <w:r w:rsidR="00917BDA">
          <w:rPr>
            <w:rFonts w:cs="Arial"/>
            <w:sz w:val="28"/>
            <w:szCs w:val="28"/>
          </w:rPr>
          <w:t xml:space="preserve"> grant and partial loan</w:t>
        </w:r>
        <w:r>
          <w:rPr>
            <w:rFonts w:cs="Arial"/>
            <w:sz w:val="28"/>
            <w:szCs w:val="28"/>
          </w:rPr>
          <w:t>, and Commission</w:t>
        </w:r>
        <w:r w:rsidR="00B1401D">
          <w:rPr>
            <w:rFonts w:cs="Arial"/>
            <w:sz w:val="28"/>
            <w:szCs w:val="28"/>
          </w:rPr>
          <w:t xml:space="preserve">er </w:t>
        </w:r>
        <w:r w:rsidR="00917BDA">
          <w:rPr>
            <w:rFonts w:cs="Arial"/>
            <w:sz w:val="28"/>
            <w:szCs w:val="28"/>
          </w:rPr>
          <w:t xml:space="preserve">Salger, </w:t>
        </w:r>
        <w:r w:rsidRPr="00892A94">
          <w:rPr>
            <w:rFonts w:cs="Arial"/>
            <w:sz w:val="28"/>
            <w:szCs w:val="28"/>
          </w:rPr>
          <w:t xml:space="preserve">seconded, </w:t>
        </w:r>
        <w:r>
          <w:rPr>
            <w:rFonts w:cs="Arial"/>
            <w:sz w:val="28"/>
            <w:szCs w:val="28"/>
          </w:rPr>
          <w:t>and t</w:t>
        </w:r>
        <w:r w:rsidRPr="00936DF8">
          <w:rPr>
            <w:rFonts w:cs="Arial"/>
            <w:sz w:val="28"/>
            <w:szCs w:val="28"/>
          </w:rPr>
          <w:t>he motion passed unanimously.</w:t>
        </w:r>
      </w:ins>
    </w:p>
    <w:p w14:paraId="1F26DF3E" w14:textId="55AC3732" w:rsidR="00A00665" w:rsidRDefault="00A00665" w:rsidP="00936DF8">
      <w:pPr>
        <w:pStyle w:val="ListParagraph"/>
        <w:numPr>
          <w:ilvl w:val="1"/>
          <w:numId w:val="28"/>
        </w:numPr>
        <w:tabs>
          <w:tab w:val="left" w:pos="360"/>
          <w:tab w:val="left" w:pos="900"/>
        </w:tabs>
        <w:rPr>
          <w:ins w:id="65" w:author="Janice Eggers" w:date="2026-09-25T20:02:00Z" w16du:dateUtc="2026-09-26T00:02:00Z"/>
          <w:rFonts w:cs="Arial"/>
          <w:sz w:val="28"/>
          <w:szCs w:val="28"/>
        </w:rPr>
      </w:pPr>
      <w:ins w:id="66" w:author="Janice Eggers" w:date="2026-09-25T20:02:00Z" w16du:dateUtc="2026-09-26T00:02:00Z">
        <w:r>
          <w:rPr>
            <w:rFonts w:cs="Arial"/>
            <w:sz w:val="28"/>
            <w:szCs w:val="28"/>
          </w:rPr>
          <w:t>Gifts and Bequests #14</w:t>
        </w:r>
        <w:r w:rsidR="00917BDA">
          <w:rPr>
            <w:rFonts w:cs="Arial"/>
            <w:sz w:val="28"/>
            <w:szCs w:val="28"/>
          </w:rPr>
          <w:t>5</w:t>
        </w:r>
        <w:r>
          <w:rPr>
            <w:rFonts w:cs="Arial"/>
            <w:sz w:val="28"/>
            <w:szCs w:val="28"/>
          </w:rPr>
          <w:t xml:space="preserve"> motion to </w:t>
        </w:r>
        <w:r w:rsidR="00917BDA">
          <w:rPr>
            <w:rFonts w:cs="Arial"/>
            <w:sz w:val="28"/>
            <w:szCs w:val="28"/>
          </w:rPr>
          <w:t>approve</w:t>
        </w:r>
        <w:r>
          <w:rPr>
            <w:rFonts w:cs="Arial"/>
            <w:sz w:val="28"/>
            <w:szCs w:val="28"/>
          </w:rPr>
          <w:t xml:space="preserve"> this request.  Commission</w:t>
        </w:r>
        <w:r w:rsidR="00B1401D">
          <w:rPr>
            <w:rFonts w:cs="Arial"/>
            <w:sz w:val="28"/>
            <w:szCs w:val="28"/>
          </w:rPr>
          <w:t xml:space="preserve">er </w:t>
        </w:r>
        <w:r w:rsidR="00917BDA">
          <w:rPr>
            <w:rFonts w:cs="Arial"/>
            <w:sz w:val="28"/>
            <w:szCs w:val="28"/>
          </w:rPr>
          <w:t>Hoenig</w:t>
        </w:r>
        <w:r>
          <w:rPr>
            <w:rFonts w:cs="Arial"/>
            <w:sz w:val="28"/>
            <w:szCs w:val="28"/>
          </w:rPr>
          <w:t xml:space="preserve"> made the motion to </w:t>
        </w:r>
        <w:r w:rsidR="00917BDA">
          <w:rPr>
            <w:rFonts w:cs="Arial"/>
            <w:sz w:val="28"/>
            <w:szCs w:val="28"/>
          </w:rPr>
          <w:t>approve</w:t>
        </w:r>
        <w:r>
          <w:rPr>
            <w:rFonts w:cs="Arial"/>
            <w:sz w:val="28"/>
            <w:szCs w:val="28"/>
          </w:rPr>
          <w:t xml:space="preserve"> this request as presented.  Commission </w:t>
        </w:r>
        <w:r w:rsidR="00B1401D">
          <w:rPr>
            <w:rFonts w:cs="Arial"/>
            <w:sz w:val="28"/>
            <w:szCs w:val="28"/>
          </w:rPr>
          <w:t xml:space="preserve">Chair </w:t>
        </w:r>
        <w:r w:rsidR="00917BDA">
          <w:rPr>
            <w:rFonts w:cs="Arial"/>
            <w:sz w:val="28"/>
            <w:szCs w:val="28"/>
          </w:rPr>
          <w:t>Coleman</w:t>
        </w:r>
        <w:r>
          <w:rPr>
            <w:rFonts w:cs="Arial"/>
            <w:sz w:val="28"/>
            <w:szCs w:val="28"/>
          </w:rPr>
          <w:t xml:space="preserve"> </w:t>
        </w:r>
        <w:r w:rsidRPr="00892A94">
          <w:rPr>
            <w:rFonts w:cs="Arial"/>
            <w:sz w:val="28"/>
            <w:szCs w:val="28"/>
          </w:rPr>
          <w:t xml:space="preserve">seconded, </w:t>
        </w:r>
        <w:r>
          <w:rPr>
            <w:rFonts w:cs="Arial"/>
            <w:sz w:val="28"/>
            <w:szCs w:val="28"/>
          </w:rPr>
          <w:t>and t</w:t>
        </w:r>
        <w:r w:rsidRPr="00936DF8">
          <w:rPr>
            <w:rFonts w:cs="Arial"/>
            <w:sz w:val="28"/>
            <w:szCs w:val="28"/>
          </w:rPr>
          <w:t>he motion passed unanimously.</w:t>
        </w:r>
      </w:ins>
    </w:p>
    <w:p w14:paraId="3FC0A4D8" w14:textId="4CAC37FF" w:rsidR="00A00665" w:rsidRDefault="00A00665" w:rsidP="00936DF8">
      <w:pPr>
        <w:pStyle w:val="ListParagraph"/>
        <w:numPr>
          <w:ilvl w:val="1"/>
          <w:numId w:val="28"/>
        </w:numPr>
        <w:tabs>
          <w:tab w:val="left" w:pos="360"/>
          <w:tab w:val="left" w:pos="900"/>
        </w:tabs>
        <w:rPr>
          <w:ins w:id="67" w:author="Janice Eggers" w:date="2026-09-25T20:02:00Z" w16du:dateUtc="2026-09-26T00:02:00Z"/>
          <w:rFonts w:cs="Arial"/>
          <w:sz w:val="28"/>
          <w:szCs w:val="28"/>
        </w:rPr>
      </w:pPr>
      <w:ins w:id="68" w:author="Janice Eggers" w:date="2026-09-25T20:02:00Z" w16du:dateUtc="2026-09-26T00:02:00Z">
        <w:r>
          <w:rPr>
            <w:rFonts w:cs="Arial"/>
            <w:sz w:val="28"/>
            <w:szCs w:val="28"/>
          </w:rPr>
          <w:t>Gifts and Bequests #14</w:t>
        </w:r>
        <w:r w:rsidR="00917BDA">
          <w:rPr>
            <w:rFonts w:cs="Arial"/>
            <w:sz w:val="28"/>
            <w:szCs w:val="28"/>
          </w:rPr>
          <w:t>7</w:t>
        </w:r>
        <w:r>
          <w:rPr>
            <w:rFonts w:cs="Arial"/>
            <w:sz w:val="28"/>
            <w:szCs w:val="28"/>
          </w:rPr>
          <w:t xml:space="preserve"> motion to </w:t>
        </w:r>
        <w:r w:rsidR="00917BDA">
          <w:rPr>
            <w:rFonts w:cs="Arial"/>
            <w:sz w:val="28"/>
            <w:szCs w:val="28"/>
          </w:rPr>
          <w:t xml:space="preserve">denied </w:t>
        </w:r>
        <w:r>
          <w:rPr>
            <w:rFonts w:cs="Arial"/>
            <w:sz w:val="28"/>
            <w:szCs w:val="28"/>
          </w:rPr>
          <w:t xml:space="preserve">as presented.  Commission Chair Coleman made the motion to </w:t>
        </w:r>
        <w:r w:rsidR="00917BDA">
          <w:rPr>
            <w:rFonts w:cs="Arial"/>
            <w:sz w:val="28"/>
            <w:szCs w:val="28"/>
          </w:rPr>
          <w:t xml:space="preserve">deny </w:t>
        </w:r>
        <w:r>
          <w:rPr>
            <w:rFonts w:cs="Arial"/>
            <w:sz w:val="28"/>
            <w:szCs w:val="28"/>
          </w:rPr>
          <w:t xml:space="preserve">this request as presented.  Commissioner Hoenig </w:t>
        </w:r>
        <w:r w:rsidRPr="00892A94">
          <w:rPr>
            <w:rFonts w:cs="Arial"/>
            <w:sz w:val="28"/>
            <w:szCs w:val="28"/>
          </w:rPr>
          <w:t xml:space="preserve">seconded, </w:t>
        </w:r>
        <w:r>
          <w:rPr>
            <w:rFonts w:cs="Arial"/>
            <w:sz w:val="28"/>
            <w:szCs w:val="28"/>
          </w:rPr>
          <w:t>and t</w:t>
        </w:r>
        <w:r w:rsidRPr="00936DF8">
          <w:rPr>
            <w:rFonts w:cs="Arial"/>
            <w:sz w:val="28"/>
            <w:szCs w:val="28"/>
          </w:rPr>
          <w:t>he motion passed unanimously.</w:t>
        </w:r>
      </w:ins>
    </w:p>
    <w:p w14:paraId="2FD2B98F" w14:textId="0FD07732" w:rsidR="00180810" w:rsidRPr="00AE2D58" w:rsidRDefault="00180810" w:rsidP="00AE2D58">
      <w:pPr>
        <w:tabs>
          <w:tab w:val="left" w:pos="360"/>
          <w:tab w:val="left" w:pos="1890"/>
        </w:tabs>
        <w:rPr>
          <w:ins w:id="69" w:author="Janice Eggers" w:date="2026-09-25T20:02:00Z" w16du:dateUtc="2026-09-26T00:02:00Z"/>
          <w:rFonts w:cs="Arial"/>
          <w:sz w:val="28"/>
          <w:szCs w:val="28"/>
        </w:rPr>
      </w:pPr>
    </w:p>
    <w:p w14:paraId="1BA05659" w14:textId="2BA61C45" w:rsidR="0022267E" w:rsidRDefault="00567BF7" w:rsidP="0038161B">
      <w:pPr>
        <w:pStyle w:val="ListParagraph"/>
        <w:numPr>
          <w:ilvl w:val="0"/>
          <w:numId w:val="28"/>
        </w:numPr>
        <w:tabs>
          <w:tab w:val="left" w:pos="360"/>
          <w:tab w:val="left" w:pos="1080"/>
          <w:tab w:val="left" w:pos="1890"/>
        </w:tabs>
        <w:rPr>
          <w:ins w:id="70" w:author="Janice Eggers" w:date="2026-09-25T20:02:00Z" w16du:dateUtc="2026-09-26T00:02:00Z"/>
          <w:rFonts w:cs="Arial"/>
          <w:sz w:val="28"/>
          <w:szCs w:val="28"/>
        </w:rPr>
      </w:pPr>
      <w:ins w:id="71" w:author="Janice Eggers" w:date="2026-09-25T20:02:00Z" w16du:dateUtc="2026-09-26T00:02:00Z">
        <w:r>
          <w:rPr>
            <w:rFonts w:cs="Arial"/>
            <w:sz w:val="28"/>
            <w:szCs w:val="28"/>
          </w:rPr>
          <w:t xml:space="preserve">Adjournment </w:t>
        </w:r>
        <w:r w:rsidR="0025631C">
          <w:rPr>
            <w:rFonts w:cs="Arial"/>
            <w:sz w:val="28"/>
            <w:szCs w:val="28"/>
          </w:rPr>
          <w:t>–</w:t>
        </w:r>
        <w:r>
          <w:rPr>
            <w:rFonts w:cs="Arial"/>
            <w:sz w:val="28"/>
            <w:szCs w:val="28"/>
          </w:rPr>
          <w:t xml:space="preserve"> </w:t>
        </w:r>
        <w:r w:rsidR="00904290">
          <w:rPr>
            <w:rFonts w:cs="Arial"/>
            <w:sz w:val="28"/>
            <w:szCs w:val="28"/>
          </w:rPr>
          <w:t>Commissioner</w:t>
        </w:r>
        <w:r w:rsidR="00687CA7">
          <w:rPr>
            <w:rFonts w:cs="Arial"/>
            <w:sz w:val="28"/>
            <w:szCs w:val="28"/>
          </w:rPr>
          <w:t xml:space="preserve"> Hoenig</w:t>
        </w:r>
        <w:r w:rsidR="00E246D2">
          <w:rPr>
            <w:rFonts w:cs="Arial"/>
            <w:sz w:val="28"/>
            <w:szCs w:val="28"/>
          </w:rPr>
          <w:t xml:space="preserve"> motioned to adj</w:t>
        </w:r>
        <w:r w:rsidR="00052DF6">
          <w:rPr>
            <w:rFonts w:cs="Arial"/>
            <w:sz w:val="28"/>
            <w:szCs w:val="28"/>
          </w:rPr>
          <w:t>o</w:t>
        </w:r>
        <w:r w:rsidR="007A37EA">
          <w:rPr>
            <w:rFonts w:cs="Arial"/>
            <w:sz w:val="28"/>
            <w:szCs w:val="28"/>
          </w:rPr>
          <w:t>urn</w:t>
        </w:r>
        <w:r w:rsidR="00E246D2">
          <w:rPr>
            <w:rFonts w:cs="Arial"/>
            <w:sz w:val="28"/>
            <w:szCs w:val="28"/>
          </w:rPr>
          <w:t xml:space="preserve"> the meeting</w:t>
        </w:r>
        <w:r w:rsidR="00904290">
          <w:rPr>
            <w:rFonts w:cs="Arial"/>
            <w:sz w:val="28"/>
            <w:szCs w:val="28"/>
          </w:rPr>
          <w:t xml:space="preserve">.  </w:t>
        </w:r>
        <w:r w:rsidR="009A5B85">
          <w:rPr>
            <w:rFonts w:cs="Arial"/>
            <w:sz w:val="28"/>
            <w:szCs w:val="28"/>
          </w:rPr>
          <w:t>Commission</w:t>
        </w:r>
        <w:r w:rsidR="00B1401D">
          <w:rPr>
            <w:rFonts w:cs="Arial"/>
            <w:sz w:val="28"/>
            <w:szCs w:val="28"/>
          </w:rPr>
          <w:t>er</w:t>
        </w:r>
        <w:r w:rsidR="009A5B85">
          <w:rPr>
            <w:rFonts w:cs="Arial"/>
            <w:sz w:val="28"/>
            <w:szCs w:val="28"/>
          </w:rPr>
          <w:t xml:space="preserve"> </w:t>
        </w:r>
        <w:r w:rsidR="00917BDA">
          <w:rPr>
            <w:rFonts w:cs="Arial"/>
            <w:sz w:val="28"/>
            <w:szCs w:val="28"/>
          </w:rPr>
          <w:t>Salger</w:t>
        </w:r>
        <w:r w:rsidR="009A5B85">
          <w:rPr>
            <w:rFonts w:cs="Arial"/>
            <w:sz w:val="28"/>
            <w:szCs w:val="28"/>
          </w:rPr>
          <w:t xml:space="preserve"> </w:t>
        </w:r>
        <w:r w:rsidR="009A5B85" w:rsidRPr="00892A94">
          <w:rPr>
            <w:rFonts w:cs="Arial"/>
            <w:sz w:val="28"/>
            <w:szCs w:val="28"/>
          </w:rPr>
          <w:t xml:space="preserve">seconded, </w:t>
        </w:r>
        <w:r w:rsidR="003F4E78">
          <w:rPr>
            <w:rFonts w:cs="Arial"/>
            <w:sz w:val="28"/>
            <w:szCs w:val="28"/>
          </w:rPr>
          <w:t xml:space="preserve">and </w:t>
        </w:r>
        <w:r w:rsidR="00904290">
          <w:rPr>
            <w:rFonts w:cs="Arial"/>
            <w:sz w:val="28"/>
            <w:szCs w:val="28"/>
          </w:rPr>
          <w:t>the motion passed.</w:t>
        </w:r>
        <w:r w:rsidR="009E59A5" w:rsidRPr="009D5FF1">
          <w:rPr>
            <w:rFonts w:cs="Arial"/>
            <w:sz w:val="28"/>
            <w:szCs w:val="28"/>
          </w:rPr>
          <w:t xml:space="preserve"> The meeting </w:t>
        </w:r>
        <w:r w:rsidR="00A00665" w:rsidRPr="009D5FF1">
          <w:rPr>
            <w:rFonts w:cs="Arial"/>
            <w:sz w:val="28"/>
            <w:szCs w:val="28"/>
          </w:rPr>
          <w:t>was adjourned</w:t>
        </w:r>
        <w:r w:rsidR="009E59A5" w:rsidRPr="009D5FF1">
          <w:rPr>
            <w:rFonts w:cs="Arial"/>
            <w:sz w:val="28"/>
            <w:szCs w:val="28"/>
          </w:rPr>
          <w:t xml:space="preserve"> at </w:t>
        </w:r>
        <w:r w:rsidR="00917BDA">
          <w:rPr>
            <w:rFonts w:cs="Arial"/>
            <w:sz w:val="28"/>
            <w:szCs w:val="28"/>
          </w:rPr>
          <w:t xml:space="preserve">1:25 </w:t>
        </w:r>
        <w:r w:rsidR="009E59A5" w:rsidRPr="009D5FF1">
          <w:rPr>
            <w:rFonts w:cs="Arial"/>
            <w:sz w:val="28"/>
            <w:szCs w:val="28"/>
          </w:rPr>
          <w:t>p</w:t>
        </w:r>
        <w:r w:rsidR="006C7F80" w:rsidRPr="009D5FF1">
          <w:rPr>
            <w:rFonts w:cs="Arial"/>
            <w:sz w:val="28"/>
            <w:szCs w:val="28"/>
          </w:rPr>
          <w:t>.</w:t>
        </w:r>
        <w:r w:rsidR="0022267E" w:rsidRPr="009D5FF1">
          <w:rPr>
            <w:rFonts w:cs="Arial"/>
            <w:sz w:val="28"/>
            <w:szCs w:val="28"/>
          </w:rPr>
          <w:t xml:space="preserve">m. </w:t>
        </w:r>
        <w:r w:rsidR="0022267E" w:rsidRPr="009D5FF1">
          <w:rPr>
            <w:rFonts w:cs="Arial"/>
            <w:sz w:val="28"/>
            <w:szCs w:val="28"/>
          </w:rPr>
          <w:cr/>
        </w:r>
      </w:ins>
    </w:p>
    <w:p w14:paraId="711D43D5" w14:textId="77777777" w:rsidR="00832741" w:rsidRPr="00832741" w:rsidRDefault="00832741" w:rsidP="00892A94">
      <w:pPr>
        <w:tabs>
          <w:tab w:val="left" w:pos="0"/>
          <w:tab w:val="left" w:pos="1080"/>
          <w:tab w:val="left" w:pos="1890"/>
        </w:tabs>
        <w:ind w:left="-360"/>
        <w:rPr>
          <w:ins w:id="72" w:author="Janice Eggers" w:date="2026-09-25T20:02:00Z" w16du:dateUtc="2026-09-26T00:02:00Z"/>
          <w:rFonts w:cs="Arial"/>
          <w:sz w:val="28"/>
          <w:szCs w:val="28"/>
        </w:rPr>
      </w:pPr>
    </w:p>
    <w:p w14:paraId="0AC048BB" w14:textId="77777777" w:rsidR="009E59A5" w:rsidRDefault="009E59A5" w:rsidP="00CF0F6C">
      <w:pPr>
        <w:tabs>
          <w:tab w:val="left" w:pos="0"/>
          <w:tab w:val="left" w:pos="900"/>
          <w:tab w:val="left" w:pos="1890"/>
        </w:tabs>
        <w:ind w:left="360"/>
        <w:rPr>
          <w:ins w:id="73" w:author="Janice Eggers" w:date="2026-09-25T20:02:00Z" w16du:dateUtc="2026-09-26T00:02:00Z"/>
          <w:rFonts w:cs="Arial"/>
          <w:sz w:val="28"/>
          <w:szCs w:val="28"/>
        </w:rPr>
      </w:pPr>
      <w:ins w:id="74" w:author="Janice Eggers" w:date="2026-09-25T20:02:00Z" w16du:dateUtc="2026-09-26T00:02:00Z">
        <w:r w:rsidRPr="0022267E">
          <w:rPr>
            <w:rFonts w:cs="Arial"/>
            <w:sz w:val="28"/>
            <w:szCs w:val="28"/>
          </w:rPr>
          <w:t xml:space="preserve">Respectfully Submitted, </w:t>
        </w:r>
      </w:ins>
    </w:p>
    <w:p w14:paraId="0DB2D546" w14:textId="77777777" w:rsidR="0022267E" w:rsidRDefault="0022267E" w:rsidP="00CF0F6C">
      <w:pPr>
        <w:tabs>
          <w:tab w:val="left" w:pos="0"/>
          <w:tab w:val="left" w:pos="900"/>
          <w:tab w:val="left" w:pos="1890"/>
        </w:tabs>
        <w:ind w:left="360"/>
        <w:rPr>
          <w:ins w:id="75" w:author="Janice Eggers" w:date="2026-09-25T20:02:00Z" w16du:dateUtc="2026-09-26T00:02:00Z"/>
          <w:rFonts w:cs="Arial"/>
          <w:sz w:val="28"/>
          <w:szCs w:val="28"/>
        </w:rPr>
      </w:pPr>
    </w:p>
    <w:p w14:paraId="197A0B08" w14:textId="4EAC0698" w:rsidR="004D07FF" w:rsidRPr="004D07FF" w:rsidRDefault="00AF6636" w:rsidP="00CF0F6C">
      <w:pPr>
        <w:tabs>
          <w:tab w:val="left" w:pos="0"/>
          <w:tab w:val="left" w:pos="1890"/>
        </w:tabs>
        <w:ind w:left="360"/>
        <w:rPr>
          <w:ins w:id="76" w:author="Janice Eggers" w:date="2026-09-25T20:02:00Z" w16du:dateUtc="2026-09-26T00:02:00Z"/>
          <w:rFonts w:cs="Arial"/>
          <w:sz w:val="28"/>
          <w:szCs w:val="28"/>
        </w:rPr>
      </w:pPr>
      <w:ins w:id="77" w:author="Janice Eggers" w:date="2026-09-25T20:02:00Z" w16du:dateUtc="2026-09-26T00:02:00Z">
        <w:r>
          <w:rPr>
            <w:rFonts w:cs="Arial"/>
            <w:sz w:val="28"/>
            <w:szCs w:val="28"/>
          </w:rPr>
          <w:br/>
        </w:r>
        <w:r w:rsidR="00757516">
          <w:rPr>
            <w:rFonts w:cs="Arial"/>
            <w:sz w:val="28"/>
            <w:szCs w:val="28"/>
          </w:rPr>
          <w:t>Sara Coleman,</w:t>
        </w:r>
        <w:r w:rsidR="002C7C15">
          <w:rPr>
            <w:rFonts w:cs="Arial"/>
            <w:sz w:val="28"/>
            <w:szCs w:val="28"/>
          </w:rPr>
          <w:t xml:space="preserve"> </w:t>
        </w:r>
        <w:r w:rsidR="009E59A5" w:rsidRPr="004D07FF">
          <w:rPr>
            <w:rFonts w:cs="Arial"/>
            <w:sz w:val="28"/>
            <w:szCs w:val="28"/>
          </w:rPr>
          <w:t>Chairperson</w:t>
        </w:r>
      </w:ins>
    </w:p>
    <w:p w14:paraId="7A05E9CD" w14:textId="101AA443" w:rsidR="004D07FF" w:rsidRDefault="0046084B" w:rsidP="00CF0F6C">
      <w:pPr>
        <w:tabs>
          <w:tab w:val="left" w:pos="0"/>
          <w:tab w:val="left" w:pos="1890"/>
        </w:tabs>
        <w:ind w:left="360"/>
        <w:rPr>
          <w:ins w:id="78" w:author="Janice Eggers" w:date="2026-09-25T20:02:00Z" w16du:dateUtc="2026-09-26T00:02:00Z"/>
          <w:rFonts w:cs="Arial"/>
          <w:sz w:val="28"/>
          <w:szCs w:val="28"/>
        </w:rPr>
      </w:pPr>
      <w:ins w:id="79" w:author="Janice Eggers" w:date="2026-09-25T20:02:00Z" w16du:dateUtc="2026-09-26T00:02:00Z">
        <w:r>
          <w:rPr>
            <w:rFonts w:cs="Arial"/>
            <w:sz w:val="28"/>
            <w:szCs w:val="28"/>
          </w:rPr>
          <w:t xml:space="preserve">Iowa </w:t>
        </w:r>
        <w:r w:rsidR="009E59A5" w:rsidRPr="004D07FF">
          <w:rPr>
            <w:rFonts w:cs="Arial"/>
            <w:sz w:val="28"/>
            <w:szCs w:val="28"/>
          </w:rPr>
          <w:t>Commission for the Blind</w:t>
        </w:r>
      </w:ins>
    </w:p>
    <w:p w14:paraId="4FE74AA4" w14:textId="77777777" w:rsidR="008C3D13" w:rsidRDefault="008C3D13" w:rsidP="00CF0F6C">
      <w:pPr>
        <w:tabs>
          <w:tab w:val="left" w:pos="0"/>
          <w:tab w:val="left" w:pos="1890"/>
        </w:tabs>
        <w:ind w:left="360"/>
        <w:rPr>
          <w:ins w:id="80" w:author="Janice Eggers" w:date="2026-09-25T20:02:00Z" w16du:dateUtc="2026-09-26T00:02:00Z"/>
          <w:rFonts w:cs="Arial"/>
          <w:sz w:val="28"/>
          <w:szCs w:val="28"/>
        </w:rPr>
      </w:pPr>
    </w:p>
    <w:p w14:paraId="77276871" w14:textId="77777777" w:rsidR="00E569E8" w:rsidRPr="004D07FF" w:rsidRDefault="00E569E8" w:rsidP="00CF0F6C">
      <w:pPr>
        <w:tabs>
          <w:tab w:val="left" w:pos="0"/>
          <w:tab w:val="left" w:pos="1890"/>
        </w:tabs>
        <w:ind w:left="360"/>
        <w:rPr>
          <w:ins w:id="81" w:author="Janice Eggers" w:date="2026-09-25T20:02:00Z" w16du:dateUtc="2026-09-26T00:02:00Z"/>
          <w:rFonts w:cs="Arial"/>
          <w:sz w:val="28"/>
          <w:szCs w:val="28"/>
        </w:rPr>
      </w:pPr>
    </w:p>
    <w:p w14:paraId="3DDEA259" w14:textId="77777777" w:rsidR="00277BB5" w:rsidRPr="004D07FF" w:rsidRDefault="004D07FF" w:rsidP="00CF0F6C">
      <w:pPr>
        <w:tabs>
          <w:tab w:val="left" w:pos="0"/>
          <w:tab w:val="left" w:pos="1890"/>
        </w:tabs>
        <w:ind w:left="360"/>
        <w:rPr>
          <w:ins w:id="82" w:author="Janice Eggers" w:date="2026-09-25T20:02:00Z" w16du:dateUtc="2026-09-26T00:02:00Z"/>
          <w:rFonts w:cs="Arial"/>
          <w:sz w:val="28"/>
          <w:szCs w:val="28"/>
        </w:rPr>
      </w:pPr>
      <w:ins w:id="83" w:author="Janice Eggers" w:date="2026-09-25T20:02:00Z" w16du:dateUtc="2026-09-26T00:02:00Z">
        <w:r w:rsidRPr="004D07FF">
          <w:rPr>
            <w:rFonts w:cs="Arial"/>
            <w:sz w:val="28"/>
            <w:szCs w:val="28"/>
          </w:rPr>
          <w:t>J</w:t>
        </w:r>
        <w:r w:rsidR="00AD0864" w:rsidRPr="004D07FF">
          <w:rPr>
            <w:rFonts w:cs="Arial"/>
            <w:sz w:val="28"/>
            <w:szCs w:val="28"/>
          </w:rPr>
          <w:t>anice Eggers</w:t>
        </w:r>
        <w:r w:rsidR="009E59A5" w:rsidRPr="004D07FF">
          <w:rPr>
            <w:rFonts w:cs="Arial"/>
            <w:sz w:val="28"/>
            <w:szCs w:val="28"/>
          </w:rPr>
          <w:cr/>
          <w:t>Secretary to the Commission/</w:t>
        </w:r>
        <w:r w:rsidR="00AD0864" w:rsidRPr="004D07FF">
          <w:rPr>
            <w:rFonts w:cs="Arial"/>
            <w:sz w:val="28"/>
            <w:szCs w:val="28"/>
          </w:rPr>
          <w:t xml:space="preserve"> Executive </w:t>
        </w:r>
        <w:r w:rsidR="009E59A5" w:rsidRPr="004D07FF">
          <w:rPr>
            <w:rFonts w:cs="Arial"/>
            <w:sz w:val="28"/>
            <w:szCs w:val="28"/>
          </w:rPr>
          <w:t xml:space="preserve">Secretary </w:t>
        </w:r>
      </w:ins>
    </w:p>
    <w:p w14:paraId="21070E5F" w14:textId="01C3D60C" w:rsidR="009E59A5" w:rsidRPr="004D07FF" w:rsidRDefault="00A87197" w:rsidP="00CF0F6C">
      <w:pPr>
        <w:tabs>
          <w:tab w:val="left" w:pos="0"/>
          <w:tab w:val="left" w:pos="1890"/>
        </w:tabs>
        <w:ind w:left="360"/>
        <w:rPr>
          <w:ins w:id="84" w:author="Janice Eggers" w:date="2026-09-25T20:02:00Z" w16du:dateUtc="2026-09-26T00:02:00Z"/>
          <w:rFonts w:cs="Arial"/>
          <w:sz w:val="28"/>
          <w:szCs w:val="28"/>
        </w:rPr>
      </w:pPr>
      <w:ins w:id="85" w:author="Janice Eggers" w:date="2026-09-25T20:02:00Z" w16du:dateUtc="2026-09-26T00:02:00Z">
        <w:r>
          <w:rPr>
            <w:rFonts w:cs="Arial"/>
            <w:sz w:val="28"/>
            <w:szCs w:val="28"/>
          </w:rPr>
          <w:t xml:space="preserve">Iowa </w:t>
        </w:r>
        <w:r w:rsidR="009E59A5" w:rsidRPr="004D07FF">
          <w:rPr>
            <w:rFonts w:cs="Arial"/>
            <w:sz w:val="28"/>
            <w:szCs w:val="28"/>
          </w:rPr>
          <w:t xml:space="preserve">Department for the Blind </w:t>
        </w:r>
      </w:ins>
    </w:p>
    <w:p w14:paraId="78D32FFB" w14:textId="2448C3F6" w:rsidR="005923E8" w:rsidRPr="00550070" w:rsidRDefault="009E59A5" w:rsidP="005923E8">
      <w:pPr>
        <w:rPr>
          <w:del w:id="86" w:author="Janice Eggers" w:date="2026-09-25T20:02:00Z" w16du:dateUtc="2026-09-26T00:02:00Z"/>
          <w:rFonts w:cs="Arial"/>
        </w:rPr>
      </w:pPr>
      <w:ins w:id="87" w:author="Janice Eggers" w:date="2026-09-25T20:02:00Z" w16du:dateUtc="2026-09-26T00:02:00Z">
        <w:r w:rsidRPr="004D07FF">
          <w:rPr>
            <w:rFonts w:cs="Arial"/>
            <w:sz w:val="28"/>
            <w:szCs w:val="28"/>
          </w:rPr>
          <w:t>/</w:t>
        </w:r>
        <w:r w:rsidR="00AD0864" w:rsidRPr="004D07FF">
          <w:rPr>
            <w:rFonts w:cs="Arial"/>
            <w:sz w:val="28"/>
            <w:szCs w:val="28"/>
          </w:rPr>
          <w:t>jce</w:t>
        </w:r>
      </w:ins>
      <w:del w:id="88" w:author="Janice Eggers" w:date="2026-09-25T20:02:00Z" w16du:dateUtc="2026-09-26T00:02:00Z">
        <w:r w:rsidR="00550070">
          <w:rPr>
            <w:rFonts w:cs="Arial"/>
          </w:rPr>
          <w:delText>1</w:delText>
        </w:r>
        <w:r w:rsidR="00550070" w:rsidRPr="00550070">
          <w:rPr>
            <w:rFonts w:cs="Arial"/>
            <w:vertAlign w:val="superscript"/>
          </w:rPr>
          <w:delText>st</w:delText>
        </w:r>
        <w:r w:rsidR="00550070">
          <w:rPr>
            <w:rFonts w:cs="Arial"/>
          </w:rPr>
          <w:delText xml:space="preserve"> September 2023</w:delText>
        </w:r>
      </w:del>
    </w:p>
    <w:p w14:paraId="696C5705" w14:textId="77777777" w:rsidR="00550070" w:rsidRDefault="00550070" w:rsidP="005923E8">
      <w:pPr>
        <w:rPr>
          <w:del w:id="89" w:author="Janice Eggers" w:date="2026-09-25T20:02:00Z" w16du:dateUtc="2026-09-26T00:02:00Z"/>
          <w:rFonts w:cs="Arial"/>
          <w:i/>
          <w:iCs/>
        </w:rPr>
      </w:pPr>
    </w:p>
    <w:p w14:paraId="1918BE96" w14:textId="65A7E90A" w:rsidR="00550070" w:rsidRPr="003F7FAD" w:rsidRDefault="00550070" w:rsidP="00550070">
      <w:pPr>
        <w:rPr>
          <w:del w:id="90" w:author="Janice Eggers" w:date="2026-09-25T20:02:00Z" w16du:dateUtc="2026-09-26T00:02:00Z"/>
          <w:rFonts w:cs="Arial"/>
        </w:rPr>
      </w:pPr>
      <w:del w:id="91" w:author="Janice Eggers" w:date="2026-09-25T20:02:00Z" w16du:dateUtc="2026-09-26T00:02:00Z">
        <w:r>
          <w:rPr>
            <w:rFonts w:cs="Arial"/>
            <w:b/>
            <w:bCs/>
          </w:rPr>
          <w:delText xml:space="preserve">Present: </w:delText>
        </w:r>
        <w:r w:rsidRPr="003F7FAD">
          <w:rPr>
            <w:rFonts w:cs="Arial"/>
          </w:rPr>
          <w:delText xml:space="preserve">Laure Wynants, David Shaw, Mark Spigt, Bart Penders, </w:delText>
        </w:r>
        <w:r>
          <w:rPr>
            <w:rFonts w:cs="Arial"/>
          </w:rPr>
          <w:delText xml:space="preserve">Tim Schouten, </w:delText>
        </w:r>
        <w:r w:rsidRPr="003F7FAD">
          <w:rPr>
            <w:rFonts w:cs="Arial"/>
          </w:rPr>
          <w:delText>Bjorn Winkens</w:delText>
        </w:r>
        <w:r>
          <w:rPr>
            <w:rFonts w:cs="Arial"/>
          </w:rPr>
          <w:delText>, Carmen Dirksen</w:delText>
        </w:r>
      </w:del>
    </w:p>
    <w:p w14:paraId="60E4688F" w14:textId="77777777" w:rsidR="00550070" w:rsidRDefault="00550070" w:rsidP="005923E8">
      <w:pPr>
        <w:rPr>
          <w:del w:id="92" w:author="Janice Eggers" w:date="2026-09-25T20:02:00Z" w16du:dateUtc="2026-09-26T00:02:00Z"/>
          <w:rFonts w:cs="Arial"/>
          <w:i/>
          <w:iCs/>
        </w:rPr>
      </w:pPr>
    </w:p>
    <w:p w14:paraId="31CA7E15" w14:textId="77777777" w:rsidR="00550070" w:rsidRPr="00550070" w:rsidRDefault="00550070" w:rsidP="005923E8">
      <w:pPr>
        <w:rPr>
          <w:del w:id="93" w:author="Janice Eggers" w:date="2026-09-25T20:02:00Z" w16du:dateUtc="2026-09-26T00:02:00Z"/>
          <w:rFonts w:cs="Arial"/>
          <w:i/>
          <w:iCs/>
        </w:rPr>
      </w:pPr>
    </w:p>
    <w:p w14:paraId="51E6EBB9" w14:textId="38702B10" w:rsidR="005923E8" w:rsidRPr="00550070" w:rsidRDefault="0097354A" w:rsidP="005923E8">
      <w:pPr>
        <w:rPr>
          <w:del w:id="94" w:author="Janice Eggers" w:date="2026-09-25T20:02:00Z" w16du:dateUtc="2026-09-26T00:02:00Z"/>
          <w:rFonts w:cs="Arial"/>
          <w:u w:val="single"/>
        </w:rPr>
      </w:pPr>
      <w:del w:id="95" w:author="Janice Eggers" w:date="2026-09-25T20:02:00Z" w16du:dateUtc="2026-09-26T00:02:00Z">
        <w:r w:rsidRPr="00550070">
          <w:rPr>
            <w:rFonts w:cs="Arial"/>
            <w:u w:val="single"/>
          </w:rPr>
          <w:delText>1.</w:delText>
        </w:r>
        <w:r w:rsidR="005923E8" w:rsidRPr="00550070">
          <w:rPr>
            <w:rFonts w:cs="Arial"/>
            <w:u w:val="single"/>
          </w:rPr>
          <w:delText xml:space="preserve"> Committee procedures</w:delText>
        </w:r>
      </w:del>
    </w:p>
    <w:p w14:paraId="46161B6C" w14:textId="77777777" w:rsidR="005923E8" w:rsidRPr="00550070" w:rsidRDefault="005923E8" w:rsidP="005923E8">
      <w:pPr>
        <w:rPr>
          <w:del w:id="96" w:author="Janice Eggers" w:date="2026-09-25T20:02:00Z" w16du:dateUtc="2026-09-26T00:02:00Z"/>
          <w:rFonts w:cs="Arial"/>
        </w:rPr>
      </w:pPr>
    </w:p>
    <w:p w14:paraId="507461C0" w14:textId="77777777" w:rsidR="005D56F6" w:rsidRPr="00550070" w:rsidRDefault="005D56F6" w:rsidP="005923E8">
      <w:pPr>
        <w:rPr>
          <w:del w:id="97" w:author="Janice Eggers" w:date="2026-09-25T20:02:00Z" w16du:dateUtc="2026-09-26T00:02:00Z"/>
          <w:rFonts w:cs="Arial"/>
        </w:rPr>
      </w:pPr>
      <w:del w:id="98" w:author="Janice Eggers" w:date="2026-09-25T20:02:00Z" w16du:dateUtc="2026-09-26T00:02:00Z">
        <w:r w:rsidRPr="00550070">
          <w:rPr>
            <w:rFonts w:cs="Arial"/>
          </w:rPr>
          <w:delText xml:space="preserve">LW welcomed TS, new PhD student member, to the committee. </w:delText>
        </w:r>
      </w:del>
    </w:p>
    <w:p w14:paraId="42E5BAF2" w14:textId="5B0DF6CD" w:rsidR="005923E8" w:rsidRPr="00550070" w:rsidRDefault="005D56F6" w:rsidP="005923E8">
      <w:pPr>
        <w:rPr>
          <w:del w:id="99" w:author="Janice Eggers" w:date="2026-09-25T20:02:00Z" w16du:dateUtc="2026-09-26T00:02:00Z"/>
          <w:rFonts w:cs="Arial"/>
        </w:rPr>
      </w:pPr>
      <w:del w:id="100" w:author="Janice Eggers" w:date="2026-09-25T20:02:00Z" w16du:dateUtc="2026-09-26T00:02:00Z">
        <w:r w:rsidRPr="00550070">
          <w:rPr>
            <w:rFonts w:cs="Arial"/>
          </w:rPr>
          <w:delText>DS reported that the official QAC p</w:delText>
        </w:r>
        <w:r w:rsidR="005923E8" w:rsidRPr="00550070">
          <w:rPr>
            <w:rFonts w:cs="Arial"/>
          </w:rPr>
          <w:delText xml:space="preserve">rocedures </w:delText>
        </w:r>
        <w:r w:rsidRPr="00550070">
          <w:rPr>
            <w:rFonts w:cs="Arial"/>
          </w:rPr>
          <w:delText xml:space="preserve">were </w:delText>
        </w:r>
        <w:r w:rsidR="005923E8" w:rsidRPr="00550070">
          <w:rPr>
            <w:rFonts w:cs="Arial"/>
          </w:rPr>
          <w:delText xml:space="preserve">presented </w:delText>
        </w:r>
        <w:r w:rsidRPr="00550070">
          <w:rPr>
            <w:rFonts w:cs="Arial"/>
          </w:rPr>
          <w:delText xml:space="preserve">to </w:delText>
        </w:r>
        <w:r w:rsidR="005923E8" w:rsidRPr="00550070">
          <w:rPr>
            <w:rFonts w:cs="Arial"/>
          </w:rPr>
          <w:delText>and accepted</w:delText>
        </w:r>
        <w:r w:rsidRPr="00550070">
          <w:rPr>
            <w:rFonts w:cs="Arial"/>
          </w:rPr>
          <w:delText xml:space="preserve"> by the School Council</w:delText>
        </w:r>
        <w:r w:rsidR="005923E8" w:rsidRPr="00550070">
          <w:rPr>
            <w:rFonts w:cs="Arial"/>
          </w:rPr>
          <w:delText xml:space="preserve">. </w:delText>
        </w:r>
      </w:del>
    </w:p>
    <w:p w14:paraId="1211D894" w14:textId="77777777" w:rsidR="005923E8" w:rsidRPr="00550070" w:rsidRDefault="005923E8" w:rsidP="005923E8">
      <w:pPr>
        <w:rPr>
          <w:del w:id="101" w:author="Janice Eggers" w:date="2026-09-25T20:02:00Z" w16du:dateUtc="2026-09-26T00:02:00Z"/>
          <w:rFonts w:cs="Arial"/>
        </w:rPr>
      </w:pPr>
    </w:p>
    <w:p w14:paraId="3332CED9" w14:textId="77777777" w:rsidR="002B49E3" w:rsidRPr="00550070" w:rsidRDefault="002B49E3" w:rsidP="005923E8">
      <w:pPr>
        <w:rPr>
          <w:del w:id="102" w:author="Janice Eggers" w:date="2026-09-25T20:02:00Z" w16du:dateUtc="2026-09-26T00:02:00Z"/>
          <w:rFonts w:cs="Arial"/>
        </w:rPr>
      </w:pPr>
    </w:p>
    <w:p w14:paraId="2CEB2460" w14:textId="732102F2" w:rsidR="0097354A" w:rsidRPr="00550070" w:rsidRDefault="0097354A" w:rsidP="0097354A">
      <w:pPr>
        <w:rPr>
          <w:del w:id="103" w:author="Janice Eggers" w:date="2026-09-25T20:02:00Z" w16du:dateUtc="2026-09-26T00:02:00Z"/>
          <w:rFonts w:cs="Arial"/>
          <w:u w:val="single"/>
        </w:rPr>
      </w:pPr>
      <w:del w:id="104" w:author="Janice Eggers" w:date="2026-09-25T20:02:00Z" w16du:dateUtc="2026-09-26T00:02:00Z">
        <w:r w:rsidRPr="00550070">
          <w:rPr>
            <w:rFonts w:cs="Arial"/>
          </w:rPr>
          <w:delText xml:space="preserve">2.  </w:delText>
        </w:r>
        <w:r w:rsidRPr="00550070">
          <w:rPr>
            <w:rFonts w:cs="Arial"/>
            <w:u w:val="single"/>
          </w:rPr>
          <w:delText>Proposed change in audit process</w:delText>
        </w:r>
      </w:del>
    </w:p>
    <w:p w14:paraId="53DF4579" w14:textId="77777777" w:rsidR="0097354A" w:rsidRPr="00550070" w:rsidRDefault="0097354A" w:rsidP="0097354A">
      <w:pPr>
        <w:rPr>
          <w:del w:id="105" w:author="Janice Eggers" w:date="2026-09-25T20:02:00Z" w16du:dateUtc="2026-09-26T00:02:00Z"/>
          <w:rFonts w:cs="Arial"/>
        </w:rPr>
      </w:pPr>
    </w:p>
    <w:p w14:paraId="1CB6C8C3" w14:textId="7187842C" w:rsidR="0097354A" w:rsidRPr="00550070" w:rsidRDefault="005D56F6" w:rsidP="0097354A">
      <w:pPr>
        <w:rPr>
          <w:del w:id="106" w:author="Janice Eggers" w:date="2026-09-25T20:02:00Z" w16du:dateUtc="2026-09-26T00:02:00Z"/>
          <w:rFonts w:cs="Arial"/>
        </w:rPr>
      </w:pPr>
      <w:del w:id="107" w:author="Janice Eggers" w:date="2026-09-25T20:02:00Z" w16du:dateUtc="2026-09-26T00:02:00Z">
        <w:r w:rsidRPr="00550070">
          <w:rPr>
            <w:rFonts w:cs="Arial"/>
          </w:rPr>
          <w:delText>DS ha</w:delText>
        </w:r>
        <w:r w:rsidR="008536E4">
          <w:rPr>
            <w:rFonts w:cs="Arial"/>
          </w:rPr>
          <w:delText>s</w:delText>
        </w:r>
        <w:r w:rsidRPr="00550070">
          <w:rPr>
            <w:rFonts w:cs="Arial"/>
          </w:rPr>
          <w:delText xml:space="preserve"> explained the</w:delText>
        </w:r>
        <w:r w:rsidR="0097354A" w:rsidRPr="00550070">
          <w:rPr>
            <w:rFonts w:cs="Arial"/>
          </w:rPr>
          <w:delText xml:space="preserve"> QAC’s views on changing </w:delText>
        </w:r>
        <w:r w:rsidRPr="00550070">
          <w:rPr>
            <w:rFonts w:cs="Arial"/>
          </w:rPr>
          <w:delText xml:space="preserve">the </w:delText>
        </w:r>
        <w:r w:rsidR="0097354A" w:rsidRPr="00550070">
          <w:rPr>
            <w:rFonts w:cs="Arial"/>
          </w:rPr>
          <w:delText>audit procedure to CAPHRI management</w:delText>
        </w:r>
        <w:r w:rsidRPr="00550070">
          <w:rPr>
            <w:rFonts w:cs="Arial"/>
          </w:rPr>
          <w:delText xml:space="preserve">, who </w:delText>
        </w:r>
        <w:r w:rsidR="0097354A" w:rsidRPr="00550070">
          <w:rPr>
            <w:rFonts w:cs="Arial"/>
          </w:rPr>
          <w:delText xml:space="preserve">accepted </w:delText>
        </w:r>
        <w:r w:rsidRPr="00550070">
          <w:rPr>
            <w:rFonts w:cs="Arial"/>
          </w:rPr>
          <w:delText xml:space="preserve">the </w:delText>
        </w:r>
        <w:r w:rsidR="0097354A" w:rsidRPr="00550070">
          <w:rPr>
            <w:rFonts w:cs="Arial"/>
          </w:rPr>
          <w:delText>committee’s view on this.</w:delText>
        </w:r>
        <w:r w:rsidRPr="00550070">
          <w:rPr>
            <w:rFonts w:cs="Arial"/>
          </w:rPr>
          <w:delText xml:space="preserve"> Therefore there will be no spec</w:delText>
        </w:r>
        <w:r w:rsidR="007A6465">
          <w:rPr>
            <w:rFonts w:cs="Arial"/>
          </w:rPr>
          <w:delText>ific</w:delText>
        </w:r>
        <w:r w:rsidRPr="00550070">
          <w:rPr>
            <w:rFonts w:cs="Arial"/>
          </w:rPr>
          <w:delText xml:space="preserve"> focus on external funded projects.</w:delText>
        </w:r>
      </w:del>
    </w:p>
    <w:p w14:paraId="26135D2A" w14:textId="2B40A3C1" w:rsidR="0097354A" w:rsidRPr="00550070" w:rsidRDefault="0097354A" w:rsidP="005923E8">
      <w:pPr>
        <w:rPr>
          <w:del w:id="108" w:author="Janice Eggers" w:date="2026-09-25T20:02:00Z" w16du:dateUtc="2026-09-26T00:02:00Z"/>
          <w:rFonts w:cs="Arial"/>
          <w:i/>
          <w:iCs/>
        </w:rPr>
      </w:pPr>
    </w:p>
    <w:p w14:paraId="5695F6A4" w14:textId="77777777" w:rsidR="005923E8" w:rsidRPr="00550070" w:rsidRDefault="005923E8" w:rsidP="005923E8">
      <w:pPr>
        <w:rPr>
          <w:del w:id="109" w:author="Janice Eggers" w:date="2026-09-25T20:02:00Z" w16du:dateUtc="2026-09-26T00:02:00Z"/>
          <w:rFonts w:cs="Arial"/>
          <w:i/>
          <w:iCs/>
        </w:rPr>
      </w:pPr>
    </w:p>
    <w:p w14:paraId="2BE96674" w14:textId="11491B27" w:rsidR="005923E8" w:rsidRPr="00E81344" w:rsidRDefault="0097354A" w:rsidP="005923E8">
      <w:pPr>
        <w:rPr>
          <w:del w:id="110" w:author="Janice Eggers" w:date="2026-09-25T20:02:00Z" w16du:dateUtc="2026-09-26T00:02:00Z"/>
          <w:rFonts w:cs="Arial"/>
          <w:u w:val="single"/>
        </w:rPr>
      </w:pPr>
      <w:del w:id="111" w:author="Janice Eggers" w:date="2026-09-25T20:02:00Z" w16du:dateUtc="2026-09-26T00:02:00Z">
        <w:r w:rsidRPr="00E81344">
          <w:rPr>
            <w:rFonts w:cs="Arial"/>
            <w:u w:val="single"/>
          </w:rPr>
          <w:delText xml:space="preserve">3. </w:delText>
        </w:r>
        <w:r w:rsidR="005923E8" w:rsidRPr="00E81344">
          <w:rPr>
            <w:rFonts w:cs="Arial"/>
            <w:u w:val="single"/>
          </w:rPr>
          <w:delText xml:space="preserve"> </w:delText>
        </w:r>
        <w:r w:rsidR="005D56F6" w:rsidRPr="00E81344">
          <w:rPr>
            <w:rFonts w:cs="Arial"/>
            <w:u w:val="single"/>
          </w:rPr>
          <w:delText>Audit u</w:delText>
        </w:r>
        <w:r w:rsidR="005923E8" w:rsidRPr="00E81344">
          <w:rPr>
            <w:rFonts w:cs="Arial"/>
            <w:u w:val="single"/>
          </w:rPr>
          <w:delText>pdates</w:delText>
        </w:r>
      </w:del>
    </w:p>
    <w:p w14:paraId="0DBC5AE5" w14:textId="77777777" w:rsidR="005923E8" w:rsidRPr="00550070" w:rsidRDefault="005923E8" w:rsidP="005923E8">
      <w:pPr>
        <w:rPr>
          <w:del w:id="112" w:author="Janice Eggers" w:date="2026-09-25T20:02:00Z" w16du:dateUtc="2026-09-26T00:02:00Z"/>
          <w:rFonts w:cs="Arial"/>
        </w:rPr>
      </w:pPr>
    </w:p>
    <w:p w14:paraId="0C7E0A4C" w14:textId="71FE1E63" w:rsidR="005923E8" w:rsidRPr="00550070" w:rsidRDefault="005D56F6" w:rsidP="005923E8">
      <w:pPr>
        <w:rPr>
          <w:del w:id="113" w:author="Janice Eggers" w:date="2026-09-25T20:02:00Z" w16du:dateUtc="2026-09-26T00:02:00Z"/>
          <w:rFonts w:cs="Arial"/>
        </w:rPr>
      </w:pPr>
      <w:del w:id="114" w:author="Janice Eggers" w:date="2026-09-25T20:02:00Z" w16du:dateUtc="2026-09-26T00:02:00Z">
        <w:r w:rsidRPr="00550070">
          <w:rPr>
            <w:rFonts w:cs="Arial"/>
          </w:rPr>
          <w:delText>DS reported that s</w:delText>
        </w:r>
        <w:r w:rsidR="005923E8" w:rsidRPr="00550070">
          <w:rPr>
            <w:rFonts w:cs="Arial"/>
          </w:rPr>
          <w:delText xml:space="preserve">ince </w:delText>
        </w:r>
        <w:r w:rsidRPr="00550070">
          <w:rPr>
            <w:rFonts w:cs="Arial"/>
          </w:rPr>
          <w:delText xml:space="preserve">the </w:delText>
        </w:r>
        <w:r w:rsidR="005923E8" w:rsidRPr="00550070">
          <w:rPr>
            <w:rFonts w:cs="Arial"/>
          </w:rPr>
          <w:delText>last meeting 12 further projects have been audited.</w:delText>
        </w:r>
        <w:r w:rsidRPr="00550070">
          <w:rPr>
            <w:rFonts w:cs="Arial"/>
          </w:rPr>
          <w:delText xml:space="preserve"> Response rates have improved with follow-up from CAPHRI administration. One researcher approached DS asking for project to be audited. The Committee agreed that this proactive approach should be encouraged among researchers.</w:delText>
        </w:r>
        <w:r w:rsidR="00324ABD" w:rsidRPr="00550070">
          <w:rPr>
            <w:rFonts w:cs="Arial"/>
          </w:rPr>
          <w:delText xml:space="preserve"> DS explained that he has collated information about the number of audit requests sent, replies received and audits conducted for the last four years</w:delText>
        </w:r>
        <w:r w:rsidR="00830199">
          <w:rPr>
            <w:rFonts w:cs="Arial"/>
          </w:rPr>
          <w:delText xml:space="preserve"> to share with the CAPHRI external evaluation panel</w:delText>
        </w:r>
      </w:del>
    </w:p>
    <w:p w14:paraId="6525C2F3" w14:textId="77777777" w:rsidR="005923E8" w:rsidRPr="00550070" w:rsidRDefault="005923E8" w:rsidP="005923E8">
      <w:pPr>
        <w:rPr>
          <w:del w:id="115" w:author="Janice Eggers" w:date="2026-09-25T20:02:00Z" w16du:dateUtc="2026-09-26T00:02:00Z"/>
          <w:rFonts w:cs="Arial"/>
          <w:i/>
          <w:iCs/>
        </w:rPr>
      </w:pPr>
    </w:p>
    <w:p w14:paraId="570ABE42" w14:textId="4F460889" w:rsidR="005923E8" w:rsidRPr="00E81344" w:rsidRDefault="005D56F6" w:rsidP="005923E8">
      <w:pPr>
        <w:rPr>
          <w:del w:id="116" w:author="Janice Eggers" w:date="2026-09-25T20:02:00Z" w16du:dateUtc="2026-09-26T00:02:00Z"/>
          <w:rFonts w:cs="Arial"/>
        </w:rPr>
      </w:pPr>
      <w:del w:id="117" w:author="Janice Eggers" w:date="2026-09-25T20:02:00Z" w16du:dateUtc="2026-09-26T00:02:00Z">
        <w:r w:rsidRPr="00E81344">
          <w:rPr>
            <w:rFonts w:cs="Arial"/>
          </w:rPr>
          <w:delText>BW asked what issues occur in the audits and the issue of logbooks came up. DS said that most projects only keep an informal logbook consisting of minutes of meetings. MS suggested that l</w:delText>
        </w:r>
        <w:r w:rsidR="0097354A" w:rsidRPr="00E81344">
          <w:rPr>
            <w:rFonts w:cs="Arial"/>
          </w:rPr>
          <w:delText xml:space="preserve">ogbook phrasing should be changed </w:delText>
        </w:r>
        <w:r w:rsidRPr="00E81344">
          <w:rPr>
            <w:rFonts w:cs="Arial"/>
          </w:rPr>
          <w:delText xml:space="preserve">on QAC webpages stating that </w:delText>
        </w:r>
        <w:r w:rsidR="0097354A" w:rsidRPr="00E81344">
          <w:rPr>
            <w:rFonts w:cs="Arial"/>
          </w:rPr>
          <w:delText>minutes can also serve</w:delText>
        </w:r>
        <w:r w:rsidRPr="00E81344">
          <w:rPr>
            <w:rFonts w:cs="Arial"/>
          </w:rPr>
          <w:delText xml:space="preserve"> as a log book. LW raised the issue of some personal issues occurring in supervisory PhD meetings. BP suggested that the advice should be that </w:delText>
        </w:r>
        <w:r w:rsidR="0097354A" w:rsidRPr="00E81344">
          <w:rPr>
            <w:rFonts w:cs="Arial"/>
          </w:rPr>
          <w:delText>decisions are documented but that any pastoral/</w:delText>
        </w:r>
        <w:r w:rsidR="00E81344">
          <w:rPr>
            <w:rFonts w:cs="Arial"/>
          </w:rPr>
          <w:delText xml:space="preserve"> </w:delText>
        </w:r>
        <w:r w:rsidR="0097354A" w:rsidRPr="00E81344">
          <w:rPr>
            <w:rFonts w:cs="Arial"/>
          </w:rPr>
          <w:delText>personal notes should be able to be redacted in case of future audit.</w:delText>
        </w:r>
        <w:r w:rsidRPr="00E81344">
          <w:rPr>
            <w:rFonts w:cs="Arial"/>
          </w:rPr>
          <w:delText xml:space="preserve"> DS said that after a project is complete the minutes/logbook should also be archived along with the project.</w:delText>
        </w:r>
      </w:del>
    </w:p>
    <w:p w14:paraId="10EEA718" w14:textId="77777777" w:rsidR="002B49E3" w:rsidRPr="00550070" w:rsidRDefault="002B49E3" w:rsidP="005923E8">
      <w:pPr>
        <w:rPr>
          <w:del w:id="118" w:author="Janice Eggers" w:date="2026-09-25T20:02:00Z" w16du:dateUtc="2026-09-26T00:02:00Z"/>
          <w:rFonts w:cs="Arial"/>
          <w:i/>
          <w:iCs/>
        </w:rPr>
      </w:pPr>
    </w:p>
    <w:p w14:paraId="7A5A68BF" w14:textId="7971553A" w:rsidR="00830199" w:rsidRDefault="002B49E3" w:rsidP="005923E8">
      <w:pPr>
        <w:rPr>
          <w:del w:id="119" w:author="Janice Eggers" w:date="2026-09-25T20:02:00Z" w16du:dateUtc="2026-09-26T00:02:00Z"/>
          <w:rFonts w:cs="Arial"/>
          <w:i/>
          <w:iCs/>
        </w:rPr>
      </w:pPr>
      <w:del w:id="120" w:author="Janice Eggers" w:date="2026-09-25T20:02:00Z" w16du:dateUtc="2026-09-26T00:02:00Z">
        <w:r w:rsidRPr="00550070">
          <w:rPr>
            <w:rFonts w:cs="Arial"/>
            <w:i/>
            <w:iCs/>
          </w:rPr>
          <w:delText>Action</w:delText>
        </w:r>
        <w:r w:rsidR="00830199">
          <w:rPr>
            <w:rFonts w:cs="Arial"/>
            <w:i/>
            <w:iCs/>
          </w:rPr>
          <w:delText>s</w:delText>
        </w:r>
        <w:r w:rsidRPr="00550070">
          <w:rPr>
            <w:rFonts w:cs="Arial"/>
            <w:i/>
            <w:iCs/>
          </w:rPr>
          <w:delText xml:space="preserve">: </w:delText>
        </w:r>
        <w:r w:rsidR="00830199">
          <w:rPr>
            <w:rFonts w:cs="Arial"/>
            <w:i/>
            <w:iCs/>
          </w:rPr>
          <w:delText xml:space="preserve"> DS to share audit data with CAPRHI management.</w:delText>
        </w:r>
      </w:del>
    </w:p>
    <w:p w14:paraId="1C9F064C" w14:textId="585BD410" w:rsidR="00830199" w:rsidRPr="00550070" w:rsidRDefault="00830199" w:rsidP="005923E8">
      <w:pPr>
        <w:rPr>
          <w:del w:id="121" w:author="Janice Eggers" w:date="2026-09-25T20:02:00Z" w16du:dateUtc="2026-09-26T00:02:00Z"/>
          <w:rFonts w:cs="Arial"/>
          <w:i/>
          <w:iCs/>
        </w:rPr>
      </w:pPr>
      <w:del w:id="122" w:author="Janice Eggers" w:date="2026-09-25T20:02:00Z" w16du:dateUtc="2026-09-26T00:02:00Z">
        <w:r>
          <w:rPr>
            <w:rFonts w:cs="Arial"/>
            <w:i/>
            <w:iCs/>
          </w:rPr>
          <w:tab/>
          <w:delText xml:space="preserve">    </w:delText>
        </w:r>
        <w:r w:rsidRPr="00550070">
          <w:rPr>
            <w:rFonts w:cs="Arial"/>
            <w:i/>
            <w:iCs/>
          </w:rPr>
          <w:delText>DS to update logbook text on website.</w:delText>
        </w:r>
      </w:del>
    </w:p>
    <w:p w14:paraId="27864AA2" w14:textId="77777777" w:rsidR="0097354A" w:rsidRDefault="0097354A" w:rsidP="005923E8">
      <w:pPr>
        <w:rPr>
          <w:del w:id="123" w:author="Janice Eggers" w:date="2026-09-25T20:02:00Z" w16du:dateUtc="2026-09-26T00:02:00Z"/>
          <w:rFonts w:cs="Arial"/>
          <w:i/>
          <w:iCs/>
        </w:rPr>
      </w:pPr>
    </w:p>
    <w:p w14:paraId="5BC505A9" w14:textId="77777777" w:rsidR="00E81344" w:rsidRPr="00550070" w:rsidRDefault="00E81344" w:rsidP="005923E8">
      <w:pPr>
        <w:rPr>
          <w:del w:id="124" w:author="Janice Eggers" w:date="2026-09-25T20:02:00Z" w16du:dateUtc="2026-09-26T00:02:00Z"/>
          <w:rFonts w:cs="Arial"/>
          <w:i/>
          <w:iCs/>
        </w:rPr>
      </w:pPr>
    </w:p>
    <w:p w14:paraId="2A4A9285" w14:textId="4230E086" w:rsidR="0097354A" w:rsidRPr="00550070" w:rsidRDefault="0097354A" w:rsidP="0097354A">
      <w:pPr>
        <w:rPr>
          <w:del w:id="125" w:author="Janice Eggers" w:date="2026-09-25T20:02:00Z" w16du:dateUtc="2026-09-26T00:02:00Z"/>
          <w:rFonts w:cs="Arial"/>
          <w:u w:val="single"/>
        </w:rPr>
      </w:pPr>
      <w:del w:id="126" w:author="Janice Eggers" w:date="2026-09-25T20:02:00Z" w16du:dateUtc="2026-09-26T00:02:00Z">
        <w:r w:rsidRPr="00550070">
          <w:rPr>
            <w:rFonts w:cs="Arial"/>
            <w:u w:val="single"/>
          </w:rPr>
          <w:delText>4.  Approval of text data management options for website</w:delText>
        </w:r>
      </w:del>
    </w:p>
    <w:p w14:paraId="09E3BD8E" w14:textId="77777777" w:rsidR="0097354A" w:rsidRPr="00550070" w:rsidRDefault="0097354A" w:rsidP="0097354A">
      <w:pPr>
        <w:rPr>
          <w:del w:id="127" w:author="Janice Eggers" w:date="2026-09-25T20:02:00Z" w16du:dateUtc="2026-09-26T00:02:00Z"/>
          <w:rFonts w:cs="Arial"/>
        </w:rPr>
      </w:pPr>
    </w:p>
    <w:p w14:paraId="0FCD6EA0" w14:textId="55E34AEB" w:rsidR="0097354A" w:rsidRPr="00550070" w:rsidRDefault="005D56F6" w:rsidP="0097354A">
      <w:pPr>
        <w:rPr>
          <w:del w:id="128" w:author="Janice Eggers" w:date="2026-09-25T20:02:00Z" w16du:dateUtc="2026-09-26T00:02:00Z"/>
          <w:rFonts w:cs="Arial"/>
        </w:rPr>
      </w:pPr>
      <w:del w:id="129" w:author="Janice Eggers" w:date="2026-09-25T20:02:00Z" w16du:dateUtc="2026-09-26T00:02:00Z">
        <w:r w:rsidRPr="00550070">
          <w:rPr>
            <w:rFonts w:cs="Arial"/>
          </w:rPr>
          <w:delText>DS up</w:delText>
        </w:r>
        <w:r w:rsidR="00830199">
          <w:rPr>
            <w:rFonts w:cs="Arial"/>
          </w:rPr>
          <w:delText>d</w:delText>
        </w:r>
        <w:r w:rsidRPr="00550070">
          <w:rPr>
            <w:rFonts w:cs="Arial"/>
          </w:rPr>
          <w:delText>ated the Committee</w:delText>
        </w:r>
        <w:r w:rsidR="00E81344">
          <w:rPr>
            <w:rFonts w:cs="Arial"/>
          </w:rPr>
          <w:delText xml:space="preserve">; </w:delText>
        </w:r>
        <w:r w:rsidRPr="00550070">
          <w:rPr>
            <w:rFonts w:cs="Arial"/>
          </w:rPr>
          <w:delText>the t</w:delText>
        </w:r>
        <w:r w:rsidR="0097354A" w:rsidRPr="00550070">
          <w:rPr>
            <w:rFonts w:cs="Arial"/>
          </w:rPr>
          <w:delText xml:space="preserve">ext </w:delText>
        </w:r>
        <w:r w:rsidRPr="00550070">
          <w:rPr>
            <w:rFonts w:cs="Arial"/>
          </w:rPr>
          <w:delText xml:space="preserve">regarding data management options was </w:delText>
        </w:r>
        <w:r w:rsidR="0097354A" w:rsidRPr="00550070">
          <w:rPr>
            <w:rFonts w:cs="Arial"/>
          </w:rPr>
          <w:delText>added to website following committee approval.</w:delText>
        </w:r>
      </w:del>
    </w:p>
    <w:p w14:paraId="67A7162A" w14:textId="77777777" w:rsidR="00E81344" w:rsidRDefault="00E81344" w:rsidP="005923E8">
      <w:pPr>
        <w:rPr>
          <w:del w:id="130" w:author="Janice Eggers" w:date="2026-09-25T20:02:00Z" w16du:dateUtc="2026-09-26T00:02:00Z"/>
          <w:rFonts w:cs="Arial"/>
          <w:iCs/>
        </w:rPr>
      </w:pPr>
    </w:p>
    <w:p w14:paraId="235CDDD7" w14:textId="77777777" w:rsidR="00E81344" w:rsidRPr="00550070" w:rsidRDefault="00E81344" w:rsidP="005923E8">
      <w:pPr>
        <w:rPr>
          <w:del w:id="131" w:author="Janice Eggers" w:date="2026-09-25T20:02:00Z" w16du:dateUtc="2026-09-26T00:02:00Z"/>
          <w:rFonts w:cs="Arial"/>
          <w:iCs/>
        </w:rPr>
      </w:pPr>
    </w:p>
    <w:p w14:paraId="56CDD091" w14:textId="316F3658" w:rsidR="007D6956" w:rsidRPr="00550070" w:rsidRDefault="005923E8" w:rsidP="002B49E3">
      <w:pPr>
        <w:rPr>
          <w:del w:id="132" w:author="Janice Eggers" w:date="2026-09-25T20:02:00Z" w16du:dateUtc="2026-09-26T00:02:00Z"/>
          <w:rFonts w:cs="Arial"/>
          <w:iCs/>
        </w:rPr>
      </w:pPr>
      <w:del w:id="133" w:author="Janice Eggers" w:date="2026-09-25T20:02:00Z" w16du:dateUtc="2026-09-26T00:02:00Z">
        <w:r w:rsidRPr="00550070">
          <w:rPr>
            <w:rFonts w:cs="Arial"/>
            <w:iCs/>
          </w:rPr>
          <w:delText xml:space="preserve">5. </w:delText>
        </w:r>
        <w:r w:rsidR="002B49E3" w:rsidRPr="00550070">
          <w:rPr>
            <w:rFonts w:cs="Arial"/>
            <w:u w:val="single"/>
          </w:rPr>
          <w:delText>Any other business</w:delText>
        </w:r>
      </w:del>
    </w:p>
    <w:p w14:paraId="03CADD09" w14:textId="77777777" w:rsidR="002B49E3" w:rsidRPr="00550070" w:rsidRDefault="002B49E3" w:rsidP="002B49E3">
      <w:pPr>
        <w:rPr>
          <w:del w:id="134" w:author="Janice Eggers" w:date="2026-09-25T20:02:00Z" w16du:dateUtc="2026-09-26T00:02:00Z"/>
          <w:rFonts w:cs="Arial"/>
          <w:iCs/>
        </w:rPr>
      </w:pPr>
    </w:p>
    <w:p w14:paraId="77A012E7" w14:textId="6FBAAD41" w:rsidR="00C7546B" w:rsidRPr="00550070" w:rsidRDefault="00C7546B" w:rsidP="002B49E3">
      <w:pPr>
        <w:rPr>
          <w:del w:id="135" w:author="Janice Eggers" w:date="2026-09-25T20:02:00Z" w16du:dateUtc="2026-09-26T00:02:00Z"/>
          <w:rFonts w:cs="Arial"/>
          <w:iCs/>
          <w:u w:val="single"/>
        </w:rPr>
      </w:pPr>
      <w:del w:id="136" w:author="Janice Eggers" w:date="2026-09-25T20:02:00Z" w16du:dateUtc="2026-09-26T00:02:00Z">
        <w:r w:rsidRPr="00550070">
          <w:rPr>
            <w:rFonts w:cs="Arial"/>
            <w:iCs/>
            <w:u w:val="single"/>
          </w:rPr>
          <w:delText>5a. Committee membership</w:delText>
        </w:r>
      </w:del>
    </w:p>
    <w:p w14:paraId="7D8B61CD" w14:textId="77777777" w:rsidR="00C7546B" w:rsidRPr="00550070" w:rsidRDefault="00C7546B" w:rsidP="002B49E3">
      <w:pPr>
        <w:rPr>
          <w:del w:id="137" w:author="Janice Eggers" w:date="2026-09-25T20:02:00Z" w16du:dateUtc="2026-09-26T00:02:00Z"/>
          <w:rFonts w:cs="Arial"/>
          <w:iCs/>
          <w:u w:val="single"/>
        </w:rPr>
      </w:pPr>
    </w:p>
    <w:p w14:paraId="24E17010" w14:textId="2808E0AD" w:rsidR="002B49E3" w:rsidRDefault="002B49E3" w:rsidP="002B49E3">
      <w:pPr>
        <w:rPr>
          <w:del w:id="138" w:author="Janice Eggers" w:date="2026-09-25T20:02:00Z" w16du:dateUtc="2026-09-26T00:02:00Z"/>
          <w:rFonts w:cs="Arial"/>
          <w:iCs/>
        </w:rPr>
      </w:pPr>
      <w:del w:id="139" w:author="Janice Eggers" w:date="2026-09-25T20:02:00Z" w16du:dateUtc="2026-09-26T00:02:00Z">
        <w:r w:rsidRPr="00550070">
          <w:rPr>
            <w:rFonts w:cs="Arial"/>
            <w:iCs/>
          </w:rPr>
          <w:delText>BP announced that he is on research leave for a year from November but will return to the committee. Given overlapping expertise with DS no need for temporary replacement.</w:delText>
        </w:r>
      </w:del>
    </w:p>
    <w:p w14:paraId="75DC87DB" w14:textId="77777777" w:rsidR="00550070" w:rsidRPr="00550070" w:rsidRDefault="00550070" w:rsidP="002B49E3">
      <w:pPr>
        <w:rPr>
          <w:del w:id="140" w:author="Janice Eggers" w:date="2026-09-25T20:02:00Z" w16du:dateUtc="2026-09-26T00:02:00Z"/>
          <w:rFonts w:cs="Arial"/>
          <w:iCs/>
        </w:rPr>
      </w:pPr>
    </w:p>
    <w:p w14:paraId="25CF71CA" w14:textId="26C4B8A6" w:rsidR="002B49E3" w:rsidRPr="00550070" w:rsidRDefault="00C7546B" w:rsidP="002B49E3">
      <w:pPr>
        <w:rPr>
          <w:del w:id="141" w:author="Janice Eggers" w:date="2026-09-25T20:02:00Z" w16du:dateUtc="2026-09-26T00:02:00Z"/>
          <w:rFonts w:cs="Arial"/>
          <w:iCs/>
          <w:u w:val="single"/>
        </w:rPr>
      </w:pPr>
      <w:del w:id="142" w:author="Janice Eggers" w:date="2026-09-25T20:02:00Z" w16du:dateUtc="2026-09-26T00:02:00Z">
        <w:r w:rsidRPr="00550070">
          <w:rPr>
            <w:rFonts w:cs="Arial"/>
            <w:iCs/>
            <w:u w:val="single"/>
          </w:rPr>
          <w:delText>5b. New Quality Officer</w:delText>
        </w:r>
      </w:del>
    </w:p>
    <w:p w14:paraId="5A2D3C04" w14:textId="77777777" w:rsidR="00550070" w:rsidRPr="00550070" w:rsidRDefault="00550070" w:rsidP="002B49E3">
      <w:pPr>
        <w:rPr>
          <w:del w:id="143" w:author="Janice Eggers" w:date="2026-09-25T20:02:00Z" w16du:dateUtc="2026-09-26T00:02:00Z"/>
          <w:rFonts w:cs="Arial"/>
          <w:iCs/>
        </w:rPr>
      </w:pPr>
    </w:p>
    <w:p w14:paraId="04C062BB" w14:textId="58406CCB" w:rsidR="002B49E3" w:rsidRPr="00550070" w:rsidRDefault="002B49E3" w:rsidP="002B49E3">
      <w:pPr>
        <w:rPr>
          <w:del w:id="144" w:author="Janice Eggers" w:date="2026-09-25T20:02:00Z" w16du:dateUtc="2026-09-26T00:02:00Z"/>
          <w:rFonts w:cs="Arial"/>
          <w:iCs/>
        </w:rPr>
      </w:pPr>
      <w:del w:id="145" w:author="Janice Eggers" w:date="2026-09-25T20:02:00Z" w16du:dateUtc="2026-09-26T00:02:00Z">
        <w:r w:rsidRPr="00550070">
          <w:rPr>
            <w:rFonts w:cs="Arial"/>
            <w:iCs/>
          </w:rPr>
          <w:delText>DS raised the issue of his term as QO coming to an end in June 2024 and asked the committee for suggestions for the next QO. BP suggested two potential candidates from HES. MS suggested that CTCM might be able to take on the quality assurance/officer role within CAPHRI</w:delText>
        </w:r>
        <w:r w:rsidR="00D255DE">
          <w:rPr>
            <w:rFonts w:cs="Arial"/>
            <w:iCs/>
          </w:rPr>
          <w:delText xml:space="preserve"> but that any decision would be for CAPHRI management rather than the QAC</w:delText>
        </w:r>
        <w:r w:rsidR="007F7146">
          <w:rPr>
            <w:rFonts w:cs="Arial"/>
            <w:iCs/>
          </w:rPr>
          <w:delText xml:space="preserve">. </w:delText>
        </w:r>
        <w:r w:rsidR="007F7146" w:rsidRPr="007F7146">
          <w:rPr>
            <w:rFonts w:cs="Arial"/>
            <w:iCs/>
          </w:rPr>
          <w:delText>CD said that any CTCM involvement would preferably be organized on FHML level, not on an institute level.</w:delText>
        </w:r>
        <w:r w:rsidR="00C7546B" w:rsidRPr="00550070">
          <w:rPr>
            <w:rFonts w:cs="Arial"/>
            <w:iCs/>
          </w:rPr>
          <w:delText xml:space="preserve"> DS said he would be happy to stay on the QAC as a regular member after stepping down as QO. LW suggested that this should be standard procedure and the committee concurred.</w:delText>
        </w:r>
      </w:del>
    </w:p>
    <w:p w14:paraId="2D169204" w14:textId="77777777" w:rsidR="002B49E3" w:rsidRPr="00550070" w:rsidRDefault="002B49E3" w:rsidP="002B49E3">
      <w:pPr>
        <w:rPr>
          <w:del w:id="146" w:author="Janice Eggers" w:date="2026-09-25T20:02:00Z" w16du:dateUtc="2026-09-26T00:02:00Z"/>
          <w:rFonts w:cs="Arial"/>
          <w:iCs/>
        </w:rPr>
      </w:pPr>
    </w:p>
    <w:p w14:paraId="67DDEDF9" w14:textId="7B07CF16" w:rsidR="002B49E3" w:rsidRPr="00550070" w:rsidRDefault="002B49E3" w:rsidP="002B49E3">
      <w:pPr>
        <w:rPr>
          <w:del w:id="147" w:author="Janice Eggers" w:date="2026-09-25T20:02:00Z" w16du:dateUtc="2026-09-26T00:02:00Z"/>
          <w:rFonts w:cs="Arial"/>
          <w:i/>
        </w:rPr>
      </w:pPr>
      <w:del w:id="148" w:author="Janice Eggers" w:date="2026-09-25T20:02:00Z" w16du:dateUtc="2026-09-26T00:02:00Z">
        <w:r w:rsidRPr="00550070">
          <w:rPr>
            <w:rFonts w:cs="Arial"/>
            <w:i/>
          </w:rPr>
          <w:delText>Action</w:delText>
        </w:r>
        <w:r w:rsidR="00C7546B" w:rsidRPr="00550070">
          <w:rPr>
            <w:rFonts w:cs="Arial"/>
            <w:i/>
          </w:rPr>
          <w:delText>s</w:delText>
        </w:r>
        <w:r w:rsidRPr="00550070">
          <w:rPr>
            <w:rFonts w:cs="Arial"/>
            <w:i/>
          </w:rPr>
          <w:delText xml:space="preserve">: DS to discuss </w:delText>
        </w:r>
        <w:r w:rsidR="00C7546B" w:rsidRPr="00550070">
          <w:rPr>
            <w:rFonts w:cs="Arial"/>
            <w:i/>
          </w:rPr>
          <w:delText>QO replacement with CAPRHI management, informing them of different options.</w:delText>
        </w:r>
      </w:del>
    </w:p>
    <w:p w14:paraId="6E770F83" w14:textId="51ABC0C3" w:rsidR="00C7546B" w:rsidRPr="00550070" w:rsidRDefault="00C7546B" w:rsidP="002B49E3">
      <w:pPr>
        <w:rPr>
          <w:del w:id="149" w:author="Janice Eggers" w:date="2026-09-25T20:02:00Z" w16du:dateUtc="2026-09-26T00:02:00Z"/>
          <w:rFonts w:cs="Arial"/>
          <w:i/>
        </w:rPr>
      </w:pPr>
      <w:del w:id="150" w:author="Janice Eggers" w:date="2026-09-25T20:02:00Z" w16du:dateUtc="2026-09-26T00:02:00Z">
        <w:r w:rsidRPr="00550070">
          <w:rPr>
            <w:rFonts w:cs="Arial"/>
            <w:i/>
          </w:rPr>
          <w:delText>DS to stay on QAC after term as QO ends.</w:delText>
        </w:r>
      </w:del>
    </w:p>
    <w:p w14:paraId="2A44E97B" w14:textId="08D3AE3E" w:rsidR="00C7546B" w:rsidRPr="00550070" w:rsidRDefault="00C7546B" w:rsidP="002B49E3">
      <w:pPr>
        <w:rPr>
          <w:del w:id="151" w:author="Janice Eggers" w:date="2026-09-25T20:02:00Z" w16du:dateUtc="2026-09-26T00:02:00Z"/>
          <w:rFonts w:cs="Arial"/>
          <w:i/>
        </w:rPr>
      </w:pPr>
      <w:del w:id="152" w:author="Janice Eggers" w:date="2026-09-25T20:02:00Z" w16du:dateUtc="2026-09-26T00:02:00Z">
        <w:r w:rsidRPr="00550070">
          <w:rPr>
            <w:rFonts w:cs="Arial"/>
            <w:i/>
          </w:rPr>
          <w:delText>DS to update QAC procedures.</w:delText>
        </w:r>
      </w:del>
    </w:p>
    <w:p w14:paraId="3B6F66D5" w14:textId="3B678440" w:rsidR="00550070" w:rsidRPr="00550070" w:rsidRDefault="00C7546B" w:rsidP="005923E8">
      <w:pPr>
        <w:rPr>
          <w:del w:id="153" w:author="Janice Eggers" w:date="2026-09-25T20:02:00Z" w16du:dateUtc="2026-09-26T00:02:00Z"/>
          <w:rFonts w:cs="Arial"/>
          <w:i/>
        </w:rPr>
      </w:pPr>
      <w:del w:id="154" w:author="Janice Eggers" w:date="2026-09-25T20:02:00Z" w16du:dateUtc="2026-09-26T00:02:00Z">
        <w:r w:rsidRPr="00550070">
          <w:rPr>
            <w:rFonts w:cs="Arial"/>
            <w:i/>
          </w:rPr>
          <w:delText>CD to consider potential for CTCM involvement</w:delText>
        </w:r>
        <w:r w:rsidR="007F7146">
          <w:rPr>
            <w:rFonts w:cs="Arial"/>
            <w:i/>
          </w:rPr>
          <w:delText>.</w:delText>
        </w:r>
      </w:del>
    </w:p>
    <w:p w14:paraId="0B2EB8DD" w14:textId="77777777" w:rsidR="00C7546B" w:rsidRDefault="00C7546B" w:rsidP="005923E8">
      <w:pPr>
        <w:rPr>
          <w:del w:id="155" w:author="Janice Eggers" w:date="2026-09-25T20:02:00Z" w16du:dateUtc="2026-09-26T00:02:00Z"/>
          <w:rFonts w:cs="Arial"/>
          <w:iCs/>
        </w:rPr>
      </w:pPr>
    </w:p>
    <w:p w14:paraId="750D5CC8" w14:textId="77777777" w:rsidR="00830199" w:rsidRPr="00550070" w:rsidRDefault="00830199" w:rsidP="005923E8">
      <w:pPr>
        <w:rPr>
          <w:del w:id="156" w:author="Janice Eggers" w:date="2026-09-25T20:02:00Z" w16du:dateUtc="2026-09-26T00:02:00Z"/>
          <w:rFonts w:cs="Arial"/>
          <w:iCs/>
        </w:rPr>
      </w:pPr>
    </w:p>
    <w:p w14:paraId="1DBE0929" w14:textId="39CF7805" w:rsidR="00A76052" w:rsidRDefault="00C7546B" w:rsidP="005923E8">
      <w:pPr>
        <w:rPr>
          <w:del w:id="157" w:author="Janice Eggers" w:date="2026-09-25T20:02:00Z" w16du:dateUtc="2026-09-26T00:02:00Z"/>
          <w:rFonts w:cs="Arial"/>
          <w:iCs/>
          <w:u w:val="single"/>
        </w:rPr>
      </w:pPr>
      <w:del w:id="158" w:author="Janice Eggers" w:date="2026-09-25T20:02:00Z" w16du:dateUtc="2026-09-26T00:02:00Z">
        <w:r w:rsidRPr="00550070">
          <w:rPr>
            <w:rFonts w:cs="Arial"/>
            <w:iCs/>
            <w:u w:val="single"/>
          </w:rPr>
          <w:delText>5</w:delText>
        </w:r>
        <w:r w:rsidR="00830199">
          <w:rPr>
            <w:rFonts w:cs="Arial"/>
            <w:iCs/>
            <w:u w:val="single"/>
          </w:rPr>
          <w:delText>c</w:delText>
        </w:r>
        <w:r w:rsidRPr="00550070">
          <w:rPr>
            <w:rFonts w:cs="Arial"/>
            <w:iCs/>
            <w:u w:val="single"/>
          </w:rPr>
          <w:delText xml:space="preserve">. Non-WMO </w:delText>
        </w:r>
        <w:r w:rsidR="00830199">
          <w:rPr>
            <w:rFonts w:cs="Arial"/>
            <w:iCs/>
            <w:u w:val="single"/>
          </w:rPr>
          <w:delText>ethics review issues</w:delText>
        </w:r>
      </w:del>
    </w:p>
    <w:p w14:paraId="13C561A5" w14:textId="77777777" w:rsidR="00E81344" w:rsidRPr="00550070" w:rsidRDefault="00E81344" w:rsidP="005923E8">
      <w:pPr>
        <w:rPr>
          <w:del w:id="159" w:author="Janice Eggers" w:date="2026-09-25T20:02:00Z" w16du:dateUtc="2026-09-26T00:02:00Z"/>
          <w:rFonts w:cs="Arial"/>
          <w:iCs/>
          <w:u w:val="single"/>
        </w:rPr>
      </w:pPr>
    </w:p>
    <w:p w14:paraId="245B1DB1" w14:textId="4E3A11E9" w:rsidR="000D7EC1" w:rsidRDefault="00A76052" w:rsidP="005923E8">
      <w:pPr>
        <w:rPr>
          <w:del w:id="160" w:author="Janice Eggers" w:date="2026-09-25T20:02:00Z" w16du:dateUtc="2026-09-26T00:02:00Z"/>
          <w:rFonts w:cs="Arial"/>
          <w:iCs/>
        </w:rPr>
      </w:pPr>
      <w:del w:id="161" w:author="Janice Eggers" w:date="2026-09-25T20:02:00Z" w16du:dateUtc="2026-09-26T00:02:00Z">
        <w:r w:rsidRPr="00550070">
          <w:rPr>
            <w:rFonts w:cs="Arial"/>
            <w:iCs/>
          </w:rPr>
          <w:delText>M</w:delText>
        </w:r>
        <w:r w:rsidR="00550070">
          <w:rPr>
            <w:rFonts w:cs="Arial"/>
            <w:iCs/>
          </w:rPr>
          <w:delText>S</w:delText>
        </w:r>
        <w:r w:rsidRPr="00550070">
          <w:rPr>
            <w:rFonts w:cs="Arial"/>
            <w:iCs/>
          </w:rPr>
          <w:delText xml:space="preserve"> asked about </w:delText>
        </w:r>
        <w:r w:rsidR="00550070">
          <w:rPr>
            <w:rFonts w:cs="Arial"/>
            <w:iCs/>
          </w:rPr>
          <w:delText xml:space="preserve">the issue of </w:delText>
        </w:r>
        <w:r w:rsidR="000D7EC1" w:rsidRPr="00550070">
          <w:rPr>
            <w:rFonts w:cs="Arial"/>
            <w:iCs/>
          </w:rPr>
          <w:delText>non-WMO statements</w:delText>
        </w:r>
        <w:r w:rsidR="00550070">
          <w:rPr>
            <w:rFonts w:cs="Arial"/>
            <w:iCs/>
          </w:rPr>
          <w:delText xml:space="preserve"> being regarded as full ethics review. DS said that METC was piloting full review of non-WMO applications but that the timescale for this was unclear. MS remarked that researchers still find this issue confusing.</w:delText>
        </w:r>
      </w:del>
    </w:p>
    <w:p w14:paraId="09B08B00" w14:textId="77777777" w:rsidR="00550070" w:rsidRDefault="00550070" w:rsidP="005923E8">
      <w:pPr>
        <w:rPr>
          <w:del w:id="162" w:author="Janice Eggers" w:date="2026-09-25T20:02:00Z" w16du:dateUtc="2026-09-26T00:02:00Z"/>
          <w:rFonts w:cs="Arial"/>
          <w:iCs/>
        </w:rPr>
      </w:pPr>
    </w:p>
    <w:p w14:paraId="3E034161" w14:textId="5FAD7CFE" w:rsidR="00830199" w:rsidRPr="00550070" w:rsidRDefault="00830199" w:rsidP="00830199">
      <w:pPr>
        <w:rPr>
          <w:del w:id="163" w:author="Janice Eggers" w:date="2026-09-25T20:02:00Z" w16du:dateUtc="2026-09-26T00:02:00Z"/>
          <w:rFonts w:cs="Arial"/>
          <w:iCs/>
        </w:rPr>
      </w:pPr>
      <w:del w:id="164" w:author="Janice Eggers" w:date="2026-09-25T20:02:00Z" w16du:dateUtc="2026-09-26T00:02:00Z">
        <w:r w:rsidRPr="00550070">
          <w:rPr>
            <w:rFonts w:cs="Arial"/>
            <w:iCs/>
          </w:rPr>
          <w:delText xml:space="preserve">CD </w:delText>
        </w:r>
        <w:r w:rsidR="00D328C5">
          <w:rPr>
            <w:rFonts w:cs="Arial"/>
            <w:iCs/>
          </w:rPr>
          <w:delText xml:space="preserve">informed </w:delText>
        </w:r>
        <w:r w:rsidRPr="00550070">
          <w:rPr>
            <w:rFonts w:cs="Arial"/>
            <w:iCs/>
          </w:rPr>
          <w:delText>the committee that a new regulation</w:delText>
        </w:r>
        <w:r w:rsidR="00457C30" w:rsidRPr="00457C30">
          <w:rPr>
            <w:rFonts w:cs="Arial"/>
            <w:iCs/>
          </w:rPr>
          <w:delText xml:space="preserve"> </w:delText>
        </w:r>
        <w:r w:rsidR="00457C30">
          <w:rPr>
            <w:rFonts w:cs="Arial"/>
            <w:iCs/>
          </w:rPr>
          <w:delText>is being prepared (currently in consultation round)</w:delText>
        </w:r>
        <w:r w:rsidRPr="00550070">
          <w:rPr>
            <w:rFonts w:cs="Arial"/>
            <w:iCs/>
          </w:rPr>
          <w:delText xml:space="preserve"> </w:delText>
        </w:r>
        <w:r w:rsidR="00457C30">
          <w:rPr>
            <w:rFonts w:cs="Arial"/>
            <w:iCs/>
          </w:rPr>
          <w:delText xml:space="preserve">commissioned by </w:delText>
        </w:r>
        <w:r w:rsidRPr="00550070">
          <w:rPr>
            <w:rFonts w:cs="Arial"/>
            <w:iCs/>
          </w:rPr>
          <w:delText xml:space="preserve">the ministry </w:delText>
        </w:r>
        <w:r w:rsidR="00457C30">
          <w:rPr>
            <w:rFonts w:cs="Arial"/>
            <w:iCs/>
          </w:rPr>
          <w:delText xml:space="preserve">of </w:delText>
        </w:r>
        <w:r w:rsidRPr="00550070">
          <w:rPr>
            <w:rFonts w:cs="Arial"/>
            <w:iCs/>
          </w:rPr>
          <w:delText xml:space="preserve">health on </w:delText>
        </w:r>
        <w:r w:rsidR="00457C30" w:rsidRPr="00550070">
          <w:rPr>
            <w:rFonts w:cs="Arial"/>
            <w:iCs/>
          </w:rPr>
          <w:delText xml:space="preserve">harmonising </w:delText>
        </w:r>
        <w:r w:rsidR="00457C30">
          <w:rPr>
            <w:rFonts w:cs="Arial"/>
            <w:iCs/>
          </w:rPr>
          <w:delText>(</w:delText>
        </w:r>
        <w:r w:rsidR="00457C30" w:rsidRPr="00550070">
          <w:rPr>
            <w:rFonts w:cs="Arial"/>
            <w:iCs/>
          </w:rPr>
          <w:delText>ethical</w:delText>
        </w:r>
        <w:r w:rsidR="00457C30">
          <w:rPr>
            <w:rFonts w:cs="Arial"/>
            <w:iCs/>
          </w:rPr>
          <w:delText>)</w:delText>
        </w:r>
        <w:r w:rsidR="00457C30" w:rsidRPr="00550070">
          <w:rPr>
            <w:rFonts w:cs="Arial"/>
            <w:iCs/>
          </w:rPr>
          <w:delText xml:space="preserve"> review</w:delText>
        </w:r>
        <w:r w:rsidR="00457C30">
          <w:rPr>
            <w:rFonts w:cs="Arial"/>
            <w:iCs/>
          </w:rPr>
          <w:delText xml:space="preserve"> of </w:delText>
        </w:r>
        <w:r w:rsidR="00D328C5">
          <w:rPr>
            <w:rFonts w:cs="Arial"/>
            <w:iCs/>
          </w:rPr>
          <w:delText xml:space="preserve">medical scientific </w:delText>
        </w:r>
        <w:r w:rsidRPr="00550070">
          <w:rPr>
            <w:rFonts w:cs="Arial"/>
            <w:iCs/>
          </w:rPr>
          <w:delText>non-WMO research</w:delText>
        </w:r>
        <w:r w:rsidR="00457C30">
          <w:rPr>
            <w:rFonts w:cs="Arial"/>
            <w:iCs/>
          </w:rPr>
          <w:delText>.</w:delText>
        </w:r>
        <w:r w:rsidRPr="00550070">
          <w:rPr>
            <w:rFonts w:cs="Arial"/>
            <w:iCs/>
          </w:rPr>
          <w:delText xml:space="preserve"> </w:delText>
        </w:r>
        <w:r w:rsidR="00457C30">
          <w:rPr>
            <w:rFonts w:cs="Arial"/>
            <w:iCs/>
          </w:rPr>
          <w:delText>). Furthermore</w:delText>
        </w:r>
        <w:r w:rsidR="00B00DF5">
          <w:rPr>
            <w:rFonts w:cs="Arial"/>
            <w:iCs/>
          </w:rPr>
          <w:delText>,</w:delText>
        </w:r>
        <w:r w:rsidR="00457C30">
          <w:rPr>
            <w:rFonts w:cs="Arial"/>
            <w:iCs/>
          </w:rPr>
          <w:delText xml:space="preserve"> the </w:delText>
        </w:r>
        <w:r w:rsidRPr="00550070">
          <w:rPr>
            <w:rFonts w:cs="Arial"/>
            <w:iCs/>
          </w:rPr>
          <w:delText xml:space="preserve">fourth evaluation of </w:delText>
        </w:r>
        <w:r w:rsidR="007F7146">
          <w:rPr>
            <w:rFonts w:cs="Arial"/>
            <w:iCs/>
          </w:rPr>
          <w:delText xml:space="preserve">the </w:delText>
        </w:r>
        <w:r w:rsidRPr="00550070">
          <w:rPr>
            <w:rFonts w:cs="Arial"/>
            <w:iCs/>
          </w:rPr>
          <w:delText xml:space="preserve">WMO law </w:delText>
        </w:r>
        <w:r w:rsidR="00457C30">
          <w:rPr>
            <w:rFonts w:cs="Arial"/>
            <w:iCs/>
          </w:rPr>
          <w:delText xml:space="preserve">will be finalized this year, </w:delText>
        </w:r>
        <w:r w:rsidRPr="00550070">
          <w:rPr>
            <w:rFonts w:cs="Arial"/>
            <w:iCs/>
          </w:rPr>
          <w:delText>which may lead to WMO being expanded</w:delText>
        </w:r>
        <w:r w:rsidR="00457C30">
          <w:rPr>
            <w:rFonts w:cs="Arial"/>
            <w:iCs/>
          </w:rPr>
          <w:delText xml:space="preserve">. </w:delText>
        </w:r>
        <w:r w:rsidRPr="00550070">
          <w:rPr>
            <w:rFonts w:cs="Arial"/>
            <w:iCs/>
          </w:rPr>
          <w:delText xml:space="preserve">CD also mentioned </w:delText>
        </w:r>
        <w:r>
          <w:rPr>
            <w:rFonts w:cs="Arial"/>
            <w:iCs/>
          </w:rPr>
          <w:delText xml:space="preserve">that </w:delText>
        </w:r>
        <w:r w:rsidRPr="00550070">
          <w:rPr>
            <w:rFonts w:cs="Arial"/>
            <w:iCs/>
          </w:rPr>
          <w:delText>UM/MUMC+ research code is being updated</w:delText>
        </w:r>
        <w:r w:rsidR="00457C30">
          <w:rPr>
            <w:rFonts w:cs="Arial"/>
            <w:iCs/>
          </w:rPr>
          <w:delText xml:space="preserve">; </w:delText>
        </w:r>
        <w:r w:rsidRPr="00550070">
          <w:rPr>
            <w:rFonts w:cs="Arial"/>
            <w:iCs/>
          </w:rPr>
          <w:delText>how FHML-REC is situated should be included in that. BP responded that FHML REC is among stakeholders to be consulted.</w:delText>
        </w:r>
      </w:del>
    </w:p>
    <w:p w14:paraId="1F6824C8" w14:textId="77777777" w:rsidR="0065004F" w:rsidRDefault="0065004F" w:rsidP="005923E8">
      <w:pPr>
        <w:rPr>
          <w:del w:id="165" w:author="Janice Eggers" w:date="2026-09-25T20:02:00Z" w16du:dateUtc="2026-09-26T00:02:00Z"/>
          <w:rFonts w:cs="Arial"/>
          <w:iCs/>
        </w:rPr>
      </w:pPr>
    </w:p>
    <w:p w14:paraId="6EEB7405" w14:textId="6BDC0D4C" w:rsidR="00830199" w:rsidRPr="00830199" w:rsidRDefault="00830199" w:rsidP="00830199">
      <w:pPr>
        <w:rPr>
          <w:del w:id="166" w:author="Janice Eggers" w:date="2026-09-25T20:02:00Z" w16du:dateUtc="2026-09-26T00:02:00Z"/>
          <w:rFonts w:cs="Arial"/>
          <w:i/>
        </w:rPr>
      </w:pPr>
      <w:del w:id="167" w:author="Janice Eggers" w:date="2026-09-25T20:02:00Z" w16du:dateUtc="2026-09-26T00:02:00Z">
        <w:r w:rsidRPr="00550070">
          <w:rPr>
            <w:rFonts w:cs="Arial"/>
            <w:i/>
          </w:rPr>
          <w:delText xml:space="preserve">Action: DS to </w:delText>
        </w:r>
        <w:r>
          <w:rPr>
            <w:rFonts w:cs="Arial"/>
            <w:i/>
          </w:rPr>
          <w:delText xml:space="preserve">consult with METC and CTCM and </w:delText>
        </w:r>
        <w:r w:rsidRPr="00550070">
          <w:rPr>
            <w:rFonts w:cs="Arial"/>
            <w:i/>
          </w:rPr>
          <w:delText xml:space="preserve">update committee on </w:delText>
        </w:r>
        <w:r>
          <w:rPr>
            <w:rFonts w:cs="Arial"/>
            <w:i/>
          </w:rPr>
          <w:delText>this issue at next meeting of QAC.</w:delText>
        </w:r>
      </w:del>
    </w:p>
    <w:p w14:paraId="17AD503A" w14:textId="77777777" w:rsidR="00830199" w:rsidRDefault="00830199" w:rsidP="005923E8">
      <w:pPr>
        <w:rPr>
          <w:del w:id="168" w:author="Janice Eggers" w:date="2026-09-25T20:02:00Z" w16du:dateUtc="2026-09-26T00:02:00Z"/>
          <w:rFonts w:cs="Arial"/>
          <w:iCs/>
        </w:rPr>
      </w:pPr>
    </w:p>
    <w:p w14:paraId="2008D7CA" w14:textId="77777777" w:rsidR="00550070" w:rsidRPr="00550070" w:rsidRDefault="00550070" w:rsidP="005923E8">
      <w:pPr>
        <w:rPr>
          <w:del w:id="169" w:author="Janice Eggers" w:date="2026-09-25T20:02:00Z" w16du:dateUtc="2026-09-26T00:02:00Z"/>
          <w:rFonts w:cs="Arial"/>
          <w:iCs/>
        </w:rPr>
      </w:pPr>
    </w:p>
    <w:p w14:paraId="74C4B063" w14:textId="77777777" w:rsidR="00550070" w:rsidRPr="00550070" w:rsidRDefault="00550070" w:rsidP="005923E8">
      <w:pPr>
        <w:rPr>
          <w:del w:id="170" w:author="Janice Eggers" w:date="2026-09-25T20:02:00Z" w16du:dateUtc="2026-09-26T00:02:00Z"/>
          <w:rFonts w:cs="Arial"/>
          <w:iCs/>
          <w:u w:val="single"/>
        </w:rPr>
      </w:pPr>
      <w:del w:id="171" w:author="Janice Eggers" w:date="2026-09-25T20:02:00Z" w16du:dateUtc="2026-09-26T00:02:00Z">
        <w:r w:rsidRPr="00550070">
          <w:rPr>
            <w:rFonts w:cs="Arial"/>
            <w:iCs/>
            <w:u w:val="single"/>
          </w:rPr>
          <w:delText>6. Next meeting.</w:delText>
        </w:r>
      </w:del>
    </w:p>
    <w:p w14:paraId="49C277D5" w14:textId="77777777" w:rsidR="00550070" w:rsidRDefault="00550070" w:rsidP="005923E8">
      <w:pPr>
        <w:rPr>
          <w:del w:id="172" w:author="Janice Eggers" w:date="2026-09-25T20:02:00Z" w16du:dateUtc="2026-09-26T00:02:00Z"/>
          <w:rFonts w:cs="Arial"/>
          <w:iCs/>
        </w:rPr>
      </w:pPr>
    </w:p>
    <w:p w14:paraId="5FD71644" w14:textId="38AFC26C" w:rsidR="000D7EC1" w:rsidRPr="00550070" w:rsidRDefault="00550070" w:rsidP="005923E8">
      <w:pPr>
        <w:rPr>
          <w:del w:id="173" w:author="Janice Eggers" w:date="2026-09-25T20:02:00Z" w16du:dateUtc="2026-09-26T00:02:00Z"/>
          <w:rFonts w:cs="Arial"/>
          <w:iCs/>
        </w:rPr>
      </w:pPr>
      <w:del w:id="174" w:author="Janice Eggers" w:date="2026-09-25T20:02:00Z" w16du:dateUtc="2026-09-26T00:02:00Z">
        <w:r w:rsidRPr="00550070">
          <w:rPr>
            <w:rFonts w:cs="Arial"/>
            <w:iCs/>
          </w:rPr>
          <w:delText>The next meeting of the QAC will be in February 2024.</w:delText>
        </w:r>
      </w:del>
    </w:p>
    <w:p w14:paraId="25986E3C" w14:textId="77777777" w:rsidR="00FF7042" w:rsidRPr="004D07FF" w:rsidRDefault="00FF7042" w:rsidP="00CF0F6C">
      <w:pPr>
        <w:tabs>
          <w:tab w:val="left" w:pos="0"/>
          <w:tab w:val="left" w:pos="1890"/>
        </w:tabs>
        <w:ind w:left="360"/>
        <w:rPr>
          <w:sz w:val="28"/>
          <w:rPrChange w:id="175" w:author="Janice Eggers" w:date="2026-09-25T20:02:00Z" w16du:dateUtc="2026-09-26T00:02:00Z">
            <w:rPr/>
          </w:rPrChange>
        </w:rPr>
        <w:pPrChange w:id="176" w:author="Janice Eggers" w:date="2026-09-25T20:02:00Z" w16du:dateUtc="2026-09-26T00:02:00Z">
          <w:pPr/>
        </w:pPrChange>
      </w:pPr>
    </w:p>
    <w:sectPr w:rsidR="00FF7042" w:rsidRPr="004D07FF">
      <w:pgSz w:w="12240" w:h="15840"/>
      <w:pgMar w:top="1440" w:right="1440" w:bottom="1440" w:left="1440" w:header="720" w:footer="720" w:gutter="0"/>
      <w:cols w:space="720"/>
      <w:docGrid w:linePitch="0"/>
      <w:sectPrChange w:id="177" w:author="Janice Eggers" w:date="2026-09-25T20:02:00Z" w16du:dateUtc="2026-09-26T00:02:00Z">
        <w:sectPr w:rsidR="00FF7042" w:rsidRPr="004D07FF">
          <w:pgSz w:w="11906" w:h="16838"/>
          <w:pgMar w:top="1440" w:right="1440" w:bottom="1440" w:left="1440" w:header="708" w:footer="708" w:gutter="0"/>
          <w:cols w:space="708"/>
          <w:docGrid w:linePitch="36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5002EFF" w:usb1="C000E47F" w:usb2="0000002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B11197"/>
    <w:multiLevelType w:val="hybridMultilevel"/>
    <w:tmpl w:val="1F1CE43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F41546"/>
    <w:multiLevelType w:val="hybridMultilevel"/>
    <w:tmpl w:val="D8B05AB0"/>
    <w:lvl w:ilvl="0" w:tplc="FFFFFFFF">
      <w:start w:val="1"/>
      <w:numFmt w:val="upperLetter"/>
      <w:lvlText w:val="%1."/>
      <w:lvlJc w:val="left"/>
      <w:pPr>
        <w:ind w:left="720" w:hanging="360"/>
      </w:pPr>
      <w:rPr>
        <w:rFonts w:hint="default"/>
      </w:rPr>
    </w:lvl>
    <w:lvl w:ilvl="1" w:tplc="FFFFFFFF">
      <w:start w:val="1"/>
      <w:numFmt w:val="decimal"/>
      <w:lvlText w:val="%2."/>
      <w:lvlJc w:val="left"/>
      <w:pPr>
        <w:ind w:left="1080" w:hanging="360"/>
      </w:pPr>
      <w:rPr>
        <w:rFonts w:hint="default"/>
      </w:rPr>
    </w:lvl>
    <w:lvl w:ilvl="2" w:tplc="FFFFFFFF">
      <w:start w:val="1"/>
      <w:numFmt w:val="lowerRoman"/>
      <w:lvlText w:val="%3."/>
      <w:lvlJc w:val="right"/>
      <w:pPr>
        <w:ind w:left="180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2D135A"/>
    <w:multiLevelType w:val="hybridMultilevel"/>
    <w:tmpl w:val="0B6C7830"/>
    <w:lvl w:ilvl="0" w:tplc="04090011">
      <w:start w:val="1"/>
      <w:numFmt w:val="decimal"/>
      <w:lvlText w:val="%1)"/>
      <w:lvlJc w:val="left"/>
      <w:pPr>
        <w:ind w:left="720" w:hanging="360"/>
      </w:pPr>
      <w:rPr>
        <w:rFonts w:hint="default"/>
      </w:rPr>
    </w:lvl>
    <w:lvl w:ilvl="1" w:tplc="04090015">
      <w:start w:val="1"/>
      <w:numFmt w:val="upperLetter"/>
      <w:lvlText w:val="%2."/>
      <w:lvlJc w:val="left"/>
      <w:pPr>
        <w:ind w:left="1080" w:hanging="360"/>
      </w:pPr>
      <w:rPr>
        <w:rFonts w:hint="default"/>
      </w:rPr>
    </w:lvl>
    <w:lvl w:ilvl="2" w:tplc="15408DD6">
      <w:start w:val="1"/>
      <w:numFmt w:val="lowerRoman"/>
      <w:lvlText w:val="%3."/>
      <w:lvlJc w:val="right"/>
      <w:pPr>
        <w:ind w:left="180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B82CAC"/>
    <w:multiLevelType w:val="hybridMultilevel"/>
    <w:tmpl w:val="D7127F4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35C3713"/>
    <w:multiLevelType w:val="hybridMultilevel"/>
    <w:tmpl w:val="1BCE2430"/>
    <w:lvl w:ilvl="0" w:tplc="04090011">
      <w:start w:val="1"/>
      <w:numFmt w:val="decimal"/>
      <w:lvlText w:val="%1)"/>
      <w:lvlJc w:val="left"/>
      <w:pPr>
        <w:ind w:left="720" w:hanging="360"/>
      </w:pPr>
      <w:rPr>
        <w:rFonts w:hint="default"/>
      </w:rPr>
    </w:lvl>
    <w:lvl w:ilvl="1" w:tplc="04090011">
      <w:start w:val="1"/>
      <w:numFmt w:val="decimal"/>
      <w:lvlText w:val="%2)"/>
      <w:lvlJc w:val="left"/>
      <w:pPr>
        <w:ind w:left="1080" w:hanging="360"/>
      </w:pPr>
      <w:rPr>
        <w:rFonts w:hint="default"/>
      </w:rPr>
    </w:lvl>
    <w:lvl w:ilvl="2" w:tplc="15408DD6">
      <w:start w:val="1"/>
      <w:numFmt w:val="lowerRoman"/>
      <w:lvlText w:val="%3."/>
      <w:lvlJc w:val="right"/>
      <w:pPr>
        <w:ind w:left="180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6C1BFE"/>
    <w:multiLevelType w:val="hybridMultilevel"/>
    <w:tmpl w:val="132861BE"/>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99733B0"/>
    <w:multiLevelType w:val="hybridMultilevel"/>
    <w:tmpl w:val="376CACAA"/>
    <w:lvl w:ilvl="0" w:tplc="04090011">
      <w:start w:val="1"/>
      <w:numFmt w:val="decimal"/>
      <w:lvlText w:val="%1)"/>
      <w:lvlJc w:val="left"/>
      <w:pPr>
        <w:ind w:left="720" w:hanging="360"/>
      </w:pPr>
      <w:rPr>
        <w:rFonts w:hint="default"/>
      </w:rPr>
    </w:lvl>
    <w:lvl w:ilvl="1" w:tplc="04090017">
      <w:start w:val="1"/>
      <w:numFmt w:val="lowerLetter"/>
      <w:lvlText w:val="%2)"/>
      <w:lvlJc w:val="left"/>
      <w:pPr>
        <w:ind w:left="1080" w:hanging="360"/>
      </w:pPr>
      <w:rPr>
        <w:rFonts w:hint="default"/>
      </w:rPr>
    </w:lvl>
    <w:lvl w:ilvl="2" w:tplc="15408DD6">
      <w:start w:val="1"/>
      <w:numFmt w:val="lowerRoman"/>
      <w:lvlText w:val="%3."/>
      <w:lvlJc w:val="right"/>
      <w:pPr>
        <w:ind w:left="180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B63EF0"/>
    <w:multiLevelType w:val="hybridMultilevel"/>
    <w:tmpl w:val="5802CF9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FD2A35"/>
    <w:multiLevelType w:val="hybridMultilevel"/>
    <w:tmpl w:val="EE7CBF7C"/>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1DA3DA9"/>
    <w:multiLevelType w:val="hybridMultilevel"/>
    <w:tmpl w:val="8084CE2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CA7647"/>
    <w:multiLevelType w:val="hybridMultilevel"/>
    <w:tmpl w:val="2018A414"/>
    <w:lvl w:ilvl="0" w:tplc="FB8A718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5664783"/>
    <w:multiLevelType w:val="hybridMultilevel"/>
    <w:tmpl w:val="3B22D534"/>
    <w:lvl w:ilvl="0" w:tplc="04090011">
      <w:start w:val="1"/>
      <w:numFmt w:val="decimal"/>
      <w:lvlText w:val="%1)"/>
      <w:lvlJc w:val="left"/>
      <w:pPr>
        <w:ind w:left="720" w:hanging="360"/>
      </w:pPr>
      <w:rPr>
        <w:rFonts w:hint="default"/>
      </w:rPr>
    </w:lvl>
    <w:lvl w:ilvl="1" w:tplc="0409000F">
      <w:start w:val="1"/>
      <w:numFmt w:val="decimal"/>
      <w:lvlText w:val="%2."/>
      <w:lvlJc w:val="left"/>
      <w:pPr>
        <w:ind w:left="1080" w:hanging="360"/>
      </w:pPr>
      <w:rPr>
        <w:rFonts w:hint="default"/>
      </w:rPr>
    </w:lvl>
    <w:lvl w:ilvl="2" w:tplc="15408DD6">
      <w:start w:val="1"/>
      <w:numFmt w:val="lowerRoman"/>
      <w:lvlText w:val="%3."/>
      <w:lvlJc w:val="right"/>
      <w:pPr>
        <w:ind w:left="180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230888"/>
    <w:multiLevelType w:val="hybridMultilevel"/>
    <w:tmpl w:val="A2BEC5D4"/>
    <w:lvl w:ilvl="0" w:tplc="51BE6336">
      <w:start w:val="1"/>
      <w:numFmt w:val="upperRoman"/>
      <w:lvlText w:val="%1."/>
      <w:lvlJc w:val="right"/>
      <w:pPr>
        <w:ind w:left="720" w:hanging="360"/>
      </w:pPr>
      <w:rPr>
        <w:rFonts w:hint="default"/>
      </w:rPr>
    </w:lvl>
    <w:lvl w:ilvl="1" w:tplc="0409000F">
      <w:start w:val="1"/>
      <w:numFmt w:val="decimal"/>
      <w:lvlText w:val="%2."/>
      <w:lvlJc w:val="left"/>
      <w:pPr>
        <w:ind w:left="1080" w:hanging="360"/>
      </w:pPr>
      <w:rPr>
        <w:rFonts w:hint="default"/>
      </w:rPr>
    </w:lvl>
    <w:lvl w:ilvl="2" w:tplc="15408DD6">
      <w:start w:val="1"/>
      <w:numFmt w:val="lowerRoman"/>
      <w:lvlText w:val="%3."/>
      <w:lvlJc w:val="right"/>
      <w:pPr>
        <w:ind w:left="180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D22F79"/>
    <w:multiLevelType w:val="hybridMultilevel"/>
    <w:tmpl w:val="D598A5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050F85"/>
    <w:multiLevelType w:val="hybridMultilevel"/>
    <w:tmpl w:val="C2107876"/>
    <w:lvl w:ilvl="0" w:tplc="04090011">
      <w:start w:val="1"/>
      <w:numFmt w:val="decimal"/>
      <w:lvlText w:val="%1)"/>
      <w:lvlJc w:val="left"/>
      <w:pPr>
        <w:ind w:left="720" w:hanging="360"/>
      </w:pPr>
      <w:rPr>
        <w:rFonts w:hint="default"/>
      </w:rPr>
    </w:lvl>
    <w:lvl w:ilvl="1" w:tplc="0409000F">
      <w:start w:val="1"/>
      <w:numFmt w:val="decimal"/>
      <w:lvlText w:val="%2."/>
      <w:lvlJc w:val="left"/>
      <w:pPr>
        <w:ind w:left="1080" w:hanging="360"/>
      </w:pPr>
      <w:rPr>
        <w:rFonts w:hint="default"/>
      </w:rPr>
    </w:lvl>
    <w:lvl w:ilvl="2" w:tplc="15408DD6">
      <w:start w:val="1"/>
      <w:numFmt w:val="lowerRoman"/>
      <w:lvlText w:val="%3."/>
      <w:lvlJc w:val="right"/>
      <w:pPr>
        <w:ind w:left="180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D100B3"/>
    <w:multiLevelType w:val="hybridMultilevel"/>
    <w:tmpl w:val="09C88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0662C3"/>
    <w:multiLevelType w:val="hybridMultilevel"/>
    <w:tmpl w:val="4EEC182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EC86BC9"/>
    <w:multiLevelType w:val="hybridMultilevel"/>
    <w:tmpl w:val="C0F031D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DD4BB6"/>
    <w:multiLevelType w:val="hybridMultilevel"/>
    <w:tmpl w:val="78A8538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012704"/>
    <w:multiLevelType w:val="hybridMultilevel"/>
    <w:tmpl w:val="73227910"/>
    <w:lvl w:ilvl="0" w:tplc="04090013">
      <w:start w:val="1"/>
      <w:numFmt w:val="upperRoman"/>
      <w:lvlText w:val="%1."/>
      <w:lvlJc w:val="righ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0" w15:restartNumberingAfterBreak="0">
    <w:nsid w:val="68EB426A"/>
    <w:multiLevelType w:val="hybridMultilevel"/>
    <w:tmpl w:val="FA3EAF62"/>
    <w:lvl w:ilvl="0" w:tplc="04090015">
      <w:start w:val="1"/>
      <w:numFmt w:val="upperLetter"/>
      <w:lvlText w:val="%1."/>
      <w:lvlJc w:val="left"/>
      <w:pPr>
        <w:ind w:left="810" w:hanging="360"/>
      </w:pPr>
    </w:lvl>
    <w:lvl w:ilvl="1" w:tplc="0409000F">
      <w:start w:val="1"/>
      <w:numFmt w:val="decimal"/>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6AF4722B"/>
    <w:multiLevelType w:val="multilevel"/>
    <w:tmpl w:val="0409001D"/>
    <w:lvl w:ilvl="0">
      <w:start w:val="1"/>
      <w:numFmt w:val="decimal"/>
      <w:lvlText w:val="%1)"/>
      <w:lvlJc w:val="left"/>
      <w:pPr>
        <w:tabs>
          <w:tab w:val="num" w:pos="450"/>
        </w:tabs>
        <w:ind w:left="45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B737A40"/>
    <w:multiLevelType w:val="hybridMultilevel"/>
    <w:tmpl w:val="615EC918"/>
    <w:lvl w:ilvl="0" w:tplc="15408DD6">
      <w:start w:val="1"/>
      <w:numFmt w:val="lowerRoman"/>
      <w:lvlText w:val="%1."/>
      <w:lvlJc w:val="right"/>
      <w:pPr>
        <w:ind w:left="72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3" w15:restartNumberingAfterBreak="0">
    <w:nsid w:val="6B920297"/>
    <w:multiLevelType w:val="hybridMultilevel"/>
    <w:tmpl w:val="2626CD50"/>
    <w:lvl w:ilvl="0" w:tplc="FFFFFFFF">
      <w:start w:val="1"/>
      <w:numFmt w:val="upperRoman"/>
      <w:lvlText w:val="%1."/>
      <w:lvlJc w:val="right"/>
      <w:pPr>
        <w:ind w:left="360" w:hanging="360"/>
      </w:pPr>
      <w:rPr>
        <w:rFonts w:hint="default"/>
      </w:rPr>
    </w:lvl>
    <w:lvl w:ilvl="1" w:tplc="FFFFFFFF">
      <w:start w:val="1"/>
      <w:numFmt w:val="decimal"/>
      <w:lvlText w:val="%2."/>
      <w:lvlJc w:val="left"/>
      <w:pPr>
        <w:ind w:left="720" w:hanging="360"/>
      </w:pPr>
      <w:rPr>
        <w:rFonts w:hint="default"/>
      </w:rPr>
    </w:lvl>
    <w:lvl w:ilvl="2" w:tplc="FFFFFFFF">
      <w:start w:val="1"/>
      <w:numFmt w:val="lowerRoman"/>
      <w:lvlText w:val="%3."/>
      <w:lvlJc w:val="right"/>
      <w:pPr>
        <w:ind w:left="144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6D791342"/>
    <w:multiLevelType w:val="hybridMultilevel"/>
    <w:tmpl w:val="09E63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443484"/>
    <w:multiLevelType w:val="hybridMultilevel"/>
    <w:tmpl w:val="F11427B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07931D6"/>
    <w:multiLevelType w:val="hybridMultilevel"/>
    <w:tmpl w:val="C736F38A"/>
    <w:lvl w:ilvl="0" w:tplc="04090011">
      <w:start w:val="1"/>
      <w:numFmt w:val="decimal"/>
      <w:lvlText w:val="%1)"/>
      <w:lvlJc w:val="left"/>
      <w:pPr>
        <w:ind w:left="720" w:hanging="360"/>
      </w:pPr>
      <w:rPr>
        <w:rFonts w:hint="default"/>
      </w:rPr>
    </w:lvl>
    <w:lvl w:ilvl="1" w:tplc="04090017">
      <w:start w:val="1"/>
      <w:numFmt w:val="lowerLetter"/>
      <w:lvlText w:val="%2)"/>
      <w:lvlJc w:val="left"/>
      <w:pPr>
        <w:ind w:left="1080" w:hanging="360"/>
      </w:pPr>
      <w:rPr>
        <w:rFonts w:hint="default"/>
      </w:rPr>
    </w:lvl>
    <w:lvl w:ilvl="2" w:tplc="04090019">
      <w:start w:val="1"/>
      <w:numFmt w:val="lowerLetter"/>
      <w:lvlText w:val="%3."/>
      <w:lvlJc w:val="left"/>
      <w:pPr>
        <w:ind w:left="180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3429FC"/>
    <w:multiLevelType w:val="hybridMultilevel"/>
    <w:tmpl w:val="B88ECCB4"/>
    <w:lvl w:ilvl="0" w:tplc="7FB83668">
      <w:start w:val="1"/>
      <w:numFmt w:val="lowerRoman"/>
      <w:lvlText w:val="(%1)"/>
      <w:lvlJc w:val="left"/>
      <w:pPr>
        <w:ind w:left="780" w:hanging="72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28" w15:restartNumberingAfterBreak="0">
    <w:nsid w:val="76520358"/>
    <w:multiLevelType w:val="hybridMultilevel"/>
    <w:tmpl w:val="E86AB1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D74E6D"/>
    <w:multiLevelType w:val="hybridMultilevel"/>
    <w:tmpl w:val="D8B05AB0"/>
    <w:lvl w:ilvl="0" w:tplc="04090015">
      <w:start w:val="1"/>
      <w:numFmt w:val="upperLetter"/>
      <w:lvlText w:val="%1."/>
      <w:lvlJc w:val="left"/>
      <w:pPr>
        <w:ind w:left="720" w:hanging="360"/>
      </w:pPr>
      <w:rPr>
        <w:rFonts w:hint="default"/>
      </w:rPr>
    </w:lvl>
    <w:lvl w:ilvl="1" w:tplc="0409000F">
      <w:start w:val="1"/>
      <w:numFmt w:val="decimal"/>
      <w:lvlText w:val="%2."/>
      <w:lvlJc w:val="left"/>
      <w:pPr>
        <w:ind w:left="1080" w:hanging="360"/>
      </w:pPr>
      <w:rPr>
        <w:rFonts w:hint="default"/>
      </w:rPr>
    </w:lvl>
    <w:lvl w:ilvl="2" w:tplc="15408DD6">
      <w:start w:val="1"/>
      <w:numFmt w:val="lowerRoman"/>
      <w:lvlText w:val="%3."/>
      <w:lvlJc w:val="right"/>
      <w:pPr>
        <w:ind w:left="180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943B18"/>
    <w:multiLevelType w:val="hybridMultilevel"/>
    <w:tmpl w:val="7916C762"/>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6999961">
    <w:abstractNumId w:val="27"/>
  </w:num>
  <w:num w:numId="2" w16cid:durableId="1476607910">
    <w:abstractNumId w:val="10"/>
  </w:num>
  <w:num w:numId="3" w16cid:durableId="1742096861">
    <w:abstractNumId w:val="14"/>
  </w:num>
  <w:num w:numId="4" w16cid:durableId="1838881735">
    <w:abstractNumId w:val="18"/>
  </w:num>
  <w:num w:numId="5" w16cid:durableId="1878347954">
    <w:abstractNumId w:val="13"/>
  </w:num>
  <w:num w:numId="6" w16cid:durableId="1674141049">
    <w:abstractNumId w:val="0"/>
  </w:num>
  <w:num w:numId="7" w16cid:durableId="1967857018">
    <w:abstractNumId w:val="7"/>
  </w:num>
  <w:num w:numId="8" w16cid:durableId="925386296">
    <w:abstractNumId w:val="5"/>
  </w:num>
  <w:num w:numId="9" w16cid:durableId="1195457786">
    <w:abstractNumId w:val="28"/>
  </w:num>
  <w:num w:numId="10" w16cid:durableId="1338464218">
    <w:abstractNumId w:val="22"/>
  </w:num>
  <w:num w:numId="11" w16cid:durableId="1159349927">
    <w:abstractNumId w:val="20"/>
  </w:num>
  <w:num w:numId="12" w16cid:durableId="1886216802">
    <w:abstractNumId w:val="26"/>
  </w:num>
  <w:num w:numId="13" w16cid:durableId="1736463726">
    <w:abstractNumId w:val="6"/>
  </w:num>
  <w:num w:numId="14" w16cid:durableId="686709470">
    <w:abstractNumId w:val="4"/>
  </w:num>
  <w:num w:numId="15" w16cid:durableId="563179284">
    <w:abstractNumId w:val="11"/>
  </w:num>
  <w:num w:numId="16" w16cid:durableId="1727607717">
    <w:abstractNumId w:val="12"/>
  </w:num>
  <w:num w:numId="17" w16cid:durableId="679896021">
    <w:abstractNumId w:val="30"/>
  </w:num>
  <w:num w:numId="18" w16cid:durableId="55325854">
    <w:abstractNumId w:val="2"/>
  </w:num>
  <w:num w:numId="19" w16cid:durableId="1926721179">
    <w:abstractNumId w:val="19"/>
  </w:num>
  <w:num w:numId="20" w16cid:durableId="1943417785">
    <w:abstractNumId w:val="3"/>
  </w:num>
  <w:num w:numId="21" w16cid:durableId="437481633">
    <w:abstractNumId w:val="8"/>
  </w:num>
  <w:num w:numId="22" w16cid:durableId="166798497">
    <w:abstractNumId w:val="16"/>
  </w:num>
  <w:num w:numId="23" w16cid:durableId="1398554135">
    <w:abstractNumId w:val="17"/>
  </w:num>
  <w:num w:numId="24" w16cid:durableId="1879312107">
    <w:abstractNumId w:val="9"/>
  </w:num>
  <w:num w:numId="25" w16cid:durableId="352851102">
    <w:abstractNumId w:val="25"/>
  </w:num>
  <w:num w:numId="26" w16cid:durableId="84083536">
    <w:abstractNumId w:val="21"/>
  </w:num>
  <w:num w:numId="27" w16cid:durableId="924074018">
    <w:abstractNumId w:val="29"/>
  </w:num>
  <w:num w:numId="28" w16cid:durableId="134376616">
    <w:abstractNumId w:val="23"/>
  </w:num>
  <w:num w:numId="29" w16cid:durableId="1616979145">
    <w:abstractNumId w:val="1"/>
  </w:num>
  <w:num w:numId="30" w16cid:durableId="331109633">
    <w:abstractNumId w:val="15"/>
  </w:num>
  <w:num w:numId="31" w16cid:durableId="2053311060">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3E8"/>
    <w:rsid w:val="00015B9F"/>
    <w:rsid w:val="00017CDB"/>
    <w:rsid w:val="000203A8"/>
    <w:rsid w:val="00031D57"/>
    <w:rsid w:val="000471E5"/>
    <w:rsid w:val="00052535"/>
    <w:rsid w:val="00052DF6"/>
    <w:rsid w:val="00053F23"/>
    <w:rsid w:val="00065161"/>
    <w:rsid w:val="00071C73"/>
    <w:rsid w:val="00077948"/>
    <w:rsid w:val="00084A67"/>
    <w:rsid w:val="00085366"/>
    <w:rsid w:val="000A633A"/>
    <w:rsid w:val="000B1387"/>
    <w:rsid w:val="000B1DDA"/>
    <w:rsid w:val="000B64E1"/>
    <w:rsid w:val="000C1B65"/>
    <w:rsid w:val="000D7EC1"/>
    <w:rsid w:val="000E0459"/>
    <w:rsid w:val="000E2397"/>
    <w:rsid w:val="000F4448"/>
    <w:rsid w:val="00101589"/>
    <w:rsid w:val="001127EC"/>
    <w:rsid w:val="0012799D"/>
    <w:rsid w:val="001355F5"/>
    <w:rsid w:val="0014382B"/>
    <w:rsid w:val="00145674"/>
    <w:rsid w:val="00145782"/>
    <w:rsid w:val="0014610E"/>
    <w:rsid w:val="00161E74"/>
    <w:rsid w:val="0017451F"/>
    <w:rsid w:val="00174E95"/>
    <w:rsid w:val="0017707E"/>
    <w:rsid w:val="00180810"/>
    <w:rsid w:val="00190DCA"/>
    <w:rsid w:val="00191326"/>
    <w:rsid w:val="00192ABF"/>
    <w:rsid w:val="0019597A"/>
    <w:rsid w:val="001A4B7B"/>
    <w:rsid w:val="001B60C9"/>
    <w:rsid w:val="001D22FE"/>
    <w:rsid w:val="001D74F8"/>
    <w:rsid w:val="001D7EDD"/>
    <w:rsid w:val="001E6149"/>
    <w:rsid w:val="001F0AC7"/>
    <w:rsid w:val="001F1DF3"/>
    <w:rsid w:val="001F6C9E"/>
    <w:rsid w:val="001F72DE"/>
    <w:rsid w:val="00201E30"/>
    <w:rsid w:val="00206A79"/>
    <w:rsid w:val="00210D3C"/>
    <w:rsid w:val="00215289"/>
    <w:rsid w:val="0021574A"/>
    <w:rsid w:val="0022267E"/>
    <w:rsid w:val="00222EF9"/>
    <w:rsid w:val="00222F46"/>
    <w:rsid w:val="00225C65"/>
    <w:rsid w:val="00225CAD"/>
    <w:rsid w:val="0022783A"/>
    <w:rsid w:val="002536F9"/>
    <w:rsid w:val="0025631C"/>
    <w:rsid w:val="002568D4"/>
    <w:rsid w:val="00260572"/>
    <w:rsid w:val="00262E13"/>
    <w:rsid w:val="00274D06"/>
    <w:rsid w:val="00277BB5"/>
    <w:rsid w:val="0029091F"/>
    <w:rsid w:val="00292E26"/>
    <w:rsid w:val="00296B16"/>
    <w:rsid w:val="002A3FCE"/>
    <w:rsid w:val="002B01D7"/>
    <w:rsid w:val="002B4369"/>
    <w:rsid w:val="002B49E3"/>
    <w:rsid w:val="002B5013"/>
    <w:rsid w:val="002B795B"/>
    <w:rsid w:val="002C2370"/>
    <w:rsid w:val="002C7617"/>
    <w:rsid w:val="002C7C15"/>
    <w:rsid w:val="002D30A3"/>
    <w:rsid w:val="002D6125"/>
    <w:rsid w:val="002E49BC"/>
    <w:rsid w:val="002F251B"/>
    <w:rsid w:val="002F6C5A"/>
    <w:rsid w:val="003100B2"/>
    <w:rsid w:val="0031203E"/>
    <w:rsid w:val="00316919"/>
    <w:rsid w:val="00322CEA"/>
    <w:rsid w:val="00324ABD"/>
    <w:rsid w:val="00325902"/>
    <w:rsid w:val="0033661E"/>
    <w:rsid w:val="0034006D"/>
    <w:rsid w:val="003507C6"/>
    <w:rsid w:val="00365C2A"/>
    <w:rsid w:val="00367D64"/>
    <w:rsid w:val="00372B04"/>
    <w:rsid w:val="003767A6"/>
    <w:rsid w:val="0037734D"/>
    <w:rsid w:val="0038161B"/>
    <w:rsid w:val="00385394"/>
    <w:rsid w:val="00386FA6"/>
    <w:rsid w:val="003874FD"/>
    <w:rsid w:val="00395FB9"/>
    <w:rsid w:val="003A4E1B"/>
    <w:rsid w:val="003A7145"/>
    <w:rsid w:val="003B2507"/>
    <w:rsid w:val="003B3CDE"/>
    <w:rsid w:val="003C2A52"/>
    <w:rsid w:val="003C5E20"/>
    <w:rsid w:val="003D1C6A"/>
    <w:rsid w:val="003D4824"/>
    <w:rsid w:val="003D7544"/>
    <w:rsid w:val="003E45DB"/>
    <w:rsid w:val="003F4E78"/>
    <w:rsid w:val="003F650E"/>
    <w:rsid w:val="00400550"/>
    <w:rsid w:val="0040659E"/>
    <w:rsid w:val="0041256A"/>
    <w:rsid w:val="00412A23"/>
    <w:rsid w:val="00417CE7"/>
    <w:rsid w:val="00422146"/>
    <w:rsid w:val="00434E8F"/>
    <w:rsid w:val="00445AE2"/>
    <w:rsid w:val="00451765"/>
    <w:rsid w:val="00457C30"/>
    <w:rsid w:val="0046084B"/>
    <w:rsid w:val="004610B7"/>
    <w:rsid w:val="00472D87"/>
    <w:rsid w:val="00473840"/>
    <w:rsid w:val="00487845"/>
    <w:rsid w:val="004A147A"/>
    <w:rsid w:val="004A6EEB"/>
    <w:rsid w:val="004C2E84"/>
    <w:rsid w:val="004C7646"/>
    <w:rsid w:val="004D07FF"/>
    <w:rsid w:val="004D09D7"/>
    <w:rsid w:val="004D2F9C"/>
    <w:rsid w:val="004D320F"/>
    <w:rsid w:val="004D3431"/>
    <w:rsid w:val="004E1594"/>
    <w:rsid w:val="004E773C"/>
    <w:rsid w:val="004F0CB1"/>
    <w:rsid w:val="004F1F31"/>
    <w:rsid w:val="004F3B18"/>
    <w:rsid w:val="00501F6E"/>
    <w:rsid w:val="00505D5C"/>
    <w:rsid w:val="00506640"/>
    <w:rsid w:val="00506E09"/>
    <w:rsid w:val="00511DE3"/>
    <w:rsid w:val="00513FF5"/>
    <w:rsid w:val="00517E3C"/>
    <w:rsid w:val="005225C8"/>
    <w:rsid w:val="00523833"/>
    <w:rsid w:val="00526FA1"/>
    <w:rsid w:val="00532230"/>
    <w:rsid w:val="0053343A"/>
    <w:rsid w:val="00535A79"/>
    <w:rsid w:val="00540278"/>
    <w:rsid w:val="00545C25"/>
    <w:rsid w:val="00550070"/>
    <w:rsid w:val="00567BF7"/>
    <w:rsid w:val="00571396"/>
    <w:rsid w:val="00577C8D"/>
    <w:rsid w:val="00577D3A"/>
    <w:rsid w:val="0058648A"/>
    <w:rsid w:val="00587CD4"/>
    <w:rsid w:val="00590AB6"/>
    <w:rsid w:val="005921AC"/>
    <w:rsid w:val="005923E8"/>
    <w:rsid w:val="005963C7"/>
    <w:rsid w:val="005A2534"/>
    <w:rsid w:val="005B5323"/>
    <w:rsid w:val="005C0CC7"/>
    <w:rsid w:val="005D38E3"/>
    <w:rsid w:val="005D56F6"/>
    <w:rsid w:val="005E33BB"/>
    <w:rsid w:val="005F30BF"/>
    <w:rsid w:val="005F3B64"/>
    <w:rsid w:val="005F50B2"/>
    <w:rsid w:val="005F63B5"/>
    <w:rsid w:val="006016E4"/>
    <w:rsid w:val="00605A26"/>
    <w:rsid w:val="00610FEF"/>
    <w:rsid w:val="00630CD8"/>
    <w:rsid w:val="00643A0D"/>
    <w:rsid w:val="00646434"/>
    <w:rsid w:val="0065004F"/>
    <w:rsid w:val="0065272F"/>
    <w:rsid w:val="00654A57"/>
    <w:rsid w:val="0065599E"/>
    <w:rsid w:val="00662A35"/>
    <w:rsid w:val="0066493D"/>
    <w:rsid w:val="00683251"/>
    <w:rsid w:val="00687CA7"/>
    <w:rsid w:val="0069711C"/>
    <w:rsid w:val="006A1891"/>
    <w:rsid w:val="006A6C4F"/>
    <w:rsid w:val="006A7E22"/>
    <w:rsid w:val="006B08F7"/>
    <w:rsid w:val="006B46C4"/>
    <w:rsid w:val="006C0A9C"/>
    <w:rsid w:val="006C2990"/>
    <w:rsid w:val="006C5599"/>
    <w:rsid w:val="006C7A0A"/>
    <w:rsid w:val="006C7F80"/>
    <w:rsid w:val="006D3343"/>
    <w:rsid w:val="006D6991"/>
    <w:rsid w:val="006D7B34"/>
    <w:rsid w:val="006E2325"/>
    <w:rsid w:val="006E23C5"/>
    <w:rsid w:val="006E31A0"/>
    <w:rsid w:val="006E6D47"/>
    <w:rsid w:val="006F14F8"/>
    <w:rsid w:val="006F1E37"/>
    <w:rsid w:val="00704806"/>
    <w:rsid w:val="007056D8"/>
    <w:rsid w:val="00711FDC"/>
    <w:rsid w:val="00726C56"/>
    <w:rsid w:val="007276B0"/>
    <w:rsid w:val="00737D45"/>
    <w:rsid w:val="00743C26"/>
    <w:rsid w:val="00747CA7"/>
    <w:rsid w:val="00757516"/>
    <w:rsid w:val="007806C8"/>
    <w:rsid w:val="00783840"/>
    <w:rsid w:val="0078645C"/>
    <w:rsid w:val="0079690F"/>
    <w:rsid w:val="007A37EA"/>
    <w:rsid w:val="007A4A89"/>
    <w:rsid w:val="007A6465"/>
    <w:rsid w:val="007A6890"/>
    <w:rsid w:val="007A699C"/>
    <w:rsid w:val="007B0890"/>
    <w:rsid w:val="007B20B8"/>
    <w:rsid w:val="007B6E69"/>
    <w:rsid w:val="007C1345"/>
    <w:rsid w:val="007C2AC0"/>
    <w:rsid w:val="007C3740"/>
    <w:rsid w:val="007D6956"/>
    <w:rsid w:val="007D7B1E"/>
    <w:rsid w:val="007E37A3"/>
    <w:rsid w:val="007F7146"/>
    <w:rsid w:val="00817C0B"/>
    <w:rsid w:val="00817F7F"/>
    <w:rsid w:val="0082126C"/>
    <w:rsid w:val="00830199"/>
    <w:rsid w:val="00832741"/>
    <w:rsid w:val="0083625B"/>
    <w:rsid w:val="00845DF6"/>
    <w:rsid w:val="008536E4"/>
    <w:rsid w:val="00856DA9"/>
    <w:rsid w:val="00857C04"/>
    <w:rsid w:val="0086797B"/>
    <w:rsid w:val="0087115C"/>
    <w:rsid w:val="008746D7"/>
    <w:rsid w:val="00880CC2"/>
    <w:rsid w:val="008834FB"/>
    <w:rsid w:val="00892A94"/>
    <w:rsid w:val="008945AD"/>
    <w:rsid w:val="008A0B10"/>
    <w:rsid w:val="008A7D63"/>
    <w:rsid w:val="008B0DAC"/>
    <w:rsid w:val="008B68E6"/>
    <w:rsid w:val="008C03E2"/>
    <w:rsid w:val="008C3D13"/>
    <w:rsid w:val="008C40AD"/>
    <w:rsid w:val="008D73E5"/>
    <w:rsid w:val="00904290"/>
    <w:rsid w:val="009058FA"/>
    <w:rsid w:val="00907A52"/>
    <w:rsid w:val="0091304B"/>
    <w:rsid w:val="00914B4F"/>
    <w:rsid w:val="00917BDA"/>
    <w:rsid w:val="009202C4"/>
    <w:rsid w:val="00923C51"/>
    <w:rsid w:val="00924029"/>
    <w:rsid w:val="00930A8E"/>
    <w:rsid w:val="00931C0A"/>
    <w:rsid w:val="0093244D"/>
    <w:rsid w:val="00936DF8"/>
    <w:rsid w:val="0094420C"/>
    <w:rsid w:val="00944DBB"/>
    <w:rsid w:val="00947AB1"/>
    <w:rsid w:val="00947E27"/>
    <w:rsid w:val="00952039"/>
    <w:rsid w:val="009546FE"/>
    <w:rsid w:val="0096056F"/>
    <w:rsid w:val="0096108B"/>
    <w:rsid w:val="0097354A"/>
    <w:rsid w:val="009803CA"/>
    <w:rsid w:val="0098328F"/>
    <w:rsid w:val="009971BD"/>
    <w:rsid w:val="009A0AA1"/>
    <w:rsid w:val="009A5B85"/>
    <w:rsid w:val="009B4D6F"/>
    <w:rsid w:val="009C03F5"/>
    <w:rsid w:val="009D5FF1"/>
    <w:rsid w:val="009E59A5"/>
    <w:rsid w:val="009E6967"/>
    <w:rsid w:val="009F5FC2"/>
    <w:rsid w:val="009F6086"/>
    <w:rsid w:val="00A00665"/>
    <w:rsid w:val="00A01523"/>
    <w:rsid w:val="00A11E2E"/>
    <w:rsid w:val="00A12CAF"/>
    <w:rsid w:val="00A1346B"/>
    <w:rsid w:val="00A14B5B"/>
    <w:rsid w:val="00A1740D"/>
    <w:rsid w:val="00A209EB"/>
    <w:rsid w:val="00A249C1"/>
    <w:rsid w:val="00A56562"/>
    <w:rsid w:val="00A62B3F"/>
    <w:rsid w:val="00A654EB"/>
    <w:rsid w:val="00A74773"/>
    <w:rsid w:val="00A76052"/>
    <w:rsid w:val="00A7783B"/>
    <w:rsid w:val="00A81872"/>
    <w:rsid w:val="00A87197"/>
    <w:rsid w:val="00A92A5E"/>
    <w:rsid w:val="00AA1F60"/>
    <w:rsid w:val="00AA5419"/>
    <w:rsid w:val="00AB62CF"/>
    <w:rsid w:val="00AD0833"/>
    <w:rsid w:val="00AD0864"/>
    <w:rsid w:val="00AD7365"/>
    <w:rsid w:val="00AE2D58"/>
    <w:rsid w:val="00AF1F09"/>
    <w:rsid w:val="00AF6636"/>
    <w:rsid w:val="00B00DF5"/>
    <w:rsid w:val="00B02663"/>
    <w:rsid w:val="00B1005B"/>
    <w:rsid w:val="00B10545"/>
    <w:rsid w:val="00B11C31"/>
    <w:rsid w:val="00B12B40"/>
    <w:rsid w:val="00B1401D"/>
    <w:rsid w:val="00B239DF"/>
    <w:rsid w:val="00B32505"/>
    <w:rsid w:val="00B40C42"/>
    <w:rsid w:val="00B42BDE"/>
    <w:rsid w:val="00B528EA"/>
    <w:rsid w:val="00B61BDE"/>
    <w:rsid w:val="00B6469B"/>
    <w:rsid w:val="00B65320"/>
    <w:rsid w:val="00B6775D"/>
    <w:rsid w:val="00B7030E"/>
    <w:rsid w:val="00B737DC"/>
    <w:rsid w:val="00B82B92"/>
    <w:rsid w:val="00B91976"/>
    <w:rsid w:val="00B9202D"/>
    <w:rsid w:val="00B92B44"/>
    <w:rsid w:val="00B94C22"/>
    <w:rsid w:val="00BA4C6B"/>
    <w:rsid w:val="00BA683D"/>
    <w:rsid w:val="00BA7D71"/>
    <w:rsid w:val="00BB3AB1"/>
    <w:rsid w:val="00BB5B2C"/>
    <w:rsid w:val="00BB6DCF"/>
    <w:rsid w:val="00BB6E13"/>
    <w:rsid w:val="00BC4362"/>
    <w:rsid w:val="00BD5C1D"/>
    <w:rsid w:val="00BD7010"/>
    <w:rsid w:val="00BE2606"/>
    <w:rsid w:val="00BE3F1C"/>
    <w:rsid w:val="00BF31DA"/>
    <w:rsid w:val="00BF72E7"/>
    <w:rsid w:val="00BF7685"/>
    <w:rsid w:val="00C03BAF"/>
    <w:rsid w:val="00C14C52"/>
    <w:rsid w:val="00C159D9"/>
    <w:rsid w:val="00C2078F"/>
    <w:rsid w:val="00C3184C"/>
    <w:rsid w:val="00C328EA"/>
    <w:rsid w:val="00C37439"/>
    <w:rsid w:val="00C44BA8"/>
    <w:rsid w:val="00C54450"/>
    <w:rsid w:val="00C66A6C"/>
    <w:rsid w:val="00C67954"/>
    <w:rsid w:val="00C7546B"/>
    <w:rsid w:val="00C75C8C"/>
    <w:rsid w:val="00C816DD"/>
    <w:rsid w:val="00CA5424"/>
    <w:rsid w:val="00CB06C7"/>
    <w:rsid w:val="00CB4D04"/>
    <w:rsid w:val="00CC0C38"/>
    <w:rsid w:val="00CC12F6"/>
    <w:rsid w:val="00CC19D8"/>
    <w:rsid w:val="00CC372E"/>
    <w:rsid w:val="00CD174E"/>
    <w:rsid w:val="00CE0198"/>
    <w:rsid w:val="00CF0144"/>
    <w:rsid w:val="00CF0F6C"/>
    <w:rsid w:val="00CF1416"/>
    <w:rsid w:val="00CF6456"/>
    <w:rsid w:val="00D001CC"/>
    <w:rsid w:val="00D032D6"/>
    <w:rsid w:val="00D047B9"/>
    <w:rsid w:val="00D07890"/>
    <w:rsid w:val="00D11512"/>
    <w:rsid w:val="00D2217C"/>
    <w:rsid w:val="00D225F4"/>
    <w:rsid w:val="00D255DE"/>
    <w:rsid w:val="00D31B20"/>
    <w:rsid w:val="00D328C5"/>
    <w:rsid w:val="00D4414A"/>
    <w:rsid w:val="00D531E3"/>
    <w:rsid w:val="00D5593E"/>
    <w:rsid w:val="00D610D6"/>
    <w:rsid w:val="00D62A85"/>
    <w:rsid w:val="00D667F1"/>
    <w:rsid w:val="00D668A8"/>
    <w:rsid w:val="00D67C81"/>
    <w:rsid w:val="00D82F2F"/>
    <w:rsid w:val="00D845E2"/>
    <w:rsid w:val="00D853E4"/>
    <w:rsid w:val="00D85A7C"/>
    <w:rsid w:val="00D96682"/>
    <w:rsid w:val="00D97577"/>
    <w:rsid w:val="00DA0206"/>
    <w:rsid w:val="00DD21C1"/>
    <w:rsid w:val="00DD71FA"/>
    <w:rsid w:val="00E00033"/>
    <w:rsid w:val="00E00FD1"/>
    <w:rsid w:val="00E018C9"/>
    <w:rsid w:val="00E01EB8"/>
    <w:rsid w:val="00E12EC5"/>
    <w:rsid w:val="00E14FB0"/>
    <w:rsid w:val="00E15234"/>
    <w:rsid w:val="00E17866"/>
    <w:rsid w:val="00E17B1B"/>
    <w:rsid w:val="00E20387"/>
    <w:rsid w:val="00E246D2"/>
    <w:rsid w:val="00E3235F"/>
    <w:rsid w:val="00E347AA"/>
    <w:rsid w:val="00E347B8"/>
    <w:rsid w:val="00E3756A"/>
    <w:rsid w:val="00E45F0B"/>
    <w:rsid w:val="00E569E8"/>
    <w:rsid w:val="00E6422B"/>
    <w:rsid w:val="00E65B1E"/>
    <w:rsid w:val="00E74463"/>
    <w:rsid w:val="00E77175"/>
    <w:rsid w:val="00E81344"/>
    <w:rsid w:val="00E871CD"/>
    <w:rsid w:val="00E93A5A"/>
    <w:rsid w:val="00E944AD"/>
    <w:rsid w:val="00EA078F"/>
    <w:rsid w:val="00EA1777"/>
    <w:rsid w:val="00EA72A9"/>
    <w:rsid w:val="00EB02D7"/>
    <w:rsid w:val="00EB13A3"/>
    <w:rsid w:val="00EB63D7"/>
    <w:rsid w:val="00EC4080"/>
    <w:rsid w:val="00EC67FB"/>
    <w:rsid w:val="00ED10F5"/>
    <w:rsid w:val="00ED1737"/>
    <w:rsid w:val="00EE3E66"/>
    <w:rsid w:val="00EE410B"/>
    <w:rsid w:val="00EE5A20"/>
    <w:rsid w:val="00EF16A2"/>
    <w:rsid w:val="00F07A51"/>
    <w:rsid w:val="00F10119"/>
    <w:rsid w:val="00F1660A"/>
    <w:rsid w:val="00F17C6F"/>
    <w:rsid w:val="00F203FA"/>
    <w:rsid w:val="00F37D89"/>
    <w:rsid w:val="00F41098"/>
    <w:rsid w:val="00F458F7"/>
    <w:rsid w:val="00F546B8"/>
    <w:rsid w:val="00F71709"/>
    <w:rsid w:val="00F71DE7"/>
    <w:rsid w:val="00F7650A"/>
    <w:rsid w:val="00F8389F"/>
    <w:rsid w:val="00F904BD"/>
    <w:rsid w:val="00F90BAC"/>
    <w:rsid w:val="00F922B6"/>
    <w:rsid w:val="00FA6C2E"/>
    <w:rsid w:val="00FB0792"/>
    <w:rsid w:val="00FC0EF1"/>
    <w:rsid w:val="00FC280E"/>
    <w:rsid w:val="00FE1D5D"/>
    <w:rsid w:val="00FE2B2F"/>
    <w:rsid w:val="00FE3139"/>
    <w:rsid w:val="00FE54F1"/>
    <w:rsid w:val="00FF3707"/>
    <w:rsid w:val="00FF5751"/>
    <w:rsid w:val="00FF690C"/>
    <w:rsid w:val="00FF70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CD8F0"/>
  <w15:chartTrackingRefBased/>
  <w15:docId w15:val="{394ED5D7-2F52-2D42-B0E2-9E079E683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PrChange w:id="0" w:author="Janice Eggers" w:date="2026-09-25T20:02:00Z">
        <w:pPr/>
      </w:pPrChange>
    </w:pPr>
    <w:rPr>
      <w:rFonts w:ascii="Arial" w:eastAsia="Arial" w:hAnsi="Arial" w:cs="Times New Roman"/>
      <w:kern w:val="0"/>
      <w:szCs w:val="20"/>
      <w:lang w:val="en-US"/>
      <w14:ligatures w14:val="none"/>
      <w:rPrChange w:id="0" w:author="Janice Eggers" w:date="2026-09-25T20:02:00Z">
        <w:rPr>
          <w:rFonts w:asciiTheme="minorHAnsi" w:eastAsiaTheme="minorHAnsi" w:hAnsiTheme="minorHAnsi" w:cstheme="minorBidi"/>
          <w:sz w:val="24"/>
          <w:szCs w:val="24"/>
          <w:lang w:val="en-GB" w:eastAsia="en-US" w:bidi="ar-SA"/>
        </w:rPr>
      </w:rPrChange>
    </w:rPr>
  </w:style>
  <w:style w:type="paragraph" w:styleId="Heading1">
    <w:name w:val="heading 1"/>
    <w:basedOn w:val="Normal"/>
    <w:next w:val="Normal"/>
    <w:link w:val="Heading1Char"/>
    <w:uiPriority w:val="9"/>
    <w:qFormat/>
    <w:rsid w:val="006A7E22"/>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5923E8"/>
    <w:rPr>
      <w:sz w:val="16"/>
      <w:szCs w:val="16"/>
    </w:rPr>
  </w:style>
  <w:style w:type="paragraph" w:styleId="CommentText">
    <w:name w:val="annotation text"/>
    <w:basedOn w:val="Normal"/>
    <w:link w:val="CommentTextChar"/>
    <w:uiPriority w:val="99"/>
    <w:semiHidden/>
    <w:unhideWhenUsed/>
    <w:rsid w:val="005923E8"/>
    <w:rPr>
      <w:sz w:val="20"/>
    </w:rPr>
  </w:style>
  <w:style w:type="character" w:customStyle="1" w:styleId="CommentTextChar">
    <w:name w:val="Comment Text Char"/>
    <w:basedOn w:val="DefaultParagraphFont"/>
    <w:link w:val="CommentText"/>
    <w:uiPriority w:val="99"/>
    <w:semiHidden/>
    <w:rsid w:val="005923E8"/>
    <w:rPr>
      <w:kern w:val="0"/>
      <w:sz w:val="20"/>
      <w:szCs w:val="20"/>
      <w14:ligatures w14:val="none"/>
    </w:rPr>
  </w:style>
  <w:style w:type="paragraph" w:styleId="ListParagraph">
    <w:name w:val="List Paragraph"/>
    <w:basedOn w:val="Normal"/>
    <w:uiPriority w:val="34"/>
    <w:qFormat/>
    <w:rsid w:val="002B49E3"/>
    <w:pPr>
      <w:ind w:left="720"/>
      <w:contextualSpacing/>
    </w:pPr>
  </w:style>
  <w:style w:type="paragraph" w:styleId="CommentSubject">
    <w:name w:val="annotation subject"/>
    <w:basedOn w:val="CommentText"/>
    <w:next w:val="CommentText"/>
    <w:link w:val="CommentSubjectChar"/>
    <w:uiPriority w:val="99"/>
    <w:semiHidden/>
    <w:unhideWhenUsed/>
    <w:rsid w:val="00D853E4"/>
    <w:rPr>
      <w:b/>
      <w:bCs/>
    </w:rPr>
  </w:style>
  <w:style w:type="character" w:customStyle="1" w:styleId="CommentSubjectChar">
    <w:name w:val="Comment Subject Char"/>
    <w:basedOn w:val="CommentTextChar"/>
    <w:link w:val="CommentSubject"/>
    <w:uiPriority w:val="99"/>
    <w:semiHidden/>
    <w:rsid w:val="00D853E4"/>
    <w:rPr>
      <w:b/>
      <w:bCs/>
      <w:kern w:val="0"/>
      <w:sz w:val="20"/>
      <w:szCs w:val="20"/>
      <w14:ligatures w14:val="none"/>
    </w:rPr>
  </w:style>
  <w:style w:type="paragraph" w:styleId="BalloonText">
    <w:name w:val="Balloon Text"/>
    <w:basedOn w:val="Normal"/>
    <w:link w:val="BalloonTextChar"/>
    <w:uiPriority w:val="99"/>
    <w:semiHidden/>
    <w:unhideWhenUsed/>
    <w:rsid w:val="00D853E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53E4"/>
    <w:rPr>
      <w:rFonts w:ascii="Segoe UI" w:hAnsi="Segoe UI" w:cs="Segoe UI"/>
      <w:kern w:val="0"/>
      <w:sz w:val="18"/>
      <w:szCs w:val="18"/>
      <w14:ligatures w14:val="none"/>
    </w:rPr>
  </w:style>
  <w:style w:type="paragraph" w:styleId="Revision">
    <w:name w:val="Revision"/>
    <w:hidden/>
    <w:uiPriority w:val="99"/>
    <w:semiHidden/>
    <w:rsid w:val="00D255DE"/>
    <w:rPr>
      <w:kern w:val="0"/>
      <w14:ligatures w14:val="none"/>
    </w:rPr>
  </w:style>
  <w:style w:type="character" w:customStyle="1" w:styleId="Heading1Char">
    <w:name w:val="Heading 1 Char"/>
    <w:basedOn w:val="DefaultParagraphFont"/>
    <w:link w:val="Heading1"/>
    <w:uiPriority w:val="9"/>
    <w:rsid w:val="006A7E22"/>
    <w:rPr>
      <w:rFonts w:asciiTheme="majorHAnsi" w:eastAsiaTheme="majorEastAsia" w:hAnsiTheme="majorHAnsi" w:cstheme="majorBidi"/>
      <w:color w:val="2F5496" w:themeColor="accent1" w:themeShade="BF"/>
      <w:kern w:val="0"/>
      <w:sz w:val="32"/>
      <w:szCs w:val="32"/>
      <w:lang w:val="en-US"/>
      <w14:ligatures w14:val="none"/>
    </w:rPr>
  </w:style>
  <w:style w:type="paragraph" w:styleId="NoSpacing">
    <w:name w:val="No Spacing"/>
    <w:uiPriority w:val="1"/>
    <w:qFormat/>
    <w:rsid w:val="00412A23"/>
    <w:pPr>
      <w:pPrChange w:id="1" w:author="Janice Eggers" w:date="2026-09-25T20:02:00Z">
        <w:pPr/>
      </w:pPrChange>
    </w:pPr>
    <w:rPr>
      <w:kern w:val="0"/>
      <w:sz w:val="22"/>
      <w:szCs w:val="22"/>
      <w:lang w:val="en-US"/>
      <w14:ligatures w14:val="none"/>
      <w:rPrChange w:id="1" w:author="Janice Eggers" w:date="2026-09-25T20:02:00Z">
        <w:rPr>
          <w:rFonts w:asciiTheme="minorHAnsi" w:eastAsiaTheme="minorHAnsi" w:hAnsiTheme="minorHAnsi" w:cstheme="minorBidi"/>
          <w:sz w:val="22"/>
          <w:szCs w:val="22"/>
          <w:lang w:val="en-US"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43779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497A9003024498096406D92E21774" ma:contentTypeVersion="9" ma:contentTypeDescription="Create a new document." ma:contentTypeScope="" ma:versionID="f7d3531106c807d15fa3eb7840e27747">
  <xsd:schema xmlns:xsd="http://www.w3.org/2001/XMLSchema" xmlns:xs="http://www.w3.org/2001/XMLSchema" xmlns:p="http://schemas.microsoft.com/office/2006/metadata/properties" xmlns:ns3="91311a19-530c-4a0b-82c6-8613b39ea2c3" xmlns:ns4="e3bd6e36-b83d-4709-ad7b-9a5f61ea4fd3" targetNamespace="http://schemas.microsoft.com/office/2006/metadata/properties" ma:root="true" ma:fieldsID="c55a4b60bdeeabe12181e9df5fc5597f" ns3:_="" ns4:_="">
    <xsd:import namespace="91311a19-530c-4a0b-82c6-8613b39ea2c3"/>
    <xsd:import namespace="e3bd6e36-b83d-4709-ad7b-9a5f61ea4fd3"/>
    <xsd:element name="properties">
      <xsd:complexType>
        <xsd:sequence>
          <xsd:element name="documentManagement">
            <xsd:complexType>
              <xsd:all>
                <xsd:element ref="ns3:MediaServiceMetadata" minOccurs="0"/>
                <xsd:element ref="ns3:MediaServiceFastMetadata" minOccurs="0"/>
                <xsd:element ref="ns3:MediaServiceEventHashCode" minOccurs="0"/>
                <xsd:element ref="ns3:MediaServiceGenerationTime" minOccurs="0"/>
                <xsd:element ref="ns4:SharedWithUsers" minOccurs="0"/>
                <xsd:element ref="ns4:SharedWithDetails" minOccurs="0"/>
                <xsd:element ref="ns4:SharingHintHash"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311a19-530c-4a0b-82c6-8613b39ea2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bd6e36-b83d-4709-ad7b-9a5f61ea4fd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1311a19-530c-4a0b-82c6-8613b39ea2c3" xsi:nil="true"/>
  </documentManagement>
</p:properties>
</file>

<file path=customXml/itemProps1.xml><?xml version="1.0" encoding="utf-8"?>
<ds:datastoreItem xmlns:ds="http://schemas.openxmlformats.org/officeDocument/2006/customXml" ds:itemID="{C31A9B04-A402-48B2-8C7A-FB20A72003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311a19-530c-4a0b-82c6-8613b39ea2c3"/>
    <ds:schemaRef ds:uri="e3bd6e36-b83d-4709-ad7b-9a5f61ea4f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5BD39B-F391-42A9-8914-8108E5AD4CF0}">
  <ds:schemaRefs>
    <ds:schemaRef ds:uri="http://schemas.microsoft.com/sharepoint/v3/contenttype/forms"/>
  </ds:schemaRefs>
</ds:datastoreItem>
</file>

<file path=customXml/itemProps3.xml><?xml version="1.0" encoding="utf-8"?>
<ds:datastoreItem xmlns:ds="http://schemas.openxmlformats.org/officeDocument/2006/customXml" ds:itemID="{9C80B90B-F57A-4913-B63C-C75D23696A63}">
  <ds:schemaRefs>
    <ds:schemaRef ds:uri="http://schemas.microsoft.com/office/2006/metadata/properties"/>
    <ds:schemaRef ds:uri="http://schemas.microsoft.com/office/infopath/2007/PartnerControls"/>
    <ds:schemaRef ds:uri="91311a19-530c-4a0b-82c6-8613b39ea2c3"/>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1261</Words>
  <Characters>7189</Characters>
  <Application>Microsoft Office Word</Application>
  <DocSecurity>0</DocSecurity>
  <Lines>59</Lines>
  <Paragraphs>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Shaw</dc:creator>
  <cp:keywords/>
  <dc:description/>
  <cp:lastModifiedBy>Arthur Souza Rodrigues</cp:lastModifiedBy>
  <cp:revision>1</cp:revision>
  <dcterms:created xsi:type="dcterms:W3CDTF">2023-09-08T08:32:00Z</dcterms:created>
  <dcterms:modified xsi:type="dcterms:W3CDTF">2026-09-26T00:02:00Z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0x010100F67497A9003024498096406D92E21774</vt:lpwstr>
  </property>
</Properties>
</file>