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4934E" w14:textId="77777777" w:rsidR="00C63CA4" w:rsidRDefault="00775B57">
      <w:pPr>
        <w:rPr>
          <w:ins w:id="0" w:author="Comparison" w:date="2026-07-05T01:29:00Z" w16du:dateUtc="2026-07-05T05:29:00Z"/>
        </w:rPr>
      </w:pPr>
      <w:ins w:id="1" w:author="Comparison" w:date="2026-07-05T01:29:00Z" w16du:dateUtc="2026-07-05T05:29:00Z">
        <w:r>
          <w:t>Budget Report Q1 2026</w:t>
        </w:r>
      </w:ins>
    </w:p>
    <w:p w14:paraId="6D03E482" w14:textId="77777777" w:rsidR="00C63CA4" w:rsidRDefault="00775B57">
      <w:pPr>
        <w:rPr>
          <w:ins w:id="2" w:author="Comparison" w:date="2026-07-05T01:29:00Z" w16du:dateUtc="2026-07-05T05:29:00Z"/>
        </w:rPr>
      </w:pPr>
      <w:ins w:id="3" w:author="Comparison" w:date="2026-07-05T01:29:00Z" w16du:dateUtc="2026-07-05T05:29:00Z">
        <w:r>
          <w:t>Total Revenue: $500,000</w:t>
        </w:r>
        <w:r>
          <w:t xml:space="preserve"> (Revised)</w:t>
        </w:r>
      </w:ins>
    </w:p>
    <w:p w14:paraId="496252E0" w14:textId="77777777" w:rsidR="00C63CA4" w:rsidRDefault="00775B57">
      <w:pPr>
        <w:rPr>
          <w:ins w:id="4" w:author="Comparison" w:date="2026-07-05T01:29:00Z" w16du:dateUtc="2026-07-05T05:29:00Z"/>
        </w:rPr>
      </w:pPr>
      <w:ins w:id="5" w:author="Comparison" w:date="2026-07-05T01:29:00Z" w16du:dateUtc="2026-07-05T05:29:00Z">
        <w:r>
          <w:t>Total Expenses: $320,000</w:t>
        </w:r>
      </w:ins>
    </w:p>
    <w:p w14:paraId="5C123AC2" w14:textId="77777777" w:rsidR="00C63CA4" w:rsidRDefault="00775B57">
      <w:pPr>
        <w:rPr>
          <w:ins w:id="6" w:author="Comparison" w:date="2026-07-05T01:29:00Z" w16du:dateUtc="2026-07-05T05:29:00Z"/>
        </w:rPr>
      </w:pPr>
      <w:ins w:id="7" w:author="Comparison" w:date="2026-07-05T01:29:00Z" w16du:dateUtc="2026-07-05T05:29:00Z">
        <w:r>
          <w:t>Net Profit: $180,000</w:t>
        </w:r>
      </w:ins>
    </w:p>
    <w:p w14:paraId="42650715" w14:textId="77777777" w:rsidR="00C63CA4" w:rsidRDefault="00775B57">
      <w:pPr>
        <w:rPr>
          <w:ins w:id="8" w:author="Comparison" w:date="2026-07-05T01:29:00Z" w16du:dateUtc="2026-07-05T05:29:00Z"/>
        </w:rPr>
      </w:pPr>
      <w:ins w:id="9" w:author="Comparison" w:date="2026-07-05T01:29:00Z" w16du:dateUtc="2026-07-05T05:29:00Z">
        <w:r>
          <w:t>Marketing Budget: $50,000</w:t>
        </w:r>
      </w:ins>
    </w:p>
    <w:p w14:paraId="38CD8BF8" w14:textId="77777777" w:rsidR="00C63CA4" w:rsidRDefault="00775B57">
      <w:pPr>
        <w:rPr>
          <w:ins w:id="10" w:author="Comparison" w:date="2026-07-05T01:29:00Z" w16du:dateUtc="2026-07-05T05:29:00Z"/>
        </w:rPr>
      </w:pPr>
      <w:ins w:id="11" w:author="Comparison" w:date="2026-07-05T01:29:00Z" w16du:dateUtc="2026-07-05T05:29:00Z">
        <w:r>
          <w:t>Operations Budget: $100,000</w:t>
        </w:r>
      </w:ins>
    </w:p>
    <w:p w14:paraId="19F6757A" w14:textId="77777777" w:rsidR="00DA28C8" w:rsidRDefault="00775B57">
      <w:pPr>
        <w:rPr>
          <w:del w:id="12" w:author="Comparison" w:date="2026-07-05T01:29:00Z" w16du:dateUtc="2026-07-05T05:29:00Z"/>
        </w:rPr>
      </w:pPr>
      <w:ins w:id="13" w:author="Comparison" w:date="2026-07-05T01:29:00Z" w16du:dateUtc="2026-07-05T05:29:00Z">
        <w:r>
          <w:t>Approved by: Finance Team</w:t>
        </w:r>
      </w:ins>
      <w:del w:id="14" w:author="Comparison" w:date="2026-07-05T01:29:00Z" w16du:dateUtc="2026-07-05T05:29:00Z">
        <w:r>
          <w:delText>Book Catalog</w:delText>
        </w:r>
      </w:del>
    </w:p>
    <w:p w14:paraId="1F0586D7" w14:textId="77777777" w:rsidR="00DA28C8" w:rsidRDefault="00DA28C8">
      <w:pPr>
        <w:rPr>
          <w:del w:id="15" w:author="Comparison" w:date="2026-07-05T01:29:00Z" w16du:dateUtc="2026-07-05T05:29:00Z"/>
        </w:rPr>
      </w:pPr>
    </w:p>
    <w:p w14:paraId="32129E74" w14:textId="77777777" w:rsidR="00DA28C8" w:rsidRDefault="00DA28C8">
      <w:pPr>
        <w:rPr>
          <w:del w:id="16" w:author="Comparison" w:date="2026-07-05T01:29:00Z" w16du:dateUtc="2026-07-05T05:2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A28C8" w14:paraId="2145535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9266" w14:textId="77777777" w:rsidR="00DA28C8" w:rsidRDefault="00775B57">
            <w:pPr>
              <w:rPr>
                <w:del w:id="18" w:author="Comparison" w:date="2026-07-05T01:29:00Z" w16du:dateUtc="2026-07-05T05:29:00Z"/>
              </w:rPr>
            </w:pPr>
            <w:del w:id="19" w:author="Comparison" w:date="2026-07-05T01:29:00Z" w16du:dateUtc="2026-07-05T05:29:00Z">
              <w:r>
                <w:delText>Title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06C1" w14:textId="77777777" w:rsidR="00DA28C8" w:rsidRDefault="00775B57">
            <w:pPr>
              <w:rPr>
                <w:del w:id="20" w:author="Comparison" w:date="2026-07-05T01:29:00Z" w16du:dateUtc="2026-07-05T05:29:00Z"/>
              </w:rPr>
            </w:pPr>
            <w:del w:id="21" w:author="Comparison" w:date="2026-07-05T01:29:00Z" w16du:dateUtc="2026-07-05T05:29:00Z">
              <w:r>
                <w:delText>Author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00B1" w14:textId="77777777" w:rsidR="00DA28C8" w:rsidRDefault="00775B57">
            <w:pPr>
              <w:rPr>
                <w:del w:id="22" w:author="Comparison" w:date="2026-07-05T01:29:00Z" w16du:dateUtc="2026-07-05T05:29:00Z"/>
              </w:rPr>
            </w:pPr>
            <w:del w:id="23" w:author="Comparison" w:date="2026-07-05T01:29:00Z" w16du:dateUtc="2026-07-05T05:29:00Z">
              <w:r>
                <w:delText>Genre</w:delText>
              </w:r>
            </w:del>
          </w:p>
        </w:tc>
      </w:tr>
      <w:tr w:rsidR="00DA28C8" w14:paraId="3CB66C1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8CDD" w14:textId="77777777" w:rsidR="00DA28C8" w:rsidRDefault="00775B57">
            <w:pPr>
              <w:rPr>
                <w:del w:id="25" w:author="Comparison" w:date="2026-07-05T01:29:00Z" w16du:dateUtc="2026-07-05T05:29:00Z"/>
              </w:rPr>
            </w:pPr>
            <w:del w:id="26" w:author="Comparison" w:date="2026-07-05T01:29:00Z" w16du:dateUtc="2026-07-05T05:29:00Z">
              <w:r>
                <w:rPr>
                  <w:i/>
                  <w:iCs/>
                </w:rPr>
                <w:delText>The Great Gatsby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E1D5" w14:textId="77777777" w:rsidR="00DA28C8" w:rsidRDefault="00775B57">
            <w:pPr>
              <w:rPr>
                <w:del w:id="27" w:author="Comparison" w:date="2026-07-05T01:29:00Z" w16du:dateUtc="2026-07-05T05:29:00Z"/>
              </w:rPr>
            </w:pPr>
            <w:del w:id="28" w:author="Comparison" w:date="2026-07-05T01:29:00Z" w16du:dateUtc="2026-07-05T05:29:00Z">
              <w:r>
                <w:delText>F. Scott Fitzgerald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A9A1" w14:textId="77777777" w:rsidR="00DA28C8" w:rsidRDefault="00775B57">
            <w:pPr>
              <w:rPr>
                <w:del w:id="29" w:author="Comparison" w:date="2026-07-05T01:29:00Z" w16du:dateUtc="2026-07-05T05:29:00Z"/>
              </w:rPr>
            </w:pPr>
            <w:del w:id="30" w:author="Comparison" w:date="2026-07-05T01:29:00Z" w16du:dateUtc="2026-07-05T05:29:00Z">
              <w:r>
                <w:delText>Fiction</w:delText>
              </w:r>
            </w:del>
          </w:p>
        </w:tc>
      </w:tr>
      <w:tr w:rsidR="00DA28C8" w14:paraId="6CE1F30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9534" w14:textId="77777777" w:rsidR="00DA28C8" w:rsidRDefault="00775B57">
            <w:pPr>
              <w:rPr>
                <w:del w:id="32" w:author="Comparison" w:date="2026-07-05T01:29:00Z" w16du:dateUtc="2026-07-05T05:29:00Z"/>
              </w:rPr>
            </w:pPr>
            <w:del w:id="33" w:author="Comparison" w:date="2026-07-05T01:29:00Z" w16du:dateUtc="2026-07-05T05:29:00Z">
              <w:r>
                <w:rPr>
                  <w:i/>
                  <w:iCs/>
                </w:rPr>
                <w:delText>1984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BB3E" w14:textId="77777777" w:rsidR="00DA28C8" w:rsidRDefault="00775B57">
            <w:pPr>
              <w:rPr>
                <w:del w:id="34" w:author="Comparison" w:date="2026-07-05T01:29:00Z" w16du:dateUtc="2026-07-05T05:29:00Z"/>
              </w:rPr>
            </w:pPr>
            <w:del w:id="35" w:author="Comparison" w:date="2026-07-05T01:29:00Z" w16du:dateUtc="2026-07-05T05:29:00Z">
              <w:r>
                <w:delText>George Orwell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FAB6" w14:textId="77777777" w:rsidR="00DA28C8" w:rsidRDefault="00775B57">
            <w:pPr>
              <w:rPr>
                <w:del w:id="36" w:author="Comparison" w:date="2026-07-05T01:29:00Z" w16du:dateUtc="2026-07-05T05:29:00Z"/>
              </w:rPr>
            </w:pPr>
            <w:del w:id="37" w:author="Comparison" w:date="2026-07-05T01:29:00Z" w16du:dateUtc="2026-07-05T05:29:00Z">
              <w:r>
                <w:delText>Dystopian</w:delText>
              </w:r>
            </w:del>
          </w:p>
        </w:tc>
      </w:tr>
    </w:tbl>
    <w:p w14:paraId="333453DE" w14:textId="77777777" w:rsidR="00DA28C8" w:rsidRDefault="00DA28C8">
      <w:pPr>
        <w:jc w:val="center"/>
        <w:pPrChange w:id="38" w:author="Comparison" w:date="2026-07-05T01:29:00Z" w16du:dateUtc="2026-07-05T05:29:00Z">
          <w:pPr/>
        </w:pPrChange>
      </w:pPr>
    </w:p>
    <w:sectPr w:rsidR="00DA28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8C8"/>
    <w:rsid w:val="00775B57"/>
    <w:rsid w:val="00BD7E24"/>
    <w:rsid w:val="00BF0F5F"/>
    <w:rsid w:val="00C63CA4"/>
    <w:rsid w:val="00D32A3B"/>
    <w:rsid w:val="00DA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6898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2026-07-05T05:29:00Z</dcterms:modified>
</cp:coreProperties>
</file>