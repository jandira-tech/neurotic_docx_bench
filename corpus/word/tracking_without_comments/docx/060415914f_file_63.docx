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3DB04" w14:textId="77777777" w:rsidR="004A3C28" w:rsidRDefault="004A3C28">
      <w:r>
        <w:t>file_63.docx</w:t>
      </w:r>
    </w:p>
    <w:p w14:paraId="50AE142A" w14:textId="332C9D1B" w:rsidR="00A07BDD" w:rsidRDefault="009C2F4E">
      <w:r>
        <w:t>Contract Review</w:t>
      </w:r>
    </w:p>
    <w:p w14:paraId="12BD2A06" w14:textId="77777777" w:rsidR="00A07BDD" w:rsidRDefault="009C2F4E">
      <w:r>
        <w:t>Clause</w:t>
      </w:r>
      <w:r>
        <w:tab/>
        <w:t>Status</w:t>
      </w:r>
      <w:r>
        <w:tab/>
        <w:t>Notes</w:t>
      </w:r>
      <w:r>
        <w:tab/>
      </w:r>
      <w:proofErr w:type="spellStart"/>
      <w:r>
        <w:t>Payme</w:t>
      </w:r>
      <w:proofErr w:type="spellEnd"/>
      <w:del w:id="0" w:author="Online User" w:date="2026-05-14T20:30:00Z">
        <w:r>
          <w:delText>nt Terms</w:delText>
        </w:r>
      </w:del>
      <w:r>
        <w:tab/>
      </w:r>
      <w:del w:id="1" w:author="Online User" w:date="2026-05-14T20:30:00Z">
        <w:r>
          <w:delText>Approve</w:delText>
        </w:r>
      </w:del>
      <w:proofErr w:type="spellStart"/>
      <w:ins w:id="2" w:author="Online User" w:date="2026-05-14T20:30:00Z">
        <w:r>
          <w:t>Signed</w:t>
        </w:r>
      </w:ins>
      <w:r>
        <w:t>d</w:t>
      </w:r>
      <w:proofErr w:type="spellEnd"/>
      <w:r>
        <w:tab/>
      </w:r>
      <w:ins w:id="3" w:author="Online User" w:date="2026-05-14T20:30:00Z">
        <w:r>
          <w:t xml:space="preserve"> (revised)</w:t>
        </w:r>
      </w:ins>
      <w:r>
        <w:t>Net 30 days</w:t>
      </w:r>
      <w:r>
        <w:tab/>
        <w:t>Liability Cap</w:t>
      </w:r>
      <w:r>
        <w:tab/>
        <w:t>Under Review</w:t>
      </w:r>
      <w:r>
        <w:tab/>
        <w:t>Limit to $500K</w:t>
      </w:r>
      <w:r>
        <w:tab/>
        <w:t>Termination</w:t>
      </w:r>
      <w:r>
        <w:tab/>
        <w:t>Pending</w:t>
      </w:r>
      <w:r>
        <w:tab/>
        <w:t xml:space="preserve">90 </w:t>
      </w:r>
      <w:proofErr w:type="spellStart"/>
      <w:r>
        <w:t>days notice</w:t>
      </w:r>
      <w:proofErr w:type="spellEnd"/>
    </w:p>
    <w:sectPr w:rsidR="00A07B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BDD"/>
    <w:rsid w:val="004A3C28"/>
    <w:rsid w:val="00A07BD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2026-05-14T20:30:00Z</dcterms:created>
  <dcterms:modified xsi:type="dcterms:W3CDTF">2026-07-11T01:35:00Z</dcterms:modified>
</cp:coreProperties>
</file>