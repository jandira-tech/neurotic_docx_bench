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W w:w="0" w:type="auto"/>
        <w:tblInd w:w="-216" w:type="dxa"/>
        <w:tblBorders>
          <w:top w:val="single" w:sz="2" w:space="0" w:color="000001"/>
          <w:left w:val="single" w:sz="2" w:space="0" w:color="000001"/>
          <w:bottom w:val="single" w:sz="2" w:space="0" w:color="000001"/>
          <w:right w:val="single" w:sz="2" w:space="0" w:color="000001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85"/>
        <w:gridCol w:w="4985"/>
      </w:tblGrid>
      <w:tr w:rsidR="00724DB2" w14:paraId="2330C7FD" w14:textId="77777777">
        <w:trPr>
          <w:ins w:id="6" w:author="Arthur Souza Rodrigues" w:date="2026-09-26T14:57:00Z" w16du:dateUtc="2026-09-26T18:57:00Z"/>
        </w:trPr>
        <w:tc>
          <w:tcPr>
            <w:tcW w:w="9970" w:type="dxa"/>
            <w:gridSpan w:val="2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86931FB" w14:textId="77777777" w:rsidR="00585030" w:rsidRDefault="00585030">
            <w:pPr>
              <w:pStyle w:val="TableContents"/>
              <w:rPr>
                <w:ins w:id="7" w:author="Arthur Souza Rodrigues" w:date="2026-09-26T14:57:00Z" w16du:dateUtc="2026-09-26T18:57:00Z"/>
              </w:rPr>
            </w:pPr>
            <w:ins w:id="8" w:author="Arthur Souza Rodrigues" w:date="2026-09-26T14:57:00Z" w16du:dateUtc="2026-09-26T18:57:00Z">
              <w:r>
                <w:t>file_47.docx</w:t>
              </w:r>
            </w:ins>
          </w:p>
          <w:p w14:paraId="62745013" w14:textId="251BD939" w:rsidR="00724DB2" w:rsidRDefault="00776CAE">
            <w:pPr>
              <w:pStyle w:val="TableContents"/>
              <w:rPr>
                <w:ins w:id="9" w:author="Arthur Souza Rodrigues" w:date="2026-09-26T14:57:00Z" w16du:dateUtc="2026-09-26T18:57:00Z"/>
              </w:rPr>
            </w:pPr>
            <w:ins w:id="10" w:author="Arthur Souza Rodrigues" w:date="2026-09-26T14:57:00Z" w16du:dateUtc="2026-09-26T18:57:00Z">
              <w:r>
                <w:t>AAA</w:t>
              </w:r>
            </w:ins>
          </w:p>
        </w:tc>
      </w:tr>
      <w:tr w:rsidR="00724DB2" w14:paraId="5FF5DBF7" w14:textId="77777777">
        <w:trPr>
          <w:ins w:id="11" w:author="Arthur Souza Rodrigues" w:date="2026-09-26T14:57:00Z" w16du:dateUtc="2026-09-26T18:57:00Z"/>
        </w:trPr>
        <w:tc>
          <w:tcPr>
            <w:tcW w:w="4985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74FBA5" w14:textId="77777777" w:rsidR="00724DB2" w:rsidRDefault="00776CAE">
            <w:pPr>
              <w:pStyle w:val="TableContents"/>
              <w:rPr>
                <w:ins w:id="12" w:author="Arthur Souza Rodrigues" w:date="2026-09-26T14:57:00Z" w16du:dateUtc="2026-09-26T18:57:00Z"/>
              </w:rPr>
            </w:pPr>
            <w:ins w:id="13" w:author="Arthur Souza Rodrigues" w:date="2026-09-26T14:57:00Z" w16du:dateUtc="2026-09-26T18:57:00Z">
              <w:r>
                <w:t>BBB</w:t>
              </w:r>
            </w:ins>
          </w:p>
        </w:tc>
        <w:tc>
          <w:tcPr>
            <w:tcW w:w="4985" w:type="dxa"/>
            <w:tcBorders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tbl>
            <w:tblPr>
              <w:tblW w:w="0" w:type="auto"/>
              <w:tblBorders>
                <w:top w:val="single" w:sz="2" w:space="0" w:color="000001"/>
                <w:left w:val="single" w:sz="2" w:space="0" w:color="000001"/>
                <w:bottom w:val="single" w:sz="2" w:space="0" w:color="000001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2381"/>
              <w:gridCol w:w="2382"/>
            </w:tblGrid>
            <w:tr w:rsidR="00724DB2" w14:paraId="5038A1A5" w14:textId="77777777">
              <w:trPr>
                <w:ins w:id="14" w:author="Arthur Souza Rodrigues" w:date="2026-09-26T14:57:00Z" w16du:dateUtc="2026-09-26T18:57:00Z"/>
              </w:trPr>
              <w:tc>
                <w:tcPr>
                  <w:tcW w:w="2437" w:type="dxa"/>
                  <w:vMerge w:val="restart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1FE6AE67" w14:textId="77777777" w:rsidR="00724DB2" w:rsidRDefault="00776CAE">
                  <w:pPr>
                    <w:pStyle w:val="TableContents"/>
                    <w:rPr>
                      <w:ins w:id="15" w:author="Arthur Souza Rodrigues" w:date="2026-09-26T14:57:00Z" w16du:dateUtc="2026-09-26T18:57:00Z"/>
                    </w:rPr>
                  </w:pPr>
                  <w:ins w:id="16" w:author="Arthur Souza Rodrigues" w:date="2026-09-26T14:57:00Z" w16du:dateUtc="2026-09-26T18:57:00Z">
                    <w:r>
                      <w:t>CCC</w:t>
                    </w:r>
                  </w:ins>
                </w:p>
              </w:tc>
              <w:tc>
                <w:tcPr>
                  <w:tcW w:w="2437" w:type="dxa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6FBD6781" w14:textId="77777777" w:rsidR="00724DB2" w:rsidRDefault="00776CAE">
                  <w:pPr>
                    <w:pStyle w:val="TableContents"/>
                    <w:rPr>
                      <w:ins w:id="17" w:author="Arthur Souza Rodrigues" w:date="2026-09-26T14:57:00Z" w16du:dateUtc="2026-09-26T18:57:00Z"/>
                    </w:rPr>
                  </w:pPr>
                  <w:ins w:id="18" w:author="Arthur Souza Rodrigues" w:date="2026-09-26T14:57:00Z" w16du:dateUtc="2026-09-26T18:57:00Z">
                    <w:r>
                      <w:t>DDD</w:t>
                    </w:r>
                  </w:ins>
                </w:p>
              </w:tc>
            </w:tr>
            <w:tr w:rsidR="00724DB2" w14:paraId="0A987B81" w14:textId="77777777">
              <w:trPr>
                <w:ins w:id="19" w:author="Arthur Souza Rodrigues" w:date="2026-09-26T14:57:00Z" w16du:dateUtc="2026-09-26T18:57:00Z"/>
              </w:trPr>
              <w:tc>
                <w:tcPr>
                  <w:tcW w:w="2437" w:type="dxa"/>
                  <w:vMerge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279E126E" w14:textId="77777777" w:rsidR="00724DB2" w:rsidRDefault="00724DB2">
                  <w:pPr>
                    <w:pStyle w:val="TableContents"/>
                    <w:rPr>
                      <w:ins w:id="20" w:author="Arthur Souza Rodrigues" w:date="2026-09-26T14:57:00Z" w16du:dateUtc="2026-09-26T18:57:00Z"/>
                    </w:rPr>
                  </w:pPr>
                </w:p>
              </w:tc>
              <w:tc>
                <w:tcPr>
                  <w:tcW w:w="2437" w:type="dxa"/>
                  <w:tcBorders>
                    <w:left w:val="single" w:sz="2" w:space="0" w:color="000001"/>
                    <w:bottom w:val="single" w:sz="2" w:space="0" w:color="000001"/>
                    <w:right w:val="single" w:sz="2" w:space="0" w:color="000001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7635D77B" w14:textId="77777777" w:rsidR="00724DB2" w:rsidRDefault="00776CAE">
                  <w:pPr>
                    <w:pStyle w:val="TableContents"/>
                    <w:rPr>
                      <w:ins w:id="21" w:author="Arthur Souza Rodrigues" w:date="2026-09-26T14:57:00Z" w16du:dateUtc="2026-09-26T18:57:00Z"/>
                    </w:rPr>
                  </w:pPr>
                  <w:ins w:id="22" w:author="Arthur Souza Rodrigues" w:date="2026-09-26T14:57:00Z" w16du:dateUtc="2026-09-26T18:57:00Z">
                    <w:r>
                      <w:t>EEE</w:t>
                    </w:r>
                  </w:ins>
                </w:p>
              </w:tc>
            </w:tr>
          </w:tbl>
          <w:p w14:paraId="16C6B40C" w14:textId="77777777" w:rsidR="00724DB2" w:rsidRDefault="00724DB2">
            <w:pPr>
              <w:pStyle w:val="TableContents"/>
              <w:rPr>
                <w:ins w:id="23" w:author="Arthur Souza Rodrigues" w:date="2026-09-26T14:57:00Z" w16du:dateUtc="2026-09-26T18:57:00Z"/>
              </w:rPr>
            </w:pPr>
          </w:p>
        </w:tc>
      </w:tr>
    </w:tbl>
    <w:p w14:paraId="51160FBD" w14:textId="77777777" w:rsidR="002C5181" w:rsidRDefault="002C5181">
      <w:pPr>
        <w:rPr>
          <w:del w:id="24" w:author="Arthur Souza Rodrigues" w:date="2026-09-26T14:57:00Z" w16du:dateUtc="2026-09-26T18:57:00Z"/>
          <w:rFonts w:ascii="&quot;Times New Roman&quot;, Times, serif" w:hAnsi="&quot;Times New Roman&quot;, Times, serif" w:cs="&quot;Times New Roman&quot;, Times, serif"/>
        </w:rPr>
      </w:pPr>
      <w:del w:id="25" w:author="Arthur Souza Rodrigues" w:date="2026-09-26T14:57:00Z" w16du:dateUtc="2026-09-26T18:57:00Z">
        <w:r>
          <w:rPr>
            <w:rFonts w:ascii="&quot;Times New Roman&quot;, Times, serif" w:hAnsi="&quot;Times New Roman&quot;, Times, serif" w:cs="&quot;Times New Roman&quot;, Times, serif"/>
          </w:rPr>
          <w:delText>file_46.docx</w:delText>
        </w:r>
      </w:del>
    </w:p>
    <w:p w14:paraId="45154F2B" w14:textId="725C1171" w:rsidR="004C318A" w:rsidRDefault="00776CAE">
      <w:pPr>
        <w:rPr>
          <w:del w:id="26" w:author="Arthur Souza Rodrigues" w:date="2026-09-26T14:57:00Z" w16du:dateUtc="2026-09-26T18:57:00Z"/>
        </w:rPr>
      </w:pPr>
      <w:del w:id="27" w:author="Arthur Souza Rodrigues" w:date="2026-09-26T14:57:00Z" w16du:dateUtc="2026-09-26T18:57:00Z">
        <w:r>
          <w:rPr>
            <w:rFonts w:ascii="&quot;Times New Roman&quot;, Times, serif" w:hAnsi="&quot;Times New Roman&quot;, Times, serif" w:cs="&quot;Times New Roman&quot;, Times, serif"/>
          </w:rPr>
          <w:delText>Times New Roman Font Demo</w:delText>
        </w:r>
      </w:del>
    </w:p>
    <w:p w14:paraId="5D8B0221" w14:textId="77777777" w:rsidR="004C318A" w:rsidRDefault="00776CAE">
      <w:pPr>
        <w:rPr>
          <w:del w:id="28" w:author="Arthur Souza Rodrigues" w:date="2026-09-26T14:57:00Z" w16du:dateUtc="2026-09-26T18:57:00Z"/>
        </w:rPr>
      </w:pPr>
      <w:del w:id="29" w:author="Arthur Souza Rodrigues" w:date="2026-09-26T14:57:00Z" w16du:dateUtc="2026-09-26T18:57:00Z">
        <w:r>
          <w:rPr>
            <w:rFonts w:ascii="&quot;Times New Roman&quot;, Times, serif" w:hAnsi="&quot;Times New Roman&quot;, Times, serif" w:cs="&quot;Times New Roman&quot;, Times, serif"/>
          </w:rPr>
          <w:delText>This document demonstrates the Times New Roman font.</w:delText>
        </w:r>
      </w:del>
    </w:p>
    <w:p w14:paraId="38DDA034" w14:textId="77777777" w:rsidR="004C318A" w:rsidRDefault="00776CAE">
      <w:del w:id="30" w:author="Arthur Souza Rodrigues" w:date="2026-09-26T14:57:00Z" w16du:dateUtc="2026-09-26T18:57:00Z">
        <w:r>
          <w:rPr>
            <w:rFonts w:ascii="&quot;Times New Roman&quot;, Times, serif" w:hAnsi="&quot;Times New Roman&quot;, Times, serif" w:cs="&quot;Times New Roman&quot;, Times, serif"/>
          </w:rPr>
          <w:delText>Times New Roman is a classic serif font for formal documents.</w:delText>
        </w:r>
      </w:del>
    </w:p>
    <w:sectPr w:rsidR="004C318A">
      <w:pgSz w:w="12240" w:h="15840"/>
      <w:pgMar w:top="1134" w:right="1134" w:bottom="1134" w:left="1134" w:header="0" w:footer="0" w:gutter="0"/>
      <w:cols w:space="720"/>
      <w:formProt w:val="0"/>
      <w:docGrid w:linePitch="240"/>
      <w:sectPrChange w:id="31" w:author="Arthur Souza Rodrigues" w:date="2026-09-26T14:57:00Z" w16du:dateUtc="2026-09-26T18:57:00Z">
        <w:sectPr w:rsidR="004C318A">
          <w:pgMar w:top="1440" w:right="1440" w:bottom="1440" w:left="1440" w:header="720" w:footer="720" w:gutter="0"/>
          <w:formProt/>
          <w:docGrid w:linePitch="0"/>
        </w:sectPr>
      </w:sectPrChange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Hiragino Mincho ProN W3"/>
    <w:panose1 w:val="020B0604020202020204"/>
    <w:charset w:val="80"/>
    <w:family w:val="roman"/>
    <w:pitch w:val="variable"/>
  </w:font>
  <w:font w:name="Droid Sans Fallback">
    <w:altName w:val="Segoe UI"/>
    <w:panose1 w:val="020B0604020202020204"/>
    <w:charset w:val="00"/>
    <w:family w:val="roman"/>
    <w:notTrueType/>
    <w:pitch w:val="default"/>
  </w:font>
  <w:font w:name="Lohit Hindi">
    <w:panose1 w:val="020B0604020202020204"/>
    <w:charset w:val="00"/>
    <w:family w:val="roman"/>
    <w:notTrueType/>
    <w:pitch w:val="default"/>
  </w:font>
  <w:font w:name="Liberation Sans">
    <w:altName w:val="Arial"/>
    <w:panose1 w:val="020B0604020202020204"/>
    <w:charset w:val="00"/>
    <w:family w:val="roman"/>
    <w:notTrueType/>
    <w:pitch w:val="default"/>
  </w:font>
  <w:font w:name="&quot;Times New Roman&quot;, Times, serif">
    <w:altName w:val="Cambria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C318A"/>
    <w:rsid w:val="002C5181"/>
    <w:rsid w:val="002F5B90"/>
    <w:rsid w:val="004C318A"/>
    <w:rsid w:val="00585030"/>
    <w:rsid w:val="00724DB2"/>
    <w:rsid w:val="00A0300E"/>
    <w:rsid w:val="00B346FE"/>
    <w:rsid w:val="00D53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FAEFEA9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tabs>
        <w:tab w:val="left" w:pos="709"/>
      </w:tabs>
      <w:suppressAutoHyphens/>
      <w:spacing w:after="160" w:line="278" w:lineRule="auto"/>
      <w:pPrChange w:id="0" w:author="Arthur Souza Rodrigues" w:date="2026-09-26T14:57:00Z">
        <w:pPr>
          <w:spacing w:after="200" w:line="276" w:lineRule="auto"/>
        </w:pPr>
      </w:pPrChange>
    </w:pPr>
    <w:rPr>
      <w:rFonts w:ascii="Liberation Serif" w:eastAsia="Droid Sans Fallback" w:hAnsi="Liberation Serif" w:cs="Lohit Hindi"/>
      <w:color w:val="00000A"/>
      <w:kern w:val="2"/>
      <w:sz w:val="24"/>
      <w:szCs w:val="24"/>
      <w:lang w:eastAsia="zh-CN" w:bidi="hi-IN"/>
      <w14:ligatures w14:val="standardContextual"/>
      <w:rPrChange w:id="0" w:author="Arthur Souza Rodrigues" w:date="2026-09-26T14:57:00Z">
        <w:rPr>
          <w:rFonts w:ascii="Calibri" w:hAnsi="Calibri"/>
          <w:sz w:val="22"/>
          <w:lang w:val="en-US" w:eastAsia="en-US" w:bidi="ar-SA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Textbody"/>
    <w:pPr>
      <w:keepNext/>
      <w:spacing w:before="240" w:after="120"/>
      <w:pPrChange w:id="1" w:author="Arthur Souza Rodrigues" w:date="2026-09-26T14:57:00Z">
        <w:pPr>
          <w:keepNext/>
          <w:widowControl w:val="0"/>
          <w:tabs>
            <w:tab w:val="left" w:pos="709"/>
          </w:tabs>
          <w:suppressAutoHyphens/>
          <w:spacing w:before="240" w:after="120" w:line="278" w:lineRule="auto"/>
        </w:pPr>
      </w:pPrChange>
    </w:pPr>
    <w:rPr>
      <w:rFonts w:ascii="Liberation Sans" w:hAnsi="Liberation Sans"/>
      <w:sz w:val="28"/>
      <w:szCs w:val="28"/>
      <w:rPrChange w:id="1" w:author="Arthur Souza Rodrigues" w:date="2026-09-26T14:57:00Z">
        <w:rPr>
          <w:rFonts w:ascii="Liberation Sans" w:eastAsia="Droid Sans Fallback" w:hAnsi="Liberation Sans" w:cs="Lohit Hindi"/>
          <w:color w:val="00000A"/>
          <w:kern w:val="2"/>
          <w:sz w:val="28"/>
          <w:szCs w:val="28"/>
          <w:lang w:val="en-US" w:eastAsia="zh-CN" w:bidi="hi-IN"/>
          <w14:ligatures w14:val="standardContextual"/>
        </w:rPr>
      </w:rPrChange>
    </w:rPr>
  </w:style>
  <w:style w:type="paragraph" w:customStyle="1" w:styleId="Textbody">
    <w:name w:val="Text body"/>
    <w:basedOn w:val="Normal"/>
    <w:pPr>
      <w:spacing w:after="120"/>
      <w:pPrChange w:id="2" w:author="Arthur Souza Rodrigues" w:date="2026-09-26T14:57:00Z">
        <w:pPr>
          <w:widowControl w:val="0"/>
          <w:tabs>
            <w:tab w:val="left" w:pos="709"/>
          </w:tabs>
          <w:suppressAutoHyphens/>
          <w:spacing w:after="120" w:line="278" w:lineRule="auto"/>
        </w:pPr>
      </w:pPrChange>
    </w:pPr>
    <w:rPr>
      <w:rPrChange w:id="2" w:author="Arthur Souza Rodrigues" w:date="2026-09-26T14:57:00Z">
        <w:rPr>
          <w:rFonts w:ascii="Liberation Serif" w:eastAsia="Droid Sans Fallback" w:hAnsi="Liberation Serif" w:cs="Lohit Hindi"/>
          <w:color w:val="00000A"/>
          <w:kern w:val="2"/>
          <w:sz w:val="24"/>
          <w:szCs w:val="24"/>
          <w:lang w:val="en-US" w:eastAsia="zh-CN" w:bidi="hi-IN"/>
          <w14:ligatures w14:val="standardContextual"/>
        </w:rPr>
      </w:rPrChange>
    </w:rPr>
  </w:style>
  <w:style w:type="paragraph" w:styleId="List">
    <w:name w:val="List"/>
    <w:basedOn w:val="Textbody"/>
    <w:rsid w:val="00B346FE"/>
  </w:style>
  <w:style w:type="paragraph" w:styleId="Caption">
    <w:name w:val="caption"/>
    <w:basedOn w:val="Normal"/>
    <w:pPr>
      <w:suppressLineNumbers/>
      <w:spacing w:before="120" w:after="120"/>
      <w:pPrChange w:id="3" w:author="Arthur Souza Rodrigues" w:date="2026-09-26T14:57:00Z">
        <w:pPr>
          <w:widowControl w:val="0"/>
          <w:suppressLineNumbers/>
          <w:tabs>
            <w:tab w:val="left" w:pos="709"/>
          </w:tabs>
          <w:suppressAutoHyphens/>
          <w:spacing w:before="120" w:after="120" w:line="278" w:lineRule="auto"/>
        </w:pPr>
      </w:pPrChange>
    </w:pPr>
    <w:rPr>
      <w:i/>
      <w:iCs/>
      <w:rPrChange w:id="3" w:author="Arthur Souza Rodrigues" w:date="2026-09-26T14:57:00Z">
        <w:rPr>
          <w:rFonts w:ascii="Liberation Serif" w:eastAsia="Droid Sans Fallback" w:hAnsi="Liberation Serif" w:cs="Lohit Hindi"/>
          <w:i/>
          <w:iCs/>
          <w:color w:val="00000A"/>
          <w:kern w:val="2"/>
          <w:sz w:val="24"/>
          <w:szCs w:val="24"/>
          <w:lang w:val="en-US" w:eastAsia="zh-CN" w:bidi="hi-IN"/>
          <w14:ligatures w14:val="standardContextual"/>
        </w:rPr>
      </w:rPrChange>
    </w:rPr>
  </w:style>
  <w:style w:type="paragraph" w:customStyle="1" w:styleId="Index">
    <w:name w:val="Index"/>
    <w:basedOn w:val="Normal"/>
    <w:pPr>
      <w:suppressLineNumbers/>
      <w:pPrChange w:id="4" w:author="Arthur Souza Rodrigues" w:date="2026-09-26T14:57:00Z">
        <w:pPr>
          <w:widowControl w:val="0"/>
          <w:suppressLineNumbers/>
          <w:tabs>
            <w:tab w:val="left" w:pos="709"/>
          </w:tabs>
          <w:suppressAutoHyphens/>
          <w:spacing w:after="160" w:line="278" w:lineRule="auto"/>
        </w:pPr>
      </w:pPrChange>
    </w:pPr>
    <w:rPr>
      <w:rPrChange w:id="4" w:author="Arthur Souza Rodrigues" w:date="2026-09-26T14:57:00Z">
        <w:rPr>
          <w:rFonts w:ascii="Liberation Serif" w:eastAsia="Droid Sans Fallback" w:hAnsi="Liberation Serif" w:cs="Lohit Hindi"/>
          <w:color w:val="00000A"/>
          <w:kern w:val="2"/>
          <w:sz w:val="24"/>
          <w:szCs w:val="24"/>
          <w:lang w:val="en-US" w:eastAsia="zh-CN" w:bidi="hi-IN"/>
          <w14:ligatures w14:val="standardContextual"/>
        </w:rPr>
      </w:rPrChange>
    </w:rPr>
  </w:style>
  <w:style w:type="paragraph" w:customStyle="1" w:styleId="TableContents">
    <w:name w:val="Table Contents"/>
    <w:basedOn w:val="Normal"/>
    <w:pPr>
      <w:suppressLineNumbers/>
      <w:pPrChange w:id="5" w:author="Arthur Souza Rodrigues" w:date="2026-09-26T14:57:00Z">
        <w:pPr>
          <w:widowControl w:val="0"/>
          <w:suppressLineNumbers/>
          <w:tabs>
            <w:tab w:val="left" w:pos="709"/>
          </w:tabs>
          <w:suppressAutoHyphens/>
          <w:spacing w:after="160" w:line="278" w:lineRule="auto"/>
        </w:pPr>
      </w:pPrChange>
    </w:pPr>
    <w:rPr>
      <w:rPrChange w:id="5" w:author="Arthur Souza Rodrigues" w:date="2026-09-26T14:57:00Z">
        <w:rPr>
          <w:rFonts w:ascii="Liberation Serif" w:eastAsia="Droid Sans Fallback" w:hAnsi="Liberation Serif" w:cs="Lohit Hindi"/>
          <w:color w:val="00000A"/>
          <w:kern w:val="2"/>
          <w:sz w:val="24"/>
          <w:szCs w:val="24"/>
          <w:lang w:val="en-US" w:eastAsia="zh-CN" w:bidi="hi-IN"/>
          <w14:ligatures w14:val="standardContextual"/>
        </w:rPr>
      </w:rPrChang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28</Words>
  <Characters>165</Characters>
  <Application>Microsoft Office Word</Application>
  <DocSecurity>0</DocSecurity>
  <Lines>1</Lines>
  <Paragraphs>1</Paragraphs>
  <ScaleCrop>false</ScaleCrop>
  <Company/>
  <LinksUpToDate>false</LinksUpToDate>
  <CharactersWithSpaces>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2026-05-14T17:10:00Z</dcterms:created>
  <dcterms:modified xsi:type="dcterms:W3CDTF">2026-09-26T18:57:00Z</dcterms:modified>
</cp:coreProperties>
</file>