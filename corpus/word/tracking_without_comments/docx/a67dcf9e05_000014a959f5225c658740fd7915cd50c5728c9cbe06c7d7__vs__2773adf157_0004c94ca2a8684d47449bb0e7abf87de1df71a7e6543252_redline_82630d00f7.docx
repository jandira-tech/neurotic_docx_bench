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95487D" w14:textId="77777777" w:rsidR="001E08FA" w:rsidRDefault="001E08FA" w:rsidP="001E08FA">
      <w:pPr>
        <w:rPr>
          <w:ins w:id="10" w:author="Author"/>
          <w:szCs w:val="24"/>
        </w:rPr>
      </w:pPr>
    </w:p>
    <w:p w14:paraId="010AA7D3" w14:textId="77777777" w:rsidR="001E08FA" w:rsidRDefault="00C40747" w:rsidP="001E08FA">
      <w:pPr>
        <w:rPr>
          <w:ins w:id="11" w:author="Author"/>
          <w:b/>
          <w:szCs w:val="24"/>
        </w:rPr>
      </w:pPr>
      <w:ins w:id="12" w:author="Author">
        <w:r>
          <w:rPr>
            <w:b/>
            <w:noProof/>
            <w:szCs w:val="24"/>
          </w:rPr>
          <w:drawing>
            <wp:anchor distT="0" distB="0" distL="114300" distR="114300" simplePos="0" relativeHeight="251659264" behindDoc="0" locked="0" layoutInCell="1" allowOverlap="1">
              <wp:simplePos x="0" y="0"/>
              <wp:positionH relativeFrom="column">
                <wp:posOffset>2561590</wp:posOffset>
              </wp:positionH>
              <wp:positionV relativeFrom="paragraph">
                <wp:posOffset>-77470</wp:posOffset>
              </wp:positionV>
              <wp:extent cx="889635" cy="714375"/>
              <wp:effectExtent l="19050" t="0" r="5715" b="0"/>
              <wp:wrapSquare wrapText="bothSides"/>
              <wp:docPr id="3" name="Рисунок 0" descr="стрельн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descr="стрельна.jpg"/>
                      <pic:cNvPicPr>
                        <a:picLocks noChangeAspect="1" noChangeArrowheads="1"/>
                      </pic:cNvPicPr>
                    </pic:nvPicPr>
                    <pic:blipFill>
                      <a:blip r:embed="rId8" cstate="print">
                        <a:lum bright="-20000" contrast="40000"/>
                      </a:blip>
                      <a:srcRect l="22966" t="29781" r="23471" b="29781"/>
                      <a:stretch>
                        <a:fillRect/>
                      </a:stretch>
                    </pic:blipFill>
                    <pic:spPr bwMode="auto">
                      <a:xfrm>
                        <a:off x="0" y="0"/>
                        <a:ext cx="889635" cy="714375"/>
                      </a:xfrm>
                      <a:prstGeom prst="rect">
                        <a:avLst/>
                      </a:prstGeom>
                      <a:noFill/>
                      <a:ln w="9525">
                        <a:noFill/>
                        <a:miter lim="800000"/>
                        <a:headEnd/>
                        <a:tailEnd/>
                      </a:ln>
                    </pic:spPr>
                  </pic:pic>
                </a:graphicData>
              </a:graphic>
            </wp:anchor>
          </w:drawing>
        </w:r>
      </w:ins>
    </w:p>
    <w:p w14:paraId="10D4F6EA" w14:textId="77777777" w:rsidR="001E08FA" w:rsidRDefault="001E08FA" w:rsidP="001E08FA">
      <w:pPr>
        <w:jc w:val="center"/>
        <w:rPr>
          <w:ins w:id="13" w:author="Author"/>
          <w:b/>
          <w:szCs w:val="24"/>
        </w:rPr>
      </w:pPr>
    </w:p>
    <w:p w14:paraId="55111765" w14:textId="77777777" w:rsidR="001E08FA" w:rsidRDefault="001E08FA" w:rsidP="001E08FA">
      <w:pPr>
        <w:jc w:val="center"/>
        <w:rPr>
          <w:ins w:id="14" w:author="Author"/>
          <w:b/>
          <w:szCs w:val="24"/>
        </w:rPr>
      </w:pPr>
    </w:p>
    <w:p w14:paraId="0BBB5F5D" w14:textId="77777777" w:rsidR="001E08FA" w:rsidRPr="001E08FA" w:rsidRDefault="001E08FA" w:rsidP="001E08FA">
      <w:pPr>
        <w:rPr>
          <w:ins w:id="15" w:author="Author"/>
          <w:rFonts w:ascii="Times New Roman" w:hAnsi="Times New Roman" w:cs="Times New Roman"/>
          <w:b/>
          <w:sz w:val="24"/>
          <w:szCs w:val="24"/>
        </w:rPr>
      </w:pPr>
    </w:p>
    <w:p w14:paraId="2E46309A" w14:textId="77777777" w:rsidR="001E08FA" w:rsidRDefault="001E08FA" w:rsidP="001E08FA">
      <w:pPr>
        <w:jc w:val="center"/>
        <w:rPr>
          <w:ins w:id="16" w:author="Author"/>
          <w:rFonts w:ascii="Times New Roman" w:hAnsi="Times New Roman" w:cs="Times New Roman"/>
          <w:b/>
          <w:sz w:val="24"/>
          <w:szCs w:val="24"/>
        </w:rPr>
      </w:pPr>
    </w:p>
    <w:p w14:paraId="55C3582A" w14:textId="77777777" w:rsidR="00F37F73" w:rsidRDefault="001E08FA" w:rsidP="001E08FA">
      <w:pPr>
        <w:jc w:val="center"/>
        <w:rPr>
          <w:ins w:id="17" w:author="Author"/>
          <w:rFonts w:ascii="Times New Roman" w:hAnsi="Times New Roman" w:cs="Times New Roman"/>
          <w:b/>
          <w:sz w:val="24"/>
          <w:szCs w:val="24"/>
        </w:rPr>
      </w:pPr>
      <w:ins w:id="18" w:author="Author">
        <w:r w:rsidRPr="001E08FA">
          <w:rPr>
            <w:rFonts w:ascii="Times New Roman" w:hAnsi="Times New Roman" w:cs="Times New Roman"/>
            <w:b/>
            <w:sz w:val="24"/>
            <w:szCs w:val="24"/>
          </w:rPr>
          <w:t xml:space="preserve">МУНИЦИПАЛЬНЫЙ СОВЕТ </w:t>
        </w:r>
      </w:ins>
    </w:p>
    <w:p w14:paraId="421A2364" w14:textId="77777777" w:rsidR="001E08FA" w:rsidRPr="001E08FA" w:rsidRDefault="001E08FA" w:rsidP="001E08FA">
      <w:pPr>
        <w:jc w:val="center"/>
        <w:rPr>
          <w:ins w:id="19" w:author="Author"/>
          <w:rFonts w:ascii="Times New Roman" w:hAnsi="Times New Roman" w:cs="Times New Roman"/>
          <w:b/>
          <w:sz w:val="24"/>
          <w:szCs w:val="24"/>
        </w:rPr>
      </w:pPr>
      <w:ins w:id="20" w:author="Author">
        <w:r w:rsidRPr="001E08FA">
          <w:rPr>
            <w:rFonts w:ascii="Times New Roman" w:hAnsi="Times New Roman" w:cs="Times New Roman"/>
            <w:b/>
            <w:sz w:val="24"/>
            <w:szCs w:val="24"/>
          </w:rPr>
          <w:t>МУНИЦИПАЛЬНОГО ОБРАЗОВАНИЯ ПОСЕЛОК СТРЕЛЬНА</w:t>
        </w:r>
      </w:ins>
    </w:p>
    <w:p w14:paraId="7FCC8EE3" w14:textId="77777777" w:rsidR="001E08FA" w:rsidRPr="001E08FA" w:rsidRDefault="001E08FA" w:rsidP="001E08FA">
      <w:pPr>
        <w:pBdr>
          <w:bottom w:val="single" w:sz="12" w:space="1" w:color="auto"/>
        </w:pBdr>
        <w:jc w:val="center"/>
        <w:rPr>
          <w:ins w:id="21" w:author="Author"/>
          <w:rFonts w:ascii="Times New Roman" w:hAnsi="Times New Roman" w:cs="Times New Roman"/>
          <w:b/>
          <w:sz w:val="24"/>
          <w:szCs w:val="24"/>
        </w:rPr>
      </w:pPr>
      <w:ins w:id="22" w:author="Author">
        <w:r w:rsidRPr="001E08FA">
          <w:rPr>
            <w:rFonts w:ascii="Times New Roman" w:hAnsi="Times New Roman" w:cs="Times New Roman"/>
            <w:b/>
            <w:sz w:val="24"/>
            <w:szCs w:val="24"/>
            <w:lang w:val="en-US"/>
          </w:rPr>
          <w:t>V</w:t>
        </w:r>
        <w:r w:rsidRPr="001E08FA">
          <w:rPr>
            <w:rFonts w:ascii="Times New Roman" w:hAnsi="Times New Roman" w:cs="Times New Roman"/>
            <w:b/>
            <w:sz w:val="24"/>
            <w:szCs w:val="24"/>
          </w:rPr>
          <w:t xml:space="preserve"> СОЗЫВА</w:t>
        </w:r>
      </w:ins>
    </w:p>
    <w:p w14:paraId="65929951" w14:textId="77777777" w:rsidR="001E08FA" w:rsidRPr="001E08FA" w:rsidRDefault="001E08FA" w:rsidP="001E08FA">
      <w:pPr>
        <w:pStyle w:val="Heading1"/>
        <w:tabs>
          <w:tab w:val="num" w:pos="0"/>
        </w:tabs>
        <w:suppressAutoHyphens/>
        <w:ind w:left="432" w:hanging="432"/>
        <w:jc w:val="center"/>
        <w:rPr>
          <w:ins w:id="23" w:author="Author"/>
          <w:b/>
          <w:sz w:val="24"/>
          <w:szCs w:val="24"/>
        </w:rPr>
      </w:pPr>
    </w:p>
    <w:p w14:paraId="4410A632" w14:textId="77777777" w:rsidR="001E08FA" w:rsidRPr="001E08FA" w:rsidRDefault="001E08FA" w:rsidP="001E08FA">
      <w:pPr>
        <w:pStyle w:val="Heading1"/>
        <w:tabs>
          <w:tab w:val="num" w:pos="0"/>
        </w:tabs>
        <w:suppressAutoHyphens/>
        <w:ind w:left="432" w:hanging="432"/>
        <w:jc w:val="center"/>
        <w:rPr>
          <w:ins w:id="24" w:author="Author"/>
          <w:b/>
          <w:sz w:val="24"/>
          <w:szCs w:val="24"/>
        </w:rPr>
      </w:pPr>
      <w:ins w:id="25" w:author="Author">
        <w:r w:rsidRPr="001E08FA">
          <w:rPr>
            <w:b/>
            <w:sz w:val="24"/>
            <w:szCs w:val="24"/>
          </w:rPr>
          <w:t>РЕШЕНИЕ (проект)</w:t>
        </w:r>
      </w:ins>
    </w:p>
    <w:p w14:paraId="4DC4A9F9" w14:textId="77777777" w:rsidR="001E08FA" w:rsidRPr="001E08FA" w:rsidRDefault="001E08FA" w:rsidP="001E08FA">
      <w:pPr>
        <w:rPr>
          <w:ins w:id="26" w:author="Author"/>
          <w:rFonts w:ascii="Times New Roman" w:hAnsi="Times New Roman" w:cs="Times New Roman"/>
          <w:sz w:val="24"/>
          <w:szCs w:val="24"/>
        </w:rPr>
      </w:pPr>
    </w:p>
    <w:p w14:paraId="0CB99F2F" w14:textId="77777777" w:rsidR="001E08FA" w:rsidRPr="001E08FA" w:rsidRDefault="001E08FA" w:rsidP="001E08FA">
      <w:pPr>
        <w:rPr>
          <w:ins w:id="27" w:author="Author"/>
          <w:rFonts w:ascii="Times New Roman" w:hAnsi="Times New Roman" w:cs="Times New Roman"/>
          <w:sz w:val="24"/>
          <w:szCs w:val="24"/>
        </w:rPr>
      </w:pPr>
      <w:ins w:id="28" w:author="Author">
        <w:r w:rsidRPr="001E08FA">
          <w:rPr>
            <w:rFonts w:ascii="Times New Roman" w:hAnsi="Times New Roman" w:cs="Times New Roman"/>
            <w:sz w:val="24"/>
            <w:szCs w:val="24"/>
          </w:rPr>
          <w:t xml:space="preserve">  от __________ 2017 года                                                                                                      №__</w:t>
        </w:r>
      </w:ins>
    </w:p>
    <w:p w14:paraId="481C8CDD" w14:textId="77777777" w:rsidR="001E08FA" w:rsidRPr="001E08FA" w:rsidRDefault="001E08FA" w:rsidP="001E08FA">
      <w:pPr>
        <w:rPr>
          <w:ins w:id="29" w:author="Author"/>
          <w:rFonts w:ascii="Times New Roman" w:hAnsi="Times New Roman" w:cs="Times New Roman"/>
          <w:b/>
          <w:bCs/>
          <w:sz w:val="24"/>
          <w:szCs w:val="24"/>
        </w:rPr>
      </w:pPr>
    </w:p>
    <w:p w14:paraId="0A54DC5F" w14:textId="77777777" w:rsidR="001E08FA" w:rsidRPr="001E08FA" w:rsidRDefault="001E08FA" w:rsidP="001E08FA">
      <w:pPr>
        <w:rPr>
          <w:ins w:id="30" w:author="Author"/>
          <w:rFonts w:ascii="Times New Roman" w:hAnsi="Times New Roman" w:cs="Times New Roman"/>
          <w:sz w:val="24"/>
          <w:szCs w:val="24"/>
        </w:rPr>
      </w:pPr>
    </w:p>
    <w:p w14:paraId="7496D311" w14:textId="77777777" w:rsidR="00F37F73" w:rsidRDefault="00F37F73" w:rsidP="001E08FA">
      <w:pPr>
        <w:pStyle w:val="NormalWeb"/>
        <w:spacing w:before="0" w:beforeAutospacing="0" w:after="0" w:afterAutospacing="0"/>
        <w:jc w:val="center"/>
        <w:rPr>
          <w:ins w:id="31" w:author="Author"/>
          <w:b/>
          <w:spacing w:val="-2"/>
        </w:rPr>
      </w:pPr>
    </w:p>
    <w:p w14:paraId="592C39F8" w14:textId="77777777" w:rsidR="001E08FA" w:rsidRPr="001E08FA" w:rsidRDefault="00F37F73" w:rsidP="00F37F73">
      <w:pPr>
        <w:pStyle w:val="NormalWeb"/>
        <w:spacing w:before="0" w:beforeAutospacing="0" w:after="0" w:afterAutospacing="0"/>
        <w:jc w:val="center"/>
        <w:rPr>
          <w:ins w:id="32" w:author="Author"/>
          <w:b/>
          <w:spacing w:val="-2"/>
        </w:rPr>
      </w:pPr>
      <w:ins w:id="33" w:author="Author">
        <w:r>
          <w:rPr>
            <w:b/>
            <w:spacing w:val="-2"/>
          </w:rPr>
          <w:t xml:space="preserve">О внесении изменений в </w:t>
        </w:r>
        <w:r>
          <w:rPr>
            <w:b/>
          </w:rPr>
          <w:t>Положение</w:t>
        </w:r>
        <w:r w:rsidR="001E08FA">
          <w:rPr>
            <w:b/>
          </w:rPr>
          <w:t xml:space="preserve"> «Об осуществлении благоустройства территории Внутригородского муниципального образования Санкт-Петербурга поселок Стрельна»</w:t>
        </w:r>
        <w:r>
          <w:rPr>
            <w:b/>
          </w:rPr>
          <w:t>, утвержденное решением Муниципального Совета Муниципального образования поселок Стрельна от 05.09.2017 №56</w:t>
        </w:r>
      </w:ins>
    </w:p>
    <w:p w14:paraId="10B8D69C" w14:textId="77777777" w:rsidR="001E08FA" w:rsidRPr="001E08FA" w:rsidRDefault="001E08FA" w:rsidP="001E08FA">
      <w:pPr>
        <w:pStyle w:val="NormalWeb"/>
        <w:spacing w:before="0" w:beforeAutospacing="0" w:after="0" w:afterAutospacing="0"/>
        <w:jc w:val="center"/>
        <w:rPr>
          <w:ins w:id="34" w:author="Author"/>
          <w:b/>
          <w:spacing w:val="-2"/>
        </w:rPr>
      </w:pPr>
    </w:p>
    <w:p w14:paraId="1E0DC749" w14:textId="77777777" w:rsidR="001E08FA" w:rsidRDefault="001E08FA" w:rsidP="001E08FA">
      <w:pPr>
        <w:pStyle w:val="21"/>
        <w:jc w:val="center"/>
        <w:rPr>
          <w:ins w:id="35" w:author="Author"/>
          <w:sz w:val="24"/>
          <w:szCs w:val="24"/>
        </w:rPr>
      </w:pPr>
    </w:p>
    <w:p w14:paraId="11A3003B" w14:textId="77777777" w:rsidR="001E08FA" w:rsidRDefault="001E08FA" w:rsidP="009C61C2">
      <w:pPr>
        <w:pStyle w:val="21"/>
        <w:jc w:val="both"/>
        <w:rPr>
          <w:ins w:id="36" w:author="Author"/>
          <w:sz w:val="24"/>
          <w:szCs w:val="24"/>
        </w:rPr>
      </w:pPr>
      <w:ins w:id="37" w:author="Author">
        <w:r>
          <w:rPr>
            <w:sz w:val="24"/>
            <w:szCs w:val="24"/>
          </w:rPr>
          <w:tab/>
          <w:t xml:space="preserve">В соответствии с </w:t>
        </w:r>
        <w:r w:rsidR="009C61C2" w:rsidRPr="009C61C2">
          <w:rPr>
            <w:rFonts w:eastAsia="Calibri"/>
            <w:sz w:val="24"/>
            <w:szCs w:val="24"/>
          </w:rPr>
          <w:t>Законом Санкт-Петербурга от 23.09.2009 № 420-79</w:t>
        </w:r>
        <w:r w:rsidR="009C61C2" w:rsidRPr="009C61C2">
          <w:rPr>
            <w:sz w:val="24"/>
            <w:szCs w:val="24"/>
          </w:rPr>
          <w:t xml:space="preserve"> «</w:t>
        </w:r>
        <w:r w:rsidR="009C61C2" w:rsidRPr="009C61C2">
          <w:rPr>
            <w:rFonts w:eastAsia="Calibri"/>
            <w:sz w:val="24"/>
            <w:szCs w:val="24"/>
          </w:rPr>
          <w:t>Об организации местного самоуправления в Санкт-Петербурге»</w:t>
        </w:r>
        <w:r w:rsidR="009C61C2">
          <w:rPr>
            <w:rFonts w:eastAsia="Calibri"/>
            <w:sz w:val="24"/>
            <w:szCs w:val="24"/>
          </w:rPr>
          <w:t xml:space="preserve">, Уставом Внутригородского муниципального образования Санкт-Петербурга поселок Стрельна </w:t>
        </w:r>
      </w:ins>
    </w:p>
    <w:p w14:paraId="354CA091" w14:textId="77777777" w:rsidR="001E08FA" w:rsidRDefault="001E08FA" w:rsidP="001E08FA">
      <w:pPr>
        <w:pStyle w:val="21"/>
        <w:jc w:val="center"/>
        <w:rPr>
          <w:ins w:id="38" w:author="Author"/>
          <w:sz w:val="24"/>
          <w:szCs w:val="24"/>
        </w:rPr>
      </w:pPr>
    </w:p>
    <w:p w14:paraId="57B898F1" w14:textId="77777777" w:rsidR="001E08FA" w:rsidRPr="001E08FA" w:rsidRDefault="001E08FA" w:rsidP="001E08FA">
      <w:pPr>
        <w:pStyle w:val="21"/>
        <w:jc w:val="center"/>
        <w:rPr>
          <w:ins w:id="39" w:author="Author"/>
          <w:b/>
          <w:sz w:val="24"/>
          <w:szCs w:val="24"/>
        </w:rPr>
      </w:pPr>
      <w:ins w:id="40" w:author="Author">
        <w:r w:rsidRPr="001E08FA">
          <w:rPr>
            <w:sz w:val="24"/>
            <w:szCs w:val="24"/>
          </w:rPr>
          <w:t> </w:t>
        </w:r>
        <w:r w:rsidRPr="001E08FA">
          <w:rPr>
            <w:b/>
            <w:sz w:val="24"/>
            <w:szCs w:val="24"/>
          </w:rPr>
          <w:t>МУНИЦИПАЛЬНЫЙ СОВЕТ</w:t>
        </w:r>
      </w:ins>
    </w:p>
    <w:p w14:paraId="5FD02D37" w14:textId="77777777" w:rsidR="001E08FA" w:rsidRPr="001E08FA" w:rsidRDefault="001E08FA" w:rsidP="001E08FA">
      <w:pPr>
        <w:pStyle w:val="21"/>
        <w:jc w:val="center"/>
        <w:rPr>
          <w:ins w:id="41" w:author="Author"/>
          <w:b/>
          <w:sz w:val="24"/>
          <w:szCs w:val="24"/>
        </w:rPr>
      </w:pPr>
      <w:ins w:id="42" w:author="Author">
        <w:r w:rsidRPr="001E08FA">
          <w:rPr>
            <w:b/>
            <w:sz w:val="24"/>
            <w:szCs w:val="24"/>
          </w:rPr>
          <w:t>РЕШИЛ:</w:t>
        </w:r>
      </w:ins>
    </w:p>
    <w:p w14:paraId="506384C0" w14:textId="77777777" w:rsidR="001E08FA" w:rsidRPr="001E08FA" w:rsidRDefault="001E08FA" w:rsidP="001E08FA">
      <w:pPr>
        <w:pStyle w:val="21"/>
        <w:jc w:val="center"/>
        <w:rPr>
          <w:ins w:id="43" w:author="Author"/>
          <w:b/>
          <w:sz w:val="24"/>
          <w:szCs w:val="24"/>
        </w:rPr>
      </w:pPr>
    </w:p>
    <w:p w14:paraId="14E89790" w14:textId="77777777" w:rsidR="00F37F73" w:rsidRDefault="00F37F73" w:rsidP="004E2443">
      <w:pPr>
        <w:numPr>
          <w:ilvl w:val="0"/>
          <w:numId w:val="1"/>
        </w:numPr>
        <w:ind w:left="0" w:firstLine="709"/>
        <w:jc w:val="both"/>
        <w:rPr>
          <w:ins w:id="44" w:author="Author"/>
          <w:rFonts w:ascii="Times New Roman" w:hAnsi="Times New Roman" w:cs="Times New Roman"/>
          <w:sz w:val="24"/>
          <w:szCs w:val="24"/>
        </w:rPr>
      </w:pPr>
      <w:ins w:id="45" w:author="Author">
        <w:r w:rsidRPr="00F37F73">
          <w:rPr>
            <w:rFonts w:ascii="Times New Roman" w:hAnsi="Times New Roman" w:cs="Times New Roman"/>
            <w:sz w:val="24"/>
            <w:szCs w:val="24"/>
          </w:rPr>
          <w:t>Внести следующие изменения в Положение «Об осуществлении благоустройства территории Внутригородского муниципального образования Санкт-Петербурга поселок Стрельна», утвержденное решением Муниципального Совета Муниципального образования поселок Стрельна от 05.09.2017 №56</w:t>
        </w:r>
        <w:r w:rsidR="000B0709">
          <w:rPr>
            <w:rFonts w:ascii="Times New Roman" w:hAnsi="Times New Roman" w:cs="Times New Roman"/>
            <w:sz w:val="24"/>
            <w:szCs w:val="24"/>
          </w:rPr>
          <w:t xml:space="preserve"> (далее – Положение)</w:t>
        </w:r>
        <w:r>
          <w:rPr>
            <w:rFonts w:ascii="Times New Roman" w:hAnsi="Times New Roman" w:cs="Times New Roman"/>
            <w:sz w:val="24"/>
            <w:szCs w:val="24"/>
          </w:rPr>
          <w:t>:</w:t>
        </w:r>
      </w:ins>
    </w:p>
    <w:p w14:paraId="3A0B32AC" w14:textId="77777777" w:rsidR="00F37F73" w:rsidRDefault="000B0709" w:rsidP="004E2443">
      <w:pPr>
        <w:pStyle w:val="ListParagraph"/>
        <w:numPr>
          <w:ilvl w:val="0"/>
          <w:numId w:val="2"/>
        </w:numPr>
        <w:tabs>
          <w:tab w:val="left" w:pos="1134"/>
        </w:tabs>
        <w:ind w:left="0" w:firstLine="709"/>
        <w:jc w:val="both"/>
        <w:rPr>
          <w:ins w:id="46" w:author="Author"/>
          <w:rFonts w:ascii="Times New Roman" w:hAnsi="Times New Roman"/>
          <w:sz w:val="24"/>
          <w:szCs w:val="24"/>
        </w:rPr>
      </w:pPr>
      <w:ins w:id="47" w:author="Author">
        <w:r>
          <w:rPr>
            <w:rFonts w:ascii="Times New Roman" w:hAnsi="Times New Roman"/>
            <w:sz w:val="24"/>
            <w:szCs w:val="24"/>
          </w:rPr>
          <w:t>В пункте 1.4. Положения слова «</w:t>
        </w:r>
        <w:r w:rsidRPr="000B0709">
          <w:rPr>
            <w:rFonts w:ascii="Times New Roman" w:hAnsi="Times New Roman"/>
            <w:sz w:val="24"/>
            <w:szCs w:val="24"/>
          </w:rPr>
          <w:t>, а также за счет средств бюджета Санкт-Петербурга</w:t>
        </w:r>
        <w:r>
          <w:rPr>
            <w:rFonts w:ascii="Times New Roman" w:hAnsi="Times New Roman"/>
            <w:sz w:val="24"/>
            <w:szCs w:val="24"/>
          </w:rPr>
          <w:t>» исключить.</w:t>
        </w:r>
      </w:ins>
    </w:p>
    <w:p w14:paraId="5AA3D5A3" w14:textId="77777777" w:rsidR="00F37F73" w:rsidRDefault="00FF542C" w:rsidP="004E2443">
      <w:pPr>
        <w:pStyle w:val="ListParagraph"/>
        <w:numPr>
          <w:ilvl w:val="0"/>
          <w:numId w:val="2"/>
        </w:numPr>
        <w:tabs>
          <w:tab w:val="left" w:pos="1134"/>
        </w:tabs>
        <w:ind w:left="0" w:firstLine="709"/>
        <w:jc w:val="both"/>
        <w:rPr>
          <w:ins w:id="48" w:author="Author"/>
          <w:rFonts w:ascii="Times New Roman" w:hAnsi="Times New Roman"/>
          <w:sz w:val="24"/>
          <w:szCs w:val="24"/>
        </w:rPr>
      </w:pPr>
      <w:ins w:id="49" w:author="Author">
        <w:r w:rsidRPr="00FF542C">
          <w:rPr>
            <w:rFonts w:ascii="Times New Roman" w:hAnsi="Times New Roman"/>
            <w:sz w:val="24"/>
            <w:szCs w:val="24"/>
          </w:rPr>
          <w:t xml:space="preserve">Пункт </w:t>
        </w:r>
        <w:r>
          <w:rPr>
            <w:rFonts w:ascii="Times New Roman" w:hAnsi="Times New Roman"/>
            <w:sz w:val="24"/>
            <w:szCs w:val="24"/>
          </w:rPr>
          <w:t>2.5.1. Положения дополнить словом «уличная» перед словом «мебель».</w:t>
        </w:r>
      </w:ins>
    </w:p>
    <w:p w14:paraId="5A47B04B" w14:textId="77777777" w:rsidR="00FF542C" w:rsidRDefault="00FF542C" w:rsidP="004E2443">
      <w:pPr>
        <w:pStyle w:val="ListParagraph"/>
        <w:numPr>
          <w:ilvl w:val="0"/>
          <w:numId w:val="2"/>
        </w:numPr>
        <w:tabs>
          <w:tab w:val="left" w:pos="1134"/>
        </w:tabs>
        <w:ind w:left="0" w:firstLine="709"/>
        <w:jc w:val="both"/>
        <w:rPr>
          <w:ins w:id="50" w:author="Author"/>
          <w:rFonts w:ascii="Times New Roman" w:hAnsi="Times New Roman"/>
          <w:sz w:val="24"/>
          <w:szCs w:val="24"/>
        </w:rPr>
      </w:pPr>
      <w:ins w:id="51" w:author="Author">
        <w:r>
          <w:rPr>
            <w:rFonts w:ascii="Times New Roman" w:hAnsi="Times New Roman"/>
            <w:sz w:val="24"/>
            <w:szCs w:val="24"/>
          </w:rPr>
          <w:t>Пункт 2.5.3. Положения дополнить словом «уличной» перед словом «мебели».</w:t>
        </w:r>
      </w:ins>
    </w:p>
    <w:p w14:paraId="0B432489" w14:textId="77777777" w:rsidR="00FF542C" w:rsidRDefault="00FF542C" w:rsidP="004E2443">
      <w:pPr>
        <w:pStyle w:val="ListParagraph"/>
        <w:numPr>
          <w:ilvl w:val="0"/>
          <w:numId w:val="2"/>
        </w:numPr>
        <w:tabs>
          <w:tab w:val="left" w:pos="1134"/>
        </w:tabs>
        <w:ind w:left="0" w:firstLine="709"/>
        <w:jc w:val="both"/>
        <w:rPr>
          <w:ins w:id="52" w:author="Author"/>
          <w:rFonts w:ascii="Times New Roman" w:hAnsi="Times New Roman"/>
          <w:sz w:val="24"/>
          <w:szCs w:val="24"/>
        </w:rPr>
      </w:pPr>
      <w:ins w:id="53" w:author="Author">
        <w:r w:rsidRPr="00FF542C">
          <w:rPr>
            <w:rFonts w:ascii="Times New Roman" w:hAnsi="Times New Roman"/>
            <w:sz w:val="24"/>
            <w:szCs w:val="24"/>
          </w:rPr>
          <w:t>Абзац 1 пункта 2.11.5 Положения после слов «местного значения» дополнить словами «, взамен уничтоженных или поврежденных»</w:t>
        </w:r>
        <w:r>
          <w:rPr>
            <w:rFonts w:ascii="Times New Roman" w:hAnsi="Times New Roman"/>
            <w:sz w:val="24"/>
            <w:szCs w:val="24"/>
          </w:rPr>
          <w:t>.</w:t>
        </w:r>
      </w:ins>
    </w:p>
    <w:p w14:paraId="29DD55D7" w14:textId="77777777" w:rsidR="00F37F73" w:rsidRDefault="00FF542C" w:rsidP="004E2443">
      <w:pPr>
        <w:pStyle w:val="ListParagraph"/>
        <w:numPr>
          <w:ilvl w:val="0"/>
          <w:numId w:val="2"/>
        </w:numPr>
        <w:tabs>
          <w:tab w:val="left" w:pos="1134"/>
        </w:tabs>
        <w:ind w:left="0" w:firstLine="709"/>
        <w:jc w:val="both"/>
        <w:rPr>
          <w:ins w:id="54" w:author="Author"/>
          <w:rFonts w:ascii="Times New Roman" w:hAnsi="Times New Roman"/>
          <w:sz w:val="24"/>
          <w:szCs w:val="24"/>
        </w:rPr>
      </w:pPr>
      <w:ins w:id="55" w:author="Author">
        <w:r>
          <w:rPr>
            <w:rFonts w:ascii="Times New Roman" w:hAnsi="Times New Roman"/>
            <w:sz w:val="24"/>
            <w:szCs w:val="24"/>
          </w:rPr>
          <w:t>Пункт 2.12.4. Положения исключить.</w:t>
        </w:r>
        <w:r w:rsidRPr="00FF542C">
          <w:rPr>
            <w:rFonts w:ascii="Times New Roman" w:hAnsi="Times New Roman"/>
            <w:sz w:val="24"/>
            <w:szCs w:val="24"/>
          </w:rPr>
          <w:t xml:space="preserve"> </w:t>
        </w:r>
      </w:ins>
    </w:p>
    <w:p w14:paraId="2B32EA2E" w14:textId="77777777" w:rsidR="00FF542C" w:rsidRPr="00FF542C" w:rsidRDefault="00FF542C" w:rsidP="00FF542C">
      <w:pPr>
        <w:pStyle w:val="ListParagraph"/>
        <w:tabs>
          <w:tab w:val="left" w:pos="1134"/>
        </w:tabs>
        <w:ind w:left="709"/>
        <w:jc w:val="both"/>
        <w:rPr>
          <w:ins w:id="56" w:author="Author"/>
          <w:rFonts w:ascii="Times New Roman" w:hAnsi="Times New Roman"/>
          <w:sz w:val="24"/>
          <w:szCs w:val="24"/>
        </w:rPr>
      </w:pPr>
    </w:p>
    <w:p w14:paraId="5B4EAEB7" w14:textId="77777777" w:rsidR="009C61C2" w:rsidRPr="00637047" w:rsidRDefault="001E08FA" w:rsidP="004E2443">
      <w:pPr>
        <w:numPr>
          <w:ilvl w:val="0"/>
          <w:numId w:val="1"/>
        </w:numPr>
        <w:spacing w:after="240"/>
        <w:ind w:left="0" w:firstLine="709"/>
        <w:jc w:val="both"/>
        <w:rPr>
          <w:ins w:id="57" w:author="Author"/>
          <w:rFonts w:ascii="Times New Roman" w:hAnsi="Times New Roman" w:cs="Times New Roman"/>
          <w:sz w:val="24"/>
          <w:szCs w:val="24"/>
        </w:rPr>
      </w:pPr>
      <w:ins w:id="58" w:author="Author">
        <w:r w:rsidRPr="00637047">
          <w:rPr>
            <w:rFonts w:ascii="Times New Roman" w:hAnsi="Times New Roman" w:cs="Times New Roman"/>
            <w:sz w:val="24"/>
            <w:szCs w:val="24"/>
          </w:rPr>
          <w:t>Контроль за исполнением настоящего решения возложить на Главу Муниципального образования поселок Стрельна</w:t>
        </w:r>
        <w:r w:rsidRPr="00637047">
          <w:rPr>
            <w:rFonts w:ascii="Times New Roman" w:hAnsi="Times New Roman" w:cs="Times New Roman"/>
            <w:spacing w:val="-2"/>
            <w:sz w:val="24"/>
            <w:szCs w:val="24"/>
          </w:rPr>
          <w:t xml:space="preserve"> Беленкова Валерия Николаевича.                                                                         </w:t>
        </w:r>
      </w:ins>
    </w:p>
    <w:p w14:paraId="749191AC" w14:textId="77777777" w:rsidR="001E08FA" w:rsidRPr="009C61C2" w:rsidRDefault="001E08FA" w:rsidP="004E2443">
      <w:pPr>
        <w:numPr>
          <w:ilvl w:val="0"/>
          <w:numId w:val="1"/>
        </w:numPr>
        <w:spacing w:after="240"/>
        <w:ind w:left="0" w:firstLine="709"/>
        <w:jc w:val="both"/>
        <w:rPr>
          <w:ins w:id="59" w:author="Author"/>
          <w:rFonts w:ascii="Times New Roman" w:hAnsi="Times New Roman" w:cs="Times New Roman"/>
          <w:sz w:val="24"/>
          <w:szCs w:val="24"/>
        </w:rPr>
      </w:pPr>
      <w:ins w:id="60" w:author="Author">
        <w:r w:rsidRPr="009C61C2">
          <w:rPr>
            <w:rFonts w:ascii="Times New Roman" w:hAnsi="Times New Roman" w:cs="Times New Roman"/>
            <w:sz w:val="24"/>
            <w:szCs w:val="24"/>
          </w:rPr>
          <w:t xml:space="preserve">Настоящее решение вступает в силу со дня </w:t>
        </w:r>
        <w:r w:rsidR="009C61C2">
          <w:rPr>
            <w:rFonts w:ascii="Times New Roman" w:hAnsi="Times New Roman" w:cs="Times New Roman"/>
            <w:sz w:val="24"/>
            <w:szCs w:val="24"/>
          </w:rPr>
          <w:t xml:space="preserve">его </w:t>
        </w:r>
        <w:r w:rsidR="00637047">
          <w:rPr>
            <w:rFonts w:ascii="Times New Roman" w:hAnsi="Times New Roman" w:cs="Times New Roman"/>
            <w:sz w:val="24"/>
            <w:szCs w:val="24"/>
          </w:rPr>
          <w:t>официального опубликования (обнародования).</w:t>
        </w:r>
      </w:ins>
    </w:p>
    <w:p w14:paraId="0F8E629B" w14:textId="77777777" w:rsidR="001E08FA" w:rsidRPr="001E08FA" w:rsidRDefault="001E08FA" w:rsidP="001E08FA">
      <w:pPr>
        <w:rPr>
          <w:ins w:id="61" w:author="Author"/>
          <w:rFonts w:ascii="Times New Roman" w:hAnsi="Times New Roman" w:cs="Times New Roman"/>
          <w:sz w:val="24"/>
          <w:szCs w:val="24"/>
        </w:rPr>
      </w:pPr>
    </w:p>
    <w:p w14:paraId="6469962B" w14:textId="77777777" w:rsidR="001E08FA" w:rsidRPr="001E08FA" w:rsidRDefault="001E08FA" w:rsidP="001E08FA">
      <w:pPr>
        <w:rPr>
          <w:ins w:id="62" w:author="Author"/>
          <w:rFonts w:ascii="Times New Roman" w:hAnsi="Times New Roman" w:cs="Times New Roman"/>
          <w:sz w:val="24"/>
          <w:szCs w:val="24"/>
        </w:rPr>
      </w:pPr>
    </w:p>
    <w:p w14:paraId="41B2E2DC" w14:textId="77777777" w:rsidR="001E08FA" w:rsidRPr="001E08FA" w:rsidRDefault="001E08FA" w:rsidP="001E08FA">
      <w:pPr>
        <w:rPr>
          <w:ins w:id="63" w:author="Author"/>
          <w:rFonts w:ascii="Times New Roman" w:hAnsi="Times New Roman" w:cs="Times New Roman"/>
          <w:sz w:val="24"/>
          <w:szCs w:val="24"/>
        </w:rPr>
      </w:pPr>
      <w:ins w:id="64" w:author="Author">
        <w:r w:rsidRPr="001E08FA">
          <w:rPr>
            <w:rFonts w:ascii="Times New Roman" w:hAnsi="Times New Roman" w:cs="Times New Roman"/>
            <w:sz w:val="24"/>
            <w:szCs w:val="24"/>
          </w:rPr>
          <w:t xml:space="preserve">Глава Муниципального образования, </w:t>
        </w:r>
      </w:ins>
    </w:p>
    <w:p w14:paraId="06B5F9B4" w14:textId="77777777" w:rsidR="001E08FA" w:rsidRPr="001E08FA" w:rsidRDefault="001E08FA" w:rsidP="001E08FA">
      <w:pPr>
        <w:rPr>
          <w:ins w:id="65" w:author="Author"/>
          <w:rFonts w:ascii="Times New Roman" w:hAnsi="Times New Roman" w:cs="Times New Roman"/>
          <w:sz w:val="24"/>
          <w:szCs w:val="24"/>
        </w:rPr>
      </w:pPr>
      <w:ins w:id="66" w:author="Author">
        <w:r w:rsidRPr="001E08FA">
          <w:rPr>
            <w:rFonts w:ascii="Times New Roman" w:hAnsi="Times New Roman" w:cs="Times New Roman"/>
            <w:sz w:val="24"/>
            <w:szCs w:val="24"/>
          </w:rPr>
          <w:t>исполняющий полномочия</w:t>
        </w:r>
      </w:ins>
    </w:p>
    <w:p w14:paraId="0E391176" w14:textId="77777777" w:rsidR="001E08FA" w:rsidRPr="001E08FA" w:rsidRDefault="001E08FA" w:rsidP="001E08FA">
      <w:pPr>
        <w:rPr>
          <w:ins w:id="67" w:author="Author"/>
          <w:rFonts w:ascii="Times New Roman" w:hAnsi="Times New Roman" w:cs="Times New Roman"/>
          <w:sz w:val="24"/>
          <w:szCs w:val="24"/>
        </w:rPr>
      </w:pPr>
      <w:ins w:id="68" w:author="Author">
        <w:r w:rsidRPr="001E08FA">
          <w:rPr>
            <w:rFonts w:ascii="Times New Roman" w:hAnsi="Times New Roman" w:cs="Times New Roman"/>
            <w:sz w:val="24"/>
            <w:szCs w:val="24"/>
          </w:rPr>
          <w:t>председателя Муниципального Совета</w:t>
        </w:r>
        <w:r w:rsidRPr="001E08FA">
          <w:rPr>
            <w:rFonts w:ascii="Times New Roman" w:hAnsi="Times New Roman" w:cs="Times New Roman"/>
            <w:sz w:val="24"/>
            <w:szCs w:val="24"/>
          </w:rPr>
          <w:tab/>
        </w:r>
        <w:r w:rsidRPr="001E08FA">
          <w:rPr>
            <w:rFonts w:ascii="Times New Roman" w:hAnsi="Times New Roman" w:cs="Times New Roman"/>
            <w:sz w:val="24"/>
            <w:szCs w:val="24"/>
          </w:rPr>
          <w:tab/>
        </w:r>
        <w:r w:rsidRPr="001E08FA">
          <w:rPr>
            <w:rFonts w:ascii="Times New Roman" w:hAnsi="Times New Roman" w:cs="Times New Roman"/>
            <w:sz w:val="24"/>
            <w:szCs w:val="24"/>
          </w:rPr>
          <w:tab/>
          <w:t xml:space="preserve">                              В.Н. Беленков</w:t>
        </w:r>
      </w:ins>
    </w:p>
    <w:p w14:paraId="3E5F8FA5" w14:textId="77777777" w:rsidR="001E08FA" w:rsidRPr="001E08FA" w:rsidRDefault="001E08FA" w:rsidP="001E08FA">
      <w:pPr>
        <w:rPr>
          <w:ins w:id="69" w:author="Author"/>
          <w:rFonts w:ascii="Times New Roman" w:hAnsi="Times New Roman" w:cs="Times New Roman"/>
          <w:sz w:val="24"/>
          <w:szCs w:val="24"/>
        </w:rPr>
      </w:pPr>
    </w:p>
    <w:p w14:paraId="7684EAF7" w14:textId="77777777" w:rsidR="003F43E6" w:rsidRPr="00263D5E" w:rsidRDefault="003F43E6" w:rsidP="00293CA0">
      <w:pPr>
        <w:pStyle w:val="Header"/>
        <w:jc w:val="center"/>
        <w:rPr>
          <w:del w:id="70" w:author="Author"/>
          <w:b/>
          <w:sz w:val="32"/>
        </w:rPr>
      </w:pPr>
      <w:del w:id="71" w:author="Author">
        <w:r w:rsidRPr="00263D5E">
          <w:rPr>
            <w:b/>
            <w:sz w:val="32"/>
          </w:rPr>
          <w:delText>Supreme Court of Canada / Cour suprême du Canada</w:delText>
        </w:r>
      </w:del>
    </w:p>
    <w:p w14:paraId="6436EBA2" w14:textId="77777777" w:rsidR="003F43E6" w:rsidRPr="00263D5E" w:rsidRDefault="003F43E6" w:rsidP="00293CA0">
      <w:pPr>
        <w:widowControl w:val="0"/>
        <w:rPr>
          <w:del w:id="72" w:author="Author"/>
          <w:i/>
        </w:rPr>
      </w:pPr>
    </w:p>
    <w:p w14:paraId="29FA80E4" w14:textId="77777777" w:rsidR="003F43E6" w:rsidRPr="00263D5E" w:rsidRDefault="003F43E6" w:rsidP="00293CA0">
      <w:pPr>
        <w:widowControl w:val="0"/>
        <w:rPr>
          <w:del w:id="73" w:author="Author"/>
          <w:i/>
        </w:rPr>
      </w:pPr>
    </w:p>
    <w:p w14:paraId="0A2F78E8" w14:textId="77777777" w:rsidR="006F2579" w:rsidRPr="00263D5E" w:rsidRDefault="006F2579" w:rsidP="00293CA0">
      <w:pPr>
        <w:widowControl w:val="0"/>
        <w:rPr>
          <w:del w:id="74" w:author="Author"/>
          <w:i/>
          <w:lang w:val="fr-CA"/>
        </w:rPr>
      </w:pPr>
      <w:del w:id="75" w:author="Author">
        <w:r w:rsidRPr="00263D5E">
          <w:rPr>
            <w:i/>
            <w:lang w:val="fr-CA"/>
          </w:rPr>
          <w:delText>(</w:delText>
        </w:r>
        <w:r w:rsidR="00EF40B2" w:rsidRPr="00263D5E">
          <w:rPr>
            <w:i/>
            <w:lang w:val="fr-CA"/>
          </w:rPr>
          <w:delText>Le</w:delText>
        </w:r>
        <w:r w:rsidRPr="00263D5E">
          <w:rPr>
            <w:i/>
            <w:lang w:val="fr-CA"/>
          </w:rPr>
          <w:delText xml:space="preserve"> français suit)</w:delText>
        </w:r>
      </w:del>
    </w:p>
    <w:p w14:paraId="5A3E1A19" w14:textId="77777777" w:rsidR="006F2579" w:rsidRPr="00263D5E" w:rsidRDefault="006F2579" w:rsidP="00293CA0">
      <w:pPr>
        <w:widowControl w:val="0"/>
        <w:rPr>
          <w:del w:id="76" w:author="Author"/>
          <w:lang w:val="fr-CA"/>
        </w:rPr>
      </w:pPr>
    </w:p>
    <w:p w14:paraId="1B7C054E" w14:textId="77777777" w:rsidR="006F2579" w:rsidRPr="00263D5E" w:rsidRDefault="00C007C3" w:rsidP="00293CA0">
      <w:pPr>
        <w:widowControl w:val="0"/>
        <w:jc w:val="center"/>
        <w:rPr>
          <w:del w:id="77" w:author="Author"/>
          <w:b/>
          <w:lang w:val="fr-CA"/>
        </w:rPr>
      </w:pPr>
      <w:del w:id="78" w:author="Author">
        <w:r w:rsidRPr="00263D5E">
          <w:fldChar w:fldCharType="begin"/>
        </w:r>
        <w:r w:rsidR="006F2579" w:rsidRPr="00263D5E">
          <w:rPr>
            <w:lang w:val="fr-CA"/>
          </w:rPr>
          <w:delInstrText xml:space="preserve"> SEQ CHAPTER \h \r 1</w:delInstrText>
        </w:r>
        <w:r w:rsidRPr="00263D5E">
          <w:fldChar w:fldCharType="end"/>
        </w:r>
        <w:r w:rsidR="002767DF" w:rsidRPr="00263D5E">
          <w:rPr>
            <w:b/>
            <w:lang w:val="fr-CA"/>
          </w:rPr>
          <w:delText>JUDGMENT</w:delText>
        </w:r>
        <w:r w:rsidR="008E3C76" w:rsidRPr="00263D5E">
          <w:rPr>
            <w:b/>
            <w:lang w:val="fr-CA"/>
          </w:rPr>
          <w:delText>S</w:delText>
        </w:r>
        <w:r w:rsidR="002767DF" w:rsidRPr="00263D5E">
          <w:rPr>
            <w:b/>
            <w:lang w:val="fr-CA"/>
          </w:rPr>
          <w:delText xml:space="preserve"> </w:delText>
        </w:r>
        <w:r w:rsidR="004C4C26" w:rsidRPr="00263D5E">
          <w:rPr>
            <w:b/>
            <w:lang w:val="fr-CA"/>
          </w:rPr>
          <w:delText>IN LEAVE APPLICATION</w:delText>
        </w:r>
        <w:r w:rsidR="008E3C76" w:rsidRPr="00263D5E">
          <w:rPr>
            <w:b/>
            <w:lang w:val="fr-CA"/>
          </w:rPr>
          <w:delText>S</w:delText>
        </w:r>
      </w:del>
    </w:p>
    <w:p w14:paraId="7FE43B1A" w14:textId="77777777" w:rsidR="006F2579" w:rsidRPr="00263D5E" w:rsidRDefault="006F2579" w:rsidP="00293CA0">
      <w:pPr>
        <w:widowControl w:val="0"/>
        <w:rPr>
          <w:del w:id="79" w:author="Author"/>
          <w:b/>
          <w:lang w:val="fr-CA"/>
        </w:rPr>
      </w:pPr>
    </w:p>
    <w:p w14:paraId="71BC565E" w14:textId="77777777" w:rsidR="006F2579" w:rsidRPr="00263D5E" w:rsidRDefault="005B764B" w:rsidP="00293CA0">
      <w:pPr>
        <w:widowControl w:val="0"/>
        <w:rPr>
          <w:del w:id="80" w:author="Author"/>
          <w:b/>
        </w:rPr>
      </w:pPr>
      <w:del w:id="81" w:author="Author">
        <w:r w:rsidRPr="00263D5E">
          <w:rPr>
            <w:b/>
          </w:rPr>
          <w:delText>Novem</w:delText>
        </w:r>
        <w:r w:rsidR="00740F77" w:rsidRPr="00263D5E">
          <w:rPr>
            <w:b/>
          </w:rPr>
          <w:delText>ber</w:delText>
        </w:r>
        <w:r w:rsidR="00C9475D" w:rsidRPr="00263D5E">
          <w:rPr>
            <w:b/>
          </w:rPr>
          <w:delText xml:space="preserve"> </w:delText>
        </w:r>
        <w:r w:rsidRPr="00263D5E">
          <w:rPr>
            <w:b/>
          </w:rPr>
          <w:delText>7</w:delText>
        </w:r>
        <w:r w:rsidR="00170148" w:rsidRPr="00263D5E">
          <w:rPr>
            <w:b/>
          </w:rPr>
          <w:delText>,</w:delText>
        </w:r>
        <w:r w:rsidR="008825DB" w:rsidRPr="00263D5E">
          <w:rPr>
            <w:b/>
          </w:rPr>
          <w:delText xml:space="preserve"> 201</w:delText>
        </w:r>
        <w:r w:rsidR="00DC7C53" w:rsidRPr="00263D5E">
          <w:rPr>
            <w:b/>
          </w:rPr>
          <w:delText>9</w:delText>
        </w:r>
      </w:del>
    </w:p>
    <w:p w14:paraId="614A5300" w14:textId="77777777" w:rsidR="006F2579" w:rsidRPr="00263D5E" w:rsidRDefault="006F2579" w:rsidP="00293CA0">
      <w:pPr>
        <w:widowControl w:val="0"/>
        <w:rPr>
          <w:del w:id="82" w:author="Author"/>
          <w:b/>
        </w:rPr>
      </w:pPr>
      <w:del w:id="83" w:author="Author">
        <w:r w:rsidRPr="00263D5E">
          <w:rPr>
            <w:b/>
          </w:rPr>
          <w:delText>For immediate release</w:delText>
        </w:r>
      </w:del>
    </w:p>
    <w:p w14:paraId="7B5F14C4" w14:textId="77777777" w:rsidR="006F2579" w:rsidRPr="00263D5E" w:rsidRDefault="006F2579" w:rsidP="00293CA0">
      <w:pPr>
        <w:widowControl w:val="0"/>
        <w:rPr>
          <w:del w:id="84" w:author="Author"/>
        </w:rPr>
      </w:pPr>
    </w:p>
    <w:p w14:paraId="09ACA761" w14:textId="77777777" w:rsidR="002767DF" w:rsidRPr="00263D5E" w:rsidRDefault="002767DF" w:rsidP="00293CA0">
      <w:pPr>
        <w:widowControl w:val="0"/>
        <w:rPr>
          <w:del w:id="85" w:author="Author"/>
        </w:rPr>
      </w:pPr>
      <w:del w:id="86" w:author="Author">
        <w:r w:rsidRPr="00263D5E">
          <w:rPr>
            <w:b/>
          </w:rPr>
          <w:delText>OTTAWA</w:delText>
        </w:r>
        <w:r w:rsidRPr="00263D5E">
          <w:delText xml:space="preserve"> – The Suprem</w:delText>
        </w:r>
        <w:r w:rsidR="00580213" w:rsidRPr="00263D5E">
          <w:delText>e</w:delText>
        </w:r>
        <w:r w:rsidRPr="00263D5E">
          <w:delText xml:space="preserve"> Court of Canada has today deposited with the Registrar judgment</w:delText>
        </w:r>
        <w:r w:rsidR="008E3C76" w:rsidRPr="00263D5E">
          <w:delText>s</w:delText>
        </w:r>
        <w:r w:rsidRPr="00263D5E">
          <w:delText xml:space="preserve"> in the following application</w:delText>
        </w:r>
        <w:r w:rsidR="008E3C76" w:rsidRPr="00263D5E">
          <w:delText>s</w:delText>
        </w:r>
        <w:r w:rsidRPr="00263D5E">
          <w:delText xml:space="preserve"> for leave to appe</w:delText>
        </w:r>
        <w:r w:rsidR="00DB3E59" w:rsidRPr="00263D5E">
          <w:delText>a</w:delText>
        </w:r>
        <w:r w:rsidRPr="00263D5E">
          <w:delText>l.</w:delText>
        </w:r>
      </w:del>
    </w:p>
    <w:p w14:paraId="3F9DF799" w14:textId="77777777" w:rsidR="006F2579" w:rsidRPr="00263D5E" w:rsidRDefault="006F2579" w:rsidP="00293CA0">
      <w:pPr>
        <w:widowControl w:val="0"/>
        <w:rPr>
          <w:del w:id="87" w:author="Author"/>
        </w:rPr>
      </w:pPr>
    </w:p>
    <w:p w14:paraId="2A308DBD" w14:textId="77777777" w:rsidR="006F2579" w:rsidRPr="00263D5E" w:rsidRDefault="006F2579" w:rsidP="00293CA0">
      <w:pPr>
        <w:widowControl w:val="0"/>
        <w:rPr>
          <w:del w:id="88" w:author="Author"/>
        </w:rPr>
      </w:pPr>
    </w:p>
    <w:p w14:paraId="23BA4761" w14:textId="77777777" w:rsidR="002767DF" w:rsidRPr="00263D5E" w:rsidRDefault="002767DF" w:rsidP="00293CA0">
      <w:pPr>
        <w:widowControl w:val="0"/>
        <w:jc w:val="center"/>
        <w:rPr>
          <w:del w:id="89" w:author="Author"/>
          <w:lang w:val="fr-CA"/>
        </w:rPr>
      </w:pPr>
      <w:del w:id="90" w:author="Author">
        <w:r w:rsidRPr="00263D5E">
          <w:rPr>
            <w:b/>
            <w:lang w:val="fr-CA"/>
          </w:rPr>
          <w:delText>JUGEMENT</w:delText>
        </w:r>
        <w:r w:rsidR="008E3C76" w:rsidRPr="00263D5E">
          <w:rPr>
            <w:b/>
            <w:lang w:val="fr-CA"/>
          </w:rPr>
          <w:delText>S</w:delText>
        </w:r>
        <w:r w:rsidR="004C4C26" w:rsidRPr="00263D5E">
          <w:rPr>
            <w:b/>
            <w:lang w:val="fr-CA"/>
          </w:rPr>
          <w:delText xml:space="preserve"> SUR DEMANDE</w:delText>
        </w:r>
        <w:r w:rsidR="008E3C76" w:rsidRPr="00263D5E">
          <w:rPr>
            <w:b/>
            <w:lang w:val="fr-CA"/>
          </w:rPr>
          <w:delText>S</w:delText>
        </w:r>
        <w:r w:rsidRPr="00263D5E">
          <w:rPr>
            <w:b/>
            <w:lang w:val="fr-CA"/>
          </w:rPr>
          <w:delText xml:space="preserve"> D’AUTORISATION</w:delText>
        </w:r>
      </w:del>
    </w:p>
    <w:p w14:paraId="3C512529" w14:textId="77777777" w:rsidR="006F2579" w:rsidRPr="00263D5E" w:rsidRDefault="006F2579" w:rsidP="00293CA0">
      <w:pPr>
        <w:widowControl w:val="0"/>
        <w:rPr>
          <w:del w:id="91" w:author="Author"/>
          <w:lang w:val="fr-CA"/>
        </w:rPr>
      </w:pPr>
    </w:p>
    <w:p w14:paraId="100B7655" w14:textId="77777777" w:rsidR="006F2579" w:rsidRPr="00263D5E" w:rsidRDefault="006F2579" w:rsidP="00293CA0">
      <w:pPr>
        <w:widowControl w:val="0"/>
        <w:rPr>
          <w:del w:id="92" w:author="Author"/>
          <w:b/>
          <w:lang w:val="fr-CA"/>
        </w:rPr>
      </w:pPr>
      <w:del w:id="93" w:author="Author">
        <w:r w:rsidRPr="00263D5E">
          <w:rPr>
            <w:b/>
            <w:lang w:val="fr-CA"/>
          </w:rPr>
          <w:delText>Le</w:delText>
        </w:r>
        <w:r w:rsidR="008825DB" w:rsidRPr="00263D5E">
          <w:rPr>
            <w:b/>
            <w:lang w:val="fr-CA"/>
          </w:rPr>
          <w:delText xml:space="preserve"> </w:delText>
        </w:r>
        <w:r w:rsidR="005B764B" w:rsidRPr="00263D5E">
          <w:rPr>
            <w:b/>
            <w:lang w:val="fr-CA"/>
          </w:rPr>
          <w:delText>7</w:delText>
        </w:r>
        <w:r w:rsidR="008F66B0" w:rsidRPr="00263D5E">
          <w:rPr>
            <w:b/>
            <w:lang w:val="fr-CA"/>
          </w:rPr>
          <w:delText xml:space="preserve"> </w:delText>
        </w:r>
        <w:r w:rsidR="005B764B" w:rsidRPr="00263D5E">
          <w:rPr>
            <w:b/>
            <w:lang w:val="fr-CA"/>
          </w:rPr>
          <w:delText>n</w:delText>
        </w:r>
        <w:r w:rsidR="00740F77" w:rsidRPr="00263D5E">
          <w:rPr>
            <w:b/>
            <w:lang w:val="fr-CA"/>
          </w:rPr>
          <w:delText>o</w:delText>
        </w:r>
        <w:r w:rsidR="005B764B" w:rsidRPr="00263D5E">
          <w:rPr>
            <w:b/>
            <w:lang w:val="fr-CA"/>
          </w:rPr>
          <w:delText>vem</w:delText>
        </w:r>
        <w:r w:rsidR="009A4EB9" w:rsidRPr="00263D5E">
          <w:rPr>
            <w:b/>
            <w:lang w:val="fr-CA"/>
          </w:rPr>
          <w:delText>bre</w:delText>
        </w:r>
        <w:r w:rsidR="004E4B02" w:rsidRPr="00263D5E">
          <w:rPr>
            <w:b/>
            <w:lang w:val="fr-CA"/>
          </w:rPr>
          <w:delText xml:space="preserve"> </w:delText>
        </w:r>
        <w:r w:rsidR="008825DB" w:rsidRPr="00263D5E">
          <w:rPr>
            <w:b/>
            <w:lang w:val="fr-CA"/>
          </w:rPr>
          <w:delText>201</w:delText>
        </w:r>
        <w:r w:rsidR="0068093F" w:rsidRPr="00263D5E">
          <w:rPr>
            <w:b/>
            <w:lang w:val="fr-CA"/>
          </w:rPr>
          <w:delText>9</w:delText>
        </w:r>
      </w:del>
    </w:p>
    <w:p w14:paraId="22C74597" w14:textId="77777777" w:rsidR="006F2579" w:rsidRPr="00263D5E" w:rsidRDefault="006F2579" w:rsidP="00293CA0">
      <w:pPr>
        <w:widowControl w:val="0"/>
        <w:rPr>
          <w:del w:id="94" w:author="Author"/>
          <w:b/>
          <w:lang w:val="fr-CA"/>
        </w:rPr>
      </w:pPr>
      <w:del w:id="95" w:author="Author">
        <w:r w:rsidRPr="00263D5E">
          <w:rPr>
            <w:b/>
            <w:lang w:val="fr-CA"/>
          </w:rPr>
          <w:delText>Pour diffusion immédiate</w:delText>
        </w:r>
      </w:del>
    </w:p>
    <w:p w14:paraId="51C579DC" w14:textId="77777777" w:rsidR="006F2579" w:rsidRPr="00263D5E" w:rsidRDefault="006F2579" w:rsidP="00293CA0">
      <w:pPr>
        <w:widowControl w:val="0"/>
        <w:rPr>
          <w:del w:id="96" w:author="Author"/>
          <w:lang w:val="fr-CA"/>
        </w:rPr>
      </w:pPr>
    </w:p>
    <w:p w14:paraId="1FE0DC1E" w14:textId="77777777" w:rsidR="002767DF" w:rsidRPr="00263D5E" w:rsidRDefault="002767DF" w:rsidP="00293CA0">
      <w:pPr>
        <w:widowControl w:val="0"/>
        <w:rPr>
          <w:del w:id="97" w:author="Author"/>
          <w:lang w:val="fr-CA"/>
        </w:rPr>
      </w:pPr>
      <w:del w:id="98" w:author="Author">
        <w:r w:rsidRPr="00263D5E">
          <w:rPr>
            <w:b/>
            <w:lang w:val="fr-CA"/>
          </w:rPr>
          <w:delText>OTTAWA</w:delText>
        </w:r>
        <w:r w:rsidRPr="00263D5E">
          <w:rPr>
            <w:lang w:val="fr-CA"/>
          </w:rPr>
          <w:delText xml:space="preserve"> – La Cour suprême du Canada a déposé aujourd’hui auprès du registrair</w:delText>
        </w:r>
        <w:r w:rsidR="00832F42" w:rsidRPr="00263D5E">
          <w:rPr>
            <w:lang w:val="fr-CA"/>
          </w:rPr>
          <w:delText>e</w:delText>
        </w:r>
        <w:r w:rsidRPr="00263D5E">
          <w:rPr>
            <w:lang w:val="fr-CA"/>
          </w:rPr>
          <w:delText xml:space="preserve"> le</w:delText>
        </w:r>
        <w:r w:rsidR="008E3C76" w:rsidRPr="00263D5E">
          <w:rPr>
            <w:lang w:val="fr-CA"/>
          </w:rPr>
          <w:delText>s</w:delText>
        </w:r>
        <w:r w:rsidRPr="00263D5E">
          <w:rPr>
            <w:lang w:val="fr-CA"/>
          </w:rPr>
          <w:delText xml:space="preserve"> jugemen</w:delText>
        </w:r>
        <w:r w:rsidR="0020532F" w:rsidRPr="00263D5E">
          <w:rPr>
            <w:lang w:val="fr-CA"/>
          </w:rPr>
          <w:delText>t</w:delText>
        </w:r>
        <w:r w:rsidR="008E3C76" w:rsidRPr="00263D5E">
          <w:rPr>
            <w:lang w:val="fr-CA"/>
          </w:rPr>
          <w:delText>s</w:delText>
        </w:r>
        <w:r w:rsidRPr="00263D5E">
          <w:rPr>
            <w:lang w:val="fr-CA"/>
          </w:rPr>
          <w:delText xml:space="preserve"> dans </w:delText>
        </w:r>
        <w:r w:rsidR="00CC044F" w:rsidRPr="00263D5E">
          <w:rPr>
            <w:lang w:val="fr-CA"/>
          </w:rPr>
          <w:delText>l</w:delText>
        </w:r>
        <w:r w:rsidR="008E3C76" w:rsidRPr="00263D5E">
          <w:rPr>
            <w:lang w:val="fr-CA"/>
          </w:rPr>
          <w:delText>es</w:delText>
        </w:r>
        <w:r w:rsidR="0020532F" w:rsidRPr="00263D5E">
          <w:rPr>
            <w:lang w:val="fr-CA"/>
          </w:rPr>
          <w:delText xml:space="preserve"> </w:delText>
        </w:r>
        <w:r w:rsidR="004C4C26" w:rsidRPr="00263D5E">
          <w:rPr>
            <w:lang w:val="fr-CA"/>
          </w:rPr>
          <w:delText>demande</w:delText>
        </w:r>
        <w:r w:rsidR="008E3C76" w:rsidRPr="00263D5E">
          <w:rPr>
            <w:lang w:val="fr-CA"/>
          </w:rPr>
          <w:delText>s</w:delText>
        </w:r>
        <w:r w:rsidRPr="00263D5E">
          <w:rPr>
            <w:lang w:val="fr-CA"/>
          </w:rPr>
          <w:delText xml:space="preserve"> d’au</w:delText>
        </w:r>
        <w:r w:rsidR="00F24EF2" w:rsidRPr="00263D5E">
          <w:rPr>
            <w:lang w:val="fr-CA"/>
          </w:rPr>
          <w:delText xml:space="preserve">torisation d’appel qui </w:delText>
        </w:r>
        <w:r w:rsidR="009A4EB9" w:rsidRPr="00263D5E">
          <w:rPr>
            <w:lang w:val="fr-CA"/>
          </w:rPr>
          <w:delText>sui</w:delText>
        </w:r>
        <w:r w:rsidR="008E3C76" w:rsidRPr="00263D5E">
          <w:rPr>
            <w:lang w:val="fr-CA"/>
          </w:rPr>
          <w:delText>ven</w:delText>
        </w:r>
        <w:r w:rsidR="009A4EB9" w:rsidRPr="00263D5E">
          <w:rPr>
            <w:lang w:val="fr-CA"/>
          </w:rPr>
          <w:delText>t</w:delText>
        </w:r>
        <w:r w:rsidR="00F24EF2" w:rsidRPr="00263D5E">
          <w:rPr>
            <w:lang w:val="fr-CA"/>
          </w:rPr>
          <w:delText>.</w:delText>
        </w:r>
      </w:del>
    </w:p>
    <w:p w14:paraId="106933A8" w14:textId="77777777" w:rsidR="00694BDA" w:rsidRPr="00263D5E" w:rsidRDefault="00694BDA" w:rsidP="00293CA0">
      <w:pPr>
        <w:jc w:val="both"/>
        <w:rPr>
          <w:del w:id="99" w:author="Author"/>
          <w:sz w:val="20"/>
          <w:lang w:val="fr-CA"/>
        </w:rPr>
      </w:pPr>
    </w:p>
    <w:p w14:paraId="2EEF75D2" w14:textId="77777777" w:rsidR="00EC78EA" w:rsidRPr="00263D5E" w:rsidRDefault="00EC78EA" w:rsidP="00293CA0">
      <w:pPr>
        <w:jc w:val="both"/>
        <w:rPr>
          <w:del w:id="100" w:author="Author"/>
          <w:sz w:val="20"/>
          <w:lang w:val="fr-CA"/>
        </w:rPr>
      </w:pPr>
    </w:p>
    <w:p w14:paraId="3387BF33" w14:textId="77777777" w:rsidR="00431DE2" w:rsidRPr="00263D5E" w:rsidRDefault="00431DE2" w:rsidP="00293CA0">
      <w:pPr>
        <w:jc w:val="both"/>
        <w:rPr>
          <w:del w:id="101" w:author="Author"/>
          <w:b/>
          <w:sz w:val="22"/>
          <w:szCs w:val="22"/>
        </w:rPr>
      </w:pPr>
      <w:del w:id="102" w:author="Author">
        <w:r w:rsidRPr="00263D5E">
          <w:rPr>
            <w:b/>
            <w:sz w:val="22"/>
            <w:szCs w:val="22"/>
          </w:rPr>
          <w:delText>DISMISSED / REJETÉE</w:delText>
        </w:r>
        <w:r w:rsidR="00F46270" w:rsidRPr="00263D5E">
          <w:rPr>
            <w:b/>
            <w:sz w:val="22"/>
            <w:szCs w:val="22"/>
          </w:rPr>
          <w:delText>S</w:delText>
        </w:r>
      </w:del>
    </w:p>
    <w:p w14:paraId="79BECD0F" w14:textId="77777777" w:rsidR="00431DE2" w:rsidRPr="00263D5E" w:rsidRDefault="00431DE2" w:rsidP="00293CA0">
      <w:pPr>
        <w:jc w:val="both"/>
        <w:rPr>
          <w:del w:id="103" w:author="Author"/>
          <w:sz w:val="20"/>
        </w:rPr>
      </w:pPr>
    </w:p>
    <w:p w14:paraId="27CDA7DF" w14:textId="77777777" w:rsidR="00652505" w:rsidRPr="00263D5E" w:rsidRDefault="00652505" w:rsidP="00293CA0">
      <w:pPr>
        <w:rPr>
          <w:del w:id="104" w:author="Author"/>
          <w:sz w:val="22"/>
          <w:szCs w:val="22"/>
        </w:rPr>
      </w:pPr>
      <w:del w:id="105" w:author="Author">
        <w:r w:rsidRPr="00263D5E">
          <w:rPr>
            <w:i/>
            <w:sz w:val="22"/>
            <w:szCs w:val="22"/>
          </w:rPr>
          <w:delText>Zebulon Makotoko v. Her Majesty the Queen</w:delText>
        </w:r>
        <w:r w:rsidRPr="00263D5E">
          <w:rPr>
            <w:sz w:val="22"/>
            <w:szCs w:val="22"/>
          </w:rPr>
          <w:delText xml:space="preserve"> (Ontario) (Ont.) (Criminal) (By Leave) (</w:delText>
        </w:r>
        <w:r>
          <w:fldChar w:fldCharType="begin"/>
        </w:r>
        <w:r>
          <w:delInstrText>HYPERLINK "https://www.scc-csc.ca/case-dossier/info/sum-som-eng.aspx?cas=38737"</w:delInstrText>
        </w:r>
        <w:r>
          <w:fldChar w:fldCharType="separate"/>
        </w:r>
        <w:r w:rsidRPr="00263D5E">
          <w:rPr>
            <w:rStyle w:val="Hyperlink"/>
            <w:sz w:val="22"/>
            <w:szCs w:val="22"/>
          </w:rPr>
          <w:delText>38737</w:delText>
        </w:r>
        <w:r>
          <w:fldChar w:fldCharType="end"/>
        </w:r>
        <w:r w:rsidRPr="00263D5E">
          <w:rPr>
            <w:sz w:val="22"/>
            <w:szCs w:val="22"/>
          </w:rPr>
          <w:delText>)</w:delText>
        </w:r>
      </w:del>
    </w:p>
    <w:p w14:paraId="17ADCD63" w14:textId="77777777" w:rsidR="00A85DAA" w:rsidRPr="00263D5E" w:rsidRDefault="00A85DAA" w:rsidP="00293CA0">
      <w:pPr>
        <w:jc w:val="both"/>
        <w:rPr>
          <w:del w:id="106" w:author="Author"/>
          <w:sz w:val="20"/>
        </w:rPr>
      </w:pPr>
    </w:p>
    <w:p w14:paraId="01AD0B5C" w14:textId="77777777" w:rsidR="00D86A9E" w:rsidRPr="00263D5E" w:rsidRDefault="00652505" w:rsidP="00293CA0">
      <w:pPr>
        <w:jc w:val="both"/>
        <w:rPr>
          <w:del w:id="107" w:author="Author"/>
          <w:sz w:val="20"/>
        </w:rPr>
      </w:pPr>
      <w:del w:id="108" w:author="Author">
        <w:r w:rsidRPr="00263D5E">
          <w:rPr>
            <w:sz w:val="20"/>
          </w:rPr>
          <w:delText>The application for leave to appeal from the judgment of the</w:delText>
        </w:r>
        <w:bookmarkStart w:id="109" w:name="BM_1_"/>
        <w:bookmarkEnd w:id="109"/>
        <w:r w:rsidRPr="00263D5E">
          <w:rPr>
            <w:sz w:val="20"/>
          </w:rPr>
          <w:delText xml:space="preserve"> Court of Appeal for Ontario, Number M49398, dated May 31, 2019, is dismissed.</w:delText>
        </w:r>
      </w:del>
    </w:p>
    <w:p w14:paraId="66998B55" w14:textId="77777777" w:rsidR="00652505" w:rsidRPr="00263D5E" w:rsidRDefault="00652505" w:rsidP="00293CA0">
      <w:pPr>
        <w:jc w:val="both"/>
        <w:rPr>
          <w:del w:id="110" w:author="Author"/>
          <w:sz w:val="20"/>
        </w:rPr>
      </w:pPr>
    </w:p>
    <w:p w14:paraId="2B831D97" w14:textId="77777777" w:rsidR="00615C46" w:rsidRPr="00263D5E" w:rsidRDefault="00652505" w:rsidP="00293CA0">
      <w:pPr>
        <w:jc w:val="both"/>
        <w:rPr>
          <w:del w:id="111" w:author="Author"/>
          <w:sz w:val="20"/>
          <w:lang w:val="fr-CA"/>
        </w:rPr>
      </w:pPr>
      <w:del w:id="112" w:author="Author">
        <w:r w:rsidRPr="00263D5E">
          <w:rPr>
            <w:sz w:val="20"/>
            <w:lang w:val="fr-CA"/>
          </w:rPr>
          <w:delText xml:space="preserve">La demande d’autorisation d’appel de l’arrêt de la </w:delText>
        </w:r>
        <w:r w:rsidRPr="00263D5E">
          <w:rPr>
            <w:sz w:val="20"/>
            <w:lang w:val="fr-FR"/>
          </w:rPr>
          <w:delText>Cour d’appel de l’Ontario</w:delText>
        </w:r>
        <w:r w:rsidRPr="00263D5E">
          <w:rPr>
            <w:sz w:val="20"/>
            <w:lang w:val="fr-CA"/>
          </w:rPr>
          <w:delText xml:space="preserve">, numéro </w:delText>
        </w:r>
        <w:r w:rsidRPr="00263D5E">
          <w:rPr>
            <w:sz w:val="20"/>
            <w:lang w:val="fr-FR"/>
          </w:rPr>
          <w:delText>M49398</w:delText>
        </w:r>
        <w:r w:rsidRPr="00263D5E">
          <w:rPr>
            <w:sz w:val="20"/>
            <w:lang w:val="fr-CA"/>
          </w:rPr>
          <w:delText xml:space="preserve">, daté du </w:delText>
        </w:r>
        <w:r w:rsidRPr="00263D5E">
          <w:rPr>
            <w:sz w:val="20"/>
            <w:lang w:val="fr-FR"/>
          </w:rPr>
          <w:delText>31 mai 2019</w:delText>
        </w:r>
        <w:r w:rsidRPr="00263D5E">
          <w:rPr>
            <w:sz w:val="20"/>
            <w:lang w:val="fr-CA"/>
          </w:rPr>
          <w:delText>, est rejetée.</w:delText>
        </w:r>
      </w:del>
    </w:p>
    <w:p w14:paraId="6012EEF0" w14:textId="77777777" w:rsidR="009413FA" w:rsidRPr="00263D5E" w:rsidRDefault="009413FA" w:rsidP="00293CA0">
      <w:pPr>
        <w:jc w:val="both"/>
        <w:rPr>
          <w:del w:id="113" w:author="Author"/>
          <w:sz w:val="20"/>
          <w:lang w:val="fr-CA"/>
        </w:rPr>
      </w:pPr>
    </w:p>
    <w:p w14:paraId="51655929" w14:textId="77777777" w:rsidR="009413FA" w:rsidRPr="00263D5E" w:rsidRDefault="004E2443" w:rsidP="00293CA0">
      <w:pPr>
        <w:jc w:val="both"/>
        <w:rPr>
          <w:del w:id="114" w:author="Author"/>
          <w:sz w:val="20"/>
          <w:lang w:val="fr-CA"/>
        </w:rPr>
      </w:pPr>
      <w:del w:id="115" w:author="Author">
        <w:r>
          <w:rPr>
            <w:noProof/>
          </w:rPr>
        </w:r>
      </w:del>
      <w:r>
        <w:pict w14:anchorId="67E54CDA">
          <v:rect id="Horizontal Line 1" o:spid="_x0000_s2056" style="width:10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" fillcolor="black" stroked="f">
            <o:lock v:ext="edit" rotation="t" aspectratio="t" verticies="t" text="t" shapetype="t"/>
            <w10:anchorlock/>
          </v:rect>
        </w:pict>
      </w:r>
    </w:p>
    <w:p w14:paraId="381A49EB" w14:textId="77777777" w:rsidR="00006218" w:rsidRPr="00263D5E" w:rsidRDefault="00006218" w:rsidP="00293CA0">
      <w:pPr>
        <w:jc w:val="both"/>
        <w:rPr>
          <w:del w:id="116" w:author="Author"/>
          <w:sz w:val="20"/>
          <w:lang w:val="fr-CA"/>
        </w:rPr>
      </w:pPr>
    </w:p>
    <w:p w14:paraId="639295E9" w14:textId="77777777" w:rsidR="00717BAC" w:rsidRPr="00263D5E" w:rsidRDefault="00717BAC" w:rsidP="00293CA0">
      <w:pPr>
        <w:rPr>
          <w:del w:id="117" w:author="Author"/>
          <w:sz w:val="22"/>
          <w:szCs w:val="22"/>
          <w:lang w:val="fr-FR"/>
        </w:rPr>
      </w:pPr>
      <w:del w:id="118" w:author="Author">
        <w:r w:rsidRPr="00263D5E">
          <w:rPr>
            <w:i/>
            <w:sz w:val="22"/>
            <w:szCs w:val="22"/>
            <w:lang w:val="fr-CA"/>
          </w:rPr>
          <w:delText>Godfred Kwaku Hiamey c. Ville de Toronto</w:delText>
        </w:r>
        <w:r w:rsidRPr="00263D5E">
          <w:rPr>
            <w:sz w:val="22"/>
            <w:szCs w:val="22"/>
            <w:lang w:val="fr-CA"/>
          </w:rPr>
          <w:delText xml:space="preserve"> (Ont.) </w:delText>
        </w:r>
        <w:r w:rsidRPr="00263D5E">
          <w:rPr>
            <w:sz w:val="22"/>
            <w:szCs w:val="22"/>
            <w:lang w:val="fr-FR"/>
          </w:rPr>
          <w:delText xml:space="preserve">(Civile) (Autorisation) </w:delText>
        </w:r>
        <w:r w:rsidRPr="00263D5E">
          <w:rPr>
            <w:sz w:val="22"/>
            <w:szCs w:val="22"/>
            <w:lang w:val="fr-CA"/>
          </w:rPr>
          <w:delText>(</w:delText>
        </w:r>
        <w:r>
          <w:fldChar w:fldCharType="begin"/>
        </w:r>
        <w:r>
          <w:delInstrText>HYPERLINK "https://www.scc-csc.ca/case-dossier/info/sum-som-fra.aspx?cas=38731"</w:delInstrText>
        </w:r>
        <w:r>
          <w:fldChar w:fldCharType="separate"/>
        </w:r>
        <w:r w:rsidRPr="00263D5E">
          <w:rPr>
            <w:rStyle w:val="Hyperlink"/>
            <w:sz w:val="22"/>
            <w:szCs w:val="22"/>
            <w:lang w:val="fr-CA"/>
          </w:rPr>
          <w:delText>38731</w:delText>
        </w:r>
        <w:r>
          <w:fldChar w:fldCharType="end"/>
        </w:r>
        <w:r w:rsidRPr="00263D5E">
          <w:rPr>
            <w:sz w:val="22"/>
            <w:szCs w:val="22"/>
            <w:lang w:val="fr-CA"/>
          </w:rPr>
          <w:delText>)</w:delText>
        </w:r>
      </w:del>
    </w:p>
    <w:p w14:paraId="098DE7CF" w14:textId="77777777" w:rsidR="00D33CBD" w:rsidRPr="00263D5E" w:rsidRDefault="00D33CBD" w:rsidP="00293CA0">
      <w:pPr>
        <w:rPr>
          <w:del w:id="119" w:author="Author"/>
          <w:sz w:val="20"/>
          <w:lang w:val="fr-FR"/>
        </w:rPr>
      </w:pPr>
    </w:p>
    <w:p w14:paraId="2402B3B6" w14:textId="77777777" w:rsidR="005B764B" w:rsidRPr="00263D5E" w:rsidRDefault="00717BAC" w:rsidP="00293CA0">
      <w:pPr>
        <w:rPr>
          <w:del w:id="120" w:author="Author"/>
          <w:sz w:val="20"/>
          <w:lang w:val="fr-CA"/>
        </w:rPr>
      </w:pPr>
      <w:del w:id="121" w:author="Author">
        <w:r w:rsidRPr="00263D5E">
          <w:rPr>
            <w:sz w:val="20"/>
            <w:lang w:val="fr-CA"/>
          </w:rPr>
          <w:delText>La requête en prorogation du délai de signification et de dépôt de la demande d’autorisation d’appel est accueillie. La demande d’autorisation d’appel de l’arrêt de la Cour d’appel de l’Ontario, numéro M49301, daté du</w:delText>
        </w:r>
        <w:r w:rsidR="006F6653">
          <w:rPr>
            <w:sz w:val="20"/>
            <w:lang w:val="fr-CA"/>
          </w:rPr>
          <w:delText xml:space="preserve"> </w:delText>
        </w:r>
        <w:r w:rsidRPr="00263D5E">
          <w:rPr>
            <w:sz w:val="20"/>
            <w:lang w:val="fr-CA"/>
          </w:rPr>
          <w:delText>12 avril 2019, est rejetée.</w:delText>
        </w:r>
      </w:del>
    </w:p>
    <w:p w14:paraId="16B519D9" w14:textId="77777777" w:rsidR="00717BAC" w:rsidRPr="00263D5E" w:rsidRDefault="00717BAC" w:rsidP="00293CA0">
      <w:pPr>
        <w:rPr>
          <w:del w:id="122" w:author="Author"/>
          <w:sz w:val="20"/>
          <w:lang w:val="fr-CA"/>
        </w:rPr>
      </w:pPr>
    </w:p>
    <w:p w14:paraId="3CAD4D4F" w14:textId="77777777" w:rsidR="00717BAC" w:rsidRPr="00263D5E" w:rsidRDefault="00717BAC" w:rsidP="00293CA0">
      <w:pPr>
        <w:rPr>
          <w:del w:id="123" w:author="Author"/>
          <w:sz w:val="20"/>
        </w:rPr>
      </w:pPr>
      <w:del w:id="124" w:author="Author">
        <w:r w:rsidRPr="00263D5E">
          <w:rPr>
            <w:sz w:val="20"/>
            <w:lang w:val="en-CA"/>
          </w:rPr>
          <w:delText xml:space="preserve">The motion for an extension of time to serve and file the application for leave to appeal is granted. The application for leave to appeal from the judgment of the </w:delText>
        </w:r>
        <w:r w:rsidRPr="00263D5E">
          <w:rPr>
            <w:sz w:val="20"/>
          </w:rPr>
          <w:delText>Court of Appeal for Ontario</w:delText>
        </w:r>
        <w:r w:rsidRPr="00263D5E">
          <w:rPr>
            <w:sz w:val="20"/>
            <w:lang w:val="en-CA"/>
          </w:rPr>
          <w:delText xml:space="preserve">, Number </w:delText>
        </w:r>
        <w:r w:rsidRPr="00263D5E">
          <w:rPr>
            <w:sz w:val="20"/>
          </w:rPr>
          <w:delText>M49301</w:delText>
        </w:r>
        <w:r w:rsidRPr="00263D5E">
          <w:rPr>
            <w:sz w:val="20"/>
            <w:lang w:val="en-CA"/>
          </w:rPr>
          <w:delText xml:space="preserve">, dated </w:delText>
        </w:r>
        <w:r w:rsidRPr="00263D5E">
          <w:rPr>
            <w:sz w:val="20"/>
          </w:rPr>
          <w:delText>April 12, 2019,</w:delText>
        </w:r>
        <w:r w:rsidRPr="00263D5E">
          <w:rPr>
            <w:sz w:val="20"/>
            <w:lang w:val="en-CA"/>
          </w:rPr>
          <w:delText xml:space="preserve"> is dismissed.</w:delText>
        </w:r>
      </w:del>
    </w:p>
    <w:p w14:paraId="5F7BA15F" w14:textId="77777777" w:rsidR="005B764B" w:rsidRPr="00263D5E" w:rsidRDefault="005B764B" w:rsidP="00293CA0">
      <w:pPr>
        <w:rPr>
          <w:del w:id="125" w:author="Author"/>
          <w:sz w:val="20"/>
        </w:rPr>
      </w:pPr>
    </w:p>
    <w:p w14:paraId="24EA92E7" w14:textId="77777777" w:rsidR="00740F77" w:rsidRPr="00263D5E" w:rsidRDefault="004E2443" w:rsidP="00293CA0">
      <w:pPr>
        <w:rPr>
          <w:del w:id="126" w:author="Author"/>
          <w:sz w:val="20"/>
          <w:lang w:val="fr-CA"/>
        </w:rPr>
      </w:pPr>
      <w:del w:id="127" w:author="Author">
        <w:r>
          <w:rPr>
            <w:noProof/>
          </w:rPr>
        </w:r>
      </w:del>
      <w:r>
        <w:pict w14:anchorId="676B1BC6">
          <v:rect id="Horizontal Line 2" o:spid="_x0000_s2055" style="width:10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" fillcolor="black" stroked="f">
            <o:lock v:ext="edit" rotation="t" aspectratio="t" verticies="t" text="t" shapetype="t"/>
            <w10:anchorlock/>
          </v:rect>
        </w:pict>
      </w:r>
    </w:p>
    <w:p w14:paraId="56127624" w14:textId="77777777" w:rsidR="00740F77" w:rsidRPr="00263D5E" w:rsidRDefault="00740F77" w:rsidP="00293CA0">
      <w:pPr>
        <w:ind w:left="357" w:hanging="357"/>
        <w:rPr>
          <w:del w:id="128" w:author="Author"/>
          <w:sz w:val="20"/>
          <w:lang w:val="fr-CA"/>
        </w:rPr>
      </w:pPr>
    </w:p>
    <w:p w14:paraId="1D4B3532" w14:textId="77777777" w:rsidR="007A78C2" w:rsidRPr="00263D5E" w:rsidRDefault="007A78C2" w:rsidP="00293CA0">
      <w:pPr>
        <w:rPr>
          <w:del w:id="129" w:author="Author"/>
          <w:sz w:val="22"/>
          <w:szCs w:val="22"/>
        </w:rPr>
      </w:pPr>
      <w:del w:id="130" w:author="Author">
        <w:r w:rsidRPr="00263D5E">
          <w:rPr>
            <w:i/>
            <w:sz w:val="22"/>
            <w:szCs w:val="22"/>
          </w:rPr>
          <w:delText>Alectra Utilities Corporation v. Solar Power Network Inc.</w:delText>
        </w:r>
        <w:r w:rsidRPr="00263D5E">
          <w:rPr>
            <w:sz w:val="22"/>
            <w:szCs w:val="22"/>
          </w:rPr>
          <w:delText xml:space="preserve"> (Ont.) (Civil) (By Leave) (</w:delText>
        </w:r>
        <w:r>
          <w:fldChar w:fldCharType="begin"/>
        </w:r>
        <w:r>
          <w:delInstrText>HYPERLINK "https://www.scc-csc.ca/case-dossier/info/sum-som-eng.aspx?cas=38665"</w:delInstrText>
        </w:r>
        <w:r>
          <w:fldChar w:fldCharType="separate"/>
        </w:r>
        <w:r w:rsidRPr="00263D5E">
          <w:rPr>
            <w:rStyle w:val="Hyperlink"/>
            <w:sz w:val="22"/>
            <w:szCs w:val="22"/>
          </w:rPr>
          <w:delText>38665</w:delText>
        </w:r>
        <w:r>
          <w:fldChar w:fldCharType="end"/>
        </w:r>
        <w:r w:rsidRPr="00263D5E">
          <w:rPr>
            <w:sz w:val="22"/>
            <w:szCs w:val="22"/>
          </w:rPr>
          <w:delText>)</w:delText>
        </w:r>
      </w:del>
    </w:p>
    <w:p w14:paraId="69448B24" w14:textId="77777777" w:rsidR="00D33CBD" w:rsidRPr="00031DF2" w:rsidRDefault="00D33CBD" w:rsidP="00293CA0">
      <w:pPr>
        <w:rPr>
          <w:del w:id="131" w:author="Author"/>
          <w:sz w:val="20"/>
        </w:rPr>
      </w:pPr>
    </w:p>
    <w:p w14:paraId="059AC4F7" w14:textId="77777777" w:rsidR="007A78C2" w:rsidRPr="00263D5E" w:rsidRDefault="007A78C2" w:rsidP="00293CA0">
      <w:pPr>
        <w:rPr>
          <w:del w:id="132" w:author="Author"/>
          <w:sz w:val="20"/>
        </w:rPr>
      </w:pPr>
      <w:del w:id="133" w:author="Author">
        <w:r w:rsidRPr="00263D5E">
          <w:rPr>
            <w:sz w:val="20"/>
          </w:rPr>
          <w:delText>The application for leave to appeal from the judgment of the Court of Appeal for Ontario, Numbers C65868 and M49635, 2019 ONCA 254, dated April 2, 2019, is dismissed with costs.</w:delText>
        </w:r>
      </w:del>
    </w:p>
    <w:p w14:paraId="1D82E5E4" w14:textId="77777777" w:rsidR="005B764B" w:rsidRPr="00263D5E" w:rsidRDefault="005B764B" w:rsidP="00293CA0">
      <w:pPr>
        <w:rPr>
          <w:del w:id="134" w:author="Author"/>
          <w:sz w:val="20"/>
        </w:rPr>
      </w:pPr>
    </w:p>
    <w:p w14:paraId="41BA0B1C" w14:textId="77777777" w:rsidR="005B764B" w:rsidRPr="00263D5E" w:rsidRDefault="007A78C2" w:rsidP="00293CA0">
      <w:pPr>
        <w:rPr>
          <w:del w:id="135" w:author="Author"/>
          <w:sz w:val="20"/>
          <w:lang w:val="fr-CA"/>
        </w:rPr>
      </w:pPr>
      <w:del w:id="136" w:author="Author">
        <w:r w:rsidRPr="00263D5E">
          <w:rPr>
            <w:sz w:val="20"/>
            <w:lang w:val="fr-CA"/>
          </w:rPr>
          <w:delText xml:space="preserve">La demande d’autorisation d’appel de l’arrêt de la </w:delText>
        </w:r>
        <w:r w:rsidRPr="00263D5E">
          <w:rPr>
            <w:sz w:val="20"/>
            <w:lang w:val="fr-FR"/>
          </w:rPr>
          <w:delText>Cour d’appel de l’Ontario</w:delText>
        </w:r>
        <w:r w:rsidRPr="00263D5E">
          <w:rPr>
            <w:sz w:val="20"/>
            <w:lang w:val="fr-CA"/>
          </w:rPr>
          <w:delText xml:space="preserve">, numéros </w:delText>
        </w:r>
        <w:r w:rsidRPr="00263D5E">
          <w:rPr>
            <w:sz w:val="20"/>
            <w:lang w:val="fr-FR"/>
          </w:rPr>
          <w:delText>C65868 et M49635</w:delText>
        </w:r>
        <w:r w:rsidRPr="00263D5E">
          <w:rPr>
            <w:sz w:val="20"/>
            <w:lang w:val="fr-CA"/>
          </w:rPr>
          <w:delText xml:space="preserve">, </w:delText>
        </w:r>
        <w:r w:rsidRPr="00263D5E">
          <w:rPr>
            <w:sz w:val="20"/>
            <w:lang w:val="fr-FR"/>
          </w:rPr>
          <w:delText xml:space="preserve">2019 ONCA 254, </w:delText>
        </w:r>
        <w:r w:rsidRPr="00263D5E">
          <w:rPr>
            <w:sz w:val="20"/>
            <w:lang w:val="fr-CA"/>
          </w:rPr>
          <w:delText xml:space="preserve">daté du </w:delText>
        </w:r>
        <w:r w:rsidRPr="00263D5E">
          <w:rPr>
            <w:sz w:val="20"/>
            <w:lang w:val="fr-FR"/>
          </w:rPr>
          <w:delText>2 avril 2019</w:delText>
        </w:r>
        <w:r w:rsidRPr="00263D5E">
          <w:rPr>
            <w:sz w:val="20"/>
            <w:lang w:val="fr-CA"/>
          </w:rPr>
          <w:delText>, est rejetée avec dépens.</w:delText>
        </w:r>
      </w:del>
    </w:p>
    <w:p w14:paraId="1948FC41" w14:textId="77777777" w:rsidR="005B764B" w:rsidRPr="00263D5E" w:rsidRDefault="005B764B" w:rsidP="00293CA0">
      <w:pPr>
        <w:rPr>
          <w:del w:id="137" w:author="Author"/>
          <w:sz w:val="20"/>
          <w:lang w:val="fr-CA"/>
        </w:rPr>
      </w:pPr>
    </w:p>
    <w:p w14:paraId="2001FD3E" w14:textId="77777777" w:rsidR="00740F77" w:rsidRPr="00263D5E" w:rsidRDefault="004E2443" w:rsidP="00293CA0">
      <w:pPr>
        <w:rPr>
          <w:del w:id="138" w:author="Author"/>
          <w:sz w:val="20"/>
          <w:lang w:val="fr-CA"/>
        </w:rPr>
      </w:pPr>
      <w:del w:id="139" w:author="Author">
        <w:r>
          <w:rPr>
            <w:noProof/>
          </w:rPr>
        </w:r>
      </w:del>
      <w:r>
        <w:pict w14:anchorId="334A1C31">
          <v:rect id="Horizontal Line 3" o:spid="_x0000_s2054" style="width:10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" fillcolor="black" stroked="f">
            <o:lock v:ext="edit" rotation="t" aspectratio="t" verticies="t" text="t" shapetype="t"/>
            <w10:anchorlock/>
          </v:rect>
        </w:pict>
      </w:r>
    </w:p>
    <w:p w14:paraId="075CECC6" w14:textId="77777777" w:rsidR="00740F77" w:rsidRPr="00263D5E" w:rsidRDefault="00740F77" w:rsidP="00293CA0">
      <w:pPr>
        <w:ind w:left="357" w:hanging="357"/>
        <w:rPr>
          <w:del w:id="140" w:author="Author"/>
          <w:sz w:val="20"/>
          <w:lang w:val="fr-CA"/>
        </w:rPr>
      </w:pPr>
    </w:p>
    <w:p w14:paraId="12F412B8" w14:textId="77777777" w:rsidR="00B82E5D" w:rsidRPr="00263D5E" w:rsidRDefault="00B82E5D" w:rsidP="00293CA0">
      <w:pPr>
        <w:rPr>
          <w:del w:id="141" w:author="Author"/>
          <w:sz w:val="22"/>
          <w:szCs w:val="22"/>
          <w:lang w:val="en-CA"/>
        </w:rPr>
      </w:pPr>
      <w:del w:id="142" w:author="Author">
        <w:r w:rsidRPr="00263D5E">
          <w:rPr>
            <w:i/>
            <w:sz w:val="22"/>
            <w:szCs w:val="22"/>
          </w:rPr>
          <w:delText>Golam Mehedi v. Her Majesty the Queen in Right of Ontario</w:delText>
        </w:r>
        <w:r w:rsidRPr="00263D5E">
          <w:rPr>
            <w:sz w:val="22"/>
            <w:szCs w:val="22"/>
          </w:rPr>
          <w:delText xml:space="preserve"> (Ont.) (Criminal) (By Leave) (</w:delText>
        </w:r>
        <w:r>
          <w:fldChar w:fldCharType="begin"/>
        </w:r>
        <w:r>
          <w:delInstrText>HYPERLINK "https://www.scc-csc.ca/case-dossier/info/sum-som-eng.aspx?cas=38718"</w:delInstrText>
        </w:r>
        <w:r>
          <w:fldChar w:fldCharType="separate"/>
        </w:r>
        <w:r w:rsidRPr="00263D5E">
          <w:rPr>
            <w:rStyle w:val="Hyperlink"/>
            <w:sz w:val="22"/>
            <w:szCs w:val="22"/>
          </w:rPr>
          <w:delText>38718</w:delText>
        </w:r>
        <w:r>
          <w:fldChar w:fldCharType="end"/>
        </w:r>
        <w:r w:rsidRPr="00263D5E">
          <w:rPr>
            <w:sz w:val="22"/>
            <w:szCs w:val="22"/>
          </w:rPr>
          <w:delText>)</w:delText>
        </w:r>
      </w:del>
    </w:p>
    <w:p w14:paraId="387EC575" w14:textId="77777777" w:rsidR="00D33CBD" w:rsidRPr="00263D5E" w:rsidRDefault="00D33CBD" w:rsidP="00293CA0">
      <w:pPr>
        <w:rPr>
          <w:del w:id="143" w:author="Author"/>
          <w:sz w:val="20"/>
          <w:lang w:val="fr-CA"/>
        </w:rPr>
      </w:pPr>
    </w:p>
    <w:p w14:paraId="7269DE36" w14:textId="77777777" w:rsidR="00B82E5D" w:rsidRPr="00263D5E" w:rsidRDefault="00B82E5D" w:rsidP="00293CA0">
      <w:pPr>
        <w:rPr>
          <w:del w:id="144" w:author="Author"/>
          <w:sz w:val="20"/>
        </w:rPr>
      </w:pPr>
      <w:del w:id="145" w:author="Author">
        <w:r w:rsidRPr="00263D5E">
          <w:rPr>
            <w:sz w:val="20"/>
          </w:rPr>
          <w:delText>The application for leave to appeal from the judgment of the Court of Appeal for Ontario, Number C64632, 2019 ONCA 148, dated February 13, 2019, is dismissed.</w:delText>
        </w:r>
      </w:del>
    </w:p>
    <w:p w14:paraId="627EAD1C" w14:textId="77777777" w:rsidR="005B764B" w:rsidRPr="00263D5E" w:rsidRDefault="005B764B" w:rsidP="00293CA0">
      <w:pPr>
        <w:rPr>
          <w:del w:id="146" w:author="Author"/>
          <w:sz w:val="20"/>
        </w:rPr>
      </w:pPr>
    </w:p>
    <w:p w14:paraId="30C3EFCD" w14:textId="77777777" w:rsidR="005B764B" w:rsidRPr="00263D5E" w:rsidRDefault="00B82E5D" w:rsidP="00293CA0">
      <w:pPr>
        <w:rPr>
          <w:del w:id="147" w:author="Author"/>
          <w:sz w:val="20"/>
          <w:lang w:val="fr-CA"/>
        </w:rPr>
      </w:pPr>
      <w:del w:id="148" w:author="Author">
        <w:r w:rsidRPr="00263D5E">
          <w:rPr>
            <w:sz w:val="20"/>
            <w:lang w:val="fr-CA"/>
          </w:rPr>
          <w:delText>La demande d’autorisation d’appel de l’arrêt de la Cour d’appel de l’Ontario, numéro C64632, 2019 ONCA 148, daté du 13 février 2019, est rejetée.</w:delText>
        </w:r>
      </w:del>
    </w:p>
    <w:p w14:paraId="67D36323" w14:textId="77777777" w:rsidR="005B764B" w:rsidRPr="00263D5E" w:rsidRDefault="005B764B" w:rsidP="00293CA0">
      <w:pPr>
        <w:rPr>
          <w:del w:id="149" w:author="Author"/>
          <w:sz w:val="20"/>
          <w:lang w:val="fr-CA"/>
        </w:rPr>
      </w:pPr>
    </w:p>
    <w:p w14:paraId="338F237C" w14:textId="77777777" w:rsidR="005B764B" w:rsidRPr="00263D5E" w:rsidRDefault="004E2443" w:rsidP="00293CA0">
      <w:pPr>
        <w:rPr>
          <w:del w:id="150" w:author="Author"/>
          <w:sz w:val="20"/>
          <w:lang w:val="fr-CA"/>
        </w:rPr>
      </w:pPr>
      <w:del w:id="151" w:author="Author">
        <w:r>
          <w:rPr>
            <w:noProof/>
          </w:rPr>
        </w:r>
      </w:del>
      <w:r>
        <w:pict w14:anchorId="7FC8F0E8">
          <v:rect id="Horizontal Line 4" o:spid="_x0000_s2053" style="width:10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" fillcolor="black" stroked="f">
            <o:lock v:ext="edit" rotation="t" aspectratio="t" verticies="t" text="t" shapetype="t"/>
            <w10:anchorlock/>
          </v:rect>
        </w:pict>
      </w:r>
    </w:p>
    <w:p w14:paraId="155129DC" w14:textId="77777777" w:rsidR="005B764B" w:rsidRPr="00263D5E" w:rsidRDefault="005B764B" w:rsidP="00293CA0">
      <w:pPr>
        <w:rPr>
          <w:del w:id="152" w:author="Author"/>
          <w:sz w:val="20"/>
          <w:lang w:val="fr-CA"/>
        </w:rPr>
      </w:pPr>
    </w:p>
    <w:p w14:paraId="65BFA048" w14:textId="77777777" w:rsidR="00796901" w:rsidRPr="00263D5E" w:rsidRDefault="00796901" w:rsidP="00293CA0">
      <w:pPr>
        <w:rPr>
          <w:del w:id="153" w:author="Author"/>
          <w:b/>
          <w:sz w:val="22"/>
          <w:szCs w:val="22"/>
        </w:rPr>
      </w:pPr>
      <w:del w:id="154" w:author="Author">
        <w:r w:rsidRPr="00263D5E">
          <w:rPr>
            <w:i/>
            <w:sz w:val="22"/>
            <w:szCs w:val="22"/>
          </w:rPr>
          <w:delText>Golam Mehedi v. Her Majesty the Queen</w:delText>
        </w:r>
        <w:r w:rsidRPr="00263D5E">
          <w:rPr>
            <w:sz w:val="22"/>
            <w:szCs w:val="22"/>
          </w:rPr>
          <w:delText xml:space="preserve"> (Ont.) (Criminal) (By Leave) (</w:delText>
        </w:r>
        <w:r>
          <w:fldChar w:fldCharType="begin"/>
        </w:r>
        <w:r>
          <w:delInstrText>HYPERLINK "https://www.scc-csc.ca/case-dossier/info/sum-som-eng.aspx?cas=38748"</w:delInstrText>
        </w:r>
        <w:r>
          <w:fldChar w:fldCharType="separate"/>
        </w:r>
        <w:r w:rsidRPr="00263D5E">
          <w:rPr>
            <w:rStyle w:val="Hyperlink"/>
            <w:sz w:val="22"/>
            <w:szCs w:val="22"/>
          </w:rPr>
          <w:delText>38748</w:delText>
        </w:r>
        <w:r>
          <w:fldChar w:fldCharType="end"/>
        </w:r>
        <w:r w:rsidRPr="00263D5E">
          <w:rPr>
            <w:sz w:val="22"/>
            <w:szCs w:val="22"/>
          </w:rPr>
          <w:delText>)</w:delText>
        </w:r>
      </w:del>
    </w:p>
    <w:p w14:paraId="0374CF50" w14:textId="77777777" w:rsidR="005B764B" w:rsidRPr="00263D5E" w:rsidRDefault="005B764B" w:rsidP="00293CA0">
      <w:pPr>
        <w:rPr>
          <w:del w:id="155" w:author="Author"/>
          <w:sz w:val="20"/>
        </w:rPr>
      </w:pPr>
    </w:p>
    <w:p w14:paraId="3341EBC8" w14:textId="77777777" w:rsidR="005B764B" w:rsidRPr="00263D5E" w:rsidRDefault="00796901" w:rsidP="00293CA0">
      <w:pPr>
        <w:rPr>
          <w:del w:id="156" w:author="Author"/>
          <w:sz w:val="20"/>
        </w:rPr>
      </w:pPr>
      <w:del w:id="157" w:author="Author">
        <w:r w:rsidRPr="00263D5E">
          <w:rPr>
            <w:sz w:val="20"/>
          </w:rPr>
          <w:delText>The application for leave to appeal from the judgment of the Court of Appeal for Ontario, Number C66009, 2019 ONCA 387, dated May 10, 2019, is dismissed.</w:delText>
        </w:r>
      </w:del>
    </w:p>
    <w:p w14:paraId="02FF2895" w14:textId="77777777" w:rsidR="00796901" w:rsidRPr="00263D5E" w:rsidRDefault="00796901" w:rsidP="00293CA0">
      <w:pPr>
        <w:rPr>
          <w:del w:id="158" w:author="Author"/>
          <w:sz w:val="20"/>
        </w:rPr>
      </w:pPr>
    </w:p>
    <w:p w14:paraId="11C49634" w14:textId="77777777" w:rsidR="00796901" w:rsidRPr="00263D5E" w:rsidRDefault="00796901" w:rsidP="00293CA0">
      <w:pPr>
        <w:rPr>
          <w:del w:id="159" w:author="Author"/>
          <w:sz w:val="20"/>
          <w:lang w:val="fr-CA"/>
        </w:rPr>
      </w:pPr>
      <w:del w:id="160" w:author="Author">
        <w:r w:rsidRPr="00263D5E">
          <w:rPr>
            <w:sz w:val="20"/>
            <w:lang w:val="fr-CA"/>
          </w:rPr>
          <w:delText>La demande d’autorisation d’appel de l’arrêt de la Cour d’appel de l’Ontario, numéro C66009, 2019 ONCA 387, daté du 10 mai 2019, est rejetée.</w:delText>
        </w:r>
      </w:del>
    </w:p>
    <w:p w14:paraId="3DC2F39A" w14:textId="77777777" w:rsidR="005B764B" w:rsidRPr="00263D5E" w:rsidRDefault="005B764B" w:rsidP="00293CA0">
      <w:pPr>
        <w:rPr>
          <w:del w:id="161" w:author="Author"/>
          <w:sz w:val="20"/>
          <w:lang w:val="fr-CA"/>
        </w:rPr>
      </w:pPr>
    </w:p>
    <w:p w14:paraId="7B0839F3" w14:textId="77777777" w:rsidR="00FF4A18" w:rsidRPr="00263D5E" w:rsidRDefault="004E2443" w:rsidP="00293CA0">
      <w:pPr>
        <w:rPr>
          <w:del w:id="162" w:author="Author"/>
          <w:sz w:val="20"/>
          <w:lang w:val="fr-CA"/>
        </w:rPr>
      </w:pPr>
      <w:del w:id="163" w:author="Author">
        <w:r>
          <w:rPr>
            <w:noProof/>
          </w:rPr>
        </w:r>
      </w:del>
      <w:r>
        <w:pict w14:anchorId="7B13B06B">
          <v:rect id="Horizontal Line 5" o:spid="_x0000_s2052" style="width:10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" fillcolor="black" stroked="f">
            <o:lock v:ext="edit" rotation="t" aspectratio="t" verticies="t" text="t" shapetype="t"/>
            <w10:anchorlock/>
          </v:rect>
        </w:pict>
      </w:r>
    </w:p>
    <w:p w14:paraId="05A42BC6" w14:textId="77777777" w:rsidR="00FF4A18" w:rsidRPr="00263D5E" w:rsidRDefault="00FF4A18" w:rsidP="00293CA0">
      <w:pPr>
        <w:rPr>
          <w:del w:id="164" w:author="Author"/>
          <w:sz w:val="20"/>
          <w:lang w:val="fr-CA"/>
        </w:rPr>
      </w:pPr>
    </w:p>
    <w:p w14:paraId="062FEE3A" w14:textId="77777777" w:rsidR="00711BCE" w:rsidRPr="00263D5E" w:rsidRDefault="00711BCE" w:rsidP="00293CA0">
      <w:pPr>
        <w:rPr>
          <w:del w:id="165" w:author="Author"/>
          <w:sz w:val="22"/>
          <w:szCs w:val="22"/>
        </w:rPr>
      </w:pPr>
      <w:del w:id="166" w:author="Author">
        <w:r w:rsidRPr="00263D5E">
          <w:rPr>
            <w:i/>
            <w:sz w:val="22"/>
            <w:szCs w:val="22"/>
          </w:rPr>
          <w:delText xml:space="preserve">Donald Walter McCargar v. Métis Settlements Land Registry, </w:delText>
        </w:r>
        <w:r w:rsidR="00CD31A3" w:rsidRPr="00263D5E">
          <w:rPr>
            <w:i/>
            <w:sz w:val="22"/>
            <w:szCs w:val="22"/>
          </w:rPr>
          <w:delText>Métis Settlement Appeal Tribunal, Métis Settlements General Council and Kikino Métis Settlement</w:delText>
        </w:r>
        <w:r w:rsidRPr="00263D5E">
          <w:rPr>
            <w:sz w:val="22"/>
            <w:szCs w:val="22"/>
          </w:rPr>
          <w:delText xml:space="preserve"> (Alta.) (Civil) (By Leave) (</w:delText>
        </w:r>
        <w:r>
          <w:fldChar w:fldCharType="begin"/>
        </w:r>
        <w:r>
          <w:delInstrText>HYPERLINK "https://www.scc-csc.ca/case-dossier/info/sum-som-eng.aspx?cas=38756"</w:delInstrText>
        </w:r>
        <w:r>
          <w:fldChar w:fldCharType="separate"/>
        </w:r>
        <w:r w:rsidRPr="00263D5E">
          <w:rPr>
            <w:rStyle w:val="Hyperlink"/>
            <w:sz w:val="22"/>
            <w:szCs w:val="22"/>
          </w:rPr>
          <w:delText>38756</w:delText>
        </w:r>
        <w:r>
          <w:fldChar w:fldCharType="end"/>
        </w:r>
        <w:r w:rsidRPr="00263D5E">
          <w:rPr>
            <w:sz w:val="22"/>
            <w:szCs w:val="22"/>
          </w:rPr>
          <w:delText>)</w:delText>
        </w:r>
      </w:del>
    </w:p>
    <w:p w14:paraId="77D2C962" w14:textId="77777777" w:rsidR="00D33CBD" w:rsidRPr="00263D5E" w:rsidRDefault="00D33CBD" w:rsidP="00293CA0">
      <w:pPr>
        <w:rPr>
          <w:del w:id="167" w:author="Author"/>
          <w:sz w:val="20"/>
        </w:rPr>
      </w:pPr>
    </w:p>
    <w:p w14:paraId="6C84BC25" w14:textId="77777777" w:rsidR="00711BCE" w:rsidRPr="00263D5E" w:rsidRDefault="00CD31A3" w:rsidP="00293CA0">
      <w:pPr>
        <w:rPr>
          <w:del w:id="168" w:author="Author"/>
          <w:sz w:val="20"/>
        </w:rPr>
      </w:pPr>
      <w:del w:id="169" w:author="Author">
        <w:r w:rsidRPr="00263D5E">
          <w:rPr>
            <w:sz w:val="20"/>
          </w:rPr>
          <w:delText>The application for leave to appeal from the judgment of the Court of Appeal of Alberta (Edmonton), Number 1903-0092-AC, 2019 ABCA 166, dated May 3, 2019, is dismissed with costs to the respondents, Métis Settlements General Council and Kikino Métis Settlement.</w:delText>
        </w:r>
      </w:del>
    </w:p>
    <w:p w14:paraId="3B32C7E9" w14:textId="77777777" w:rsidR="00711BCE" w:rsidRPr="00263D5E" w:rsidRDefault="00711BCE" w:rsidP="00293CA0">
      <w:pPr>
        <w:rPr>
          <w:del w:id="170" w:author="Author"/>
          <w:sz w:val="20"/>
        </w:rPr>
      </w:pPr>
    </w:p>
    <w:p w14:paraId="262C01D9" w14:textId="77777777" w:rsidR="00314A53" w:rsidRPr="00263D5E" w:rsidRDefault="00CD31A3" w:rsidP="00293CA0">
      <w:pPr>
        <w:rPr>
          <w:del w:id="171" w:author="Author"/>
          <w:sz w:val="20"/>
          <w:lang w:val="fr-CA"/>
        </w:rPr>
      </w:pPr>
      <w:del w:id="172" w:author="Author">
        <w:r w:rsidRPr="00263D5E">
          <w:rPr>
            <w:sz w:val="20"/>
            <w:lang w:val="fr-CA"/>
          </w:rPr>
          <w:delText>La demande d’autorisation d’appel de l’arrêt de la Cour d’appel de l’Alberta (Edmonton), numéro 1903-0092-AC, 2019 ABCA 166, daté du 3 mai 2019, est rejetée avec dépens en faveur des intimés, Métis Settlements General Council et Kikino Métis Settlement.</w:delText>
        </w:r>
      </w:del>
    </w:p>
    <w:p w14:paraId="014FB143" w14:textId="77777777" w:rsidR="00314A53" w:rsidRPr="00263D5E" w:rsidRDefault="00314A53" w:rsidP="00293CA0">
      <w:pPr>
        <w:rPr>
          <w:del w:id="173" w:author="Author"/>
          <w:sz w:val="20"/>
          <w:lang w:val="fr-CA"/>
        </w:rPr>
      </w:pPr>
    </w:p>
    <w:p w14:paraId="694FF921" w14:textId="77777777" w:rsidR="00314A53" w:rsidRPr="00263D5E" w:rsidRDefault="004E2443" w:rsidP="00293CA0">
      <w:pPr>
        <w:rPr>
          <w:del w:id="174" w:author="Author"/>
          <w:sz w:val="20"/>
          <w:lang w:val="fr-CA"/>
        </w:rPr>
      </w:pPr>
      <w:del w:id="175" w:author="Author">
        <w:r>
          <w:rPr>
            <w:noProof/>
          </w:rPr>
        </w:r>
      </w:del>
      <w:r>
        <w:pict w14:anchorId="16585F59">
          <v:rect id="Horizontal Line 6" o:spid="_x0000_s2051" style="width:10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" fillcolor="black" stroked="f">
            <o:lock v:ext="edit" rotation="t" aspectratio="t" verticies="t" text="t" shapetype="t"/>
            <w10:anchorlock/>
          </v:rect>
        </w:pict>
      </w:r>
    </w:p>
    <w:p w14:paraId="3C15641F" w14:textId="77777777" w:rsidR="00314A53" w:rsidRPr="00263D5E" w:rsidRDefault="00314A53" w:rsidP="00293CA0">
      <w:pPr>
        <w:ind w:left="357" w:hanging="357"/>
        <w:rPr>
          <w:del w:id="176" w:author="Author"/>
          <w:sz w:val="20"/>
          <w:lang w:val="fr-CA"/>
        </w:rPr>
      </w:pPr>
    </w:p>
    <w:p w14:paraId="1BAEC53E" w14:textId="77777777" w:rsidR="00956B69" w:rsidRPr="00263D5E" w:rsidRDefault="00956B69" w:rsidP="00293CA0">
      <w:pPr>
        <w:rPr>
          <w:del w:id="177" w:author="Author"/>
          <w:sz w:val="22"/>
          <w:szCs w:val="22"/>
        </w:rPr>
      </w:pPr>
      <w:del w:id="178" w:author="Author">
        <w:r w:rsidRPr="00263D5E">
          <w:rPr>
            <w:i/>
            <w:sz w:val="22"/>
            <w:szCs w:val="22"/>
          </w:rPr>
          <w:delText>Yvonne Montague v. Toronto Transit Commission</w:delText>
        </w:r>
        <w:r w:rsidRPr="00263D5E">
          <w:rPr>
            <w:sz w:val="22"/>
            <w:szCs w:val="22"/>
          </w:rPr>
          <w:delText xml:space="preserve"> (Ont.) (Civil) (By Leave) (</w:delText>
        </w:r>
        <w:r>
          <w:fldChar w:fldCharType="begin"/>
        </w:r>
        <w:r>
          <w:delInstrText>HYPERLINK "https://www.scc-csc.ca/case-dossier/info/sum-som-eng.aspx?cas=38713"</w:delInstrText>
        </w:r>
        <w:r>
          <w:fldChar w:fldCharType="separate"/>
        </w:r>
        <w:r w:rsidRPr="00263D5E">
          <w:rPr>
            <w:rStyle w:val="Hyperlink"/>
            <w:sz w:val="22"/>
            <w:szCs w:val="22"/>
          </w:rPr>
          <w:delText>38713</w:delText>
        </w:r>
        <w:r>
          <w:fldChar w:fldCharType="end"/>
        </w:r>
        <w:r w:rsidRPr="00263D5E">
          <w:rPr>
            <w:sz w:val="22"/>
            <w:szCs w:val="22"/>
          </w:rPr>
          <w:delText>)</w:delText>
        </w:r>
      </w:del>
    </w:p>
    <w:p w14:paraId="1AD1960C" w14:textId="77777777" w:rsidR="005B764B" w:rsidRPr="00263D5E" w:rsidRDefault="005B764B" w:rsidP="00293CA0">
      <w:pPr>
        <w:rPr>
          <w:del w:id="179" w:author="Author"/>
          <w:sz w:val="20"/>
        </w:rPr>
      </w:pPr>
    </w:p>
    <w:p w14:paraId="7575F883" w14:textId="77777777" w:rsidR="00314A53" w:rsidRPr="00263D5E" w:rsidRDefault="00956B69" w:rsidP="00293CA0">
      <w:pPr>
        <w:rPr>
          <w:del w:id="180" w:author="Author"/>
          <w:sz w:val="20"/>
        </w:rPr>
      </w:pPr>
      <w:del w:id="181" w:author="Author">
        <w:r w:rsidRPr="00263D5E">
          <w:rPr>
            <w:sz w:val="20"/>
          </w:rPr>
          <w:delText>The motion for an extension of time to serve and file the application for leave to appeal is granted. The application for leave to appeal from the judgment of the Court of Appeal for Ontario, Number M49684, 2019 ONCA 57, dated January 28, 2019, is dismissed with costs.</w:delText>
        </w:r>
      </w:del>
    </w:p>
    <w:p w14:paraId="49CBB599" w14:textId="77777777" w:rsidR="00956B69" w:rsidRPr="00263D5E" w:rsidRDefault="00956B69" w:rsidP="00293CA0">
      <w:pPr>
        <w:rPr>
          <w:del w:id="182" w:author="Author"/>
          <w:sz w:val="20"/>
        </w:rPr>
      </w:pPr>
    </w:p>
    <w:p w14:paraId="270279BD" w14:textId="77777777" w:rsidR="005B764B" w:rsidRPr="00263D5E" w:rsidRDefault="00956B69" w:rsidP="00293CA0">
      <w:pPr>
        <w:rPr>
          <w:del w:id="183" w:author="Author"/>
          <w:sz w:val="20"/>
          <w:lang w:val="fr-CA"/>
        </w:rPr>
      </w:pPr>
      <w:del w:id="184" w:author="Author">
        <w:r w:rsidRPr="00263D5E">
          <w:rPr>
            <w:sz w:val="20"/>
            <w:lang w:val="fr-CA"/>
          </w:rPr>
          <w:delText>La requête en prorogation du délai de signification et de dépôt de la demande d’autorisation d’appel est accueillie. La demande d’autorisation d’appel de l’arrêt de la Cour d’appel de l’Ontario, numéro M49684, 2019 ONCA 57, daté du 28 janvier 2019, est rejetée avec dépens.</w:delText>
        </w:r>
      </w:del>
    </w:p>
    <w:p w14:paraId="25050242" w14:textId="77777777" w:rsidR="005B764B" w:rsidRPr="00263D5E" w:rsidRDefault="005B764B" w:rsidP="00293CA0">
      <w:pPr>
        <w:rPr>
          <w:del w:id="185" w:author="Author"/>
          <w:sz w:val="20"/>
          <w:lang w:val="fr-CA"/>
        </w:rPr>
      </w:pPr>
    </w:p>
    <w:p w14:paraId="4C34531A" w14:textId="77777777" w:rsidR="00740F77" w:rsidRPr="00263D5E" w:rsidRDefault="004E2443" w:rsidP="00293CA0">
      <w:pPr>
        <w:rPr>
          <w:del w:id="186" w:author="Author"/>
          <w:sz w:val="20"/>
          <w:lang w:val="fr-CA"/>
        </w:rPr>
      </w:pPr>
      <w:del w:id="187" w:author="Author">
        <w:r>
          <w:rPr>
            <w:noProof/>
          </w:rPr>
        </w:r>
      </w:del>
      <w:r>
        <w:pict w14:anchorId="79EB4288">
          <v:rect id="Horizontal Line 7" o:spid="_x0000_s2050" style="width:10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" fillcolor="black" stroked="f">
            <o:lock v:ext="edit" rotation="t" aspectratio="t" verticies="t" text="t" shapetype="t"/>
            <w10:anchorlock/>
          </v:rect>
        </w:pict>
      </w:r>
    </w:p>
    <w:p w14:paraId="0E64DDF8" w14:textId="77777777" w:rsidR="005B764B" w:rsidRPr="00263D5E" w:rsidRDefault="005B764B" w:rsidP="00293CA0">
      <w:pPr>
        <w:ind w:left="357" w:hanging="357"/>
        <w:rPr>
          <w:del w:id="188" w:author="Author"/>
          <w:sz w:val="20"/>
        </w:rPr>
      </w:pPr>
    </w:p>
    <w:p w14:paraId="4EA43E8C" w14:textId="77777777" w:rsidR="005B764B" w:rsidRPr="00263D5E" w:rsidRDefault="005B764B" w:rsidP="00293CA0">
      <w:pPr>
        <w:ind w:left="357" w:hanging="357"/>
        <w:rPr>
          <w:del w:id="189" w:author="Author"/>
          <w:sz w:val="20"/>
        </w:rPr>
      </w:pPr>
    </w:p>
    <w:p w14:paraId="0E005754" w14:textId="77777777" w:rsidR="0028416C" w:rsidRPr="00263D5E" w:rsidRDefault="0028416C" w:rsidP="00293CA0">
      <w:pPr>
        <w:ind w:left="357" w:hanging="357"/>
        <w:rPr>
          <w:del w:id="190" w:author="Author"/>
          <w:sz w:val="20"/>
        </w:rPr>
      </w:pPr>
    </w:p>
    <w:p w14:paraId="3E22FC85" w14:textId="77777777" w:rsidR="00D3344A" w:rsidRPr="00263D5E" w:rsidRDefault="00D3344A" w:rsidP="00293CA0">
      <w:pPr>
        <w:widowControl w:val="0"/>
        <w:outlineLvl w:val="0"/>
        <w:rPr>
          <w:del w:id="191" w:author="Author"/>
        </w:rPr>
      </w:pPr>
      <w:del w:id="192" w:author="Author">
        <w:r w:rsidRPr="00263D5E">
          <w:delText xml:space="preserve">Supreme Court of Canada / Cour suprême du Canada : </w:delText>
        </w:r>
      </w:del>
    </w:p>
    <w:p w14:paraId="5F3E4D56" w14:textId="77777777" w:rsidR="00D3344A" w:rsidRPr="00263D5E" w:rsidRDefault="00D3344A" w:rsidP="00293CA0">
      <w:pPr>
        <w:widowControl w:val="0"/>
        <w:outlineLvl w:val="0"/>
        <w:rPr>
          <w:del w:id="193" w:author="Author"/>
          <w:color w:val="0000FF"/>
          <w:u w:val="single"/>
        </w:rPr>
      </w:pPr>
      <w:del w:id="194" w:author="Author">
        <w:r>
          <w:fldChar w:fldCharType="begin"/>
        </w:r>
        <w:r>
          <w:delInstrText>HYPERLINK "mailto:comments-commentaires@scc-csc.ca"</w:delInstrText>
        </w:r>
        <w:r>
          <w:fldChar w:fldCharType="separate"/>
        </w:r>
        <w:r w:rsidRPr="00263D5E">
          <w:rPr>
            <w:rStyle w:val="Hyperlink"/>
          </w:rPr>
          <w:delText>comments-commentaires@scc-csc.ca</w:delText>
        </w:r>
        <w:r>
          <w:fldChar w:fldCharType="end"/>
        </w:r>
      </w:del>
    </w:p>
    <w:p w14:paraId="7429BFF8" w14:textId="77777777" w:rsidR="00D3344A" w:rsidRPr="00263D5E" w:rsidRDefault="00D3344A" w:rsidP="00293CA0">
      <w:pPr>
        <w:widowControl w:val="0"/>
        <w:outlineLvl w:val="0"/>
        <w:rPr>
          <w:del w:id="195" w:author="Author"/>
        </w:rPr>
      </w:pPr>
      <w:del w:id="196" w:author="Author">
        <w:r w:rsidRPr="00263D5E">
          <w:delText>(613) 995-4330</w:delText>
        </w:r>
      </w:del>
    </w:p>
    <w:p w14:paraId="00B6843C" w14:textId="77777777" w:rsidR="00497B5E" w:rsidRPr="00263D5E" w:rsidRDefault="00497B5E" w:rsidP="00293CA0">
      <w:pPr>
        <w:widowControl w:val="0"/>
        <w:rPr>
          <w:del w:id="197" w:author="Author"/>
          <w:sz w:val="20"/>
        </w:rPr>
      </w:pPr>
    </w:p>
    <w:p w14:paraId="74FB9DED" w14:textId="77777777" w:rsidR="003F43E6" w:rsidRPr="00263D5E" w:rsidRDefault="003F43E6" w:rsidP="00293CA0">
      <w:pPr>
        <w:widowControl w:val="0"/>
        <w:rPr>
          <w:del w:id="198" w:author="Author"/>
          <w:sz w:val="20"/>
        </w:rPr>
      </w:pPr>
    </w:p>
    <w:p w14:paraId="73E68CC6" w14:textId="77777777" w:rsidR="00C711D9" w:rsidRPr="00293CA0" w:rsidRDefault="003F43E6" w:rsidP="00293CA0">
      <w:pPr>
        <w:autoSpaceDE w:val="0"/>
        <w:rPr>
          <w:rFonts w:ascii="Times New Roman" w:hAnsi="Times New Roman"/>
          <w:sz w:val="24"/>
          <w:rPrChange w:id="199" w:author="Author">
            <w:rPr/>
          </w:rPrChange>
        </w:rPr>
        <w:pPrChange w:id="200" w:author="Author">
          <w:pPr>
            <w:pStyle w:val="Footer"/>
            <w:jc w:val="center"/>
          </w:pPr>
        </w:pPrChange>
      </w:pPr>
      <w:del w:id="201" w:author="Author">
        <w:r w:rsidRPr="00263D5E">
          <w:delText>- 30</w:delText>
        </w:r>
        <w:r w:rsidR="00312438" w:rsidRPr="00263D5E">
          <w:delText xml:space="preserve"> -</w:delText>
        </w:r>
      </w:del>
    </w:p>
    <w:sectPr w:rsidR="00C711D9" w:rsidRPr="00293CA0" w:rsidSect="00293CA0">
      <w:headerReference w:type="default" r:id="rId9"/>
      <w:footerReference w:type="default" r:id="rId10"/>
      <w:pgSz w:w="11906" w:h="16838"/>
      <w:pgMar w:top="1079" w:right="850" w:bottom="1134" w:left="1440" w:header="708" w:footer="708" w:gutter="0"/>
      <w:cols w:space="708"/>
      <w:docGrid w:linePitch="360"/>
      <w:sectPrChange w:id="204" w:author="Author">
        <w:sectPr w:rsidR="00C711D9" w:rsidRPr="00293CA0" w:rsidSect="00293CA0">
          <w:pgSz w:w="12240" w:h="15840"/>
          <w:pgMar w:top="1170" w:right="1440" w:bottom="990" w:left="1440" w:header="576" w:footer="353" w:gutter="0"/>
          <w:cols w:space="720"/>
          <w:docGrid w:linePitch="326"/>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E024C1" w14:textId="77777777" w:rsidR="004E2443" w:rsidRDefault="004E2443" w:rsidP="0034178A">
      <w:r>
        <w:separator/>
      </w:r>
    </w:p>
  </w:endnote>
  <w:endnote w:type="continuationSeparator" w:id="0">
    <w:p w14:paraId="156BCB7D" w14:textId="77777777" w:rsidR="004E2443" w:rsidRDefault="004E2443" w:rsidP="00341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16FC61" w14:textId="77777777" w:rsidR="00293CA0" w:rsidRDefault="00293CA0" w:rsidP="00293CA0">
    <w:pPr>
      <w:pStyle w:val="DocumentMap"/>
      <w:pPrChange w:id="203" w:author="Author">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E56F78" w14:textId="77777777" w:rsidR="004E2443" w:rsidRDefault="004E2443" w:rsidP="0034178A">
      <w:r>
        <w:separator/>
      </w:r>
    </w:p>
  </w:footnote>
  <w:footnote w:type="continuationSeparator" w:id="0">
    <w:p w14:paraId="63E3A90E" w14:textId="77777777" w:rsidR="004E2443" w:rsidRDefault="004E2443" w:rsidP="00341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2F3446" w14:textId="77777777" w:rsidR="00293CA0" w:rsidRDefault="00293CA0" w:rsidP="00293CA0">
    <w:pPr>
      <w:pStyle w:val="SCCAppellantInfoAppellantInfo"/>
      <w:pPrChange w:id="202" w:author="Author">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A2696"/>
    <w:multiLevelType w:val="hybridMultilevel"/>
    <w:tmpl w:val="704EF3E6"/>
    <w:lvl w:ilvl="0" w:tplc="A99AFDC8">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 w15:restartNumberingAfterBreak="0">
    <w:nsid w:val="2FB50155"/>
    <w:multiLevelType w:val="hybridMultilevel"/>
    <w:tmpl w:val="76063F86"/>
    <w:lvl w:ilvl="0" w:tplc="20688F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224175025">
    <w:abstractNumId w:val="0"/>
  </w:num>
  <w:num w:numId="2" w16cid:durableId="1829662173">
    <w:abstractNumId w:val="1"/>
  </w:num>
  <w:numIdMacAtCleanup w:val="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removePersonalInformation/>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20"/>
  <w:drawingGridHorizontalSpacing w:val="120"/>
  <w:displayHorizontalDrawingGridEvery w:val="2"/>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C41"/>
    <w:rsid w:val="00001838"/>
    <w:rsid w:val="000018E3"/>
    <w:rsid w:val="00001E95"/>
    <w:rsid w:val="000024EF"/>
    <w:rsid w:val="000028E6"/>
    <w:rsid w:val="00003AD1"/>
    <w:rsid w:val="00003B20"/>
    <w:rsid w:val="00004082"/>
    <w:rsid w:val="000043C3"/>
    <w:rsid w:val="000043C9"/>
    <w:rsid w:val="00004D50"/>
    <w:rsid w:val="0000554A"/>
    <w:rsid w:val="00005B6D"/>
    <w:rsid w:val="00006004"/>
    <w:rsid w:val="00006218"/>
    <w:rsid w:val="00006442"/>
    <w:rsid w:val="00006C34"/>
    <w:rsid w:val="00006C46"/>
    <w:rsid w:val="00007443"/>
    <w:rsid w:val="0000782D"/>
    <w:rsid w:val="000078D5"/>
    <w:rsid w:val="00007F0C"/>
    <w:rsid w:val="0001033D"/>
    <w:rsid w:val="00010880"/>
    <w:rsid w:val="0001169C"/>
    <w:rsid w:val="000122E8"/>
    <w:rsid w:val="000128A2"/>
    <w:rsid w:val="00012A5C"/>
    <w:rsid w:val="00012D91"/>
    <w:rsid w:val="00012EA7"/>
    <w:rsid w:val="000134DD"/>
    <w:rsid w:val="000136CC"/>
    <w:rsid w:val="000137FC"/>
    <w:rsid w:val="00014C19"/>
    <w:rsid w:val="00015F5E"/>
    <w:rsid w:val="000164DB"/>
    <w:rsid w:val="00016D65"/>
    <w:rsid w:val="000200C3"/>
    <w:rsid w:val="00020797"/>
    <w:rsid w:val="0002080C"/>
    <w:rsid w:val="00020816"/>
    <w:rsid w:val="0002267C"/>
    <w:rsid w:val="0002445D"/>
    <w:rsid w:val="00024962"/>
    <w:rsid w:val="000249EA"/>
    <w:rsid w:val="00024C46"/>
    <w:rsid w:val="00025421"/>
    <w:rsid w:val="00025975"/>
    <w:rsid w:val="00026319"/>
    <w:rsid w:val="000271AF"/>
    <w:rsid w:val="000275D5"/>
    <w:rsid w:val="000276EE"/>
    <w:rsid w:val="00027DEF"/>
    <w:rsid w:val="00027EC2"/>
    <w:rsid w:val="0003164B"/>
    <w:rsid w:val="00031DF2"/>
    <w:rsid w:val="000321AD"/>
    <w:rsid w:val="000321D7"/>
    <w:rsid w:val="0003233A"/>
    <w:rsid w:val="000326A9"/>
    <w:rsid w:val="000326C8"/>
    <w:rsid w:val="00032C24"/>
    <w:rsid w:val="00033257"/>
    <w:rsid w:val="00033817"/>
    <w:rsid w:val="00033B10"/>
    <w:rsid w:val="00033D1C"/>
    <w:rsid w:val="00033D1E"/>
    <w:rsid w:val="00033D28"/>
    <w:rsid w:val="00034245"/>
    <w:rsid w:val="000349EC"/>
    <w:rsid w:val="00034A7F"/>
    <w:rsid w:val="0003545E"/>
    <w:rsid w:val="00035790"/>
    <w:rsid w:val="00035954"/>
    <w:rsid w:val="00035D45"/>
    <w:rsid w:val="000374F1"/>
    <w:rsid w:val="0003786C"/>
    <w:rsid w:val="00041B58"/>
    <w:rsid w:val="00041CC0"/>
    <w:rsid w:val="00042069"/>
    <w:rsid w:val="000436A9"/>
    <w:rsid w:val="0004380B"/>
    <w:rsid w:val="00043F11"/>
    <w:rsid w:val="00043FDE"/>
    <w:rsid w:val="00045249"/>
    <w:rsid w:val="000459B1"/>
    <w:rsid w:val="0004796D"/>
    <w:rsid w:val="00047A6D"/>
    <w:rsid w:val="00047CD6"/>
    <w:rsid w:val="00050885"/>
    <w:rsid w:val="0005131F"/>
    <w:rsid w:val="000515D7"/>
    <w:rsid w:val="00051835"/>
    <w:rsid w:val="00051DE6"/>
    <w:rsid w:val="000522D1"/>
    <w:rsid w:val="000534BC"/>
    <w:rsid w:val="000534D2"/>
    <w:rsid w:val="00054F25"/>
    <w:rsid w:val="00055D31"/>
    <w:rsid w:val="00056A73"/>
    <w:rsid w:val="000577D9"/>
    <w:rsid w:val="000578A8"/>
    <w:rsid w:val="000603E0"/>
    <w:rsid w:val="00060B60"/>
    <w:rsid w:val="00062204"/>
    <w:rsid w:val="000627A2"/>
    <w:rsid w:val="00062838"/>
    <w:rsid w:val="00064C3D"/>
    <w:rsid w:val="00065CBD"/>
    <w:rsid w:val="00065F8F"/>
    <w:rsid w:val="0006652D"/>
    <w:rsid w:val="00066B80"/>
    <w:rsid w:val="00067F50"/>
    <w:rsid w:val="00070569"/>
    <w:rsid w:val="00070830"/>
    <w:rsid w:val="00071724"/>
    <w:rsid w:val="00072C6E"/>
    <w:rsid w:val="000731E6"/>
    <w:rsid w:val="00073F37"/>
    <w:rsid w:val="00075508"/>
    <w:rsid w:val="00075C8A"/>
    <w:rsid w:val="00076D0E"/>
    <w:rsid w:val="00076E27"/>
    <w:rsid w:val="0007721D"/>
    <w:rsid w:val="00077E16"/>
    <w:rsid w:val="00080F82"/>
    <w:rsid w:val="00082037"/>
    <w:rsid w:val="0008226E"/>
    <w:rsid w:val="00082444"/>
    <w:rsid w:val="000825A5"/>
    <w:rsid w:val="0008309E"/>
    <w:rsid w:val="000840FA"/>
    <w:rsid w:val="000843DB"/>
    <w:rsid w:val="00084D31"/>
    <w:rsid w:val="00085D13"/>
    <w:rsid w:val="00085D9C"/>
    <w:rsid w:val="00085EE9"/>
    <w:rsid w:val="000863B2"/>
    <w:rsid w:val="00086483"/>
    <w:rsid w:val="00086629"/>
    <w:rsid w:val="00086A31"/>
    <w:rsid w:val="00086F95"/>
    <w:rsid w:val="00087808"/>
    <w:rsid w:val="00090528"/>
    <w:rsid w:val="00091091"/>
    <w:rsid w:val="000918DE"/>
    <w:rsid w:val="00091EA5"/>
    <w:rsid w:val="00091EFA"/>
    <w:rsid w:val="00091F3B"/>
    <w:rsid w:val="0009295C"/>
    <w:rsid w:val="00092A9F"/>
    <w:rsid w:val="00092AA0"/>
    <w:rsid w:val="00092F3A"/>
    <w:rsid w:val="00093146"/>
    <w:rsid w:val="000931FD"/>
    <w:rsid w:val="00094194"/>
    <w:rsid w:val="00094216"/>
    <w:rsid w:val="000942A1"/>
    <w:rsid w:val="000955EC"/>
    <w:rsid w:val="00095627"/>
    <w:rsid w:val="00095864"/>
    <w:rsid w:val="00095FC1"/>
    <w:rsid w:val="00096143"/>
    <w:rsid w:val="000972BD"/>
    <w:rsid w:val="00097BD5"/>
    <w:rsid w:val="000A0035"/>
    <w:rsid w:val="000A0444"/>
    <w:rsid w:val="000A0CCE"/>
    <w:rsid w:val="000A1A40"/>
    <w:rsid w:val="000A245A"/>
    <w:rsid w:val="000A25C3"/>
    <w:rsid w:val="000A2FB9"/>
    <w:rsid w:val="000A357D"/>
    <w:rsid w:val="000A4311"/>
    <w:rsid w:val="000A44F0"/>
    <w:rsid w:val="000A50F9"/>
    <w:rsid w:val="000A594E"/>
    <w:rsid w:val="000A5A04"/>
    <w:rsid w:val="000A5A91"/>
    <w:rsid w:val="000A5BD5"/>
    <w:rsid w:val="000A6534"/>
    <w:rsid w:val="000A76B9"/>
    <w:rsid w:val="000B00B7"/>
    <w:rsid w:val="000B0174"/>
    <w:rsid w:val="000B046D"/>
    <w:rsid w:val="000B0709"/>
    <w:rsid w:val="000B0B3F"/>
    <w:rsid w:val="000B0C32"/>
    <w:rsid w:val="000B1124"/>
    <w:rsid w:val="000B163F"/>
    <w:rsid w:val="000B174C"/>
    <w:rsid w:val="000B182B"/>
    <w:rsid w:val="000B1D93"/>
    <w:rsid w:val="000B2C3D"/>
    <w:rsid w:val="000B3835"/>
    <w:rsid w:val="000B4331"/>
    <w:rsid w:val="000B44C5"/>
    <w:rsid w:val="000B5274"/>
    <w:rsid w:val="000B5899"/>
    <w:rsid w:val="000B5F63"/>
    <w:rsid w:val="000B6DBE"/>
    <w:rsid w:val="000B7041"/>
    <w:rsid w:val="000B7258"/>
    <w:rsid w:val="000C014A"/>
    <w:rsid w:val="000C0D87"/>
    <w:rsid w:val="000C0E20"/>
    <w:rsid w:val="000C182C"/>
    <w:rsid w:val="000C1B64"/>
    <w:rsid w:val="000C21E8"/>
    <w:rsid w:val="000C302C"/>
    <w:rsid w:val="000C3667"/>
    <w:rsid w:val="000C43E2"/>
    <w:rsid w:val="000C519C"/>
    <w:rsid w:val="000C55EE"/>
    <w:rsid w:val="000C5EFC"/>
    <w:rsid w:val="000C6482"/>
    <w:rsid w:val="000C6636"/>
    <w:rsid w:val="000C67B8"/>
    <w:rsid w:val="000C6995"/>
    <w:rsid w:val="000C716D"/>
    <w:rsid w:val="000C78FC"/>
    <w:rsid w:val="000C7A5D"/>
    <w:rsid w:val="000C7BA4"/>
    <w:rsid w:val="000D04F9"/>
    <w:rsid w:val="000D0CA5"/>
    <w:rsid w:val="000D0DA3"/>
    <w:rsid w:val="000D1CFF"/>
    <w:rsid w:val="000D2F9A"/>
    <w:rsid w:val="000D3129"/>
    <w:rsid w:val="000D4149"/>
    <w:rsid w:val="000D414E"/>
    <w:rsid w:val="000D6566"/>
    <w:rsid w:val="000E0BAB"/>
    <w:rsid w:val="000E1F2A"/>
    <w:rsid w:val="000E2BFB"/>
    <w:rsid w:val="000E3424"/>
    <w:rsid w:val="000E35CD"/>
    <w:rsid w:val="000E3612"/>
    <w:rsid w:val="000E39D9"/>
    <w:rsid w:val="000E50F2"/>
    <w:rsid w:val="000E52FD"/>
    <w:rsid w:val="000E5369"/>
    <w:rsid w:val="000E5407"/>
    <w:rsid w:val="000E5476"/>
    <w:rsid w:val="000E5607"/>
    <w:rsid w:val="000E6119"/>
    <w:rsid w:val="000E66F9"/>
    <w:rsid w:val="000E754A"/>
    <w:rsid w:val="000E78F4"/>
    <w:rsid w:val="000F034A"/>
    <w:rsid w:val="000F042C"/>
    <w:rsid w:val="000F0D70"/>
    <w:rsid w:val="000F1227"/>
    <w:rsid w:val="000F1957"/>
    <w:rsid w:val="000F240A"/>
    <w:rsid w:val="000F271F"/>
    <w:rsid w:val="000F37A3"/>
    <w:rsid w:val="000F3839"/>
    <w:rsid w:val="000F3AE5"/>
    <w:rsid w:val="000F3B4D"/>
    <w:rsid w:val="000F3C79"/>
    <w:rsid w:val="000F409D"/>
    <w:rsid w:val="000F525E"/>
    <w:rsid w:val="000F52DD"/>
    <w:rsid w:val="000F5984"/>
    <w:rsid w:val="000F59BD"/>
    <w:rsid w:val="000F6CD4"/>
    <w:rsid w:val="000F6D05"/>
    <w:rsid w:val="000F70FD"/>
    <w:rsid w:val="000F72D9"/>
    <w:rsid w:val="000F74E1"/>
    <w:rsid w:val="000F7CDA"/>
    <w:rsid w:val="00100CEE"/>
    <w:rsid w:val="00101E4B"/>
    <w:rsid w:val="00102599"/>
    <w:rsid w:val="00102C52"/>
    <w:rsid w:val="00102F8F"/>
    <w:rsid w:val="0010369E"/>
    <w:rsid w:val="00103895"/>
    <w:rsid w:val="00103D19"/>
    <w:rsid w:val="00104926"/>
    <w:rsid w:val="001068F5"/>
    <w:rsid w:val="00106AB1"/>
    <w:rsid w:val="00107219"/>
    <w:rsid w:val="00107B4E"/>
    <w:rsid w:val="00110415"/>
    <w:rsid w:val="0011068A"/>
    <w:rsid w:val="00110987"/>
    <w:rsid w:val="0011144F"/>
    <w:rsid w:val="00111AAA"/>
    <w:rsid w:val="0011236E"/>
    <w:rsid w:val="001123E0"/>
    <w:rsid w:val="001124FA"/>
    <w:rsid w:val="001125B4"/>
    <w:rsid w:val="00113872"/>
    <w:rsid w:val="00113B62"/>
    <w:rsid w:val="00113C6F"/>
    <w:rsid w:val="001148DE"/>
    <w:rsid w:val="001152E6"/>
    <w:rsid w:val="001156CC"/>
    <w:rsid w:val="00117762"/>
    <w:rsid w:val="00117AF3"/>
    <w:rsid w:val="00117F91"/>
    <w:rsid w:val="0012083A"/>
    <w:rsid w:val="0012101A"/>
    <w:rsid w:val="00122D26"/>
    <w:rsid w:val="00123976"/>
    <w:rsid w:val="00123A8F"/>
    <w:rsid w:val="00124DEC"/>
    <w:rsid w:val="00125413"/>
    <w:rsid w:val="00125AAB"/>
    <w:rsid w:val="00125E1F"/>
    <w:rsid w:val="0012634E"/>
    <w:rsid w:val="001265ED"/>
    <w:rsid w:val="00127484"/>
    <w:rsid w:val="00127646"/>
    <w:rsid w:val="001277DB"/>
    <w:rsid w:val="00127887"/>
    <w:rsid w:val="001302F9"/>
    <w:rsid w:val="00131A94"/>
    <w:rsid w:val="0013247A"/>
    <w:rsid w:val="00132635"/>
    <w:rsid w:val="00132B24"/>
    <w:rsid w:val="00132D73"/>
    <w:rsid w:val="00133AF1"/>
    <w:rsid w:val="00134819"/>
    <w:rsid w:val="001351CE"/>
    <w:rsid w:val="001354E7"/>
    <w:rsid w:val="0013587E"/>
    <w:rsid w:val="0013625A"/>
    <w:rsid w:val="001374EE"/>
    <w:rsid w:val="00141200"/>
    <w:rsid w:val="001412DF"/>
    <w:rsid w:val="001421CF"/>
    <w:rsid w:val="0014243F"/>
    <w:rsid w:val="00142C72"/>
    <w:rsid w:val="00144111"/>
    <w:rsid w:val="00144379"/>
    <w:rsid w:val="00144E02"/>
    <w:rsid w:val="00145015"/>
    <w:rsid w:val="001452F9"/>
    <w:rsid w:val="001473B9"/>
    <w:rsid w:val="001474EA"/>
    <w:rsid w:val="00147BE4"/>
    <w:rsid w:val="00147C6F"/>
    <w:rsid w:val="00147CBB"/>
    <w:rsid w:val="00147DE3"/>
    <w:rsid w:val="001502ED"/>
    <w:rsid w:val="00150453"/>
    <w:rsid w:val="00151336"/>
    <w:rsid w:val="00151662"/>
    <w:rsid w:val="001527D6"/>
    <w:rsid w:val="00152C5C"/>
    <w:rsid w:val="00153881"/>
    <w:rsid w:val="00154156"/>
    <w:rsid w:val="00154689"/>
    <w:rsid w:val="00154ABA"/>
    <w:rsid w:val="0015568D"/>
    <w:rsid w:val="0015605D"/>
    <w:rsid w:val="001560EC"/>
    <w:rsid w:val="00156BA3"/>
    <w:rsid w:val="00157C03"/>
    <w:rsid w:val="001601AF"/>
    <w:rsid w:val="00160B41"/>
    <w:rsid w:val="0016129E"/>
    <w:rsid w:val="00161CCB"/>
    <w:rsid w:val="00162B6F"/>
    <w:rsid w:val="00163B89"/>
    <w:rsid w:val="00164962"/>
    <w:rsid w:val="0016591D"/>
    <w:rsid w:val="00167065"/>
    <w:rsid w:val="001670D6"/>
    <w:rsid w:val="0016779F"/>
    <w:rsid w:val="00167B9C"/>
    <w:rsid w:val="0017003E"/>
    <w:rsid w:val="00170148"/>
    <w:rsid w:val="0017118E"/>
    <w:rsid w:val="00171191"/>
    <w:rsid w:val="001712C5"/>
    <w:rsid w:val="001716F7"/>
    <w:rsid w:val="00171919"/>
    <w:rsid w:val="00172CE6"/>
    <w:rsid w:val="00173B3A"/>
    <w:rsid w:val="00174655"/>
    <w:rsid w:val="001750CC"/>
    <w:rsid w:val="001754CC"/>
    <w:rsid w:val="0017566C"/>
    <w:rsid w:val="00176308"/>
    <w:rsid w:val="001764B1"/>
    <w:rsid w:val="00176790"/>
    <w:rsid w:val="00176C45"/>
    <w:rsid w:val="00176F5B"/>
    <w:rsid w:val="001776CC"/>
    <w:rsid w:val="00177B0A"/>
    <w:rsid w:val="001801AA"/>
    <w:rsid w:val="001808AF"/>
    <w:rsid w:val="00180D70"/>
    <w:rsid w:val="00181288"/>
    <w:rsid w:val="001812FC"/>
    <w:rsid w:val="001813C3"/>
    <w:rsid w:val="00181A0A"/>
    <w:rsid w:val="00182395"/>
    <w:rsid w:val="00183170"/>
    <w:rsid w:val="00183182"/>
    <w:rsid w:val="00183854"/>
    <w:rsid w:val="00183A15"/>
    <w:rsid w:val="00183C61"/>
    <w:rsid w:val="00185355"/>
    <w:rsid w:val="001856E9"/>
    <w:rsid w:val="00185CF4"/>
    <w:rsid w:val="00185E2D"/>
    <w:rsid w:val="001866BF"/>
    <w:rsid w:val="00186884"/>
    <w:rsid w:val="00186FE0"/>
    <w:rsid w:val="00187C30"/>
    <w:rsid w:val="0019030D"/>
    <w:rsid w:val="001904F9"/>
    <w:rsid w:val="001906B0"/>
    <w:rsid w:val="00190C7A"/>
    <w:rsid w:val="00190F7F"/>
    <w:rsid w:val="001915F3"/>
    <w:rsid w:val="00192DA8"/>
    <w:rsid w:val="00193E43"/>
    <w:rsid w:val="001947C1"/>
    <w:rsid w:val="00194BA1"/>
    <w:rsid w:val="00194F2A"/>
    <w:rsid w:val="00195267"/>
    <w:rsid w:val="00195444"/>
    <w:rsid w:val="00195502"/>
    <w:rsid w:val="0019555E"/>
    <w:rsid w:val="00196BAD"/>
    <w:rsid w:val="00197582"/>
    <w:rsid w:val="00197EA4"/>
    <w:rsid w:val="00197FD1"/>
    <w:rsid w:val="001A0145"/>
    <w:rsid w:val="001A04B7"/>
    <w:rsid w:val="001A06DE"/>
    <w:rsid w:val="001A1AE7"/>
    <w:rsid w:val="001A21E3"/>
    <w:rsid w:val="001A2314"/>
    <w:rsid w:val="001A238F"/>
    <w:rsid w:val="001A34EA"/>
    <w:rsid w:val="001A4164"/>
    <w:rsid w:val="001A4547"/>
    <w:rsid w:val="001A485B"/>
    <w:rsid w:val="001A48FB"/>
    <w:rsid w:val="001A5104"/>
    <w:rsid w:val="001A5601"/>
    <w:rsid w:val="001A562F"/>
    <w:rsid w:val="001A5AAC"/>
    <w:rsid w:val="001A5B79"/>
    <w:rsid w:val="001A6DB4"/>
    <w:rsid w:val="001A6E03"/>
    <w:rsid w:val="001B0554"/>
    <w:rsid w:val="001B083F"/>
    <w:rsid w:val="001B0C69"/>
    <w:rsid w:val="001B1618"/>
    <w:rsid w:val="001B2EAA"/>
    <w:rsid w:val="001B374B"/>
    <w:rsid w:val="001B3EDD"/>
    <w:rsid w:val="001B4569"/>
    <w:rsid w:val="001B511E"/>
    <w:rsid w:val="001B6472"/>
    <w:rsid w:val="001B68D3"/>
    <w:rsid w:val="001B799A"/>
    <w:rsid w:val="001B7FCD"/>
    <w:rsid w:val="001C014F"/>
    <w:rsid w:val="001C0457"/>
    <w:rsid w:val="001C0C39"/>
    <w:rsid w:val="001C0E0C"/>
    <w:rsid w:val="001C133F"/>
    <w:rsid w:val="001C1C8B"/>
    <w:rsid w:val="001C21CE"/>
    <w:rsid w:val="001C2F21"/>
    <w:rsid w:val="001C3963"/>
    <w:rsid w:val="001C3D17"/>
    <w:rsid w:val="001C49AB"/>
    <w:rsid w:val="001C5637"/>
    <w:rsid w:val="001C5CD7"/>
    <w:rsid w:val="001C5E6C"/>
    <w:rsid w:val="001C628D"/>
    <w:rsid w:val="001C663B"/>
    <w:rsid w:val="001C7240"/>
    <w:rsid w:val="001C76BF"/>
    <w:rsid w:val="001C7F81"/>
    <w:rsid w:val="001D0423"/>
    <w:rsid w:val="001D0726"/>
    <w:rsid w:val="001D147A"/>
    <w:rsid w:val="001D14DD"/>
    <w:rsid w:val="001D167C"/>
    <w:rsid w:val="001D1B16"/>
    <w:rsid w:val="001D235D"/>
    <w:rsid w:val="001D2398"/>
    <w:rsid w:val="001D2555"/>
    <w:rsid w:val="001D2A1D"/>
    <w:rsid w:val="001D44F2"/>
    <w:rsid w:val="001D4566"/>
    <w:rsid w:val="001D46C0"/>
    <w:rsid w:val="001D57C3"/>
    <w:rsid w:val="001D591F"/>
    <w:rsid w:val="001D5B3C"/>
    <w:rsid w:val="001D6A20"/>
    <w:rsid w:val="001D7E0F"/>
    <w:rsid w:val="001E03AD"/>
    <w:rsid w:val="001E0584"/>
    <w:rsid w:val="001E08FA"/>
    <w:rsid w:val="001E165E"/>
    <w:rsid w:val="001E196D"/>
    <w:rsid w:val="001E1D37"/>
    <w:rsid w:val="001E2870"/>
    <w:rsid w:val="001E2B59"/>
    <w:rsid w:val="001E353C"/>
    <w:rsid w:val="001E3AD7"/>
    <w:rsid w:val="001E3B86"/>
    <w:rsid w:val="001E3BCD"/>
    <w:rsid w:val="001E3C61"/>
    <w:rsid w:val="001E3D60"/>
    <w:rsid w:val="001E4211"/>
    <w:rsid w:val="001E425B"/>
    <w:rsid w:val="001E460C"/>
    <w:rsid w:val="001E4A9A"/>
    <w:rsid w:val="001E4F04"/>
    <w:rsid w:val="001E51E3"/>
    <w:rsid w:val="001E5457"/>
    <w:rsid w:val="001E6B73"/>
    <w:rsid w:val="001E6FF6"/>
    <w:rsid w:val="001E74A2"/>
    <w:rsid w:val="001E7DC4"/>
    <w:rsid w:val="001F1186"/>
    <w:rsid w:val="001F14E8"/>
    <w:rsid w:val="001F27B1"/>
    <w:rsid w:val="001F2969"/>
    <w:rsid w:val="001F31D4"/>
    <w:rsid w:val="001F3C36"/>
    <w:rsid w:val="001F4798"/>
    <w:rsid w:val="001F4A81"/>
    <w:rsid w:val="001F4DAE"/>
    <w:rsid w:val="001F502E"/>
    <w:rsid w:val="001F5B11"/>
    <w:rsid w:val="001F64B1"/>
    <w:rsid w:val="001F66C9"/>
    <w:rsid w:val="001F6EE5"/>
    <w:rsid w:val="001F7411"/>
    <w:rsid w:val="001F75C6"/>
    <w:rsid w:val="0020026C"/>
    <w:rsid w:val="00200D56"/>
    <w:rsid w:val="00200F31"/>
    <w:rsid w:val="00201CE5"/>
    <w:rsid w:val="0020221F"/>
    <w:rsid w:val="00202B92"/>
    <w:rsid w:val="002035C1"/>
    <w:rsid w:val="00203AEA"/>
    <w:rsid w:val="00203C42"/>
    <w:rsid w:val="00205051"/>
    <w:rsid w:val="0020528D"/>
    <w:rsid w:val="0020532F"/>
    <w:rsid w:val="00205D01"/>
    <w:rsid w:val="00205F17"/>
    <w:rsid w:val="00206205"/>
    <w:rsid w:val="0020723A"/>
    <w:rsid w:val="0020794A"/>
    <w:rsid w:val="00207B31"/>
    <w:rsid w:val="00207B33"/>
    <w:rsid w:val="00207C7F"/>
    <w:rsid w:val="00211E11"/>
    <w:rsid w:val="00212962"/>
    <w:rsid w:val="00212EB8"/>
    <w:rsid w:val="00213F00"/>
    <w:rsid w:val="0021455A"/>
    <w:rsid w:val="002157C9"/>
    <w:rsid w:val="00215F35"/>
    <w:rsid w:val="00216319"/>
    <w:rsid w:val="00216BA5"/>
    <w:rsid w:val="00217135"/>
    <w:rsid w:val="0021758E"/>
    <w:rsid w:val="00217736"/>
    <w:rsid w:val="00220375"/>
    <w:rsid w:val="002210DD"/>
    <w:rsid w:val="0022132D"/>
    <w:rsid w:val="00221581"/>
    <w:rsid w:val="002216CC"/>
    <w:rsid w:val="0022190D"/>
    <w:rsid w:val="00221D04"/>
    <w:rsid w:val="00222096"/>
    <w:rsid w:val="00222C60"/>
    <w:rsid w:val="00222CAE"/>
    <w:rsid w:val="0022334E"/>
    <w:rsid w:val="00223B83"/>
    <w:rsid w:val="00224B3F"/>
    <w:rsid w:val="00224B8B"/>
    <w:rsid w:val="00224F26"/>
    <w:rsid w:val="00224F8F"/>
    <w:rsid w:val="00225A53"/>
    <w:rsid w:val="00225CEA"/>
    <w:rsid w:val="002260A7"/>
    <w:rsid w:val="002264F4"/>
    <w:rsid w:val="0022733A"/>
    <w:rsid w:val="0023048A"/>
    <w:rsid w:val="002308CA"/>
    <w:rsid w:val="00231222"/>
    <w:rsid w:val="00231427"/>
    <w:rsid w:val="0023173F"/>
    <w:rsid w:val="0023239B"/>
    <w:rsid w:val="00232922"/>
    <w:rsid w:val="00232968"/>
    <w:rsid w:val="00232B72"/>
    <w:rsid w:val="00233057"/>
    <w:rsid w:val="0023389A"/>
    <w:rsid w:val="00233C1E"/>
    <w:rsid w:val="00234972"/>
    <w:rsid w:val="00234A3D"/>
    <w:rsid w:val="00235F38"/>
    <w:rsid w:val="002361CD"/>
    <w:rsid w:val="0023658F"/>
    <w:rsid w:val="0023720D"/>
    <w:rsid w:val="002375D8"/>
    <w:rsid w:val="00237CAA"/>
    <w:rsid w:val="0024056C"/>
    <w:rsid w:val="002407C6"/>
    <w:rsid w:val="00241BBE"/>
    <w:rsid w:val="00241FBA"/>
    <w:rsid w:val="00242961"/>
    <w:rsid w:val="002429AD"/>
    <w:rsid w:val="00242A39"/>
    <w:rsid w:val="00243304"/>
    <w:rsid w:val="002435D6"/>
    <w:rsid w:val="00244108"/>
    <w:rsid w:val="002441CE"/>
    <w:rsid w:val="00244CDD"/>
    <w:rsid w:val="002450B0"/>
    <w:rsid w:val="0024514F"/>
    <w:rsid w:val="00245603"/>
    <w:rsid w:val="00245AF0"/>
    <w:rsid w:val="00245D73"/>
    <w:rsid w:val="00245DAC"/>
    <w:rsid w:val="00246726"/>
    <w:rsid w:val="00246E3C"/>
    <w:rsid w:val="00247323"/>
    <w:rsid w:val="00247667"/>
    <w:rsid w:val="0025080B"/>
    <w:rsid w:val="0025088D"/>
    <w:rsid w:val="00250DFA"/>
    <w:rsid w:val="002514CA"/>
    <w:rsid w:val="0025194D"/>
    <w:rsid w:val="00252300"/>
    <w:rsid w:val="00252431"/>
    <w:rsid w:val="00252DF1"/>
    <w:rsid w:val="00252FDB"/>
    <w:rsid w:val="0025341A"/>
    <w:rsid w:val="00253DC5"/>
    <w:rsid w:val="00254A43"/>
    <w:rsid w:val="00256732"/>
    <w:rsid w:val="002567CD"/>
    <w:rsid w:val="00256E30"/>
    <w:rsid w:val="0025713A"/>
    <w:rsid w:val="00257175"/>
    <w:rsid w:val="002610F7"/>
    <w:rsid w:val="002613AC"/>
    <w:rsid w:val="002614D2"/>
    <w:rsid w:val="00261B80"/>
    <w:rsid w:val="00261D3C"/>
    <w:rsid w:val="00262000"/>
    <w:rsid w:val="00262A9A"/>
    <w:rsid w:val="00262B2F"/>
    <w:rsid w:val="00262C42"/>
    <w:rsid w:val="0026349D"/>
    <w:rsid w:val="002638D8"/>
    <w:rsid w:val="00263D5E"/>
    <w:rsid w:val="00263E44"/>
    <w:rsid w:val="002652F1"/>
    <w:rsid w:val="00265E51"/>
    <w:rsid w:val="0026628B"/>
    <w:rsid w:val="00266396"/>
    <w:rsid w:val="00266E0E"/>
    <w:rsid w:val="002671CC"/>
    <w:rsid w:val="0026781D"/>
    <w:rsid w:val="0026785C"/>
    <w:rsid w:val="002709E7"/>
    <w:rsid w:val="00270B1C"/>
    <w:rsid w:val="002725B2"/>
    <w:rsid w:val="00274C1F"/>
    <w:rsid w:val="0027525B"/>
    <w:rsid w:val="002767DF"/>
    <w:rsid w:val="00276C42"/>
    <w:rsid w:val="00277449"/>
    <w:rsid w:val="00280E55"/>
    <w:rsid w:val="002814DC"/>
    <w:rsid w:val="0028242D"/>
    <w:rsid w:val="00282B0C"/>
    <w:rsid w:val="0028416C"/>
    <w:rsid w:val="002848CB"/>
    <w:rsid w:val="00284C4E"/>
    <w:rsid w:val="00284D8F"/>
    <w:rsid w:val="00284F1D"/>
    <w:rsid w:val="002855D4"/>
    <w:rsid w:val="002858BA"/>
    <w:rsid w:val="00285FFD"/>
    <w:rsid w:val="00286125"/>
    <w:rsid w:val="00286152"/>
    <w:rsid w:val="0028686B"/>
    <w:rsid w:val="00290449"/>
    <w:rsid w:val="00290613"/>
    <w:rsid w:val="0029170D"/>
    <w:rsid w:val="00291A30"/>
    <w:rsid w:val="00291C69"/>
    <w:rsid w:val="00292338"/>
    <w:rsid w:val="002923B0"/>
    <w:rsid w:val="00292574"/>
    <w:rsid w:val="002925F5"/>
    <w:rsid w:val="002934C0"/>
    <w:rsid w:val="00293CA0"/>
    <w:rsid w:val="0029493B"/>
    <w:rsid w:val="0029523B"/>
    <w:rsid w:val="002953D9"/>
    <w:rsid w:val="002958A2"/>
    <w:rsid w:val="002958F3"/>
    <w:rsid w:val="00295A3C"/>
    <w:rsid w:val="00296100"/>
    <w:rsid w:val="0029654C"/>
    <w:rsid w:val="00296766"/>
    <w:rsid w:val="002978D5"/>
    <w:rsid w:val="00297E34"/>
    <w:rsid w:val="002A07A9"/>
    <w:rsid w:val="002A08C0"/>
    <w:rsid w:val="002A23D8"/>
    <w:rsid w:val="002A2B91"/>
    <w:rsid w:val="002A4874"/>
    <w:rsid w:val="002A5245"/>
    <w:rsid w:val="002A53DD"/>
    <w:rsid w:val="002A55D1"/>
    <w:rsid w:val="002A5C41"/>
    <w:rsid w:val="002A62DA"/>
    <w:rsid w:val="002A6D35"/>
    <w:rsid w:val="002A72FC"/>
    <w:rsid w:val="002A74BD"/>
    <w:rsid w:val="002A78F8"/>
    <w:rsid w:val="002A7A1C"/>
    <w:rsid w:val="002B0716"/>
    <w:rsid w:val="002B1BED"/>
    <w:rsid w:val="002B2A49"/>
    <w:rsid w:val="002B2AF1"/>
    <w:rsid w:val="002B35B4"/>
    <w:rsid w:val="002B3C66"/>
    <w:rsid w:val="002B4182"/>
    <w:rsid w:val="002B4186"/>
    <w:rsid w:val="002B4EEC"/>
    <w:rsid w:val="002B5375"/>
    <w:rsid w:val="002B5525"/>
    <w:rsid w:val="002B63EB"/>
    <w:rsid w:val="002B7837"/>
    <w:rsid w:val="002B7C36"/>
    <w:rsid w:val="002C10D1"/>
    <w:rsid w:val="002C10DE"/>
    <w:rsid w:val="002C234E"/>
    <w:rsid w:val="002C2415"/>
    <w:rsid w:val="002C446D"/>
    <w:rsid w:val="002C4E4C"/>
    <w:rsid w:val="002C5B18"/>
    <w:rsid w:val="002C5CD4"/>
    <w:rsid w:val="002C5D24"/>
    <w:rsid w:val="002C61DF"/>
    <w:rsid w:val="002C63CB"/>
    <w:rsid w:val="002C6404"/>
    <w:rsid w:val="002D0C49"/>
    <w:rsid w:val="002D0CFB"/>
    <w:rsid w:val="002D0D9E"/>
    <w:rsid w:val="002D10C2"/>
    <w:rsid w:val="002D143C"/>
    <w:rsid w:val="002D1687"/>
    <w:rsid w:val="002D2174"/>
    <w:rsid w:val="002D2553"/>
    <w:rsid w:val="002D2808"/>
    <w:rsid w:val="002D2EF9"/>
    <w:rsid w:val="002D3324"/>
    <w:rsid w:val="002D3D97"/>
    <w:rsid w:val="002D404A"/>
    <w:rsid w:val="002D43A1"/>
    <w:rsid w:val="002D45D1"/>
    <w:rsid w:val="002D5CCE"/>
    <w:rsid w:val="002D665D"/>
    <w:rsid w:val="002D6680"/>
    <w:rsid w:val="002D76D9"/>
    <w:rsid w:val="002D7BCF"/>
    <w:rsid w:val="002E02B4"/>
    <w:rsid w:val="002E0337"/>
    <w:rsid w:val="002E046D"/>
    <w:rsid w:val="002E0AC2"/>
    <w:rsid w:val="002E127A"/>
    <w:rsid w:val="002E1E50"/>
    <w:rsid w:val="002E21FE"/>
    <w:rsid w:val="002E2200"/>
    <w:rsid w:val="002E2333"/>
    <w:rsid w:val="002E29B5"/>
    <w:rsid w:val="002E2A9D"/>
    <w:rsid w:val="002E2B79"/>
    <w:rsid w:val="002E2DFE"/>
    <w:rsid w:val="002E30C3"/>
    <w:rsid w:val="002E32FA"/>
    <w:rsid w:val="002E3911"/>
    <w:rsid w:val="002E3B68"/>
    <w:rsid w:val="002E43B0"/>
    <w:rsid w:val="002E4AA3"/>
    <w:rsid w:val="002E4BE8"/>
    <w:rsid w:val="002E4D15"/>
    <w:rsid w:val="002E4E73"/>
    <w:rsid w:val="002E5228"/>
    <w:rsid w:val="002E5371"/>
    <w:rsid w:val="002E5391"/>
    <w:rsid w:val="002E6B05"/>
    <w:rsid w:val="002E73DE"/>
    <w:rsid w:val="002E7537"/>
    <w:rsid w:val="002F06D0"/>
    <w:rsid w:val="002F08F7"/>
    <w:rsid w:val="002F0AD3"/>
    <w:rsid w:val="002F1658"/>
    <w:rsid w:val="002F1FA1"/>
    <w:rsid w:val="002F307F"/>
    <w:rsid w:val="002F3830"/>
    <w:rsid w:val="002F455E"/>
    <w:rsid w:val="002F4929"/>
    <w:rsid w:val="002F4C2A"/>
    <w:rsid w:val="002F5A46"/>
    <w:rsid w:val="002F6801"/>
    <w:rsid w:val="002F6B3B"/>
    <w:rsid w:val="002F721D"/>
    <w:rsid w:val="002F7599"/>
    <w:rsid w:val="002F7877"/>
    <w:rsid w:val="002F7DDE"/>
    <w:rsid w:val="002F7E97"/>
    <w:rsid w:val="003012A2"/>
    <w:rsid w:val="00301937"/>
    <w:rsid w:val="0030328E"/>
    <w:rsid w:val="003032A4"/>
    <w:rsid w:val="00303EF9"/>
    <w:rsid w:val="00304091"/>
    <w:rsid w:val="003050DD"/>
    <w:rsid w:val="00306CCE"/>
    <w:rsid w:val="00306F13"/>
    <w:rsid w:val="00307609"/>
    <w:rsid w:val="00307CC7"/>
    <w:rsid w:val="00307D1C"/>
    <w:rsid w:val="00310222"/>
    <w:rsid w:val="003112D5"/>
    <w:rsid w:val="00312438"/>
    <w:rsid w:val="00312C9A"/>
    <w:rsid w:val="00312D0B"/>
    <w:rsid w:val="00313652"/>
    <w:rsid w:val="00314A53"/>
    <w:rsid w:val="003151B5"/>
    <w:rsid w:val="00316246"/>
    <w:rsid w:val="00316465"/>
    <w:rsid w:val="00316CFA"/>
    <w:rsid w:val="00316DFA"/>
    <w:rsid w:val="00316F29"/>
    <w:rsid w:val="003203A3"/>
    <w:rsid w:val="003205B7"/>
    <w:rsid w:val="0032287A"/>
    <w:rsid w:val="003235CC"/>
    <w:rsid w:val="0032459E"/>
    <w:rsid w:val="003248AA"/>
    <w:rsid w:val="00324D50"/>
    <w:rsid w:val="00324F94"/>
    <w:rsid w:val="003250FC"/>
    <w:rsid w:val="00325397"/>
    <w:rsid w:val="00325668"/>
    <w:rsid w:val="003303BA"/>
    <w:rsid w:val="00330EBC"/>
    <w:rsid w:val="0033241A"/>
    <w:rsid w:val="00333393"/>
    <w:rsid w:val="00333510"/>
    <w:rsid w:val="00333C90"/>
    <w:rsid w:val="00334406"/>
    <w:rsid w:val="00335088"/>
    <w:rsid w:val="0033535C"/>
    <w:rsid w:val="00335449"/>
    <w:rsid w:val="00336395"/>
    <w:rsid w:val="003363CB"/>
    <w:rsid w:val="003363EA"/>
    <w:rsid w:val="00337050"/>
    <w:rsid w:val="003370C3"/>
    <w:rsid w:val="0033772C"/>
    <w:rsid w:val="0034061F"/>
    <w:rsid w:val="00340D7B"/>
    <w:rsid w:val="0034111E"/>
    <w:rsid w:val="003413DF"/>
    <w:rsid w:val="0034178A"/>
    <w:rsid w:val="003422C2"/>
    <w:rsid w:val="00342CE7"/>
    <w:rsid w:val="00343108"/>
    <w:rsid w:val="003446AF"/>
    <w:rsid w:val="00344FD4"/>
    <w:rsid w:val="00345448"/>
    <w:rsid w:val="003456A4"/>
    <w:rsid w:val="00345B1E"/>
    <w:rsid w:val="00346006"/>
    <w:rsid w:val="003461E6"/>
    <w:rsid w:val="003464DA"/>
    <w:rsid w:val="00346F1F"/>
    <w:rsid w:val="00347642"/>
    <w:rsid w:val="00347ED2"/>
    <w:rsid w:val="00347F50"/>
    <w:rsid w:val="00350239"/>
    <w:rsid w:val="003504AD"/>
    <w:rsid w:val="003507F7"/>
    <w:rsid w:val="003509E6"/>
    <w:rsid w:val="003516AC"/>
    <w:rsid w:val="003516D1"/>
    <w:rsid w:val="00351946"/>
    <w:rsid w:val="00351DEA"/>
    <w:rsid w:val="00352802"/>
    <w:rsid w:val="003535EF"/>
    <w:rsid w:val="00353880"/>
    <w:rsid w:val="003547F7"/>
    <w:rsid w:val="00354AC4"/>
    <w:rsid w:val="00354E14"/>
    <w:rsid w:val="00354E7D"/>
    <w:rsid w:val="003551AF"/>
    <w:rsid w:val="00355479"/>
    <w:rsid w:val="00355B0F"/>
    <w:rsid w:val="00355BF0"/>
    <w:rsid w:val="00355FCE"/>
    <w:rsid w:val="00356B88"/>
    <w:rsid w:val="00356E97"/>
    <w:rsid w:val="0036012D"/>
    <w:rsid w:val="003602E0"/>
    <w:rsid w:val="0036051F"/>
    <w:rsid w:val="003605D9"/>
    <w:rsid w:val="00360FCE"/>
    <w:rsid w:val="003622A7"/>
    <w:rsid w:val="00362810"/>
    <w:rsid w:val="00362E82"/>
    <w:rsid w:val="00362F59"/>
    <w:rsid w:val="00364001"/>
    <w:rsid w:val="003652D8"/>
    <w:rsid w:val="003653AD"/>
    <w:rsid w:val="00365F0E"/>
    <w:rsid w:val="003674E9"/>
    <w:rsid w:val="00367B9E"/>
    <w:rsid w:val="0037013D"/>
    <w:rsid w:val="003701A6"/>
    <w:rsid w:val="003702DE"/>
    <w:rsid w:val="003710CD"/>
    <w:rsid w:val="00371836"/>
    <w:rsid w:val="00371DB2"/>
    <w:rsid w:val="00372CF9"/>
    <w:rsid w:val="00372D85"/>
    <w:rsid w:val="00372FD5"/>
    <w:rsid w:val="00373E0F"/>
    <w:rsid w:val="00376958"/>
    <w:rsid w:val="003770DF"/>
    <w:rsid w:val="00377730"/>
    <w:rsid w:val="00377868"/>
    <w:rsid w:val="00377C17"/>
    <w:rsid w:val="00377F77"/>
    <w:rsid w:val="003800C1"/>
    <w:rsid w:val="003808CB"/>
    <w:rsid w:val="00380BC7"/>
    <w:rsid w:val="003811E1"/>
    <w:rsid w:val="00382B6A"/>
    <w:rsid w:val="00383B64"/>
    <w:rsid w:val="0038431A"/>
    <w:rsid w:val="00384C9C"/>
    <w:rsid w:val="00384F3B"/>
    <w:rsid w:val="0038547C"/>
    <w:rsid w:val="00385A88"/>
    <w:rsid w:val="00386FCA"/>
    <w:rsid w:val="00387AF8"/>
    <w:rsid w:val="00387C20"/>
    <w:rsid w:val="00390065"/>
    <w:rsid w:val="00390975"/>
    <w:rsid w:val="00391238"/>
    <w:rsid w:val="00391FF7"/>
    <w:rsid w:val="003925DD"/>
    <w:rsid w:val="00392A2F"/>
    <w:rsid w:val="00393660"/>
    <w:rsid w:val="003939A8"/>
    <w:rsid w:val="003940A4"/>
    <w:rsid w:val="00394625"/>
    <w:rsid w:val="003958AE"/>
    <w:rsid w:val="00397063"/>
    <w:rsid w:val="0039709D"/>
    <w:rsid w:val="003971DB"/>
    <w:rsid w:val="00397213"/>
    <w:rsid w:val="00397422"/>
    <w:rsid w:val="003975C9"/>
    <w:rsid w:val="00397A76"/>
    <w:rsid w:val="00397CD7"/>
    <w:rsid w:val="003A00C9"/>
    <w:rsid w:val="003A0258"/>
    <w:rsid w:val="003A062C"/>
    <w:rsid w:val="003A0960"/>
    <w:rsid w:val="003A0FCF"/>
    <w:rsid w:val="003A11C4"/>
    <w:rsid w:val="003A1CE8"/>
    <w:rsid w:val="003A1F69"/>
    <w:rsid w:val="003A2D50"/>
    <w:rsid w:val="003A320C"/>
    <w:rsid w:val="003A34C9"/>
    <w:rsid w:val="003A4E09"/>
    <w:rsid w:val="003A58BA"/>
    <w:rsid w:val="003A5B97"/>
    <w:rsid w:val="003A6172"/>
    <w:rsid w:val="003A6248"/>
    <w:rsid w:val="003A6526"/>
    <w:rsid w:val="003A66D4"/>
    <w:rsid w:val="003A697C"/>
    <w:rsid w:val="003A6ED0"/>
    <w:rsid w:val="003A6EF7"/>
    <w:rsid w:val="003A7B90"/>
    <w:rsid w:val="003A7CEB"/>
    <w:rsid w:val="003B02A0"/>
    <w:rsid w:val="003B0718"/>
    <w:rsid w:val="003B1455"/>
    <w:rsid w:val="003B1829"/>
    <w:rsid w:val="003B1955"/>
    <w:rsid w:val="003B22EA"/>
    <w:rsid w:val="003B2AC6"/>
    <w:rsid w:val="003B3514"/>
    <w:rsid w:val="003B37C1"/>
    <w:rsid w:val="003B39D7"/>
    <w:rsid w:val="003B43CE"/>
    <w:rsid w:val="003B5381"/>
    <w:rsid w:val="003B61F0"/>
    <w:rsid w:val="003B64B3"/>
    <w:rsid w:val="003B6CAB"/>
    <w:rsid w:val="003B6CCF"/>
    <w:rsid w:val="003B6E18"/>
    <w:rsid w:val="003B6F7B"/>
    <w:rsid w:val="003B7A60"/>
    <w:rsid w:val="003C2265"/>
    <w:rsid w:val="003C2E5C"/>
    <w:rsid w:val="003C316A"/>
    <w:rsid w:val="003C4569"/>
    <w:rsid w:val="003C4E9B"/>
    <w:rsid w:val="003C5555"/>
    <w:rsid w:val="003C58D1"/>
    <w:rsid w:val="003C5F5E"/>
    <w:rsid w:val="003C686C"/>
    <w:rsid w:val="003C6BB7"/>
    <w:rsid w:val="003C708D"/>
    <w:rsid w:val="003D045F"/>
    <w:rsid w:val="003D0A88"/>
    <w:rsid w:val="003D14D4"/>
    <w:rsid w:val="003D15C1"/>
    <w:rsid w:val="003D16FF"/>
    <w:rsid w:val="003D1900"/>
    <w:rsid w:val="003D1AFA"/>
    <w:rsid w:val="003D27BD"/>
    <w:rsid w:val="003D2A04"/>
    <w:rsid w:val="003D2AF2"/>
    <w:rsid w:val="003D2D0B"/>
    <w:rsid w:val="003D3540"/>
    <w:rsid w:val="003D3740"/>
    <w:rsid w:val="003D3A02"/>
    <w:rsid w:val="003D431C"/>
    <w:rsid w:val="003D4511"/>
    <w:rsid w:val="003D5008"/>
    <w:rsid w:val="003D53DE"/>
    <w:rsid w:val="003D575F"/>
    <w:rsid w:val="003D5D48"/>
    <w:rsid w:val="003D6258"/>
    <w:rsid w:val="003D7A03"/>
    <w:rsid w:val="003D7B9F"/>
    <w:rsid w:val="003E0AAC"/>
    <w:rsid w:val="003E0CA4"/>
    <w:rsid w:val="003E0CC8"/>
    <w:rsid w:val="003E2429"/>
    <w:rsid w:val="003E2A13"/>
    <w:rsid w:val="003E2E9F"/>
    <w:rsid w:val="003E320D"/>
    <w:rsid w:val="003E3957"/>
    <w:rsid w:val="003E3CC4"/>
    <w:rsid w:val="003E4C7D"/>
    <w:rsid w:val="003E4DC6"/>
    <w:rsid w:val="003E4FA3"/>
    <w:rsid w:val="003E6493"/>
    <w:rsid w:val="003E70E6"/>
    <w:rsid w:val="003E745B"/>
    <w:rsid w:val="003F03F0"/>
    <w:rsid w:val="003F0DB9"/>
    <w:rsid w:val="003F1029"/>
    <w:rsid w:val="003F17FF"/>
    <w:rsid w:val="003F1E6F"/>
    <w:rsid w:val="003F30D8"/>
    <w:rsid w:val="003F36C4"/>
    <w:rsid w:val="003F3BC1"/>
    <w:rsid w:val="003F43E6"/>
    <w:rsid w:val="003F466B"/>
    <w:rsid w:val="003F4983"/>
    <w:rsid w:val="003F4A58"/>
    <w:rsid w:val="003F5013"/>
    <w:rsid w:val="003F5626"/>
    <w:rsid w:val="003F5C69"/>
    <w:rsid w:val="003F6A21"/>
    <w:rsid w:val="003F7D5B"/>
    <w:rsid w:val="004000BE"/>
    <w:rsid w:val="0040063B"/>
    <w:rsid w:val="00400709"/>
    <w:rsid w:val="0040084D"/>
    <w:rsid w:val="0040101A"/>
    <w:rsid w:val="004018E3"/>
    <w:rsid w:val="00402040"/>
    <w:rsid w:val="00402203"/>
    <w:rsid w:val="004022DB"/>
    <w:rsid w:val="004026BA"/>
    <w:rsid w:val="00403038"/>
    <w:rsid w:val="00403981"/>
    <w:rsid w:val="00403FE3"/>
    <w:rsid w:val="004044AB"/>
    <w:rsid w:val="00404DEA"/>
    <w:rsid w:val="00405B33"/>
    <w:rsid w:val="004062D2"/>
    <w:rsid w:val="0040709C"/>
    <w:rsid w:val="00407B63"/>
    <w:rsid w:val="00407CD9"/>
    <w:rsid w:val="0041004C"/>
    <w:rsid w:val="00410323"/>
    <w:rsid w:val="00410493"/>
    <w:rsid w:val="004116DA"/>
    <w:rsid w:val="004117D6"/>
    <w:rsid w:val="00411834"/>
    <w:rsid w:val="0041237D"/>
    <w:rsid w:val="004125E1"/>
    <w:rsid w:val="00412DD0"/>
    <w:rsid w:val="00413157"/>
    <w:rsid w:val="0041341E"/>
    <w:rsid w:val="004149DA"/>
    <w:rsid w:val="00416949"/>
    <w:rsid w:val="00417BA7"/>
    <w:rsid w:val="00420057"/>
    <w:rsid w:val="00420888"/>
    <w:rsid w:val="00420A30"/>
    <w:rsid w:val="00420CE3"/>
    <w:rsid w:val="00420D26"/>
    <w:rsid w:val="00420D51"/>
    <w:rsid w:val="00420FC0"/>
    <w:rsid w:val="004217D3"/>
    <w:rsid w:val="00421E04"/>
    <w:rsid w:val="0042210A"/>
    <w:rsid w:val="0042250C"/>
    <w:rsid w:val="00422C73"/>
    <w:rsid w:val="00422E50"/>
    <w:rsid w:val="004245AB"/>
    <w:rsid w:val="00424ADE"/>
    <w:rsid w:val="00426403"/>
    <w:rsid w:val="00426976"/>
    <w:rsid w:val="0042765E"/>
    <w:rsid w:val="00427C8D"/>
    <w:rsid w:val="00427DBE"/>
    <w:rsid w:val="00427F4F"/>
    <w:rsid w:val="00430045"/>
    <w:rsid w:val="00430118"/>
    <w:rsid w:val="00431DE2"/>
    <w:rsid w:val="00431E03"/>
    <w:rsid w:val="00433C3E"/>
    <w:rsid w:val="00434871"/>
    <w:rsid w:val="0043490B"/>
    <w:rsid w:val="00434976"/>
    <w:rsid w:val="00434B35"/>
    <w:rsid w:val="004369F9"/>
    <w:rsid w:val="00436D33"/>
    <w:rsid w:val="00436FE4"/>
    <w:rsid w:val="004379ED"/>
    <w:rsid w:val="0044099A"/>
    <w:rsid w:val="004416FB"/>
    <w:rsid w:val="004425A1"/>
    <w:rsid w:val="00442AC6"/>
    <w:rsid w:val="00442F5D"/>
    <w:rsid w:val="00443005"/>
    <w:rsid w:val="00443152"/>
    <w:rsid w:val="00443A89"/>
    <w:rsid w:val="00444072"/>
    <w:rsid w:val="00444490"/>
    <w:rsid w:val="0044596B"/>
    <w:rsid w:val="00445C02"/>
    <w:rsid w:val="00445E25"/>
    <w:rsid w:val="0044609E"/>
    <w:rsid w:val="004471B2"/>
    <w:rsid w:val="00450929"/>
    <w:rsid w:val="00450A5F"/>
    <w:rsid w:val="004511AB"/>
    <w:rsid w:val="004518DD"/>
    <w:rsid w:val="00451AD0"/>
    <w:rsid w:val="00451E2C"/>
    <w:rsid w:val="0045235F"/>
    <w:rsid w:val="00452949"/>
    <w:rsid w:val="00452B3C"/>
    <w:rsid w:val="00452B89"/>
    <w:rsid w:val="004533F1"/>
    <w:rsid w:val="00453ABE"/>
    <w:rsid w:val="004542A8"/>
    <w:rsid w:val="004553DD"/>
    <w:rsid w:val="00455898"/>
    <w:rsid w:val="00455DC6"/>
    <w:rsid w:val="00455FC8"/>
    <w:rsid w:val="0045664A"/>
    <w:rsid w:val="00456E15"/>
    <w:rsid w:val="00457ABE"/>
    <w:rsid w:val="00457E0D"/>
    <w:rsid w:val="00457F91"/>
    <w:rsid w:val="00460794"/>
    <w:rsid w:val="00463131"/>
    <w:rsid w:val="00463D03"/>
    <w:rsid w:val="00464517"/>
    <w:rsid w:val="00464FEE"/>
    <w:rsid w:val="004651B9"/>
    <w:rsid w:val="004659AA"/>
    <w:rsid w:val="00465D92"/>
    <w:rsid w:val="004661BF"/>
    <w:rsid w:val="00466DE8"/>
    <w:rsid w:val="004672B7"/>
    <w:rsid w:val="00467391"/>
    <w:rsid w:val="00467F2C"/>
    <w:rsid w:val="00471626"/>
    <w:rsid w:val="00472190"/>
    <w:rsid w:val="004722C9"/>
    <w:rsid w:val="00472396"/>
    <w:rsid w:val="00472976"/>
    <w:rsid w:val="00472C2A"/>
    <w:rsid w:val="00472C81"/>
    <w:rsid w:val="00472E50"/>
    <w:rsid w:val="00473508"/>
    <w:rsid w:val="004737DB"/>
    <w:rsid w:val="00474202"/>
    <w:rsid w:val="00474D1A"/>
    <w:rsid w:val="00474D9B"/>
    <w:rsid w:val="00474EC5"/>
    <w:rsid w:val="0047534E"/>
    <w:rsid w:val="004756AA"/>
    <w:rsid w:val="0047577A"/>
    <w:rsid w:val="00475D02"/>
    <w:rsid w:val="00477746"/>
    <w:rsid w:val="00477836"/>
    <w:rsid w:val="00477CF1"/>
    <w:rsid w:val="00480EB5"/>
    <w:rsid w:val="00481579"/>
    <w:rsid w:val="004816BF"/>
    <w:rsid w:val="00481888"/>
    <w:rsid w:val="00481981"/>
    <w:rsid w:val="00481AEA"/>
    <w:rsid w:val="00481D99"/>
    <w:rsid w:val="00482600"/>
    <w:rsid w:val="00484C9B"/>
    <w:rsid w:val="00484F57"/>
    <w:rsid w:val="0048524A"/>
    <w:rsid w:val="00486096"/>
    <w:rsid w:val="00486346"/>
    <w:rsid w:val="00487315"/>
    <w:rsid w:val="004901E8"/>
    <w:rsid w:val="00490292"/>
    <w:rsid w:val="00490997"/>
    <w:rsid w:val="00490DDC"/>
    <w:rsid w:val="00490EB3"/>
    <w:rsid w:val="00491238"/>
    <w:rsid w:val="00491494"/>
    <w:rsid w:val="00491793"/>
    <w:rsid w:val="0049199B"/>
    <w:rsid w:val="00491D60"/>
    <w:rsid w:val="004921A4"/>
    <w:rsid w:val="00492362"/>
    <w:rsid w:val="0049260C"/>
    <w:rsid w:val="0049411B"/>
    <w:rsid w:val="00494738"/>
    <w:rsid w:val="00494CD1"/>
    <w:rsid w:val="00494CE7"/>
    <w:rsid w:val="00494F22"/>
    <w:rsid w:val="004957BA"/>
    <w:rsid w:val="00495FA6"/>
    <w:rsid w:val="004961DF"/>
    <w:rsid w:val="004966CF"/>
    <w:rsid w:val="00496874"/>
    <w:rsid w:val="0049692D"/>
    <w:rsid w:val="004970C9"/>
    <w:rsid w:val="00497201"/>
    <w:rsid w:val="00497265"/>
    <w:rsid w:val="00497271"/>
    <w:rsid w:val="00497375"/>
    <w:rsid w:val="00497B5E"/>
    <w:rsid w:val="00497D57"/>
    <w:rsid w:val="004A02DF"/>
    <w:rsid w:val="004A04E3"/>
    <w:rsid w:val="004A1296"/>
    <w:rsid w:val="004A1FB7"/>
    <w:rsid w:val="004A224A"/>
    <w:rsid w:val="004A2321"/>
    <w:rsid w:val="004A24B2"/>
    <w:rsid w:val="004A2C27"/>
    <w:rsid w:val="004A3074"/>
    <w:rsid w:val="004A3A12"/>
    <w:rsid w:val="004A4F19"/>
    <w:rsid w:val="004A5AB0"/>
    <w:rsid w:val="004A5CF0"/>
    <w:rsid w:val="004A6789"/>
    <w:rsid w:val="004A6EF5"/>
    <w:rsid w:val="004A7313"/>
    <w:rsid w:val="004A7459"/>
    <w:rsid w:val="004A7BC6"/>
    <w:rsid w:val="004A7CEC"/>
    <w:rsid w:val="004B0116"/>
    <w:rsid w:val="004B06E1"/>
    <w:rsid w:val="004B0CC4"/>
    <w:rsid w:val="004B127F"/>
    <w:rsid w:val="004B2163"/>
    <w:rsid w:val="004B2313"/>
    <w:rsid w:val="004B3606"/>
    <w:rsid w:val="004B364E"/>
    <w:rsid w:val="004B36D3"/>
    <w:rsid w:val="004B3724"/>
    <w:rsid w:val="004B408C"/>
    <w:rsid w:val="004B5B1B"/>
    <w:rsid w:val="004B6551"/>
    <w:rsid w:val="004B70E8"/>
    <w:rsid w:val="004B77D4"/>
    <w:rsid w:val="004B77F1"/>
    <w:rsid w:val="004B798B"/>
    <w:rsid w:val="004B7C15"/>
    <w:rsid w:val="004B7DE3"/>
    <w:rsid w:val="004C0201"/>
    <w:rsid w:val="004C0544"/>
    <w:rsid w:val="004C1EC0"/>
    <w:rsid w:val="004C1FC3"/>
    <w:rsid w:val="004C2585"/>
    <w:rsid w:val="004C281D"/>
    <w:rsid w:val="004C2E9D"/>
    <w:rsid w:val="004C363A"/>
    <w:rsid w:val="004C3B86"/>
    <w:rsid w:val="004C3EC4"/>
    <w:rsid w:val="004C440A"/>
    <w:rsid w:val="004C4513"/>
    <w:rsid w:val="004C4550"/>
    <w:rsid w:val="004C4852"/>
    <w:rsid w:val="004C4C26"/>
    <w:rsid w:val="004C6490"/>
    <w:rsid w:val="004C65EB"/>
    <w:rsid w:val="004C712E"/>
    <w:rsid w:val="004C74DE"/>
    <w:rsid w:val="004C7658"/>
    <w:rsid w:val="004C7F34"/>
    <w:rsid w:val="004C7FC6"/>
    <w:rsid w:val="004D10A4"/>
    <w:rsid w:val="004D1382"/>
    <w:rsid w:val="004D16EB"/>
    <w:rsid w:val="004D195C"/>
    <w:rsid w:val="004D1C32"/>
    <w:rsid w:val="004D2038"/>
    <w:rsid w:val="004D21EA"/>
    <w:rsid w:val="004D3082"/>
    <w:rsid w:val="004D3303"/>
    <w:rsid w:val="004D37F2"/>
    <w:rsid w:val="004D3B41"/>
    <w:rsid w:val="004D495D"/>
    <w:rsid w:val="004D4A77"/>
    <w:rsid w:val="004D55FB"/>
    <w:rsid w:val="004D57B2"/>
    <w:rsid w:val="004D58E3"/>
    <w:rsid w:val="004D6515"/>
    <w:rsid w:val="004D65E7"/>
    <w:rsid w:val="004D727F"/>
    <w:rsid w:val="004D7335"/>
    <w:rsid w:val="004E0005"/>
    <w:rsid w:val="004E0B2F"/>
    <w:rsid w:val="004E0CDE"/>
    <w:rsid w:val="004E177C"/>
    <w:rsid w:val="004E1AEB"/>
    <w:rsid w:val="004E1B3F"/>
    <w:rsid w:val="004E2443"/>
    <w:rsid w:val="004E2857"/>
    <w:rsid w:val="004E288D"/>
    <w:rsid w:val="004E2A6F"/>
    <w:rsid w:val="004E33C5"/>
    <w:rsid w:val="004E34A3"/>
    <w:rsid w:val="004E3A03"/>
    <w:rsid w:val="004E4A1B"/>
    <w:rsid w:val="004E4B02"/>
    <w:rsid w:val="004E4F02"/>
    <w:rsid w:val="004E6165"/>
    <w:rsid w:val="004E664F"/>
    <w:rsid w:val="004E72E7"/>
    <w:rsid w:val="004E74C0"/>
    <w:rsid w:val="004E75A3"/>
    <w:rsid w:val="004E7C71"/>
    <w:rsid w:val="004F068E"/>
    <w:rsid w:val="004F0EC9"/>
    <w:rsid w:val="004F16FB"/>
    <w:rsid w:val="004F17D4"/>
    <w:rsid w:val="004F17E7"/>
    <w:rsid w:val="004F214E"/>
    <w:rsid w:val="004F2287"/>
    <w:rsid w:val="004F27DD"/>
    <w:rsid w:val="004F2FA7"/>
    <w:rsid w:val="004F35D5"/>
    <w:rsid w:val="004F40AB"/>
    <w:rsid w:val="004F4945"/>
    <w:rsid w:val="004F4BA5"/>
    <w:rsid w:val="004F619D"/>
    <w:rsid w:val="004F642D"/>
    <w:rsid w:val="004F66ED"/>
    <w:rsid w:val="004F6A99"/>
    <w:rsid w:val="004F7009"/>
    <w:rsid w:val="004F7301"/>
    <w:rsid w:val="004F75F8"/>
    <w:rsid w:val="004F7CE1"/>
    <w:rsid w:val="00500277"/>
    <w:rsid w:val="0050060B"/>
    <w:rsid w:val="00500981"/>
    <w:rsid w:val="00500EAE"/>
    <w:rsid w:val="00500F5F"/>
    <w:rsid w:val="005013D9"/>
    <w:rsid w:val="005026A4"/>
    <w:rsid w:val="00502AA3"/>
    <w:rsid w:val="00502C64"/>
    <w:rsid w:val="00502E5A"/>
    <w:rsid w:val="00502F3E"/>
    <w:rsid w:val="00503055"/>
    <w:rsid w:val="00503196"/>
    <w:rsid w:val="00504257"/>
    <w:rsid w:val="00504490"/>
    <w:rsid w:val="00504706"/>
    <w:rsid w:val="005049DC"/>
    <w:rsid w:val="00507AE5"/>
    <w:rsid w:val="005112E7"/>
    <w:rsid w:val="005116B7"/>
    <w:rsid w:val="00511B8A"/>
    <w:rsid w:val="00511C20"/>
    <w:rsid w:val="00511E62"/>
    <w:rsid w:val="00511ECB"/>
    <w:rsid w:val="00512BC5"/>
    <w:rsid w:val="00512D95"/>
    <w:rsid w:val="00514A60"/>
    <w:rsid w:val="00516079"/>
    <w:rsid w:val="00516B2D"/>
    <w:rsid w:val="00517940"/>
    <w:rsid w:val="005208AC"/>
    <w:rsid w:val="00520A2D"/>
    <w:rsid w:val="00520AD0"/>
    <w:rsid w:val="00521EEF"/>
    <w:rsid w:val="00521EFA"/>
    <w:rsid w:val="00522501"/>
    <w:rsid w:val="0052257A"/>
    <w:rsid w:val="005231D5"/>
    <w:rsid w:val="00523EFE"/>
    <w:rsid w:val="005242EE"/>
    <w:rsid w:val="00524D03"/>
    <w:rsid w:val="005254C7"/>
    <w:rsid w:val="00525B79"/>
    <w:rsid w:val="00525DE3"/>
    <w:rsid w:val="00530302"/>
    <w:rsid w:val="00530DFC"/>
    <w:rsid w:val="005313B2"/>
    <w:rsid w:val="00531B8F"/>
    <w:rsid w:val="005329D8"/>
    <w:rsid w:val="00532EB0"/>
    <w:rsid w:val="00532EEF"/>
    <w:rsid w:val="00533DDB"/>
    <w:rsid w:val="00533E93"/>
    <w:rsid w:val="00534227"/>
    <w:rsid w:val="00535069"/>
    <w:rsid w:val="00535A60"/>
    <w:rsid w:val="00536386"/>
    <w:rsid w:val="00536C62"/>
    <w:rsid w:val="00536D11"/>
    <w:rsid w:val="005373CA"/>
    <w:rsid w:val="00537443"/>
    <w:rsid w:val="005378E5"/>
    <w:rsid w:val="005405C4"/>
    <w:rsid w:val="0054255A"/>
    <w:rsid w:val="0054275C"/>
    <w:rsid w:val="00543CD0"/>
    <w:rsid w:val="0054404A"/>
    <w:rsid w:val="005442E2"/>
    <w:rsid w:val="00544481"/>
    <w:rsid w:val="005449A7"/>
    <w:rsid w:val="00545F3F"/>
    <w:rsid w:val="005469B0"/>
    <w:rsid w:val="00546DAD"/>
    <w:rsid w:val="0054718B"/>
    <w:rsid w:val="0054798F"/>
    <w:rsid w:val="00547A85"/>
    <w:rsid w:val="00547C0E"/>
    <w:rsid w:val="00547DA0"/>
    <w:rsid w:val="005505C0"/>
    <w:rsid w:val="00550A35"/>
    <w:rsid w:val="0055117A"/>
    <w:rsid w:val="00551323"/>
    <w:rsid w:val="00551754"/>
    <w:rsid w:val="00551C62"/>
    <w:rsid w:val="00552C10"/>
    <w:rsid w:val="005534F1"/>
    <w:rsid w:val="005537A8"/>
    <w:rsid w:val="005537AF"/>
    <w:rsid w:val="005537FA"/>
    <w:rsid w:val="00553D83"/>
    <w:rsid w:val="005542A1"/>
    <w:rsid w:val="005545EB"/>
    <w:rsid w:val="00554603"/>
    <w:rsid w:val="00554BC8"/>
    <w:rsid w:val="00555E7B"/>
    <w:rsid w:val="00556CC9"/>
    <w:rsid w:val="00556D95"/>
    <w:rsid w:val="00557396"/>
    <w:rsid w:val="00557DCC"/>
    <w:rsid w:val="00560BBE"/>
    <w:rsid w:val="005617DA"/>
    <w:rsid w:val="00561B18"/>
    <w:rsid w:val="00561D40"/>
    <w:rsid w:val="00562214"/>
    <w:rsid w:val="0056255D"/>
    <w:rsid w:val="005629B6"/>
    <w:rsid w:val="00564141"/>
    <w:rsid w:val="0056468E"/>
    <w:rsid w:val="00564734"/>
    <w:rsid w:val="00564900"/>
    <w:rsid w:val="005661DF"/>
    <w:rsid w:val="005662D0"/>
    <w:rsid w:val="00566C79"/>
    <w:rsid w:val="00567470"/>
    <w:rsid w:val="00567F31"/>
    <w:rsid w:val="00567FF5"/>
    <w:rsid w:val="00570169"/>
    <w:rsid w:val="0057060A"/>
    <w:rsid w:val="005728F1"/>
    <w:rsid w:val="00572A08"/>
    <w:rsid w:val="00573DFC"/>
    <w:rsid w:val="00574914"/>
    <w:rsid w:val="005751CB"/>
    <w:rsid w:val="0057542B"/>
    <w:rsid w:val="00575505"/>
    <w:rsid w:val="00575610"/>
    <w:rsid w:val="005778D0"/>
    <w:rsid w:val="00580025"/>
    <w:rsid w:val="005800A0"/>
    <w:rsid w:val="00580213"/>
    <w:rsid w:val="00580C53"/>
    <w:rsid w:val="00580CB2"/>
    <w:rsid w:val="005812EF"/>
    <w:rsid w:val="00581457"/>
    <w:rsid w:val="00582070"/>
    <w:rsid w:val="00582CF4"/>
    <w:rsid w:val="00583DB6"/>
    <w:rsid w:val="005845AF"/>
    <w:rsid w:val="005846DE"/>
    <w:rsid w:val="0058561F"/>
    <w:rsid w:val="005862AA"/>
    <w:rsid w:val="00586892"/>
    <w:rsid w:val="005868A8"/>
    <w:rsid w:val="00586A91"/>
    <w:rsid w:val="00587012"/>
    <w:rsid w:val="00587238"/>
    <w:rsid w:val="00587914"/>
    <w:rsid w:val="005907AC"/>
    <w:rsid w:val="005907FF"/>
    <w:rsid w:val="005923FE"/>
    <w:rsid w:val="005925EC"/>
    <w:rsid w:val="005951F7"/>
    <w:rsid w:val="0059611F"/>
    <w:rsid w:val="00597224"/>
    <w:rsid w:val="005978E5"/>
    <w:rsid w:val="0059795B"/>
    <w:rsid w:val="005A004E"/>
    <w:rsid w:val="005A0ADA"/>
    <w:rsid w:val="005A0C9E"/>
    <w:rsid w:val="005A0CCA"/>
    <w:rsid w:val="005A10CC"/>
    <w:rsid w:val="005A1B7D"/>
    <w:rsid w:val="005A1DAC"/>
    <w:rsid w:val="005A23AF"/>
    <w:rsid w:val="005A30E7"/>
    <w:rsid w:val="005A3592"/>
    <w:rsid w:val="005A3F1D"/>
    <w:rsid w:val="005A4082"/>
    <w:rsid w:val="005A4114"/>
    <w:rsid w:val="005A5762"/>
    <w:rsid w:val="005A57F9"/>
    <w:rsid w:val="005A5A35"/>
    <w:rsid w:val="005A5F26"/>
    <w:rsid w:val="005B0AAB"/>
    <w:rsid w:val="005B0BBB"/>
    <w:rsid w:val="005B0D9E"/>
    <w:rsid w:val="005B1751"/>
    <w:rsid w:val="005B2319"/>
    <w:rsid w:val="005B2404"/>
    <w:rsid w:val="005B2412"/>
    <w:rsid w:val="005B4241"/>
    <w:rsid w:val="005B4EB8"/>
    <w:rsid w:val="005B5BA7"/>
    <w:rsid w:val="005B5D3D"/>
    <w:rsid w:val="005B5DAC"/>
    <w:rsid w:val="005B5DAE"/>
    <w:rsid w:val="005B660D"/>
    <w:rsid w:val="005B764B"/>
    <w:rsid w:val="005B764D"/>
    <w:rsid w:val="005C088C"/>
    <w:rsid w:val="005C137E"/>
    <w:rsid w:val="005C18A2"/>
    <w:rsid w:val="005C196C"/>
    <w:rsid w:val="005C1C0C"/>
    <w:rsid w:val="005C2844"/>
    <w:rsid w:val="005C2CA2"/>
    <w:rsid w:val="005C300C"/>
    <w:rsid w:val="005C3064"/>
    <w:rsid w:val="005C4087"/>
    <w:rsid w:val="005C413E"/>
    <w:rsid w:val="005C41D2"/>
    <w:rsid w:val="005C41D4"/>
    <w:rsid w:val="005C4234"/>
    <w:rsid w:val="005C480D"/>
    <w:rsid w:val="005C4C72"/>
    <w:rsid w:val="005C5B54"/>
    <w:rsid w:val="005C5C2F"/>
    <w:rsid w:val="005C5D6E"/>
    <w:rsid w:val="005C62C9"/>
    <w:rsid w:val="005C6BE1"/>
    <w:rsid w:val="005C6FBF"/>
    <w:rsid w:val="005C764D"/>
    <w:rsid w:val="005C7BBF"/>
    <w:rsid w:val="005D019B"/>
    <w:rsid w:val="005D0880"/>
    <w:rsid w:val="005D0DE0"/>
    <w:rsid w:val="005D2182"/>
    <w:rsid w:val="005D3069"/>
    <w:rsid w:val="005D3682"/>
    <w:rsid w:val="005D3730"/>
    <w:rsid w:val="005D5448"/>
    <w:rsid w:val="005D7EC0"/>
    <w:rsid w:val="005E0EF2"/>
    <w:rsid w:val="005E0F6F"/>
    <w:rsid w:val="005E257E"/>
    <w:rsid w:val="005E2715"/>
    <w:rsid w:val="005E2F89"/>
    <w:rsid w:val="005E38A1"/>
    <w:rsid w:val="005E3B99"/>
    <w:rsid w:val="005E3D7A"/>
    <w:rsid w:val="005E42AD"/>
    <w:rsid w:val="005E45F2"/>
    <w:rsid w:val="005E4785"/>
    <w:rsid w:val="005E4EE1"/>
    <w:rsid w:val="005E5C5B"/>
    <w:rsid w:val="005E66CB"/>
    <w:rsid w:val="005E6B77"/>
    <w:rsid w:val="005E6C1D"/>
    <w:rsid w:val="005E73A1"/>
    <w:rsid w:val="005E7A89"/>
    <w:rsid w:val="005E7D0A"/>
    <w:rsid w:val="005F0ABC"/>
    <w:rsid w:val="005F0CB5"/>
    <w:rsid w:val="005F1777"/>
    <w:rsid w:val="005F1D9B"/>
    <w:rsid w:val="005F3B66"/>
    <w:rsid w:val="005F3D3B"/>
    <w:rsid w:val="005F3D55"/>
    <w:rsid w:val="005F4197"/>
    <w:rsid w:val="005F46C5"/>
    <w:rsid w:val="005F5163"/>
    <w:rsid w:val="005F59C2"/>
    <w:rsid w:val="005F5CD4"/>
    <w:rsid w:val="005F75D2"/>
    <w:rsid w:val="005F771A"/>
    <w:rsid w:val="006003FB"/>
    <w:rsid w:val="00600444"/>
    <w:rsid w:val="00600785"/>
    <w:rsid w:val="00600A66"/>
    <w:rsid w:val="0060138A"/>
    <w:rsid w:val="0060159C"/>
    <w:rsid w:val="006017D8"/>
    <w:rsid w:val="00602676"/>
    <w:rsid w:val="00602695"/>
    <w:rsid w:val="00602EEF"/>
    <w:rsid w:val="0060338A"/>
    <w:rsid w:val="006033EB"/>
    <w:rsid w:val="00603581"/>
    <w:rsid w:val="00603653"/>
    <w:rsid w:val="006067DB"/>
    <w:rsid w:val="00606A18"/>
    <w:rsid w:val="00606B64"/>
    <w:rsid w:val="00607D3F"/>
    <w:rsid w:val="0061048F"/>
    <w:rsid w:val="00610BC0"/>
    <w:rsid w:val="00611BF0"/>
    <w:rsid w:val="00611CF5"/>
    <w:rsid w:val="006121C2"/>
    <w:rsid w:val="00612677"/>
    <w:rsid w:val="006127C2"/>
    <w:rsid w:val="0061282A"/>
    <w:rsid w:val="00612C19"/>
    <w:rsid w:val="00612D5F"/>
    <w:rsid w:val="00612F40"/>
    <w:rsid w:val="006132AE"/>
    <w:rsid w:val="0061351E"/>
    <w:rsid w:val="006138D4"/>
    <w:rsid w:val="00614276"/>
    <w:rsid w:val="006144E2"/>
    <w:rsid w:val="006151B3"/>
    <w:rsid w:val="006155DA"/>
    <w:rsid w:val="00615C46"/>
    <w:rsid w:val="006160EB"/>
    <w:rsid w:val="006167B8"/>
    <w:rsid w:val="0061691E"/>
    <w:rsid w:val="00616A84"/>
    <w:rsid w:val="00617C9B"/>
    <w:rsid w:val="00620B86"/>
    <w:rsid w:val="00620BD3"/>
    <w:rsid w:val="00620D05"/>
    <w:rsid w:val="00621F03"/>
    <w:rsid w:val="0062204A"/>
    <w:rsid w:val="00622A5A"/>
    <w:rsid w:val="0062413C"/>
    <w:rsid w:val="00624A4F"/>
    <w:rsid w:val="00624C13"/>
    <w:rsid w:val="00624DF3"/>
    <w:rsid w:val="006258ED"/>
    <w:rsid w:val="00625B63"/>
    <w:rsid w:val="006279D3"/>
    <w:rsid w:val="00627A18"/>
    <w:rsid w:val="00630270"/>
    <w:rsid w:val="006307B9"/>
    <w:rsid w:val="00631275"/>
    <w:rsid w:val="00631CAA"/>
    <w:rsid w:val="00632816"/>
    <w:rsid w:val="00632A4A"/>
    <w:rsid w:val="00632A72"/>
    <w:rsid w:val="0063355F"/>
    <w:rsid w:val="006343B6"/>
    <w:rsid w:val="00634573"/>
    <w:rsid w:val="00634F34"/>
    <w:rsid w:val="00635A24"/>
    <w:rsid w:val="00635D0B"/>
    <w:rsid w:val="006365EA"/>
    <w:rsid w:val="00636ADD"/>
    <w:rsid w:val="00637047"/>
    <w:rsid w:val="006400DB"/>
    <w:rsid w:val="006400DE"/>
    <w:rsid w:val="00640355"/>
    <w:rsid w:val="006406E5"/>
    <w:rsid w:val="00640B24"/>
    <w:rsid w:val="00641341"/>
    <w:rsid w:val="006415CA"/>
    <w:rsid w:val="0064174B"/>
    <w:rsid w:val="00643C24"/>
    <w:rsid w:val="00644178"/>
    <w:rsid w:val="006441DD"/>
    <w:rsid w:val="006442C8"/>
    <w:rsid w:val="00644642"/>
    <w:rsid w:val="006457D9"/>
    <w:rsid w:val="00645A91"/>
    <w:rsid w:val="00645CDC"/>
    <w:rsid w:val="00646273"/>
    <w:rsid w:val="00646CCD"/>
    <w:rsid w:val="00647F3F"/>
    <w:rsid w:val="00650536"/>
    <w:rsid w:val="006505D0"/>
    <w:rsid w:val="00650965"/>
    <w:rsid w:val="00650D38"/>
    <w:rsid w:val="00652013"/>
    <w:rsid w:val="00652505"/>
    <w:rsid w:val="00652DEF"/>
    <w:rsid w:val="006543C0"/>
    <w:rsid w:val="006544F4"/>
    <w:rsid w:val="006549F8"/>
    <w:rsid w:val="00655090"/>
    <w:rsid w:val="00655548"/>
    <w:rsid w:val="006555B9"/>
    <w:rsid w:val="00655809"/>
    <w:rsid w:val="00656A0C"/>
    <w:rsid w:val="00657072"/>
    <w:rsid w:val="006571ED"/>
    <w:rsid w:val="00657259"/>
    <w:rsid w:val="00657DCD"/>
    <w:rsid w:val="006601F6"/>
    <w:rsid w:val="00660486"/>
    <w:rsid w:val="00660B99"/>
    <w:rsid w:val="00660E43"/>
    <w:rsid w:val="006616BF"/>
    <w:rsid w:val="006626B8"/>
    <w:rsid w:val="0066277F"/>
    <w:rsid w:val="00662F73"/>
    <w:rsid w:val="00663617"/>
    <w:rsid w:val="00663682"/>
    <w:rsid w:val="006641C7"/>
    <w:rsid w:val="00664300"/>
    <w:rsid w:val="00664E1D"/>
    <w:rsid w:val="006659CB"/>
    <w:rsid w:val="006662EB"/>
    <w:rsid w:val="00666485"/>
    <w:rsid w:val="006668C8"/>
    <w:rsid w:val="00666BA1"/>
    <w:rsid w:val="0066781D"/>
    <w:rsid w:val="00667F62"/>
    <w:rsid w:val="00671435"/>
    <w:rsid w:val="0067163F"/>
    <w:rsid w:val="006721DF"/>
    <w:rsid w:val="006722C8"/>
    <w:rsid w:val="0067270F"/>
    <w:rsid w:val="00672A20"/>
    <w:rsid w:val="00673BE3"/>
    <w:rsid w:val="00673C00"/>
    <w:rsid w:val="00674808"/>
    <w:rsid w:val="0067489A"/>
    <w:rsid w:val="00674CE6"/>
    <w:rsid w:val="006766BF"/>
    <w:rsid w:val="00676D2E"/>
    <w:rsid w:val="00676D9B"/>
    <w:rsid w:val="00676E5A"/>
    <w:rsid w:val="0067785F"/>
    <w:rsid w:val="00677979"/>
    <w:rsid w:val="006807D7"/>
    <w:rsid w:val="00680896"/>
    <w:rsid w:val="0068093F"/>
    <w:rsid w:val="00680D39"/>
    <w:rsid w:val="006820FE"/>
    <w:rsid w:val="00682DCB"/>
    <w:rsid w:val="00682E25"/>
    <w:rsid w:val="0068320F"/>
    <w:rsid w:val="00683770"/>
    <w:rsid w:val="006841E7"/>
    <w:rsid w:val="006849D2"/>
    <w:rsid w:val="00684C68"/>
    <w:rsid w:val="00684D16"/>
    <w:rsid w:val="006857D5"/>
    <w:rsid w:val="00685844"/>
    <w:rsid w:val="00685EE6"/>
    <w:rsid w:val="00686282"/>
    <w:rsid w:val="0068639E"/>
    <w:rsid w:val="00686A7E"/>
    <w:rsid w:val="00687553"/>
    <w:rsid w:val="00690509"/>
    <w:rsid w:val="00690B95"/>
    <w:rsid w:val="00690BCB"/>
    <w:rsid w:val="00691731"/>
    <w:rsid w:val="00691A0F"/>
    <w:rsid w:val="006922AB"/>
    <w:rsid w:val="00692F71"/>
    <w:rsid w:val="00693000"/>
    <w:rsid w:val="00693275"/>
    <w:rsid w:val="00693751"/>
    <w:rsid w:val="00693795"/>
    <w:rsid w:val="00693C9C"/>
    <w:rsid w:val="00693CE6"/>
    <w:rsid w:val="0069499B"/>
    <w:rsid w:val="006949E1"/>
    <w:rsid w:val="00694BDA"/>
    <w:rsid w:val="00694EF8"/>
    <w:rsid w:val="0069632E"/>
    <w:rsid w:val="006965DF"/>
    <w:rsid w:val="006969B8"/>
    <w:rsid w:val="006A03ED"/>
    <w:rsid w:val="006A047D"/>
    <w:rsid w:val="006A06CC"/>
    <w:rsid w:val="006A09A4"/>
    <w:rsid w:val="006A1315"/>
    <w:rsid w:val="006A1EB4"/>
    <w:rsid w:val="006A21CC"/>
    <w:rsid w:val="006A289A"/>
    <w:rsid w:val="006A3016"/>
    <w:rsid w:val="006A3856"/>
    <w:rsid w:val="006A3A7E"/>
    <w:rsid w:val="006A503A"/>
    <w:rsid w:val="006A510B"/>
    <w:rsid w:val="006A5F80"/>
    <w:rsid w:val="006A5FC1"/>
    <w:rsid w:val="006A61A4"/>
    <w:rsid w:val="006A6A8E"/>
    <w:rsid w:val="006A730D"/>
    <w:rsid w:val="006A79BD"/>
    <w:rsid w:val="006A7FDE"/>
    <w:rsid w:val="006B0AA2"/>
    <w:rsid w:val="006B0BF3"/>
    <w:rsid w:val="006B0E78"/>
    <w:rsid w:val="006B13D8"/>
    <w:rsid w:val="006B1C34"/>
    <w:rsid w:val="006B2786"/>
    <w:rsid w:val="006B293F"/>
    <w:rsid w:val="006B2B63"/>
    <w:rsid w:val="006B31DE"/>
    <w:rsid w:val="006B3B7A"/>
    <w:rsid w:val="006B3ED7"/>
    <w:rsid w:val="006B40C1"/>
    <w:rsid w:val="006B44F4"/>
    <w:rsid w:val="006B46D8"/>
    <w:rsid w:val="006B4EA3"/>
    <w:rsid w:val="006B5E48"/>
    <w:rsid w:val="006B6A20"/>
    <w:rsid w:val="006B6B24"/>
    <w:rsid w:val="006B71B1"/>
    <w:rsid w:val="006B73DB"/>
    <w:rsid w:val="006B750F"/>
    <w:rsid w:val="006B772F"/>
    <w:rsid w:val="006B7C35"/>
    <w:rsid w:val="006B7DC5"/>
    <w:rsid w:val="006C14CF"/>
    <w:rsid w:val="006C1659"/>
    <w:rsid w:val="006C1D29"/>
    <w:rsid w:val="006C37A5"/>
    <w:rsid w:val="006C4010"/>
    <w:rsid w:val="006C4157"/>
    <w:rsid w:val="006C477E"/>
    <w:rsid w:val="006C52C9"/>
    <w:rsid w:val="006C61E9"/>
    <w:rsid w:val="006C6301"/>
    <w:rsid w:val="006C6D56"/>
    <w:rsid w:val="006C6FDD"/>
    <w:rsid w:val="006C7155"/>
    <w:rsid w:val="006C73FE"/>
    <w:rsid w:val="006C7747"/>
    <w:rsid w:val="006D0348"/>
    <w:rsid w:val="006D0A9E"/>
    <w:rsid w:val="006D0DD8"/>
    <w:rsid w:val="006D0F19"/>
    <w:rsid w:val="006D25E6"/>
    <w:rsid w:val="006D2B14"/>
    <w:rsid w:val="006D32AF"/>
    <w:rsid w:val="006D3735"/>
    <w:rsid w:val="006D3FB0"/>
    <w:rsid w:val="006D443D"/>
    <w:rsid w:val="006D4C35"/>
    <w:rsid w:val="006D56E9"/>
    <w:rsid w:val="006D57F9"/>
    <w:rsid w:val="006D6049"/>
    <w:rsid w:val="006D6066"/>
    <w:rsid w:val="006D614A"/>
    <w:rsid w:val="006D617C"/>
    <w:rsid w:val="006D6849"/>
    <w:rsid w:val="006D6B5E"/>
    <w:rsid w:val="006D6C7F"/>
    <w:rsid w:val="006D7104"/>
    <w:rsid w:val="006D71F8"/>
    <w:rsid w:val="006D736C"/>
    <w:rsid w:val="006D7506"/>
    <w:rsid w:val="006D7DA7"/>
    <w:rsid w:val="006E0A3A"/>
    <w:rsid w:val="006E11A2"/>
    <w:rsid w:val="006E18DF"/>
    <w:rsid w:val="006E27D1"/>
    <w:rsid w:val="006E3286"/>
    <w:rsid w:val="006E338D"/>
    <w:rsid w:val="006E4105"/>
    <w:rsid w:val="006E4860"/>
    <w:rsid w:val="006E48B6"/>
    <w:rsid w:val="006E4AC3"/>
    <w:rsid w:val="006E4B08"/>
    <w:rsid w:val="006E4D2B"/>
    <w:rsid w:val="006E4EB7"/>
    <w:rsid w:val="006E54AE"/>
    <w:rsid w:val="006E6C39"/>
    <w:rsid w:val="006E6DA8"/>
    <w:rsid w:val="006E74F3"/>
    <w:rsid w:val="006E7BC6"/>
    <w:rsid w:val="006E7F81"/>
    <w:rsid w:val="006F02BB"/>
    <w:rsid w:val="006F0FD3"/>
    <w:rsid w:val="006F117C"/>
    <w:rsid w:val="006F1B85"/>
    <w:rsid w:val="006F1CCE"/>
    <w:rsid w:val="006F2129"/>
    <w:rsid w:val="006F2579"/>
    <w:rsid w:val="006F2E4C"/>
    <w:rsid w:val="006F2F23"/>
    <w:rsid w:val="006F3588"/>
    <w:rsid w:val="006F38CE"/>
    <w:rsid w:val="006F3900"/>
    <w:rsid w:val="006F3D81"/>
    <w:rsid w:val="006F6586"/>
    <w:rsid w:val="006F6638"/>
    <w:rsid w:val="006F6653"/>
    <w:rsid w:val="006F7DD5"/>
    <w:rsid w:val="006F7E11"/>
    <w:rsid w:val="00700D69"/>
    <w:rsid w:val="00701899"/>
    <w:rsid w:val="007023E9"/>
    <w:rsid w:val="00702449"/>
    <w:rsid w:val="007026EE"/>
    <w:rsid w:val="00704CDE"/>
    <w:rsid w:val="007051BC"/>
    <w:rsid w:val="0070582E"/>
    <w:rsid w:val="00705A55"/>
    <w:rsid w:val="00706817"/>
    <w:rsid w:val="00706907"/>
    <w:rsid w:val="00706FFB"/>
    <w:rsid w:val="007072F9"/>
    <w:rsid w:val="00710492"/>
    <w:rsid w:val="00711062"/>
    <w:rsid w:val="00711BCE"/>
    <w:rsid w:val="007129EA"/>
    <w:rsid w:val="007129F4"/>
    <w:rsid w:val="007135C5"/>
    <w:rsid w:val="00713E75"/>
    <w:rsid w:val="00714E0A"/>
    <w:rsid w:val="007163B7"/>
    <w:rsid w:val="00717032"/>
    <w:rsid w:val="00717A7E"/>
    <w:rsid w:val="00717BAC"/>
    <w:rsid w:val="00717E94"/>
    <w:rsid w:val="00717FD3"/>
    <w:rsid w:val="00720433"/>
    <w:rsid w:val="00721322"/>
    <w:rsid w:val="00721352"/>
    <w:rsid w:val="00721580"/>
    <w:rsid w:val="00721A18"/>
    <w:rsid w:val="00721EDF"/>
    <w:rsid w:val="007220F5"/>
    <w:rsid w:val="007220FE"/>
    <w:rsid w:val="00722455"/>
    <w:rsid w:val="007226F3"/>
    <w:rsid w:val="007232B7"/>
    <w:rsid w:val="00723E7F"/>
    <w:rsid w:val="007240C3"/>
    <w:rsid w:val="007243CC"/>
    <w:rsid w:val="00724580"/>
    <w:rsid w:val="00724AA3"/>
    <w:rsid w:val="00724F5C"/>
    <w:rsid w:val="00725161"/>
    <w:rsid w:val="00726661"/>
    <w:rsid w:val="007301CB"/>
    <w:rsid w:val="0073118B"/>
    <w:rsid w:val="007313B1"/>
    <w:rsid w:val="007338BD"/>
    <w:rsid w:val="00733EF3"/>
    <w:rsid w:val="00734CB9"/>
    <w:rsid w:val="00734E50"/>
    <w:rsid w:val="007356BB"/>
    <w:rsid w:val="00735BED"/>
    <w:rsid w:val="0073666D"/>
    <w:rsid w:val="0073669E"/>
    <w:rsid w:val="007369C0"/>
    <w:rsid w:val="0073707B"/>
    <w:rsid w:val="00737085"/>
    <w:rsid w:val="0073730C"/>
    <w:rsid w:val="00737918"/>
    <w:rsid w:val="00737D1D"/>
    <w:rsid w:val="00737F76"/>
    <w:rsid w:val="00740F77"/>
    <w:rsid w:val="00741002"/>
    <w:rsid w:val="00741637"/>
    <w:rsid w:val="00741AF1"/>
    <w:rsid w:val="007420EC"/>
    <w:rsid w:val="00743253"/>
    <w:rsid w:val="007433AC"/>
    <w:rsid w:val="00743427"/>
    <w:rsid w:val="00743B55"/>
    <w:rsid w:val="00744D3C"/>
    <w:rsid w:val="00744F24"/>
    <w:rsid w:val="00745079"/>
    <w:rsid w:val="0074543E"/>
    <w:rsid w:val="00745670"/>
    <w:rsid w:val="00745915"/>
    <w:rsid w:val="0074617F"/>
    <w:rsid w:val="007462C9"/>
    <w:rsid w:val="007474E8"/>
    <w:rsid w:val="00747A53"/>
    <w:rsid w:val="00747C5A"/>
    <w:rsid w:val="00747D65"/>
    <w:rsid w:val="0075025A"/>
    <w:rsid w:val="0075074C"/>
    <w:rsid w:val="0075085D"/>
    <w:rsid w:val="0075100C"/>
    <w:rsid w:val="007511B1"/>
    <w:rsid w:val="00751D91"/>
    <w:rsid w:val="00751DE7"/>
    <w:rsid w:val="007522E5"/>
    <w:rsid w:val="00752498"/>
    <w:rsid w:val="0075281B"/>
    <w:rsid w:val="0075298F"/>
    <w:rsid w:val="00752E8E"/>
    <w:rsid w:val="0075414E"/>
    <w:rsid w:val="0075504D"/>
    <w:rsid w:val="00755055"/>
    <w:rsid w:val="00755758"/>
    <w:rsid w:val="00755B8A"/>
    <w:rsid w:val="00755F61"/>
    <w:rsid w:val="00756085"/>
    <w:rsid w:val="007562CA"/>
    <w:rsid w:val="00760957"/>
    <w:rsid w:val="00761042"/>
    <w:rsid w:val="00762162"/>
    <w:rsid w:val="00762412"/>
    <w:rsid w:val="00763C2A"/>
    <w:rsid w:val="00766069"/>
    <w:rsid w:val="00766432"/>
    <w:rsid w:val="00766983"/>
    <w:rsid w:val="0076734D"/>
    <w:rsid w:val="00770CAC"/>
    <w:rsid w:val="007710E5"/>
    <w:rsid w:val="0077122D"/>
    <w:rsid w:val="007712C3"/>
    <w:rsid w:val="007716CD"/>
    <w:rsid w:val="00771BAE"/>
    <w:rsid w:val="007727CE"/>
    <w:rsid w:val="00772A61"/>
    <w:rsid w:val="007736D0"/>
    <w:rsid w:val="00773C82"/>
    <w:rsid w:val="007747D9"/>
    <w:rsid w:val="00775FEC"/>
    <w:rsid w:val="007760F8"/>
    <w:rsid w:val="00776916"/>
    <w:rsid w:val="0077725B"/>
    <w:rsid w:val="007777DB"/>
    <w:rsid w:val="00777B8C"/>
    <w:rsid w:val="00780896"/>
    <w:rsid w:val="007819AA"/>
    <w:rsid w:val="007823D7"/>
    <w:rsid w:val="00782E96"/>
    <w:rsid w:val="00782EF1"/>
    <w:rsid w:val="0078337F"/>
    <w:rsid w:val="0078456A"/>
    <w:rsid w:val="00785174"/>
    <w:rsid w:val="00785ED0"/>
    <w:rsid w:val="007861F1"/>
    <w:rsid w:val="0078626C"/>
    <w:rsid w:val="007862ED"/>
    <w:rsid w:val="007873F3"/>
    <w:rsid w:val="0078776F"/>
    <w:rsid w:val="007904D9"/>
    <w:rsid w:val="00790792"/>
    <w:rsid w:val="00790A8E"/>
    <w:rsid w:val="00791377"/>
    <w:rsid w:val="00791D83"/>
    <w:rsid w:val="007923B4"/>
    <w:rsid w:val="007929E2"/>
    <w:rsid w:val="0079313E"/>
    <w:rsid w:val="00793E1C"/>
    <w:rsid w:val="007946BB"/>
    <w:rsid w:val="00794B01"/>
    <w:rsid w:val="00795175"/>
    <w:rsid w:val="00795FC0"/>
    <w:rsid w:val="00796731"/>
    <w:rsid w:val="00796901"/>
    <w:rsid w:val="00796986"/>
    <w:rsid w:val="007970F8"/>
    <w:rsid w:val="007975AC"/>
    <w:rsid w:val="007979BA"/>
    <w:rsid w:val="007A0068"/>
    <w:rsid w:val="007A10D6"/>
    <w:rsid w:val="007A14FC"/>
    <w:rsid w:val="007A1D60"/>
    <w:rsid w:val="007A21BF"/>
    <w:rsid w:val="007A3353"/>
    <w:rsid w:val="007A391C"/>
    <w:rsid w:val="007A4736"/>
    <w:rsid w:val="007A4C87"/>
    <w:rsid w:val="007A54B7"/>
    <w:rsid w:val="007A5A11"/>
    <w:rsid w:val="007A6304"/>
    <w:rsid w:val="007A6B20"/>
    <w:rsid w:val="007A6F16"/>
    <w:rsid w:val="007A78C2"/>
    <w:rsid w:val="007A7F7F"/>
    <w:rsid w:val="007A7FD6"/>
    <w:rsid w:val="007B09DF"/>
    <w:rsid w:val="007B0B4B"/>
    <w:rsid w:val="007B1B6D"/>
    <w:rsid w:val="007B1B7B"/>
    <w:rsid w:val="007B214B"/>
    <w:rsid w:val="007B229B"/>
    <w:rsid w:val="007B2865"/>
    <w:rsid w:val="007B2D51"/>
    <w:rsid w:val="007B300E"/>
    <w:rsid w:val="007B3508"/>
    <w:rsid w:val="007B446B"/>
    <w:rsid w:val="007B5359"/>
    <w:rsid w:val="007B567F"/>
    <w:rsid w:val="007B57E8"/>
    <w:rsid w:val="007B5903"/>
    <w:rsid w:val="007B65D4"/>
    <w:rsid w:val="007B68D8"/>
    <w:rsid w:val="007B7B5D"/>
    <w:rsid w:val="007C0042"/>
    <w:rsid w:val="007C1304"/>
    <w:rsid w:val="007C150A"/>
    <w:rsid w:val="007C231E"/>
    <w:rsid w:val="007C28E7"/>
    <w:rsid w:val="007C2EE3"/>
    <w:rsid w:val="007C34A0"/>
    <w:rsid w:val="007C3E99"/>
    <w:rsid w:val="007C4169"/>
    <w:rsid w:val="007C41AB"/>
    <w:rsid w:val="007C4E40"/>
    <w:rsid w:val="007C5323"/>
    <w:rsid w:val="007C5EA9"/>
    <w:rsid w:val="007C6187"/>
    <w:rsid w:val="007C62D5"/>
    <w:rsid w:val="007C67EE"/>
    <w:rsid w:val="007C7839"/>
    <w:rsid w:val="007C7A08"/>
    <w:rsid w:val="007C7A8C"/>
    <w:rsid w:val="007C7E61"/>
    <w:rsid w:val="007D018B"/>
    <w:rsid w:val="007D02C3"/>
    <w:rsid w:val="007D0805"/>
    <w:rsid w:val="007D0C0D"/>
    <w:rsid w:val="007D0CDE"/>
    <w:rsid w:val="007D13F3"/>
    <w:rsid w:val="007D2354"/>
    <w:rsid w:val="007D24AB"/>
    <w:rsid w:val="007D2643"/>
    <w:rsid w:val="007D2971"/>
    <w:rsid w:val="007D36E4"/>
    <w:rsid w:val="007D39AD"/>
    <w:rsid w:val="007D3A7F"/>
    <w:rsid w:val="007D3AEE"/>
    <w:rsid w:val="007D3B3D"/>
    <w:rsid w:val="007D417A"/>
    <w:rsid w:val="007D42D5"/>
    <w:rsid w:val="007D4BFC"/>
    <w:rsid w:val="007D5305"/>
    <w:rsid w:val="007D6193"/>
    <w:rsid w:val="007D6B1C"/>
    <w:rsid w:val="007D7EC6"/>
    <w:rsid w:val="007E06F1"/>
    <w:rsid w:val="007E0C9E"/>
    <w:rsid w:val="007E173A"/>
    <w:rsid w:val="007E1A57"/>
    <w:rsid w:val="007E3401"/>
    <w:rsid w:val="007E4340"/>
    <w:rsid w:val="007E43BF"/>
    <w:rsid w:val="007E481A"/>
    <w:rsid w:val="007E4D53"/>
    <w:rsid w:val="007E5C9C"/>
    <w:rsid w:val="007E6196"/>
    <w:rsid w:val="007E6535"/>
    <w:rsid w:val="007E6FE2"/>
    <w:rsid w:val="007E70BF"/>
    <w:rsid w:val="007E735A"/>
    <w:rsid w:val="007F0DDD"/>
    <w:rsid w:val="007F0F01"/>
    <w:rsid w:val="007F157B"/>
    <w:rsid w:val="007F2089"/>
    <w:rsid w:val="007F215C"/>
    <w:rsid w:val="007F22ED"/>
    <w:rsid w:val="007F4473"/>
    <w:rsid w:val="007F4F42"/>
    <w:rsid w:val="007F516C"/>
    <w:rsid w:val="007F5B77"/>
    <w:rsid w:val="007F62A2"/>
    <w:rsid w:val="007F6929"/>
    <w:rsid w:val="007F7756"/>
    <w:rsid w:val="007F7CBE"/>
    <w:rsid w:val="007F7D6F"/>
    <w:rsid w:val="008008E4"/>
    <w:rsid w:val="00800DF8"/>
    <w:rsid w:val="008019D3"/>
    <w:rsid w:val="008021FD"/>
    <w:rsid w:val="008024BB"/>
    <w:rsid w:val="00802BC8"/>
    <w:rsid w:val="008036BE"/>
    <w:rsid w:val="0080470A"/>
    <w:rsid w:val="00804FE6"/>
    <w:rsid w:val="00805A52"/>
    <w:rsid w:val="00805B10"/>
    <w:rsid w:val="00805B15"/>
    <w:rsid w:val="00805D73"/>
    <w:rsid w:val="008061AB"/>
    <w:rsid w:val="0080763B"/>
    <w:rsid w:val="00807BAD"/>
    <w:rsid w:val="00807EB6"/>
    <w:rsid w:val="00810E0C"/>
    <w:rsid w:val="008115B8"/>
    <w:rsid w:val="00812315"/>
    <w:rsid w:val="00813009"/>
    <w:rsid w:val="00813B10"/>
    <w:rsid w:val="00813C8E"/>
    <w:rsid w:val="00814655"/>
    <w:rsid w:val="008149AE"/>
    <w:rsid w:val="00814CDE"/>
    <w:rsid w:val="0081581C"/>
    <w:rsid w:val="00815D1B"/>
    <w:rsid w:val="008167D5"/>
    <w:rsid w:val="00816C1F"/>
    <w:rsid w:val="00817780"/>
    <w:rsid w:val="0082083D"/>
    <w:rsid w:val="00820D9A"/>
    <w:rsid w:val="00820D9D"/>
    <w:rsid w:val="0082143F"/>
    <w:rsid w:val="00823610"/>
    <w:rsid w:val="0082647A"/>
    <w:rsid w:val="0082702A"/>
    <w:rsid w:val="00830011"/>
    <w:rsid w:val="00832D35"/>
    <w:rsid w:val="00832F42"/>
    <w:rsid w:val="0083380F"/>
    <w:rsid w:val="00833E7D"/>
    <w:rsid w:val="0083421A"/>
    <w:rsid w:val="00834528"/>
    <w:rsid w:val="00835B1C"/>
    <w:rsid w:val="00835C37"/>
    <w:rsid w:val="00835FCE"/>
    <w:rsid w:val="0083686C"/>
    <w:rsid w:val="008368DE"/>
    <w:rsid w:val="008410CB"/>
    <w:rsid w:val="00841210"/>
    <w:rsid w:val="0084161A"/>
    <w:rsid w:val="00841962"/>
    <w:rsid w:val="00841D14"/>
    <w:rsid w:val="0084308D"/>
    <w:rsid w:val="0084359E"/>
    <w:rsid w:val="008436E8"/>
    <w:rsid w:val="00843ACF"/>
    <w:rsid w:val="00843E06"/>
    <w:rsid w:val="00845945"/>
    <w:rsid w:val="00845979"/>
    <w:rsid w:val="00847B4D"/>
    <w:rsid w:val="00847EFC"/>
    <w:rsid w:val="00847FD1"/>
    <w:rsid w:val="00850263"/>
    <w:rsid w:val="008502C4"/>
    <w:rsid w:val="008506A7"/>
    <w:rsid w:val="00850BE7"/>
    <w:rsid w:val="0085127E"/>
    <w:rsid w:val="008514F2"/>
    <w:rsid w:val="008515FA"/>
    <w:rsid w:val="00851AB5"/>
    <w:rsid w:val="00851C18"/>
    <w:rsid w:val="00853153"/>
    <w:rsid w:val="00853253"/>
    <w:rsid w:val="00853924"/>
    <w:rsid w:val="00853A1C"/>
    <w:rsid w:val="00853C98"/>
    <w:rsid w:val="008548F3"/>
    <w:rsid w:val="00855361"/>
    <w:rsid w:val="0085543E"/>
    <w:rsid w:val="00857BAC"/>
    <w:rsid w:val="00857C7B"/>
    <w:rsid w:val="00857E23"/>
    <w:rsid w:val="0086034F"/>
    <w:rsid w:val="008608D2"/>
    <w:rsid w:val="0086191C"/>
    <w:rsid w:val="00861CAB"/>
    <w:rsid w:val="0086236A"/>
    <w:rsid w:val="00862C60"/>
    <w:rsid w:val="00862F59"/>
    <w:rsid w:val="00863AA5"/>
    <w:rsid w:val="00863DCB"/>
    <w:rsid w:val="008651FB"/>
    <w:rsid w:val="00865274"/>
    <w:rsid w:val="00865C5E"/>
    <w:rsid w:val="00866310"/>
    <w:rsid w:val="008669E6"/>
    <w:rsid w:val="00866A05"/>
    <w:rsid w:val="00866A27"/>
    <w:rsid w:val="00867168"/>
    <w:rsid w:val="00867A56"/>
    <w:rsid w:val="00867CBF"/>
    <w:rsid w:val="00870738"/>
    <w:rsid w:val="0087081B"/>
    <w:rsid w:val="00870830"/>
    <w:rsid w:val="00870E01"/>
    <w:rsid w:val="0087118A"/>
    <w:rsid w:val="00871676"/>
    <w:rsid w:val="008716D1"/>
    <w:rsid w:val="00871A67"/>
    <w:rsid w:val="00871C02"/>
    <w:rsid w:val="00871DAF"/>
    <w:rsid w:val="0087219B"/>
    <w:rsid w:val="008736DB"/>
    <w:rsid w:val="00874308"/>
    <w:rsid w:val="008743C8"/>
    <w:rsid w:val="00875BCA"/>
    <w:rsid w:val="00875E83"/>
    <w:rsid w:val="00875F1D"/>
    <w:rsid w:val="00876071"/>
    <w:rsid w:val="008762D4"/>
    <w:rsid w:val="008762F7"/>
    <w:rsid w:val="00876F34"/>
    <w:rsid w:val="00877B13"/>
    <w:rsid w:val="0088009C"/>
    <w:rsid w:val="008807E2"/>
    <w:rsid w:val="008825DB"/>
    <w:rsid w:val="0088294E"/>
    <w:rsid w:val="00882DA3"/>
    <w:rsid w:val="00882E45"/>
    <w:rsid w:val="008836A7"/>
    <w:rsid w:val="0088376B"/>
    <w:rsid w:val="0088435A"/>
    <w:rsid w:val="00884E12"/>
    <w:rsid w:val="00886319"/>
    <w:rsid w:val="00886D0D"/>
    <w:rsid w:val="0088733D"/>
    <w:rsid w:val="008905C2"/>
    <w:rsid w:val="00890762"/>
    <w:rsid w:val="00891ABC"/>
    <w:rsid w:val="00892E3A"/>
    <w:rsid w:val="00893DAB"/>
    <w:rsid w:val="0089414D"/>
    <w:rsid w:val="00894842"/>
    <w:rsid w:val="00894D04"/>
    <w:rsid w:val="008952C3"/>
    <w:rsid w:val="008960AE"/>
    <w:rsid w:val="00896CF0"/>
    <w:rsid w:val="0089752B"/>
    <w:rsid w:val="00897578"/>
    <w:rsid w:val="008A0306"/>
    <w:rsid w:val="008A09D1"/>
    <w:rsid w:val="008A1084"/>
    <w:rsid w:val="008A3884"/>
    <w:rsid w:val="008A41B9"/>
    <w:rsid w:val="008A47A8"/>
    <w:rsid w:val="008A4A42"/>
    <w:rsid w:val="008A4ABF"/>
    <w:rsid w:val="008A4F6A"/>
    <w:rsid w:val="008A58AF"/>
    <w:rsid w:val="008A5F72"/>
    <w:rsid w:val="008A60FF"/>
    <w:rsid w:val="008A6AC6"/>
    <w:rsid w:val="008A6C13"/>
    <w:rsid w:val="008A7FDC"/>
    <w:rsid w:val="008B0108"/>
    <w:rsid w:val="008B061A"/>
    <w:rsid w:val="008B12FB"/>
    <w:rsid w:val="008B1663"/>
    <w:rsid w:val="008B1DD8"/>
    <w:rsid w:val="008B220E"/>
    <w:rsid w:val="008B3086"/>
    <w:rsid w:val="008B3670"/>
    <w:rsid w:val="008B3E1A"/>
    <w:rsid w:val="008B4058"/>
    <w:rsid w:val="008B4157"/>
    <w:rsid w:val="008B4A24"/>
    <w:rsid w:val="008B5AFF"/>
    <w:rsid w:val="008B5E0B"/>
    <w:rsid w:val="008B5E6C"/>
    <w:rsid w:val="008B6947"/>
    <w:rsid w:val="008B7460"/>
    <w:rsid w:val="008B79D3"/>
    <w:rsid w:val="008B7CD2"/>
    <w:rsid w:val="008C0424"/>
    <w:rsid w:val="008C0B34"/>
    <w:rsid w:val="008C0E15"/>
    <w:rsid w:val="008C1245"/>
    <w:rsid w:val="008C12F3"/>
    <w:rsid w:val="008C1958"/>
    <w:rsid w:val="008C1F8B"/>
    <w:rsid w:val="008C2558"/>
    <w:rsid w:val="008C26CA"/>
    <w:rsid w:val="008C30DA"/>
    <w:rsid w:val="008C37D8"/>
    <w:rsid w:val="008C4E87"/>
    <w:rsid w:val="008C628B"/>
    <w:rsid w:val="008C67F6"/>
    <w:rsid w:val="008C6F32"/>
    <w:rsid w:val="008C7443"/>
    <w:rsid w:val="008C7CD9"/>
    <w:rsid w:val="008D05D2"/>
    <w:rsid w:val="008D3162"/>
    <w:rsid w:val="008D3B18"/>
    <w:rsid w:val="008D444E"/>
    <w:rsid w:val="008D546A"/>
    <w:rsid w:val="008D5E6A"/>
    <w:rsid w:val="008D68D4"/>
    <w:rsid w:val="008D6F84"/>
    <w:rsid w:val="008D7543"/>
    <w:rsid w:val="008D76FD"/>
    <w:rsid w:val="008D7F59"/>
    <w:rsid w:val="008E0E42"/>
    <w:rsid w:val="008E10A7"/>
    <w:rsid w:val="008E1C5E"/>
    <w:rsid w:val="008E1EB7"/>
    <w:rsid w:val="008E2298"/>
    <w:rsid w:val="008E289A"/>
    <w:rsid w:val="008E2917"/>
    <w:rsid w:val="008E2ACE"/>
    <w:rsid w:val="008E2C2E"/>
    <w:rsid w:val="008E3C76"/>
    <w:rsid w:val="008E4516"/>
    <w:rsid w:val="008E4F93"/>
    <w:rsid w:val="008E5721"/>
    <w:rsid w:val="008E57B3"/>
    <w:rsid w:val="008E61F1"/>
    <w:rsid w:val="008E63B5"/>
    <w:rsid w:val="008E64A0"/>
    <w:rsid w:val="008E67B5"/>
    <w:rsid w:val="008E6D94"/>
    <w:rsid w:val="008E6FD2"/>
    <w:rsid w:val="008E7841"/>
    <w:rsid w:val="008E791D"/>
    <w:rsid w:val="008E7C23"/>
    <w:rsid w:val="008E7C45"/>
    <w:rsid w:val="008E7F8D"/>
    <w:rsid w:val="008F0676"/>
    <w:rsid w:val="008F06B7"/>
    <w:rsid w:val="008F10C1"/>
    <w:rsid w:val="008F255D"/>
    <w:rsid w:val="008F2850"/>
    <w:rsid w:val="008F28E3"/>
    <w:rsid w:val="008F2A06"/>
    <w:rsid w:val="008F302C"/>
    <w:rsid w:val="008F3E72"/>
    <w:rsid w:val="008F400D"/>
    <w:rsid w:val="008F43D1"/>
    <w:rsid w:val="008F4F99"/>
    <w:rsid w:val="008F5B18"/>
    <w:rsid w:val="008F5FBA"/>
    <w:rsid w:val="008F66B0"/>
    <w:rsid w:val="008F6AE8"/>
    <w:rsid w:val="008F6EC3"/>
    <w:rsid w:val="008F73B2"/>
    <w:rsid w:val="00900A56"/>
    <w:rsid w:val="00901678"/>
    <w:rsid w:val="00901B73"/>
    <w:rsid w:val="009024BC"/>
    <w:rsid w:val="009035A2"/>
    <w:rsid w:val="00903BAD"/>
    <w:rsid w:val="0090664A"/>
    <w:rsid w:val="00906B0A"/>
    <w:rsid w:val="00907409"/>
    <w:rsid w:val="009074C8"/>
    <w:rsid w:val="00907ABD"/>
    <w:rsid w:val="00907B39"/>
    <w:rsid w:val="00907FBF"/>
    <w:rsid w:val="00910442"/>
    <w:rsid w:val="0091065C"/>
    <w:rsid w:val="00910AEC"/>
    <w:rsid w:val="00911202"/>
    <w:rsid w:val="009113AC"/>
    <w:rsid w:val="00912932"/>
    <w:rsid w:val="009136C3"/>
    <w:rsid w:val="00913D1E"/>
    <w:rsid w:val="0091493C"/>
    <w:rsid w:val="00914AE8"/>
    <w:rsid w:val="009166C2"/>
    <w:rsid w:val="00917B78"/>
    <w:rsid w:val="00921512"/>
    <w:rsid w:val="009223CF"/>
    <w:rsid w:val="00922796"/>
    <w:rsid w:val="00922D9F"/>
    <w:rsid w:val="009239D1"/>
    <w:rsid w:val="00924139"/>
    <w:rsid w:val="00924922"/>
    <w:rsid w:val="00924A6B"/>
    <w:rsid w:val="00925BAD"/>
    <w:rsid w:val="00925C95"/>
    <w:rsid w:val="00925C9C"/>
    <w:rsid w:val="009263C3"/>
    <w:rsid w:val="009269E5"/>
    <w:rsid w:val="009278EC"/>
    <w:rsid w:val="0093054E"/>
    <w:rsid w:val="00930BAF"/>
    <w:rsid w:val="00930FCB"/>
    <w:rsid w:val="0093166D"/>
    <w:rsid w:val="00931CFE"/>
    <w:rsid w:val="009329B7"/>
    <w:rsid w:val="00933086"/>
    <w:rsid w:val="009336FF"/>
    <w:rsid w:val="00933CA3"/>
    <w:rsid w:val="009340AB"/>
    <w:rsid w:val="009340E2"/>
    <w:rsid w:val="00934102"/>
    <w:rsid w:val="00934D48"/>
    <w:rsid w:val="00934DFB"/>
    <w:rsid w:val="0093547E"/>
    <w:rsid w:val="00935BC2"/>
    <w:rsid w:val="009360C1"/>
    <w:rsid w:val="00936192"/>
    <w:rsid w:val="00936642"/>
    <w:rsid w:val="009367AC"/>
    <w:rsid w:val="00936A76"/>
    <w:rsid w:val="00936D03"/>
    <w:rsid w:val="009370CC"/>
    <w:rsid w:val="009373B9"/>
    <w:rsid w:val="00940796"/>
    <w:rsid w:val="00940C53"/>
    <w:rsid w:val="009413FA"/>
    <w:rsid w:val="00941627"/>
    <w:rsid w:val="009416E1"/>
    <w:rsid w:val="00942396"/>
    <w:rsid w:val="0094247E"/>
    <w:rsid w:val="00942A08"/>
    <w:rsid w:val="00942CAD"/>
    <w:rsid w:val="00943363"/>
    <w:rsid w:val="0094353B"/>
    <w:rsid w:val="00943D3B"/>
    <w:rsid w:val="009441A5"/>
    <w:rsid w:val="00944D9C"/>
    <w:rsid w:val="00946700"/>
    <w:rsid w:val="009469A8"/>
    <w:rsid w:val="00946D17"/>
    <w:rsid w:val="00946EB8"/>
    <w:rsid w:val="00947ADE"/>
    <w:rsid w:val="009503BA"/>
    <w:rsid w:val="00950C6A"/>
    <w:rsid w:val="009513B4"/>
    <w:rsid w:val="0095197D"/>
    <w:rsid w:val="00951AF7"/>
    <w:rsid w:val="00952AFC"/>
    <w:rsid w:val="0095481D"/>
    <w:rsid w:val="00954E7F"/>
    <w:rsid w:val="00955142"/>
    <w:rsid w:val="009552AB"/>
    <w:rsid w:val="00956067"/>
    <w:rsid w:val="00956B69"/>
    <w:rsid w:val="00956EE7"/>
    <w:rsid w:val="009574CC"/>
    <w:rsid w:val="00957921"/>
    <w:rsid w:val="00957C00"/>
    <w:rsid w:val="00957C81"/>
    <w:rsid w:val="009613A6"/>
    <w:rsid w:val="00961885"/>
    <w:rsid w:val="009619CF"/>
    <w:rsid w:val="00961A68"/>
    <w:rsid w:val="00961FD3"/>
    <w:rsid w:val="00962481"/>
    <w:rsid w:val="00962681"/>
    <w:rsid w:val="00962BCF"/>
    <w:rsid w:val="00962D16"/>
    <w:rsid w:val="00963486"/>
    <w:rsid w:val="00965A34"/>
    <w:rsid w:val="00966640"/>
    <w:rsid w:val="0096674C"/>
    <w:rsid w:val="009671E7"/>
    <w:rsid w:val="00970722"/>
    <w:rsid w:val="0097100D"/>
    <w:rsid w:val="0097114B"/>
    <w:rsid w:val="009713F0"/>
    <w:rsid w:val="00971F36"/>
    <w:rsid w:val="00972373"/>
    <w:rsid w:val="00972A4E"/>
    <w:rsid w:val="009731BD"/>
    <w:rsid w:val="0097357C"/>
    <w:rsid w:val="009739B3"/>
    <w:rsid w:val="00973CD1"/>
    <w:rsid w:val="00974E36"/>
    <w:rsid w:val="00974EE3"/>
    <w:rsid w:val="0097588C"/>
    <w:rsid w:val="00976A6E"/>
    <w:rsid w:val="00977274"/>
    <w:rsid w:val="00977C25"/>
    <w:rsid w:val="009807C9"/>
    <w:rsid w:val="0098122A"/>
    <w:rsid w:val="0098199F"/>
    <w:rsid w:val="00981AD7"/>
    <w:rsid w:val="0098234F"/>
    <w:rsid w:val="0098251C"/>
    <w:rsid w:val="009833CB"/>
    <w:rsid w:val="009837A3"/>
    <w:rsid w:val="00983AFA"/>
    <w:rsid w:val="00983CDD"/>
    <w:rsid w:val="00984623"/>
    <w:rsid w:val="00985F19"/>
    <w:rsid w:val="009861EE"/>
    <w:rsid w:val="009874AA"/>
    <w:rsid w:val="00987DDD"/>
    <w:rsid w:val="00987E4F"/>
    <w:rsid w:val="00990249"/>
    <w:rsid w:val="00990487"/>
    <w:rsid w:val="00990718"/>
    <w:rsid w:val="00990928"/>
    <w:rsid w:val="009910F1"/>
    <w:rsid w:val="00991236"/>
    <w:rsid w:val="0099130E"/>
    <w:rsid w:val="00992FF8"/>
    <w:rsid w:val="00993DFD"/>
    <w:rsid w:val="00994908"/>
    <w:rsid w:val="009951D9"/>
    <w:rsid w:val="00995670"/>
    <w:rsid w:val="009958D3"/>
    <w:rsid w:val="00995912"/>
    <w:rsid w:val="00996373"/>
    <w:rsid w:val="00997705"/>
    <w:rsid w:val="00997B27"/>
    <w:rsid w:val="00997F01"/>
    <w:rsid w:val="009A00F7"/>
    <w:rsid w:val="009A05C0"/>
    <w:rsid w:val="009A1215"/>
    <w:rsid w:val="009A14F5"/>
    <w:rsid w:val="009A1777"/>
    <w:rsid w:val="009A20E4"/>
    <w:rsid w:val="009A2448"/>
    <w:rsid w:val="009A250A"/>
    <w:rsid w:val="009A289B"/>
    <w:rsid w:val="009A30E9"/>
    <w:rsid w:val="009A4213"/>
    <w:rsid w:val="009A4259"/>
    <w:rsid w:val="009A489D"/>
    <w:rsid w:val="009A4B45"/>
    <w:rsid w:val="009A4DAB"/>
    <w:rsid w:val="009A4EB9"/>
    <w:rsid w:val="009A523A"/>
    <w:rsid w:val="009A5797"/>
    <w:rsid w:val="009A5EB6"/>
    <w:rsid w:val="009A67CC"/>
    <w:rsid w:val="009A6F9E"/>
    <w:rsid w:val="009A75DE"/>
    <w:rsid w:val="009A7EAA"/>
    <w:rsid w:val="009B0602"/>
    <w:rsid w:val="009B0987"/>
    <w:rsid w:val="009B0A55"/>
    <w:rsid w:val="009B21BA"/>
    <w:rsid w:val="009B2348"/>
    <w:rsid w:val="009B28E3"/>
    <w:rsid w:val="009B2D09"/>
    <w:rsid w:val="009B2D61"/>
    <w:rsid w:val="009B31CA"/>
    <w:rsid w:val="009B372B"/>
    <w:rsid w:val="009B38BC"/>
    <w:rsid w:val="009B4A9A"/>
    <w:rsid w:val="009B4BDF"/>
    <w:rsid w:val="009B4C43"/>
    <w:rsid w:val="009B4EC5"/>
    <w:rsid w:val="009B5089"/>
    <w:rsid w:val="009B50CC"/>
    <w:rsid w:val="009B522E"/>
    <w:rsid w:val="009B5531"/>
    <w:rsid w:val="009B67B3"/>
    <w:rsid w:val="009B71CB"/>
    <w:rsid w:val="009B739B"/>
    <w:rsid w:val="009B7691"/>
    <w:rsid w:val="009B7C89"/>
    <w:rsid w:val="009C0258"/>
    <w:rsid w:val="009C0AAC"/>
    <w:rsid w:val="009C0F48"/>
    <w:rsid w:val="009C112F"/>
    <w:rsid w:val="009C12FD"/>
    <w:rsid w:val="009C205F"/>
    <w:rsid w:val="009C2277"/>
    <w:rsid w:val="009C240E"/>
    <w:rsid w:val="009C2F31"/>
    <w:rsid w:val="009C3AEA"/>
    <w:rsid w:val="009C3B2A"/>
    <w:rsid w:val="009C4B65"/>
    <w:rsid w:val="009C4D85"/>
    <w:rsid w:val="009C5124"/>
    <w:rsid w:val="009C521C"/>
    <w:rsid w:val="009C53CA"/>
    <w:rsid w:val="009C599B"/>
    <w:rsid w:val="009C5C89"/>
    <w:rsid w:val="009C5F2B"/>
    <w:rsid w:val="009C5FCB"/>
    <w:rsid w:val="009C61C2"/>
    <w:rsid w:val="009C6454"/>
    <w:rsid w:val="009C6EAF"/>
    <w:rsid w:val="009C7149"/>
    <w:rsid w:val="009C7C66"/>
    <w:rsid w:val="009C7F09"/>
    <w:rsid w:val="009D074F"/>
    <w:rsid w:val="009D190D"/>
    <w:rsid w:val="009D264E"/>
    <w:rsid w:val="009D26F6"/>
    <w:rsid w:val="009D2AD9"/>
    <w:rsid w:val="009D2D62"/>
    <w:rsid w:val="009D31CD"/>
    <w:rsid w:val="009D32EE"/>
    <w:rsid w:val="009D3CB5"/>
    <w:rsid w:val="009D466C"/>
    <w:rsid w:val="009D53A4"/>
    <w:rsid w:val="009D6029"/>
    <w:rsid w:val="009D6798"/>
    <w:rsid w:val="009D7121"/>
    <w:rsid w:val="009D712D"/>
    <w:rsid w:val="009E0147"/>
    <w:rsid w:val="009E097A"/>
    <w:rsid w:val="009E0A62"/>
    <w:rsid w:val="009E2461"/>
    <w:rsid w:val="009E2E0D"/>
    <w:rsid w:val="009E3492"/>
    <w:rsid w:val="009E37AB"/>
    <w:rsid w:val="009E3C8B"/>
    <w:rsid w:val="009E41DB"/>
    <w:rsid w:val="009E4951"/>
    <w:rsid w:val="009E4CAB"/>
    <w:rsid w:val="009E4DCB"/>
    <w:rsid w:val="009E51F9"/>
    <w:rsid w:val="009E52A8"/>
    <w:rsid w:val="009E54B7"/>
    <w:rsid w:val="009E5BE0"/>
    <w:rsid w:val="009E6E75"/>
    <w:rsid w:val="009E7863"/>
    <w:rsid w:val="009E7AB1"/>
    <w:rsid w:val="009F0D41"/>
    <w:rsid w:val="009F161C"/>
    <w:rsid w:val="009F2E54"/>
    <w:rsid w:val="009F2F18"/>
    <w:rsid w:val="009F2FA1"/>
    <w:rsid w:val="009F31AE"/>
    <w:rsid w:val="009F360E"/>
    <w:rsid w:val="009F3ACD"/>
    <w:rsid w:val="009F4757"/>
    <w:rsid w:val="009F4EF8"/>
    <w:rsid w:val="009F4F1B"/>
    <w:rsid w:val="009F5783"/>
    <w:rsid w:val="009F5845"/>
    <w:rsid w:val="009F5872"/>
    <w:rsid w:val="009F59FD"/>
    <w:rsid w:val="009F5E1F"/>
    <w:rsid w:val="009F659F"/>
    <w:rsid w:val="009F686B"/>
    <w:rsid w:val="009F6F6E"/>
    <w:rsid w:val="009F73DF"/>
    <w:rsid w:val="009F7986"/>
    <w:rsid w:val="00A00009"/>
    <w:rsid w:val="00A00A96"/>
    <w:rsid w:val="00A00F88"/>
    <w:rsid w:val="00A01AAA"/>
    <w:rsid w:val="00A01BA7"/>
    <w:rsid w:val="00A0213D"/>
    <w:rsid w:val="00A0254C"/>
    <w:rsid w:val="00A025E1"/>
    <w:rsid w:val="00A03291"/>
    <w:rsid w:val="00A037A9"/>
    <w:rsid w:val="00A03A78"/>
    <w:rsid w:val="00A041C7"/>
    <w:rsid w:val="00A049EA"/>
    <w:rsid w:val="00A05031"/>
    <w:rsid w:val="00A0553E"/>
    <w:rsid w:val="00A05AF7"/>
    <w:rsid w:val="00A067AF"/>
    <w:rsid w:val="00A06B3C"/>
    <w:rsid w:val="00A07B3B"/>
    <w:rsid w:val="00A10281"/>
    <w:rsid w:val="00A10678"/>
    <w:rsid w:val="00A11AEB"/>
    <w:rsid w:val="00A12CC9"/>
    <w:rsid w:val="00A12F05"/>
    <w:rsid w:val="00A132C4"/>
    <w:rsid w:val="00A138C3"/>
    <w:rsid w:val="00A13B59"/>
    <w:rsid w:val="00A13E69"/>
    <w:rsid w:val="00A13EEB"/>
    <w:rsid w:val="00A15693"/>
    <w:rsid w:val="00A15832"/>
    <w:rsid w:val="00A15CA9"/>
    <w:rsid w:val="00A16139"/>
    <w:rsid w:val="00A1628B"/>
    <w:rsid w:val="00A16977"/>
    <w:rsid w:val="00A172F9"/>
    <w:rsid w:val="00A1752B"/>
    <w:rsid w:val="00A2060D"/>
    <w:rsid w:val="00A206BD"/>
    <w:rsid w:val="00A216B7"/>
    <w:rsid w:val="00A2379A"/>
    <w:rsid w:val="00A23900"/>
    <w:rsid w:val="00A23D4E"/>
    <w:rsid w:val="00A23FC5"/>
    <w:rsid w:val="00A240F9"/>
    <w:rsid w:val="00A241E0"/>
    <w:rsid w:val="00A242EA"/>
    <w:rsid w:val="00A243BE"/>
    <w:rsid w:val="00A24B63"/>
    <w:rsid w:val="00A24DA5"/>
    <w:rsid w:val="00A2504D"/>
    <w:rsid w:val="00A26C2F"/>
    <w:rsid w:val="00A27B76"/>
    <w:rsid w:val="00A27F4A"/>
    <w:rsid w:val="00A3000C"/>
    <w:rsid w:val="00A3044D"/>
    <w:rsid w:val="00A305DA"/>
    <w:rsid w:val="00A313E6"/>
    <w:rsid w:val="00A31E95"/>
    <w:rsid w:val="00A32235"/>
    <w:rsid w:val="00A32B91"/>
    <w:rsid w:val="00A33AA9"/>
    <w:rsid w:val="00A33AC4"/>
    <w:rsid w:val="00A352F9"/>
    <w:rsid w:val="00A3560F"/>
    <w:rsid w:val="00A35613"/>
    <w:rsid w:val="00A36331"/>
    <w:rsid w:val="00A36994"/>
    <w:rsid w:val="00A36A7B"/>
    <w:rsid w:val="00A37AF9"/>
    <w:rsid w:val="00A37D55"/>
    <w:rsid w:val="00A41314"/>
    <w:rsid w:val="00A41444"/>
    <w:rsid w:val="00A4155E"/>
    <w:rsid w:val="00A416B9"/>
    <w:rsid w:val="00A41AEF"/>
    <w:rsid w:val="00A41B5E"/>
    <w:rsid w:val="00A42042"/>
    <w:rsid w:val="00A4281A"/>
    <w:rsid w:val="00A4353E"/>
    <w:rsid w:val="00A440D6"/>
    <w:rsid w:val="00A4492D"/>
    <w:rsid w:val="00A44AA7"/>
    <w:rsid w:val="00A4500C"/>
    <w:rsid w:val="00A45CC5"/>
    <w:rsid w:val="00A46046"/>
    <w:rsid w:val="00A46057"/>
    <w:rsid w:val="00A46143"/>
    <w:rsid w:val="00A466AC"/>
    <w:rsid w:val="00A50604"/>
    <w:rsid w:val="00A50A51"/>
    <w:rsid w:val="00A50E26"/>
    <w:rsid w:val="00A515CB"/>
    <w:rsid w:val="00A51669"/>
    <w:rsid w:val="00A51BA5"/>
    <w:rsid w:val="00A51F10"/>
    <w:rsid w:val="00A51FD9"/>
    <w:rsid w:val="00A52186"/>
    <w:rsid w:val="00A53198"/>
    <w:rsid w:val="00A533F4"/>
    <w:rsid w:val="00A534B6"/>
    <w:rsid w:val="00A5470B"/>
    <w:rsid w:val="00A54818"/>
    <w:rsid w:val="00A555B6"/>
    <w:rsid w:val="00A55CBA"/>
    <w:rsid w:val="00A574D0"/>
    <w:rsid w:val="00A576D1"/>
    <w:rsid w:val="00A57746"/>
    <w:rsid w:val="00A6028E"/>
    <w:rsid w:val="00A602C0"/>
    <w:rsid w:val="00A6089F"/>
    <w:rsid w:val="00A60CA4"/>
    <w:rsid w:val="00A61077"/>
    <w:rsid w:val="00A62167"/>
    <w:rsid w:val="00A62285"/>
    <w:rsid w:val="00A635D9"/>
    <w:rsid w:val="00A63AED"/>
    <w:rsid w:val="00A64BF1"/>
    <w:rsid w:val="00A64D22"/>
    <w:rsid w:val="00A64DDF"/>
    <w:rsid w:val="00A6587F"/>
    <w:rsid w:val="00A65E4A"/>
    <w:rsid w:val="00A70197"/>
    <w:rsid w:val="00A70954"/>
    <w:rsid w:val="00A7259E"/>
    <w:rsid w:val="00A727FF"/>
    <w:rsid w:val="00A729C2"/>
    <w:rsid w:val="00A73387"/>
    <w:rsid w:val="00A73B17"/>
    <w:rsid w:val="00A749C1"/>
    <w:rsid w:val="00A74FC6"/>
    <w:rsid w:val="00A75209"/>
    <w:rsid w:val="00A75678"/>
    <w:rsid w:val="00A7577C"/>
    <w:rsid w:val="00A75F1B"/>
    <w:rsid w:val="00A75F22"/>
    <w:rsid w:val="00A7629F"/>
    <w:rsid w:val="00A76DBC"/>
    <w:rsid w:val="00A7753B"/>
    <w:rsid w:val="00A7781C"/>
    <w:rsid w:val="00A77A24"/>
    <w:rsid w:val="00A8029C"/>
    <w:rsid w:val="00A8033D"/>
    <w:rsid w:val="00A80F5B"/>
    <w:rsid w:val="00A81963"/>
    <w:rsid w:val="00A81F71"/>
    <w:rsid w:val="00A831BD"/>
    <w:rsid w:val="00A83885"/>
    <w:rsid w:val="00A8395A"/>
    <w:rsid w:val="00A83B38"/>
    <w:rsid w:val="00A83C7E"/>
    <w:rsid w:val="00A83C84"/>
    <w:rsid w:val="00A83EEC"/>
    <w:rsid w:val="00A8418C"/>
    <w:rsid w:val="00A8486E"/>
    <w:rsid w:val="00A84DA1"/>
    <w:rsid w:val="00A852A7"/>
    <w:rsid w:val="00A85DAA"/>
    <w:rsid w:val="00A86B78"/>
    <w:rsid w:val="00A86C5B"/>
    <w:rsid w:val="00A877E5"/>
    <w:rsid w:val="00A90570"/>
    <w:rsid w:val="00A906B6"/>
    <w:rsid w:val="00A90964"/>
    <w:rsid w:val="00A90C22"/>
    <w:rsid w:val="00A9112D"/>
    <w:rsid w:val="00A91936"/>
    <w:rsid w:val="00A919EC"/>
    <w:rsid w:val="00A936F2"/>
    <w:rsid w:val="00A9459B"/>
    <w:rsid w:val="00A95290"/>
    <w:rsid w:val="00A95F06"/>
    <w:rsid w:val="00A96032"/>
    <w:rsid w:val="00A960E9"/>
    <w:rsid w:val="00A968B9"/>
    <w:rsid w:val="00A96B4D"/>
    <w:rsid w:val="00A96E6C"/>
    <w:rsid w:val="00A9750A"/>
    <w:rsid w:val="00A97859"/>
    <w:rsid w:val="00A97F93"/>
    <w:rsid w:val="00AA0759"/>
    <w:rsid w:val="00AA07A6"/>
    <w:rsid w:val="00AA0D5F"/>
    <w:rsid w:val="00AA0E4D"/>
    <w:rsid w:val="00AA1D83"/>
    <w:rsid w:val="00AA247E"/>
    <w:rsid w:val="00AA3851"/>
    <w:rsid w:val="00AA38AB"/>
    <w:rsid w:val="00AA3D2A"/>
    <w:rsid w:val="00AA3EAB"/>
    <w:rsid w:val="00AA3ED6"/>
    <w:rsid w:val="00AA425E"/>
    <w:rsid w:val="00AA42C8"/>
    <w:rsid w:val="00AA53AA"/>
    <w:rsid w:val="00AA7060"/>
    <w:rsid w:val="00AA78C2"/>
    <w:rsid w:val="00AA7E5B"/>
    <w:rsid w:val="00AB05C9"/>
    <w:rsid w:val="00AB09B6"/>
    <w:rsid w:val="00AB183E"/>
    <w:rsid w:val="00AB2AAE"/>
    <w:rsid w:val="00AB2C0F"/>
    <w:rsid w:val="00AB30E1"/>
    <w:rsid w:val="00AB30FE"/>
    <w:rsid w:val="00AB60B2"/>
    <w:rsid w:val="00AB6F5C"/>
    <w:rsid w:val="00AC015D"/>
    <w:rsid w:val="00AC21C6"/>
    <w:rsid w:val="00AC2AC2"/>
    <w:rsid w:val="00AC3007"/>
    <w:rsid w:val="00AC3779"/>
    <w:rsid w:val="00AC391E"/>
    <w:rsid w:val="00AC3DCF"/>
    <w:rsid w:val="00AC42AD"/>
    <w:rsid w:val="00AC4731"/>
    <w:rsid w:val="00AC50C8"/>
    <w:rsid w:val="00AC54C0"/>
    <w:rsid w:val="00AC5AEC"/>
    <w:rsid w:val="00AC5C71"/>
    <w:rsid w:val="00AC649A"/>
    <w:rsid w:val="00AC7BD8"/>
    <w:rsid w:val="00AD0097"/>
    <w:rsid w:val="00AD020B"/>
    <w:rsid w:val="00AD0CDA"/>
    <w:rsid w:val="00AD1446"/>
    <w:rsid w:val="00AD1C99"/>
    <w:rsid w:val="00AD2939"/>
    <w:rsid w:val="00AD2E23"/>
    <w:rsid w:val="00AD3774"/>
    <w:rsid w:val="00AD3E51"/>
    <w:rsid w:val="00AD4907"/>
    <w:rsid w:val="00AD5021"/>
    <w:rsid w:val="00AD520C"/>
    <w:rsid w:val="00AD52A6"/>
    <w:rsid w:val="00AD627E"/>
    <w:rsid w:val="00AD658F"/>
    <w:rsid w:val="00AD66B1"/>
    <w:rsid w:val="00AD6AD0"/>
    <w:rsid w:val="00AD73E4"/>
    <w:rsid w:val="00AD7B63"/>
    <w:rsid w:val="00AE017E"/>
    <w:rsid w:val="00AE1D29"/>
    <w:rsid w:val="00AE207B"/>
    <w:rsid w:val="00AE208F"/>
    <w:rsid w:val="00AE3D77"/>
    <w:rsid w:val="00AE42F5"/>
    <w:rsid w:val="00AE44C1"/>
    <w:rsid w:val="00AE4721"/>
    <w:rsid w:val="00AE62B2"/>
    <w:rsid w:val="00AE7321"/>
    <w:rsid w:val="00AE747B"/>
    <w:rsid w:val="00AF0591"/>
    <w:rsid w:val="00AF1653"/>
    <w:rsid w:val="00AF1960"/>
    <w:rsid w:val="00AF1CAA"/>
    <w:rsid w:val="00AF23C6"/>
    <w:rsid w:val="00AF265E"/>
    <w:rsid w:val="00AF4401"/>
    <w:rsid w:val="00AF497B"/>
    <w:rsid w:val="00AF4E3F"/>
    <w:rsid w:val="00AF668F"/>
    <w:rsid w:val="00AF66DC"/>
    <w:rsid w:val="00AF6AD8"/>
    <w:rsid w:val="00AF6DC0"/>
    <w:rsid w:val="00B001AB"/>
    <w:rsid w:val="00B00239"/>
    <w:rsid w:val="00B00333"/>
    <w:rsid w:val="00B01029"/>
    <w:rsid w:val="00B01B4B"/>
    <w:rsid w:val="00B01BB4"/>
    <w:rsid w:val="00B02076"/>
    <w:rsid w:val="00B028A1"/>
    <w:rsid w:val="00B02C67"/>
    <w:rsid w:val="00B02DE3"/>
    <w:rsid w:val="00B02F71"/>
    <w:rsid w:val="00B037AA"/>
    <w:rsid w:val="00B0463B"/>
    <w:rsid w:val="00B04B0F"/>
    <w:rsid w:val="00B04D33"/>
    <w:rsid w:val="00B04D5F"/>
    <w:rsid w:val="00B04F44"/>
    <w:rsid w:val="00B05BF4"/>
    <w:rsid w:val="00B06159"/>
    <w:rsid w:val="00B0617D"/>
    <w:rsid w:val="00B06264"/>
    <w:rsid w:val="00B066B1"/>
    <w:rsid w:val="00B1004F"/>
    <w:rsid w:val="00B100B1"/>
    <w:rsid w:val="00B10162"/>
    <w:rsid w:val="00B10354"/>
    <w:rsid w:val="00B10D09"/>
    <w:rsid w:val="00B11EC6"/>
    <w:rsid w:val="00B11F59"/>
    <w:rsid w:val="00B1256C"/>
    <w:rsid w:val="00B13135"/>
    <w:rsid w:val="00B13257"/>
    <w:rsid w:val="00B13787"/>
    <w:rsid w:val="00B1417A"/>
    <w:rsid w:val="00B1445B"/>
    <w:rsid w:val="00B14593"/>
    <w:rsid w:val="00B1644E"/>
    <w:rsid w:val="00B16632"/>
    <w:rsid w:val="00B16997"/>
    <w:rsid w:val="00B16CE5"/>
    <w:rsid w:val="00B17516"/>
    <w:rsid w:val="00B17F6E"/>
    <w:rsid w:val="00B2018E"/>
    <w:rsid w:val="00B2027C"/>
    <w:rsid w:val="00B2040F"/>
    <w:rsid w:val="00B20BCA"/>
    <w:rsid w:val="00B227D4"/>
    <w:rsid w:val="00B2328F"/>
    <w:rsid w:val="00B244C8"/>
    <w:rsid w:val="00B245B8"/>
    <w:rsid w:val="00B24A51"/>
    <w:rsid w:val="00B24ABA"/>
    <w:rsid w:val="00B254D5"/>
    <w:rsid w:val="00B25902"/>
    <w:rsid w:val="00B25939"/>
    <w:rsid w:val="00B25FB2"/>
    <w:rsid w:val="00B2621E"/>
    <w:rsid w:val="00B264DA"/>
    <w:rsid w:val="00B26AD7"/>
    <w:rsid w:val="00B279DD"/>
    <w:rsid w:val="00B305E4"/>
    <w:rsid w:val="00B30861"/>
    <w:rsid w:val="00B32031"/>
    <w:rsid w:val="00B3266D"/>
    <w:rsid w:val="00B335C3"/>
    <w:rsid w:val="00B33FC9"/>
    <w:rsid w:val="00B34087"/>
    <w:rsid w:val="00B34794"/>
    <w:rsid w:val="00B347DB"/>
    <w:rsid w:val="00B34D21"/>
    <w:rsid w:val="00B34D40"/>
    <w:rsid w:val="00B34DE6"/>
    <w:rsid w:val="00B34E1F"/>
    <w:rsid w:val="00B35194"/>
    <w:rsid w:val="00B35603"/>
    <w:rsid w:val="00B35A95"/>
    <w:rsid w:val="00B36C97"/>
    <w:rsid w:val="00B36CD6"/>
    <w:rsid w:val="00B37728"/>
    <w:rsid w:val="00B37AAA"/>
    <w:rsid w:val="00B37C41"/>
    <w:rsid w:val="00B37CB7"/>
    <w:rsid w:val="00B4078C"/>
    <w:rsid w:val="00B40FB9"/>
    <w:rsid w:val="00B4135B"/>
    <w:rsid w:val="00B4191E"/>
    <w:rsid w:val="00B41997"/>
    <w:rsid w:val="00B41DE2"/>
    <w:rsid w:val="00B4208B"/>
    <w:rsid w:val="00B42C6D"/>
    <w:rsid w:val="00B43C09"/>
    <w:rsid w:val="00B442AC"/>
    <w:rsid w:val="00B44A31"/>
    <w:rsid w:val="00B45159"/>
    <w:rsid w:val="00B4516E"/>
    <w:rsid w:val="00B45B27"/>
    <w:rsid w:val="00B467BD"/>
    <w:rsid w:val="00B46D0D"/>
    <w:rsid w:val="00B46D8D"/>
    <w:rsid w:val="00B50D48"/>
    <w:rsid w:val="00B51379"/>
    <w:rsid w:val="00B5139A"/>
    <w:rsid w:val="00B51521"/>
    <w:rsid w:val="00B51914"/>
    <w:rsid w:val="00B533CC"/>
    <w:rsid w:val="00B53637"/>
    <w:rsid w:val="00B539FA"/>
    <w:rsid w:val="00B53D25"/>
    <w:rsid w:val="00B53EA4"/>
    <w:rsid w:val="00B542D2"/>
    <w:rsid w:val="00B54715"/>
    <w:rsid w:val="00B54726"/>
    <w:rsid w:val="00B55026"/>
    <w:rsid w:val="00B56253"/>
    <w:rsid w:val="00B600B2"/>
    <w:rsid w:val="00B617F3"/>
    <w:rsid w:val="00B61ADF"/>
    <w:rsid w:val="00B6249E"/>
    <w:rsid w:val="00B62625"/>
    <w:rsid w:val="00B63154"/>
    <w:rsid w:val="00B636BF"/>
    <w:rsid w:val="00B64662"/>
    <w:rsid w:val="00B6504C"/>
    <w:rsid w:val="00B65625"/>
    <w:rsid w:val="00B65736"/>
    <w:rsid w:val="00B6581A"/>
    <w:rsid w:val="00B6600C"/>
    <w:rsid w:val="00B6639E"/>
    <w:rsid w:val="00B701A7"/>
    <w:rsid w:val="00B7069B"/>
    <w:rsid w:val="00B70890"/>
    <w:rsid w:val="00B70E19"/>
    <w:rsid w:val="00B712B2"/>
    <w:rsid w:val="00B71369"/>
    <w:rsid w:val="00B7168C"/>
    <w:rsid w:val="00B72EED"/>
    <w:rsid w:val="00B74638"/>
    <w:rsid w:val="00B74DA0"/>
    <w:rsid w:val="00B75B83"/>
    <w:rsid w:val="00B75EF9"/>
    <w:rsid w:val="00B75F9C"/>
    <w:rsid w:val="00B76423"/>
    <w:rsid w:val="00B76F63"/>
    <w:rsid w:val="00B7733B"/>
    <w:rsid w:val="00B77586"/>
    <w:rsid w:val="00B77FE8"/>
    <w:rsid w:val="00B80D88"/>
    <w:rsid w:val="00B80DB7"/>
    <w:rsid w:val="00B80F85"/>
    <w:rsid w:val="00B812C8"/>
    <w:rsid w:val="00B814F0"/>
    <w:rsid w:val="00B81980"/>
    <w:rsid w:val="00B820C2"/>
    <w:rsid w:val="00B82B0D"/>
    <w:rsid w:val="00B82E5D"/>
    <w:rsid w:val="00B83077"/>
    <w:rsid w:val="00B83215"/>
    <w:rsid w:val="00B83D3B"/>
    <w:rsid w:val="00B83EBF"/>
    <w:rsid w:val="00B84490"/>
    <w:rsid w:val="00B84568"/>
    <w:rsid w:val="00B84F90"/>
    <w:rsid w:val="00B86CA0"/>
    <w:rsid w:val="00B86E72"/>
    <w:rsid w:val="00B86E92"/>
    <w:rsid w:val="00B905DA"/>
    <w:rsid w:val="00B908B6"/>
    <w:rsid w:val="00B90F3B"/>
    <w:rsid w:val="00B91F79"/>
    <w:rsid w:val="00B92FB1"/>
    <w:rsid w:val="00B9309E"/>
    <w:rsid w:val="00B931BE"/>
    <w:rsid w:val="00B9554D"/>
    <w:rsid w:val="00B95683"/>
    <w:rsid w:val="00B95EB7"/>
    <w:rsid w:val="00B9752D"/>
    <w:rsid w:val="00B97BA0"/>
    <w:rsid w:val="00B97BA2"/>
    <w:rsid w:val="00B97CC5"/>
    <w:rsid w:val="00BA01C1"/>
    <w:rsid w:val="00BA0516"/>
    <w:rsid w:val="00BA06B2"/>
    <w:rsid w:val="00BA06FA"/>
    <w:rsid w:val="00BA0A23"/>
    <w:rsid w:val="00BA1E53"/>
    <w:rsid w:val="00BA20E8"/>
    <w:rsid w:val="00BA2F33"/>
    <w:rsid w:val="00BA3460"/>
    <w:rsid w:val="00BA3520"/>
    <w:rsid w:val="00BA377C"/>
    <w:rsid w:val="00BA3A56"/>
    <w:rsid w:val="00BA431B"/>
    <w:rsid w:val="00BA5A56"/>
    <w:rsid w:val="00BA5F1E"/>
    <w:rsid w:val="00BA62AD"/>
    <w:rsid w:val="00BA635F"/>
    <w:rsid w:val="00BA672F"/>
    <w:rsid w:val="00BA6C04"/>
    <w:rsid w:val="00BA74BA"/>
    <w:rsid w:val="00BA7782"/>
    <w:rsid w:val="00BA77A4"/>
    <w:rsid w:val="00BB0E23"/>
    <w:rsid w:val="00BB134D"/>
    <w:rsid w:val="00BB16C6"/>
    <w:rsid w:val="00BB239C"/>
    <w:rsid w:val="00BB28E3"/>
    <w:rsid w:val="00BB2A05"/>
    <w:rsid w:val="00BB2E38"/>
    <w:rsid w:val="00BB2FA4"/>
    <w:rsid w:val="00BB6FBB"/>
    <w:rsid w:val="00BB7D8D"/>
    <w:rsid w:val="00BC0A42"/>
    <w:rsid w:val="00BC0DB0"/>
    <w:rsid w:val="00BC1170"/>
    <w:rsid w:val="00BC1E5F"/>
    <w:rsid w:val="00BC2E9D"/>
    <w:rsid w:val="00BC39AA"/>
    <w:rsid w:val="00BC3C5C"/>
    <w:rsid w:val="00BC45E1"/>
    <w:rsid w:val="00BC471A"/>
    <w:rsid w:val="00BC4A0A"/>
    <w:rsid w:val="00BC5121"/>
    <w:rsid w:val="00BC523A"/>
    <w:rsid w:val="00BC52D2"/>
    <w:rsid w:val="00BC5303"/>
    <w:rsid w:val="00BC5F67"/>
    <w:rsid w:val="00BC6832"/>
    <w:rsid w:val="00BC6A7B"/>
    <w:rsid w:val="00BC6C6D"/>
    <w:rsid w:val="00BC6D90"/>
    <w:rsid w:val="00BC6F58"/>
    <w:rsid w:val="00BC7134"/>
    <w:rsid w:val="00BC7230"/>
    <w:rsid w:val="00BC72F3"/>
    <w:rsid w:val="00BC779E"/>
    <w:rsid w:val="00BC7C9E"/>
    <w:rsid w:val="00BC7D29"/>
    <w:rsid w:val="00BD0012"/>
    <w:rsid w:val="00BD07C7"/>
    <w:rsid w:val="00BD0CF2"/>
    <w:rsid w:val="00BD0F13"/>
    <w:rsid w:val="00BD14AB"/>
    <w:rsid w:val="00BD14CE"/>
    <w:rsid w:val="00BD1951"/>
    <w:rsid w:val="00BD1FCE"/>
    <w:rsid w:val="00BD2FFA"/>
    <w:rsid w:val="00BD31DE"/>
    <w:rsid w:val="00BD3E0E"/>
    <w:rsid w:val="00BD3E65"/>
    <w:rsid w:val="00BD4376"/>
    <w:rsid w:val="00BD4652"/>
    <w:rsid w:val="00BD4942"/>
    <w:rsid w:val="00BD55D8"/>
    <w:rsid w:val="00BD5905"/>
    <w:rsid w:val="00BD62A2"/>
    <w:rsid w:val="00BD7EDD"/>
    <w:rsid w:val="00BD7F32"/>
    <w:rsid w:val="00BE037A"/>
    <w:rsid w:val="00BE1542"/>
    <w:rsid w:val="00BE17E6"/>
    <w:rsid w:val="00BE219B"/>
    <w:rsid w:val="00BE46EF"/>
    <w:rsid w:val="00BE528F"/>
    <w:rsid w:val="00BE53C5"/>
    <w:rsid w:val="00BE540B"/>
    <w:rsid w:val="00BE60F2"/>
    <w:rsid w:val="00BE6576"/>
    <w:rsid w:val="00BE77A0"/>
    <w:rsid w:val="00BF048F"/>
    <w:rsid w:val="00BF07D3"/>
    <w:rsid w:val="00BF0EF9"/>
    <w:rsid w:val="00BF10F7"/>
    <w:rsid w:val="00BF1214"/>
    <w:rsid w:val="00BF1361"/>
    <w:rsid w:val="00BF139E"/>
    <w:rsid w:val="00BF1630"/>
    <w:rsid w:val="00BF1A13"/>
    <w:rsid w:val="00BF1C6E"/>
    <w:rsid w:val="00BF1FCA"/>
    <w:rsid w:val="00BF25CF"/>
    <w:rsid w:val="00BF28FE"/>
    <w:rsid w:val="00BF3146"/>
    <w:rsid w:val="00BF39F5"/>
    <w:rsid w:val="00BF3E3E"/>
    <w:rsid w:val="00BF432F"/>
    <w:rsid w:val="00BF497A"/>
    <w:rsid w:val="00BF5C89"/>
    <w:rsid w:val="00BF666B"/>
    <w:rsid w:val="00BF6B78"/>
    <w:rsid w:val="00BF706C"/>
    <w:rsid w:val="00BF73E1"/>
    <w:rsid w:val="00BF7E95"/>
    <w:rsid w:val="00BF7F5F"/>
    <w:rsid w:val="00C00560"/>
    <w:rsid w:val="00C005B0"/>
    <w:rsid w:val="00C00650"/>
    <w:rsid w:val="00C007C3"/>
    <w:rsid w:val="00C0085C"/>
    <w:rsid w:val="00C01685"/>
    <w:rsid w:val="00C01CEF"/>
    <w:rsid w:val="00C021BB"/>
    <w:rsid w:val="00C02C9D"/>
    <w:rsid w:val="00C03376"/>
    <w:rsid w:val="00C03404"/>
    <w:rsid w:val="00C037CA"/>
    <w:rsid w:val="00C03932"/>
    <w:rsid w:val="00C04091"/>
    <w:rsid w:val="00C04826"/>
    <w:rsid w:val="00C04DE5"/>
    <w:rsid w:val="00C04F3B"/>
    <w:rsid w:val="00C05838"/>
    <w:rsid w:val="00C05F77"/>
    <w:rsid w:val="00C06E3D"/>
    <w:rsid w:val="00C06F4D"/>
    <w:rsid w:val="00C071FB"/>
    <w:rsid w:val="00C079CB"/>
    <w:rsid w:val="00C07C01"/>
    <w:rsid w:val="00C10BB4"/>
    <w:rsid w:val="00C116AA"/>
    <w:rsid w:val="00C12264"/>
    <w:rsid w:val="00C127C8"/>
    <w:rsid w:val="00C135B7"/>
    <w:rsid w:val="00C13C57"/>
    <w:rsid w:val="00C13EC6"/>
    <w:rsid w:val="00C13F8F"/>
    <w:rsid w:val="00C1477B"/>
    <w:rsid w:val="00C14D8F"/>
    <w:rsid w:val="00C14E18"/>
    <w:rsid w:val="00C1557C"/>
    <w:rsid w:val="00C15900"/>
    <w:rsid w:val="00C15DB0"/>
    <w:rsid w:val="00C16227"/>
    <w:rsid w:val="00C165FF"/>
    <w:rsid w:val="00C16BC7"/>
    <w:rsid w:val="00C16F22"/>
    <w:rsid w:val="00C176B6"/>
    <w:rsid w:val="00C17D0B"/>
    <w:rsid w:val="00C20393"/>
    <w:rsid w:val="00C21352"/>
    <w:rsid w:val="00C21ECD"/>
    <w:rsid w:val="00C235C7"/>
    <w:rsid w:val="00C23824"/>
    <w:rsid w:val="00C23EE0"/>
    <w:rsid w:val="00C246E4"/>
    <w:rsid w:val="00C24C06"/>
    <w:rsid w:val="00C264D9"/>
    <w:rsid w:val="00C26566"/>
    <w:rsid w:val="00C26F6A"/>
    <w:rsid w:val="00C27769"/>
    <w:rsid w:val="00C27843"/>
    <w:rsid w:val="00C31354"/>
    <w:rsid w:val="00C319FB"/>
    <w:rsid w:val="00C31ACA"/>
    <w:rsid w:val="00C31C5A"/>
    <w:rsid w:val="00C3212D"/>
    <w:rsid w:val="00C325F6"/>
    <w:rsid w:val="00C3269A"/>
    <w:rsid w:val="00C3269C"/>
    <w:rsid w:val="00C333E8"/>
    <w:rsid w:val="00C342CA"/>
    <w:rsid w:val="00C34515"/>
    <w:rsid w:val="00C34857"/>
    <w:rsid w:val="00C34D9A"/>
    <w:rsid w:val="00C351BD"/>
    <w:rsid w:val="00C35856"/>
    <w:rsid w:val="00C36506"/>
    <w:rsid w:val="00C36C08"/>
    <w:rsid w:val="00C36FF2"/>
    <w:rsid w:val="00C374F1"/>
    <w:rsid w:val="00C37B39"/>
    <w:rsid w:val="00C40747"/>
    <w:rsid w:val="00C412AD"/>
    <w:rsid w:val="00C412D8"/>
    <w:rsid w:val="00C4138F"/>
    <w:rsid w:val="00C4171B"/>
    <w:rsid w:val="00C419F7"/>
    <w:rsid w:val="00C41F2A"/>
    <w:rsid w:val="00C425B9"/>
    <w:rsid w:val="00C42827"/>
    <w:rsid w:val="00C447A2"/>
    <w:rsid w:val="00C44DCA"/>
    <w:rsid w:val="00C457E0"/>
    <w:rsid w:val="00C45DCF"/>
    <w:rsid w:val="00C45F01"/>
    <w:rsid w:val="00C4629E"/>
    <w:rsid w:val="00C462CC"/>
    <w:rsid w:val="00C4698C"/>
    <w:rsid w:val="00C46FA0"/>
    <w:rsid w:val="00C47B12"/>
    <w:rsid w:val="00C47EA1"/>
    <w:rsid w:val="00C50614"/>
    <w:rsid w:val="00C50ADB"/>
    <w:rsid w:val="00C50DD6"/>
    <w:rsid w:val="00C51761"/>
    <w:rsid w:val="00C5207F"/>
    <w:rsid w:val="00C52A67"/>
    <w:rsid w:val="00C52D21"/>
    <w:rsid w:val="00C52E1B"/>
    <w:rsid w:val="00C52EF8"/>
    <w:rsid w:val="00C5363F"/>
    <w:rsid w:val="00C53F8E"/>
    <w:rsid w:val="00C54910"/>
    <w:rsid w:val="00C54E0E"/>
    <w:rsid w:val="00C5547C"/>
    <w:rsid w:val="00C5605A"/>
    <w:rsid w:val="00C56513"/>
    <w:rsid w:val="00C565E8"/>
    <w:rsid w:val="00C56E34"/>
    <w:rsid w:val="00C573B1"/>
    <w:rsid w:val="00C5767F"/>
    <w:rsid w:val="00C603BA"/>
    <w:rsid w:val="00C613BC"/>
    <w:rsid w:val="00C6146D"/>
    <w:rsid w:val="00C640E6"/>
    <w:rsid w:val="00C64192"/>
    <w:rsid w:val="00C643AC"/>
    <w:rsid w:val="00C653FB"/>
    <w:rsid w:val="00C66545"/>
    <w:rsid w:val="00C67481"/>
    <w:rsid w:val="00C67623"/>
    <w:rsid w:val="00C70714"/>
    <w:rsid w:val="00C70C88"/>
    <w:rsid w:val="00C70EFD"/>
    <w:rsid w:val="00C70FB8"/>
    <w:rsid w:val="00C711D9"/>
    <w:rsid w:val="00C717C9"/>
    <w:rsid w:val="00C72017"/>
    <w:rsid w:val="00C7351D"/>
    <w:rsid w:val="00C74560"/>
    <w:rsid w:val="00C74A7E"/>
    <w:rsid w:val="00C74D3A"/>
    <w:rsid w:val="00C750A1"/>
    <w:rsid w:val="00C75475"/>
    <w:rsid w:val="00C75878"/>
    <w:rsid w:val="00C7636C"/>
    <w:rsid w:val="00C76845"/>
    <w:rsid w:val="00C76BBB"/>
    <w:rsid w:val="00C76F13"/>
    <w:rsid w:val="00C771C5"/>
    <w:rsid w:val="00C772CA"/>
    <w:rsid w:val="00C77531"/>
    <w:rsid w:val="00C779D4"/>
    <w:rsid w:val="00C77C0E"/>
    <w:rsid w:val="00C80B32"/>
    <w:rsid w:val="00C821A5"/>
    <w:rsid w:val="00C821ED"/>
    <w:rsid w:val="00C826BF"/>
    <w:rsid w:val="00C82DFF"/>
    <w:rsid w:val="00C82E89"/>
    <w:rsid w:val="00C8303A"/>
    <w:rsid w:val="00C83C8C"/>
    <w:rsid w:val="00C84303"/>
    <w:rsid w:val="00C8493F"/>
    <w:rsid w:val="00C85915"/>
    <w:rsid w:val="00C85F5E"/>
    <w:rsid w:val="00C87D3E"/>
    <w:rsid w:val="00C87EE9"/>
    <w:rsid w:val="00C908A2"/>
    <w:rsid w:val="00C90F9B"/>
    <w:rsid w:val="00C9232E"/>
    <w:rsid w:val="00C92764"/>
    <w:rsid w:val="00C935F6"/>
    <w:rsid w:val="00C9363A"/>
    <w:rsid w:val="00C938C7"/>
    <w:rsid w:val="00C9475D"/>
    <w:rsid w:val="00C947C4"/>
    <w:rsid w:val="00C94C07"/>
    <w:rsid w:val="00C9509C"/>
    <w:rsid w:val="00C95D6B"/>
    <w:rsid w:val="00C95EA0"/>
    <w:rsid w:val="00C963BB"/>
    <w:rsid w:val="00C96747"/>
    <w:rsid w:val="00C96CB2"/>
    <w:rsid w:val="00C9788C"/>
    <w:rsid w:val="00C97A4E"/>
    <w:rsid w:val="00C97AC9"/>
    <w:rsid w:val="00C97C59"/>
    <w:rsid w:val="00C97E8F"/>
    <w:rsid w:val="00CA02C3"/>
    <w:rsid w:val="00CA2379"/>
    <w:rsid w:val="00CA2557"/>
    <w:rsid w:val="00CA26C0"/>
    <w:rsid w:val="00CA348D"/>
    <w:rsid w:val="00CA40AB"/>
    <w:rsid w:val="00CA5408"/>
    <w:rsid w:val="00CA6504"/>
    <w:rsid w:val="00CB1766"/>
    <w:rsid w:val="00CB196C"/>
    <w:rsid w:val="00CB1E90"/>
    <w:rsid w:val="00CB2909"/>
    <w:rsid w:val="00CB2AF9"/>
    <w:rsid w:val="00CB312A"/>
    <w:rsid w:val="00CB3A03"/>
    <w:rsid w:val="00CB3B10"/>
    <w:rsid w:val="00CB3B77"/>
    <w:rsid w:val="00CB43CB"/>
    <w:rsid w:val="00CB469F"/>
    <w:rsid w:val="00CB4831"/>
    <w:rsid w:val="00CB4EAC"/>
    <w:rsid w:val="00CB4ED4"/>
    <w:rsid w:val="00CB53B7"/>
    <w:rsid w:val="00CB55A0"/>
    <w:rsid w:val="00CB5999"/>
    <w:rsid w:val="00CB5DBA"/>
    <w:rsid w:val="00CB5FBD"/>
    <w:rsid w:val="00CB61A2"/>
    <w:rsid w:val="00CB6701"/>
    <w:rsid w:val="00CB78CC"/>
    <w:rsid w:val="00CB7D6D"/>
    <w:rsid w:val="00CB7F2D"/>
    <w:rsid w:val="00CC0090"/>
    <w:rsid w:val="00CC0206"/>
    <w:rsid w:val="00CC044F"/>
    <w:rsid w:val="00CC0D62"/>
    <w:rsid w:val="00CC0ED6"/>
    <w:rsid w:val="00CC3084"/>
    <w:rsid w:val="00CC38B5"/>
    <w:rsid w:val="00CC444C"/>
    <w:rsid w:val="00CC57C1"/>
    <w:rsid w:val="00CC594E"/>
    <w:rsid w:val="00CC5F13"/>
    <w:rsid w:val="00CC759C"/>
    <w:rsid w:val="00CD0363"/>
    <w:rsid w:val="00CD1622"/>
    <w:rsid w:val="00CD171A"/>
    <w:rsid w:val="00CD1CCD"/>
    <w:rsid w:val="00CD30FE"/>
    <w:rsid w:val="00CD31A3"/>
    <w:rsid w:val="00CD433B"/>
    <w:rsid w:val="00CD47F7"/>
    <w:rsid w:val="00CD4BBB"/>
    <w:rsid w:val="00CD4F9A"/>
    <w:rsid w:val="00CD507B"/>
    <w:rsid w:val="00CD59AA"/>
    <w:rsid w:val="00CD5E45"/>
    <w:rsid w:val="00CD6515"/>
    <w:rsid w:val="00CD79F7"/>
    <w:rsid w:val="00CE10A1"/>
    <w:rsid w:val="00CE113C"/>
    <w:rsid w:val="00CE138D"/>
    <w:rsid w:val="00CE1B16"/>
    <w:rsid w:val="00CE1C3A"/>
    <w:rsid w:val="00CE1DBE"/>
    <w:rsid w:val="00CE31E2"/>
    <w:rsid w:val="00CE3714"/>
    <w:rsid w:val="00CE37E6"/>
    <w:rsid w:val="00CE3FA5"/>
    <w:rsid w:val="00CE4C48"/>
    <w:rsid w:val="00CE5786"/>
    <w:rsid w:val="00CE6B98"/>
    <w:rsid w:val="00CE6C1C"/>
    <w:rsid w:val="00CE7071"/>
    <w:rsid w:val="00CE708F"/>
    <w:rsid w:val="00CE7839"/>
    <w:rsid w:val="00CE7B3F"/>
    <w:rsid w:val="00CF0036"/>
    <w:rsid w:val="00CF0EF2"/>
    <w:rsid w:val="00CF111C"/>
    <w:rsid w:val="00CF1DF2"/>
    <w:rsid w:val="00CF1F81"/>
    <w:rsid w:val="00CF2043"/>
    <w:rsid w:val="00CF2072"/>
    <w:rsid w:val="00CF217C"/>
    <w:rsid w:val="00CF22B3"/>
    <w:rsid w:val="00CF294C"/>
    <w:rsid w:val="00CF2D3B"/>
    <w:rsid w:val="00CF3717"/>
    <w:rsid w:val="00CF5BE4"/>
    <w:rsid w:val="00CF61C2"/>
    <w:rsid w:val="00CF62B5"/>
    <w:rsid w:val="00CF6754"/>
    <w:rsid w:val="00CF732A"/>
    <w:rsid w:val="00CF7F2D"/>
    <w:rsid w:val="00D0034D"/>
    <w:rsid w:val="00D010C2"/>
    <w:rsid w:val="00D02025"/>
    <w:rsid w:val="00D0250E"/>
    <w:rsid w:val="00D02CFF"/>
    <w:rsid w:val="00D0343C"/>
    <w:rsid w:val="00D035CB"/>
    <w:rsid w:val="00D03A35"/>
    <w:rsid w:val="00D04B49"/>
    <w:rsid w:val="00D05EDF"/>
    <w:rsid w:val="00D06489"/>
    <w:rsid w:val="00D06A93"/>
    <w:rsid w:val="00D06AA3"/>
    <w:rsid w:val="00D07526"/>
    <w:rsid w:val="00D07C5B"/>
    <w:rsid w:val="00D108C2"/>
    <w:rsid w:val="00D1183B"/>
    <w:rsid w:val="00D12CDF"/>
    <w:rsid w:val="00D1308F"/>
    <w:rsid w:val="00D13DE2"/>
    <w:rsid w:val="00D14E71"/>
    <w:rsid w:val="00D151DB"/>
    <w:rsid w:val="00D15EDC"/>
    <w:rsid w:val="00D20732"/>
    <w:rsid w:val="00D207B2"/>
    <w:rsid w:val="00D22584"/>
    <w:rsid w:val="00D23514"/>
    <w:rsid w:val="00D240C0"/>
    <w:rsid w:val="00D24454"/>
    <w:rsid w:val="00D24A6C"/>
    <w:rsid w:val="00D25A76"/>
    <w:rsid w:val="00D25C14"/>
    <w:rsid w:val="00D26BD7"/>
    <w:rsid w:val="00D27486"/>
    <w:rsid w:val="00D2762C"/>
    <w:rsid w:val="00D308D8"/>
    <w:rsid w:val="00D31681"/>
    <w:rsid w:val="00D320C1"/>
    <w:rsid w:val="00D3228D"/>
    <w:rsid w:val="00D3254F"/>
    <w:rsid w:val="00D3344A"/>
    <w:rsid w:val="00D33CBD"/>
    <w:rsid w:val="00D3401C"/>
    <w:rsid w:val="00D340F2"/>
    <w:rsid w:val="00D35525"/>
    <w:rsid w:val="00D35659"/>
    <w:rsid w:val="00D35C17"/>
    <w:rsid w:val="00D36B14"/>
    <w:rsid w:val="00D36BE9"/>
    <w:rsid w:val="00D36D61"/>
    <w:rsid w:val="00D3722A"/>
    <w:rsid w:val="00D37917"/>
    <w:rsid w:val="00D37A9E"/>
    <w:rsid w:val="00D428C6"/>
    <w:rsid w:val="00D432C2"/>
    <w:rsid w:val="00D436B4"/>
    <w:rsid w:val="00D43E13"/>
    <w:rsid w:val="00D43F58"/>
    <w:rsid w:val="00D44210"/>
    <w:rsid w:val="00D44893"/>
    <w:rsid w:val="00D44A74"/>
    <w:rsid w:val="00D462CA"/>
    <w:rsid w:val="00D468A0"/>
    <w:rsid w:val="00D46BEA"/>
    <w:rsid w:val="00D471E8"/>
    <w:rsid w:val="00D47829"/>
    <w:rsid w:val="00D47927"/>
    <w:rsid w:val="00D50214"/>
    <w:rsid w:val="00D5063C"/>
    <w:rsid w:val="00D507CC"/>
    <w:rsid w:val="00D50E5C"/>
    <w:rsid w:val="00D52065"/>
    <w:rsid w:val="00D52AEC"/>
    <w:rsid w:val="00D52FBF"/>
    <w:rsid w:val="00D542A9"/>
    <w:rsid w:val="00D5501F"/>
    <w:rsid w:val="00D55807"/>
    <w:rsid w:val="00D5695E"/>
    <w:rsid w:val="00D57BE7"/>
    <w:rsid w:val="00D57E13"/>
    <w:rsid w:val="00D57F92"/>
    <w:rsid w:val="00D601CF"/>
    <w:rsid w:val="00D6027E"/>
    <w:rsid w:val="00D6049C"/>
    <w:rsid w:val="00D60888"/>
    <w:rsid w:val="00D60F11"/>
    <w:rsid w:val="00D61116"/>
    <w:rsid w:val="00D62E8F"/>
    <w:rsid w:val="00D644D1"/>
    <w:rsid w:val="00D645E0"/>
    <w:rsid w:val="00D64F9B"/>
    <w:rsid w:val="00D6599A"/>
    <w:rsid w:val="00D6634C"/>
    <w:rsid w:val="00D663E9"/>
    <w:rsid w:val="00D669A4"/>
    <w:rsid w:val="00D677F0"/>
    <w:rsid w:val="00D6784F"/>
    <w:rsid w:val="00D6791C"/>
    <w:rsid w:val="00D70240"/>
    <w:rsid w:val="00D70CF5"/>
    <w:rsid w:val="00D70FDF"/>
    <w:rsid w:val="00D71307"/>
    <w:rsid w:val="00D7143F"/>
    <w:rsid w:val="00D71446"/>
    <w:rsid w:val="00D71C7D"/>
    <w:rsid w:val="00D72347"/>
    <w:rsid w:val="00D72E93"/>
    <w:rsid w:val="00D72F77"/>
    <w:rsid w:val="00D742A7"/>
    <w:rsid w:val="00D7484D"/>
    <w:rsid w:val="00D74F46"/>
    <w:rsid w:val="00D7505A"/>
    <w:rsid w:val="00D7507B"/>
    <w:rsid w:val="00D7557F"/>
    <w:rsid w:val="00D7572B"/>
    <w:rsid w:val="00D75BC9"/>
    <w:rsid w:val="00D75EE3"/>
    <w:rsid w:val="00D7663E"/>
    <w:rsid w:val="00D76A50"/>
    <w:rsid w:val="00D77160"/>
    <w:rsid w:val="00D774B9"/>
    <w:rsid w:val="00D80429"/>
    <w:rsid w:val="00D80928"/>
    <w:rsid w:val="00D81BB1"/>
    <w:rsid w:val="00D81C9B"/>
    <w:rsid w:val="00D81CC3"/>
    <w:rsid w:val="00D82C2D"/>
    <w:rsid w:val="00D834C8"/>
    <w:rsid w:val="00D8400A"/>
    <w:rsid w:val="00D84771"/>
    <w:rsid w:val="00D84B40"/>
    <w:rsid w:val="00D84BD0"/>
    <w:rsid w:val="00D84D8C"/>
    <w:rsid w:val="00D84F6A"/>
    <w:rsid w:val="00D85465"/>
    <w:rsid w:val="00D85DE7"/>
    <w:rsid w:val="00D869D2"/>
    <w:rsid w:val="00D86A9E"/>
    <w:rsid w:val="00D86B3D"/>
    <w:rsid w:val="00D86E8C"/>
    <w:rsid w:val="00D87B4A"/>
    <w:rsid w:val="00D90171"/>
    <w:rsid w:val="00D90345"/>
    <w:rsid w:val="00D90F27"/>
    <w:rsid w:val="00D90F8B"/>
    <w:rsid w:val="00D926D1"/>
    <w:rsid w:val="00D92A47"/>
    <w:rsid w:val="00D92F3E"/>
    <w:rsid w:val="00D92F91"/>
    <w:rsid w:val="00D94075"/>
    <w:rsid w:val="00D95F43"/>
    <w:rsid w:val="00D96294"/>
    <w:rsid w:val="00D96A34"/>
    <w:rsid w:val="00D97E79"/>
    <w:rsid w:val="00DA17B0"/>
    <w:rsid w:val="00DA1EA6"/>
    <w:rsid w:val="00DA2AB4"/>
    <w:rsid w:val="00DA2C00"/>
    <w:rsid w:val="00DA2C0C"/>
    <w:rsid w:val="00DA3562"/>
    <w:rsid w:val="00DA38E0"/>
    <w:rsid w:val="00DA3CA7"/>
    <w:rsid w:val="00DA3CB4"/>
    <w:rsid w:val="00DA49FF"/>
    <w:rsid w:val="00DA5494"/>
    <w:rsid w:val="00DA5E1F"/>
    <w:rsid w:val="00DA60C4"/>
    <w:rsid w:val="00DA69B4"/>
    <w:rsid w:val="00DA6D82"/>
    <w:rsid w:val="00DA6E7C"/>
    <w:rsid w:val="00DB0227"/>
    <w:rsid w:val="00DB0702"/>
    <w:rsid w:val="00DB1431"/>
    <w:rsid w:val="00DB169C"/>
    <w:rsid w:val="00DB180E"/>
    <w:rsid w:val="00DB1A90"/>
    <w:rsid w:val="00DB210F"/>
    <w:rsid w:val="00DB27AF"/>
    <w:rsid w:val="00DB292F"/>
    <w:rsid w:val="00DB3966"/>
    <w:rsid w:val="00DB396C"/>
    <w:rsid w:val="00DB3E59"/>
    <w:rsid w:val="00DB3F0F"/>
    <w:rsid w:val="00DB4797"/>
    <w:rsid w:val="00DB4DC1"/>
    <w:rsid w:val="00DB55E8"/>
    <w:rsid w:val="00DB5A3F"/>
    <w:rsid w:val="00DB5B8F"/>
    <w:rsid w:val="00DB696C"/>
    <w:rsid w:val="00DB6B2F"/>
    <w:rsid w:val="00DB74BA"/>
    <w:rsid w:val="00DB74D2"/>
    <w:rsid w:val="00DB7B04"/>
    <w:rsid w:val="00DC0039"/>
    <w:rsid w:val="00DC0079"/>
    <w:rsid w:val="00DC06B8"/>
    <w:rsid w:val="00DC06E8"/>
    <w:rsid w:val="00DC0B2A"/>
    <w:rsid w:val="00DC139F"/>
    <w:rsid w:val="00DC191F"/>
    <w:rsid w:val="00DC1FB9"/>
    <w:rsid w:val="00DC25BA"/>
    <w:rsid w:val="00DC293C"/>
    <w:rsid w:val="00DC2AD7"/>
    <w:rsid w:val="00DC2F35"/>
    <w:rsid w:val="00DC30BA"/>
    <w:rsid w:val="00DC4316"/>
    <w:rsid w:val="00DC623E"/>
    <w:rsid w:val="00DC6B75"/>
    <w:rsid w:val="00DC7220"/>
    <w:rsid w:val="00DC73B8"/>
    <w:rsid w:val="00DC7AB5"/>
    <w:rsid w:val="00DC7C53"/>
    <w:rsid w:val="00DD01AE"/>
    <w:rsid w:val="00DD126B"/>
    <w:rsid w:val="00DD164D"/>
    <w:rsid w:val="00DD1A21"/>
    <w:rsid w:val="00DD1C63"/>
    <w:rsid w:val="00DD267F"/>
    <w:rsid w:val="00DD28EA"/>
    <w:rsid w:val="00DD2BA5"/>
    <w:rsid w:val="00DD39D1"/>
    <w:rsid w:val="00DD3A7B"/>
    <w:rsid w:val="00DD4AB3"/>
    <w:rsid w:val="00DD4C74"/>
    <w:rsid w:val="00DD5106"/>
    <w:rsid w:val="00DD5349"/>
    <w:rsid w:val="00DD5423"/>
    <w:rsid w:val="00DD596F"/>
    <w:rsid w:val="00DD5E6A"/>
    <w:rsid w:val="00DD5E8E"/>
    <w:rsid w:val="00DD620A"/>
    <w:rsid w:val="00DD762C"/>
    <w:rsid w:val="00DD765A"/>
    <w:rsid w:val="00DD7838"/>
    <w:rsid w:val="00DE0F77"/>
    <w:rsid w:val="00DE11D6"/>
    <w:rsid w:val="00DE1C44"/>
    <w:rsid w:val="00DE2061"/>
    <w:rsid w:val="00DE6166"/>
    <w:rsid w:val="00DF069E"/>
    <w:rsid w:val="00DF0959"/>
    <w:rsid w:val="00DF0ADF"/>
    <w:rsid w:val="00DF0B9B"/>
    <w:rsid w:val="00DF0E05"/>
    <w:rsid w:val="00DF14FC"/>
    <w:rsid w:val="00DF1BFF"/>
    <w:rsid w:val="00DF2C09"/>
    <w:rsid w:val="00DF2C1F"/>
    <w:rsid w:val="00DF364B"/>
    <w:rsid w:val="00DF3931"/>
    <w:rsid w:val="00DF4032"/>
    <w:rsid w:val="00DF421B"/>
    <w:rsid w:val="00DF4ADF"/>
    <w:rsid w:val="00DF54CD"/>
    <w:rsid w:val="00DF55BC"/>
    <w:rsid w:val="00DF58D8"/>
    <w:rsid w:val="00DF631D"/>
    <w:rsid w:val="00DF6C2D"/>
    <w:rsid w:val="00E00F3A"/>
    <w:rsid w:val="00E010DC"/>
    <w:rsid w:val="00E02302"/>
    <w:rsid w:val="00E02941"/>
    <w:rsid w:val="00E03081"/>
    <w:rsid w:val="00E04B51"/>
    <w:rsid w:val="00E0505A"/>
    <w:rsid w:val="00E05B90"/>
    <w:rsid w:val="00E06224"/>
    <w:rsid w:val="00E06B49"/>
    <w:rsid w:val="00E079B4"/>
    <w:rsid w:val="00E07B76"/>
    <w:rsid w:val="00E105BC"/>
    <w:rsid w:val="00E108C8"/>
    <w:rsid w:val="00E10B99"/>
    <w:rsid w:val="00E10D60"/>
    <w:rsid w:val="00E114D9"/>
    <w:rsid w:val="00E11A54"/>
    <w:rsid w:val="00E11E50"/>
    <w:rsid w:val="00E12A9D"/>
    <w:rsid w:val="00E12CC7"/>
    <w:rsid w:val="00E13112"/>
    <w:rsid w:val="00E134A9"/>
    <w:rsid w:val="00E13D18"/>
    <w:rsid w:val="00E13EFF"/>
    <w:rsid w:val="00E150E0"/>
    <w:rsid w:val="00E15791"/>
    <w:rsid w:val="00E15856"/>
    <w:rsid w:val="00E159BB"/>
    <w:rsid w:val="00E15E71"/>
    <w:rsid w:val="00E16770"/>
    <w:rsid w:val="00E172E2"/>
    <w:rsid w:val="00E2108D"/>
    <w:rsid w:val="00E21F9F"/>
    <w:rsid w:val="00E220EA"/>
    <w:rsid w:val="00E2302E"/>
    <w:rsid w:val="00E23054"/>
    <w:rsid w:val="00E23638"/>
    <w:rsid w:val="00E236AB"/>
    <w:rsid w:val="00E237A8"/>
    <w:rsid w:val="00E23D7D"/>
    <w:rsid w:val="00E24A5C"/>
    <w:rsid w:val="00E25585"/>
    <w:rsid w:val="00E255FC"/>
    <w:rsid w:val="00E25852"/>
    <w:rsid w:val="00E25B9E"/>
    <w:rsid w:val="00E25C5E"/>
    <w:rsid w:val="00E25F45"/>
    <w:rsid w:val="00E26472"/>
    <w:rsid w:val="00E27C4F"/>
    <w:rsid w:val="00E27E08"/>
    <w:rsid w:val="00E30066"/>
    <w:rsid w:val="00E30088"/>
    <w:rsid w:val="00E300C1"/>
    <w:rsid w:val="00E30129"/>
    <w:rsid w:val="00E30432"/>
    <w:rsid w:val="00E31BA9"/>
    <w:rsid w:val="00E3236E"/>
    <w:rsid w:val="00E337E8"/>
    <w:rsid w:val="00E33A50"/>
    <w:rsid w:val="00E33B56"/>
    <w:rsid w:val="00E33F7B"/>
    <w:rsid w:val="00E34547"/>
    <w:rsid w:val="00E34856"/>
    <w:rsid w:val="00E34AA2"/>
    <w:rsid w:val="00E34C65"/>
    <w:rsid w:val="00E35B12"/>
    <w:rsid w:val="00E35BB1"/>
    <w:rsid w:val="00E35DF8"/>
    <w:rsid w:val="00E370F1"/>
    <w:rsid w:val="00E37547"/>
    <w:rsid w:val="00E37552"/>
    <w:rsid w:val="00E37FAF"/>
    <w:rsid w:val="00E40B3D"/>
    <w:rsid w:val="00E4233A"/>
    <w:rsid w:val="00E42B30"/>
    <w:rsid w:val="00E42DA2"/>
    <w:rsid w:val="00E42E30"/>
    <w:rsid w:val="00E43103"/>
    <w:rsid w:val="00E4468B"/>
    <w:rsid w:val="00E45326"/>
    <w:rsid w:val="00E453B6"/>
    <w:rsid w:val="00E45503"/>
    <w:rsid w:val="00E45E6B"/>
    <w:rsid w:val="00E46F6F"/>
    <w:rsid w:val="00E5097C"/>
    <w:rsid w:val="00E51EC5"/>
    <w:rsid w:val="00E524C6"/>
    <w:rsid w:val="00E52EE8"/>
    <w:rsid w:val="00E52FAE"/>
    <w:rsid w:val="00E5361B"/>
    <w:rsid w:val="00E5387A"/>
    <w:rsid w:val="00E546FD"/>
    <w:rsid w:val="00E54925"/>
    <w:rsid w:val="00E54AAD"/>
    <w:rsid w:val="00E553A1"/>
    <w:rsid w:val="00E55463"/>
    <w:rsid w:val="00E555E8"/>
    <w:rsid w:val="00E55B36"/>
    <w:rsid w:val="00E563CD"/>
    <w:rsid w:val="00E571C9"/>
    <w:rsid w:val="00E571E4"/>
    <w:rsid w:val="00E572FD"/>
    <w:rsid w:val="00E57937"/>
    <w:rsid w:val="00E57EB9"/>
    <w:rsid w:val="00E60F66"/>
    <w:rsid w:val="00E61173"/>
    <w:rsid w:val="00E611B7"/>
    <w:rsid w:val="00E6129C"/>
    <w:rsid w:val="00E61C4E"/>
    <w:rsid w:val="00E61D96"/>
    <w:rsid w:val="00E62A9A"/>
    <w:rsid w:val="00E62E0E"/>
    <w:rsid w:val="00E63936"/>
    <w:rsid w:val="00E63FD4"/>
    <w:rsid w:val="00E65401"/>
    <w:rsid w:val="00E65A41"/>
    <w:rsid w:val="00E65D1C"/>
    <w:rsid w:val="00E70D0F"/>
    <w:rsid w:val="00E710C9"/>
    <w:rsid w:val="00E715B3"/>
    <w:rsid w:val="00E722BF"/>
    <w:rsid w:val="00E724E4"/>
    <w:rsid w:val="00E72BE3"/>
    <w:rsid w:val="00E73312"/>
    <w:rsid w:val="00E735CB"/>
    <w:rsid w:val="00E735D4"/>
    <w:rsid w:val="00E738C7"/>
    <w:rsid w:val="00E742A0"/>
    <w:rsid w:val="00E7454E"/>
    <w:rsid w:val="00E74CFA"/>
    <w:rsid w:val="00E75928"/>
    <w:rsid w:val="00E75990"/>
    <w:rsid w:val="00E76439"/>
    <w:rsid w:val="00E76BAC"/>
    <w:rsid w:val="00E774E5"/>
    <w:rsid w:val="00E77642"/>
    <w:rsid w:val="00E77662"/>
    <w:rsid w:val="00E80317"/>
    <w:rsid w:val="00E804DF"/>
    <w:rsid w:val="00E8127E"/>
    <w:rsid w:val="00E8196A"/>
    <w:rsid w:val="00E82696"/>
    <w:rsid w:val="00E8283E"/>
    <w:rsid w:val="00E82F31"/>
    <w:rsid w:val="00E84593"/>
    <w:rsid w:val="00E84B99"/>
    <w:rsid w:val="00E85195"/>
    <w:rsid w:val="00E853F3"/>
    <w:rsid w:val="00E858D9"/>
    <w:rsid w:val="00E86052"/>
    <w:rsid w:val="00E86264"/>
    <w:rsid w:val="00E862F4"/>
    <w:rsid w:val="00E865D9"/>
    <w:rsid w:val="00E86D89"/>
    <w:rsid w:val="00E86E61"/>
    <w:rsid w:val="00E87018"/>
    <w:rsid w:val="00E87508"/>
    <w:rsid w:val="00E9032B"/>
    <w:rsid w:val="00E90898"/>
    <w:rsid w:val="00E909D2"/>
    <w:rsid w:val="00E90EE6"/>
    <w:rsid w:val="00E911A2"/>
    <w:rsid w:val="00E91330"/>
    <w:rsid w:val="00E91F79"/>
    <w:rsid w:val="00E920B1"/>
    <w:rsid w:val="00E926A0"/>
    <w:rsid w:val="00E92DE1"/>
    <w:rsid w:val="00E92F78"/>
    <w:rsid w:val="00E9308B"/>
    <w:rsid w:val="00E94F8A"/>
    <w:rsid w:val="00E95412"/>
    <w:rsid w:val="00E959B6"/>
    <w:rsid w:val="00E95DA1"/>
    <w:rsid w:val="00E96AF8"/>
    <w:rsid w:val="00E96DCA"/>
    <w:rsid w:val="00E976B6"/>
    <w:rsid w:val="00EA0F88"/>
    <w:rsid w:val="00EA1B0F"/>
    <w:rsid w:val="00EA1C0A"/>
    <w:rsid w:val="00EA1E47"/>
    <w:rsid w:val="00EA20B0"/>
    <w:rsid w:val="00EA307A"/>
    <w:rsid w:val="00EA3BFB"/>
    <w:rsid w:val="00EA6537"/>
    <w:rsid w:val="00EA6563"/>
    <w:rsid w:val="00EA6E26"/>
    <w:rsid w:val="00EA7F3B"/>
    <w:rsid w:val="00EB0730"/>
    <w:rsid w:val="00EB0CA0"/>
    <w:rsid w:val="00EB1311"/>
    <w:rsid w:val="00EB1787"/>
    <w:rsid w:val="00EB237B"/>
    <w:rsid w:val="00EB2B52"/>
    <w:rsid w:val="00EB33B2"/>
    <w:rsid w:val="00EB3688"/>
    <w:rsid w:val="00EB3E7C"/>
    <w:rsid w:val="00EB4E77"/>
    <w:rsid w:val="00EB5251"/>
    <w:rsid w:val="00EB5425"/>
    <w:rsid w:val="00EB5430"/>
    <w:rsid w:val="00EB545F"/>
    <w:rsid w:val="00EB6058"/>
    <w:rsid w:val="00EB69F9"/>
    <w:rsid w:val="00EB6A46"/>
    <w:rsid w:val="00EB7077"/>
    <w:rsid w:val="00EB7E61"/>
    <w:rsid w:val="00EC017A"/>
    <w:rsid w:val="00EC0E72"/>
    <w:rsid w:val="00EC18C3"/>
    <w:rsid w:val="00EC2317"/>
    <w:rsid w:val="00EC2990"/>
    <w:rsid w:val="00EC2A4D"/>
    <w:rsid w:val="00EC2F28"/>
    <w:rsid w:val="00EC3309"/>
    <w:rsid w:val="00EC36BD"/>
    <w:rsid w:val="00EC47BB"/>
    <w:rsid w:val="00EC4800"/>
    <w:rsid w:val="00EC4B87"/>
    <w:rsid w:val="00EC4C5D"/>
    <w:rsid w:val="00EC4FBB"/>
    <w:rsid w:val="00EC52E0"/>
    <w:rsid w:val="00EC5968"/>
    <w:rsid w:val="00EC6950"/>
    <w:rsid w:val="00EC737B"/>
    <w:rsid w:val="00EC7462"/>
    <w:rsid w:val="00EC78EA"/>
    <w:rsid w:val="00EC7AB1"/>
    <w:rsid w:val="00EC7FF7"/>
    <w:rsid w:val="00ED0A82"/>
    <w:rsid w:val="00ED0E52"/>
    <w:rsid w:val="00ED10CE"/>
    <w:rsid w:val="00ED200B"/>
    <w:rsid w:val="00ED2127"/>
    <w:rsid w:val="00ED2342"/>
    <w:rsid w:val="00ED2704"/>
    <w:rsid w:val="00ED2E12"/>
    <w:rsid w:val="00ED4F03"/>
    <w:rsid w:val="00ED5B08"/>
    <w:rsid w:val="00ED5E8B"/>
    <w:rsid w:val="00ED6183"/>
    <w:rsid w:val="00ED65AB"/>
    <w:rsid w:val="00ED6E66"/>
    <w:rsid w:val="00ED6E98"/>
    <w:rsid w:val="00ED7039"/>
    <w:rsid w:val="00ED737E"/>
    <w:rsid w:val="00ED7741"/>
    <w:rsid w:val="00EE0F06"/>
    <w:rsid w:val="00EE173D"/>
    <w:rsid w:val="00EE1755"/>
    <w:rsid w:val="00EE19F4"/>
    <w:rsid w:val="00EE1E64"/>
    <w:rsid w:val="00EE24D6"/>
    <w:rsid w:val="00EE2BA9"/>
    <w:rsid w:val="00EE3269"/>
    <w:rsid w:val="00EE39BB"/>
    <w:rsid w:val="00EE4124"/>
    <w:rsid w:val="00EE5919"/>
    <w:rsid w:val="00EE59C6"/>
    <w:rsid w:val="00EE60F3"/>
    <w:rsid w:val="00EE6ADB"/>
    <w:rsid w:val="00EE76D9"/>
    <w:rsid w:val="00EF05A7"/>
    <w:rsid w:val="00EF16A3"/>
    <w:rsid w:val="00EF1864"/>
    <w:rsid w:val="00EF26B4"/>
    <w:rsid w:val="00EF3E2B"/>
    <w:rsid w:val="00EF40B2"/>
    <w:rsid w:val="00EF4895"/>
    <w:rsid w:val="00EF4903"/>
    <w:rsid w:val="00EF5FD2"/>
    <w:rsid w:val="00EF62E0"/>
    <w:rsid w:val="00EF7F67"/>
    <w:rsid w:val="00F01D31"/>
    <w:rsid w:val="00F0207E"/>
    <w:rsid w:val="00F02A16"/>
    <w:rsid w:val="00F02A17"/>
    <w:rsid w:val="00F02E36"/>
    <w:rsid w:val="00F03B91"/>
    <w:rsid w:val="00F04707"/>
    <w:rsid w:val="00F04ACD"/>
    <w:rsid w:val="00F0536E"/>
    <w:rsid w:val="00F0629E"/>
    <w:rsid w:val="00F064AB"/>
    <w:rsid w:val="00F06708"/>
    <w:rsid w:val="00F06817"/>
    <w:rsid w:val="00F06BBB"/>
    <w:rsid w:val="00F0717C"/>
    <w:rsid w:val="00F10091"/>
    <w:rsid w:val="00F10A59"/>
    <w:rsid w:val="00F10ECA"/>
    <w:rsid w:val="00F10F1B"/>
    <w:rsid w:val="00F110F6"/>
    <w:rsid w:val="00F1112C"/>
    <w:rsid w:val="00F11227"/>
    <w:rsid w:val="00F11706"/>
    <w:rsid w:val="00F11913"/>
    <w:rsid w:val="00F11B01"/>
    <w:rsid w:val="00F12036"/>
    <w:rsid w:val="00F122E7"/>
    <w:rsid w:val="00F12E75"/>
    <w:rsid w:val="00F137B4"/>
    <w:rsid w:val="00F14355"/>
    <w:rsid w:val="00F147B1"/>
    <w:rsid w:val="00F147DB"/>
    <w:rsid w:val="00F14B20"/>
    <w:rsid w:val="00F152B2"/>
    <w:rsid w:val="00F15518"/>
    <w:rsid w:val="00F1565F"/>
    <w:rsid w:val="00F157B5"/>
    <w:rsid w:val="00F16B21"/>
    <w:rsid w:val="00F171EC"/>
    <w:rsid w:val="00F200E3"/>
    <w:rsid w:val="00F210BA"/>
    <w:rsid w:val="00F21879"/>
    <w:rsid w:val="00F21AF7"/>
    <w:rsid w:val="00F22AFE"/>
    <w:rsid w:val="00F23058"/>
    <w:rsid w:val="00F230D5"/>
    <w:rsid w:val="00F24EF2"/>
    <w:rsid w:val="00F257BD"/>
    <w:rsid w:val="00F259CC"/>
    <w:rsid w:val="00F265F6"/>
    <w:rsid w:val="00F2691D"/>
    <w:rsid w:val="00F26961"/>
    <w:rsid w:val="00F26B47"/>
    <w:rsid w:val="00F26BE7"/>
    <w:rsid w:val="00F2720B"/>
    <w:rsid w:val="00F27291"/>
    <w:rsid w:val="00F278E7"/>
    <w:rsid w:val="00F30090"/>
    <w:rsid w:val="00F31A65"/>
    <w:rsid w:val="00F31C12"/>
    <w:rsid w:val="00F320D1"/>
    <w:rsid w:val="00F32569"/>
    <w:rsid w:val="00F32B8A"/>
    <w:rsid w:val="00F33C90"/>
    <w:rsid w:val="00F34426"/>
    <w:rsid w:val="00F34AC2"/>
    <w:rsid w:val="00F3510F"/>
    <w:rsid w:val="00F35C22"/>
    <w:rsid w:val="00F36014"/>
    <w:rsid w:val="00F37F73"/>
    <w:rsid w:val="00F40187"/>
    <w:rsid w:val="00F411E6"/>
    <w:rsid w:val="00F412CF"/>
    <w:rsid w:val="00F41337"/>
    <w:rsid w:val="00F41940"/>
    <w:rsid w:val="00F43CE7"/>
    <w:rsid w:val="00F44136"/>
    <w:rsid w:val="00F44405"/>
    <w:rsid w:val="00F444C5"/>
    <w:rsid w:val="00F4474B"/>
    <w:rsid w:val="00F45664"/>
    <w:rsid w:val="00F45DFB"/>
    <w:rsid w:val="00F46238"/>
    <w:rsid w:val="00F46255"/>
    <w:rsid w:val="00F46270"/>
    <w:rsid w:val="00F465A9"/>
    <w:rsid w:val="00F4682B"/>
    <w:rsid w:val="00F46CEF"/>
    <w:rsid w:val="00F473B8"/>
    <w:rsid w:val="00F47F86"/>
    <w:rsid w:val="00F50E6E"/>
    <w:rsid w:val="00F5290B"/>
    <w:rsid w:val="00F52DA1"/>
    <w:rsid w:val="00F52E8F"/>
    <w:rsid w:val="00F53B21"/>
    <w:rsid w:val="00F546B1"/>
    <w:rsid w:val="00F5470F"/>
    <w:rsid w:val="00F55369"/>
    <w:rsid w:val="00F5608F"/>
    <w:rsid w:val="00F5678F"/>
    <w:rsid w:val="00F578CD"/>
    <w:rsid w:val="00F57A84"/>
    <w:rsid w:val="00F57B45"/>
    <w:rsid w:val="00F60DAD"/>
    <w:rsid w:val="00F61344"/>
    <w:rsid w:val="00F61AD7"/>
    <w:rsid w:val="00F61F8E"/>
    <w:rsid w:val="00F62044"/>
    <w:rsid w:val="00F632ED"/>
    <w:rsid w:val="00F63405"/>
    <w:rsid w:val="00F63583"/>
    <w:rsid w:val="00F63909"/>
    <w:rsid w:val="00F64156"/>
    <w:rsid w:val="00F646EB"/>
    <w:rsid w:val="00F6488F"/>
    <w:rsid w:val="00F64951"/>
    <w:rsid w:val="00F65647"/>
    <w:rsid w:val="00F65A6A"/>
    <w:rsid w:val="00F67336"/>
    <w:rsid w:val="00F6760F"/>
    <w:rsid w:val="00F67AB3"/>
    <w:rsid w:val="00F67FAA"/>
    <w:rsid w:val="00F67FD0"/>
    <w:rsid w:val="00F70C31"/>
    <w:rsid w:val="00F70EC0"/>
    <w:rsid w:val="00F71075"/>
    <w:rsid w:val="00F71171"/>
    <w:rsid w:val="00F72428"/>
    <w:rsid w:val="00F7304E"/>
    <w:rsid w:val="00F730FF"/>
    <w:rsid w:val="00F74B3A"/>
    <w:rsid w:val="00F7512F"/>
    <w:rsid w:val="00F755C8"/>
    <w:rsid w:val="00F76A83"/>
    <w:rsid w:val="00F77105"/>
    <w:rsid w:val="00F7777F"/>
    <w:rsid w:val="00F779B3"/>
    <w:rsid w:val="00F77C69"/>
    <w:rsid w:val="00F805B2"/>
    <w:rsid w:val="00F808D5"/>
    <w:rsid w:val="00F80ECE"/>
    <w:rsid w:val="00F80F64"/>
    <w:rsid w:val="00F81139"/>
    <w:rsid w:val="00F81556"/>
    <w:rsid w:val="00F818C7"/>
    <w:rsid w:val="00F81900"/>
    <w:rsid w:val="00F81EC9"/>
    <w:rsid w:val="00F821B4"/>
    <w:rsid w:val="00F828B8"/>
    <w:rsid w:val="00F829D3"/>
    <w:rsid w:val="00F82CC0"/>
    <w:rsid w:val="00F82E47"/>
    <w:rsid w:val="00F83A3D"/>
    <w:rsid w:val="00F83ED3"/>
    <w:rsid w:val="00F841B9"/>
    <w:rsid w:val="00F84472"/>
    <w:rsid w:val="00F84815"/>
    <w:rsid w:val="00F857B4"/>
    <w:rsid w:val="00F86178"/>
    <w:rsid w:val="00F86C88"/>
    <w:rsid w:val="00F86FB9"/>
    <w:rsid w:val="00F87477"/>
    <w:rsid w:val="00F87535"/>
    <w:rsid w:val="00F87A5B"/>
    <w:rsid w:val="00F87D2E"/>
    <w:rsid w:val="00F913BE"/>
    <w:rsid w:val="00F915A2"/>
    <w:rsid w:val="00F91C82"/>
    <w:rsid w:val="00F92D44"/>
    <w:rsid w:val="00F92E01"/>
    <w:rsid w:val="00F93130"/>
    <w:rsid w:val="00F9314A"/>
    <w:rsid w:val="00F9335D"/>
    <w:rsid w:val="00F93A67"/>
    <w:rsid w:val="00F94491"/>
    <w:rsid w:val="00F94A8D"/>
    <w:rsid w:val="00F962B4"/>
    <w:rsid w:val="00F9659B"/>
    <w:rsid w:val="00F9698D"/>
    <w:rsid w:val="00F96E56"/>
    <w:rsid w:val="00F96E80"/>
    <w:rsid w:val="00F97208"/>
    <w:rsid w:val="00FA0148"/>
    <w:rsid w:val="00FA0210"/>
    <w:rsid w:val="00FA325A"/>
    <w:rsid w:val="00FA37CA"/>
    <w:rsid w:val="00FA3AA3"/>
    <w:rsid w:val="00FA3BEF"/>
    <w:rsid w:val="00FA3CF5"/>
    <w:rsid w:val="00FA3ECA"/>
    <w:rsid w:val="00FA4061"/>
    <w:rsid w:val="00FA4D44"/>
    <w:rsid w:val="00FA5D62"/>
    <w:rsid w:val="00FA68D6"/>
    <w:rsid w:val="00FA775B"/>
    <w:rsid w:val="00FA7D78"/>
    <w:rsid w:val="00FB0131"/>
    <w:rsid w:val="00FB01E9"/>
    <w:rsid w:val="00FB04AF"/>
    <w:rsid w:val="00FB08CC"/>
    <w:rsid w:val="00FB0A8C"/>
    <w:rsid w:val="00FB1098"/>
    <w:rsid w:val="00FB13E9"/>
    <w:rsid w:val="00FB1B92"/>
    <w:rsid w:val="00FB1E2E"/>
    <w:rsid w:val="00FB1FD5"/>
    <w:rsid w:val="00FB21C0"/>
    <w:rsid w:val="00FB24D3"/>
    <w:rsid w:val="00FB28CE"/>
    <w:rsid w:val="00FB3686"/>
    <w:rsid w:val="00FB443C"/>
    <w:rsid w:val="00FB4545"/>
    <w:rsid w:val="00FB4BCB"/>
    <w:rsid w:val="00FB578C"/>
    <w:rsid w:val="00FB5AE2"/>
    <w:rsid w:val="00FB5E37"/>
    <w:rsid w:val="00FB7BC0"/>
    <w:rsid w:val="00FC1A5C"/>
    <w:rsid w:val="00FC253E"/>
    <w:rsid w:val="00FC25CB"/>
    <w:rsid w:val="00FC2941"/>
    <w:rsid w:val="00FC33D8"/>
    <w:rsid w:val="00FC370C"/>
    <w:rsid w:val="00FC3956"/>
    <w:rsid w:val="00FC39EA"/>
    <w:rsid w:val="00FC4ECC"/>
    <w:rsid w:val="00FC5A01"/>
    <w:rsid w:val="00FC5B2A"/>
    <w:rsid w:val="00FC67B1"/>
    <w:rsid w:val="00FD0348"/>
    <w:rsid w:val="00FD076C"/>
    <w:rsid w:val="00FD12FA"/>
    <w:rsid w:val="00FD147A"/>
    <w:rsid w:val="00FD15AF"/>
    <w:rsid w:val="00FD23EE"/>
    <w:rsid w:val="00FD2699"/>
    <w:rsid w:val="00FD27EC"/>
    <w:rsid w:val="00FD2F1A"/>
    <w:rsid w:val="00FD3450"/>
    <w:rsid w:val="00FD41E0"/>
    <w:rsid w:val="00FD46F2"/>
    <w:rsid w:val="00FD5B12"/>
    <w:rsid w:val="00FD5C73"/>
    <w:rsid w:val="00FD5F57"/>
    <w:rsid w:val="00FD71EB"/>
    <w:rsid w:val="00FD733C"/>
    <w:rsid w:val="00FD73EE"/>
    <w:rsid w:val="00FD7F01"/>
    <w:rsid w:val="00FE0418"/>
    <w:rsid w:val="00FE0626"/>
    <w:rsid w:val="00FE1C62"/>
    <w:rsid w:val="00FE220B"/>
    <w:rsid w:val="00FE30CA"/>
    <w:rsid w:val="00FE341E"/>
    <w:rsid w:val="00FE386C"/>
    <w:rsid w:val="00FE44CF"/>
    <w:rsid w:val="00FE4540"/>
    <w:rsid w:val="00FE45EB"/>
    <w:rsid w:val="00FE4692"/>
    <w:rsid w:val="00FE4721"/>
    <w:rsid w:val="00FE498D"/>
    <w:rsid w:val="00FE4CE8"/>
    <w:rsid w:val="00FE4D2A"/>
    <w:rsid w:val="00FE4F05"/>
    <w:rsid w:val="00FE4FD0"/>
    <w:rsid w:val="00FE555F"/>
    <w:rsid w:val="00FE5B95"/>
    <w:rsid w:val="00FE68F0"/>
    <w:rsid w:val="00FE6ACC"/>
    <w:rsid w:val="00FE729E"/>
    <w:rsid w:val="00FE7975"/>
    <w:rsid w:val="00FF0113"/>
    <w:rsid w:val="00FF0455"/>
    <w:rsid w:val="00FF0664"/>
    <w:rsid w:val="00FF0786"/>
    <w:rsid w:val="00FF0A2F"/>
    <w:rsid w:val="00FF0A84"/>
    <w:rsid w:val="00FF0DC6"/>
    <w:rsid w:val="00FF1131"/>
    <w:rsid w:val="00FF1532"/>
    <w:rsid w:val="00FF17DB"/>
    <w:rsid w:val="00FF1D16"/>
    <w:rsid w:val="00FF1DDA"/>
    <w:rsid w:val="00FF4A18"/>
    <w:rsid w:val="00FF542C"/>
    <w:rsid w:val="00FF6251"/>
    <w:rsid w:val="00FF6D9A"/>
    <w:rsid w:val="00FF775A"/>
    <w:rsid w:val="00FF77E2"/>
    <w:rsid w:val="00FF7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1771E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AB0"/>
    <w:pPr>
      <w:pPrChange w:id="0" w:author="Author">
        <w:pPr/>
      </w:pPrChange>
    </w:pPr>
    <w:rPr>
      <w:rFonts w:ascii="Arial" w:eastAsia="Times New Roman" w:hAnsi="Arial" w:cs="Arial"/>
      <w:sz w:val="18"/>
      <w:szCs w:val="18"/>
      <w:lang w:val="ru-RU" w:eastAsia="ru-RU"/>
      <w:rPrChange w:id="0" w:author="Author">
        <w:rPr>
          <w:sz w:val="24"/>
          <w:lang w:val="en-US" w:eastAsia="en-US" w:bidi="ar-SA"/>
        </w:rPr>
      </w:rPrChange>
    </w:rPr>
  </w:style>
  <w:style w:type="paragraph" w:styleId="Heading1">
    <w:name w:val="heading 1"/>
    <w:basedOn w:val="Normal"/>
    <w:next w:val="Normal"/>
    <w:link w:val="Heading1Char"/>
    <w:uiPriority w:val="9"/>
    <w:qFormat/>
    <w:rsid w:val="002C10DE"/>
    <w:pPr>
      <w:keepNext/>
      <w:outlineLvl w:val="0"/>
      <w:pPrChange w:id="1" w:author="Author">
        <w:pPr>
          <w:keepNext/>
          <w:outlineLvl w:val="0"/>
        </w:pPr>
      </w:pPrChange>
    </w:pPr>
    <w:rPr>
      <w:rFonts w:ascii="Times New Roman" w:hAnsi="Times New Roman" w:cs="Times New Roman"/>
      <w:sz w:val="32"/>
      <w:szCs w:val="20"/>
      <w:rPrChange w:id="1" w:author="Author">
        <w:rPr>
          <w:rFonts w:ascii="Arial" w:hAnsi="Arial" w:cs="Arial"/>
          <w:sz w:val="32"/>
          <w:szCs w:val="18"/>
          <w:lang w:val="ru-RU" w:eastAsia="ru-RU"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5C41"/>
    <w:rPr>
      <w:color w:val="0000FF"/>
      <w:u w:val="single"/>
    </w:rPr>
  </w:style>
  <w:style w:type="paragraph" w:styleId="Header">
    <w:name w:val="header"/>
    <w:basedOn w:val="Normal"/>
    <w:link w:val="HeaderChar"/>
    <w:uiPriority w:val="99"/>
    <w:unhideWhenUsed/>
    <w:rsid w:val="0034178A"/>
    <w:pPr>
      <w:tabs>
        <w:tab w:val="center" w:pos="4680"/>
        <w:tab w:val="right" w:pos="9360"/>
      </w:tabs>
    </w:pPr>
  </w:style>
  <w:style w:type="character" w:customStyle="1" w:styleId="HeaderChar">
    <w:name w:val="Header Char"/>
    <w:basedOn w:val="DefaultParagraphFont"/>
    <w:link w:val="Header"/>
    <w:uiPriority w:val="99"/>
    <w:rsid w:val="0034178A"/>
    <w:rPr>
      <w:rFonts w:ascii="Times New Roman" w:eastAsia="Times New Roman" w:hAnsi="Times New Roman"/>
      <w:sz w:val="24"/>
    </w:rPr>
  </w:style>
  <w:style w:type="paragraph" w:styleId="Footer">
    <w:name w:val="footer"/>
    <w:basedOn w:val="Normal"/>
    <w:link w:val="FooterChar"/>
    <w:uiPriority w:val="99"/>
    <w:unhideWhenUsed/>
    <w:rsid w:val="0034178A"/>
    <w:pPr>
      <w:tabs>
        <w:tab w:val="center" w:pos="4680"/>
        <w:tab w:val="right" w:pos="9360"/>
      </w:tabs>
    </w:pPr>
  </w:style>
  <w:style w:type="character" w:customStyle="1" w:styleId="FooterChar">
    <w:name w:val="Footer Char"/>
    <w:basedOn w:val="DefaultParagraphFont"/>
    <w:link w:val="Footer"/>
    <w:uiPriority w:val="99"/>
    <w:rsid w:val="0034178A"/>
    <w:rPr>
      <w:rFonts w:ascii="Times New Roman" w:eastAsia="Times New Roman" w:hAnsi="Times New Roman"/>
      <w:sz w:val="24"/>
    </w:rPr>
  </w:style>
  <w:style w:type="paragraph" w:customStyle="1" w:styleId="SCCLsocParty">
    <w:name w:val="SCC.Lsoc.Party"/>
    <w:basedOn w:val="Normal"/>
    <w:next w:val="Normal"/>
    <w:link w:val="SCCLsocPartyChar"/>
    <w:rsid w:val="0002267C"/>
    <w:pPr>
      <w:jc w:val="center"/>
    </w:pPr>
    <w:rPr>
      <w:rFonts w:eastAsia="Calibri"/>
      <w:szCs w:val="22"/>
      <w:lang w:val="fr-CA"/>
    </w:rPr>
  </w:style>
  <w:style w:type="character" w:customStyle="1" w:styleId="SCCLsocPartyChar">
    <w:name w:val="SCC.Lsoc.Party Char"/>
    <w:basedOn w:val="DefaultParagraphFont"/>
    <w:link w:val="SCCLsocParty"/>
    <w:rsid w:val="0002267C"/>
    <w:rPr>
      <w:rFonts w:ascii="Times New Roman" w:hAnsi="Times New Roman"/>
      <w:sz w:val="24"/>
      <w:szCs w:val="22"/>
      <w:lang w:val="fr-CA"/>
    </w:rPr>
  </w:style>
  <w:style w:type="character" w:styleId="FollowedHyperlink">
    <w:name w:val="FollowedHyperlink"/>
    <w:basedOn w:val="DefaultParagraphFont"/>
    <w:uiPriority w:val="99"/>
    <w:semiHidden/>
    <w:unhideWhenUsed/>
    <w:rsid w:val="00FB578C"/>
    <w:rPr>
      <w:color w:val="800080"/>
      <w:u w:val="single"/>
    </w:rPr>
  </w:style>
  <w:style w:type="paragraph" w:styleId="ListParagraph">
    <w:name w:val="List Paragraph"/>
    <w:basedOn w:val="Normal"/>
    <w:link w:val="ListParagraphChar"/>
    <w:uiPriority w:val="34"/>
    <w:qFormat/>
    <w:rsid w:val="00DC1FB9"/>
    <w:pPr>
      <w:ind w:left="708"/>
      <w:pPrChange w:id="2" w:author="Author">
        <w:pPr>
          <w:widowControl w:val="0"/>
          <w:autoSpaceDE w:val="0"/>
          <w:autoSpaceDN w:val="0"/>
          <w:adjustRightInd w:val="0"/>
          <w:ind w:left="720"/>
          <w:contextualSpacing/>
        </w:pPr>
      </w:pPrChange>
    </w:pPr>
    <w:rPr>
      <w:rFonts w:cs="Times New Roman"/>
      <w:rPrChange w:id="2" w:author="Author">
        <w:rPr>
          <w:rFonts w:ascii="Arial" w:hAnsi="Arial" w:cs="Arial"/>
          <w:sz w:val="18"/>
          <w:szCs w:val="24"/>
          <w:lang w:val="ru-RU" w:eastAsia="ru-RU" w:bidi="ar-SA"/>
        </w:rPr>
      </w:rPrChange>
    </w:rPr>
  </w:style>
  <w:style w:type="paragraph" w:customStyle="1" w:styleId="SCCFileNumber">
    <w:name w:val="SCC.FileNumber"/>
    <w:basedOn w:val="Normal"/>
    <w:next w:val="Normal"/>
    <w:link w:val="SCCFileNumberChar"/>
    <w:uiPriority w:val="99"/>
    <w:rsid w:val="00A2504D"/>
    <w:pPr>
      <w:jc w:val="both"/>
    </w:pPr>
    <w:rPr>
      <w:rFonts w:eastAsia="Calibri"/>
      <w:b/>
      <w:szCs w:val="22"/>
      <w:lang w:val="en-CA"/>
    </w:rPr>
  </w:style>
  <w:style w:type="character" w:customStyle="1" w:styleId="SCCFileNumberChar">
    <w:name w:val="SCC.FileNumber Char"/>
    <w:basedOn w:val="DefaultParagraphFont"/>
    <w:link w:val="SCCFileNumber"/>
    <w:uiPriority w:val="99"/>
    <w:rsid w:val="00A2504D"/>
    <w:rPr>
      <w:rFonts w:ascii="Times New Roman" w:hAnsi="Times New Roman"/>
      <w:b/>
      <w:sz w:val="24"/>
      <w:szCs w:val="22"/>
      <w:lang w:val="en-CA"/>
    </w:rPr>
  </w:style>
  <w:style w:type="paragraph" w:customStyle="1" w:styleId="SCCBanSummary">
    <w:name w:val="SCC.BanSummary"/>
    <w:basedOn w:val="Normal"/>
    <w:next w:val="Normal"/>
    <w:link w:val="SCCBanSummaryChar"/>
    <w:uiPriority w:val="99"/>
    <w:rsid w:val="00A2504D"/>
    <w:pPr>
      <w:jc w:val="both"/>
    </w:pPr>
    <w:rPr>
      <w:rFonts w:eastAsia="Calibri"/>
      <w:smallCaps/>
      <w:szCs w:val="22"/>
      <w:lang w:val="en-CA"/>
    </w:rPr>
  </w:style>
  <w:style w:type="character" w:customStyle="1" w:styleId="SCCBanSummaryChar">
    <w:name w:val="SCC.BanSummary Char"/>
    <w:basedOn w:val="DefaultParagraphFont"/>
    <w:link w:val="SCCBanSummary"/>
    <w:uiPriority w:val="99"/>
    <w:rsid w:val="00A2504D"/>
    <w:rPr>
      <w:rFonts w:ascii="Times New Roman" w:hAnsi="Times New Roman"/>
      <w:smallCaps/>
      <w:sz w:val="24"/>
      <w:szCs w:val="22"/>
      <w:lang w:val="en-CA"/>
    </w:rPr>
  </w:style>
  <w:style w:type="paragraph" w:styleId="NoSpacing">
    <w:name w:val="No Spacing"/>
    <w:uiPriority w:val="1"/>
    <w:qFormat/>
    <w:rsid w:val="007D6193"/>
    <w:pPr>
      <w:widowControl w:val="0"/>
      <w:autoSpaceDE w:val="0"/>
      <w:autoSpaceDN w:val="0"/>
      <w:adjustRightInd w:val="0"/>
    </w:pPr>
    <w:rPr>
      <w:rFonts w:ascii="Times New Roman" w:eastAsia="Times New Roman" w:hAnsi="Times New Roman"/>
      <w:sz w:val="24"/>
      <w:szCs w:val="24"/>
      <w:lang w:eastAsia="en-CA"/>
    </w:rPr>
  </w:style>
  <w:style w:type="paragraph" w:customStyle="1" w:styleId="SCCAppellantInfoAppellantInfo">
    <w:name w:val="SCC.AppellantInfo.AppellantInfo"/>
    <w:basedOn w:val="Normal"/>
    <w:next w:val="Normal"/>
    <w:link w:val="SCCAppellantInfoAppellantInfoChar"/>
    <w:rsid w:val="007226F3"/>
    <w:rPr>
      <w:rFonts w:eastAsia="Calibri"/>
      <w:szCs w:val="24"/>
      <w:lang w:val="en-CA"/>
    </w:rPr>
  </w:style>
  <w:style w:type="character" w:customStyle="1" w:styleId="SCCAppellantInfoAppellantInfoChar">
    <w:name w:val="SCC.AppellantInfo.AppellantInfo Char"/>
    <w:basedOn w:val="DefaultParagraphFont"/>
    <w:link w:val="SCCAppellantInfoAppellantInfo"/>
    <w:rsid w:val="007226F3"/>
    <w:rPr>
      <w:rFonts w:ascii="Times New Roman" w:eastAsia="Calibri" w:hAnsi="Times New Roman" w:cs="Times New Roman"/>
      <w:sz w:val="24"/>
      <w:szCs w:val="24"/>
      <w:lang w:val="en-CA"/>
    </w:rPr>
  </w:style>
  <w:style w:type="paragraph" w:styleId="DocumentMap">
    <w:name w:val="Document Map"/>
    <w:basedOn w:val="Normal"/>
    <w:link w:val="DocumentMapChar"/>
    <w:uiPriority w:val="99"/>
    <w:semiHidden/>
    <w:unhideWhenUsed/>
    <w:rsid w:val="00535069"/>
    <w:rPr>
      <w:rFonts w:ascii="Tahoma" w:hAnsi="Tahoma" w:cs="Tahoma"/>
      <w:sz w:val="16"/>
      <w:szCs w:val="16"/>
    </w:rPr>
  </w:style>
  <w:style w:type="character" w:customStyle="1" w:styleId="DocumentMapChar">
    <w:name w:val="Document Map Char"/>
    <w:basedOn w:val="DefaultParagraphFont"/>
    <w:link w:val="DocumentMap"/>
    <w:uiPriority w:val="99"/>
    <w:semiHidden/>
    <w:rsid w:val="00535069"/>
    <w:rPr>
      <w:rFonts w:ascii="Tahoma" w:eastAsia="Times New Roman" w:hAnsi="Tahoma" w:cs="Tahoma"/>
      <w:sz w:val="16"/>
      <w:szCs w:val="16"/>
    </w:rPr>
  </w:style>
  <w:style w:type="paragraph" w:customStyle="1" w:styleId="Style268435469">
    <w:name w:val="Style268435469"/>
    <w:rsid w:val="001C0E0C"/>
    <w:pPr>
      <w:autoSpaceDE w:val="0"/>
      <w:autoSpaceDN w:val="0"/>
      <w:adjustRightInd w:val="0"/>
    </w:pPr>
    <w:rPr>
      <w:rFonts w:ascii="Arial" w:hAnsi="Arial" w:cs="Arial"/>
      <w:sz w:val="24"/>
      <w:szCs w:val="24"/>
      <w:lang w:val="en-CA"/>
    </w:rPr>
  </w:style>
  <w:style w:type="paragraph" w:styleId="BalloonText">
    <w:name w:val="Balloon Text"/>
    <w:basedOn w:val="Normal"/>
    <w:link w:val="BalloonTextChar"/>
    <w:rsid w:val="001E08FA"/>
    <w:pPr>
      <w:pPrChange w:id="3" w:author="Author">
        <w:pPr/>
      </w:pPrChange>
    </w:pPr>
    <w:rPr>
      <w:rFonts w:ascii="Tahoma" w:hAnsi="Tahoma" w:cs="Tahoma"/>
      <w:sz w:val="16"/>
      <w:szCs w:val="16"/>
      <w:rPrChange w:id="3" w:author="Author">
        <w:rPr>
          <w:rFonts w:ascii="Tahoma" w:hAnsi="Tahoma" w:cs="Tahoma"/>
          <w:sz w:val="16"/>
          <w:szCs w:val="16"/>
          <w:lang w:val="ru-RU" w:eastAsia="ru-RU" w:bidi="ar-SA"/>
        </w:rPr>
      </w:rPrChange>
    </w:rPr>
  </w:style>
  <w:style w:type="character" w:customStyle="1" w:styleId="BalloonTextChar">
    <w:name w:val="Balloon Text Char"/>
    <w:basedOn w:val="DefaultParagraphFont"/>
    <w:link w:val="BalloonText"/>
    <w:rsid w:val="00E76439"/>
    <w:rPr>
      <w:rFonts w:ascii="Tahoma" w:eastAsia="Times New Roman" w:hAnsi="Tahoma" w:cs="Tahoma"/>
      <w:sz w:val="16"/>
      <w:szCs w:val="16"/>
      <w:lang w:val="ru-RU" w:eastAsia="ru-RU"/>
    </w:rPr>
  </w:style>
  <w:style w:type="paragraph" w:styleId="PlainText">
    <w:name w:val="Plain Text"/>
    <w:basedOn w:val="Normal"/>
    <w:link w:val="PlainTextChar"/>
    <w:uiPriority w:val="99"/>
    <w:semiHidden/>
    <w:unhideWhenUsed/>
    <w:rsid w:val="000627A2"/>
    <w:rPr>
      <w:rFonts w:ascii="Consolas" w:hAnsi="Consolas"/>
      <w:sz w:val="21"/>
      <w:szCs w:val="21"/>
    </w:rPr>
  </w:style>
  <w:style w:type="character" w:customStyle="1" w:styleId="PlainTextChar">
    <w:name w:val="Plain Text Char"/>
    <w:basedOn w:val="DefaultParagraphFont"/>
    <w:link w:val="PlainText"/>
    <w:uiPriority w:val="99"/>
    <w:semiHidden/>
    <w:rsid w:val="000627A2"/>
    <w:rPr>
      <w:rFonts w:ascii="Consolas" w:eastAsia="Times New Roman" w:hAnsi="Consolas"/>
      <w:sz w:val="21"/>
      <w:szCs w:val="21"/>
    </w:rPr>
  </w:style>
  <w:style w:type="character" w:customStyle="1" w:styleId="hps">
    <w:name w:val="hps"/>
    <w:basedOn w:val="DefaultParagraphFont"/>
    <w:rsid w:val="0025713A"/>
  </w:style>
  <w:style w:type="character" w:customStyle="1" w:styleId="shorttext">
    <w:name w:val="short_text"/>
    <w:basedOn w:val="DefaultParagraphFont"/>
    <w:rsid w:val="002429AD"/>
  </w:style>
  <w:style w:type="character" w:customStyle="1" w:styleId="shorttext0">
    <w:name w:val="shorttext"/>
    <w:basedOn w:val="DefaultParagraphFont"/>
    <w:rsid w:val="00893DAB"/>
  </w:style>
  <w:style w:type="character" w:styleId="Emphasis">
    <w:name w:val="Emphasis"/>
    <w:basedOn w:val="DefaultParagraphFont"/>
    <w:uiPriority w:val="20"/>
    <w:qFormat/>
    <w:rsid w:val="00520AD0"/>
    <w:rPr>
      <w:i/>
      <w:iCs/>
    </w:rPr>
  </w:style>
  <w:style w:type="character" w:customStyle="1" w:styleId="reference1">
    <w:name w:val="reference1"/>
    <w:basedOn w:val="DefaultParagraphFont"/>
    <w:rsid w:val="007462C9"/>
  </w:style>
  <w:style w:type="character" w:customStyle="1" w:styleId="SCCSsocChar">
    <w:name w:val="SCC.Ssoc Char"/>
    <w:basedOn w:val="DefaultParagraphFont"/>
    <w:link w:val="SCCSsoc"/>
    <w:locked/>
    <w:rsid w:val="006D617C"/>
    <w:rPr>
      <w:i/>
      <w:iCs/>
    </w:rPr>
  </w:style>
  <w:style w:type="paragraph" w:customStyle="1" w:styleId="SCCSsoc">
    <w:name w:val="SCC.Ssoc"/>
    <w:basedOn w:val="Normal"/>
    <w:link w:val="SCCSsocChar"/>
    <w:rsid w:val="006D617C"/>
    <w:rPr>
      <w:rFonts w:ascii="Calibri" w:eastAsia="Calibri" w:hAnsi="Calibri"/>
      <w:i/>
      <w:iCs/>
      <w:sz w:val="20"/>
    </w:rPr>
  </w:style>
  <w:style w:type="character" w:customStyle="1" w:styleId="solext01">
    <w:name w:val="solext01"/>
    <w:basedOn w:val="DefaultParagraphFont"/>
    <w:rsid w:val="00DA3CB4"/>
    <w:rPr>
      <w:shd w:val="clear" w:color="auto" w:fill="BFE8FD"/>
    </w:rPr>
  </w:style>
  <w:style w:type="character" w:customStyle="1" w:styleId="solexhl">
    <w:name w:val="solexhl"/>
    <w:basedOn w:val="DefaultParagraphFont"/>
    <w:rsid w:val="00555E7B"/>
  </w:style>
  <w:style w:type="character" w:customStyle="1" w:styleId="Heading1Char">
    <w:name w:val="Heading 1 Char"/>
    <w:basedOn w:val="DefaultParagraphFont"/>
    <w:link w:val="Heading1"/>
    <w:uiPriority w:val="9"/>
    <w:rsid w:val="00293CA0"/>
    <w:rPr>
      <w:rFonts w:ascii="Times New Roman" w:eastAsia="Times New Roman" w:hAnsi="Times New Roman"/>
      <w:sz w:val="32"/>
      <w:lang w:val="ru-RU" w:eastAsia="ru-RU"/>
    </w:rPr>
  </w:style>
  <w:style w:type="paragraph" w:customStyle="1" w:styleId="a">
    <w:name w:val="Прижатый влево"/>
    <w:basedOn w:val="Normal"/>
    <w:next w:val="Normal"/>
    <w:rsid w:val="00BC5303"/>
    <w:pPr>
      <w:autoSpaceDE w:val="0"/>
      <w:autoSpaceDN w:val="0"/>
      <w:adjustRightInd w:val="0"/>
      <w:pPrChange w:id="4" w:author="Author">
        <w:pPr>
          <w:autoSpaceDE w:val="0"/>
          <w:autoSpaceDN w:val="0"/>
          <w:adjustRightInd w:val="0"/>
        </w:pPr>
      </w:pPrChange>
    </w:pPr>
    <w:rPr>
      <w:rFonts w:cs="Times New Roman"/>
      <w:sz w:val="24"/>
      <w:szCs w:val="24"/>
      <w:rPrChange w:id="4" w:author="Author">
        <w:rPr>
          <w:rFonts w:ascii="Arial" w:hAnsi="Arial" w:cs="Arial"/>
          <w:sz w:val="18"/>
          <w:szCs w:val="24"/>
          <w:lang w:val="ru-RU" w:eastAsia="ru-RU" w:bidi="ar-SA"/>
        </w:rPr>
      </w:rPrChange>
    </w:rPr>
  </w:style>
  <w:style w:type="paragraph" w:customStyle="1" w:styleId="1">
    <w:name w:val="çàãîëîâîê 1"/>
    <w:basedOn w:val="Normal"/>
    <w:next w:val="Normal"/>
    <w:rsid w:val="002C10DE"/>
    <w:pPr>
      <w:keepNext/>
      <w:pPrChange w:id="5" w:author="Author">
        <w:pPr>
          <w:keepNext/>
        </w:pPr>
      </w:pPrChange>
    </w:pPr>
    <w:rPr>
      <w:rFonts w:ascii="Times New Roman" w:hAnsi="Times New Roman" w:cs="Times New Roman"/>
      <w:b/>
      <w:sz w:val="24"/>
      <w:szCs w:val="20"/>
      <w:rPrChange w:id="5" w:author="Author">
        <w:rPr>
          <w:rFonts w:ascii="Arial" w:hAnsi="Arial" w:cs="Arial"/>
          <w:b/>
          <w:sz w:val="18"/>
          <w:szCs w:val="18"/>
          <w:lang w:val="ru-RU" w:eastAsia="ru-RU" w:bidi="ar-SA"/>
        </w:rPr>
      </w:rPrChange>
    </w:rPr>
  </w:style>
  <w:style w:type="paragraph" w:customStyle="1" w:styleId="2">
    <w:name w:val="çàãîëîâîê 2"/>
    <w:basedOn w:val="Normal"/>
    <w:next w:val="Normal"/>
    <w:rsid w:val="002C10DE"/>
    <w:pPr>
      <w:keepNext/>
      <w:jc w:val="center"/>
      <w:pPrChange w:id="6" w:author="Author">
        <w:pPr>
          <w:keepNext/>
          <w:jc w:val="center"/>
        </w:pPr>
      </w:pPrChange>
    </w:pPr>
    <w:rPr>
      <w:rFonts w:ascii="Times New Roman" w:hAnsi="Times New Roman" w:cs="Times New Roman"/>
      <w:b/>
      <w:sz w:val="28"/>
      <w:szCs w:val="20"/>
      <w:rPrChange w:id="6" w:author="Author">
        <w:rPr>
          <w:rFonts w:ascii="Arial" w:hAnsi="Arial" w:cs="Arial"/>
          <w:b/>
          <w:sz w:val="28"/>
          <w:szCs w:val="18"/>
          <w:lang w:val="ru-RU" w:eastAsia="ru-RU" w:bidi="ar-SA"/>
        </w:rPr>
      </w:rPrChange>
    </w:rPr>
  </w:style>
  <w:style w:type="character" w:customStyle="1" w:styleId="FontStyle21">
    <w:name w:val="Font Style21"/>
    <w:basedOn w:val="DefaultParagraphFont"/>
    <w:rsid w:val="00293CA0"/>
    <w:rPr>
      <w:rFonts w:ascii="Times New Roman" w:hAnsi="Times New Roman" w:cs="Times New Roman"/>
      <w:sz w:val="16"/>
      <w:szCs w:val="16"/>
    </w:rPr>
  </w:style>
  <w:style w:type="character" w:customStyle="1" w:styleId="a0">
    <w:name w:val="Гипертекстовая ссылка"/>
    <w:basedOn w:val="DefaultParagraphFont"/>
    <w:uiPriority w:val="99"/>
    <w:rsid w:val="00293CA0"/>
    <w:rPr>
      <w:color w:val="008000"/>
    </w:rPr>
  </w:style>
  <w:style w:type="character" w:customStyle="1" w:styleId="ListParagraphChar">
    <w:name w:val="List Paragraph Char"/>
    <w:link w:val="ListParagraph"/>
    <w:uiPriority w:val="34"/>
    <w:locked/>
    <w:rsid w:val="00293CA0"/>
    <w:rPr>
      <w:rFonts w:ascii="Arial" w:eastAsia="Times New Roman" w:hAnsi="Arial"/>
      <w:sz w:val="18"/>
      <w:szCs w:val="18"/>
      <w:lang w:val="ru-RU" w:eastAsia="ru-RU"/>
    </w:rPr>
  </w:style>
  <w:style w:type="paragraph" w:customStyle="1" w:styleId="21">
    <w:name w:val="Основной текст 21"/>
    <w:basedOn w:val="Normal"/>
    <w:rsid w:val="001E08FA"/>
    <w:pPr>
      <w:suppressAutoHyphens/>
      <w:pPrChange w:id="7" w:author="Author">
        <w:pPr>
          <w:suppressAutoHyphens/>
        </w:pPr>
      </w:pPrChange>
    </w:pPr>
    <w:rPr>
      <w:rFonts w:ascii="Times New Roman" w:hAnsi="Times New Roman" w:cs="Times New Roman"/>
      <w:bCs/>
      <w:sz w:val="20"/>
      <w:szCs w:val="20"/>
      <w:lang w:eastAsia="ar-SA"/>
      <w:rPrChange w:id="7" w:author="Author">
        <w:rPr>
          <w:rFonts w:ascii="Arial" w:hAnsi="Arial" w:cs="Arial"/>
          <w:bCs/>
          <w:szCs w:val="18"/>
          <w:lang w:val="ru-RU" w:eastAsia="ar-SA" w:bidi="ar-SA"/>
        </w:rPr>
      </w:rPrChange>
    </w:rPr>
  </w:style>
  <w:style w:type="paragraph" w:styleId="BodyTextIndent">
    <w:name w:val="Body Text Indent"/>
    <w:basedOn w:val="Normal"/>
    <w:link w:val="BodyTextIndentChar"/>
    <w:uiPriority w:val="99"/>
    <w:unhideWhenUsed/>
    <w:rsid w:val="001E08FA"/>
    <w:pPr>
      <w:spacing w:before="100" w:beforeAutospacing="1" w:after="100" w:afterAutospacing="1"/>
      <w:pPrChange w:id="8" w:author="Author">
        <w:pPr>
          <w:spacing w:before="100" w:beforeAutospacing="1" w:after="100" w:afterAutospacing="1"/>
        </w:pPr>
      </w:pPrChange>
    </w:pPr>
    <w:rPr>
      <w:rFonts w:ascii="Times New Roman" w:hAnsi="Times New Roman" w:cs="Times New Roman"/>
      <w:sz w:val="24"/>
      <w:szCs w:val="24"/>
      <w:rPrChange w:id="8" w:author="Author">
        <w:rPr>
          <w:rFonts w:ascii="Arial" w:hAnsi="Arial" w:cs="Arial"/>
          <w:sz w:val="18"/>
          <w:szCs w:val="24"/>
          <w:lang w:val="ru-RU" w:eastAsia="ru-RU" w:bidi="ar-SA"/>
        </w:rPr>
      </w:rPrChange>
    </w:rPr>
  </w:style>
  <w:style w:type="character" w:customStyle="1" w:styleId="BodyTextIndentChar">
    <w:name w:val="Body Text Indent Char"/>
    <w:basedOn w:val="DefaultParagraphFont"/>
    <w:link w:val="BodyTextIndent"/>
    <w:uiPriority w:val="99"/>
    <w:rsid w:val="00293CA0"/>
    <w:rPr>
      <w:rFonts w:ascii="Times New Roman" w:eastAsia="Times New Roman" w:hAnsi="Times New Roman"/>
      <w:sz w:val="24"/>
      <w:szCs w:val="24"/>
      <w:lang w:val="ru-RU" w:eastAsia="ru-RU"/>
    </w:rPr>
  </w:style>
  <w:style w:type="paragraph" w:styleId="NormalWeb">
    <w:name w:val="Normal (Web)"/>
    <w:basedOn w:val="Normal"/>
    <w:uiPriority w:val="99"/>
    <w:unhideWhenUsed/>
    <w:rsid w:val="001E08FA"/>
    <w:pPr>
      <w:spacing w:before="100" w:beforeAutospacing="1" w:after="100" w:afterAutospacing="1"/>
      <w:pPrChange w:id="9" w:author="Author">
        <w:pPr>
          <w:spacing w:before="100" w:beforeAutospacing="1" w:after="100" w:afterAutospacing="1"/>
        </w:pPr>
      </w:pPrChange>
    </w:pPr>
    <w:rPr>
      <w:rFonts w:ascii="Times New Roman" w:hAnsi="Times New Roman" w:cs="Times New Roman"/>
      <w:sz w:val="24"/>
      <w:szCs w:val="24"/>
      <w:rPrChange w:id="9" w:author="Author">
        <w:rPr>
          <w:rFonts w:ascii="Arial" w:hAnsi="Arial" w:cs="Arial"/>
          <w:sz w:val="18"/>
          <w:szCs w:val="24"/>
          <w:lang w:val="ru-RU" w:eastAsia="ru-RU"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80116">
      <w:bodyDiv w:val="1"/>
      <w:marLeft w:val="0"/>
      <w:marRight w:val="0"/>
      <w:marTop w:val="0"/>
      <w:marBottom w:val="0"/>
      <w:divBdr>
        <w:top w:val="none" w:sz="0" w:space="0" w:color="auto"/>
        <w:left w:val="none" w:sz="0" w:space="0" w:color="auto"/>
        <w:bottom w:val="none" w:sz="0" w:space="0" w:color="auto"/>
        <w:right w:val="none" w:sz="0" w:space="0" w:color="auto"/>
      </w:divBdr>
    </w:div>
    <w:div w:id="21788353">
      <w:bodyDiv w:val="1"/>
      <w:marLeft w:val="0"/>
      <w:marRight w:val="0"/>
      <w:marTop w:val="0"/>
      <w:marBottom w:val="0"/>
      <w:divBdr>
        <w:top w:val="none" w:sz="0" w:space="0" w:color="auto"/>
        <w:left w:val="none" w:sz="0" w:space="0" w:color="auto"/>
        <w:bottom w:val="none" w:sz="0" w:space="0" w:color="auto"/>
        <w:right w:val="none" w:sz="0" w:space="0" w:color="auto"/>
      </w:divBdr>
    </w:div>
    <w:div w:id="26413521">
      <w:bodyDiv w:val="1"/>
      <w:marLeft w:val="0"/>
      <w:marRight w:val="0"/>
      <w:marTop w:val="0"/>
      <w:marBottom w:val="0"/>
      <w:divBdr>
        <w:top w:val="none" w:sz="0" w:space="0" w:color="auto"/>
        <w:left w:val="none" w:sz="0" w:space="0" w:color="auto"/>
        <w:bottom w:val="none" w:sz="0" w:space="0" w:color="auto"/>
        <w:right w:val="none" w:sz="0" w:space="0" w:color="auto"/>
      </w:divBdr>
    </w:div>
    <w:div w:id="28340225">
      <w:bodyDiv w:val="1"/>
      <w:marLeft w:val="0"/>
      <w:marRight w:val="0"/>
      <w:marTop w:val="0"/>
      <w:marBottom w:val="0"/>
      <w:divBdr>
        <w:top w:val="none" w:sz="0" w:space="0" w:color="auto"/>
        <w:left w:val="none" w:sz="0" w:space="0" w:color="auto"/>
        <w:bottom w:val="none" w:sz="0" w:space="0" w:color="auto"/>
        <w:right w:val="none" w:sz="0" w:space="0" w:color="auto"/>
      </w:divBdr>
    </w:div>
    <w:div w:id="33039900">
      <w:bodyDiv w:val="1"/>
      <w:marLeft w:val="0"/>
      <w:marRight w:val="0"/>
      <w:marTop w:val="0"/>
      <w:marBottom w:val="0"/>
      <w:divBdr>
        <w:top w:val="none" w:sz="0" w:space="0" w:color="auto"/>
        <w:left w:val="none" w:sz="0" w:space="0" w:color="auto"/>
        <w:bottom w:val="none" w:sz="0" w:space="0" w:color="auto"/>
        <w:right w:val="none" w:sz="0" w:space="0" w:color="auto"/>
      </w:divBdr>
    </w:div>
    <w:div w:id="33431931">
      <w:bodyDiv w:val="1"/>
      <w:marLeft w:val="0"/>
      <w:marRight w:val="0"/>
      <w:marTop w:val="0"/>
      <w:marBottom w:val="0"/>
      <w:divBdr>
        <w:top w:val="none" w:sz="0" w:space="0" w:color="auto"/>
        <w:left w:val="none" w:sz="0" w:space="0" w:color="auto"/>
        <w:bottom w:val="none" w:sz="0" w:space="0" w:color="auto"/>
        <w:right w:val="none" w:sz="0" w:space="0" w:color="auto"/>
      </w:divBdr>
    </w:div>
    <w:div w:id="37435138">
      <w:bodyDiv w:val="1"/>
      <w:marLeft w:val="0"/>
      <w:marRight w:val="0"/>
      <w:marTop w:val="0"/>
      <w:marBottom w:val="0"/>
      <w:divBdr>
        <w:top w:val="none" w:sz="0" w:space="0" w:color="auto"/>
        <w:left w:val="none" w:sz="0" w:space="0" w:color="auto"/>
        <w:bottom w:val="none" w:sz="0" w:space="0" w:color="auto"/>
        <w:right w:val="none" w:sz="0" w:space="0" w:color="auto"/>
      </w:divBdr>
    </w:div>
    <w:div w:id="49227786">
      <w:bodyDiv w:val="1"/>
      <w:marLeft w:val="0"/>
      <w:marRight w:val="0"/>
      <w:marTop w:val="0"/>
      <w:marBottom w:val="0"/>
      <w:divBdr>
        <w:top w:val="none" w:sz="0" w:space="0" w:color="auto"/>
        <w:left w:val="none" w:sz="0" w:space="0" w:color="auto"/>
        <w:bottom w:val="none" w:sz="0" w:space="0" w:color="auto"/>
        <w:right w:val="none" w:sz="0" w:space="0" w:color="auto"/>
      </w:divBdr>
    </w:div>
    <w:div w:id="68767743">
      <w:bodyDiv w:val="1"/>
      <w:marLeft w:val="0"/>
      <w:marRight w:val="0"/>
      <w:marTop w:val="0"/>
      <w:marBottom w:val="0"/>
      <w:divBdr>
        <w:top w:val="none" w:sz="0" w:space="0" w:color="auto"/>
        <w:left w:val="none" w:sz="0" w:space="0" w:color="auto"/>
        <w:bottom w:val="none" w:sz="0" w:space="0" w:color="auto"/>
        <w:right w:val="none" w:sz="0" w:space="0" w:color="auto"/>
      </w:divBdr>
    </w:div>
    <w:div w:id="80303459">
      <w:bodyDiv w:val="1"/>
      <w:marLeft w:val="0"/>
      <w:marRight w:val="0"/>
      <w:marTop w:val="0"/>
      <w:marBottom w:val="0"/>
      <w:divBdr>
        <w:top w:val="none" w:sz="0" w:space="0" w:color="auto"/>
        <w:left w:val="none" w:sz="0" w:space="0" w:color="auto"/>
        <w:bottom w:val="none" w:sz="0" w:space="0" w:color="auto"/>
        <w:right w:val="none" w:sz="0" w:space="0" w:color="auto"/>
      </w:divBdr>
    </w:div>
    <w:div w:id="110519556">
      <w:bodyDiv w:val="1"/>
      <w:marLeft w:val="0"/>
      <w:marRight w:val="0"/>
      <w:marTop w:val="0"/>
      <w:marBottom w:val="0"/>
      <w:divBdr>
        <w:top w:val="none" w:sz="0" w:space="0" w:color="auto"/>
        <w:left w:val="none" w:sz="0" w:space="0" w:color="auto"/>
        <w:bottom w:val="none" w:sz="0" w:space="0" w:color="auto"/>
        <w:right w:val="none" w:sz="0" w:space="0" w:color="auto"/>
      </w:divBdr>
    </w:div>
    <w:div w:id="133917490">
      <w:bodyDiv w:val="1"/>
      <w:marLeft w:val="0"/>
      <w:marRight w:val="0"/>
      <w:marTop w:val="0"/>
      <w:marBottom w:val="0"/>
      <w:divBdr>
        <w:top w:val="none" w:sz="0" w:space="0" w:color="auto"/>
        <w:left w:val="none" w:sz="0" w:space="0" w:color="auto"/>
        <w:bottom w:val="none" w:sz="0" w:space="0" w:color="auto"/>
        <w:right w:val="none" w:sz="0" w:space="0" w:color="auto"/>
      </w:divBdr>
    </w:div>
    <w:div w:id="140121877">
      <w:bodyDiv w:val="1"/>
      <w:marLeft w:val="0"/>
      <w:marRight w:val="0"/>
      <w:marTop w:val="0"/>
      <w:marBottom w:val="0"/>
      <w:divBdr>
        <w:top w:val="none" w:sz="0" w:space="0" w:color="auto"/>
        <w:left w:val="none" w:sz="0" w:space="0" w:color="auto"/>
        <w:bottom w:val="none" w:sz="0" w:space="0" w:color="auto"/>
        <w:right w:val="none" w:sz="0" w:space="0" w:color="auto"/>
      </w:divBdr>
    </w:div>
    <w:div w:id="146046839">
      <w:bodyDiv w:val="1"/>
      <w:marLeft w:val="0"/>
      <w:marRight w:val="0"/>
      <w:marTop w:val="0"/>
      <w:marBottom w:val="0"/>
      <w:divBdr>
        <w:top w:val="none" w:sz="0" w:space="0" w:color="auto"/>
        <w:left w:val="none" w:sz="0" w:space="0" w:color="auto"/>
        <w:bottom w:val="none" w:sz="0" w:space="0" w:color="auto"/>
        <w:right w:val="none" w:sz="0" w:space="0" w:color="auto"/>
      </w:divBdr>
    </w:div>
    <w:div w:id="148637175">
      <w:bodyDiv w:val="1"/>
      <w:marLeft w:val="0"/>
      <w:marRight w:val="0"/>
      <w:marTop w:val="0"/>
      <w:marBottom w:val="0"/>
      <w:divBdr>
        <w:top w:val="none" w:sz="0" w:space="0" w:color="auto"/>
        <w:left w:val="none" w:sz="0" w:space="0" w:color="auto"/>
        <w:bottom w:val="none" w:sz="0" w:space="0" w:color="auto"/>
        <w:right w:val="none" w:sz="0" w:space="0" w:color="auto"/>
      </w:divBdr>
    </w:div>
    <w:div w:id="151065183">
      <w:bodyDiv w:val="1"/>
      <w:marLeft w:val="0"/>
      <w:marRight w:val="0"/>
      <w:marTop w:val="0"/>
      <w:marBottom w:val="0"/>
      <w:divBdr>
        <w:top w:val="none" w:sz="0" w:space="0" w:color="auto"/>
        <w:left w:val="none" w:sz="0" w:space="0" w:color="auto"/>
        <w:bottom w:val="none" w:sz="0" w:space="0" w:color="auto"/>
        <w:right w:val="none" w:sz="0" w:space="0" w:color="auto"/>
      </w:divBdr>
    </w:div>
    <w:div w:id="173686944">
      <w:bodyDiv w:val="1"/>
      <w:marLeft w:val="0"/>
      <w:marRight w:val="0"/>
      <w:marTop w:val="0"/>
      <w:marBottom w:val="0"/>
      <w:divBdr>
        <w:top w:val="none" w:sz="0" w:space="0" w:color="auto"/>
        <w:left w:val="none" w:sz="0" w:space="0" w:color="auto"/>
        <w:bottom w:val="none" w:sz="0" w:space="0" w:color="auto"/>
        <w:right w:val="none" w:sz="0" w:space="0" w:color="auto"/>
      </w:divBdr>
    </w:div>
    <w:div w:id="182209351">
      <w:bodyDiv w:val="1"/>
      <w:marLeft w:val="0"/>
      <w:marRight w:val="0"/>
      <w:marTop w:val="0"/>
      <w:marBottom w:val="0"/>
      <w:divBdr>
        <w:top w:val="none" w:sz="0" w:space="0" w:color="auto"/>
        <w:left w:val="none" w:sz="0" w:space="0" w:color="auto"/>
        <w:bottom w:val="none" w:sz="0" w:space="0" w:color="auto"/>
        <w:right w:val="none" w:sz="0" w:space="0" w:color="auto"/>
      </w:divBdr>
    </w:div>
    <w:div w:id="189952606">
      <w:bodyDiv w:val="1"/>
      <w:marLeft w:val="0"/>
      <w:marRight w:val="0"/>
      <w:marTop w:val="0"/>
      <w:marBottom w:val="0"/>
      <w:divBdr>
        <w:top w:val="none" w:sz="0" w:space="0" w:color="auto"/>
        <w:left w:val="none" w:sz="0" w:space="0" w:color="auto"/>
        <w:bottom w:val="none" w:sz="0" w:space="0" w:color="auto"/>
        <w:right w:val="none" w:sz="0" w:space="0" w:color="auto"/>
      </w:divBdr>
    </w:div>
    <w:div w:id="200366144">
      <w:bodyDiv w:val="1"/>
      <w:marLeft w:val="0"/>
      <w:marRight w:val="0"/>
      <w:marTop w:val="0"/>
      <w:marBottom w:val="0"/>
      <w:divBdr>
        <w:top w:val="none" w:sz="0" w:space="0" w:color="auto"/>
        <w:left w:val="none" w:sz="0" w:space="0" w:color="auto"/>
        <w:bottom w:val="none" w:sz="0" w:space="0" w:color="auto"/>
        <w:right w:val="none" w:sz="0" w:space="0" w:color="auto"/>
      </w:divBdr>
    </w:div>
    <w:div w:id="210000784">
      <w:bodyDiv w:val="1"/>
      <w:marLeft w:val="0"/>
      <w:marRight w:val="0"/>
      <w:marTop w:val="0"/>
      <w:marBottom w:val="0"/>
      <w:divBdr>
        <w:top w:val="none" w:sz="0" w:space="0" w:color="auto"/>
        <w:left w:val="none" w:sz="0" w:space="0" w:color="auto"/>
        <w:bottom w:val="none" w:sz="0" w:space="0" w:color="auto"/>
        <w:right w:val="none" w:sz="0" w:space="0" w:color="auto"/>
      </w:divBdr>
    </w:div>
    <w:div w:id="238953601">
      <w:bodyDiv w:val="1"/>
      <w:marLeft w:val="0"/>
      <w:marRight w:val="0"/>
      <w:marTop w:val="0"/>
      <w:marBottom w:val="0"/>
      <w:divBdr>
        <w:top w:val="none" w:sz="0" w:space="0" w:color="auto"/>
        <w:left w:val="none" w:sz="0" w:space="0" w:color="auto"/>
        <w:bottom w:val="none" w:sz="0" w:space="0" w:color="auto"/>
        <w:right w:val="none" w:sz="0" w:space="0" w:color="auto"/>
      </w:divBdr>
    </w:div>
    <w:div w:id="247273055">
      <w:bodyDiv w:val="1"/>
      <w:marLeft w:val="0"/>
      <w:marRight w:val="0"/>
      <w:marTop w:val="0"/>
      <w:marBottom w:val="0"/>
      <w:divBdr>
        <w:top w:val="none" w:sz="0" w:space="0" w:color="auto"/>
        <w:left w:val="none" w:sz="0" w:space="0" w:color="auto"/>
        <w:bottom w:val="none" w:sz="0" w:space="0" w:color="auto"/>
        <w:right w:val="none" w:sz="0" w:space="0" w:color="auto"/>
      </w:divBdr>
    </w:div>
    <w:div w:id="261423275">
      <w:bodyDiv w:val="1"/>
      <w:marLeft w:val="0"/>
      <w:marRight w:val="0"/>
      <w:marTop w:val="0"/>
      <w:marBottom w:val="0"/>
      <w:divBdr>
        <w:top w:val="none" w:sz="0" w:space="0" w:color="auto"/>
        <w:left w:val="none" w:sz="0" w:space="0" w:color="auto"/>
        <w:bottom w:val="none" w:sz="0" w:space="0" w:color="auto"/>
        <w:right w:val="none" w:sz="0" w:space="0" w:color="auto"/>
      </w:divBdr>
    </w:div>
    <w:div w:id="263153474">
      <w:bodyDiv w:val="1"/>
      <w:marLeft w:val="0"/>
      <w:marRight w:val="0"/>
      <w:marTop w:val="0"/>
      <w:marBottom w:val="0"/>
      <w:divBdr>
        <w:top w:val="none" w:sz="0" w:space="0" w:color="auto"/>
        <w:left w:val="none" w:sz="0" w:space="0" w:color="auto"/>
        <w:bottom w:val="none" w:sz="0" w:space="0" w:color="auto"/>
        <w:right w:val="none" w:sz="0" w:space="0" w:color="auto"/>
      </w:divBdr>
    </w:div>
    <w:div w:id="271057470">
      <w:bodyDiv w:val="1"/>
      <w:marLeft w:val="0"/>
      <w:marRight w:val="0"/>
      <w:marTop w:val="0"/>
      <w:marBottom w:val="0"/>
      <w:divBdr>
        <w:top w:val="none" w:sz="0" w:space="0" w:color="auto"/>
        <w:left w:val="none" w:sz="0" w:space="0" w:color="auto"/>
        <w:bottom w:val="none" w:sz="0" w:space="0" w:color="auto"/>
        <w:right w:val="none" w:sz="0" w:space="0" w:color="auto"/>
      </w:divBdr>
    </w:div>
    <w:div w:id="271859769">
      <w:bodyDiv w:val="1"/>
      <w:marLeft w:val="0"/>
      <w:marRight w:val="0"/>
      <w:marTop w:val="0"/>
      <w:marBottom w:val="0"/>
      <w:divBdr>
        <w:top w:val="none" w:sz="0" w:space="0" w:color="auto"/>
        <w:left w:val="none" w:sz="0" w:space="0" w:color="auto"/>
        <w:bottom w:val="none" w:sz="0" w:space="0" w:color="auto"/>
        <w:right w:val="none" w:sz="0" w:space="0" w:color="auto"/>
      </w:divBdr>
    </w:div>
    <w:div w:id="294411659">
      <w:bodyDiv w:val="1"/>
      <w:marLeft w:val="0"/>
      <w:marRight w:val="0"/>
      <w:marTop w:val="0"/>
      <w:marBottom w:val="0"/>
      <w:divBdr>
        <w:top w:val="none" w:sz="0" w:space="0" w:color="auto"/>
        <w:left w:val="none" w:sz="0" w:space="0" w:color="auto"/>
        <w:bottom w:val="none" w:sz="0" w:space="0" w:color="auto"/>
        <w:right w:val="none" w:sz="0" w:space="0" w:color="auto"/>
      </w:divBdr>
    </w:div>
    <w:div w:id="295645972">
      <w:bodyDiv w:val="1"/>
      <w:marLeft w:val="0"/>
      <w:marRight w:val="0"/>
      <w:marTop w:val="0"/>
      <w:marBottom w:val="0"/>
      <w:divBdr>
        <w:top w:val="none" w:sz="0" w:space="0" w:color="auto"/>
        <w:left w:val="none" w:sz="0" w:space="0" w:color="auto"/>
        <w:bottom w:val="none" w:sz="0" w:space="0" w:color="auto"/>
        <w:right w:val="none" w:sz="0" w:space="0" w:color="auto"/>
      </w:divBdr>
    </w:div>
    <w:div w:id="301663579">
      <w:bodyDiv w:val="1"/>
      <w:marLeft w:val="0"/>
      <w:marRight w:val="0"/>
      <w:marTop w:val="0"/>
      <w:marBottom w:val="0"/>
      <w:divBdr>
        <w:top w:val="none" w:sz="0" w:space="0" w:color="auto"/>
        <w:left w:val="none" w:sz="0" w:space="0" w:color="auto"/>
        <w:bottom w:val="none" w:sz="0" w:space="0" w:color="auto"/>
        <w:right w:val="none" w:sz="0" w:space="0" w:color="auto"/>
      </w:divBdr>
    </w:div>
    <w:div w:id="303704867">
      <w:bodyDiv w:val="1"/>
      <w:marLeft w:val="0"/>
      <w:marRight w:val="0"/>
      <w:marTop w:val="0"/>
      <w:marBottom w:val="0"/>
      <w:divBdr>
        <w:top w:val="none" w:sz="0" w:space="0" w:color="auto"/>
        <w:left w:val="none" w:sz="0" w:space="0" w:color="auto"/>
        <w:bottom w:val="none" w:sz="0" w:space="0" w:color="auto"/>
        <w:right w:val="none" w:sz="0" w:space="0" w:color="auto"/>
      </w:divBdr>
    </w:div>
    <w:div w:id="330108514">
      <w:bodyDiv w:val="1"/>
      <w:marLeft w:val="0"/>
      <w:marRight w:val="0"/>
      <w:marTop w:val="0"/>
      <w:marBottom w:val="0"/>
      <w:divBdr>
        <w:top w:val="none" w:sz="0" w:space="0" w:color="auto"/>
        <w:left w:val="none" w:sz="0" w:space="0" w:color="auto"/>
        <w:bottom w:val="none" w:sz="0" w:space="0" w:color="auto"/>
        <w:right w:val="none" w:sz="0" w:space="0" w:color="auto"/>
      </w:divBdr>
    </w:div>
    <w:div w:id="343868182">
      <w:bodyDiv w:val="1"/>
      <w:marLeft w:val="0"/>
      <w:marRight w:val="0"/>
      <w:marTop w:val="0"/>
      <w:marBottom w:val="0"/>
      <w:divBdr>
        <w:top w:val="none" w:sz="0" w:space="0" w:color="auto"/>
        <w:left w:val="none" w:sz="0" w:space="0" w:color="auto"/>
        <w:bottom w:val="none" w:sz="0" w:space="0" w:color="auto"/>
        <w:right w:val="none" w:sz="0" w:space="0" w:color="auto"/>
      </w:divBdr>
    </w:div>
    <w:div w:id="344941018">
      <w:bodyDiv w:val="1"/>
      <w:marLeft w:val="0"/>
      <w:marRight w:val="0"/>
      <w:marTop w:val="0"/>
      <w:marBottom w:val="0"/>
      <w:divBdr>
        <w:top w:val="none" w:sz="0" w:space="0" w:color="auto"/>
        <w:left w:val="none" w:sz="0" w:space="0" w:color="auto"/>
        <w:bottom w:val="none" w:sz="0" w:space="0" w:color="auto"/>
        <w:right w:val="none" w:sz="0" w:space="0" w:color="auto"/>
      </w:divBdr>
    </w:div>
    <w:div w:id="347567020">
      <w:bodyDiv w:val="1"/>
      <w:marLeft w:val="0"/>
      <w:marRight w:val="0"/>
      <w:marTop w:val="0"/>
      <w:marBottom w:val="0"/>
      <w:divBdr>
        <w:top w:val="none" w:sz="0" w:space="0" w:color="auto"/>
        <w:left w:val="none" w:sz="0" w:space="0" w:color="auto"/>
        <w:bottom w:val="none" w:sz="0" w:space="0" w:color="auto"/>
        <w:right w:val="none" w:sz="0" w:space="0" w:color="auto"/>
      </w:divBdr>
    </w:div>
    <w:div w:id="349453893">
      <w:bodyDiv w:val="1"/>
      <w:marLeft w:val="0"/>
      <w:marRight w:val="0"/>
      <w:marTop w:val="0"/>
      <w:marBottom w:val="0"/>
      <w:divBdr>
        <w:top w:val="none" w:sz="0" w:space="0" w:color="auto"/>
        <w:left w:val="none" w:sz="0" w:space="0" w:color="auto"/>
        <w:bottom w:val="none" w:sz="0" w:space="0" w:color="auto"/>
        <w:right w:val="none" w:sz="0" w:space="0" w:color="auto"/>
      </w:divBdr>
    </w:div>
    <w:div w:id="350375650">
      <w:bodyDiv w:val="1"/>
      <w:marLeft w:val="0"/>
      <w:marRight w:val="0"/>
      <w:marTop w:val="0"/>
      <w:marBottom w:val="0"/>
      <w:divBdr>
        <w:top w:val="none" w:sz="0" w:space="0" w:color="auto"/>
        <w:left w:val="none" w:sz="0" w:space="0" w:color="auto"/>
        <w:bottom w:val="none" w:sz="0" w:space="0" w:color="auto"/>
        <w:right w:val="none" w:sz="0" w:space="0" w:color="auto"/>
      </w:divBdr>
    </w:div>
    <w:div w:id="360132211">
      <w:bodyDiv w:val="1"/>
      <w:marLeft w:val="0"/>
      <w:marRight w:val="0"/>
      <w:marTop w:val="0"/>
      <w:marBottom w:val="0"/>
      <w:divBdr>
        <w:top w:val="none" w:sz="0" w:space="0" w:color="auto"/>
        <w:left w:val="none" w:sz="0" w:space="0" w:color="auto"/>
        <w:bottom w:val="none" w:sz="0" w:space="0" w:color="auto"/>
        <w:right w:val="none" w:sz="0" w:space="0" w:color="auto"/>
      </w:divBdr>
    </w:div>
    <w:div w:id="377976374">
      <w:bodyDiv w:val="1"/>
      <w:marLeft w:val="0"/>
      <w:marRight w:val="0"/>
      <w:marTop w:val="0"/>
      <w:marBottom w:val="0"/>
      <w:divBdr>
        <w:top w:val="none" w:sz="0" w:space="0" w:color="auto"/>
        <w:left w:val="none" w:sz="0" w:space="0" w:color="auto"/>
        <w:bottom w:val="none" w:sz="0" w:space="0" w:color="auto"/>
        <w:right w:val="none" w:sz="0" w:space="0" w:color="auto"/>
      </w:divBdr>
    </w:div>
    <w:div w:id="380205953">
      <w:bodyDiv w:val="1"/>
      <w:marLeft w:val="0"/>
      <w:marRight w:val="0"/>
      <w:marTop w:val="0"/>
      <w:marBottom w:val="0"/>
      <w:divBdr>
        <w:top w:val="none" w:sz="0" w:space="0" w:color="auto"/>
        <w:left w:val="none" w:sz="0" w:space="0" w:color="auto"/>
        <w:bottom w:val="none" w:sz="0" w:space="0" w:color="auto"/>
        <w:right w:val="none" w:sz="0" w:space="0" w:color="auto"/>
      </w:divBdr>
    </w:div>
    <w:div w:id="386493702">
      <w:bodyDiv w:val="1"/>
      <w:marLeft w:val="0"/>
      <w:marRight w:val="0"/>
      <w:marTop w:val="0"/>
      <w:marBottom w:val="0"/>
      <w:divBdr>
        <w:top w:val="none" w:sz="0" w:space="0" w:color="auto"/>
        <w:left w:val="none" w:sz="0" w:space="0" w:color="auto"/>
        <w:bottom w:val="none" w:sz="0" w:space="0" w:color="auto"/>
        <w:right w:val="none" w:sz="0" w:space="0" w:color="auto"/>
      </w:divBdr>
    </w:div>
    <w:div w:id="391124355">
      <w:bodyDiv w:val="1"/>
      <w:marLeft w:val="0"/>
      <w:marRight w:val="0"/>
      <w:marTop w:val="0"/>
      <w:marBottom w:val="0"/>
      <w:divBdr>
        <w:top w:val="none" w:sz="0" w:space="0" w:color="auto"/>
        <w:left w:val="none" w:sz="0" w:space="0" w:color="auto"/>
        <w:bottom w:val="none" w:sz="0" w:space="0" w:color="auto"/>
        <w:right w:val="none" w:sz="0" w:space="0" w:color="auto"/>
      </w:divBdr>
    </w:div>
    <w:div w:id="391269354">
      <w:bodyDiv w:val="1"/>
      <w:marLeft w:val="0"/>
      <w:marRight w:val="0"/>
      <w:marTop w:val="0"/>
      <w:marBottom w:val="0"/>
      <w:divBdr>
        <w:top w:val="none" w:sz="0" w:space="0" w:color="auto"/>
        <w:left w:val="none" w:sz="0" w:space="0" w:color="auto"/>
        <w:bottom w:val="none" w:sz="0" w:space="0" w:color="auto"/>
        <w:right w:val="none" w:sz="0" w:space="0" w:color="auto"/>
      </w:divBdr>
    </w:div>
    <w:div w:id="417404952">
      <w:bodyDiv w:val="1"/>
      <w:marLeft w:val="0"/>
      <w:marRight w:val="0"/>
      <w:marTop w:val="0"/>
      <w:marBottom w:val="0"/>
      <w:divBdr>
        <w:top w:val="none" w:sz="0" w:space="0" w:color="auto"/>
        <w:left w:val="none" w:sz="0" w:space="0" w:color="auto"/>
        <w:bottom w:val="none" w:sz="0" w:space="0" w:color="auto"/>
        <w:right w:val="none" w:sz="0" w:space="0" w:color="auto"/>
      </w:divBdr>
    </w:div>
    <w:div w:id="418143136">
      <w:bodyDiv w:val="1"/>
      <w:marLeft w:val="0"/>
      <w:marRight w:val="0"/>
      <w:marTop w:val="0"/>
      <w:marBottom w:val="0"/>
      <w:divBdr>
        <w:top w:val="none" w:sz="0" w:space="0" w:color="auto"/>
        <w:left w:val="none" w:sz="0" w:space="0" w:color="auto"/>
        <w:bottom w:val="none" w:sz="0" w:space="0" w:color="auto"/>
        <w:right w:val="none" w:sz="0" w:space="0" w:color="auto"/>
      </w:divBdr>
    </w:div>
    <w:div w:id="424346761">
      <w:bodyDiv w:val="1"/>
      <w:marLeft w:val="0"/>
      <w:marRight w:val="0"/>
      <w:marTop w:val="0"/>
      <w:marBottom w:val="0"/>
      <w:divBdr>
        <w:top w:val="none" w:sz="0" w:space="0" w:color="auto"/>
        <w:left w:val="none" w:sz="0" w:space="0" w:color="auto"/>
        <w:bottom w:val="none" w:sz="0" w:space="0" w:color="auto"/>
        <w:right w:val="none" w:sz="0" w:space="0" w:color="auto"/>
      </w:divBdr>
    </w:div>
    <w:div w:id="439640612">
      <w:bodyDiv w:val="1"/>
      <w:marLeft w:val="0"/>
      <w:marRight w:val="0"/>
      <w:marTop w:val="0"/>
      <w:marBottom w:val="0"/>
      <w:divBdr>
        <w:top w:val="none" w:sz="0" w:space="0" w:color="auto"/>
        <w:left w:val="none" w:sz="0" w:space="0" w:color="auto"/>
        <w:bottom w:val="none" w:sz="0" w:space="0" w:color="auto"/>
        <w:right w:val="none" w:sz="0" w:space="0" w:color="auto"/>
      </w:divBdr>
    </w:div>
    <w:div w:id="454719704">
      <w:bodyDiv w:val="1"/>
      <w:marLeft w:val="0"/>
      <w:marRight w:val="0"/>
      <w:marTop w:val="0"/>
      <w:marBottom w:val="0"/>
      <w:divBdr>
        <w:top w:val="none" w:sz="0" w:space="0" w:color="auto"/>
        <w:left w:val="none" w:sz="0" w:space="0" w:color="auto"/>
        <w:bottom w:val="none" w:sz="0" w:space="0" w:color="auto"/>
        <w:right w:val="none" w:sz="0" w:space="0" w:color="auto"/>
      </w:divBdr>
    </w:div>
    <w:div w:id="477461550">
      <w:bodyDiv w:val="1"/>
      <w:marLeft w:val="0"/>
      <w:marRight w:val="0"/>
      <w:marTop w:val="0"/>
      <w:marBottom w:val="0"/>
      <w:divBdr>
        <w:top w:val="none" w:sz="0" w:space="0" w:color="auto"/>
        <w:left w:val="none" w:sz="0" w:space="0" w:color="auto"/>
        <w:bottom w:val="none" w:sz="0" w:space="0" w:color="auto"/>
        <w:right w:val="none" w:sz="0" w:space="0" w:color="auto"/>
      </w:divBdr>
    </w:div>
    <w:div w:id="493304161">
      <w:bodyDiv w:val="1"/>
      <w:marLeft w:val="0"/>
      <w:marRight w:val="0"/>
      <w:marTop w:val="0"/>
      <w:marBottom w:val="0"/>
      <w:divBdr>
        <w:top w:val="none" w:sz="0" w:space="0" w:color="auto"/>
        <w:left w:val="none" w:sz="0" w:space="0" w:color="auto"/>
        <w:bottom w:val="none" w:sz="0" w:space="0" w:color="auto"/>
        <w:right w:val="none" w:sz="0" w:space="0" w:color="auto"/>
      </w:divBdr>
    </w:div>
    <w:div w:id="504902748">
      <w:bodyDiv w:val="1"/>
      <w:marLeft w:val="0"/>
      <w:marRight w:val="0"/>
      <w:marTop w:val="0"/>
      <w:marBottom w:val="0"/>
      <w:divBdr>
        <w:top w:val="none" w:sz="0" w:space="0" w:color="auto"/>
        <w:left w:val="none" w:sz="0" w:space="0" w:color="auto"/>
        <w:bottom w:val="none" w:sz="0" w:space="0" w:color="auto"/>
        <w:right w:val="none" w:sz="0" w:space="0" w:color="auto"/>
      </w:divBdr>
    </w:div>
    <w:div w:id="507066564">
      <w:bodyDiv w:val="1"/>
      <w:marLeft w:val="0"/>
      <w:marRight w:val="0"/>
      <w:marTop w:val="0"/>
      <w:marBottom w:val="0"/>
      <w:divBdr>
        <w:top w:val="none" w:sz="0" w:space="0" w:color="auto"/>
        <w:left w:val="none" w:sz="0" w:space="0" w:color="auto"/>
        <w:bottom w:val="none" w:sz="0" w:space="0" w:color="auto"/>
        <w:right w:val="none" w:sz="0" w:space="0" w:color="auto"/>
      </w:divBdr>
    </w:div>
    <w:div w:id="529225291">
      <w:bodyDiv w:val="1"/>
      <w:marLeft w:val="0"/>
      <w:marRight w:val="0"/>
      <w:marTop w:val="0"/>
      <w:marBottom w:val="0"/>
      <w:divBdr>
        <w:top w:val="none" w:sz="0" w:space="0" w:color="auto"/>
        <w:left w:val="none" w:sz="0" w:space="0" w:color="auto"/>
        <w:bottom w:val="none" w:sz="0" w:space="0" w:color="auto"/>
        <w:right w:val="none" w:sz="0" w:space="0" w:color="auto"/>
      </w:divBdr>
    </w:div>
    <w:div w:id="530531574">
      <w:bodyDiv w:val="1"/>
      <w:marLeft w:val="0"/>
      <w:marRight w:val="0"/>
      <w:marTop w:val="0"/>
      <w:marBottom w:val="0"/>
      <w:divBdr>
        <w:top w:val="none" w:sz="0" w:space="0" w:color="auto"/>
        <w:left w:val="none" w:sz="0" w:space="0" w:color="auto"/>
        <w:bottom w:val="none" w:sz="0" w:space="0" w:color="auto"/>
        <w:right w:val="none" w:sz="0" w:space="0" w:color="auto"/>
      </w:divBdr>
    </w:div>
    <w:div w:id="544871698">
      <w:bodyDiv w:val="1"/>
      <w:marLeft w:val="0"/>
      <w:marRight w:val="0"/>
      <w:marTop w:val="0"/>
      <w:marBottom w:val="0"/>
      <w:divBdr>
        <w:top w:val="none" w:sz="0" w:space="0" w:color="auto"/>
        <w:left w:val="none" w:sz="0" w:space="0" w:color="auto"/>
        <w:bottom w:val="none" w:sz="0" w:space="0" w:color="auto"/>
        <w:right w:val="none" w:sz="0" w:space="0" w:color="auto"/>
      </w:divBdr>
    </w:div>
    <w:div w:id="545141040">
      <w:bodyDiv w:val="1"/>
      <w:marLeft w:val="0"/>
      <w:marRight w:val="0"/>
      <w:marTop w:val="0"/>
      <w:marBottom w:val="0"/>
      <w:divBdr>
        <w:top w:val="none" w:sz="0" w:space="0" w:color="auto"/>
        <w:left w:val="none" w:sz="0" w:space="0" w:color="auto"/>
        <w:bottom w:val="none" w:sz="0" w:space="0" w:color="auto"/>
        <w:right w:val="none" w:sz="0" w:space="0" w:color="auto"/>
      </w:divBdr>
    </w:div>
    <w:div w:id="552931965">
      <w:bodyDiv w:val="1"/>
      <w:marLeft w:val="0"/>
      <w:marRight w:val="0"/>
      <w:marTop w:val="0"/>
      <w:marBottom w:val="0"/>
      <w:divBdr>
        <w:top w:val="none" w:sz="0" w:space="0" w:color="auto"/>
        <w:left w:val="none" w:sz="0" w:space="0" w:color="auto"/>
        <w:bottom w:val="none" w:sz="0" w:space="0" w:color="auto"/>
        <w:right w:val="none" w:sz="0" w:space="0" w:color="auto"/>
      </w:divBdr>
    </w:div>
    <w:div w:id="559829289">
      <w:bodyDiv w:val="1"/>
      <w:marLeft w:val="0"/>
      <w:marRight w:val="0"/>
      <w:marTop w:val="0"/>
      <w:marBottom w:val="0"/>
      <w:divBdr>
        <w:top w:val="none" w:sz="0" w:space="0" w:color="auto"/>
        <w:left w:val="none" w:sz="0" w:space="0" w:color="auto"/>
        <w:bottom w:val="none" w:sz="0" w:space="0" w:color="auto"/>
        <w:right w:val="none" w:sz="0" w:space="0" w:color="auto"/>
      </w:divBdr>
    </w:div>
    <w:div w:id="561986838">
      <w:bodyDiv w:val="1"/>
      <w:marLeft w:val="0"/>
      <w:marRight w:val="0"/>
      <w:marTop w:val="0"/>
      <w:marBottom w:val="0"/>
      <w:divBdr>
        <w:top w:val="none" w:sz="0" w:space="0" w:color="auto"/>
        <w:left w:val="none" w:sz="0" w:space="0" w:color="auto"/>
        <w:bottom w:val="none" w:sz="0" w:space="0" w:color="auto"/>
        <w:right w:val="none" w:sz="0" w:space="0" w:color="auto"/>
      </w:divBdr>
    </w:div>
    <w:div w:id="570654528">
      <w:bodyDiv w:val="1"/>
      <w:marLeft w:val="0"/>
      <w:marRight w:val="0"/>
      <w:marTop w:val="0"/>
      <w:marBottom w:val="0"/>
      <w:divBdr>
        <w:top w:val="none" w:sz="0" w:space="0" w:color="auto"/>
        <w:left w:val="none" w:sz="0" w:space="0" w:color="auto"/>
        <w:bottom w:val="none" w:sz="0" w:space="0" w:color="auto"/>
        <w:right w:val="none" w:sz="0" w:space="0" w:color="auto"/>
      </w:divBdr>
    </w:div>
    <w:div w:id="578095148">
      <w:bodyDiv w:val="1"/>
      <w:marLeft w:val="0"/>
      <w:marRight w:val="0"/>
      <w:marTop w:val="0"/>
      <w:marBottom w:val="0"/>
      <w:divBdr>
        <w:top w:val="none" w:sz="0" w:space="0" w:color="auto"/>
        <w:left w:val="none" w:sz="0" w:space="0" w:color="auto"/>
        <w:bottom w:val="none" w:sz="0" w:space="0" w:color="auto"/>
        <w:right w:val="none" w:sz="0" w:space="0" w:color="auto"/>
      </w:divBdr>
    </w:div>
    <w:div w:id="579950276">
      <w:bodyDiv w:val="1"/>
      <w:marLeft w:val="0"/>
      <w:marRight w:val="0"/>
      <w:marTop w:val="0"/>
      <w:marBottom w:val="0"/>
      <w:divBdr>
        <w:top w:val="none" w:sz="0" w:space="0" w:color="auto"/>
        <w:left w:val="none" w:sz="0" w:space="0" w:color="auto"/>
        <w:bottom w:val="none" w:sz="0" w:space="0" w:color="auto"/>
        <w:right w:val="none" w:sz="0" w:space="0" w:color="auto"/>
      </w:divBdr>
    </w:div>
    <w:div w:id="605235305">
      <w:bodyDiv w:val="1"/>
      <w:marLeft w:val="0"/>
      <w:marRight w:val="0"/>
      <w:marTop w:val="0"/>
      <w:marBottom w:val="0"/>
      <w:divBdr>
        <w:top w:val="none" w:sz="0" w:space="0" w:color="auto"/>
        <w:left w:val="none" w:sz="0" w:space="0" w:color="auto"/>
        <w:bottom w:val="none" w:sz="0" w:space="0" w:color="auto"/>
        <w:right w:val="none" w:sz="0" w:space="0" w:color="auto"/>
      </w:divBdr>
    </w:div>
    <w:div w:id="605966456">
      <w:bodyDiv w:val="1"/>
      <w:marLeft w:val="0"/>
      <w:marRight w:val="0"/>
      <w:marTop w:val="0"/>
      <w:marBottom w:val="0"/>
      <w:divBdr>
        <w:top w:val="none" w:sz="0" w:space="0" w:color="auto"/>
        <w:left w:val="none" w:sz="0" w:space="0" w:color="auto"/>
        <w:bottom w:val="none" w:sz="0" w:space="0" w:color="auto"/>
        <w:right w:val="none" w:sz="0" w:space="0" w:color="auto"/>
      </w:divBdr>
    </w:div>
    <w:div w:id="606277995">
      <w:bodyDiv w:val="1"/>
      <w:marLeft w:val="0"/>
      <w:marRight w:val="0"/>
      <w:marTop w:val="0"/>
      <w:marBottom w:val="0"/>
      <w:divBdr>
        <w:top w:val="none" w:sz="0" w:space="0" w:color="auto"/>
        <w:left w:val="none" w:sz="0" w:space="0" w:color="auto"/>
        <w:bottom w:val="none" w:sz="0" w:space="0" w:color="auto"/>
        <w:right w:val="none" w:sz="0" w:space="0" w:color="auto"/>
      </w:divBdr>
    </w:div>
    <w:div w:id="635530942">
      <w:bodyDiv w:val="1"/>
      <w:marLeft w:val="0"/>
      <w:marRight w:val="0"/>
      <w:marTop w:val="0"/>
      <w:marBottom w:val="0"/>
      <w:divBdr>
        <w:top w:val="none" w:sz="0" w:space="0" w:color="auto"/>
        <w:left w:val="none" w:sz="0" w:space="0" w:color="auto"/>
        <w:bottom w:val="none" w:sz="0" w:space="0" w:color="auto"/>
        <w:right w:val="none" w:sz="0" w:space="0" w:color="auto"/>
      </w:divBdr>
    </w:div>
    <w:div w:id="657879130">
      <w:bodyDiv w:val="1"/>
      <w:marLeft w:val="0"/>
      <w:marRight w:val="0"/>
      <w:marTop w:val="0"/>
      <w:marBottom w:val="0"/>
      <w:divBdr>
        <w:top w:val="none" w:sz="0" w:space="0" w:color="auto"/>
        <w:left w:val="none" w:sz="0" w:space="0" w:color="auto"/>
        <w:bottom w:val="none" w:sz="0" w:space="0" w:color="auto"/>
        <w:right w:val="none" w:sz="0" w:space="0" w:color="auto"/>
      </w:divBdr>
    </w:div>
    <w:div w:id="667371628">
      <w:bodyDiv w:val="1"/>
      <w:marLeft w:val="0"/>
      <w:marRight w:val="0"/>
      <w:marTop w:val="0"/>
      <w:marBottom w:val="0"/>
      <w:divBdr>
        <w:top w:val="none" w:sz="0" w:space="0" w:color="auto"/>
        <w:left w:val="none" w:sz="0" w:space="0" w:color="auto"/>
        <w:bottom w:val="none" w:sz="0" w:space="0" w:color="auto"/>
        <w:right w:val="none" w:sz="0" w:space="0" w:color="auto"/>
      </w:divBdr>
    </w:div>
    <w:div w:id="676152860">
      <w:bodyDiv w:val="1"/>
      <w:marLeft w:val="0"/>
      <w:marRight w:val="0"/>
      <w:marTop w:val="0"/>
      <w:marBottom w:val="0"/>
      <w:divBdr>
        <w:top w:val="none" w:sz="0" w:space="0" w:color="auto"/>
        <w:left w:val="none" w:sz="0" w:space="0" w:color="auto"/>
        <w:bottom w:val="none" w:sz="0" w:space="0" w:color="auto"/>
        <w:right w:val="none" w:sz="0" w:space="0" w:color="auto"/>
      </w:divBdr>
    </w:div>
    <w:div w:id="677468541">
      <w:bodyDiv w:val="1"/>
      <w:marLeft w:val="0"/>
      <w:marRight w:val="0"/>
      <w:marTop w:val="0"/>
      <w:marBottom w:val="0"/>
      <w:divBdr>
        <w:top w:val="none" w:sz="0" w:space="0" w:color="auto"/>
        <w:left w:val="none" w:sz="0" w:space="0" w:color="auto"/>
        <w:bottom w:val="none" w:sz="0" w:space="0" w:color="auto"/>
        <w:right w:val="none" w:sz="0" w:space="0" w:color="auto"/>
      </w:divBdr>
    </w:div>
    <w:div w:id="704137854">
      <w:bodyDiv w:val="1"/>
      <w:marLeft w:val="0"/>
      <w:marRight w:val="0"/>
      <w:marTop w:val="0"/>
      <w:marBottom w:val="0"/>
      <w:divBdr>
        <w:top w:val="none" w:sz="0" w:space="0" w:color="auto"/>
        <w:left w:val="none" w:sz="0" w:space="0" w:color="auto"/>
        <w:bottom w:val="none" w:sz="0" w:space="0" w:color="auto"/>
        <w:right w:val="none" w:sz="0" w:space="0" w:color="auto"/>
      </w:divBdr>
    </w:div>
    <w:div w:id="711154541">
      <w:bodyDiv w:val="1"/>
      <w:marLeft w:val="0"/>
      <w:marRight w:val="0"/>
      <w:marTop w:val="0"/>
      <w:marBottom w:val="0"/>
      <w:divBdr>
        <w:top w:val="none" w:sz="0" w:space="0" w:color="auto"/>
        <w:left w:val="none" w:sz="0" w:space="0" w:color="auto"/>
        <w:bottom w:val="none" w:sz="0" w:space="0" w:color="auto"/>
        <w:right w:val="none" w:sz="0" w:space="0" w:color="auto"/>
      </w:divBdr>
    </w:div>
    <w:div w:id="749158538">
      <w:bodyDiv w:val="1"/>
      <w:marLeft w:val="0"/>
      <w:marRight w:val="0"/>
      <w:marTop w:val="0"/>
      <w:marBottom w:val="0"/>
      <w:divBdr>
        <w:top w:val="none" w:sz="0" w:space="0" w:color="auto"/>
        <w:left w:val="none" w:sz="0" w:space="0" w:color="auto"/>
        <w:bottom w:val="none" w:sz="0" w:space="0" w:color="auto"/>
        <w:right w:val="none" w:sz="0" w:space="0" w:color="auto"/>
      </w:divBdr>
    </w:div>
    <w:div w:id="762603386">
      <w:bodyDiv w:val="1"/>
      <w:marLeft w:val="0"/>
      <w:marRight w:val="0"/>
      <w:marTop w:val="0"/>
      <w:marBottom w:val="0"/>
      <w:divBdr>
        <w:top w:val="none" w:sz="0" w:space="0" w:color="auto"/>
        <w:left w:val="none" w:sz="0" w:space="0" w:color="auto"/>
        <w:bottom w:val="none" w:sz="0" w:space="0" w:color="auto"/>
        <w:right w:val="none" w:sz="0" w:space="0" w:color="auto"/>
      </w:divBdr>
    </w:div>
    <w:div w:id="771245630">
      <w:bodyDiv w:val="1"/>
      <w:marLeft w:val="0"/>
      <w:marRight w:val="0"/>
      <w:marTop w:val="0"/>
      <w:marBottom w:val="0"/>
      <w:divBdr>
        <w:top w:val="none" w:sz="0" w:space="0" w:color="auto"/>
        <w:left w:val="none" w:sz="0" w:space="0" w:color="auto"/>
        <w:bottom w:val="none" w:sz="0" w:space="0" w:color="auto"/>
        <w:right w:val="none" w:sz="0" w:space="0" w:color="auto"/>
      </w:divBdr>
    </w:div>
    <w:div w:id="786312669">
      <w:bodyDiv w:val="1"/>
      <w:marLeft w:val="0"/>
      <w:marRight w:val="0"/>
      <w:marTop w:val="0"/>
      <w:marBottom w:val="0"/>
      <w:divBdr>
        <w:top w:val="none" w:sz="0" w:space="0" w:color="auto"/>
        <w:left w:val="none" w:sz="0" w:space="0" w:color="auto"/>
        <w:bottom w:val="none" w:sz="0" w:space="0" w:color="auto"/>
        <w:right w:val="none" w:sz="0" w:space="0" w:color="auto"/>
      </w:divBdr>
    </w:div>
    <w:div w:id="790586225">
      <w:bodyDiv w:val="1"/>
      <w:marLeft w:val="0"/>
      <w:marRight w:val="0"/>
      <w:marTop w:val="0"/>
      <w:marBottom w:val="0"/>
      <w:divBdr>
        <w:top w:val="none" w:sz="0" w:space="0" w:color="auto"/>
        <w:left w:val="none" w:sz="0" w:space="0" w:color="auto"/>
        <w:bottom w:val="none" w:sz="0" w:space="0" w:color="auto"/>
        <w:right w:val="none" w:sz="0" w:space="0" w:color="auto"/>
      </w:divBdr>
    </w:div>
    <w:div w:id="807282021">
      <w:bodyDiv w:val="1"/>
      <w:marLeft w:val="0"/>
      <w:marRight w:val="0"/>
      <w:marTop w:val="0"/>
      <w:marBottom w:val="0"/>
      <w:divBdr>
        <w:top w:val="none" w:sz="0" w:space="0" w:color="auto"/>
        <w:left w:val="none" w:sz="0" w:space="0" w:color="auto"/>
        <w:bottom w:val="none" w:sz="0" w:space="0" w:color="auto"/>
        <w:right w:val="none" w:sz="0" w:space="0" w:color="auto"/>
      </w:divBdr>
    </w:div>
    <w:div w:id="814176839">
      <w:bodyDiv w:val="1"/>
      <w:marLeft w:val="0"/>
      <w:marRight w:val="0"/>
      <w:marTop w:val="0"/>
      <w:marBottom w:val="0"/>
      <w:divBdr>
        <w:top w:val="none" w:sz="0" w:space="0" w:color="auto"/>
        <w:left w:val="none" w:sz="0" w:space="0" w:color="auto"/>
        <w:bottom w:val="none" w:sz="0" w:space="0" w:color="auto"/>
        <w:right w:val="none" w:sz="0" w:space="0" w:color="auto"/>
      </w:divBdr>
    </w:div>
    <w:div w:id="832061300">
      <w:bodyDiv w:val="1"/>
      <w:marLeft w:val="0"/>
      <w:marRight w:val="0"/>
      <w:marTop w:val="0"/>
      <w:marBottom w:val="0"/>
      <w:divBdr>
        <w:top w:val="none" w:sz="0" w:space="0" w:color="auto"/>
        <w:left w:val="none" w:sz="0" w:space="0" w:color="auto"/>
        <w:bottom w:val="none" w:sz="0" w:space="0" w:color="auto"/>
        <w:right w:val="none" w:sz="0" w:space="0" w:color="auto"/>
      </w:divBdr>
    </w:div>
    <w:div w:id="840776661">
      <w:bodyDiv w:val="1"/>
      <w:marLeft w:val="0"/>
      <w:marRight w:val="0"/>
      <w:marTop w:val="0"/>
      <w:marBottom w:val="0"/>
      <w:divBdr>
        <w:top w:val="none" w:sz="0" w:space="0" w:color="auto"/>
        <w:left w:val="none" w:sz="0" w:space="0" w:color="auto"/>
        <w:bottom w:val="none" w:sz="0" w:space="0" w:color="auto"/>
        <w:right w:val="none" w:sz="0" w:space="0" w:color="auto"/>
      </w:divBdr>
    </w:div>
    <w:div w:id="841316524">
      <w:bodyDiv w:val="1"/>
      <w:marLeft w:val="0"/>
      <w:marRight w:val="0"/>
      <w:marTop w:val="0"/>
      <w:marBottom w:val="0"/>
      <w:divBdr>
        <w:top w:val="none" w:sz="0" w:space="0" w:color="auto"/>
        <w:left w:val="none" w:sz="0" w:space="0" w:color="auto"/>
        <w:bottom w:val="none" w:sz="0" w:space="0" w:color="auto"/>
        <w:right w:val="none" w:sz="0" w:space="0" w:color="auto"/>
      </w:divBdr>
    </w:div>
    <w:div w:id="866481413">
      <w:bodyDiv w:val="1"/>
      <w:marLeft w:val="0"/>
      <w:marRight w:val="0"/>
      <w:marTop w:val="0"/>
      <w:marBottom w:val="0"/>
      <w:divBdr>
        <w:top w:val="none" w:sz="0" w:space="0" w:color="auto"/>
        <w:left w:val="none" w:sz="0" w:space="0" w:color="auto"/>
        <w:bottom w:val="none" w:sz="0" w:space="0" w:color="auto"/>
        <w:right w:val="none" w:sz="0" w:space="0" w:color="auto"/>
      </w:divBdr>
    </w:div>
    <w:div w:id="867911463">
      <w:bodyDiv w:val="1"/>
      <w:marLeft w:val="0"/>
      <w:marRight w:val="0"/>
      <w:marTop w:val="0"/>
      <w:marBottom w:val="0"/>
      <w:divBdr>
        <w:top w:val="none" w:sz="0" w:space="0" w:color="auto"/>
        <w:left w:val="none" w:sz="0" w:space="0" w:color="auto"/>
        <w:bottom w:val="none" w:sz="0" w:space="0" w:color="auto"/>
        <w:right w:val="none" w:sz="0" w:space="0" w:color="auto"/>
      </w:divBdr>
    </w:div>
    <w:div w:id="870920077">
      <w:bodyDiv w:val="1"/>
      <w:marLeft w:val="0"/>
      <w:marRight w:val="0"/>
      <w:marTop w:val="0"/>
      <w:marBottom w:val="0"/>
      <w:divBdr>
        <w:top w:val="none" w:sz="0" w:space="0" w:color="auto"/>
        <w:left w:val="none" w:sz="0" w:space="0" w:color="auto"/>
        <w:bottom w:val="none" w:sz="0" w:space="0" w:color="auto"/>
        <w:right w:val="none" w:sz="0" w:space="0" w:color="auto"/>
      </w:divBdr>
    </w:div>
    <w:div w:id="893737965">
      <w:bodyDiv w:val="1"/>
      <w:marLeft w:val="0"/>
      <w:marRight w:val="0"/>
      <w:marTop w:val="0"/>
      <w:marBottom w:val="0"/>
      <w:divBdr>
        <w:top w:val="none" w:sz="0" w:space="0" w:color="auto"/>
        <w:left w:val="none" w:sz="0" w:space="0" w:color="auto"/>
        <w:bottom w:val="none" w:sz="0" w:space="0" w:color="auto"/>
        <w:right w:val="none" w:sz="0" w:space="0" w:color="auto"/>
      </w:divBdr>
    </w:div>
    <w:div w:id="903832604">
      <w:bodyDiv w:val="1"/>
      <w:marLeft w:val="0"/>
      <w:marRight w:val="0"/>
      <w:marTop w:val="0"/>
      <w:marBottom w:val="0"/>
      <w:divBdr>
        <w:top w:val="none" w:sz="0" w:space="0" w:color="auto"/>
        <w:left w:val="none" w:sz="0" w:space="0" w:color="auto"/>
        <w:bottom w:val="none" w:sz="0" w:space="0" w:color="auto"/>
        <w:right w:val="none" w:sz="0" w:space="0" w:color="auto"/>
      </w:divBdr>
    </w:div>
    <w:div w:id="910699831">
      <w:bodyDiv w:val="1"/>
      <w:marLeft w:val="0"/>
      <w:marRight w:val="0"/>
      <w:marTop w:val="0"/>
      <w:marBottom w:val="0"/>
      <w:divBdr>
        <w:top w:val="none" w:sz="0" w:space="0" w:color="auto"/>
        <w:left w:val="none" w:sz="0" w:space="0" w:color="auto"/>
        <w:bottom w:val="none" w:sz="0" w:space="0" w:color="auto"/>
        <w:right w:val="none" w:sz="0" w:space="0" w:color="auto"/>
      </w:divBdr>
    </w:div>
    <w:div w:id="936252602">
      <w:bodyDiv w:val="1"/>
      <w:marLeft w:val="0"/>
      <w:marRight w:val="0"/>
      <w:marTop w:val="0"/>
      <w:marBottom w:val="0"/>
      <w:divBdr>
        <w:top w:val="none" w:sz="0" w:space="0" w:color="auto"/>
        <w:left w:val="none" w:sz="0" w:space="0" w:color="auto"/>
        <w:bottom w:val="none" w:sz="0" w:space="0" w:color="auto"/>
        <w:right w:val="none" w:sz="0" w:space="0" w:color="auto"/>
      </w:divBdr>
    </w:div>
    <w:div w:id="950933727">
      <w:bodyDiv w:val="1"/>
      <w:marLeft w:val="0"/>
      <w:marRight w:val="0"/>
      <w:marTop w:val="0"/>
      <w:marBottom w:val="0"/>
      <w:divBdr>
        <w:top w:val="none" w:sz="0" w:space="0" w:color="auto"/>
        <w:left w:val="none" w:sz="0" w:space="0" w:color="auto"/>
        <w:bottom w:val="none" w:sz="0" w:space="0" w:color="auto"/>
        <w:right w:val="none" w:sz="0" w:space="0" w:color="auto"/>
      </w:divBdr>
    </w:div>
    <w:div w:id="954016602">
      <w:bodyDiv w:val="1"/>
      <w:marLeft w:val="0"/>
      <w:marRight w:val="0"/>
      <w:marTop w:val="0"/>
      <w:marBottom w:val="0"/>
      <w:divBdr>
        <w:top w:val="none" w:sz="0" w:space="0" w:color="auto"/>
        <w:left w:val="none" w:sz="0" w:space="0" w:color="auto"/>
        <w:bottom w:val="none" w:sz="0" w:space="0" w:color="auto"/>
        <w:right w:val="none" w:sz="0" w:space="0" w:color="auto"/>
      </w:divBdr>
    </w:div>
    <w:div w:id="960722173">
      <w:bodyDiv w:val="1"/>
      <w:marLeft w:val="0"/>
      <w:marRight w:val="0"/>
      <w:marTop w:val="0"/>
      <w:marBottom w:val="0"/>
      <w:divBdr>
        <w:top w:val="none" w:sz="0" w:space="0" w:color="auto"/>
        <w:left w:val="none" w:sz="0" w:space="0" w:color="auto"/>
        <w:bottom w:val="none" w:sz="0" w:space="0" w:color="auto"/>
        <w:right w:val="none" w:sz="0" w:space="0" w:color="auto"/>
      </w:divBdr>
    </w:div>
    <w:div w:id="992835878">
      <w:bodyDiv w:val="1"/>
      <w:marLeft w:val="0"/>
      <w:marRight w:val="0"/>
      <w:marTop w:val="0"/>
      <w:marBottom w:val="0"/>
      <w:divBdr>
        <w:top w:val="none" w:sz="0" w:space="0" w:color="auto"/>
        <w:left w:val="none" w:sz="0" w:space="0" w:color="auto"/>
        <w:bottom w:val="none" w:sz="0" w:space="0" w:color="auto"/>
        <w:right w:val="none" w:sz="0" w:space="0" w:color="auto"/>
      </w:divBdr>
    </w:div>
    <w:div w:id="1012150375">
      <w:bodyDiv w:val="1"/>
      <w:marLeft w:val="0"/>
      <w:marRight w:val="0"/>
      <w:marTop w:val="0"/>
      <w:marBottom w:val="0"/>
      <w:divBdr>
        <w:top w:val="none" w:sz="0" w:space="0" w:color="auto"/>
        <w:left w:val="none" w:sz="0" w:space="0" w:color="auto"/>
        <w:bottom w:val="none" w:sz="0" w:space="0" w:color="auto"/>
        <w:right w:val="none" w:sz="0" w:space="0" w:color="auto"/>
      </w:divBdr>
    </w:div>
    <w:div w:id="1013530561">
      <w:bodyDiv w:val="1"/>
      <w:marLeft w:val="0"/>
      <w:marRight w:val="0"/>
      <w:marTop w:val="0"/>
      <w:marBottom w:val="0"/>
      <w:divBdr>
        <w:top w:val="none" w:sz="0" w:space="0" w:color="auto"/>
        <w:left w:val="none" w:sz="0" w:space="0" w:color="auto"/>
        <w:bottom w:val="none" w:sz="0" w:space="0" w:color="auto"/>
        <w:right w:val="none" w:sz="0" w:space="0" w:color="auto"/>
      </w:divBdr>
    </w:div>
    <w:div w:id="1019090663">
      <w:bodyDiv w:val="1"/>
      <w:marLeft w:val="0"/>
      <w:marRight w:val="0"/>
      <w:marTop w:val="0"/>
      <w:marBottom w:val="0"/>
      <w:divBdr>
        <w:top w:val="none" w:sz="0" w:space="0" w:color="auto"/>
        <w:left w:val="none" w:sz="0" w:space="0" w:color="auto"/>
        <w:bottom w:val="none" w:sz="0" w:space="0" w:color="auto"/>
        <w:right w:val="none" w:sz="0" w:space="0" w:color="auto"/>
      </w:divBdr>
    </w:div>
    <w:div w:id="1040476214">
      <w:bodyDiv w:val="1"/>
      <w:marLeft w:val="0"/>
      <w:marRight w:val="0"/>
      <w:marTop w:val="0"/>
      <w:marBottom w:val="0"/>
      <w:divBdr>
        <w:top w:val="none" w:sz="0" w:space="0" w:color="auto"/>
        <w:left w:val="none" w:sz="0" w:space="0" w:color="auto"/>
        <w:bottom w:val="none" w:sz="0" w:space="0" w:color="auto"/>
        <w:right w:val="none" w:sz="0" w:space="0" w:color="auto"/>
      </w:divBdr>
    </w:div>
    <w:div w:id="1062605142">
      <w:bodyDiv w:val="1"/>
      <w:marLeft w:val="0"/>
      <w:marRight w:val="0"/>
      <w:marTop w:val="0"/>
      <w:marBottom w:val="0"/>
      <w:divBdr>
        <w:top w:val="none" w:sz="0" w:space="0" w:color="auto"/>
        <w:left w:val="none" w:sz="0" w:space="0" w:color="auto"/>
        <w:bottom w:val="none" w:sz="0" w:space="0" w:color="auto"/>
        <w:right w:val="none" w:sz="0" w:space="0" w:color="auto"/>
      </w:divBdr>
    </w:div>
    <w:div w:id="1066803990">
      <w:bodyDiv w:val="1"/>
      <w:marLeft w:val="0"/>
      <w:marRight w:val="0"/>
      <w:marTop w:val="0"/>
      <w:marBottom w:val="0"/>
      <w:divBdr>
        <w:top w:val="none" w:sz="0" w:space="0" w:color="auto"/>
        <w:left w:val="none" w:sz="0" w:space="0" w:color="auto"/>
        <w:bottom w:val="none" w:sz="0" w:space="0" w:color="auto"/>
        <w:right w:val="none" w:sz="0" w:space="0" w:color="auto"/>
      </w:divBdr>
    </w:div>
    <w:div w:id="1070496307">
      <w:bodyDiv w:val="1"/>
      <w:marLeft w:val="0"/>
      <w:marRight w:val="0"/>
      <w:marTop w:val="0"/>
      <w:marBottom w:val="0"/>
      <w:divBdr>
        <w:top w:val="none" w:sz="0" w:space="0" w:color="auto"/>
        <w:left w:val="none" w:sz="0" w:space="0" w:color="auto"/>
        <w:bottom w:val="none" w:sz="0" w:space="0" w:color="auto"/>
        <w:right w:val="none" w:sz="0" w:space="0" w:color="auto"/>
      </w:divBdr>
    </w:div>
    <w:div w:id="1083525970">
      <w:bodyDiv w:val="1"/>
      <w:marLeft w:val="0"/>
      <w:marRight w:val="0"/>
      <w:marTop w:val="0"/>
      <w:marBottom w:val="0"/>
      <w:divBdr>
        <w:top w:val="none" w:sz="0" w:space="0" w:color="auto"/>
        <w:left w:val="none" w:sz="0" w:space="0" w:color="auto"/>
        <w:bottom w:val="none" w:sz="0" w:space="0" w:color="auto"/>
        <w:right w:val="none" w:sz="0" w:space="0" w:color="auto"/>
      </w:divBdr>
    </w:div>
    <w:div w:id="1086995846">
      <w:bodyDiv w:val="1"/>
      <w:marLeft w:val="0"/>
      <w:marRight w:val="0"/>
      <w:marTop w:val="0"/>
      <w:marBottom w:val="0"/>
      <w:divBdr>
        <w:top w:val="none" w:sz="0" w:space="0" w:color="auto"/>
        <w:left w:val="none" w:sz="0" w:space="0" w:color="auto"/>
        <w:bottom w:val="none" w:sz="0" w:space="0" w:color="auto"/>
        <w:right w:val="none" w:sz="0" w:space="0" w:color="auto"/>
      </w:divBdr>
    </w:div>
    <w:div w:id="1110323752">
      <w:bodyDiv w:val="1"/>
      <w:marLeft w:val="0"/>
      <w:marRight w:val="0"/>
      <w:marTop w:val="0"/>
      <w:marBottom w:val="0"/>
      <w:divBdr>
        <w:top w:val="none" w:sz="0" w:space="0" w:color="auto"/>
        <w:left w:val="none" w:sz="0" w:space="0" w:color="auto"/>
        <w:bottom w:val="none" w:sz="0" w:space="0" w:color="auto"/>
        <w:right w:val="none" w:sz="0" w:space="0" w:color="auto"/>
      </w:divBdr>
    </w:div>
    <w:div w:id="1130436137">
      <w:bodyDiv w:val="1"/>
      <w:marLeft w:val="0"/>
      <w:marRight w:val="0"/>
      <w:marTop w:val="0"/>
      <w:marBottom w:val="0"/>
      <w:divBdr>
        <w:top w:val="none" w:sz="0" w:space="0" w:color="auto"/>
        <w:left w:val="none" w:sz="0" w:space="0" w:color="auto"/>
        <w:bottom w:val="none" w:sz="0" w:space="0" w:color="auto"/>
        <w:right w:val="none" w:sz="0" w:space="0" w:color="auto"/>
      </w:divBdr>
    </w:div>
    <w:div w:id="1132333843">
      <w:bodyDiv w:val="1"/>
      <w:marLeft w:val="0"/>
      <w:marRight w:val="0"/>
      <w:marTop w:val="0"/>
      <w:marBottom w:val="0"/>
      <w:divBdr>
        <w:top w:val="none" w:sz="0" w:space="0" w:color="auto"/>
        <w:left w:val="none" w:sz="0" w:space="0" w:color="auto"/>
        <w:bottom w:val="none" w:sz="0" w:space="0" w:color="auto"/>
        <w:right w:val="none" w:sz="0" w:space="0" w:color="auto"/>
      </w:divBdr>
    </w:div>
    <w:div w:id="1132820304">
      <w:bodyDiv w:val="1"/>
      <w:marLeft w:val="0"/>
      <w:marRight w:val="0"/>
      <w:marTop w:val="0"/>
      <w:marBottom w:val="0"/>
      <w:divBdr>
        <w:top w:val="none" w:sz="0" w:space="0" w:color="auto"/>
        <w:left w:val="none" w:sz="0" w:space="0" w:color="auto"/>
        <w:bottom w:val="none" w:sz="0" w:space="0" w:color="auto"/>
        <w:right w:val="none" w:sz="0" w:space="0" w:color="auto"/>
      </w:divBdr>
    </w:div>
    <w:div w:id="1133450898">
      <w:bodyDiv w:val="1"/>
      <w:marLeft w:val="0"/>
      <w:marRight w:val="0"/>
      <w:marTop w:val="0"/>
      <w:marBottom w:val="0"/>
      <w:divBdr>
        <w:top w:val="none" w:sz="0" w:space="0" w:color="auto"/>
        <w:left w:val="none" w:sz="0" w:space="0" w:color="auto"/>
        <w:bottom w:val="none" w:sz="0" w:space="0" w:color="auto"/>
        <w:right w:val="none" w:sz="0" w:space="0" w:color="auto"/>
      </w:divBdr>
    </w:div>
    <w:div w:id="1141842735">
      <w:bodyDiv w:val="1"/>
      <w:marLeft w:val="0"/>
      <w:marRight w:val="0"/>
      <w:marTop w:val="0"/>
      <w:marBottom w:val="0"/>
      <w:divBdr>
        <w:top w:val="none" w:sz="0" w:space="0" w:color="auto"/>
        <w:left w:val="none" w:sz="0" w:space="0" w:color="auto"/>
        <w:bottom w:val="none" w:sz="0" w:space="0" w:color="auto"/>
        <w:right w:val="none" w:sz="0" w:space="0" w:color="auto"/>
      </w:divBdr>
    </w:div>
    <w:div w:id="1201934638">
      <w:bodyDiv w:val="1"/>
      <w:marLeft w:val="0"/>
      <w:marRight w:val="0"/>
      <w:marTop w:val="0"/>
      <w:marBottom w:val="0"/>
      <w:divBdr>
        <w:top w:val="none" w:sz="0" w:space="0" w:color="auto"/>
        <w:left w:val="none" w:sz="0" w:space="0" w:color="auto"/>
        <w:bottom w:val="none" w:sz="0" w:space="0" w:color="auto"/>
        <w:right w:val="none" w:sz="0" w:space="0" w:color="auto"/>
      </w:divBdr>
    </w:div>
    <w:div w:id="1208100389">
      <w:bodyDiv w:val="1"/>
      <w:marLeft w:val="0"/>
      <w:marRight w:val="0"/>
      <w:marTop w:val="0"/>
      <w:marBottom w:val="0"/>
      <w:divBdr>
        <w:top w:val="none" w:sz="0" w:space="0" w:color="auto"/>
        <w:left w:val="none" w:sz="0" w:space="0" w:color="auto"/>
        <w:bottom w:val="none" w:sz="0" w:space="0" w:color="auto"/>
        <w:right w:val="none" w:sz="0" w:space="0" w:color="auto"/>
      </w:divBdr>
    </w:div>
    <w:div w:id="1226532263">
      <w:bodyDiv w:val="1"/>
      <w:marLeft w:val="0"/>
      <w:marRight w:val="0"/>
      <w:marTop w:val="0"/>
      <w:marBottom w:val="0"/>
      <w:divBdr>
        <w:top w:val="none" w:sz="0" w:space="0" w:color="auto"/>
        <w:left w:val="none" w:sz="0" w:space="0" w:color="auto"/>
        <w:bottom w:val="none" w:sz="0" w:space="0" w:color="auto"/>
        <w:right w:val="none" w:sz="0" w:space="0" w:color="auto"/>
      </w:divBdr>
    </w:div>
    <w:div w:id="1228614072">
      <w:bodyDiv w:val="1"/>
      <w:marLeft w:val="0"/>
      <w:marRight w:val="0"/>
      <w:marTop w:val="0"/>
      <w:marBottom w:val="0"/>
      <w:divBdr>
        <w:top w:val="none" w:sz="0" w:space="0" w:color="auto"/>
        <w:left w:val="none" w:sz="0" w:space="0" w:color="auto"/>
        <w:bottom w:val="none" w:sz="0" w:space="0" w:color="auto"/>
        <w:right w:val="none" w:sz="0" w:space="0" w:color="auto"/>
      </w:divBdr>
    </w:div>
    <w:div w:id="1240404639">
      <w:bodyDiv w:val="1"/>
      <w:marLeft w:val="0"/>
      <w:marRight w:val="0"/>
      <w:marTop w:val="0"/>
      <w:marBottom w:val="0"/>
      <w:divBdr>
        <w:top w:val="none" w:sz="0" w:space="0" w:color="auto"/>
        <w:left w:val="none" w:sz="0" w:space="0" w:color="auto"/>
        <w:bottom w:val="none" w:sz="0" w:space="0" w:color="auto"/>
        <w:right w:val="none" w:sz="0" w:space="0" w:color="auto"/>
      </w:divBdr>
    </w:div>
    <w:div w:id="1258902320">
      <w:bodyDiv w:val="1"/>
      <w:marLeft w:val="0"/>
      <w:marRight w:val="0"/>
      <w:marTop w:val="0"/>
      <w:marBottom w:val="0"/>
      <w:divBdr>
        <w:top w:val="none" w:sz="0" w:space="0" w:color="auto"/>
        <w:left w:val="none" w:sz="0" w:space="0" w:color="auto"/>
        <w:bottom w:val="none" w:sz="0" w:space="0" w:color="auto"/>
        <w:right w:val="none" w:sz="0" w:space="0" w:color="auto"/>
      </w:divBdr>
    </w:div>
    <w:div w:id="1271398655">
      <w:bodyDiv w:val="1"/>
      <w:marLeft w:val="0"/>
      <w:marRight w:val="0"/>
      <w:marTop w:val="0"/>
      <w:marBottom w:val="0"/>
      <w:divBdr>
        <w:top w:val="none" w:sz="0" w:space="0" w:color="auto"/>
        <w:left w:val="none" w:sz="0" w:space="0" w:color="auto"/>
        <w:bottom w:val="none" w:sz="0" w:space="0" w:color="auto"/>
        <w:right w:val="none" w:sz="0" w:space="0" w:color="auto"/>
      </w:divBdr>
    </w:div>
    <w:div w:id="1271626399">
      <w:bodyDiv w:val="1"/>
      <w:marLeft w:val="0"/>
      <w:marRight w:val="0"/>
      <w:marTop w:val="0"/>
      <w:marBottom w:val="0"/>
      <w:divBdr>
        <w:top w:val="none" w:sz="0" w:space="0" w:color="auto"/>
        <w:left w:val="none" w:sz="0" w:space="0" w:color="auto"/>
        <w:bottom w:val="none" w:sz="0" w:space="0" w:color="auto"/>
        <w:right w:val="none" w:sz="0" w:space="0" w:color="auto"/>
      </w:divBdr>
    </w:div>
    <w:div w:id="1279725488">
      <w:bodyDiv w:val="1"/>
      <w:marLeft w:val="0"/>
      <w:marRight w:val="0"/>
      <w:marTop w:val="0"/>
      <w:marBottom w:val="0"/>
      <w:divBdr>
        <w:top w:val="none" w:sz="0" w:space="0" w:color="auto"/>
        <w:left w:val="none" w:sz="0" w:space="0" w:color="auto"/>
        <w:bottom w:val="none" w:sz="0" w:space="0" w:color="auto"/>
        <w:right w:val="none" w:sz="0" w:space="0" w:color="auto"/>
      </w:divBdr>
    </w:div>
    <w:div w:id="1284967299">
      <w:bodyDiv w:val="1"/>
      <w:marLeft w:val="0"/>
      <w:marRight w:val="0"/>
      <w:marTop w:val="0"/>
      <w:marBottom w:val="0"/>
      <w:divBdr>
        <w:top w:val="none" w:sz="0" w:space="0" w:color="auto"/>
        <w:left w:val="none" w:sz="0" w:space="0" w:color="auto"/>
        <w:bottom w:val="none" w:sz="0" w:space="0" w:color="auto"/>
        <w:right w:val="none" w:sz="0" w:space="0" w:color="auto"/>
      </w:divBdr>
    </w:div>
    <w:div w:id="1290279073">
      <w:bodyDiv w:val="1"/>
      <w:marLeft w:val="0"/>
      <w:marRight w:val="0"/>
      <w:marTop w:val="0"/>
      <w:marBottom w:val="0"/>
      <w:divBdr>
        <w:top w:val="none" w:sz="0" w:space="0" w:color="auto"/>
        <w:left w:val="none" w:sz="0" w:space="0" w:color="auto"/>
        <w:bottom w:val="none" w:sz="0" w:space="0" w:color="auto"/>
        <w:right w:val="none" w:sz="0" w:space="0" w:color="auto"/>
      </w:divBdr>
    </w:div>
    <w:div w:id="1291395106">
      <w:bodyDiv w:val="1"/>
      <w:marLeft w:val="0"/>
      <w:marRight w:val="0"/>
      <w:marTop w:val="0"/>
      <w:marBottom w:val="0"/>
      <w:divBdr>
        <w:top w:val="none" w:sz="0" w:space="0" w:color="auto"/>
        <w:left w:val="none" w:sz="0" w:space="0" w:color="auto"/>
        <w:bottom w:val="none" w:sz="0" w:space="0" w:color="auto"/>
        <w:right w:val="none" w:sz="0" w:space="0" w:color="auto"/>
      </w:divBdr>
    </w:div>
    <w:div w:id="1293902096">
      <w:bodyDiv w:val="1"/>
      <w:marLeft w:val="0"/>
      <w:marRight w:val="0"/>
      <w:marTop w:val="0"/>
      <w:marBottom w:val="0"/>
      <w:divBdr>
        <w:top w:val="none" w:sz="0" w:space="0" w:color="auto"/>
        <w:left w:val="none" w:sz="0" w:space="0" w:color="auto"/>
        <w:bottom w:val="none" w:sz="0" w:space="0" w:color="auto"/>
        <w:right w:val="none" w:sz="0" w:space="0" w:color="auto"/>
      </w:divBdr>
    </w:div>
    <w:div w:id="1299265813">
      <w:bodyDiv w:val="1"/>
      <w:marLeft w:val="0"/>
      <w:marRight w:val="0"/>
      <w:marTop w:val="0"/>
      <w:marBottom w:val="0"/>
      <w:divBdr>
        <w:top w:val="none" w:sz="0" w:space="0" w:color="auto"/>
        <w:left w:val="none" w:sz="0" w:space="0" w:color="auto"/>
        <w:bottom w:val="none" w:sz="0" w:space="0" w:color="auto"/>
        <w:right w:val="none" w:sz="0" w:space="0" w:color="auto"/>
      </w:divBdr>
    </w:div>
    <w:div w:id="1325166857">
      <w:bodyDiv w:val="1"/>
      <w:marLeft w:val="0"/>
      <w:marRight w:val="0"/>
      <w:marTop w:val="0"/>
      <w:marBottom w:val="0"/>
      <w:divBdr>
        <w:top w:val="none" w:sz="0" w:space="0" w:color="auto"/>
        <w:left w:val="none" w:sz="0" w:space="0" w:color="auto"/>
        <w:bottom w:val="none" w:sz="0" w:space="0" w:color="auto"/>
        <w:right w:val="none" w:sz="0" w:space="0" w:color="auto"/>
      </w:divBdr>
    </w:div>
    <w:div w:id="1325621890">
      <w:bodyDiv w:val="1"/>
      <w:marLeft w:val="0"/>
      <w:marRight w:val="0"/>
      <w:marTop w:val="0"/>
      <w:marBottom w:val="0"/>
      <w:divBdr>
        <w:top w:val="none" w:sz="0" w:space="0" w:color="auto"/>
        <w:left w:val="none" w:sz="0" w:space="0" w:color="auto"/>
        <w:bottom w:val="none" w:sz="0" w:space="0" w:color="auto"/>
        <w:right w:val="none" w:sz="0" w:space="0" w:color="auto"/>
      </w:divBdr>
    </w:div>
    <w:div w:id="1327901013">
      <w:bodyDiv w:val="1"/>
      <w:marLeft w:val="0"/>
      <w:marRight w:val="0"/>
      <w:marTop w:val="0"/>
      <w:marBottom w:val="0"/>
      <w:divBdr>
        <w:top w:val="none" w:sz="0" w:space="0" w:color="auto"/>
        <w:left w:val="none" w:sz="0" w:space="0" w:color="auto"/>
        <w:bottom w:val="none" w:sz="0" w:space="0" w:color="auto"/>
        <w:right w:val="none" w:sz="0" w:space="0" w:color="auto"/>
      </w:divBdr>
    </w:div>
    <w:div w:id="1331836045">
      <w:bodyDiv w:val="1"/>
      <w:marLeft w:val="0"/>
      <w:marRight w:val="0"/>
      <w:marTop w:val="0"/>
      <w:marBottom w:val="0"/>
      <w:divBdr>
        <w:top w:val="none" w:sz="0" w:space="0" w:color="auto"/>
        <w:left w:val="none" w:sz="0" w:space="0" w:color="auto"/>
        <w:bottom w:val="none" w:sz="0" w:space="0" w:color="auto"/>
        <w:right w:val="none" w:sz="0" w:space="0" w:color="auto"/>
      </w:divBdr>
    </w:div>
    <w:div w:id="1337417563">
      <w:bodyDiv w:val="1"/>
      <w:marLeft w:val="0"/>
      <w:marRight w:val="0"/>
      <w:marTop w:val="0"/>
      <w:marBottom w:val="0"/>
      <w:divBdr>
        <w:top w:val="none" w:sz="0" w:space="0" w:color="auto"/>
        <w:left w:val="none" w:sz="0" w:space="0" w:color="auto"/>
        <w:bottom w:val="none" w:sz="0" w:space="0" w:color="auto"/>
        <w:right w:val="none" w:sz="0" w:space="0" w:color="auto"/>
      </w:divBdr>
    </w:div>
    <w:div w:id="1342320611">
      <w:bodyDiv w:val="1"/>
      <w:marLeft w:val="0"/>
      <w:marRight w:val="0"/>
      <w:marTop w:val="0"/>
      <w:marBottom w:val="0"/>
      <w:divBdr>
        <w:top w:val="none" w:sz="0" w:space="0" w:color="auto"/>
        <w:left w:val="none" w:sz="0" w:space="0" w:color="auto"/>
        <w:bottom w:val="none" w:sz="0" w:space="0" w:color="auto"/>
        <w:right w:val="none" w:sz="0" w:space="0" w:color="auto"/>
      </w:divBdr>
    </w:div>
    <w:div w:id="1344479385">
      <w:bodyDiv w:val="1"/>
      <w:marLeft w:val="0"/>
      <w:marRight w:val="0"/>
      <w:marTop w:val="0"/>
      <w:marBottom w:val="0"/>
      <w:divBdr>
        <w:top w:val="none" w:sz="0" w:space="0" w:color="auto"/>
        <w:left w:val="none" w:sz="0" w:space="0" w:color="auto"/>
        <w:bottom w:val="none" w:sz="0" w:space="0" w:color="auto"/>
        <w:right w:val="none" w:sz="0" w:space="0" w:color="auto"/>
      </w:divBdr>
    </w:div>
    <w:div w:id="1351252962">
      <w:bodyDiv w:val="1"/>
      <w:marLeft w:val="0"/>
      <w:marRight w:val="0"/>
      <w:marTop w:val="0"/>
      <w:marBottom w:val="0"/>
      <w:divBdr>
        <w:top w:val="none" w:sz="0" w:space="0" w:color="auto"/>
        <w:left w:val="none" w:sz="0" w:space="0" w:color="auto"/>
        <w:bottom w:val="none" w:sz="0" w:space="0" w:color="auto"/>
        <w:right w:val="none" w:sz="0" w:space="0" w:color="auto"/>
      </w:divBdr>
    </w:div>
    <w:div w:id="1356152724">
      <w:bodyDiv w:val="1"/>
      <w:marLeft w:val="0"/>
      <w:marRight w:val="0"/>
      <w:marTop w:val="0"/>
      <w:marBottom w:val="0"/>
      <w:divBdr>
        <w:top w:val="none" w:sz="0" w:space="0" w:color="auto"/>
        <w:left w:val="none" w:sz="0" w:space="0" w:color="auto"/>
        <w:bottom w:val="none" w:sz="0" w:space="0" w:color="auto"/>
        <w:right w:val="none" w:sz="0" w:space="0" w:color="auto"/>
      </w:divBdr>
    </w:div>
    <w:div w:id="1360937437">
      <w:bodyDiv w:val="1"/>
      <w:marLeft w:val="0"/>
      <w:marRight w:val="0"/>
      <w:marTop w:val="0"/>
      <w:marBottom w:val="0"/>
      <w:divBdr>
        <w:top w:val="none" w:sz="0" w:space="0" w:color="auto"/>
        <w:left w:val="none" w:sz="0" w:space="0" w:color="auto"/>
        <w:bottom w:val="none" w:sz="0" w:space="0" w:color="auto"/>
        <w:right w:val="none" w:sz="0" w:space="0" w:color="auto"/>
      </w:divBdr>
    </w:div>
    <w:div w:id="1379280905">
      <w:bodyDiv w:val="1"/>
      <w:marLeft w:val="0"/>
      <w:marRight w:val="0"/>
      <w:marTop w:val="0"/>
      <w:marBottom w:val="0"/>
      <w:divBdr>
        <w:top w:val="none" w:sz="0" w:space="0" w:color="auto"/>
        <w:left w:val="none" w:sz="0" w:space="0" w:color="auto"/>
        <w:bottom w:val="none" w:sz="0" w:space="0" w:color="auto"/>
        <w:right w:val="none" w:sz="0" w:space="0" w:color="auto"/>
      </w:divBdr>
    </w:div>
    <w:div w:id="1392343114">
      <w:bodyDiv w:val="1"/>
      <w:marLeft w:val="0"/>
      <w:marRight w:val="0"/>
      <w:marTop w:val="0"/>
      <w:marBottom w:val="0"/>
      <w:divBdr>
        <w:top w:val="none" w:sz="0" w:space="0" w:color="auto"/>
        <w:left w:val="none" w:sz="0" w:space="0" w:color="auto"/>
        <w:bottom w:val="none" w:sz="0" w:space="0" w:color="auto"/>
        <w:right w:val="none" w:sz="0" w:space="0" w:color="auto"/>
      </w:divBdr>
    </w:div>
    <w:div w:id="1399284184">
      <w:bodyDiv w:val="1"/>
      <w:marLeft w:val="0"/>
      <w:marRight w:val="0"/>
      <w:marTop w:val="0"/>
      <w:marBottom w:val="0"/>
      <w:divBdr>
        <w:top w:val="none" w:sz="0" w:space="0" w:color="auto"/>
        <w:left w:val="none" w:sz="0" w:space="0" w:color="auto"/>
        <w:bottom w:val="none" w:sz="0" w:space="0" w:color="auto"/>
        <w:right w:val="none" w:sz="0" w:space="0" w:color="auto"/>
      </w:divBdr>
    </w:div>
    <w:div w:id="1419133387">
      <w:bodyDiv w:val="1"/>
      <w:marLeft w:val="0"/>
      <w:marRight w:val="0"/>
      <w:marTop w:val="0"/>
      <w:marBottom w:val="0"/>
      <w:divBdr>
        <w:top w:val="none" w:sz="0" w:space="0" w:color="auto"/>
        <w:left w:val="none" w:sz="0" w:space="0" w:color="auto"/>
        <w:bottom w:val="none" w:sz="0" w:space="0" w:color="auto"/>
        <w:right w:val="none" w:sz="0" w:space="0" w:color="auto"/>
      </w:divBdr>
    </w:div>
    <w:div w:id="1428186464">
      <w:bodyDiv w:val="1"/>
      <w:marLeft w:val="0"/>
      <w:marRight w:val="0"/>
      <w:marTop w:val="0"/>
      <w:marBottom w:val="0"/>
      <w:divBdr>
        <w:top w:val="none" w:sz="0" w:space="0" w:color="auto"/>
        <w:left w:val="none" w:sz="0" w:space="0" w:color="auto"/>
        <w:bottom w:val="none" w:sz="0" w:space="0" w:color="auto"/>
        <w:right w:val="none" w:sz="0" w:space="0" w:color="auto"/>
      </w:divBdr>
    </w:div>
    <w:div w:id="1430202130">
      <w:bodyDiv w:val="1"/>
      <w:marLeft w:val="0"/>
      <w:marRight w:val="0"/>
      <w:marTop w:val="0"/>
      <w:marBottom w:val="0"/>
      <w:divBdr>
        <w:top w:val="none" w:sz="0" w:space="0" w:color="auto"/>
        <w:left w:val="none" w:sz="0" w:space="0" w:color="auto"/>
        <w:bottom w:val="none" w:sz="0" w:space="0" w:color="auto"/>
        <w:right w:val="none" w:sz="0" w:space="0" w:color="auto"/>
      </w:divBdr>
    </w:div>
    <w:div w:id="1439643859">
      <w:bodyDiv w:val="1"/>
      <w:marLeft w:val="0"/>
      <w:marRight w:val="0"/>
      <w:marTop w:val="0"/>
      <w:marBottom w:val="0"/>
      <w:divBdr>
        <w:top w:val="none" w:sz="0" w:space="0" w:color="auto"/>
        <w:left w:val="none" w:sz="0" w:space="0" w:color="auto"/>
        <w:bottom w:val="none" w:sz="0" w:space="0" w:color="auto"/>
        <w:right w:val="none" w:sz="0" w:space="0" w:color="auto"/>
      </w:divBdr>
    </w:div>
    <w:div w:id="1462764579">
      <w:bodyDiv w:val="1"/>
      <w:marLeft w:val="0"/>
      <w:marRight w:val="0"/>
      <w:marTop w:val="0"/>
      <w:marBottom w:val="0"/>
      <w:divBdr>
        <w:top w:val="none" w:sz="0" w:space="0" w:color="auto"/>
        <w:left w:val="none" w:sz="0" w:space="0" w:color="auto"/>
        <w:bottom w:val="none" w:sz="0" w:space="0" w:color="auto"/>
        <w:right w:val="none" w:sz="0" w:space="0" w:color="auto"/>
      </w:divBdr>
    </w:div>
    <w:div w:id="1475246938">
      <w:bodyDiv w:val="1"/>
      <w:marLeft w:val="0"/>
      <w:marRight w:val="0"/>
      <w:marTop w:val="0"/>
      <w:marBottom w:val="0"/>
      <w:divBdr>
        <w:top w:val="none" w:sz="0" w:space="0" w:color="auto"/>
        <w:left w:val="none" w:sz="0" w:space="0" w:color="auto"/>
        <w:bottom w:val="none" w:sz="0" w:space="0" w:color="auto"/>
        <w:right w:val="none" w:sz="0" w:space="0" w:color="auto"/>
      </w:divBdr>
    </w:div>
    <w:div w:id="1478261811">
      <w:bodyDiv w:val="1"/>
      <w:marLeft w:val="0"/>
      <w:marRight w:val="0"/>
      <w:marTop w:val="0"/>
      <w:marBottom w:val="0"/>
      <w:divBdr>
        <w:top w:val="none" w:sz="0" w:space="0" w:color="auto"/>
        <w:left w:val="none" w:sz="0" w:space="0" w:color="auto"/>
        <w:bottom w:val="none" w:sz="0" w:space="0" w:color="auto"/>
        <w:right w:val="none" w:sz="0" w:space="0" w:color="auto"/>
      </w:divBdr>
    </w:div>
    <w:div w:id="1496845628">
      <w:bodyDiv w:val="1"/>
      <w:marLeft w:val="0"/>
      <w:marRight w:val="0"/>
      <w:marTop w:val="0"/>
      <w:marBottom w:val="0"/>
      <w:divBdr>
        <w:top w:val="none" w:sz="0" w:space="0" w:color="auto"/>
        <w:left w:val="none" w:sz="0" w:space="0" w:color="auto"/>
        <w:bottom w:val="none" w:sz="0" w:space="0" w:color="auto"/>
        <w:right w:val="none" w:sz="0" w:space="0" w:color="auto"/>
      </w:divBdr>
    </w:div>
    <w:div w:id="1499080998">
      <w:bodyDiv w:val="1"/>
      <w:marLeft w:val="0"/>
      <w:marRight w:val="0"/>
      <w:marTop w:val="0"/>
      <w:marBottom w:val="0"/>
      <w:divBdr>
        <w:top w:val="none" w:sz="0" w:space="0" w:color="auto"/>
        <w:left w:val="none" w:sz="0" w:space="0" w:color="auto"/>
        <w:bottom w:val="none" w:sz="0" w:space="0" w:color="auto"/>
        <w:right w:val="none" w:sz="0" w:space="0" w:color="auto"/>
      </w:divBdr>
    </w:div>
    <w:div w:id="1499228594">
      <w:bodyDiv w:val="1"/>
      <w:marLeft w:val="0"/>
      <w:marRight w:val="0"/>
      <w:marTop w:val="0"/>
      <w:marBottom w:val="0"/>
      <w:divBdr>
        <w:top w:val="none" w:sz="0" w:space="0" w:color="auto"/>
        <w:left w:val="none" w:sz="0" w:space="0" w:color="auto"/>
        <w:bottom w:val="none" w:sz="0" w:space="0" w:color="auto"/>
        <w:right w:val="none" w:sz="0" w:space="0" w:color="auto"/>
      </w:divBdr>
    </w:div>
    <w:div w:id="1528257102">
      <w:bodyDiv w:val="1"/>
      <w:marLeft w:val="0"/>
      <w:marRight w:val="0"/>
      <w:marTop w:val="0"/>
      <w:marBottom w:val="0"/>
      <w:divBdr>
        <w:top w:val="none" w:sz="0" w:space="0" w:color="auto"/>
        <w:left w:val="none" w:sz="0" w:space="0" w:color="auto"/>
        <w:bottom w:val="none" w:sz="0" w:space="0" w:color="auto"/>
        <w:right w:val="none" w:sz="0" w:space="0" w:color="auto"/>
      </w:divBdr>
    </w:div>
    <w:div w:id="1533565757">
      <w:bodyDiv w:val="1"/>
      <w:marLeft w:val="0"/>
      <w:marRight w:val="0"/>
      <w:marTop w:val="0"/>
      <w:marBottom w:val="0"/>
      <w:divBdr>
        <w:top w:val="none" w:sz="0" w:space="0" w:color="auto"/>
        <w:left w:val="none" w:sz="0" w:space="0" w:color="auto"/>
        <w:bottom w:val="none" w:sz="0" w:space="0" w:color="auto"/>
        <w:right w:val="none" w:sz="0" w:space="0" w:color="auto"/>
      </w:divBdr>
    </w:div>
    <w:div w:id="1537040345">
      <w:bodyDiv w:val="1"/>
      <w:marLeft w:val="0"/>
      <w:marRight w:val="0"/>
      <w:marTop w:val="0"/>
      <w:marBottom w:val="0"/>
      <w:divBdr>
        <w:top w:val="none" w:sz="0" w:space="0" w:color="auto"/>
        <w:left w:val="none" w:sz="0" w:space="0" w:color="auto"/>
        <w:bottom w:val="none" w:sz="0" w:space="0" w:color="auto"/>
        <w:right w:val="none" w:sz="0" w:space="0" w:color="auto"/>
      </w:divBdr>
    </w:div>
    <w:div w:id="1556625017">
      <w:bodyDiv w:val="1"/>
      <w:marLeft w:val="0"/>
      <w:marRight w:val="0"/>
      <w:marTop w:val="0"/>
      <w:marBottom w:val="0"/>
      <w:divBdr>
        <w:top w:val="none" w:sz="0" w:space="0" w:color="auto"/>
        <w:left w:val="none" w:sz="0" w:space="0" w:color="auto"/>
        <w:bottom w:val="none" w:sz="0" w:space="0" w:color="auto"/>
        <w:right w:val="none" w:sz="0" w:space="0" w:color="auto"/>
      </w:divBdr>
    </w:div>
    <w:div w:id="1569462908">
      <w:bodyDiv w:val="1"/>
      <w:marLeft w:val="0"/>
      <w:marRight w:val="0"/>
      <w:marTop w:val="0"/>
      <w:marBottom w:val="0"/>
      <w:divBdr>
        <w:top w:val="none" w:sz="0" w:space="0" w:color="auto"/>
        <w:left w:val="none" w:sz="0" w:space="0" w:color="auto"/>
        <w:bottom w:val="none" w:sz="0" w:space="0" w:color="auto"/>
        <w:right w:val="none" w:sz="0" w:space="0" w:color="auto"/>
      </w:divBdr>
    </w:div>
    <w:div w:id="1575891968">
      <w:bodyDiv w:val="1"/>
      <w:marLeft w:val="0"/>
      <w:marRight w:val="0"/>
      <w:marTop w:val="0"/>
      <w:marBottom w:val="0"/>
      <w:divBdr>
        <w:top w:val="none" w:sz="0" w:space="0" w:color="auto"/>
        <w:left w:val="none" w:sz="0" w:space="0" w:color="auto"/>
        <w:bottom w:val="none" w:sz="0" w:space="0" w:color="auto"/>
        <w:right w:val="none" w:sz="0" w:space="0" w:color="auto"/>
      </w:divBdr>
    </w:div>
    <w:div w:id="1577283944">
      <w:bodyDiv w:val="1"/>
      <w:marLeft w:val="0"/>
      <w:marRight w:val="0"/>
      <w:marTop w:val="0"/>
      <w:marBottom w:val="0"/>
      <w:divBdr>
        <w:top w:val="none" w:sz="0" w:space="0" w:color="auto"/>
        <w:left w:val="none" w:sz="0" w:space="0" w:color="auto"/>
        <w:bottom w:val="none" w:sz="0" w:space="0" w:color="auto"/>
        <w:right w:val="none" w:sz="0" w:space="0" w:color="auto"/>
      </w:divBdr>
    </w:div>
    <w:div w:id="1593049817">
      <w:bodyDiv w:val="1"/>
      <w:marLeft w:val="0"/>
      <w:marRight w:val="0"/>
      <w:marTop w:val="0"/>
      <w:marBottom w:val="0"/>
      <w:divBdr>
        <w:top w:val="none" w:sz="0" w:space="0" w:color="auto"/>
        <w:left w:val="none" w:sz="0" w:space="0" w:color="auto"/>
        <w:bottom w:val="none" w:sz="0" w:space="0" w:color="auto"/>
        <w:right w:val="none" w:sz="0" w:space="0" w:color="auto"/>
      </w:divBdr>
    </w:div>
    <w:div w:id="1614481269">
      <w:bodyDiv w:val="1"/>
      <w:marLeft w:val="0"/>
      <w:marRight w:val="0"/>
      <w:marTop w:val="0"/>
      <w:marBottom w:val="0"/>
      <w:divBdr>
        <w:top w:val="none" w:sz="0" w:space="0" w:color="auto"/>
        <w:left w:val="none" w:sz="0" w:space="0" w:color="auto"/>
        <w:bottom w:val="none" w:sz="0" w:space="0" w:color="auto"/>
        <w:right w:val="none" w:sz="0" w:space="0" w:color="auto"/>
      </w:divBdr>
    </w:div>
    <w:div w:id="1639414715">
      <w:bodyDiv w:val="1"/>
      <w:marLeft w:val="0"/>
      <w:marRight w:val="0"/>
      <w:marTop w:val="0"/>
      <w:marBottom w:val="0"/>
      <w:divBdr>
        <w:top w:val="none" w:sz="0" w:space="0" w:color="auto"/>
        <w:left w:val="none" w:sz="0" w:space="0" w:color="auto"/>
        <w:bottom w:val="none" w:sz="0" w:space="0" w:color="auto"/>
        <w:right w:val="none" w:sz="0" w:space="0" w:color="auto"/>
      </w:divBdr>
    </w:div>
    <w:div w:id="1663777234">
      <w:bodyDiv w:val="1"/>
      <w:marLeft w:val="0"/>
      <w:marRight w:val="0"/>
      <w:marTop w:val="0"/>
      <w:marBottom w:val="0"/>
      <w:divBdr>
        <w:top w:val="none" w:sz="0" w:space="0" w:color="auto"/>
        <w:left w:val="none" w:sz="0" w:space="0" w:color="auto"/>
        <w:bottom w:val="none" w:sz="0" w:space="0" w:color="auto"/>
        <w:right w:val="none" w:sz="0" w:space="0" w:color="auto"/>
      </w:divBdr>
    </w:div>
    <w:div w:id="1669745177">
      <w:bodyDiv w:val="1"/>
      <w:marLeft w:val="0"/>
      <w:marRight w:val="0"/>
      <w:marTop w:val="0"/>
      <w:marBottom w:val="0"/>
      <w:divBdr>
        <w:top w:val="none" w:sz="0" w:space="0" w:color="auto"/>
        <w:left w:val="none" w:sz="0" w:space="0" w:color="auto"/>
        <w:bottom w:val="none" w:sz="0" w:space="0" w:color="auto"/>
        <w:right w:val="none" w:sz="0" w:space="0" w:color="auto"/>
      </w:divBdr>
    </w:div>
    <w:div w:id="1673603044">
      <w:bodyDiv w:val="1"/>
      <w:marLeft w:val="0"/>
      <w:marRight w:val="0"/>
      <w:marTop w:val="0"/>
      <w:marBottom w:val="0"/>
      <w:divBdr>
        <w:top w:val="none" w:sz="0" w:space="0" w:color="auto"/>
        <w:left w:val="none" w:sz="0" w:space="0" w:color="auto"/>
        <w:bottom w:val="none" w:sz="0" w:space="0" w:color="auto"/>
        <w:right w:val="none" w:sz="0" w:space="0" w:color="auto"/>
      </w:divBdr>
    </w:div>
    <w:div w:id="1673870026">
      <w:bodyDiv w:val="1"/>
      <w:marLeft w:val="0"/>
      <w:marRight w:val="0"/>
      <w:marTop w:val="0"/>
      <w:marBottom w:val="0"/>
      <w:divBdr>
        <w:top w:val="none" w:sz="0" w:space="0" w:color="auto"/>
        <w:left w:val="none" w:sz="0" w:space="0" w:color="auto"/>
        <w:bottom w:val="none" w:sz="0" w:space="0" w:color="auto"/>
        <w:right w:val="none" w:sz="0" w:space="0" w:color="auto"/>
      </w:divBdr>
    </w:div>
    <w:div w:id="1690255944">
      <w:bodyDiv w:val="1"/>
      <w:marLeft w:val="0"/>
      <w:marRight w:val="0"/>
      <w:marTop w:val="0"/>
      <w:marBottom w:val="0"/>
      <w:divBdr>
        <w:top w:val="none" w:sz="0" w:space="0" w:color="auto"/>
        <w:left w:val="none" w:sz="0" w:space="0" w:color="auto"/>
        <w:bottom w:val="none" w:sz="0" w:space="0" w:color="auto"/>
        <w:right w:val="none" w:sz="0" w:space="0" w:color="auto"/>
      </w:divBdr>
    </w:div>
    <w:div w:id="1711950958">
      <w:bodyDiv w:val="1"/>
      <w:marLeft w:val="0"/>
      <w:marRight w:val="0"/>
      <w:marTop w:val="0"/>
      <w:marBottom w:val="0"/>
      <w:divBdr>
        <w:top w:val="none" w:sz="0" w:space="0" w:color="auto"/>
        <w:left w:val="none" w:sz="0" w:space="0" w:color="auto"/>
        <w:bottom w:val="none" w:sz="0" w:space="0" w:color="auto"/>
        <w:right w:val="none" w:sz="0" w:space="0" w:color="auto"/>
      </w:divBdr>
    </w:div>
    <w:div w:id="1733040738">
      <w:bodyDiv w:val="1"/>
      <w:marLeft w:val="0"/>
      <w:marRight w:val="0"/>
      <w:marTop w:val="0"/>
      <w:marBottom w:val="0"/>
      <w:divBdr>
        <w:top w:val="none" w:sz="0" w:space="0" w:color="auto"/>
        <w:left w:val="none" w:sz="0" w:space="0" w:color="auto"/>
        <w:bottom w:val="none" w:sz="0" w:space="0" w:color="auto"/>
        <w:right w:val="none" w:sz="0" w:space="0" w:color="auto"/>
      </w:divBdr>
    </w:div>
    <w:div w:id="1735203030">
      <w:bodyDiv w:val="1"/>
      <w:marLeft w:val="0"/>
      <w:marRight w:val="0"/>
      <w:marTop w:val="0"/>
      <w:marBottom w:val="0"/>
      <w:divBdr>
        <w:top w:val="none" w:sz="0" w:space="0" w:color="auto"/>
        <w:left w:val="none" w:sz="0" w:space="0" w:color="auto"/>
        <w:bottom w:val="none" w:sz="0" w:space="0" w:color="auto"/>
        <w:right w:val="none" w:sz="0" w:space="0" w:color="auto"/>
      </w:divBdr>
    </w:div>
    <w:div w:id="1736052981">
      <w:bodyDiv w:val="1"/>
      <w:marLeft w:val="0"/>
      <w:marRight w:val="0"/>
      <w:marTop w:val="0"/>
      <w:marBottom w:val="0"/>
      <w:divBdr>
        <w:top w:val="none" w:sz="0" w:space="0" w:color="auto"/>
        <w:left w:val="none" w:sz="0" w:space="0" w:color="auto"/>
        <w:bottom w:val="none" w:sz="0" w:space="0" w:color="auto"/>
        <w:right w:val="none" w:sz="0" w:space="0" w:color="auto"/>
      </w:divBdr>
    </w:div>
    <w:div w:id="1745175919">
      <w:bodyDiv w:val="1"/>
      <w:marLeft w:val="0"/>
      <w:marRight w:val="0"/>
      <w:marTop w:val="0"/>
      <w:marBottom w:val="0"/>
      <w:divBdr>
        <w:top w:val="none" w:sz="0" w:space="0" w:color="auto"/>
        <w:left w:val="none" w:sz="0" w:space="0" w:color="auto"/>
        <w:bottom w:val="none" w:sz="0" w:space="0" w:color="auto"/>
        <w:right w:val="none" w:sz="0" w:space="0" w:color="auto"/>
      </w:divBdr>
    </w:div>
    <w:div w:id="1787654094">
      <w:bodyDiv w:val="1"/>
      <w:marLeft w:val="0"/>
      <w:marRight w:val="0"/>
      <w:marTop w:val="0"/>
      <w:marBottom w:val="0"/>
      <w:divBdr>
        <w:top w:val="none" w:sz="0" w:space="0" w:color="auto"/>
        <w:left w:val="none" w:sz="0" w:space="0" w:color="auto"/>
        <w:bottom w:val="none" w:sz="0" w:space="0" w:color="auto"/>
        <w:right w:val="none" w:sz="0" w:space="0" w:color="auto"/>
      </w:divBdr>
    </w:div>
    <w:div w:id="1795518762">
      <w:bodyDiv w:val="1"/>
      <w:marLeft w:val="0"/>
      <w:marRight w:val="0"/>
      <w:marTop w:val="0"/>
      <w:marBottom w:val="0"/>
      <w:divBdr>
        <w:top w:val="none" w:sz="0" w:space="0" w:color="auto"/>
        <w:left w:val="none" w:sz="0" w:space="0" w:color="auto"/>
        <w:bottom w:val="none" w:sz="0" w:space="0" w:color="auto"/>
        <w:right w:val="none" w:sz="0" w:space="0" w:color="auto"/>
      </w:divBdr>
    </w:div>
    <w:div w:id="1802306798">
      <w:bodyDiv w:val="1"/>
      <w:marLeft w:val="0"/>
      <w:marRight w:val="0"/>
      <w:marTop w:val="0"/>
      <w:marBottom w:val="0"/>
      <w:divBdr>
        <w:top w:val="none" w:sz="0" w:space="0" w:color="auto"/>
        <w:left w:val="none" w:sz="0" w:space="0" w:color="auto"/>
        <w:bottom w:val="none" w:sz="0" w:space="0" w:color="auto"/>
        <w:right w:val="none" w:sz="0" w:space="0" w:color="auto"/>
      </w:divBdr>
    </w:div>
    <w:div w:id="1805344090">
      <w:bodyDiv w:val="1"/>
      <w:marLeft w:val="0"/>
      <w:marRight w:val="0"/>
      <w:marTop w:val="0"/>
      <w:marBottom w:val="0"/>
      <w:divBdr>
        <w:top w:val="none" w:sz="0" w:space="0" w:color="auto"/>
        <w:left w:val="none" w:sz="0" w:space="0" w:color="auto"/>
        <w:bottom w:val="none" w:sz="0" w:space="0" w:color="auto"/>
        <w:right w:val="none" w:sz="0" w:space="0" w:color="auto"/>
      </w:divBdr>
    </w:div>
    <w:div w:id="1805345335">
      <w:bodyDiv w:val="1"/>
      <w:marLeft w:val="0"/>
      <w:marRight w:val="0"/>
      <w:marTop w:val="0"/>
      <w:marBottom w:val="0"/>
      <w:divBdr>
        <w:top w:val="none" w:sz="0" w:space="0" w:color="auto"/>
        <w:left w:val="none" w:sz="0" w:space="0" w:color="auto"/>
        <w:bottom w:val="none" w:sz="0" w:space="0" w:color="auto"/>
        <w:right w:val="none" w:sz="0" w:space="0" w:color="auto"/>
      </w:divBdr>
    </w:div>
    <w:div w:id="1813601142">
      <w:bodyDiv w:val="1"/>
      <w:marLeft w:val="0"/>
      <w:marRight w:val="0"/>
      <w:marTop w:val="0"/>
      <w:marBottom w:val="0"/>
      <w:divBdr>
        <w:top w:val="none" w:sz="0" w:space="0" w:color="auto"/>
        <w:left w:val="none" w:sz="0" w:space="0" w:color="auto"/>
        <w:bottom w:val="none" w:sz="0" w:space="0" w:color="auto"/>
        <w:right w:val="none" w:sz="0" w:space="0" w:color="auto"/>
      </w:divBdr>
    </w:div>
    <w:div w:id="1814985123">
      <w:bodyDiv w:val="1"/>
      <w:marLeft w:val="0"/>
      <w:marRight w:val="0"/>
      <w:marTop w:val="0"/>
      <w:marBottom w:val="0"/>
      <w:divBdr>
        <w:top w:val="none" w:sz="0" w:space="0" w:color="auto"/>
        <w:left w:val="none" w:sz="0" w:space="0" w:color="auto"/>
        <w:bottom w:val="none" w:sz="0" w:space="0" w:color="auto"/>
        <w:right w:val="none" w:sz="0" w:space="0" w:color="auto"/>
      </w:divBdr>
    </w:div>
    <w:div w:id="1831361539">
      <w:bodyDiv w:val="1"/>
      <w:marLeft w:val="0"/>
      <w:marRight w:val="0"/>
      <w:marTop w:val="0"/>
      <w:marBottom w:val="0"/>
      <w:divBdr>
        <w:top w:val="none" w:sz="0" w:space="0" w:color="auto"/>
        <w:left w:val="none" w:sz="0" w:space="0" w:color="auto"/>
        <w:bottom w:val="none" w:sz="0" w:space="0" w:color="auto"/>
        <w:right w:val="none" w:sz="0" w:space="0" w:color="auto"/>
      </w:divBdr>
    </w:div>
    <w:div w:id="1840151810">
      <w:bodyDiv w:val="1"/>
      <w:marLeft w:val="0"/>
      <w:marRight w:val="0"/>
      <w:marTop w:val="0"/>
      <w:marBottom w:val="0"/>
      <w:divBdr>
        <w:top w:val="none" w:sz="0" w:space="0" w:color="auto"/>
        <w:left w:val="none" w:sz="0" w:space="0" w:color="auto"/>
        <w:bottom w:val="none" w:sz="0" w:space="0" w:color="auto"/>
        <w:right w:val="none" w:sz="0" w:space="0" w:color="auto"/>
      </w:divBdr>
    </w:div>
    <w:div w:id="1860268828">
      <w:bodyDiv w:val="1"/>
      <w:marLeft w:val="0"/>
      <w:marRight w:val="0"/>
      <w:marTop w:val="0"/>
      <w:marBottom w:val="0"/>
      <w:divBdr>
        <w:top w:val="none" w:sz="0" w:space="0" w:color="auto"/>
        <w:left w:val="none" w:sz="0" w:space="0" w:color="auto"/>
        <w:bottom w:val="none" w:sz="0" w:space="0" w:color="auto"/>
        <w:right w:val="none" w:sz="0" w:space="0" w:color="auto"/>
      </w:divBdr>
    </w:div>
    <w:div w:id="1870025497">
      <w:bodyDiv w:val="1"/>
      <w:marLeft w:val="0"/>
      <w:marRight w:val="0"/>
      <w:marTop w:val="0"/>
      <w:marBottom w:val="0"/>
      <w:divBdr>
        <w:top w:val="none" w:sz="0" w:space="0" w:color="auto"/>
        <w:left w:val="none" w:sz="0" w:space="0" w:color="auto"/>
        <w:bottom w:val="none" w:sz="0" w:space="0" w:color="auto"/>
        <w:right w:val="none" w:sz="0" w:space="0" w:color="auto"/>
      </w:divBdr>
    </w:div>
    <w:div w:id="1879581616">
      <w:bodyDiv w:val="1"/>
      <w:marLeft w:val="0"/>
      <w:marRight w:val="0"/>
      <w:marTop w:val="0"/>
      <w:marBottom w:val="0"/>
      <w:divBdr>
        <w:top w:val="none" w:sz="0" w:space="0" w:color="auto"/>
        <w:left w:val="none" w:sz="0" w:space="0" w:color="auto"/>
        <w:bottom w:val="none" w:sz="0" w:space="0" w:color="auto"/>
        <w:right w:val="none" w:sz="0" w:space="0" w:color="auto"/>
      </w:divBdr>
    </w:div>
    <w:div w:id="1889219707">
      <w:bodyDiv w:val="1"/>
      <w:marLeft w:val="0"/>
      <w:marRight w:val="0"/>
      <w:marTop w:val="0"/>
      <w:marBottom w:val="0"/>
      <w:divBdr>
        <w:top w:val="none" w:sz="0" w:space="0" w:color="auto"/>
        <w:left w:val="none" w:sz="0" w:space="0" w:color="auto"/>
        <w:bottom w:val="none" w:sz="0" w:space="0" w:color="auto"/>
        <w:right w:val="none" w:sz="0" w:space="0" w:color="auto"/>
      </w:divBdr>
    </w:div>
    <w:div w:id="1889802422">
      <w:bodyDiv w:val="1"/>
      <w:marLeft w:val="0"/>
      <w:marRight w:val="0"/>
      <w:marTop w:val="0"/>
      <w:marBottom w:val="0"/>
      <w:divBdr>
        <w:top w:val="none" w:sz="0" w:space="0" w:color="auto"/>
        <w:left w:val="none" w:sz="0" w:space="0" w:color="auto"/>
        <w:bottom w:val="none" w:sz="0" w:space="0" w:color="auto"/>
        <w:right w:val="none" w:sz="0" w:space="0" w:color="auto"/>
      </w:divBdr>
    </w:div>
    <w:div w:id="1891765255">
      <w:bodyDiv w:val="1"/>
      <w:marLeft w:val="0"/>
      <w:marRight w:val="0"/>
      <w:marTop w:val="0"/>
      <w:marBottom w:val="0"/>
      <w:divBdr>
        <w:top w:val="none" w:sz="0" w:space="0" w:color="auto"/>
        <w:left w:val="none" w:sz="0" w:space="0" w:color="auto"/>
        <w:bottom w:val="none" w:sz="0" w:space="0" w:color="auto"/>
        <w:right w:val="none" w:sz="0" w:space="0" w:color="auto"/>
      </w:divBdr>
    </w:div>
    <w:div w:id="1894196546">
      <w:bodyDiv w:val="1"/>
      <w:marLeft w:val="0"/>
      <w:marRight w:val="0"/>
      <w:marTop w:val="0"/>
      <w:marBottom w:val="0"/>
      <w:divBdr>
        <w:top w:val="none" w:sz="0" w:space="0" w:color="auto"/>
        <w:left w:val="none" w:sz="0" w:space="0" w:color="auto"/>
        <w:bottom w:val="none" w:sz="0" w:space="0" w:color="auto"/>
        <w:right w:val="none" w:sz="0" w:space="0" w:color="auto"/>
      </w:divBdr>
    </w:div>
    <w:div w:id="1898665386">
      <w:bodyDiv w:val="1"/>
      <w:marLeft w:val="0"/>
      <w:marRight w:val="0"/>
      <w:marTop w:val="0"/>
      <w:marBottom w:val="0"/>
      <w:divBdr>
        <w:top w:val="none" w:sz="0" w:space="0" w:color="auto"/>
        <w:left w:val="none" w:sz="0" w:space="0" w:color="auto"/>
        <w:bottom w:val="none" w:sz="0" w:space="0" w:color="auto"/>
        <w:right w:val="none" w:sz="0" w:space="0" w:color="auto"/>
      </w:divBdr>
    </w:div>
    <w:div w:id="1905918780">
      <w:bodyDiv w:val="1"/>
      <w:marLeft w:val="0"/>
      <w:marRight w:val="0"/>
      <w:marTop w:val="0"/>
      <w:marBottom w:val="0"/>
      <w:divBdr>
        <w:top w:val="none" w:sz="0" w:space="0" w:color="auto"/>
        <w:left w:val="none" w:sz="0" w:space="0" w:color="auto"/>
        <w:bottom w:val="none" w:sz="0" w:space="0" w:color="auto"/>
        <w:right w:val="none" w:sz="0" w:space="0" w:color="auto"/>
      </w:divBdr>
    </w:div>
    <w:div w:id="1912621963">
      <w:bodyDiv w:val="1"/>
      <w:marLeft w:val="0"/>
      <w:marRight w:val="0"/>
      <w:marTop w:val="0"/>
      <w:marBottom w:val="0"/>
      <w:divBdr>
        <w:top w:val="none" w:sz="0" w:space="0" w:color="auto"/>
        <w:left w:val="none" w:sz="0" w:space="0" w:color="auto"/>
        <w:bottom w:val="none" w:sz="0" w:space="0" w:color="auto"/>
        <w:right w:val="none" w:sz="0" w:space="0" w:color="auto"/>
      </w:divBdr>
    </w:div>
    <w:div w:id="1912695097">
      <w:bodyDiv w:val="1"/>
      <w:marLeft w:val="0"/>
      <w:marRight w:val="0"/>
      <w:marTop w:val="0"/>
      <w:marBottom w:val="0"/>
      <w:divBdr>
        <w:top w:val="none" w:sz="0" w:space="0" w:color="auto"/>
        <w:left w:val="none" w:sz="0" w:space="0" w:color="auto"/>
        <w:bottom w:val="none" w:sz="0" w:space="0" w:color="auto"/>
        <w:right w:val="none" w:sz="0" w:space="0" w:color="auto"/>
      </w:divBdr>
    </w:div>
    <w:div w:id="1930775891">
      <w:bodyDiv w:val="1"/>
      <w:marLeft w:val="0"/>
      <w:marRight w:val="0"/>
      <w:marTop w:val="0"/>
      <w:marBottom w:val="0"/>
      <w:divBdr>
        <w:top w:val="none" w:sz="0" w:space="0" w:color="auto"/>
        <w:left w:val="none" w:sz="0" w:space="0" w:color="auto"/>
        <w:bottom w:val="none" w:sz="0" w:space="0" w:color="auto"/>
        <w:right w:val="none" w:sz="0" w:space="0" w:color="auto"/>
      </w:divBdr>
    </w:div>
    <w:div w:id="1943029079">
      <w:bodyDiv w:val="1"/>
      <w:marLeft w:val="0"/>
      <w:marRight w:val="0"/>
      <w:marTop w:val="0"/>
      <w:marBottom w:val="0"/>
      <w:divBdr>
        <w:top w:val="none" w:sz="0" w:space="0" w:color="auto"/>
        <w:left w:val="none" w:sz="0" w:space="0" w:color="auto"/>
        <w:bottom w:val="none" w:sz="0" w:space="0" w:color="auto"/>
        <w:right w:val="none" w:sz="0" w:space="0" w:color="auto"/>
      </w:divBdr>
    </w:div>
    <w:div w:id="1944606093">
      <w:bodyDiv w:val="1"/>
      <w:marLeft w:val="0"/>
      <w:marRight w:val="0"/>
      <w:marTop w:val="0"/>
      <w:marBottom w:val="0"/>
      <w:divBdr>
        <w:top w:val="none" w:sz="0" w:space="0" w:color="auto"/>
        <w:left w:val="none" w:sz="0" w:space="0" w:color="auto"/>
        <w:bottom w:val="none" w:sz="0" w:space="0" w:color="auto"/>
        <w:right w:val="none" w:sz="0" w:space="0" w:color="auto"/>
      </w:divBdr>
    </w:div>
    <w:div w:id="1944873327">
      <w:bodyDiv w:val="1"/>
      <w:marLeft w:val="0"/>
      <w:marRight w:val="0"/>
      <w:marTop w:val="0"/>
      <w:marBottom w:val="0"/>
      <w:divBdr>
        <w:top w:val="none" w:sz="0" w:space="0" w:color="auto"/>
        <w:left w:val="none" w:sz="0" w:space="0" w:color="auto"/>
        <w:bottom w:val="none" w:sz="0" w:space="0" w:color="auto"/>
        <w:right w:val="none" w:sz="0" w:space="0" w:color="auto"/>
      </w:divBdr>
    </w:div>
    <w:div w:id="1947224398">
      <w:bodyDiv w:val="1"/>
      <w:marLeft w:val="0"/>
      <w:marRight w:val="0"/>
      <w:marTop w:val="0"/>
      <w:marBottom w:val="0"/>
      <w:divBdr>
        <w:top w:val="none" w:sz="0" w:space="0" w:color="auto"/>
        <w:left w:val="none" w:sz="0" w:space="0" w:color="auto"/>
        <w:bottom w:val="none" w:sz="0" w:space="0" w:color="auto"/>
        <w:right w:val="none" w:sz="0" w:space="0" w:color="auto"/>
      </w:divBdr>
    </w:div>
    <w:div w:id="1947693264">
      <w:bodyDiv w:val="1"/>
      <w:marLeft w:val="0"/>
      <w:marRight w:val="0"/>
      <w:marTop w:val="0"/>
      <w:marBottom w:val="0"/>
      <w:divBdr>
        <w:top w:val="none" w:sz="0" w:space="0" w:color="auto"/>
        <w:left w:val="none" w:sz="0" w:space="0" w:color="auto"/>
        <w:bottom w:val="none" w:sz="0" w:space="0" w:color="auto"/>
        <w:right w:val="none" w:sz="0" w:space="0" w:color="auto"/>
      </w:divBdr>
    </w:div>
    <w:div w:id="1971475026">
      <w:bodyDiv w:val="1"/>
      <w:marLeft w:val="0"/>
      <w:marRight w:val="0"/>
      <w:marTop w:val="0"/>
      <w:marBottom w:val="0"/>
      <w:divBdr>
        <w:top w:val="none" w:sz="0" w:space="0" w:color="auto"/>
        <w:left w:val="none" w:sz="0" w:space="0" w:color="auto"/>
        <w:bottom w:val="none" w:sz="0" w:space="0" w:color="auto"/>
        <w:right w:val="none" w:sz="0" w:space="0" w:color="auto"/>
      </w:divBdr>
    </w:div>
    <w:div w:id="1997369522">
      <w:bodyDiv w:val="1"/>
      <w:marLeft w:val="0"/>
      <w:marRight w:val="0"/>
      <w:marTop w:val="0"/>
      <w:marBottom w:val="0"/>
      <w:divBdr>
        <w:top w:val="none" w:sz="0" w:space="0" w:color="auto"/>
        <w:left w:val="none" w:sz="0" w:space="0" w:color="auto"/>
        <w:bottom w:val="none" w:sz="0" w:space="0" w:color="auto"/>
        <w:right w:val="none" w:sz="0" w:space="0" w:color="auto"/>
      </w:divBdr>
    </w:div>
    <w:div w:id="1999839570">
      <w:bodyDiv w:val="1"/>
      <w:marLeft w:val="0"/>
      <w:marRight w:val="0"/>
      <w:marTop w:val="0"/>
      <w:marBottom w:val="0"/>
      <w:divBdr>
        <w:top w:val="none" w:sz="0" w:space="0" w:color="auto"/>
        <w:left w:val="none" w:sz="0" w:space="0" w:color="auto"/>
        <w:bottom w:val="none" w:sz="0" w:space="0" w:color="auto"/>
        <w:right w:val="none" w:sz="0" w:space="0" w:color="auto"/>
      </w:divBdr>
    </w:div>
    <w:div w:id="2001620757">
      <w:bodyDiv w:val="1"/>
      <w:marLeft w:val="0"/>
      <w:marRight w:val="0"/>
      <w:marTop w:val="0"/>
      <w:marBottom w:val="0"/>
      <w:divBdr>
        <w:top w:val="none" w:sz="0" w:space="0" w:color="auto"/>
        <w:left w:val="none" w:sz="0" w:space="0" w:color="auto"/>
        <w:bottom w:val="none" w:sz="0" w:space="0" w:color="auto"/>
        <w:right w:val="none" w:sz="0" w:space="0" w:color="auto"/>
      </w:divBdr>
    </w:div>
    <w:div w:id="2005931308">
      <w:bodyDiv w:val="1"/>
      <w:marLeft w:val="0"/>
      <w:marRight w:val="0"/>
      <w:marTop w:val="0"/>
      <w:marBottom w:val="0"/>
      <w:divBdr>
        <w:top w:val="none" w:sz="0" w:space="0" w:color="auto"/>
        <w:left w:val="none" w:sz="0" w:space="0" w:color="auto"/>
        <w:bottom w:val="none" w:sz="0" w:space="0" w:color="auto"/>
        <w:right w:val="none" w:sz="0" w:space="0" w:color="auto"/>
      </w:divBdr>
    </w:div>
    <w:div w:id="2006467338">
      <w:bodyDiv w:val="1"/>
      <w:marLeft w:val="0"/>
      <w:marRight w:val="0"/>
      <w:marTop w:val="0"/>
      <w:marBottom w:val="0"/>
      <w:divBdr>
        <w:top w:val="none" w:sz="0" w:space="0" w:color="auto"/>
        <w:left w:val="none" w:sz="0" w:space="0" w:color="auto"/>
        <w:bottom w:val="none" w:sz="0" w:space="0" w:color="auto"/>
        <w:right w:val="none" w:sz="0" w:space="0" w:color="auto"/>
      </w:divBdr>
    </w:div>
    <w:div w:id="2010788237">
      <w:bodyDiv w:val="1"/>
      <w:marLeft w:val="0"/>
      <w:marRight w:val="0"/>
      <w:marTop w:val="0"/>
      <w:marBottom w:val="0"/>
      <w:divBdr>
        <w:top w:val="none" w:sz="0" w:space="0" w:color="auto"/>
        <w:left w:val="none" w:sz="0" w:space="0" w:color="auto"/>
        <w:bottom w:val="none" w:sz="0" w:space="0" w:color="auto"/>
        <w:right w:val="none" w:sz="0" w:space="0" w:color="auto"/>
      </w:divBdr>
    </w:div>
    <w:div w:id="2013990711">
      <w:bodyDiv w:val="1"/>
      <w:marLeft w:val="0"/>
      <w:marRight w:val="0"/>
      <w:marTop w:val="0"/>
      <w:marBottom w:val="0"/>
      <w:divBdr>
        <w:top w:val="none" w:sz="0" w:space="0" w:color="auto"/>
        <w:left w:val="none" w:sz="0" w:space="0" w:color="auto"/>
        <w:bottom w:val="none" w:sz="0" w:space="0" w:color="auto"/>
        <w:right w:val="none" w:sz="0" w:space="0" w:color="auto"/>
      </w:divBdr>
    </w:div>
    <w:div w:id="2043555627">
      <w:bodyDiv w:val="1"/>
      <w:marLeft w:val="0"/>
      <w:marRight w:val="0"/>
      <w:marTop w:val="0"/>
      <w:marBottom w:val="0"/>
      <w:divBdr>
        <w:top w:val="none" w:sz="0" w:space="0" w:color="auto"/>
        <w:left w:val="none" w:sz="0" w:space="0" w:color="auto"/>
        <w:bottom w:val="none" w:sz="0" w:space="0" w:color="auto"/>
        <w:right w:val="none" w:sz="0" w:space="0" w:color="auto"/>
      </w:divBdr>
    </w:div>
    <w:div w:id="2053530712">
      <w:bodyDiv w:val="1"/>
      <w:marLeft w:val="0"/>
      <w:marRight w:val="0"/>
      <w:marTop w:val="0"/>
      <w:marBottom w:val="0"/>
      <w:divBdr>
        <w:top w:val="none" w:sz="0" w:space="0" w:color="auto"/>
        <w:left w:val="none" w:sz="0" w:space="0" w:color="auto"/>
        <w:bottom w:val="none" w:sz="0" w:space="0" w:color="auto"/>
        <w:right w:val="none" w:sz="0" w:space="0" w:color="auto"/>
      </w:divBdr>
    </w:div>
    <w:div w:id="2091274387">
      <w:bodyDiv w:val="1"/>
      <w:marLeft w:val="0"/>
      <w:marRight w:val="0"/>
      <w:marTop w:val="0"/>
      <w:marBottom w:val="0"/>
      <w:divBdr>
        <w:top w:val="none" w:sz="0" w:space="0" w:color="auto"/>
        <w:left w:val="none" w:sz="0" w:space="0" w:color="auto"/>
        <w:bottom w:val="none" w:sz="0" w:space="0" w:color="auto"/>
        <w:right w:val="none" w:sz="0" w:space="0" w:color="auto"/>
      </w:divBdr>
    </w:div>
    <w:div w:id="2093775866">
      <w:bodyDiv w:val="1"/>
      <w:marLeft w:val="0"/>
      <w:marRight w:val="0"/>
      <w:marTop w:val="0"/>
      <w:marBottom w:val="0"/>
      <w:divBdr>
        <w:top w:val="none" w:sz="0" w:space="0" w:color="auto"/>
        <w:left w:val="none" w:sz="0" w:space="0" w:color="auto"/>
        <w:bottom w:val="none" w:sz="0" w:space="0" w:color="auto"/>
        <w:right w:val="none" w:sz="0" w:space="0" w:color="auto"/>
      </w:divBdr>
    </w:div>
    <w:div w:id="2112622726">
      <w:bodyDiv w:val="1"/>
      <w:marLeft w:val="0"/>
      <w:marRight w:val="0"/>
      <w:marTop w:val="0"/>
      <w:marBottom w:val="0"/>
      <w:divBdr>
        <w:top w:val="none" w:sz="0" w:space="0" w:color="auto"/>
        <w:left w:val="none" w:sz="0" w:space="0" w:color="auto"/>
        <w:bottom w:val="none" w:sz="0" w:space="0" w:color="auto"/>
        <w:right w:val="none" w:sz="0" w:space="0" w:color="auto"/>
      </w:divBdr>
    </w:div>
    <w:div w:id="2122608032">
      <w:bodyDiv w:val="1"/>
      <w:marLeft w:val="0"/>
      <w:marRight w:val="0"/>
      <w:marTop w:val="0"/>
      <w:marBottom w:val="0"/>
      <w:divBdr>
        <w:top w:val="none" w:sz="0" w:space="0" w:color="auto"/>
        <w:left w:val="none" w:sz="0" w:space="0" w:color="auto"/>
        <w:bottom w:val="none" w:sz="0" w:space="0" w:color="auto"/>
        <w:right w:val="none" w:sz="0" w:space="0" w:color="auto"/>
      </w:divBdr>
    </w:div>
    <w:div w:id="2123644980">
      <w:bodyDiv w:val="1"/>
      <w:marLeft w:val="0"/>
      <w:marRight w:val="0"/>
      <w:marTop w:val="0"/>
      <w:marBottom w:val="0"/>
      <w:divBdr>
        <w:top w:val="none" w:sz="0" w:space="0" w:color="auto"/>
        <w:left w:val="none" w:sz="0" w:space="0" w:color="auto"/>
        <w:bottom w:val="none" w:sz="0" w:space="0" w:color="auto"/>
        <w:right w:val="none" w:sz="0" w:space="0" w:color="auto"/>
      </w:divBdr>
    </w:div>
    <w:div w:id="2125348586">
      <w:bodyDiv w:val="1"/>
      <w:marLeft w:val="0"/>
      <w:marRight w:val="0"/>
      <w:marTop w:val="0"/>
      <w:marBottom w:val="0"/>
      <w:divBdr>
        <w:top w:val="none" w:sz="0" w:space="0" w:color="auto"/>
        <w:left w:val="none" w:sz="0" w:space="0" w:color="auto"/>
        <w:bottom w:val="none" w:sz="0" w:space="0" w:color="auto"/>
        <w:right w:val="none" w:sz="0" w:space="0" w:color="auto"/>
      </w:divBdr>
    </w:div>
    <w:div w:id="2129009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A16C5-FEDB-4B96-BA49-0F1E6FA62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1025</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6861</CharactersWithSpaces>
  <SharedDoc>false</SharedDoc>
  <HLinks>
    <vt:vector size="144" baseType="variant">
      <vt:variant>
        <vt:i4>524364</vt:i4>
      </vt:variant>
      <vt:variant>
        <vt:i4>73</vt:i4>
      </vt:variant>
      <vt:variant>
        <vt:i4>0</vt:i4>
      </vt:variant>
      <vt:variant>
        <vt:i4>5</vt:i4>
      </vt:variant>
      <vt:variant>
        <vt:lpwstr>http://www.scc-csc.gc.ca/news-nouv/rel-com/subs-abon-fra.aspx</vt:lpwstr>
      </vt:variant>
      <vt:variant>
        <vt:lpwstr/>
      </vt:variant>
      <vt:variant>
        <vt:i4>852048</vt:i4>
      </vt:variant>
      <vt:variant>
        <vt:i4>70</vt:i4>
      </vt:variant>
      <vt:variant>
        <vt:i4>0</vt:i4>
      </vt:variant>
      <vt:variant>
        <vt:i4>5</vt:i4>
      </vt:variant>
      <vt:variant>
        <vt:lpwstr>http://www.scc-csc.gc.ca/news-nouv/rel-com/subs-abon-eng.aspx</vt:lpwstr>
      </vt:variant>
      <vt:variant>
        <vt:lpwstr/>
      </vt:variant>
      <vt:variant>
        <vt:i4>3080213</vt:i4>
      </vt:variant>
      <vt:variant>
        <vt:i4>67</vt:i4>
      </vt:variant>
      <vt:variant>
        <vt:i4>0</vt:i4>
      </vt:variant>
      <vt:variant>
        <vt:i4>5</vt:i4>
      </vt:variant>
      <vt:variant>
        <vt:lpwstr>mailto:comments-commentaires@scc-csc.ca</vt:lpwstr>
      </vt:variant>
      <vt:variant>
        <vt:lpwstr/>
      </vt:variant>
      <vt:variant>
        <vt:i4>851972</vt:i4>
      </vt:variant>
      <vt:variant>
        <vt:i4>64</vt:i4>
      </vt:variant>
      <vt:variant>
        <vt:i4>0</vt:i4>
      </vt:variant>
      <vt:variant>
        <vt:i4>5</vt:i4>
      </vt:variant>
      <vt:variant>
        <vt:lpwstr>http://www.scc-csc.gc.ca/case-dossier/info/sum-som-eng.aspx?cas=36223</vt:lpwstr>
      </vt:variant>
      <vt:variant>
        <vt:lpwstr/>
      </vt:variant>
      <vt:variant>
        <vt:i4>589848</vt:i4>
      </vt:variant>
      <vt:variant>
        <vt:i4>61</vt:i4>
      </vt:variant>
      <vt:variant>
        <vt:i4>0</vt:i4>
      </vt:variant>
      <vt:variant>
        <vt:i4>5</vt:i4>
      </vt:variant>
      <vt:variant>
        <vt:lpwstr>http://www.scc-csc.gc.ca/case-dossier/info/sum-som-fra.aspx?cas=36237</vt:lpwstr>
      </vt:variant>
      <vt:variant>
        <vt:lpwstr/>
      </vt:variant>
      <vt:variant>
        <vt:i4>393223</vt:i4>
      </vt:variant>
      <vt:variant>
        <vt:i4>58</vt:i4>
      </vt:variant>
      <vt:variant>
        <vt:i4>0</vt:i4>
      </vt:variant>
      <vt:variant>
        <vt:i4>5</vt:i4>
      </vt:variant>
      <vt:variant>
        <vt:lpwstr>http://www.scc-csc.gc.ca/case-dossier/info/sum-som-eng.aspx?cas=36198</vt:lpwstr>
      </vt:variant>
      <vt:variant>
        <vt:lpwstr/>
      </vt:variant>
      <vt:variant>
        <vt:i4>655364</vt:i4>
      </vt:variant>
      <vt:variant>
        <vt:i4>55</vt:i4>
      </vt:variant>
      <vt:variant>
        <vt:i4>0</vt:i4>
      </vt:variant>
      <vt:variant>
        <vt:i4>5</vt:i4>
      </vt:variant>
      <vt:variant>
        <vt:lpwstr>http://www.scc-csc.gc.ca/case-dossier/info/sum-som-eng.aspx?cas=36253</vt:lpwstr>
      </vt:variant>
      <vt:variant>
        <vt:lpwstr/>
      </vt:variant>
      <vt:variant>
        <vt:i4>851972</vt:i4>
      </vt:variant>
      <vt:variant>
        <vt:i4>52</vt:i4>
      </vt:variant>
      <vt:variant>
        <vt:i4>0</vt:i4>
      </vt:variant>
      <vt:variant>
        <vt:i4>5</vt:i4>
      </vt:variant>
      <vt:variant>
        <vt:lpwstr>http://www.scc-csc.gc.ca/case-dossier/info/sum-som-eng.aspx?cas=36228</vt:lpwstr>
      </vt:variant>
      <vt:variant>
        <vt:lpwstr/>
      </vt:variant>
      <vt:variant>
        <vt:i4>851972</vt:i4>
      </vt:variant>
      <vt:variant>
        <vt:i4>49</vt:i4>
      </vt:variant>
      <vt:variant>
        <vt:i4>0</vt:i4>
      </vt:variant>
      <vt:variant>
        <vt:i4>5</vt:i4>
      </vt:variant>
      <vt:variant>
        <vt:lpwstr>http://www.scc-csc.gc.ca/case-dossier/info/sum-som-eng.aspx?cas=36227</vt:lpwstr>
      </vt:variant>
      <vt:variant>
        <vt:lpwstr/>
      </vt:variant>
      <vt:variant>
        <vt:i4>589828</vt:i4>
      </vt:variant>
      <vt:variant>
        <vt:i4>46</vt:i4>
      </vt:variant>
      <vt:variant>
        <vt:i4>0</vt:i4>
      </vt:variant>
      <vt:variant>
        <vt:i4>5</vt:i4>
      </vt:variant>
      <vt:variant>
        <vt:lpwstr>http://www.scc-csc.gc.ca/case-dossier/info/sum-som-eng.aspx?cas=36264</vt:lpwstr>
      </vt:variant>
      <vt:variant>
        <vt:lpwstr/>
      </vt:variant>
      <vt:variant>
        <vt:i4>851972</vt:i4>
      </vt:variant>
      <vt:variant>
        <vt:i4>43</vt:i4>
      </vt:variant>
      <vt:variant>
        <vt:i4>0</vt:i4>
      </vt:variant>
      <vt:variant>
        <vt:i4>5</vt:i4>
      </vt:variant>
      <vt:variant>
        <vt:lpwstr>http://www.scc-csc.gc.ca/case-dossier/info/sum-som-eng.aspx?cas=36229</vt:lpwstr>
      </vt:variant>
      <vt:variant>
        <vt:lpwstr/>
      </vt:variant>
      <vt:variant>
        <vt:i4>720900</vt:i4>
      </vt:variant>
      <vt:variant>
        <vt:i4>40</vt:i4>
      </vt:variant>
      <vt:variant>
        <vt:i4>0</vt:i4>
      </vt:variant>
      <vt:variant>
        <vt:i4>5</vt:i4>
      </vt:variant>
      <vt:variant>
        <vt:lpwstr>http://www.scc-csc.gc.ca/case-dossier/info/sum-som-eng.aspx?cas=36242</vt:lpwstr>
      </vt:variant>
      <vt:variant>
        <vt:lpwstr/>
      </vt:variant>
      <vt:variant>
        <vt:i4>786459</vt:i4>
      </vt:variant>
      <vt:variant>
        <vt:i4>37</vt:i4>
      </vt:variant>
      <vt:variant>
        <vt:i4>0</vt:i4>
      </vt:variant>
      <vt:variant>
        <vt:i4>5</vt:i4>
      </vt:variant>
      <vt:variant>
        <vt:lpwstr>http://www.scc-csc.gc.ca/case-dossier/info/sum-som-fra.aspx?cas=36160</vt:lpwstr>
      </vt:variant>
      <vt:variant>
        <vt:lpwstr/>
      </vt:variant>
      <vt:variant>
        <vt:i4>589848</vt:i4>
      </vt:variant>
      <vt:variant>
        <vt:i4>34</vt:i4>
      </vt:variant>
      <vt:variant>
        <vt:i4>0</vt:i4>
      </vt:variant>
      <vt:variant>
        <vt:i4>5</vt:i4>
      </vt:variant>
      <vt:variant>
        <vt:lpwstr>http://www.scc-csc.gc.ca/case-dossier/info/sum-som-fra.aspx?cas=36236</vt:lpwstr>
      </vt:variant>
      <vt:variant>
        <vt:lpwstr/>
      </vt:variant>
      <vt:variant>
        <vt:i4>589828</vt:i4>
      </vt:variant>
      <vt:variant>
        <vt:i4>31</vt:i4>
      </vt:variant>
      <vt:variant>
        <vt:i4>0</vt:i4>
      </vt:variant>
      <vt:variant>
        <vt:i4>5</vt:i4>
      </vt:variant>
      <vt:variant>
        <vt:lpwstr>http://www.scc-csc.gc.ca/case-dossier/info/sum-som-eng.aspx?cas=36263</vt:lpwstr>
      </vt:variant>
      <vt:variant>
        <vt:lpwstr/>
      </vt:variant>
      <vt:variant>
        <vt:i4>524312</vt:i4>
      </vt:variant>
      <vt:variant>
        <vt:i4>28</vt:i4>
      </vt:variant>
      <vt:variant>
        <vt:i4>0</vt:i4>
      </vt:variant>
      <vt:variant>
        <vt:i4>5</vt:i4>
      </vt:variant>
      <vt:variant>
        <vt:lpwstr>http://www.scc-csc.gc.ca/case-dossier/info/sum-som-fra.aspx?cas=36225</vt:lpwstr>
      </vt:variant>
      <vt:variant>
        <vt:lpwstr/>
      </vt:variant>
      <vt:variant>
        <vt:i4>786436</vt:i4>
      </vt:variant>
      <vt:variant>
        <vt:i4>25</vt:i4>
      </vt:variant>
      <vt:variant>
        <vt:i4>0</vt:i4>
      </vt:variant>
      <vt:variant>
        <vt:i4>5</vt:i4>
      </vt:variant>
      <vt:variant>
        <vt:lpwstr>http://www.scc-csc.gc.ca/case-dossier/info/sum-som-eng.aspx?cas=36235</vt:lpwstr>
      </vt:variant>
      <vt:variant>
        <vt:lpwstr/>
      </vt:variant>
      <vt:variant>
        <vt:i4>720900</vt:i4>
      </vt:variant>
      <vt:variant>
        <vt:i4>22</vt:i4>
      </vt:variant>
      <vt:variant>
        <vt:i4>0</vt:i4>
      </vt:variant>
      <vt:variant>
        <vt:i4>5</vt:i4>
      </vt:variant>
      <vt:variant>
        <vt:lpwstr>http://www.scc-csc.gc.ca/case-dossier/info/sum-som-eng.aspx?cas=36241</vt:lpwstr>
      </vt:variant>
      <vt:variant>
        <vt:lpwstr/>
      </vt:variant>
      <vt:variant>
        <vt:i4>589828</vt:i4>
      </vt:variant>
      <vt:variant>
        <vt:i4>19</vt:i4>
      </vt:variant>
      <vt:variant>
        <vt:i4>0</vt:i4>
      </vt:variant>
      <vt:variant>
        <vt:i4>5</vt:i4>
      </vt:variant>
      <vt:variant>
        <vt:lpwstr>http://www.scc-csc.gc.ca/case-dossier/info/sum-som-eng.aspx?cas=36267</vt:lpwstr>
      </vt:variant>
      <vt:variant>
        <vt:lpwstr/>
      </vt:variant>
      <vt:variant>
        <vt:i4>655367</vt:i4>
      </vt:variant>
      <vt:variant>
        <vt:i4>16</vt:i4>
      </vt:variant>
      <vt:variant>
        <vt:i4>0</vt:i4>
      </vt:variant>
      <vt:variant>
        <vt:i4>5</vt:i4>
      </vt:variant>
      <vt:variant>
        <vt:lpwstr>http://www.scc-csc.gc.ca/case-dossier/info/sum-som-eng.aspx?cas=36153</vt:lpwstr>
      </vt:variant>
      <vt:variant>
        <vt:lpwstr/>
      </vt:variant>
      <vt:variant>
        <vt:i4>720920</vt:i4>
      </vt:variant>
      <vt:variant>
        <vt:i4>13</vt:i4>
      </vt:variant>
      <vt:variant>
        <vt:i4>0</vt:i4>
      </vt:variant>
      <vt:variant>
        <vt:i4>5</vt:i4>
      </vt:variant>
      <vt:variant>
        <vt:lpwstr>http://www.scc-csc.gc.ca/case-dossier/info/sum-som-fra.aspx?cas=36210</vt:lpwstr>
      </vt:variant>
      <vt:variant>
        <vt:lpwstr/>
      </vt:variant>
      <vt:variant>
        <vt:i4>655384</vt:i4>
      </vt:variant>
      <vt:variant>
        <vt:i4>10</vt:i4>
      </vt:variant>
      <vt:variant>
        <vt:i4>0</vt:i4>
      </vt:variant>
      <vt:variant>
        <vt:i4>5</vt:i4>
      </vt:variant>
      <vt:variant>
        <vt:lpwstr>http://www.scc-csc.gc.ca/case-dossier/info/sum-som-fra.aspx?cas=36205</vt:lpwstr>
      </vt:variant>
      <vt:variant>
        <vt:lpwstr/>
      </vt:variant>
      <vt:variant>
        <vt:i4>2424886</vt:i4>
      </vt:variant>
      <vt:variant>
        <vt:i4>7</vt:i4>
      </vt:variant>
      <vt:variant>
        <vt:i4>0</vt:i4>
      </vt:variant>
      <vt:variant>
        <vt:i4>5</vt:i4>
      </vt:variant>
      <vt:variant>
        <vt:lpwstr>http://scc-csc.lexum.com/scc-csc/news/fr/item/4887/index.do</vt:lpwstr>
      </vt:variant>
      <vt:variant>
        <vt:lpwstr/>
      </vt:variant>
      <vt:variant>
        <vt:i4>3735605</vt:i4>
      </vt:variant>
      <vt:variant>
        <vt:i4>4</vt:i4>
      </vt:variant>
      <vt:variant>
        <vt:i4>0</vt:i4>
      </vt:variant>
      <vt:variant>
        <vt:i4>5</vt:i4>
      </vt:variant>
      <vt:variant>
        <vt:lpwstr>http://scc-csc.lexum.com/scc-csc/news/en/item/4887/index.do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2019-11-01T18:30:00Z</dcterms:created>
  <dcterms:modified xsi:type="dcterms:W3CDTF">2026-09-22T16:11:00Z</dcterms:modified>
</cp:coreProperties>
</file>