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F216" w14:textId="56BE58D0" w:rsidR="00634084" w:rsidRPr="00634084" w:rsidRDefault="0089577D" w:rsidP="004368DF">
      <w:pPr>
        <w:rPr>
          <w:ins w:id="17" w:author="Nick Bernal" w:date="2026-08-03T22:21:00Z" w16du:dateUtc="2026-08-04T02:21:00Z"/>
        </w:rPr>
      </w:pPr>
      <w:ins w:id="18" w:author="Nick Bernal" w:date="2026-08-03T22:21:00Z" w16du:dateUtc="2026-08-04T02:21:00Z">
        <w:r>
          <w:rPr>
            <w:noProof/>
          </w:rPr>
          <w:pict w14:anchorId="4644AF71">
            <v:rect id="_x0000_i1027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2E88263C" w14:textId="77777777" w:rsidR="00634084" w:rsidRPr="00634084" w:rsidRDefault="00634084" w:rsidP="004368DF">
      <w:pPr>
        <w:rPr>
          <w:ins w:id="19" w:author="Nick Bernal" w:date="2026-08-03T22:21:00Z" w16du:dateUtc="2026-08-04T02:21:00Z"/>
          <w:b/>
          <w:bCs/>
        </w:rPr>
      </w:pPr>
      <w:ins w:id="20" w:author="Nick Bernal" w:date="2026-08-03T22:21:00Z" w16du:dateUtc="2026-08-04T02:21:00Z">
        <w:r w:rsidRPr="00634084">
          <w:rPr>
            <w:b/>
            <w:bCs/>
          </w:rPr>
          <w:t>PARTIES</w:t>
        </w:r>
      </w:ins>
    </w:p>
    <w:p w14:paraId="1781E96C" w14:textId="77777777" w:rsidR="00634084" w:rsidRPr="00634084" w:rsidRDefault="0089577D" w:rsidP="004368DF">
      <w:pPr>
        <w:rPr>
          <w:ins w:id="21" w:author="Nick Bernal" w:date="2026-08-03T22:21:00Z" w16du:dateUtc="2026-08-04T02:21:00Z"/>
        </w:rPr>
      </w:pPr>
      <w:ins w:id="22" w:author="Nick Bernal" w:date="2026-08-03T22:21:00Z" w16du:dateUtc="2026-08-04T02:21:00Z">
        <w:r>
          <w:rPr>
            <w:noProof/>
          </w:rPr>
          <w:pict w14:anchorId="540B5D9D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190AFB27" w14:textId="64C57791" w:rsidR="004368DF" w:rsidRDefault="00034D23" w:rsidP="004368DF">
      <w:pPr>
        <w:rPr>
          <w:ins w:id="23" w:author="Nick Bernal" w:date="2026-08-03T22:21:00Z" w16du:dateUtc="2026-08-04T02:21:00Z"/>
          <w:b/>
          <w:bCs/>
        </w:rPr>
      </w:pPr>
      <w:ins w:id="24" w:author="Nick Bernal" w:date="2026-08-03T22:21:00Z" w16du:dateUtc="2026-08-04T02:21:00Z">
        <w:r>
          <w:rPr>
            <w:b/>
            <w:bCs/>
          </w:rPr>
          <w:t>something</w:t>
        </w:r>
      </w:ins>
    </w:p>
    <w:p w14:paraId="75E55310" w14:textId="77777777" w:rsidR="0053691F" w:rsidRDefault="0089577D" w:rsidP="00852AC4">
      <w:ins w:id="25" w:author="Nick Bernal" w:date="2026-08-03T22:21:00Z" w16du:dateUtc="2026-08-04T02:21:00Z">
        <w:r>
          <w:rPr>
            <w:noProof/>
          </w:rPr>
          <w:pict w14:anchorId="53132886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ins>
      <w:del w:id="26" w:author="Nick Bernal" w:date="2026-08-03T22:21:00Z" w16du:dateUtc="2026-08-04T02:21:00Z">
        <w:r>
          <w:delText>Document without sectPr</w:delText>
        </w:r>
      </w:del>
    </w:p>
    <w:sectPr w:rsidR="00536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91F"/>
    <w:rsid w:val="00034D23"/>
    <w:rsid w:val="00112874"/>
    <w:rsid w:val="00322D35"/>
    <w:rsid w:val="0035295A"/>
    <w:rsid w:val="004368DF"/>
    <w:rsid w:val="00472A46"/>
    <w:rsid w:val="0053691F"/>
    <w:rsid w:val="00563DB5"/>
    <w:rsid w:val="00634084"/>
    <w:rsid w:val="006E32A7"/>
    <w:rsid w:val="00852AC4"/>
    <w:rsid w:val="0089577D"/>
    <w:rsid w:val="008C7AEF"/>
    <w:rsid w:val="009C7AE6"/>
    <w:rsid w:val="00D833B8"/>
    <w:rsid w:val="00E3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 w:line="278" w:lineRule="auto"/>
      <w:outlineLvl w:val="0"/>
      <w:pPrChange w:id="0" w:author="Nick Bernal" w:date="2026-08-03T22:21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 w:line="278" w:lineRule="auto"/>
      <w:outlineLvl w:val="1"/>
      <w:pPrChange w:id="1" w:author="Nick Bernal" w:date="2026-08-03T22:21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 w:line="278" w:lineRule="auto"/>
      <w:outlineLvl w:val="2"/>
      <w:pPrChange w:id="2" w:author="Nick Bernal" w:date="2026-08-03T22:21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3"/>
      <w:pPrChange w:id="3" w:author="Nick Bernal" w:date="2026-08-03T22:21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Nick Bernal" w:date="2026-08-03T22:2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4"/>
      <w:pPrChange w:id="4" w:author="Nick Bernal" w:date="2026-08-03T22:21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line="278" w:lineRule="auto"/>
      <w:outlineLvl w:val="5"/>
      <w:pPrChange w:id="5" w:author="Nick Bernal" w:date="2026-08-03T22:21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Nick Bernal" w:date="2026-08-03T22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line="278" w:lineRule="auto"/>
      <w:outlineLvl w:val="6"/>
      <w:pPrChange w:id="6" w:author="Nick Bernal" w:date="2026-08-03T22:21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Nick Bernal" w:date="2026-08-03T22:2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line="278" w:lineRule="auto"/>
      <w:outlineLvl w:val="7"/>
      <w:pPrChange w:id="7" w:author="Nick Bernal" w:date="2026-08-03T22:21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Nick Bernal" w:date="2026-08-03T22:2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line="278" w:lineRule="auto"/>
      <w:outlineLvl w:val="8"/>
      <w:pPrChange w:id="8" w:author="Nick Bernal" w:date="2026-08-03T22:21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Nick Bernal" w:date="2026-08-03T22:2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C4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AC4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AC4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AC4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AC4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AC4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AC4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AC4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AC4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  <w:pPrChange w:id="9" w:author="Nick Bernal" w:date="2026-08-03T22:21:00Z">
        <w:pPr>
          <w:widowControl w:val="0"/>
          <w:spacing w:after="120"/>
          <w:jc w:val="both"/>
        </w:pPr>
      </w:pPrChange>
    </w:pPr>
    <w:rPr>
      <w:rFonts w:asciiTheme="majorHAnsi" w:eastAsia="Times New Roman" w:hAnsiTheme="majorHAnsi" w:cstheme="majorHAnsi"/>
      <w:color w:val="00B050"/>
      <w:kern w:val="0"/>
      <w:szCs w:val="20"/>
      <w:rPrChange w:id="9" w:author="Nick Bernal" w:date="2026-08-03T22:21:00Z">
        <w:rPr>
          <w:rFonts w:asciiTheme="majorHAnsi" w:hAnsiTheme="majorHAnsi" w:cstheme="majorHAnsi"/>
          <w:color w:val="00B050"/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 w:line="278" w:lineRule="auto"/>
      <w:pPrChange w:id="10" w:author="Nick Bernal" w:date="2026-08-03T22:21:00Z">
        <w:pPr>
          <w:spacing w:after="120" w:line="278" w:lineRule="auto"/>
        </w:pPr>
      </w:pPrChange>
    </w:pPr>
    <w:rPr>
      <w:rFonts w:asciiTheme="minorHAnsi" w:eastAsiaTheme="minorHAnsi" w:hAnsiTheme="minorHAnsi" w:cstheme="minorBidi"/>
      <w:kern w:val="2"/>
      <w:sz w:val="24"/>
      <w:szCs w:val="24"/>
      <w:rPrChange w:id="10" w:author="Nick Bernal" w:date="2026-08-03T22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52AC4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/>
      <w:contextualSpacing/>
      <w:pPrChange w:id="11" w:author="Nick Bernal" w:date="2026-08-03T22:2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1" w:author="Nick Bernal" w:date="2026-08-03T22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5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spacing w:after="160" w:line="278" w:lineRule="auto"/>
      <w:pPrChange w:id="12" w:author="Nick Bernal" w:date="2026-08-03T22:21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12" w:author="Nick Bernal" w:date="2026-08-03T22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52AC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 w:after="160" w:line="278" w:lineRule="auto"/>
      <w:jc w:val="center"/>
      <w:pPrChange w:id="13" w:author="Nick Bernal" w:date="2026-08-03T22:21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3" w:author="Nick Bernal" w:date="2026-08-03T22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52AC4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634084"/>
    <w:pPr>
      <w:spacing w:after="160" w:line="278" w:lineRule="auto"/>
      <w:ind w:left="720"/>
      <w:contextualSpacing/>
      <w:pPrChange w:id="14" w:author="Nick Bernal" w:date="2026-08-03T22:21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4" w:author="Nick Bernal" w:date="2026-08-03T22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852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5" w:author="Nick Bernal" w:date="2026-08-03T22:2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5" w:author="Nick Bernal" w:date="2026-08-03T22:21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AC4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852AC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  <w:pPrChange w:id="16" w:author="Nick Bernal" w:date="2026-08-03T22:21:00Z">
        <w:pPr>
          <w:keepNext/>
          <w:keepLines/>
          <w:numPr>
            <w:numId w:val="5"/>
          </w:numPr>
          <w:spacing w:before="160"/>
          <w:ind w:left="720" w:hanging="360"/>
          <w:outlineLvl w:val="1"/>
        </w:pPr>
      </w:pPrChange>
    </w:pPr>
    <w:rPr>
      <w:rPrChange w:id="16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character" w:customStyle="1" w:styleId="MotistyleChar">
    <w:name w:val="Moti style Char"/>
    <w:basedOn w:val="Heading2Char"/>
    <w:link w:val="Motistyle"/>
    <w:rsid w:val="00852AC4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52A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2026-08-04T02:21:00Z</dcterms:created>
  <dcterms:modified xsi:type="dcterms:W3CDTF">2026-08-04T02:21:00Z</dcterms:modified>
</cp:coreProperties>
</file>