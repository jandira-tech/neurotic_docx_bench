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E7EE6" w14:textId="77777777" w:rsidR="00593E95" w:rsidRDefault="00635E67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 Demo</w:t>
        </w:r>
      </w:ins>
    </w:p>
    <w:p w14:paraId="1FE712D3" w14:textId="77777777" w:rsidR="00593E95" w:rsidRDefault="00635E67">
      <w:pPr>
        <w:spacing w:before="400" w:after="120" w:line="240" w:lineRule="auto"/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is the 100th document demonstrating multiple formatting features.</w:t>
        </w:r>
      </w:ins>
    </w:p>
    <w:p w14:paraId="0F6423C6" w14:textId="77777777" w:rsidR="00167F4C" w:rsidRDefault="00635E67">
      <w:pPr>
        <w:rPr>
          <w:del w:id="4" w:author="Comparison" w:date="2026-07-05T01:29:00Z" w16du:dateUtc="2026-07-05T05:29:00Z"/>
        </w:rPr>
      </w:pPr>
      <w:ins w:id="5" w:author="Comparison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6" w:author="Comparison" w:date="2026-07-05T01:29:00Z" w16du:dateUtc="2026-07-05T05:29:00Z">
        <w:r>
          <w:delText>Customer Satisfaction Survey - Q4 2025</w:delText>
        </w:r>
      </w:del>
    </w:p>
    <w:p w14:paraId="0FBD2CBD" w14:textId="77777777" w:rsidR="00167F4C" w:rsidRDefault="00635E67">
      <w:pPr>
        <w:rPr>
          <w:del w:id="7" w:author="Comparison" w:date="2026-07-05T01:29:00Z" w16du:dateUtc="2026-07-05T05:29:00Z"/>
        </w:rPr>
      </w:pPr>
      <w:del w:id="8" w:author="Comparison" w:date="2026-07-05T01:29:00Z" w16du:dateUtc="2026-07-05T05:29:00Z">
        <w:r>
          <w:delText>Total Respondents: 1,245</w:delText>
        </w:r>
      </w:del>
    </w:p>
    <w:p w14:paraId="6769FEE9" w14:textId="77777777" w:rsidR="00167F4C" w:rsidRDefault="00635E67">
      <w:pPr>
        <w:rPr>
          <w:del w:id="9" w:author="Comparison" w:date="2026-07-05T01:29:00Z" w16du:dateUtc="2026-07-05T05:29:00Z"/>
        </w:rPr>
      </w:pPr>
      <w:del w:id="10" w:author="Comparison" w:date="2026-07-05T01:29:00Z" w16du:dateUtc="2026-07-05T05:29:00Z">
        <w:r>
          <w:delText>Overall Satisfaction: 4.2/5</w:delText>
        </w:r>
      </w:del>
    </w:p>
    <w:p w14:paraId="68652FF2" w14:textId="77777777" w:rsidR="00167F4C" w:rsidRDefault="00635E67">
      <w:pPr>
        <w:rPr>
          <w:del w:id="11" w:author="Comparison" w:date="2026-07-05T01:29:00Z" w16du:dateUtc="2026-07-05T05:29:00Z"/>
        </w:rPr>
      </w:pPr>
      <w:del w:id="12" w:author="Comparison" w:date="2026-07-05T01:29:00Z" w16du:dateUtc="2026-07-05T05:29:00Z">
        <w:r>
          <w:delText>Product Quality: 4.5/5</w:delText>
        </w:r>
      </w:del>
    </w:p>
    <w:p w14:paraId="0CED480F" w14:textId="77777777" w:rsidR="00167F4C" w:rsidRDefault="00635E67">
      <w:pPr>
        <w:rPr>
          <w:del w:id="13" w:author="Comparison" w:date="2026-07-05T01:29:00Z" w16du:dateUtc="2026-07-05T05:29:00Z"/>
        </w:rPr>
      </w:pPr>
      <w:del w:id="14" w:author="Comparison" w:date="2026-07-05T01:29:00Z" w16du:dateUtc="2026-07-05T05:29:00Z">
        <w:r>
          <w:delText>Customer Support: 3.9/5</w:delText>
        </w:r>
      </w:del>
    </w:p>
    <w:p w14:paraId="05F22592" w14:textId="77777777" w:rsidR="00167F4C" w:rsidRDefault="00635E67">
      <w:pPr>
        <w:rPr>
          <w:del w:id="15" w:author="Comparison" w:date="2026-07-05T01:29:00Z" w16du:dateUtc="2026-07-05T05:29:00Z"/>
        </w:rPr>
      </w:pPr>
      <w:del w:id="16" w:author="Comparison" w:date="2026-07-05T01:29:00Z" w16du:dateUtc="2026-07-05T05:29:00Z">
        <w:r>
          <w:delText>Ease of Use: 4.3/5</w:delText>
        </w:r>
      </w:del>
    </w:p>
    <w:p w14:paraId="3597F568" w14:textId="77777777" w:rsidR="00167F4C" w:rsidRDefault="00635E67">
      <w:pPr>
        <w:rPr>
          <w:del w:id="17" w:author="Comparison" w:date="2026-07-05T01:29:00Z" w16du:dateUtc="2026-07-05T05:29:00Z"/>
        </w:rPr>
      </w:pPr>
      <w:del w:id="18" w:author="Comparison" w:date="2026-07-05T01:29:00Z" w16du:dateUtc="2026-07-05T05:29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21AE666F" w14:textId="77777777" w:rsidR="00167F4C" w:rsidRDefault="00635E67">
      <w:pPr>
        <w:rPr>
          <w:del w:id="19" w:author="Comparison" w:date="2026-07-05T01:29:00Z" w16du:dateUtc="2026-07-05T05:29:00Z"/>
        </w:rPr>
      </w:pPr>
      <w:del w:id="20" w:author="Comparison" w:date="2026-07-05T01:29:00Z" w16du:dateUtc="2026-07-05T05:29:00Z">
        <w:r>
          <w:delText>Key Feedback: More integrations requested</w:delText>
        </w:r>
      </w:del>
    </w:p>
    <w:p w14:paraId="3A9C6706" w14:textId="77777777" w:rsidR="00167F4C" w:rsidRDefault="00635E67">
      <w:pPr>
        <w:spacing w:before="400" w:after="120" w:line="240" w:lineRule="auto"/>
        <w:pPrChange w:id="21" w:author="Comparison" w:date="2026-07-05T01:29:00Z" w16du:dateUtc="2026-07-05T05:29:00Z">
          <w:pPr/>
        </w:pPrChange>
      </w:pPr>
      <w:del w:id="22" w:author="Comparison" w:date="2026-07-05T01:29:00Z" w16du:dateUtc="2026-07-05T05:29:00Z">
        <w:r>
          <w:delText>Follow-up Actions: Improve support response time</w:delText>
        </w:r>
      </w:del>
    </w:p>
    <w:sectPr w:rsidR="00167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F4C"/>
    <w:rsid w:val="00167F4C"/>
    <w:rsid w:val="002274CD"/>
    <w:rsid w:val="00291913"/>
    <w:rsid w:val="00593E95"/>
    <w:rsid w:val="00635E6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0E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2026-07-05T05:29:00Z</dcterms:modified>
</cp:coreProperties>
</file>