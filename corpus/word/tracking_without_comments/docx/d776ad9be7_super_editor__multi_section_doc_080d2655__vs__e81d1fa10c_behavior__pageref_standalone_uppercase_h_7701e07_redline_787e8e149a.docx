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17" w:author="Caio Pizzol" w:date="2026-08-04T06:07:00Z" w16du:dateUtc="2026-08-04T10:07:00Z"/>
          <w:rFonts w:eastAsiaTheme="minorEastAsia"/>
          <w:noProof/>
        </w:rPr>
      </w:pPr>
      <w:ins w:id="18" w:author="Caio Pizzol" w:date="2026-08-04T06:07:00Z" w16du:dateUtc="2026-08-04T10:07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19" w:author="Caio Pizzol" w:date="2026-08-04T06:07:00Z" w16du:dateUtc="2026-08-04T10:07:00Z"/>
          <w:rFonts w:eastAsiaTheme="minorEastAsia"/>
          <w:noProof/>
        </w:rPr>
      </w:pPr>
      <w:ins w:id="20" w:author="Caio Pizzol" w:date="2026-08-04T06:07:00Z" w16du:dateUtc="2026-08-04T10:07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21" w:author="Caio Pizzol" w:date="2026-08-04T06:07:00Z" w16du:dateUtc="2026-08-04T10:07:00Z"/>
          <w:rFonts w:eastAsiaTheme="minorEastAsia"/>
          <w:noProof/>
        </w:rPr>
      </w:pPr>
      <w:ins w:id="22" w:author="Caio Pizzol" w:date="2026-08-04T06:07:00Z" w16du:dateUtc="2026-08-04T10:07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23" w:author="Caio Pizzol" w:date="2026-08-04T06:07:00Z" w16du:dateUtc="2026-08-04T10:07:00Z"/>
          <w:rFonts w:eastAsiaTheme="minorEastAsia"/>
          <w:noProof/>
        </w:rPr>
      </w:pPr>
      <w:ins w:id="24" w:author="Caio Pizzol" w:date="2026-08-04T06:07:00Z" w16du:dateUtc="2026-08-04T10:07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25" w:author="Caio Pizzol" w:date="2026-08-04T06:07:00Z" w16du:dateUtc="2026-08-04T10:07:00Z"/>
          <w:rFonts w:eastAsiaTheme="minorEastAsia"/>
          <w:noProof/>
        </w:rPr>
      </w:pPr>
      <w:ins w:id="26" w:author="Caio Pizzol" w:date="2026-08-04T06:07:00Z" w16du:dateUtc="2026-08-04T10:07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27" w:author="Caio Pizzol" w:date="2026-08-04T06:07:00Z" w16du:dateUtc="2026-08-04T10:07:00Z"/>
          <w:rFonts w:eastAsiaTheme="minorEastAsia"/>
          <w:noProof/>
        </w:rPr>
      </w:pPr>
      <w:ins w:id="28" w:author="Caio Pizzol" w:date="2026-08-04T06:07:00Z" w16du:dateUtc="2026-08-04T10:07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29" w:author="Caio Pizzol" w:date="2026-08-04T06:07:00Z" w16du:dateUtc="2026-08-04T10:07:00Z"/>
          <w:rFonts w:eastAsiaTheme="minorEastAsia"/>
          <w:noProof/>
        </w:rPr>
      </w:pPr>
      <w:ins w:id="30" w:author="Caio Pizzol" w:date="2026-08-04T06:07:00Z" w16du:dateUtc="2026-08-04T10:07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31" w:author="Caio Pizzol" w:date="2026-08-04T06:07:00Z" w16du:dateUtc="2026-08-04T10:07:00Z"/>
        </w:rPr>
      </w:pPr>
      <w:ins w:id="32" w:author="Caio Pizzol" w:date="2026-08-04T06:07:00Z" w16du:dateUtc="2026-08-04T10:07:00Z">
        <w:r>
          <w:fldChar w:fldCharType="end"/>
        </w:r>
      </w:ins>
    </w:p>
    <w:p w14:paraId="0E2DD171" w14:textId="77777777" w:rsidR="00CE7B12" w:rsidRDefault="00AF01D2">
      <w:pPr>
        <w:pStyle w:val="Heading1"/>
      </w:pPr>
      <w:del w:id="33" w:author="Caio Pizzol" w:date="2026-08-04T06:07:00Z" w16du:dateUtc="2026-08-04T10:07:00Z">
        <w:r>
          <w:delText xml:space="preserve">Section 1: </w:delText>
        </w:r>
      </w:del>
      <w:bookmarkStart w:id="34" w:name="_Toc227765979"/>
      <w:r>
        <w:t>Introduction</w:t>
      </w:r>
      <w:bookmarkEnd w:id="34"/>
    </w:p>
    <w:p w14:paraId="0EC898BF" w14:textId="77777777" w:rsidR="00CE7B12" w:rsidRDefault="00AF01D2">
      <w:r>
        <w:t xml:space="preserve">This is the </w:t>
      </w:r>
      <w:ins w:id="35" w:author="Caio Pizzol" w:date="2026-08-04T06:07:00Z" w16du:dateUtc="2026-08-04T10:07:00Z">
        <w:r w:rsidR="004076D5">
          <w:t>introduction</w:t>
        </w:r>
      </w:ins>
      <w:del w:id="36" w:author="Caio Pizzol" w:date="2026-08-04T06:07:00Z" w16du:dateUtc="2026-08-04T10:07:00Z">
        <w:r>
          <w:delText>first</w:delText>
        </w:r>
      </w:del>
      <w:r>
        <w:t xml:space="preserve"> section</w:t>
      </w:r>
      <w:ins w:id="37" w:author="Caio Pizzol" w:date="2026-08-04T06:07:00Z" w16du:dateUtc="2026-08-04T10:07:00Z">
        <w:r w:rsidR="004076D5">
          <w:t>.</w:t>
        </w:r>
      </w:ins>
      <w:del w:id="38" w:author="Caio Pizzol" w:date="2026-08-04T06:07:00Z" w16du:dateUtc="2026-08-04T10:07:00Z">
        <w:r>
          <w:delText xml:space="preserve"> of the document. It uses the default layout (single column).</w:delText>
        </w:r>
      </w:del>
    </w:p>
    <w:p w14:paraId="622557C5" w14:textId="4DA50233" w:rsidR="004076D5" w:rsidRDefault="004076D5" w:rsidP="004076D5">
      <w:pPr>
        <w:pStyle w:val="Heading2"/>
        <w:rPr>
          <w:ins w:id="39" w:author="Caio Pizzol" w:date="2026-08-04T06:07:00Z" w16du:dateUtc="2026-08-04T10:07:00Z"/>
        </w:rPr>
      </w:pPr>
      <w:bookmarkStart w:id="40" w:name="_Toc227765980"/>
      <w:ins w:id="41" w:author="Caio Pizzol" w:date="2026-08-04T06:07:00Z" w16du:dateUtc="2026-08-04T10:07:00Z">
        <w:r>
          <w:t>Background</w:t>
        </w:r>
        <w:bookmarkEnd w:id="40"/>
      </w:ins>
    </w:p>
    <w:p w14:paraId="416EF529" w14:textId="44DA0C77" w:rsidR="004076D5" w:rsidRDefault="004076D5" w:rsidP="004076D5">
      <w:pPr>
        <w:rPr>
          <w:ins w:id="42" w:author="Caio Pizzol" w:date="2026-08-04T06:07:00Z" w16du:dateUtc="2026-08-04T10:07:00Z"/>
        </w:rPr>
      </w:pPr>
      <w:ins w:id="43" w:author="Caio Pizzol" w:date="2026-08-04T06:07:00Z" w16du:dateUtc="2026-08-04T10:07:00Z">
        <w:r>
          <w:t>Prior work focused on narrow aspects.</w:t>
        </w:r>
      </w:ins>
    </w:p>
    <w:p w14:paraId="7C1D1003" w14:textId="77777777" w:rsidR="004076D5" w:rsidRDefault="004076D5">
      <w:pPr>
        <w:rPr>
          <w:ins w:id="44" w:author="Caio Pizzol" w:date="2026-08-04T06:07:00Z" w16du:dateUtc="2026-08-04T10:07:00Z"/>
        </w:rPr>
      </w:pPr>
      <w:ins w:id="45" w:author="Caio Pizzol" w:date="2026-08-04T06:07:00Z" w16du:dateUtc="2026-08-04T10:07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46" w:author="Caio Pizzol" w:date="2026-08-04T06:07:00Z" w16du:dateUtc="2026-08-04T10:07:00Z"/>
        </w:rPr>
      </w:pPr>
      <w:bookmarkStart w:id="47" w:name="_Toc227765981"/>
      <w:ins w:id="48" w:author="Caio Pizzol" w:date="2026-08-04T06:07:00Z" w16du:dateUtc="2026-08-04T10:07:00Z">
        <w:r>
          <w:lastRenderedPageBreak/>
          <w:t>Methodology</w:t>
        </w:r>
        <w:bookmarkEnd w:id="47"/>
      </w:ins>
    </w:p>
    <w:p w14:paraId="44E73056" w14:textId="743633BF" w:rsidR="004076D5" w:rsidRDefault="004076D5" w:rsidP="004076D5">
      <w:pPr>
        <w:rPr>
          <w:ins w:id="49" w:author="Caio Pizzol" w:date="2026-08-04T06:07:00Z" w16du:dateUtc="2026-08-04T10:07:00Z"/>
        </w:rPr>
      </w:pPr>
      <w:ins w:id="50" w:author="Caio Pizzol" w:date="2026-08-04T06:07:00Z" w16du:dateUtc="2026-08-04T10:07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51" w:author="Caio Pizzol" w:date="2026-08-04T06:07:00Z" w16du:dateUtc="2026-08-04T10:07:00Z"/>
        </w:rPr>
      </w:pPr>
      <w:bookmarkStart w:id="52" w:name="_Toc227765982"/>
      <w:ins w:id="53" w:author="Caio Pizzol" w:date="2026-08-04T06:07:00Z" w16du:dateUtc="2026-08-04T10:07:00Z">
        <w:r>
          <w:t>Data Collection</w:t>
        </w:r>
        <w:bookmarkEnd w:id="52"/>
      </w:ins>
    </w:p>
    <w:p w14:paraId="64C47010" w14:textId="5F0BF831" w:rsidR="004076D5" w:rsidRDefault="004076D5" w:rsidP="004076D5">
      <w:pPr>
        <w:rPr>
          <w:ins w:id="54" w:author="Caio Pizzol" w:date="2026-08-04T06:07:00Z" w16du:dateUtc="2026-08-04T10:07:00Z"/>
        </w:rPr>
      </w:pPr>
      <w:ins w:id="55" w:author="Caio Pizzol" w:date="2026-08-04T06:07:00Z" w16du:dateUtc="2026-08-04T10:07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56" w:author="Caio Pizzol" w:date="2026-08-04T06:07:00Z" w16du:dateUtc="2026-08-04T10:07:00Z"/>
        </w:rPr>
      </w:pPr>
      <w:bookmarkStart w:id="57" w:name="_Toc227765983"/>
      <w:ins w:id="58" w:author="Caio Pizzol" w:date="2026-08-04T06:07:00Z" w16du:dateUtc="2026-08-04T10:07:00Z">
        <w:r>
          <w:t>Analysis</w:t>
        </w:r>
        <w:bookmarkEnd w:id="57"/>
      </w:ins>
    </w:p>
    <w:p w14:paraId="277901B0" w14:textId="6E58153A" w:rsidR="004076D5" w:rsidRDefault="004076D5" w:rsidP="004076D5">
      <w:pPr>
        <w:rPr>
          <w:ins w:id="59" w:author="Caio Pizzol" w:date="2026-08-04T06:07:00Z" w16du:dateUtc="2026-08-04T10:07:00Z"/>
        </w:rPr>
      </w:pPr>
      <w:ins w:id="60" w:author="Caio Pizzol" w:date="2026-08-04T06:07:00Z" w16du:dateUtc="2026-08-04T10:07:00Z">
        <w:r>
          <w:t>Two-phase analysis.</w:t>
        </w:r>
      </w:ins>
    </w:p>
    <w:p w14:paraId="44333E57" w14:textId="77777777" w:rsidR="004076D5" w:rsidRDefault="004076D5">
      <w:pPr>
        <w:rPr>
          <w:ins w:id="61" w:author="Caio Pizzol" w:date="2026-08-04T06:07:00Z" w16du:dateUtc="2026-08-04T10:07:00Z"/>
        </w:rPr>
      </w:pPr>
      <w:ins w:id="62" w:author="Caio Pizzol" w:date="2026-08-04T06:07:00Z" w16du:dateUtc="2026-08-04T10:07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63" w:author="Caio Pizzol" w:date="2026-08-04T06:07:00Z" w16du:dateUtc="2026-08-04T10:07:00Z"/>
        </w:rPr>
      </w:pPr>
      <w:bookmarkStart w:id="64" w:name="_Toc227765984"/>
      <w:ins w:id="65" w:author="Caio Pizzol" w:date="2026-08-04T06:07:00Z" w16du:dateUtc="2026-08-04T10:07:00Z">
        <w:r>
          <w:t>Results</w:t>
        </w:r>
        <w:bookmarkEnd w:id="64"/>
      </w:ins>
    </w:p>
    <w:p w14:paraId="5C219AEC" w14:textId="21A0E9F6" w:rsidR="004076D5" w:rsidRDefault="004076D5" w:rsidP="004076D5">
      <w:pPr>
        <w:rPr>
          <w:ins w:id="66" w:author="Caio Pizzol" w:date="2026-08-04T06:07:00Z" w16du:dateUtc="2026-08-04T10:07:00Z"/>
        </w:rPr>
      </w:pPr>
      <w:ins w:id="67" w:author="Caio Pizzol" w:date="2026-08-04T06:07:00Z" w16du:dateUtc="2026-08-04T10:07:00Z">
        <w:r>
          <w:t>Primary finding confirms the hypothesis.</w:t>
        </w:r>
      </w:ins>
    </w:p>
    <w:p w14:paraId="353C5085" w14:textId="77777777" w:rsidR="004076D5" w:rsidRDefault="004076D5">
      <w:pPr>
        <w:rPr>
          <w:ins w:id="68" w:author="Caio Pizzol" w:date="2026-08-04T06:07:00Z" w16du:dateUtc="2026-08-04T10:07:00Z"/>
        </w:rPr>
      </w:pPr>
      <w:ins w:id="69" w:author="Caio Pizzol" w:date="2026-08-04T06:07:00Z" w16du:dateUtc="2026-08-04T10:07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70" w:author="Caio Pizzol" w:date="2026-08-04T06:07:00Z" w16du:dateUtc="2026-08-04T10:07:00Z"/>
        </w:rPr>
      </w:pPr>
      <w:bookmarkStart w:id="71" w:name="_Toc227765985"/>
      <w:ins w:id="72" w:author="Caio Pizzol" w:date="2026-08-04T06:07:00Z" w16du:dateUtc="2026-08-04T10:07:00Z">
        <w:r>
          <w:t>Conclusion</w:t>
        </w:r>
        <w:bookmarkEnd w:id="71"/>
      </w:ins>
    </w:p>
    <w:p w14:paraId="40988FCF" w14:textId="77777777" w:rsidR="00CE7B12" w:rsidRDefault="004076D5">
      <w:pPr>
        <w:rPr>
          <w:del w:id="73" w:author="Caio Pizzol" w:date="2026-08-04T06:07:00Z" w16du:dateUtc="2026-08-04T10:07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ins w:id="74" w:author="Caio Pizzol" w:date="2026-08-04T06:07:00Z" w16du:dateUtc="2026-08-04T10:07:00Z">
        <w:r>
          <w:t>Small fix preserves correctness.</w:t>
        </w:r>
      </w:ins>
    </w:p>
    <w:p w14:paraId="37D1C96C" w14:textId="77777777" w:rsidR="00CE7B12" w:rsidRDefault="00AF01D2">
      <w:pPr>
        <w:pStyle w:val="Heading1"/>
        <w:rPr>
          <w:del w:id="75" w:author="Caio Pizzol" w:date="2026-08-04T06:07:00Z" w16du:dateUtc="2026-08-04T10:07:00Z"/>
        </w:rPr>
      </w:pPr>
      <w:del w:id="76" w:author="Caio Pizzol" w:date="2026-08-04T06:07:00Z" w16du:dateUtc="2026-08-04T10:07:00Z">
        <w:r>
          <w:delText>Section 2: Two-Column Layout</w:delText>
        </w:r>
      </w:del>
    </w:p>
    <w:p w14:paraId="06290A2E" w14:textId="77777777" w:rsidR="00CE7B12" w:rsidRDefault="00AF01D2">
      <w:pPr>
        <w:rPr>
          <w:del w:id="77" w:author="Caio Pizzol" w:date="2026-08-04T06:07:00Z" w16du:dateUtc="2026-08-04T10:07:00Z"/>
        </w:rPr>
      </w:pPr>
      <w:del w:id="78" w:author="Caio Pizzol" w:date="2026-08-04T06:07:00Z" w16du:dateUtc="2026-08-04T10:07:00Z">
        <w:r>
          <w:delText>This section is formatted into two columns. This allows content to flow side by side, which is useful for articles or reports.</w:delText>
        </w:r>
      </w:del>
    </w:p>
    <w:p w14:paraId="6F78474C" w14:textId="77777777" w:rsidR="00CE7B12" w:rsidRDefault="00CE7B12">
      <w:pPr>
        <w:rPr>
          <w:del w:id="79" w:author="Caio Pizzol" w:date="2026-08-04T06:07:00Z" w16du:dateUtc="2026-08-04T10:07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AF01D2">
      <w:pPr>
        <w:pStyle w:val="Heading1"/>
        <w:rPr>
          <w:del w:id="80" w:author="Caio Pizzol" w:date="2026-08-04T06:07:00Z" w16du:dateUtc="2026-08-04T10:07:00Z"/>
        </w:rPr>
      </w:pPr>
      <w:del w:id="81" w:author="Caio Pizzol" w:date="2026-08-04T06:07:00Z" w16du:dateUtc="2026-08-04T10:07:00Z">
        <w:r>
          <w:delText>Section 3: Single Column Again</w:delText>
        </w:r>
      </w:del>
    </w:p>
    <w:p w14:paraId="5A220F80" w14:textId="77777777" w:rsidR="00CE7B12" w:rsidRDefault="00AF01D2">
      <w:pPr>
        <w:rPr>
          <w:del w:id="82" w:author="Caio Pizzol" w:date="2026-08-04T06:07:00Z" w16du:dateUtc="2026-08-04T10:07:00Z"/>
        </w:rPr>
      </w:pPr>
      <w:del w:id="83" w:author="Caio Pizzol" w:date="2026-08-04T06:07:00Z" w16du:dateUtc="2026-08-04T10:07:00Z">
        <w:r>
          <w:delText>We have switched back to a single column layout for detailed explanations and data.</w:delText>
        </w:r>
      </w:del>
    </w:p>
    <w:p w14:paraId="67B991F7" w14:textId="77777777" w:rsidR="00CE7B12" w:rsidRDefault="00CE7B12">
      <w:pPr>
        <w:rPr>
          <w:del w:id="84" w:author="Caio Pizzol" w:date="2026-08-04T06:07:00Z" w16du:dateUtc="2026-08-04T10:07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AF01D2">
      <w:pPr>
        <w:pStyle w:val="Heading1"/>
        <w:rPr>
          <w:del w:id="85" w:author="Caio Pizzol" w:date="2026-08-04T06:07:00Z" w16du:dateUtc="2026-08-04T10:07:00Z"/>
        </w:rPr>
      </w:pPr>
      <w:del w:id="86" w:author="Caio Pizzol" w:date="2026-08-04T06:07:00Z" w16du:dateUtc="2026-08-04T10:07:00Z">
        <w:r>
          <w:delText>Section 4: Landscape Layout</w:delText>
        </w:r>
      </w:del>
    </w:p>
    <w:p w14:paraId="067F8A2B" w14:textId="77777777" w:rsidR="00CE7B12" w:rsidRDefault="00AF01D2">
      <w:del w:id="87" w:author="Caio Pizzol" w:date="2026-08-04T06:07:00Z" w16du:dateUtc="2026-08-04T10:07:00Z">
        <w:r>
          <w:delText>This final section is in landscape orientation, which is ideal for wide tables or charts.</w:delText>
        </w:r>
      </w:del>
    </w:p>
    <w:sectPr w:rsidR="00CE7B12">
      <w:pgSz w:w="12240" w:h="15840"/>
      <w:pgMar w:top="1440" w:right="1440" w:bottom="1440" w:left="1440" w:header="720" w:footer="720" w:gutter="0"/>
      <w:cols w:space="720"/>
      <w:docGrid w:linePitch="360"/>
      <w:sectPrChange w:id="88" w:author="Caio Pizzol" w:date="2026-08-04T06:07:00Z" w16du:dateUtc="2026-08-04T10:07:00Z">
        <w:sectPr w:rsidR="00CE7B12">
          <w:pgSz w:w="15840" w:h="12240"/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F47"/>
    <w:rsid w:val="0006063C"/>
    <w:rsid w:val="000919B2"/>
    <w:rsid w:val="0015074B"/>
    <w:rsid w:val="002031F9"/>
    <w:rsid w:val="0029639D"/>
    <w:rsid w:val="00326F90"/>
    <w:rsid w:val="004076D5"/>
    <w:rsid w:val="0057219A"/>
    <w:rsid w:val="00744453"/>
    <w:rsid w:val="00A16521"/>
    <w:rsid w:val="00AA1D8D"/>
    <w:rsid w:val="00B47730"/>
    <w:rsid w:val="00CB0664"/>
    <w:rsid w:val="00CE7B12"/>
    <w:rsid w:val="00DE0A42"/>
    <w:rsid w:val="00F577A4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 w:line="278" w:lineRule="auto"/>
      <w:outlineLvl w:val="0"/>
      <w:pPrChange w:id="0" w:author="Caio Pizzol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 w:line="278" w:lineRule="auto"/>
      <w:outlineLvl w:val="1"/>
      <w:pPrChange w:id="1" w:author="Caio Pizzol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 w:line="278" w:lineRule="auto"/>
      <w:outlineLvl w:val="2"/>
      <w:pPrChange w:id="2" w:author="Caio Pizzol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3"/>
      <w:pPrChange w:id="3" w:author="Caio Pizzol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4"/>
      <w:pPrChange w:id="4" w:author="Caio Pizzol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5"/>
      <w:pPrChange w:id="5" w:author="Caio Pizzol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6"/>
      <w:pPrChange w:id="6" w:author="Caio Pizzol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 w:line="278" w:lineRule="auto"/>
      <w:outlineLvl w:val="7"/>
      <w:pPrChange w:id="7" w:author="Caio Pizzol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 w:line="278" w:lineRule="auto"/>
      <w:outlineLvl w:val="8"/>
      <w:pPrChange w:id="8" w:author="Caio Pizzol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  <w:pPrChange w:id="9" w:author="Caio Pizzol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  <w:pPrChange w:id="10" w:author="Caio Pizzol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  <w:pPrChange w:id="11" w:author="Caio Pizzol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365F91" w:themeColor="accent1" w:themeShade="BF"/>
      <w:rPrChange w:id="13" w:author="Caio Pizzol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365F91" w:themeColor="accent1" w:themeShade="BF"/>
      <w:spacing w:val="5"/>
      <w:rPrChange w:id="14" w:author="Caio Pizzol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  <w:pPrChange w:id="15" w:author="Caio Pizzol" w:date="2026-08-04T06:07:00Z">
        <w:pPr>
          <w:spacing w:after="100" w:line="278" w:lineRule="auto"/>
        </w:pPr>
      </w:pPrChange>
    </w:pPr>
    <w:rPr>
      <w:rFonts w:eastAsiaTheme="minorHAnsi"/>
      <w:kern w:val="2"/>
      <w:sz w:val="24"/>
      <w:szCs w:val="24"/>
      <w14:ligatures w14:val="standardContextual"/>
      <w:rPrChange w:id="15" w:author="Caio Pizzo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  <w:pPrChange w:id="16" w:author="Caio Pizzol" w:date="2026-08-04T06:07:00Z">
        <w:pPr>
          <w:spacing w:after="100" w:line="278" w:lineRule="auto"/>
          <w:ind w:left="240"/>
        </w:pPr>
      </w:pPrChange>
    </w:pPr>
    <w:rPr>
      <w:rFonts w:eastAsiaTheme="minorHAnsi"/>
      <w:kern w:val="2"/>
      <w:sz w:val="24"/>
      <w:szCs w:val="24"/>
      <w14:ligatures w14:val="standardContextual"/>
      <w:rPrChange w:id="16" w:author="Caio Pizzo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basedOn w:val="DefaultParagraphFont"/>
    <w:uiPriority w:val="99"/>
    <w:unhideWhenUsed/>
    <w:rsid w:val="00050F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2025-11-08T23:46:00Z</dcterms:created>
  <dcterms:modified xsi:type="dcterms:W3CDTF">2026-08-04T10:07:00Z</dcterms:modified>
  <cp:category/>
</cp:coreProperties>
</file>