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A6E6B" w14:textId="77777777" w:rsidR="00BB4909" w:rsidRDefault="008368D8">
      <w:r>
        <w:rPr>
          <w:color w:val="00B050"/>
          <w:u w:val="single"/>
          <w:rPrChange w:id="0" w:author="Author" w:date="2026-06-29T11:01:00Z" w16du:dateUtc="2026-06-29T15:01:00Z">
            <w:rPr>
              <w:shd w:val="clear" w:color="auto" w:fill="92D050"/>
            </w:rPr>
          </w:rPrChange>
        </w:rPr>
        <w:t xml:space="preserve">Green </w:t>
      </w:r>
      <w:ins w:id="1" w:author="Author" w:date="2026-06-29T11:01:00Z" w16du:dateUtc="2026-06-29T15:01:00Z">
        <w:r>
          <w:rPr>
            <w:color w:val="00B050"/>
            <w:u w:val="single"/>
          </w:rPr>
          <w:t>Underline Bullet List</w:t>
        </w:r>
      </w:ins>
      <w:del w:id="2" w:author="Author" w:date="2026-06-29T11:01:00Z" w16du:dateUtc="2026-06-29T15:01:00Z">
        <w:r>
          <w:rPr>
            <w:shd w:val="clear" w:color="auto" w:fill="92D050"/>
          </w:rPr>
          <w:delText>Highlight</w:delText>
        </w:r>
      </w:del>
      <w:r>
        <w:rPr>
          <w:color w:val="00B050"/>
          <w:u w:val="single"/>
          <w:rPrChange w:id="3" w:author="Author" w:date="2026-06-29T11:01:00Z" w16du:dateUtc="2026-06-29T15:01:00Z">
            <w:rPr>
              <w:shd w:val="clear" w:color="auto" w:fill="92D050"/>
            </w:rPr>
          </w:rPrChange>
        </w:rPr>
        <w:t xml:space="preserve"> Demo</w:t>
      </w:r>
    </w:p>
    <w:p w14:paraId="003AF09E" w14:textId="77777777" w:rsidR="00BB4909" w:rsidRDefault="008368D8">
      <w:r>
        <w:rPr>
          <w:color w:val="00B050"/>
          <w:u w:val="single"/>
          <w:rPrChange w:id="4" w:author="Author" w:date="2026-06-29T11:01:00Z" w16du:dateUtc="2026-06-29T15:01:00Z">
            <w:rPr>
              <w:shd w:val="clear" w:color="auto" w:fill="92D050"/>
            </w:rPr>
          </w:rPrChange>
        </w:rPr>
        <w:t xml:space="preserve">This document </w:t>
      </w:r>
      <w:ins w:id="5" w:author="Author" w:date="2026-06-29T11:01:00Z" w16du:dateUtc="2026-06-29T15:01:00Z">
        <w:r>
          <w:rPr>
            <w:color w:val="00B050"/>
            <w:u w:val="single"/>
          </w:rPr>
          <w:t>shows</w:t>
        </w:r>
      </w:ins>
      <w:del w:id="6" w:author="Author" w:date="2026-06-29T11:01:00Z" w16du:dateUtc="2026-06-29T15:01:00Z">
        <w:r>
          <w:rPr>
            <w:shd w:val="clear" w:color="auto" w:fill="92D050"/>
          </w:rPr>
          <w:delText>demonstrates</w:delText>
        </w:r>
      </w:del>
      <w:r>
        <w:rPr>
          <w:color w:val="00B050"/>
          <w:u w:val="single"/>
          <w:rPrChange w:id="7" w:author="Author" w:date="2026-06-29T11:01:00Z" w16du:dateUtc="2026-06-29T15:01:00Z">
            <w:rPr>
              <w:shd w:val="clear" w:color="auto" w:fill="92D050"/>
            </w:rPr>
          </w:rPrChange>
        </w:rPr>
        <w:t xml:space="preserve"> green </w:t>
      </w:r>
      <w:ins w:id="8" w:author="Author" w:date="2026-06-29T11:01:00Z" w16du:dateUtc="2026-06-29T15:01:00Z">
        <w:r>
          <w:rPr>
            <w:color w:val="00B050"/>
            <w:u w:val="single"/>
          </w:rPr>
          <w:t xml:space="preserve">underlined </w:t>
        </w:r>
      </w:ins>
      <w:r>
        <w:rPr>
          <w:color w:val="00B050"/>
          <w:u w:val="single"/>
          <w:rPrChange w:id="9" w:author="Author" w:date="2026-06-29T11:01:00Z" w16du:dateUtc="2026-06-29T15:01:00Z">
            <w:rPr>
              <w:shd w:val="clear" w:color="auto" w:fill="92D050"/>
            </w:rPr>
          </w:rPrChange>
        </w:rPr>
        <w:t xml:space="preserve">text </w:t>
      </w:r>
      <w:ins w:id="10" w:author="Author" w:date="2026-06-29T11:01:00Z" w16du:dateUtc="2026-06-29T15:01:00Z">
        <w:r>
          <w:rPr>
            <w:color w:val="00B050"/>
            <w:u w:val="single"/>
          </w:rPr>
          <w:t>in a bullet list:</w:t>
        </w:r>
      </w:ins>
      <w:del w:id="11" w:author="Author" w:date="2026-06-29T11:01:00Z" w16du:dateUtc="2026-06-29T15:01:00Z">
        <w:r>
          <w:rPr>
            <w:shd w:val="clear" w:color="auto" w:fill="92D050"/>
          </w:rPr>
          <w:delText>highlighting.</w:delText>
        </w:r>
      </w:del>
    </w:p>
    <w:p w14:paraId="168D4098" w14:textId="77777777" w:rsidR="00027C89" w:rsidRDefault="008368D8">
      <w:pPr>
        <w:rPr>
          <w:ins w:id="12" w:author="Author" w:date="2026-06-29T11:01:00Z" w16du:dateUtc="2026-06-29T15:01:00Z"/>
        </w:rPr>
      </w:pPr>
      <w:ins w:id="13" w:author="Author" w:date="2026-06-29T11:01:00Z" w16du:dateUtc="2026-06-29T15:01:00Z">
        <w:r>
          <w:rPr>
            <w:color w:val="00B050"/>
            <w:u w:val="single"/>
          </w:rPr>
          <w:t>First green underlined item</w:t>
        </w:r>
      </w:ins>
    </w:p>
    <w:p w14:paraId="43F3C0B0" w14:textId="77777777" w:rsidR="00027C89" w:rsidRDefault="008368D8">
      <w:pPr>
        <w:rPr>
          <w:ins w:id="14" w:author="Author" w:date="2026-06-29T11:01:00Z" w16du:dateUtc="2026-06-29T15:01:00Z"/>
        </w:rPr>
      </w:pPr>
      <w:ins w:id="15" w:author="Author" w:date="2026-06-29T11:01:00Z" w16du:dateUtc="2026-06-29T15:01:00Z">
        <w:r>
          <w:rPr>
            <w:color w:val="00B050"/>
            <w:u w:val="single"/>
          </w:rPr>
          <w:t>Second green underlined item</w:t>
        </w:r>
      </w:ins>
    </w:p>
    <w:p w14:paraId="702D8688" w14:textId="77777777" w:rsidR="00BB4909" w:rsidRDefault="008368D8">
      <w:ins w:id="16" w:author="Author" w:date="2026-06-29T11:01:00Z" w16du:dateUtc="2026-06-29T15:01:00Z">
        <w:r>
          <w:rPr>
            <w:color w:val="00B050"/>
            <w:u w:val="single"/>
          </w:rPr>
          <w:t>Third green underlined item</w:t>
        </w:r>
      </w:ins>
      <w:del w:id="17" w:author="Author" w:date="2026-06-29T11:01:00Z" w16du:dateUtc="2026-06-29T15:01:00Z">
        <w:r>
          <w:rPr>
            <w:shd w:val="clear" w:color="auto" w:fill="92D050"/>
          </w:rPr>
          <w:delText>Green highlights are often used for environmental topics.</w:delText>
        </w:r>
      </w:del>
    </w:p>
    <w:sectPr w:rsidR="00BB49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909"/>
    <w:rsid w:val="00027C89"/>
    <w:rsid w:val="006447D2"/>
    <w:rsid w:val="008368D8"/>
    <w:rsid w:val="00914C6C"/>
    <w:rsid w:val="00BB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09D9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2026-06-29T15:01:00Z</dcterms:modified>
</cp:coreProperties>
</file>