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 w:rsidR="001D5D5A" w:rsidRDefault="00DD291D">
      <w:pPr>
        <w:rPr>
          <w:ins w:id="0" w:author="Comparison" w:date="2026-07-05T01:09:00Z" w16du:dateUtc="2026-07-05T05:09:00Z"/>
        </w:rPr>
      </w:pPr>
      <w:ins w:id="1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 Demo</w:t>
        </w:r>
      </w:ins>
    </w:p>
    <w:p w14:paraId="31333F3B" w14:textId="77777777" w:rsidR="001D5D5A" w:rsidRDefault="00DD291D">
      <w:pPr>
        <w:spacing w:before="400" w:after="120" w:line="240" w:lineRule="auto"/>
        <w:rPr>
          <w:ins w:id="2" w:author="Comparison" w:date="2026-07-05T01:09:00Z" w16du:dateUtc="2026-07-05T05:09:00Z"/>
        </w:rPr>
      </w:pPr>
      <w:ins w:id="3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This document shows Heading 1 style with red color and bold.</w:t>
        </w:r>
      </w:ins>
    </w:p>
    <w:p w14:paraId="514B43DB" w14:textId="77777777" w:rsidR="008B56C3" w:rsidRDefault="00DD291D">
      <w:pPr>
        <w:rPr>
          <w:del w:id="4" w:author="Comparison" w:date="2026-07-05T01:09:00Z" w16du:dateUtc="2026-07-05T05:09:00Z"/>
        </w:rPr>
      </w:pPr>
      <w:ins w:id="5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headings are used for urgent document warnings.</w:t>
        </w:r>
      </w:ins>
      <w:del w:id="6" w:author="Comparison" w:date="2026-07-05T01:09:00Z" w16du:dateUtc="2026-07-05T05:09:00Z">
        <w:r>
          <w:delText>Quarterly Performance Report</w:delText>
        </w:r>
      </w:del>
    </w:p>
    <w:p w14:paraId="4F771808" w14:textId="77777777" w:rsidR="008B56C3" w:rsidRDefault="008B56C3">
      <w:pPr>
        <w:rPr>
          <w:del w:id="7" w:author="Comparison" w:date="2026-07-05T01:09:00Z" w16du:dateUtc="2026-07-05T05:0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56C3" w14:paraId="06A0428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8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D767" w14:textId="77777777" w:rsidR="008B56C3" w:rsidRDefault="00DD291D">
            <w:pPr>
              <w:rPr>
                <w:del w:id="9" w:author="Comparison" w:date="2026-07-05T01:09:00Z" w16du:dateUtc="2026-07-05T05:09:00Z"/>
              </w:rPr>
            </w:pPr>
            <w:del w:id="10" w:author="Comparison" w:date="2026-07-05T01:09:00Z" w16du:dateUtc="2026-07-05T05:09:00Z">
              <w:r>
                <w:delText>Metric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164DB" w14:textId="77777777" w:rsidR="008B56C3" w:rsidRDefault="00DD291D">
            <w:pPr>
              <w:rPr>
                <w:del w:id="11" w:author="Comparison" w:date="2026-07-05T01:09:00Z" w16du:dateUtc="2026-07-05T05:09:00Z"/>
              </w:rPr>
            </w:pPr>
            <w:del w:id="12" w:author="Comparison" w:date="2026-07-05T01:09:00Z" w16du:dateUtc="2026-07-05T05:09:00Z">
              <w:r>
                <w:delText>Q1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089D" w14:textId="77777777" w:rsidR="008B56C3" w:rsidRDefault="00DD291D">
            <w:pPr>
              <w:rPr>
                <w:del w:id="13" w:author="Comparison" w:date="2026-07-05T01:09:00Z" w16du:dateUtc="2026-07-05T05:09:00Z"/>
              </w:rPr>
            </w:pPr>
            <w:del w:id="14" w:author="Comparison" w:date="2026-07-05T01:09:00Z" w16du:dateUtc="2026-07-05T05:09:00Z">
              <w:r>
                <w:delText>Q2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24DD2" w14:textId="77777777" w:rsidR="008B56C3" w:rsidRDefault="00DD291D">
            <w:pPr>
              <w:rPr>
                <w:del w:id="15" w:author="Comparison" w:date="2026-07-05T01:09:00Z" w16du:dateUtc="2026-07-05T05:09:00Z"/>
              </w:rPr>
            </w:pPr>
            <w:del w:id="16" w:author="Comparison" w:date="2026-07-05T01:09:00Z" w16du:dateUtc="2026-07-05T05:09:00Z">
              <w:r>
                <w:delText>Q3</w:delText>
              </w:r>
            </w:del>
          </w:p>
        </w:tc>
      </w:tr>
      <w:tr w:rsidR="008B56C3" w14:paraId="226BB05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7188" w14:textId="77777777" w:rsidR="008B56C3" w:rsidRDefault="00DD291D">
            <w:pPr>
              <w:rPr>
                <w:del w:id="18" w:author="Comparison" w:date="2026-07-05T01:09:00Z" w16du:dateUtc="2026-07-05T05:09:00Z"/>
              </w:rPr>
            </w:pPr>
            <w:del w:id="19" w:author="Comparison" w:date="2026-07-05T01:09:00Z" w16du:dateUtc="2026-07-05T05:09:00Z">
              <w:r>
                <w:delText>Revenue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555D" w14:textId="77777777" w:rsidR="008B56C3" w:rsidRDefault="00DD291D">
            <w:pPr>
              <w:rPr>
                <w:del w:id="20" w:author="Comparison" w:date="2026-07-05T01:09:00Z" w16du:dateUtc="2026-07-05T05:09:00Z"/>
              </w:rPr>
            </w:pPr>
            <w:del w:id="21" w:author="Comparison" w:date="2026-07-05T01:09:00Z" w16du:dateUtc="2026-07-05T05:09:00Z">
              <w:r>
                <w:delText>$1.2M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73EE" w14:textId="77777777" w:rsidR="008B56C3" w:rsidRDefault="00DD291D">
            <w:pPr>
              <w:rPr>
                <w:del w:id="22" w:author="Comparison" w:date="2026-07-05T01:09:00Z" w16du:dateUtc="2026-07-05T05:09:00Z"/>
              </w:rPr>
            </w:pPr>
            <w:del w:id="23" w:author="Comparison" w:date="2026-07-05T01:09:00Z" w16du:dateUtc="2026-07-05T05:09:00Z">
              <w:r>
                <w:delText>$1.5M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2C35" w14:textId="77777777" w:rsidR="008B56C3" w:rsidRDefault="00DD291D">
            <w:pPr>
              <w:rPr>
                <w:del w:id="24" w:author="Comparison" w:date="2026-07-05T01:09:00Z" w16du:dateUtc="2026-07-05T05:09:00Z"/>
              </w:rPr>
            </w:pPr>
            <w:del w:id="25" w:author="Comparison" w:date="2026-07-05T01:09:00Z" w16du:dateUtc="2026-07-05T05:09:00Z">
              <w:r>
                <w:delText>$1.8M</w:delText>
              </w:r>
            </w:del>
          </w:p>
        </w:tc>
      </w:tr>
      <w:tr w:rsidR="008B56C3" w14:paraId="523972AA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6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DCB5" w14:textId="77777777" w:rsidR="008B56C3" w:rsidRDefault="00DD291D">
            <w:pPr>
              <w:rPr>
                <w:del w:id="27" w:author="Comparison" w:date="2026-07-05T01:09:00Z" w16du:dateUtc="2026-07-05T05:09:00Z"/>
              </w:rPr>
            </w:pPr>
            <w:del w:id="28" w:author="Comparison" w:date="2026-07-05T01:09:00Z" w16du:dateUtc="2026-07-05T05:09:00Z">
              <w:r>
                <w:delText>Customers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D7F4" w14:textId="77777777" w:rsidR="008B56C3" w:rsidRDefault="00DD291D">
            <w:pPr>
              <w:rPr>
                <w:del w:id="29" w:author="Comparison" w:date="2026-07-05T01:09:00Z" w16du:dateUtc="2026-07-05T05:09:00Z"/>
              </w:rPr>
            </w:pPr>
            <w:del w:id="30" w:author="Comparison" w:date="2026-07-05T01:09:00Z" w16du:dateUtc="2026-07-05T05:09:00Z">
              <w:r>
                <w:delText>2,400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BA16F" w14:textId="77777777" w:rsidR="008B56C3" w:rsidRDefault="00DD291D">
            <w:pPr>
              <w:rPr>
                <w:del w:id="31" w:author="Comparison" w:date="2026-07-05T01:09:00Z" w16du:dateUtc="2026-07-05T05:09:00Z"/>
              </w:rPr>
            </w:pPr>
            <w:del w:id="32" w:author="Comparison" w:date="2026-07-05T01:09:00Z" w16du:dateUtc="2026-07-05T05:09:00Z">
              <w:r>
                <w:delText>2,800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C11D" w14:textId="77777777" w:rsidR="008B56C3" w:rsidRDefault="00DD291D">
            <w:pPr>
              <w:rPr>
                <w:del w:id="33" w:author="Comparison" w:date="2026-07-05T01:09:00Z" w16du:dateUtc="2026-07-05T05:09:00Z"/>
              </w:rPr>
            </w:pPr>
            <w:del w:id="34" w:author="Comparison" w:date="2026-07-05T01:09:00Z" w16du:dateUtc="2026-07-05T05:09:00Z">
              <w:r>
                <w:delText>3,200</w:delText>
              </w:r>
            </w:del>
          </w:p>
        </w:tc>
      </w:tr>
      <w:tr w:rsidR="008B56C3" w14:paraId="1BD345F7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5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CAA3" w14:textId="77777777" w:rsidR="008B56C3" w:rsidRDefault="00DD291D">
            <w:pPr>
              <w:rPr>
                <w:del w:id="36" w:author="Comparison" w:date="2026-07-05T01:09:00Z" w16du:dateUtc="2026-07-05T05:09:00Z"/>
              </w:rPr>
            </w:pPr>
            <w:del w:id="37" w:author="Comparison" w:date="2026-07-05T01:09:00Z" w16du:dateUtc="2026-07-05T05:09:00Z">
              <w:r>
                <w:delText>NPS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91C1" w14:textId="77777777" w:rsidR="008B56C3" w:rsidRDefault="00DD291D">
            <w:pPr>
              <w:rPr>
                <w:del w:id="38" w:author="Comparison" w:date="2026-07-05T01:09:00Z" w16du:dateUtc="2026-07-05T05:09:00Z"/>
              </w:rPr>
            </w:pPr>
            <w:del w:id="39" w:author="Comparison" w:date="2026-07-05T01:09:00Z" w16du:dateUtc="2026-07-05T05:09:00Z">
              <w:r>
                <w:delText>65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57FB" w14:textId="77777777" w:rsidR="008B56C3" w:rsidRDefault="00DD291D">
            <w:pPr>
              <w:rPr>
                <w:del w:id="40" w:author="Comparison" w:date="2026-07-05T01:09:00Z" w16du:dateUtc="2026-07-05T05:09:00Z"/>
              </w:rPr>
            </w:pPr>
            <w:del w:id="41" w:author="Comparison" w:date="2026-07-05T01:09:00Z" w16du:dateUtc="2026-07-05T05:09:00Z">
              <w:r>
                <w:delText>70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0660" w14:textId="77777777" w:rsidR="008B56C3" w:rsidRDefault="00DD291D">
            <w:pPr>
              <w:rPr>
                <w:del w:id="42" w:author="Comparison" w:date="2026-07-05T01:09:00Z" w16du:dateUtc="2026-07-05T05:09:00Z"/>
              </w:rPr>
            </w:pPr>
            <w:del w:id="43" w:author="Comparison" w:date="2026-07-05T01:09:00Z" w16du:dateUtc="2026-07-05T05:09:00Z">
              <w:r>
                <w:delText>72</w:delText>
              </w:r>
            </w:del>
          </w:p>
        </w:tc>
      </w:tr>
      <w:tr w:rsidR="008B56C3" w14:paraId="29E6F2D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44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CF97" w14:textId="77777777" w:rsidR="008B56C3" w:rsidRDefault="00DD291D">
            <w:pPr>
              <w:rPr>
                <w:del w:id="45" w:author="Comparison" w:date="2026-07-05T01:09:00Z" w16du:dateUtc="2026-07-05T05:09:00Z"/>
              </w:rPr>
            </w:pPr>
            <w:del w:id="46" w:author="Comparison" w:date="2026-07-05T01:09:00Z" w16du:dateUtc="2026-07-05T05:09:00Z">
              <w:r>
                <w:delText>Churn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8E30" w14:textId="77777777" w:rsidR="008B56C3" w:rsidRDefault="00DD291D">
            <w:pPr>
              <w:rPr>
                <w:del w:id="47" w:author="Comparison" w:date="2026-07-05T01:09:00Z" w16du:dateUtc="2026-07-05T05:09:00Z"/>
              </w:rPr>
            </w:pPr>
            <w:del w:id="48" w:author="Comparison" w:date="2026-07-05T01:09:00Z" w16du:dateUtc="2026-07-05T05:09:00Z">
              <w:r>
                <w:delText>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9DB9" w14:textId="77777777" w:rsidR="008B56C3" w:rsidRDefault="00DD291D">
            <w:pPr>
              <w:rPr>
                <w:del w:id="49" w:author="Comparison" w:date="2026-07-05T01:09:00Z" w16du:dateUtc="2026-07-05T05:09:00Z"/>
              </w:rPr>
            </w:pPr>
            <w:del w:id="50" w:author="Comparison" w:date="2026-07-05T01:09:00Z" w16du:dateUtc="2026-07-05T05:09:00Z">
              <w:r>
                <w:delText>4.5%</w:delText>
              </w:r>
            </w:del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689C" w14:textId="77777777" w:rsidR="008B56C3" w:rsidRDefault="00DD291D">
            <w:pPr>
              <w:rPr>
                <w:del w:id="51" w:author="Comparison" w:date="2026-07-05T01:09:00Z" w16du:dateUtc="2026-07-05T05:09:00Z"/>
              </w:rPr>
            </w:pPr>
            <w:del w:id="52" w:author="Comparison" w:date="2026-07-05T01:09:00Z" w16du:dateUtc="2026-07-05T05:09:00Z">
              <w:r>
                <w:delText>4%</w:delText>
              </w:r>
            </w:del>
          </w:p>
        </w:tc>
      </w:tr>
    </w:tbl>
    <w:p w14:paraId="1BFDF85C" w14:textId="77777777" w:rsidR="008B56C3" w:rsidRDefault="008B56C3">
      <w:pPr>
        <w:spacing w:before="400" w:after="120" w:line="240" w:lineRule="auto"/>
        <w:pPrChange w:id="53" w:author="Comparison" w:date="2026-07-05T01:09:00Z" w16du:dateUtc="2026-07-05T05:09:00Z">
          <w:pPr/>
        </w:pPrChange>
      </w:pPr>
    </w:p>
    <w:sectPr w:rsidR="008B56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6C3"/>
    <w:rsid w:val="001D5D5A"/>
    <w:rsid w:val="008B56C3"/>
    <w:rsid w:val="00B13E62"/>
    <w:rsid w:val="00B37A4C"/>
    <w:rsid w:val="00DD291D"/>
    <w:rsid w:val="00FD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A4B7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2026-05-14T20:28:00Z</dcterms:created>
  <dcterms:modified xsi:type="dcterms:W3CDTF">2026-07-05T05:09:00Z</dcterms:modified>
</cp:coreProperties>
</file>