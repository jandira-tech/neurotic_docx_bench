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6:00Z" w16du:dateUtc="2026-09-22T16:16:00Z"/>
          <w:rFonts w:ascii="Californian FB" w:hAnsi="Californian FB"/>
        </w:rPr>
      </w:pPr>
      <w:ins w:id="3" w:author="NAZ, Mamoona (OLDHAM MEDICAL SERVICES)" w:date="2026-09-22T12:16:00Z" w16du:dateUtc="2026-09-22T16:16: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6:00Z" w16du:dateUtc="2026-09-22T16:16:00Z"/>
          <w:rFonts w:ascii="Californian FB" w:hAnsi="Californian FB"/>
          <w:b/>
          <w:bCs/>
        </w:rPr>
      </w:pPr>
    </w:p>
    <w:p w14:paraId="43260A16" w14:textId="77777777" w:rsidR="006F1C2D" w:rsidRDefault="006F1C2D" w:rsidP="006F1C2D">
      <w:pPr>
        <w:jc w:val="center"/>
        <w:rPr>
          <w:ins w:id="5" w:author="NAZ, Mamoona (OLDHAM MEDICAL SERVICES)" w:date="2026-09-22T12:16:00Z" w16du:dateUtc="2026-09-22T16:16:00Z"/>
          <w:rFonts w:cstheme="minorHAnsi"/>
          <w:b/>
          <w:bCs/>
          <w:sz w:val="28"/>
          <w:szCs w:val="28"/>
          <w:u w:val="single"/>
        </w:rPr>
      </w:pPr>
      <w:ins w:id="6" w:author="NAZ, Mamoona (OLDHAM MEDICAL SERVICES)" w:date="2026-09-22T12:16:00Z" w16du:dateUtc="2026-09-22T16:16: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6:00Z" w16du:dateUtc="2026-09-22T16:16:00Z"/>
          <w:rFonts w:cstheme="minorHAnsi"/>
          <w:b/>
          <w:bCs/>
          <w:sz w:val="28"/>
          <w:szCs w:val="28"/>
          <w:u w:val="single"/>
        </w:rPr>
      </w:pPr>
      <w:ins w:id="8" w:author="NAZ, Mamoona (OLDHAM MEDICAL SERVICES)" w:date="2026-09-22T12:16:00Z" w16du:dateUtc="2026-09-22T16:1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6:00Z" w16du:dateUtc="2026-09-22T16:16:00Z"/>
          <w:rFonts w:cstheme="minorHAnsi"/>
          <w:b/>
          <w:bCs/>
          <w:sz w:val="28"/>
          <w:szCs w:val="28"/>
          <w:u w:val="single"/>
        </w:rPr>
      </w:pPr>
    </w:p>
    <w:p w14:paraId="1E230469" w14:textId="77777777" w:rsidR="006F1C2D" w:rsidRDefault="006F1C2D" w:rsidP="006F1C2D">
      <w:pPr>
        <w:rPr>
          <w:ins w:id="10" w:author="NAZ, Mamoona (OLDHAM MEDICAL SERVICES)" w:date="2026-09-22T12:16:00Z" w16du:dateUtc="2026-09-22T16:16:00Z"/>
          <w:rFonts w:cstheme="minorHAnsi"/>
          <w:b/>
          <w:bCs/>
        </w:rPr>
      </w:pPr>
      <w:ins w:id="11" w:author="NAZ, Mamoona (OLDHAM MEDICAL SERVICES)" w:date="2026-09-22T12:16:00Z" w16du:dateUtc="2026-09-22T16:16:00Z">
        <w:r w:rsidRPr="00FA0E32">
          <w:rPr>
            <w:rFonts w:cstheme="minorHAnsi"/>
            <w:b/>
            <w:bCs/>
          </w:rPr>
          <w:t>Attendees:</w:t>
        </w:r>
      </w:ins>
    </w:p>
    <w:p w14:paraId="406CF681" w14:textId="77777777" w:rsidR="006F1C2D" w:rsidRDefault="006F1C2D" w:rsidP="006F1C2D">
      <w:pPr>
        <w:rPr>
          <w:ins w:id="12" w:author="NAZ, Mamoona (OLDHAM MEDICAL SERVICES)" w:date="2026-09-22T12:16:00Z" w16du:dateUtc="2026-09-22T16:16:00Z"/>
          <w:rFonts w:cstheme="minorHAnsi"/>
        </w:rPr>
      </w:pPr>
      <w:ins w:id="13" w:author="NAZ, Mamoona (OLDHAM MEDICAL SERVICES)" w:date="2026-09-22T12:16:00Z" w16du:dateUtc="2026-09-22T16:16: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6:00Z" w16du:dateUtc="2026-09-22T16:16:00Z"/>
          <w:rFonts w:cstheme="minorHAnsi"/>
        </w:rPr>
      </w:pPr>
      <w:ins w:id="15" w:author="NAZ, Mamoona (OLDHAM MEDICAL SERVICES)" w:date="2026-09-22T12:16:00Z" w16du:dateUtc="2026-09-22T16:16:00Z">
        <w:r>
          <w:rPr>
            <w:rFonts w:cstheme="minorHAnsi"/>
          </w:rPr>
          <w:t xml:space="preserve">SA – Practice Manager </w:t>
        </w:r>
      </w:ins>
    </w:p>
    <w:p w14:paraId="4B50E429" w14:textId="77777777" w:rsidR="006F1C2D" w:rsidRDefault="006F1C2D" w:rsidP="006F1C2D">
      <w:pPr>
        <w:rPr>
          <w:ins w:id="16" w:author="NAZ, Mamoona (OLDHAM MEDICAL SERVICES)" w:date="2026-09-22T12:16:00Z" w16du:dateUtc="2026-09-22T16:16:00Z"/>
          <w:rFonts w:cstheme="minorHAnsi"/>
        </w:rPr>
      </w:pPr>
    </w:p>
    <w:p w14:paraId="5F6386BB" w14:textId="77777777" w:rsidR="0008331C" w:rsidRDefault="006F1C2D" w:rsidP="0008331C">
      <w:pPr>
        <w:rPr>
          <w:ins w:id="17" w:author="NAZ, Mamoona (OLDHAM MEDICAL SERVICES)" w:date="2026-09-22T12:16:00Z" w16du:dateUtc="2026-09-22T16:16:00Z"/>
        </w:rPr>
      </w:pPr>
      <w:ins w:id="18" w:author="NAZ, Mamoona (OLDHAM MEDICAL SERVICES)" w:date="2026-09-22T12:16:00Z" w16du:dateUtc="2026-09-22T16:16: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6:00Z" w16du:dateUtc="2026-09-22T16:16:00Z"/>
        </w:rPr>
      </w:pPr>
      <w:ins w:id="20" w:author="NAZ, Mamoona (OLDHAM MEDICAL SERVICES)" w:date="2026-09-22T12:16:00Z" w16du:dateUtc="2026-09-22T16:16: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6:00Z" w16du:dateUtc="2026-09-22T16:16:00Z"/>
          <w:rFonts w:cstheme="minorHAnsi"/>
        </w:rPr>
      </w:pPr>
    </w:p>
    <w:p w14:paraId="2302B3A6" w14:textId="77777777" w:rsidR="006F1C2D" w:rsidRPr="00FA0E32" w:rsidRDefault="006F1C2D" w:rsidP="006F1C2D">
      <w:pPr>
        <w:rPr>
          <w:ins w:id="22" w:author="NAZ, Mamoona (OLDHAM MEDICAL SERVICES)" w:date="2026-09-22T12:16:00Z" w16du:dateUtc="2026-09-22T16:16:00Z"/>
          <w:rFonts w:cstheme="minorHAnsi"/>
        </w:rPr>
      </w:pPr>
    </w:p>
    <w:p w14:paraId="794DD8CD" w14:textId="77777777" w:rsidR="006F1C2D" w:rsidRDefault="006F1C2D" w:rsidP="006F1C2D">
      <w:pPr>
        <w:rPr>
          <w:ins w:id="23" w:author="NAZ, Mamoona (OLDHAM MEDICAL SERVICES)" w:date="2026-09-22T12:16:00Z" w16du:dateUtc="2026-09-22T16:16:00Z"/>
          <w:rFonts w:cstheme="minorHAnsi"/>
          <w:b/>
          <w:bCs/>
        </w:rPr>
      </w:pPr>
      <w:ins w:id="24" w:author="NAZ, Mamoona (OLDHAM MEDICAL SERVICES)" w:date="2026-09-22T12:16:00Z" w16du:dateUtc="2026-09-22T16:16:00Z">
        <w:r w:rsidRPr="00FA0E32">
          <w:rPr>
            <w:rFonts w:cstheme="minorHAnsi"/>
            <w:b/>
            <w:bCs/>
          </w:rPr>
          <w:t>Apologies:</w:t>
        </w:r>
      </w:ins>
    </w:p>
    <w:p w14:paraId="50FA62A7" w14:textId="77777777" w:rsidR="00677B90" w:rsidRDefault="00677B90" w:rsidP="006F1C2D">
      <w:pPr>
        <w:rPr>
          <w:ins w:id="25" w:author="NAZ, Mamoona (OLDHAM MEDICAL SERVICES)" w:date="2026-09-22T12:16:00Z" w16du:dateUtc="2026-09-22T16:16:00Z"/>
          <w:rFonts w:cstheme="minorHAnsi"/>
          <w:b/>
          <w:bCs/>
        </w:rPr>
      </w:pPr>
    </w:p>
    <w:p w14:paraId="27E4F2EE" w14:textId="6226EC7C" w:rsidR="00677B90" w:rsidRPr="00677B90" w:rsidRDefault="00677B90" w:rsidP="006F1C2D">
      <w:pPr>
        <w:rPr>
          <w:ins w:id="26" w:author="NAZ, Mamoona (OLDHAM MEDICAL SERVICES)" w:date="2026-09-22T12:16:00Z" w16du:dateUtc="2026-09-22T16:16:00Z"/>
          <w:rFonts w:cstheme="minorHAnsi"/>
        </w:rPr>
      </w:pPr>
      <w:ins w:id="27" w:author="NAZ, Mamoona (OLDHAM MEDICAL SERVICES)" w:date="2026-09-22T12:16:00Z" w16du:dateUtc="2026-09-22T16:16:00Z">
        <w:r>
          <w:rPr>
            <w:rFonts w:cstheme="minorHAnsi"/>
          </w:rPr>
          <w:t>CC, AK, LU, MAS, DR</w:t>
        </w:r>
      </w:ins>
    </w:p>
    <w:p w14:paraId="1282E9CD" w14:textId="77777777" w:rsidR="00A8494F" w:rsidRDefault="00A8494F">
      <w:pPr>
        <w:rPr>
          <w:ins w:id="28" w:author="NAZ, Mamoona (OLDHAM MEDICAL SERVICES)" w:date="2026-09-22T12:16:00Z" w16du:dateUtc="2026-09-22T16:16:00Z"/>
        </w:rPr>
      </w:pPr>
    </w:p>
    <w:p w14:paraId="09A61C5A" w14:textId="77777777" w:rsidR="006F1C2D" w:rsidRDefault="006F1C2D">
      <w:pPr>
        <w:rPr>
          <w:ins w:id="29" w:author="NAZ, Mamoona (OLDHAM MEDICAL SERVICES)" w:date="2026-09-22T12:16:00Z" w16du:dateUtc="2026-09-22T16:16:00Z"/>
        </w:rPr>
      </w:pPr>
    </w:p>
    <w:p w14:paraId="71B1EB70" w14:textId="6B3B9867" w:rsidR="006F1C2D" w:rsidRDefault="00FD25EC" w:rsidP="006F1C2D">
      <w:pPr>
        <w:pStyle w:val="ListParagraph"/>
        <w:numPr>
          <w:ilvl w:val="0"/>
          <w:numId w:val="2"/>
        </w:numPr>
        <w:rPr>
          <w:ins w:id="30" w:author="NAZ, Mamoona (OLDHAM MEDICAL SERVICES)" w:date="2026-09-22T12:16:00Z" w16du:dateUtc="2026-09-22T16:16:00Z"/>
        </w:rPr>
      </w:pPr>
      <w:ins w:id="31" w:author="NAZ, Mamoona (OLDHAM MEDICAL SERVICES)" w:date="2026-09-22T12:16:00Z" w16du:dateUtc="2026-09-22T16:16:00Z">
        <w:r>
          <w:t>Review of last minutes of meeting – everyone agreed no changes were needed.</w:t>
        </w:r>
      </w:ins>
    </w:p>
    <w:p w14:paraId="2F83712F" w14:textId="53312079" w:rsidR="00FF174A" w:rsidRDefault="00FF174A" w:rsidP="00FF174A">
      <w:pPr>
        <w:pStyle w:val="ListParagraph"/>
        <w:numPr>
          <w:ilvl w:val="0"/>
          <w:numId w:val="2"/>
        </w:numPr>
        <w:rPr>
          <w:ins w:id="32" w:author="NAZ, Mamoona (OLDHAM MEDICAL SERVICES)" w:date="2026-09-22T12:16:00Z" w16du:dateUtc="2026-09-22T16:16:00Z"/>
        </w:rPr>
      </w:pPr>
      <w:ins w:id="33" w:author="NAZ, Mamoona (OLDHAM MEDICAL SERVICES)" w:date="2026-09-22T12:16:00Z" w16du:dateUtc="2026-09-22T16:16:00Z">
        <w:r>
          <w:t>Meeting started at 13:</w:t>
        </w:r>
        <w:r w:rsidR="00677B90">
          <w:t>13</w:t>
        </w:r>
      </w:ins>
    </w:p>
    <w:p w14:paraId="04EF1223" w14:textId="0C5D5E3B" w:rsidR="00677B90" w:rsidRDefault="00677B90" w:rsidP="00FF174A">
      <w:pPr>
        <w:pStyle w:val="ListParagraph"/>
        <w:numPr>
          <w:ilvl w:val="0"/>
          <w:numId w:val="2"/>
        </w:numPr>
        <w:rPr>
          <w:ins w:id="34" w:author="NAZ, Mamoona (OLDHAM MEDICAL SERVICES)" w:date="2026-09-22T12:16:00Z" w16du:dateUtc="2026-09-22T16:16:00Z"/>
        </w:rPr>
      </w:pPr>
      <w:ins w:id="35" w:author="NAZ, Mamoona (OLDHAM MEDICAL SERVICES)" w:date="2026-09-22T12:16:00Z" w16du:dateUtc="2026-09-22T16:1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36" w:author="NAZ, Mamoona (OLDHAM MEDICAL SERVICES)" w:date="2026-09-22T12:16:00Z" w16du:dateUtc="2026-09-22T16:16:00Z"/>
        </w:rPr>
      </w:pPr>
      <w:ins w:id="37" w:author="NAZ, Mamoona (OLDHAM MEDICAL SERVICES)" w:date="2026-09-22T12:16:00Z" w16du:dateUtc="2026-09-22T16:1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38" w:author="NAZ, Mamoona (OLDHAM MEDICAL SERVICES)" w:date="2026-09-22T12:16:00Z" w16du:dateUtc="2026-09-22T16:16:00Z"/>
        </w:rPr>
      </w:pPr>
      <w:ins w:id="39" w:author="NAZ, Mamoona (OLDHAM MEDICAL SERVICES)" w:date="2026-09-22T12:16:00Z" w16du:dateUtc="2026-09-22T16:1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40" w:author="NAZ, Mamoona (OLDHAM MEDICAL SERVICES)" w:date="2026-09-22T12:16:00Z" w16du:dateUtc="2026-09-22T16:16:00Z"/>
        </w:rPr>
      </w:pPr>
      <w:ins w:id="41" w:author="NAZ, Mamoona (OLDHAM MEDICAL SERVICES)" w:date="2026-09-22T12:16:00Z" w16du:dateUtc="2026-09-22T16:1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2" w:author="NAZ, Mamoona (OLDHAM MEDICAL SERVICES)" w:date="2026-09-22T12:16:00Z" w16du:dateUtc="2026-09-22T16:16:00Z"/>
        </w:rPr>
      </w:pPr>
      <w:ins w:id="43" w:author="NAZ, Mamoona (OLDHAM MEDICAL SERVICES)" w:date="2026-09-22T12:16:00Z" w16du:dateUtc="2026-09-22T16:1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44" w:author="NAZ, Mamoona (OLDHAM MEDICAL SERVICES)" w:date="2026-09-22T12:16:00Z" w16du:dateUtc="2026-09-22T16:16:00Z"/>
        </w:rPr>
      </w:pPr>
      <w:ins w:id="45" w:author="NAZ, Mamoona (OLDHAM MEDICAL SERVICES)" w:date="2026-09-22T12:16:00Z" w16du:dateUtc="2026-09-22T16:1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46" w:author="NAZ, Mamoona (OLDHAM MEDICAL SERVICES)" w:date="2026-09-22T12:16:00Z" w16du:dateUtc="2026-09-22T16:16:00Z"/>
        </w:rPr>
      </w:pPr>
      <w:ins w:id="47" w:author="NAZ, Mamoona (OLDHAM MEDICAL SERVICES)" w:date="2026-09-22T12:16:00Z" w16du:dateUtc="2026-09-22T16:1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48" w:author="NAZ, Mamoona (OLDHAM MEDICAL SERVICES)" w:date="2026-09-22T12:16:00Z" w16du:dateUtc="2026-09-22T16:16:00Z"/>
        </w:rPr>
      </w:pPr>
      <w:ins w:id="49" w:author="NAZ, Mamoona (OLDHAM MEDICAL SERVICES)" w:date="2026-09-22T12:16:00Z" w16du:dateUtc="2026-09-22T16:1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50" w:author="NAZ, Mamoona (OLDHAM MEDICAL SERVICES)" w:date="2026-09-22T12:16:00Z" w16du:dateUtc="2026-09-22T16:16:00Z"/>
        </w:rPr>
      </w:pPr>
      <w:ins w:id="51" w:author="NAZ, Mamoona (OLDHAM MEDICAL SERVICES)" w:date="2026-09-22T12:16:00Z" w16du:dateUtc="2026-09-22T16:1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2" w:author="NAZ, Mamoona (OLDHAM MEDICAL SERVICES)" w:date="2026-09-22T12:16:00Z" w16du:dateUtc="2026-09-22T16:16:00Z"/>
        </w:rPr>
      </w:pPr>
      <w:ins w:id="53" w:author="NAZ, Mamoona (OLDHAM MEDICAL SERVICES)" w:date="2026-09-22T12:16:00Z" w16du:dateUtc="2026-09-22T16:1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54" w:author="NAZ, Mamoona (OLDHAM MEDICAL SERVICES)" w:date="2026-09-22T12:16:00Z" w16du:dateUtc="2026-09-22T16:16:00Z"/>
        </w:rPr>
      </w:pPr>
      <w:ins w:id="55" w:author="NAZ, Mamoona (OLDHAM MEDICAL SERVICES)" w:date="2026-09-22T12:16:00Z" w16du:dateUtc="2026-09-22T16:16:00Z">
        <w:r>
          <w:t xml:space="preserve">Also decided to display notices before they get sent out. </w:t>
        </w:r>
      </w:ins>
    </w:p>
    <w:p w14:paraId="0AD56979" w14:textId="7FA4E76F" w:rsidR="00677B90" w:rsidRDefault="00677B90" w:rsidP="00FF174A">
      <w:pPr>
        <w:pStyle w:val="ListParagraph"/>
        <w:numPr>
          <w:ilvl w:val="0"/>
          <w:numId w:val="2"/>
        </w:numPr>
        <w:rPr>
          <w:ins w:id="56" w:author="NAZ, Mamoona (OLDHAM MEDICAL SERVICES)" w:date="2026-09-22T12:16:00Z" w16du:dateUtc="2026-09-22T16:16:00Z"/>
        </w:rPr>
      </w:pPr>
      <w:ins w:id="57" w:author="NAZ, Mamoona (OLDHAM MEDICAL SERVICES)" w:date="2026-09-22T12:16:00Z" w16du:dateUtc="2026-09-22T16:1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58" w:author="NAZ, Mamoona (OLDHAM MEDICAL SERVICES)" w:date="2026-09-22T12:16:00Z" w16du:dateUtc="2026-09-22T16:16:00Z"/>
        </w:rPr>
      </w:pPr>
      <w:ins w:id="59" w:author="NAZ, Mamoona (OLDHAM MEDICAL SERVICES)" w:date="2026-09-22T12:16:00Z" w16du:dateUtc="2026-09-22T16:1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60" w:author="NAZ, Mamoona (OLDHAM MEDICAL SERVICES)" w:date="2026-09-22T12:16:00Z" w16du:dateUtc="2026-09-22T16:16:00Z"/>
        </w:rPr>
      </w:pPr>
      <w:ins w:id="61" w:author="NAZ, Mamoona (OLDHAM MEDICAL SERVICES)" w:date="2026-09-22T12:16:00Z" w16du:dateUtc="2026-09-22T16:16: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2" w:author="NAZ, Mamoona (OLDHAM MEDICAL SERVICES)" w:date="2026-09-22T12:16:00Z" w16du:dateUtc="2026-09-22T16:16:00Z"/>
        </w:rPr>
      </w:pPr>
      <w:ins w:id="63" w:author="NAZ, Mamoona (OLDHAM MEDICAL SERVICES)" w:date="2026-09-22T12:16:00Z" w16du:dateUtc="2026-09-22T16:16:00Z">
        <w:r>
          <w:t xml:space="preserve">Updates around the PCN clinics were shared. </w:t>
        </w:r>
      </w:ins>
    </w:p>
    <w:p w14:paraId="02B8F5B2" w14:textId="001EA95A" w:rsidR="00677B90" w:rsidRDefault="00677B90" w:rsidP="00FF174A">
      <w:pPr>
        <w:pStyle w:val="ListParagraph"/>
        <w:numPr>
          <w:ilvl w:val="0"/>
          <w:numId w:val="2"/>
        </w:numPr>
        <w:rPr>
          <w:ins w:id="64" w:author="NAZ, Mamoona (OLDHAM MEDICAL SERVICES)" w:date="2026-09-22T12:16:00Z" w16du:dateUtc="2026-09-22T16:16:00Z"/>
        </w:rPr>
      </w:pPr>
      <w:ins w:id="65" w:author="NAZ, Mamoona (OLDHAM MEDICAL SERVICES)" w:date="2026-09-22T12:16:00Z" w16du:dateUtc="2026-09-22T16:16: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6:00Z" w16du:dateUtc="2026-09-22T16:16:00Z"/>
          <w:b/>
          <w:bCs/>
        </w:rPr>
      </w:pPr>
      <w:ins w:id="67" w:author="NAZ, Mamoona (OLDHAM MEDICAL SERVICES)" w:date="2026-09-22T12:16:00Z" w16du:dateUtc="2026-09-22T16:1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6:00Z" w16du:dateUtc="2026-09-22T16:16:00Z"/>
          <w:b/>
          <w:bCs/>
        </w:rPr>
      </w:pPr>
    </w:p>
    <w:p w14:paraId="1969DE62" w14:textId="77777777" w:rsidR="005B75C9" w:rsidRDefault="006F1C2D" w:rsidP="005B75C9">
      <w:pPr>
        <w:spacing w:line="280" w:lineRule="exact"/>
        <w:jc w:val="center"/>
        <w:rPr>
          <w:del w:id="69" w:author="NAZ, Mamoona (OLDHAM MEDICAL SERVICES)" w:date="2026-09-22T12:16:00Z" w16du:dateUtc="2026-09-22T16:16:00Z"/>
          <w:rFonts w:ascii="Tahoma" w:hAnsi="Tahoma" w:cs="Tahoma"/>
          <w:b/>
          <w:sz w:val="22"/>
          <w:szCs w:val="22"/>
        </w:rPr>
      </w:pPr>
      <w:ins w:id="70" w:author="NAZ, Mamoona (OLDHAM MEDICAL SERVICES)" w:date="2026-09-22T12:16:00Z" w16du:dateUtc="2026-09-22T16:1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6:00Z" w16du:dateUtc="2026-09-22T16:16:00Z">
        <w:r w:rsidR="005B75C9">
          <w:rPr>
            <w:rFonts w:ascii="Tahoma" w:hAnsi="Tahoma" w:cs="Tahoma"/>
            <w:b/>
            <w:sz w:val="22"/>
            <w:szCs w:val="22"/>
          </w:rPr>
          <w:delText>VÝPIS</w:delText>
        </w:r>
      </w:del>
    </w:p>
    <w:p w14:paraId="0D851299" w14:textId="77777777" w:rsidR="005B75C9" w:rsidRDefault="005B75C9" w:rsidP="005B75C9">
      <w:pPr>
        <w:spacing w:line="280" w:lineRule="exact"/>
        <w:jc w:val="center"/>
        <w:rPr>
          <w:del w:id="72" w:author="NAZ, Mamoona (OLDHAM MEDICAL SERVICES)" w:date="2026-09-22T12:16:00Z" w16du:dateUtc="2026-09-22T16:16:00Z"/>
          <w:rFonts w:ascii="Tahoma" w:hAnsi="Tahoma" w:cs="Tahoma"/>
          <w:b/>
          <w:sz w:val="22"/>
          <w:szCs w:val="22"/>
        </w:rPr>
      </w:pPr>
    </w:p>
    <w:p w14:paraId="45272583" w14:textId="77777777" w:rsidR="005B75C9" w:rsidRDefault="005B75C9" w:rsidP="005B75C9">
      <w:pPr>
        <w:spacing w:line="280" w:lineRule="exact"/>
        <w:jc w:val="center"/>
        <w:rPr>
          <w:del w:id="73" w:author="NAZ, Mamoona (OLDHAM MEDICAL SERVICES)" w:date="2026-09-22T12:16:00Z" w16du:dateUtc="2026-09-22T16:16:00Z"/>
          <w:rFonts w:ascii="Tahoma" w:hAnsi="Tahoma" w:cs="Tahoma"/>
          <w:b/>
          <w:sz w:val="22"/>
          <w:szCs w:val="22"/>
        </w:rPr>
      </w:pPr>
      <w:del w:id="74" w:author="NAZ, Mamoona (OLDHAM MEDICAL SERVICES)" w:date="2026-09-22T12:16:00Z" w16du:dateUtc="2026-09-22T16:16:00Z">
        <w:r w:rsidRPr="004C42BC">
          <w:rPr>
            <w:rFonts w:ascii="Tahoma" w:hAnsi="Tahoma" w:cs="Tahoma"/>
            <w:b/>
            <w:sz w:val="22"/>
            <w:szCs w:val="22"/>
          </w:rPr>
          <w:delText xml:space="preserve">z usnesení </w:delText>
        </w:r>
        <w:r>
          <w:rPr>
            <w:rFonts w:ascii="Tahoma" w:hAnsi="Tahoma" w:cs="Tahoma"/>
            <w:b/>
            <w:sz w:val="22"/>
            <w:szCs w:val="22"/>
          </w:rPr>
          <w:delText>29</w:delText>
        </w:r>
        <w:r w:rsidRPr="005A1CAF">
          <w:rPr>
            <w:rFonts w:ascii="Tahoma" w:hAnsi="Tahoma" w:cs="Tahoma"/>
            <w:b/>
            <w:sz w:val="22"/>
            <w:szCs w:val="22"/>
          </w:rPr>
          <w:delText>.</w:delText>
        </w:r>
        <w:r w:rsidRPr="004C42BC">
          <w:rPr>
            <w:rFonts w:ascii="Tahoma" w:hAnsi="Tahoma" w:cs="Tahoma"/>
            <w:b/>
            <w:sz w:val="22"/>
            <w:szCs w:val="22"/>
          </w:rPr>
          <w:delText xml:space="preserve"> jednání výboru pro výchovu, vzdělávání a zaměstnano</w:delText>
        </w:r>
        <w:r w:rsidR="00632E08">
          <w:rPr>
            <w:rFonts w:ascii="Tahoma" w:hAnsi="Tahoma" w:cs="Tahoma"/>
            <w:b/>
            <w:sz w:val="22"/>
            <w:szCs w:val="22"/>
          </w:rPr>
          <w:delText xml:space="preserve">st </w:delText>
        </w:r>
        <w:r>
          <w:rPr>
            <w:rFonts w:ascii="Tahoma" w:hAnsi="Tahoma" w:cs="Tahoma"/>
            <w:b/>
            <w:sz w:val="22"/>
            <w:szCs w:val="22"/>
          </w:rPr>
          <w:delText>zastupitelstva kraje konaného</w:delText>
        </w:r>
        <w:r w:rsidRPr="004C42BC">
          <w:rPr>
            <w:rFonts w:ascii="Tahoma" w:hAnsi="Tahoma" w:cs="Tahoma"/>
            <w:b/>
            <w:sz w:val="22"/>
            <w:szCs w:val="22"/>
          </w:rPr>
          <w:delText xml:space="preserve"> dne </w:delText>
        </w:r>
        <w:r>
          <w:rPr>
            <w:rFonts w:ascii="Tahoma" w:hAnsi="Tahoma" w:cs="Tahoma"/>
            <w:b/>
            <w:sz w:val="22"/>
            <w:szCs w:val="22"/>
          </w:rPr>
          <w:delText>26. května</w:delText>
        </w:r>
        <w:r w:rsidRPr="005A1CAF">
          <w:rPr>
            <w:rFonts w:ascii="Tahoma" w:hAnsi="Tahoma" w:cs="Tahoma"/>
            <w:b/>
            <w:sz w:val="22"/>
            <w:szCs w:val="22"/>
          </w:rPr>
          <w:delText xml:space="preserve"> 2016</w:delText>
        </w:r>
      </w:del>
    </w:p>
    <w:p w14:paraId="09D6F9B2" w14:textId="77777777" w:rsidR="005B75C9" w:rsidRDefault="005B75C9" w:rsidP="005B75C9">
      <w:pPr>
        <w:spacing w:line="280" w:lineRule="exact"/>
        <w:jc w:val="center"/>
        <w:rPr>
          <w:del w:id="75" w:author="NAZ, Mamoona (OLDHAM MEDICAL SERVICES)" w:date="2026-09-22T12:16:00Z" w16du:dateUtc="2026-09-22T16:16:00Z"/>
          <w:rFonts w:ascii="Tahoma" w:hAnsi="Tahoma" w:cs="Tahoma"/>
          <w:b/>
          <w:sz w:val="22"/>
          <w:szCs w:val="22"/>
        </w:rPr>
      </w:pPr>
    </w:p>
    <w:p w14:paraId="1735D2BF" w14:textId="77777777" w:rsidR="005B75C9" w:rsidRDefault="005B75C9" w:rsidP="005B75C9">
      <w:pPr>
        <w:spacing w:line="280" w:lineRule="exact"/>
        <w:jc w:val="center"/>
        <w:rPr>
          <w:del w:id="76" w:author="NAZ, Mamoona (OLDHAM MEDICAL SERVICES)" w:date="2026-09-22T12:16:00Z" w16du:dateUtc="2026-09-22T16:16:00Z"/>
          <w:rFonts w:ascii="Tahoma" w:hAnsi="Tahoma" w:cs="Tahoma"/>
          <w:b/>
          <w:sz w:val="22"/>
          <w:szCs w:val="22"/>
        </w:rPr>
      </w:pPr>
    </w:p>
    <w:p w14:paraId="06E29BE4" w14:textId="77777777" w:rsidR="005B75C9" w:rsidRDefault="005B75C9" w:rsidP="005B75C9">
      <w:pPr>
        <w:spacing w:line="280" w:lineRule="exact"/>
        <w:jc w:val="both"/>
        <w:rPr>
          <w:del w:id="77" w:author="NAZ, Mamoona (OLDHAM MEDICAL SERVICES)" w:date="2026-09-22T12:16:00Z" w16du:dateUtc="2026-09-22T16:16:00Z"/>
          <w:rFonts w:ascii="Tahoma" w:hAnsi="Tahoma" w:cs="Tahoma"/>
          <w:b/>
          <w:color w:val="000000" w:themeColor="text1"/>
          <w:sz w:val="22"/>
          <w:szCs w:val="22"/>
          <w:u w:val="single"/>
        </w:rPr>
      </w:pPr>
    </w:p>
    <w:p w14:paraId="3E833DA3" w14:textId="77777777" w:rsidR="005B75C9" w:rsidRDefault="005B75C9" w:rsidP="005B75C9">
      <w:pPr>
        <w:spacing w:line="280" w:lineRule="exact"/>
        <w:jc w:val="both"/>
        <w:rPr>
          <w:del w:id="78" w:author="NAZ, Mamoona (OLDHAM MEDICAL SERVICES)" w:date="2026-09-22T12:16:00Z" w16du:dateUtc="2026-09-22T16:16:00Z"/>
          <w:rFonts w:ascii="Tahoma" w:hAnsi="Tahoma" w:cs="Tahoma"/>
          <w:b/>
          <w:sz w:val="22"/>
          <w:szCs w:val="22"/>
        </w:rPr>
      </w:pPr>
      <w:del w:id="79" w:author="NAZ, Mamoona (OLDHAM MEDICAL SERVICES)" w:date="2026-09-22T12:16:00Z" w16du:dateUtc="2026-09-22T16:16:00Z">
        <w:r w:rsidRPr="00667B51">
          <w:rPr>
            <w:rFonts w:ascii="Tahoma" w:hAnsi="Tahoma" w:cs="Tahoma"/>
            <w:b/>
            <w:sz w:val="22"/>
            <w:szCs w:val="22"/>
          </w:rPr>
          <w:delText>Výbor</w:delText>
        </w:r>
        <w:r>
          <w:rPr>
            <w:rFonts w:ascii="Tahoma" w:hAnsi="Tahoma" w:cs="Tahoma"/>
            <w:b/>
            <w:sz w:val="22"/>
            <w:szCs w:val="22"/>
          </w:rPr>
          <w:delText xml:space="preserve"> </w:delText>
        </w:r>
        <w:r w:rsidRPr="004C42BC">
          <w:rPr>
            <w:rFonts w:ascii="Tahoma" w:hAnsi="Tahoma" w:cs="Tahoma"/>
            <w:b/>
            <w:sz w:val="22"/>
            <w:szCs w:val="22"/>
          </w:rPr>
          <w:delText>pro výchovu, vzdělávání a zaměstnano</w:delText>
        </w:r>
        <w:r>
          <w:rPr>
            <w:rFonts w:ascii="Tahoma" w:hAnsi="Tahoma" w:cs="Tahoma"/>
            <w:b/>
            <w:sz w:val="22"/>
            <w:szCs w:val="22"/>
          </w:rPr>
          <w:delText>st zastupitelstva kraje</w:delText>
        </w:r>
      </w:del>
    </w:p>
    <w:p w14:paraId="4BE07ED0" w14:textId="77777777" w:rsidR="005B75C9" w:rsidRDefault="005B75C9" w:rsidP="005B75C9">
      <w:pPr>
        <w:spacing w:line="280" w:lineRule="exact"/>
        <w:jc w:val="both"/>
        <w:rPr>
          <w:del w:id="80" w:author="NAZ, Mamoona (OLDHAM MEDICAL SERVICES)" w:date="2026-09-22T12:16:00Z" w16du:dateUtc="2026-09-22T16:16:00Z"/>
          <w:rFonts w:ascii="Tahoma" w:hAnsi="Tahoma" w:cs="Tahoma"/>
          <w:b/>
          <w:sz w:val="22"/>
          <w:szCs w:val="22"/>
        </w:rPr>
      </w:pPr>
    </w:p>
    <w:tbl>
      <w:tblPr>
        <w:tblW w:w="9212" w:type="dxa"/>
        <w:tblLayout w:type="fixed"/>
        <w:tblCellMar>
          <w:left w:w="70" w:type="dxa"/>
          <w:right w:w="70" w:type="dxa"/>
        </w:tblCellMar>
        <w:tblLook w:val="0000" w:firstRow="0" w:lastRow="0" w:firstColumn="0" w:lastColumn="0" w:noHBand="0" w:noVBand="0"/>
      </w:tblPr>
      <w:tblGrid>
        <w:gridCol w:w="496"/>
        <w:gridCol w:w="8716"/>
      </w:tblGrid>
      <w:tr w:rsidR="005B75C9" w:rsidRPr="00AC5A6A" w14:paraId="5CA37688" w14:textId="77777777" w:rsidTr="00FF4A29">
        <w:trPr>
          <w:del w:id="81" w:author="NAZ, Mamoona (OLDHAM MEDICAL SERVICES)" w:date="2026-09-22T12:16:00Z" w16du:dateUtc="2026-09-22T16:16:00Z"/>
        </w:trPr>
        <w:tc>
          <w:tcPr>
            <w:tcW w:w="496" w:type="dxa"/>
          </w:tcPr>
          <w:p w14:paraId="7E6DE147" w14:textId="77777777" w:rsidR="005B75C9" w:rsidRPr="00AC5A6A" w:rsidRDefault="005B75C9" w:rsidP="00FF4A29">
            <w:pPr>
              <w:jc w:val="both"/>
              <w:rPr>
                <w:del w:id="82" w:author="NAZ, Mamoona (OLDHAM MEDICAL SERVICES)" w:date="2026-09-22T12:16:00Z" w16du:dateUtc="2026-09-22T16:16:00Z"/>
                <w:rFonts w:ascii="Tahoma" w:hAnsi="Tahoma" w:cs="Tahoma"/>
                <w:b/>
                <w:sz w:val="22"/>
                <w:szCs w:val="22"/>
              </w:rPr>
            </w:pPr>
            <w:del w:id="83" w:author="NAZ, Mamoona (OLDHAM MEDICAL SERVICES)" w:date="2026-09-22T12:16:00Z" w16du:dateUtc="2026-09-22T16:16:00Z">
              <w:r w:rsidRPr="00AC5A6A">
                <w:rPr>
                  <w:rFonts w:ascii="Tahoma" w:hAnsi="Tahoma" w:cs="Tahoma"/>
                  <w:b/>
                  <w:sz w:val="22"/>
                  <w:szCs w:val="22"/>
                </w:rPr>
                <w:delText>1)</w:delText>
              </w:r>
            </w:del>
          </w:p>
        </w:tc>
        <w:tc>
          <w:tcPr>
            <w:tcW w:w="8716" w:type="dxa"/>
          </w:tcPr>
          <w:p w14:paraId="58685A53" w14:textId="77777777" w:rsidR="005B75C9" w:rsidRPr="00AC5A6A" w:rsidRDefault="005B75C9" w:rsidP="00FF4A29">
            <w:pPr>
              <w:tabs>
                <w:tab w:val="left" w:pos="234"/>
              </w:tabs>
              <w:spacing w:after="120"/>
              <w:jc w:val="both"/>
              <w:rPr>
                <w:del w:id="84" w:author="NAZ, Mamoona (OLDHAM MEDICAL SERVICES)" w:date="2026-09-22T12:16:00Z" w16du:dateUtc="2026-09-22T16:16:00Z"/>
                <w:rFonts w:ascii="Tahoma" w:hAnsi="Tahoma" w:cs="Tahoma"/>
                <w:b/>
                <w:spacing w:val="60"/>
                <w:sz w:val="22"/>
                <w:szCs w:val="22"/>
              </w:rPr>
            </w:pPr>
            <w:del w:id="85" w:author="NAZ, Mamoona (OLDHAM MEDICAL SERVICES)" w:date="2026-09-22T12:16:00Z" w16du:dateUtc="2026-09-22T16:16:00Z">
              <w:r w:rsidRPr="00AC5A6A">
                <w:rPr>
                  <w:rFonts w:ascii="Tahoma" w:hAnsi="Tahoma" w:cs="Tahoma"/>
                  <w:b/>
                  <w:spacing w:val="60"/>
                  <w:sz w:val="22"/>
                  <w:szCs w:val="22"/>
                </w:rPr>
                <w:delText>bere na vědomí</w:delText>
              </w:r>
            </w:del>
          </w:p>
          <w:p w14:paraId="365E13D2" w14:textId="77777777" w:rsidR="005B75C9" w:rsidRPr="00AC5A6A" w:rsidRDefault="005B75C9" w:rsidP="00FF4A29">
            <w:pPr>
              <w:spacing w:line="280" w:lineRule="exact"/>
              <w:jc w:val="both"/>
              <w:rPr>
                <w:del w:id="86" w:author="NAZ, Mamoona (OLDHAM MEDICAL SERVICES)" w:date="2026-09-22T12:16:00Z" w16du:dateUtc="2026-09-22T16:16:00Z"/>
                <w:rFonts w:ascii="Tahoma" w:hAnsi="Tahoma" w:cs="Tahoma"/>
                <w:sz w:val="22"/>
                <w:szCs w:val="22"/>
              </w:rPr>
            </w:pPr>
            <w:del w:id="87" w:author="NAZ, Mamoona (OLDHAM MEDICAL SERVICES)" w:date="2026-09-22T12:16:00Z" w16du:dateUtc="2026-09-22T16:16:00Z">
              <w:r w:rsidRPr="00AC5A6A">
                <w:rPr>
                  <w:rFonts w:ascii="Tahoma" w:hAnsi="Tahoma" w:cs="Tahoma"/>
                  <w:sz w:val="22"/>
                  <w:szCs w:val="22"/>
                </w:rPr>
                <w:delText xml:space="preserve">ústní informaci náměstkyně hejtmana kraje k záměru </w:delText>
              </w:r>
              <w:r w:rsidR="00632E08">
                <w:rPr>
                  <w:rFonts w:ascii="Tahoma" w:hAnsi="Tahoma" w:cs="Tahoma"/>
                  <w:sz w:val="22"/>
                  <w:szCs w:val="22"/>
                </w:rPr>
                <w:delText>v</w:delText>
              </w:r>
              <w:r w:rsidRPr="00AC5A6A">
                <w:rPr>
                  <w:rFonts w:ascii="Tahoma" w:hAnsi="Tahoma" w:cs="Tahoma"/>
                  <w:sz w:val="22"/>
                  <w:szCs w:val="22"/>
                </w:rPr>
                <w:delText xml:space="preserve">yužití kapacit budov škol </w:delText>
              </w:r>
              <w:r w:rsidRPr="00AC5A6A">
                <w:rPr>
                  <w:rFonts w:ascii="Tahoma" w:hAnsi="Tahoma" w:cs="Tahoma"/>
                  <w:sz w:val="22"/>
                  <w:szCs w:val="22"/>
                </w:rPr>
                <w:br/>
                <w:delText>a školských zařízení zřizovaných Moravskoslezským krajem ve městě Orlová</w:delText>
              </w:r>
            </w:del>
          </w:p>
          <w:p w14:paraId="522B27D2" w14:textId="77777777" w:rsidR="005B75C9" w:rsidRPr="00AC5A6A" w:rsidRDefault="005B75C9" w:rsidP="00FF4A29">
            <w:pPr>
              <w:tabs>
                <w:tab w:val="left" w:pos="708"/>
              </w:tabs>
              <w:jc w:val="both"/>
              <w:rPr>
                <w:del w:id="88" w:author="NAZ, Mamoona (OLDHAM MEDICAL SERVICES)" w:date="2026-09-22T12:16:00Z" w16du:dateUtc="2026-09-22T16:16:00Z"/>
                <w:rFonts w:ascii="Tahoma" w:hAnsi="Tahoma" w:cs="Tahoma"/>
                <w:noProof/>
                <w:sz w:val="22"/>
                <w:szCs w:val="22"/>
              </w:rPr>
            </w:pPr>
          </w:p>
        </w:tc>
      </w:tr>
      <w:tr w:rsidR="005B75C9" w:rsidRPr="00AC5A6A" w14:paraId="6B17E366" w14:textId="77777777" w:rsidTr="00FF4A29">
        <w:trPr>
          <w:del w:id="89" w:author="NAZ, Mamoona (OLDHAM MEDICAL SERVICES)" w:date="2026-09-22T12:16:00Z" w16du:dateUtc="2026-09-22T16:16:00Z"/>
        </w:trPr>
        <w:tc>
          <w:tcPr>
            <w:tcW w:w="496" w:type="dxa"/>
          </w:tcPr>
          <w:p w14:paraId="0607380B" w14:textId="77777777" w:rsidR="005B75C9" w:rsidRPr="00AC5A6A" w:rsidRDefault="005B75C9" w:rsidP="00FF4A29">
            <w:pPr>
              <w:jc w:val="both"/>
              <w:rPr>
                <w:del w:id="90" w:author="NAZ, Mamoona (OLDHAM MEDICAL SERVICES)" w:date="2026-09-22T12:16:00Z" w16du:dateUtc="2026-09-22T16:16:00Z"/>
                <w:rFonts w:ascii="Tahoma" w:hAnsi="Tahoma" w:cs="Tahoma"/>
                <w:b/>
                <w:sz w:val="22"/>
                <w:szCs w:val="22"/>
              </w:rPr>
            </w:pPr>
            <w:del w:id="91" w:author="NAZ, Mamoona (OLDHAM MEDICAL SERVICES)" w:date="2026-09-22T12:16:00Z" w16du:dateUtc="2026-09-22T16:16:00Z">
              <w:r w:rsidRPr="00AC5A6A">
                <w:rPr>
                  <w:rFonts w:ascii="Tahoma" w:hAnsi="Tahoma" w:cs="Tahoma"/>
                  <w:b/>
                  <w:sz w:val="22"/>
                  <w:szCs w:val="22"/>
                </w:rPr>
                <w:br w:type="page"/>
              </w:r>
            </w:del>
          </w:p>
        </w:tc>
        <w:tc>
          <w:tcPr>
            <w:tcW w:w="8716" w:type="dxa"/>
          </w:tcPr>
          <w:p w14:paraId="5DFDC267" w14:textId="77777777" w:rsidR="005B75C9" w:rsidRPr="00AC5A6A" w:rsidRDefault="005B75C9" w:rsidP="00FF4A29">
            <w:pPr>
              <w:tabs>
                <w:tab w:val="left" w:pos="234"/>
              </w:tabs>
              <w:spacing w:after="120"/>
              <w:jc w:val="both"/>
              <w:rPr>
                <w:del w:id="92" w:author="NAZ, Mamoona (OLDHAM MEDICAL SERVICES)" w:date="2026-09-22T12:16:00Z" w16du:dateUtc="2026-09-22T16:16:00Z"/>
                <w:rFonts w:ascii="Tahoma" w:hAnsi="Tahoma" w:cs="Tahoma"/>
                <w:b/>
                <w:spacing w:val="60"/>
                <w:sz w:val="22"/>
                <w:szCs w:val="22"/>
              </w:rPr>
            </w:pPr>
          </w:p>
        </w:tc>
      </w:tr>
      <w:tr w:rsidR="005B75C9" w:rsidRPr="00AC5A6A" w14:paraId="615998C5" w14:textId="77777777" w:rsidTr="00FF4A29">
        <w:trPr>
          <w:del w:id="93" w:author="NAZ, Mamoona (OLDHAM MEDICAL SERVICES)" w:date="2026-09-22T12:16:00Z" w16du:dateUtc="2026-09-22T16:16:00Z"/>
        </w:trPr>
        <w:tc>
          <w:tcPr>
            <w:tcW w:w="496" w:type="dxa"/>
          </w:tcPr>
          <w:p w14:paraId="0E7BB52C" w14:textId="77777777" w:rsidR="005B75C9" w:rsidRPr="00AC5A6A" w:rsidRDefault="005B75C9" w:rsidP="00FF4A29">
            <w:pPr>
              <w:jc w:val="both"/>
              <w:rPr>
                <w:del w:id="94" w:author="NAZ, Mamoona (OLDHAM MEDICAL SERVICES)" w:date="2026-09-22T12:16:00Z" w16du:dateUtc="2026-09-22T16:16:00Z"/>
                <w:rFonts w:ascii="Tahoma" w:hAnsi="Tahoma" w:cs="Tahoma"/>
                <w:b/>
                <w:sz w:val="22"/>
                <w:szCs w:val="22"/>
              </w:rPr>
            </w:pPr>
            <w:del w:id="95" w:author="NAZ, Mamoona (OLDHAM MEDICAL SERVICES)" w:date="2026-09-22T12:16:00Z" w16du:dateUtc="2026-09-22T16:16:00Z">
              <w:r w:rsidRPr="00AC5A6A">
                <w:rPr>
                  <w:rFonts w:ascii="Tahoma" w:hAnsi="Tahoma" w:cs="Tahoma"/>
                  <w:b/>
                  <w:sz w:val="22"/>
                  <w:szCs w:val="22"/>
                </w:rPr>
                <w:delText>2)</w:delText>
              </w:r>
            </w:del>
          </w:p>
        </w:tc>
        <w:tc>
          <w:tcPr>
            <w:tcW w:w="8716" w:type="dxa"/>
          </w:tcPr>
          <w:p w14:paraId="3AE208DD" w14:textId="77777777" w:rsidR="005B75C9" w:rsidRPr="00AC5A6A" w:rsidRDefault="005B75C9" w:rsidP="00FF4A29">
            <w:pPr>
              <w:tabs>
                <w:tab w:val="left" w:pos="234"/>
              </w:tabs>
              <w:spacing w:after="120"/>
              <w:jc w:val="both"/>
              <w:rPr>
                <w:del w:id="96" w:author="NAZ, Mamoona (OLDHAM MEDICAL SERVICES)" w:date="2026-09-22T12:16:00Z" w16du:dateUtc="2026-09-22T16:16:00Z"/>
                <w:rFonts w:ascii="Tahoma" w:hAnsi="Tahoma" w:cs="Tahoma"/>
                <w:b/>
                <w:spacing w:val="60"/>
                <w:sz w:val="22"/>
                <w:szCs w:val="22"/>
              </w:rPr>
            </w:pPr>
            <w:del w:id="97" w:author="NAZ, Mamoona (OLDHAM MEDICAL SERVICES)" w:date="2026-09-22T12:16:00Z" w16du:dateUtc="2026-09-22T16:16:00Z">
              <w:r w:rsidRPr="00AC5A6A">
                <w:rPr>
                  <w:rFonts w:ascii="Tahoma" w:hAnsi="Tahoma" w:cs="Tahoma"/>
                  <w:b/>
                  <w:spacing w:val="60"/>
                  <w:sz w:val="22"/>
                  <w:szCs w:val="22"/>
                </w:rPr>
                <w:delText xml:space="preserve">doporučuje   </w:delText>
              </w:r>
            </w:del>
          </w:p>
          <w:p w14:paraId="0C7AE2C0" w14:textId="77777777" w:rsidR="005B75C9" w:rsidRPr="00AC5A6A" w:rsidRDefault="005B75C9" w:rsidP="00FF4A29">
            <w:pPr>
              <w:tabs>
                <w:tab w:val="left" w:pos="234"/>
              </w:tabs>
              <w:spacing w:after="120"/>
              <w:jc w:val="both"/>
              <w:rPr>
                <w:del w:id="98" w:author="NAZ, Mamoona (OLDHAM MEDICAL SERVICES)" w:date="2026-09-22T12:16:00Z" w16du:dateUtc="2026-09-22T16:16:00Z"/>
                <w:rFonts w:ascii="Tahoma" w:hAnsi="Tahoma" w:cs="Tahoma"/>
                <w:sz w:val="22"/>
                <w:szCs w:val="22"/>
              </w:rPr>
            </w:pPr>
            <w:del w:id="99" w:author="NAZ, Mamoona (OLDHAM MEDICAL SERVICES)" w:date="2026-09-22T12:16:00Z" w16du:dateUtc="2026-09-22T16:16:00Z">
              <w:r w:rsidRPr="00AC5A6A">
                <w:rPr>
                  <w:rFonts w:ascii="Tahoma" w:hAnsi="Tahoma" w:cs="Tahoma"/>
                  <w:sz w:val="22"/>
                  <w:szCs w:val="22"/>
                </w:rPr>
                <w:delText xml:space="preserve">náměstkyni hejtmana kraje informovat zastupitelstvo kraje o konečném stanovisku k připomínce občanů kraje dle usnesení </w:delText>
              </w:r>
              <w:r w:rsidRPr="00AC5A6A">
                <w:rPr>
                  <w:rFonts w:ascii="Tahoma" w:hAnsi="Tahoma" w:cs="Tahoma"/>
                  <w:b/>
                  <w:sz w:val="22"/>
                  <w:szCs w:val="22"/>
                </w:rPr>
                <w:delText>ZK 17/1686</w:delText>
              </w:r>
              <w:r w:rsidRPr="00AC5A6A">
                <w:rPr>
                  <w:rFonts w:ascii="Tahoma" w:hAnsi="Tahoma" w:cs="Tahoma"/>
                  <w:sz w:val="22"/>
                  <w:szCs w:val="22"/>
                </w:rPr>
                <w:delText xml:space="preserve"> ze dne 17. 12. 2015 týkající se záměru dle bodu 1)</w:delText>
              </w:r>
            </w:del>
          </w:p>
        </w:tc>
      </w:tr>
    </w:tbl>
    <w:p w14:paraId="4546A02C" w14:textId="77777777" w:rsidR="005B75C9" w:rsidRPr="00AC5A6A" w:rsidRDefault="005B75C9" w:rsidP="005B75C9">
      <w:pPr>
        <w:spacing w:line="280" w:lineRule="exact"/>
        <w:jc w:val="both"/>
        <w:rPr>
          <w:del w:id="100" w:author="NAZ, Mamoona (OLDHAM MEDICAL SERVICES)" w:date="2026-09-22T12:16:00Z" w16du:dateUtc="2026-09-22T16:16:00Z"/>
          <w:rFonts w:ascii="Tahoma" w:hAnsi="Tahoma" w:cs="Tahoma"/>
          <w:b/>
          <w:spacing w:val="60"/>
          <w:sz w:val="22"/>
          <w:szCs w:val="22"/>
        </w:rPr>
      </w:pPr>
    </w:p>
    <w:p w14:paraId="417B9352" w14:textId="77777777" w:rsidR="00632E08" w:rsidRPr="00AC5A6A" w:rsidRDefault="00632E08" w:rsidP="00632E08">
      <w:pPr>
        <w:pStyle w:val="vyhlseznsodrkama"/>
        <w:numPr>
          <w:ilvl w:val="0"/>
          <w:numId w:val="0"/>
        </w:numPr>
        <w:rPr>
          <w:del w:id="101" w:author="NAZ, Mamoona (OLDHAM MEDICAL SERVICES)" w:date="2026-09-22T12:16:00Z" w16du:dateUtc="2026-09-22T16:16:00Z"/>
          <w:rFonts w:ascii="Tahoma" w:hAnsi="Tahoma" w:cs="Tahoma"/>
          <w:sz w:val="22"/>
          <w:szCs w:val="22"/>
        </w:rPr>
      </w:pPr>
      <w:del w:id="102" w:author="NAZ, Mamoona (OLDHAM MEDICAL SERVICES)" w:date="2026-09-22T12:16:00Z" w16du:dateUtc="2026-09-22T16:16:00Z">
        <w:r w:rsidRPr="00AC5A6A">
          <w:rPr>
            <w:rFonts w:ascii="Tahoma" w:hAnsi="Tahoma" w:cs="Tahoma"/>
            <w:sz w:val="22"/>
            <w:szCs w:val="22"/>
          </w:rPr>
          <w:delText>Hlasovalo pro 9, proti 0, zdržel se 0.</w:delText>
        </w:r>
      </w:del>
    </w:p>
    <w:p w14:paraId="3CCF9ABD" w14:textId="77777777" w:rsidR="005B75C9" w:rsidRPr="006F1C2D" w:rsidRDefault="00632E08" w:rsidP="006F1C2D">
      <w:pPr>
        <w:rPr>
          <w:b/>
          <w:rPrChange w:id="103" w:author="NAZ, Mamoona (OLDHAM MEDICAL SERVICES)" w:date="2026-09-22T12:16:00Z" w16du:dateUtc="2026-09-22T16:16:00Z">
            <w:rPr>
              <w:rFonts w:ascii="Tahoma" w:hAnsi="Tahoma" w:cs="Tahoma"/>
              <w:b/>
              <w:sz w:val="22"/>
              <w:szCs w:val="22"/>
            </w:rPr>
          </w:rPrChange>
        </w:rPr>
        <w:pPrChange w:id="104" w:author="NAZ, Mamoona (OLDHAM MEDICAL SERVICES)" w:date="2026-09-22T12:16:00Z" w16du:dateUtc="2026-09-22T16:16:00Z">
          <w:pPr>
            <w:spacing w:line="280" w:lineRule="exact"/>
          </w:pPr>
        </w:pPrChange>
      </w:pPr>
      <w:del w:id="105" w:author="NAZ, Mamoona (OLDHAM MEDICAL SERVICES)" w:date="2026-09-22T12:16:00Z" w16du:dateUtc="2026-09-22T16:16:00Z">
        <w:r w:rsidRPr="00AC5A6A">
          <w:rPr>
            <w:rFonts w:ascii="Tahoma" w:hAnsi="Tahoma" w:cs="Tahoma"/>
            <w:b/>
            <w:sz w:val="22"/>
            <w:szCs w:val="22"/>
          </w:rPr>
          <w:delText>Bylo přijato usnesení č. 29/191.</w:delText>
        </w:r>
      </w:del>
    </w:p>
    <w:sectPr w:rsidR="005B75C9" w:rsidRPr="006F1C2D">
      <w:pgSz w:w="11906" w:h="16838"/>
      <w:pgMar w:top="1440" w:right="1440" w:bottom="1440" w:left="1440" w:header="708" w:footer="708" w:gutter="0"/>
      <w:cols w:space="708"/>
      <w:docGrid w:linePitch="360"/>
      <w:sectPrChange w:id="106" w:author="NAZ, Mamoona (OLDHAM MEDICAL SERVICES)" w:date="2026-09-22T12:16:00Z" w16du:dateUtc="2026-09-22T16:16:00Z">
        <w:sectPr w:rsidR="005B75C9"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E3DCC"/>
    <w:multiLevelType w:val="hybridMultilevel"/>
    <w:tmpl w:val="DA54833A"/>
    <w:lvl w:ilvl="0" w:tplc="2FE6E618">
      <w:start w:val="1"/>
      <w:numFmt w:val="bullet"/>
      <w:pStyle w:val="vyhlseznsodrkama"/>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261071">
    <w:abstractNumId w:val="0"/>
  </w:num>
  <w:num w:numId="2"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72"/>
    <w:rsid w:val="0008331C"/>
    <w:rsid w:val="00254AB7"/>
    <w:rsid w:val="00303472"/>
    <w:rsid w:val="003C4E2E"/>
    <w:rsid w:val="004932CB"/>
    <w:rsid w:val="005B75C9"/>
    <w:rsid w:val="00632E08"/>
    <w:rsid w:val="00677B90"/>
    <w:rsid w:val="006F1C2D"/>
    <w:rsid w:val="00796251"/>
    <w:rsid w:val="00875E83"/>
    <w:rsid w:val="008F11DB"/>
    <w:rsid w:val="009337CB"/>
    <w:rsid w:val="00A8494F"/>
    <w:rsid w:val="00AC2534"/>
    <w:rsid w:val="00C3568E"/>
    <w:rsid w:val="00E32457"/>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D793D-15D8-4594-8740-C7B5FE3B1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6:00Z">
        <w:pPr/>
      </w:pPrChange>
    </w:pPr>
    <w:rPr>
      <w:rFonts w:cs="Times New Roman"/>
      <w:sz w:val="24"/>
      <w:szCs w:val="24"/>
      <w:lang w:val="en-GB"/>
      <w:rPrChange w:id="0" w:author="NAZ, Mamoona (OLDHAM MEDICAL SERVICES)" w:date="2026-09-22T12:16:00Z">
        <w:rPr>
          <w:sz w:val="24"/>
          <w:szCs w:val="24"/>
          <w:lang w:val="cs-CZ" w:eastAsia="cs-CZ" w:bidi="ar-SA"/>
        </w:rPr>
      </w:rPrChange>
    </w:rPr>
  </w:style>
  <w:style w:type="paragraph" w:styleId="Heading1">
    <w:name w:val="heading 1"/>
    <w:basedOn w:val="Normal"/>
    <w:link w:val="Heading1Char"/>
    <w:uiPriority w:val="9"/>
    <w:qFormat/>
    <w:rsid w:val="0030347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472"/>
    <w:rPr>
      <w:rFonts w:ascii="Times New Roman" w:eastAsia="Times New Roman" w:hAnsi="Times New Roman" w:cs="Times New Roman"/>
      <w:b/>
      <w:bCs/>
      <w:kern w:val="36"/>
      <w:sz w:val="48"/>
      <w:szCs w:val="48"/>
      <w:lang w:eastAsia="cs-CZ"/>
    </w:rPr>
  </w:style>
  <w:style w:type="character" w:styleId="Hyperlink">
    <w:name w:val="Hyperlink"/>
    <w:basedOn w:val="DefaultParagraphFont"/>
    <w:uiPriority w:val="99"/>
    <w:semiHidden/>
    <w:unhideWhenUsed/>
    <w:rsid w:val="00303472"/>
    <w:rPr>
      <w:strike w:val="0"/>
      <w:dstrike w:val="0"/>
      <w:color w:val="1982D1"/>
      <w:u w:val="none"/>
      <w:effect w:val="none"/>
    </w:rPr>
  </w:style>
  <w:style w:type="character" w:styleId="Strong">
    <w:name w:val="Strong"/>
    <w:basedOn w:val="DefaultParagraphFont"/>
    <w:uiPriority w:val="22"/>
    <w:qFormat/>
    <w:rsid w:val="00303472"/>
    <w:rPr>
      <w:b/>
      <w:bCs/>
    </w:rPr>
  </w:style>
  <w:style w:type="paragraph" w:styleId="NormalWeb">
    <w:name w:val="Normal (Web)"/>
    <w:basedOn w:val="Normal"/>
    <w:uiPriority w:val="99"/>
    <w:semiHidden/>
    <w:unhideWhenUsed/>
    <w:rsid w:val="00303472"/>
    <w:pPr>
      <w:spacing w:before="100" w:beforeAutospacing="1" w:after="100" w:afterAutospacing="1"/>
    </w:pPr>
  </w:style>
  <w:style w:type="paragraph" w:styleId="Title">
    <w:name w:val="Title"/>
    <w:aliases w:val=" Char"/>
    <w:basedOn w:val="Normal"/>
    <w:next w:val="Normal"/>
    <w:link w:val="TitleChar"/>
    <w:qFormat/>
    <w:rsid w:val="00C3568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 Char Char"/>
    <w:basedOn w:val="DefaultParagraphFont"/>
    <w:link w:val="Title"/>
    <w:rsid w:val="00C3568E"/>
    <w:rPr>
      <w:rFonts w:asciiTheme="majorHAnsi" w:eastAsiaTheme="majorEastAsia" w:hAnsiTheme="majorHAnsi" w:cstheme="majorBidi"/>
      <w:color w:val="323E4F" w:themeColor="text2" w:themeShade="BF"/>
      <w:spacing w:val="5"/>
      <w:kern w:val="28"/>
      <w:sz w:val="52"/>
      <w:szCs w:val="52"/>
      <w:lang w:eastAsia="cs-CZ"/>
    </w:rPr>
  </w:style>
  <w:style w:type="paragraph" w:styleId="BodyText">
    <w:name w:val="Body Text"/>
    <w:basedOn w:val="Normal"/>
    <w:link w:val="BodyTextChar"/>
    <w:uiPriority w:val="99"/>
    <w:unhideWhenUsed/>
    <w:rsid w:val="00C3568E"/>
    <w:pPr>
      <w:spacing w:after="120"/>
    </w:pPr>
  </w:style>
  <w:style w:type="character" w:customStyle="1" w:styleId="BodyTextChar">
    <w:name w:val="Body Text Char"/>
    <w:basedOn w:val="DefaultParagraphFont"/>
    <w:link w:val="BodyText"/>
    <w:uiPriority w:val="99"/>
    <w:rsid w:val="00C3568E"/>
    <w:rPr>
      <w:rFonts w:ascii="Times New Roman" w:eastAsia="Times New Roman" w:hAnsi="Times New Roman" w:cs="Times New Roman"/>
      <w:sz w:val="24"/>
      <w:szCs w:val="24"/>
      <w:lang w:eastAsia="cs-CZ"/>
    </w:rPr>
  </w:style>
  <w:style w:type="paragraph" w:styleId="BodyTextIndent">
    <w:name w:val="Body Text Indent"/>
    <w:basedOn w:val="Normal"/>
    <w:link w:val="BodyTextIndentChar"/>
    <w:uiPriority w:val="99"/>
    <w:unhideWhenUsed/>
    <w:rsid w:val="00C3568E"/>
    <w:pPr>
      <w:spacing w:after="120"/>
      <w:ind w:left="283"/>
    </w:pPr>
  </w:style>
  <w:style w:type="character" w:customStyle="1" w:styleId="BodyTextIndentChar">
    <w:name w:val="Body Text Indent Char"/>
    <w:basedOn w:val="DefaultParagraphFont"/>
    <w:link w:val="BodyTextIndent"/>
    <w:uiPriority w:val="99"/>
    <w:rsid w:val="00C3568E"/>
    <w:rPr>
      <w:rFonts w:ascii="Times New Roman" w:eastAsia="Times New Roman" w:hAnsi="Times New Roman" w:cs="Times New Roman"/>
      <w:sz w:val="24"/>
      <w:szCs w:val="24"/>
      <w:lang w:eastAsia="cs-CZ"/>
    </w:rPr>
  </w:style>
  <w:style w:type="paragraph" w:customStyle="1" w:styleId="vyhlseznsodrkama">
    <w:name w:val="vyhl.sezn.sodrážkama"/>
    <w:basedOn w:val="Normal"/>
    <w:rsid w:val="00C3568E"/>
    <w:pPr>
      <w:numPr>
        <w:numId w:val="1"/>
      </w:numPr>
    </w:pPr>
  </w:style>
  <w:style w:type="paragraph" w:styleId="Header">
    <w:name w:val="header"/>
    <w:basedOn w:val="Normal"/>
    <w:link w:val="HeaderChar"/>
    <w:unhideWhenUsed/>
    <w:rsid w:val="005B75C9"/>
    <w:pPr>
      <w:tabs>
        <w:tab w:val="center" w:pos="4536"/>
        <w:tab w:val="right" w:pos="9072"/>
      </w:tabs>
    </w:pPr>
  </w:style>
  <w:style w:type="character" w:customStyle="1" w:styleId="HeaderChar">
    <w:name w:val="Header Char"/>
    <w:basedOn w:val="DefaultParagraphFont"/>
    <w:link w:val="Header"/>
    <w:rsid w:val="005B75C9"/>
    <w:rPr>
      <w:rFonts w:ascii="Times New Roman" w:eastAsia="Times New Roman" w:hAnsi="Times New Roman" w:cs="Times New Roman"/>
      <w:sz w:val="24"/>
      <w:szCs w:val="24"/>
      <w:lang w:eastAsia="cs-CZ"/>
    </w:rPr>
  </w:style>
  <w:style w:type="paragraph" w:styleId="ListParagraph">
    <w:name w:val="List Paragraph"/>
    <w:basedOn w:val="Normal"/>
    <w:uiPriority w:val="34"/>
    <w:qFormat/>
    <w:rsid w:val="006F1C2D"/>
    <w:pPr>
      <w:ind w:left="720"/>
      <w:contextualSpacing/>
      <w:pPrChange w:id="1" w:author="NAZ, Mamoona (OLDHAM MEDICAL SERVICES)" w:date="2026-09-22T12:16:00Z">
        <w:pPr>
          <w:ind w:left="720"/>
          <w:contextualSpacing/>
        </w:pPr>
      </w:pPrChange>
    </w:pPr>
    <w:rPr>
      <w:rPrChange w:id="1" w:author="NAZ, Mamoona (OLDHAM MEDICAL SERVICES)" w:date="2026-09-22T12:16: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4276022">
      <w:bodyDiv w:val="1"/>
      <w:marLeft w:val="0"/>
      <w:marRight w:val="0"/>
      <w:marTop w:val="0"/>
      <w:marBottom w:val="0"/>
      <w:divBdr>
        <w:top w:val="none" w:sz="0" w:space="0" w:color="auto"/>
        <w:left w:val="none" w:sz="0" w:space="0" w:color="auto"/>
        <w:bottom w:val="none" w:sz="0" w:space="0" w:color="auto"/>
        <w:right w:val="none" w:sz="0" w:space="0" w:color="auto"/>
      </w:divBdr>
      <w:divsChild>
        <w:div w:id="1772162725">
          <w:marLeft w:val="0"/>
          <w:marRight w:val="0"/>
          <w:marTop w:val="0"/>
          <w:marBottom w:val="0"/>
          <w:divBdr>
            <w:top w:val="none" w:sz="0" w:space="0" w:color="auto"/>
            <w:left w:val="none" w:sz="0" w:space="0" w:color="auto"/>
            <w:bottom w:val="none" w:sz="0" w:space="0" w:color="auto"/>
            <w:right w:val="none" w:sz="0" w:space="0" w:color="auto"/>
          </w:divBdr>
          <w:divsChild>
            <w:div w:id="495583585">
              <w:marLeft w:val="0"/>
              <w:marRight w:val="0"/>
              <w:marTop w:val="0"/>
              <w:marBottom w:val="0"/>
              <w:divBdr>
                <w:top w:val="none" w:sz="0" w:space="0" w:color="auto"/>
                <w:left w:val="none" w:sz="0" w:space="0" w:color="auto"/>
                <w:bottom w:val="none" w:sz="0" w:space="0" w:color="auto"/>
                <w:right w:val="none" w:sz="0" w:space="0" w:color="auto"/>
              </w:divBdr>
              <w:divsChild>
                <w:div w:id="1389766096">
                  <w:marLeft w:val="0"/>
                  <w:marRight w:val="0"/>
                  <w:marTop w:val="0"/>
                  <w:marBottom w:val="0"/>
                  <w:divBdr>
                    <w:top w:val="none" w:sz="0" w:space="0" w:color="auto"/>
                    <w:left w:val="none" w:sz="0" w:space="0" w:color="auto"/>
                    <w:bottom w:val="none" w:sz="0" w:space="0" w:color="auto"/>
                    <w:right w:val="none" w:sz="0" w:space="0" w:color="auto"/>
                  </w:divBdr>
                  <w:divsChild>
                    <w:div w:id="1131363725">
                      <w:marLeft w:val="0"/>
                      <w:marRight w:val="0"/>
                      <w:marTop w:val="0"/>
                      <w:marBottom w:val="0"/>
                      <w:divBdr>
                        <w:top w:val="none" w:sz="0" w:space="0" w:color="auto"/>
                        <w:left w:val="none" w:sz="0" w:space="0" w:color="auto"/>
                        <w:bottom w:val="none" w:sz="0" w:space="0" w:color="auto"/>
                        <w:right w:val="none" w:sz="0" w:space="0" w:color="auto"/>
                      </w:divBdr>
                      <w:divsChild>
                        <w:div w:id="1700817819">
                          <w:marLeft w:val="0"/>
                          <w:marRight w:val="0"/>
                          <w:marTop w:val="0"/>
                          <w:marBottom w:val="0"/>
                          <w:divBdr>
                            <w:top w:val="none" w:sz="0" w:space="0" w:color="auto"/>
                            <w:left w:val="none" w:sz="0" w:space="0" w:color="auto"/>
                            <w:bottom w:val="none" w:sz="0" w:space="0" w:color="auto"/>
                            <w:right w:val="none" w:sz="0" w:space="0" w:color="auto"/>
                          </w:divBdr>
                          <w:divsChild>
                            <w:div w:id="240217744">
                              <w:marLeft w:val="0"/>
                              <w:marRight w:val="0"/>
                              <w:marTop w:val="0"/>
                              <w:marBottom w:val="0"/>
                              <w:divBdr>
                                <w:top w:val="none" w:sz="0" w:space="0" w:color="auto"/>
                                <w:left w:val="none" w:sz="0" w:space="0" w:color="auto"/>
                                <w:bottom w:val="single" w:sz="6" w:space="0" w:color="auto"/>
                                <w:right w:val="none" w:sz="0" w:space="0" w:color="auto"/>
                              </w:divBdr>
                            </w:div>
                            <w:div w:id="402802050">
                              <w:marLeft w:val="0"/>
                              <w:marRight w:val="0"/>
                              <w:marTop w:val="0"/>
                              <w:marBottom w:val="0"/>
                              <w:divBdr>
                                <w:top w:val="none" w:sz="0" w:space="0" w:color="auto"/>
                                <w:left w:val="none" w:sz="0" w:space="0" w:color="auto"/>
                                <w:bottom w:val="none" w:sz="0" w:space="0" w:color="auto"/>
                                <w:right w:val="none" w:sz="0" w:space="0" w:color="auto"/>
                              </w:divBdr>
                              <w:divsChild>
                                <w:div w:id="1115753143">
                                  <w:marLeft w:val="0"/>
                                  <w:marRight w:val="0"/>
                                  <w:marTop w:val="0"/>
                                  <w:marBottom w:val="0"/>
                                  <w:divBdr>
                                    <w:top w:val="none" w:sz="0" w:space="0" w:color="auto"/>
                                    <w:left w:val="none" w:sz="0" w:space="0" w:color="auto"/>
                                    <w:bottom w:val="none" w:sz="0" w:space="0" w:color="auto"/>
                                    <w:right w:val="none" w:sz="0" w:space="0" w:color="auto"/>
                                  </w:divBdr>
                                </w:div>
                                <w:div w:id="431050498">
                                  <w:marLeft w:val="0"/>
                                  <w:marRight w:val="0"/>
                                  <w:marTop w:val="0"/>
                                  <w:marBottom w:val="0"/>
                                  <w:divBdr>
                                    <w:top w:val="none" w:sz="0" w:space="0" w:color="auto"/>
                                    <w:left w:val="none" w:sz="0" w:space="0" w:color="auto"/>
                                    <w:bottom w:val="none" w:sz="0" w:space="0" w:color="auto"/>
                                    <w:right w:val="none" w:sz="0" w:space="0" w:color="auto"/>
                                  </w:divBdr>
                                </w:div>
                                <w:div w:id="796483902">
                                  <w:marLeft w:val="0"/>
                                  <w:marRight w:val="0"/>
                                  <w:marTop w:val="0"/>
                                  <w:marBottom w:val="0"/>
                                  <w:divBdr>
                                    <w:top w:val="none" w:sz="0" w:space="0" w:color="auto"/>
                                    <w:left w:val="none" w:sz="0" w:space="0" w:color="auto"/>
                                    <w:bottom w:val="none" w:sz="0" w:space="0" w:color="auto"/>
                                    <w:right w:val="none" w:sz="0" w:space="0" w:color="auto"/>
                                  </w:divBdr>
                                </w:div>
                                <w:div w:id="1564486649">
                                  <w:marLeft w:val="0"/>
                                  <w:marRight w:val="0"/>
                                  <w:marTop w:val="0"/>
                                  <w:marBottom w:val="0"/>
                                  <w:divBdr>
                                    <w:top w:val="none" w:sz="0" w:space="0" w:color="auto"/>
                                    <w:left w:val="none" w:sz="0" w:space="0" w:color="auto"/>
                                    <w:bottom w:val="none" w:sz="0" w:space="0" w:color="auto"/>
                                    <w:right w:val="none" w:sz="0" w:space="0" w:color="auto"/>
                                  </w:divBdr>
                                  <w:divsChild>
                                    <w:div w:id="105664326">
                                      <w:marLeft w:val="0"/>
                                      <w:marRight w:val="0"/>
                                      <w:marTop w:val="0"/>
                                      <w:marBottom w:val="0"/>
                                      <w:divBdr>
                                        <w:top w:val="none" w:sz="0" w:space="0" w:color="auto"/>
                                        <w:left w:val="none" w:sz="0" w:space="0" w:color="auto"/>
                                        <w:bottom w:val="none" w:sz="0" w:space="0" w:color="auto"/>
                                        <w:right w:val="none" w:sz="0" w:space="0" w:color="auto"/>
                                      </w:divBdr>
                                    </w:div>
                                  </w:divsChild>
                                </w:div>
                                <w:div w:id="173308095">
                                  <w:marLeft w:val="0"/>
                                  <w:marRight w:val="0"/>
                                  <w:marTop w:val="0"/>
                                  <w:marBottom w:val="0"/>
                                  <w:divBdr>
                                    <w:top w:val="none" w:sz="0" w:space="0" w:color="auto"/>
                                    <w:left w:val="none" w:sz="0" w:space="0" w:color="auto"/>
                                    <w:bottom w:val="none" w:sz="0" w:space="0" w:color="auto"/>
                                    <w:right w:val="none" w:sz="0" w:space="0" w:color="auto"/>
                                  </w:divBdr>
                                </w:div>
                                <w:div w:id="1880389908">
                                  <w:marLeft w:val="0"/>
                                  <w:marRight w:val="0"/>
                                  <w:marTop w:val="0"/>
                                  <w:marBottom w:val="0"/>
                                  <w:divBdr>
                                    <w:top w:val="none" w:sz="0" w:space="0" w:color="auto"/>
                                    <w:left w:val="none" w:sz="0" w:space="0" w:color="auto"/>
                                    <w:bottom w:val="none" w:sz="0" w:space="0" w:color="auto"/>
                                    <w:right w:val="none" w:sz="0" w:space="0" w:color="auto"/>
                                  </w:divBdr>
                                  <w:divsChild>
                                    <w:div w:id="1518735551">
                                      <w:marLeft w:val="0"/>
                                      <w:marRight w:val="0"/>
                                      <w:marTop w:val="0"/>
                                      <w:marBottom w:val="0"/>
                                      <w:divBdr>
                                        <w:top w:val="none" w:sz="0" w:space="0" w:color="auto"/>
                                        <w:left w:val="none" w:sz="0" w:space="0" w:color="auto"/>
                                        <w:bottom w:val="none" w:sz="0" w:space="0" w:color="auto"/>
                                        <w:right w:val="none" w:sz="0" w:space="0" w:color="auto"/>
                                      </w:divBdr>
                                    </w:div>
                                  </w:divsChild>
                                </w:div>
                                <w:div w:id="675499528">
                                  <w:marLeft w:val="0"/>
                                  <w:marRight w:val="0"/>
                                  <w:marTop w:val="0"/>
                                  <w:marBottom w:val="0"/>
                                  <w:divBdr>
                                    <w:top w:val="none" w:sz="0" w:space="0" w:color="auto"/>
                                    <w:left w:val="none" w:sz="0" w:space="0" w:color="auto"/>
                                    <w:bottom w:val="none" w:sz="0" w:space="0" w:color="auto"/>
                                    <w:right w:val="none" w:sz="0" w:space="0" w:color="auto"/>
                                  </w:divBdr>
                                </w:div>
                              </w:divsChild>
                            </w:div>
                            <w:div w:id="126288897">
                              <w:marLeft w:val="0"/>
                              <w:marRight w:val="0"/>
                              <w:marTop w:val="0"/>
                              <w:marBottom w:val="0"/>
                              <w:divBdr>
                                <w:top w:val="none" w:sz="0" w:space="0" w:color="auto"/>
                                <w:left w:val="none" w:sz="0" w:space="0" w:color="auto"/>
                                <w:bottom w:val="none" w:sz="0" w:space="0" w:color="auto"/>
                                <w:right w:val="none" w:sz="0" w:space="0" w:color="auto"/>
                              </w:divBdr>
                              <w:divsChild>
                                <w:div w:id="407967973">
                                  <w:marLeft w:val="0"/>
                                  <w:marRight w:val="0"/>
                                  <w:marTop w:val="0"/>
                                  <w:marBottom w:val="0"/>
                                  <w:divBdr>
                                    <w:top w:val="none" w:sz="0" w:space="0" w:color="auto"/>
                                    <w:left w:val="none" w:sz="0" w:space="0" w:color="auto"/>
                                    <w:bottom w:val="none" w:sz="0" w:space="0" w:color="auto"/>
                                    <w:right w:val="none" w:sz="0" w:space="0" w:color="auto"/>
                                  </w:divBdr>
                                </w:div>
                              </w:divsChild>
                            </w:div>
                            <w:div w:id="386993185">
                              <w:marLeft w:val="0"/>
                              <w:marRight w:val="0"/>
                              <w:marTop w:val="0"/>
                              <w:marBottom w:val="0"/>
                              <w:divBdr>
                                <w:top w:val="none" w:sz="0" w:space="0" w:color="auto"/>
                                <w:left w:val="none" w:sz="0" w:space="0" w:color="auto"/>
                                <w:bottom w:val="none" w:sz="0" w:space="0" w:color="auto"/>
                                <w:right w:val="none" w:sz="0" w:space="0" w:color="auto"/>
                              </w:divBdr>
                            </w:div>
                            <w:div w:id="14725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536</Words>
  <Characters>3056</Characters>
  <Application>Microsoft Office Word</Application>
  <DocSecurity>0</DocSecurity>
  <Lines>25</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Kanurkova Petra</dc:creator>
  <cp:keywords/>
  <dc:description/>
  <cp:lastModifiedBy>Arthur Souza Rodrigues</cp:lastModifiedBy>
  <cp:revision>1</cp:revision>
  <dcterms:created xsi:type="dcterms:W3CDTF">2016-05-27T11:29:00Z</dcterms:created>
  <dcterms:modified xsi:type="dcterms:W3CDTF">2026-09-22T16:16:00Z</dcterms:modified>
</cp:coreProperties>
</file>