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AF7EC" w14:textId="77777777" w:rsidR="00D567B8" w:rsidRDefault="00D567B8">
      <w:pPr>
        <w:rPr>
          <w:rFonts w:ascii="Roboto, sans-serif" w:hAnsi="Roboto, sans-serif"/>
          <w:u w:val="single"/>
          <w:rPrChange w:id="0" w:author="Arthur Souza Rodrigues" w:date="2026-07-10T21:47:00Z" w16du:dateUtc="2026-07-11T01:47:00Z">
            <w:rPr>
              <w:b/>
              <w:bCs/>
            </w:rPr>
          </w:rPrChange>
        </w:rPr>
      </w:pPr>
      <w:r>
        <w:rPr>
          <w:rFonts w:ascii="Roboto, sans-serif" w:hAnsi="Roboto, sans-serif"/>
          <w:u w:val="single"/>
          <w:rPrChange w:id="1" w:author="Arthur Souza Rodrigues" w:date="2026-07-10T21:47:00Z" w16du:dateUtc="2026-07-11T01:47:00Z">
            <w:rPr>
              <w:b/>
              <w:bCs/>
            </w:rPr>
          </w:rPrChange>
        </w:rPr>
        <w:t>file_</w:t>
      </w:r>
      <w:ins w:id="2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113</w:t>
        </w:r>
      </w:ins>
      <w:del w:id="3" w:author="Arthur Souza Rodrigues" w:date="2026-07-10T21:47:00Z" w16du:dateUtc="2026-07-11T01:47:00Z">
        <w:r>
          <w:rPr>
            <w:b/>
            <w:bCs/>
          </w:rPr>
          <w:delText>112</w:delText>
        </w:r>
      </w:del>
      <w:r>
        <w:rPr>
          <w:rFonts w:ascii="Roboto, sans-serif" w:hAnsi="Roboto, sans-serif"/>
          <w:u w:val="single"/>
          <w:rPrChange w:id="4" w:author="Arthur Souza Rodrigues" w:date="2026-07-10T21:47:00Z" w16du:dateUtc="2026-07-11T01:47:00Z">
            <w:rPr>
              <w:b/>
              <w:bCs/>
            </w:rPr>
          </w:rPrChange>
        </w:rPr>
        <w:t>.docx</w:t>
      </w:r>
    </w:p>
    <w:p w14:paraId="7E1CF359" w14:textId="22FFDB40" w:rsidR="005E607D" w:rsidRDefault="00BC1EF4">
      <w:ins w:id="5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Roboto Underline</w:t>
        </w:r>
      </w:ins>
      <w:del w:id="6" w:author="Arthur Souza Rodrigues" w:date="2026-07-10T21:47:00Z" w16du:dateUtc="2026-07-11T01:47:00Z">
        <w:r>
          <w:rPr>
            <w:b/>
            <w:bCs/>
          </w:rPr>
          <w:delText>Double Spacing Bold</w:delText>
        </w:r>
      </w:del>
      <w:r>
        <w:rPr>
          <w:rFonts w:ascii="Roboto, sans-serif" w:hAnsi="Roboto, sans-serif"/>
          <w:u w:val="single"/>
          <w:rPrChange w:id="7" w:author="Arthur Souza Rodrigues" w:date="2026-07-10T21:47:00Z" w16du:dateUtc="2026-07-11T01:47:00Z">
            <w:rPr>
              <w:b/>
              <w:bCs/>
            </w:rPr>
          </w:rPrChange>
        </w:rPr>
        <w:t xml:space="preserve"> Demo</w:t>
      </w:r>
    </w:p>
    <w:p w14:paraId="2484DABB" w14:textId="77777777" w:rsidR="00B72236" w:rsidRDefault="00BC1EF4">
      <w:pPr>
        <w:rPr>
          <w:ins w:id="8" w:author="Arthur Souza Rodrigues" w:date="2026-07-10T21:47:00Z" w16du:dateUtc="2026-07-11T01:47:00Z"/>
        </w:rPr>
      </w:pPr>
      <w:r>
        <w:rPr>
          <w:rFonts w:ascii="Roboto, sans-serif" w:hAnsi="Roboto, sans-serif"/>
          <w:u w:val="single"/>
          <w:rPrChange w:id="9" w:author="Arthur Souza Rodrigues" w:date="2026-07-10T21:47:00Z" w16du:dateUtc="2026-07-11T01:47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shows Roboto font</w:t>
        </w:r>
      </w:ins>
      <w:del w:id="11" w:author="Arthur Souza Rodrigues" w:date="2026-07-10T21:47:00Z" w16du:dateUtc="2026-07-11T01:47:00Z">
        <w:r>
          <w:rPr>
            <w:b/>
            <w:bCs/>
          </w:rPr>
          <w:delText>demonstrates double line spacing</w:delText>
        </w:r>
      </w:del>
      <w:r>
        <w:rPr>
          <w:rFonts w:ascii="Roboto, sans-serif" w:hAnsi="Roboto, sans-serif"/>
          <w:u w:val="single"/>
          <w:rPrChange w:id="12" w:author="Arthur Souza Rodrigues" w:date="2026-07-10T21:47:00Z" w16du:dateUtc="2026-07-11T01:47:00Z">
            <w:rPr>
              <w:b/>
              <w:bCs/>
            </w:rPr>
          </w:rPrChange>
        </w:rPr>
        <w:t xml:space="preserve"> with </w:t>
      </w:r>
      <w:ins w:id="1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underline formatting.</w:t>
        </w:r>
      </w:ins>
    </w:p>
    <w:p w14:paraId="37B0955E" w14:textId="77777777" w:rsidR="005E607D" w:rsidRDefault="00BC1EF4">
      <w:pPr>
        <w:spacing w:line="480" w:lineRule="auto"/>
        <w:rPr>
          <w:del w:id="14" w:author="Arthur Souza Rodrigues" w:date="2026-07-10T21:47:00Z" w16du:dateUtc="2026-07-11T01:47:00Z"/>
        </w:rPr>
      </w:pPr>
      <w:ins w:id="15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>Roboto underlined</w:t>
        </w:r>
      </w:ins>
      <w:del w:id="16" w:author="Arthur Souza Rodrigues" w:date="2026-07-10T21:47:00Z" w16du:dateUtc="2026-07-11T01:47:00Z">
        <w:r>
          <w:rPr>
            <w:b/>
            <w:bCs/>
          </w:rPr>
          <w:delText>bold</w:delText>
        </w:r>
      </w:del>
      <w:r>
        <w:rPr>
          <w:rFonts w:ascii="Roboto, sans-serif" w:hAnsi="Roboto, sans-serif"/>
          <w:u w:val="single"/>
          <w:rPrChange w:id="17" w:author="Arthur Souza Rodrigues" w:date="2026-07-10T21:47:00Z" w16du:dateUtc="2026-07-11T01:47:00Z">
            <w:rPr>
              <w:b/>
              <w:bCs/>
            </w:rPr>
          </w:rPrChange>
        </w:rPr>
        <w:t xml:space="preserve"> text</w:t>
      </w:r>
      <w:ins w:id="18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t xml:space="preserve"> creates a clean modern appearance.</w:t>
        </w:r>
      </w:ins>
      <w:del w:id="19" w:author="Arthur Souza Rodrigues" w:date="2026-07-10T21:47:00Z" w16du:dateUtc="2026-07-11T01:47:00Z">
        <w:r>
          <w:rPr>
            <w:b/>
            <w:bCs/>
          </w:rPr>
          <w:delText>.</w:delText>
        </w:r>
      </w:del>
    </w:p>
    <w:p w14:paraId="0C5F108B" w14:textId="77777777" w:rsidR="005E607D" w:rsidRDefault="00BC1EF4">
      <w:pPr>
        <w:pPrChange w:id="20" w:author="Arthur Souza Rodrigues" w:date="2026-07-10T21:47:00Z" w16du:dateUtc="2026-07-11T01:47:00Z">
          <w:pPr>
            <w:spacing w:line="480" w:lineRule="auto"/>
          </w:pPr>
        </w:pPrChange>
      </w:pPr>
      <w:del w:id="21" w:author="Arthur Souza Rodrigues" w:date="2026-07-10T21:47:00Z" w16du:dateUtc="2026-07-11T01:47:00Z">
        <w:r>
          <w:rPr>
            <w:b/>
            <w:bCs/>
          </w:rPr>
          <w:delText>Bold double-spaced text for easy document editing and review.</w:delText>
        </w:r>
      </w:del>
    </w:p>
    <w:sectPr w:rsidR="005E6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07D"/>
    <w:rsid w:val="0055071D"/>
    <w:rsid w:val="005E607D"/>
    <w:rsid w:val="00827B1B"/>
    <w:rsid w:val="00B72236"/>
    <w:rsid w:val="00C87C59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1E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2026-07-11T01:47:00Z</dcterms:modified>
</cp:coreProperties>
</file>