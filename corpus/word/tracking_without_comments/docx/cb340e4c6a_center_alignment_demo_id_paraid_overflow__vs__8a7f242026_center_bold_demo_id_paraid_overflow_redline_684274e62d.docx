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31DFAB" w14:textId="77777777" w:rsidR="00867C61" w:rsidRDefault="00150640">
      <w:pPr>
        <w:pPrChange w:id="0" w:author="Comparison" w:date="2026-07-05T01:07:00Z" w16du:dateUtc="2026-07-05T05:07:00Z">
          <w:pPr>
            <w:jc w:val="center"/>
          </w:pPr>
        </w:pPrChange>
      </w:pPr>
      <w:r>
        <w:rPr>
          <w:b/>
          <w:rPrChange w:id="1" w:author="Comparison" w:date="2026-07-05T01:07:00Z" w16du:dateUtc="2026-07-05T05:07:00Z">
            <w:rPr/>
          </w:rPrChange>
        </w:rPr>
        <w:t xml:space="preserve">Center </w:t>
      </w:r>
      <w:ins w:id="2" w:author="Comparison" w:date="2026-07-05T01:07:00Z" w16du:dateUtc="2026-07-05T05:07:00Z">
        <w:r>
          <w:rPr>
            <w:b/>
            <w:bCs/>
          </w:rPr>
          <w:t>Bold</w:t>
        </w:r>
      </w:ins>
      <w:del w:id="3" w:author="Comparison" w:date="2026-07-05T01:07:00Z" w16du:dateUtc="2026-07-05T05:07:00Z">
        <w:r>
          <w:delText>Alignment</w:delText>
        </w:r>
      </w:del>
      <w:r>
        <w:rPr>
          <w:b/>
          <w:rPrChange w:id="4" w:author="Comparison" w:date="2026-07-05T01:07:00Z" w16du:dateUtc="2026-07-05T05:07:00Z">
            <w:rPr/>
          </w:rPrChange>
        </w:rPr>
        <w:t xml:space="preserve"> Demo</w:t>
      </w:r>
    </w:p>
    <w:p w14:paraId="405E55B3" w14:textId="77777777" w:rsidR="00867C61" w:rsidRDefault="00150640">
      <w:pPr>
        <w:pPrChange w:id="5" w:author="Comparison" w:date="2026-07-05T01:07:00Z" w16du:dateUtc="2026-07-05T05:07:00Z">
          <w:pPr>
            <w:jc w:val="center"/>
          </w:pPr>
        </w:pPrChange>
      </w:pPr>
      <w:r>
        <w:rPr>
          <w:b/>
          <w:rPrChange w:id="6" w:author="Comparison" w:date="2026-07-05T01:07:00Z" w16du:dateUtc="2026-07-05T05:07:00Z">
            <w:rPr/>
          </w:rPrChange>
        </w:rPr>
        <w:t xml:space="preserve">This document </w:t>
      </w:r>
      <w:ins w:id="7" w:author="Comparison" w:date="2026-07-05T01:07:00Z" w16du:dateUtc="2026-07-05T05:07:00Z">
        <w:r>
          <w:rPr>
            <w:b/>
            <w:bCs/>
          </w:rPr>
          <w:t>combines</w:t>
        </w:r>
      </w:ins>
      <w:del w:id="8" w:author="Comparison" w:date="2026-07-05T01:07:00Z" w16du:dateUtc="2026-07-05T05:07:00Z">
        <w:r>
          <w:delText>demonstrates</w:delText>
        </w:r>
      </w:del>
      <w:r>
        <w:rPr>
          <w:b/>
          <w:rPrChange w:id="9" w:author="Comparison" w:date="2026-07-05T01:07:00Z" w16du:dateUtc="2026-07-05T05:07:00Z">
            <w:rPr/>
          </w:rPrChange>
        </w:rPr>
        <w:t xml:space="preserve"> center alignment</w:t>
      </w:r>
      <w:ins w:id="10" w:author="Comparison" w:date="2026-07-05T01:07:00Z" w16du:dateUtc="2026-07-05T05:07:00Z">
        <w:r>
          <w:rPr>
            <w:b/>
            <w:bCs/>
          </w:rPr>
          <w:t xml:space="preserve"> with bold formatting</w:t>
        </w:r>
      </w:ins>
      <w:r>
        <w:rPr>
          <w:b/>
          <w:rPrChange w:id="11" w:author="Comparison" w:date="2026-07-05T01:07:00Z" w16du:dateUtc="2026-07-05T05:07:00Z">
            <w:rPr/>
          </w:rPrChange>
        </w:rPr>
        <w:t>.</w:t>
      </w:r>
    </w:p>
    <w:p w14:paraId="7E0A7ECD" w14:textId="77777777" w:rsidR="00867C61" w:rsidRDefault="00150640">
      <w:pPr>
        <w:jc w:val="center"/>
        <w:rPr>
          <w:del w:id="12" w:author="Comparison" w:date="2026-07-05T01:07:00Z" w16du:dateUtc="2026-07-05T05:07:00Z"/>
        </w:rPr>
      </w:pPr>
      <w:ins w:id="13" w:author="Comparison" w:date="2026-07-05T01:07:00Z" w16du:dateUtc="2026-07-05T05:07:00Z">
        <w:r>
          <w:rPr>
            <w:b/>
            <w:bCs/>
          </w:rPr>
          <w:t>Centered bold</w:t>
        </w:r>
      </w:ins>
      <w:del w:id="14" w:author="Comparison" w:date="2026-07-05T01:07:00Z" w16du:dateUtc="2026-07-05T05:07:00Z">
        <w:r>
          <w:delText>All this</w:delText>
        </w:r>
      </w:del>
      <w:r>
        <w:rPr>
          <w:b/>
          <w:rPrChange w:id="15" w:author="Comparison" w:date="2026-07-05T01:07:00Z" w16du:dateUtc="2026-07-05T05:07:00Z">
            <w:rPr/>
          </w:rPrChange>
        </w:rPr>
        <w:t xml:space="preserve"> text is </w:t>
      </w:r>
      <w:ins w:id="16" w:author="Comparison" w:date="2026-07-05T01:07:00Z" w16du:dateUtc="2026-07-05T05:07:00Z">
        <w:r>
          <w:rPr>
            <w:b/>
            <w:bCs/>
          </w:rPr>
          <w:t>perfect</w:t>
        </w:r>
      </w:ins>
      <w:del w:id="17" w:author="Comparison" w:date="2026-07-05T01:07:00Z" w16du:dateUtc="2026-07-05T05:07:00Z">
        <w:r>
          <w:delText>centered on the page.</w:delText>
        </w:r>
      </w:del>
    </w:p>
    <w:p w14:paraId="73AF8950" w14:textId="77777777" w:rsidR="00867C61" w:rsidRDefault="00150640">
      <w:pPr>
        <w:pPrChange w:id="18" w:author="Comparison" w:date="2026-07-05T01:07:00Z" w16du:dateUtc="2026-07-05T05:07:00Z">
          <w:pPr>
            <w:jc w:val="center"/>
          </w:pPr>
        </w:pPrChange>
      </w:pPr>
      <w:del w:id="19" w:author="Comparison" w:date="2026-07-05T01:07:00Z" w16du:dateUtc="2026-07-05T05:07:00Z">
        <w:r>
          <w:delText>Center alignment is great</w:delText>
        </w:r>
      </w:del>
      <w:r>
        <w:rPr>
          <w:b/>
          <w:rPrChange w:id="20" w:author="Comparison" w:date="2026-07-05T01:07:00Z" w16du:dateUtc="2026-07-05T05:07:00Z">
            <w:rPr/>
          </w:rPrChange>
        </w:rPr>
        <w:t xml:space="preserve"> for </w:t>
      </w:r>
      <w:ins w:id="21" w:author="Comparison" w:date="2026-07-05T01:07:00Z" w16du:dateUtc="2026-07-05T05:07:00Z">
        <w:r>
          <w:rPr>
            <w:b/>
            <w:bCs/>
          </w:rPr>
          <w:t xml:space="preserve">document </w:t>
        </w:r>
      </w:ins>
      <w:r>
        <w:rPr>
          <w:b/>
          <w:rPrChange w:id="22" w:author="Comparison" w:date="2026-07-05T01:07:00Z" w16du:dateUtc="2026-07-05T05:07:00Z">
            <w:rPr/>
          </w:rPrChange>
        </w:rPr>
        <w:t xml:space="preserve">titles and </w:t>
      </w:r>
      <w:ins w:id="23" w:author="Comparison" w:date="2026-07-05T01:07:00Z" w16du:dateUtc="2026-07-05T05:07:00Z">
        <w:r>
          <w:rPr>
            <w:b/>
            <w:bCs/>
          </w:rPr>
          <w:t>headers</w:t>
        </w:r>
      </w:ins>
      <w:del w:id="24" w:author="Comparison" w:date="2026-07-05T01:07:00Z" w16du:dateUtc="2026-07-05T05:07:00Z">
        <w:r>
          <w:delText>headings</w:delText>
        </w:r>
      </w:del>
      <w:r>
        <w:rPr>
          <w:b/>
          <w:rPrChange w:id="25" w:author="Comparison" w:date="2026-07-05T01:07:00Z" w16du:dateUtc="2026-07-05T05:07:00Z">
            <w:rPr/>
          </w:rPrChange>
        </w:rPr>
        <w:t>.</w:t>
      </w:r>
    </w:p>
    <w:sectPr w:rsidR="00867C6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C61"/>
    <w:rsid w:val="00061B06"/>
    <w:rsid w:val="000F3C7C"/>
    <w:rsid w:val="00150640"/>
    <w:rsid w:val="00867C61"/>
    <w:rsid w:val="00B37A4C"/>
    <w:rsid w:val="00D5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7C856E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2026-07-05T05:07:00Z</dcterms:modified>
</cp:coreProperties>
</file>