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7BCAC3" w14:textId="77777777" w:rsidR="002E5199" w:rsidRDefault="002E5199" w:rsidP="009700EB">
      <w:pPr>
        <w:pStyle w:val="Default"/>
        <w:rPr>
          <w:ins w:id="4" w:author="uzivatel" w:date="2026-09-22T12:37:00Z" w16du:dateUtc="2026-09-22T16:37:00Z"/>
          <w:b/>
          <w:bCs/>
          <w:sz w:val="22"/>
          <w:szCs w:val="22"/>
          <w:u w:val="single"/>
        </w:rPr>
      </w:pPr>
    </w:p>
    <w:p w14:paraId="001E6519" w14:textId="77777777" w:rsidR="002E5199" w:rsidRDefault="002E5199" w:rsidP="002E5199">
      <w:pPr>
        <w:pStyle w:val="Heading4"/>
        <w:jc w:val="center"/>
        <w:rPr>
          <w:ins w:id="5" w:author="uzivatel" w:date="2026-09-22T12:37:00Z" w16du:dateUtc="2026-09-22T16:37:00Z"/>
          <w:sz w:val="34"/>
        </w:rPr>
      </w:pPr>
      <w:ins w:id="6" w:author="uzivatel" w:date="2026-09-22T12:37:00Z" w16du:dateUtc="2026-09-22T16:37:00Z">
        <w:r>
          <w:rPr>
            <w:sz w:val="34"/>
          </w:rPr>
          <w:t>Základní škola Rumburk, U Nemocnice 1132/5, okres Děčín, p. o.</w:t>
        </w:r>
      </w:ins>
    </w:p>
    <w:p w14:paraId="291923C9" w14:textId="77777777" w:rsidR="002E5199" w:rsidRDefault="002E5199" w:rsidP="002E5199">
      <w:pPr>
        <w:rPr>
          <w:ins w:id="7" w:author="uzivatel" w:date="2026-09-22T12:37:00Z" w16du:dateUtc="2026-09-22T16:37:00Z"/>
          <w:sz w:val="16"/>
        </w:rPr>
      </w:pPr>
      <w:ins w:id="8" w:author="uzivatel" w:date="2026-09-22T12:37:00Z" w16du:dateUtc="2026-09-22T16:37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447E963C" w14:textId="77777777" w:rsidR="00067C1B" w:rsidRDefault="00067C1B" w:rsidP="002E5199">
      <w:pPr>
        <w:pStyle w:val="Default"/>
        <w:jc w:val="center"/>
        <w:rPr>
          <w:ins w:id="9" w:author="uzivatel" w:date="2026-09-22T12:37:00Z" w16du:dateUtc="2026-09-22T16:37:00Z"/>
        </w:rPr>
      </w:pPr>
    </w:p>
    <w:p w14:paraId="47565736" w14:textId="77777777" w:rsidR="009700EB" w:rsidRPr="00AF69EB" w:rsidRDefault="009700EB" w:rsidP="002E5199">
      <w:pPr>
        <w:pStyle w:val="Default"/>
        <w:jc w:val="center"/>
        <w:rPr>
          <w:ins w:id="10" w:author="uzivatel" w:date="2026-09-22T12:37:00Z" w16du:dateUtc="2026-09-22T16:37:00Z"/>
          <w:b/>
          <w:bCs/>
          <w:sz w:val="22"/>
          <w:szCs w:val="22"/>
          <w:u w:val="single"/>
        </w:rPr>
      </w:pPr>
      <w:ins w:id="11" w:author="uzivatel" w:date="2026-09-22T12:37:00Z" w16du:dateUtc="2026-09-22T16:37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65C7D2B" w14:textId="77777777" w:rsidR="009D457F" w:rsidRDefault="009D457F" w:rsidP="009700EB">
      <w:pPr>
        <w:pStyle w:val="Default"/>
        <w:rPr>
          <w:ins w:id="12" w:author="uzivatel" w:date="2026-09-22T12:37:00Z" w16du:dateUtc="2026-09-22T16:37:00Z"/>
          <w:b/>
          <w:bCs/>
          <w:sz w:val="22"/>
          <w:szCs w:val="22"/>
        </w:rPr>
      </w:pPr>
    </w:p>
    <w:p w14:paraId="353AD08F" w14:textId="77777777" w:rsidR="009700EB" w:rsidRDefault="009700EB" w:rsidP="009700EB">
      <w:pPr>
        <w:pStyle w:val="Default"/>
        <w:rPr>
          <w:ins w:id="13" w:author="uzivatel" w:date="2026-09-22T12:37:00Z" w16du:dateUtc="2026-09-22T16:37:00Z"/>
          <w:rFonts w:ascii="Roboto" w:hAnsi="Roboto"/>
        </w:rPr>
      </w:pPr>
      <w:ins w:id="14" w:author="uzivatel" w:date="2026-09-22T12:37:00Z" w16du:dateUtc="2026-09-22T16:37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2C5FD40B" w14:textId="77777777" w:rsidR="004714D6" w:rsidRDefault="003A4848" w:rsidP="003A4848">
      <w:pPr>
        <w:pStyle w:val="Default"/>
        <w:numPr>
          <w:ilvl w:val="0"/>
          <w:numId w:val="20"/>
        </w:numPr>
        <w:rPr>
          <w:ins w:id="15" w:author="uzivatel" w:date="2026-09-22T12:37:00Z" w16du:dateUtc="2026-09-22T16:37:00Z"/>
          <w:rFonts w:ascii="Roboto" w:hAnsi="Roboto"/>
        </w:rPr>
      </w:pPr>
      <w:ins w:id="16" w:author="uzivatel" w:date="2026-09-22T12:37:00Z" w16du:dateUtc="2026-09-22T16:37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3567885" w14:textId="77777777" w:rsidR="003A4848" w:rsidRPr="004714D6" w:rsidRDefault="003A4848" w:rsidP="003A4848">
      <w:pPr>
        <w:pStyle w:val="Default"/>
        <w:numPr>
          <w:ilvl w:val="0"/>
          <w:numId w:val="20"/>
        </w:numPr>
        <w:rPr>
          <w:ins w:id="17" w:author="uzivatel" w:date="2026-09-22T12:37:00Z" w16du:dateUtc="2026-09-22T16:37:00Z"/>
          <w:rFonts w:ascii="Roboto" w:hAnsi="Roboto"/>
        </w:rPr>
      </w:pPr>
      <w:ins w:id="18" w:author="uzivatel" w:date="2026-09-22T12:37:00Z" w16du:dateUtc="2026-09-22T16:37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575A6DF1" w14:textId="77777777" w:rsidR="003A4848" w:rsidRDefault="003A4848" w:rsidP="003A4848">
      <w:pPr>
        <w:pStyle w:val="Default"/>
        <w:numPr>
          <w:ilvl w:val="0"/>
          <w:numId w:val="20"/>
        </w:numPr>
        <w:rPr>
          <w:ins w:id="19" w:author="uzivatel" w:date="2026-09-22T12:37:00Z" w16du:dateUtc="2026-09-22T16:37:00Z"/>
          <w:rFonts w:ascii="Roboto" w:hAnsi="Roboto"/>
        </w:rPr>
      </w:pPr>
      <w:ins w:id="20" w:author="uzivatel" w:date="2026-09-22T12:37:00Z" w16du:dateUtc="2026-09-22T16:37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4338987B" w14:textId="77777777" w:rsidR="003A4848" w:rsidRDefault="003A4848" w:rsidP="003A4848">
      <w:pPr>
        <w:pStyle w:val="Default"/>
        <w:numPr>
          <w:ilvl w:val="0"/>
          <w:numId w:val="20"/>
        </w:numPr>
        <w:rPr>
          <w:ins w:id="21" w:author="uzivatel" w:date="2026-09-22T12:37:00Z" w16du:dateUtc="2026-09-22T16:37:00Z"/>
          <w:rFonts w:ascii="Roboto" w:hAnsi="Roboto"/>
        </w:rPr>
      </w:pPr>
      <w:ins w:id="22" w:author="uzivatel" w:date="2026-09-22T12:37:00Z" w16du:dateUtc="2026-09-22T16:37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6D3E9008" w14:textId="77777777" w:rsidR="003A4848" w:rsidRDefault="003A4848" w:rsidP="003A4848">
      <w:pPr>
        <w:pStyle w:val="Default"/>
        <w:numPr>
          <w:ilvl w:val="0"/>
          <w:numId w:val="20"/>
        </w:numPr>
        <w:rPr>
          <w:ins w:id="23" w:author="uzivatel" w:date="2026-09-22T12:37:00Z" w16du:dateUtc="2026-09-22T16:37:00Z"/>
          <w:rFonts w:ascii="Roboto" w:hAnsi="Roboto"/>
        </w:rPr>
      </w:pPr>
      <w:ins w:id="24" w:author="uzivatel" w:date="2026-09-22T12:37:00Z" w16du:dateUtc="2026-09-22T16:37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14286B96" w14:textId="77777777" w:rsidR="008F695B" w:rsidRPr="009D457F" w:rsidRDefault="003A4848" w:rsidP="009700EB">
      <w:pPr>
        <w:pStyle w:val="Default"/>
        <w:numPr>
          <w:ilvl w:val="0"/>
          <w:numId w:val="20"/>
        </w:numPr>
        <w:rPr>
          <w:ins w:id="25" w:author="uzivatel" w:date="2026-09-22T12:37:00Z" w16du:dateUtc="2026-09-22T16:37:00Z"/>
          <w:b/>
          <w:bCs/>
          <w:sz w:val="22"/>
          <w:szCs w:val="22"/>
        </w:rPr>
      </w:pPr>
      <w:ins w:id="26" w:author="uzivatel" w:date="2026-09-22T12:37:00Z" w16du:dateUtc="2026-09-22T16:37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6DB40386" w14:textId="77777777" w:rsidR="009D457F" w:rsidRPr="009D457F" w:rsidRDefault="009D457F" w:rsidP="009D457F">
      <w:pPr>
        <w:pStyle w:val="Default"/>
        <w:ind w:left="720"/>
        <w:rPr>
          <w:ins w:id="27" w:author="uzivatel" w:date="2026-09-22T12:37:00Z" w16du:dateUtc="2026-09-22T16:37:00Z"/>
          <w:b/>
          <w:bCs/>
          <w:sz w:val="22"/>
          <w:szCs w:val="22"/>
        </w:rPr>
      </w:pPr>
    </w:p>
    <w:p w14:paraId="2DF82810" w14:textId="77777777" w:rsidR="0071556C" w:rsidRDefault="0043051E" w:rsidP="009700EB">
      <w:pPr>
        <w:pStyle w:val="Default"/>
        <w:rPr>
          <w:ins w:id="28" w:author="uzivatel" w:date="2026-09-22T12:37:00Z" w16du:dateUtc="2026-09-22T16:37:00Z"/>
          <w:b/>
          <w:bCs/>
          <w:sz w:val="22"/>
          <w:szCs w:val="22"/>
          <w:u w:val="single"/>
        </w:rPr>
      </w:pPr>
      <w:ins w:id="29" w:author="uzivatel" w:date="2026-09-22T12:37:00Z" w16du:dateUtc="2026-09-22T16:37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425B55F" w14:textId="77777777" w:rsidR="002E5199" w:rsidRPr="0043051E" w:rsidRDefault="002E5199" w:rsidP="009700EB">
      <w:pPr>
        <w:pStyle w:val="Default"/>
        <w:rPr>
          <w:ins w:id="30" w:author="uzivatel" w:date="2026-09-22T12:37:00Z" w16du:dateUtc="2026-09-22T16:37:00Z"/>
          <w:b/>
          <w:bCs/>
          <w:sz w:val="22"/>
          <w:szCs w:val="22"/>
          <w:u w:val="single"/>
        </w:rPr>
      </w:pPr>
    </w:p>
    <w:p w14:paraId="55ABC2E5" w14:textId="77777777" w:rsidR="00E60474" w:rsidRDefault="00C9043F" w:rsidP="00E2631A">
      <w:pPr>
        <w:pStyle w:val="Default"/>
        <w:rPr>
          <w:ins w:id="31" w:author="uzivatel" w:date="2026-09-22T12:37:00Z" w16du:dateUtc="2026-09-22T16:37:00Z"/>
          <w:rFonts w:ascii="Roboto" w:hAnsi="Roboto"/>
        </w:rPr>
      </w:pPr>
      <w:ins w:id="32" w:author="uzivatel" w:date="2026-09-22T12:37:00Z" w16du:dateUtc="2026-09-22T16:37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960ACAD" w14:textId="77777777" w:rsidR="00E2631A" w:rsidRPr="00E2631A" w:rsidRDefault="00E2631A" w:rsidP="00E2631A">
      <w:pPr>
        <w:pStyle w:val="Default"/>
        <w:rPr>
          <w:ins w:id="33" w:author="uzivatel" w:date="2026-09-22T12:37:00Z" w16du:dateUtc="2026-09-22T16:37:00Z"/>
          <w:rFonts w:ascii="Roboto" w:hAnsi="Roboto"/>
        </w:rPr>
      </w:pPr>
    </w:p>
    <w:p w14:paraId="4CCD2863" w14:textId="77777777" w:rsidR="00DF0E9B" w:rsidRPr="00E2631A" w:rsidRDefault="00DF0E9B" w:rsidP="00DF0E9B">
      <w:pPr>
        <w:pStyle w:val="Default"/>
        <w:rPr>
          <w:ins w:id="34" w:author="uzivatel" w:date="2026-09-22T12:37:00Z" w16du:dateUtc="2026-09-22T16:37:00Z"/>
          <w:rFonts w:ascii="Roboto" w:hAnsi="Roboto"/>
          <w:b/>
        </w:rPr>
      </w:pPr>
      <w:ins w:id="35" w:author="uzivatel" w:date="2026-09-22T12:37:00Z" w16du:dateUtc="2026-09-22T16:37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75933900" w14:textId="77777777" w:rsidR="000C1D5B" w:rsidRDefault="000C1D5B" w:rsidP="00222525">
      <w:pPr>
        <w:pStyle w:val="Default"/>
        <w:rPr>
          <w:ins w:id="36" w:author="uzivatel" w:date="2026-09-22T12:37:00Z" w16du:dateUtc="2026-09-22T16:37:00Z"/>
          <w:b/>
          <w:bCs/>
          <w:sz w:val="22"/>
          <w:szCs w:val="22"/>
          <w:u w:val="single"/>
        </w:rPr>
      </w:pPr>
    </w:p>
    <w:p w14:paraId="2BFEA971" w14:textId="77777777" w:rsidR="00222525" w:rsidRDefault="00967EDD" w:rsidP="00222525">
      <w:pPr>
        <w:pStyle w:val="Default"/>
        <w:rPr>
          <w:ins w:id="37" w:author="uzivatel" w:date="2026-09-22T12:37:00Z" w16du:dateUtc="2026-09-22T16:37:00Z"/>
          <w:b/>
          <w:bCs/>
          <w:sz w:val="22"/>
          <w:szCs w:val="22"/>
          <w:u w:val="single"/>
        </w:rPr>
      </w:pPr>
      <w:ins w:id="38" w:author="uzivatel" w:date="2026-09-22T12:37:00Z" w16du:dateUtc="2026-09-22T16:37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63B711DD" w14:textId="77777777" w:rsidR="000C1D5B" w:rsidRDefault="000C1D5B" w:rsidP="00222525">
      <w:pPr>
        <w:pStyle w:val="Default"/>
        <w:rPr>
          <w:ins w:id="39" w:author="uzivatel" w:date="2026-09-22T12:37:00Z" w16du:dateUtc="2026-09-22T16:37:00Z"/>
          <w:b/>
          <w:bCs/>
          <w:sz w:val="22"/>
          <w:szCs w:val="22"/>
          <w:u w:val="single"/>
        </w:rPr>
      </w:pPr>
    </w:p>
    <w:p w14:paraId="013545DF" w14:textId="77777777" w:rsidR="00393DFA" w:rsidRPr="009E4030" w:rsidRDefault="005F4481" w:rsidP="00222525">
      <w:pPr>
        <w:pStyle w:val="Default"/>
        <w:numPr>
          <w:ilvl w:val="0"/>
          <w:numId w:val="17"/>
        </w:numPr>
        <w:rPr>
          <w:ins w:id="40" w:author="uzivatel" w:date="2026-09-22T12:37:00Z" w16du:dateUtc="2026-09-22T16:37:00Z"/>
          <w:rFonts w:ascii="Roboto" w:hAnsi="Roboto"/>
        </w:rPr>
      </w:pPr>
      <w:ins w:id="41" w:author="uzivatel" w:date="2026-09-22T12:37:00Z" w16du:dateUtc="2026-09-22T16:37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73C635C7" w14:textId="77777777" w:rsidR="005F4481" w:rsidRPr="009E4030" w:rsidRDefault="005F4481" w:rsidP="009E4030">
      <w:pPr>
        <w:pStyle w:val="Default"/>
        <w:numPr>
          <w:ilvl w:val="0"/>
          <w:numId w:val="22"/>
        </w:numPr>
        <w:rPr>
          <w:ins w:id="42" w:author="uzivatel" w:date="2026-09-22T12:37:00Z" w16du:dateUtc="2026-09-22T16:37:00Z"/>
          <w:rFonts w:ascii="Roboto" w:hAnsi="Roboto"/>
        </w:rPr>
      </w:pPr>
      <w:ins w:id="43" w:author="uzivatel" w:date="2026-09-22T12:37:00Z" w16du:dateUtc="2026-09-22T16:37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160A1539" w14:textId="77777777" w:rsidR="00393DFA" w:rsidRPr="009E4030" w:rsidRDefault="00393DFA" w:rsidP="009E4030">
      <w:pPr>
        <w:pStyle w:val="Default"/>
        <w:numPr>
          <w:ilvl w:val="0"/>
          <w:numId w:val="22"/>
        </w:numPr>
        <w:rPr>
          <w:ins w:id="44" w:author="uzivatel" w:date="2026-09-22T12:37:00Z" w16du:dateUtc="2026-09-22T16:37:00Z"/>
          <w:rFonts w:ascii="Roboto" w:hAnsi="Roboto"/>
        </w:rPr>
      </w:pPr>
      <w:ins w:id="45" w:author="uzivatel" w:date="2026-09-22T12:37:00Z" w16du:dateUtc="2026-09-22T16:37:00Z">
        <w:r w:rsidRPr="009E4030">
          <w:rPr>
            <w:rFonts w:ascii="Roboto" w:hAnsi="Roboto"/>
          </w:rPr>
          <w:t>individuální konzultace</w:t>
        </w:r>
      </w:ins>
    </w:p>
    <w:p w14:paraId="1BDCE960" w14:textId="77777777" w:rsidR="00AB7A30" w:rsidRPr="00222525" w:rsidRDefault="00393DFA" w:rsidP="009E4030">
      <w:pPr>
        <w:pStyle w:val="Default"/>
        <w:numPr>
          <w:ilvl w:val="0"/>
          <w:numId w:val="17"/>
        </w:numPr>
        <w:rPr>
          <w:ins w:id="46" w:author="uzivatel" w:date="2026-09-22T12:37:00Z" w16du:dateUtc="2026-09-22T16:37:00Z"/>
          <w:b/>
          <w:bCs/>
          <w:sz w:val="22"/>
          <w:szCs w:val="22"/>
          <w:u w:val="single"/>
        </w:rPr>
      </w:pPr>
      <w:ins w:id="47" w:author="uzivatel" w:date="2026-09-22T12:37:00Z" w16du:dateUtc="2026-09-22T16:37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04F1CE29" w14:textId="77777777" w:rsidR="00AB7A30" w:rsidRPr="00ED3AF5" w:rsidRDefault="006B75D9" w:rsidP="009E4030">
      <w:pPr>
        <w:pStyle w:val="Default"/>
        <w:numPr>
          <w:ilvl w:val="0"/>
          <w:numId w:val="17"/>
        </w:numPr>
        <w:rPr>
          <w:ins w:id="48" w:author="uzivatel" w:date="2026-09-22T12:37:00Z" w16du:dateUtc="2026-09-22T16:37:00Z"/>
          <w:rFonts w:ascii="Roboto" w:hAnsi="Roboto"/>
        </w:rPr>
      </w:pPr>
      <w:ins w:id="49" w:author="uzivatel" w:date="2026-09-22T12:37:00Z" w16du:dateUtc="2026-09-22T16:37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4B7EBCE8" w14:textId="77777777" w:rsidR="000C1D5B" w:rsidRPr="00067C1B" w:rsidRDefault="008E16D0" w:rsidP="009E4030">
      <w:pPr>
        <w:pStyle w:val="Default"/>
        <w:numPr>
          <w:ilvl w:val="0"/>
          <w:numId w:val="17"/>
        </w:numPr>
        <w:rPr>
          <w:ins w:id="50" w:author="uzivatel" w:date="2026-09-22T12:37:00Z" w16du:dateUtc="2026-09-22T16:37:00Z"/>
          <w:rFonts w:ascii="Roboto" w:hAnsi="Roboto"/>
        </w:rPr>
      </w:pPr>
      <w:ins w:id="51" w:author="uzivatel" w:date="2026-09-22T12:37:00Z" w16du:dateUtc="2026-09-22T16:37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5821EB18" w14:textId="77777777" w:rsidR="00F01D59" w:rsidRDefault="00EF2DAF" w:rsidP="009E4030">
      <w:pPr>
        <w:pStyle w:val="Default"/>
        <w:numPr>
          <w:ilvl w:val="0"/>
          <w:numId w:val="17"/>
        </w:numPr>
        <w:rPr>
          <w:ins w:id="52" w:author="uzivatel" w:date="2026-09-22T12:37:00Z" w16du:dateUtc="2026-09-22T16:37:00Z"/>
          <w:rFonts w:ascii="Roboto" w:hAnsi="Roboto"/>
        </w:rPr>
      </w:pPr>
      <w:ins w:id="53" w:author="uzivatel" w:date="2026-09-22T12:37:00Z" w16du:dateUtc="2026-09-22T16:37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844D741" w14:textId="77777777" w:rsidR="00E2631A" w:rsidRDefault="00EF2DAF" w:rsidP="009E4030">
      <w:pPr>
        <w:pStyle w:val="Default"/>
        <w:numPr>
          <w:ilvl w:val="0"/>
          <w:numId w:val="17"/>
        </w:numPr>
        <w:rPr>
          <w:ins w:id="54" w:author="uzivatel" w:date="2026-09-22T12:37:00Z" w16du:dateUtc="2026-09-22T16:37:00Z"/>
          <w:rFonts w:ascii="Roboto" w:hAnsi="Roboto"/>
        </w:rPr>
      </w:pPr>
      <w:ins w:id="55" w:author="uzivatel" w:date="2026-09-22T12:37:00Z" w16du:dateUtc="2026-09-22T16:37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7402A2CA" w14:textId="77777777" w:rsidR="005406F7" w:rsidRPr="00F91991" w:rsidRDefault="005406F7" w:rsidP="005406F7">
      <w:pPr>
        <w:pStyle w:val="Default"/>
        <w:numPr>
          <w:ilvl w:val="0"/>
          <w:numId w:val="17"/>
        </w:numPr>
        <w:rPr>
          <w:ins w:id="56" w:author="uzivatel" w:date="2026-09-22T12:37:00Z" w16du:dateUtc="2026-09-22T16:37:00Z"/>
          <w:rFonts w:ascii="Times New Roman" w:hAnsi="Times New Roman" w:cs="Times New Roman"/>
        </w:rPr>
      </w:pPr>
      <w:ins w:id="57" w:author="uzivatel" w:date="2026-09-22T12:37:00Z" w16du:dateUtc="2026-09-22T16:37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42C18D8" w14:textId="77777777" w:rsidR="00EF2DAF" w:rsidRPr="00EF2DAF" w:rsidRDefault="005406F7" w:rsidP="009E4030">
      <w:pPr>
        <w:pStyle w:val="Default"/>
        <w:numPr>
          <w:ilvl w:val="0"/>
          <w:numId w:val="17"/>
        </w:numPr>
        <w:rPr>
          <w:ins w:id="58" w:author="uzivatel" w:date="2026-09-22T12:37:00Z" w16du:dateUtc="2026-09-22T16:37:00Z"/>
          <w:rFonts w:ascii="Roboto" w:hAnsi="Roboto"/>
        </w:rPr>
      </w:pPr>
      <w:ins w:id="59" w:author="uzivatel" w:date="2026-09-22T12:37:00Z" w16du:dateUtc="2026-09-22T16:37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4AC1DAE1" w14:textId="77777777" w:rsidR="000C1D5B" w:rsidRDefault="000C1D5B" w:rsidP="000C1D5B">
      <w:pPr>
        <w:pStyle w:val="Default"/>
        <w:numPr>
          <w:ilvl w:val="0"/>
          <w:numId w:val="12"/>
        </w:numPr>
        <w:rPr>
          <w:ins w:id="60" w:author="uzivatel" w:date="2026-09-22T12:37:00Z" w16du:dateUtc="2026-09-22T16:37:00Z"/>
          <w:rFonts w:ascii="Roboto" w:hAnsi="Roboto"/>
        </w:rPr>
      </w:pPr>
      <w:ins w:id="61" w:author="uzivatel" w:date="2026-09-22T12:37:00Z" w16du:dateUtc="2026-09-22T16:37:00Z">
        <w:r>
          <w:rPr>
            <w:rFonts w:ascii="Roboto" w:hAnsi="Roboto"/>
          </w:rPr>
          <w:t>žáci si přinesou:</w:t>
        </w:r>
      </w:ins>
    </w:p>
    <w:p w14:paraId="09F6BD5D" w14:textId="77777777" w:rsidR="00992F5A" w:rsidRDefault="000C1D5B" w:rsidP="000C1D5B">
      <w:pPr>
        <w:pStyle w:val="Default"/>
        <w:numPr>
          <w:ilvl w:val="0"/>
          <w:numId w:val="18"/>
        </w:numPr>
        <w:rPr>
          <w:ins w:id="62" w:author="uzivatel" w:date="2026-09-22T12:37:00Z" w16du:dateUtc="2026-09-22T16:37:00Z"/>
          <w:rFonts w:ascii="Roboto" w:hAnsi="Roboto"/>
        </w:rPr>
      </w:pPr>
      <w:ins w:id="63" w:author="uzivatel" w:date="2026-09-22T12:37:00Z" w16du:dateUtc="2026-09-22T16:37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59CB412C" w14:textId="77777777" w:rsidR="000C1D5B" w:rsidRPr="00992F5A" w:rsidRDefault="000C1D5B" w:rsidP="000C1D5B">
      <w:pPr>
        <w:pStyle w:val="Default"/>
        <w:numPr>
          <w:ilvl w:val="0"/>
          <w:numId w:val="18"/>
        </w:numPr>
        <w:rPr>
          <w:ins w:id="64" w:author="uzivatel" w:date="2026-09-22T12:37:00Z" w16du:dateUtc="2026-09-22T16:37:00Z"/>
          <w:rFonts w:ascii="Roboto" w:hAnsi="Roboto"/>
        </w:rPr>
      </w:pPr>
      <w:ins w:id="65" w:author="uzivatel" w:date="2026-09-22T12:37:00Z" w16du:dateUtc="2026-09-22T16:37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65900B26" w14:textId="77777777" w:rsidR="000C1D5B" w:rsidRDefault="000C1D5B" w:rsidP="000C1D5B">
      <w:pPr>
        <w:pStyle w:val="Default"/>
        <w:numPr>
          <w:ilvl w:val="0"/>
          <w:numId w:val="18"/>
        </w:numPr>
        <w:rPr>
          <w:ins w:id="66" w:author="uzivatel" w:date="2026-09-22T12:37:00Z" w16du:dateUtc="2026-09-22T16:37:00Z"/>
        </w:rPr>
      </w:pPr>
      <w:ins w:id="67" w:author="uzivatel" w:date="2026-09-22T12:37:00Z" w16du:dateUtc="2026-09-22T16:37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597AC6" w:rsidRPr="00597AC6" w14:paraId="30BAB42E" w14:textId="77777777" w:rsidTr="00597AC6">
        <w:trPr>
          <w:trHeight w:val="270"/>
          <w:del w:id="68" w:author="uzivatel" w:date="2026-09-22T12:37:00Z" w16du:dateUtc="2026-09-22T16:37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3BE0D" w14:textId="77777777" w:rsidR="00597AC6" w:rsidRPr="00597AC6" w:rsidRDefault="00597AC6" w:rsidP="00597AC6">
            <w:pPr>
              <w:rPr>
                <w:del w:id="69" w:author="uzivatel" w:date="2026-09-22T12:37:00Z" w16du:dateUtc="2026-09-22T16:37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70" w:author="uzivatel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EE2AC" w14:textId="77777777" w:rsidR="00597AC6" w:rsidRPr="00597AC6" w:rsidRDefault="00597AC6" w:rsidP="00597AC6">
            <w:pPr>
              <w:rPr>
                <w:del w:id="71" w:author="uzivatel" w:date="2026-09-22T12:37:00Z" w16du:dateUtc="2026-09-22T16:37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597AC6" w:rsidRPr="00597AC6" w14:paraId="445F3402" w14:textId="77777777" w:rsidTr="00597AC6">
        <w:trPr>
          <w:trHeight w:val="315"/>
          <w:del w:id="72" w:author="uzivatel" w:date="2026-09-22T12:37:00Z" w16du:dateUtc="2026-09-22T16:37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059F1E6F" w14:textId="77777777" w:rsidR="00597AC6" w:rsidRPr="00597AC6" w:rsidRDefault="00597AC6" w:rsidP="00597AC6">
            <w:pPr>
              <w:jc w:val="center"/>
              <w:rPr>
                <w:del w:id="73" w:author="uzivate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4" w:author="uzivatel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597AC6" w:rsidRPr="00597AC6" w14:paraId="21B7F985" w14:textId="77777777" w:rsidTr="00597AC6">
        <w:trPr>
          <w:trHeight w:val="330"/>
          <w:del w:id="75" w:author="uzivate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35B0699" w14:textId="77777777" w:rsidR="00597AC6" w:rsidRPr="00597AC6" w:rsidRDefault="00597AC6" w:rsidP="00597AC6">
            <w:pPr>
              <w:rPr>
                <w:del w:id="76" w:author="uzivate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7" w:author="uzivatel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618D534" w14:textId="77777777" w:rsidR="00597AC6" w:rsidRPr="00597AC6" w:rsidRDefault="00597AC6" w:rsidP="00597AC6">
            <w:pPr>
              <w:jc w:val="center"/>
              <w:rPr>
                <w:del w:id="78" w:author="uzivate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9" w:author="uzivatel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597AC6" w:rsidRPr="00597AC6" w14:paraId="26C95F34" w14:textId="77777777" w:rsidTr="00597AC6">
        <w:trPr>
          <w:trHeight w:val="315"/>
          <w:del w:id="80" w:author="uzivate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9EC1DB0" w14:textId="77777777" w:rsidR="00597AC6" w:rsidRPr="00597AC6" w:rsidRDefault="00597AC6" w:rsidP="00597AC6">
            <w:pPr>
              <w:rPr>
                <w:del w:id="81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2" w:author="uzivate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23BAF85" w14:textId="77777777" w:rsidR="00597AC6" w:rsidRPr="00597AC6" w:rsidRDefault="00597AC6" w:rsidP="00597AC6">
            <w:pPr>
              <w:jc w:val="right"/>
              <w:rPr>
                <w:del w:id="83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4" w:author="uzivate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14.3643</w:delText>
              </w:r>
            </w:del>
          </w:p>
        </w:tc>
      </w:tr>
      <w:tr w:rsidR="00597AC6" w:rsidRPr="00597AC6" w14:paraId="1B642E55" w14:textId="77777777" w:rsidTr="00597AC6">
        <w:trPr>
          <w:trHeight w:val="315"/>
          <w:del w:id="85" w:author="uzivate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6561839" w14:textId="77777777" w:rsidR="00597AC6" w:rsidRPr="00597AC6" w:rsidRDefault="00597AC6" w:rsidP="00597AC6">
            <w:pPr>
              <w:rPr>
                <w:del w:id="86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7" w:author="uzivate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FEBFD5F" w14:textId="77777777" w:rsidR="00597AC6" w:rsidRPr="00597AC6" w:rsidRDefault="00597AC6" w:rsidP="00597AC6">
            <w:pPr>
              <w:jc w:val="right"/>
              <w:rPr>
                <w:del w:id="88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9" w:author="uzivate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18.4306</w:delText>
              </w:r>
            </w:del>
          </w:p>
        </w:tc>
      </w:tr>
      <w:tr w:rsidR="00597AC6" w:rsidRPr="00597AC6" w14:paraId="41B5F77E" w14:textId="77777777" w:rsidTr="00597AC6">
        <w:trPr>
          <w:trHeight w:val="300"/>
          <w:del w:id="90" w:author="uzivate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D524047" w14:textId="77777777" w:rsidR="00597AC6" w:rsidRPr="00597AC6" w:rsidRDefault="00597AC6" w:rsidP="00597AC6">
            <w:pPr>
              <w:rPr>
                <w:del w:id="91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92" w:author="uzivate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778D5FD" w14:textId="77777777" w:rsidR="00597AC6" w:rsidRPr="00597AC6" w:rsidRDefault="00597AC6" w:rsidP="00597AC6">
            <w:pPr>
              <w:jc w:val="right"/>
              <w:rPr>
                <w:del w:id="93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94" w:author="uzivate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16.5696</w:delText>
              </w:r>
            </w:del>
          </w:p>
        </w:tc>
      </w:tr>
    </w:tbl>
    <w:p w14:paraId="7CE47988" w14:textId="77777777" w:rsidR="00BE7473" w:rsidRDefault="00BE7473" w:rsidP="00035935">
      <w:pPr>
        <w:rPr>
          <w:del w:id="95" w:author="uzivatel" w:date="2026-09-22T12:37:00Z" w16du:dateUtc="2026-09-22T16:37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E368F8" w:rsidRPr="00E368F8" w14:paraId="63584C71" w14:textId="77777777" w:rsidTr="00E368F8">
        <w:trPr>
          <w:trHeight w:val="270"/>
          <w:del w:id="96" w:author="uzivatel" w:date="2026-09-22T12:37:00Z" w16du:dateUtc="2026-09-22T16:37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751A9" w14:textId="77777777" w:rsidR="00E368F8" w:rsidRPr="00E368F8" w:rsidRDefault="00E368F8" w:rsidP="00E368F8">
            <w:pPr>
              <w:rPr>
                <w:del w:id="97" w:author="uzivatel" w:date="2026-09-22T12:37:00Z" w16du:dateUtc="2026-09-22T16:37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98" w:author="uzivatel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4B8F4" w14:textId="77777777" w:rsidR="00E368F8" w:rsidRPr="00E368F8" w:rsidRDefault="00E368F8" w:rsidP="00E368F8">
            <w:pPr>
              <w:rPr>
                <w:del w:id="99" w:author="uzivatel" w:date="2026-09-22T12:37:00Z" w16du:dateUtc="2026-09-22T16:37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E368F8" w:rsidRPr="00E368F8" w14:paraId="4A8F91E8" w14:textId="77777777" w:rsidTr="00E368F8">
        <w:trPr>
          <w:trHeight w:val="315"/>
          <w:del w:id="100" w:author="uzivatel" w:date="2026-09-22T12:37:00Z" w16du:dateUtc="2026-09-22T16:37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4D798928" w14:textId="77777777" w:rsidR="00E368F8" w:rsidRPr="00E368F8" w:rsidRDefault="00E368F8" w:rsidP="00E368F8">
            <w:pPr>
              <w:jc w:val="center"/>
              <w:rPr>
                <w:del w:id="101" w:author="uzivate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2" w:author="uzivatel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E368F8" w:rsidRPr="00E368F8" w14:paraId="2E9E976F" w14:textId="77777777" w:rsidTr="00E368F8">
        <w:trPr>
          <w:trHeight w:val="330"/>
          <w:del w:id="103" w:author="uzivate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0DD4AF9" w14:textId="77777777" w:rsidR="00E368F8" w:rsidRPr="00E368F8" w:rsidRDefault="00E368F8" w:rsidP="00E368F8">
            <w:pPr>
              <w:rPr>
                <w:del w:id="104" w:author="uzivate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5" w:author="uzivatel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491F631" w14:textId="77777777" w:rsidR="00E368F8" w:rsidRPr="00E368F8" w:rsidRDefault="00E368F8" w:rsidP="00E368F8">
            <w:pPr>
              <w:jc w:val="center"/>
              <w:rPr>
                <w:del w:id="106" w:author="uzivate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7" w:author="uzivatel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E368F8" w:rsidRPr="00E368F8" w14:paraId="72C00829" w14:textId="77777777" w:rsidTr="00E368F8">
        <w:trPr>
          <w:trHeight w:val="315"/>
          <w:del w:id="108" w:author="uzivate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5245644" w14:textId="77777777" w:rsidR="00E368F8" w:rsidRPr="00E368F8" w:rsidRDefault="00E368F8" w:rsidP="00E368F8">
            <w:pPr>
              <w:rPr>
                <w:del w:id="109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0" w:author="uzivate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E0E397C" w14:textId="77777777" w:rsidR="00E368F8" w:rsidRPr="00E368F8" w:rsidRDefault="00E368F8" w:rsidP="00E368F8">
            <w:pPr>
              <w:jc w:val="right"/>
              <w:rPr>
                <w:del w:id="111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2" w:author="uzivate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14.3885</w:delText>
              </w:r>
            </w:del>
          </w:p>
        </w:tc>
      </w:tr>
      <w:tr w:rsidR="00E368F8" w:rsidRPr="00E368F8" w14:paraId="23C45C03" w14:textId="77777777" w:rsidTr="00E368F8">
        <w:trPr>
          <w:trHeight w:val="315"/>
          <w:del w:id="113" w:author="uzivate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C05FCFD" w14:textId="77777777" w:rsidR="00E368F8" w:rsidRPr="00E368F8" w:rsidRDefault="00E368F8" w:rsidP="00E368F8">
            <w:pPr>
              <w:rPr>
                <w:del w:id="114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5" w:author="uzivate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CC74590" w14:textId="77777777" w:rsidR="00E368F8" w:rsidRPr="00E368F8" w:rsidRDefault="00E368F8" w:rsidP="00E368F8">
            <w:pPr>
              <w:jc w:val="right"/>
              <w:rPr>
                <w:del w:id="116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7" w:author="uzivate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18.5057</w:delText>
              </w:r>
            </w:del>
          </w:p>
        </w:tc>
      </w:tr>
      <w:tr w:rsidR="00E368F8" w:rsidRPr="00E368F8" w14:paraId="22B04044" w14:textId="77777777" w:rsidTr="00E368F8">
        <w:trPr>
          <w:trHeight w:val="300"/>
          <w:del w:id="118" w:author="uzivate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F0AA97E" w14:textId="77777777" w:rsidR="00E368F8" w:rsidRPr="00E368F8" w:rsidRDefault="00E368F8" w:rsidP="00E368F8">
            <w:pPr>
              <w:rPr>
                <w:del w:id="119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20" w:author="uzivate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7152EC7" w14:textId="77777777" w:rsidR="00E368F8" w:rsidRPr="00E368F8" w:rsidRDefault="00E368F8" w:rsidP="00E368F8">
            <w:pPr>
              <w:jc w:val="right"/>
              <w:rPr>
                <w:del w:id="121" w:author="uzivate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22" w:author="uzivate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16.5746</w:delText>
              </w:r>
            </w:del>
          </w:p>
        </w:tc>
      </w:tr>
    </w:tbl>
    <w:p w14:paraId="5E9E3E7A" w14:textId="77777777" w:rsidR="00E368F8" w:rsidRDefault="00E368F8" w:rsidP="006D0779">
      <w:pPr>
        <w:pStyle w:val="Default"/>
        <w:ind w:left="720"/>
        <w:rPr>
          <w:rFonts w:ascii="Roboto" w:hAnsi="Roboto"/>
          <w:rPrChange w:id="123" w:author="uzivatel" w:date="2026-09-22T12:37:00Z" w16du:dateUtc="2026-09-22T16:37:00Z">
            <w:rPr/>
          </w:rPrChange>
        </w:rPr>
        <w:pPrChange w:id="124" w:author="uzivatel" w:date="2026-09-22T12:37:00Z" w16du:dateUtc="2026-09-22T16:37:00Z">
          <w:pPr/>
        </w:pPrChange>
      </w:pPr>
    </w:p>
    <w:sectPr w:rsidR="00E368F8" w:rsidSect="00067C1B">
      <w:pgSz w:w="11906" w:h="16838" w:code="0"/>
      <w:pgMar w:top="142" w:right="849" w:bottom="142" w:left="1417" w:header="708" w:footer="708" w:gutter="0"/>
      <w:cols w:space="708"/>
      <w:titlePg w:val="0"/>
      <w:docGrid w:linePitch="360"/>
      <w:sectPrChange w:id="125" w:author="uzivatel" w:date="2026-09-22T12:37:00Z" w16du:dateUtc="2026-09-22T16:37:00Z">
        <w:sectPr w:rsidR="00E368F8" w:rsidSect="00067C1B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5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9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10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3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14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776517">
    <w:abstractNumId w:val="18"/>
  </w:num>
  <w:num w:numId="2" w16cid:durableId="1990592176">
    <w:abstractNumId w:val="4"/>
  </w:num>
  <w:num w:numId="3" w16cid:durableId="273708582">
    <w:abstractNumId w:val="19"/>
  </w:num>
  <w:num w:numId="4" w16cid:durableId="232204112">
    <w:abstractNumId w:val="5"/>
  </w:num>
  <w:num w:numId="5" w16cid:durableId="2086146128">
    <w:abstractNumId w:val="0"/>
  </w:num>
  <w:num w:numId="6" w16cid:durableId="1324746854">
    <w:abstractNumId w:val="13"/>
  </w:num>
  <w:num w:numId="7" w16cid:durableId="505940546">
    <w:abstractNumId w:val="9"/>
  </w:num>
  <w:num w:numId="8" w16cid:durableId="639655458">
    <w:abstractNumId w:val="8"/>
  </w:num>
  <w:num w:numId="9" w16cid:durableId="1248927496">
    <w:abstractNumId w:val="12"/>
  </w:num>
  <w:num w:numId="10" w16cid:durableId="2002537076">
    <w:abstractNumId w:val="6"/>
  </w:num>
  <w:num w:numId="11" w16cid:durableId="194849519">
    <w:abstractNumId w:val="16"/>
  </w:num>
  <w:num w:numId="12" w16cid:durableId="1277953208">
    <w:abstractNumId w:val="20"/>
  </w:num>
  <w:num w:numId="13" w16cid:durableId="1059523153">
    <w:abstractNumId w:val="17"/>
  </w:num>
  <w:num w:numId="14" w16cid:durableId="303660492">
    <w:abstractNumId w:val="3"/>
  </w:num>
  <w:num w:numId="15" w16cid:durableId="279535301">
    <w:abstractNumId w:val="15"/>
  </w:num>
  <w:num w:numId="16" w16cid:durableId="991638222">
    <w:abstractNumId w:val="10"/>
  </w:num>
  <w:num w:numId="17" w16cid:durableId="894438726">
    <w:abstractNumId w:val="1"/>
  </w:num>
  <w:num w:numId="18" w16cid:durableId="519511019">
    <w:abstractNumId w:val="7"/>
  </w:num>
  <w:num w:numId="19" w16cid:durableId="1186476327">
    <w:abstractNumId w:val="14"/>
  </w:num>
  <w:num w:numId="20" w16cid:durableId="1242056372">
    <w:abstractNumId w:val="21"/>
  </w:num>
  <w:num w:numId="21" w16cid:durableId="160971479">
    <w:abstractNumId w:val="11"/>
  </w:num>
  <w:num w:numId="22" w16cid:durableId="114781963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AC6"/>
    <w:rsid w:val="00021D99"/>
    <w:rsid w:val="0002301B"/>
    <w:rsid w:val="00025128"/>
    <w:rsid w:val="00035935"/>
    <w:rsid w:val="00067C1B"/>
    <w:rsid w:val="00070B7A"/>
    <w:rsid w:val="000C1D5B"/>
    <w:rsid w:val="000E3B54"/>
    <w:rsid w:val="00131188"/>
    <w:rsid w:val="001D66D1"/>
    <w:rsid w:val="00220021"/>
    <w:rsid w:val="00222525"/>
    <w:rsid w:val="0028602A"/>
    <w:rsid w:val="002961E0"/>
    <w:rsid w:val="002B27AF"/>
    <w:rsid w:val="002E5199"/>
    <w:rsid w:val="00332BB9"/>
    <w:rsid w:val="003377F2"/>
    <w:rsid w:val="00355828"/>
    <w:rsid w:val="00393DFA"/>
    <w:rsid w:val="003A4848"/>
    <w:rsid w:val="003A6461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97AC6"/>
    <w:rsid w:val="005F4481"/>
    <w:rsid w:val="00663F98"/>
    <w:rsid w:val="00685853"/>
    <w:rsid w:val="0069557F"/>
    <w:rsid w:val="006B75D9"/>
    <w:rsid w:val="006D0779"/>
    <w:rsid w:val="0071556C"/>
    <w:rsid w:val="00775E6E"/>
    <w:rsid w:val="007E1A9E"/>
    <w:rsid w:val="00875E83"/>
    <w:rsid w:val="008A1AC8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3092"/>
    <w:rsid w:val="00AB7A30"/>
    <w:rsid w:val="00AF69EB"/>
    <w:rsid w:val="00B06B01"/>
    <w:rsid w:val="00BD1EDF"/>
    <w:rsid w:val="00BE7473"/>
    <w:rsid w:val="00C8566A"/>
    <w:rsid w:val="00C9043F"/>
    <w:rsid w:val="00D166A3"/>
    <w:rsid w:val="00D54B08"/>
    <w:rsid w:val="00DB23CA"/>
    <w:rsid w:val="00DF0E9B"/>
    <w:rsid w:val="00E256D0"/>
    <w:rsid w:val="00E2631A"/>
    <w:rsid w:val="00E368F8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D0D9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uzivatel" w:date="2026-09-22T12:37:00Z">
        <w:pPr>
          <w:jc w:val="both"/>
        </w:pPr>
      </w:pPrChange>
    </w:pPr>
    <w:rPr>
      <w:lang w:val="cs-CZ"/>
      <w:rPrChange w:id="0" w:author="uzivatel" w:date="2026-09-22T12:37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368F8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E368F8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E368F8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37:00Z">
        <w:pPr>
          <w:keepNext/>
          <w:pBdr>
            <w:bottom w:val="double" w:sz="6" w:space="1" w:color="auto"/>
          </w:pBdr>
          <w:spacing w:after="20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37:00Z">
        <w:rPr>
          <w:rFonts w:eastAsia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E368F8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597AC6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597AC6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E368F8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E368F8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E368F8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E368F8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597AC6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E368F8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597AC6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37:00Z">
        <w:rPr>
          <w:color w:val="0000FF"/>
          <w:u w:val="single"/>
        </w:rPr>
      </w:rPrChange>
    </w:rPr>
  </w:style>
  <w:style w:type="character" w:customStyle="1" w:styleId="Heading4Char">
    <w:name w:val="Heading 4 Char"/>
    <w:basedOn w:val="DefaultParagraphFont"/>
    <w:link w:val="Heading4"/>
    <w:semiHidden/>
    <w:rsid w:val="00E256D0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E256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37:00Z">
        <w:pPr>
          <w:spacing w:after="200" w:line="276" w:lineRule="auto"/>
          <w:ind w:left="720"/>
          <w:contextualSpacing/>
        </w:pPr>
      </w:pPrChange>
    </w:pPr>
    <w:rPr>
      <w:rPrChange w:id="3" w:author="uzivatel" w:date="2026-09-22T12:37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E256D0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9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2018-08-21T09:01:00Z</dcterms:created>
  <dcterms:modified xsi:type="dcterms:W3CDTF">2026-09-22T16:37:00Z</dcterms:modified>
</cp:coreProperties>
</file>