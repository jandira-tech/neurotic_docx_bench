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4E65D" w14:textId="77777777" w:rsidR="00707476" w:rsidRPr="00707476" w:rsidRDefault="004F01DB">
      <w:pPr>
        <w:rPr>
          <w:rFonts w:ascii="Arial" w:hAnsi="Arial" w:cs="Arial"/>
          <w:sz w:val="32"/>
          <w:szCs w:val="32"/>
        </w:rPr>
      </w:pPr>
      <w:r w:rsidRPr="00707476">
        <w:rPr>
          <w:rFonts w:ascii="Arial" w:hAnsi="Arial" w:cs="Arial"/>
          <w:sz w:val="32"/>
          <w:szCs w:val="32"/>
        </w:rPr>
        <w:t>This is a document with</w:t>
      </w:r>
      <w:r w:rsidR="00707476" w:rsidRPr="00707476">
        <w:rPr>
          <w:rFonts w:ascii="Arial" w:hAnsi="Arial" w:cs="Arial"/>
          <w:sz w:val="32"/>
          <w:szCs w:val="32"/>
        </w:rPr>
        <w:t>:</w:t>
      </w:r>
    </w:p>
    <w:p w14:paraId="3A50CEC0" w14:textId="33B35BAC" w:rsidR="00707476" w:rsidRPr="00707476" w:rsidRDefault="004F01DB" w:rsidP="00707476">
      <w:pPr>
        <w:pStyle w:val="ListParagraph"/>
        <w:numPr>
          <w:ilvl w:val="0"/>
          <w:numId w:val="2"/>
        </w:numPr>
        <w:rPr>
          <w:rFonts w:ascii="Arial" w:hAnsi="Arial" w:cs="Arial"/>
          <w:sz w:val="32"/>
          <w:szCs w:val="32"/>
        </w:rPr>
      </w:pPr>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p>
    <w:p w14:paraId="478BE5DD" w14:textId="7AC81E3A"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odd/even headers and footers defined</w:t>
      </w:r>
      <w:r w:rsidR="006645EC">
        <w:rPr>
          <w:rFonts w:ascii="Arial" w:hAnsi="Arial" w:cs="Arial"/>
          <w:sz w:val="32"/>
          <w:szCs w:val="32"/>
        </w:rPr>
        <w:t xml:space="preserve"> </w:t>
      </w:r>
      <w:ins w:id="0" w:author="Mary Jones" w:date="2026-09-26T15:11:00Z" w16du:dateUtc="2026-09-26T19:11:00Z">
        <w:r w:rsidR="00FF19A2">
          <w:rPr>
            <w:rFonts w:ascii="Arial" w:hAnsi="Arial" w:cs="Arial"/>
            <w:sz w:val="32"/>
            <w:szCs w:val="32"/>
          </w:rPr>
          <w:t>- ON</w:t>
        </w:r>
      </w:ins>
      <w:del w:id="1" w:author="Mary Jones" w:date="2026-09-26T15:11:00Z" w16du:dateUtc="2026-09-26T19:11:00Z">
        <w:r w:rsidR="00904701">
          <w:rPr>
            <w:rFonts w:ascii="Arial" w:hAnsi="Arial" w:cs="Arial"/>
            <w:sz w:val="32"/>
            <w:szCs w:val="32"/>
          </w:rPr>
          <w:delText>–</w:delText>
        </w:r>
        <w:r w:rsidR="006645EC">
          <w:rPr>
            <w:rFonts w:ascii="Arial" w:hAnsi="Arial" w:cs="Arial"/>
            <w:sz w:val="32"/>
            <w:szCs w:val="32"/>
          </w:rPr>
          <w:delText xml:space="preserve"> </w:delText>
        </w:r>
        <w:r w:rsidR="00904701">
          <w:rPr>
            <w:rFonts w:ascii="Arial" w:hAnsi="Arial" w:cs="Arial"/>
            <w:sz w:val="32"/>
            <w:szCs w:val="32"/>
          </w:rPr>
          <w:delText xml:space="preserve">but checkbox OFF </w:delText>
        </w:r>
      </w:del>
    </w:p>
    <w:p w14:paraId="50705045" w14:textId="7BCEC981"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 xml:space="preserve">first page header and footer </w:t>
      </w:r>
      <w:ins w:id="2" w:author="Mary Jones" w:date="2026-09-26T15:11:00Z" w16du:dateUtc="2026-09-26T19:11:00Z">
        <w:r w:rsidR="00FF19A2">
          <w:rPr>
            <w:rFonts w:ascii="Arial" w:hAnsi="Arial" w:cs="Arial"/>
            <w:sz w:val="32"/>
            <w:szCs w:val="32"/>
          </w:rPr>
          <w:t xml:space="preserve">NOT </w:t>
        </w:r>
      </w:ins>
      <w:r w:rsidRPr="00707476">
        <w:rPr>
          <w:rFonts w:ascii="Arial" w:hAnsi="Arial" w:cs="Arial"/>
          <w:sz w:val="32"/>
          <w:szCs w:val="32"/>
        </w:rPr>
        <w:t>defined</w:t>
      </w:r>
      <w:del w:id="3" w:author="Mary Jones" w:date="2026-09-26T15:11:00Z" w16du:dateUtc="2026-09-26T19:11:00Z">
        <w:r w:rsidR="006645EC">
          <w:rPr>
            <w:rFonts w:ascii="Arial" w:hAnsi="Arial" w:cs="Arial"/>
            <w:sz w:val="32"/>
            <w:szCs w:val="32"/>
          </w:rPr>
          <w:delText xml:space="preserve"> </w:delText>
        </w:r>
        <w:r w:rsidR="00904701">
          <w:rPr>
            <w:rFonts w:ascii="Arial" w:hAnsi="Arial" w:cs="Arial"/>
            <w:sz w:val="32"/>
            <w:szCs w:val="32"/>
          </w:rPr>
          <w:delText>– but checkbox OFF</w:delText>
        </w:r>
      </w:del>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w:t>
      </w:r>
      <w:r>
        <w:lastRenderedPageBreak/>
        <w:t>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2A02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B39FB6" w14:textId="77777777" w:rsidR="00075531" w:rsidRDefault="00075531" w:rsidP="004F01DB">
      <w:r>
        <w:separator/>
      </w:r>
    </w:p>
  </w:endnote>
  <w:endnote w:type="continuationSeparator" w:id="0">
    <w:p w14:paraId="1C8F2034" w14:textId="77777777" w:rsidR="00075531" w:rsidRDefault="00075531"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1379E278" w:rsidR="004F01DB" w:rsidRDefault="00EC5A74" w:rsidP="004F01DB">
    <w:pPr>
      <w:pStyle w:val="Header"/>
      <w:ind w:right="360" w:firstLine="360"/>
    </w:pPr>
    <w:ins w:id="6" w:author="Mary Jones" w:date="2026-09-26T15:11:00Z" w16du:dateUtc="2026-09-26T19:11:00Z">
      <w:r>
        <w:t>Odd</w:t>
      </w:r>
    </w:ins>
    <w:del w:id="7" w:author="Mary Jones" w:date="2026-09-26T15:11:00Z" w16du:dateUtc="2026-09-26T19:11:00Z">
      <w:r w:rsidR="00904701">
        <w:delText xml:space="preserve">Normal </w:delText>
      </w:r>
    </w:del>
    <w:r>
      <w:t xml:space="preserve"> page</w:t>
    </w:r>
    <w:r w:rsidR="004F01DB">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del w:id="12" w:author="Mary Jones" w:date="2026-09-26T15:11:00Z" w16du:dateUtc="2026-09-26T19:11:00Z"/>
            <w:rStyle w:val="PageNumber"/>
          </w:rPr>
        </w:pPr>
        <w:del w:id="13" w:author="Mary Jones" w:date="2026-09-26T15:11:00Z" w16du:dateUtc="2026-09-26T19:11: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5684CEE0" w14:textId="090A6CE2" w:rsidR="00EC5A74" w:rsidRDefault="00DE684C">
    <w:pPr>
      <w:pStyle w:val="Footer"/>
      <w:pPrChange w:id="14" w:author="Mary Jones" w:date="2026-09-26T15:11:00Z" w16du:dateUtc="2026-09-26T19:11:00Z">
        <w:pPr>
          <w:pStyle w:val="Footer"/>
          <w:ind w:firstLine="360"/>
        </w:pPr>
      </w:pPrChange>
    </w:pPr>
    <w:del w:id="15" w:author="Mary Jones" w:date="2026-09-26T15:11:00Z" w16du:dateUtc="2026-09-26T19:11:00Z">
      <w:r>
        <w:delText>This Is my first page footer, page numbers at the left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CB7BEC" w14:textId="77777777" w:rsidR="00075531" w:rsidRDefault="00075531" w:rsidP="004F01DB">
      <w:r>
        <w:separator/>
      </w:r>
    </w:p>
  </w:footnote>
  <w:footnote w:type="continuationSeparator" w:id="0">
    <w:p w14:paraId="17B1DD23" w14:textId="77777777" w:rsidR="00075531" w:rsidRDefault="00075531"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3F3B5E8" w:rsidR="004F01DB" w:rsidRDefault="00EC5A74" w:rsidP="004F01DB">
    <w:pPr>
      <w:pStyle w:val="Header"/>
      <w:ind w:right="360"/>
    </w:pPr>
    <w:ins w:id="4" w:author="Mary Jones" w:date="2026-09-26T15:11:00Z" w16du:dateUtc="2026-09-26T19:11:00Z">
      <w:r>
        <w:t>Odd</w:t>
      </w:r>
    </w:ins>
    <w:del w:id="5" w:author="Mary Jones" w:date="2026-09-26T15:11:00Z" w16du:dateUtc="2026-09-26T19:11:00Z">
      <w:r w:rsidR="00904701">
        <w:delText>Normal</w:delText>
      </w:r>
    </w:del>
    <w:r>
      <w:t xml:space="preserve">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del w:id="8" w:author="Mary Jones" w:date="2026-09-26T15:11:00Z" w16du:dateUtc="2026-09-26T19:11:00Z"/>
            <w:rStyle w:val="PageNumber"/>
          </w:rPr>
        </w:pPr>
        <w:del w:id="9" w:author="Mary Jones" w:date="2026-09-26T15:11:00Z" w16du:dateUtc="2026-09-26T19:11: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3F25A517" w14:textId="337F6143" w:rsidR="00EC5A74" w:rsidRDefault="00DE684C">
    <w:pPr>
      <w:pStyle w:val="Header"/>
      <w:pPrChange w:id="10" w:author="Mary Jones" w:date="2026-09-26T15:11:00Z" w16du:dateUtc="2026-09-26T19:11:00Z">
        <w:pPr>
          <w:pStyle w:val="Header"/>
          <w:ind w:right="360"/>
        </w:pPr>
      </w:pPrChange>
    </w:pPr>
    <w:del w:id="11" w:author="Mary Jones" w:date="2026-09-26T15:11:00Z" w16du:dateUtc="2026-09-26T19:11:00Z">
      <w:r>
        <w:delText>This is my first page header, page numbers at the right</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75531"/>
    <w:rsid w:val="00093352"/>
    <w:rsid w:val="000D6AE6"/>
    <w:rsid w:val="00175309"/>
    <w:rsid w:val="00206959"/>
    <w:rsid w:val="002A0225"/>
    <w:rsid w:val="002E30BC"/>
    <w:rsid w:val="003C095A"/>
    <w:rsid w:val="004F01DB"/>
    <w:rsid w:val="006645EC"/>
    <w:rsid w:val="00707476"/>
    <w:rsid w:val="00756C39"/>
    <w:rsid w:val="008E3D1A"/>
    <w:rsid w:val="00903368"/>
    <w:rsid w:val="00904701"/>
    <w:rsid w:val="00904EC2"/>
    <w:rsid w:val="00A152CE"/>
    <w:rsid w:val="00A22C64"/>
    <w:rsid w:val="00A365DB"/>
    <w:rsid w:val="00AF4127"/>
    <w:rsid w:val="00BA5503"/>
    <w:rsid w:val="00BB67E7"/>
    <w:rsid w:val="00CC2905"/>
    <w:rsid w:val="00D0705C"/>
    <w:rsid w:val="00DE684C"/>
    <w:rsid w:val="00EC5A74"/>
    <w:rsid w:val="00FA5594"/>
    <w:rsid w:val="00FF19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5457</Words>
  <Characters>31111</Characters>
  <Application>Microsoft Office Word</Application>
  <DocSecurity>0</DocSecurity>
  <Lines>259</Lines>
  <Paragraphs>72</Paragraphs>
  <ScaleCrop>false</ScaleCrop>
  <Company/>
  <LinksUpToDate>false</LinksUpToDate>
  <CharactersWithSpaces>36496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2026-09-26T19:11:00Z</dcterms:modified>
</cp:coreProperties>
</file>