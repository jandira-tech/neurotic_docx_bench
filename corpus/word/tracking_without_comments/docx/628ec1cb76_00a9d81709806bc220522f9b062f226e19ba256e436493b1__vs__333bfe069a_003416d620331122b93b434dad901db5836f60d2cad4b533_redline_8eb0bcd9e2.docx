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A88DD4" w14:textId="77777777" w:rsidR="00BC32DD" w:rsidRPr="001A2552" w:rsidRDefault="00BC32DD" w:rsidP="00BC32DD">
      <w:pPr>
        <w:jc w:val="center"/>
        <w:rPr>
          <w:ins w:id="14" w:author="msi" w:date="2026-09-22T12:41:00Z" w16du:dateUtc="2026-09-22T16:41:00Z"/>
          <w:sz w:val="16"/>
          <w:szCs w:val="16"/>
        </w:rPr>
      </w:pPr>
      <w:ins w:id="15" w:author="msi" w:date="2026-09-22T12:41:00Z" w16du:dateUtc="2026-09-22T16:41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7B55D767" w14:textId="77777777" w:rsidR="00BC32DD" w:rsidRPr="001A2552" w:rsidRDefault="00BC32DD" w:rsidP="00BC32DD">
      <w:pPr>
        <w:jc w:val="center"/>
        <w:rPr>
          <w:ins w:id="16" w:author="msi" w:date="2026-09-22T12:41:00Z" w16du:dateUtc="2026-09-22T16:41:00Z"/>
          <w:b/>
          <w:sz w:val="16"/>
          <w:szCs w:val="16"/>
        </w:rPr>
      </w:pPr>
      <w:ins w:id="17" w:author="msi" w:date="2026-09-22T12:41:00Z" w16du:dateUtc="2026-09-22T16:41:00Z">
        <w:r w:rsidRPr="001A2552">
          <w:rPr>
            <w:b/>
            <w:sz w:val="16"/>
            <w:szCs w:val="16"/>
          </w:rPr>
          <w:t>Açık Ders Malzemeleri</w:t>
        </w:r>
      </w:ins>
    </w:p>
    <w:p w14:paraId="27357F02" w14:textId="77777777" w:rsidR="00BC32DD" w:rsidRDefault="00BC32DD" w:rsidP="00BC32DD">
      <w:pPr>
        <w:pStyle w:val="Basliklar"/>
        <w:jc w:val="center"/>
        <w:rPr>
          <w:ins w:id="18" w:author="msi" w:date="2026-09-22T12:41:00Z" w16du:dateUtc="2026-09-22T16:41:00Z"/>
          <w:sz w:val="16"/>
          <w:szCs w:val="16"/>
        </w:rPr>
      </w:pPr>
    </w:p>
    <w:p w14:paraId="4A563B7B" w14:textId="77777777" w:rsidR="00BC32DD" w:rsidRPr="001A2552" w:rsidRDefault="00BC32DD" w:rsidP="00BC32DD">
      <w:pPr>
        <w:pStyle w:val="Basliklar"/>
        <w:jc w:val="center"/>
        <w:rPr>
          <w:ins w:id="19" w:author="msi" w:date="2026-09-22T12:41:00Z" w16du:dateUtc="2026-09-22T16:41:00Z"/>
          <w:sz w:val="16"/>
          <w:szCs w:val="16"/>
        </w:rPr>
      </w:pPr>
      <w:ins w:id="20" w:author="msi" w:date="2026-09-22T12:41:00Z" w16du:dateUtc="2026-09-22T16:41:00Z">
        <w:r>
          <w:rPr>
            <w:sz w:val="16"/>
            <w:szCs w:val="16"/>
          </w:rPr>
          <w:t>Ders izlence Formu</w:t>
        </w:r>
      </w:ins>
    </w:p>
    <w:p w14:paraId="6934A9A9" w14:textId="77777777" w:rsidR="00BC32DD" w:rsidRPr="001A2552" w:rsidRDefault="00BC32DD" w:rsidP="00BC32DD">
      <w:pPr>
        <w:rPr>
          <w:ins w:id="21" w:author="msi" w:date="2026-09-22T12:41:00Z" w16du:dateUtc="2026-09-22T16:41:00Z"/>
          <w:sz w:val="16"/>
          <w:szCs w:val="16"/>
        </w:rPr>
      </w:pPr>
    </w:p>
    <w:p w14:paraId="7399AC47" w14:textId="017DDEDE" w:rsidR="005F3EE7" w:rsidRDefault="00D527A3" w:rsidP="005F3EE7">
      <w:pPr>
        <w:rPr>
          <w:del w:id="22" w:author="msi" w:date="2026-09-22T12:41:00Z" w16du:dateUtc="2026-09-22T16:41:00Z"/>
          <w:b/>
          <w:bCs/>
          <w:sz w:val="32"/>
          <w:szCs w:val="32"/>
        </w:rPr>
      </w:pPr>
      <w:del w:id="23" w:author="msi" w:date="2026-09-22T12:41:00Z" w16du:dateUtc="2026-09-22T16:41:00Z">
        <w:r w:rsidRPr="00A56C23">
          <w:rPr>
            <w:b/>
            <w:bCs/>
            <w:sz w:val="32"/>
            <w:szCs w:val="32"/>
          </w:rPr>
          <w:delText>M7 Management Review Minutes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4" w:author="msi" w:date="2026-09-22T12:41:00Z" w16du:dateUtc="2026-09-22T16:41:00Z">
          <w:tblPr>
            <w:tblStyle w:val="TableGrid"/>
            <w:tblW w:w="4966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66"/>
        <w:gridCol w:w="2872"/>
        <w:gridCol w:w="2330"/>
        <w:gridCol w:w="1994"/>
        <w:tblGridChange w:id="25">
          <w:tblGrid>
            <w:gridCol w:w="5"/>
            <w:gridCol w:w="1523"/>
            <w:gridCol w:w="343"/>
            <w:gridCol w:w="2872"/>
            <w:gridCol w:w="2330"/>
            <w:gridCol w:w="1994"/>
            <w:gridCol w:w="2261"/>
            <w:gridCol w:w="711"/>
            <w:gridCol w:w="3254"/>
          </w:tblGrid>
        </w:tblGridChange>
      </w:tblGrid>
      <w:tr w:rsidR="00D527A3" w:rsidRPr="006F3C3C" w14:paraId="35741BF3" w14:textId="77777777" w:rsidTr="00832AEF">
        <w:trPr>
          <w:jc w:val="center"/>
          <w:trPrChange w:id="26" w:author="msi" w:date="2026-09-22T12:41:00Z" w16du:dateUtc="2026-09-22T16:41:00Z">
            <w:trPr>
              <w:trHeight w:val="192"/>
            </w:trPr>
          </w:trPrChange>
        </w:trPr>
        <w:tc>
          <w:tcPr>
            <w:tcW w:w="2745" w:type="dxa"/>
            <w:vAlign w:val="center"/>
            <w:tcPrChange w:id="27" w:author="msi" w:date="2026-09-22T12:41:00Z" w16du:dateUtc="2026-09-22T16:41:00Z">
              <w:tcPr>
                <w:tcW w:w="500" w:type="pct"/>
                <w:gridSpan w:val="2"/>
                <w:tcMar>
                  <w:left w:w="0" w:type="dxa"/>
                  <w:right w:w="0" w:type="dxa"/>
                </w:tcMar>
                <w:vAlign w:val="bottom"/>
              </w:tcPr>
            </w:tcPrChange>
          </w:tcPr>
          <w:p w14:paraId="703E0D5B" w14:textId="77777777" w:rsidR="00D527A3" w:rsidRPr="007875AA" w:rsidRDefault="00BC32DD" w:rsidP="00832AEF">
            <w:pPr>
              <w:pStyle w:val="DersBasliklar"/>
              <w:pPrChange w:id="28" w:author="msi" w:date="2026-09-22T12:41:00Z" w16du:dateUtc="2026-09-22T16:41:00Z">
                <w:pPr/>
              </w:pPrChange>
            </w:pPr>
            <w:ins w:id="29" w:author="msi" w:date="2026-09-22T12:41:00Z" w16du:dateUtc="2026-09-22T16:41:00Z">
              <w:r w:rsidRPr="001A2552">
                <w:rPr>
                  <w:szCs w:val="16"/>
                </w:rPr>
                <w:t>Dersin Kodu ve İsmi</w:t>
              </w:r>
            </w:ins>
            <w:del w:id="30" w:author="msi" w:date="2026-09-22T12:41:00Z" w16du:dateUtc="2026-09-22T16:41:00Z">
              <w:r w:rsidR="00D527A3" w:rsidRPr="00F61D28">
                <w:rPr>
                  <w:rFonts w:asciiTheme="minorHAnsi" w:hAnsiTheme="minorHAnsi" w:cstheme="minorHAnsi"/>
                  <w:sz w:val="22"/>
                  <w:szCs w:val="22"/>
                </w:rPr>
                <w:delText>Business name:</w:delText>
              </w:r>
            </w:del>
          </w:p>
        </w:tc>
        <w:tc>
          <w:tcPr>
            <w:tcW w:w="6068" w:type="dxa"/>
            <w:tcPrChange w:id="31" w:author="msi" w:date="2026-09-22T12:41:00Z" w16du:dateUtc="2026-09-22T16:41:00Z">
              <w:tcPr>
                <w:tcW w:w="3204" w:type="pct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7933CDE" w14:textId="77777777" w:rsidR="00D527A3" w:rsidRPr="007875AA" w:rsidRDefault="00CC0B85" w:rsidP="00F95BE5">
            <w:pPr>
              <w:pStyle w:val="DersBilgileri"/>
              <w:pPrChange w:id="32" w:author="msi" w:date="2026-09-22T12:41:00Z" w16du:dateUtc="2026-09-22T16:41:00Z">
                <w:pPr/>
              </w:pPrChange>
            </w:pPr>
            <w:ins w:id="33" w:author="msi" w:date="2026-09-22T12:41:00Z" w16du:dateUtc="2026-09-22T16:41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  <w:tc>
          <w:tcPr>
            <w:tcW w:w="6068" w:type="dxa"/>
            <w:tcPrChange w:id="34" w:author="msi" w:date="2026-09-22T12:41:00Z" w16du:dateUtc="2026-09-22T16:41:00Z">
              <w:tcPr>
                <w:tcW w:w="232" w:type="pct"/>
                <w:vAlign w:val="bottom"/>
              </w:tcPr>
            </w:tcPrChange>
          </w:tcPr>
          <w:p w14:paraId="0692DE34" w14:textId="77777777" w:rsidR="00D527A3" w:rsidRPr="00F61D28" w:rsidRDefault="00D527A3" w:rsidP="00560356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del w:id="35" w:author="msi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Date:</w:delText>
              </w:r>
            </w:del>
          </w:p>
        </w:tc>
        <w:tc>
          <w:tcPr>
            <w:tcW w:w="6068" w:type="dxa"/>
            <w:tcPrChange w:id="36" w:author="msi" w:date="2026-09-22T12:41:00Z" w16du:dateUtc="2026-09-22T16:41:00Z">
              <w:tcPr>
                <w:tcW w:w="1064" w:type="pct"/>
                <w:tcBorders>
                  <w:bottom w:val="single" w:sz="4" w:space="0" w:color="auto"/>
                </w:tcBorders>
              </w:tcPr>
            </w:tcPrChange>
          </w:tcPr>
          <w:p w14:paraId="4B63244B" w14:textId="77777777" w:rsidR="00D527A3" w:rsidRPr="00F61D28" w:rsidRDefault="00D527A3" w:rsidP="0056035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74905218" w14:textId="77777777" w:rsidTr="00832AEF">
        <w:trPr>
          <w:jc w:val="center"/>
          <w:ins w:id="37" w:author="msi" w:date="2026-09-22T12:41:00Z" w16du:dateUtc="2026-09-22T16:41:00Z"/>
        </w:trPr>
        <w:tc>
          <w:tcPr>
            <w:tcW w:w="2745" w:type="dxa"/>
            <w:vAlign w:val="center"/>
          </w:tcPr>
          <w:p w14:paraId="1C853595" w14:textId="77777777" w:rsidR="00BC32DD" w:rsidRPr="001A2552" w:rsidRDefault="00BC32DD" w:rsidP="00832AEF">
            <w:pPr>
              <w:pStyle w:val="DersBasliklar"/>
              <w:rPr>
                <w:ins w:id="38" w:author="msi" w:date="2026-09-22T12:41:00Z" w16du:dateUtc="2026-09-22T16:41:00Z"/>
                <w:szCs w:val="16"/>
              </w:rPr>
            </w:pPr>
            <w:ins w:id="39" w:author="msi" w:date="2026-09-22T12:41:00Z" w16du:dateUtc="2026-09-22T16:41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3D655C3D" w14:textId="77777777" w:rsidR="00BC32DD" w:rsidRPr="00B00DF3" w:rsidRDefault="00F911A6" w:rsidP="00832AEF">
            <w:pPr>
              <w:pStyle w:val="DersBilgileri"/>
              <w:rPr>
                <w:ins w:id="40" w:author="msi" w:date="2026-09-22T12:41:00Z" w16du:dateUtc="2026-09-22T16:41:00Z"/>
                <w:szCs w:val="16"/>
              </w:rPr>
            </w:pPr>
            <w:ins w:id="41" w:author="msi" w:date="2026-09-22T12:41:00Z" w16du:dateUtc="2026-09-22T16:41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76A96912" w14:textId="77777777" w:rsidTr="00832AEF">
        <w:trPr>
          <w:jc w:val="center"/>
          <w:ins w:id="42" w:author="msi" w:date="2026-09-22T12:41:00Z" w16du:dateUtc="2026-09-22T16:41:00Z"/>
        </w:trPr>
        <w:tc>
          <w:tcPr>
            <w:tcW w:w="2745" w:type="dxa"/>
            <w:vAlign w:val="center"/>
          </w:tcPr>
          <w:p w14:paraId="456A2F1D" w14:textId="77777777" w:rsidR="00BC32DD" w:rsidRPr="001A2552" w:rsidRDefault="00BC32DD" w:rsidP="00832AEF">
            <w:pPr>
              <w:pStyle w:val="DersBasliklar"/>
              <w:rPr>
                <w:ins w:id="43" w:author="msi" w:date="2026-09-22T12:41:00Z" w16du:dateUtc="2026-09-22T16:41:00Z"/>
                <w:szCs w:val="16"/>
              </w:rPr>
            </w:pPr>
            <w:ins w:id="44" w:author="msi" w:date="2026-09-22T12:41:00Z" w16du:dateUtc="2026-09-22T16:41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159E582D" w14:textId="77777777" w:rsidR="00BC32DD" w:rsidRPr="00B00DF3" w:rsidRDefault="00F911A6" w:rsidP="00832AEF">
            <w:pPr>
              <w:pStyle w:val="DersBilgileri"/>
              <w:rPr>
                <w:ins w:id="45" w:author="msi" w:date="2026-09-22T12:41:00Z" w16du:dateUtc="2026-09-22T16:41:00Z"/>
                <w:szCs w:val="16"/>
              </w:rPr>
            </w:pPr>
            <w:ins w:id="46" w:author="msi" w:date="2026-09-22T12:41:00Z" w16du:dateUtc="2026-09-22T16:41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1D4F07A" w14:textId="77777777" w:rsidTr="00832AEF">
        <w:trPr>
          <w:jc w:val="center"/>
          <w:ins w:id="47" w:author="msi" w:date="2026-09-22T12:41:00Z" w16du:dateUtc="2026-09-22T16:41:00Z"/>
        </w:trPr>
        <w:tc>
          <w:tcPr>
            <w:tcW w:w="2745" w:type="dxa"/>
            <w:vAlign w:val="center"/>
          </w:tcPr>
          <w:p w14:paraId="3EDC71A5" w14:textId="77777777" w:rsidR="00BC32DD" w:rsidRPr="001A2552" w:rsidRDefault="00BC32DD" w:rsidP="00832AEF">
            <w:pPr>
              <w:pStyle w:val="DersBasliklar"/>
              <w:rPr>
                <w:ins w:id="48" w:author="msi" w:date="2026-09-22T12:41:00Z" w16du:dateUtc="2026-09-22T16:41:00Z"/>
                <w:szCs w:val="16"/>
              </w:rPr>
            </w:pPr>
            <w:ins w:id="49" w:author="msi" w:date="2026-09-22T12:41:00Z" w16du:dateUtc="2026-09-22T16:41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2A008AAE" w14:textId="77777777" w:rsidR="00BC32DD" w:rsidRPr="00B00DF3" w:rsidRDefault="00F911A6" w:rsidP="00832AEF">
            <w:pPr>
              <w:pStyle w:val="DersBilgileri"/>
              <w:rPr>
                <w:ins w:id="50" w:author="msi" w:date="2026-09-22T12:41:00Z" w16du:dateUtc="2026-09-22T16:41:00Z"/>
                <w:szCs w:val="16"/>
              </w:rPr>
            </w:pPr>
            <w:ins w:id="51" w:author="msi" w:date="2026-09-22T12:41:00Z" w16du:dateUtc="2026-09-22T16:41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5523D4A7" w14:textId="77777777" w:rsidTr="00832AEF">
        <w:trPr>
          <w:jc w:val="center"/>
          <w:ins w:id="52" w:author="msi" w:date="2026-09-22T12:41:00Z" w16du:dateUtc="2026-09-22T16:41:00Z"/>
        </w:trPr>
        <w:tc>
          <w:tcPr>
            <w:tcW w:w="2745" w:type="dxa"/>
            <w:vAlign w:val="center"/>
          </w:tcPr>
          <w:p w14:paraId="38CBC490" w14:textId="77777777" w:rsidR="00BC32DD" w:rsidRPr="001A2552" w:rsidRDefault="00BC32DD" w:rsidP="00832AEF">
            <w:pPr>
              <w:pStyle w:val="DersBasliklar"/>
              <w:rPr>
                <w:ins w:id="53" w:author="msi" w:date="2026-09-22T12:41:00Z" w16du:dateUtc="2026-09-22T16:41:00Z"/>
                <w:szCs w:val="16"/>
              </w:rPr>
            </w:pPr>
            <w:ins w:id="54" w:author="msi" w:date="2026-09-22T12:41:00Z" w16du:dateUtc="2026-09-22T16:41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7C409868" w14:textId="77777777" w:rsidR="00BC32DD" w:rsidRPr="00B00DF3" w:rsidRDefault="00F8234C" w:rsidP="00832AEF">
            <w:pPr>
              <w:pStyle w:val="DersBilgileri"/>
              <w:rPr>
                <w:ins w:id="55" w:author="msi" w:date="2026-09-22T12:41:00Z" w16du:dateUtc="2026-09-22T16:41:00Z"/>
                <w:szCs w:val="16"/>
              </w:rPr>
            </w:pPr>
            <w:ins w:id="56" w:author="msi" w:date="2026-09-22T12:41:00Z" w16du:dateUtc="2026-09-22T16:41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4C58CD9C" w14:textId="77777777" w:rsidTr="00832AEF">
        <w:trPr>
          <w:jc w:val="center"/>
          <w:ins w:id="57" w:author="msi" w:date="2026-09-22T12:41:00Z" w16du:dateUtc="2026-09-22T16:41:00Z"/>
        </w:trPr>
        <w:tc>
          <w:tcPr>
            <w:tcW w:w="2745" w:type="dxa"/>
            <w:vAlign w:val="center"/>
          </w:tcPr>
          <w:p w14:paraId="26A8E33A" w14:textId="77777777" w:rsidR="00BC32DD" w:rsidRPr="001A2552" w:rsidRDefault="00BC32DD" w:rsidP="00832AEF">
            <w:pPr>
              <w:pStyle w:val="DersBasliklar"/>
              <w:rPr>
                <w:ins w:id="58" w:author="msi" w:date="2026-09-22T12:41:00Z" w16du:dateUtc="2026-09-22T16:41:00Z"/>
                <w:szCs w:val="16"/>
              </w:rPr>
            </w:pPr>
            <w:ins w:id="59" w:author="msi" w:date="2026-09-22T12:41:00Z" w16du:dateUtc="2026-09-22T16:41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3821F506" w14:textId="77777777" w:rsidR="00F911A6" w:rsidRPr="00B00DF3" w:rsidRDefault="00F911A6" w:rsidP="00F911A6">
            <w:pPr>
              <w:rPr>
                <w:ins w:id="60" w:author="msi" w:date="2026-09-22T12:41:00Z" w16du:dateUtc="2026-09-22T16:41:00Z"/>
                <w:sz w:val="16"/>
                <w:szCs w:val="16"/>
              </w:rPr>
            </w:pPr>
          </w:p>
          <w:p w14:paraId="09C1C691" w14:textId="77777777" w:rsidR="00F95BE5" w:rsidRPr="00F8234C" w:rsidRDefault="00F95BE5" w:rsidP="0046785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61" w:author="msi" w:date="2026-09-22T12:41:00Z" w16du:dateUtc="2026-09-22T16:41:00Z"/>
                <w:sz w:val="16"/>
                <w:szCs w:val="16"/>
              </w:rPr>
            </w:pPr>
            <w:ins w:id="62" w:author="msi" w:date="2026-09-22T12:41:00Z" w16du:dateUtc="2026-09-22T16:41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69EB64EA" w14:textId="77777777" w:rsidR="00F95BE5" w:rsidRPr="00F8234C" w:rsidRDefault="00F95BE5" w:rsidP="0046785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41:00Z" w16du:dateUtc="2026-09-22T16:41:00Z"/>
                <w:sz w:val="16"/>
                <w:szCs w:val="16"/>
              </w:rPr>
            </w:pPr>
            <w:ins w:id="64" w:author="msi" w:date="2026-09-22T12:41:00Z" w16du:dateUtc="2026-09-22T16:41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68B66B6" w14:textId="77777777" w:rsidR="00F95BE5" w:rsidRPr="00F8234C" w:rsidRDefault="00B90493" w:rsidP="0046785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41:00Z" w16du:dateUtc="2026-09-22T16:41:00Z"/>
                <w:sz w:val="16"/>
                <w:szCs w:val="16"/>
              </w:rPr>
            </w:pPr>
            <w:ins w:id="66" w:author="msi" w:date="2026-09-22T12:41:00Z" w16du:dateUtc="2026-09-22T16:4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CF017B4" w14:textId="77777777" w:rsidR="00F95BE5" w:rsidRPr="00F8234C" w:rsidRDefault="00B90493" w:rsidP="0046785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41:00Z" w16du:dateUtc="2026-09-22T16:41:00Z"/>
                <w:sz w:val="16"/>
                <w:szCs w:val="16"/>
              </w:rPr>
            </w:pPr>
            <w:ins w:id="68" w:author="msi" w:date="2026-09-22T12:41:00Z" w16du:dateUtc="2026-09-22T16:4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11CA2817" w14:textId="77777777" w:rsidR="00F95BE5" w:rsidRPr="00F8234C" w:rsidRDefault="00B90493" w:rsidP="0046785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41:00Z" w16du:dateUtc="2026-09-22T16:41:00Z"/>
                <w:sz w:val="16"/>
                <w:szCs w:val="16"/>
              </w:rPr>
            </w:pPr>
            <w:ins w:id="70" w:author="msi" w:date="2026-09-22T12:41:00Z" w16du:dateUtc="2026-09-22T16:4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370A9B7" w14:textId="77777777" w:rsidR="00F911A6" w:rsidRPr="00F8234C" w:rsidRDefault="00F911A6" w:rsidP="0046785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ins w:id="71" w:author="msi" w:date="2026-09-22T12:41:00Z" w16du:dateUtc="2026-09-22T16:41:00Z"/>
                <w:sz w:val="16"/>
                <w:szCs w:val="16"/>
              </w:rPr>
            </w:pPr>
            <w:ins w:id="72" w:author="msi" w:date="2026-09-22T12:41:00Z" w16du:dateUtc="2026-09-22T16:41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42B7D29" w14:textId="77777777" w:rsidR="00B00DF3" w:rsidRPr="00F8234C" w:rsidRDefault="00B90493" w:rsidP="0046785E">
            <w:pPr>
              <w:numPr>
                <w:ilvl w:val="0"/>
                <w:numId w:val="3"/>
              </w:numPr>
              <w:tabs>
                <w:tab w:val="left" w:pos="9640"/>
              </w:tabs>
              <w:jc w:val="left"/>
              <w:rPr>
                <w:ins w:id="73" w:author="msi" w:date="2026-09-22T12:41:00Z" w16du:dateUtc="2026-09-22T16:41:00Z"/>
                <w:sz w:val="16"/>
                <w:szCs w:val="16"/>
              </w:rPr>
            </w:pPr>
            <w:ins w:id="74" w:author="msi" w:date="2026-09-22T12:41:00Z" w16du:dateUtc="2026-09-22T16:41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36D8A1F" w14:textId="77777777" w:rsidR="00BC32DD" w:rsidRPr="00B00DF3" w:rsidRDefault="00F911A6" w:rsidP="0046785E">
            <w:pPr>
              <w:numPr>
                <w:ilvl w:val="0"/>
                <w:numId w:val="3"/>
              </w:numPr>
              <w:tabs>
                <w:tab w:val="left" w:pos="9640"/>
              </w:tabs>
              <w:jc w:val="left"/>
              <w:rPr>
                <w:ins w:id="75" w:author="msi" w:date="2026-09-22T12:41:00Z" w16du:dateUtc="2026-09-22T16:41:00Z"/>
                <w:szCs w:val="16"/>
              </w:rPr>
            </w:pPr>
            <w:ins w:id="76" w:author="msi" w:date="2026-09-22T12:41:00Z" w16du:dateUtc="2026-09-22T16:41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1AFC2FB1" w14:textId="77777777" w:rsidTr="00832AEF">
        <w:trPr>
          <w:jc w:val="center"/>
          <w:ins w:id="77" w:author="msi" w:date="2026-09-22T12:41:00Z" w16du:dateUtc="2026-09-22T16:41:00Z"/>
        </w:trPr>
        <w:tc>
          <w:tcPr>
            <w:tcW w:w="2745" w:type="dxa"/>
            <w:vAlign w:val="center"/>
          </w:tcPr>
          <w:p w14:paraId="609BE5BB" w14:textId="77777777" w:rsidR="00BC32DD" w:rsidRPr="001A2552" w:rsidRDefault="00BC32DD" w:rsidP="00832AEF">
            <w:pPr>
              <w:pStyle w:val="DersBasliklar"/>
              <w:rPr>
                <w:ins w:id="78" w:author="msi" w:date="2026-09-22T12:41:00Z" w16du:dateUtc="2026-09-22T16:41:00Z"/>
                <w:szCs w:val="16"/>
              </w:rPr>
            </w:pPr>
            <w:ins w:id="79" w:author="msi" w:date="2026-09-22T12:41:00Z" w16du:dateUtc="2026-09-22T16:41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57C91A23" w14:textId="77777777" w:rsidR="009D5F97" w:rsidRPr="009D5F97" w:rsidRDefault="009D5F97" w:rsidP="0046785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80" w:author="msi" w:date="2026-09-22T12:41:00Z" w16du:dateUtc="2026-09-22T16:41:00Z"/>
                <w:sz w:val="16"/>
                <w:szCs w:val="16"/>
              </w:rPr>
            </w:pPr>
            <w:ins w:id="81" w:author="msi" w:date="2026-09-22T12:41:00Z" w16du:dateUtc="2026-09-22T16:41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8FC9D6F" w14:textId="77777777" w:rsidR="00CC0B85" w:rsidRDefault="00CC0B85" w:rsidP="0046785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2:41:00Z" w16du:dateUtc="2026-09-22T16:41:00Z"/>
                <w:sz w:val="16"/>
                <w:szCs w:val="16"/>
              </w:rPr>
            </w:pPr>
            <w:ins w:id="83" w:author="msi" w:date="2026-09-22T12:41:00Z" w16du:dateUtc="2026-09-22T16:41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E309AAA" w14:textId="77777777" w:rsidR="00CC0B85" w:rsidRDefault="00B90493" w:rsidP="0046785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84" w:author="msi" w:date="2026-09-22T12:41:00Z" w16du:dateUtc="2026-09-22T16:41:00Z"/>
                <w:sz w:val="16"/>
                <w:szCs w:val="16"/>
              </w:rPr>
            </w:pPr>
            <w:ins w:id="85" w:author="msi" w:date="2026-09-22T12:41:00Z" w16du:dateUtc="2026-09-22T16:41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59AA68D0" w14:textId="77777777" w:rsidR="00F911A6" w:rsidRPr="009D5F97" w:rsidRDefault="00F911A6" w:rsidP="0046785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86" w:author="msi" w:date="2026-09-22T12:41:00Z" w16du:dateUtc="2026-09-22T16:41:00Z"/>
                <w:sz w:val="16"/>
                <w:szCs w:val="16"/>
              </w:rPr>
            </w:pPr>
            <w:ins w:id="87" w:author="msi" w:date="2026-09-22T12:41:00Z" w16du:dateUtc="2026-09-22T16:4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983D38B" w14:textId="77777777" w:rsidR="00F911A6" w:rsidRPr="009D5F97" w:rsidRDefault="00F911A6" w:rsidP="0046785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88" w:author="msi" w:date="2026-09-22T12:41:00Z" w16du:dateUtc="2026-09-22T16:41:00Z"/>
                <w:sz w:val="16"/>
                <w:szCs w:val="16"/>
              </w:rPr>
            </w:pPr>
            <w:ins w:id="89" w:author="msi" w:date="2026-09-22T12:41:00Z" w16du:dateUtc="2026-09-22T16:4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51576F7C" w14:textId="77777777" w:rsidR="00F911A6" w:rsidRPr="009D5F97" w:rsidRDefault="00F911A6" w:rsidP="0046785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90" w:author="msi" w:date="2026-09-22T12:41:00Z" w16du:dateUtc="2026-09-22T16:41:00Z"/>
                <w:sz w:val="16"/>
                <w:szCs w:val="16"/>
              </w:rPr>
            </w:pPr>
            <w:ins w:id="91" w:author="msi" w:date="2026-09-22T12:41:00Z" w16du:dateUtc="2026-09-22T16:4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225CC8C8" w14:textId="77777777" w:rsidR="00F911A6" w:rsidRPr="009D5F97" w:rsidRDefault="00F911A6" w:rsidP="0046785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92" w:author="msi" w:date="2026-09-22T12:41:00Z" w16du:dateUtc="2026-09-22T16:41:00Z"/>
                <w:sz w:val="16"/>
                <w:szCs w:val="16"/>
              </w:rPr>
            </w:pPr>
            <w:ins w:id="93" w:author="msi" w:date="2026-09-22T12:41:00Z" w16du:dateUtc="2026-09-22T16:4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5C8F673D" w14:textId="77777777" w:rsidR="00F911A6" w:rsidRPr="009D5F97" w:rsidRDefault="00F911A6" w:rsidP="0046785E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jc w:val="left"/>
              <w:rPr>
                <w:ins w:id="94" w:author="msi" w:date="2026-09-22T12:41:00Z" w16du:dateUtc="2026-09-22T16:41:00Z"/>
                <w:sz w:val="16"/>
                <w:szCs w:val="16"/>
              </w:rPr>
            </w:pPr>
            <w:ins w:id="95" w:author="msi" w:date="2026-09-22T12:41:00Z" w16du:dateUtc="2026-09-22T16:4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04786D0D" w14:textId="77777777" w:rsidR="00BC32DD" w:rsidRPr="00B00DF3" w:rsidRDefault="00BC32DD" w:rsidP="00832AEF">
            <w:pPr>
              <w:pStyle w:val="DersBilgileri"/>
              <w:rPr>
                <w:ins w:id="96" w:author="msi" w:date="2026-09-22T12:41:00Z" w16du:dateUtc="2026-09-22T16:41:00Z"/>
                <w:szCs w:val="16"/>
              </w:rPr>
            </w:pPr>
          </w:p>
        </w:tc>
      </w:tr>
      <w:tr w:rsidR="00BC32DD" w:rsidRPr="001A2552" w14:paraId="2715832B" w14:textId="77777777" w:rsidTr="00832AEF">
        <w:trPr>
          <w:jc w:val="center"/>
          <w:ins w:id="97" w:author="msi" w:date="2026-09-22T12:41:00Z" w16du:dateUtc="2026-09-22T16:41:00Z"/>
        </w:trPr>
        <w:tc>
          <w:tcPr>
            <w:tcW w:w="2745" w:type="dxa"/>
            <w:vAlign w:val="center"/>
          </w:tcPr>
          <w:p w14:paraId="277C06D5" w14:textId="77777777" w:rsidR="00BC32DD" w:rsidRPr="001A2552" w:rsidRDefault="00BC32DD" w:rsidP="00832AEF">
            <w:pPr>
              <w:pStyle w:val="DersBasliklar"/>
              <w:rPr>
                <w:ins w:id="98" w:author="msi" w:date="2026-09-22T12:41:00Z" w16du:dateUtc="2026-09-22T16:41:00Z"/>
                <w:szCs w:val="16"/>
              </w:rPr>
            </w:pPr>
            <w:ins w:id="99" w:author="msi" w:date="2026-09-22T12:41:00Z" w16du:dateUtc="2026-09-22T16:41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5C1EDD1D" w14:textId="77777777" w:rsidR="00BC32DD" w:rsidRPr="00B00DF3" w:rsidRDefault="00F8234C" w:rsidP="00832AEF">
            <w:pPr>
              <w:pStyle w:val="DersBilgileri"/>
              <w:rPr>
                <w:ins w:id="100" w:author="msi" w:date="2026-09-22T12:41:00Z" w16du:dateUtc="2026-09-22T16:41:00Z"/>
                <w:szCs w:val="16"/>
              </w:rPr>
            </w:pPr>
            <w:ins w:id="101" w:author="msi" w:date="2026-09-22T12:41:00Z" w16du:dateUtc="2026-09-22T16:41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1F0EB8A7" w14:textId="77777777" w:rsidTr="00832AEF">
        <w:trPr>
          <w:jc w:val="center"/>
          <w:ins w:id="102" w:author="msi" w:date="2026-09-22T12:41:00Z" w16du:dateUtc="2026-09-22T16:41:00Z"/>
        </w:trPr>
        <w:tc>
          <w:tcPr>
            <w:tcW w:w="2745" w:type="dxa"/>
            <w:vAlign w:val="center"/>
          </w:tcPr>
          <w:p w14:paraId="791F5DA1" w14:textId="77777777" w:rsidR="00BC32DD" w:rsidRPr="001A2552" w:rsidRDefault="00BC32DD" w:rsidP="00832AEF">
            <w:pPr>
              <w:pStyle w:val="DersBasliklar"/>
              <w:rPr>
                <w:ins w:id="103" w:author="msi" w:date="2026-09-22T12:41:00Z" w16du:dateUtc="2026-09-22T16:41:00Z"/>
                <w:szCs w:val="16"/>
              </w:rPr>
            </w:pPr>
            <w:ins w:id="104" w:author="msi" w:date="2026-09-22T12:41:00Z" w16du:dateUtc="2026-09-22T16:41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4357EC3D" w14:textId="77777777" w:rsidR="00BC32DD" w:rsidRPr="00B00DF3" w:rsidRDefault="00B00DF3" w:rsidP="00832AEF">
            <w:pPr>
              <w:pStyle w:val="DersBilgileri"/>
              <w:rPr>
                <w:ins w:id="105" w:author="msi" w:date="2026-09-22T12:41:00Z" w16du:dateUtc="2026-09-22T16:41:00Z"/>
                <w:szCs w:val="16"/>
              </w:rPr>
            </w:pPr>
            <w:ins w:id="106" w:author="msi" w:date="2026-09-22T12:41:00Z" w16du:dateUtc="2026-09-22T16:41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57A7C542" w14:textId="77777777" w:rsidTr="00832AEF">
        <w:trPr>
          <w:jc w:val="center"/>
          <w:ins w:id="107" w:author="msi" w:date="2026-09-22T12:41:00Z" w16du:dateUtc="2026-09-22T16:41:00Z"/>
        </w:trPr>
        <w:tc>
          <w:tcPr>
            <w:tcW w:w="2745" w:type="dxa"/>
            <w:vAlign w:val="center"/>
          </w:tcPr>
          <w:p w14:paraId="3C7BD882" w14:textId="77777777" w:rsidR="00BC32DD" w:rsidRPr="001A2552" w:rsidRDefault="00BC32DD" w:rsidP="00832AEF">
            <w:pPr>
              <w:pStyle w:val="DersBasliklar"/>
              <w:rPr>
                <w:ins w:id="108" w:author="msi" w:date="2026-09-22T12:41:00Z" w16du:dateUtc="2026-09-22T16:41:00Z"/>
                <w:szCs w:val="16"/>
              </w:rPr>
            </w:pPr>
            <w:ins w:id="109" w:author="msi" w:date="2026-09-22T12:41:00Z" w16du:dateUtc="2026-09-22T16:41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762DD741" w14:textId="77777777" w:rsidR="00BC32DD" w:rsidRPr="00B00DF3" w:rsidRDefault="00BC32DD" w:rsidP="00832AEF">
            <w:pPr>
              <w:pStyle w:val="DersBilgileri"/>
              <w:rPr>
                <w:ins w:id="110" w:author="msi" w:date="2026-09-22T12:41:00Z" w16du:dateUtc="2026-09-22T16:41:00Z"/>
                <w:szCs w:val="16"/>
              </w:rPr>
            </w:pPr>
          </w:p>
        </w:tc>
      </w:tr>
      <w:tr w:rsidR="00BC32DD" w:rsidRPr="001A2552" w14:paraId="7448D482" w14:textId="77777777" w:rsidTr="00832AEF">
        <w:trPr>
          <w:jc w:val="center"/>
          <w:ins w:id="111" w:author="msi" w:date="2026-09-22T12:41:00Z" w16du:dateUtc="2026-09-22T16:41:00Z"/>
        </w:trPr>
        <w:tc>
          <w:tcPr>
            <w:tcW w:w="2745" w:type="dxa"/>
            <w:vAlign w:val="center"/>
          </w:tcPr>
          <w:p w14:paraId="51C9B88D" w14:textId="77777777" w:rsidR="00BC32DD" w:rsidRPr="001A2552" w:rsidRDefault="00BC32DD" w:rsidP="00832AEF">
            <w:pPr>
              <w:pStyle w:val="DersBasliklar"/>
              <w:rPr>
                <w:ins w:id="112" w:author="msi" w:date="2026-09-22T12:41:00Z" w16du:dateUtc="2026-09-22T16:41:00Z"/>
                <w:szCs w:val="16"/>
              </w:rPr>
            </w:pPr>
            <w:ins w:id="113" w:author="msi" w:date="2026-09-22T12:41:00Z" w16du:dateUtc="2026-09-22T16:41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42B9C92C" w14:textId="77777777" w:rsidR="00B00DF3" w:rsidRPr="00B00DF3" w:rsidRDefault="00B00DF3" w:rsidP="00B00DF3">
            <w:pPr>
              <w:rPr>
                <w:ins w:id="114" w:author="msi" w:date="2026-09-22T12:41:00Z" w16du:dateUtc="2026-09-22T16:41:00Z"/>
                <w:sz w:val="16"/>
                <w:szCs w:val="16"/>
              </w:rPr>
            </w:pPr>
            <w:ins w:id="115" w:author="msi" w:date="2026-09-22T12:41:00Z" w16du:dateUtc="2026-09-22T16:41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6C676F8E" w14:textId="77777777" w:rsidR="00B00DF3" w:rsidRPr="00B00DF3" w:rsidRDefault="00B00DF3" w:rsidP="00B00DF3">
            <w:pPr>
              <w:rPr>
                <w:ins w:id="116" w:author="msi" w:date="2026-09-22T12:41:00Z" w16du:dateUtc="2026-09-22T16:41:00Z"/>
                <w:sz w:val="16"/>
                <w:szCs w:val="16"/>
              </w:rPr>
            </w:pPr>
            <w:ins w:id="117" w:author="msi" w:date="2026-09-22T12:41:00Z" w16du:dateUtc="2026-09-22T16:41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572F7ADE" w14:textId="77777777" w:rsidR="00B00DF3" w:rsidRPr="00B00DF3" w:rsidRDefault="00B00DF3" w:rsidP="00B00DF3">
            <w:pPr>
              <w:rPr>
                <w:ins w:id="118" w:author="msi" w:date="2026-09-22T12:41:00Z" w16du:dateUtc="2026-09-22T16:41:00Z"/>
                <w:sz w:val="16"/>
                <w:szCs w:val="16"/>
              </w:rPr>
            </w:pPr>
            <w:ins w:id="119" w:author="msi" w:date="2026-09-22T12:41:00Z" w16du:dateUtc="2026-09-22T16:41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53898039" w14:textId="77777777" w:rsidR="00B00DF3" w:rsidRPr="00B00DF3" w:rsidRDefault="00B00DF3" w:rsidP="00B00DF3">
            <w:pPr>
              <w:pStyle w:val="BodyText2"/>
              <w:jc w:val="both"/>
              <w:rPr>
                <w:ins w:id="120" w:author="msi" w:date="2026-09-22T12:41:00Z" w16du:dateUtc="2026-09-22T16:41:00Z"/>
                <w:rFonts w:ascii="Verdana" w:hAnsi="Verdana"/>
                <w:sz w:val="16"/>
                <w:szCs w:val="16"/>
              </w:rPr>
            </w:pPr>
            <w:ins w:id="121" w:author="msi" w:date="2026-09-22T12:41:00Z" w16du:dateUtc="2026-09-22T16:41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5D08E1EC" w14:textId="77777777" w:rsidR="00B00DF3" w:rsidRPr="00B00DF3" w:rsidRDefault="00B00DF3" w:rsidP="00B00DF3">
            <w:pPr>
              <w:rPr>
                <w:ins w:id="122" w:author="msi" w:date="2026-09-22T12:41:00Z" w16du:dateUtc="2026-09-22T16:41:00Z"/>
                <w:sz w:val="16"/>
                <w:szCs w:val="16"/>
              </w:rPr>
            </w:pPr>
            <w:ins w:id="123" w:author="msi" w:date="2026-09-22T12:41:00Z" w16du:dateUtc="2026-09-22T16:41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38D0050F" w14:textId="77777777" w:rsidR="00B00DF3" w:rsidRPr="00B00DF3" w:rsidRDefault="00B00DF3" w:rsidP="00B00DF3">
            <w:pPr>
              <w:rPr>
                <w:ins w:id="124" w:author="msi" w:date="2026-09-22T12:41:00Z" w16du:dateUtc="2026-09-22T16:41:00Z"/>
                <w:sz w:val="16"/>
                <w:szCs w:val="16"/>
              </w:rPr>
            </w:pPr>
            <w:ins w:id="125" w:author="msi" w:date="2026-09-22T12:41:00Z" w16du:dateUtc="2026-09-22T16:41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1F5EE0A0" w14:textId="77777777" w:rsidR="00B00DF3" w:rsidRPr="00B00DF3" w:rsidRDefault="00B00DF3" w:rsidP="00B00DF3">
            <w:pPr>
              <w:rPr>
                <w:ins w:id="126" w:author="msi" w:date="2026-09-22T12:41:00Z" w16du:dateUtc="2026-09-22T16:41:00Z"/>
                <w:sz w:val="16"/>
                <w:szCs w:val="16"/>
              </w:rPr>
            </w:pPr>
            <w:ins w:id="127" w:author="msi" w:date="2026-09-22T12:41:00Z" w16du:dateUtc="2026-09-22T16:41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15DC1B3E" w14:textId="77777777" w:rsidR="00B00DF3" w:rsidRPr="00B00DF3" w:rsidRDefault="00B00DF3" w:rsidP="00B00DF3">
            <w:pPr>
              <w:rPr>
                <w:ins w:id="128" w:author="msi" w:date="2026-09-22T12:41:00Z" w16du:dateUtc="2026-09-22T16:41:00Z"/>
                <w:sz w:val="16"/>
                <w:szCs w:val="16"/>
              </w:rPr>
            </w:pPr>
            <w:ins w:id="129" w:author="msi" w:date="2026-09-22T12:41:00Z" w16du:dateUtc="2026-09-22T16:41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380DC715" w14:textId="77777777" w:rsidR="00B00DF3" w:rsidRPr="00B00DF3" w:rsidRDefault="00B00DF3" w:rsidP="00B00DF3">
            <w:pPr>
              <w:rPr>
                <w:ins w:id="130" w:author="msi" w:date="2026-09-22T12:41:00Z" w16du:dateUtc="2026-09-22T16:41:00Z"/>
                <w:sz w:val="16"/>
                <w:szCs w:val="16"/>
              </w:rPr>
            </w:pPr>
            <w:ins w:id="131" w:author="msi" w:date="2026-09-22T12:41:00Z" w16du:dateUtc="2026-09-22T16:41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39B34E5" w14:textId="77777777" w:rsidR="00BC32DD" w:rsidRPr="00B00DF3" w:rsidRDefault="00BC32DD" w:rsidP="00832AEF">
            <w:pPr>
              <w:pStyle w:val="Kaynakca"/>
              <w:rPr>
                <w:ins w:id="132" w:author="msi" w:date="2026-09-22T12:41:00Z" w16du:dateUtc="2026-09-22T16:41:00Z"/>
                <w:szCs w:val="16"/>
                <w:lang w:val="tr-TR"/>
              </w:rPr>
            </w:pPr>
          </w:p>
        </w:tc>
      </w:tr>
      <w:tr w:rsidR="00BC32DD" w:rsidRPr="001A2552" w14:paraId="2637F1A5" w14:textId="77777777" w:rsidTr="00832AEF">
        <w:trPr>
          <w:jc w:val="center"/>
          <w:ins w:id="133" w:author="msi" w:date="2026-09-22T12:41:00Z" w16du:dateUtc="2026-09-22T16:41:00Z"/>
        </w:trPr>
        <w:tc>
          <w:tcPr>
            <w:tcW w:w="2745" w:type="dxa"/>
            <w:vAlign w:val="center"/>
          </w:tcPr>
          <w:p w14:paraId="3BC5D16B" w14:textId="77777777" w:rsidR="00BC32DD" w:rsidRPr="001A2552" w:rsidRDefault="00BC32DD" w:rsidP="00832AEF">
            <w:pPr>
              <w:pStyle w:val="DersBasliklar"/>
              <w:rPr>
                <w:ins w:id="134" w:author="msi" w:date="2026-09-22T12:41:00Z" w16du:dateUtc="2026-09-22T16:41:00Z"/>
                <w:szCs w:val="16"/>
              </w:rPr>
            </w:pPr>
            <w:ins w:id="135" w:author="msi" w:date="2026-09-22T12:41:00Z" w16du:dateUtc="2026-09-22T16:41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EFFCBBE" w14:textId="77777777" w:rsidR="00BC32DD" w:rsidRPr="001A2552" w:rsidRDefault="00B00DF3" w:rsidP="00832AEF">
            <w:pPr>
              <w:pStyle w:val="DersBilgileri"/>
              <w:rPr>
                <w:ins w:id="136" w:author="msi" w:date="2026-09-22T12:41:00Z" w16du:dateUtc="2026-09-22T16:41:00Z"/>
                <w:szCs w:val="16"/>
              </w:rPr>
            </w:pPr>
            <w:ins w:id="137" w:author="msi" w:date="2026-09-22T12:41:00Z" w16du:dateUtc="2026-09-22T16:41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2BEF3B9" w14:textId="77777777" w:rsidTr="00832AEF">
        <w:trPr>
          <w:jc w:val="center"/>
          <w:ins w:id="138" w:author="msi" w:date="2026-09-22T12:41:00Z" w16du:dateUtc="2026-09-22T16:41:00Z"/>
        </w:trPr>
        <w:tc>
          <w:tcPr>
            <w:tcW w:w="2745" w:type="dxa"/>
            <w:vAlign w:val="center"/>
          </w:tcPr>
          <w:p w14:paraId="34F2968F" w14:textId="77777777" w:rsidR="00BC32DD" w:rsidRPr="001A2552" w:rsidRDefault="00BC32DD" w:rsidP="00832AEF">
            <w:pPr>
              <w:pStyle w:val="DersBasliklar"/>
              <w:rPr>
                <w:ins w:id="139" w:author="msi" w:date="2026-09-22T12:41:00Z" w16du:dateUtc="2026-09-22T16:41:00Z"/>
                <w:szCs w:val="16"/>
              </w:rPr>
            </w:pPr>
            <w:ins w:id="140" w:author="msi" w:date="2026-09-22T12:41:00Z" w16du:dateUtc="2026-09-22T16:41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5986C84C" w14:textId="77777777" w:rsidR="00BC32DD" w:rsidRPr="001A2552" w:rsidRDefault="00BC32DD" w:rsidP="00832AEF">
            <w:pPr>
              <w:pStyle w:val="DersBilgileri"/>
              <w:rPr>
                <w:ins w:id="141" w:author="msi" w:date="2026-09-22T12:41:00Z" w16du:dateUtc="2026-09-22T16:41:00Z"/>
                <w:szCs w:val="16"/>
              </w:rPr>
            </w:pPr>
          </w:p>
        </w:tc>
      </w:tr>
      <w:tr w:rsidR="00BC32DD" w:rsidRPr="001A2552" w14:paraId="3C065F2B" w14:textId="77777777" w:rsidTr="00832AEF">
        <w:trPr>
          <w:jc w:val="center"/>
          <w:ins w:id="142" w:author="msi" w:date="2026-09-22T12:41:00Z" w16du:dateUtc="2026-09-22T16:41:00Z"/>
        </w:trPr>
        <w:tc>
          <w:tcPr>
            <w:tcW w:w="2745" w:type="dxa"/>
            <w:vAlign w:val="center"/>
          </w:tcPr>
          <w:p w14:paraId="2CB261BD" w14:textId="77777777" w:rsidR="00BC32DD" w:rsidRPr="001A2552" w:rsidRDefault="00BC32DD" w:rsidP="00832AEF">
            <w:pPr>
              <w:pStyle w:val="DersBasliklar"/>
              <w:rPr>
                <w:ins w:id="143" w:author="msi" w:date="2026-09-22T12:41:00Z" w16du:dateUtc="2026-09-22T16:41:00Z"/>
                <w:szCs w:val="16"/>
              </w:rPr>
            </w:pPr>
            <w:ins w:id="144" w:author="msi" w:date="2026-09-22T12:41:00Z" w16du:dateUtc="2026-09-22T16:41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525C5A70" w14:textId="77777777" w:rsidR="00BC32DD" w:rsidRPr="001A2552" w:rsidRDefault="00BC32DD" w:rsidP="00832AEF">
            <w:pPr>
              <w:pStyle w:val="DersBilgileri"/>
              <w:rPr>
                <w:ins w:id="145" w:author="msi" w:date="2026-09-22T12:41:00Z" w16du:dateUtc="2026-09-22T16:41:00Z"/>
                <w:szCs w:val="16"/>
              </w:rPr>
            </w:pPr>
          </w:p>
        </w:tc>
      </w:tr>
    </w:tbl>
    <w:p w14:paraId="6B413B1B" w14:textId="77777777" w:rsidR="00BC32DD" w:rsidRPr="001A2552" w:rsidRDefault="00BC32DD" w:rsidP="00BC32DD">
      <w:pPr>
        <w:rPr>
          <w:ins w:id="146" w:author="msi" w:date="2026-09-22T12:41:00Z" w16du:dateUtc="2026-09-22T16:41:00Z"/>
          <w:sz w:val="16"/>
          <w:szCs w:val="16"/>
        </w:rPr>
      </w:pPr>
    </w:p>
    <w:p w14:paraId="40856EB9" w14:textId="77777777" w:rsidR="00BC32DD" w:rsidRPr="001A2552" w:rsidRDefault="00BC32DD" w:rsidP="00BC32DD">
      <w:pPr>
        <w:rPr>
          <w:ins w:id="147" w:author="msi" w:date="2026-09-22T12:41:00Z" w16du:dateUtc="2026-09-22T16:41:00Z"/>
          <w:sz w:val="16"/>
          <w:szCs w:val="16"/>
        </w:rPr>
      </w:pPr>
    </w:p>
    <w:p w14:paraId="59F5890B" w14:textId="77777777" w:rsidR="00BC32DD" w:rsidRPr="001A2552" w:rsidRDefault="00BC32DD" w:rsidP="00BC32DD">
      <w:pPr>
        <w:rPr>
          <w:ins w:id="148" w:author="msi" w:date="2026-09-22T12:41:00Z" w16du:dateUtc="2026-09-22T16:41:00Z"/>
          <w:sz w:val="16"/>
          <w:szCs w:val="16"/>
        </w:rPr>
      </w:pPr>
    </w:p>
    <w:p w14:paraId="3B976308" w14:textId="77777777" w:rsidR="00BC32DD" w:rsidRDefault="00BC32DD" w:rsidP="00BC32DD">
      <w:pPr>
        <w:rPr>
          <w:ins w:id="149" w:author="msi" w:date="2026-09-22T12:41:00Z" w16du:dateUtc="2026-09-22T16:41:00Z"/>
        </w:rPr>
      </w:pPr>
    </w:p>
    <w:tbl>
      <w:tblPr>
        <w:tblW w:w="1530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40"/>
        <w:gridCol w:w="7669"/>
      </w:tblGrid>
      <w:tr w:rsidR="00D527A3" w:rsidRPr="00F61D28" w14:paraId="21B4113C" w14:textId="77777777" w:rsidTr="0052717F">
        <w:trPr>
          <w:trHeight w:val="280"/>
          <w:del w:id="150" w:author="msi" w:date="2026-09-22T12:41:00Z" w16du:dateUtc="2026-09-22T16:41:00Z"/>
        </w:trPr>
        <w:tc>
          <w:tcPr>
            <w:tcW w:w="1530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116CA" w14:textId="77777777" w:rsidR="00D527A3" w:rsidRPr="00F61D28" w:rsidRDefault="00D527A3" w:rsidP="00560356">
            <w:pPr>
              <w:pStyle w:val="Subtitle1"/>
              <w:tabs>
                <w:tab w:val="clear" w:pos="900"/>
              </w:tabs>
              <w:spacing w:before="60" w:after="60"/>
              <w:jc w:val="center"/>
              <w:rPr>
                <w:del w:id="151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  <w:del w:id="152" w:author="msi" w:date="2026-09-22T12:41:00Z" w16du:dateUtc="2026-09-22T16:41:00Z">
              <w:r w:rsidRPr="00F61D28">
                <w:rPr>
                  <w:rFonts w:asciiTheme="minorHAnsi" w:hAnsiTheme="minorHAnsi" w:cstheme="minorHAnsi"/>
                  <w:caps w:val="0"/>
                  <w:sz w:val="22"/>
                  <w:szCs w:val="22"/>
                  <w:lang w:val="en-AU"/>
                </w:rPr>
                <w:delText>AGENDA ITEMS</w:delText>
              </w:r>
            </w:del>
          </w:p>
        </w:tc>
      </w:tr>
      <w:tr w:rsidR="00D527A3" w:rsidRPr="000E4E4F" w14:paraId="0D3A1449" w14:textId="77777777" w:rsidTr="00FB28AB">
        <w:trPr>
          <w:trHeight w:val="3742"/>
          <w:del w:id="153" w:author="msi" w:date="2026-09-22T12:41:00Z" w16du:dateUtc="2026-09-22T16:41:00Z"/>
        </w:trPr>
        <w:tc>
          <w:tcPr>
            <w:tcW w:w="7640" w:type="dxa"/>
            <w:tcBorders>
              <w:right w:val="nil"/>
            </w:tcBorders>
            <w:vAlign w:val="center"/>
          </w:tcPr>
          <w:p w14:paraId="1405FA13" w14:textId="77777777" w:rsidR="00D527A3" w:rsidRPr="00F61D28" w:rsidRDefault="00D527A3" w:rsidP="0046785E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154" w:author="msi" w:date="2026-09-22T12:41:00Z" w16du:dateUtc="2026-09-22T16:41:00Z"/>
                <w:rFonts w:cstheme="minorHAnsi"/>
              </w:rPr>
            </w:pPr>
            <w:del w:id="155" w:author="msi" w:date="2026-09-22T12:41:00Z" w16du:dateUtc="2026-09-22T16:41:00Z">
              <w:r w:rsidRPr="00F61D28">
                <w:rPr>
                  <w:rFonts w:cstheme="minorHAnsi"/>
                </w:rPr>
                <w:delText>Previous Meeting Minutes</w:delText>
              </w:r>
            </w:del>
          </w:p>
          <w:p w14:paraId="4457651F" w14:textId="77777777" w:rsidR="00D527A3" w:rsidRPr="00F61D28" w:rsidRDefault="00D527A3" w:rsidP="0046785E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156" w:author="msi" w:date="2026-09-22T12:41:00Z" w16du:dateUtc="2026-09-22T16:41:00Z"/>
                <w:rFonts w:cstheme="minorHAnsi"/>
              </w:rPr>
            </w:pPr>
            <w:del w:id="157" w:author="msi" w:date="2026-09-22T12:41:00Z" w16du:dateUtc="2026-09-22T16:41:00Z">
              <w:r w:rsidRPr="00F61D28">
                <w:rPr>
                  <w:rFonts w:cstheme="minorHAnsi"/>
                </w:rPr>
                <w:delText>Follow-Up of previous Customer Complaints, Non-conformance, Corrective and Preventative Action (as required).</w:delText>
              </w:r>
            </w:del>
          </w:p>
          <w:p w14:paraId="67CF3545" w14:textId="77777777" w:rsidR="00D527A3" w:rsidRPr="00F61D28" w:rsidRDefault="00D527A3" w:rsidP="0046785E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158" w:author="msi" w:date="2026-09-22T12:41:00Z" w16du:dateUtc="2026-09-22T16:41:00Z"/>
                <w:rFonts w:cstheme="minorHAnsi"/>
              </w:rPr>
            </w:pPr>
            <w:del w:id="159" w:author="msi" w:date="2026-09-22T12:41:00Z" w16du:dateUtc="2026-09-22T16:41:00Z">
              <w:r w:rsidRPr="00F61D28">
                <w:rPr>
                  <w:rFonts w:cstheme="minorHAnsi"/>
                </w:rPr>
                <w:delText>Current Customer Complaints and feedback</w:delText>
              </w:r>
            </w:del>
          </w:p>
          <w:p w14:paraId="133B7E32" w14:textId="77777777" w:rsidR="00D527A3" w:rsidRPr="00F61D28" w:rsidRDefault="00D527A3" w:rsidP="0046785E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160" w:author="msi" w:date="2026-09-22T12:41:00Z" w16du:dateUtc="2026-09-22T16:41:00Z"/>
                <w:rFonts w:cstheme="minorHAnsi"/>
                <w:caps/>
              </w:rPr>
            </w:pPr>
            <w:del w:id="161" w:author="msi" w:date="2026-09-22T12:41:00Z" w16du:dateUtc="2026-09-22T16:41:00Z">
              <w:r w:rsidRPr="00F61D28">
                <w:rPr>
                  <w:rFonts w:cstheme="minorHAnsi"/>
                </w:rPr>
                <w:delText xml:space="preserve">Deficiencies Identified by Corrective and Preventative Action Reports that may require changes to procedures </w:delText>
              </w:r>
            </w:del>
          </w:p>
          <w:p w14:paraId="6C650DBE" w14:textId="77777777" w:rsidR="00D527A3" w:rsidRPr="00F61D28" w:rsidRDefault="00D527A3" w:rsidP="0046785E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162" w:author="msi" w:date="2026-09-22T12:41:00Z" w16du:dateUtc="2026-09-22T16:41:00Z"/>
                <w:rFonts w:cstheme="minorHAnsi"/>
                <w:caps/>
              </w:rPr>
            </w:pPr>
            <w:del w:id="163" w:author="msi" w:date="2026-09-22T12:41:00Z" w16du:dateUtc="2026-09-22T16:41:00Z">
              <w:r w:rsidRPr="00F61D28">
                <w:rPr>
                  <w:rFonts w:cstheme="minorHAnsi"/>
                </w:rPr>
                <w:delText>Internal Audit Results</w:delText>
              </w:r>
            </w:del>
          </w:p>
          <w:p w14:paraId="7BCD1A18" w14:textId="77777777" w:rsidR="00D527A3" w:rsidRPr="00F61D28" w:rsidRDefault="00D527A3" w:rsidP="0046785E">
            <w:pPr>
              <w:pStyle w:val="ListParagraph"/>
              <w:numPr>
                <w:ilvl w:val="0"/>
                <w:numId w:val="2"/>
              </w:numPr>
              <w:spacing w:after="120"/>
              <w:ind w:left="714" w:hanging="357"/>
              <w:contextualSpacing w:val="0"/>
              <w:rPr>
                <w:del w:id="164" w:author="msi" w:date="2026-09-22T12:41:00Z" w16du:dateUtc="2026-09-22T16:41:00Z"/>
                <w:rFonts w:cstheme="minorHAnsi"/>
                <w:caps/>
              </w:rPr>
            </w:pPr>
            <w:del w:id="165" w:author="msi" w:date="2026-09-22T12:41:00Z" w16du:dateUtc="2026-09-22T16:41:00Z">
              <w:r w:rsidRPr="00F61D28">
                <w:rPr>
                  <w:rFonts w:cstheme="minorHAnsi"/>
                </w:rPr>
                <w:delText>External Audit Results and preparation</w:delText>
              </w:r>
            </w:del>
          </w:p>
        </w:tc>
        <w:tc>
          <w:tcPr>
            <w:tcW w:w="7669" w:type="dxa"/>
            <w:tcBorders>
              <w:left w:val="nil"/>
            </w:tcBorders>
            <w:vAlign w:val="center"/>
          </w:tcPr>
          <w:p w14:paraId="066F1677" w14:textId="77777777" w:rsidR="00D527A3" w:rsidRPr="00F61D28" w:rsidRDefault="00D527A3" w:rsidP="0046785E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contextualSpacing w:val="0"/>
              <w:rPr>
                <w:del w:id="166" w:author="msi" w:date="2026-09-22T12:41:00Z" w16du:dateUtc="2026-09-22T16:41:00Z"/>
                <w:rFonts w:cstheme="minorHAnsi"/>
              </w:rPr>
            </w:pPr>
            <w:del w:id="167" w:author="msi" w:date="2026-09-22T12:41:00Z" w16du:dateUtc="2026-09-22T16:41:00Z">
              <w:r w:rsidRPr="00F61D28">
                <w:rPr>
                  <w:rFonts w:cstheme="minorHAnsi"/>
                </w:rPr>
                <w:delText>Any Planned testing, Micro, Soil, Water tests</w:delText>
              </w:r>
            </w:del>
          </w:p>
          <w:p w14:paraId="6EBD7D90" w14:textId="77777777" w:rsidR="00D527A3" w:rsidRPr="00F61D28" w:rsidRDefault="00D527A3" w:rsidP="0046785E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contextualSpacing w:val="0"/>
              <w:rPr>
                <w:del w:id="168" w:author="msi" w:date="2026-09-22T12:41:00Z" w16du:dateUtc="2026-09-22T16:41:00Z"/>
                <w:rFonts w:cstheme="minorHAnsi"/>
              </w:rPr>
            </w:pPr>
            <w:del w:id="169" w:author="msi" w:date="2026-09-22T12:41:00Z" w16du:dateUtc="2026-09-22T16:41:00Z">
              <w:r w:rsidRPr="00F61D28">
                <w:rPr>
                  <w:rFonts w:cstheme="minorHAnsi"/>
                </w:rPr>
                <w:delText>Continuing suitability and effectiveness of the Sustainability  Action plan</w:delText>
              </w:r>
            </w:del>
          </w:p>
          <w:p w14:paraId="7686EF33" w14:textId="77777777" w:rsidR="00D527A3" w:rsidRPr="00F61D28" w:rsidRDefault="00D527A3" w:rsidP="0046785E">
            <w:pPr>
              <w:pStyle w:val="ListParagraph"/>
              <w:numPr>
                <w:ilvl w:val="0"/>
                <w:numId w:val="1"/>
              </w:numPr>
              <w:spacing w:before="120" w:after="120"/>
              <w:ind w:left="714" w:hanging="357"/>
              <w:contextualSpacing w:val="0"/>
              <w:rPr>
                <w:del w:id="170" w:author="msi" w:date="2026-09-22T12:41:00Z" w16du:dateUtc="2026-09-22T16:41:00Z"/>
                <w:rFonts w:cstheme="minorHAnsi"/>
                <w:caps/>
              </w:rPr>
            </w:pPr>
            <w:del w:id="171" w:author="msi" w:date="2026-09-22T12:41:00Z" w16du:dateUtc="2026-09-22T16:41:00Z">
              <w:r w:rsidRPr="00F61D28">
                <w:rPr>
                  <w:rFonts w:cstheme="minorHAnsi"/>
                </w:rPr>
                <w:delText xml:space="preserve">Business metric report </w:delText>
              </w:r>
            </w:del>
          </w:p>
          <w:p w14:paraId="31937B54" w14:textId="77777777" w:rsidR="00D527A3" w:rsidRPr="00F61D28" w:rsidRDefault="00D527A3" w:rsidP="0046785E">
            <w:pPr>
              <w:pStyle w:val="Subtitle1"/>
              <w:numPr>
                <w:ilvl w:val="0"/>
                <w:numId w:val="1"/>
              </w:numPr>
              <w:tabs>
                <w:tab w:val="clear" w:pos="900"/>
              </w:tabs>
              <w:spacing w:before="60" w:after="120"/>
              <w:ind w:left="714" w:hanging="357"/>
              <w:jc w:val="left"/>
              <w:rPr>
                <w:del w:id="172" w:author="msi" w:date="2026-09-22T12:41:00Z" w16du:dateUtc="2026-09-22T16:41:00Z"/>
                <w:rFonts w:asciiTheme="minorHAnsi" w:eastAsia="SimSun" w:hAnsiTheme="minorHAnsi" w:cstheme="minorHAnsi"/>
                <w:b w:val="0"/>
                <w:caps w:val="0"/>
                <w:sz w:val="22"/>
                <w:szCs w:val="22"/>
                <w:lang w:val="en-AU" w:eastAsia="zh-CN"/>
              </w:rPr>
            </w:pPr>
            <w:del w:id="173" w:author="msi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Regulatory requirements that requires addressing</w:delText>
              </w:r>
            </w:del>
          </w:p>
          <w:p w14:paraId="01EF0C7A" w14:textId="77777777" w:rsidR="00D527A3" w:rsidRPr="00F61D28" w:rsidRDefault="00D527A3" w:rsidP="0046785E">
            <w:pPr>
              <w:pStyle w:val="ListParagraph"/>
              <w:numPr>
                <w:ilvl w:val="0"/>
                <w:numId w:val="1"/>
              </w:numPr>
              <w:spacing w:before="120" w:after="120"/>
              <w:ind w:left="714" w:hanging="357"/>
              <w:contextualSpacing w:val="0"/>
              <w:rPr>
                <w:del w:id="174" w:author="msi" w:date="2026-09-22T12:41:00Z" w16du:dateUtc="2026-09-22T16:41:00Z"/>
                <w:rFonts w:cstheme="minorHAnsi"/>
              </w:rPr>
            </w:pPr>
            <w:del w:id="175" w:author="msi" w:date="2026-09-22T12:41:00Z" w16du:dateUtc="2026-09-22T16:41:00Z">
              <w:r w:rsidRPr="00F61D28">
                <w:rPr>
                  <w:rFonts w:cstheme="minorHAnsi"/>
                </w:rPr>
                <w:delText xml:space="preserve">Training needs review </w:delText>
              </w:r>
            </w:del>
          </w:p>
          <w:p w14:paraId="4ABE5852" w14:textId="77777777" w:rsidR="00D527A3" w:rsidRPr="00F61D28" w:rsidRDefault="00D527A3" w:rsidP="0046785E">
            <w:pPr>
              <w:pStyle w:val="ListParagraph"/>
              <w:numPr>
                <w:ilvl w:val="0"/>
                <w:numId w:val="1"/>
              </w:numPr>
              <w:spacing w:after="120"/>
              <w:ind w:left="714" w:hanging="357"/>
              <w:contextualSpacing w:val="0"/>
              <w:rPr>
                <w:del w:id="176" w:author="msi" w:date="2026-09-22T12:41:00Z" w16du:dateUtc="2026-09-22T16:41:00Z"/>
                <w:rFonts w:cstheme="minorHAnsi"/>
              </w:rPr>
            </w:pPr>
            <w:del w:id="177" w:author="msi" w:date="2026-09-22T12:41:00Z" w16du:dateUtc="2026-09-22T16:41:00Z">
              <w:r w:rsidRPr="00F61D28">
                <w:rPr>
                  <w:rFonts w:cstheme="minorHAnsi"/>
                </w:rPr>
                <w:delText>Changes that could impact on the Environment Management System</w:delText>
              </w:r>
            </w:del>
          </w:p>
          <w:p w14:paraId="034F1DE2" w14:textId="77777777" w:rsidR="00D527A3" w:rsidRPr="00F61D28" w:rsidRDefault="00D527A3" w:rsidP="0046785E">
            <w:pPr>
              <w:pStyle w:val="Subtitle1"/>
              <w:numPr>
                <w:ilvl w:val="0"/>
                <w:numId w:val="1"/>
              </w:numPr>
              <w:spacing w:before="60" w:after="120"/>
              <w:ind w:left="714" w:hanging="357"/>
              <w:jc w:val="left"/>
              <w:rPr>
                <w:del w:id="178" w:author="msi" w:date="2026-09-22T12:41:00Z" w16du:dateUtc="2026-09-22T16:41:00Z"/>
                <w:rFonts w:cstheme="minorHAnsi"/>
              </w:rPr>
            </w:pPr>
            <w:del w:id="179" w:author="msi" w:date="2026-09-22T12:41:00Z" w16du:dateUtc="2026-09-22T16:41:00Z">
              <w:r w:rsidRPr="00F61D28">
                <w:rPr>
                  <w:rFonts w:asciiTheme="minorHAnsi" w:eastAsia="SimSun" w:hAnsiTheme="minorHAnsi" w:cstheme="minorHAnsi"/>
                  <w:b w:val="0"/>
                  <w:caps w:val="0"/>
                  <w:sz w:val="22"/>
                  <w:szCs w:val="22"/>
                  <w:lang w:val="en-AU" w:eastAsia="zh-CN"/>
                </w:rPr>
                <w:delText>Any Other Relevant Business: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1"/>
        <w:gridCol w:w="1793"/>
        <w:gridCol w:w="1138"/>
      </w:tblGrid>
      <w:tr w:rsidR="00D527A3" w:rsidRPr="000E4E4F" w14:paraId="43772BC6" w14:textId="77777777" w:rsidTr="00560356">
        <w:trPr>
          <w:trHeight w:val="454"/>
          <w:del w:id="180" w:author="msi" w:date="2026-09-22T12:41:00Z" w16du:dateUtc="2026-09-22T16:41:00Z"/>
        </w:trPr>
        <w:tc>
          <w:tcPr>
            <w:tcW w:w="11245" w:type="dxa"/>
            <w:shd w:val="clear" w:color="auto" w:fill="D9D9D9" w:themeFill="background1" w:themeFillShade="D9"/>
          </w:tcPr>
          <w:p w14:paraId="0828FC4F" w14:textId="77777777" w:rsidR="00D527A3" w:rsidRPr="00F61D28" w:rsidRDefault="00D527A3" w:rsidP="00560356">
            <w:pPr>
              <w:jc w:val="center"/>
              <w:rPr>
                <w:del w:id="181" w:author="msi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82" w:author="msi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MINUTES AND DETAILS OF ACTIONS REQUIRED</w:delText>
              </w:r>
            </w:del>
          </w:p>
        </w:tc>
        <w:tc>
          <w:tcPr>
            <w:tcW w:w="4059" w:type="dxa"/>
            <w:gridSpan w:val="2"/>
            <w:shd w:val="clear" w:color="auto" w:fill="D9D9D9" w:themeFill="background1" w:themeFillShade="D9"/>
            <w:vAlign w:val="center"/>
          </w:tcPr>
          <w:p w14:paraId="27640742" w14:textId="77777777" w:rsidR="00D527A3" w:rsidRPr="00F61D28" w:rsidRDefault="00D527A3" w:rsidP="00560356">
            <w:pPr>
              <w:jc w:val="center"/>
              <w:rPr>
                <w:del w:id="183" w:author="msi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84" w:author="msi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REQUIRED</w:delText>
              </w:r>
            </w:del>
          </w:p>
        </w:tc>
      </w:tr>
      <w:tr w:rsidR="00D527A3" w:rsidRPr="000E4E4F" w14:paraId="34C247F2" w14:textId="77777777" w:rsidTr="00560356">
        <w:trPr>
          <w:trHeight w:val="454"/>
          <w:del w:id="185" w:author="msi" w:date="2026-09-22T12:41:00Z" w16du:dateUtc="2026-09-22T16:41:00Z"/>
        </w:trPr>
        <w:tc>
          <w:tcPr>
            <w:tcW w:w="11245" w:type="dxa"/>
            <w:vAlign w:val="center"/>
          </w:tcPr>
          <w:p w14:paraId="4DD711BD" w14:textId="77777777" w:rsidR="00D527A3" w:rsidRPr="00F61D28" w:rsidRDefault="00D527A3" w:rsidP="00560356">
            <w:pPr>
              <w:jc w:val="center"/>
              <w:rPr>
                <w:del w:id="186" w:author="msi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87" w:author="msi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Actions to be completed:</w:delText>
              </w:r>
            </w:del>
          </w:p>
        </w:tc>
        <w:tc>
          <w:tcPr>
            <w:tcW w:w="2340" w:type="dxa"/>
            <w:vAlign w:val="center"/>
          </w:tcPr>
          <w:p w14:paraId="4ED04C16" w14:textId="77777777" w:rsidR="00D527A3" w:rsidRPr="00F61D28" w:rsidRDefault="00D527A3" w:rsidP="00560356">
            <w:pPr>
              <w:jc w:val="center"/>
              <w:rPr>
                <w:del w:id="188" w:author="msi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89" w:author="msi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 xml:space="preserve">Worker(s) responsible </w:delText>
              </w:r>
            </w:del>
          </w:p>
        </w:tc>
        <w:tc>
          <w:tcPr>
            <w:tcW w:w="1719" w:type="dxa"/>
            <w:vAlign w:val="center"/>
          </w:tcPr>
          <w:p w14:paraId="2803CC53" w14:textId="77777777" w:rsidR="00D527A3" w:rsidRPr="00F61D28" w:rsidRDefault="00D527A3" w:rsidP="00560356">
            <w:pPr>
              <w:jc w:val="center"/>
              <w:rPr>
                <w:del w:id="190" w:author="msi" w:date="2026-09-22T12:41:00Z" w16du:dateUtc="2026-09-22T16:41:00Z"/>
                <w:rFonts w:asciiTheme="minorHAnsi" w:hAnsiTheme="minorHAnsi" w:cstheme="minorHAnsi"/>
                <w:b/>
                <w:sz w:val="22"/>
                <w:szCs w:val="22"/>
              </w:rPr>
            </w:pPr>
            <w:del w:id="191" w:author="msi" w:date="2026-09-22T12:41:00Z" w16du:dateUtc="2026-09-22T16:41:00Z">
              <w:r w:rsidRPr="00F61D28">
                <w:rPr>
                  <w:rFonts w:asciiTheme="minorHAnsi" w:hAnsiTheme="minorHAnsi" w:cstheme="minorHAnsi"/>
                  <w:b/>
                  <w:sz w:val="22"/>
                  <w:szCs w:val="22"/>
                </w:rPr>
                <w:delText>Due by</w:delText>
              </w:r>
            </w:del>
          </w:p>
        </w:tc>
      </w:tr>
      <w:tr w:rsidR="00D527A3" w:rsidRPr="000E4E4F" w14:paraId="16E16A1A" w14:textId="77777777" w:rsidTr="00560356">
        <w:trPr>
          <w:trHeight w:val="454"/>
          <w:del w:id="192" w:author="msi" w:date="2026-09-22T12:41:00Z" w16du:dateUtc="2026-09-22T16:41:00Z"/>
        </w:trPr>
        <w:tc>
          <w:tcPr>
            <w:tcW w:w="11245" w:type="dxa"/>
          </w:tcPr>
          <w:p w14:paraId="1C4EE6CF" w14:textId="77777777" w:rsidR="00D527A3" w:rsidRPr="00F61D28" w:rsidRDefault="00D527A3" w:rsidP="00560356">
            <w:pPr>
              <w:rPr>
                <w:del w:id="193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19F94926" w14:textId="77777777" w:rsidR="00D527A3" w:rsidRPr="00F61D28" w:rsidRDefault="00D527A3" w:rsidP="00560356">
            <w:pPr>
              <w:jc w:val="center"/>
              <w:rPr>
                <w:del w:id="194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B780841" w14:textId="77777777" w:rsidR="00D527A3" w:rsidRPr="00F61D28" w:rsidRDefault="00D527A3" w:rsidP="00560356">
            <w:pPr>
              <w:jc w:val="center"/>
              <w:rPr>
                <w:del w:id="195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025443D" w14:textId="77777777" w:rsidTr="00560356">
        <w:trPr>
          <w:trHeight w:val="454"/>
          <w:del w:id="196" w:author="msi" w:date="2026-09-22T12:41:00Z" w16du:dateUtc="2026-09-22T16:41:00Z"/>
        </w:trPr>
        <w:tc>
          <w:tcPr>
            <w:tcW w:w="11245" w:type="dxa"/>
          </w:tcPr>
          <w:p w14:paraId="60B01BAB" w14:textId="77777777" w:rsidR="00D527A3" w:rsidRPr="00F61D28" w:rsidRDefault="00D527A3" w:rsidP="00560356">
            <w:pPr>
              <w:rPr>
                <w:del w:id="197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5F22601D" w14:textId="77777777" w:rsidR="00D527A3" w:rsidRPr="00F61D28" w:rsidRDefault="00D527A3" w:rsidP="00560356">
            <w:pPr>
              <w:jc w:val="center"/>
              <w:rPr>
                <w:del w:id="198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44CE0F14" w14:textId="77777777" w:rsidR="00D527A3" w:rsidRPr="00F61D28" w:rsidRDefault="00D527A3" w:rsidP="00560356">
            <w:pPr>
              <w:jc w:val="center"/>
              <w:rPr>
                <w:del w:id="199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514DF7FF" w14:textId="77777777" w:rsidTr="00560356">
        <w:trPr>
          <w:trHeight w:val="454"/>
          <w:del w:id="200" w:author="msi" w:date="2026-09-22T12:41:00Z" w16du:dateUtc="2026-09-22T16:41:00Z"/>
        </w:trPr>
        <w:tc>
          <w:tcPr>
            <w:tcW w:w="11245" w:type="dxa"/>
          </w:tcPr>
          <w:p w14:paraId="20B7A710" w14:textId="77777777" w:rsidR="00D527A3" w:rsidRPr="00F61D28" w:rsidRDefault="00D527A3" w:rsidP="00560356">
            <w:pPr>
              <w:rPr>
                <w:del w:id="201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4090CE8E" w14:textId="77777777" w:rsidR="00D527A3" w:rsidRPr="00F61D28" w:rsidRDefault="00D527A3" w:rsidP="00560356">
            <w:pPr>
              <w:jc w:val="center"/>
              <w:rPr>
                <w:del w:id="202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E50EAD7" w14:textId="77777777" w:rsidR="00D527A3" w:rsidRPr="00F61D28" w:rsidRDefault="00D527A3" w:rsidP="00560356">
            <w:pPr>
              <w:jc w:val="center"/>
              <w:rPr>
                <w:del w:id="203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69FF28A1" w14:textId="77777777" w:rsidTr="00560356">
        <w:trPr>
          <w:trHeight w:val="454"/>
          <w:del w:id="204" w:author="msi" w:date="2026-09-22T12:41:00Z" w16du:dateUtc="2026-09-22T16:41:00Z"/>
        </w:trPr>
        <w:tc>
          <w:tcPr>
            <w:tcW w:w="11245" w:type="dxa"/>
          </w:tcPr>
          <w:p w14:paraId="372FCCD3" w14:textId="77777777" w:rsidR="00D527A3" w:rsidRPr="00F61D28" w:rsidRDefault="00D527A3" w:rsidP="00560356">
            <w:pPr>
              <w:rPr>
                <w:del w:id="205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FD196AA" w14:textId="77777777" w:rsidR="00D527A3" w:rsidRPr="00F61D28" w:rsidRDefault="00D527A3" w:rsidP="00560356">
            <w:pPr>
              <w:jc w:val="center"/>
              <w:rPr>
                <w:del w:id="206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668DD3B1" w14:textId="77777777" w:rsidR="00D527A3" w:rsidRPr="00F61D28" w:rsidRDefault="00D527A3" w:rsidP="00560356">
            <w:pPr>
              <w:jc w:val="center"/>
              <w:rPr>
                <w:del w:id="207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2EC0AD1B" w14:textId="77777777" w:rsidTr="00560356">
        <w:trPr>
          <w:trHeight w:val="454"/>
          <w:del w:id="208" w:author="msi" w:date="2026-09-22T12:41:00Z" w16du:dateUtc="2026-09-22T16:41:00Z"/>
        </w:trPr>
        <w:tc>
          <w:tcPr>
            <w:tcW w:w="11245" w:type="dxa"/>
          </w:tcPr>
          <w:p w14:paraId="7CC6A7F0" w14:textId="77777777" w:rsidR="00D527A3" w:rsidRPr="00F61D28" w:rsidRDefault="00D527A3" w:rsidP="00560356">
            <w:pPr>
              <w:rPr>
                <w:del w:id="209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C25A143" w14:textId="77777777" w:rsidR="00D527A3" w:rsidRPr="00F61D28" w:rsidRDefault="00D527A3" w:rsidP="00560356">
            <w:pPr>
              <w:jc w:val="center"/>
              <w:rPr>
                <w:del w:id="210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7AA889F0" w14:textId="77777777" w:rsidR="00D527A3" w:rsidRPr="00F61D28" w:rsidRDefault="00D527A3" w:rsidP="00560356">
            <w:pPr>
              <w:jc w:val="center"/>
              <w:rPr>
                <w:del w:id="211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11B0958" w14:textId="77777777" w:rsidTr="00560356">
        <w:trPr>
          <w:trHeight w:val="454"/>
          <w:del w:id="212" w:author="msi" w:date="2026-09-22T12:41:00Z" w16du:dateUtc="2026-09-22T16:41:00Z"/>
        </w:trPr>
        <w:tc>
          <w:tcPr>
            <w:tcW w:w="11245" w:type="dxa"/>
          </w:tcPr>
          <w:p w14:paraId="30BDB475" w14:textId="77777777" w:rsidR="00D527A3" w:rsidRPr="00F61D28" w:rsidRDefault="00D527A3" w:rsidP="00560356">
            <w:pPr>
              <w:rPr>
                <w:del w:id="213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78C0C990" w14:textId="77777777" w:rsidR="00D527A3" w:rsidRPr="00F61D28" w:rsidRDefault="00D527A3" w:rsidP="00560356">
            <w:pPr>
              <w:jc w:val="center"/>
              <w:rPr>
                <w:del w:id="214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7018A15" w14:textId="77777777" w:rsidR="00D527A3" w:rsidRPr="00F61D28" w:rsidRDefault="00D527A3" w:rsidP="00560356">
            <w:pPr>
              <w:jc w:val="center"/>
              <w:rPr>
                <w:del w:id="215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6A5E4B8" w14:textId="77777777" w:rsidTr="00560356">
        <w:trPr>
          <w:trHeight w:val="454"/>
          <w:del w:id="216" w:author="msi" w:date="2026-09-22T12:41:00Z" w16du:dateUtc="2026-09-22T16:41:00Z"/>
        </w:trPr>
        <w:tc>
          <w:tcPr>
            <w:tcW w:w="11245" w:type="dxa"/>
          </w:tcPr>
          <w:p w14:paraId="754233E8" w14:textId="77777777" w:rsidR="00D527A3" w:rsidRPr="00F61D28" w:rsidRDefault="00D527A3" w:rsidP="00560356">
            <w:pPr>
              <w:rPr>
                <w:del w:id="217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07CE3B4E" w14:textId="77777777" w:rsidR="00D527A3" w:rsidRPr="00F61D28" w:rsidRDefault="00D527A3" w:rsidP="00560356">
            <w:pPr>
              <w:jc w:val="center"/>
              <w:rPr>
                <w:del w:id="218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0DC5C1BB" w14:textId="77777777" w:rsidR="00D527A3" w:rsidRPr="00F61D28" w:rsidRDefault="00D527A3" w:rsidP="00560356">
            <w:pPr>
              <w:jc w:val="center"/>
              <w:rPr>
                <w:del w:id="219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70E3B2C9" w14:textId="77777777" w:rsidTr="00560356">
        <w:trPr>
          <w:trHeight w:val="454"/>
          <w:del w:id="220" w:author="msi" w:date="2026-09-22T12:41:00Z" w16du:dateUtc="2026-09-22T16:41:00Z"/>
        </w:trPr>
        <w:tc>
          <w:tcPr>
            <w:tcW w:w="11245" w:type="dxa"/>
          </w:tcPr>
          <w:p w14:paraId="5544531D" w14:textId="77777777" w:rsidR="00D527A3" w:rsidRPr="00F61D28" w:rsidRDefault="00D527A3" w:rsidP="00560356">
            <w:pPr>
              <w:rPr>
                <w:del w:id="221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39356B82" w14:textId="77777777" w:rsidR="00D527A3" w:rsidRPr="00F61D28" w:rsidRDefault="00D527A3" w:rsidP="00560356">
            <w:pPr>
              <w:jc w:val="center"/>
              <w:rPr>
                <w:del w:id="222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516A2A40" w14:textId="77777777" w:rsidR="00D527A3" w:rsidRPr="00F61D28" w:rsidRDefault="00D527A3" w:rsidP="00560356">
            <w:pPr>
              <w:jc w:val="center"/>
              <w:rPr>
                <w:del w:id="223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527A3" w:rsidRPr="000E4E4F" w14:paraId="3FB13BEE" w14:textId="77777777" w:rsidTr="00560356">
        <w:trPr>
          <w:trHeight w:val="454"/>
          <w:del w:id="224" w:author="msi" w:date="2026-09-22T12:41:00Z" w16du:dateUtc="2026-09-22T16:41:00Z"/>
        </w:trPr>
        <w:tc>
          <w:tcPr>
            <w:tcW w:w="11245" w:type="dxa"/>
          </w:tcPr>
          <w:p w14:paraId="6A4ECB8B" w14:textId="77777777" w:rsidR="00D527A3" w:rsidRPr="00F61D28" w:rsidRDefault="00D527A3" w:rsidP="00560356">
            <w:pPr>
              <w:rPr>
                <w:del w:id="225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40" w:type="dxa"/>
            <w:vAlign w:val="center"/>
          </w:tcPr>
          <w:p w14:paraId="6BE37D84" w14:textId="77777777" w:rsidR="00D527A3" w:rsidRPr="00F61D28" w:rsidRDefault="00D527A3" w:rsidP="00560356">
            <w:pPr>
              <w:jc w:val="center"/>
              <w:rPr>
                <w:del w:id="226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115331FC" w14:textId="77777777" w:rsidR="00D527A3" w:rsidRPr="00F61D28" w:rsidRDefault="00D527A3" w:rsidP="00560356">
            <w:pPr>
              <w:jc w:val="center"/>
              <w:rPr>
                <w:del w:id="227" w:author="msi" w:date="2026-09-22T12:41:00Z" w16du:dateUtc="2026-09-22T16:41:00Z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708D3AE" w14:textId="77777777" w:rsidR="000234F6" w:rsidRDefault="000234F6" w:rsidP="00FB28AB">
      <w:pPr>
        <w:rPr>
          <w:rPrChange w:id="228" w:author="msi" w:date="2026-09-22T12:41:00Z" w16du:dateUtc="2026-09-22T16:41:00Z">
            <w:rPr>
              <w:b/>
              <w:bCs/>
              <w:sz w:val="4"/>
              <w:szCs w:val="4"/>
            </w:rPr>
          </w:rPrChange>
        </w:rPr>
      </w:pPr>
    </w:p>
    <w:sectPr w:rsidR="000234F6">
      <w:headerReference w:type="default" r:id="rId11"/>
      <w:footerReference w:type="default" r:id="rId12"/>
      <w:pgSz w:w="11906" w:h="16838" w:orient="portrait"/>
      <w:pgMar w:top="1417" w:right="1417" w:bottom="1417" w:left="1417" w:header="708" w:footer="708" w:gutter="0"/>
      <w:cols w:space="708"/>
      <w:docGrid w:linePitch="360"/>
      <w:sectPrChange w:id="232" w:author="msi" w:date="2026-09-22T12:41:00Z" w16du:dateUtc="2026-09-22T16:41:00Z">
        <w:sectPr w:rsidR="000234F6">
          <w:pgSz w:w="16838" w:h="11906" w:orient="landscape"/>
          <w:pgMar w:top="720" w:right="720" w:bottom="720" w:left="720" w:header="283" w:footer="283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D73A69" w14:textId="77777777" w:rsidR="0046785E" w:rsidRDefault="0046785E" w:rsidP="00A0782A">
      <w:pPr>
        <w:pPrChange w:id="11" w:author="msi" w:date="2026-09-22T12:41:00Z" w16du:dateUtc="2026-09-22T16:4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23CF5F42" w14:textId="77777777" w:rsidR="0046785E" w:rsidRDefault="0046785E" w:rsidP="00A0782A">
      <w:pPr>
        <w:pPrChange w:id="12" w:author="msi" w:date="2026-09-22T12:41:00Z" w16du:dateUtc="2026-09-22T16:41:00Z">
          <w:pPr>
            <w:spacing w:after="0" w:line="240" w:lineRule="auto"/>
          </w:pPr>
        </w:pPrChange>
      </w:pPr>
      <w:r>
        <w:continuationSeparator/>
      </w:r>
    </w:p>
  </w:endnote>
  <w:endnote w:type="continuationNotice" w:id="1">
    <w:p w14:paraId="691E32DB" w14:textId="77777777" w:rsidR="0046785E" w:rsidRDefault="0046785E">
      <w:pPr>
        <w:pPrChange w:id="13" w:author="msi" w:date="2026-09-22T12:41:00Z" w16du:dateUtc="2026-09-22T16:41:00Z">
          <w:pPr>
            <w:spacing w:after="0" w:line="240" w:lineRule="auto"/>
          </w:pPr>
        </w:pPrChange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4243F" w14:textId="77777777" w:rsidR="00E67C72" w:rsidRDefault="00E67C72">
    <w:pPr>
      <w:pStyle w:val="BodyTextChar"/>
      <w:pPrChange w:id="230" w:author="msi" w:date="2026-09-22T12:41:00Z" w16du:dateUtc="2026-09-22T16:41:00Z">
        <w:pPr>
          <w:pStyle w:val="Footer"/>
          <w:tabs>
            <w:tab w:val="clear" w:pos="4513"/>
            <w:tab w:val="clear" w:pos="9026"/>
          </w:tabs>
        </w:pPr>
      </w:pPrChange>
    </w:pPr>
    <w:del w:id="231" w:author="msi" w:date="2026-09-22T12:41:00Z" w16du:dateUtc="2026-09-22T16:41:00Z">
      <w:r w:rsidRPr="00AF759C">
        <w:rPr>
          <w:rFonts w:asciiTheme="majorHAnsi" w:hAnsiTheme="majorHAnsi" w:cstheme="majorHAnsi"/>
          <w:sz w:val="16"/>
          <w:szCs w:val="16"/>
        </w:rPr>
        <w:delText>FRESHCARE AWISSP – VIT1</w:delText>
      </w:r>
      <w:r>
        <w:rPr>
          <w:rFonts w:asciiTheme="majorHAnsi" w:hAnsiTheme="majorHAnsi" w:cstheme="majorHAnsi"/>
          <w:sz w:val="16"/>
          <w:szCs w:val="16"/>
        </w:rPr>
        <w:ptab w:relativeTo="margin" w:alignment="center" w:leader="none"/>
      </w:r>
      <w:r>
        <w:rPr>
          <w:rFonts w:asciiTheme="majorHAnsi" w:hAnsiTheme="majorHAnsi" w:cstheme="majorHAnsi"/>
          <w:sz w:val="16"/>
          <w:szCs w:val="16"/>
        </w:rPr>
        <w:delText xml:space="preserve">FORM – </w:delText>
      </w:r>
      <w:r w:rsidRPr="009D2872">
        <w:rPr>
          <w:rFonts w:asciiTheme="majorHAnsi" w:hAnsiTheme="majorHAnsi" w:cstheme="majorHAnsi"/>
          <w:sz w:val="16"/>
          <w:szCs w:val="16"/>
        </w:rPr>
        <w:delText>M7 MANAGEMENT REVIEW MINUTES</w:delText>
      </w:r>
      <w:r>
        <w:rPr>
          <w:rFonts w:asciiTheme="majorHAnsi" w:hAnsiTheme="majorHAnsi" w:cstheme="majorHAnsi"/>
          <w:sz w:val="16"/>
          <w:szCs w:val="16"/>
        </w:rPr>
        <w:ptab w:relativeTo="margin" w:alignment="right" w:leader="none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PAGE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PAGE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  <w:r w:rsidRPr="00AF759C">
        <w:rPr>
          <w:rFonts w:asciiTheme="majorHAnsi" w:hAnsiTheme="majorHAnsi" w:cstheme="majorHAnsi"/>
          <w:sz w:val="16"/>
          <w:szCs w:val="16"/>
        </w:rPr>
        <w:delText xml:space="preserve"> OF 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begin"/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delInstrText xml:space="preserve"> NUMPAGES  \* Arabic  \* MERGEFORMAT </w:delInstr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separate"/>
      </w:r>
      <w:r>
        <w:rPr>
          <w:rFonts w:asciiTheme="majorHAnsi" w:hAnsiTheme="majorHAnsi" w:cstheme="majorHAnsi"/>
          <w:b/>
          <w:bCs/>
          <w:sz w:val="16"/>
          <w:szCs w:val="16"/>
        </w:rPr>
        <w:delText>104</w:delText>
      </w:r>
      <w:r w:rsidRPr="00AF759C">
        <w:rPr>
          <w:rFonts w:asciiTheme="majorHAnsi" w:hAnsiTheme="majorHAnsi" w:cstheme="majorHAnsi"/>
          <w:b/>
          <w:bCs/>
          <w:sz w:val="16"/>
          <w:szCs w:val="16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9BDDDE" w14:textId="77777777" w:rsidR="0046785E" w:rsidRDefault="0046785E" w:rsidP="00A0782A">
      <w:pPr>
        <w:pPrChange w:id="8" w:author="msi" w:date="2026-09-22T12:41:00Z" w16du:dateUtc="2026-09-22T16:4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DC64B26" w14:textId="77777777" w:rsidR="0046785E" w:rsidRDefault="0046785E" w:rsidP="00A0782A">
      <w:pPr>
        <w:pPrChange w:id="9" w:author="msi" w:date="2026-09-22T12:41:00Z" w16du:dateUtc="2026-09-22T16:41:00Z">
          <w:pPr>
            <w:spacing w:after="0" w:line="240" w:lineRule="auto"/>
          </w:pPr>
        </w:pPrChange>
      </w:pPr>
      <w:r>
        <w:continuationSeparator/>
      </w:r>
    </w:p>
  </w:footnote>
  <w:footnote w:type="continuationNotice" w:id="1">
    <w:p w14:paraId="411A597F" w14:textId="77777777" w:rsidR="0046785E" w:rsidRDefault="0046785E">
      <w:pPr>
        <w:pPrChange w:id="10" w:author="msi" w:date="2026-09-22T12:41:00Z" w16du:dateUtc="2026-09-22T16:41:00Z">
          <w:pPr>
            <w:spacing w:after="0" w:line="240" w:lineRule="auto"/>
          </w:pPr>
        </w:pPrChange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2A927B" w14:textId="77777777" w:rsidR="007875AA" w:rsidRDefault="007875AA">
    <w:pPr>
      <w:pStyle w:val="IntenseEmphasis"/>
      <w:pPrChange w:id="229" w:author="msi" w:date="2026-09-22T12:41:00Z" w16du:dateUtc="2026-09-22T16:4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253CF6"/>
    <w:multiLevelType w:val="hybridMultilevel"/>
    <w:tmpl w:val="EE527A12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F0B0A"/>
    <w:multiLevelType w:val="hybridMultilevel"/>
    <w:tmpl w:val="8158A308"/>
    <w:lvl w:ilvl="0" w:tplc="1EEA62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num w:numId="1" w16cid:durableId="1613703807">
    <w:abstractNumId w:val="2"/>
  </w:num>
  <w:num w:numId="2" w16cid:durableId="954673661">
    <w:abstractNumId w:val="1"/>
  </w:num>
  <w:num w:numId="3" w16cid:durableId="1205756689">
    <w:abstractNumId w:val="0"/>
  </w:num>
  <w:num w:numId="4" w16cid:durableId="779757548">
    <w:abstractNumId w:val="3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54"/>
    <w:rsid w:val="00001720"/>
    <w:rsid w:val="00003901"/>
    <w:rsid w:val="00010A04"/>
    <w:rsid w:val="00011A02"/>
    <w:rsid w:val="00011E42"/>
    <w:rsid w:val="00012DE3"/>
    <w:rsid w:val="000142F4"/>
    <w:rsid w:val="00015558"/>
    <w:rsid w:val="00020687"/>
    <w:rsid w:val="000234F6"/>
    <w:rsid w:val="0003072C"/>
    <w:rsid w:val="00031F37"/>
    <w:rsid w:val="000321AE"/>
    <w:rsid w:val="000332BD"/>
    <w:rsid w:val="00034C95"/>
    <w:rsid w:val="00037B6F"/>
    <w:rsid w:val="0004298E"/>
    <w:rsid w:val="00042AFE"/>
    <w:rsid w:val="00042C84"/>
    <w:rsid w:val="000454DF"/>
    <w:rsid w:val="000467DF"/>
    <w:rsid w:val="00047DB3"/>
    <w:rsid w:val="00047FDB"/>
    <w:rsid w:val="00056DD3"/>
    <w:rsid w:val="00057D0D"/>
    <w:rsid w:val="00066057"/>
    <w:rsid w:val="000672F9"/>
    <w:rsid w:val="00067896"/>
    <w:rsid w:val="000701FB"/>
    <w:rsid w:val="00070413"/>
    <w:rsid w:val="00074F89"/>
    <w:rsid w:val="000770AC"/>
    <w:rsid w:val="000773D5"/>
    <w:rsid w:val="00080BE6"/>
    <w:rsid w:val="000818D8"/>
    <w:rsid w:val="000825A4"/>
    <w:rsid w:val="00084A8E"/>
    <w:rsid w:val="00085CAD"/>
    <w:rsid w:val="00085D10"/>
    <w:rsid w:val="000865AB"/>
    <w:rsid w:val="000865DB"/>
    <w:rsid w:val="00090EF3"/>
    <w:rsid w:val="00091BEF"/>
    <w:rsid w:val="00095E0A"/>
    <w:rsid w:val="0009752E"/>
    <w:rsid w:val="000978E7"/>
    <w:rsid w:val="00097FBC"/>
    <w:rsid w:val="000A0FF3"/>
    <w:rsid w:val="000A100D"/>
    <w:rsid w:val="000A2951"/>
    <w:rsid w:val="000A48ED"/>
    <w:rsid w:val="000A5C3C"/>
    <w:rsid w:val="000A7712"/>
    <w:rsid w:val="000B0769"/>
    <w:rsid w:val="000B2DC2"/>
    <w:rsid w:val="000B58C7"/>
    <w:rsid w:val="000B7770"/>
    <w:rsid w:val="000C2425"/>
    <w:rsid w:val="000C362A"/>
    <w:rsid w:val="000C383A"/>
    <w:rsid w:val="000C3E4F"/>
    <w:rsid w:val="000C430E"/>
    <w:rsid w:val="000C4622"/>
    <w:rsid w:val="000D0393"/>
    <w:rsid w:val="000D0F78"/>
    <w:rsid w:val="000D141D"/>
    <w:rsid w:val="000D6631"/>
    <w:rsid w:val="000D68D8"/>
    <w:rsid w:val="000E18C6"/>
    <w:rsid w:val="000E1D1A"/>
    <w:rsid w:val="000E39F2"/>
    <w:rsid w:val="000F2112"/>
    <w:rsid w:val="000F59C8"/>
    <w:rsid w:val="000F67AA"/>
    <w:rsid w:val="000F67EA"/>
    <w:rsid w:val="000F6D09"/>
    <w:rsid w:val="00100511"/>
    <w:rsid w:val="00104279"/>
    <w:rsid w:val="00104F92"/>
    <w:rsid w:val="00111CAD"/>
    <w:rsid w:val="001120B3"/>
    <w:rsid w:val="00114875"/>
    <w:rsid w:val="0011513C"/>
    <w:rsid w:val="00116D23"/>
    <w:rsid w:val="001221EE"/>
    <w:rsid w:val="00123FDA"/>
    <w:rsid w:val="0012516C"/>
    <w:rsid w:val="00125442"/>
    <w:rsid w:val="001307CB"/>
    <w:rsid w:val="00132DB9"/>
    <w:rsid w:val="00141E81"/>
    <w:rsid w:val="00141FEE"/>
    <w:rsid w:val="00142C31"/>
    <w:rsid w:val="0014357A"/>
    <w:rsid w:val="001439C1"/>
    <w:rsid w:val="00143E0C"/>
    <w:rsid w:val="0015020E"/>
    <w:rsid w:val="00152D29"/>
    <w:rsid w:val="0015477A"/>
    <w:rsid w:val="001548B3"/>
    <w:rsid w:val="0015544E"/>
    <w:rsid w:val="001635EF"/>
    <w:rsid w:val="0016486F"/>
    <w:rsid w:val="00166528"/>
    <w:rsid w:val="00166549"/>
    <w:rsid w:val="00166E75"/>
    <w:rsid w:val="001700D1"/>
    <w:rsid w:val="0017343D"/>
    <w:rsid w:val="001827EA"/>
    <w:rsid w:val="00185754"/>
    <w:rsid w:val="00190E35"/>
    <w:rsid w:val="001912B7"/>
    <w:rsid w:val="001932EE"/>
    <w:rsid w:val="00193831"/>
    <w:rsid w:val="00193BC9"/>
    <w:rsid w:val="00193FD6"/>
    <w:rsid w:val="00194648"/>
    <w:rsid w:val="00194A9C"/>
    <w:rsid w:val="001A1478"/>
    <w:rsid w:val="001A185C"/>
    <w:rsid w:val="001A2F56"/>
    <w:rsid w:val="001A359E"/>
    <w:rsid w:val="001B2E17"/>
    <w:rsid w:val="001C04AB"/>
    <w:rsid w:val="001C2B45"/>
    <w:rsid w:val="001C2C75"/>
    <w:rsid w:val="001C77C0"/>
    <w:rsid w:val="001D0EF8"/>
    <w:rsid w:val="001D36D6"/>
    <w:rsid w:val="001D4911"/>
    <w:rsid w:val="001E108B"/>
    <w:rsid w:val="001E255E"/>
    <w:rsid w:val="001E4218"/>
    <w:rsid w:val="001E4E92"/>
    <w:rsid w:val="001E550E"/>
    <w:rsid w:val="001E588D"/>
    <w:rsid w:val="001E5EA5"/>
    <w:rsid w:val="001E61D6"/>
    <w:rsid w:val="001E7B39"/>
    <w:rsid w:val="001E7E9F"/>
    <w:rsid w:val="001F03C5"/>
    <w:rsid w:val="001F21FD"/>
    <w:rsid w:val="001F2FC9"/>
    <w:rsid w:val="001F38FE"/>
    <w:rsid w:val="001F5460"/>
    <w:rsid w:val="00201FBD"/>
    <w:rsid w:val="00202FF9"/>
    <w:rsid w:val="0021049C"/>
    <w:rsid w:val="0021267A"/>
    <w:rsid w:val="0021498B"/>
    <w:rsid w:val="00214A94"/>
    <w:rsid w:val="00214E59"/>
    <w:rsid w:val="00216C87"/>
    <w:rsid w:val="00220954"/>
    <w:rsid w:val="00223463"/>
    <w:rsid w:val="00223857"/>
    <w:rsid w:val="00226633"/>
    <w:rsid w:val="00230110"/>
    <w:rsid w:val="00244007"/>
    <w:rsid w:val="00245BA3"/>
    <w:rsid w:val="0025003C"/>
    <w:rsid w:val="002503FD"/>
    <w:rsid w:val="00250471"/>
    <w:rsid w:val="00250B88"/>
    <w:rsid w:val="0025181B"/>
    <w:rsid w:val="00251CA9"/>
    <w:rsid w:val="00253884"/>
    <w:rsid w:val="00253DD9"/>
    <w:rsid w:val="00255D6F"/>
    <w:rsid w:val="002570DE"/>
    <w:rsid w:val="00257CFA"/>
    <w:rsid w:val="00260D9C"/>
    <w:rsid w:val="0026401E"/>
    <w:rsid w:val="0026534A"/>
    <w:rsid w:val="00265D52"/>
    <w:rsid w:val="00266D72"/>
    <w:rsid w:val="0027124C"/>
    <w:rsid w:val="0027208F"/>
    <w:rsid w:val="00273E28"/>
    <w:rsid w:val="002832B2"/>
    <w:rsid w:val="002834A0"/>
    <w:rsid w:val="002839F8"/>
    <w:rsid w:val="002843F6"/>
    <w:rsid w:val="0028742F"/>
    <w:rsid w:val="0028799E"/>
    <w:rsid w:val="00287FA1"/>
    <w:rsid w:val="002921FC"/>
    <w:rsid w:val="002932A5"/>
    <w:rsid w:val="0029418E"/>
    <w:rsid w:val="00294F7B"/>
    <w:rsid w:val="00295F97"/>
    <w:rsid w:val="00296E0A"/>
    <w:rsid w:val="002A0A1D"/>
    <w:rsid w:val="002A18C4"/>
    <w:rsid w:val="002A2396"/>
    <w:rsid w:val="002A3E86"/>
    <w:rsid w:val="002A727A"/>
    <w:rsid w:val="002B0C98"/>
    <w:rsid w:val="002B3263"/>
    <w:rsid w:val="002B4C18"/>
    <w:rsid w:val="002B501B"/>
    <w:rsid w:val="002B5C31"/>
    <w:rsid w:val="002B7917"/>
    <w:rsid w:val="002C6FE2"/>
    <w:rsid w:val="002C702D"/>
    <w:rsid w:val="002C740F"/>
    <w:rsid w:val="002D2828"/>
    <w:rsid w:val="002D7B4C"/>
    <w:rsid w:val="002E01CB"/>
    <w:rsid w:val="002E14F2"/>
    <w:rsid w:val="002E1A6D"/>
    <w:rsid w:val="002E21F5"/>
    <w:rsid w:val="002E3E57"/>
    <w:rsid w:val="002E479F"/>
    <w:rsid w:val="002E605A"/>
    <w:rsid w:val="002F0DF4"/>
    <w:rsid w:val="002F15FB"/>
    <w:rsid w:val="002F1C5F"/>
    <w:rsid w:val="002F4ECC"/>
    <w:rsid w:val="002F58C7"/>
    <w:rsid w:val="002F69E0"/>
    <w:rsid w:val="002F6B22"/>
    <w:rsid w:val="002F6C3C"/>
    <w:rsid w:val="002F77C8"/>
    <w:rsid w:val="002F7ED3"/>
    <w:rsid w:val="00302617"/>
    <w:rsid w:val="00305501"/>
    <w:rsid w:val="00307CE7"/>
    <w:rsid w:val="00307E2D"/>
    <w:rsid w:val="003105AA"/>
    <w:rsid w:val="00310D49"/>
    <w:rsid w:val="003157B0"/>
    <w:rsid w:val="003169EB"/>
    <w:rsid w:val="00317737"/>
    <w:rsid w:val="00320FC5"/>
    <w:rsid w:val="00321728"/>
    <w:rsid w:val="00321F96"/>
    <w:rsid w:val="00323FF5"/>
    <w:rsid w:val="0032466D"/>
    <w:rsid w:val="003253EE"/>
    <w:rsid w:val="003268C8"/>
    <w:rsid w:val="0032780A"/>
    <w:rsid w:val="00330132"/>
    <w:rsid w:val="00330CE1"/>
    <w:rsid w:val="00330F6D"/>
    <w:rsid w:val="00332C2A"/>
    <w:rsid w:val="0033419D"/>
    <w:rsid w:val="00334276"/>
    <w:rsid w:val="00334ADE"/>
    <w:rsid w:val="00336AD9"/>
    <w:rsid w:val="00341E6A"/>
    <w:rsid w:val="003434E6"/>
    <w:rsid w:val="0034351E"/>
    <w:rsid w:val="003436FF"/>
    <w:rsid w:val="00343742"/>
    <w:rsid w:val="00346C48"/>
    <w:rsid w:val="003506F2"/>
    <w:rsid w:val="00352E9F"/>
    <w:rsid w:val="00356269"/>
    <w:rsid w:val="00357E81"/>
    <w:rsid w:val="00364BBF"/>
    <w:rsid w:val="00367A8E"/>
    <w:rsid w:val="00367FD3"/>
    <w:rsid w:val="00370D18"/>
    <w:rsid w:val="00374F1C"/>
    <w:rsid w:val="00377B89"/>
    <w:rsid w:val="00377C99"/>
    <w:rsid w:val="003845BD"/>
    <w:rsid w:val="00384BDB"/>
    <w:rsid w:val="0038720A"/>
    <w:rsid w:val="003900E8"/>
    <w:rsid w:val="00395008"/>
    <w:rsid w:val="0039517E"/>
    <w:rsid w:val="003962EC"/>
    <w:rsid w:val="003A1D9C"/>
    <w:rsid w:val="003A4C2E"/>
    <w:rsid w:val="003A6C43"/>
    <w:rsid w:val="003A7BDB"/>
    <w:rsid w:val="003A7E39"/>
    <w:rsid w:val="003B100B"/>
    <w:rsid w:val="003B1B79"/>
    <w:rsid w:val="003B20C5"/>
    <w:rsid w:val="003B31AE"/>
    <w:rsid w:val="003B50A6"/>
    <w:rsid w:val="003B5475"/>
    <w:rsid w:val="003B57EB"/>
    <w:rsid w:val="003B5D56"/>
    <w:rsid w:val="003B6522"/>
    <w:rsid w:val="003B72DD"/>
    <w:rsid w:val="003B72E4"/>
    <w:rsid w:val="003C0507"/>
    <w:rsid w:val="003C3EA1"/>
    <w:rsid w:val="003C419D"/>
    <w:rsid w:val="003C4B6C"/>
    <w:rsid w:val="003C4E2F"/>
    <w:rsid w:val="003C55E8"/>
    <w:rsid w:val="003C5F3F"/>
    <w:rsid w:val="003C6048"/>
    <w:rsid w:val="003D293B"/>
    <w:rsid w:val="003D2A72"/>
    <w:rsid w:val="003D33B9"/>
    <w:rsid w:val="003D40AB"/>
    <w:rsid w:val="003D7087"/>
    <w:rsid w:val="003D7962"/>
    <w:rsid w:val="003D7C06"/>
    <w:rsid w:val="003E11BF"/>
    <w:rsid w:val="003E3205"/>
    <w:rsid w:val="003E5D69"/>
    <w:rsid w:val="003F041E"/>
    <w:rsid w:val="003F264C"/>
    <w:rsid w:val="003F3A87"/>
    <w:rsid w:val="003F4E05"/>
    <w:rsid w:val="003F7500"/>
    <w:rsid w:val="0040078C"/>
    <w:rsid w:val="00400C2D"/>
    <w:rsid w:val="00401426"/>
    <w:rsid w:val="004025B3"/>
    <w:rsid w:val="004025FD"/>
    <w:rsid w:val="0040381E"/>
    <w:rsid w:val="004055D2"/>
    <w:rsid w:val="00410990"/>
    <w:rsid w:val="00410A10"/>
    <w:rsid w:val="004155D9"/>
    <w:rsid w:val="00421AD5"/>
    <w:rsid w:val="0042243F"/>
    <w:rsid w:val="004239B3"/>
    <w:rsid w:val="004246CE"/>
    <w:rsid w:val="0042665F"/>
    <w:rsid w:val="00426BD9"/>
    <w:rsid w:val="00430422"/>
    <w:rsid w:val="00431F3B"/>
    <w:rsid w:val="0043202B"/>
    <w:rsid w:val="0043286B"/>
    <w:rsid w:val="004374B7"/>
    <w:rsid w:val="00441E0C"/>
    <w:rsid w:val="00446B62"/>
    <w:rsid w:val="00453025"/>
    <w:rsid w:val="00453A0B"/>
    <w:rsid w:val="004550B2"/>
    <w:rsid w:val="00455E58"/>
    <w:rsid w:val="004575AD"/>
    <w:rsid w:val="00457C6E"/>
    <w:rsid w:val="00462C1E"/>
    <w:rsid w:val="00464A02"/>
    <w:rsid w:val="004664E6"/>
    <w:rsid w:val="00467018"/>
    <w:rsid w:val="0046785E"/>
    <w:rsid w:val="004701DC"/>
    <w:rsid w:val="00473E54"/>
    <w:rsid w:val="00476452"/>
    <w:rsid w:val="004764FB"/>
    <w:rsid w:val="00483633"/>
    <w:rsid w:val="0048494D"/>
    <w:rsid w:val="0048510A"/>
    <w:rsid w:val="00490D43"/>
    <w:rsid w:val="00491788"/>
    <w:rsid w:val="004924D5"/>
    <w:rsid w:val="004927C6"/>
    <w:rsid w:val="00492C57"/>
    <w:rsid w:val="004934A3"/>
    <w:rsid w:val="00496855"/>
    <w:rsid w:val="00497ED2"/>
    <w:rsid w:val="004A01FF"/>
    <w:rsid w:val="004A026A"/>
    <w:rsid w:val="004A1B9A"/>
    <w:rsid w:val="004A3292"/>
    <w:rsid w:val="004A427D"/>
    <w:rsid w:val="004A7C8F"/>
    <w:rsid w:val="004B0B15"/>
    <w:rsid w:val="004B20BD"/>
    <w:rsid w:val="004B433E"/>
    <w:rsid w:val="004B6870"/>
    <w:rsid w:val="004B7B57"/>
    <w:rsid w:val="004C1186"/>
    <w:rsid w:val="004C11EF"/>
    <w:rsid w:val="004C16B5"/>
    <w:rsid w:val="004C1A38"/>
    <w:rsid w:val="004C362B"/>
    <w:rsid w:val="004C6B88"/>
    <w:rsid w:val="004D0B8F"/>
    <w:rsid w:val="004D2347"/>
    <w:rsid w:val="004D396D"/>
    <w:rsid w:val="004D6204"/>
    <w:rsid w:val="004D7CA7"/>
    <w:rsid w:val="004E0034"/>
    <w:rsid w:val="004E289D"/>
    <w:rsid w:val="004E2E83"/>
    <w:rsid w:val="004E671A"/>
    <w:rsid w:val="004E7543"/>
    <w:rsid w:val="004E79EB"/>
    <w:rsid w:val="004F0DE2"/>
    <w:rsid w:val="004F10F0"/>
    <w:rsid w:val="004F20B4"/>
    <w:rsid w:val="004F60A7"/>
    <w:rsid w:val="004F72F9"/>
    <w:rsid w:val="004F7512"/>
    <w:rsid w:val="004F7C9B"/>
    <w:rsid w:val="005000B6"/>
    <w:rsid w:val="00500C22"/>
    <w:rsid w:val="0050223F"/>
    <w:rsid w:val="005030F0"/>
    <w:rsid w:val="0050313E"/>
    <w:rsid w:val="0050334E"/>
    <w:rsid w:val="00504C42"/>
    <w:rsid w:val="00504EC6"/>
    <w:rsid w:val="005125A2"/>
    <w:rsid w:val="005135B6"/>
    <w:rsid w:val="0051378F"/>
    <w:rsid w:val="00520720"/>
    <w:rsid w:val="00520A3C"/>
    <w:rsid w:val="00520EFB"/>
    <w:rsid w:val="00521A47"/>
    <w:rsid w:val="0052717F"/>
    <w:rsid w:val="00527236"/>
    <w:rsid w:val="005303B3"/>
    <w:rsid w:val="00530EEB"/>
    <w:rsid w:val="00532953"/>
    <w:rsid w:val="00533CFC"/>
    <w:rsid w:val="00534EA9"/>
    <w:rsid w:val="005369CE"/>
    <w:rsid w:val="005408AC"/>
    <w:rsid w:val="00543C19"/>
    <w:rsid w:val="005446FD"/>
    <w:rsid w:val="0054697B"/>
    <w:rsid w:val="0055036D"/>
    <w:rsid w:val="005504E8"/>
    <w:rsid w:val="0055149B"/>
    <w:rsid w:val="00552252"/>
    <w:rsid w:val="00552BF2"/>
    <w:rsid w:val="00555F33"/>
    <w:rsid w:val="00560356"/>
    <w:rsid w:val="00560E88"/>
    <w:rsid w:val="0056440A"/>
    <w:rsid w:val="0056516A"/>
    <w:rsid w:val="00567A1E"/>
    <w:rsid w:val="00571AB5"/>
    <w:rsid w:val="005730E3"/>
    <w:rsid w:val="005737A5"/>
    <w:rsid w:val="00575D4A"/>
    <w:rsid w:val="00576695"/>
    <w:rsid w:val="00576AF8"/>
    <w:rsid w:val="00580512"/>
    <w:rsid w:val="005840D0"/>
    <w:rsid w:val="00584EF9"/>
    <w:rsid w:val="005860CC"/>
    <w:rsid w:val="00590C62"/>
    <w:rsid w:val="00591403"/>
    <w:rsid w:val="00591AF8"/>
    <w:rsid w:val="00592B0B"/>
    <w:rsid w:val="005960EE"/>
    <w:rsid w:val="005964B5"/>
    <w:rsid w:val="005A2417"/>
    <w:rsid w:val="005A5054"/>
    <w:rsid w:val="005A6DF9"/>
    <w:rsid w:val="005B2584"/>
    <w:rsid w:val="005B2D06"/>
    <w:rsid w:val="005B35AF"/>
    <w:rsid w:val="005B3A69"/>
    <w:rsid w:val="005B5123"/>
    <w:rsid w:val="005B542E"/>
    <w:rsid w:val="005C6C1B"/>
    <w:rsid w:val="005C71BD"/>
    <w:rsid w:val="005C7917"/>
    <w:rsid w:val="005C7D1D"/>
    <w:rsid w:val="005D0F70"/>
    <w:rsid w:val="005D30A5"/>
    <w:rsid w:val="005E0B63"/>
    <w:rsid w:val="005E6702"/>
    <w:rsid w:val="005F06F9"/>
    <w:rsid w:val="005F1BB3"/>
    <w:rsid w:val="005F3640"/>
    <w:rsid w:val="005F3EE7"/>
    <w:rsid w:val="005F542C"/>
    <w:rsid w:val="005F7C09"/>
    <w:rsid w:val="00601743"/>
    <w:rsid w:val="006035B5"/>
    <w:rsid w:val="006057F7"/>
    <w:rsid w:val="00606F81"/>
    <w:rsid w:val="0061062E"/>
    <w:rsid w:val="00612078"/>
    <w:rsid w:val="00614FAC"/>
    <w:rsid w:val="00615A12"/>
    <w:rsid w:val="00617DBC"/>
    <w:rsid w:val="00624DC7"/>
    <w:rsid w:val="00627074"/>
    <w:rsid w:val="006276D0"/>
    <w:rsid w:val="006308C0"/>
    <w:rsid w:val="006314B6"/>
    <w:rsid w:val="00633A97"/>
    <w:rsid w:val="00634DD1"/>
    <w:rsid w:val="00634F8B"/>
    <w:rsid w:val="0063674A"/>
    <w:rsid w:val="00636C15"/>
    <w:rsid w:val="00640660"/>
    <w:rsid w:val="00640C47"/>
    <w:rsid w:val="00640D44"/>
    <w:rsid w:val="0064326D"/>
    <w:rsid w:val="00643DCC"/>
    <w:rsid w:val="00645932"/>
    <w:rsid w:val="00645B8C"/>
    <w:rsid w:val="00646111"/>
    <w:rsid w:val="00650990"/>
    <w:rsid w:val="00650B0A"/>
    <w:rsid w:val="006544AC"/>
    <w:rsid w:val="00654C4D"/>
    <w:rsid w:val="00656B79"/>
    <w:rsid w:val="00666D9E"/>
    <w:rsid w:val="0066722F"/>
    <w:rsid w:val="00671ADF"/>
    <w:rsid w:val="006801F9"/>
    <w:rsid w:val="00681F96"/>
    <w:rsid w:val="006827CB"/>
    <w:rsid w:val="00683E23"/>
    <w:rsid w:val="00684579"/>
    <w:rsid w:val="00685D4C"/>
    <w:rsid w:val="006862C7"/>
    <w:rsid w:val="0068646B"/>
    <w:rsid w:val="00690BA7"/>
    <w:rsid w:val="006913E0"/>
    <w:rsid w:val="00693BEB"/>
    <w:rsid w:val="006943DA"/>
    <w:rsid w:val="0069464C"/>
    <w:rsid w:val="006A1B07"/>
    <w:rsid w:val="006A40BE"/>
    <w:rsid w:val="006A517F"/>
    <w:rsid w:val="006A7005"/>
    <w:rsid w:val="006A7BF7"/>
    <w:rsid w:val="006B3560"/>
    <w:rsid w:val="006B4597"/>
    <w:rsid w:val="006B487A"/>
    <w:rsid w:val="006B5300"/>
    <w:rsid w:val="006B72CB"/>
    <w:rsid w:val="006C08F8"/>
    <w:rsid w:val="006C0F4C"/>
    <w:rsid w:val="006C25F9"/>
    <w:rsid w:val="006C2C5D"/>
    <w:rsid w:val="006C3462"/>
    <w:rsid w:val="006C435B"/>
    <w:rsid w:val="006C5829"/>
    <w:rsid w:val="006D0274"/>
    <w:rsid w:val="006D1160"/>
    <w:rsid w:val="006D14AD"/>
    <w:rsid w:val="006D314D"/>
    <w:rsid w:val="006D39C4"/>
    <w:rsid w:val="006D7636"/>
    <w:rsid w:val="006D77E7"/>
    <w:rsid w:val="006E00C8"/>
    <w:rsid w:val="006E120E"/>
    <w:rsid w:val="006E13AF"/>
    <w:rsid w:val="006E3EB0"/>
    <w:rsid w:val="006E4C55"/>
    <w:rsid w:val="006E73B5"/>
    <w:rsid w:val="006F11D2"/>
    <w:rsid w:val="006F151E"/>
    <w:rsid w:val="006F1648"/>
    <w:rsid w:val="006F3A4A"/>
    <w:rsid w:val="006F43E2"/>
    <w:rsid w:val="006F6219"/>
    <w:rsid w:val="0070237A"/>
    <w:rsid w:val="00705FBA"/>
    <w:rsid w:val="00706CFD"/>
    <w:rsid w:val="0071171E"/>
    <w:rsid w:val="00715C80"/>
    <w:rsid w:val="00720CF9"/>
    <w:rsid w:val="00722654"/>
    <w:rsid w:val="00724AA7"/>
    <w:rsid w:val="00724AD2"/>
    <w:rsid w:val="007315E1"/>
    <w:rsid w:val="00735302"/>
    <w:rsid w:val="007367E2"/>
    <w:rsid w:val="007406D2"/>
    <w:rsid w:val="00741EE6"/>
    <w:rsid w:val="00744399"/>
    <w:rsid w:val="007444A8"/>
    <w:rsid w:val="007470D6"/>
    <w:rsid w:val="007471C0"/>
    <w:rsid w:val="00750EC3"/>
    <w:rsid w:val="00752B5F"/>
    <w:rsid w:val="00753E8F"/>
    <w:rsid w:val="00757BAF"/>
    <w:rsid w:val="00761B81"/>
    <w:rsid w:val="00761BFA"/>
    <w:rsid w:val="007631F3"/>
    <w:rsid w:val="00764FA0"/>
    <w:rsid w:val="00766D81"/>
    <w:rsid w:val="00767C00"/>
    <w:rsid w:val="007702A3"/>
    <w:rsid w:val="00770A89"/>
    <w:rsid w:val="0077191F"/>
    <w:rsid w:val="00774B7E"/>
    <w:rsid w:val="00777864"/>
    <w:rsid w:val="00777BBA"/>
    <w:rsid w:val="00781845"/>
    <w:rsid w:val="0078449B"/>
    <w:rsid w:val="00784D05"/>
    <w:rsid w:val="00785495"/>
    <w:rsid w:val="007875AA"/>
    <w:rsid w:val="007877AD"/>
    <w:rsid w:val="007903A1"/>
    <w:rsid w:val="00791711"/>
    <w:rsid w:val="0079254B"/>
    <w:rsid w:val="00794EE7"/>
    <w:rsid w:val="007978F4"/>
    <w:rsid w:val="007A0E61"/>
    <w:rsid w:val="007A1E6D"/>
    <w:rsid w:val="007A26A5"/>
    <w:rsid w:val="007A28E0"/>
    <w:rsid w:val="007A2D4B"/>
    <w:rsid w:val="007A5A17"/>
    <w:rsid w:val="007A628D"/>
    <w:rsid w:val="007A6601"/>
    <w:rsid w:val="007B3212"/>
    <w:rsid w:val="007B4482"/>
    <w:rsid w:val="007D120F"/>
    <w:rsid w:val="007D2242"/>
    <w:rsid w:val="007D3175"/>
    <w:rsid w:val="007D3511"/>
    <w:rsid w:val="007D3E74"/>
    <w:rsid w:val="007D56AD"/>
    <w:rsid w:val="007E4CC1"/>
    <w:rsid w:val="007E5BA6"/>
    <w:rsid w:val="007F1211"/>
    <w:rsid w:val="007F6B4D"/>
    <w:rsid w:val="00800536"/>
    <w:rsid w:val="00800CF7"/>
    <w:rsid w:val="008029CB"/>
    <w:rsid w:val="00802E7F"/>
    <w:rsid w:val="00807277"/>
    <w:rsid w:val="008107FD"/>
    <w:rsid w:val="00812463"/>
    <w:rsid w:val="008128CE"/>
    <w:rsid w:val="00812FBF"/>
    <w:rsid w:val="0081463F"/>
    <w:rsid w:val="00814B8E"/>
    <w:rsid w:val="00814D9C"/>
    <w:rsid w:val="00814F40"/>
    <w:rsid w:val="0081547E"/>
    <w:rsid w:val="0081558B"/>
    <w:rsid w:val="00815808"/>
    <w:rsid w:val="0081600F"/>
    <w:rsid w:val="00816786"/>
    <w:rsid w:val="00816A97"/>
    <w:rsid w:val="008176DA"/>
    <w:rsid w:val="00817F8F"/>
    <w:rsid w:val="00820E1A"/>
    <w:rsid w:val="00832BE3"/>
    <w:rsid w:val="00833C6F"/>
    <w:rsid w:val="0083406B"/>
    <w:rsid w:val="00837827"/>
    <w:rsid w:val="0084324F"/>
    <w:rsid w:val="00851FE4"/>
    <w:rsid w:val="008539C6"/>
    <w:rsid w:val="00853A76"/>
    <w:rsid w:val="008540E3"/>
    <w:rsid w:val="008563B7"/>
    <w:rsid w:val="00856774"/>
    <w:rsid w:val="0086048C"/>
    <w:rsid w:val="00861AD6"/>
    <w:rsid w:val="00862014"/>
    <w:rsid w:val="0086283E"/>
    <w:rsid w:val="00863E3C"/>
    <w:rsid w:val="00865471"/>
    <w:rsid w:val="008662FF"/>
    <w:rsid w:val="0086688A"/>
    <w:rsid w:val="00866D5B"/>
    <w:rsid w:val="008675C2"/>
    <w:rsid w:val="008702A6"/>
    <w:rsid w:val="008728E6"/>
    <w:rsid w:val="008733B7"/>
    <w:rsid w:val="00875E83"/>
    <w:rsid w:val="0088091F"/>
    <w:rsid w:val="00881794"/>
    <w:rsid w:val="0088252F"/>
    <w:rsid w:val="00883B66"/>
    <w:rsid w:val="008841A2"/>
    <w:rsid w:val="008878B6"/>
    <w:rsid w:val="008901B6"/>
    <w:rsid w:val="00893337"/>
    <w:rsid w:val="008950F4"/>
    <w:rsid w:val="008954CF"/>
    <w:rsid w:val="0089577F"/>
    <w:rsid w:val="00895C51"/>
    <w:rsid w:val="00896A85"/>
    <w:rsid w:val="008A0C77"/>
    <w:rsid w:val="008A5119"/>
    <w:rsid w:val="008B0816"/>
    <w:rsid w:val="008B5372"/>
    <w:rsid w:val="008B5EB7"/>
    <w:rsid w:val="008B6101"/>
    <w:rsid w:val="008B7338"/>
    <w:rsid w:val="008C0499"/>
    <w:rsid w:val="008C6605"/>
    <w:rsid w:val="008D0920"/>
    <w:rsid w:val="008D3B0B"/>
    <w:rsid w:val="008D5682"/>
    <w:rsid w:val="008E0FEC"/>
    <w:rsid w:val="008E2DE7"/>
    <w:rsid w:val="008E6295"/>
    <w:rsid w:val="008E66B2"/>
    <w:rsid w:val="008E7551"/>
    <w:rsid w:val="008F1292"/>
    <w:rsid w:val="008F201E"/>
    <w:rsid w:val="008F543A"/>
    <w:rsid w:val="008F6972"/>
    <w:rsid w:val="00901B2B"/>
    <w:rsid w:val="0091028E"/>
    <w:rsid w:val="009104A8"/>
    <w:rsid w:val="009113D3"/>
    <w:rsid w:val="00911488"/>
    <w:rsid w:val="00912841"/>
    <w:rsid w:val="009153AC"/>
    <w:rsid w:val="00917636"/>
    <w:rsid w:val="00917FC7"/>
    <w:rsid w:val="009213B3"/>
    <w:rsid w:val="009233F0"/>
    <w:rsid w:val="009246B9"/>
    <w:rsid w:val="00924BC4"/>
    <w:rsid w:val="00925C8F"/>
    <w:rsid w:val="00930529"/>
    <w:rsid w:val="0093424E"/>
    <w:rsid w:val="0093774D"/>
    <w:rsid w:val="00941693"/>
    <w:rsid w:val="0094188E"/>
    <w:rsid w:val="00941955"/>
    <w:rsid w:val="00942078"/>
    <w:rsid w:val="00942599"/>
    <w:rsid w:val="009441DC"/>
    <w:rsid w:val="00944A58"/>
    <w:rsid w:val="00946DE0"/>
    <w:rsid w:val="00947B98"/>
    <w:rsid w:val="00950EF4"/>
    <w:rsid w:val="00952E3D"/>
    <w:rsid w:val="00953F4A"/>
    <w:rsid w:val="00954991"/>
    <w:rsid w:val="00961FF2"/>
    <w:rsid w:val="00973795"/>
    <w:rsid w:val="00975CCC"/>
    <w:rsid w:val="0098060E"/>
    <w:rsid w:val="00981395"/>
    <w:rsid w:val="009827D6"/>
    <w:rsid w:val="00982E83"/>
    <w:rsid w:val="0098376D"/>
    <w:rsid w:val="00983AD5"/>
    <w:rsid w:val="009850F4"/>
    <w:rsid w:val="00987477"/>
    <w:rsid w:val="00990905"/>
    <w:rsid w:val="00990AA9"/>
    <w:rsid w:val="00990B5C"/>
    <w:rsid w:val="00991292"/>
    <w:rsid w:val="00991BC2"/>
    <w:rsid w:val="00994072"/>
    <w:rsid w:val="009949ED"/>
    <w:rsid w:val="0099550E"/>
    <w:rsid w:val="0099593B"/>
    <w:rsid w:val="00995961"/>
    <w:rsid w:val="00996CAB"/>
    <w:rsid w:val="00997648"/>
    <w:rsid w:val="009A05E6"/>
    <w:rsid w:val="009A0FCB"/>
    <w:rsid w:val="009A21F9"/>
    <w:rsid w:val="009A4D7E"/>
    <w:rsid w:val="009A6884"/>
    <w:rsid w:val="009B0465"/>
    <w:rsid w:val="009B0E29"/>
    <w:rsid w:val="009B1574"/>
    <w:rsid w:val="009B1AE9"/>
    <w:rsid w:val="009B1E22"/>
    <w:rsid w:val="009B2DD5"/>
    <w:rsid w:val="009B329D"/>
    <w:rsid w:val="009B3AF0"/>
    <w:rsid w:val="009B45BA"/>
    <w:rsid w:val="009B53FD"/>
    <w:rsid w:val="009B5EA0"/>
    <w:rsid w:val="009C0C95"/>
    <w:rsid w:val="009C2655"/>
    <w:rsid w:val="009C2BA5"/>
    <w:rsid w:val="009C2C3F"/>
    <w:rsid w:val="009C7737"/>
    <w:rsid w:val="009D2872"/>
    <w:rsid w:val="009D5A34"/>
    <w:rsid w:val="009D5F97"/>
    <w:rsid w:val="009D6A61"/>
    <w:rsid w:val="009E050D"/>
    <w:rsid w:val="009E2413"/>
    <w:rsid w:val="009E29FC"/>
    <w:rsid w:val="009E389A"/>
    <w:rsid w:val="009E5DCE"/>
    <w:rsid w:val="009E5FDD"/>
    <w:rsid w:val="009E6B24"/>
    <w:rsid w:val="009E6CE6"/>
    <w:rsid w:val="009F2326"/>
    <w:rsid w:val="009F2608"/>
    <w:rsid w:val="009F375E"/>
    <w:rsid w:val="009F3DB8"/>
    <w:rsid w:val="009F62FC"/>
    <w:rsid w:val="009F6DED"/>
    <w:rsid w:val="00A000B4"/>
    <w:rsid w:val="00A00EAE"/>
    <w:rsid w:val="00A01C39"/>
    <w:rsid w:val="00A035AE"/>
    <w:rsid w:val="00A03A7E"/>
    <w:rsid w:val="00A0469B"/>
    <w:rsid w:val="00A04DE1"/>
    <w:rsid w:val="00A04DF2"/>
    <w:rsid w:val="00A062E5"/>
    <w:rsid w:val="00A0782A"/>
    <w:rsid w:val="00A13BDE"/>
    <w:rsid w:val="00A1739B"/>
    <w:rsid w:val="00A173E3"/>
    <w:rsid w:val="00A174E9"/>
    <w:rsid w:val="00A20999"/>
    <w:rsid w:val="00A21D00"/>
    <w:rsid w:val="00A22155"/>
    <w:rsid w:val="00A23737"/>
    <w:rsid w:val="00A2480D"/>
    <w:rsid w:val="00A26DDD"/>
    <w:rsid w:val="00A347D2"/>
    <w:rsid w:val="00A3594A"/>
    <w:rsid w:val="00A35B09"/>
    <w:rsid w:val="00A368EA"/>
    <w:rsid w:val="00A40FA6"/>
    <w:rsid w:val="00A41A3A"/>
    <w:rsid w:val="00A43A2A"/>
    <w:rsid w:val="00A46759"/>
    <w:rsid w:val="00A50873"/>
    <w:rsid w:val="00A50B0D"/>
    <w:rsid w:val="00A525C0"/>
    <w:rsid w:val="00A53C84"/>
    <w:rsid w:val="00A54FB1"/>
    <w:rsid w:val="00A55F72"/>
    <w:rsid w:val="00A56200"/>
    <w:rsid w:val="00A56C23"/>
    <w:rsid w:val="00A56DF7"/>
    <w:rsid w:val="00A578F6"/>
    <w:rsid w:val="00A6208B"/>
    <w:rsid w:val="00A64985"/>
    <w:rsid w:val="00A65D89"/>
    <w:rsid w:val="00A71C24"/>
    <w:rsid w:val="00A725F2"/>
    <w:rsid w:val="00A732BA"/>
    <w:rsid w:val="00A81FCF"/>
    <w:rsid w:val="00A8396A"/>
    <w:rsid w:val="00A92DA3"/>
    <w:rsid w:val="00A936D7"/>
    <w:rsid w:val="00A95B68"/>
    <w:rsid w:val="00AA0A16"/>
    <w:rsid w:val="00AA44C6"/>
    <w:rsid w:val="00AA4E59"/>
    <w:rsid w:val="00AA5FC2"/>
    <w:rsid w:val="00AA6ED5"/>
    <w:rsid w:val="00AB06C9"/>
    <w:rsid w:val="00AB07DE"/>
    <w:rsid w:val="00AB3F29"/>
    <w:rsid w:val="00AB4154"/>
    <w:rsid w:val="00AB4A31"/>
    <w:rsid w:val="00AC013F"/>
    <w:rsid w:val="00AC0311"/>
    <w:rsid w:val="00AC11A7"/>
    <w:rsid w:val="00AC517D"/>
    <w:rsid w:val="00AC5394"/>
    <w:rsid w:val="00AC5F58"/>
    <w:rsid w:val="00AD0B43"/>
    <w:rsid w:val="00AD0DCB"/>
    <w:rsid w:val="00AD0E18"/>
    <w:rsid w:val="00AD1F14"/>
    <w:rsid w:val="00AD21B7"/>
    <w:rsid w:val="00AD5A5C"/>
    <w:rsid w:val="00AE4102"/>
    <w:rsid w:val="00AE689E"/>
    <w:rsid w:val="00AE726F"/>
    <w:rsid w:val="00AF0AB5"/>
    <w:rsid w:val="00AF311D"/>
    <w:rsid w:val="00AF3CFA"/>
    <w:rsid w:val="00AF759E"/>
    <w:rsid w:val="00B0083D"/>
    <w:rsid w:val="00B00DF3"/>
    <w:rsid w:val="00B00E35"/>
    <w:rsid w:val="00B01389"/>
    <w:rsid w:val="00B049C5"/>
    <w:rsid w:val="00B07085"/>
    <w:rsid w:val="00B104D3"/>
    <w:rsid w:val="00B10BD2"/>
    <w:rsid w:val="00B15D6E"/>
    <w:rsid w:val="00B21E26"/>
    <w:rsid w:val="00B221D1"/>
    <w:rsid w:val="00B22A2F"/>
    <w:rsid w:val="00B23100"/>
    <w:rsid w:val="00B23EDE"/>
    <w:rsid w:val="00B31901"/>
    <w:rsid w:val="00B32208"/>
    <w:rsid w:val="00B34388"/>
    <w:rsid w:val="00B35862"/>
    <w:rsid w:val="00B35B12"/>
    <w:rsid w:val="00B3600F"/>
    <w:rsid w:val="00B37E4D"/>
    <w:rsid w:val="00B4125F"/>
    <w:rsid w:val="00B42C8D"/>
    <w:rsid w:val="00B4589F"/>
    <w:rsid w:val="00B45CA7"/>
    <w:rsid w:val="00B5013A"/>
    <w:rsid w:val="00B5410A"/>
    <w:rsid w:val="00B6082D"/>
    <w:rsid w:val="00B612AA"/>
    <w:rsid w:val="00B61B57"/>
    <w:rsid w:val="00B62667"/>
    <w:rsid w:val="00B6358D"/>
    <w:rsid w:val="00B64022"/>
    <w:rsid w:val="00B64515"/>
    <w:rsid w:val="00B65191"/>
    <w:rsid w:val="00B65735"/>
    <w:rsid w:val="00B65D15"/>
    <w:rsid w:val="00B66685"/>
    <w:rsid w:val="00B66750"/>
    <w:rsid w:val="00B7145A"/>
    <w:rsid w:val="00B744BC"/>
    <w:rsid w:val="00B7721D"/>
    <w:rsid w:val="00B776D1"/>
    <w:rsid w:val="00B81261"/>
    <w:rsid w:val="00B81AA8"/>
    <w:rsid w:val="00B82CB2"/>
    <w:rsid w:val="00B84DF3"/>
    <w:rsid w:val="00B8699E"/>
    <w:rsid w:val="00B90493"/>
    <w:rsid w:val="00B915EA"/>
    <w:rsid w:val="00BA07DA"/>
    <w:rsid w:val="00BA5606"/>
    <w:rsid w:val="00BB07BC"/>
    <w:rsid w:val="00BB32BB"/>
    <w:rsid w:val="00BB35E6"/>
    <w:rsid w:val="00BB6CB8"/>
    <w:rsid w:val="00BB7847"/>
    <w:rsid w:val="00BB7EDA"/>
    <w:rsid w:val="00BC10A1"/>
    <w:rsid w:val="00BC1AC5"/>
    <w:rsid w:val="00BC319D"/>
    <w:rsid w:val="00BC31CF"/>
    <w:rsid w:val="00BC32DD"/>
    <w:rsid w:val="00BD051F"/>
    <w:rsid w:val="00BD1DD3"/>
    <w:rsid w:val="00BD603D"/>
    <w:rsid w:val="00BD61DB"/>
    <w:rsid w:val="00BD6CB9"/>
    <w:rsid w:val="00BD717A"/>
    <w:rsid w:val="00BE0BC2"/>
    <w:rsid w:val="00BE11E2"/>
    <w:rsid w:val="00BE1D9C"/>
    <w:rsid w:val="00BE2614"/>
    <w:rsid w:val="00BE2A46"/>
    <w:rsid w:val="00BE3D6C"/>
    <w:rsid w:val="00BE56A3"/>
    <w:rsid w:val="00BF0A95"/>
    <w:rsid w:val="00BF33E3"/>
    <w:rsid w:val="00BF455F"/>
    <w:rsid w:val="00BF5235"/>
    <w:rsid w:val="00BF7673"/>
    <w:rsid w:val="00C004D7"/>
    <w:rsid w:val="00C05081"/>
    <w:rsid w:val="00C05D9A"/>
    <w:rsid w:val="00C130B5"/>
    <w:rsid w:val="00C14297"/>
    <w:rsid w:val="00C15241"/>
    <w:rsid w:val="00C20023"/>
    <w:rsid w:val="00C20637"/>
    <w:rsid w:val="00C21111"/>
    <w:rsid w:val="00C233D4"/>
    <w:rsid w:val="00C24D29"/>
    <w:rsid w:val="00C256A1"/>
    <w:rsid w:val="00C2700C"/>
    <w:rsid w:val="00C27DA9"/>
    <w:rsid w:val="00C325DE"/>
    <w:rsid w:val="00C33DED"/>
    <w:rsid w:val="00C33F68"/>
    <w:rsid w:val="00C36F45"/>
    <w:rsid w:val="00C41CD6"/>
    <w:rsid w:val="00C43105"/>
    <w:rsid w:val="00C4622A"/>
    <w:rsid w:val="00C47416"/>
    <w:rsid w:val="00C50F85"/>
    <w:rsid w:val="00C512A4"/>
    <w:rsid w:val="00C5177E"/>
    <w:rsid w:val="00C5360A"/>
    <w:rsid w:val="00C54937"/>
    <w:rsid w:val="00C56E43"/>
    <w:rsid w:val="00C60D17"/>
    <w:rsid w:val="00C62E89"/>
    <w:rsid w:val="00C64B9C"/>
    <w:rsid w:val="00C66C40"/>
    <w:rsid w:val="00C67B22"/>
    <w:rsid w:val="00C727DA"/>
    <w:rsid w:val="00C768CF"/>
    <w:rsid w:val="00C76B2B"/>
    <w:rsid w:val="00C82C55"/>
    <w:rsid w:val="00C8304A"/>
    <w:rsid w:val="00C84C36"/>
    <w:rsid w:val="00C93311"/>
    <w:rsid w:val="00C9332B"/>
    <w:rsid w:val="00C941F4"/>
    <w:rsid w:val="00C94B47"/>
    <w:rsid w:val="00C95F49"/>
    <w:rsid w:val="00C96482"/>
    <w:rsid w:val="00C96EBB"/>
    <w:rsid w:val="00CA1903"/>
    <w:rsid w:val="00CA25F0"/>
    <w:rsid w:val="00CA2686"/>
    <w:rsid w:val="00CA5115"/>
    <w:rsid w:val="00CA5E20"/>
    <w:rsid w:val="00CB661F"/>
    <w:rsid w:val="00CB6977"/>
    <w:rsid w:val="00CB7BA5"/>
    <w:rsid w:val="00CC0762"/>
    <w:rsid w:val="00CC0B85"/>
    <w:rsid w:val="00CC2126"/>
    <w:rsid w:val="00CC3146"/>
    <w:rsid w:val="00CC46AB"/>
    <w:rsid w:val="00CC5456"/>
    <w:rsid w:val="00CC58FE"/>
    <w:rsid w:val="00CD1F4A"/>
    <w:rsid w:val="00CD2D31"/>
    <w:rsid w:val="00CD3F0F"/>
    <w:rsid w:val="00CD4508"/>
    <w:rsid w:val="00CD5589"/>
    <w:rsid w:val="00CD64D1"/>
    <w:rsid w:val="00CE01B9"/>
    <w:rsid w:val="00CE0379"/>
    <w:rsid w:val="00CE1FC4"/>
    <w:rsid w:val="00CE2426"/>
    <w:rsid w:val="00CE4BA4"/>
    <w:rsid w:val="00CE4C28"/>
    <w:rsid w:val="00CE5A30"/>
    <w:rsid w:val="00CE5D2A"/>
    <w:rsid w:val="00CE7605"/>
    <w:rsid w:val="00CE77C9"/>
    <w:rsid w:val="00CF32AE"/>
    <w:rsid w:val="00D05A9E"/>
    <w:rsid w:val="00D0624F"/>
    <w:rsid w:val="00D14452"/>
    <w:rsid w:val="00D15C9E"/>
    <w:rsid w:val="00D1622F"/>
    <w:rsid w:val="00D16D1C"/>
    <w:rsid w:val="00D17BEC"/>
    <w:rsid w:val="00D22116"/>
    <w:rsid w:val="00D239DC"/>
    <w:rsid w:val="00D263C7"/>
    <w:rsid w:val="00D30C64"/>
    <w:rsid w:val="00D32935"/>
    <w:rsid w:val="00D35C24"/>
    <w:rsid w:val="00D37E50"/>
    <w:rsid w:val="00D42740"/>
    <w:rsid w:val="00D42DD5"/>
    <w:rsid w:val="00D431F5"/>
    <w:rsid w:val="00D43758"/>
    <w:rsid w:val="00D4518C"/>
    <w:rsid w:val="00D457D8"/>
    <w:rsid w:val="00D45DDF"/>
    <w:rsid w:val="00D46C6F"/>
    <w:rsid w:val="00D5026D"/>
    <w:rsid w:val="00D51D63"/>
    <w:rsid w:val="00D527A3"/>
    <w:rsid w:val="00D56CA0"/>
    <w:rsid w:val="00D60BCA"/>
    <w:rsid w:val="00D6452D"/>
    <w:rsid w:val="00D656F8"/>
    <w:rsid w:val="00D66303"/>
    <w:rsid w:val="00D67B78"/>
    <w:rsid w:val="00D7294B"/>
    <w:rsid w:val="00D72CD3"/>
    <w:rsid w:val="00D76B4E"/>
    <w:rsid w:val="00D77DC7"/>
    <w:rsid w:val="00D82C4C"/>
    <w:rsid w:val="00D87628"/>
    <w:rsid w:val="00D905CF"/>
    <w:rsid w:val="00D90F76"/>
    <w:rsid w:val="00D92AAD"/>
    <w:rsid w:val="00D92BA4"/>
    <w:rsid w:val="00D932A7"/>
    <w:rsid w:val="00D938FE"/>
    <w:rsid w:val="00D95B2E"/>
    <w:rsid w:val="00D95C37"/>
    <w:rsid w:val="00DA17E1"/>
    <w:rsid w:val="00DA1903"/>
    <w:rsid w:val="00DA23CD"/>
    <w:rsid w:val="00DA313D"/>
    <w:rsid w:val="00DA5275"/>
    <w:rsid w:val="00DA5F24"/>
    <w:rsid w:val="00DA74E8"/>
    <w:rsid w:val="00DC1E05"/>
    <w:rsid w:val="00DC1FF8"/>
    <w:rsid w:val="00DC2483"/>
    <w:rsid w:val="00DC4741"/>
    <w:rsid w:val="00DC6237"/>
    <w:rsid w:val="00DC649E"/>
    <w:rsid w:val="00DD0EB3"/>
    <w:rsid w:val="00DD1309"/>
    <w:rsid w:val="00DD2D09"/>
    <w:rsid w:val="00DD54FA"/>
    <w:rsid w:val="00DD5A9E"/>
    <w:rsid w:val="00DD7380"/>
    <w:rsid w:val="00DE19E8"/>
    <w:rsid w:val="00DE2EE9"/>
    <w:rsid w:val="00DE6A2D"/>
    <w:rsid w:val="00DF10F0"/>
    <w:rsid w:val="00DF4FB1"/>
    <w:rsid w:val="00DF560F"/>
    <w:rsid w:val="00E0165F"/>
    <w:rsid w:val="00E01C2E"/>
    <w:rsid w:val="00E01E4B"/>
    <w:rsid w:val="00E02A6D"/>
    <w:rsid w:val="00E02CBE"/>
    <w:rsid w:val="00E02FF8"/>
    <w:rsid w:val="00E0317A"/>
    <w:rsid w:val="00E04EF2"/>
    <w:rsid w:val="00E05448"/>
    <w:rsid w:val="00E06AA2"/>
    <w:rsid w:val="00E06F0C"/>
    <w:rsid w:val="00E0738A"/>
    <w:rsid w:val="00E1022F"/>
    <w:rsid w:val="00E12FB0"/>
    <w:rsid w:val="00E130F6"/>
    <w:rsid w:val="00E14021"/>
    <w:rsid w:val="00E153CE"/>
    <w:rsid w:val="00E159DB"/>
    <w:rsid w:val="00E16246"/>
    <w:rsid w:val="00E163D7"/>
    <w:rsid w:val="00E1747F"/>
    <w:rsid w:val="00E2045D"/>
    <w:rsid w:val="00E220C6"/>
    <w:rsid w:val="00E23D50"/>
    <w:rsid w:val="00E24FA9"/>
    <w:rsid w:val="00E2730E"/>
    <w:rsid w:val="00E30E9E"/>
    <w:rsid w:val="00E32CC5"/>
    <w:rsid w:val="00E3376E"/>
    <w:rsid w:val="00E35C2D"/>
    <w:rsid w:val="00E373EC"/>
    <w:rsid w:val="00E42B3A"/>
    <w:rsid w:val="00E456F4"/>
    <w:rsid w:val="00E45AC2"/>
    <w:rsid w:val="00E46144"/>
    <w:rsid w:val="00E46C6D"/>
    <w:rsid w:val="00E46FA2"/>
    <w:rsid w:val="00E556FD"/>
    <w:rsid w:val="00E56D3E"/>
    <w:rsid w:val="00E62C39"/>
    <w:rsid w:val="00E66998"/>
    <w:rsid w:val="00E66B48"/>
    <w:rsid w:val="00E67C72"/>
    <w:rsid w:val="00E71FED"/>
    <w:rsid w:val="00E72AB6"/>
    <w:rsid w:val="00E73233"/>
    <w:rsid w:val="00E762B9"/>
    <w:rsid w:val="00E76BBE"/>
    <w:rsid w:val="00E76EDD"/>
    <w:rsid w:val="00E7788E"/>
    <w:rsid w:val="00E82187"/>
    <w:rsid w:val="00E8338C"/>
    <w:rsid w:val="00E91031"/>
    <w:rsid w:val="00E95B62"/>
    <w:rsid w:val="00E9696E"/>
    <w:rsid w:val="00EA076A"/>
    <w:rsid w:val="00EA4FCC"/>
    <w:rsid w:val="00EA5D17"/>
    <w:rsid w:val="00EB3CF9"/>
    <w:rsid w:val="00EB416A"/>
    <w:rsid w:val="00EB444E"/>
    <w:rsid w:val="00EB526A"/>
    <w:rsid w:val="00EB5997"/>
    <w:rsid w:val="00EB6C6D"/>
    <w:rsid w:val="00EB6F47"/>
    <w:rsid w:val="00EB76AF"/>
    <w:rsid w:val="00EC3D60"/>
    <w:rsid w:val="00EC4DEB"/>
    <w:rsid w:val="00EC52CC"/>
    <w:rsid w:val="00EC683C"/>
    <w:rsid w:val="00EC7B79"/>
    <w:rsid w:val="00ED30B5"/>
    <w:rsid w:val="00ED647F"/>
    <w:rsid w:val="00EE3AD2"/>
    <w:rsid w:val="00EF06D7"/>
    <w:rsid w:val="00EF1F9B"/>
    <w:rsid w:val="00EF219A"/>
    <w:rsid w:val="00EF6F78"/>
    <w:rsid w:val="00F01DCA"/>
    <w:rsid w:val="00F065A0"/>
    <w:rsid w:val="00F10121"/>
    <w:rsid w:val="00F135AE"/>
    <w:rsid w:val="00F15FED"/>
    <w:rsid w:val="00F22DC8"/>
    <w:rsid w:val="00F22E3C"/>
    <w:rsid w:val="00F24C33"/>
    <w:rsid w:val="00F25FCA"/>
    <w:rsid w:val="00F26FBB"/>
    <w:rsid w:val="00F31544"/>
    <w:rsid w:val="00F34FE6"/>
    <w:rsid w:val="00F3738E"/>
    <w:rsid w:val="00F45A97"/>
    <w:rsid w:val="00F56C3E"/>
    <w:rsid w:val="00F60707"/>
    <w:rsid w:val="00F63387"/>
    <w:rsid w:val="00F651B3"/>
    <w:rsid w:val="00F653C7"/>
    <w:rsid w:val="00F654D9"/>
    <w:rsid w:val="00F73449"/>
    <w:rsid w:val="00F74925"/>
    <w:rsid w:val="00F7757A"/>
    <w:rsid w:val="00F77D30"/>
    <w:rsid w:val="00F8234C"/>
    <w:rsid w:val="00F832E5"/>
    <w:rsid w:val="00F86DE2"/>
    <w:rsid w:val="00F911A6"/>
    <w:rsid w:val="00F93069"/>
    <w:rsid w:val="00F932FD"/>
    <w:rsid w:val="00F93AEC"/>
    <w:rsid w:val="00F95BE5"/>
    <w:rsid w:val="00F95D2C"/>
    <w:rsid w:val="00F95E0A"/>
    <w:rsid w:val="00FA0BF5"/>
    <w:rsid w:val="00FA1C49"/>
    <w:rsid w:val="00FA2150"/>
    <w:rsid w:val="00FA2E90"/>
    <w:rsid w:val="00FA497F"/>
    <w:rsid w:val="00FA599D"/>
    <w:rsid w:val="00FA6DDE"/>
    <w:rsid w:val="00FA7AA6"/>
    <w:rsid w:val="00FB0632"/>
    <w:rsid w:val="00FB134C"/>
    <w:rsid w:val="00FB28AB"/>
    <w:rsid w:val="00FB2B10"/>
    <w:rsid w:val="00FB447C"/>
    <w:rsid w:val="00FB547D"/>
    <w:rsid w:val="00FB5E3A"/>
    <w:rsid w:val="00FB78DF"/>
    <w:rsid w:val="00FC0254"/>
    <w:rsid w:val="00FC0C19"/>
    <w:rsid w:val="00FC19F6"/>
    <w:rsid w:val="00FC1D72"/>
    <w:rsid w:val="00FC3504"/>
    <w:rsid w:val="00FC391E"/>
    <w:rsid w:val="00FC4AF1"/>
    <w:rsid w:val="00FC643F"/>
    <w:rsid w:val="00FD0226"/>
    <w:rsid w:val="00FD24AF"/>
    <w:rsid w:val="00FD26B7"/>
    <w:rsid w:val="00FD2796"/>
    <w:rsid w:val="00FD3416"/>
    <w:rsid w:val="00FE2308"/>
    <w:rsid w:val="00FE3EB4"/>
    <w:rsid w:val="00FE4B31"/>
    <w:rsid w:val="00FE5403"/>
    <w:rsid w:val="00FE6651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E45C"/>
  <w15:chartTrackingRefBased/>
  <w15:docId w15:val="{2F65AEAB-DB16-4BFF-96B6-E8889A63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41:00Z">
        <w:pPr>
          <w:spacing w:after="160" w:line="259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4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8494D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paragraph" w:styleId="Heading4">
    <w:name w:val="heading 4"/>
    <w:basedOn w:val="Heading5"/>
    <w:next w:val="Normal"/>
    <w:link w:val="Heading4Char"/>
    <w:qFormat/>
    <w:rsid w:val="00534EA9"/>
    <w:pPr>
      <w:keepNext w:val="0"/>
      <w:keepLines w:val="0"/>
      <w:spacing w:before="0"/>
      <w:outlineLvl w:val="3"/>
    </w:pPr>
    <w:rPr>
      <w:rFonts w:ascii="Arial" w:eastAsia="Times New Roman" w:hAnsi="Arial" w:cs="Arial"/>
      <w:b/>
      <w:color w:val="auto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A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41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41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0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C02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43DA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943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43DA"/>
  </w:style>
  <w:style w:type="paragraph" w:styleId="Footer">
    <w:name w:val="footer"/>
    <w:basedOn w:val="Normal"/>
    <w:link w:val="FooterChar"/>
    <w:uiPriority w:val="99"/>
    <w:unhideWhenUsed/>
    <w:rsid w:val="006943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43DA"/>
  </w:style>
  <w:style w:type="paragraph" w:styleId="ListParagraph">
    <w:name w:val="List Paragraph"/>
    <w:basedOn w:val="Normal"/>
    <w:link w:val="ListParagraphChar"/>
    <w:uiPriority w:val="34"/>
    <w:qFormat/>
    <w:rsid w:val="009D5F97"/>
    <w:pPr>
      <w:ind w:left="720"/>
      <w:contextualSpacing/>
      <w:pPrChange w:id="2" w:author="msi" w:date="2026-09-22T12:41:00Z">
        <w:pPr>
          <w:spacing w:before="60" w:after="60"/>
          <w:ind w:left="720"/>
          <w:contextualSpacing/>
          <w:jc w:val="both"/>
        </w:pPr>
      </w:pPrChange>
    </w:pPr>
    <w:rPr>
      <w:rPrChange w:id="2" w:author="msi" w:date="2026-09-22T12:41:00Z">
        <w:rPr>
          <w:rFonts w:ascii="Verdana" w:eastAsia="SimSun" w:hAnsi="Verdana"/>
          <w:szCs w:val="24"/>
          <w:lang w:val="tr-TR" w:eastAsia="zh-CN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E7E9F"/>
    <w:rPr>
      <w:rFonts w:ascii="Lucida Handwriting" w:hAnsi="Lucida Handwriting"/>
      <w:i/>
      <w:iCs/>
      <w:color w:val="4472C4" w:themeColor="accent1"/>
      <w:sz w:val="20"/>
      <w:szCs w:val="20"/>
    </w:rPr>
  </w:style>
  <w:style w:type="paragraph" w:styleId="BodyText">
    <w:name w:val="Body Text"/>
    <w:basedOn w:val="Normal"/>
    <w:link w:val="BodyTextChar"/>
    <w:rsid w:val="000234F6"/>
    <w:pPr>
      <w:spacing w:after="120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rsid w:val="000234F6"/>
    <w:rPr>
      <w:rFonts w:ascii="Times New Roman" w:eastAsia="Times New Roman" w:hAnsi="Times New Roman" w:cs="Times New Roman"/>
      <w:sz w:val="24"/>
      <w:szCs w:val="24"/>
    </w:rPr>
  </w:style>
  <w:style w:type="paragraph" w:customStyle="1" w:styleId="Subheading">
    <w:name w:val="Subheading"/>
    <w:basedOn w:val="Normal"/>
    <w:link w:val="SubheadingChar"/>
    <w:qFormat/>
    <w:rsid w:val="001E7B39"/>
    <w:pPr>
      <w:spacing w:before="60" w:after="120"/>
    </w:pPr>
    <w:rPr>
      <w:rFonts w:eastAsia="SimSun" w:cs="Arial"/>
      <w:b/>
      <w:lang w:val="en-US" w:eastAsia="zh-CN"/>
    </w:rPr>
  </w:style>
  <w:style w:type="character" w:customStyle="1" w:styleId="SubheadingChar">
    <w:name w:val="Subheading Char"/>
    <w:basedOn w:val="DefaultParagraphFont"/>
    <w:link w:val="Subheading"/>
    <w:rsid w:val="001E7B39"/>
    <w:rPr>
      <w:rFonts w:eastAsia="SimSun" w:cs="Arial"/>
      <w:b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EF1F9B"/>
    <w:pPr>
      <w:spacing w:before="100" w:beforeAutospacing="1" w:after="100" w:afterAutospacing="1"/>
    </w:pPr>
    <w:rPr>
      <w:rFonts w:ascii="Times New Roman" w:eastAsiaTheme="minorEastAsia" w:hAnsi="Times New Roman"/>
      <w:sz w:val="24"/>
      <w:lang w:eastAsia="en-AU"/>
    </w:rPr>
  </w:style>
  <w:style w:type="paragraph" w:customStyle="1" w:styleId="Default">
    <w:name w:val="Default"/>
    <w:rsid w:val="00EF1F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2F0D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8494D"/>
    <w:rPr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0DCB"/>
    <w:rPr>
      <w:rFonts w:ascii="Verdana" w:eastAsia="Times New Roman" w:hAnsi="Verdana" w:cs="Times New Roman"/>
      <w:sz w:val="20"/>
      <w:szCs w:val="24"/>
      <w:lang w:val="tr-TR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A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534EA9"/>
    <w:rPr>
      <w:rFonts w:ascii="Arial" w:eastAsia="Times New Roman" w:hAnsi="Arial" w:cs="Arial"/>
      <w:b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534EA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3" w:author="msi" w:date="2026-09-22T12:41:00Z">
        <w:pPr>
          <w:tabs>
            <w:tab w:val="left" w:pos="-720"/>
          </w:tabs>
          <w:suppressAutoHyphens/>
          <w:spacing w:line="204" w:lineRule="auto"/>
          <w:jc w:val="both"/>
        </w:pPr>
      </w:pPrChange>
    </w:pPr>
    <w:rPr>
      <w:rFonts w:ascii="Times New Roman" w:hAnsi="Times New Roman"/>
      <w:sz w:val="22"/>
      <w:szCs w:val="20"/>
      <w:rPrChange w:id="3" w:author="msi" w:date="2026-09-22T12:41:00Z">
        <w:rPr>
          <w:rFonts w:ascii="Arial" w:hAnsi="Arial"/>
          <w:spacing w:val="-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534EA9"/>
    <w:rPr>
      <w:rFonts w:ascii="Times New Roman" w:eastAsia="Times New Roman" w:hAnsi="Times New Roman" w:cs="Times New Roman"/>
      <w:szCs w:val="20"/>
      <w:lang w:val="tr-TR" w:eastAsia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534EA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34EA9"/>
    <w:rPr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rsid w:val="00534EA9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EA9"/>
    <w:rPr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EA9"/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EA9"/>
    <w:rPr>
      <w:rFonts w:ascii="Segoe UI" w:hAnsi="Segoe UI" w:cs="Segoe UI"/>
      <w:sz w:val="18"/>
      <w:szCs w:val="18"/>
      <w:lang w:val="en-US"/>
    </w:rPr>
  </w:style>
  <w:style w:type="paragraph" w:styleId="Subtitle">
    <w:name w:val="Subtitle"/>
    <w:basedOn w:val="Normal"/>
    <w:link w:val="SubtitleChar"/>
    <w:qFormat/>
    <w:rsid w:val="00534EA9"/>
    <w:rPr>
      <w:rFonts w:ascii="Times New Roman" w:hAnsi="Times New Roman"/>
      <w:b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534EA9"/>
    <w:rPr>
      <w:rFonts w:ascii="Times New Roman" w:eastAsia="Times New Roman" w:hAnsi="Times New Roman" w:cs="Times New Roman"/>
      <w:b/>
      <w:sz w:val="28"/>
      <w:szCs w:val="20"/>
    </w:rPr>
  </w:style>
  <w:style w:type="paragraph" w:styleId="Revision">
    <w:name w:val="Revision"/>
    <w:hidden/>
    <w:uiPriority w:val="99"/>
    <w:semiHidden/>
    <w:rsid w:val="00534EA9"/>
    <w:pPr>
      <w:spacing w:after="0" w:line="240" w:lineRule="auto"/>
    </w:pPr>
    <w:rPr>
      <w:lang w:val="en-US"/>
    </w:rPr>
  </w:style>
  <w:style w:type="paragraph" w:customStyle="1" w:styleId="COP-H1">
    <w:name w:val="COP-H1"/>
    <w:basedOn w:val="Normal"/>
    <w:link w:val="COP-H1Char"/>
    <w:qFormat/>
    <w:rsid w:val="00534EA9"/>
    <w:rPr>
      <w:rFonts w:cs="Arial"/>
      <w:b/>
      <w:sz w:val="28"/>
    </w:rPr>
  </w:style>
  <w:style w:type="paragraph" w:customStyle="1" w:styleId="Intro-H2">
    <w:name w:val="Intro-H2"/>
    <w:basedOn w:val="Normal"/>
    <w:link w:val="Intro-H2Char"/>
    <w:rsid w:val="00534EA9"/>
    <w:pPr>
      <w:spacing w:before="60" w:after="60"/>
    </w:pPr>
    <w:rPr>
      <w:rFonts w:cs="Arial"/>
      <w:b/>
      <w:lang w:val="en-US"/>
    </w:rPr>
  </w:style>
  <w:style w:type="character" w:customStyle="1" w:styleId="COP-H1Char">
    <w:name w:val="COP-H1 Char"/>
    <w:basedOn w:val="DefaultParagraphFont"/>
    <w:link w:val="COP-H1"/>
    <w:rsid w:val="00534EA9"/>
    <w:rPr>
      <w:rFonts w:eastAsia="Times New Roman" w:cs="Arial"/>
      <w:b/>
      <w:sz w:val="28"/>
    </w:rPr>
  </w:style>
  <w:style w:type="character" w:customStyle="1" w:styleId="Intro-H2Char">
    <w:name w:val="Intro-H2 Char"/>
    <w:basedOn w:val="DefaultParagraphFont"/>
    <w:link w:val="Intro-H2"/>
    <w:rsid w:val="00534EA9"/>
    <w:rPr>
      <w:rFonts w:cs="Arial"/>
      <w:b/>
      <w:lang w:val="en-US"/>
    </w:rPr>
  </w:style>
  <w:style w:type="paragraph" w:customStyle="1" w:styleId="COP-H2">
    <w:name w:val="COP-H2"/>
    <w:basedOn w:val="Normal"/>
    <w:link w:val="COP-H2Char"/>
    <w:qFormat/>
    <w:rsid w:val="00534EA9"/>
    <w:pPr>
      <w:tabs>
        <w:tab w:val="left" w:pos="923"/>
      </w:tabs>
      <w:spacing w:before="60" w:after="60"/>
    </w:pPr>
    <w:rPr>
      <w:b/>
      <w:lang w:val="en-US"/>
    </w:rPr>
  </w:style>
  <w:style w:type="character" w:customStyle="1" w:styleId="COP-H2Char">
    <w:name w:val="COP-H2 Char"/>
    <w:basedOn w:val="DefaultParagraphFont"/>
    <w:link w:val="COP-H2"/>
    <w:rsid w:val="00534EA9"/>
    <w:rPr>
      <w:b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34EA9"/>
    <w:pPr>
      <w:tabs>
        <w:tab w:val="right" w:leader="dot" w:pos="7329"/>
      </w:tabs>
      <w:spacing w:after="100"/>
      <w:ind w:left="284" w:hanging="284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34EA9"/>
    <w:pPr>
      <w:tabs>
        <w:tab w:val="left" w:pos="993"/>
        <w:tab w:val="right" w:leader="dot" w:pos="15389"/>
      </w:tabs>
      <w:spacing w:after="100"/>
      <w:ind w:left="220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34EA9"/>
    <w:rPr>
      <w:rFonts w:ascii="Verdana" w:hAnsi="Verdana" w:hint="default"/>
      <w:b w:val="0"/>
      <w:bCs w:val="0"/>
      <w:i w:val="0"/>
      <w:iCs w:val="0"/>
    </w:rPr>
  </w:style>
  <w:style w:type="character" w:styleId="Emphasis">
    <w:name w:val="Emphasis"/>
    <w:basedOn w:val="DefaultParagraphFont"/>
    <w:uiPriority w:val="20"/>
    <w:qFormat/>
    <w:rsid w:val="00534EA9"/>
    <w:rPr>
      <w:i/>
      <w:iCs/>
    </w:rPr>
  </w:style>
  <w:style w:type="character" w:customStyle="1" w:styleId="apple-converted-space">
    <w:name w:val="apple-converted-space"/>
    <w:basedOn w:val="DefaultParagraphFont"/>
    <w:rsid w:val="00534EA9"/>
  </w:style>
  <w:style w:type="table" w:customStyle="1" w:styleId="TableGrid1">
    <w:name w:val="Table Grid1"/>
    <w:basedOn w:val="TableNormal"/>
    <w:next w:val="TableGrid"/>
    <w:uiPriority w:val="39"/>
    <w:rsid w:val="00534EA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34EA9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39"/>
    <w:rsid w:val="00534EA9"/>
    <w:pPr>
      <w:spacing w:after="0" w:line="240" w:lineRule="auto"/>
    </w:pPr>
    <w:rPr>
      <w:rFonts w:ascii="Arial" w:eastAsia="SimSun" w:hAnsi="Arial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le1">
    <w:name w:val="Subtitle1"/>
    <w:basedOn w:val="Normal"/>
    <w:next w:val="NormalIndent"/>
    <w:rsid w:val="00A56C23"/>
    <w:pPr>
      <w:tabs>
        <w:tab w:val="left" w:pos="900"/>
      </w:tabs>
    </w:pPr>
    <w:rPr>
      <w:rFonts w:ascii="Arial Narrow" w:hAnsi="Arial Narrow"/>
      <w:b/>
      <w:caps/>
      <w:sz w:val="24"/>
      <w:szCs w:val="20"/>
      <w:lang w:val="en-GB" w:eastAsia="en-AU"/>
    </w:rPr>
  </w:style>
  <w:style w:type="paragraph" w:customStyle="1" w:styleId="trt0xe">
    <w:name w:val="trt0xe"/>
    <w:basedOn w:val="Normal"/>
    <w:rsid w:val="00A56C23"/>
    <w:pPr>
      <w:spacing w:before="100" w:beforeAutospacing="1" w:after="100" w:afterAutospacing="1"/>
    </w:pPr>
    <w:rPr>
      <w:rFonts w:ascii="Times New Roman" w:hAnsi="Times New Roman"/>
      <w:sz w:val="24"/>
      <w:lang w:eastAsia="en-AU"/>
    </w:rPr>
  </w:style>
  <w:style w:type="paragraph" w:styleId="NormalIndent">
    <w:name w:val="Normal Indent"/>
    <w:basedOn w:val="Normal"/>
    <w:uiPriority w:val="99"/>
    <w:semiHidden/>
    <w:unhideWhenUsed/>
    <w:rsid w:val="00A56C23"/>
    <w:pPr>
      <w:ind w:left="720"/>
    </w:pPr>
  </w:style>
  <w:style w:type="character" w:styleId="Mention">
    <w:name w:val="Mention"/>
    <w:basedOn w:val="DefaultParagraphFont"/>
    <w:uiPriority w:val="99"/>
    <w:unhideWhenUsed/>
    <w:rsid w:val="00DA5275"/>
    <w:rPr>
      <w:color w:val="2B579A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rsid w:val="007875AA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4" w:author="msi" w:date="2026-09-22T12:41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4" w:author="msi" w:date="2026-09-22T12:41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5" w:author="msi" w:date="2026-09-22T12:41:00Z">
        <w:pPr>
          <w:spacing w:before="80" w:after="80"/>
          <w:ind w:left="144" w:right="144"/>
          <w:jc w:val="both"/>
        </w:pPr>
      </w:pPrChange>
    </w:pPr>
    <w:rPr>
      <w:sz w:val="16"/>
      <w:rPrChange w:id="5" w:author="msi" w:date="2026-09-22T12:41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6" w:author="msi" w:date="2026-09-22T12:41:00Z">
        <w:pPr>
          <w:keepNext/>
          <w:spacing w:before="240" w:after="120"/>
          <w:jc w:val="both"/>
        </w:pPr>
      </w:pPrChange>
    </w:pPr>
    <w:rPr>
      <w:b/>
      <w:rPrChange w:id="6" w:author="msi" w:date="2026-09-22T12:41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7" w:author="msi" w:date="2026-09-22T12:41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7" w:author="msi" w:date="2026-09-22T12:41:00Z">
        <w:rPr>
          <w:rFonts w:ascii="Verdana" w:hAnsi="Verdana"/>
          <w:sz w:val="16"/>
          <w:lang w:val="en-US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9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32f105-7698-4a9e-8b42-7de86bfcb2ad" xsi:nil="true"/>
    <lcf76f155ced4ddcb4097134ff3c332f xmlns="20d71383-da5b-476c-b0a8-300e6ee9ab73">
      <Terms xmlns="http://schemas.microsoft.com/office/infopath/2007/PartnerControls"/>
    </lcf76f155ced4ddcb4097134ff3c332f>
    <SharedWithUsers xmlns="1cdbfd6a-5ce7-4e69-afbb-faaa555e4ca1">
      <UserInfo>
        <DisplayName>Anne Lord</DisplayName>
        <AccountId>15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FA64F36A6E489418B74E733FCF4C" ma:contentTypeVersion="18" ma:contentTypeDescription="Create a new document." ma:contentTypeScope="" ma:versionID="76bb77d8f5cad64e6b36e7ad43128c76">
  <xsd:schema xmlns:xsd="http://www.w3.org/2001/XMLSchema" xmlns:xs="http://www.w3.org/2001/XMLSchema" xmlns:p="http://schemas.microsoft.com/office/2006/metadata/properties" xmlns:ns2="20d71383-da5b-476c-b0a8-300e6ee9ab73" xmlns:ns3="1cdbfd6a-5ce7-4e69-afbb-faaa555e4ca1" xmlns:ns4="3432f105-7698-4a9e-8b42-7de86bfcb2ad" targetNamespace="http://schemas.microsoft.com/office/2006/metadata/properties" ma:root="true" ma:fieldsID="089f710da2021632b66bc307a999dd6f" ns2:_="" ns3:_="" ns4:_="">
    <xsd:import namespace="20d71383-da5b-476c-b0a8-300e6ee9ab73"/>
    <xsd:import namespace="1cdbfd6a-5ce7-4e69-afbb-faaa555e4ca1"/>
    <xsd:import namespace="3432f105-7698-4a9e-8b42-7de86bfcb2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71383-da5b-476c-b0a8-300e6ee9a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7b940e-992c-4879-80c8-4ee9dafbb1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bfd6a-5ce7-4e69-afbb-faaa555e4c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2f105-7698-4a9e-8b42-7de86bfcb2a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ea1bf51-fd23-4d0d-9d03-8f412196aac2}" ma:internalName="TaxCatchAll" ma:showField="CatchAllData" ma:web="3432f105-7698-4a9e-8b42-7de86bfcb2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8EC336-D05E-4B3E-9209-DCDDA2E16046}">
  <ds:schemaRefs>
    <ds:schemaRef ds:uri="http://schemas.microsoft.com/office/2006/metadata/properties"/>
    <ds:schemaRef ds:uri="http://schemas.microsoft.com/office/infopath/2007/PartnerControls"/>
    <ds:schemaRef ds:uri="3432f105-7698-4a9e-8b42-7de86bfcb2ad"/>
    <ds:schemaRef ds:uri="20d71383-da5b-476c-b0a8-300e6ee9ab73"/>
    <ds:schemaRef ds:uri="1cdbfd6a-5ce7-4e69-afbb-faaa555e4ca1"/>
  </ds:schemaRefs>
</ds:datastoreItem>
</file>

<file path=customXml/itemProps2.xml><?xml version="1.0" encoding="utf-8"?>
<ds:datastoreItem xmlns:ds="http://schemas.openxmlformats.org/officeDocument/2006/customXml" ds:itemID="{D9BFCC39-F5D1-4D53-814D-8B2C67934A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2765B9-29C8-49AD-9335-0E87C12A84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FA7C1E2-2CFC-4D8C-A7CA-3BDBC57B32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71383-da5b-476c-b0a8-300e6ee9ab73"/>
    <ds:schemaRef ds:uri="1cdbfd6a-5ce7-4e69-afbb-faaa555e4ca1"/>
    <ds:schemaRef ds:uri="3432f105-7698-4a9e-8b42-7de86bfcb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Links>
    <vt:vector size="210" baseType="variant">
      <vt:variant>
        <vt:i4>1638414</vt:i4>
      </vt:variant>
      <vt:variant>
        <vt:i4>198</vt:i4>
      </vt:variant>
      <vt:variant>
        <vt:i4>0</vt:i4>
      </vt:variant>
      <vt:variant>
        <vt:i4>5</vt:i4>
      </vt:variant>
      <vt:variant>
        <vt:lpwstr>https://www.flick.com.au/about-flick/sustainability/</vt:lpwstr>
      </vt:variant>
      <vt:variant>
        <vt:lpwstr/>
      </vt:variant>
      <vt:variant>
        <vt:i4>7929958</vt:i4>
      </vt:variant>
      <vt:variant>
        <vt:i4>195</vt:i4>
      </vt:variant>
      <vt:variant>
        <vt:i4>0</vt:i4>
      </vt:variant>
      <vt:variant>
        <vt:i4>5</vt:i4>
      </vt:variant>
      <vt:variant>
        <vt:lpwstr>https://www.cleanaway.com.au/sustainability-report/</vt:lpwstr>
      </vt:variant>
      <vt:variant>
        <vt:lpwstr/>
      </vt:variant>
      <vt:variant>
        <vt:i4>1835058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_Toc88139626</vt:lpwstr>
      </vt:variant>
      <vt:variant>
        <vt:i4>2031666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_Toc88139625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_Toc88139624</vt:lpwstr>
      </vt:variant>
      <vt:variant>
        <vt:i4>1638450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_Toc88139623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_Toc88139622</vt:lpwstr>
      </vt:variant>
      <vt:variant>
        <vt:i4>1769522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_Toc88139621</vt:lpwstr>
      </vt:variant>
      <vt:variant>
        <vt:i4>1703986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_Toc88139620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_Toc88139619</vt:lpwstr>
      </vt:variant>
      <vt:variant>
        <vt:i4>1179697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_Toc88139618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_Toc88139617</vt:lpwstr>
      </vt:variant>
      <vt:variant>
        <vt:i4>1835057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_Toc88139616</vt:lpwstr>
      </vt:variant>
      <vt:variant>
        <vt:i4>2031665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_Toc88139615</vt:lpwstr>
      </vt:variant>
      <vt:variant>
        <vt:i4>1966129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_Toc88139614</vt:lpwstr>
      </vt:variant>
      <vt:variant>
        <vt:i4>1638449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_Toc88139613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_Toc88139612</vt:lpwstr>
      </vt:variant>
      <vt:variant>
        <vt:i4>1769521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_Toc88139611</vt:lpwstr>
      </vt:variant>
      <vt:variant>
        <vt:i4>1703985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_Toc88139610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_Toc88139609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_Toc88139608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_Toc88139607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_Toc88139606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_Toc88139605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_Toc88139604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_Toc88139603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_Toc88139602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_Toc88139601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_Toc88139600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_Toc88139599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_Toc88139598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_Toc88139597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_Toc88139596</vt:lpwstr>
      </vt:variant>
      <vt:variant>
        <vt:i4>2555979</vt:i4>
      </vt:variant>
      <vt:variant>
        <vt:i4>3</vt:i4>
      </vt:variant>
      <vt:variant>
        <vt:i4>0</vt:i4>
      </vt:variant>
      <vt:variant>
        <vt:i4>5</vt:i4>
      </vt:variant>
      <vt:variant>
        <vt:lpwstr>mailto:info@freshcare.com.au</vt:lpwstr>
      </vt:variant>
      <vt:variant>
        <vt:lpwstr/>
      </vt:variant>
      <vt:variant>
        <vt:i4>262234</vt:i4>
      </vt:variant>
      <vt:variant>
        <vt:i4>0</vt:i4>
      </vt:variant>
      <vt:variant>
        <vt:i4>0</vt:i4>
      </vt:variant>
      <vt:variant>
        <vt:i4>5</vt:i4>
      </vt:variant>
      <vt:variant>
        <vt:lpwstr>http://www.freshcare.com.au/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 Schwarz</dc:creator>
  <cp:keywords/>
  <dc:description/>
  <cp:lastModifiedBy>Arthur Souza Rodrigues</cp:lastModifiedBy>
  <cp:revision>1</cp:revision>
  <cp:lastPrinted>2024-04-17T03:14:00Z</cp:lastPrinted>
  <dcterms:created xsi:type="dcterms:W3CDTF">2024-04-26T08:04:00Z</dcterms:created>
  <dcterms:modified xsi:type="dcterms:W3CDTF">2026-09-22T16:41:00Z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0x010100EA03FA64F36A6E489418B74E733FCF4C</vt:lpwstr>
  </property>
  <property fmtid="{D5CDD505-2E9C-101B-9397-08002B2CF9AE}" pid="3" name="MediaServiceImageTags">
    <vt:lpwstr/>
  </property>
</Properties>
</file>