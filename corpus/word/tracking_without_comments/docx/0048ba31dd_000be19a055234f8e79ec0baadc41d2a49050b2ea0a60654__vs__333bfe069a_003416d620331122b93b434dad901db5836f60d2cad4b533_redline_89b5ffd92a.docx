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BE55444" w14:textId="77777777" w:rsidR="00BC32DD" w:rsidRPr="001A2552" w:rsidRDefault="00BC32DD" w:rsidP="00BC32DD">
      <w:pPr>
        <w:jc w:val="center"/>
        <w:rPr>
          <w:ins w:id="7" w:author="msi" w:date="2026-09-22T12:15:00Z" w16du:dateUtc="2026-09-22T16:15:00Z"/>
          <w:sz w:val="16"/>
          <w:szCs w:val="16"/>
        </w:rPr>
      </w:pPr>
      <w:ins w:id="8" w:author="msi" w:date="2026-09-22T12:15:00Z" w16du:dateUtc="2026-09-22T16:15:00Z">
        <w:r>
          <w:rPr>
            <w:b/>
            <w:sz w:val="16"/>
            <w:szCs w:val="16"/>
          </w:rPr>
          <w:t xml:space="preserve">Ankara </w:t>
        </w:r>
        <w:r w:rsidRPr="001A2552">
          <w:rPr>
            <w:b/>
            <w:sz w:val="16"/>
            <w:szCs w:val="16"/>
          </w:rPr>
          <w:t>Üniversitesi</w:t>
        </w:r>
        <w:r>
          <w:rPr>
            <w:b/>
            <w:sz w:val="16"/>
            <w:szCs w:val="16"/>
          </w:rPr>
          <w:br/>
          <w:t xml:space="preserve">Kütüphane ve Dokümantasyon Daire Başkanlığı </w:t>
        </w:r>
      </w:ins>
    </w:p>
    <w:p w14:paraId="77DE6687" w14:textId="77777777" w:rsidR="00BC32DD" w:rsidRPr="001A2552" w:rsidRDefault="00BC32DD" w:rsidP="00BC32DD">
      <w:pPr>
        <w:jc w:val="center"/>
        <w:rPr>
          <w:ins w:id="9" w:author="msi" w:date="2026-09-22T12:15:00Z" w16du:dateUtc="2026-09-22T16:15:00Z"/>
          <w:b/>
          <w:sz w:val="16"/>
          <w:szCs w:val="16"/>
        </w:rPr>
      </w:pPr>
      <w:ins w:id="10" w:author="msi" w:date="2026-09-22T12:15:00Z" w16du:dateUtc="2026-09-22T16:15:00Z">
        <w:r w:rsidRPr="001A2552">
          <w:rPr>
            <w:b/>
            <w:sz w:val="16"/>
            <w:szCs w:val="16"/>
          </w:rPr>
          <w:t>Açık Ders Malzemeleri</w:t>
        </w:r>
      </w:ins>
    </w:p>
    <w:p w14:paraId="2A10413B" w14:textId="77777777" w:rsidR="00BC32DD" w:rsidRDefault="00BC32DD" w:rsidP="00BC32DD">
      <w:pPr>
        <w:pStyle w:val="Basliklar"/>
        <w:jc w:val="center"/>
        <w:rPr>
          <w:ins w:id="11" w:author="msi" w:date="2026-09-22T12:15:00Z" w16du:dateUtc="2026-09-22T16:15:00Z"/>
          <w:sz w:val="16"/>
          <w:szCs w:val="16"/>
        </w:rPr>
      </w:pPr>
    </w:p>
    <w:p w14:paraId="4CA33565" w14:textId="77777777" w:rsidR="00BC32DD" w:rsidRPr="001A2552" w:rsidRDefault="00BC32DD" w:rsidP="00BC32DD">
      <w:pPr>
        <w:pStyle w:val="Basliklar"/>
        <w:jc w:val="center"/>
        <w:rPr>
          <w:ins w:id="12" w:author="msi" w:date="2026-09-22T12:15:00Z" w16du:dateUtc="2026-09-22T16:15:00Z"/>
          <w:sz w:val="16"/>
          <w:szCs w:val="16"/>
        </w:rPr>
      </w:pPr>
      <w:ins w:id="13" w:author="msi" w:date="2026-09-22T12:15:00Z" w16du:dateUtc="2026-09-22T16:15:00Z">
        <w:r>
          <w:rPr>
            <w:sz w:val="16"/>
            <w:szCs w:val="16"/>
          </w:rPr>
          <w:t>Ders izlence Formu</w:t>
        </w:r>
      </w:ins>
    </w:p>
    <w:p w14:paraId="2C44500A" w14:textId="77777777" w:rsidR="00BC32DD" w:rsidRPr="001A2552" w:rsidRDefault="00BC32DD" w:rsidP="00BC32DD">
      <w:pPr>
        <w:rPr>
          <w:ins w:id="14" w:author="msi" w:date="2026-09-22T12:15:00Z" w16du:dateUtc="2026-09-22T16:15:00Z"/>
          <w:sz w:val="16"/>
          <w:szCs w:val="16"/>
        </w:rPr>
      </w:pPr>
    </w:p>
    <w:p w14:paraId="4D4F8CC3" w14:textId="77777777" w:rsidR="00CB322E" w:rsidRDefault="00CB322E" w:rsidP="00133C7E">
      <w:pPr>
        <w:pStyle w:val="NoSpacing"/>
        <w:spacing w:line="300" w:lineRule="exact"/>
        <w:ind w:left="2832" w:firstLine="708"/>
        <w:rPr>
          <w:del w:id="15" w:author="msi" w:date="2026-09-22T12:15:00Z" w16du:dateUtc="2026-09-22T16:15:00Z"/>
          <w:rFonts w:cs="Times New Roman"/>
          <w:b/>
          <w:sz w:val="24"/>
          <w:szCs w:val="24"/>
        </w:rPr>
      </w:pPr>
    </w:p>
    <w:p w14:paraId="7FD7EDDA" w14:textId="77777777" w:rsidR="00CB322E" w:rsidRPr="007B723E" w:rsidRDefault="008B235B" w:rsidP="00133C7E">
      <w:pPr>
        <w:pStyle w:val="NoSpacing"/>
        <w:spacing w:line="300" w:lineRule="exact"/>
        <w:jc w:val="center"/>
        <w:rPr>
          <w:del w:id="16" w:author="msi" w:date="2026-09-22T12:15:00Z" w16du:dateUtc="2026-09-22T16:15:00Z"/>
          <w:rFonts w:cs="Times New Roman"/>
          <w:b/>
          <w:sz w:val="24"/>
          <w:szCs w:val="24"/>
        </w:rPr>
      </w:pPr>
      <w:del w:id="17" w:author="msi" w:date="2026-09-22T12:15:00Z" w16du:dateUtc="2026-09-22T16:15:00Z">
        <w:r>
          <w:rPr>
            <w:rFonts w:cs="Times New Roman"/>
            <w:b/>
            <w:sz w:val="24"/>
            <w:szCs w:val="24"/>
          </w:rPr>
          <w:delText>ZARZĄDZENIE NR 180</w:delText>
        </w:r>
      </w:del>
    </w:p>
    <w:p w14:paraId="19CCBC4F" w14:textId="77777777" w:rsidR="00CB322E" w:rsidRPr="007B723E" w:rsidRDefault="00CB322E" w:rsidP="00133C7E">
      <w:pPr>
        <w:pStyle w:val="NoSpacing"/>
        <w:spacing w:line="300" w:lineRule="exact"/>
        <w:jc w:val="center"/>
        <w:rPr>
          <w:del w:id="18" w:author="msi" w:date="2026-09-22T12:15:00Z" w16du:dateUtc="2026-09-22T16:15:00Z"/>
          <w:rFonts w:cs="Times New Roman"/>
          <w:b/>
          <w:sz w:val="24"/>
          <w:szCs w:val="24"/>
        </w:rPr>
      </w:pPr>
      <w:del w:id="19" w:author="msi" w:date="2026-09-22T12:15:00Z" w16du:dateUtc="2026-09-22T16:15:00Z">
        <w:r w:rsidRPr="007B723E">
          <w:rPr>
            <w:rFonts w:cs="Times New Roman"/>
            <w:b/>
            <w:sz w:val="24"/>
            <w:szCs w:val="24"/>
          </w:rPr>
          <w:delText>PREZYDENTA MIASTA TORUNIA</w:delText>
        </w:r>
      </w:del>
    </w:p>
    <w:p w14:paraId="5E60DCC4" w14:textId="77777777" w:rsidR="00CB322E" w:rsidRPr="007B723E" w:rsidRDefault="008B235B" w:rsidP="00133C7E">
      <w:pPr>
        <w:pStyle w:val="NoSpacing"/>
        <w:spacing w:line="300" w:lineRule="exact"/>
        <w:jc w:val="center"/>
        <w:rPr>
          <w:del w:id="20" w:author="msi" w:date="2026-09-22T12:15:00Z" w16du:dateUtc="2026-09-22T16:15:00Z"/>
          <w:rFonts w:cs="Times New Roman"/>
          <w:sz w:val="24"/>
          <w:szCs w:val="24"/>
        </w:rPr>
      </w:pPr>
      <w:del w:id="21" w:author="msi" w:date="2026-09-22T12:15:00Z" w16du:dateUtc="2026-09-22T16:15:00Z">
        <w:r>
          <w:rPr>
            <w:rFonts w:cs="Times New Roman"/>
            <w:b/>
            <w:sz w:val="24"/>
            <w:szCs w:val="24"/>
          </w:rPr>
          <w:delText>z dnia 12.08.2021 r.</w:delText>
        </w:r>
      </w:del>
    </w:p>
    <w:p w14:paraId="450242A4" w14:textId="77777777" w:rsidR="00CB322E" w:rsidRPr="007B723E" w:rsidRDefault="00CB322E" w:rsidP="00133C7E">
      <w:pPr>
        <w:pStyle w:val="NoSpacing"/>
        <w:spacing w:line="300" w:lineRule="exact"/>
        <w:jc w:val="center"/>
        <w:rPr>
          <w:del w:id="22" w:author="msi" w:date="2026-09-22T12:15:00Z" w16du:dateUtc="2026-09-22T16:15:00Z"/>
          <w:rFonts w:cs="Times New Roman"/>
          <w:b/>
          <w:sz w:val="24"/>
          <w:szCs w:val="24"/>
        </w:rPr>
      </w:pPr>
    </w:p>
    <w:p w14:paraId="02C35597" w14:textId="77777777" w:rsidR="00CB322E" w:rsidRDefault="00CB322E" w:rsidP="00133C7E">
      <w:pPr>
        <w:pStyle w:val="NoSpacing"/>
        <w:spacing w:line="300" w:lineRule="exact"/>
        <w:rPr>
          <w:del w:id="23" w:author="msi" w:date="2026-09-22T12:15:00Z" w16du:dateUtc="2026-09-22T16:15:00Z"/>
          <w:rFonts w:cs="Times New Roman"/>
          <w:b/>
          <w:sz w:val="24"/>
          <w:szCs w:val="24"/>
        </w:rPr>
      </w:pPr>
      <w:del w:id="24" w:author="msi" w:date="2026-09-22T12:15:00Z" w16du:dateUtc="2026-09-22T16:15:00Z">
        <w:r w:rsidRPr="007B723E">
          <w:rPr>
            <w:rFonts w:cs="Times New Roman"/>
            <w:b/>
            <w:sz w:val="24"/>
            <w:szCs w:val="24"/>
          </w:rPr>
          <w:delText xml:space="preserve">zmieniające zarządzenie w sprawie </w:delText>
        </w:r>
        <w:r>
          <w:rPr>
            <w:rFonts w:cs="Times New Roman"/>
            <w:b/>
            <w:sz w:val="24"/>
            <w:szCs w:val="24"/>
          </w:rPr>
          <w:delText>ustalenia Regulaminu wynagradzania pracowników</w:delText>
        </w:r>
        <w:r w:rsidR="00E71B95">
          <w:rPr>
            <w:rFonts w:cs="Times New Roman"/>
            <w:b/>
            <w:sz w:val="24"/>
            <w:szCs w:val="24"/>
          </w:rPr>
          <w:delText xml:space="preserve"> </w:delText>
        </w:r>
        <w:r w:rsidRPr="007B723E">
          <w:rPr>
            <w:rFonts w:cs="Times New Roman"/>
            <w:b/>
            <w:sz w:val="24"/>
            <w:szCs w:val="24"/>
          </w:rPr>
          <w:delText>Urzędu Miasta Torunia</w:delText>
        </w:r>
      </w:del>
    </w:p>
    <w:p w14:paraId="1AB72453" w14:textId="77777777" w:rsidR="00CB322E" w:rsidRDefault="00CB322E" w:rsidP="00133C7E">
      <w:pPr>
        <w:pStyle w:val="NoSpacing"/>
        <w:spacing w:line="300" w:lineRule="exact"/>
        <w:rPr>
          <w:del w:id="25" w:author="msi" w:date="2026-09-22T12:15:00Z" w16du:dateUtc="2026-09-22T16:15:00Z"/>
          <w:rFonts w:cs="Times New Roman"/>
          <w:b/>
          <w:sz w:val="24"/>
          <w:szCs w:val="24"/>
        </w:rPr>
      </w:pPr>
    </w:p>
    <w:p w14:paraId="7EF94CE8" w14:textId="77777777" w:rsidR="0093536C" w:rsidRDefault="0093536C" w:rsidP="00133C7E">
      <w:pPr>
        <w:spacing w:line="300" w:lineRule="exact"/>
        <w:ind w:firstLine="708"/>
        <w:rPr>
          <w:del w:id="26" w:author="msi" w:date="2026-09-22T12:15:00Z" w16du:dateUtc="2026-09-22T16:15:00Z"/>
          <w:rFonts w:ascii="Times New Roman" w:hAnsi="Times New Roman"/>
          <w:sz w:val="24"/>
        </w:rPr>
      </w:pPr>
      <w:del w:id="27" w:author="msi" w:date="2026-09-22T12:15:00Z" w16du:dateUtc="2026-09-22T16:15:00Z">
        <w:r w:rsidRPr="006D4986">
          <w:rPr>
            <w:rFonts w:ascii="Times New Roman" w:hAnsi="Times New Roman"/>
            <w:sz w:val="24"/>
          </w:rPr>
          <w:delText>Na podstawie art. 33 ust. 3 ustawy z dnia 8 marca 1990 r.</w:delText>
        </w:r>
        <w:r>
          <w:rPr>
            <w:rFonts w:ascii="Times New Roman" w:hAnsi="Times New Roman"/>
            <w:sz w:val="24"/>
          </w:rPr>
          <w:delText xml:space="preserve"> o samorządzie gminnym </w:delText>
        </w:r>
        <w:r>
          <w:rPr>
            <w:rFonts w:ascii="Times New Roman" w:hAnsi="Times New Roman"/>
            <w:sz w:val="24"/>
          </w:rPr>
          <w:br/>
        </w:r>
        <w:r w:rsidR="000740C7">
          <w:rPr>
            <w:rFonts w:ascii="Times New Roman" w:hAnsi="Times New Roman"/>
            <w:sz w:val="24"/>
          </w:rPr>
          <w:delText>(Dz. U. z 2021 r. poz. 1372</w:delText>
        </w:r>
        <w:r>
          <w:rPr>
            <w:rFonts w:ascii="Times New Roman" w:hAnsi="Times New Roman"/>
            <w:sz w:val="24"/>
          </w:rPr>
          <w:delText>), art. 36  ust.</w:delText>
        </w:r>
        <w:r w:rsidR="000740C7">
          <w:rPr>
            <w:rFonts w:ascii="Times New Roman" w:hAnsi="Times New Roman"/>
            <w:sz w:val="24"/>
          </w:rPr>
          <w:delText xml:space="preserve"> 5 i 6 oraz</w:delText>
        </w:r>
        <w:r>
          <w:rPr>
            <w:rFonts w:ascii="Times New Roman" w:hAnsi="Times New Roman"/>
            <w:sz w:val="24"/>
          </w:rPr>
          <w:delText xml:space="preserve"> art. 39 ust. 1 i 2 usta</w:delText>
        </w:r>
        <w:r w:rsidR="000740C7">
          <w:rPr>
            <w:rFonts w:ascii="Times New Roman" w:hAnsi="Times New Roman"/>
            <w:sz w:val="24"/>
          </w:rPr>
          <w:delText xml:space="preserve">wy z dnia 21 listopada 2008 r. </w:delText>
        </w:r>
        <w:r>
          <w:rPr>
            <w:rFonts w:ascii="Times New Roman" w:hAnsi="Times New Roman"/>
            <w:sz w:val="24"/>
          </w:rPr>
          <w:delText>o pracownik</w:delText>
        </w:r>
        <w:r w:rsidR="000740C7">
          <w:rPr>
            <w:rFonts w:ascii="Times New Roman" w:hAnsi="Times New Roman"/>
            <w:sz w:val="24"/>
          </w:rPr>
          <w:delText>ach samorządowych (Dz. U. z 2019 r. poz. 1282</w:delText>
        </w:r>
        <w:r>
          <w:rPr>
            <w:rFonts w:ascii="Times New Roman" w:hAnsi="Times New Roman"/>
            <w:sz w:val="24"/>
          </w:rPr>
          <w:delText>), § 5 ust. 6 rozporządzenia Rady Ministrów z dnia 15 maja 2018 r. w sprawie wynagradzania pracowników samorządowych (Dz. U. z 2018 r. poz. 936</w:delText>
        </w:r>
        <w:r w:rsidR="00467293">
          <w:rPr>
            <w:rFonts w:ascii="Times New Roman" w:hAnsi="Times New Roman"/>
            <w:sz w:val="24"/>
          </w:rPr>
          <w:delText xml:space="preserve"> z późn. zm.</w:delText>
        </w:r>
        <w:r w:rsidR="000740C7">
          <w:rPr>
            <w:rFonts w:ascii="Times New Roman" w:hAnsi="Times New Roman"/>
            <w:sz w:val="24"/>
            <w:vertAlign w:val="superscript"/>
          </w:rPr>
          <w:delText>1</w:delText>
        </w:r>
        <w:r w:rsidR="00467293" w:rsidRPr="00467293">
          <w:rPr>
            <w:rFonts w:ascii="Times New Roman" w:hAnsi="Times New Roman"/>
            <w:sz w:val="24"/>
            <w:vertAlign w:val="superscript"/>
          </w:rPr>
          <w:delText>)</w:delText>
        </w:r>
        <w:r>
          <w:rPr>
            <w:rFonts w:ascii="Times New Roman" w:hAnsi="Times New Roman"/>
            <w:sz w:val="24"/>
          </w:rPr>
          <w:delText xml:space="preserve">) oraz </w:delText>
        </w:r>
        <w:r w:rsidRPr="006D4986">
          <w:rPr>
            <w:rFonts w:ascii="Times New Roman" w:hAnsi="Times New Roman"/>
            <w:sz w:val="24"/>
          </w:rPr>
          <w:delText xml:space="preserve">§ 18 pkt 8 Regulaminu Organizacyjnego Urzędu Miasta Torunia, stanowiącego załącznik nr 1 </w:delText>
        </w:r>
        <w:r w:rsidR="00397A1C">
          <w:rPr>
            <w:rFonts w:ascii="Times New Roman" w:hAnsi="Times New Roman"/>
            <w:sz w:val="24"/>
          </w:rPr>
          <w:br/>
        </w:r>
        <w:r w:rsidRPr="006D4986">
          <w:rPr>
            <w:rFonts w:ascii="Times New Roman" w:hAnsi="Times New Roman"/>
            <w:sz w:val="24"/>
          </w:rPr>
          <w:delText>do zarządzenia nr 378  Prezydenta Miasta Torunia z dnia 30</w:delText>
        </w:r>
        <w:r>
          <w:rPr>
            <w:rFonts w:ascii="Times New Roman" w:hAnsi="Times New Roman"/>
            <w:sz w:val="24"/>
          </w:rPr>
          <w:delText xml:space="preserve"> października 2013 r.</w:delText>
        </w:r>
        <w:r w:rsidRPr="006D4986">
          <w:rPr>
            <w:rFonts w:ascii="Times New Roman" w:hAnsi="Times New Roman"/>
            <w:sz w:val="24"/>
          </w:rPr>
          <w:delText>w sprawie nadania Regulaminu Organizacyjnego Urzędowi Miasta Torunia</w:delText>
        </w:r>
        <w:r>
          <w:rPr>
            <w:rFonts w:ascii="Times New Roman" w:hAnsi="Times New Roman"/>
            <w:sz w:val="24"/>
          </w:rPr>
          <w:delText xml:space="preserve"> z późn. zm.</w:delText>
        </w:r>
        <w:r w:rsidR="000740C7">
          <w:rPr>
            <w:rFonts w:ascii="Times New Roman" w:hAnsi="Times New Roman"/>
            <w:sz w:val="24"/>
            <w:vertAlign w:val="superscript"/>
          </w:rPr>
          <w:delText>2</w:delText>
        </w:r>
        <w:r>
          <w:rPr>
            <w:rFonts w:ascii="Times New Roman" w:hAnsi="Times New Roman"/>
            <w:sz w:val="24"/>
            <w:vertAlign w:val="superscript"/>
          </w:rPr>
          <w:delText>)</w:delText>
        </w:r>
        <w:r>
          <w:rPr>
            <w:rFonts w:ascii="Times New Roman" w:hAnsi="Times New Roman"/>
            <w:sz w:val="24"/>
          </w:rPr>
          <w:delText xml:space="preserve">), zarządza </w:delText>
        </w:r>
        <w:r w:rsidR="00397A1C">
          <w:rPr>
            <w:rFonts w:ascii="Times New Roman" w:hAnsi="Times New Roman"/>
            <w:sz w:val="24"/>
          </w:rPr>
          <w:br/>
        </w:r>
        <w:r>
          <w:rPr>
            <w:rFonts w:ascii="Times New Roman" w:hAnsi="Times New Roman"/>
            <w:sz w:val="24"/>
          </w:rPr>
          <w:delText>się co następuje:</w:delText>
        </w:r>
      </w:del>
    </w:p>
    <w:p w14:paraId="3D085F6F" w14:textId="77777777" w:rsidR="009F03CE" w:rsidRDefault="009F03CE" w:rsidP="00133C7E">
      <w:pPr>
        <w:spacing w:line="300" w:lineRule="exact"/>
        <w:rPr>
          <w:del w:id="28" w:author="msi" w:date="2026-09-22T12:15:00Z" w16du:dateUtc="2026-09-22T16:15:00Z"/>
          <w:rFonts w:ascii="Times New Roman" w:hAnsi="Times New Roman"/>
          <w:sz w:val="24"/>
        </w:rPr>
      </w:pPr>
    </w:p>
    <w:p w14:paraId="0542089C" w14:textId="77777777" w:rsidR="00FF0A90" w:rsidRDefault="009F03CE" w:rsidP="00133C7E">
      <w:pPr>
        <w:spacing w:line="300" w:lineRule="exact"/>
        <w:jc w:val="center"/>
        <w:rPr>
          <w:del w:id="29" w:author="msi" w:date="2026-09-22T12:15:00Z" w16du:dateUtc="2026-09-22T16:15:00Z"/>
          <w:rFonts w:ascii="Times New Roman" w:hAnsi="Times New Roman"/>
          <w:sz w:val="24"/>
        </w:rPr>
      </w:pPr>
      <w:del w:id="30" w:author="msi" w:date="2026-09-22T12:15:00Z" w16du:dateUtc="2026-09-22T16:15:00Z">
        <w:r>
          <w:rPr>
            <w:rFonts w:ascii="Times New Roman" w:hAnsi="Times New Roman"/>
            <w:sz w:val="24"/>
          </w:rPr>
          <w:delText xml:space="preserve">§ </w:delText>
        </w:r>
        <w:r w:rsidRPr="009F03CE">
          <w:rPr>
            <w:rFonts w:ascii="Times New Roman" w:hAnsi="Times New Roman"/>
            <w:sz w:val="24"/>
          </w:rPr>
          <w:delText>1</w:delText>
        </w:r>
      </w:del>
    </w:p>
    <w:p w14:paraId="5150EFA2" w14:textId="77777777" w:rsidR="00EE25EF" w:rsidRDefault="009F03CE" w:rsidP="00133C7E">
      <w:pPr>
        <w:spacing w:line="300" w:lineRule="exact"/>
        <w:rPr>
          <w:del w:id="31" w:author="msi" w:date="2026-09-22T12:15:00Z" w16du:dateUtc="2026-09-22T16:15:00Z"/>
          <w:rFonts w:ascii="Times New Roman" w:hAnsi="Times New Roman"/>
          <w:sz w:val="24"/>
        </w:rPr>
      </w:pPr>
      <w:del w:id="32" w:author="msi" w:date="2026-09-22T12:15:00Z" w16du:dateUtc="2026-09-22T16:15:00Z">
        <w:r w:rsidRPr="009F03CE">
          <w:rPr>
            <w:rFonts w:ascii="Times New Roman" w:hAnsi="Times New Roman"/>
            <w:sz w:val="24"/>
          </w:rPr>
          <w:delText>W</w:delText>
        </w:r>
        <w:r w:rsidR="00FF0A90">
          <w:rPr>
            <w:rFonts w:ascii="Times New Roman" w:hAnsi="Times New Roman"/>
            <w:sz w:val="24"/>
          </w:rPr>
          <w:delText xml:space="preserve"> Wykazie stanowisk, zaszeregowań, stawek dodatku funkcyjnego i wymagań kwalifikacyjnych pracowników stanowiącym załącznik nr 1 do Regulaminu</w:delText>
        </w:r>
        <w:r w:rsidR="00397A1C">
          <w:rPr>
            <w:rFonts w:ascii="Times New Roman" w:hAnsi="Times New Roman"/>
            <w:sz w:val="24"/>
          </w:rPr>
          <w:delText xml:space="preserve"> </w:delText>
        </w:r>
        <w:r>
          <w:rPr>
            <w:rFonts w:ascii="Times New Roman" w:hAnsi="Times New Roman"/>
            <w:sz w:val="24"/>
          </w:rPr>
          <w:delText xml:space="preserve">wynagradzania pracowników Urzędu </w:delText>
        </w:r>
        <w:r w:rsidR="00397A1C">
          <w:rPr>
            <w:rFonts w:ascii="Times New Roman" w:hAnsi="Times New Roman"/>
            <w:sz w:val="24"/>
          </w:rPr>
          <w:delText>Miasta Torunia ustalonego</w:delText>
        </w:r>
        <w:r w:rsidR="00FF0A90">
          <w:rPr>
            <w:rFonts w:ascii="Times New Roman" w:hAnsi="Times New Roman"/>
            <w:sz w:val="24"/>
          </w:rPr>
          <w:delText xml:space="preserve"> </w:delText>
        </w:r>
        <w:r w:rsidR="00EE25EF">
          <w:rPr>
            <w:rFonts w:ascii="Times New Roman" w:hAnsi="Times New Roman"/>
            <w:sz w:val="24"/>
          </w:rPr>
          <w:delText>zarządzeniem Nr 385</w:delText>
        </w:r>
        <w:r w:rsidRPr="009F03CE">
          <w:rPr>
            <w:rFonts w:ascii="Times New Roman" w:hAnsi="Times New Roman"/>
            <w:sz w:val="24"/>
          </w:rPr>
          <w:delText xml:space="preserve"> Pre</w:delText>
        </w:r>
        <w:r>
          <w:rPr>
            <w:rFonts w:ascii="Times New Roman" w:hAnsi="Times New Roman"/>
            <w:sz w:val="24"/>
          </w:rPr>
          <w:delText xml:space="preserve">zydenta Miasta Torunia z dnia </w:delText>
        </w:r>
        <w:r w:rsidR="00EE25EF">
          <w:rPr>
            <w:rFonts w:ascii="Times New Roman" w:hAnsi="Times New Roman"/>
            <w:sz w:val="24"/>
          </w:rPr>
          <w:delText>18.12.2019</w:delText>
        </w:r>
        <w:r w:rsidRPr="009F03CE">
          <w:rPr>
            <w:rFonts w:ascii="Times New Roman" w:hAnsi="Times New Roman"/>
            <w:sz w:val="24"/>
          </w:rPr>
          <w:delText xml:space="preserve"> r. w sprawie </w:delText>
        </w:r>
        <w:r>
          <w:rPr>
            <w:rFonts w:ascii="Times New Roman" w:hAnsi="Times New Roman"/>
            <w:sz w:val="24"/>
          </w:rPr>
          <w:delText xml:space="preserve">ustalenia </w:delText>
        </w:r>
        <w:r w:rsidRPr="009F03CE">
          <w:rPr>
            <w:rFonts w:ascii="Times New Roman" w:hAnsi="Times New Roman"/>
            <w:sz w:val="24"/>
          </w:rPr>
          <w:delText xml:space="preserve">Regulaminu </w:delText>
        </w:r>
        <w:r>
          <w:rPr>
            <w:rFonts w:ascii="Times New Roman" w:hAnsi="Times New Roman"/>
            <w:sz w:val="24"/>
          </w:rPr>
          <w:delText>wynagradzania pracowników</w:delText>
        </w:r>
        <w:r w:rsidRPr="009F03CE">
          <w:rPr>
            <w:rFonts w:ascii="Times New Roman" w:hAnsi="Times New Roman"/>
            <w:sz w:val="24"/>
          </w:rPr>
          <w:delText xml:space="preserve"> Urzęd</w:delText>
        </w:r>
        <w:r>
          <w:rPr>
            <w:rFonts w:ascii="Times New Roman" w:hAnsi="Times New Roman"/>
            <w:sz w:val="24"/>
          </w:rPr>
          <w:delText>u Miasta Torunia</w:delText>
        </w:r>
        <w:r w:rsidR="00EE25EF">
          <w:rPr>
            <w:rFonts w:ascii="Times New Roman" w:hAnsi="Times New Roman"/>
            <w:sz w:val="24"/>
          </w:rPr>
          <w:delText xml:space="preserve"> </w:delText>
        </w:r>
        <w:r w:rsidR="00397A1C">
          <w:rPr>
            <w:rFonts w:ascii="Times New Roman" w:hAnsi="Times New Roman"/>
            <w:sz w:val="24"/>
          </w:rPr>
          <w:delText>(</w:delText>
        </w:r>
        <w:r w:rsidR="00EE25EF">
          <w:rPr>
            <w:rFonts w:ascii="Times New Roman" w:hAnsi="Times New Roman"/>
            <w:sz w:val="24"/>
          </w:rPr>
          <w:delText>zmienionego zarządzeniami Prezydenta Miasta Torunia nr 65 z dnia 16.04.2020 r. i nr 135 z dnia 06.07.2020 r.</w:delText>
        </w:r>
        <w:r w:rsidR="00397A1C">
          <w:rPr>
            <w:rFonts w:ascii="Times New Roman" w:hAnsi="Times New Roman"/>
            <w:sz w:val="24"/>
          </w:rPr>
          <w:delText>)</w:delText>
        </w:r>
        <w:r w:rsidR="00EE25EF">
          <w:rPr>
            <w:rFonts w:ascii="Times New Roman" w:hAnsi="Times New Roman"/>
            <w:sz w:val="24"/>
          </w:rPr>
          <w:delText xml:space="preserve">, </w:delText>
        </w:r>
        <w:r w:rsidR="00397A1C">
          <w:rPr>
            <w:rFonts w:ascii="Times New Roman" w:hAnsi="Times New Roman"/>
            <w:sz w:val="24"/>
          </w:rPr>
          <w:delText xml:space="preserve">poz. 5 </w:delText>
        </w:r>
        <w:r w:rsidR="00EE25EF">
          <w:rPr>
            <w:rFonts w:ascii="Times New Roman" w:hAnsi="Times New Roman"/>
            <w:sz w:val="24"/>
          </w:rPr>
          <w:delText>w części dotyczącej stanowisk urzędniczych otrzymuje brzmienie:</w:delText>
        </w:r>
      </w:del>
    </w:p>
    <w:p w14:paraId="29060513" w14:textId="77777777" w:rsidR="00EE25EF" w:rsidRDefault="00EE25EF" w:rsidP="00133C7E">
      <w:pPr>
        <w:spacing w:line="300" w:lineRule="exact"/>
        <w:rPr>
          <w:del w:id="33" w:author="msi" w:date="2026-09-22T12:15:00Z" w16du:dateUtc="2026-09-22T16:15:00Z"/>
          <w:rFonts w:ascii="Times New Roman" w:hAnsi="Times New Roman"/>
          <w:sz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  <w:tblPrChange w:id="34" w:author="msi" w:date="2026-09-22T12:15:00Z" w16du:dateUtc="2026-09-22T16:15:00Z">
          <w:tblPr>
            <w:tblStyle w:val="TableGrid"/>
            <w:tblW w:w="0" w:type="auto"/>
            <w:tblLook w:val="04A0" w:firstRow="1" w:lastRow="0" w:firstColumn="1" w:lastColumn="0" w:noHBand="0" w:noVBand="1"/>
          </w:tblPr>
        </w:tblPrChange>
      </w:tblPr>
      <w:tblGrid>
        <w:gridCol w:w="1549"/>
        <w:gridCol w:w="2799"/>
        <w:gridCol w:w="1260"/>
        <w:gridCol w:w="957"/>
        <w:gridCol w:w="1505"/>
        <w:gridCol w:w="992"/>
        <w:tblGridChange w:id="35">
          <w:tblGrid>
            <w:gridCol w:w="562"/>
            <w:gridCol w:w="987"/>
            <w:gridCol w:w="1140"/>
            <w:gridCol w:w="1659"/>
            <w:gridCol w:w="182"/>
            <w:gridCol w:w="1078"/>
            <w:gridCol w:w="432"/>
            <w:gridCol w:w="525"/>
            <w:gridCol w:w="986"/>
            <w:gridCol w:w="519"/>
            <w:gridCol w:w="992"/>
          </w:tblGrid>
        </w:tblGridChange>
      </w:tblGrid>
      <w:tr w:rsidR="00EE25EF" w14:paraId="339EC9D9" w14:textId="77777777" w:rsidTr="00832AEF">
        <w:trPr>
          <w:jc w:val="center"/>
        </w:trPr>
        <w:tc>
          <w:tcPr>
            <w:tcW w:w="2745" w:type="dxa"/>
            <w:vAlign w:val="center"/>
            <w:tcPrChange w:id="36" w:author="msi" w:date="2026-09-22T12:15:00Z" w16du:dateUtc="2026-09-22T16:15:00Z">
              <w:tcPr>
                <w:tcW w:w="562" w:type="dxa"/>
                <w:vAlign w:val="center"/>
              </w:tcPr>
            </w:tcPrChange>
          </w:tcPr>
          <w:p w14:paraId="66FD80F8" w14:textId="77777777" w:rsidR="00EE25EF" w:rsidRPr="001A2552" w:rsidRDefault="00BC32DD" w:rsidP="00832AEF">
            <w:pPr>
              <w:pStyle w:val="DersBasliklar"/>
              <w:rPr>
                <w:rPrChange w:id="37" w:author="msi" w:date="2026-09-22T12:15:00Z" w16du:dateUtc="2026-09-22T16:15:00Z">
                  <w:rPr>
                    <w:rFonts w:ascii="Times New Roman" w:hAnsi="Times New Roman" w:cs="Times New Roman"/>
                    <w:sz w:val="24"/>
                    <w:szCs w:val="24"/>
                  </w:rPr>
                </w:rPrChange>
              </w:rPr>
              <w:pPrChange w:id="38" w:author="msi" w:date="2026-09-22T12:15:00Z" w16du:dateUtc="2026-09-22T16:15:00Z">
                <w:pPr>
                  <w:spacing w:after="0" w:line="300" w:lineRule="exact"/>
                  <w:jc w:val="center"/>
                </w:pPr>
              </w:pPrChange>
            </w:pPr>
            <w:ins w:id="39" w:author="msi" w:date="2026-09-22T12:15:00Z" w16du:dateUtc="2026-09-22T16:15:00Z">
              <w:r w:rsidRPr="001A2552">
                <w:rPr>
                  <w:szCs w:val="16"/>
                </w:rPr>
                <w:t>Dersin Kodu ve İsmi</w:t>
              </w:r>
            </w:ins>
            <w:del w:id="40" w:author="msi" w:date="2026-09-22T12:15:00Z" w16du:dateUtc="2026-09-22T16:15:00Z">
              <w:r w:rsidR="00EE25EF">
                <w:rPr>
                  <w:rFonts w:ascii="Times New Roman" w:hAnsi="Times New Roman"/>
                  <w:sz w:val="24"/>
                </w:rPr>
                <w:delText>5</w:delText>
              </w:r>
            </w:del>
          </w:p>
        </w:tc>
        <w:tc>
          <w:tcPr>
            <w:tcW w:w="6068" w:type="dxa"/>
            <w:tcPrChange w:id="41" w:author="msi" w:date="2026-09-22T12:15:00Z" w16du:dateUtc="2026-09-22T16:15:00Z">
              <w:tcPr>
                <w:tcW w:w="2127" w:type="dxa"/>
                <w:gridSpan w:val="2"/>
                <w:vAlign w:val="center"/>
              </w:tcPr>
            </w:tcPrChange>
          </w:tcPr>
          <w:p w14:paraId="2649867B" w14:textId="77777777" w:rsidR="00EE25EF" w:rsidRPr="00B00DF3" w:rsidRDefault="00CC0B85" w:rsidP="00F95BE5">
            <w:pPr>
              <w:pStyle w:val="DersBilgileri"/>
              <w:rPr>
                <w:rPrChange w:id="42" w:author="msi" w:date="2026-09-22T12:15:00Z" w16du:dateUtc="2026-09-22T16:15:00Z">
                  <w:rPr>
                    <w:rFonts w:ascii="Times New Roman" w:hAnsi="Times New Roman" w:cs="Times New Roman"/>
                    <w:sz w:val="24"/>
                    <w:szCs w:val="24"/>
                  </w:rPr>
                </w:rPrChange>
              </w:rPr>
              <w:pPrChange w:id="43" w:author="msi" w:date="2026-09-22T12:15:00Z" w16du:dateUtc="2026-09-22T16:15:00Z">
                <w:pPr>
                  <w:spacing w:after="0" w:line="300" w:lineRule="exact"/>
                  <w:jc w:val="both"/>
                </w:pPr>
              </w:pPrChange>
            </w:pPr>
            <w:ins w:id="44" w:author="msi" w:date="2026-09-22T12:15:00Z" w16du:dateUtc="2026-09-22T16:15:00Z">
              <w:r>
                <w:rPr>
                  <w:bCs/>
                  <w:szCs w:val="16"/>
                </w:rPr>
                <w:t>ASB307</w:t>
              </w:r>
              <w:r w:rsidR="00F911A6" w:rsidRPr="00B00DF3">
                <w:rPr>
                  <w:bCs/>
                  <w:szCs w:val="16"/>
                </w:rPr>
                <w:t xml:space="preserve"> İNSAN HAKLARI </w:t>
              </w:r>
              <w:r w:rsidR="00F95BE5">
                <w:rPr>
                  <w:bCs/>
                  <w:szCs w:val="16"/>
                </w:rPr>
                <w:t>DEMOKRASİ</w:t>
              </w:r>
            </w:ins>
            <w:del w:id="45" w:author="msi" w:date="2026-09-22T12:15:00Z" w16du:dateUtc="2026-09-22T16:15:00Z">
              <w:r w:rsidR="00EE25EF">
                <w:rPr>
                  <w:rFonts w:ascii="Times New Roman" w:hAnsi="Times New Roman"/>
                  <w:sz w:val="24"/>
                </w:rPr>
                <w:delText>Inspektor</w:delText>
              </w:r>
            </w:del>
          </w:p>
        </w:tc>
        <w:tc>
          <w:tcPr>
            <w:tcW w:w="6068" w:type="dxa"/>
            <w:tcPrChange w:id="46" w:author="msi" w:date="2026-09-22T12:15:00Z" w16du:dateUtc="2026-09-22T16:15:00Z">
              <w:tcPr>
                <w:tcW w:w="1841" w:type="dxa"/>
                <w:gridSpan w:val="2"/>
                <w:vAlign w:val="center"/>
              </w:tcPr>
            </w:tcPrChange>
          </w:tcPr>
          <w:p w14:paraId="6DB8F519" w14:textId="77777777" w:rsidR="00EE25EF" w:rsidRDefault="00EE25EF" w:rsidP="00133C7E">
            <w:pPr>
              <w:spacing w:line="300" w:lineRule="exact"/>
              <w:jc w:val="center"/>
              <w:rPr>
                <w:rFonts w:ascii="Times New Roman" w:hAnsi="Times New Roman"/>
                <w:sz w:val="24"/>
              </w:rPr>
            </w:pPr>
            <w:del w:id="47" w:author="msi" w:date="2026-09-22T12:15:00Z" w16du:dateUtc="2026-09-22T16:15:00Z">
              <w:r>
                <w:rPr>
                  <w:rFonts w:ascii="Times New Roman" w:hAnsi="Times New Roman"/>
                  <w:sz w:val="24"/>
                </w:rPr>
                <w:delText>XII - XVI</w:delText>
              </w:r>
            </w:del>
          </w:p>
        </w:tc>
        <w:tc>
          <w:tcPr>
            <w:tcW w:w="6068" w:type="dxa"/>
            <w:tcPrChange w:id="48" w:author="msi" w:date="2026-09-22T12:15:00Z" w16du:dateUtc="2026-09-22T16:15:00Z">
              <w:tcPr>
                <w:tcW w:w="1510" w:type="dxa"/>
                <w:gridSpan w:val="2"/>
                <w:vAlign w:val="center"/>
              </w:tcPr>
            </w:tcPrChange>
          </w:tcPr>
          <w:p w14:paraId="6B9FA6CE" w14:textId="77777777" w:rsidR="00EE25EF" w:rsidRDefault="00EE25EF" w:rsidP="00133C7E">
            <w:pPr>
              <w:spacing w:line="300" w:lineRule="exact"/>
              <w:jc w:val="center"/>
              <w:rPr>
                <w:rFonts w:ascii="Times New Roman" w:hAnsi="Times New Roman"/>
                <w:sz w:val="24"/>
              </w:rPr>
            </w:pPr>
            <w:del w:id="49" w:author="msi" w:date="2026-09-22T12:15:00Z" w16du:dateUtc="2026-09-22T16:15:00Z">
              <w:r>
                <w:rPr>
                  <w:rFonts w:ascii="Times New Roman" w:hAnsi="Times New Roman"/>
                  <w:sz w:val="24"/>
                </w:rPr>
                <w:delText>-</w:delText>
              </w:r>
            </w:del>
          </w:p>
        </w:tc>
        <w:tc>
          <w:tcPr>
            <w:tcW w:w="6068" w:type="dxa"/>
            <w:tcPrChange w:id="50" w:author="msi" w:date="2026-09-22T12:15:00Z" w16du:dateUtc="2026-09-22T16:15:00Z">
              <w:tcPr>
                <w:tcW w:w="1511" w:type="dxa"/>
                <w:gridSpan w:val="2"/>
                <w:vAlign w:val="center"/>
              </w:tcPr>
            </w:tcPrChange>
          </w:tcPr>
          <w:p w14:paraId="66CF2E3C" w14:textId="77777777" w:rsidR="00EE25EF" w:rsidRDefault="00EE25EF" w:rsidP="00133C7E">
            <w:pPr>
              <w:spacing w:line="300" w:lineRule="exact"/>
              <w:rPr>
                <w:rFonts w:ascii="Times New Roman" w:hAnsi="Times New Roman"/>
                <w:sz w:val="24"/>
              </w:rPr>
            </w:pPr>
            <w:del w:id="51" w:author="msi" w:date="2026-09-22T12:15:00Z" w16du:dateUtc="2026-09-22T16:15:00Z">
              <w:r>
                <w:rPr>
                  <w:rFonts w:ascii="Times New Roman" w:hAnsi="Times New Roman"/>
                  <w:sz w:val="24"/>
                </w:rPr>
                <w:delText>wyższe</w:delText>
              </w:r>
            </w:del>
          </w:p>
        </w:tc>
        <w:tc>
          <w:tcPr>
            <w:tcW w:w="6068" w:type="dxa"/>
            <w:tcPrChange w:id="52" w:author="msi" w:date="2026-09-22T12:15:00Z" w16du:dateUtc="2026-09-22T16:15:00Z">
              <w:tcPr>
                <w:tcW w:w="1511" w:type="dxa"/>
                <w:gridSpan w:val="2"/>
                <w:vAlign w:val="center"/>
              </w:tcPr>
            </w:tcPrChange>
          </w:tcPr>
          <w:p w14:paraId="352DA850" w14:textId="77777777" w:rsidR="00EE25EF" w:rsidRDefault="00EE25EF" w:rsidP="00133C7E">
            <w:pPr>
              <w:spacing w:line="300" w:lineRule="exact"/>
              <w:jc w:val="center"/>
              <w:rPr>
                <w:rFonts w:ascii="Times New Roman" w:hAnsi="Times New Roman"/>
                <w:sz w:val="24"/>
              </w:rPr>
            </w:pPr>
            <w:del w:id="53" w:author="msi" w:date="2026-09-22T12:15:00Z" w16du:dateUtc="2026-09-22T16:15:00Z">
              <w:r>
                <w:rPr>
                  <w:rFonts w:ascii="Times New Roman" w:hAnsi="Times New Roman"/>
                  <w:sz w:val="24"/>
                </w:rPr>
                <w:delText>3</w:delText>
              </w:r>
            </w:del>
          </w:p>
        </w:tc>
      </w:tr>
      <w:tr w:rsidR="00EE25EF" w14:paraId="2E59402B" w14:textId="77777777" w:rsidTr="00832AEF">
        <w:trPr>
          <w:jc w:val="center"/>
        </w:trPr>
        <w:tc>
          <w:tcPr>
            <w:tcW w:w="2745" w:type="dxa"/>
            <w:vAlign w:val="center"/>
            <w:tcPrChange w:id="54" w:author="msi" w:date="2026-09-22T12:15:00Z" w16du:dateUtc="2026-09-22T16:15:00Z">
              <w:tcPr>
                <w:tcW w:w="562" w:type="dxa"/>
                <w:vAlign w:val="center"/>
              </w:tcPr>
            </w:tcPrChange>
          </w:tcPr>
          <w:p w14:paraId="6DB259EE" w14:textId="77777777" w:rsidR="00EE25EF" w:rsidRPr="001A2552" w:rsidRDefault="00BC32DD" w:rsidP="00832AEF">
            <w:pPr>
              <w:pStyle w:val="DersBasliklar"/>
              <w:rPr>
                <w:rPrChange w:id="55" w:author="msi" w:date="2026-09-22T12:15:00Z" w16du:dateUtc="2026-09-22T16:15:00Z">
                  <w:rPr>
                    <w:rFonts w:ascii="Times New Roman" w:hAnsi="Times New Roman" w:cs="Times New Roman"/>
                    <w:sz w:val="24"/>
                    <w:szCs w:val="24"/>
                  </w:rPr>
                </w:rPrChange>
              </w:rPr>
              <w:pPrChange w:id="56" w:author="msi" w:date="2026-09-22T12:15:00Z" w16du:dateUtc="2026-09-22T16:15:00Z">
                <w:pPr>
                  <w:spacing w:after="0" w:line="300" w:lineRule="exact"/>
                  <w:jc w:val="both"/>
                </w:pPr>
              </w:pPrChange>
            </w:pPr>
            <w:ins w:id="57" w:author="msi" w:date="2026-09-22T12:15:00Z" w16du:dateUtc="2026-09-22T16:15:00Z">
              <w:r w:rsidRPr="001A2552">
                <w:rPr>
                  <w:szCs w:val="16"/>
                </w:rPr>
                <w:t>Dersin Sorumlusu</w:t>
              </w:r>
            </w:ins>
          </w:p>
        </w:tc>
        <w:tc>
          <w:tcPr>
            <w:tcW w:w="6068" w:type="dxa"/>
            <w:tcPrChange w:id="58" w:author="msi" w:date="2026-09-22T12:15:00Z" w16du:dateUtc="2026-09-22T16:15:00Z">
              <w:tcPr>
                <w:tcW w:w="2127" w:type="dxa"/>
                <w:gridSpan w:val="2"/>
                <w:vAlign w:val="center"/>
              </w:tcPr>
            </w:tcPrChange>
          </w:tcPr>
          <w:p w14:paraId="6E30DFF7" w14:textId="77777777" w:rsidR="00EE25EF" w:rsidRPr="00B00DF3" w:rsidRDefault="00F911A6" w:rsidP="00832AEF">
            <w:pPr>
              <w:pStyle w:val="DersBilgileri"/>
              <w:rPr>
                <w:rPrChange w:id="59" w:author="msi" w:date="2026-09-22T12:15:00Z" w16du:dateUtc="2026-09-22T16:15:00Z">
                  <w:rPr>
                    <w:rFonts w:ascii="Times New Roman" w:hAnsi="Times New Roman" w:cs="Times New Roman"/>
                    <w:sz w:val="24"/>
                    <w:szCs w:val="24"/>
                  </w:rPr>
                </w:rPrChange>
              </w:rPr>
              <w:pPrChange w:id="60" w:author="msi" w:date="2026-09-22T12:15:00Z" w16du:dateUtc="2026-09-22T16:15:00Z">
                <w:pPr>
                  <w:spacing w:after="0" w:line="300" w:lineRule="exact"/>
                  <w:jc w:val="both"/>
                </w:pPr>
              </w:pPrChange>
            </w:pPr>
            <w:ins w:id="61" w:author="msi" w:date="2026-09-22T12:15:00Z" w16du:dateUtc="2026-09-22T16:15:00Z">
              <w:r w:rsidRPr="00B00DF3">
                <w:rPr>
                  <w:szCs w:val="16"/>
                </w:rPr>
                <w:t>PROF. DR. YASEMİN KEPENEKCİ</w:t>
              </w:r>
            </w:ins>
          </w:p>
        </w:tc>
        <w:tc>
          <w:tcPr>
            <w:tcW w:w="6068" w:type="dxa"/>
            <w:tcPrChange w:id="62" w:author="msi" w:date="2026-09-22T12:15:00Z" w16du:dateUtc="2026-09-22T16:15:00Z">
              <w:tcPr>
                <w:tcW w:w="1841" w:type="dxa"/>
                <w:gridSpan w:val="2"/>
                <w:vAlign w:val="center"/>
              </w:tcPr>
            </w:tcPrChange>
          </w:tcPr>
          <w:p w14:paraId="640D0522" w14:textId="77777777" w:rsidR="00EE25EF" w:rsidRDefault="00EE25EF" w:rsidP="00133C7E">
            <w:pPr>
              <w:spacing w:line="300" w:lineRule="exact"/>
              <w:rPr>
                <w:rFonts w:ascii="Times New Roman" w:hAnsi="Times New Roman"/>
                <w:sz w:val="24"/>
              </w:rPr>
            </w:pPr>
          </w:p>
        </w:tc>
        <w:tc>
          <w:tcPr>
            <w:tcW w:w="6068" w:type="dxa"/>
            <w:tcPrChange w:id="63" w:author="msi" w:date="2026-09-22T12:15:00Z" w16du:dateUtc="2026-09-22T16:15:00Z">
              <w:tcPr>
                <w:tcW w:w="1510" w:type="dxa"/>
                <w:gridSpan w:val="2"/>
                <w:vAlign w:val="center"/>
              </w:tcPr>
            </w:tcPrChange>
          </w:tcPr>
          <w:p w14:paraId="628AD3AC" w14:textId="77777777" w:rsidR="00EE25EF" w:rsidRDefault="00EE25EF" w:rsidP="00133C7E">
            <w:pPr>
              <w:spacing w:line="300" w:lineRule="exact"/>
              <w:rPr>
                <w:rFonts w:ascii="Times New Roman" w:hAnsi="Times New Roman"/>
                <w:sz w:val="24"/>
              </w:rPr>
            </w:pPr>
          </w:p>
        </w:tc>
        <w:tc>
          <w:tcPr>
            <w:tcW w:w="6068" w:type="dxa"/>
            <w:tcPrChange w:id="64" w:author="msi" w:date="2026-09-22T12:15:00Z" w16du:dateUtc="2026-09-22T16:15:00Z">
              <w:tcPr>
                <w:tcW w:w="1511" w:type="dxa"/>
                <w:gridSpan w:val="2"/>
                <w:vAlign w:val="center"/>
              </w:tcPr>
            </w:tcPrChange>
          </w:tcPr>
          <w:p w14:paraId="02E76406" w14:textId="77777777" w:rsidR="00EE25EF" w:rsidRDefault="00EE25EF" w:rsidP="00133C7E">
            <w:pPr>
              <w:spacing w:line="300" w:lineRule="exact"/>
              <w:rPr>
                <w:rFonts w:ascii="Times New Roman" w:hAnsi="Times New Roman"/>
                <w:sz w:val="24"/>
              </w:rPr>
            </w:pPr>
            <w:del w:id="65" w:author="msi" w:date="2026-09-22T12:15:00Z" w16du:dateUtc="2026-09-22T16:15:00Z">
              <w:r>
                <w:rPr>
                  <w:rFonts w:ascii="Times New Roman" w:hAnsi="Times New Roman"/>
                  <w:sz w:val="24"/>
                </w:rPr>
                <w:delText>średnie</w:delText>
              </w:r>
            </w:del>
          </w:p>
        </w:tc>
        <w:tc>
          <w:tcPr>
            <w:tcW w:w="6068" w:type="dxa"/>
            <w:tcPrChange w:id="66" w:author="msi" w:date="2026-09-22T12:15:00Z" w16du:dateUtc="2026-09-22T16:15:00Z">
              <w:tcPr>
                <w:tcW w:w="1511" w:type="dxa"/>
                <w:gridSpan w:val="2"/>
                <w:vAlign w:val="center"/>
              </w:tcPr>
            </w:tcPrChange>
          </w:tcPr>
          <w:p w14:paraId="01F4FB4C" w14:textId="77777777" w:rsidR="00EE25EF" w:rsidRDefault="00EE25EF" w:rsidP="00133C7E">
            <w:pPr>
              <w:spacing w:line="300" w:lineRule="exact"/>
              <w:jc w:val="center"/>
              <w:rPr>
                <w:rFonts w:ascii="Times New Roman" w:hAnsi="Times New Roman"/>
                <w:sz w:val="24"/>
              </w:rPr>
            </w:pPr>
            <w:del w:id="67" w:author="msi" w:date="2026-09-22T12:15:00Z" w16du:dateUtc="2026-09-22T16:15:00Z">
              <w:r>
                <w:rPr>
                  <w:rFonts w:ascii="Times New Roman" w:hAnsi="Times New Roman"/>
                  <w:sz w:val="24"/>
                </w:rPr>
                <w:delText>5</w:delText>
              </w:r>
            </w:del>
          </w:p>
        </w:tc>
      </w:tr>
      <w:tr w:rsidR="00BC32DD" w:rsidRPr="001A2552" w14:paraId="35CECC35" w14:textId="77777777" w:rsidTr="00832AEF">
        <w:trPr>
          <w:jc w:val="center"/>
          <w:ins w:id="68" w:author="msi" w:date="2026-09-22T12:15:00Z" w16du:dateUtc="2026-09-22T16:15:00Z"/>
        </w:trPr>
        <w:tc>
          <w:tcPr>
            <w:tcW w:w="2745" w:type="dxa"/>
            <w:vAlign w:val="center"/>
          </w:tcPr>
          <w:p w14:paraId="0C92E415" w14:textId="77777777" w:rsidR="00BC32DD" w:rsidRPr="001A2552" w:rsidRDefault="00BC32DD" w:rsidP="00832AEF">
            <w:pPr>
              <w:pStyle w:val="DersBasliklar"/>
              <w:rPr>
                <w:ins w:id="69" w:author="msi" w:date="2026-09-22T12:15:00Z" w16du:dateUtc="2026-09-22T16:15:00Z"/>
                <w:szCs w:val="16"/>
              </w:rPr>
            </w:pPr>
            <w:ins w:id="70" w:author="msi" w:date="2026-09-22T12:15:00Z" w16du:dateUtc="2026-09-22T16:15:00Z">
              <w:r w:rsidRPr="001A2552">
                <w:rPr>
                  <w:szCs w:val="16"/>
                </w:rPr>
                <w:t>Dersin Düzeyi</w:t>
              </w:r>
            </w:ins>
          </w:p>
        </w:tc>
        <w:tc>
          <w:tcPr>
            <w:tcW w:w="6068" w:type="dxa"/>
            <w:gridSpan w:val="5"/>
          </w:tcPr>
          <w:p w14:paraId="7A44A083" w14:textId="77777777" w:rsidR="00BC32DD" w:rsidRPr="00B00DF3" w:rsidRDefault="00F911A6" w:rsidP="00832AEF">
            <w:pPr>
              <w:pStyle w:val="DersBilgileri"/>
              <w:rPr>
                <w:ins w:id="71" w:author="msi" w:date="2026-09-22T12:15:00Z" w16du:dateUtc="2026-09-22T16:15:00Z"/>
                <w:szCs w:val="16"/>
              </w:rPr>
            </w:pPr>
            <w:ins w:id="72" w:author="msi" w:date="2026-09-22T12:15:00Z" w16du:dateUtc="2026-09-22T16:15:00Z">
              <w:r w:rsidRPr="00B00DF3">
                <w:rPr>
                  <w:szCs w:val="16"/>
                </w:rPr>
                <w:t>LİSANS</w:t>
              </w:r>
            </w:ins>
          </w:p>
        </w:tc>
      </w:tr>
      <w:tr w:rsidR="00BC32DD" w:rsidRPr="001A2552" w14:paraId="06960E14" w14:textId="77777777" w:rsidTr="00832AEF">
        <w:trPr>
          <w:jc w:val="center"/>
          <w:ins w:id="73" w:author="msi" w:date="2026-09-22T12:15:00Z" w16du:dateUtc="2026-09-22T16:15:00Z"/>
        </w:trPr>
        <w:tc>
          <w:tcPr>
            <w:tcW w:w="2745" w:type="dxa"/>
            <w:vAlign w:val="center"/>
          </w:tcPr>
          <w:p w14:paraId="7CEA9E00" w14:textId="77777777" w:rsidR="00BC32DD" w:rsidRPr="001A2552" w:rsidRDefault="00BC32DD" w:rsidP="00832AEF">
            <w:pPr>
              <w:pStyle w:val="DersBasliklar"/>
              <w:rPr>
                <w:ins w:id="74" w:author="msi" w:date="2026-09-22T12:15:00Z" w16du:dateUtc="2026-09-22T16:15:00Z"/>
                <w:szCs w:val="16"/>
              </w:rPr>
            </w:pPr>
            <w:ins w:id="75" w:author="msi" w:date="2026-09-22T12:15:00Z" w16du:dateUtc="2026-09-22T16:15:00Z">
              <w:r w:rsidRPr="001A2552">
                <w:rPr>
                  <w:szCs w:val="16"/>
                </w:rPr>
                <w:t>Dersin Kredisi</w:t>
              </w:r>
            </w:ins>
          </w:p>
        </w:tc>
        <w:tc>
          <w:tcPr>
            <w:tcW w:w="6068" w:type="dxa"/>
            <w:gridSpan w:val="5"/>
          </w:tcPr>
          <w:p w14:paraId="4FBC51AC" w14:textId="77777777" w:rsidR="00BC32DD" w:rsidRPr="00B00DF3" w:rsidRDefault="00F911A6" w:rsidP="00832AEF">
            <w:pPr>
              <w:pStyle w:val="DersBilgileri"/>
              <w:rPr>
                <w:ins w:id="76" w:author="msi" w:date="2026-09-22T12:15:00Z" w16du:dateUtc="2026-09-22T16:15:00Z"/>
                <w:szCs w:val="16"/>
              </w:rPr>
            </w:pPr>
            <w:ins w:id="77" w:author="msi" w:date="2026-09-22T12:15:00Z" w16du:dateUtc="2026-09-22T16:15:00Z">
              <w:r w:rsidRPr="00B00DF3">
                <w:rPr>
                  <w:szCs w:val="16"/>
                </w:rPr>
                <w:t>8</w:t>
              </w:r>
            </w:ins>
          </w:p>
        </w:tc>
      </w:tr>
      <w:tr w:rsidR="00BC32DD" w:rsidRPr="001A2552" w14:paraId="5E316ADA" w14:textId="77777777" w:rsidTr="00832AEF">
        <w:trPr>
          <w:jc w:val="center"/>
          <w:ins w:id="78" w:author="msi" w:date="2026-09-22T12:15:00Z" w16du:dateUtc="2026-09-22T16:15:00Z"/>
        </w:trPr>
        <w:tc>
          <w:tcPr>
            <w:tcW w:w="2745" w:type="dxa"/>
            <w:vAlign w:val="center"/>
          </w:tcPr>
          <w:p w14:paraId="30790276" w14:textId="77777777" w:rsidR="00BC32DD" w:rsidRPr="001A2552" w:rsidRDefault="00BC32DD" w:rsidP="00832AEF">
            <w:pPr>
              <w:pStyle w:val="DersBasliklar"/>
              <w:rPr>
                <w:ins w:id="79" w:author="msi" w:date="2026-09-22T12:15:00Z" w16du:dateUtc="2026-09-22T16:15:00Z"/>
                <w:szCs w:val="16"/>
              </w:rPr>
            </w:pPr>
            <w:ins w:id="80" w:author="msi" w:date="2026-09-22T12:15:00Z" w16du:dateUtc="2026-09-22T16:15:00Z">
              <w:r w:rsidRPr="001A2552">
                <w:rPr>
                  <w:szCs w:val="16"/>
                </w:rPr>
                <w:t>Dersin Türü</w:t>
              </w:r>
            </w:ins>
          </w:p>
        </w:tc>
        <w:tc>
          <w:tcPr>
            <w:tcW w:w="6068" w:type="dxa"/>
            <w:gridSpan w:val="5"/>
          </w:tcPr>
          <w:p w14:paraId="2D603080" w14:textId="77777777" w:rsidR="00BC32DD" w:rsidRPr="00B00DF3" w:rsidRDefault="00F8234C" w:rsidP="00832AEF">
            <w:pPr>
              <w:pStyle w:val="DersBilgileri"/>
              <w:rPr>
                <w:ins w:id="81" w:author="msi" w:date="2026-09-22T12:15:00Z" w16du:dateUtc="2026-09-22T16:15:00Z"/>
                <w:szCs w:val="16"/>
              </w:rPr>
            </w:pPr>
            <w:ins w:id="82" w:author="msi" w:date="2026-09-22T12:15:00Z" w16du:dateUtc="2026-09-22T16:15:00Z">
              <w:r>
                <w:rPr>
                  <w:szCs w:val="16"/>
                </w:rPr>
                <w:t>SEÇMELİ</w:t>
              </w:r>
            </w:ins>
          </w:p>
        </w:tc>
      </w:tr>
      <w:tr w:rsidR="00BC32DD" w:rsidRPr="001A2552" w14:paraId="528A0B59" w14:textId="77777777" w:rsidTr="00832AEF">
        <w:trPr>
          <w:jc w:val="center"/>
          <w:ins w:id="83" w:author="msi" w:date="2026-09-22T12:15:00Z" w16du:dateUtc="2026-09-22T16:15:00Z"/>
        </w:trPr>
        <w:tc>
          <w:tcPr>
            <w:tcW w:w="2745" w:type="dxa"/>
            <w:vAlign w:val="center"/>
          </w:tcPr>
          <w:p w14:paraId="6C6A2260" w14:textId="77777777" w:rsidR="00BC32DD" w:rsidRPr="001A2552" w:rsidRDefault="00BC32DD" w:rsidP="00832AEF">
            <w:pPr>
              <w:pStyle w:val="DersBasliklar"/>
              <w:rPr>
                <w:ins w:id="84" w:author="msi" w:date="2026-09-22T12:15:00Z" w16du:dateUtc="2026-09-22T16:15:00Z"/>
                <w:szCs w:val="16"/>
              </w:rPr>
            </w:pPr>
            <w:ins w:id="85" w:author="msi" w:date="2026-09-22T12:15:00Z" w16du:dateUtc="2026-09-22T16:15:00Z">
              <w:r w:rsidRPr="001A2552">
                <w:rPr>
                  <w:szCs w:val="16"/>
                </w:rPr>
                <w:t>Dersin İçeriği</w:t>
              </w:r>
            </w:ins>
          </w:p>
        </w:tc>
        <w:tc>
          <w:tcPr>
            <w:tcW w:w="6068" w:type="dxa"/>
            <w:gridSpan w:val="5"/>
          </w:tcPr>
          <w:p w14:paraId="3EB5A88C" w14:textId="77777777" w:rsidR="00F911A6" w:rsidRPr="00B00DF3" w:rsidRDefault="00F911A6" w:rsidP="00F911A6">
            <w:pPr>
              <w:rPr>
                <w:ins w:id="86" w:author="msi" w:date="2026-09-22T12:15:00Z" w16du:dateUtc="2026-09-22T16:15:00Z"/>
                <w:sz w:val="16"/>
                <w:szCs w:val="16"/>
              </w:rPr>
            </w:pPr>
          </w:p>
          <w:p w14:paraId="5A0FDD72" w14:textId="77777777" w:rsidR="00F95BE5" w:rsidRPr="00F8234C" w:rsidRDefault="00F95BE5" w:rsidP="00F95BE5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jc w:val="left"/>
              <w:rPr>
                <w:ins w:id="87" w:author="msi" w:date="2026-09-22T12:15:00Z" w16du:dateUtc="2026-09-22T16:15:00Z"/>
                <w:sz w:val="16"/>
                <w:szCs w:val="16"/>
              </w:rPr>
            </w:pPr>
            <w:ins w:id="88" w:author="msi" w:date="2026-09-22T12:15:00Z" w16du:dateUtc="2026-09-22T16:15:00Z">
              <w:r w:rsidRPr="00F8234C">
                <w:rPr>
                  <w:sz w:val="16"/>
                  <w:szCs w:val="16"/>
                </w:rPr>
                <w:t xml:space="preserve">Temel hukuksal kavramlar bilgisi </w:t>
              </w:r>
            </w:ins>
          </w:p>
          <w:p w14:paraId="2DAF4F68" w14:textId="77777777" w:rsidR="00F95BE5" w:rsidRPr="00F8234C" w:rsidRDefault="00F95BE5" w:rsidP="00F95BE5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jc w:val="left"/>
              <w:rPr>
                <w:ins w:id="89" w:author="msi" w:date="2026-09-22T12:15:00Z" w16du:dateUtc="2026-09-22T16:15:00Z"/>
                <w:sz w:val="16"/>
                <w:szCs w:val="16"/>
              </w:rPr>
            </w:pPr>
            <w:ins w:id="90" w:author="msi" w:date="2026-09-22T12:15:00Z" w16du:dateUtc="2026-09-22T16:15:00Z">
              <w:r w:rsidRPr="00F8234C">
                <w:rPr>
                  <w:sz w:val="16"/>
                  <w:szCs w:val="16"/>
                </w:rPr>
                <w:t xml:space="preserve">İnsan hakları ve demokrasi ile ilgili temel kavramlar bilgisi </w:t>
              </w:r>
            </w:ins>
          </w:p>
          <w:p w14:paraId="39861F53" w14:textId="77777777" w:rsidR="00F95BE5" w:rsidRPr="00F8234C" w:rsidRDefault="00B90493" w:rsidP="00F95BE5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jc w:val="left"/>
              <w:rPr>
                <w:ins w:id="91" w:author="msi" w:date="2026-09-22T12:15:00Z" w16du:dateUtc="2026-09-22T16:15:00Z"/>
                <w:sz w:val="16"/>
                <w:szCs w:val="16"/>
              </w:rPr>
            </w:pPr>
            <w:ins w:id="92" w:author="msi" w:date="2026-09-22T12:15:00Z" w16du:dateUtc="2026-09-22T16:15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Batı’daki tarihi gelişimi</w:t>
              </w:r>
            </w:ins>
          </w:p>
          <w:p w14:paraId="696C851F" w14:textId="77777777" w:rsidR="00F95BE5" w:rsidRPr="00F8234C" w:rsidRDefault="00B90493" w:rsidP="00F95BE5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jc w:val="left"/>
              <w:rPr>
                <w:ins w:id="93" w:author="msi" w:date="2026-09-22T12:15:00Z" w16du:dateUtc="2026-09-22T16:15:00Z"/>
                <w:sz w:val="16"/>
                <w:szCs w:val="16"/>
              </w:rPr>
            </w:pPr>
            <w:ins w:id="94" w:author="msi" w:date="2026-09-22T12:15:00Z" w16du:dateUtc="2026-09-22T16:15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ülkemizdeki tarihi gelişimi </w:t>
              </w:r>
            </w:ins>
          </w:p>
          <w:p w14:paraId="033BEB87" w14:textId="77777777" w:rsidR="00F95BE5" w:rsidRPr="00F8234C" w:rsidRDefault="00B90493" w:rsidP="00F95BE5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jc w:val="left"/>
              <w:rPr>
                <w:ins w:id="95" w:author="msi" w:date="2026-09-22T12:15:00Z" w16du:dateUtc="2026-09-22T16:15:00Z"/>
                <w:sz w:val="16"/>
                <w:szCs w:val="16"/>
              </w:rPr>
            </w:pPr>
            <w:ins w:id="96" w:author="msi" w:date="2026-09-22T12:15:00Z" w16du:dateUtc="2026-09-22T16:15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uluslararası alana geçişi </w:t>
              </w:r>
            </w:ins>
          </w:p>
          <w:p w14:paraId="2CC757C9" w14:textId="77777777" w:rsidR="00F911A6" w:rsidRPr="00F8234C" w:rsidRDefault="00F911A6" w:rsidP="00F95BE5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ins w:id="97" w:author="msi" w:date="2026-09-22T12:15:00Z" w16du:dateUtc="2026-09-22T16:15:00Z"/>
                <w:sz w:val="16"/>
                <w:szCs w:val="16"/>
              </w:rPr>
            </w:pPr>
            <w:ins w:id="98" w:author="msi" w:date="2026-09-22T12:15:00Z" w16du:dateUtc="2026-09-22T16:15:00Z">
              <w:r w:rsidRPr="00F8234C">
                <w:rPr>
                  <w:sz w:val="16"/>
                  <w:szCs w:val="16"/>
                </w:rPr>
                <w:t xml:space="preserve">İnsan hakları </w:t>
              </w:r>
              <w:r w:rsidR="00B90493" w:rsidRPr="00F8234C">
                <w:rPr>
                  <w:sz w:val="16"/>
                  <w:szCs w:val="16"/>
                </w:rPr>
                <w:t xml:space="preserve">ve demokrasi </w:t>
              </w:r>
              <w:r w:rsidRPr="00F8234C">
                <w:rPr>
                  <w:sz w:val="16"/>
                  <w:szCs w:val="16"/>
                </w:rPr>
                <w:t xml:space="preserve">eğitiminin tanımı, amacı ve önemi </w:t>
              </w:r>
            </w:ins>
          </w:p>
          <w:p w14:paraId="767F8745" w14:textId="77777777" w:rsidR="00B00DF3" w:rsidRPr="00F8234C" w:rsidRDefault="00B90493" w:rsidP="00F95BE5">
            <w:pPr>
              <w:numPr>
                <w:ilvl w:val="0"/>
                <w:numId w:val="5"/>
              </w:numPr>
              <w:tabs>
                <w:tab w:val="left" w:pos="9640"/>
              </w:tabs>
              <w:jc w:val="left"/>
              <w:rPr>
                <w:ins w:id="99" w:author="msi" w:date="2026-09-22T12:15:00Z" w16du:dateUtc="2026-09-22T16:15:00Z"/>
                <w:sz w:val="16"/>
                <w:szCs w:val="16"/>
              </w:rPr>
            </w:pPr>
            <w:ins w:id="100" w:author="msi" w:date="2026-09-22T12:15:00Z" w16du:dateUtc="2026-09-22T16:15:00Z">
              <w:r w:rsidRPr="00F8234C">
                <w:rPr>
                  <w:sz w:val="16"/>
                  <w:szCs w:val="16"/>
                </w:rPr>
                <w:t>İ</w:t>
              </w:r>
              <w:r w:rsidR="00F95BE5" w:rsidRPr="00F8234C">
                <w:rPr>
                  <w:sz w:val="16"/>
                  <w:szCs w:val="16"/>
                </w:rPr>
                <w:t>nsan hakları ve demokrasi eğitimi</w:t>
              </w:r>
              <w:r w:rsidRPr="00F8234C">
                <w:rPr>
                  <w:sz w:val="16"/>
                  <w:szCs w:val="16"/>
                </w:rPr>
                <w:t>nin etkililiği</w:t>
              </w:r>
            </w:ins>
          </w:p>
          <w:p w14:paraId="15755D54" w14:textId="77777777" w:rsidR="00BC32DD" w:rsidRPr="00B00DF3" w:rsidRDefault="00F911A6" w:rsidP="009D5F97">
            <w:pPr>
              <w:numPr>
                <w:ilvl w:val="0"/>
                <w:numId w:val="5"/>
              </w:numPr>
              <w:tabs>
                <w:tab w:val="left" w:pos="9640"/>
              </w:tabs>
              <w:jc w:val="left"/>
              <w:rPr>
                <w:ins w:id="101" w:author="msi" w:date="2026-09-22T12:15:00Z" w16du:dateUtc="2026-09-22T16:15:00Z"/>
                <w:szCs w:val="16"/>
              </w:rPr>
            </w:pPr>
            <w:ins w:id="102" w:author="msi" w:date="2026-09-22T12:15:00Z" w16du:dateUtc="2026-09-22T16:15:00Z">
              <w:r w:rsidRPr="00F8234C">
                <w:rPr>
                  <w:sz w:val="16"/>
                  <w:szCs w:val="16"/>
                </w:rPr>
                <w:t xml:space="preserve">Öğrencilerle birlikte belirlenecek değişik insan hakları </w:t>
              </w:r>
              <w:r w:rsidR="009D5F97" w:rsidRPr="00F8234C">
                <w:rPr>
                  <w:sz w:val="16"/>
                  <w:szCs w:val="16"/>
                </w:rPr>
                <w:t xml:space="preserve">ve demokrasi </w:t>
              </w:r>
              <w:r w:rsidRPr="00F8234C">
                <w:rPr>
                  <w:sz w:val="16"/>
                  <w:szCs w:val="16"/>
                </w:rPr>
                <w:t>konularının</w:t>
              </w:r>
              <w:r w:rsidRPr="00B00DF3">
                <w:rPr>
                  <w:sz w:val="16"/>
                  <w:szCs w:val="16"/>
                </w:rPr>
                <w:t xml:space="preserve"> (kadın hakları, çocuk hakları, yaşama hakkı, eğitim hakkı, özel hayatın gizliliği, seçme seçilme hakkı, barış hakkı, çevre hakkı gibi) örnek işlenişi </w:t>
              </w:r>
            </w:ins>
          </w:p>
        </w:tc>
      </w:tr>
      <w:tr w:rsidR="00BC32DD" w:rsidRPr="001A2552" w14:paraId="1C24DE1E" w14:textId="77777777" w:rsidTr="00832AEF">
        <w:trPr>
          <w:jc w:val="center"/>
          <w:ins w:id="103" w:author="msi" w:date="2026-09-22T12:15:00Z" w16du:dateUtc="2026-09-22T16:15:00Z"/>
        </w:trPr>
        <w:tc>
          <w:tcPr>
            <w:tcW w:w="2745" w:type="dxa"/>
            <w:vAlign w:val="center"/>
          </w:tcPr>
          <w:p w14:paraId="0E6D65F0" w14:textId="77777777" w:rsidR="00BC32DD" w:rsidRPr="001A2552" w:rsidRDefault="00BC32DD" w:rsidP="00832AEF">
            <w:pPr>
              <w:pStyle w:val="DersBasliklar"/>
              <w:rPr>
                <w:ins w:id="104" w:author="msi" w:date="2026-09-22T12:15:00Z" w16du:dateUtc="2026-09-22T16:15:00Z"/>
                <w:szCs w:val="16"/>
              </w:rPr>
            </w:pPr>
            <w:ins w:id="105" w:author="msi" w:date="2026-09-22T12:15:00Z" w16du:dateUtc="2026-09-22T16:15:00Z">
              <w:r w:rsidRPr="001A2552">
                <w:rPr>
                  <w:szCs w:val="16"/>
                </w:rPr>
                <w:t>Dersin Amacı</w:t>
              </w:r>
            </w:ins>
          </w:p>
        </w:tc>
        <w:tc>
          <w:tcPr>
            <w:tcW w:w="6068" w:type="dxa"/>
            <w:gridSpan w:val="5"/>
          </w:tcPr>
          <w:p w14:paraId="15EC5A05" w14:textId="77777777" w:rsidR="009D5F97" w:rsidRPr="009D5F97" w:rsidRDefault="009D5F97" w:rsidP="009D5F97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jc w:val="left"/>
              <w:rPr>
                <w:ins w:id="106" w:author="msi" w:date="2026-09-22T12:15:00Z" w16du:dateUtc="2026-09-22T16:15:00Z"/>
                <w:sz w:val="16"/>
                <w:szCs w:val="16"/>
              </w:rPr>
            </w:pPr>
            <w:ins w:id="107" w:author="msi" w:date="2026-09-22T12:15:00Z" w16du:dateUtc="2026-09-22T16:15:00Z">
              <w:r w:rsidRPr="009D5F97">
                <w:rPr>
                  <w:sz w:val="16"/>
                  <w:szCs w:val="16"/>
                </w:rPr>
                <w:t xml:space="preserve">Hukuk, insan hakları ve demokrasi gibi konularda </w:t>
              </w:r>
              <w:r w:rsidR="00CC0B85">
                <w:rPr>
                  <w:sz w:val="16"/>
                  <w:szCs w:val="16"/>
                </w:rPr>
                <w:t>bilinmesi</w:t>
              </w:r>
              <w:r w:rsidRPr="009D5F97">
                <w:rPr>
                  <w:sz w:val="16"/>
                  <w:szCs w:val="16"/>
                </w:rPr>
                <w:t xml:space="preserve"> ve </w:t>
              </w:r>
              <w:r w:rsidR="00CC0B85">
                <w:rPr>
                  <w:sz w:val="16"/>
                  <w:szCs w:val="16"/>
                </w:rPr>
                <w:t>öğrencilerde</w:t>
              </w:r>
              <w:r w:rsidRPr="009D5F97">
                <w:rPr>
                  <w:sz w:val="16"/>
                  <w:szCs w:val="16"/>
                </w:rPr>
                <w:t xml:space="preserve"> insan haklarına saygı, hakları kullanma, koruma ve geliştirme bilincinin oluşturulması.</w:t>
              </w:r>
            </w:ins>
          </w:p>
          <w:p w14:paraId="27461D47" w14:textId="77777777" w:rsidR="00CC0B85" w:rsidRDefault="00CC0B85" w:rsidP="009D5F97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jc w:val="left"/>
              <w:rPr>
                <w:ins w:id="108" w:author="msi" w:date="2026-09-22T12:15:00Z" w16du:dateUtc="2026-09-22T16:15:00Z"/>
                <w:sz w:val="16"/>
                <w:szCs w:val="16"/>
              </w:rPr>
            </w:pPr>
            <w:ins w:id="109" w:author="msi" w:date="2026-09-22T12:15:00Z" w16du:dateUtc="2026-09-22T16:15:00Z">
              <w:r>
                <w:rPr>
                  <w:sz w:val="16"/>
                  <w:szCs w:val="16"/>
                </w:rPr>
                <w:t>İnsan hakları ve demokrasinin Batı’daki ve ülkemizdeki tarihsel gelişinin anlaşılması</w:t>
              </w:r>
            </w:ins>
          </w:p>
          <w:p w14:paraId="47DDEDC1" w14:textId="77777777" w:rsidR="00CC0B85" w:rsidRDefault="00B90493" w:rsidP="009D5F97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jc w:val="left"/>
              <w:rPr>
                <w:ins w:id="110" w:author="msi" w:date="2026-09-22T12:15:00Z" w16du:dateUtc="2026-09-22T16:15:00Z"/>
                <w:sz w:val="16"/>
                <w:szCs w:val="16"/>
              </w:rPr>
            </w:pPr>
            <w:ins w:id="111" w:author="msi" w:date="2026-09-22T12:15:00Z" w16du:dateUtc="2026-09-22T16:15:00Z">
              <w:r>
                <w:rPr>
                  <w:sz w:val="16"/>
                  <w:szCs w:val="16"/>
                </w:rPr>
                <w:t>İnsan hakları ve demokrasinin</w:t>
              </w:r>
              <w:r w:rsidR="00CC0B85">
                <w:rPr>
                  <w:sz w:val="16"/>
                  <w:szCs w:val="16"/>
                </w:rPr>
                <w:t xml:space="preserve"> uluslararası alana geçişinin tartışılması</w:t>
              </w:r>
            </w:ins>
          </w:p>
          <w:p w14:paraId="27F6F176" w14:textId="77777777" w:rsidR="00F911A6" w:rsidRPr="009D5F97" w:rsidRDefault="00F911A6" w:rsidP="009D5F97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jc w:val="left"/>
              <w:rPr>
                <w:ins w:id="112" w:author="msi" w:date="2026-09-22T12:15:00Z" w16du:dateUtc="2026-09-22T16:15:00Z"/>
                <w:sz w:val="16"/>
                <w:szCs w:val="16"/>
              </w:rPr>
            </w:pPr>
            <w:ins w:id="113" w:author="msi" w:date="2026-09-22T12:15:00Z" w16du:dateUtc="2026-09-22T16:15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 xml:space="preserve">eğitiminin öneminin anlaşılması </w:t>
              </w:r>
            </w:ins>
          </w:p>
          <w:p w14:paraId="479A085E" w14:textId="77777777" w:rsidR="00F911A6" w:rsidRPr="009D5F97" w:rsidRDefault="00F911A6" w:rsidP="009D5F97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jc w:val="left"/>
              <w:rPr>
                <w:ins w:id="114" w:author="msi" w:date="2026-09-22T12:15:00Z" w16du:dateUtc="2026-09-22T16:15:00Z"/>
                <w:sz w:val="16"/>
                <w:szCs w:val="16"/>
              </w:rPr>
            </w:pPr>
            <w:ins w:id="115" w:author="msi" w:date="2026-09-22T12:15:00Z" w16du:dateUtc="2026-09-22T16:15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eğitiminde okul ikliminin öneminin anlaşılması</w:t>
              </w:r>
            </w:ins>
          </w:p>
          <w:p w14:paraId="7B3FE971" w14:textId="77777777" w:rsidR="00F911A6" w:rsidRPr="009D5F97" w:rsidRDefault="00F911A6" w:rsidP="009D5F97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jc w:val="left"/>
              <w:rPr>
                <w:ins w:id="116" w:author="msi" w:date="2026-09-22T12:15:00Z" w16du:dateUtc="2026-09-22T16:15:00Z"/>
                <w:sz w:val="16"/>
                <w:szCs w:val="16"/>
              </w:rPr>
            </w:pPr>
            <w:ins w:id="117" w:author="msi" w:date="2026-09-22T12:15:00Z" w16du:dateUtc="2026-09-22T16:15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eğitiminde öğretmenin rolünün anlaşılması</w:t>
              </w:r>
            </w:ins>
          </w:p>
          <w:p w14:paraId="5DEB9873" w14:textId="77777777" w:rsidR="00F911A6" w:rsidRPr="009D5F97" w:rsidRDefault="00F911A6" w:rsidP="009D5F97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jc w:val="left"/>
              <w:rPr>
                <w:ins w:id="118" w:author="msi" w:date="2026-09-22T12:15:00Z" w16du:dateUtc="2026-09-22T16:15:00Z"/>
                <w:sz w:val="16"/>
                <w:szCs w:val="16"/>
              </w:rPr>
            </w:pPr>
            <w:ins w:id="119" w:author="msi" w:date="2026-09-22T12:15:00Z" w16du:dateUtc="2026-09-22T16:15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 xml:space="preserve">eğitiminde diğer derslerden yararlanmanın öneminin anlaşılması </w:t>
              </w:r>
            </w:ins>
          </w:p>
          <w:p w14:paraId="32444C1E" w14:textId="77777777" w:rsidR="00F911A6" w:rsidRPr="009D5F97" w:rsidRDefault="00F911A6" w:rsidP="009D5F97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jc w:val="left"/>
              <w:rPr>
                <w:ins w:id="120" w:author="msi" w:date="2026-09-22T12:15:00Z" w16du:dateUtc="2026-09-22T16:15:00Z"/>
                <w:sz w:val="16"/>
                <w:szCs w:val="16"/>
              </w:rPr>
            </w:pPr>
            <w:ins w:id="121" w:author="msi" w:date="2026-09-22T12:15:00Z" w16du:dateUtc="2026-09-22T16:15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derslerinin etkililiğinde, dersin içeriğinin, derste uygulanan etkinliklerin, kullanılan yöntem ve materyallerin ve ders sonunda yapılan değerlendirmenin öneminin anlaşılması</w:t>
              </w:r>
            </w:ins>
          </w:p>
          <w:p w14:paraId="0128FAA9" w14:textId="77777777" w:rsidR="00BC32DD" w:rsidRPr="00B00DF3" w:rsidRDefault="00BC32DD" w:rsidP="00832AEF">
            <w:pPr>
              <w:pStyle w:val="DersBilgileri"/>
              <w:rPr>
                <w:ins w:id="122" w:author="msi" w:date="2026-09-22T12:15:00Z" w16du:dateUtc="2026-09-22T16:15:00Z"/>
                <w:szCs w:val="16"/>
              </w:rPr>
            </w:pPr>
          </w:p>
        </w:tc>
      </w:tr>
      <w:tr w:rsidR="00BC32DD" w:rsidRPr="001A2552" w14:paraId="255C4F57" w14:textId="77777777" w:rsidTr="00832AEF">
        <w:trPr>
          <w:jc w:val="center"/>
          <w:ins w:id="123" w:author="msi" w:date="2026-09-22T12:15:00Z" w16du:dateUtc="2026-09-22T16:15:00Z"/>
        </w:trPr>
        <w:tc>
          <w:tcPr>
            <w:tcW w:w="2745" w:type="dxa"/>
            <w:vAlign w:val="center"/>
          </w:tcPr>
          <w:p w14:paraId="1CF8C835" w14:textId="77777777" w:rsidR="00BC32DD" w:rsidRPr="001A2552" w:rsidRDefault="00BC32DD" w:rsidP="00832AEF">
            <w:pPr>
              <w:pStyle w:val="DersBasliklar"/>
              <w:rPr>
                <w:ins w:id="124" w:author="msi" w:date="2026-09-22T12:15:00Z" w16du:dateUtc="2026-09-22T16:15:00Z"/>
                <w:szCs w:val="16"/>
              </w:rPr>
            </w:pPr>
            <w:ins w:id="125" w:author="msi" w:date="2026-09-22T12:15:00Z" w16du:dateUtc="2026-09-22T16:15:00Z">
              <w:r w:rsidRPr="001A2552">
                <w:rPr>
                  <w:szCs w:val="16"/>
                </w:rPr>
                <w:t>Dersin Süresi</w:t>
              </w:r>
            </w:ins>
          </w:p>
        </w:tc>
        <w:tc>
          <w:tcPr>
            <w:tcW w:w="6068" w:type="dxa"/>
            <w:gridSpan w:val="5"/>
          </w:tcPr>
          <w:p w14:paraId="0F254F35" w14:textId="77777777" w:rsidR="00BC32DD" w:rsidRPr="00B00DF3" w:rsidRDefault="00F8234C" w:rsidP="00832AEF">
            <w:pPr>
              <w:pStyle w:val="DersBilgileri"/>
              <w:rPr>
                <w:ins w:id="126" w:author="msi" w:date="2026-09-22T12:15:00Z" w16du:dateUtc="2026-09-22T16:15:00Z"/>
                <w:szCs w:val="16"/>
              </w:rPr>
            </w:pPr>
            <w:ins w:id="127" w:author="msi" w:date="2026-09-22T12:15:00Z" w16du:dateUtc="2026-09-22T16:15:00Z">
              <w:r>
                <w:rPr>
                  <w:szCs w:val="16"/>
                </w:rPr>
                <w:t>2</w:t>
              </w:r>
              <w:r w:rsidR="00B00DF3" w:rsidRPr="00B00DF3">
                <w:rPr>
                  <w:szCs w:val="16"/>
                </w:rPr>
                <w:t xml:space="preserve"> SAAT/HAFTA</w:t>
              </w:r>
            </w:ins>
          </w:p>
        </w:tc>
      </w:tr>
      <w:tr w:rsidR="00BC32DD" w:rsidRPr="001A2552" w14:paraId="5F55C6CE" w14:textId="77777777" w:rsidTr="00832AEF">
        <w:trPr>
          <w:jc w:val="center"/>
          <w:ins w:id="128" w:author="msi" w:date="2026-09-22T12:15:00Z" w16du:dateUtc="2026-09-22T16:15:00Z"/>
        </w:trPr>
        <w:tc>
          <w:tcPr>
            <w:tcW w:w="2745" w:type="dxa"/>
            <w:vAlign w:val="center"/>
          </w:tcPr>
          <w:p w14:paraId="62513DEE" w14:textId="77777777" w:rsidR="00BC32DD" w:rsidRPr="001A2552" w:rsidRDefault="00BC32DD" w:rsidP="00832AEF">
            <w:pPr>
              <w:pStyle w:val="DersBasliklar"/>
              <w:rPr>
                <w:ins w:id="129" w:author="msi" w:date="2026-09-22T12:15:00Z" w16du:dateUtc="2026-09-22T16:15:00Z"/>
                <w:szCs w:val="16"/>
              </w:rPr>
            </w:pPr>
            <w:ins w:id="130" w:author="msi" w:date="2026-09-22T12:15:00Z" w16du:dateUtc="2026-09-22T16:15:00Z">
              <w:r w:rsidRPr="001A2552">
                <w:rPr>
                  <w:szCs w:val="16"/>
                </w:rPr>
                <w:t>Eğitim Dili</w:t>
              </w:r>
            </w:ins>
          </w:p>
        </w:tc>
        <w:tc>
          <w:tcPr>
            <w:tcW w:w="6068" w:type="dxa"/>
            <w:gridSpan w:val="5"/>
          </w:tcPr>
          <w:p w14:paraId="61C1B551" w14:textId="77777777" w:rsidR="00BC32DD" w:rsidRPr="00B00DF3" w:rsidRDefault="00B00DF3" w:rsidP="00832AEF">
            <w:pPr>
              <w:pStyle w:val="DersBilgileri"/>
              <w:rPr>
                <w:ins w:id="131" w:author="msi" w:date="2026-09-22T12:15:00Z" w16du:dateUtc="2026-09-22T16:15:00Z"/>
                <w:szCs w:val="16"/>
              </w:rPr>
            </w:pPr>
            <w:ins w:id="132" w:author="msi" w:date="2026-09-22T12:15:00Z" w16du:dateUtc="2026-09-22T16:15:00Z">
              <w:r w:rsidRPr="00B00DF3">
                <w:rPr>
                  <w:szCs w:val="16"/>
                </w:rPr>
                <w:t>TÜRKÇE</w:t>
              </w:r>
            </w:ins>
          </w:p>
        </w:tc>
      </w:tr>
      <w:tr w:rsidR="00BC32DD" w:rsidRPr="001A2552" w14:paraId="19C6ACF2" w14:textId="77777777" w:rsidTr="00832AEF">
        <w:trPr>
          <w:jc w:val="center"/>
          <w:ins w:id="133" w:author="msi" w:date="2026-09-22T12:15:00Z" w16du:dateUtc="2026-09-22T16:15:00Z"/>
        </w:trPr>
        <w:tc>
          <w:tcPr>
            <w:tcW w:w="2745" w:type="dxa"/>
            <w:vAlign w:val="center"/>
          </w:tcPr>
          <w:p w14:paraId="729090FB" w14:textId="77777777" w:rsidR="00BC32DD" w:rsidRPr="001A2552" w:rsidRDefault="00BC32DD" w:rsidP="00832AEF">
            <w:pPr>
              <w:pStyle w:val="DersBasliklar"/>
              <w:rPr>
                <w:ins w:id="134" w:author="msi" w:date="2026-09-22T12:15:00Z" w16du:dateUtc="2026-09-22T16:15:00Z"/>
                <w:szCs w:val="16"/>
              </w:rPr>
            </w:pPr>
            <w:ins w:id="135" w:author="msi" w:date="2026-09-22T12:15:00Z" w16du:dateUtc="2026-09-22T16:15:00Z">
              <w:r w:rsidRPr="001A2552">
                <w:rPr>
                  <w:szCs w:val="16"/>
                </w:rPr>
                <w:t>Ön Koşul</w:t>
              </w:r>
            </w:ins>
          </w:p>
        </w:tc>
        <w:tc>
          <w:tcPr>
            <w:tcW w:w="6068" w:type="dxa"/>
            <w:gridSpan w:val="5"/>
          </w:tcPr>
          <w:p w14:paraId="2F16D3C3" w14:textId="77777777" w:rsidR="00BC32DD" w:rsidRPr="00B00DF3" w:rsidRDefault="00BC32DD" w:rsidP="00832AEF">
            <w:pPr>
              <w:pStyle w:val="DersBilgileri"/>
              <w:rPr>
                <w:ins w:id="136" w:author="msi" w:date="2026-09-22T12:15:00Z" w16du:dateUtc="2026-09-22T16:15:00Z"/>
                <w:szCs w:val="16"/>
              </w:rPr>
            </w:pPr>
          </w:p>
        </w:tc>
      </w:tr>
      <w:tr w:rsidR="00BC32DD" w:rsidRPr="001A2552" w14:paraId="5942617F" w14:textId="77777777" w:rsidTr="00832AEF">
        <w:trPr>
          <w:jc w:val="center"/>
          <w:ins w:id="137" w:author="msi" w:date="2026-09-22T12:15:00Z" w16du:dateUtc="2026-09-22T16:15:00Z"/>
        </w:trPr>
        <w:tc>
          <w:tcPr>
            <w:tcW w:w="2745" w:type="dxa"/>
            <w:vAlign w:val="center"/>
          </w:tcPr>
          <w:p w14:paraId="7FC34BF4" w14:textId="77777777" w:rsidR="00BC32DD" w:rsidRPr="001A2552" w:rsidRDefault="00BC32DD" w:rsidP="00832AEF">
            <w:pPr>
              <w:pStyle w:val="DersBasliklar"/>
              <w:rPr>
                <w:ins w:id="138" w:author="msi" w:date="2026-09-22T12:15:00Z" w16du:dateUtc="2026-09-22T16:15:00Z"/>
                <w:szCs w:val="16"/>
              </w:rPr>
            </w:pPr>
            <w:ins w:id="139" w:author="msi" w:date="2026-09-22T12:15:00Z" w16du:dateUtc="2026-09-22T16:15:00Z">
              <w:r w:rsidRPr="001A2552">
                <w:rPr>
                  <w:szCs w:val="16"/>
                </w:rPr>
                <w:t>Önerilen Kaynaklar</w:t>
              </w:r>
            </w:ins>
          </w:p>
        </w:tc>
        <w:tc>
          <w:tcPr>
            <w:tcW w:w="6068" w:type="dxa"/>
            <w:gridSpan w:val="5"/>
          </w:tcPr>
          <w:p w14:paraId="0245DBFC" w14:textId="77777777" w:rsidR="00B00DF3" w:rsidRPr="00B00DF3" w:rsidRDefault="00B00DF3" w:rsidP="00B00DF3">
            <w:pPr>
              <w:rPr>
                <w:ins w:id="140" w:author="msi" w:date="2026-09-22T12:15:00Z" w16du:dateUtc="2026-09-22T16:15:00Z"/>
                <w:sz w:val="16"/>
                <w:szCs w:val="16"/>
              </w:rPr>
            </w:pPr>
            <w:ins w:id="141" w:author="msi" w:date="2026-09-22T12:15:00Z" w16du:dateUtc="2026-09-22T16:15:00Z">
              <w:r w:rsidRPr="00B00DF3">
                <w:rPr>
                  <w:sz w:val="16"/>
                  <w:szCs w:val="16"/>
                </w:rPr>
                <w:t xml:space="preserve">-Karaman-Kepenekci, Y. (2000) </w:t>
              </w:r>
              <w:r w:rsidRPr="00B00DF3">
                <w:rPr>
                  <w:bCs/>
                  <w:sz w:val="16"/>
                  <w:szCs w:val="16"/>
                </w:rPr>
                <w:t>İnsan Hakları Eğitimi</w:t>
              </w:r>
              <w:r w:rsidRPr="00B00DF3">
                <w:rPr>
                  <w:sz w:val="16"/>
                  <w:szCs w:val="16"/>
                </w:rPr>
                <w:t>, Ankara: Anı Yayıncılık, 191 s.</w:t>
              </w:r>
            </w:ins>
          </w:p>
          <w:p w14:paraId="4D150E44" w14:textId="77777777" w:rsidR="00B00DF3" w:rsidRPr="00B00DF3" w:rsidRDefault="00B00DF3" w:rsidP="00B00DF3">
            <w:pPr>
              <w:rPr>
                <w:ins w:id="142" w:author="msi" w:date="2026-09-22T12:15:00Z" w16du:dateUtc="2026-09-22T16:15:00Z"/>
                <w:sz w:val="16"/>
                <w:szCs w:val="16"/>
              </w:rPr>
            </w:pPr>
            <w:ins w:id="143" w:author="msi" w:date="2026-09-22T12:15:00Z" w16du:dateUtc="2026-09-22T16:15:00Z">
              <w:r w:rsidRPr="00B00DF3">
                <w:rPr>
                  <w:sz w:val="16"/>
                  <w:szCs w:val="16"/>
                </w:rPr>
                <w:t>-Karaman-Kepenekci, Y. (2014) Eğitimciler İçin İnsan Hakları ve Vatandaşlık (2. Baskı), Ankara: Siyasal Kitabevi, 296 s.</w:t>
              </w:r>
            </w:ins>
          </w:p>
          <w:p w14:paraId="3BD117A1" w14:textId="77777777" w:rsidR="00B00DF3" w:rsidRPr="00B00DF3" w:rsidRDefault="00B00DF3" w:rsidP="00B00DF3">
            <w:pPr>
              <w:rPr>
                <w:ins w:id="144" w:author="msi" w:date="2026-09-22T12:15:00Z" w16du:dateUtc="2026-09-22T16:15:00Z"/>
                <w:sz w:val="16"/>
                <w:szCs w:val="16"/>
              </w:rPr>
            </w:pPr>
            <w:ins w:id="145" w:author="msi" w:date="2026-09-22T12:15:00Z" w16du:dateUtc="2026-09-22T16:15:00Z">
              <w:r w:rsidRPr="00B00DF3">
                <w:rPr>
                  <w:sz w:val="16"/>
                  <w:szCs w:val="16"/>
                </w:rPr>
                <w:t>-Akyüz, E. (2015) Çocuk Hakları. Ankara: Pegem Yayınları.</w:t>
              </w:r>
            </w:ins>
          </w:p>
          <w:p w14:paraId="5F844C8F" w14:textId="77777777" w:rsidR="00B00DF3" w:rsidRPr="00B00DF3" w:rsidRDefault="00B00DF3" w:rsidP="00B00DF3">
            <w:pPr>
              <w:pStyle w:val="BodyText2"/>
              <w:jc w:val="both"/>
              <w:rPr>
                <w:ins w:id="146" w:author="msi" w:date="2026-09-22T12:15:00Z" w16du:dateUtc="2026-09-22T16:15:00Z"/>
                <w:rFonts w:ascii="Verdana" w:hAnsi="Verdana"/>
                <w:sz w:val="16"/>
                <w:szCs w:val="16"/>
              </w:rPr>
            </w:pPr>
            <w:ins w:id="147" w:author="msi" w:date="2026-09-22T12:15:00Z" w16du:dateUtc="2026-09-22T16:15:00Z">
              <w:r w:rsidRPr="00B00DF3">
                <w:rPr>
                  <w:rFonts w:ascii="Verdana" w:hAnsi="Verdana"/>
                  <w:sz w:val="16"/>
                  <w:szCs w:val="16"/>
                </w:rPr>
                <w:t>-Gemalmaz, M.S. (2002) Ulusal Üstü İnsan Hakları Hukukunun Genel Teorisine Giriş. İstanbul: Beta Yayıncılık.</w:t>
              </w:r>
            </w:ins>
          </w:p>
          <w:p w14:paraId="7179F851" w14:textId="77777777" w:rsidR="00B00DF3" w:rsidRPr="00B00DF3" w:rsidRDefault="00B00DF3" w:rsidP="00B00DF3">
            <w:pPr>
              <w:rPr>
                <w:ins w:id="148" w:author="msi" w:date="2026-09-22T12:15:00Z" w16du:dateUtc="2026-09-22T16:15:00Z"/>
                <w:sz w:val="16"/>
                <w:szCs w:val="16"/>
              </w:rPr>
            </w:pPr>
            <w:ins w:id="149" w:author="msi" w:date="2026-09-22T12:15:00Z" w16du:dateUtc="2026-09-22T16:15:00Z">
              <w:r w:rsidRPr="00B00DF3">
                <w:rPr>
                  <w:sz w:val="16"/>
                  <w:szCs w:val="16"/>
                </w:rPr>
                <w:t xml:space="preserve">-Gözübüyük, Ş. (2013) Hukuka Giriş. Ankara: Turhan Kitapevi. </w:t>
              </w:r>
            </w:ins>
          </w:p>
          <w:p w14:paraId="6F382A9E" w14:textId="77777777" w:rsidR="00B00DF3" w:rsidRPr="00B00DF3" w:rsidRDefault="00B00DF3" w:rsidP="00B00DF3">
            <w:pPr>
              <w:rPr>
                <w:ins w:id="150" w:author="msi" w:date="2026-09-22T12:15:00Z" w16du:dateUtc="2026-09-22T16:15:00Z"/>
                <w:sz w:val="16"/>
                <w:szCs w:val="16"/>
              </w:rPr>
            </w:pPr>
            <w:ins w:id="151" w:author="msi" w:date="2026-09-22T12:15:00Z" w16du:dateUtc="2026-09-22T16:15:00Z">
              <w:r w:rsidRPr="00B00DF3">
                <w:rPr>
                  <w:sz w:val="16"/>
                  <w:szCs w:val="16"/>
                </w:rPr>
                <w:t>-Kapani, M. (1981) Kamu Hürriyetleri. Ankara: A.Ü. Hukuk Fakültesi Yayınları.</w:t>
              </w:r>
            </w:ins>
          </w:p>
          <w:p w14:paraId="58C7DE84" w14:textId="77777777" w:rsidR="00B00DF3" w:rsidRPr="00B00DF3" w:rsidRDefault="00B00DF3" w:rsidP="00B00DF3">
            <w:pPr>
              <w:rPr>
                <w:ins w:id="152" w:author="msi" w:date="2026-09-22T12:15:00Z" w16du:dateUtc="2026-09-22T16:15:00Z"/>
                <w:sz w:val="16"/>
                <w:szCs w:val="16"/>
              </w:rPr>
            </w:pPr>
            <w:ins w:id="153" w:author="msi" w:date="2026-09-22T12:15:00Z" w16du:dateUtc="2026-09-22T16:15:00Z">
              <w:r w:rsidRPr="00B00DF3">
                <w:rPr>
                  <w:sz w:val="16"/>
                  <w:szCs w:val="16"/>
                </w:rPr>
                <w:t>-Mumcu, A. (1994) İnsan Hakları ve Kamu Özgürlükleri. Ankara: Savaş Yayınları.</w:t>
              </w:r>
            </w:ins>
          </w:p>
          <w:p w14:paraId="06B0562F" w14:textId="77777777" w:rsidR="00B00DF3" w:rsidRPr="00B00DF3" w:rsidRDefault="00B00DF3" w:rsidP="00B00DF3">
            <w:pPr>
              <w:rPr>
                <w:ins w:id="154" w:author="msi" w:date="2026-09-22T12:15:00Z" w16du:dateUtc="2026-09-22T16:15:00Z"/>
                <w:sz w:val="16"/>
                <w:szCs w:val="16"/>
              </w:rPr>
            </w:pPr>
            <w:ins w:id="155" w:author="msi" w:date="2026-09-22T12:15:00Z" w16du:dateUtc="2026-09-22T16:15:00Z">
              <w:r w:rsidRPr="00B00DF3">
                <w:rPr>
                  <w:sz w:val="16"/>
                  <w:szCs w:val="16"/>
                </w:rPr>
                <w:t>-Reisoğlu, S. (2001) Uluslar arası Boyutlarıyla İnsan Hakları. İstanbul: Beta Yayıncılık.</w:t>
              </w:r>
            </w:ins>
          </w:p>
          <w:p w14:paraId="35E6EF97" w14:textId="77777777" w:rsidR="00B00DF3" w:rsidRPr="00B00DF3" w:rsidRDefault="00B00DF3" w:rsidP="00B00DF3">
            <w:pPr>
              <w:rPr>
                <w:ins w:id="156" w:author="msi" w:date="2026-09-22T12:15:00Z" w16du:dateUtc="2026-09-22T16:15:00Z"/>
                <w:sz w:val="16"/>
                <w:szCs w:val="16"/>
              </w:rPr>
            </w:pPr>
            <w:ins w:id="157" w:author="msi" w:date="2026-09-22T12:15:00Z" w16du:dateUtc="2026-09-22T16:15:00Z">
              <w:r w:rsidRPr="00B00DF3">
                <w:rPr>
                  <w:sz w:val="16"/>
                  <w:szCs w:val="16"/>
                </w:rPr>
                <w:t>-İnsan hakları eğitimi konusunda yazılmış tüm diğer yerli ve yabancı kaynaklar</w:t>
              </w:r>
            </w:ins>
          </w:p>
          <w:p w14:paraId="77823544" w14:textId="77777777" w:rsidR="00BC32DD" w:rsidRPr="00B00DF3" w:rsidRDefault="00BC32DD" w:rsidP="00832AEF">
            <w:pPr>
              <w:pStyle w:val="Kaynakca"/>
              <w:rPr>
                <w:ins w:id="158" w:author="msi" w:date="2026-09-22T12:15:00Z" w16du:dateUtc="2026-09-22T16:15:00Z"/>
                <w:szCs w:val="16"/>
                <w:lang w:val="tr-TR"/>
              </w:rPr>
            </w:pPr>
          </w:p>
        </w:tc>
      </w:tr>
      <w:tr w:rsidR="00BC32DD" w:rsidRPr="001A2552" w14:paraId="76C2F274" w14:textId="77777777" w:rsidTr="00832AEF">
        <w:trPr>
          <w:jc w:val="center"/>
          <w:ins w:id="159" w:author="msi" w:date="2026-09-22T12:15:00Z" w16du:dateUtc="2026-09-22T16:15:00Z"/>
        </w:trPr>
        <w:tc>
          <w:tcPr>
            <w:tcW w:w="2745" w:type="dxa"/>
            <w:vAlign w:val="center"/>
          </w:tcPr>
          <w:p w14:paraId="2CBBEAA4" w14:textId="77777777" w:rsidR="00BC32DD" w:rsidRPr="001A2552" w:rsidRDefault="00BC32DD" w:rsidP="00832AEF">
            <w:pPr>
              <w:pStyle w:val="DersBasliklar"/>
              <w:rPr>
                <w:ins w:id="160" w:author="msi" w:date="2026-09-22T12:15:00Z" w16du:dateUtc="2026-09-22T16:15:00Z"/>
                <w:szCs w:val="16"/>
              </w:rPr>
            </w:pPr>
            <w:ins w:id="161" w:author="msi" w:date="2026-09-22T12:15:00Z" w16du:dateUtc="2026-09-22T16:15:00Z">
              <w:r>
                <w:rPr>
                  <w:szCs w:val="16"/>
                </w:rPr>
                <w:t xml:space="preserve">Dersin </w:t>
              </w:r>
              <w:r w:rsidRPr="001A2552">
                <w:rPr>
                  <w:szCs w:val="16"/>
                </w:rPr>
                <w:t>Kredisi</w:t>
              </w:r>
            </w:ins>
          </w:p>
        </w:tc>
        <w:tc>
          <w:tcPr>
            <w:tcW w:w="6068" w:type="dxa"/>
            <w:gridSpan w:val="5"/>
            <w:vAlign w:val="center"/>
          </w:tcPr>
          <w:p w14:paraId="40256C92" w14:textId="77777777" w:rsidR="00BC32DD" w:rsidRPr="001A2552" w:rsidRDefault="00B00DF3" w:rsidP="00832AEF">
            <w:pPr>
              <w:pStyle w:val="DersBilgileri"/>
              <w:rPr>
                <w:ins w:id="162" w:author="msi" w:date="2026-09-22T12:15:00Z" w16du:dateUtc="2026-09-22T16:15:00Z"/>
                <w:szCs w:val="16"/>
              </w:rPr>
            </w:pPr>
            <w:ins w:id="163" w:author="msi" w:date="2026-09-22T12:15:00Z" w16du:dateUtc="2026-09-22T16:15:00Z">
              <w:r>
                <w:rPr>
                  <w:szCs w:val="16"/>
                </w:rPr>
                <w:t>8</w:t>
              </w:r>
            </w:ins>
          </w:p>
        </w:tc>
      </w:tr>
      <w:tr w:rsidR="00BC32DD" w:rsidRPr="001A2552" w14:paraId="32C6D1B8" w14:textId="77777777" w:rsidTr="00832AEF">
        <w:trPr>
          <w:jc w:val="center"/>
          <w:ins w:id="164" w:author="msi" w:date="2026-09-22T12:15:00Z" w16du:dateUtc="2026-09-22T16:15:00Z"/>
        </w:trPr>
        <w:tc>
          <w:tcPr>
            <w:tcW w:w="2745" w:type="dxa"/>
            <w:vAlign w:val="center"/>
          </w:tcPr>
          <w:p w14:paraId="3E2BBA9B" w14:textId="77777777" w:rsidR="00BC32DD" w:rsidRPr="001A2552" w:rsidRDefault="00BC32DD" w:rsidP="00832AEF">
            <w:pPr>
              <w:pStyle w:val="DersBasliklar"/>
              <w:rPr>
                <w:ins w:id="165" w:author="msi" w:date="2026-09-22T12:15:00Z" w16du:dateUtc="2026-09-22T16:15:00Z"/>
                <w:szCs w:val="16"/>
              </w:rPr>
            </w:pPr>
            <w:ins w:id="166" w:author="msi" w:date="2026-09-22T12:15:00Z" w16du:dateUtc="2026-09-22T16:15:00Z">
              <w:r w:rsidRPr="001A2552">
                <w:rPr>
                  <w:szCs w:val="16"/>
                </w:rPr>
                <w:lastRenderedPageBreak/>
                <w:t>Laboratuvar</w:t>
              </w:r>
            </w:ins>
          </w:p>
        </w:tc>
        <w:tc>
          <w:tcPr>
            <w:tcW w:w="6068" w:type="dxa"/>
            <w:gridSpan w:val="5"/>
            <w:vAlign w:val="center"/>
          </w:tcPr>
          <w:p w14:paraId="2EA2B357" w14:textId="77777777" w:rsidR="00BC32DD" w:rsidRPr="001A2552" w:rsidRDefault="00BC32DD" w:rsidP="00832AEF">
            <w:pPr>
              <w:pStyle w:val="DersBilgileri"/>
              <w:rPr>
                <w:ins w:id="167" w:author="msi" w:date="2026-09-22T12:15:00Z" w16du:dateUtc="2026-09-22T16:15:00Z"/>
                <w:szCs w:val="16"/>
              </w:rPr>
            </w:pPr>
          </w:p>
        </w:tc>
      </w:tr>
      <w:tr w:rsidR="00BC32DD" w:rsidRPr="001A2552" w14:paraId="497627F4" w14:textId="77777777" w:rsidTr="00832AEF">
        <w:trPr>
          <w:jc w:val="center"/>
          <w:ins w:id="168" w:author="msi" w:date="2026-09-22T12:15:00Z" w16du:dateUtc="2026-09-22T16:15:00Z"/>
        </w:trPr>
        <w:tc>
          <w:tcPr>
            <w:tcW w:w="2745" w:type="dxa"/>
            <w:vAlign w:val="center"/>
          </w:tcPr>
          <w:p w14:paraId="71B4D26E" w14:textId="77777777" w:rsidR="00BC32DD" w:rsidRPr="001A2552" w:rsidRDefault="00BC32DD" w:rsidP="00832AEF">
            <w:pPr>
              <w:pStyle w:val="DersBasliklar"/>
              <w:rPr>
                <w:ins w:id="169" w:author="msi" w:date="2026-09-22T12:15:00Z" w16du:dateUtc="2026-09-22T16:15:00Z"/>
                <w:szCs w:val="16"/>
              </w:rPr>
            </w:pPr>
            <w:ins w:id="170" w:author="msi" w:date="2026-09-22T12:15:00Z" w16du:dateUtc="2026-09-22T16:15:00Z">
              <w:r w:rsidRPr="001A2552">
                <w:rPr>
                  <w:szCs w:val="16"/>
                </w:rPr>
                <w:t>Diğer-1</w:t>
              </w:r>
            </w:ins>
          </w:p>
        </w:tc>
        <w:tc>
          <w:tcPr>
            <w:tcW w:w="6068" w:type="dxa"/>
            <w:gridSpan w:val="5"/>
            <w:vAlign w:val="center"/>
          </w:tcPr>
          <w:p w14:paraId="40F9C7E3" w14:textId="77777777" w:rsidR="00BC32DD" w:rsidRPr="001A2552" w:rsidRDefault="00BC32DD" w:rsidP="00832AEF">
            <w:pPr>
              <w:pStyle w:val="DersBilgileri"/>
              <w:rPr>
                <w:ins w:id="171" w:author="msi" w:date="2026-09-22T12:15:00Z" w16du:dateUtc="2026-09-22T16:15:00Z"/>
                <w:szCs w:val="16"/>
              </w:rPr>
            </w:pPr>
          </w:p>
        </w:tc>
      </w:tr>
    </w:tbl>
    <w:p w14:paraId="30FF8CE1" w14:textId="77777777" w:rsidR="005A10FC" w:rsidRPr="001A2552" w:rsidRDefault="005A10FC" w:rsidP="00BC32DD">
      <w:pPr>
        <w:rPr>
          <w:sz w:val="16"/>
          <w:rPrChange w:id="172" w:author="msi" w:date="2026-09-22T12:15:00Z" w16du:dateUtc="2026-09-22T16:15:00Z">
            <w:rPr>
              <w:rFonts w:ascii="Times New Roman" w:hAnsi="Times New Roman" w:cs="Times New Roman"/>
              <w:sz w:val="24"/>
              <w:szCs w:val="24"/>
            </w:rPr>
          </w:rPrChange>
        </w:rPr>
        <w:pPrChange w:id="173" w:author="msi" w:date="2026-09-22T12:15:00Z" w16du:dateUtc="2026-09-22T16:15:00Z">
          <w:pPr>
            <w:spacing w:after="0" w:line="300" w:lineRule="exact"/>
            <w:jc w:val="both"/>
          </w:pPr>
        </w:pPrChange>
      </w:pPr>
    </w:p>
    <w:p w14:paraId="56CC6F13" w14:textId="77777777" w:rsidR="00EE25EF" w:rsidRPr="001A2552" w:rsidRDefault="00EE25EF" w:rsidP="00BC32DD">
      <w:pPr>
        <w:rPr>
          <w:sz w:val="16"/>
          <w:rPrChange w:id="174" w:author="msi" w:date="2026-09-22T12:15:00Z" w16du:dateUtc="2026-09-22T16:15:00Z">
            <w:rPr>
              <w:rFonts w:ascii="Times New Roman" w:hAnsi="Times New Roman" w:cs="Times New Roman"/>
              <w:sz w:val="24"/>
              <w:szCs w:val="24"/>
            </w:rPr>
          </w:rPrChange>
        </w:rPr>
        <w:pPrChange w:id="175" w:author="msi" w:date="2026-09-22T12:15:00Z" w16du:dateUtc="2026-09-22T16:15:00Z">
          <w:pPr>
            <w:spacing w:after="0" w:line="300" w:lineRule="exact"/>
            <w:jc w:val="both"/>
          </w:pPr>
        </w:pPrChange>
      </w:pPr>
    </w:p>
    <w:p w14:paraId="1239C4FA" w14:textId="77777777" w:rsidR="00BC32DD" w:rsidRPr="001A2552" w:rsidRDefault="00BC32DD" w:rsidP="00BC32DD">
      <w:pPr>
        <w:rPr>
          <w:ins w:id="176" w:author="msi" w:date="2026-09-22T12:15:00Z" w16du:dateUtc="2026-09-22T16:15:00Z"/>
          <w:sz w:val="16"/>
          <w:szCs w:val="16"/>
        </w:rPr>
      </w:pPr>
    </w:p>
    <w:p w14:paraId="4D46578D" w14:textId="77777777" w:rsidR="00BC32DD" w:rsidRDefault="00BC32DD" w:rsidP="00BC32DD">
      <w:pPr>
        <w:rPr>
          <w:ins w:id="177" w:author="msi" w:date="2026-09-22T12:15:00Z" w16du:dateUtc="2026-09-22T16:15:00Z"/>
        </w:rPr>
      </w:pPr>
    </w:p>
    <w:p w14:paraId="7BCE15D9" w14:textId="77777777" w:rsidR="00EE25EF" w:rsidRDefault="00EE25EF" w:rsidP="00133C7E">
      <w:pPr>
        <w:spacing w:line="300" w:lineRule="exact"/>
        <w:jc w:val="center"/>
        <w:rPr>
          <w:del w:id="178" w:author="msi" w:date="2026-09-22T12:15:00Z" w16du:dateUtc="2026-09-22T16:15:00Z"/>
          <w:rFonts w:ascii="Times New Roman" w:hAnsi="Times New Roman"/>
          <w:sz w:val="24"/>
        </w:rPr>
      </w:pPr>
      <w:del w:id="179" w:author="msi" w:date="2026-09-22T12:15:00Z" w16du:dateUtc="2026-09-22T16:15:00Z">
        <w:r>
          <w:rPr>
            <w:rFonts w:ascii="Times New Roman" w:hAnsi="Times New Roman"/>
            <w:sz w:val="24"/>
          </w:rPr>
          <w:delText>§ 2</w:delText>
        </w:r>
      </w:del>
    </w:p>
    <w:p w14:paraId="2C291FE4" w14:textId="77777777" w:rsidR="009F03CE" w:rsidRPr="009F03CE" w:rsidRDefault="00952F40" w:rsidP="00133C7E">
      <w:pPr>
        <w:spacing w:line="300" w:lineRule="exact"/>
        <w:rPr>
          <w:del w:id="180" w:author="msi" w:date="2026-09-22T12:15:00Z" w16du:dateUtc="2026-09-22T16:15:00Z"/>
          <w:rFonts w:ascii="Times New Roman" w:hAnsi="Times New Roman"/>
          <w:sz w:val="24"/>
        </w:rPr>
      </w:pPr>
      <w:del w:id="181" w:author="msi" w:date="2026-09-22T12:15:00Z" w16du:dateUtc="2026-09-22T16:15:00Z">
        <w:r w:rsidRPr="00952F40">
          <w:rPr>
            <w:rFonts w:ascii="Times New Roman" w:hAnsi="Times New Roman"/>
            <w:sz w:val="24"/>
          </w:rPr>
          <w:delText xml:space="preserve">Zarządzenie wchodzi w życie po upływie dwóch tygodni od dnia podania go do wiadomości pracownikom poprzez wywieszenie na tablicy ogłoszeń w Urzędzie Miasta Torunia </w:delText>
        </w:r>
        <w:r w:rsidR="00EE25EF">
          <w:rPr>
            <w:rFonts w:ascii="Times New Roman" w:hAnsi="Times New Roman"/>
            <w:sz w:val="24"/>
          </w:rPr>
          <w:br/>
        </w:r>
        <w:r w:rsidRPr="00952F40">
          <w:rPr>
            <w:rFonts w:ascii="Times New Roman" w:hAnsi="Times New Roman"/>
            <w:sz w:val="24"/>
          </w:rPr>
          <w:delText>i opublikowaniu na stronie internetowej Urzędu Miasta Torunia.</w:delText>
        </w:r>
      </w:del>
    </w:p>
    <w:p w14:paraId="40B9439F" w14:textId="77777777" w:rsidR="009F03CE" w:rsidRDefault="009F03CE" w:rsidP="00133C7E">
      <w:pPr>
        <w:spacing w:line="300" w:lineRule="exact"/>
        <w:rPr>
          <w:del w:id="182" w:author="msi" w:date="2026-09-22T12:15:00Z" w16du:dateUtc="2026-09-22T16:15:00Z"/>
          <w:rFonts w:ascii="Times New Roman" w:hAnsi="Times New Roman"/>
          <w:sz w:val="24"/>
        </w:rPr>
      </w:pPr>
    </w:p>
    <w:p w14:paraId="1E6403C7" w14:textId="77777777" w:rsidR="00CB322E" w:rsidRDefault="00CB322E" w:rsidP="00133C7E">
      <w:pPr>
        <w:spacing w:line="300" w:lineRule="exact"/>
        <w:ind w:firstLine="708"/>
        <w:jc w:val="center"/>
        <w:rPr>
          <w:del w:id="183" w:author="msi" w:date="2026-09-22T12:15:00Z" w16du:dateUtc="2026-09-22T16:15:00Z"/>
          <w:rFonts w:ascii="Times New Roman" w:hAnsi="Times New Roman"/>
          <w:sz w:val="24"/>
        </w:rPr>
      </w:pPr>
    </w:p>
    <w:p w14:paraId="7DF1BB09" w14:textId="77777777" w:rsidR="005A10FC" w:rsidRDefault="005A10FC" w:rsidP="00133C7E">
      <w:pPr>
        <w:spacing w:line="300" w:lineRule="exact"/>
        <w:ind w:firstLine="708"/>
        <w:jc w:val="center"/>
        <w:rPr>
          <w:del w:id="184" w:author="msi" w:date="2026-09-22T12:15:00Z" w16du:dateUtc="2026-09-22T16:15:00Z"/>
          <w:rFonts w:ascii="Times New Roman" w:hAnsi="Times New Roman"/>
          <w:sz w:val="24"/>
        </w:rPr>
      </w:pPr>
    </w:p>
    <w:p w14:paraId="3DA14EFE" w14:textId="77777777" w:rsidR="005A10FC" w:rsidRPr="005A10FC" w:rsidRDefault="005A10FC" w:rsidP="00133C7E">
      <w:pPr>
        <w:pStyle w:val="NoSpacing"/>
        <w:spacing w:line="300" w:lineRule="exact"/>
        <w:ind w:firstLine="708"/>
        <w:jc w:val="both"/>
        <w:rPr>
          <w:del w:id="185" w:author="msi" w:date="2026-09-22T12:15:00Z" w16du:dateUtc="2026-09-22T16:15:00Z"/>
          <w:rFonts w:cs="Times New Roman"/>
          <w:b/>
          <w:sz w:val="24"/>
          <w:szCs w:val="24"/>
        </w:rPr>
      </w:pPr>
      <w:del w:id="186" w:author="msi" w:date="2026-09-22T12:15:00Z" w16du:dateUtc="2026-09-22T16:15:00Z">
        <w:r w:rsidRPr="007B723E">
          <w:rPr>
            <w:rFonts w:cs="Times New Roman"/>
            <w:sz w:val="24"/>
            <w:szCs w:val="24"/>
          </w:rPr>
          <w:tab/>
        </w:r>
        <w:r w:rsidRPr="005A10FC">
          <w:rPr>
            <w:rFonts w:cs="Times New Roman"/>
            <w:sz w:val="24"/>
            <w:szCs w:val="24"/>
          </w:rPr>
          <w:tab/>
        </w:r>
        <w:r>
          <w:rPr>
            <w:rFonts w:cs="Times New Roman"/>
            <w:sz w:val="24"/>
            <w:szCs w:val="24"/>
          </w:rPr>
          <w:tab/>
        </w:r>
        <w:r>
          <w:rPr>
            <w:rFonts w:cs="Times New Roman"/>
            <w:sz w:val="24"/>
            <w:szCs w:val="24"/>
          </w:rPr>
          <w:tab/>
        </w:r>
        <w:r>
          <w:rPr>
            <w:rFonts w:cs="Times New Roman"/>
            <w:sz w:val="24"/>
            <w:szCs w:val="24"/>
          </w:rPr>
          <w:tab/>
        </w:r>
        <w:r>
          <w:rPr>
            <w:rFonts w:cs="Times New Roman"/>
            <w:sz w:val="24"/>
            <w:szCs w:val="24"/>
          </w:rPr>
          <w:tab/>
        </w:r>
        <w:r>
          <w:rPr>
            <w:rFonts w:cs="Times New Roman"/>
            <w:sz w:val="24"/>
            <w:szCs w:val="24"/>
          </w:rPr>
          <w:tab/>
        </w:r>
        <w:r w:rsidRPr="005A10FC">
          <w:rPr>
            <w:rFonts w:cs="Times New Roman"/>
            <w:b/>
            <w:sz w:val="24"/>
            <w:szCs w:val="24"/>
          </w:rPr>
          <w:delText>Prezydent Miasta Torunia</w:delText>
        </w:r>
      </w:del>
    </w:p>
    <w:p w14:paraId="70603060" w14:textId="77777777" w:rsidR="005A10FC" w:rsidRDefault="005A10FC" w:rsidP="00133C7E">
      <w:pPr>
        <w:widowControl w:val="0"/>
        <w:suppressAutoHyphens/>
        <w:overflowPunct w:val="0"/>
        <w:autoSpaceDE w:val="0"/>
        <w:spacing w:line="300" w:lineRule="exact"/>
        <w:ind w:firstLine="708"/>
        <w:textAlignment w:val="baseline"/>
        <w:rPr>
          <w:del w:id="187" w:author="msi" w:date="2026-09-22T12:15:00Z" w16du:dateUtc="2026-09-22T16:15:00Z"/>
          <w:rFonts w:ascii="Times New Roman" w:hAnsi="Times New Roman"/>
          <w:b/>
          <w:sz w:val="24"/>
          <w:lang w:eastAsia="ar-SA"/>
        </w:rPr>
      </w:pPr>
    </w:p>
    <w:p w14:paraId="352CC55E" w14:textId="77777777" w:rsidR="005A10FC" w:rsidRPr="005A10FC" w:rsidRDefault="005A10FC" w:rsidP="00133C7E">
      <w:pPr>
        <w:widowControl w:val="0"/>
        <w:suppressAutoHyphens/>
        <w:overflowPunct w:val="0"/>
        <w:autoSpaceDE w:val="0"/>
        <w:spacing w:line="300" w:lineRule="exact"/>
        <w:ind w:firstLine="708"/>
        <w:textAlignment w:val="baseline"/>
        <w:rPr>
          <w:del w:id="188" w:author="msi" w:date="2026-09-22T12:15:00Z" w16du:dateUtc="2026-09-22T16:15:00Z"/>
          <w:rFonts w:ascii="Times New Roman" w:hAnsi="Times New Roman"/>
          <w:b/>
          <w:sz w:val="24"/>
          <w:lang w:eastAsia="ar-SA"/>
        </w:rPr>
      </w:pPr>
    </w:p>
    <w:p w14:paraId="119C6F9B" w14:textId="77777777" w:rsidR="005A10FC" w:rsidRPr="005A10FC" w:rsidRDefault="005A10FC" w:rsidP="00133C7E">
      <w:pPr>
        <w:widowControl w:val="0"/>
        <w:suppressAutoHyphens/>
        <w:overflowPunct w:val="0"/>
        <w:autoSpaceDE w:val="0"/>
        <w:spacing w:line="300" w:lineRule="exact"/>
        <w:ind w:firstLine="708"/>
        <w:textAlignment w:val="baseline"/>
        <w:rPr>
          <w:del w:id="189" w:author="msi" w:date="2026-09-22T12:15:00Z" w16du:dateUtc="2026-09-22T16:15:00Z"/>
          <w:rFonts w:ascii="Times New Roman" w:hAnsi="Times New Roman"/>
          <w:b/>
          <w:sz w:val="24"/>
          <w:lang w:eastAsia="ar-SA"/>
        </w:rPr>
      </w:pPr>
      <w:del w:id="190" w:author="msi" w:date="2026-09-22T12:15:00Z" w16du:dateUtc="2026-09-22T16:15:00Z">
        <w:r w:rsidRPr="005A10FC">
          <w:rPr>
            <w:rFonts w:ascii="Times New Roman" w:hAnsi="Times New Roman"/>
            <w:b/>
            <w:sz w:val="24"/>
            <w:lang w:eastAsia="ar-SA"/>
          </w:rPr>
          <w:tab/>
        </w:r>
        <w:r w:rsidRPr="005A10FC">
          <w:rPr>
            <w:rFonts w:ascii="Times New Roman" w:hAnsi="Times New Roman"/>
            <w:b/>
            <w:sz w:val="24"/>
            <w:lang w:eastAsia="ar-SA"/>
          </w:rPr>
          <w:tab/>
        </w:r>
        <w:r w:rsidRPr="005A10FC">
          <w:rPr>
            <w:rFonts w:ascii="Times New Roman" w:hAnsi="Times New Roman"/>
            <w:b/>
            <w:sz w:val="24"/>
            <w:lang w:eastAsia="ar-SA"/>
          </w:rPr>
          <w:tab/>
        </w:r>
        <w:r w:rsidRPr="005A10FC">
          <w:rPr>
            <w:rFonts w:ascii="Times New Roman" w:hAnsi="Times New Roman"/>
            <w:b/>
            <w:sz w:val="24"/>
            <w:lang w:eastAsia="ar-SA"/>
          </w:rPr>
          <w:tab/>
        </w:r>
        <w:r w:rsidRPr="005A10FC">
          <w:rPr>
            <w:rFonts w:ascii="Times New Roman" w:hAnsi="Times New Roman"/>
            <w:b/>
            <w:sz w:val="24"/>
            <w:lang w:eastAsia="ar-SA"/>
          </w:rPr>
          <w:tab/>
        </w:r>
        <w:r w:rsidRPr="005A10FC">
          <w:rPr>
            <w:rFonts w:ascii="Times New Roman" w:hAnsi="Times New Roman"/>
            <w:b/>
            <w:sz w:val="24"/>
            <w:lang w:eastAsia="ar-SA"/>
          </w:rPr>
          <w:tab/>
        </w:r>
        <w:r w:rsidRPr="005A10FC">
          <w:rPr>
            <w:rFonts w:ascii="Times New Roman" w:hAnsi="Times New Roman"/>
            <w:b/>
            <w:sz w:val="24"/>
            <w:lang w:eastAsia="ar-SA"/>
          </w:rPr>
          <w:tab/>
        </w:r>
      </w:del>
    </w:p>
    <w:p w14:paraId="39725996" w14:textId="77777777" w:rsidR="005A10FC" w:rsidRPr="005A10FC" w:rsidRDefault="00397A1C" w:rsidP="00397A1C">
      <w:pPr>
        <w:widowControl w:val="0"/>
        <w:suppressAutoHyphens/>
        <w:overflowPunct w:val="0"/>
        <w:autoSpaceDE w:val="0"/>
        <w:spacing w:line="300" w:lineRule="exact"/>
        <w:ind w:left="5664"/>
        <w:textAlignment w:val="baseline"/>
        <w:rPr>
          <w:del w:id="191" w:author="msi" w:date="2026-09-22T12:15:00Z" w16du:dateUtc="2026-09-22T16:15:00Z"/>
          <w:rFonts w:ascii="Times New Roman" w:hAnsi="Times New Roman"/>
          <w:b/>
          <w:sz w:val="24"/>
          <w:lang w:eastAsia="ar-SA"/>
        </w:rPr>
      </w:pPr>
      <w:del w:id="192" w:author="msi" w:date="2026-09-22T12:15:00Z" w16du:dateUtc="2026-09-22T16:15:00Z">
        <w:r>
          <w:rPr>
            <w:rFonts w:ascii="Times New Roman" w:hAnsi="Times New Roman"/>
            <w:b/>
            <w:sz w:val="24"/>
            <w:lang w:eastAsia="ar-SA"/>
          </w:rPr>
          <w:delText xml:space="preserve">        </w:delText>
        </w:r>
        <w:r w:rsidR="005A10FC" w:rsidRPr="005A10FC">
          <w:rPr>
            <w:rFonts w:ascii="Times New Roman" w:hAnsi="Times New Roman"/>
            <w:b/>
            <w:sz w:val="24"/>
            <w:lang w:eastAsia="ar-SA"/>
          </w:rPr>
          <w:delText>Michał Zaleski</w:delText>
        </w:r>
      </w:del>
    </w:p>
    <w:p w14:paraId="72E3A5E2" w14:textId="77777777" w:rsidR="005A10FC" w:rsidRDefault="005A10FC" w:rsidP="00133C7E">
      <w:pPr>
        <w:tabs>
          <w:tab w:val="left" w:pos="708"/>
          <w:tab w:val="center" w:pos="4536"/>
          <w:tab w:val="right" w:pos="9072"/>
        </w:tabs>
        <w:spacing w:line="300" w:lineRule="exact"/>
        <w:rPr>
          <w:del w:id="193" w:author="msi" w:date="2026-09-22T12:15:00Z" w16du:dateUtc="2026-09-22T16:15:00Z"/>
          <w:rFonts w:ascii="Times New Roman" w:hAnsi="Times New Roman"/>
          <w:szCs w:val="20"/>
          <w:lang w:eastAsia="pl-PL"/>
        </w:rPr>
      </w:pPr>
    </w:p>
    <w:p w14:paraId="225FB980" w14:textId="77777777" w:rsidR="00397A1C" w:rsidRDefault="00397A1C" w:rsidP="00397A1C">
      <w:pPr>
        <w:tabs>
          <w:tab w:val="left" w:pos="708"/>
          <w:tab w:val="center" w:pos="4536"/>
          <w:tab w:val="right" w:pos="9072"/>
        </w:tabs>
        <w:rPr>
          <w:del w:id="194" w:author="msi" w:date="2026-09-22T12:15:00Z" w16du:dateUtc="2026-09-22T16:15:00Z"/>
          <w:rFonts w:ascii="Times New Roman" w:hAnsi="Times New Roman"/>
          <w:szCs w:val="20"/>
          <w:lang w:eastAsia="pl-PL"/>
        </w:rPr>
      </w:pPr>
    </w:p>
    <w:p w14:paraId="4D5C3AA4" w14:textId="77777777" w:rsidR="00255DFF" w:rsidRDefault="00255DFF" w:rsidP="00397A1C">
      <w:pPr>
        <w:tabs>
          <w:tab w:val="left" w:pos="708"/>
          <w:tab w:val="center" w:pos="4536"/>
          <w:tab w:val="right" w:pos="9072"/>
        </w:tabs>
        <w:rPr>
          <w:del w:id="195" w:author="msi" w:date="2026-09-22T12:15:00Z" w16du:dateUtc="2026-09-22T16:15:00Z"/>
          <w:rFonts w:ascii="Times New Roman" w:hAnsi="Times New Roman"/>
          <w:szCs w:val="20"/>
          <w:lang w:eastAsia="pl-PL"/>
        </w:rPr>
      </w:pPr>
      <w:del w:id="196" w:author="msi" w:date="2026-09-22T12:15:00Z" w16du:dateUtc="2026-09-22T16:15:00Z">
        <w:r>
          <w:rPr>
            <w:rFonts w:ascii="Times New Roman" w:hAnsi="Times New Roman"/>
            <w:szCs w:val="20"/>
            <w:lang w:eastAsia="pl-PL"/>
          </w:rPr>
          <w:delText>Zmiany regulaminu wprowadzone niniejszym zarządzeniem</w:delText>
        </w:r>
      </w:del>
    </w:p>
    <w:p w14:paraId="664288EE" w14:textId="77777777" w:rsidR="005A10FC" w:rsidRPr="005A10FC" w:rsidRDefault="005A10FC" w:rsidP="00397A1C">
      <w:pPr>
        <w:tabs>
          <w:tab w:val="left" w:pos="708"/>
          <w:tab w:val="center" w:pos="4536"/>
          <w:tab w:val="right" w:pos="9072"/>
        </w:tabs>
        <w:rPr>
          <w:del w:id="197" w:author="msi" w:date="2026-09-22T12:15:00Z" w16du:dateUtc="2026-09-22T16:15:00Z"/>
          <w:rFonts w:ascii="Times New Roman" w:hAnsi="Times New Roman"/>
          <w:b/>
          <w:lang w:eastAsia="pl-PL"/>
        </w:rPr>
      </w:pPr>
      <w:del w:id="198" w:author="msi" w:date="2026-09-22T12:15:00Z" w16du:dateUtc="2026-09-22T16:15:00Z">
        <w:r w:rsidRPr="005A10FC">
          <w:rPr>
            <w:rFonts w:ascii="Times New Roman" w:hAnsi="Times New Roman"/>
            <w:szCs w:val="20"/>
            <w:lang w:eastAsia="pl-PL"/>
          </w:rPr>
          <w:delText>został</w:delText>
        </w:r>
        <w:r w:rsidR="00255DFF">
          <w:rPr>
            <w:rFonts w:ascii="Times New Roman" w:hAnsi="Times New Roman"/>
            <w:szCs w:val="20"/>
            <w:lang w:eastAsia="pl-PL"/>
          </w:rPr>
          <w:delText>y uzgodnione</w:delText>
        </w:r>
        <w:r w:rsidR="00E71B95">
          <w:rPr>
            <w:rFonts w:ascii="Times New Roman" w:hAnsi="Times New Roman"/>
            <w:szCs w:val="20"/>
            <w:lang w:eastAsia="pl-PL"/>
          </w:rPr>
          <w:delText xml:space="preserve"> </w:delText>
        </w:r>
        <w:r w:rsidRPr="005A10FC">
          <w:rPr>
            <w:rFonts w:ascii="Times New Roman" w:hAnsi="Times New Roman"/>
            <w:szCs w:val="20"/>
            <w:lang w:eastAsia="pl-PL"/>
          </w:rPr>
          <w:delText>z Niezależnym Samorządnym Związkiem</w:delText>
        </w:r>
      </w:del>
    </w:p>
    <w:p w14:paraId="218C0D1F" w14:textId="77777777" w:rsidR="00D87D76" w:rsidRDefault="005A10FC" w:rsidP="00397A1C">
      <w:pPr>
        <w:pBdr>
          <w:bottom w:val="single" w:sz="6" w:space="1" w:color="auto"/>
        </w:pBdr>
        <w:rPr>
          <w:del w:id="199" w:author="msi" w:date="2026-09-22T12:15:00Z" w16du:dateUtc="2026-09-22T16:15:00Z"/>
          <w:rFonts w:ascii="Times New Roman" w:hAnsi="Times New Roman"/>
          <w:szCs w:val="20"/>
          <w:lang w:eastAsia="pl-PL"/>
        </w:rPr>
      </w:pPr>
      <w:del w:id="200" w:author="msi" w:date="2026-09-22T12:15:00Z" w16du:dateUtc="2026-09-22T16:15:00Z">
        <w:r w:rsidRPr="005A10FC">
          <w:rPr>
            <w:rFonts w:ascii="Times New Roman" w:hAnsi="Times New Roman"/>
            <w:szCs w:val="20"/>
            <w:lang w:eastAsia="pl-PL"/>
          </w:rPr>
          <w:delText>Zawodowym Pracowników Administracji</w:delText>
        </w:r>
        <w:r w:rsidR="00397A1C">
          <w:rPr>
            <w:rFonts w:ascii="Times New Roman" w:hAnsi="Times New Roman"/>
            <w:szCs w:val="20"/>
            <w:lang w:eastAsia="pl-PL"/>
          </w:rPr>
          <w:delText xml:space="preserve"> </w:delText>
        </w:r>
        <w:r w:rsidRPr="005A10FC">
          <w:rPr>
            <w:rFonts w:ascii="Times New Roman" w:hAnsi="Times New Roman"/>
            <w:szCs w:val="20"/>
            <w:lang w:eastAsia="pl-PL"/>
          </w:rPr>
          <w:delText>przy Urzędzie Miasta Torunia</w:delText>
        </w:r>
      </w:del>
    </w:p>
    <w:p w14:paraId="14E01F01" w14:textId="77777777" w:rsidR="004A308D" w:rsidRPr="00402A4C" w:rsidRDefault="004A308D" w:rsidP="00133C7E">
      <w:pPr>
        <w:pStyle w:val="BodyText2"/>
        <w:jc w:val="both"/>
        <w:rPr>
          <w:del w:id="201" w:author="msi" w:date="2026-09-22T12:15:00Z" w16du:dateUtc="2026-09-22T16:15:00Z"/>
          <w:sz w:val="17"/>
          <w:szCs w:val="17"/>
        </w:rPr>
      </w:pPr>
      <w:del w:id="202" w:author="msi" w:date="2026-09-22T12:15:00Z" w16du:dateUtc="2026-09-22T16:15:00Z">
        <w:r w:rsidRPr="006D4986">
          <w:rPr>
            <w:sz w:val="17"/>
            <w:szCs w:val="17"/>
            <w:vertAlign w:val="superscript"/>
          </w:rPr>
          <w:delText>1</w:delText>
        </w:r>
        <w:r w:rsidR="00467293">
          <w:rPr>
            <w:sz w:val="17"/>
            <w:szCs w:val="17"/>
            <w:vertAlign w:val="superscript"/>
          </w:rPr>
          <w:delText>)</w:delText>
        </w:r>
        <w:r w:rsidRPr="00402A4C">
          <w:rPr>
            <w:sz w:val="17"/>
            <w:szCs w:val="17"/>
          </w:rPr>
          <w:delText>zmiany</w:delText>
        </w:r>
        <w:r w:rsidR="00467293">
          <w:rPr>
            <w:sz w:val="17"/>
            <w:szCs w:val="17"/>
          </w:rPr>
          <w:delText xml:space="preserve"> tekstu jednolitego wymienionego rozporządzenia </w:delText>
        </w:r>
        <w:r w:rsidRPr="00402A4C">
          <w:rPr>
            <w:sz w:val="17"/>
            <w:szCs w:val="17"/>
          </w:rPr>
          <w:delText>zostały</w:delText>
        </w:r>
        <w:r w:rsidR="00467293">
          <w:rPr>
            <w:sz w:val="17"/>
            <w:szCs w:val="17"/>
          </w:rPr>
          <w:delText xml:space="preserve"> ogłoszone w Dz. U. z 2018</w:delText>
        </w:r>
        <w:r>
          <w:rPr>
            <w:sz w:val="17"/>
            <w:szCs w:val="17"/>
          </w:rPr>
          <w:delText xml:space="preserve"> r. poz. </w:delText>
        </w:r>
        <w:r w:rsidR="00FF0A90">
          <w:rPr>
            <w:sz w:val="17"/>
            <w:szCs w:val="17"/>
          </w:rPr>
          <w:delText>2437, Dz. U. z</w:delText>
        </w:r>
        <w:r w:rsidR="000740C7">
          <w:rPr>
            <w:sz w:val="17"/>
            <w:szCs w:val="17"/>
          </w:rPr>
          <w:delText xml:space="preserve"> 2020 r. poz.</w:delText>
        </w:r>
        <w:r w:rsidR="00FF0A90">
          <w:rPr>
            <w:sz w:val="17"/>
            <w:szCs w:val="17"/>
          </w:rPr>
          <w:delText>268 i Dz. U. z 2021 r. poz. 791,</w:delText>
        </w:r>
      </w:del>
    </w:p>
    <w:p w14:paraId="75121A70" w14:textId="77777777" w:rsidR="00EE25EF" w:rsidRDefault="00FF0A90">
      <w:pPr>
        <w:rPr>
          <w:rPrChange w:id="203" w:author="msi" w:date="2026-09-22T12:15:00Z" w16du:dateUtc="2026-09-22T16:15:00Z">
            <w:rPr>
              <w:rFonts w:ascii="Times New Roman" w:hAnsi="Times New Roman" w:cs="Times New Roman"/>
              <w:sz w:val="17"/>
              <w:szCs w:val="17"/>
            </w:rPr>
          </w:rPrChange>
        </w:rPr>
        <w:pPrChange w:id="204" w:author="msi" w:date="2026-09-22T12:15:00Z" w16du:dateUtc="2026-09-22T16:15:00Z">
          <w:pPr>
            <w:spacing w:after="0" w:line="240" w:lineRule="auto"/>
            <w:jc w:val="both"/>
          </w:pPr>
        </w:pPrChange>
      </w:pPr>
      <w:del w:id="205" w:author="msi" w:date="2026-09-22T12:15:00Z" w16du:dateUtc="2026-09-22T16:15:00Z">
        <w:r>
          <w:rPr>
            <w:rFonts w:ascii="Times New Roman" w:hAnsi="Times New Roman"/>
            <w:sz w:val="17"/>
            <w:szCs w:val="17"/>
            <w:vertAlign w:val="superscript"/>
          </w:rPr>
          <w:delText>2</w:delText>
        </w:r>
        <w:r w:rsidR="00467293">
          <w:rPr>
            <w:rFonts w:ascii="Times New Roman" w:hAnsi="Times New Roman"/>
            <w:sz w:val="17"/>
            <w:szCs w:val="17"/>
            <w:vertAlign w:val="superscript"/>
          </w:rPr>
          <w:delText xml:space="preserve">) </w:delText>
        </w:r>
        <w:r w:rsidRPr="00FF0A90">
          <w:rPr>
            <w:rFonts w:ascii="Times New Roman" w:hAnsi="Times New Roman"/>
            <w:sz w:val="17"/>
            <w:szCs w:val="17"/>
          </w:rPr>
          <w:delText>zmienionego zarządzeniami Prezydenta Miasta Torunia nr 312 z dnia 21.10.2014 r., nr 38</w:delText>
        </w:r>
        <w:r>
          <w:rPr>
            <w:rFonts w:ascii="Times New Roman" w:hAnsi="Times New Roman"/>
            <w:sz w:val="17"/>
            <w:szCs w:val="17"/>
          </w:rPr>
          <w:delText xml:space="preserve">0 z dnia 30.12.2014 r., nr 149 </w:delText>
        </w:r>
        <w:r w:rsidRPr="00FF0A90">
          <w:rPr>
            <w:rFonts w:ascii="Times New Roman" w:hAnsi="Times New Roman"/>
            <w:sz w:val="17"/>
            <w:szCs w:val="17"/>
          </w:rPr>
          <w:delText>z dnia 19.06.2015 r., nr 273 z dnia 21.08.2015 r., nr 391 z dnia 04.12.2015 r., nr 379 z dnia 24.11.2016 r., nr 40 z dnia 17.02.2017 r., nr 130 z dnia 23.05.2017 r., nr 254 z dnia 18.09.2017 r., nr 319 z dnia 31.10.2017 r., nr 353 z dnia 01.12.2017 r., nr 293 z dnia 27.08.2018 r., nr 124 z dnia 02.05.2019 r., nr 337 z dnia 23.10.2019 r., nr 202 z dnia 28.09.2020 r.</w:delText>
        </w:r>
        <w:r>
          <w:rPr>
            <w:rFonts w:ascii="Times New Roman" w:hAnsi="Times New Roman"/>
            <w:sz w:val="17"/>
            <w:szCs w:val="17"/>
          </w:rPr>
          <w:delText xml:space="preserve">, nr 222 z dnia 08.10.2020 r., </w:delText>
        </w:r>
        <w:r w:rsidRPr="00FF0A90">
          <w:rPr>
            <w:rFonts w:ascii="Times New Roman" w:hAnsi="Times New Roman"/>
            <w:sz w:val="17"/>
            <w:szCs w:val="17"/>
          </w:rPr>
          <w:delText>nr 230 z dnia 26.10.2020 r. oraz nr 253 z dnia 09.11.2020 r.</w:delText>
        </w:r>
      </w:del>
    </w:p>
    <w:sectPr w:rsidR="00EE25EF">
      <w:pgSz w:w="11906" w:h="16838"/>
      <w:pgMar w:top="1417" w:right="1417" w:bottom="1417" w:left="1417" w:header="708" w:footer="708" w:gutter="0"/>
      <w:cols w:space="708"/>
      <w:docGrid w:linePitch="360"/>
      <w:sectPrChange w:id="206" w:author="msi" w:date="2026-09-22T12:15:00Z" w16du:dateUtc="2026-09-22T16:15:00Z">
        <w:sectPr w:rsidR="00EE25EF">
          <w:pgMar w:top="568" w:right="1417" w:bottom="426" w:left="1417" w:header="708" w:footer="708" w:gutter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FD625BF"/>
    <w:multiLevelType w:val="hybridMultilevel"/>
    <w:tmpl w:val="5A1A2DEC"/>
    <w:lvl w:ilvl="0" w:tplc="4CCCB848">
      <w:start w:val="1"/>
      <w:numFmt w:val="lowerLetter"/>
      <w:lvlText w:val="%1)"/>
      <w:lvlJc w:val="left"/>
      <w:pPr>
        <w:ind w:left="1428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148" w:hanging="360"/>
      </w:pPr>
    </w:lvl>
    <w:lvl w:ilvl="2" w:tplc="0415001B" w:tentative="1">
      <w:start w:val="1"/>
      <w:numFmt w:val="lowerRoman"/>
      <w:lvlText w:val="%3."/>
      <w:lvlJc w:val="right"/>
      <w:pPr>
        <w:ind w:left="2868" w:hanging="180"/>
      </w:pPr>
    </w:lvl>
    <w:lvl w:ilvl="3" w:tplc="0415000F" w:tentative="1">
      <w:start w:val="1"/>
      <w:numFmt w:val="decimal"/>
      <w:lvlText w:val="%4."/>
      <w:lvlJc w:val="left"/>
      <w:pPr>
        <w:ind w:left="3588" w:hanging="360"/>
      </w:pPr>
    </w:lvl>
    <w:lvl w:ilvl="4" w:tplc="04150019" w:tentative="1">
      <w:start w:val="1"/>
      <w:numFmt w:val="lowerLetter"/>
      <w:lvlText w:val="%5."/>
      <w:lvlJc w:val="left"/>
      <w:pPr>
        <w:ind w:left="4308" w:hanging="360"/>
      </w:pPr>
    </w:lvl>
    <w:lvl w:ilvl="5" w:tplc="0415001B" w:tentative="1">
      <w:start w:val="1"/>
      <w:numFmt w:val="lowerRoman"/>
      <w:lvlText w:val="%6."/>
      <w:lvlJc w:val="right"/>
      <w:pPr>
        <w:ind w:left="5028" w:hanging="180"/>
      </w:pPr>
    </w:lvl>
    <w:lvl w:ilvl="6" w:tplc="0415000F" w:tentative="1">
      <w:start w:val="1"/>
      <w:numFmt w:val="decimal"/>
      <w:lvlText w:val="%7."/>
      <w:lvlJc w:val="left"/>
      <w:pPr>
        <w:ind w:left="5748" w:hanging="360"/>
      </w:pPr>
    </w:lvl>
    <w:lvl w:ilvl="7" w:tplc="04150019" w:tentative="1">
      <w:start w:val="1"/>
      <w:numFmt w:val="lowerLetter"/>
      <w:lvlText w:val="%8."/>
      <w:lvlJc w:val="left"/>
      <w:pPr>
        <w:ind w:left="6468" w:hanging="360"/>
      </w:pPr>
    </w:lvl>
    <w:lvl w:ilvl="8" w:tplc="0415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11E05FF1"/>
    <w:multiLevelType w:val="hybridMultilevel"/>
    <w:tmpl w:val="C49C31DA"/>
    <w:lvl w:ilvl="0" w:tplc="A11E753A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788" w:hanging="360"/>
      </w:pPr>
    </w:lvl>
    <w:lvl w:ilvl="2" w:tplc="0415001B" w:tentative="1">
      <w:start w:val="1"/>
      <w:numFmt w:val="lowerRoman"/>
      <w:lvlText w:val="%3."/>
      <w:lvlJc w:val="right"/>
      <w:pPr>
        <w:ind w:left="2508" w:hanging="180"/>
      </w:pPr>
    </w:lvl>
    <w:lvl w:ilvl="3" w:tplc="0415000F" w:tentative="1">
      <w:start w:val="1"/>
      <w:numFmt w:val="decimal"/>
      <w:lvlText w:val="%4."/>
      <w:lvlJc w:val="left"/>
      <w:pPr>
        <w:ind w:left="3228" w:hanging="360"/>
      </w:pPr>
    </w:lvl>
    <w:lvl w:ilvl="4" w:tplc="04150019" w:tentative="1">
      <w:start w:val="1"/>
      <w:numFmt w:val="lowerLetter"/>
      <w:lvlText w:val="%5."/>
      <w:lvlJc w:val="left"/>
      <w:pPr>
        <w:ind w:left="3948" w:hanging="360"/>
      </w:pPr>
    </w:lvl>
    <w:lvl w:ilvl="5" w:tplc="0415001B" w:tentative="1">
      <w:start w:val="1"/>
      <w:numFmt w:val="lowerRoman"/>
      <w:lvlText w:val="%6."/>
      <w:lvlJc w:val="right"/>
      <w:pPr>
        <w:ind w:left="4668" w:hanging="180"/>
      </w:pPr>
    </w:lvl>
    <w:lvl w:ilvl="6" w:tplc="0415000F" w:tentative="1">
      <w:start w:val="1"/>
      <w:numFmt w:val="decimal"/>
      <w:lvlText w:val="%7."/>
      <w:lvlJc w:val="left"/>
      <w:pPr>
        <w:ind w:left="5388" w:hanging="360"/>
      </w:pPr>
    </w:lvl>
    <w:lvl w:ilvl="7" w:tplc="04150019" w:tentative="1">
      <w:start w:val="1"/>
      <w:numFmt w:val="lowerLetter"/>
      <w:lvlText w:val="%8."/>
      <w:lvlJc w:val="left"/>
      <w:pPr>
        <w:ind w:left="6108" w:hanging="360"/>
      </w:pPr>
    </w:lvl>
    <w:lvl w:ilvl="8" w:tplc="041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18E24A32"/>
    <w:multiLevelType w:val="hybridMultilevel"/>
    <w:tmpl w:val="346C9512"/>
    <w:lvl w:ilvl="0" w:tplc="3E908672">
      <w:start w:val="1"/>
      <w:numFmt w:val="decimal"/>
      <w:lvlText w:val="%1"/>
      <w:lvlJc w:val="left"/>
      <w:pPr>
        <w:tabs>
          <w:tab w:val="num" w:pos="1077"/>
        </w:tabs>
        <w:ind w:left="1000" w:hanging="283"/>
      </w:pPr>
      <w:rPr>
        <w:rFonts w:ascii="Times New Roman" w:hAnsi="Times New Roman" w:hint="default"/>
        <w:b w:val="0"/>
        <w:i w:val="0"/>
        <w:sz w:val="24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DD65112"/>
    <w:multiLevelType w:val="hybridMultilevel"/>
    <w:tmpl w:val="7FD80B82"/>
    <w:lvl w:ilvl="0" w:tplc="33A23160">
      <w:start w:val="1"/>
      <w:numFmt w:val="decimal"/>
      <w:lvlText w:val="%1)"/>
      <w:lvlJc w:val="left"/>
      <w:pPr>
        <w:ind w:left="1788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508" w:hanging="360"/>
      </w:pPr>
    </w:lvl>
    <w:lvl w:ilvl="2" w:tplc="0415001B" w:tentative="1">
      <w:start w:val="1"/>
      <w:numFmt w:val="lowerRoman"/>
      <w:lvlText w:val="%3."/>
      <w:lvlJc w:val="right"/>
      <w:pPr>
        <w:ind w:left="3228" w:hanging="180"/>
      </w:pPr>
    </w:lvl>
    <w:lvl w:ilvl="3" w:tplc="0415000F" w:tentative="1">
      <w:start w:val="1"/>
      <w:numFmt w:val="decimal"/>
      <w:lvlText w:val="%4."/>
      <w:lvlJc w:val="left"/>
      <w:pPr>
        <w:ind w:left="3948" w:hanging="360"/>
      </w:pPr>
    </w:lvl>
    <w:lvl w:ilvl="4" w:tplc="04150019" w:tentative="1">
      <w:start w:val="1"/>
      <w:numFmt w:val="lowerLetter"/>
      <w:lvlText w:val="%5."/>
      <w:lvlJc w:val="left"/>
      <w:pPr>
        <w:ind w:left="4668" w:hanging="360"/>
      </w:pPr>
    </w:lvl>
    <w:lvl w:ilvl="5" w:tplc="0415001B" w:tentative="1">
      <w:start w:val="1"/>
      <w:numFmt w:val="lowerRoman"/>
      <w:lvlText w:val="%6."/>
      <w:lvlJc w:val="right"/>
      <w:pPr>
        <w:ind w:left="5388" w:hanging="180"/>
      </w:pPr>
    </w:lvl>
    <w:lvl w:ilvl="6" w:tplc="0415000F" w:tentative="1">
      <w:start w:val="1"/>
      <w:numFmt w:val="decimal"/>
      <w:lvlText w:val="%7."/>
      <w:lvlJc w:val="left"/>
      <w:pPr>
        <w:ind w:left="6108" w:hanging="360"/>
      </w:pPr>
    </w:lvl>
    <w:lvl w:ilvl="7" w:tplc="04150019" w:tentative="1">
      <w:start w:val="1"/>
      <w:numFmt w:val="lowerLetter"/>
      <w:lvlText w:val="%8."/>
      <w:lvlJc w:val="left"/>
      <w:pPr>
        <w:ind w:left="6828" w:hanging="360"/>
      </w:pPr>
    </w:lvl>
    <w:lvl w:ilvl="8" w:tplc="0415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4" w15:restartNumberingAfterBreak="0">
    <w:nsid w:val="24E46655"/>
    <w:multiLevelType w:val="hybridMultilevel"/>
    <w:tmpl w:val="389057B0"/>
    <w:lvl w:ilvl="0" w:tplc="290CFF3C">
      <w:start w:val="3"/>
      <w:numFmt w:val="decimal"/>
      <w:lvlText w:val="%1"/>
      <w:lvlJc w:val="left"/>
      <w:pPr>
        <w:tabs>
          <w:tab w:val="num" w:pos="1077"/>
        </w:tabs>
        <w:ind w:left="1000" w:hanging="283"/>
      </w:pPr>
      <w:rPr>
        <w:rFonts w:ascii="Times New Roman" w:hAnsi="Times New Roman" w:hint="default"/>
        <w:b w:val="0"/>
        <w:i w:val="0"/>
        <w:sz w:val="24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5BF93534"/>
    <w:multiLevelType w:val="hybridMultilevel"/>
    <w:tmpl w:val="869A20CE"/>
    <w:lvl w:ilvl="0" w:tplc="0409000F">
      <w:start w:val="1"/>
      <w:numFmt w:val="decimal"/>
      <w:lvlText w:val="%1."/>
      <w:lvlJc w:val="left"/>
      <w:pPr>
        <w:ind w:left="1019" w:hanging="360"/>
      </w:pPr>
    </w:lvl>
    <w:lvl w:ilvl="1" w:tplc="04090019" w:tentative="1">
      <w:start w:val="1"/>
      <w:numFmt w:val="lowerLetter"/>
      <w:lvlText w:val="%2."/>
      <w:lvlJc w:val="left"/>
      <w:pPr>
        <w:ind w:left="1739" w:hanging="360"/>
      </w:pPr>
    </w:lvl>
    <w:lvl w:ilvl="2" w:tplc="0409001B" w:tentative="1">
      <w:start w:val="1"/>
      <w:numFmt w:val="lowerRoman"/>
      <w:lvlText w:val="%3."/>
      <w:lvlJc w:val="right"/>
      <w:pPr>
        <w:ind w:left="2459" w:hanging="180"/>
      </w:pPr>
    </w:lvl>
    <w:lvl w:ilvl="3" w:tplc="0409000F" w:tentative="1">
      <w:start w:val="1"/>
      <w:numFmt w:val="decimal"/>
      <w:lvlText w:val="%4."/>
      <w:lvlJc w:val="left"/>
      <w:pPr>
        <w:ind w:left="3179" w:hanging="360"/>
      </w:pPr>
    </w:lvl>
    <w:lvl w:ilvl="4" w:tplc="04090019" w:tentative="1">
      <w:start w:val="1"/>
      <w:numFmt w:val="lowerLetter"/>
      <w:lvlText w:val="%5."/>
      <w:lvlJc w:val="left"/>
      <w:pPr>
        <w:ind w:left="3899" w:hanging="360"/>
      </w:pPr>
    </w:lvl>
    <w:lvl w:ilvl="5" w:tplc="0409001B" w:tentative="1">
      <w:start w:val="1"/>
      <w:numFmt w:val="lowerRoman"/>
      <w:lvlText w:val="%6."/>
      <w:lvlJc w:val="right"/>
      <w:pPr>
        <w:ind w:left="4619" w:hanging="180"/>
      </w:pPr>
    </w:lvl>
    <w:lvl w:ilvl="6" w:tplc="0409000F" w:tentative="1">
      <w:start w:val="1"/>
      <w:numFmt w:val="decimal"/>
      <w:lvlText w:val="%7."/>
      <w:lvlJc w:val="left"/>
      <w:pPr>
        <w:ind w:left="5339" w:hanging="360"/>
      </w:pPr>
    </w:lvl>
    <w:lvl w:ilvl="7" w:tplc="04090019" w:tentative="1">
      <w:start w:val="1"/>
      <w:numFmt w:val="lowerLetter"/>
      <w:lvlText w:val="%8."/>
      <w:lvlJc w:val="left"/>
      <w:pPr>
        <w:ind w:left="6059" w:hanging="360"/>
      </w:pPr>
    </w:lvl>
    <w:lvl w:ilvl="8" w:tplc="0409001B" w:tentative="1">
      <w:start w:val="1"/>
      <w:numFmt w:val="lowerRoman"/>
      <w:lvlText w:val="%9."/>
      <w:lvlJc w:val="right"/>
      <w:pPr>
        <w:ind w:left="6779" w:hanging="180"/>
      </w:pPr>
    </w:lvl>
  </w:abstractNum>
  <w:abstractNum w:abstractNumId="6" w15:restartNumberingAfterBreak="0">
    <w:nsid w:val="707E55E2"/>
    <w:multiLevelType w:val="hybridMultilevel"/>
    <w:tmpl w:val="250A7E36"/>
    <w:lvl w:ilvl="0" w:tplc="3E908672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D2440A"/>
    <w:multiLevelType w:val="hybridMultilevel"/>
    <w:tmpl w:val="B2DADC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1A557B"/>
    <w:multiLevelType w:val="hybridMultilevel"/>
    <w:tmpl w:val="10A286CE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0F59F9"/>
    <w:multiLevelType w:val="hybridMultilevel"/>
    <w:tmpl w:val="B7A48CD4"/>
    <w:lvl w:ilvl="0" w:tplc="BDC2338C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767071194">
    <w:abstractNumId w:val="1"/>
  </w:num>
  <w:num w:numId="2" w16cid:durableId="136073216">
    <w:abstractNumId w:val="0"/>
  </w:num>
  <w:num w:numId="3" w16cid:durableId="1028262672">
    <w:abstractNumId w:val="3"/>
  </w:num>
  <w:num w:numId="4" w16cid:durableId="890001534">
    <w:abstractNumId w:val="8"/>
  </w:num>
  <w:num w:numId="5" w16cid:durableId="604844040">
    <w:abstractNumId w:val="2"/>
  </w:num>
  <w:num w:numId="6" w16cid:durableId="616790299">
    <w:abstractNumId w:val="4"/>
  </w:num>
  <w:num w:numId="7" w16cid:durableId="2123957662">
    <w:abstractNumId w:val="9"/>
  </w:num>
  <w:num w:numId="8" w16cid:durableId="1963883614">
    <w:abstractNumId w:val="6"/>
  </w:num>
  <w:num w:numId="9" w16cid:durableId="1298217257">
    <w:abstractNumId w:val="7"/>
  </w:num>
  <w:num w:numId="10" w16cid:durableId="1505246551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322E"/>
    <w:rsid w:val="000740C7"/>
    <w:rsid w:val="00086CDA"/>
    <w:rsid w:val="000A48ED"/>
    <w:rsid w:val="00133C7E"/>
    <w:rsid w:val="0017736E"/>
    <w:rsid w:val="001A5D49"/>
    <w:rsid w:val="00255DFF"/>
    <w:rsid w:val="00287C3F"/>
    <w:rsid w:val="003103D9"/>
    <w:rsid w:val="00334276"/>
    <w:rsid w:val="00397A1C"/>
    <w:rsid w:val="00467293"/>
    <w:rsid w:val="004A308D"/>
    <w:rsid w:val="0058335A"/>
    <w:rsid w:val="005A10FC"/>
    <w:rsid w:val="005A464B"/>
    <w:rsid w:val="005D6C83"/>
    <w:rsid w:val="005E27DD"/>
    <w:rsid w:val="005E6702"/>
    <w:rsid w:val="0069464C"/>
    <w:rsid w:val="007A2BC8"/>
    <w:rsid w:val="00832BE3"/>
    <w:rsid w:val="00873FED"/>
    <w:rsid w:val="00875E83"/>
    <w:rsid w:val="008B235B"/>
    <w:rsid w:val="0093536C"/>
    <w:rsid w:val="00952F40"/>
    <w:rsid w:val="009D5F97"/>
    <w:rsid w:val="009F03CE"/>
    <w:rsid w:val="009F1231"/>
    <w:rsid w:val="00AC010B"/>
    <w:rsid w:val="00B00DF3"/>
    <w:rsid w:val="00B90493"/>
    <w:rsid w:val="00BC32DD"/>
    <w:rsid w:val="00BF2A35"/>
    <w:rsid w:val="00C16EE5"/>
    <w:rsid w:val="00C624FE"/>
    <w:rsid w:val="00CB322E"/>
    <w:rsid w:val="00CC0B85"/>
    <w:rsid w:val="00D52C92"/>
    <w:rsid w:val="00D87D76"/>
    <w:rsid w:val="00E71B95"/>
    <w:rsid w:val="00E95482"/>
    <w:rsid w:val="00EA2E34"/>
    <w:rsid w:val="00EE25EF"/>
    <w:rsid w:val="00F8234C"/>
    <w:rsid w:val="00F911A6"/>
    <w:rsid w:val="00F95BE5"/>
    <w:rsid w:val="00FF0A90"/>
    <w:rsid w:val="00FF2F9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D3D1707-25E8-4082-8F86-AD17BD857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32DD"/>
    <w:pPr>
      <w:spacing w:after="0" w:line="240" w:lineRule="auto"/>
      <w:jc w:val="both"/>
      <w:pPrChange w:id="0" w:author="msi" w:date="2026-09-22T12:15:00Z">
        <w:pPr>
          <w:spacing w:after="200" w:line="276" w:lineRule="auto"/>
        </w:pPr>
      </w:pPrChange>
    </w:pPr>
    <w:rPr>
      <w:rFonts w:ascii="Verdana" w:eastAsia="Times New Roman" w:hAnsi="Verdana" w:cs="Times New Roman"/>
      <w:sz w:val="20"/>
      <w:szCs w:val="24"/>
      <w:lang w:val="tr-TR" w:eastAsia="tr-TR"/>
      <w:rPrChange w:id="0" w:author="msi" w:date="2026-09-22T12:15:00Z">
        <w:rPr>
          <w:rFonts w:asciiTheme="minorHAnsi" w:eastAsiaTheme="minorHAnsi" w:hAnsiTheme="minorHAnsi" w:cstheme="minorBidi"/>
          <w:sz w:val="22"/>
          <w:szCs w:val="22"/>
          <w:lang w:val="pl-PL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qFormat/>
    <w:rsid w:val="00F911A6"/>
    <w:pPr>
      <w:keepNext/>
      <w:spacing w:before="120" w:after="120" w:line="360" w:lineRule="auto"/>
      <w:jc w:val="left"/>
      <w:outlineLvl w:val="6"/>
      <w:pPrChange w:id="1" w:author="msi" w:date="2026-09-22T12:15:00Z">
        <w:pPr>
          <w:keepNext/>
          <w:spacing w:before="120" w:after="120" w:line="360" w:lineRule="auto"/>
          <w:jc w:val="both"/>
          <w:outlineLvl w:val="6"/>
        </w:pPr>
      </w:pPrChange>
    </w:pPr>
    <w:rPr>
      <w:rFonts w:ascii="Times New Roman" w:hAnsi="Times New Roman"/>
      <w:sz w:val="24"/>
      <w:szCs w:val="20"/>
      <w:rPrChange w:id="1" w:author="msi" w:date="2026-09-22T12:15:00Z">
        <w:rPr>
          <w:sz w:val="24"/>
          <w:lang w:val="tr-TR" w:eastAsia="tr-TR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B322E"/>
    <w:pPr>
      <w:widowControl w:val="0"/>
      <w:suppressAutoHyphens/>
      <w:overflowPunct w:val="0"/>
      <w:autoSpaceDE w:val="0"/>
      <w:spacing w:after="0" w:line="240" w:lineRule="auto"/>
      <w:textAlignment w:val="baseline"/>
    </w:pPr>
    <w:rPr>
      <w:rFonts w:ascii="Times New Roman" w:eastAsia="Times New Roman" w:hAnsi="Times New Roman" w:cs="Calibri"/>
      <w:sz w:val="20"/>
      <w:szCs w:val="20"/>
      <w:lang w:eastAsia="ar-SA"/>
    </w:rPr>
  </w:style>
  <w:style w:type="paragraph" w:styleId="ListParagraph">
    <w:name w:val="List Paragraph"/>
    <w:basedOn w:val="Normal"/>
    <w:uiPriority w:val="34"/>
    <w:qFormat/>
    <w:rsid w:val="009F03CE"/>
    <w:pPr>
      <w:ind w:left="720"/>
      <w:contextualSpacing/>
    </w:pPr>
  </w:style>
  <w:style w:type="paragraph" w:styleId="BodyText2">
    <w:name w:val="Body Text 2"/>
    <w:basedOn w:val="Normal"/>
    <w:link w:val="BodyText2Char"/>
    <w:semiHidden/>
    <w:rsid w:val="00B00DF3"/>
    <w:pPr>
      <w:jc w:val="left"/>
      <w:pPrChange w:id="2" w:author="msi" w:date="2026-09-22T12:15:00Z">
        <w:pPr>
          <w:spacing w:after="120" w:line="480" w:lineRule="auto"/>
          <w:jc w:val="both"/>
        </w:pPr>
      </w:pPrChange>
    </w:pPr>
    <w:rPr>
      <w:rFonts w:ascii="Times New Roman" w:hAnsi="Times New Roman"/>
      <w:sz w:val="22"/>
      <w:szCs w:val="20"/>
      <w:rPrChange w:id="2" w:author="msi" w:date="2026-09-22T12:15:00Z">
        <w:rPr>
          <w:sz w:val="24"/>
          <w:szCs w:val="24"/>
          <w:lang w:val="tr-TR" w:eastAsia="pl-PL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rsid w:val="004A308D"/>
    <w:rPr>
      <w:rFonts w:ascii="Times New Roman" w:eastAsia="Times New Roman" w:hAnsi="Times New Roman" w:cs="Times New Roman"/>
      <w:szCs w:val="20"/>
      <w:lang w:val="tr-TR" w:eastAsia="tr-T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7D7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7D76"/>
    <w:rPr>
      <w:rFonts w:ascii="Segoe UI" w:hAnsi="Segoe UI" w:cs="Segoe UI"/>
      <w:sz w:val="18"/>
      <w:szCs w:val="18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87C3F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87C3F"/>
  </w:style>
  <w:style w:type="paragraph" w:styleId="BodyText3">
    <w:name w:val="Body Text 3"/>
    <w:basedOn w:val="Normal"/>
    <w:link w:val="BodyText3Char"/>
    <w:uiPriority w:val="99"/>
    <w:unhideWhenUsed/>
    <w:rsid w:val="00287C3F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287C3F"/>
    <w:rPr>
      <w:sz w:val="16"/>
      <w:szCs w:val="16"/>
    </w:rPr>
  </w:style>
  <w:style w:type="paragraph" w:styleId="Footer">
    <w:name w:val="footer"/>
    <w:basedOn w:val="Normal"/>
    <w:link w:val="FooterChar"/>
    <w:semiHidden/>
    <w:rsid w:val="00287C3F"/>
    <w:pPr>
      <w:tabs>
        <w:tab w:val="center" w:pos="4536"/>
        <w:tab w:val="right" w:pos="9072"/>
      </w:tabs>
    </w:pPr>
    <w:rPr>
      <w:rFonts w:ascii="Times New Roman" w:hAnsi="Times New Roman"/>
      <w:sz w:val="24"/>
      <w:lang w:eastAsia="pl-PL"/>
    </w:rPr>
  </w:style>
  <w:style w:type="character" w:customStyle="1" w:styleId="FooterChar">
    <w:name w:val="Footer Char"/>
    <w:basedOn w:val="DefaultParagraphFont"/>
    <w:link w:val="Footer"/>
    <w:semiHidden/>
    <w:rsid w:val="00287C3F"/>
    <w:rPr>
      <w:rFonts w:ascii="Times New Roman" w:eastAsia="Times New Roman" w:hAnsi="Times New Roman" w:cs="Times New Roman"/>
      <w:sz w:val="24"/>
      <w:szCs w:val="24"/>
      <w:lang w:eastAsia="pl-PL"/>
    </w:rPr>
  </w:style>
  <w:style w:type="table" w:styleId="TableGrid">
    <w:name w:val="Table Grid"/>
    <w:basedOn w:val="TableNormal"/>
    <w:uiPriority w:val="39"/>
    <w:rsid w:val="00EE25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7Char">
    <w:name w:val="Heading 7 Char"/>
    <w:basedOn w:val="DefaultParagraphFont"/>
    <w:link w:val="Heading7"/>
    <w:rsid w:val="007A2BC8"/>
    <w:rPr>
      <w:rFonts w:ascii="Times New Roman" w:eastAsia="Times New Roman" w:hAnsi="Times New Roman" w:cs="Times New Roman"/>
      <w:sz w:val="24"/>
      <w:szCs w:val="20"/>
      <w:lang w:val="tr-TR" w:eastAsia="tr-TR"/>
    </w:rPr>
  </w:style>
  <w:style w:type="paragraph" w:customStyle="1" w:styleId="DersBasliklar">
    <w:name w:val="Ders Basliklar"/>
    <w:basedOn w:val="Normal"/>
    <w:rsid w:val="00BC32DD"/>
    <w:pPr>
      <w:tabs>
        <w:tab w:val="left" w:pos="3060"/>
      </w:tabs>
      <w:spacing w:before="80" w:after="80"/>
      <w:ind w:left="144"/>
      <w:pPrChange w:id="3" w:author="msi" w:date="2026-09-22T12:15:00Z">
        <w:pPr>
          <w:tabs>
            <w:tab w:val="left" w:pos="3060"/>
          </w:tabs>
          <w:spacing w:before="80" w:after="80"/>
          <w:ind w:left="144"/>
          <w:jc w:val="both"/>
        </w:pPr>
      </w:pPrChange>
    </w:pPr>
    <w:rPr>
      <w:b/>
      <w:bCs/>
      <w:i/>
      <w:sz w:val="16"/>
      <w:rPrChange w:id="3" w:author="msi" w:date="2026-09-22T12:15:00Z">
        <w:rPr>
          <w:rFonts w:ascii="Verdana" w:hAnsi="Verdana"/>
          <w:b/>
          <w:bCs/>
          <w:i/>
          <w:sz w:val="16"/>
          <w:szCs w:val="24"/>
          <w:lang w:val="tr-TR" w:eastAsia="tr-TR" w:bidi="ar-SA"/>
        </w:rPr>
      </w:rPrChange>
    </w:rPr>
  </w:style>
  <w:style w:type="paragraph" w:customStyle="1" w:styleId="DersBilgileri">
    <w:name w:val="Ders Bilgileri"/>
    <w:basedOn w:val="Normal"/>
    <w:rsid w:val="00BC32DD"/>
    <w:pPr>
      <w:spacing w:before="80" w:after="80"/>
      <w:ind w:left="144" w:right="144"/>
      <w:pPrChange w:id="4" w:author="msi" w:date="2026-09-22T12:15:00Z">
        <w:pPr>
          <w:spacing w:before="80" w:after="80"/>
          <w:ind w:left="144" w:right="144"/>
          <w:jc w:val="both"/>
        </w:pPr>
      </w:pPrChange>
    </w:pPr>
    <w:rPr>
      <w:sz w:val="16"/>
      <w:rPrChange w:id="4" w:author="msi" w:date="2026-09-22T12:15:00Z">
        <w:rPr>
          <w:rFonts w:ascii="Verdana" w:hAnsi="Verdana"/>
          <w:sz w:val="16"/>
          <w:szCs w:val="24"/>
          <w:lang w:val="tr-TR" w:eastAsia="tr-TR" w:bidi="ar-SA"/>
        </w:rPr>
      </w:rPrChange>
    </w:rPr>
  </w:style>
  <w:style w:type="paragraph" w:customStyle="1" w:styleId="Basliklar">
    <w:name w:val="Basliklar"/>
    <w:basedOn w:val="Normal"/>
    <w:rsid w:val="00BC32DD"/>
    <w:pPr>
      <w:keepNext/>
      <w:spacing w:before="240" w:after="120"/>
      <w:jc w:val="left"/>
      <w:pPrChange w:id="5" w:author="msi" w:date="2026-09-22T12:15:00Z">
        <w:pPr>
          <w:keepNext/>
          <w:spacing w:before="240" w:after="120"/>
          <w:jc w:val="both"/>
        </w:pPr>
      </w:pPrChange>
    </w:pPr>
    <w:rPr>
      <w:b/>
      <w:rPrChange w:id="5" w:author="msi" w:date="2026-09-22T12:15:00Z">
        <w:rPr>
          <w:rFonts w:ascii="Verdana" w:hAnsi="Verdana"/>
          <w:b/>
          <w:szCs w:val="24"/>
          <w:lang w:val="tr-TR" w:eastAsia="tr-TR" w:bidi="ar-SA"/>
        </w:rPr>
      </w:rPrChange>
    </w:rPr>
  </w:style>
  <w:style w:type="paragraph" w:customStyle="1" w:styleId="Kaynakca">
    <w:name w:val="Kaynakca"/>
    <w:basedOn w:val="Normal"/>
    <w:rsid w:val="00BC32DD"/>
    <w:pPr>
      <w:keepLines/>
      <w:spacing w:before="20" w:after="20"/>
      <w:ind w:left="432" w:hanging="288"/>
      <w:pPrChange w:id="6" w:author="msi" w:date="2026-09-22T12:15:00Z">
        <w:pPr>
          <w:keepLines/>
          <w:spacing w:before="20" w:after="20"/>
          <w:ind w:left="432" w:hanging="288"/>
          <w:jc w:val="both"/>
        </w:pPr>
      </w:pPrChange>
    </w:pPr>
    <w:rPr>
      <w:sz w:val="16"/>
      <w:szCs w:val="20"/>
      <w:lang w:val="en-US"/>
      <w:rPrChange w:id="6" w:author="msi" w:date="2026-09-22T12:15:00Z">
        <w:rPr>
          <w:rFonts w:ascii="Verdana" w:hAnsi="Verdana"/>
          <w:sz w:val="16"/>
          <w:lang w:val="en-US" w:eastAsia="tr-TR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786</Words>
  <Characters>4485</Characters>
  <Application>Microsoft Office Word</Application>
  <DocSecurity>0</DocSecurity>
  <Lines>37</Lines>
  <Paragraphs>10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k.andrzejewska</dc:creator>
  <cp:keywords/>
  <dc:description/>
  <cp:lastModifiedBy>Arthur Souza Rodrigues</cp:lastModifiedBy>
  <cp:revision>1</cp:revision>
  <cp:lastPrinted>2021-08-12T11:36:00Z</cp:lastPrinted>
  <dcterms:created xsi:type="dcterms:W3CDTF">2021-08-25T10:45:00Z</dcterms:created>
  <dcterms:modified xsi:type="dcterms:W3CDTF">2026-09-22T16:15:00Z</dcterms:modified>
</cp:coreProperties>
</file>