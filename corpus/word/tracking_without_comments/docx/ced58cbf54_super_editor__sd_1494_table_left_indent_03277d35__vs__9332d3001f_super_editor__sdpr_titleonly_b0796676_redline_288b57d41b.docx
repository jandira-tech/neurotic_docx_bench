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9017" w14:textId="77777777" w:rsidR="002B15BB" w:rsidRDefault="009F68A8">
      <w:pPr>
        <w:pStyle w:val="Body"/>
        <w:rPr>
          <w:ins w:id="10" w:author="Nick Bernal" w:date="2026-08-03T22:22:00Z" w16du:dateUtc="2026-08-04T02:22:00Z"/>
        </w:rPr>
      </w:pPr>
      <w:ins w:id="11" w:author="Nick Bernal" w:date="2026-08-03T22:22:00Z" w16du:dateUtc="2026-08-04T02:22:00Z">
        <w:r>
          <w:rPr>
            <w:rFonts w:ascii="Roboto Light" w:eastAsia="Roboto Light" w:hAnsi="Roboto Light" w:cs="Roboto Light"/>
            <w:color w:val="999999"/>
            <w:sz w:val="32"/>
          </w:rPr>
          <w:t>Press release</w:t>
        </w:r>
      </w:ins>
    </w:p>
    <w:p w14:paraId="3844B06D" w14:textId="09C11E6E" w:rsidR="002B15BB" w:rsidRDefault="009F68A8">
      <w:pPr>
        <w:pStyle w:val="Body"/>
        <w:rPr>
          <w:ins w:id="12" w:author="Nick Bernal" w:date="2026-08-03T22:22:00Z" w16du:dateUtc="2026-08-04T02:22:00Z"/>
        </w:rPr>
      </w:pPr>
      <w:ins w:id="13" w:author="Nick Bernal" w:date="2026-08-03T22:22:00Z" w16du:dateUtc="2026-08-04T02:22:00Z">
        <w:r>
          <w:rPr>
            <w:rFonts w:ascii="Roboto" w:eastAsia="Roboto" w:hAnsi="Roboto" w:cs="Roboto"/>
            <w:b/>
            <w:sz w:val="44"/>
          </w:rPr>
          <w:t>Harbour</w:t>
        </w:r>
      </w:ins>
    </w:p>
    <w:p w14:paraId="06D362D2" w14:textId="69FA39DC" w:rsidR="00AA6D4A" w:rsidRDefault="009F68A8">
      <w:pPr>
        <w:rPr>
          <w:del w:id="14" w:author="Nick Bernal" w:date="2026-08-03T22:22:00Z" w16du:dateUtc="2026-08-04T02:22:00Z"/>
        </w:rPr>
      </w:pPr>
      <w:ins w:id="15" w:author="Nick Bernal" w:date="2026-08-03T22:22:00Z" w16du:dateUtc="2026-08-04T02:22:00Z">
        <w:r>
          <w:rPr>
            <w:rFonts w:eastAsia="Arial" w:cs="Arial"/>
          </w:rPr>
          <w:t>For all the capabilities</w:t>
        </w:r>
      </w:ins>
      <w:del w:id="16" w:author="Nick Bernal" w:date="2026-08-03T22:22:00Z" w16du:dateUtc="2026-08-04T02:22:00Z">
        <w:r w:rsidR="007523AB">
          <w:delText>Table with left indent 1”</w:delText>
        </w:r>
      </w:del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rPr>
          <w:del w:id="17" w:author="Nick Bernal" w:date="2026-08-03T22:22:00Z" w16du:dateUtc="2026-08-04T02:22:00Z"/>
        </w:trPr>
        <w:tc>
          <w:tcPr>
            <w:tcW w:w="3116" w:type="dxa"/>
          </w:tcPr>
          <w:p w14:paraId="7982D19E" w14:textId="77777777" w:rsidR="007523AB" w:rsidRDefault="007523AB">
            <w:pPr>
              <w:rPr>
                <w:del w:id="18" w:author="Nick Bernal" w:date="2026-08-03T22:22:00Z" w16du:dateUtc="2026-08-04T02:22:00Z"/>
              </w:rPr>
            </w:pPr>
          </w:p>
        </w:tc>
        <w:tc>
          <w:tcPr>
            <w:tcW w:w="3117" w:type="dxa"/>
          </w:tcPr>
          <w:p w14:paraId="2AB096B5" w14:textId="77777777" w:rsidR="007523AB" w:rsidRDefault="007523AB">
            <w:pPr>
              <w:rPr>
                <w:del w:id="19" w:author="Nick Bernal" w:date="2026-08-03T22:22:00Z" w16du:dateUtc="2026-08-04T02:22:00Z"/>
              </w:rPr>
            </w:pPr>
          </w:p>
        </w:tc>
        <w:tc>
          <w:tcPr>
            <w:tcW w:w="3117" w:type="dxa"/>
          </w:tcPr>
          <w:p w14:paraId="53925E6B" w14:textId="77777777" w:rsidR="007523AB" w:rsidRDefault="007523AB">
            <w:pPr>
              <w:rPr>
                <w:del w:id="20" w:author="Nick Bernal" w:date="2026-08-03T22:22:00Z" w16du:dateUtc="2026-08-04T02:22:00Z"/>
              </w:rPr>
            </w:pPr>
          </w:p>
        </w:tc>
      </w:tr>
      <w:tr w:rsidR="007523AB" w14:paraId="26E07C29" w14:textId="77777777" w:rsidTr="007523AB">
        <w:trPr>
          <w:del w:id="21" w:author="Nick Bernal" w:date="2026-08-03T22:22:00Z" w16du:dateUtc="2026-08-04T02:22:00Z"/>
        </w:trPr>
        <w:tc>
          <w:tcPr>
            <w:tcW w:w="3116" w:type="dxa"/>
          </w:tcPr>
          <w:p w14:paraId="0C1CAFF5" w14:textId="77777777" w:rsidR="007523AB" w:rsidRDefault="007523AB">
            <w:pPr>
              <w:rPr>
                <w:del w:id="22" w:author="Nick Bernal" w:date="2026-08-03T22:22:00Z" w16du:dateUtc="2026-08-04T02:22:00Z"/>
              </w:rPr>
            </w:pPr>
          </w:p>
        </w:tc>
        <w:tc>
          <w:tcPr>
            <w:tcW w:w="3117" w:type="dxa"/>
          </w:tcPr>
          <w:p w14:paraId="43970D71" w14:textId="77777777" w:rsidR="007523AB" w:rsidRDefault="007523AB">
            <w:pPr>
              <w:rPr>
                <w:del w:id="23" w:author="Nick Bernal" w:date="2026-08-03T22:22:00Z" w16du:dateUtc="2026-08-04T02:22:00Z"/>
              </w:rPr>
            </w:pPr>
          </w:p>
        </w:tc>
        <w:tc>
          <w:tcPr>
            <w:tcW w:w="3117" w:type="dxa"/>
          </w:tcPr>
          <w:p w14:paraId="14EB6DD0" w14:textId="77777777" w:rsidR="007523AB" w:rsidRDefault="007523AB">
            <w:pPr>
              <w:rPr>
                <w:del w:id="24" w:author="Nick Bernal" w:date="2026-08-03T22:22:00Z" w16du:dateUtc="2026-08-04T02:22:00Z"/>
              </w:rPr>
            </w:pPr>
          </w:p>
        </w:tc>
      </w:tr>
    </w:tbl>
    <w:p w14:paraId="45BEBAB2" w14:textId="77777777" w:rsidR="007523AB" w:rsidRDefault="007523AB">
      <w:pPr>
        <w:rPr>
          <w:del w:id="25" w:author="Nick Bernal" w:date="2026-08-03T22:22:00Z" w16du:dateUtc="2026-08-04T02:22:00Z"/>
        </w:rPr>
      </w:pPr>
    </w:p>
    <w:p w14:paraId="2C60F655" w14:textId="77777777" w:rsidR="007523AB" w:rsidRDefault="007523AB">
      <w:pPr>
        <w:rPr>
          <w:del w:id="26" w:author="Nick Bernal" w:date="2026-08-03T22:22:00Z" w16du:dateUtc="2026-08-04T02:22:00Z"/>
        </w:rPr>
      </w:pPr>
    </w:p>
    <w:p w14:paraId="360CD8D0" w14:textId="04778A4E" w:rsidR="007523AB" w:rsidRDefault="007523AB">
      <w:pPr>
        <w:rPr>
          <w:del w:id="27" w:author="Nick Bernal" w:date="2026-08-03T22:22:00Z" w16du:dateUtc="2026-08-04T02:22:00Z"/>
        </w:rPr>
      </w:pPr>
      <w:del w:id="28" w:author="Nick Bernal" w:date="2026-08-03T22:22:00Z" w16du:dateUtc="2026-08-04T02:22:00Z">
        <w:r>
          <w:delText>Table with no left indent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rPr>
          <w:del w:id="29" w:author="Nick Bernal" w:date="2026-08-03T22:22:00Z" w16du:dateUtc="2026-08-04T02:22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del w:id="30" w:author="Nick Bernal" w:date="2026-08-03T22:22:00Z" w16du:dateUtc="2026-08-04T02:22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del w:id="31" w:author="Nick Bernal" w:date="2026-08-03T22:22:00Z" w16du:dateUtc="2026-08-04T02:22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del w:id="32" w:author="Nick Bernal" w:date="2026-08-03T22:22:00Z" w16du:dateUtc="2026-08-04T02:22:00Z"/>
              </w:rPr>
            </w:pPr>
          </w:p>
        </w:tc>
      </w:tr>
      <w:tr w:rsidR="007523AB" w14:paraId="2E703C72" w14:textId="77777777" w:rsidTr="007523AB">
        <w:trPr>
          <w:del w:id="33" w:author="Nick Bernal" w:date="2026-08-03T22:22:00Z" w16du:dateUtc="2026-08-04T02:22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del w:id="34" w:author="Nick Bernal" w:date="2026-08-03T22:22:00Z" w16du:dateUtc="2026-08-04T02:22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del w:id="35" w:author="Nick Bernal" w:date="2026-08-03T22:22:00Z" w16du:dateUtc="2026-08-04T02:22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del w:id="36" w:author="Nick Bernal" w:date="2026-08-03T22:22:00Z" w16du:dateUtc="2026-08-04T02:22:00Z"/>
              </w:rPr>
            </w:pPr>
          </w:p>
        </w:tc>
      </w:tr>
    </w:tbl>
    <w:p w14:paraId="389E245A" w14:textId="77777777" w:rsidR="007523AB" w:rsidRDefault="007523AB" w:rsidP="00A9593C">
      <w:pPr>
        <w:pStyle w:val="Body"/>
        <w:pPrChange w:id="37" w:author="Nick Bernal" w:date="2026-08-03T22:22:00Z" w16du:dateUtc="2026-08-04T02:22:00Z">
          <w:pPr/>
        </w:pPrChange>
      </w:pPr>
    </w:p>
    <w:sectPr w:rsidR="007523A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40" w:author="Nick Bernal" w:date="2026-08-03T22:22:00Z" w16du:dateUtc="2026-08-04T02:22:00Z">
        <w:sectPr w:rsidR="007523AB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E357C" w14:textId="77777777" w:rsidR="009F68A8" w:rsidRDefault="009F68A8">
      <w:pPr>
        <w:pPrChange w:id="8" w:author="Nick Bernal" w:date="2026-08-03T22:22:00Z" w16du:dateUtc="2026-08-04T02:22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21016D57" w14:textId="77777777" w:rsidR="009F68A8" w:rsidRDefault="009F68A8">
      <w:pPr>
        <w:pPrChange w:id="9" w:author="Nick Bernal" w:date="2026-08-03T22:22:00Z" w16du:dateUtc="2026-08-04T02:22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8D162" w14:textId="77777777" w:rsidR="00DA3B89" w:rsidRDefault="00DA3B89">
    <w:pPr>
      <w:pPrChange w:id="39" w:author="Nick Bernal" w:date="2026-08-03T22:22:00Z" w16du:dateUtc="2026-08-04T02:2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2BB85" w14:textId="77777777" w:rsidR="009F68A8" w:rsidRDefault="009F68A8">
      <w:pPr>
        <w:pPrChange w:id="6" w:author="Nick Bernal" w:date="2026-08-03T22:22:00Z" w16du:dateUtc="2026-08-04T02:22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F789D1B" w14:textId="77777777" w:rsidR="009F68A8" w:rsidRDefault="009F68A8">
      <w:pPr>
        <w:pPrChange w:id="7" w:author="Nick Bernal" w:date="2026-08-03T22:22:00Z" w16du:dateUtc="2026-08-04T02:22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FCC1" w14:textId="77777777" w:rsidR="00DA3B89" w:rsidRDefault="00DA3B89">
    <w:pPr>
      <w:pPrChange w:id="38" w:author="Nick Bernal" w:date="2026-08-03T22:22:00Z" w16du:dateUtc="2026-08-04T02:2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806"/>
    <w:multiLevelType w:val="hybridMultilevel"/>
    <w:tmpl w:val="CBE22B7A"/>
    <w:styleLink w:val="ImportedStyle1"/>
    <w:lvl w:ilvl="0" w:tplc="614ABEEA">
      <w:start w:val="1"/>
      <w:numFmt w:val="bullet"/>
      <w:lvlText w:val="●"/>
      <w:lvlJc w:val="left"/>
      <w:pPr>
        <w:ind w:left="6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BC685A4E">
      <w:start w:val="1"/>
      <w:numFmt w:val="bullet"/>
      <w:lvlText w:val="○"/>
      <w:lvlJc w:val="left"/>
      <w:pPr>
        <w:ind w:left="14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 w:tplc="EC006104">
      <w:start w:val="1"/>
      <w:numFmt w:val="bullet"/>
      <w:lvlText w:val="■"/>
      <w:lvlJc w:val="left"/>
      <w:pPr>
        <w:ind w:left="21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 w:tplc="629EAB3E">
      <w:start w:val="1"/>
      <w:numFmt w:val="bullet"/>
      <w:lvlText w:val="●"/>
      <w:lvlJc w:val="left"/>
      <w:pPr>
        <w:ind w:left="28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 w:tplc="EDD24FA6">
      <w:start w:val="1"/>
      <w:numFmt w:val="bullet"/>
      <w:lvlText w:val="○"/>
      <w:lvlJc w:val="left"/>
      <w:pPr>
        <w:ind w:left="35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 w:tplc="07966250">
      <w:start w:val="1"/>
      <w:numFmt w:val="bullet"/>
      <w:lvlText w:val="■"/>
      <w:lvlJc w:val="left"/>
      <w:pPr>
        <w:ind w:left="42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 w:tplc="1D56E780">
      <w:start w:val="1"/>
      <w:numFmt w:val="bullet"/>
      <w:lvlText w:val="●"/>
      <w:lvlJc w:val="left"/>
      <w:pPr>
        <w:ind w:left="50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 w:tplc="A74C91C6">
      <w:start w:val="1"/>
      <w:numFmt w:val="bullet"/>
      <w:lvlText w:val="○"/>
      <w:lvlJc w:val="left"/>
      <w:pPr>
        <w:ind w:left="57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 w:tplc="BBB0C958">
      <w:start w:val="1"/>
      <w:numFmt w:val="bullet"/>
      <w:lvlText w:val="■"/>
      <w:lvlJc w:val="left"/>
      <w:pPr>
        <w:ind w:left="64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2B23E17"/>
    <w:multiLevelType w:val="hybridMultilevel"/>
    <w:tmpl w:val="CBE22B7A"/>
    <w:numStyleLink w:val="ImportedStyle1"/>
  </w:abstractNum>
  <w:num w:numId="1" w16cid:durableId="512574048">
    <w:abstractNumId w:val="0"/>
  </w:num>
  <w:num w:numId="2" w16cid:durableId="6403314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B"/>
    <w:rsid w:val="00112874"/>
    <w:rsid w:val="0013590C"/>
    <w:rsid w:val="001B1011"/>
    <w:rsid w:val="00231B48"/>
    <w:rsid w:val="002B15BB"/>
    <w:rsid w:val="005F58DF"/>
    <w:rsid w:val="007523AB"/>
    <w:rsid w:val="008C31CE"/>
    <w:rsid w:val="008D547F"/>
    <w:rsid w:val="009F68A8"/>
    <w:rsid w:val="00A9593C"/>
    <w:rsid w:val="00AA6D4A"/>
    <w:rsid w:val="00B103FF"/>
    <w:rsid w:val="00CF5EA7"/>
    <w:rsid w:val="00D33CA6"/>
    <w:rsid w:val="00DA3B89"/>
    <w:rsid w:val="00DE473F"/>
    <w:rsid w:val="00E214B2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EEC4D"/>
  <w15:chartTrackingRefBased/>
  <w15:docId w15:val="{A269A41B-8060-7745-ADD4-507A6363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pPrChange w:id="0" w:author="Nick Bernal" w:date="2026-08-03T22:22:00Z">
        <w:pPr>
          <w:spacing w:after="160" w:line="278" w:lineRule="auto"/>
        </w:pPr>
      </w:pPrChange>
    </w:pPr>
    <w:rPr>
      <w:rFonts w:ascii="Times New Roman" w:eastAsia="Arial Unicode MS" w:hAnsi="Times New Roman" w:cs="Times New Roman"/>
      <w:kern w:val="0"/>
      <w:bdr w:val="nil"/>
      <w14:ligatures w14:val="none"/>
      <w:rPrChange w:id="0" w:author="Nick Bernal" w:date="2026-08-03T22:22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Left">
    <w:name w:val="HeadingLeft"/>
    <w:basedOn w:val="Normal"/>
    <w:next w:val="Normal"/>
    <w:qFormat/>
    <w:rsid w:val="00CF5EA7"/>
    <w:rPr>
      <w:b/>
      <w:bCs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  <w:pPrChange w:id="1" w:author="Nick Bernal" w:date="2026-08-03T22:22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" w:author="Nick Bernal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bdr w:val="nil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523AB"/>
    <w:rPr>
      <w:rFonts w:asciiTheme="majorHAnsi" w:eastAsiaTheme="majorEastAsia" w:hAnsiTheme="majorHAnsi" w:cstheme="majorBidi"/>
      <w:spacing w:val="-10"/>
      <w:kern w:val="28"/>
      <w:sz w:val="56"/>
      <w:szCs w:val="56"/>
      <w:bdr w:val="nil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  <w:pPrChange w:id="2" w:author="Nick Bernal" w:date="2026-08-03T22:22:00Z">
        <w:pPr>
          <w:numPr>
            <w:ilvl w:val="1"/>
          </w:numPr>
          <w:pBdr>
            <w:top w:val="nil"/>
            <w:left w:val="nil"/>
            <w:bottom w:val="nil"/>
            <w:right w:val="nil"/>
            <w:between w:val="nil"/>
            <w:bar w:val="nil"/>
          </w:pBdr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2" w:author="Nick Bernal" w:date="2026-08-03T22:22:00Z">
        <w:rPr>
          <w:rFonts w:eastAsiaTheme="majorEastAsia" w:cstheme="majorBidi"/>
          <w:color w:val="595959" w:themeColor="text1" w:themeTint="A6"/>
          <w:spacing w:val="15"/>
          <w:sz w:val="28"/>
          <w:szCs w:val="28"/>
          <w:bdr w:val="nil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523AB"/>
    <w:rPr>
      <w:rFonts w:eastAsiaTheme="majorEastAsia" w:cstheme="majorBidi"/>
      <w:color w:val="595959" w:themeColor="text1" w:themeTint="A6"/>
      <w:spacing w:val="15"/>
      <w:kern w:val="0"/>
      <w:sz w:val="28"/>
      <w:szCs w:val="28"/>
      <w:bdr w:val="nil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A3B89"/>
    <w:rPr>
      <w:u w:val="single"/>
    </w:rPr>
  </w:style>
  <w:style w:type="paragraph" w:customStyle="1" w:styleId="HeaderampampFooter">
    <w:name w:val="Header &amp;amp;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  <w:pPrChange w:id="3" w:author="Nick Bernal" w:date="2026-08-03T22:22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tabs>
            <w:tab w:val="right" w:pos="9020"/>
          </w:tabs>
        </w:pPr>
      </w:pPrChange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  <w:rPrChange w:id="3" w:author="Nick Bernal" w:date="2026-08-03T22:22:00Z">
        <w:rPr>
          <w:rFonts w:ascii="Helvetica Neue" w:eastAsia="Arial Unicode MS" w:hAnsi="Helvetica Neue" w:cs="Arial Unicode MS"/>
          <w:color w:val="000000"/>
          <w:sz w:val="24"/>
          <w:szCs w:val="24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pPrChange w:id="4" w:author="Nick Bernal" w:date="2026-08-03T22:22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line="276" w:lineRule="auto"/>
        </w:pPr>
      </w:pPrChange>
    </w:pPr>
    <w:rPr>
      <w:rFonts w:ascii="Arial" w:eastAsia="Arial Unicode MS" w:hAnsi="Arial" w:cs="Arial Unicode MS"/>
      <w:color w:val="000000"/>
      <w:kern w:val="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  <w:rPrChange w:id="4" w:author="Nick Bernal" w:date="2026-08-03T22:22:00Z">
        <w:rPr>
          <w:rFonts w:ascii="Arial" w:eastAsia="Arial Unicode MS" w:hAnsi="Arial" w:cs="Arial Unicode MS"/>
          <w:color w:val="000000"/>
          <w:sz w:val="22"/>
          <w:szCs w:val="22"/>
          <w:u w:color="000000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character" w:customStyle="1" w:styleId="None">
    <w:name w:val="None"/>
    <w:rsid w:val="00DA3B89"/>
  </w:style>
  <w:style w:type="character" w:customStyle="1" w:styleId="Hyperlink0">
    <w:name w:val="Hyperlink.0"/>
    <w:basedOn w:val="None"/>
    <w:rsid w:val="00DA3B89"/>
    <w:rPr>
      <w:u w:val="single"/>
    </w:rPr>
  </w:style>
  <w:style w:type="character" w:customStyle="1" w:styleId="Hyperlink1">
    <w:name w:val="Hyperlink.1"/>
    <w:basedOn w:val="None"/>
    <w:rsid w:val="00DA3B89"/>
    <w:rPr>
      <w:outline w:val="0"/>
      <w:color w:val="1155CC"/>
      <w:u w:val="single" w:color="1155CC"/>
    </w:rPr>
  </w:style>
  <w:style w:type="numbering" w:customStyle="1" w:styleId="ImportedStyle1">
    <w:name w:val="Imported Style 1"/>
    <w:rsid w:val="00DA3B89"/>
    <w:pPr>
      <w:numPr>
        <w:numId w:val="1"/>
      </w:numPr>
    </w:pPr>
  </w:style>
  <w:style w:type="character" w:customStyle="1" w:styleId="Hyperlink2">
    <w:name w:val="Hyperlink.2"/>
    <w:basedOn w:val="None"/>
    <w:rsid w:val="00DA3B89"/>
    <w:rPr>
      <w:outline w:val="0"/>
      <w:color w:val="1155CC"/>
      <w:sz w:val="24"/>
      <w:szCs w:val="24"/>
      <w:u w:val="single" w:color="1155CC"/>
    </w:rPr>
  </w:style>
  <w:style w:type="paragraph" w:styleId="Revision">
    <w:name w:val="Revision"/>
    <w:hidden/>
    <w:uiPriority w:val="99"/>
    <w:semiHidden/>
    <w:rsid w:val="00B103FF"/>
    <w:pPr>
      <w:spacing w:after="0" w:line="240" w:lineRule="auto"/>
      <w:pPrChange w:id="5" w:author="Nick Bernal" w:date="2026-08-03T22:22:00Z">
        <w:pPr/>
      </w:pPrChange>
    </w:pPr>
    <w:rPr>
      <w:rFonts w:ascii="Times New Roman" w:eastAsia="Arial Unicode MS" w:hAnsi="Times New Roman" w:cs="Times New Roman"/>
      <w:kern w:val="0"/>
      <w:bdr w:val="nil"/>
      <w14:ligatures w14:val="none"/>
      <w:rPrChange w:id="5" w:author="Nick Bernal" w:date="2026-08-03T22:22:00Z">
        <w:rPr>
          <w:rFonts w:eastAsia="Arial Unicode MS"/>
          <w:sz w:val="24"/>
          <w:szCs w:val="24"/>
          <w:bdr w:val="nil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DA3B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3B89"/>
  </w:style>
  <w:style w:type="paragraph" w:styleId="Footer">
    <w:name w:val="footer"/>
    <w:basedOn w:val="Normal"/>
    <w:link w:val="FooterChar"/>
    <w:uiPriority w:val="99"/>
    <w:unhideWhenUsed/>
    <w:rsid w:val="00DA3B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3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Burton</dc:creator>
  <cp:keywords/>
  <dc:description/>
  <cp:lastModifiedBy>Arthur Souza Rodrigues</cp:lastModifiedBy>
  <cp:revision>1</cp:revision>
  <dcterms:created xsi:type="dcterms:W3CDTF">2026-01-14T17:05:00Z</dcterms:created>
  <dcterms:modified xsi:type="dcterms:W3CDTF">2026-08-04T02:22:00Z</dcterms:modified>
</cp:coreProperties>
</file>