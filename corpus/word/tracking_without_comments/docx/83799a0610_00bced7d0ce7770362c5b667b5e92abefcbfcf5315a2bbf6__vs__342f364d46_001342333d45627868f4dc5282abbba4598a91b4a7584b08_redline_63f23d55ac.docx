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8635D4" w14:textId="77777777" w:rsidR="00C73A2D" w:rsidRPr="00854C26" w:rsidRDefault="00854C26" w:rsidP="0061350B">
      <w:pPr>
        <w:spacing w:before="360" w:after="240"/>
        <w:jc w:val="center"/>
        <w:rPr>
          <w:ins w:id="7" w:author="Pribil-Kövesdy Döníz" w:date="2026-09-22T12:44:00Z" w16du:dateUtc="2026-09-22T16:44:00Z"/>
          <w:rFonts w:cstheme="minorHAnsi"/>
          <w:b/>
          <w:smallCaps/>
          <w:sz w:val="32"/>
          <w:szCs w:val="32"/>
        </w:rPr>
      </w:pPr>
      <w:ins w:id="8" w:author="Pribil-Kövesdy Döníz" w:date="2026-09-22T12:44:00Z" w16du:dateUtc="2026-09-22T16:44: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7CCBAEC6" w14:textId="77777777" w:rsidR="00854C26" w:rsidRPr="00854C26" w:rsidRDefault="00854C26" w:rsidP="0061350B">
      <w:pPr>
        <w:spacing w:before="360" w:after="300"/>
        <w:rPr>
          <w:ins w:id="9" w:author="Pribil-Kövesdy Döníz" w:date="2026-09-22T12:44:00Z" w16du:dateUtc="2026-09-22T16:44:00Z"/>
          <w:sz w:val="28"/>
          <w:szCs w:val="28"/>
        </w:rPr>
      </w:pPr>
      <w:ins w:id="10" w:author="Pribil-Kövesdy Döníz" w:date="2026-09-22T12:44:00Z" w16du:dateUtc="2026-09-22T16:44: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2"/>
        <w:gridCol w:w="11212"/>
      </w:tblGrid>
      <w:tr w:rsidR="00854C26" w14:paraId="624E5DEF" w14:textId="77777777" w:rsidTr="00AD06DF">
        <w:trPr>
          <w:ins w:id="11" w:author="Pribil-Kövesdy Döníz" w:date="2026-09-22T12:44:00Z" w16du:dateUtc="2026-09-22T16:44:00Z"/>
        </w:trPr>
        <w:tc>
          <w:tcPr>
            <w:tcW w:w="2802" w:type="dxa"/>
          </w:tcPr>
          <w:p w14:paraId="2CFCDAF1" w14:textId="77777777" w:rsidR="00854C26" w:rsidRDefault="00854C26" w:rsidP="00391C9E">
            <w:pPr>
              <w:rPr>
                <w:ins w:id="12" w:author="Pribil-Kövesdy Döníz" w:date="2026-09-22T12:44:00Z" w16du:dateUtc="2026-09-22T16:44:00Z"/>
              </w:rPr>
            </w:pPr>
            <w:ins w:id="13" w:author="Pribil-Kövesdy Döníz" w:date="2026-09-22T12:44:00Z" w16du:dateUtc="2026-09-22T16:44:00Z">
              <w:r>
                <w:t>Név</w:t>
              </w:r>
            </w:ins>
          </w:p>
        </w:tc>
        <w:tc>
          <w:tcPr>
            <w:tcW w:w="11340" w:type="dxa"/>
          </w:tcPr>
          <w:p w14:paraId="7B681083" w14:textId="77777777" w:rsidR="00854C26" w:rsidRDefault="00854C26" w:rsidP="00391C9E">
            <w:pPr>
              <w:rPr>
                <w:ins w:id="14" w:author="Pribil-Kövesdy Döníz" w:date="2026-09-22T12:44:00Z" w16du:dateUtc="2026-09-22T16:44:00Z"/>
              </w:rPr>
            </w:pPr>
          </w:p>
        </w:tc>
      </w:tr>
      <w:tr w:rsidR="00854C26" w14:paraId="6EEE06D4" w14:textId="77777777" w:rsidTr="00AD06DF">
        <w:trPr>
          <w:ins w:id="15" w:author="Pribil-Kövesdy Döníz" w:date="2026-09-22T12:44:00Z" w16du:dateUtc="2026-09-22T16:44:00Z"/>
        </w:trPr>
        <w:tc>
          <w:tcPr>
            <w:tcW w:w="2802" w:type="dxa"/>
          </w:tcPr>
          <w:p w14:paraId="73768CB0" w14:textId="77777777" w:rsidR="00854C26" w:rsidRDefault="00F520F7" w:rsidP="00F520F7">
            <w:pPr>
              <w:rPr>
                <w:ins w:id="16" w:author="Pribil-Kövesdy Döníz" w:date="2026-09-22T12:44:00Z" w16du:dateUtc="2026-09-22T16:44:00Z"/>
              </w:rPr>
            </w:pPr>
            <w:ins w:id="17" w:author="Pribil-Kövesdy Döníz" w:date="2026-09-22T12:44:00Z" w16du:dateUtc="2026-09-22T16:44:00Z">
              <w:r>
                <w:t>B</w:t>
              </w:r>
              <w:r w:rsidR="00854C26">
                <w:t>eosztás</w:t>
              </w:r>
            </w:ins>
          </w:p>
        </w:tc>
        <w:tc>
          <w:tcPr>
            <w:tcW w:w="11340" w:type="dxa"/>
          </w:tcPr>
          <w:p w14:paraId="2600273D" w14:textId="77777777" w:rsidR="00854C26" w:rsidRDefault="00854C26" w:rsidP="00391C9E">
            <w:pPr>
              <w:rPr>
                <w:ins w:id="18" w:author="Pribil-Kövesdy Döníz" w:date="2026-09-22T12:44:00Z" w16du:dateUtc="2026-09-22T16:44:00Z"/>
              </w:rPr>
            </w:pPr>
          </w:p>
        </w:tc>
      </w:tr>
    </w:tbl>
    <w:p w14:paraId="3C88F1A5" w14:textId="77777777" w:rsidR="00854C26" w:rsidRPr="00854C26" w:rsidRDefault="00854C26" w:rsidP="0061350B">
      <w:pPr>
        <w:spacing w:before="360"/>
        <w:rPr>
          <w:ins w:id="19" w:author="Pribil-Kövesdy Döníz" w:date="2026-09-22T12:44:00Z" w16du:dateUtc="2026-09-22T16:44:00Z"/>
          <w:sz w:val="28"/>
          <w:szCs w:val="28"/>
        </w:rPr>
      </w:pPr>
      <w:ins w:id="20" w:author="Pribil-Kövesdy Döníz" w:date="2026-09-22T12:44:00Z" w16du:dateUtc="2026-09-22T16:44: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4"/>
        <w:gridCol w:w="11210"/>
      </w:tblGrid>
      <w:tr w:rsidR="00854C26" w14:paraId="033D89D2" w14:textId="77777777" w:rsidTr="0061350B">
        <w:trPr>
          <w:trHeight w:val="1168"/>
          <w:ins w:id="21" w:author="Pribil-Kövesdy Döníz" w:date="2026-09-22T12:44:00Z" w16du:dateUtc="2026-09-22T16:44:00Z"/>
        </w:trPr>
        <w:tc>
          <w:tcPr>
            <w:tcW w:w="2802" w:type="dxa"/>
          </w:tcPr>
          <w:p w14:paraId="6CAB1FBB" w14:textId="77777777" w:rsidR="00854C26" w:rsidRDefault="00A236F9" w:rsidP="00391C9E">
            <w:pPr>
              <w:rPr>
                <w:ins w:id="22" w:author="Pribil-Kövesdy Döníz" w:date="2026-09-22T12:44:00Z" w16du:dateUtc="2026-09-22T16:44:00Z"/>
              </w:rPr>
            </w:pPr>
            <w:ins w:id="23" w:author="Pribil-Kövesdy Döníz" w:date="2026-09-22T12:44:00Z" w16du:dateUtc="2026-09-22T16:44:00Z">
              <w:r>
                <w:t>Mobilitás típusa</w:t>
              </w:r>
            </w:ins>
          </w:p>
          <w:p w14:paraId="7BED2C23" w14:textId="77777777" w:rsidR="00A236F9" w:rsidRDefault="00A236F9" w:rsidP="00391C9E">
            <w:pPr>
              <w:rPr>
                <w:ins w:id="24" w:author="Pribil-Kövesdy Döníz" w:date="2026-09-22T12:44:00Z" w16du:dateUtc="2026-09-22T16:44:00Z"/>
              </w:rPr>
            </w:pPr>
            <w:ins w:id="25" w:author="Pribil-Kövesdy Döníz" w:date="2026-09-22T12:44:00Z" w16du:dateUtc="2026-09-22T16:44:00Z">
              <w:r>
                <w:t>(nem helyes törlendő)</w:t>
              </w:r>
            </w:ins>
          </w:p>
        </w:tc>
        <w:tc>
          <w:tcPr>
            <w:tcW w:w="11340" w:type="dxa"/>
          </w:tcPr>
          <w:p w14:paraId="54C3276F" w14:textId="77777777" w:rsidR="00854C26" w:rsidRDefault="00A236F9" w:rsidP="00391C9E">
            <w:pPr>
              <w:pStyle w:val="ListParagraph"/>
              <w:numPr>
                <w:ilvl w:val="0"/>
                <w:numId w:val="1"/>
              </w:numPr>
              <w:rPr>
                <w:ins w:id="26" w:author="Pribil-Kövesdy Döníz" w:date="2026-09-22T12:44:00Z" w16du:dateUtc="2026-09-22T16:44:00Z"/>
              </w:rPr>
            </w:pPr>
            <w:ins w:id="27" w:author="Pribil-Kövesdy Döníz" w:date="2026-09-22T12:44:00Z" w16du:dateUtc="2026-09-22T16:44:00Z">
              <w:r>
                <w:t>szakmai továbbképzés</w:t>
              </w:r>
            </w:ins>
          </w:p>
          <w:p w14:paraId="5DCCBCBE" w14:textId="77777777" w:rsidR="00A236F9" w:rsidRDefault="00A236F9" w:rsidP="00391C9E">
            <w:pPr>
              <w:pStyle w:val="ListParagraph"/>
              <w:numPr>
                <w:ilvl w:val="0"/>
                <w:numId w:val="1"/>
              </w:numPr>
              <w:rPr>
                <w:ins w:id="28" w:author="Pribil-Kövesdy Döníz" w:date="2026-09-22T12:44:00Z" w16du:dateUtc="2026-09-22T16:44:00Z"/>
              </w:rPr>
            </w:pPr>
            <w:ins w:id="29" w:author="Pribil-Kövesdy Döníz" w:date="2026-09-22T12:44:00Z" w16du:dateUtc="2026-09-22T16:44:00Z">
              <w:r>
                <w:t>nyelvtanfolyam</w:t>
              </w:r>
            </w:ins>
          </w:p>
          <w:p w14:paraId="1271A2B0" w14:textId="77777777" w:rsidR="00A236F9" w:rsidRDefault="00F520F7" w:rsidP="00391C9E">
            <w:pPr>
              <w:pStyle w:val="ListParagraph"/>
              <w:numPr>
                <w:ilvl w:val="0"/>
                <w:numId w:val="1"/>
              </w:numPr>
              <w:rPr>
                <w:ins w:id="30" w:author="Pribil-Kövesdy Döníz" w:date="2026-09-22T12:44:00Z" w16du:dateUtc="2026-09-22T16:44:00Z"/>
              </w:rPr>
            </w:pPr>
            <w:ins w:id="31" w:author="Pribil-Kövesdy Döníz" w:date="2026-09-22T12:44:00Z" w16du:dateUtc="2026-09-22T16:44:00Z">
              <w:r>
                <w:t xml:space="preserve">szakmai látogatás </w:t>
              </w:r>
              <w:r w:rsidR="00A236F9">
                <w:t>(job shadowing)</w:t>
              </w:r>
            </w:ins>
          </w:p>
          <w:p w14:paraId="2C7AEF5D" w14:textId="77777777" w:rsidR="00A236F9" w:rsidRDefault="00A236F9" w:rsidP="00391C9E">
            <w:pPr>
              <w:pStyle w:val="ListParagraph"/>
              <w:numPr>
                <w:ilvl w:val="0"/>
                <w:numId w:val="1"/>
              </w:numPr>
              <w:rPr>
                <w:ins w:id="32" w:author="Pribil-Kövesdy Döníz" w:date="2026-09-22T12:44:00Z" w16du:dateUtc="2026-09-22T16:44:00Z"/>
              </w:rPr>
            </w:pPr>
            <w:ins w:id="33" w:author="Pribil-Kövesdy Döníz" w:date="2026-09-22T12:44:00Z" w16du:dateUtc="2026-09-22T16:44:00Z">
              <w:r>
                <w:t>oktatási tevékenység</w:t>
              </w:r>
            </w:ins>
          </w:p>
        </w:tc>
      </w:tr>
      <w:tr w:rsidR="00A236F9" w14:paraId="7761FC21" w14:textId="77777777" w:rsidTr="00AD06DF">
        <w:trPr>
          <w:ins w:id="34" w:author="Pribil-Kövesdy Döníz" w:date="2026-09-22T12:44:00Z" w16du:dateUtc="2026-09-22T16:44:00Z"/>
        </w:trPr>
        <w:tc>
          <w:tcPr>
            <w:tcW w:w="2802" w:type="dxa"/>
          </w:tcPr>
          <w:p w14:paraId="6ADCF841" w14:textId="77777777" w:rsidR="00A236F9" w:rsidRDefault="00A236F9" w:rsidP="00391C9E">
            <w:pPr>
              <w:rPr>
                <w:ins w:id="35" w:author="Pribil-Kövesdy Döníz" w:date="2026-09-22T12:44:00Z" w16du:dateUtc="2026-09-22T16:44:00Z"/>
              </w:rPr>
            </w:pPr>
            <w:ins w:id="36" w:author="Pribil-Kövesdy Döníz" w:date="2026-09-22T12:44:00Z" w16du:dateUtc="2026-09-22T16:44:00Z">
              <w:r>
                <w:t>Továbbképzés címe</w:t>
              </w:r>
            </w:ins>
          </w:p>
          <w:p w14:paraId="3A2CD3F2" w14:textId="77777777" w:rsidR="00A236F9" w:rsidRDefault="00A236F9" w:rsidP="00391C9E">
            <w:pPr>
              <w:rPr>
                <w:ins w:id="37" w:author="Pribil-Kövesdy Döníz" w:date="2026-09-22T12:44:00Z" w16du:dateUtc="2026-09-22T16:44:00Z"/>
              </w:rPr>
            </w:pPr>
            <w:ins w:id="38" w:author="Pribil-Kövesdy Döníz" w:date="2026-09-22T12:44:00Z" w16du:dateUtc="2026-09-22T16:44:00Z">
              <w:r>
                <w:t>(amennyiben releváns)</w:t>
              </w:r>
            </w:ins>
          </w:p>
        </w:tc>
        <w:tc>
          <w:tcPr>
            <w:tcW w:w="11340" w:type="dxa"/>
          </w:tcPr>
          <w:p w14:paraId="64CBBEC2" w14:textId="77777777" w:rsidR="00A236F9" w:rsidRDefault="00A236F9" w:rsidP="00391C9E">
            <w:pPr>
              <w:rPr>
                <w:ins w:id="39" w:author="Pribil-Kövesdy Döníz" w:date="2026-09-22T12:44:00Z" w16du:dateUtc="2026-09-22T16:44:00Z"/>
              </w:rPr>
            </w:pPr>
          </w:p>
        </w:tc>
      </w:tr>
      <w:tr w:rsidR="00A236F9" w14:paraId="6539299D" w14:textId="77777777" w:rsidTr="0061350B">
        <w:trPr>
          <w:trHeight w:val="428"/>
          <w:ins w:id="40" w:author="Pribil-Kövesdy Döníz" w:date="2026-09-22T12:44:00Z" w16du:dateUtc="2026-09-22T16:44:00Z"/>
        </w:trPr>
        <w:tc>
          <w:tcPr>
            <w:tcW w:w="2802" w:type="dxa"/>
          </w:tcPr>
          <w:p w14:paraId="05126E29" w14:textId="77777777" w:rsidR="00A236F9" w:rsidRDefault="00A236F9" w:rsidP="00391C9E">
            <w:pPr>
              <w:rPr>
                <w:ins w:id="41" w:author="Pribil-Kövesdy Döníz" w:date="2026-09-22T12:44:00Z" w16du:dateUtc="2026-09-22T16:44:00Z"/>
              </w:rPr>
            </w:pPr>
            <w:ins w:id="42" w:author="Pribil-Kövesdy Döníz" w:date="2026-09-22T12:44:00Z" w16du:dateUtc="2026-09-22T16:44:00Z">
              <w:r>
                <w:t>Fogadó intézmény neve</w:t>
              </w:r>
            </w:ins>
          </w:p>
        </w:tc>
        <w:tc>
          <w:tcPr>
            <w:tcW w:w="11340" w:type="dxa"/>
          </w:tcPr>
          <w:p w14:paraId="2F18CB3A" w14:textId="77777777" w:rsidR="005E7FFD" w:rsidRDefault="005E7FFD" w:rsidP="00391C9E">
            <w:pPr>
              <w:rPr>
                <w:ins w:id="43" w:author="Pribil-Kövesdy Döníz" w:date="2026-09-22T12:44:00Z" w16du:dateUtc="2026-09-22T16:44:00Z"/>
              </w:rPr>
            </w:pPr>
          </w:p>
        </w:tc>
      </w:tr>
      <w:tr w:rsidR="005E7FFD" w14:paraId="26DFD90A" w14:textId="77777777" w:rsidTr="0061350B">
        <w:trPr>
          <w:trHeight w:val="703"/>
          <w:ins w:id="44" w:author="Pribil-Kövesdy Döníz" w:date="2026-09-22T12:44:00Z" w16du:dateUtc="2026-09-22T16:44:00Z"/>
        </w:trPr>
        <w:tc>
          <w:tcPr>
            <w:tcW w:w="2802" w:type="dxa"/>
          </w:tcPr>
          <w:p w14:paraId="5CFE590E" w14:textId="77777777" w:rsidR="005E7FFD" w:rsidRDefault="005E7FFD" w:rsidP="00391C9E">
            <w:pPr>
              <w:rPr>
                <w:ins w:id="45" w:author="Pribil-Kövesdy Döníz" w:date="2026-09-22T12:44:00Z" w16du:dateUtc="2026-09-22T16:44:00Z"/>
              </w:rPr>
            </w:pPr>
            <w:ins w:id="46" w:author="Pribil-Kövesdy Döníz" w:date="2026-09-22T12:44:00Z" w16du:dateUtc="2026-09-22T16:44:00Z">
              <w:r>
                <w:t>Fogadó intézmény típusa</w:t>
              </w:r>
            </w:ins>
          </w:p>
          <w:p w14:paraId="24AB52F1" w14:textId="77777777" w:rsidR="005E7FFD" w:rsidRDefault="005E7FFD" w:rsidP="00391C9E">
            <w:pPr>
              <w:rPr>
                <w:ins w:id="47" w:author="Pribil-Kövesdy Döníz" w:date="2026-09-22T12:44:00Z" w16du:dateUtc="2026-09-22T16:44:00Z"/>
              </w:rPr>
            </w:pPr>
            <w:ins w:id="48" w:author="Pribil-Kövesdy Döníz" w:date="2026-09-22T12:44:00Z" w16du:dateUtc="2026-09-22T16:44:00Z">
              <w:r>
                <w:t>(nem helyes törlendő)</w:t>
              </w:r>
            </w:ins>
          </w:p>
        </w:tc>
        <w:tc>
          <w:tcPr>
            <w:tcW w:w="11340" w:type="dxa"/>
          </w:tcPr>
          <w:p w14:paraId="5B99ADC2" w14:textId="77777777" w:rsidR="005E7FFD" w:rsidRDefault="005E7FFD" w:rsidP="00391C9E">
            <w:pPr>
              <w:pStyle w:val="ListParagraph"/>
              <w:numPr>
                <w:ilvl w:val="0"/>
                <w:numId w:val="2"/>
              </w:numPr>
              <w:rPr>
                <w:ins w:id="49" w:author="Pribil-Kövesdy Döníz" w:date="2026-09-22T12:44:00Z" w16du:dateUtc="2026-09-22T16:44:00Z"/>
              </w:rPr>
            </w:pPr>
            <w:ins w:id="50" w:author="Pribil-Kövesdy Döníz" w:date="2026-09-22T12:44:00Z" w16du:dateUtc="2026-09-22T16:44:00Z">
              <w:r>
                <w:t>oktatási intézmény</w:t>
              </w:r>
            </w:ins>
          </w:p>
          <w:p w14:paraId="31ABCCE2" w14:textId="77777777" w:rsidR="005E7FFD" w:rsidRDefault="005E7FFD" w:rsidP="00391C9E">
            <w:pPr>
              <w:pStyle w:val="ListParagraph"/>
              <w:numPr>
                <w:ilvl w:val="0"/>
                <w:numId w:val="2"/>
              </w:numPr>
              <w:rPr>
                <w:ins w:id="51" w:author="Pribil-Kövesdy Döníz" w:date="2026-09-22T12:44:00Z" w16du:dateUtc="2026-09-22T16:44:00Z"/>
              </w:rPr>
            </w:pPr>
            <w:ins w:id="52" w:author="Pribil-Kövesdy Döníz" w:date="2026-09-22T12:44:00Z" w16du:dateUtc="2026-09-22T16:44:00Z">
              <w:r>
                <w:t>továbbképző intézmény</w:t>
              </w:r>
            </w:ins>
          </w:p>
        </w:tc>
      </w:tr>
      <w:tr w:rsidR="00A236F9" w14:paraId="5208F52B" w14:textId="77777777" w:rsidTr="00AD06DF">
        <w:trPr>
          <w:ins w:id="53" w:author="Pribil-Kövesdy Döníz" w:date="2026-09-22T12:44:00Z" w16du:dateUtc="2026-09-22T16:44:00Z"/>
        </w:trPr>
        <w:tc>
          <w:tcPr>
            <w:tcW w:w="2802" w:type="dxa"/>
          </w:tcPr>
          <w:p w14:paraId="74960D6D" w14:textId="77777777" w:rsidR="00A236F9" w:rsidRDefault="00A236F9" w:rsidP="00391C9E">
            <w:pPr>
              <w:rPr>
                <w:ins w:id="54" w:author="Pribil-Kövesdy Döníz" w:date="2026-09-22T12:44:00Z" w16du:dateUtc="2026-09-22T16:44:00Z"/>
              </w:rPr>
            </w:pPr>
            <w:ins w:id="55" w:author="Pribil-Kövesdy Döníz" w:date="2026-09-22T12:44:00Z" w16du:dateUtc="2026-09-22T16:44:00Z">
              <w:r>
                <w:t>Fogadó ország</w:t>
              </w:r>
            </w:ins>
          </w:p>
        </w:tc>
        <w:tc>
          <w:tcPr>
            <w:tcW w:w="11340" w:type="dxa"/>
          </w:tcPr>
          <w:p w14:paraId="3B8E02AA" w14:textId="77777777" w:rsidR="00A236F9" w:rsidRDefault="00A236F9" w:rsidP="00391C9E">
            <w:pPr>
              <w:rPr>
                <w:ins w:id="56" w:author="Pribil-Kövesdy Döníz" w:date="2026-09-22T12:44:00Z" w16du:dateUtc="2026-09-22T16:44:00Z"/>
              </w:rPr>
            </w:pPr>
          </w:p>
        </w:tc>
      </w:tr>
      <w:tr w:rsidR="00A236F9" w14:paraId="30E6E57D" w14:textId="77777777" w:rsidTr="00AD06DF">
        <w:trPr>
          <w:ins w:id="57" w:author="Pribil-Kövesdy Döníz" w:date="2026-09-22T12:44:00Z" w16du:dateUtc="2026-09-22T16:44:00Z"/>
        </w:trPr>
        <w:tc>
          <w:tcPr>
            <w:tcW w:w="2802" w:type="dxa"/>
          </w:tcPr>
          <w:p w14:paraId="3CB2626A" w14:textId="77777777" w:rsidR="00A236F9" w:rsidRDefault="00A236F9" w:rsidP="00391C9E">
            <w:pPr>
              <w:rPr>
                <w:ins w:id="58" w:author="Pribil-Kövesdy Döníz" w:date="2026-09-22T12:44:00Z" w16du:dateUtc="2026-09-22T16:44:00Z"/>
              </w:rPr>
            </w:pPr>
            <w:ins w:id="59" w:author="Pribil-Kövesdy Döníz" w:date="2026-09-22T12:44:00Z" w16du:dateUtc="2026-09-22T16:44:00Z">
              <w:r>
                <w:t>Munkanyelv</w:t>
              </w:r>
            </w:ins>
          </w:p>
        </w:tc>
        <w:tc>
          <w:tcPr>
            <w:tcW w:w="11340" w:type="dxa"/>
          </w:tcPr>
          <w:p w14:paraId="227656A6" w14:textId="77777777" w:rsidR="00A236F9" w:rsidRDefault="00A236F9" w:rsidP="00391C9E">
            <w:pPr>
              <w:rPr>
                <w:ins w:id="60" w:author="Pribil-Kövesdy Döníz" w:date="2026-09-22T12:44:00Z" w16du:dateUtc="2026-09-22T16:44:00Z"/>
              </w:rPr>
            </w:pPr>
          </w:p>
        </w:tc>
      </w:tr>
      <w:tr w:rsidR="00A236F9" w14:paraId="176A4D07" w14:textId="77777777" w:rsidTr="00AD06DF">
        <w:trPr>
          <w:ins w:id="61" w:author="Pribil-Kövesdy Döníz" w:date="2026-09-22T12:44:00Z" w16du:dateUtc="2026-09-22T16:44:00Z"/>
        </w:trPr>
        <w:tc>
          <w:tcPr>
            <w:tcW w:w="2802" w:type="dxa"/>
          </w:tcPr>
          <w:p w14:paraId="24FEB551" w14:textId="77777777" w:rsidR="00A236F9" w:rsidRDefault="00A236F9" w:rsidP="00391C9E">
            <w:pPr>
              <w:rPr>
                <w:ins w:id="62" w:author="Pribil-Kövesdy Döníz" w:date="2026-09-22T12:44:00Z" w16du:dateUtc="2026-09-22T16:44:00Z"/>
              </w:rPr>
            </w:pPr>
            <w:ins w:id="63" w:author="Pribil-Kövesdy Döníz" w:date="2026-09-22T12:44:00Z" w16du:dateUtc="2026-09-22T16:44:00Z">
              <w:r>
                <w:t>Mobilitás időtartama</w:t>
              </w:r>
            </w:ins>
          </w:p>
          <w:p w14:paraId="5A7EB426" w14:textId="77777777" w:rsidR="00A236F9" w:rsidRDefault="00A236F9" w:rsidP="00AD06DF">
            <w:pPr>
              <w:rPr>
                <w:ins w:id="64" w:author="Pribil-Kövesdy Döníz" w:date="2026-09-22T12:44:00Z" w16du:dateUtc="2026-09-22T16:44:00Z"/>
              </w:rPr>
            </w:pPr>
            <w:ins w:id="65" w:author="Pribil-Kövesdy Döníz" w:date="2026-09-22T12:44:00Z" w16du:dateUtc="2026-09-22T16:44:00Z">
              <w:r>
                <w:t>(</w:t>
              </w:r>
              <w:r w:rsidR="00AD06DF">
                <w:t>munka</w:t>
              </w:r>
              <w:r>
                <w:t>napok száma)</w:t>
              </w:r>
            </w:ins>
          </w:p>
        </w:tc>
        <w:tc>
          <w:tcPr>
            <w:tcW w:w="11340" w:type="dxa"/>
          </w:tcPr>
          <w:p w14:paraId="49D1F9D5" w14:textId="77777777" w:rsidR="00A236F9" w:rsidRDefault="00A236F9" w:rsidP="0061350B">
            <w:pPr>
              <w:ind w:firstLine="882"/>
              <w:rPr>
                <w:ins w:id="66" w:author="Pribil-Kövesdy Döníz" w:date="2026-09-22T12:44:00Z" w16du:dateUtc="2026-09-22T16:44:00Z"/>
              </w:rPr>
            </w:pPr>
            <w:ins w:id="67" w:author="Pribil-Kövesdy Döníz" w:date="2026-09-22T12:44:00Z" w16du:dateUtc="2026-09-22T16:44:00Z">
              <w:r>
                <w:t>nap</w:t>
              </w:r>
            </w:ins>
          </w:p>
        </w:tc>
      </w:tr>
    </w:tbl>
    <w:p w14:paraId="6419C78E" w14:textId="77777777" w:rsidR="0061350B" w:rsidRDefault="0061350B">
      <w:pPr>
        <w:rPr>
          <w:ins w:id="68" w:author="Pribil-Kövesdy Döníz" w:date="2026-09-22T12:44:00Z" w16du:dateUtc="2026-09-22T16:44:00Z"/>
          <w:sz w:val="28"/>
          <w:szCs w:val="28"/>
          <w:highlight w:val="lightGray"/>
        </w:rPr>
      </w:pPr>
      <w:ins w:id="69" w:author="Pribil-Kövesdy Döníz" w:date="2026-09-22T12:44:00Z" w16du:dateUtc="2026-09-22T16:44:00Z">
        <w:r>
          <w:rPr>
            <w:sz w:val="28"/>
            <w:szCs w:val="28"/>
            <w:highlight w:val="lightGray"/>
          </w:rPr>
          <w:br w:type="page"/>
        </w:r>
      </w:ins>
    </w:p>
    <w:p w14:paraId="4C096D66" w14:textId="77777777" w:rsidR="007A6560" w:rsidRPr="007C10F6" w:rsidRDefault="007C10F6" w:rsidP="007C10F6">
      <w:pPr>
        <w:rPr>
          <w:ins w:id="70" w:author="Pribil-Kövesdy Döníz" w:date="2026-09-22T12:44:00Z" w16du:dateUtc="2026-09-22T16:44:00Z"/>
          <w:sz w:val="28"/>
          <w:szCs w:val="28"/>
        </w:rPr>
      </w:pPr>
      <w:ins w:id="71" w:author="Pribil-Kövesdy Döníz" w:date="2026-09-22T12:44:00Z" w16du:dateUtc="2026-09-22T16:44: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7A777D58" w14:textId="77777777" w:rsidTr="007A6560">
        <w:trPr>
          <w:ins w:id="72" w:author="Pribil-Kövesdy Döníz" w:date="2026-09-22T12:44:00Z" w16du:dateUtc="2026-09-22T16:44:00Z"/>
        </w:trPr>
        <w:tc>
          <w:tcPr>
            <w:tcW w:w="4714" w:type="dxa"/>
          </w:tcPr>
          <w:p w14:paraId="20B6C197" w14:textId="77777777" w:rsidR="007A6560" w:rsidRPr="004B3A33" w:rsidRDefault="007A6560" w:rsidP="007A6560">
            <w:pPr>
              <w:rPr>
                <w:ins w:id="73" w:author="Pribil-Kövesdy Döníz" w:date="2026-09-22T12:44:00Z" w16du:dateUtc="2026-09-22T16:44:00Z"/>
                <w:b/>
                <w:bCs/>
              </w:rPr>
            </w:pPr>
            <w:ins w:id="74" w:author="Pribil-Kövesdy Döníz" w:date="2026-09-22T12:44:00Z" w16du:dateUtc="2026-09-22T16:44:00Z">
              <w:r w:rsidRPr="004B3A33">
                <w:rPr>
                  <w:b/>
                  <w:bCs/>
                </w:rPr>
                <w:t>Az elvárt tanulási eredmények meghatározása a mobilitás tervezési szakaszában</w:t>
              </w:r>
              <w:r w:rsidR="004B3A33" w:rsidRPr="004B3A33">
                <w:rPr>
                  <w:b/>
                  <w:bCs/>
                </w:rPr>
                <w:t xml:space="preserve"> (pályázat)</w:t>
              </w:r>
            </w:ins>
          </w:p>
          <w:p w14:paraId="1E2D8809" w14:textId="77777777" w:rsidR="007A6560" w:rsidRPr="00AD06DF" w:rsidRDefault="007A6560" w:rsidP="007A6560">
            <w:pPr>
              <w:rPr>
                <w:ins w:id="75" w:author="Pribil-Kövesdy Döníz" w:date="2026-09-22T12:44:00Z" w16du:dateUtc="2026-09-22T16:44:00Z"/>
              </w:rPr>
            </w:pPr>
            <w:ins w:id="76" w:author="Pribil-Kövesdy Döníz" w:date="2026-09-22T12:44:00Z" w16du:dateUtc="2026-09-22T16:44: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53C8945D" w14:textId="77777777" w:rsidR="007A6560" w:rsidRPr="004B3A33" w:rsidRDefault="007A6560" w:rsidP="007A6560">
            <w:pPr>
              <w:rPr>
                <w:ins w:id="77" w:author="Pribil-Kövesdy Döníz" w:date="2026-09-22T12:44:00Z" w16du:dateUtc="2026-09-22T16:44:00Z"/>
                <w:b/>
                <w:bCs/>
              </w:rPr>
            </w:pPr>
            <w:ins w:id="78" w:author="Pribil-Kövesdy Döníz" w:date="2026-09-22T12:44:00Z" w16du:dateUtc="2026-09-22T16:44:00Z">
              <w:r w:rsidRPr="004B3A33">
                <w:rPr>
                  <w:b/>
                  <w:bCs/>
                </w:rPr>
                <w:t>A tanulási eredmények értékelése a mobilitás után</w:t>
              </w:r>
            </w:ins>
          </w:p>
          <w:p w14:paraId="50F09E7B" w14:textId="77777777" w:rsidR="007A6560" w:rsidRPr="00AD06DF" w:rsidRDefault="007A6560" w:rsidP="004B3A33">
            <w:pPr>
              <w:rPr>
                <w:ins w:id="79" w:author="Pribil-Kövesdy Döníz" w:date="2026-09-22T12:44:00Z" w16du:dateUtc="2026-09-22T16:44:00Z"/>
              </w:rPr>
            </w:pPr>
            <w:ins w:id="80" w:author="Pribil-Kövesdy Döníz" w:date="2026-09-22T12:44:00Z" w16du:dateUtc="2026-09-22T16:44:00Z">
              <w:r w:rsidRPr="00AD06DF">
                <w:t>(Az elvárt tanulási eredmények teljesülésének „vizsgálata”, a személyes fejlődés nyomon követése, bizonyítékok a kompetenciafejlődésre.)</w:t>
              </w:r>
            </w:ins>
          </w:p>
        </w:tc>
        <w:tc>
          <w:tcPr>
            <w:tcW w:w="4715" w:type="dxa"/>
          </w:tcPr>
          <w:p w14:paraId="39FCC7B3" w14:textId="77777777" w:rsidR="004B3A33" w:rsidRDefault="007A6560" w:rsidP="007A6560">
            <w:pPr>
              <w:rPr>
                <w:ins w:id="81" w:author="Pribil-Kövesdy Döníz" w:date="2026-09-22T12:44:00Z" w16du:dateUtc="2026-09-22T16:44:00Z"/>
              </w:rPr>
            </w:pPr>
            <w:ins w:id="82" w:author="Pribil-Kövesdy Döníz" w:date="2026-09-22T12:44:00Z" w16du:dateUtc="2026-09-22T16:44:00Z">
              <w:r w:rsidRPr="004B3A33">
                <w:rPr>
                  <w:b/>
                  <w:bCs/>
                </w:rPr>
                <w:t>Hogyan alkalmazhatóak a mobilitás során megszerzett tanulási eredmények a saját munkámban, illetve a küldő intézmény gyakorlatában?</w:t>
              </w:r>
            </w:ins>
          </w:p>
          <w:p w14:paraId="3185F0E6" w14:textId="77777777" w:rsidR="007A6560" w:rsidRPr="00AD06DF" w:rsidRDefault="004B3A33" w:rsidP="007A6560">
            <w:pPr>
              <w:rPr>
                <w:ins w:id="83" w:author="Pribil-Kövesdy Döníz" w:date="2026-09-22T12:44:00Z" w16du:dateUtc="2026-09-22T16:44:00Z"/>
              </w:rPr>
            </w:pPr>
            <w:ins w:id="84" w:author="Pribil-Kövesdy Döníz" w:date="2026-09-22T12:44:00Z" w16du:dateUtc="2026-09-22T16:44:00Z">
              <w:r>
                <w:t>(</w:t>
              </w:r>
              <w:r w:rsidR="007A6560" w:rsidRPr="00AD06DF">
                <w:t>A terjesztésre vonatkozó tervek</w:t>
              </w:r>
              <w:r>
                <w:t>.)</w:t>
              </w:r>
            </w:ins>
          </w:p>
        </w:tc>
      </w:tr>
      <w:tr w:rsidR="007A6560" w14:paraId="2227273B" w14:textId="77777777" w:rsidTr="007C10F6">
        <w:trPr>
          <w:trHeight w:val="2994"/>
          <w:ins w:id="85" w:author="Pribil-Kövesdy Döníz" w:date="2026-09-22T12:44:00Z" w16du:dateUtc="2026-09-22T16:44:00Z"/>
        </w:trPr>
        <w:tc>
          <w:tcPr>
            <w:tcW w:w="4714" w:type="dxa"/>
          </w:tcPr>
          <w:p w14:paraId="55109859" w14:textId="77777777" w:rsidR="007A6560" w:rsidRDefault="007A6560" w:rsidP="00391C9E">
            <w:pPr>
              <w:rPr>
                <w:ins w:id="86" w:author="Pribil-Kövesdy Döníz" w:date="2026-09-22T12:44:00Z" w16du:dateUtc="2026-09-22T16:44:00Z"/>
              </w:rPr>
            </w:pPr>
          </w:p>
        </w:tc>
        <w:tc>
          <w:tcPr>
            <w:tcW w:w="4715" w:type="dxa"/>
          </w:tcPr>
          <w:p w14:paraId="78B16013" w14:textId="77777777" w:rsidR="007A6560" w:rsidRDefault="007A6560" w:rsidP="00391C9E">
            <w:pPr>
              <w:rPr>
                <w:ins w:id="87" w:author="Pribil-Kövesdy Döníz" w:date="2026-09-22T12:44:00Z" w16du:dateUtc="2026-09-22T16:44:00Z"/>
              </w:rPr>
            </w:pPr>
          </w:p>
        </w:tc>
        <w:tc>
          <w:tcPr>
            <w:tcW w:w="4715" w:type="dxa"/>
          </w:tcPr>
          <w:p w14:paraId="47BFBFA0" w14:textId="77777777" w:rsidR="007A6560" w:rsidRDefault="007A6560" w:rsidP="00391C9E">
            <w:pPr>
              <w:rPr>
                <w:ins w:id="88" w:author="Pribil-Kövesdy Döníz" w:date="2026-09-22T12:44:00Z" w16du:dateUtc="2026-09-22T16:44:00Z"/>
              </w:rPr>
            </w:pPr>
          </w:p>
        </w:tc>
      </w:tr>
    </w:tbl>
    <w:p w14:paraId="5318CE8F" w14:textId="77777777" w:rsidR="00686BE4" w:rsidRPr="00AD06DF" w:rsidRDefault="004B3A33" w:rsidP="00391C9E">
      <w:pPr>
        <w:rPr>
          <w:ins w:id="89" w:author="Pribil-Kövesdy Döníz" w:date="2026-09-22T12:44:00Z" w16du:dateUtc="2026-09-22T16:44:00Z"/>
        </w:rPr>
      </w:pPr>
      <w:ins w:id="90" w:author="Pribil-Kövesdy Döníz" w:date="2026-09-22T12:44:00Z" w16du:dateUtc="2026-09-22T16:44: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79B932C4" w14:textId="77777777" w:rsidR="005E7FFD" w:rsidRDefault="005E7FFD" w:rsidP="00391C9E">
      <w:pPr>
        <w:rPr>
          <w:ins w:id="91" w:author="Pribil-Kövesdy Döníz" w:date="2026-09-22T12:44:00Z" w16du:dateUtc="2026-09-22T16:44:00Z"/>
        </w:rPr>
      </w:pPr>
      <w:ins w:id="92" w:author="Pribil-Kövesdy Döníz" w:date="2026-09-22T12:44:00Z" w16du:dateUtc="2026-09-22T16:44: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5BE4E3DC" w14:textId="77777777" w:rsidTr="0061350B">
        <w:trPr>
          <w:trHeight w:val="2835"/>
          <w:ins w:id="93" w:author="Pribil-Kövesdy Döníz" w:date="2026-09-22T12:44:00Z" w16du:dateUtc="2026-09-22T16:44:00Z"/>
        </w:trPr>
        <w:tc>
          <w:tcPr>
            <w:tcW w:w="14142" w:type="dxa"/>
          </w:tcPr>
          <w:p w14:paraId="50DD7BD8" w14:textId="77777777" w:rsidR="005E7FFD" w:rsidRDefault="005E7FFD" w:rsidP="0061350B">
            <w:pPr>
              <w:rPr>
                <w:ins w:id="94" w:author="Pribil-Kövesdy Döníz" w:date="2026-09-22T12:44:00Z" w16du:dateUtc="2026-09-22T16:44:00Z"/>
              </w:rPr>
            </w:pPr>
          </w:p>
        </w:tc>
      </w:tr>
    </w:tbl>
    <w:p w14:paraId="77065951" w14:textId="77777777" w:rsidR="00391C9E" w:rsidRDefault="00646D28" w:rsidP="00391C9E">
      <w:pPr>
        <w:spacing w:before="120"/>
        <w:rPr>
          <w:ins w:id="95" w:author="Pribil-Kövesdy Döníz" w:date="2026-09-22T12:44:00Z" w16du:dateUtc="2026-09-22T16:44:00Z"/>
          <w:sz w:val="28"/>
          <w:szCs w:val="28"/>
          <w:highlight w:val="lightGray"/>
        </w:rPr>
      </w:pPr>
      <w:ins w:id="96" w:author="Pribil-Kövesdy Döníz" w:date="2026-09-22T12:44:00Z" w16du:dateUtc="2026-09-22T16:44: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499D75EE" w14:textId="77777777" w:rsidR="00391C9E" w:rsidRDefault="00391C9E" w:rsidP="00391C9E">
      <w:pPr>
        <w:spacing w:before="120"/>
        <w:rPr>
          <w:ins w:id="97" w:author="Pribil-Kövesdy Döníz" w:date="2026-09-22T12:44:00Z" w16du:dateUtc="2026-09-22T16:44:00Z"/>
        </w:rPr>
      </w:pPr>
      <w:ins w:id="98" w:author="Pribil-Kövesdy Döníz" w:date="2026-09-22T12:44:00Z" w16du:dateUtc="2026-09-22T16:44: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07C21C18" w14:textId="77777777" w:rsidTr="003C2C83">
        <w:trPr>
          <w:trHeight w:val="1701"/>
          <w:ins w:id="99" w:author="Pribil-Kövesdy Döníz" w:date="2026-09-22T12:44:00Z" w16du:dateUtc="2026-09-22T16:44:00Z"/>
        </w:trPr>
        <w:tc>
          <w:tcPr>
            <w:tcW w:w="14142" w:type="dxa"/>
          </w:tcPr>
          <w:p w14:paraId="38C20EE4" w14:textId="77777777" w:rsidR="00391C9E" w:rsidRDefault="00391C9E" w:rsidP="0061350B">
            <w:pPr>
              <w:spacing w:before="120"/>
              <w:rPr>
                <w:ins w:id="100" w:author="Pribil-Kövesdy Döníz" w:date="2026-09-22T12:44:00Z" w16du:dateUtc="2026-09-22T16:44:00Z"/>
              </w:rPr>
            </w:pPr>
          </w:p>
        </w:tc>
      </w:tr>
    </w:tbl>
    <w:p w14:paraId="3CBC8156" w14:textId="77777777" w:rsidR="00A236F9" w:rsidRDefault="003C2C83" w:rsidP="003C2C83">
      <w:pPr>
        <w:tabs>
          <w:tab w:val="left" w:pos="10206"/>
          <w:tab w:val="left" w:leader="underscore" w:pos="13608"/>
        </w:tabs>
        <w:spacing w:before="1600"/>
        <w:rPr>
          <w:ins w:id="101" w:author="Pribil-Kövesdy Döníz" w:date="2026-09-22T12:44:00Z" w16du:dateUtc="2026-09-22T16:44:00Z"/>
          <w:sz w:val="28"/>
          <w:szCs w:val="28"/>
        </w:rPr>
      </w:pPr>
      <w:ins w:id="102" w:author="Pribil-Kövesdy Döníz" w:date="2026-09-22T12:44:00Z" w16du:dateUtc="2026-09-22T16:44:00Z">
        <w:r>
          <w:rPr>
            <w:sz w:val="28"/>
            <w:szCs w:val="28"/>
          </w:rPr>
          <w:t>Dátum:</w:t>
        </w:r>
        <w:r>
          <w:rPr>
            <w:sz w:val="28"/>
            <w:szCs w:val="28"/>
          </w:rPr>
          <w:tab/>
        </w:r>
        <w:r>
          <w:rPr>
            <w:sz w:val="28"/>
            <w:szCs w:val="28"/>
          </w:rPr>
          <w:tab/>
        </w:r>
      </w:ins>
    </w:p>
    <w:p w14:paraId="21202360" w14:textId="0CE62444" w:rsidR="00886833" w:rsidRDefault="003C2C83" w:rsidP="00886833">
      <w:pPr>
        <w:rPr>
          <w:del w:id="103" w:author="Pribil-Kövesdy Döníz" w:date="2026-09-22T12:44:00Z" w16du:dateUtc="2026-09-22T16:44:00Z"/>
          <w:b/>
          <w:bCs/>
        </w:rPr>
      </w:pPr>
      <w:ins w:id="104" w:author="Pribil-Kövesdy Döníz" w:date="2026-09-22T12:44:00Z" w16du:dateUtc="2026-09-22T16:44:00Z">
        <w:r>
          <w:tab/>
        </w:r>
        <w:r w:rsidRPr="003C2C83">
          <w:rPr>
            <w:sz w:val="28"/>
            <w:szCs w:val="28"/>
          </w:rPr>
          <w:t>résztvevő aláírása</w:t>
        </w:r>
      </w:ins>
      <w:del w:id="105" w:author="Pribil-Kövesdy Döníz" w:date="2026-09-22T12:44:00Z" w16du:dateUtc="2026-09-22T16:44:00Z">
        <w:r w:rsidR="00D9784C">
          <w:rPr>
            <w:b/>
            <w:bCs/>
          </w:rPr>
          <w:delText xml:space="preserve">WAKANDA </w:delText>
        </w:r>
        <w:r w:rsidR="00443FA9">
          <w:rPr>
            <w:b/>
            <w:bCs/>
          </w:rPr>
          <w:delText xml:space="preserve">CITY </w:delText>
        </w:r>
        <w:r w:rsidR="00D9784C">
          <w:rPr>
            <w:b/>
            <w:bCs/>
          </w:rPr>
          <w:delText>GRAND PRIX BID SEEKS ANSWERS</w:delText>
        </w:r>
      </w:del>
    </w:p>
    <w:p w14:paraId="1ACB0F28" w14:textId="28690708" w:rsidR="00D9784C" w:rsidRPr="00D9784C" w:rsidRDefault="00D9784C" w:rsidP="00886833">
      <w:pPr>
        <w:rPr>
          <w:del w:id="106" w:author="Pribil-Kövesdy Döníz" w:date="2026-09-22T12:44:00Z" w16du:dateUtc="2026-09-22T16:44:00Z"/>
          <w:i/>
          <w:iCs/>
        </w:rPr>
      </w:pPr>
      <w:del w:id="107" w:author="Pribil-Kövesdy Döníz" w:date="2026-09-22T12:44:00Z" w16du:dateUtc="2026-09-22T16:44:00Z">
        <w:r>
          <w:rPr>
            <w:i/>
            <w:iCs/>
          </w:rPr>
          <w:delText>Protocol requires an open bid on government projects</w:delText>
        </w:r>
      </w:del>
    </w:p>
    <w:p w14:paraId="68F9D60A" w14:textId="77777777" w:rsidR="00886833" w:rsidRDefault="00886833" w:rsidP="00886833">
      <w:pPr>
        <w:rPr>
          <w:del w:id="108" w:author="Pribil-Kövesdy Döníz" w:date="2026-09-22T12:44:00Z" w16du:dateUtc="2026-09-22T16:44:00Z"/>
        </w:rPr>
      </w:pPr>
      <w:del w:id="109" w:author="Pribil-Kövesdy Döníz" w:date="2026-09-22T12:44:00Z" w16du:dateUtc="2026-09-22T16:44:00Z">
        <w:r>
          <w:delText xml:space="preserve"> </w:delText>
        </w:r>
      </w:del>
    </w:p>
    <w:p w14:paraId="5B3782D2" w14:textId="77777777" w:rsidR="00D9784C" w:rsidRDefault="00D9784C" w:rsidP="00886833">
      <w:pPr>
        <w:rPr>
          <w:del w:id="110" w:author="Pribil-Kövesdy Döníz" w:date="2026-09-22T12:44:00Z" w16du:dateUtc="2026-09-22T16:44:00Z"/>
        </w:rPr>
      </w:pPr>
    </w:p>
    <w:p w14:paraId="4B8D5855" w14:textId="53A29B77" w:rsidR="00D9784C" w:rsidRDefault="00D9784C" w:rsidP="00886833">
      <w:pPr>
        <w:rPr>
          <w:del w:id="111" w:author="Pribil-Kövesdy Döníz" w:date="2026-09-22T12:44:00Z" w16du:dateUtc="2026-09-22T16:44:00Z"/>
        </w:rPr>
      </w:pPr>
      <w:del w:id="112" w:author="Pribil-Kövesdy Döníz" w:date="2026-09-22T12:44:00Z" w16du:dateUtc="2026-09-22T16:44: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113" w:author="Pribil-Kövesdy Döníz" w:date="2026-09-22T12:44:00Z" w16du:dateUtc="2026-09-22T16:44:00Z"/>
        </w:rPr>
      </w:pPr>
    </w:p>
    <w:p w14:paraId="619926EF" w14:textId="590ED77D" w:rsidR="00D9784C" w:rsidRDefault="00D9784C" w:rsidP="00D9784C">
      <w:pPr>
        <w:rPr>
          <w:del w:id="114" w:author="Pribil-Kövesdy Döníz" w:date="2026-09-22T12:44:00Z" w16du:dateUtc="2026-09-22T16:44:00Z"/>
        </w:rPr>
      </w:pPr>
      <w:del w:id="115" w:author="Pribil-Kövesdy Döníz" w:date="2026-09-22T12:44:00Z" w16du:dateUtc="2026-09-22T16:44: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116" w:author="Pribil-Kövesdy Döníz" w:date="2026-09-22T12:44:00Z" w16du:dateUtc="2026-09-22T16:44:00Z"/>
        </w:rPr>
      </w:pPr>
    </w:p>
    <w:p w14:paraId="62A8530D" w14:textId="056A3D93" w:rsidR="00D9784C" w:rsidRDefault="00D9784C" w:rsidP="00D9784C">
      <w:pPr>
        <w:rPr>
          <w:del w:id="117" w:author="Pribil-Kövesdy Döníz" w:date="2026-09-22T12:44:00Z" w16du:dateUtc="2026-09-22T16:44:00Z"/>
        </w:rPr>
      </w:pPr>
      <w:del w:id="118" w:author="Pribil-Kövesdy Döníz" w:date="2026-09-22T12:44:00Z" w16du:dateUtc="2026-09-22T16:44: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119" w:author="Pribil-Kövesdy Döníz" w:date="2026-09-22T12:44:00Z" w16du:dateUtc="2026-09-22T16:44:00Z"/>
        </w:rPr>
      </w:pPr>
    </w:p>
    <w:p w14:paraId="0B9E1840" w14:textId="4304163F" w:rsidR="009430C9" w:rsidRDefault="00D9784C" w:rsidP="00443FA9">
      <w:pPr>
        <w:rPr>
          <w:del w:id="120" w:author="Pribil-Kövesdy Döníz" w:date="2026-09-22T12:44:00Z" w16du:dateUtc="2026-09-22T16:44:00Z"/>
        </w:rPr>
      </w:pPr>
      <w:del w:id="121" w:author="Pribil-Kövesdy Döníz" w:date="2026-09-22T12:44:00Z" w16du:dateUtc="2026-09-22T16:44: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122" w:author="Pribil-Kövesdy Döníz" w:date="2026-09-22T12:44:00Z" w16du:dateUtc="2026-09-22T16:44:00Z"/>
        </w:rPr>
      </w:pPr>
    </w:p>
    <w:p w14:paraId="433B894F" w14:textId="77777777" w:rsidR="00182104" w:rsidRDefault="00443FA9" w:rsidP="00443FA9">
      <w:pPr>
        <w:rPr>
          <w:del w:id="123" w:author="Pribil-Kövesdy Döníz" w:date="2026-09-22T12:44:00Z" w16du:dateUtc="2026-09-22T16:44:00Z"/>
        </w:rPr>
      </w:pPr>
      <w:del w:id="124" w:author="Pribil-Kövesdy Döníz" w:date="2026-09-22T12:44:00Z" w16du:dateUtc="2026-09-22T16:44: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125" w:author="Pribil-Kövesdy Döníz" w:date="2026-09-22T12:44:00Z" w16du:dateUtc="2026-09-22T16:44:00Z"/>
        </w:rPr>
      </w:pPr>
    </w:p>
    <w:p w14:paraId="4BE95ABB" w14:textId="4DEE3BFD" w:rsidR="00886833" w:rsidRDefault="00182104" w:rsidP="00443FA9">
      <w:pPr>
        <w:rPr>
          <w:del w:id="126" w:author="Pribil-Kövesdy Döníz" w:date="2026-09-22T12:44:00Z" w16du:dateUtc="2026-09-22T16:44:00Z"/>
        </w:rPr>
      </w:pPr>
      <w:del w:id="127" w:author="Pribil-Kövesdy Döníz" w:date="2026-09-22T12:44:00Z" w16du:dateUtc="2026-09-22T16:44: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Pr="003C2C83" w:rsidRDefault="00694E63" w:rsidP="003C2C83">
      <w:pPr>
        <w:tabs>
          <w:tab w:val="left" w:pos="11340"/>
        </w:tabs>
        <w:rPr>
          <w:sz w:val="28"/>
          <w:rPrChange w:id="128" w:author="Pribil-Kövesdy Döníz" w:date="2026-09-22T12:44:00Z" w16du:dateUtc="2026-09-22T16:44:00Z">
            <w:rPr/>
          </w:rPrChange>
        </w:rPr>
        <w:pPrChange w:id="129" w:author="Pribil-Kövesdy Döníz" w:date="2026-09-22T12:44:00Z" w16du:dateUtc="2026-09-22T16:44:00Z">
          <w:pPr/>
        </w:pPrChange>
      </w:pPr>
    </w:p>
    <w:sectPr w:rsidR="00694E63" w:rsidRPr="003C2C83" w:rsidSect="00AD06DF">
      <w:headerReference w:type="default" r:id="rId7"/>
      <w:footerReference w:type="default" r:id="rId8"/>
      <w:pgSz w:w="16838" w:h="11906" w:orient="landscape"/>
      <w:pgMar w:top="1417" w:right="1417" w:bottom="1417" w:left="1417" w:header="708" w:footer="708" w:gutter="0"/>
      <w:cols w:space="708"/>
      <w:docGrid w:linePitch="360"/>
      <w:sectPrChange w:id="133" w:author="Pribil-Kövesdy Döníz" w:date="2026-09-22T12:44:00Z" w16du:dateUtc="2026-09-22T16:44:00Z">
        <w:sectPr w:rsidR="00694E63" w:rsidRPr="003C2C83" w:rsidSect="00AD06DF">
          <w:pgSz w:w="11906" w:h="16838" w:orient="portrait"/>
          <w:pgMar w:top="1440" w:right="1440" w:bottom="1440" w:left="144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CCC735" w14:textId="77777777" w:rsidR="00C73A2D" w:rsidRDefault="00C73A2D" w:rsidP="0061350B">
      <w:pPr>
        <w:pPrChange w:id="5" w:author="Pribil-Kövesdy Döníz" w:date="2026-09-22T12:44:00Z" w16du:dateUtc="2026-09-22T16:44:00Z">
          <w:pPr/>
        </w:pPrChange>
      </w:pPr>
      <w:r>
        <w:separator/>
      </w:r>
    </w:p>
  </w:endnote>
  <w:endnote w:type="continuationSeparator" w:id="0">
    <w:p w14:paraId="6CE5B52D" w14:textId="77777777" w:rsidR="00C73A2D" w:rsidRDefault="00C73A2D" w:rsidP="0061350B">
      <w:pPr>
        <w:pPrChange w:id="6" w:author="Pribil-Kövesdy Döníz" w:date="2026-09-22T12:44:00Z" w16du:dateUtc="2026-09-22T16:4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D18CF5" w14:textId="77777777" w:rsidR="007564D3" w:rsidRDefault="00756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5C7685" w14:textId="77777777" w:rsidR="00C73A2D" w:rsidRDefault="00C73A2D" w:rsidP="0061350B">
      <w:pPr>
        <w:pPrChange w:id="3" w:author="Pribil-Kövesdy Döníz" w:date="2026-09-22T12:44:00Z" w16du:dateUtc="2026-09-22T16:44:00Z">
          <w:pPr/>
        </w:pPrChange>
      </w:pPr>
      <w:r>
        <w:separator/>
      </w:r>
    </w:p>
  </w:footnote>
  <w:footnote w:type="continuationSeparator" w:id="0">
    <w:p w14:paraId="3B0167A9" w14:textId="77777777" w:rsidR="00C73A2D" w:rsidRDefault="00C73A2D" w:rsidP="0061350B">
      <w:pPr>
        <w:pPrChange w:id="4" w:author="Pribil-Kövesdy Döníz" w:date="2026-09-22T12:44:00Z" w16du:dateUtc="2026-09-22T16:4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26984" w14:textId="77777777" w:rsidR="007564D3" w:rsidRPr="0061350B" w:rsidRDefault="0061350B" w:rsidP="0061350B">
    <w:pPr>
      <w:jc w:val="right"/>
      <w:rPr>
        <w:b/>
        <w:color w:val="0000FF"/>
        <w:sz w:val="16"/>
        <w:rPrChange w:id="130" w:author="Pribil-Kövesdy Döníz" w:date="2026-09-22T12:44:00Z" w16du:dateUtc="2026-09-22T16:44:00Z">
          <w:rPr/>
        </w:rPrChange>
      </w:rPr>
      <w:pPrChange w:id="131" w:author="Pribil-Kövesdy Döníz" w:date="2026-09-22T12:44:00Z" w16du:dateUtc="2026-09-22T16:44:00Z">
        <w:pPr>
          <w:pStyle w:val="Header"/>
        </w:pPr>
      </w:pPrChange>
    </w:pPr>
    <w:ins w:id="132" w:author="Pribil-Kövesdy Döníz" w:date="2026-09-22T12:44:00Z" w16du:dateUtc="2026-09-22T16:44: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31750">
    <w:abstractNumId w:val="1"/>
  </w:num>
  <w:num w:numId="2" w16cid:durableId="1821461823">
    <w:abstractNumId w:val="2"/>
  </w:num>
  <w:num w:numId="3" w16cid:durableId="225573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9186C"/>
    <w:rsid w:val="00182104"/>
    <w:rsid w:val="001D3D89"/>
    <w:rsid w:val="00260EE1"/>
    <w:rsid w:val="00292762"/>
    <w:rsid w:val="002A20C1"/>
    <w:rsid w:val="002C6880"/>
    <w:rsid w:val="002E38FF"/>
    <w:rsid w:val="00391C9E"/>
    <w:rsid w:val="003B0726"/>
    <w:rsid w:val="003C2C83"/>
    <w:rsid w:val="00440F44"/>
    <w:rsid w:val="00443FA9"/>
    <w:rsid w:val="004A259F"/>
    <w:rsid w:val="004B3A33"/>
    <w:rsid w:val="005E48CB"/>
    <w:rsid w:val="005E7FFD"/>
    <w:rsid w:val="0061350B"/>
    <w:rsid w:val="00646D28"/>
    <w:rsid w:val="0067146E"/>
    <w:rsid w:val="00674BF0"/>
    <w:rsid w:val="00686BE4"/>
    <w:rsid w:val="00694E63"/>
    <w:rsid w:val="0074549C"/>
    <w:rsid w:val="00745992"/>
    <w:rsid w:val="007564D3"/>
    <w:rsid w:val="007A6560"/>
    <w:rsid w:val="007C10F6"/>
    <w:rsid w:val="00854C26"/>
    <w:rsid w:val="00866058"/>
    <w:rsid w:val="00875E83"/>
    <w:rsid w:val="00886833"/>
    <w:rsid w:val="008B7245"/>
    <w:rsid w:val="008F0482"/>
    <w:rsid w:val="009430C9"/>
    <w:rsid w:val="00A1440D"/>
    <w:rsid w:val="00A236F9"/>
    <w:rsid w:val="00AB1EDF"/>
    <w:rsid w:val="00AD06DF"/>
    <w:rsid w:val="00B0374C"/>
    <w:rsid w:val="00C73A2D"/>
    <w:rsid w:val="00D12036"/>
    <w:rsid w:val="00D9784C"/>
    <w:rsid w:val="00DF77E8"/>
    <w:rsid w:val="00F520F7"/>
    <w:rsid w:val="00F635E6"/>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table" w:styleId="TableGrid">
    <w:name w:val="Table Grid"/>
    <w:basedOn w:val="TableNormal"/>
    <w:uiPriority w:val="59"/>
    <w:rsid w:val="007564D3"/>
    <w:rPr>
      <w:kern w:val="0"/>
      <w:sz w:val="22"/>
      <w:szCs w:val="22"/>
      <w:lang w:val="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20F7"/>
    <w:pPr>
      <w:pPrChange w:id="0" w:author="Pribil-Kövesdy Döníz" w:date="2026-09-22T12:44:00Z">
        <w:pPr/>
      </w:pPrChange>
    </w:pPr>
    <w:rPr>
      <w:rFonts w:ascii="Tahoma" w:hAnsi="Tahoma" w:cs="Tahoma"/>
      <w:kern w:val="0"/>
      <w:sz w:val="16"/>
      <w:szCs w:val="16"/>
      <w:lang w:val="hu-HU"/>
      <w14:ligatures w14:val="none"/>
      <w:rPrChange w:id="0" w:author="Pribil-Kövesdy Döníz" w:date="2026-09-22T12:44:00Z">
        <w:rPr>
          <w:rFonts w:ascii="Tahoma" w:eastAsiaTheme="minorHAnsi" w:hAnsi="Tahoma" w:cs="Tahoma"/>
          <w:sz w:val="16"/>
          <w:szCs w:val="16"/>
          <w:lang w:val="hu-HU" w:eastAsia="en-US" w:bidi="ar-SA"/>
        </w:rPr>
      </w:rPrChange>
    </w:rPr>
  </w:style>
  <w:style w:type="character" w:customStyle="1" w:styleId="BalloonTextChar">
    <w:name w:val="Balloon Text Char"/>
    <w:basedOn w:val="DefaultParagraphFont"/>
    <w:link w:val="BalloonText"/>
    <w:uiPriority w:val="99"/>
    <w:semiHidden/>
    <w:rsid w:val="007564D3"/>
    <w:rPr>
      <w:rFonts w:ascii="Tahoma" w:hAnsi="Tahoma" w:cs="Tahoma"/>
      <w:kern w:val="0"/>
      <w:sz w:val="16"/>
      <w:szCs w:val="16"/>
      <w:lang w:val="hu-HU"/>
      <w14:ligatures w14:val="none"/>
    </w:rPr>
  </w:style>
  <w:style w:type="paragraph" w:styleId="Header">
    <w:name w:val="header"/>
    <w:basedOn w:val="Normal"/>
    <w:link w:val="HeaderChar"/>
    <w:uiPriority w:val="99"/>
    <w:unhideWhenUsed/>
    <w:rsid w:val="0061350B"/>
    <w:pPr>
      <w:tabs>
        <w:tab w:val="center" w:pos="4536"/>
        <w:tab w:val="right" w:pos="9072"/>
      </w:tabs>
      <w:pPrChange w:id="1" w:author="Pribil-Kövesdy Döníz" w:date="2026-09-22T12:44:00Z">
        <w:pPr>
          <w:tabs>
            <w:tab w:val="center" w:pos="4536"/>
            <w:tab w:val="right" w:pos="9072"/>
          </w:tabs>
        </w:pPr>
      </w:pPrChange>
    </w:pPr>
    <w:rPr>
      <w:kern w:val="0"/>
      <w:sz w:val="22"/>
      <w:szCs w:val="22"/>
      <w:lang w:val="hu-HU"/>
      <w14:ligatures w14:val="none"/>
      <w:rPrChange w:id="1" w:author="Pribil-Kövesdy Döníz" w:date="2026-09-22T12:44: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7564D3"/>
    <w:rPr>
      <w:kern w:val="0"/>
      <w:sz w:val="22"/>
      <w:szCs w:val="22"/>
      <w:lang w:val="hu-HU"/>
      <w14:ligatures w14:val="none"/>
    </w:rPr>
  </w:style>
  <w:style w:type="paragraph" w:styleId="Footer">
    <w:name w:val="footer"/>
    <w:basedOn w:val="Normal"/>
    <w:link w:val="FooterChar"/>
    <w:uiPriority w:val="99"/>
    <w:unhideWhenUsed/>
    <w:rsid w:val="0061350B"/>
    <w:pPr>
      <w:tabs>
        <w:tab w:val="center" w:pos="4536"/>
        <w:tab w:val="right" w:pos="9072"/>
      </w:tabs>
      <w:pPrChange w:id="2" w:author="Pribil-Kövesdy Döníz" w:date="2026-09-22T12:44:00Z">
        <w:pPr>
          <w:tabs>
            <w:tab w:val="center" w:pos="4536"/>
            <w:tab w:val="right" w:pos="9072"/>
          </w:tabs>
        </w:pPr>
      </w:pPrChange>
    </w:pPr>
    <w:rPr>
      <w:kern w:val="0"/>
      <w:sz w:val="22"/>
      <w:szCs w:val="22"/>
      <w:lang w:val="hu-HU"/>
      <w14:ligatures w14:val="none"/>
      <w:rPrChange w:id="2" w:author="Pribil-Kövesdy Döníz" w:date="2026-09-22T12:44: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7564D3"/>
    <w:rPr>
      <w:kern w:val="0"/>
      <w:sz w:val="22"/>
      <w:szCs w:val="22"/>
      <w:lang w:val="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2026-09-22T16:44:00Z</dcterms:modified>
</cp:coreProperties>
</file>