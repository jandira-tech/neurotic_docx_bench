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7F1A5" w14:textId="459657A7" w:rsidR="005C01B6" w:rsidRDefault="002C10B0" w:rsidP="005C01B6">
      <w:pPr>
        <w:pStyle w:val="Title"/>
        <w:rPr>
          <w:ins w:id="18" w:author="Dillon Shaver" w:date="2026-09-25T20:06:00Z" w16du:dateUtc="2026-09-26T00:06:00Z"/>
        </w:rPr>
      </w:pPr>
      <w:ins w:id="19" w:author="Dillon Shaver" w:date="2026-09-25T20:06:00Z" w16du:dateUtc="2026-09-26T00:06:00Z">
        <w:r>
          <w:rPr>
            <w:rFonts w:hint="eastAsia"/>
          </w:rPr>
          <w:t>T</w:t>
        </w:r>
        <w:r w:rsidR="006E0977">
          <w:t>itle</w:t>
        </w:r>
        <w:r>
          <w:rPr>
            <w:rFonts w:hint="eastAsia"/>
          </w:rPr>
          <w:t xml:space="preserve"> </w:t>
        </w:r>
        <w:r w:rsidR="006E0977">
          <w:t>of</w:t>
        </w:r>
        <w:r>
          <w:rPr>
            <w:rFonts w:hint="eastAsia"/>
          </w:rPr>
          <w:t xml:space="preserve"> </w:t>
        </w:r>
        <w:r w:rsidR="006E0977">
          <w:t>the</w:t>
        </w:r>
        <w:r>
          <w:rPr>
            <w:rFonts w:hint="eastAsia"/>
          </w:rPr>
          <w:t xml:space="preserve"> P</w:t>
        </w:r>
        <w:r w:rsidR="006E0977">
          <w:t>aper Goes Here</w:t>
        </w:r>
        <w:r>
          <w:t>:</w:t>
        </w:r>
        <w:r>
          <w:rPr>
            <w:rFonts w:hint="eastAsia"/>
          </w:rPr>
          <w:t xml:space="preserve"> </w:t>
        </w:r>
        <w:r w:rsidR="006E0977">
          <w:t xml:space="preserve">Capitalize the First Letter of Major Words, </w:t>
        </w:r>
        <w:r>
          <w:rPr>
            <w:rFonts w:hint="eastAsia"/>
          </w:rPr>
          <w:t>C</w:t>
        </w:r>
        <w:r w:rsidR="006E0977">
          <w:t>entered</w:t>
        </w:r>
        <w:r>
          <w:t>, 14</w:t>
        </w:r>
        <w:r w:rsidR="00C07759">
          <w:t>-</w:t>
        </w:r>
        <w:r>
          <w:t>P</w:t>
        </w:r>
        <w:r w:rsidR="006E0977">
          <w:t>oint</w:t>
        </w:r>
        <w:r>
          <w:t xml:space="preserve"> </w:t>
        </w:r>
        <w:r>
          <w:rPr>
            <w:rFonts w:hint="eastAsia"/>
          </w:rPr>
          <w:t>T</w:t>
        </w:r>
        <w:r w:rsidR="006E0977">
          <w:t>imes</w:t>
        </w:r>
        <w:r>
          <w:rPr>
            <w:rFonts w:hint="eastAsia"/>
          </w:rPr>
          <w:t xml:space="preserve"> N</w:t>
        </w:r>
        <w:r w:rsidR="006E0977">
          <w:t>ew</w:t>
        </w:r>
        <w:r>
          <w:rPr>
            <w:rFonts w:hint="eastAsia"/>
          </w:rPr>
          <w:t xml:space="preserve"> R</w:t>
        </w:r>
        <w:r w:rsidR="006E0977">
          <w:t>oman</w:t>
        </w:r>
        <w:r>
          <w:t xml:space="preserve">, </w:t>
        </w:r>
        <w:r w:rsidR="006E0977">
          <w:t>on the</w:t>
        </w:r>
        <w:r>
          <w:rPr>
            <w:rFonts w:hint="eastAsia"/>
          </w:rPr>
          <w:t xml:space="preserve"> </w:t>
        </w:r>
        <w:r>
          <w:t>S</w:t>
        </w:r>
        <w:r w:rsidR="006E0977">
          <w:t xml:space="preserve">econd </w:t>
        </w:r>
        <w:r>
          <w:t>L</w:t>
        </w:r>
        <w:r w:rsidR="006E0977">
          <w:t>ine</w:t>
        </w:r>
        <w:r>
          <w:t xml:space="preserve"> </w:t>
        </w:r>
        <w:r w:rsidR="002C2FCF">
          <w:t>f</w:t>
        </w:r>
        <w:r w:rsidR="006E0977">
          <w:t>rom</w:t>
        </w:r>
        <w:r>
          <w:t xml:space="preserve"> </w:t>
        </w:r>
        <w:r w:rsidR="006E0977">
          <w:t>the</w:t>
        </w:r>
        <w:r>
          <w:t xml:space="preserve"> T</w:t>
        </w:r>
        <w:r w:rsidR="006E0977">
          <w:t>op</w:t>
        </w:r>
        <w:r>
          <w:t xml:space="preserve"> M</w:t>
        </w:r>
        <w:r w:rsidR="006E0977">
          <w:t>argin</w:t>
        </w:r>
        <w:r>
          <w:t>, P</w:t>
        </w:r>
        <w:r w:rsidR="00003D62">
          <w:t>referably</w:t>
        </w:r>
        <w:r>
          <w:t xml:space="preserve"> </w:t>
        </w:r>
        <w:r w:rsidR="002C2FCF">
          <w:t>n</w:t>
        </w:r>
        <w:r w:rsidR="00003D62">
          <w:t>ot More</w:t>
        </w:r>
        <w:r>
          <w:t xml:space="preserve"> </w:t>
        </w:r>
        <w:r w:rsidR="00003D62">
          <w:t>Than</w:t>
        </w:r>
        <w:r>
          <w:t xml:space="preserve"> 3 </w:t>
        </w:r>
        <w:r w:rsidR="00003D62">
          <w:t>Lines</w:t>
        </w:r>
        <w:r>
          <w:t xml:space="preserve"> L</w:t>
        </w:r>
        <w:r w:rsidR="00003D62">
          <w:t>ong</w:t>
        </w:r>
      </w:ins>
    </w:p>
    <w:p w14:paraId="5208E57B" w14:textId="77777777" w:rsidR="002C10B0" w:rsidRDefault="002C10B0">
      <w:pPr>
        <w:snapToGrid w:val="0"/>
        <w:jc w:val="center"/>
        <w:rPr>
          <w:ins w:id="20" w:author="Dillon Shaver" w:date="2026-09-25T20:06:00Z" w16du:dateUtc="2026-09-26T00:06:00Z"/>
          <w:b/>
        </w:rPr>
      </w:pPr>
    </w:p>
    <w:p w14:paraId="3A587AB9" w14:textId="15D24BD1" w:rsidR="002C10B0" w:rsidRDefault="002C10B0">
      <w:pPr>
        <w:snapToGrid w:val="0"/>
        <w:jc w:val="center"/>
        <w:rPr>
          <w:ins w:id="21" w:author="Dillon Shaver" w:date="2026-09-25T20:06:00Z" w16du:dateUtc="2026-09-26T00:06:00Z"/>
          <w:b/>
        </w:rPr>
      </w:pPr>
      <w:ins w:id="22" w:author="Dillon Shaver" w:date="2026-09-25T20:06:00Z" w16du:dateUtc="2026-09-26T00:06:00Z">
        <w:r>
          <w:rPr>
            <w:rFonts w:hint="eastAsia"/>
            <w:b/>
          </w:rPr>
          <w:t>Author A</w:t>
        </w:r>
        <w:r w:rsidR="00B66D1D">
          <w:rPr>
            <w:b/>
          </w:rPr>
          <w:t>, Author B,</w:t>
        </w:r>
        <w:r>
          <w:rPr>
            <w:rFonts w:hint="eastAsia"/>
            <w:b/>
          </w:rPr>
          <w:t xml:space="preserve"> and Author </w:t>
        </w:r>
        <w:r w:rsidR="00B66D1D">
          <w:rPr>
            <w:rFonts w:hint="eastAsia"/>
            <w:b/>
          </w:rPr>
          <w:t>C</w:t>
        </w:r>
        <w:r>
          <w:rPr>
            <w:rStyle w:val="FootnoteReference"/>
            <w:b/>
          </w:rPr>
          <w:footnoteReference w:customMarkFollows="1" w:id="1"/>
          <w:sym w:font="Symbol" w:char="F02A"/>
        </w:r>
      </w:ins>
    </w:p>
    <w:p w14:paraId="3FB33CE9" w14:textId="479E4268" w:rsidR="00003D62" w:rsidRPr="00003D62" w:rsidRDefault="00003D62">
      <w:pPr>
        <w:snapToGrid w:val="0"/>
        <w:jc w:val="center"/>
        <w:rPr>
          <w:ins w:id="24" w:author="Dillon Shaver" w:date="2026-09-25T20:06:00Z" w16du:dateUtc="2026-09-26T00:06:00Z"/>
          <w:bCs/>
          <w:i/>
          <w:iCs/>
        </w:rPr>
      </w:pPr>
      <w:ins w:id="25" w:author="Dillon Shaver" w:date="2026-09-25T20:06:00Z" w16du:dateUtc="2026-09-26T00:06:00Z">
        <w:r w:rsidRPr="00003D62">
          <w:rPr>
            <w:bCs/>
            <w:i/>
            <w:iCs/>
          </w:rPr>
          <w:t>(Do not use all capital letters for any part of the author</w:t>
        </w:r>
        <w:r w:rsidR="00947BAB">
          <w:rPr>
            <w:bCs/>
            <w:i/>
            <w:iCs/>
          </w:rPr>
          <w:t>s’</w:t>
        </w:r>
        <w:r w:rsidRPr="00003D62">
          <w:rPr>
            <w:bCs/>
            <w:i/>
            <w:iCs/>
          </w:rPr>
          <w:t xml:space="preserve"> names.)</w:t>
        </w:r>
      </w:ins>
    </w:p>
    <w:p w14:paraId="6F68D948" w14:textId="77777777" w:rsidR="002C10B0" w:rsidRDefault="002C10B0">
      <w:pPr>
        <w:snapToGrid w:val="0"/>
        <w:jc w:val="center"/>
        <w:rPr>
          <w:ins w:id="26" w:author="Dillon Shaver" w:date="2026-09-25T20:06:00Z" w16du:dateUtc="2026-09-26T00:06:00Z"/>
        </w:rPr>
      </w:pPr>
      <w:ins w:id="27" w:author="Dillon Shaver" w:date="2026-09-25T20:06:00Z" w16du:dateUtc="2026-09-26T00:06:00Z">
        <w:r>
          <w:rPr>
            <w:rFonts w:hint="eastAsia"/>
          </w:rPr>
          <w:t>Name of Institute</w:t>
        </w:r>
      </w:ins>
    </w:p>
    <w:p w14:paraId="24648356" w14:textId="77777777" w:rsidR="002C10B0" w:rsidRDefault="002C10B0">
      <w:pPr>
        <w:jc w:val="center"/>
        <w:rPr>
          <w:ins w:id="28" w:author="Dillon Shaver" w:date="2026-09-25T20:06:00Z" w16du:dateUtc="2026-09-26T00:06:00Z"/>
        </w:rPr>
      </w:pPr>
      <w:ins w:id="29" w:author="Dillon Shaver" w:date="2026-09-25T20:06:00Z" w16du:dateUtc="2026-09-26T00:06:00Z">
        <w:r>
          <w:rPr>
            <w:rFonts w:hint="eastAsia"/>
          </w:rPr>
          <w:t>Corresponding Address</w:t>
        </w:r>
      </w:ins>
    </w:p>
    <w:p w14:paraId="3F0F4E89" w14:textId="7BC0E054" w:rsidR="002C10B0" w:rsidRPr="00AE01E8" w:rsidRDefault="002C10B0">
      <w:pPr>
        <w:snapToGrid w:val="0"/>
        <w:jc w:val="center"/>
        <w:rPr>
          <w:ins w:id="30" w:author="Dillon Shaver" w:date="2026-09-25T20:06:00Z" w16du:dateUtc="2026-09-26T00:06:00Z"/>
        </w:rPr>
      </w:pPr>
      <w:ins w:id="31" w:author="Dillon Shaver" w:date="2026-09-25T20:06:00Z" w16du:dateUtc="2026-09-26T00:06:00Z">
        <w:r w:rsidRPr="00AE01E8">
          <w:rPr>
            <w:rFonts w:hint="eastAsia"/>
          </w:rPr>
          <w:t xml:space="preserve">A@institute.gov; </w:t>
        </w:r>
        <w:r w:rsidR="00B66D1D">
          <w:fldChar w:fldCharType="begin"/>
        </w:r>
        <w:r w:rsidR="00B66D1D">
          <w:instrText>HYPERLINK "mailto:B@institute.gov"</w:instrText>
        </w:r>
        <w:r w:rsidR="00B66D1D">
          <w:fldChar w:fldCharType="separate"/>
        </w:r>
        <w:r w:rsidR="00B66D1D" w:rsidRPr="00AE01E8">
          <w:rPr>
            <w:rStyle w:val="Hyperlink"/>
            <w:rFonts w:hint="eastAsia"/>
          </w:rPr>
          <w:t>B@institu</w:t>
        </w:r>
        <w:r w:rsidR="00B66D1D" w:rsidRPr="00AE01E8">
          <w:rPr>
            <w:rStyle w:val="Hyperlink"/>
          </w:rPr>
          <w:t>t</w:t>
        </w:r>
        <w:r w:rsidR="00B66D1D" w:rsidRPr="00AE01E8">
          <w:rPr>
            <w:rStyle w:val="Hyperlink"/>
            <w:rFonts w:hint="eastAsia"/>
          </w:rPr>
          <w:t>e.gov</w:t>
        </w:r>
        <w:r w:rsidR="00B66D1D">
          <w:fldChar w:fldCharType="end"/>
        </w:r>
        <w:r w:rsidR="00B66D1D" w:rsidRPr="00AE01E8">
          <w:t>; C</w:t>
        </w:r>
        <w:r w:rsidR="00B66D1D" w:rsidRPr="00AE01E8">
          <w:rPr>
            <w:rFonts w:hint="eastAsia"/>
          </w:rPr>
          <w:t>@institu</w:t>
        </w:r>
        <w:r w:rsidR="00B66D1D" w:rsidRPr="00AE01E8">
          <w:t>t</w:t>
        </w:r>
        <w:r w:rsidR="00B66D1D" w:rsidRPr="00AE01E8">
          <w:rPr>
            <w:rFonts w:hint="eastAsia"/>
          </w:rPr>
          <w:t>e.gov</w:t>
        </w:r>
      </w:ins>
    </w:p>
    <w:p w14:paraId="4944C4DF" w14:textId="77777777" w:rsidR="002C10B0" w:rsidRDefault="002C10B0">
      <w:pPr>
        <w:jc w:val="center"/>
        <w:rPr>
          <w:ins w:id="32" w:author="Dillon Shaver" w:date="2026-09-25T20:06:00Z" w16du:dateUtc="2026-09-26T00:06:00Z"/>
        </w:rPr>
      </w:pPr>
    </w:p>
    <w:p w14:paraId="6E417673" w14:textId="6C2F2921" w:rsidR="002C10B0" w:rsidRDefault="002C10B0">
      <w:pPr>
        <w:jc w:val="center"/>
        <w:rPr>
          <w:ins w:id="33" w:author="Dillon Shaver" w:date="2026-09-25T20:06:00Z" w16du:dateUtc="2026-09-26T00:06:00Z"/>
          <w:b/>
        </w:rPr>
      </w:pPr>
      <w:ins w:id="34" w:author="Dillon Shaver" w:date="2026-09-25T20:06:00Z" w16du:dateUtc="2026-09-26T00:06:00Z">
        <w:r>
          <w:rPr>
            <w:rFonts w:hint="eastAsia"/>
            <w:b/>
          </w:rPr>
          <w:t xml:space="preserve">Double space and list Author </w:t>
        </w:r>
        <w:r w:rsidR="00B66D1D">
          <w:rPr>
            <w:b/>
          </w:rPr>
          <w:t>D</w:t>
        </w:r>
        <w:r w:rsidR="0033285C">
          <w:rPr>
            <w:b/>
          </w:rPr>
          <w:t xml:space="preserve"> (if needed)</w:t>
        </w:r>
      </w:ins>
    </w:p>
    <w:p w14:paraId="606A1901" w14:textId="77777777" w:rsidR="002C10B0" w:rsidRDefault="002C10B0">
      <w:pPr>
        <w:jc w:val="center"/>
        <w:rPr>
          <w:ins w:id="35" w:author="Dillon Shaver" w:date="2026-09-25T20:06:00Z" w16du:dateUtc="2026-09-26T00:06:00Z"/>
        </w:rPr>
      </w:pPr>
      <w:ins w:id="36" w:author="Dillon Shaver" w:date="2026-09-25T20:06:00Z" w16du:dateUtc="2026-09-26T00:06:00Z">
        <w:r>
          <w:rPr>
            <w:rFonts w:hint="eastAsia"/>
          </w:rPr>
          <w:t>Department of Nuclear Engineering</w:t>
        </w:r>
      </w:ins>
    </w:p>
    <w:p w14:paraId="614E25AF" w14:textId="77777777" w:rsidR="002C10B0" w:rsidRDefault="002C10B0">
      <w:pPr>
        <w:jc w:val="center"/>
        <w:rPr>
          <w:ins w:id="37" w:author="Dillon Shaver" w:date="2026-09-25T20:06:00Z" w16du:dateUtc="2026-09-26T00:06:00Z"/>
        </w:rPr>
      </w:pPr>
      <w:ins w:id="38" w:author="Dillon Shaver" w:date="2026-09-25T20:06:00Z" w16du:dateUtc="2026-09-26T00:06:00Z">
        <w:r>
          <w:rPr>
            <w:rFonts w:hint="eastAsia"/>
          </w:rPr>
          <w:t>Name of University</w:t>
        </w:r>
      </w:ins>
    </w:p>
    <w:p w14:paraId="0E08A11D" w14:textId="77777777" w:rsidR="002C10B0" w:rsidRDefault="002C10B0">
      <w:pPr>
        <w:jc w:val="center"/>
        <w:rPr>
          <w:ins w:id="39" w:author="Dillon Shaver" w:date="2026-09-25T20:06:00Z" w16du:dateUtc="2026-09-26T00:06:00Z"/>
        </w:rPr>
      </w:pPr>
      <w:ins w:id="40" w:author="Dillon Shaver" w:date="2026-09-25T20:06:00Z" w16du:dateUtc="2026-09-26T00:06:00Z">
        <w:r>
          <w:rPr>
            <w:rFonts w:hint="eastAsia"/>
          </w:rPr>
          <w:t>Address</w:t>
        </w:r>
      </w:ins>
    </w:p>
    <w:p w14:paraId="7C1996A5" w14:textId="533872BF" w:rsidR="002C10B0" w:rsidRDefault="00B66D1D">
      <w:pPr>
        <w:jc w:val="center"/>
        <w:rPr>
          <w:ins w:id="41" w:author="Dillon Shaver" w:date="2026-09-25T20:06:00Z" w16du:dateUtc="2026-09-26T00:06:00Z"/>
        </w:rPr>
      </w:pPr>
      <w:ins w:id="42" w:author="Dillon Shaver" w:date="2026-09-25T20:06:00Z" w16du:dateUtc="2026-09-26T00:06:00Z">
        <w:r>
          <w:t>d</w:t>
        </w:r>
        <w:r w:rsidR="002C10B0">
          <w:rPr>
            <w:rFonts w:hint="eastAsia"/>
          </w:rPr>
          <w:t>@name.univ.</w:t>
        </w:r>
        <w:r w:rsidR="002C10B0">
          <w:t>edu</w:t>
        </w:r>
      </w:ins>
    </w:p>
    <w:p w14:paraId="7CB53239" w14:textId="77777777" w:rsidR="002C10B0" w:rsidRPr="003B5B3B" w:rsidRDefault="002C10B0">
      <w:pPr>
        <w:rPr>
          <w:ins w:id="43" w:author="Dillon Shaver" w:date="2026-09-25T20:06:00Z" w16du:dateUtc="2026-09-26T00:06:00Z"/>
          <w:b/>
          <w:szCs w:val="24"/>
        </w:rPr>
      </w:pPr>
    </w:p>
    <w:p w14:paraId="4E549F54" w14:textId="6F1CDAA8" w:rsidR="00355E5C" w:rsidRDefault="00355E5C" w:rsidP="00355E5C">
      <w:pPr>
        <w:jc w:val="center"/>
        <w:rPr>
          <w:ins w:id="44" w:author="Dillon Shaver" w:date="2026-09-25T20:06:00Z" w16du:dateUtc="2026-09-26T00:06:00Z"/>
          <w:b/>
        </w:rPr>
      </w:pPr>
      <w:ins w:id="45" w:author="Dillon Shaver" w:date="2026-09-25T20:06:00Z" w16du:dateUtc="2026-09-26T00:06:00Z">
        <w:r>
          <w:rPr>
            <w:rFonts w:hint="eastAsia"/>
            <w:b/>
          </w:rPr>
          <w:t xml:space="preserve">Double space and list Author </w:t>
        </w:r>
        <w:r w:rsidR="00B66D1D">
          <w:rPr>
            <w:b/>
          </w:rPr>
          <w:t>E</w:t>
        </w:r>
        <w:r w:rsidR="0033285C">
          <w:rPr>
            <w:b/>
          </w:rPr>
          <w:t xml:space="preserve"> (if needed)</w:t>
        </w:r>
      </w:ins>
    </w:p>
    <w:p w14:paraId="1F7145A4" w14:textId="77777777" w:rsidR="00355E5C" w:rsidRDefault="00E26903" w:rsidP="00355E5C">
      <w:pPr>
        <w:jc w:val="center"/>
        <w:rPr>
          <w:ins w:id="46" w:author="Dillon Shaver" w:date="2026-09-25T20:06:00Z" w16du:dateUtc="2026-09-26T00:06:00Z"/>
        </w:rPr>
      </w:pPr>
      <w:ins w:id="47" w:author="Dillon Shaver" w:date="2026-09-25T20:06:00Z" w16du:dateUtc="2026-09-26T00:06:00Z">
        <w:r>
          <w:t>Name of the Organization</w:t>
        </w:r>
      </w:ins>
    </w:p>
    <w:p w14:paraId="57895C2C" w14:textId="77777777" w:rsidR="00355E5C" w:rsidRDefault="00355E5C" w:rsidP="00355E5C">
      <w:pPr>
        <w:jc w:val="center"/>
        <w:rPr>
          <w:ins w:id="48" w:author="Dillon Shaver" w:date="2026-09-25T20:06:00Z" w16du:dateUtc="2026-09-26T00:06:00Z"/>
        </w:rPr>
      </w:pPr>
      <w:ins w:id="49" w:author="Dillon Shaver" w:date="2026-09-25T20:06:00Z" w16du:dateUtc="2026-09-26T00:06:00Z">
        <w:r>
          <w:rPr>
            <w:rFonts w:hint="eastAsia"/>
          </w:rPr>
          <w:t>Address</w:t>
        </w:r>
      </w:ins>
    </w:p>
    <w:p w14:paraId="4BA1FBA5" w14:textId="0B9EB439" w:rsidR="00355E5C" w:rsidRPr="002C674F" w:rsidRDefault="00E068E1" w:rsidP="00355E5C">
      <w:pPr>
        <w:jc w:val="center"/>
        <w:rPr>
          <w:ins w:id="50" w:author="Dillon Shaver" w:date="2026-09-25T20:06:00Z" w16du:dateUtc="2026-09-26T00:06:00Z"/>
        </w:rPr>
      </w:pPr>
      <w:ins w:id="51" w:author="Dillon Shaver" w:date="2026-09-25T20:06:00Z" w16du:dateUtc="2026-09-26T00:06:00Z">
        <w:r>
          <w:fldChar w:fldCharType="begin"/>
        </w:r>
        <w:r>
          <w:instrText>HYPERLINK "mailto:e@name.organization.com"</w:instrText>
        </w:r>
        <w:r>
          <w:fldChar w:fldCharType="separate"/>
        </w:r>
        <w:r w:rsidRPr="002C674F">
          <w:rPr>
            <w:rStyle w:val="Hyperlink"/>
          </w:rPr>
          <w:t>e</w:t>
        </w:r>
        <w:r w:rsidRPr="002C674F">
          <w:rPr>
            <w:rStyle w:val="Hyperlink"/>
            <w:rFonts w:hint="eastAsia"/>
          </w:rPr>
          <w:t>@name.</w:t>
        </w:r>
        <w:r w:rsidRPr="002C674F">
          <w:rPr>
            <w:rStyle w:val="Hyperlink"/>
          </w:rPr>
          <w:t>organization</w:t>
        </w:r>
        <w:r w:rsidRPr="002C674F">
          <w:rPr>
            <w:rStyle w:val="Hyperlink"/>
            <w:rFonts w:hint="eastAsia"/>
          </w:rPr>
          <w:t>.</w:t>
        </w:r>
        <w:r w:rsidRPr="002C674F">
          <w:rPr>
            <w:rStyle w:val="Hyperlink"/>
          </w:rPr>
          <w:t>com</w:t>
        </w:r>
        <w:r>
          <w:fldChar w:fldCharType="end"/>
        </w:r>
      </w:ins>
    </w:p>
    <w:p w14:paraId="1DA56281" w14:textId="77777777" w:rsidR="00E068E1" w:rsidRDefault="00E068E1" w:rsidP="00355E5C">
      <w:pPr>
        <w:jc w:val="center"/>
        <w:rPr>
          <w:ins w:id="52" w:author="Dillon Shaver" w:date="2026-09-25T20:06:00Z" w16du:dateUtc="2026-09-26T00:06:00Z"/>
        </w:rPr>
      </w:pPr>
    </w:p>
    <w:p w14:paraId="33BC9FFD" w14:textId="3A506D5B" w:rsidR="002C674F" w:rsidRPr="002C674F" w:rsidRDefault="002C674F" w:rsidP="00355E5C">
      <w:pPr>
        <w:jc w:val="center"/>
        <w:rPr>
          <w:ins w:id="53" w:author="Dillon Shaver" w:date="2026-09-25T20:06:00Z" w16du:dateUtc="2026-09-26T00:06:00Z"/>
          <w:i/>
          <w:iCs/>
        </w:rPr>
      </w:pPr>
      <w:ins w:id="54" w:author="Dillon Shaver" w:date="2026-09-25T20:06:00Z" w16du:dateUtc="2026-09-26T00:06:00Z">
        <w:r w:rsidRPr="002C674F">
          <w:rPr>
            <w:i/>
            <w:iCs/>
          </w:rPr>
          <w:t>[leave space for DOI, which will be inserted by ANS]</w:t>
        </w:r>
      </w:ins>
    </w:p>
    <w:p w14:paraId="203FC5DB" w14:textId="77777777" w:rsidR="00355E5C" w:rsidRPr="00D61A94" w:rsidRDefault="00355E5C">
      <w:pPr>
        <w:rPr>
          <w:ins w:id="55" w:author="Dillon Shaver" w:date="2026-09-25T20:06:00Z" w16du:dateUtc="2026-09-26T00:06:00Z"/>
          <w:b/>
          <w:szCs w:val="22"/>
        </w:rPr>
      </w:pPr>
    </w:p>
    <w:p w14:paraId="49961F07" w14:textId="77777777" w:rsidR="002C10B0" w:rsidRPr="00D61A94" w:rsidRDefault="002C10B0">
      <w:pPr>
        <w:rPr>
          <w:ins w:id="56" w:author="Dillon Shaver" w:date="2026-09-25T20:06:00Z" w16du:dateUtc="2026-09-26T00:06:00Z"/>
          <w:b/>
          <w:szCs w:val="22"/>
        </w:rPr>
      </w:pPr>
    </w:p>
    <w:p w14:paraId="1F31196D" w14:textId="77777777" w:rsidR="002C10B0" w:rsidRPr="00D61A94" w:rsidRDefault="002C10B0" w:rsidP="00A24D37">
      <w:pPr>
        <w:pStyle w:val="Heading1"/>
        <w:rPr>
          <w:ins w:id="57" w:author="Dillon Shaver" w:date="2026-09-25T20:06:00Z" w16du:dateUtc="2026-09-26T00:06:00Z"/>
          <w:szCs w:val="22"/>
        </w:rPr>
      </w:pPr>
      <w:ins w:id="58" w:author="Dillon Shaver" w:date="2026-09-25T20:06:00Z" w16du:dateUtc="2026-09-26T00:06:00Z">
        <w:r w:rsidRPr="00D61A94">
          <w:rPr>
            <w:szCs w:val="22"/>
          </w:rPr>
          <w:t>ABSTRACT</w:t>
        </w:r>
      </w:ins>
    </w:p>
    <w:p w14:paraId="39A921D2" w14:textId="77777777" w:rsidR="002C10B0" w:rsidRPr="00D61A94" w:rsidRDefault="002C10B0">
      <w:pPr>
        <w:rPr>
          <w:ins w:id="59" w:author="Dillon Shaver" w:date="2026-09-25T20:06:00Z" w16du:dateUtc="2026-09-26T00:06:00Z"/>
          <w:szCs w:val="22"/>
        </w:rPr>
      </w:pPr>
    </w:p>
    <w:p w14:paraId="28834A1C" w14:textId="77777777" w:rsidR="002C10B0" w:rsidRPr="00D61A94" w:rsidRDefault="002C10B0" w:rsidP="00A24D37">
      <w:pPr>
        <w:pStyle w:val="BodyText3"/>
        <w:rPr>
          <w:ins w:id="60" w:author="Dillon Shaver" w:date="2026-09-25T20:06:00Z" w16du:dateUtc="2026-09-26T00:06:00Z"/>
          <w:szCs w:val="22"/>
        </w:rPr>
      </w:pPr>
      <w:ins w:id="61" w:author="Dillon Shaver" w:date="2026-09-25T20:06:00Z" w16du:dateUtc="2026-09-26T00:06:00Z">
        <w:r w:rsidRPr="00D61A94">
          <w:rPr>
            <w:szCs w:val="22"/>
          </w:rPr>
          <w:t xml:space="preserve">Use 8.5 x 11 paper size, with 1" margins on all sides. A required 200-250 word abstract starts on this line.  Leave two blank lines before “ABSTRACT” and one after.  Use </w:t>
        </w:r>
        <w:r w:rsidR="00671195" w:rsidRPr="00D61A94">
          <w:rPr>
            <w:szCs w:val="22"/>
          </w:rPr>
          <w:t>1</w:t>
        </w:r>
        <w:r w:rsidR="00DD3EEB" w:rsidRPr="00D61A94">
          <w:rPr>
            <w:szCs w:val="22"/>
          </w:rPr>
          <w:t>1</w:t>
        </w:r>
        <w:r w:rsidRPr="00D61A94">
          <w:rPr>
            <w:szCs w:val="22"/>
          </w:rPr>
          <w:t xml:space="preserve"> point Times New Roman here and single (</w:t>
        </w:r>
        <w:r w:rsidR="00671195" w:rsidRPr="00D61A94">
          <w:rPr>
            <w:szCs w:val="22"/>
          </w:rPr>
          <w:t>1</w:t>
        </w:r>
        <w:r w:rsidR="00015BC9" w:rsidRPr="00D61A94">
          <w:rPr>
            <w:szCs w:val="22"/>
          </w:rPr>
          <w:t>1</w:t>
        </w:r>
        <w:r w:rsidRPr="00D61A94">
          <w:rPr>
            <w:szCs w:val="22"/>
          </w:rPr>
          <w:t xml:space="preserve"> point) spacing.  The abstract is a very brief summary highlighting main accomplishments, what is new, and how it relates to the state-of-the-art. </w:t>
        </w:r>
      </w:ins>
    </w:p>
    <w:p w14:paraId="4FBEDF53" w14:textId="77777777" w:rsidR="00A24D37" w:rsidRPr="00D61A94" w:rsidRDefault="00A24D37" w:rsidP="00A24D37">
      <w:pPr>
        <w:pStyle w:val="BodyText3"/>
        <w:rPr>
          <w:ins w:id="62" w:author="Dillon Shaver" w:date="2026-09-25T20:06:00Z" w16du:dateUtc="2026-09-26T00:06:00Z"/>
          <w:szCs w:val="22"/>
        </w:rPr>
      </w:pPr>
    </w:p>
    <w:p w14:paraId="688A541B" w14:textId="77777777" w:rsidR="002C10B0" w:rsidRPr="00D61A94" w:rsidRDefault="002C10B0" w:rsidP="00C46512">
      <w:pPr>
        <w:pStyle w:val="abstract"/>
        <w:ind w:left="0"/>
        <w:rPr>
          <w:ins w:id="63" w:author="Dillon Shaver" w:date="2026-09-25T20:06:00Z" w16du:dateUtc="2026-09-26T00:06:00Z"/>
          <w:sz w:val="22"/>
          <w:szCs w:val="22"/>
        </w:rPr>
      </w:pPr>
    </w:p>
    <w:p w14:paraId="1DC991A9" w14:textId="77777777" w:rsidR="00A24D37" w:rsidRPr="00D61A94" w:rsidRDefault="003839F1" w:rsidP="003839F1">
      <w:pPr>
        <w:pStyle w:val="Heading1"/>
        <w:jc w:val="right"/>
        <w:rPr>
          <w:ins w:id="64" w:author="Dillon Shaver" w:date="2026-09-25T20:06:00Z" w16du:dateUtc="2026-09-26T00:06:00Z"/>
          <w:szCs w:val="22"/>
        </w:rPr>
      </w:pPr>
      <w:ins w:id="65" w:author="Dillon Shaver" w:date="2026-09-25T20:06:00Z" w16du:dateUtc="2026-09-26T00:06:00Z">
        <w:r w:rsidRPr="00D61A94">
          <w:rPr>
            <w:szCs w:val="22"/>
          </w:rPr>
          <w:t>KEYWORDS</w:t>
        </w:r>
      </w:ins>
    </w:p>
    <w:p w14:paraId="58E5D1EA" w14:textId="77777777" w:rsidR="002C10B0" w:rsidRPr="00D61A94" w:rsidRDefault="002C10B0" w:rsidP="003839F1">
      <w:pPr>
        <w:pStyle w:val="BodyText3"/>
        <w:jc w:val="right"/>
        <w:rPr>
          <w:ins w:id="66" w:author="Dillon Shaver" w:date="2026-09-25T20:06:00Z" w16du:dateUtc="2026-09-26T00:06:00Z"/>
          <w:szCs w:val="22"/>
        </w:rPr>
      </w:pPr>
      <w:ins w:id="67" w:author="Dillon Shaver" w:date="2026-09-25T20:06:00Z" w16du:dateUtc="2026-09-26T00:06:00Z">
        <w:r w:rsidRPr="00D61A94">
          <w:rPr>
            <w:szCs w:val="22"/>
          </w:rPr>
          <w:t>List of at most five key words</w:t>
        </w:r>
      </w:ins>
    </w:p>
    <w:p w14:paraId="03B2EFD4" w14:textId="77777777" w:rsidR="002C10B0" w:rsidRPr="00D61A94" w:rsidRDefault="002C10B0" w:rsidP="00067502">
      <w:pPr>
        <w:rPr>
          <w:ins w:id="68" w:author="Dillon Shaver" w:date="2026-09-25T20:06:00Z" w16du:dateUtc="2026-09-26T00:06:00Z"/>
          <w:szCs w:val="22"/>
        </w:rPr>
      </w:pPr>
    </w:p>
    <w:p w14:paraId="02A74820" w14:textId="77777777" w:rsidR="004C77BE" w:rsidRPr="00D61A94" w:rsidRDefault="004C77BE" w:rsidP="00067502">
      <w:pPr>
        <w:rPr>
          <w:ins w:id="69" w:author="Dillon Shaver" w:date="2026-09-25T20:06:00Z" w16du:dateUtc="2026-09-26T00:06:00Z"/>
          <w:szCs w:val="22"/>
        </w:rPr>
      </w:pPr>
    </w:p>
    <w:p w14:paraId="66869843" w14:textId="77777777" w:rsidR="002C10B0" w:rsidRPr="00D61A94" w:rsidRDefault="002C10B0" w:rsidP="00067502">
      <w:pPr>
        <w:pStyle w:val="Heading1"/>
        <w:numPr>
          <w:ilvl w:val="0"/>
          <w:numId w:val="3"/>
        </w:numPr>
        <w:rPr>
          <w:ins w:id="70" w:author="Dillon Shaver" w:date="2026-09-25T20:06:00Z" w16du:dateUtc="2026-09-26T00:06:00Z"/>
          <w:szCs w:val="22"/>
        </w:rPr>
      </w:pPr>
      <w:ins w:id="71" w:author="Dillon Shaver" w:date="2026-09-25T20:06:00Z" w16du:dateUtc="2026-09-26T00:06:00Z">
        <w:r w:rsidRPr="00D61A94">
          <w:rPr>
            <w:szCs w:val="22"/>
          </w:rPr>
          <w:t>INTRODUCTION</w:t>
        </w:r>
      </w:ins>
    </w:p>
    <w:p w14:paraId="548C3BBA" w14:textId="77777777" w:rsidR="002C10B0" w:rsidRPr="00D61A94" w:rsidRDefault="002C10B0" w:rsidP="00067502">
      <w:pPr>
        <w:rPr>
          <w:ins w:id="72" w:author="Dillon Shaver" w:date="2026-09-25T20:06:00Z" w16du:dateUtc="2026-09-26T00:06:00Z"/>
          <w:szCs w:val="22"/>
        </w:rPr>
      </w:pPr>
    </w:p>
    <w:p w14:paraId="22DC22F1" w14:textId="28018A4F" w:rsidR="002C10B0" w:rsidRPr="00067502" w:rsidRDefault="002C10B0" w:rsidP="00067502">
      <w:pPr>
        <w:pStyle w:val="BodyText3"/>
        <w:wordWrap/>
        <w:rPr>
          <w:ins w:id="73" w:author="Dillon Shaver" w:date="2026-09-25T20:06:00Z" w16du:dateUtc="2026-09-26T00:06:00Z"/>
          <w:szCs w:val="22"/>
        </w:rPr>
      </w:pPr>
      <w:ins w:id="74" w:author="Dillon Shaver" w:date="2026-09-25T20:06:00Z" w16du:dateUtc="2026-09-26T00:06:00Z">
        <w:r w:rsidRPr="00067502">
          <w:rPr>
            <w:szCs w:val="22"/>
          </w:rPr>
          <w:t>Paper starts here with two blank lines before first section title.  Use 8.5 x 11 paper size, with 1" margins on all sides.</w:t>
        </w:r>
        <w:r w:rsidR="00BE1F3D">
          <w:rPr>
            <w:szCs w:val="22"/>
          </w:rPr>
          <w:t xml:space="preserve">  All text should be “justified” – evenly distributed between the margins.</w:t>
        </w:r>
        <w:r w:rsidRPr="00067502">
          <w:rPr>
            <w:szCs w:val="22"/>
          </w:rPr>
          <w:t xml:space="preserve"> </w:t>
        </w:r>
        <w:r w:rsidR="007B2BB4">
          <w:rPr>
            <w:szCs w:val="22"/>
          </w:rPr>
          <w:t xml:space="preserve"> Use one blank line</w:t>
        </w:r>
        <w:r w:rsidRPr="00067502">
          <w:rPr>
            <w:szCs w:val="22"/>
          </w:rPr>
          <w:t xml:space="preserve"> before and after each subsequent section’s title.  Section titles have style “Heading 1”, are </w:t>
        </w:r>
        <w:r w:rsidRPr="006645FE">
          <w:rPr>
            <w:b/>
            <w:szCs w:val="22"/>
          </w:rPr>
          <w:t>1</w:t>
        </w:r>
        <w:r w:rsidR="009525F6">
          <w:rPr>
            <w:b/>
            <w:szCs w:val="22"/>
          </w:rPr>
          <w:t>1</w:t>
        </w:r>
        <w:r w:rsidRPr="006645FE">
          <w:rPr>
            <w:b/>
            <w:szCs w:val="22"/>
          </w:rPr>
          <w:t xml:space="preserve"> point font</w:t>
        </w:r>
        <w:r w:rsidRPr="00067502">
          <w:rPr>
            <w:szCs w:val="22"/>
          </w:rPr>
          <w:t xml:space="preserve">, must be all uppercase and </w:t>
        </w:r>
        <w:r w:rsidR="002B2FAE">
          <w:rPr>
            <w:szCs w:val="22"/>
          </w:rPr>
          <w:t>text aligned left</w:t>
        </w:r>
        <w:r w:rsidRPr="00067502">
          <w:rPr>
            <w:szCs w:val="22"/>
          </w:rPr>
          <w:t>, and must be numbered in Arabic numerals as shown above.  Introduce the topic of your work in this section.</w:t>
        </w:r>
      </w:ins>
    </w:p>
    <w:p w14:paraId="72353F41" w14:textId="77777777" w:rsidR="002C10B0" w:rsidRPr="00067502" w:rsidRDefault="002C10B0" w:rsidP="00067502">
      <w:pPr>
        <w:pStyle w:val="BodyText3"/>
        <w:wordWrap/>
        <w:rPr>
          <w:ins w:id="75" w:author="Dillon Shaver" w:date="2026-09-25T20:06:00Z" w16du:dateUtc="2026-09-26T00:06:00Z"/>
          <w:szCs w:val="22"/>
        </w:rPr>
      </w:pPr>
    </w:p>
    <w:p w14:paraId="7FC89A4B" w14:textId="4249688B" w:rsidR="002C10B0" w:rsidRDefault="002C10B0" w:rsidP="00067502">
      <w:pPr>
        <w:pStyle w:val="BodyText3"/>
        <w:wordWrap/>
        <w:rPr>
          <w:ins w:id="76" w:author="Dillon Shaver" w:date="2026-09-25T20:06:00Z" w16du:dateUtc="2026-09-26T00:06:00Z"/>
          <w:szCs w:val="22"/>
        </w:rPr>
      </w:pPr>
      <w:ins w:id="77" w:author="Dillon Shaver" w:date="2026-09-25T20:06:00Z" w16du:dateUtc="2026-09-26T00:06:00Z">
        <w:r w:rsidRPr="00067502">
          <w:rPr>
            <w:szCs w:val="22"/>
          </w:rPr>
          <w:t xml:space="preserve">Do not indent the first line of a paragraph; rather </w:t>
        </w:r>
        <w:r w:rsidR="00AD59E8">
          <w:rPr>
            <w:szCs w:val="22"/>
          </w:rPr>
          <w:t>add one blank line</w:t>
        </w:r>
        <w:r w:rsidRPr="00067502">
          <w:rPr>
            <w:szCs w:val="22"/>
          </w:rPr>
          <w:t xml:space="preserve"> between paragraphs.  </w:t>
        </w:r>
        <w:r w:rsidR="00F42535">
          <w:rPr>
            <w:szCs w:val="22"/>
          </w:rPr>
          <w:t>Use Times New Roman font (and Symbol</w:t>
        </w:r>
        <w:r w:rsidR="00DF1B7D">
          <w:rPr>
            <w:szCs w:val="22"/>
          </w:rPr>
          <w:t xml:space="preserve"> if needed) </w:t>
        </w:r>
        <w:r w:rsidR="007C0468">
          <w:rPr>
            <w:szCs w:val="22"/>
          </w:rPr>
          <w:t xml:space="preserve">and </w:t>
        </w:r>
        <w:r w:rsidR="007C0468" w:rsidRPr="00624B8B">
          <w:rPr>
            <w:b/>
            <w:szCs w:val="22"/>
          </w:rPr>
          <w:t>font size 11</w:t>
        </w:r>
        <w:r w:rsidR="007C0468">
          <w:rPr>
            <w:szCs w:val="22"/>
          </w:rPr>
          <w:t xml:space="preserve"> for the main body of the paper.  </w:t>
        </w:r>
        <w:r w:rsidRPr="00067502">
          <w:rPr>
            <w:szCs w:val="22"/>
          </w:rPr>
          <w:t xml:space="preserve">There are four types of reference styles: journal paper [1], proceeding paper [2], book [3], and website [4].  References to </w:t>
        </w:r>
        <w:r w:rsidRPr="00067502">
          <w:rPr>
            <w:szCs w:val="22"/>
          </w:rPr>
          <w:lastRenderedPageBreak/>
          <w:t xml:space="preserve">websites are discouraged, but acceptable if absolutely necessary.  It is the author’s responsibility to check links in the </w:t>
        </w:r>
        <w:r w:rsidR="007D7A53">
          <w:rPr>
            <w:szCs w:val="22"/>
          </w:rPr>
          <w:t>PDF</w:t>
        </w:r>
        <w:r w:rsidRPr="00067502">
          <w:rPr>
            <w:szCs w:val="22"/>
          </w:rPr>
          <w:t xml:space="preserve"> file</w:t>
        </w:r>
        <w:r w:rsidR="007D7A53">
          <w:rPr>
            <w:szCs w:val="22"/>
          </w:rPr>
          <w:t xml:space="preserve"> of your paper</w:t>
        </w:r>
        <w:r w:rsidRPr="00067502">
          <w:rPr>
            <w:szCs w:val="22"/>
          </w:rPr>
          <w:t>.</w:t>
        </w:r>
        <w:r w:rsidR="00CD0BA4">
          <w:rPr>
            <w:szCs w:val="22"/>
          </w:rPr>
          <w:t xml:space="preserve">  </w:t>
        </w:r>
        <w:r w:rsidR="00CD0BA4" w:rsidRPr="00CD0BA4">
          <w:rPr>
            <w:szCs w:val="22"/>
          </w:rPr>
          <w:t>All references should be cited in the text in numerical order, in order of appearance</w:t>
        </w:r>
        <w:r w:rsidR="00CD0BA4">
          <w:rPr>
            <w:szCs w:val="22"/>
          </w:rPr>
          <w:t xml:space="preserve"> </w:t>
        </w:r>
        <w:r w:rsidR="00AE7C97">
          <w:rPr>
            <w:szCs w:val="22"/>
          </w:rPr>
          <w:t xml:space="preserve">as </w:t>
        </w:r>
        <w:r w:rsidR="00CD0BA4">
          <w:rPr>
            <w:szCs w:val="22"/>
          </w:rPr>
          <w:t>[</w:t>
        </w:r>
        <w:r w:rsidR="00943F91">
          <w:rPr>
            <w:szCs w:val="22"/>
          </w:rPr>
          <w:t>5-7</w:t>
        </w:r>
        <w:r w:rsidR="00CD0BA4">
          <w:rPr>
            <w:szCs w:val="22"/>
          </w:rPr>
          <w:t>].</w:t>
        </w:r>
        <w:r w:rsidR="000C54EF" w:rsidRPr="000C54EF">
          <w:t xml:space="preserve"> </w:t>
        </w:r>
        <w:r w:rsidR="000C54EF" w:rsidRPr="000C54EF">
          <w:rPr>
            <w:szCs w:val="22"/>
          </w:rPr>
          <w:t>Do not include bookmarks or hyperlinks to references, figures, and tables in the text of your paper in your final PDF document. Do not include</w:t>
        </w:r>
        <w:r w:rsidR="00776326">
          <w:rPr>
            <w:szCs w:val="22"/>
          </w:rPr>
          <w:t xml:space="preserve"> highlighting,</w:t>
        </w:r>
        <w:r w:rsidR="000C54EF" w:rsidRPr="000C54EF">
          <w:rPr>
            <w:szCs w:val="22"/>
          </w:rPr>
          <w:t xml:space="preserve"> page numbers, headers, or footers.</w:t>
        </w:r>
      </w:ins>
    </w:p>
    <w:p w14:paraId="4DD42ED9" w14:textId="77777777" w:rsidR="004A4CD5" w:rsidRDefault="004A4CD5" w:rsidP="00067502">
      <w:pPr>
        <w:pStyle w:val="BodyText3"/>
        <w:wordWrap/>
        <w:rPr>
          <w:ins w:id="78" w:author="Dillon Shaver" w:date="2026-09-25T20:06:00Z" w16du:dateUtc="2026-09-26T00:06:00Z"/>
          <w:szCs w:val="22"/>
        </w:rPr>
      </w:pPr>
    </w:p>
    <w:p w14:paraId="7410E91D" w14:textId="5668711A" w:rsidR="002C10B0" w:rsidRPr="004F2CB8" w:rsidRDefault="00A009C8" w:rsidP="00067502">
      <w:pPr>
        <w:pStyle w:val="BodyText3"/>
        <w:wordWrap/>
        <w:rPr>
          <w:ins w:id="79" w:author="Dillon Shaver" w:date="2026-09-25T20:06:00Z" w16du:dateUtc="2026-09-26T00:06:00Z"/>
          <w:bCs/>
          <w:szCs w:val="22"/>
        </w:rPr>
      </w:pPr>
      <w:ins w:id="80" w:author="Dillon Shaver" w:date="2026-09-25T20:06:00Z" w16du:dateUtc="2026-09-26T00:06:00Z">
        <w:r>
          <w:rPr>
            <w:szCs w:val="22"/>
          </w:rPr>
          <w:t xml:space="preserve">Because </w:t>
        </w:r>
        <w:r w:rsidR="002C10B0" w:rsidRPr="00067502">
          <w:rPr>
            <w:szCs w:val="22"/>
          </w:rPr>
          <w:t xml:space="preserve">the paper will be included as a .pdf file for the proceedings, the author will get the best results from Word or WordPerfect by using the Acrobat Distiller or Acrobat PDFWriter as the default printer.  When creating the PDF version, check the “Embed All Fonts” option.  Note that it is the author’s responsibility to review the final PDF version of the paper to ensure proper translation into PDF.  Final PDF file size should be no more than 4 MB. </w:t>
        </w:r>
        <w:r w:rsidR="002C10B0" w:rsidRPr="00F16296">
          <w:rPr>
            <w:b/>
            <w:szCs w:val="22"/>
          </w:rPr>
          <w:t xml:space="preserve"> </w:t>
        </w:r>
        <w:bookmarkStart w:id="81" w:name="_Hlk153748819"/>
        <w:r w:rsidR="00CE0E07" w:rsidRPr="00CE0E07">
          <w:rPr>
            <w:bCs/>
            <w:szCs w:val="22"/>
          </w:rPr>
          <w:t xml:space="preserve">The </w:t>
        </w:r>
        <w:r w:rsidR="00CE0E07">
          <w:t xml:space="preserve">recommended paper length is 8-10 pages. Papers will incur a publication fee of $100 per page starting with p. 11; there is no charge for pp. 1-10. </w:t>
        </w:r>
        <w:r w:rsidR="00CE0E07" w:rsidRPr="00AE01E8">
          <w:rPr>
            <w:b/>
            <w:bCs/>
          </w:rPr>
          <w:t xml:space="preserve">The maximum allowable length is 14 pages. </w:t>
        </w:r>
        <w:r w:rsidR="00CE0E07" w:rsidRPr="00AE01E8">
          <w:rPr>
            <w:b/>
            <w:bCs/>
            <w:szCs w:val="22"/>
          </w:rPr>
          <w:t>Papers with more than 14 pages will be rejected.</w:t>
        </w:r>
        <w:r w:rsidR="00F16296" w:rsidRPr="00C572AA">
          <w:rPr>
            <w:b/>
            <w:szCs w:val="22"/>
          </w:rPr>
          <w:t xml:space="preserve">  </w:t>
        </w:r>
        <w:bookmarkEnd w:id="81"/>
      </w:ins>
    </w:p>
    <w:p w14:paraId="47CBE5D6" w14:textId="77777777" w:rsidR="002C10B0" w:rsidRPr="004F2CB8" w:rsidRDefault="002C10B0" w:rsidP="00067502">
      <w:pPr>
        <w:pStyle w:val="BodyText3"/>
        <w:wordWrap/>
        <w:rPr>
          <w:ins w:id="82" w:author="Dillon Shaver" w:date="2026-09-25T20:06:00Z" w16du:dateUtc="2026-09-26T00:06:00Z"/>
          <w:bCs/>
          <w:szCs w:val="22"/>
        </w:rPr>
      </w:pPr>
    </w:p>
    <w:p w14:paraId="743D1696" w14:textId="77777777" w:rsidR="002C10B0" w:rsidRPr="00593473" w:rsidRDefault="002C10B0" w:rsidP="00067502">
      <w:pPr>
        <w:pStyle w:val="Heading1"/>
        <w:numPr>
          <w:ilvl w:val="0"/>
          <w:numId w:val="3"/>
        </w:numPr>
        <w:rPr>
          <w:ins w:id="83" w:author="Dillon Shaver" w:date="2026-09-25T20:06:00Z" w16du:dateUtc="2026-09-26T00:06:00Z"/>
          <w:szCs w:val="22"/>
        </w:rPr>
      </w:pPr>
      <w:ins w:id="84" w:author="Dillon Shaver" w:date="2026-09-25T20:06:00Z" w16du:dateUtc="2026-09-26T00:06:00Z">
        <w:r w:rsidRPr="00593473">
          <w:rPr>
            <w:szCs w:val="22"/>
          </w:rPr>
          <w:t>SECOND OR SUBSEQUENT MAJOR HEADING</w:t>
        </w:r>
        <w:r w:rsidR="00212873" w:rsidRPr="00593473">
          <w:rPr>
            <w:szCs w:val="22"/>
          </w:rPr>
          <w:t xml:space="preserve"> (FONT SIZE 1</w:t>
        </w:r>
        <w:r w:rsidR="009525F6" w:rsidRPr="00593473">
          <w:rPr>
            <w:szCs w:val="22"/>
          </w:rPr>
          <w:t>1</w:t>
        </w:r>
        <w:r w:rsidR="00212873" w:rsidRPr="00593473">
          <w:rPr>
            <w:szCs w:val="22"/>
          </w:rPr>
          <w:t xml:space="preserve"> POINT)</w:t>
        </w:r>
      </w:ins>
    </w:p>
    <w:p w14:paraId="66985C25" w14:textId="77777777" w:rsidR="002C10B0" w:rsidRPr="00593473" w:rsidRDefault="002C10B0" w:rsidP="00067502">
      <w:pPr>
        <w:rPr>
          <w:ins w:id="85" w:author="Dillon Shaver" w:date="2026-09-25T20:06:00Z" w16du:dateUtc="2026-09-26T00:06:00Z"/>
          <w:szCs w:val="22"/>
        </w:rPr>
      </w:pPr>
    </w:p>
    <w:p w14:paraId="7E13E7C1" w14:textId="77777777" w:rsidR="002C10B0" w:rsidRPr="00493F85" w:rsidRDefault="002C10B0" w:rsidP="00067502">
      <w:pPr>
        <w:pStyle w:val="BodyText3"/>
        <w:wordWrap/>
        <w:rPr>
          <w:ins w:id="86" w:author="Dillon Shaver" w:date="2026-09-25T20:06:00Z" w16du:dateUtc="2026-09-26T00:06:00Z"/>
          <w:szCs w:val="22"/>
        </w:rPr>
      </w:pPr>
      <w:ins w:id="87" w:author="Dillon Shaver" w:date="2026-09-25T20:06:00Z" w16du:dateUtc="2026-09-26T00:06:00Z">
        <w:r w:rsidRPr="00593473">
          <w:rPr>
            <w:szCs w:val="22"/>
          </w:rPr>
          <w:t>A logical</w:t>
        </w:r>
        <w:r w:rsidRPr="00493F85">
          <w:rPr>
            <w:szCs w:val="22"/>
          </w:rPr>
          <w:t xml:space="preserve"> division of your paper into sections, etc., makes it so much easier to understand.  The style for subsection titles and all text in this template is “Heading 2,” “Heading 3,” etc. All text in this template is “Body Text 3.”  Make sure to </w:t>
        </w:r>
        <w:r w:rsidRPr="00493F85">
          <w:rPr>
            <w:b/>
            <w:i/>
            <w:szCs w:val="22"/>
          </w:rPr>
          <w:t>avoid widow/orphan</w:t>
        </w:r>
        <w:r w:rsidRPr="00493F85">
          <w:rPr>
            <w:szCs w:val="22"/>
          </w:rPr>
          <w:t xml:space="preserve"> lines.</w:t>
        </w:r>
      </w:ins>
    </w:p>
    <w:p w14:paraId="5CAEE207" w14:textId="77777777" w:rsidR="00067502" w:rsidRPr="00593473" w:rsidRDefault="00067502" w:rsidP="00067502">
      <w:pPr>
        <w:pStyle w:val="BodyText3"/>
        <w:wordWrap/>
        <w:rPr>
          <w:ins w:id="88" w:author="Dillon Shaver" w:date="2026-09-25T20:06:00Z" w16du:dateUtc="2026-09-26T00:06:00Z"/>
          <w:szCs w:val="22"/>
        </w:rPr>
      </w:pPr>
    </w:p>
    <w:p w14:paraId="3C221DC1" w14:textId="46D6B9DE" w:rsidR="002C10B0" w:rsidRPr="00593473" w:rsidRDefault="002C10B0" w:rsidP="00067502">
      <w:pPr>
        <w:pStyle w:val="Heading2"/>
        <w:spacing w:before="0" w:after="0"/>
        <w:rPr>
          <w:ins w:id="89" w:author="Dillon Shaver" w:date="2026-09-25T20:06:00Z" w16du:dateUtc="2026-09-26T00:06:00Z"/>
          <w:szCs w:val="22"/>
        </w:rPr>
      </w:pPr>
      <w:ins w:id="90" w:author="Dillon Shaver" w:date="2026-09-25T20:06:00Z" w16du:dateUtc="2026-09-26T00:06:00Z">
        <w:r w:rsidRPr="00593473">
          <w:rPr>
            <w:szCs w:val="22"/>
          </w:rPr>
          <w:t>2.1.  Subsection Title: First Character of Each Non-</w:t>
        </w:r>
        <w:r w:rsidR="00F276B0">
          <w:rPr>
            <w:szCs w:val="22"/>
          </w:rPr>
          <w:t>T</w:t>
        </w:r>
        <w:r w:rsidRPr="00593473">
          <w:rPr>
            <w:szCs w:val="22"/>
          </w:rPr>
          <w:t>rivial Word is Uppercase</w:t>
        </w:r>
        <w:r w:rsidR="0031491A" w:rsidRPr="00593473">
          <w:rPr>
            <w:szCs w:val="22"/>
          </w:rPr>
          <w:t xml:space="preserve"> (1</w:t>
        </w:r>
        <w:r w:rsidR="009525F6" w:rsidRPr="00593473">
          <w:rPr>
            <w:szCs w:val="22"/>
          </w:rPr>
          <w:t>1</w:t>
        </w:r>
        <w:r w:rsidR="0031491A" w:rsidRPr="00593473">
          <w:rPr>
            <w:szCs w:val="22"/>
          </w:rPr>
          <w:t xml:space="preserve"> </w:t>
        </w:r>
        <w:r w:rsidR="00E52FCE" w:rsidRPr="00593473">
          <w:rPr>
            <w:szCs w:val="22"/>
          </w:rPr>
          <w:t>P</w:t>
        </w:r>
        <w:r w:rsidR="0031491A" w:rsidRPr="00593473">
          <w:rPr>
            <w:szCs w:val="22"/>
          </w:rPr>
          <w:t>oint)</w:t>
        </w:r>
      </w:ins>
    </w:p>
    <w:p w14:paraId="03DC4E95" w14:textId="77777777" w:rsidR="002C10B0" w:rsidRPr="00593473" w:rsidRDefault="002C10B0" w:rsidP="00493F85">
      <w:pPr>
        <w:rPr>
          <w:ins w:id="91" w:author="Dillon Shaver" w:date="2026-09-25T20:06:00Z" w16du:dateUtc="2026-09-26T00:06:00Z"/>
          <w:szCs w:val="22"/>
        </w:rPr>
      </w:pPr>
    </w:p>
    <w:p w14:paraId="35BF58F6" w14:textId="77777777" w:rsidR="002C10B0" w:rsidRPr="00493F85" w:rsidRDefault="005B3CF6" w:rsidP="00493F85">
      <w:pPr>
        <w:pStyle w:val="BodyText3"/>
        <w:wordWrap/>
        <w:rPr>
          <w:ins w:id="92" w:author="Dillon Shaver" w:date="2026-09-25T20:06:00Z" w16du:dateUtc="2026-09-26T00:06:00Z"/>
          <w:szCs w:val="22"/>
        </w:rPr>
      </w:pPr>
      <w:ins w:id="93" w:author="Dillon Shaver" w:date="2026-09-25T20:06:00Z" w16du:dateUtc="2026-09-26T00:06:00Z">
        <w:r>
          <w:rPr>
            <w:szCs w:val="22"/>
          </w:rPr>
          <w:t>Add a blank line</w:t>
        </w:r>
        <w:r w:rsidR="002C10B0" w:rsidRPr="00493F85">
          <w:rPr>
            <w:szCs w:val="22"/>
          </w:rPr>
          <w:t xml:space="preserve"> before and after secondary titles.  </w:t>
        </w:r>
        <w:r w:rsidR="002C10B0" w:rsidRPr="00493F85">
          <w:rPr>
            <w:rFonts w:hint="eastAsia"/>
            <w:szCs w:val="22"/>
          </w:rPr>
          <w:t>Secondary titles should start flush left</w:t>
        </w:r>
        <w:r w:rsidR="002C10B0" w:rsidRPr="00493F85">
          <w:rPr>
            <w:szCs w:val="22"/>
          </w:rPr>
          <w:t>, and are numbered as illustrated above</w:t>
        </w:r>
        <w:r w:rsidR="002C10B0" w:rsidRPr="00493F85">
          <w:rPr>
            <w:rFonts w:hint="eastAsia"/>
            <w:szCs w:val="22"/>
          </w:rPr>
          <w:t>.</w:t>
        </w:r>
        <w:r w:rsidR="0071390C">
          <w:rPr>
            <w:szCs w:val="22"/>
          </w:rPr>
          <w:t xml:space="preserve">  </w:t>
        </w:r>
      </w:ins>
    </w:p>
    <w:p w14:paraId="08C49D01" w14:textId="77777777" w:rsidR="002C10B0" w:rsidRPr="00493F85" w:rsidRDefault="002C10B0" w:rsidP="00493F85">
      <w:pPr>
        <w:pStyle w:val="BodyText3"/>
        <w:wordWrap/>
        <w:rPr>
          <w:ins w:id="94" w:author="Dillon Shaver" w:date="2026-09-25T20:06:00Z" w16du:dateUtc="2026-09-26T00:06:00Z"/>
          <w:szCs w:val="22"/>
        </w:rPr>
      </w:pPr>
    </w:p>
    <w:p w14:paraId="79C7D559" w14:textId="77777777" w:rsidR="002C10B0" w:rsidRPr="00493F85" w:rsidRDefault="002C10B0" w:rsidP="00493F85">
      <w:pPr>
        <w:pStyle w:val="BodyText3"/>
        <w:wordWrap/>
        <w:rPr>
          <w:ins w:id="95" w:author="Dillon Shaver" w:date="2026-09-25T20:06:00Z" w16du:dateUtc="2026-09-26T00:06:00Z"/>
          <w:szCs w:val="22"/>
        </w:rPr>
      </w:pPr>
      <w:ins w:id="96" w:author="Dillon Shaver" w:date="2026-09-25T20:06:00Z" w16du:dateUtc="2026-09-26T00:06:00Z">
        <w:r w:rsidRPr="00493F85">
          <w:rPr>
            <w:szCs w:val="22"/>
          </w:rPr>
          <w:t>Equations should be centered and sequentially numbered to the flush right of the formula</w:t>
        </w:r>
        <w:r w:rsidRPr="009807CB">
          <w:rPr>
            <w:szCs w:val="22"/>
          </w:rPr>
          <w:t xml:space="preserve">. </w:t>
        </w:r>
        <w:r w:rsidR="00B975E4" w:rsidRPr="009807CB">
          <w:rPr>
            <w:szCs w:val="22"/>
          </w:rPr>
          <w:t xml:space="preserve"> Use Times New Roman or </w:t>
        </w:r>
        <w:r w:rsidR="00B975E4" w:rsidRPr="009807CB">
          <w:rPr>
            <w:rFonts w:ascii="Euclid" w:hAnsi="Euclid"/>
            <w:szCs w:val="22"/>
          </w:rPr>
          <w:t>Euclid</w:t>
        </w:r>
        <w:r w:rsidR="00B975E4" w:rsidRPr="009807CB">
          <w:rPr>
            <w:szCs w:val="22"/>
          </w:rPr>
          <w:t xml:space="preserve"> font</w:t>
        </w:r>
        <w:r w:rsidR="00F9333B" w:rsidRPr="009807CB">
          <w:rPr>
            <w:szCs w:val="22"/>
          </w:rPr>
          <w:t xml:space="preserve"> </w:t>
        </w:r>
        <w:r w:rsidR="00B975E4" w:rsidRPr="009807CB">
          <w:rPr>
            <w:szCs w:val="22"/>
          </w:rPr>
          <w:t xml:space="preserve">with a </w:t>
        </w:r>
        <w:r w:rsidR="00F9333B" w:rsidRPr="009807CB">
          <w:rPr>
            <w:szCs w:val="22"/>
          </w:rPr>
          <w:t xml:space="preserve">font size 11 for the </w:t>
        </w:r>
        <w:r w:rsidR="00FA2870" w:rsidRPr="009807CB">
          <w:rPr>
            <w:szCs w:val="22"/>
          </w:rPr>
          <w:t xml:space="preserve">text </w:t>
        </w:r>
        <w:r w:rsidR="00CC4ED8" w:rsidRPr="009807CB">
          <w:rPr>
            <w:szCs w:val="22"/>
          </w:rPr>
          <w:t xml:space="preserve">variables and corresponding sizes </w:t>
        </w:r>
        <w:r w:rsidR="00B25773" w:rsidRPr="009807CB">
          <w:rPr>
            <w:szCs w:val="22"/>
          </w:rPr>
          <w:t xml:space="preserve">proportionally </w:t>
        </w:r>
        <w:r w:rsidR="00CC4ED8" w:rsidRPr="009807CB">
          <w:rPr>
            <w:szCs w:val="22"/>
          </w:rPr>
          <w:t>for the subscripts and superscripts.</w:t>
        </w:r>
      </w:ins>
    </w:p>
    <w:p w14:paraId="0250BB0F" w14:textId="77777777" w:rsidR="002C10B0" w:rsidRPr="00493F85" w:rsidRDefault="002C10B0" w:rsidP="00493F85">
      <w:pPr>
        <w:pStyle w:val="BodyText3"/>
        <w:wordWrap/>
        <w:rPr>
          <w:ins w:id="97" w:author="Dillon Shaver" w:date="2026-09-25T20:06:00Z" w16du:dateUtc="2026-09-26T00:06:00Z"/>
          <w:szCs w:val="22"/>
        </w:rPr>
      </w:pPr>
    </w:p>
    <w:p w14:paraId="6E24EE83" w14:textId="45C6ED85" w:rsidR="002C10B0" w:rsidRPr="00493F85" w:rsidRDefault="00CE0E07" w:rsidP="00BE1F3D">
      <w:pPr>
        <w:pStyle w:val="Equation"/>
        <w:rPr>
          <w:ins w:id="98" w:author="Dillon Shaver" w:date="2026-09-25T20:06:00Z" w16du:dateUtc="2026-09-26T00:06:00Z"/>
        </w:rPr>
      </w:pPr>
      <w:ins w:id="99" w:author="Dillon Shaver" w:date="2026-09-25T20:06:00Z" w16du:dateUtc="2026-09-26T00:06:00Z">
        <w:r>
          <w:rPr>
            <w:rFonts w:eastAsia="Batang"/>
          </w:rPr>
          <w:tab/>
        </w:r>
      </w:ins>
      <m:oMath>
        <m:sSub>
          <m:sSubPr>
            <m:ctrlPr>
              <w:ins w:id="100" w:author="Dillon Shaver" w:date="2026-09-25T20:06:00Z" w16du:dateUtc="2026-09-26T00:06:00Z">
                <w:rPr>
                  <w:rFonts w:ascii="Cambria Math" w:hAnsi="Cambria Math"/>
                </w:rPr>
              </w:ins>
            </m:ctrlPr>
          </m:sSubPr>
          <m:e>
            <m:r>
              <w:ins w:id="101" w:author="Dillon Shaver" w:date="2026-09-25T20:06:00Z" w16du:dateUtc="2026-09-26T00:06:00Z">
                <w:rPr>
                  <w:rFonts w:ascii="Cambria Math" w:hAnsi="Cambria Math"/>
                </w:rPr>
                <m:t>∂</m:t>
              </w:ins>
            </m:r>
          </m:e>
          <m:sub>
            <m:r>
              <w:ins w:id="102" w:author="Dillon Shaver" w:date="2026-09-25T20:06:00Z" w16du:dateUtc="2026-09-26T00:06:00Z">
                <w:rPr>
                  <w:rFonts w:ascii="Cambria Math" w:hAnsi="Cambria Math"/>
                </w:rPr>
                <m:t>x</m:t>
              </w:ins>
            </m:r>
          </m:sub>
        </m:sSub>
        <m:sSub>
          <m:sSubPr>
            <m:ctrlPr>
              <w:ins w:id="103" w:author="Dillon Shaver" w:date="2026-09-25T20:06:00Z" w16du:dateUtc="2026-09-26T00:06:00Z">
                <w:rPr>
                  <w:rFonts w:ascii="Cambria Math" w:hAnsi="Cambria Math"/>
                </w:rPr>
              </w:ins>
            </m:ctrlPr>
          </m:sSubPr>
          <m:e>
            <m:r>
              <w:ins w:id="104" w:author="Dillon Shaver" w:date="2026-09-25T20:06:00Z" w16du:dateUtc="2026-09-26T00:06:00Z">
                <w:rPr>
                  <w:rFonts w:ascii="Cambria Math" w:hAnsi="Cambria Math"/>
                </w:rPr>
                <m:t>U</m:t>
              </w:ins>
            </m:r>
          </m:e>
          <m:sub>
            <m:r>
              <w:ins w:id="105" w:author="Dillon Shaver" w:date="2026-09-25T20:06:00Z" w16du:dateUtc="2026-09-26T00:06:00Z">
                <w:rPr>
                  <w:rFonts w:ascii="Cambria Math" w:hAnsi="Cambria Math"/>
                </w:rPr>
                <m:t>k</m:t>
              </w:ins>
            </m:r>
          </m:sub>
        </m:sSub>
        <m:r>
          <w:ins w:id="106" w:author="Dillon Shaver" w:date="2026-09-25T20:06:00Z" w16du:dateUtc="2026-09-26T00:06:00Z">
            <m:rPr>
              <m:sty m:val="p"/>
            </m:rPr>
            <w:rPr>
              <w:rFonts w:ascii="Cambria Math" w:hAnsi="Cambria Math"/>
            </w:rPr>
            <m:t>+</m:t>
          </w:ins>
        </m:r>
        <m:sSub>
          <m:sSubPr>
            <m:ctrlPr>
              <w:ins w:id="107" w:author="Dillon Shaver" w:date="2026-09-25T20:06:00Z" w16du:dateUtc="2026-09-26T00:06:00Z">
                <w:rPr>
                  <w:rFonts w:ascii="Cambria Math" w:hAnsi="Cambria Math"/>
                </w:rPr>
              </w:ins>
            </m:ctrlPr>
          </m:sSubPr>
          <m:e>
            <m:r>
              <w:ins w:id="108" w:author="Dillon Shaver" w:date="2026-09-25T20:06:00Z" w16du:dateUtc="2026-09-26T00:06:00Z">
                <w:rPr>
                  <w:rFonts w:ascii="Cambria Math" w:hAnsi="Cambria Math"/>
                </w:rPr>
                <m:t>∂</m:t>
              </w:ins>
            </m:r>
          </m:e>
          <m:sub>
            <m:r>
              <w:ins w:id="109" w:author="Dillon Shaver" w:date="2026-09-25T20:06:00Z" w16du:dateUtc="2026-09-26T00:06:00Z">
                <w:rPr>
                  <w:rFonts w:ascii="Cambria Math" w:hAnsi="Cambria Math"/>
                </w:rPr>
                <m:t>x</m:t>
              </w:ins>
            </m:r>
          </m:sub>
        </m:sSub>
        <m:sSub>
          <m:sSubPr>
            <m:ctrlPr>
              <w:ins w:id="110" w:author="Dillon Shaver" w:date="2026-09-25T20:06:00Z" w16du:dateUtc="2026-09-26T00:06:00Z">
                <w:rPr>
                  <w:rFonts w:ascii="Cambria Math" w:hAnsi="Cambria Math"/>
                </w:rPr>
              </w:ins>
            </m:ctrlPr>
          </m:sSubPr>
          <m:e>
            <m:r>
              <w:ins w:id="111" w:author="Dillon Shaver" w:date="2026-09-25T20:06:00Z" w16du:dateUtc="2026-09-26T00:06:00Z">
                <w:rPr>
                  <w:rFonts w:ascii="Cambria Math" w:hAnsi="Cambria Math"/>
                </w:rPr>
                <m:t>F</m:t>
              </w:ins>
            </m:r>
          </m:e>
          <m:sub>
            <m:r>
              <w:ins w:id="112" w:author="Dillon Shaver" w:date="2026-09-25T20:06:00Z" w16du:dateUtc="2026-09-26T00:06:00Z">
                <w:rPr>
                  <w:rFonts w:ascii="Cambria Math" w:hAnsi="Cambria Math"/>
                </w:rPr>
                <m:t>k</m:t>
              </w:ins>
            </m:r>
          </m:sub>
        </m:sSub>
        <m:d>
          <m:dPr>
            <m:ctrlPr>
              <w:ins w:id="113" w:author="Dillon Shaver" w:date="2026-09-25T20:06:00Z" w16du:dateUtc="2026-09-26T00:06:00Z">
                <w:rPr>
                  <w:rFonts w:ascii="Cambria Math" w:hAnsi="Cambria Math"/>
                </w:rPr>
              </w:ins>
            </m:ctrlPr>
          </m:dPr>
          <m:e>
            <m:r>
              <w:ins w:id="114" w:author="Dillon Shaver" w:date="2026-09-25T20:06:00Z" w16du:dateUtc="2026-09-26T00:06:00Z">
                <w:rPr>
                  <w:rFonts w:ascii="Cambria Math" w:hAnsi="Cambria Math"/>
                </w:rPr>
                <m:t>U</m:t>
              </w:ins>
            </m:r>
          </m:e>
        </m:d>
        <m:r>
          <w:ins w:id="115" w:author="Dillon Shaver" w:date="2026-09-25T20:06:00Z" w16du:dateUtc="2026-09-26T00:06:00Z">
            <m:rPr>
              <m:sty m:val="p"/>
            </m:rPr>
            <w:rPr>
              <w:rFonts w:ascii="Cambria Math" w:hAnsi="Cambria Math"/>
            </w:rPr>
            <m:t>=</m:t>
          </w:ins>
        </m:r>
        <m:sSub>
          <m:sSubPr>
            <m:ctrlPr>
              <w:ins w:id="116" w:author="Dillon Shaver" w:date="2026-09-25T20:06:00Z" w16du:dateUtc="2026-09-26T00:06:00Z">
                <w:rPr>
                  <w:rFonts w:ascii="Cambria Math" w:hAnsi="Cambria Math"/>
                </w:rPr>
              </w:ins>
            </m:ctrlPr>
          </m:sSubPr>
          <m:e>
            <m:r>
              <w:ins w:id="117" w:author="Dillon Shaver" w:date="2026-09-25T20:06:00Z" w16du:dateUtc="2026-09-26T00:06:00Z">
                <w:rPr>
                  <w:rFonts w:ascii="Cambria Math" w:hAnsi="Cambria Math"/>
                </w:rPr>
                <m:t>∂</m:t>
              </w:ins>
            </m:r>
          </m:e>
          <m:sub>
            <m:r>
              <w:ins w:id="118" w:author="Dillon Shaver" w:date="2026-09-25T20:06:00Z" w16du:dateUtc="2026-09-26T00:06:00Z">
                <w:rPr>
                  <w:rFonts w:ascii="Cambria Math" w:hAnsi="Cambria Math"/>
                </w:rPr>
                <m:t>x</m:t>
              </w:ins>
            </m:r>
          </m:sub>
        </m:sSub>
        <m:r>
          <w:ins w:id="119" w:author="Dillon Shaver" w:date="2026-09-25T20:06:00Z" w16du:dateUtc="2026-09-26T00:06:00Z">
            <w:rPr>
              <w:rFonts w:ascii="Cambria Math" w:hAnsi="Cambria Math"/>
            </w:rPr>
            <m:t>K</m:t>
          </w:ins>
        </m:r>
        <m:sSubSup>
          <m:sSubSupPr>
            <m:ctrlPr>
              <w:ins w:id="120" w:author="Dillon Shaver" w:date="2026-09-25T20:06:00Z" w16du:dateUtc="2026-09-26T00:06:00Z">
                <w:rPr>
                  <w:rFonts w:ascii="Cambria Math" w:hAnsi="Cambria Math"/>
                </w:rPr>
              </w:ins>
            </m:ctrlPr>
          </m:sSubSupPr>
          <m:e>
            <m:r>
              <w:ins w:id="121" w:author="Dillon Shaver" w:date="2026-09-25T20:06:00Z" w16du:dateUtc="2026-09-26T00:06:00Z">
                <w:rPr>
                  <w:rFonts w:ascii="Cambria Math" w:hAnsi="Cambria Math"/>
                </w:rPr>
                <m:t>U</m:t>
              </w:ins>
            </m:r>
          </m:e>
          <m:sub>
            <m:r>
              <w:ins w:id="122" w:author="Dillon Shaver" w:date="2026-09-25T20:06:00Z" w16du:dateUtc="2026-09-26T00:06:00Z">
                <w:rPr>
                  <w:rFonts w:ascii="Cambria Math" w:hAnsi="Cambria Math"/>
                </w:rPr>
                <m:t>k</m:t>
              </w:ins>
            </m:r>
          </m:sub>
          <m:sup>
            <m:r>
              <w:ins w:id="123" w:author="Dillon Shaver" w:date="2026-09-25T20:06:00Z" w16du:dateUtc="2026-09-26T00:06:00Z">
                <m:rPr>
                  <m:sty m:val="p"/>
                </m:rPr>
                <w:rPr>
                  <w:rFonts w:ascii="Cambria Math" w:hAnsi="Cambria Math"/>
                </w:rPr>
                <m:t>3/2</m:t>
              </w:ins>
            </m:r>
          </m:sup>
        </m:sSubSup>
        <m:sSub>
          <m:sSubPr>
            <m:ctrlPr>
              <w:ins w:id="124" w:author="Dillon Shaver" w:date="2026-09-25T20:06:00Z" w16du:dateUtc="2026-09-26T00:06:00Z">
                <w:rPr>
                  <w:rFonts w:ascii="Cambria Math" w:hAnsi="Cambria Math"/>
                </w:rPr>
              </w:ins>
            </m:ctrlPr>
          </m:sSubPr>
          <m:e>
            <m:r>
              <w:ins w:id="125" w:author="Dillon Shaver" w:date="2026-09-25T20:06:00Z" w16du:dateUtc="2026-09-26T00:06:00Z">
                <w:rPr>
                  <w:rFonts w:ascii="Cambria Math" w:hAnsi="Cambria Math"/>
                </w:rPr>
                <m:t>∂</m:t>
              </w:ins>
            </m:r>
          </m:e>
          <m:sub>
            <m:r>
              <w:ins w:id="126" w:author="Dillon Shaver" w:date="2026-09-25T20:06:00Z" w16du:dateUtc="2026-09-26T00:06:00Z">
                <w:rPr>
                  <w:rFonts w:ascii="Cambria Math" w:hAnsi="Cambria Math"/>
                </w:rPr>
                <m:t>x</m:t>
              </w:ins>
            </m:r>
          </m:sub>
        </m:sSub>
        <m:sSub>
          <m:sSubPr>
            <m:ctrlPr>
              <w:ins w:id="127" w:author="Dillon Shaver" w:date="2026-09-25T20:06:00Z" w16du:dateUtc="2026-09-26T00:06:00Z">
                <w:rPr>
                  <w:rFonts w:ascii="Cambria Math" w:hAnsi="Cambria Math"/>
                </w:rPr>
              </w:ins>
            </m:ctrlPr>
          </m:sSubPr>
          <m:e>
            <m:r>
              <w:ins w:id="128" w:author="Dillon Shaver" w:date="2026-09-25T20:06:00Z" w16du:dateUtc="2026-09-26T00:06:00Z">
                <w:rPr>
                  <w:rFonts w:ascii="Cambria Math" w:hAnsi="Cambria Math"/>
                </w:rPr>
                <m:t>U</m:t>
              </w:ins>
            </m:r>
          </m:e>
          <m:sub>
            <m:r>
              <w:ins w:id="129" w:author="Dillon Shaver" w:date="2026-09-25T20:06:00Z" w16du:dateUtc="2026-09-26T00:06:00Z">
                <w:rPr>
                  <w:rFonts w:ascii="Cambria Math" w:hAnsi="Cambria Math"/>
                </w:rPr>
                <m:t>k</m:t>
              </w:ins>
            </m:r>
          </m:sub>
        </m:sSub>
      </m:oMath>
      <w:ins w:id="130" w:author="Dillon Shaver" w:date="2026-09-25T20:06:00Z" w16du:dateUtc="2026-09-26T00:06:00Z">
        <w:r>
          <w:tab/>
          <w:t>(</w:t>
        </w:r>
        <w:r w:rsidR="00BE1F3D">
          <w:fldChar w:fldCharType="begin"/>
        </w:r>
        <w:r w:rsidR="00BE1F3D">
          <w:instrText xml:space="preserve"> SEQ Eq \* ARABIC </w:instrText>
        </w:r>
        <w:r w:rsidR="00BE1F3D">
          <w:fldChar w:fldCharType="separate"/>
        </w:r>
        <w:r w:rsidR="00BE1F3D">
          <w:rPr>
            <w:noProof/>
          </w:rPr>
          <w:t>1</w:t>
        </w:r>
        <w:r w:rsidR="00BE1F3D">
          <w:fldChar w:fldCharType="end"/>
        </w:r>
        <w:r>
          <w:t>)</w:t>
        </w:r>
      </w:ins>
    </w:p>
    <w:p w14:paraId="19DEFD0C" w14:textId="77777777" w:rsidR="002C10B0" w:rsidRPr="00493F85" w:rsidRDefault="002C10B0" w:rsidP="00067502">
      <w:pPr>
        <w:pStyle w:val="BodyText3"/>
        <w:wordWrap/>
        <w:rPr>
          <w:ins w:id="131" w:author="Dillon Shaver" w:date="2026-09-25T20:06:00Z" w16du:dateUtc="2026-09-26T00:06:00Z"/>
          <w:szCs w:val="22"/>
        </w:rPr>
      </w:pPr>
    </w:p>
    <w:p w14:paraId="1A9E7DAB" w14:textId="77777777" w:rsidR="002C10B0" w:rsidRDefault="002C10B0" w:rsidP="00067502">
      <w:pPr>
        <w:pStyle w:val="BodyText3"/>
        <w:wordWrap/>
        <w:rPr>
          <w:ins w:id="132" w:author="Dillon Shaver" w:date="2026-09-25T20:06:00Z" w16du:dateUtc="2026-09-26T00:06:00Z"/>
          <w:szCs w:val="22"/>
        </w:rPr>
      </w:pPr>
      <w:ins w:id="133" w:author="Dillon Shaver" w:date="2026-09-25T20:06:00Z" w16du:dateUtc="2026-09-26T00:06:00Z">
        <w:r w:rsidRPr="00493F85">
          <w:rPr>
            <w:szCs w:val="22"/>
          </w:rPr>
          <w:t>The continuation of a paragraph after an equation is not inden</w:t>
        </w:r>
        <w:r w:rsidR="00D61A94">
          <w:rPr>
            <w:szCs w:val="22"/>
          </w:rPr>
          <w:t xml:space="preserve">ted. All paragraphs, </w:t>
        </w:r>
        <w:r w:rsidRPr="00493F85">
          <w:rPr>
            <w:szCs w:val="22"/>
          </w:rPr>
          <w:t xml:space="preserve">section or subsection headings, </w:t>
        </w:r>
        <w:r w:rsidR="00D61A94">
          <w:rPr>
            <w:szCs w:val="22"/>
          </w:rPr>
          <w:t xml:space="preserve">as well as equations </w:t>
        </w:r>
        <w:r w:rsidRPr="00493F85">
          <w:rPr>
            <w:szCs w:val="22"/>
          </w:rPr>
          <w:t>are separated by just one single empty line.</w:t>
        </w:r>
      </w:ins>
    </w:p>
    <w:p w14:paraId="4D47C776" w14:textId="77777777" w:rsidR="002C10B0" w:rsidRPr="00593473" w:rsidRDefault="002C10B0" w:rsidP="00067502">
      <w:pPr>
        <w:pStyle w:val="BodyText3"/>
        <w:wordWrap/>
        <w:rPr>
          <w:ins w:id="134" w:author="Dillon Shaver" w:date="2026-09-25T20:06:00Z" w16du:dateUtc="2026-09-26T00:06:00Z"/>
          <w:szCs w:val="22"/>
        </w:rPr>
      </w:pPr>
    </w:p>
    <w:p w14:paraId="55BBD880" w14:textId="77777777" w:rsidR="002C10B0" w:rsidRPr="00593473" w:rsidRDefault="002C10B0" w:rsidP="00067502">
      <w:pPr>
        <w:pStyle w:val="Heading3"/>
        <w:rPr>
          <w:ins w:id="135" w:author="Dillon Shaver" w:date="2026-09-25T20:06:00Z" w16du:dateUtc="2026-09-26T00:06:00Z"/>
          <w:szCs w:val="22"/>
        </w:rPr>
      </w:pPr>
      <w:ins w:id="136" w:author="Dillon Shaver" w:date="2026-09-25T20:06:00Z" w16du:dateUtc="2026-09-26T00:06:00Z">
        <w:r w:rsidRPr="00593473">
          <w:rPr>
            <w:szCs w:val="22"/>
          </w:rPr>
          <w:t>2.1.1. Sub-subsection level and lower: only first character uppercase</w:t>
        </w:r>
        <w:r w:rsidR="000B4172" w:rsidRPr="00593473">
          <w:rPr>
            <w:szCs w:val="22"/>
          </w:rPr>
          <w:t xml:space="preserve"> (1</w:t>
        </w:r>
        <w:r w:rsidR="00CF29D0" w:rsidRPr="00593473">
          <w:rPr>
            <w:szCs w:val="22"/>
          </w:rPr>
          <w:t>1</w:t>
        </w:r>
        <w:r w:rsidR="000B4172" w:rsidRPr="00593473">
          <w:rPr>
            <w:szCs w:val="22"/>
          </w:rPr>
          <w:t xml:space="preserve"> point)</w:t>
        </w:r>
      </w:ins>
    </w:p>
    <w:p w14:paraId="226D9027" w14:textId="77777777" w:rsidR="002C10B0" w:rsidRPr="00593473" w:rsidRDefault="002C10B0" w:rsidP="00067502">
      <w:pPr>
        <w:rPr>
          <w:ins w:id="137" w:author="Dillon Shaver" w:date="2026-09-25T20:06:00Z" w16du:dateUtc="2026-09-26T00:06:00Z"/>
          <w:szCs w:val="22"/>
        </w:rPr>
      </w:pPr>
    </w:p>
    <w:p w14:paraId="603FDFFD" w14:textId="77777777" w:rsidR="002C10B0" w:rsidRDefault="002C10B0" w:rsidP="00067502">
      <w:pPr>
        <w:pStyle w:val="BodyText3"/>
        <w:wordWrap/>
        <w:rPr>
          <w:ins w:id="138" w:author="Dillon Shaver" w:date="2026-09-25T20:06:00Z" w16du:dateUtc="2026-09-26T00:06:00Z"/>
          <w:szCs w:val="22"/>
        </w:rPr>
      </w:pPr>
      <w:ins w:id="139" w:author="Dillon Shaver" w:date="2026-09-25T20:06:00Z" w16du:dateUtc="2026-09-26T00:06:00Z">
        <w:r w:rsidRPr="002802C5">
          <w:rPr>
            <w:szCs w:val="22"/>
          </w:rPr>
          <w:t>Figures and tables should appear as closely as possible to where they are first cited, e.g.</w:t>
        </w:r>
        <w:r w:rsidR="006D771B">
          <w:rPr>
            <w:szCs w:val="22"/>
          </w:rPr>
          <w:t>,</w:t>
        </w:r>
        <w:r w:rsidRPr="002802C5">
          <w:rPr>
            <w:szCs w:val="22"/>
          </w:rPr>
          <w:t xml:space="preserve"> Fig. 1, in the text.  Figures are numbered in Arabic numerals, with the caption centered below the figure, in </w:t>
        </w:r>
        <w:r w:rsidRPr="002802C5">
          <w:rPr>
            <w:b/>
            <w:szCs w:val="22"/>
          </w:rPr>
          <w:t>boldface</w:t>
        </w:r>
        <w:r w:rsidRPr="002802C5">
          <w:rPr>
            <w:szCs w:val="22"/>
          </w:rPr>
          <w:t xml:space="preserve">.  </w:t>
        </w:r>
        <w:r w:rsidR="00CF29D0">
          <w:rPr>
            <w:szCs w:val="22"/>
          </w:rPr>
          <w:t>Use two blank lines before the figure</w:t>
        </w:r>
        <w:r w:rsidRPr="002802C5">
          <w:rPr>
            <w:szCs w:val="22"/>
          </w:rPr>
          <w:t xml:space="preserve"> and after the figure caption.</w:t>
        </w:r>
      </w:ins>
    </w:p>
    <w:p w14:paraId="0D80D31E" w14:textId="77777777" w:rsidR="00CF29D0" w:rsidRDefault="00CF29D0" w:rsidP="00067502">
      <w:pPr>
        <w:pStyle w:val="BodyText3"/>
        <w:wordWrap/>
        <w:rPr>
          <w:ins w:id="140" w:author="Dillon Shaver" w:date="2026-09-25T20:06:00Z" w16du:dateUtc="2026-09-26T00:06:00Z"/>
          <w:szCs w:val="22"/>
        </w:rPr>
      </w:pPr>
    </w:p>
    <w:p w14:paraId="222FD016" w14:textId="77777777" w:rsidR="00132726" w:rsidRPr="006B75D8" w:rsidRDefault="00132726" w:rsidP="00132726">
      <w:pPr>
        <w:pStyle w:val="BodyText3"/>
        <w:wordWrap/>
        <w:rPr>
          <w:ins w:id="141" w:author="Dillon Shaver" w:date="2026-09-25T20:06:00Z" w16du:dateUtc="2026-09-26T00:06:00Z"/>
          <w:szCs w:val="22"/>
        </w:rPr>
      </w:pPr>
      <w:ins w:id="142" w:author="Dillon Shaver" w:date="2026-09-25T20:06:00Z" w16du:dateUtc="2026-09-26T00:06:00Z">
        <w:r w:rsidRPr="006B75D8">
          <w:rPr>
            <w:szCs w:val="22"/>
          </w:rPr>
          <w:t>When importing figures or any graphical image please verify two things:</w:t>
        </w:r>
      </w:ins>
    </w:p>
    <w:p w14:paraId="1F4E9996" w14:textId="77777777" w:rsidR="00132726" w:rsidRPr="006B75D8" w:rsidRDefault="00132726" w:rsidP="00132726">
      <w:pPr>
        <w:pStyle w:val="BodyText3"/>
        <w:numPr>
          <w:ilvl w:val="0"/>
          <w:numId w:val="6"/>
        </w:numPr>
        <w:wordWrap/>
        <w:rPr>
          <w:ins w:id="143" w:author="Dillon Shaver" w:date="2026-09-25T20:06:00Z" w16du:dateUtc="2026-09-26T00:06:00Z"/>
          <w:szCs w:val="22"/>
        </w:rPr>
      </w:pPr>
      <w:ins w:id="144" w:author="Dillon Shaver" w:date="2026-09-25T20:06:00Z" w16du:dateUtc="2026-09-26T00:06:00Z">
        <w:r w:rsidRPr="006B75D8">
          <w:rPr>
            <w:szCs w:val="22"/>
          </w:rPr>
          <w:t xml:space="preserve">Any number, text or symbol is in Times </w:t>
        </w:r>
        <w:r>
          <w:rPr>
            <w:szCs w:val="22"/>
          </w:rPr>
          <w:t xml:space="preserve">New Roman </w:t>
        </w:r>
        <w:r w:rsidRPr="006B75D8">
          <w:rPr>
            <w:szCs w:val="22"/>
          </w:rPr>
          <w:t>font a</w:t>
        </w:r>
        <w:r>
          <w:rPr>
            <w:szCs w:val="22"/>
          </w:rPr>
          <w:t xml:space="preserve">nd is not smaller than 10 </w:t>
        </w:r>
        <w:r w:rsidRPr="006B75D8">
          <w:rPr>
            <w:szCs w:val="22"/>
          </w:rPr>
          <w:t>point after reduction to the actual window in your paper;</w:t>
        </w:r>
      </w:ins>
    </w:p>
    <w:p w14:paraId="2566CECF" w14:textId="77777777" w:rsidR="00132726" w:rsidRPr="006B75D8" w:rsidRDefault="00132726" w:rsidP="00132726">
      <w:pPr>
        <w:pStyle w:val="BodyText3"/>
        <w:numPr>
          <w:ilvl w:val="0"/>
          <w:numId w:val="5"/>
        </w:numPr>
        <w:wordWrap/>
        <w:rPr>
          <w:ins w:id="145" w:author="Dillon Shaver" w:date="2026-09-25T20:06:00Z" w16du:dateUtc="2026-09-26T00:06:00Z"/>
          <w:szCs w:val="22"/>
        </w:rPr>
      </w:pPr>
      <w:ins w:id="146" w:author="Dillon Shaver" w:date="2026-09-25T20:06:00Z" w16du:dateUtc="2026-09-26T00:06:00Z">
        <w:r w:rsidRPr="006B75D8">
          <w:rPr>
            <w:szCs w:val="22"/>
          </w:rPr>
          <w:t>That it can be translated into PDF.</w:t>
        </w:r>
      </w:ins>
    </w:p>
    <w:p w14:paraId="7418A154" w14:textId="77777777" w:rsidR="00CF29D0" w:rsidRDefault="00CF29D0" w:rsidP="00067502">
      <w:pPr>
        <w:pStyle w:val="BodyText3"/>
        <w:wordWrap/>
        <w:rPr>
          <w:ins w:id="147" w:author="Dillon Shaver" w:date="2026-09-25T20:06:00Z" w16du:dateUtc="2026-09-26T00:06:00Z"/>
          <w:szCs w:val="22"/>
        </w:rPr>
      </w:pPr>
    </w:p>
    <w:p w14:paraId="6FF21451" w14:textId="77777777" w:rsidR="00132726" w:rsidRPr="002802C5" w:rsidRDefault="00132726" w:rsidP="00067502">
      <w:pPr>
        <w:pStyle w:val="BodyText3"/>
        <w:wordWrap/>
        <w:rPr>
          <w:ins w:id="148" w:author="Dillon Shaver" w:date="2026-09-25T20:06:00Z" w16du:dateUtc="2026-09-26T00:06:00Z"/>
          <w:szCs w:val="22"/>
        </w:rPr>
      </w:pPr>
    </w:p>
    <w:p w14:paraId="35024A8F" w14:textId="77777777" w:rsidR="00CF29D0" w:rsidRDefault="00C122A3" w:rsidP="00067502">
      <w:pPr>
        <w:pStyle w:val="BodyText3"/>
        <w:wordWrap/>
        <w:jc w:val="center"/>
        <w:rPr>
          <w:ins w:id="149" w:author="Dillon Shaver" w:date="2026-09-25T20:06:00Z" w16du:dateUtc="2026-09-26T00:06:00Z"/>
          <w:szCs w:val="22"/>
        </w:rPr>
      </w:pPr>
      <w:ins w:id="150" w:author="Dillon Shaver" w:date="2026-09-25T20:06:00Z" w16du:dateUtc="2026-09-26T00:06:00Z">
        <w:r>
          <w:rPr>
            <w:noProof/>
            <w:szCs w:val="22"/>
            <w:lang w:eastAsia="en-US"/>
          </w:rPr>
          <w:drawing>
            <wp:inline distT="0" distB="0" distL="0" distR="0" wp14:anchorId="64FFBC0F" wp14:editId="41DE6F54">
              <wp:extent cx="1746250" cy="2241550"/>
              <wp:effectExtent l="0" t="0" r="6350" b="0"/>
              <wp:docPr id="2" name="Picture 2" descr="flow_regime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w_regimes-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6250" cy="2241550"/>
                      </a:xfrm>
                      <a:prstGeom prst="rect">
                        <a:avLst/>
                      </a:prstGeom>
                      <a:noFill/>
                      <a:ln>
                        <a:noFill/>
                      </a:ln>
                    </pic:spPr>
                  </pic:pic>
                </a:graphicData>
              </a:graphic>
            </wp:inline>
          </w:drawing>
        </w:r>
      </w:ins>
    </w:p>
    <w:p w14:paraId="33F30F6A" w14:textId="77777777" w:rsidR="002C10B0" w:rsidRPr="002802C5" w:rsidRDefault="008721E4" w:rsidP="00067502">
      <w:pPr>
        <w:pStyle w:val="BodyText3"/>
        <w:wordWrap/>
        <w:jc w:val="center"/>
        <w:rPr>
          <w:ins w:id="151" w:author="Dillon Shaver" w:date="2026-09-25T20:06:00Z" w16du:dateUtc="2026-09-26T00:06:00Z"/>
          <w:b/>
          <w:szCs w:val="22"/>
        </w:rPr>
      </w:pPr>
      <w:ins w:id="152" w:author="Dillon Shaver" w:date="2026-09-25T20:06:00Z" w16du:dateUtc="2026-09-26T00:06:00Z">
        <w:r w:rsidRPr="002802C5">
          <w:rPr>
            <w:b/>
            <w:szCs w:val="22"/>
          </w:rPr>
          <w:t>Figure 1</w:t>
        </w:r>
        <w:r w:rsidR="00CF29D0">
          <w:rPr>
            <w:b/>
            <w:szCs w:val="22"/>
          </w:rPr>
          <w:t>.</w:t>
        </w:r>
        <w:r w:rsidRPr="002802C5">
          <w:rPr>
            <w:b/>
            <w:szCs w:val="22"/>
          </w:rPr>
          <w:t xml:space="preserve">  Sample Figure.</w:t>
        </w:r>
      </w:ins>
    </w:p>
    <w:p w14:paraId="0EA32995" w14:textId="77777777" w:rsidR="002C10B0" w:rsidRPr="002802C5" w:rsidRDefault="002C10B0" w:rsidP="00067502">
      <w:pPr>
        <w:pStyle w:val="BodyText3"/>
        <w:wordWrap/>
        <w:rPr>
          <w:ins w:id="153" w:author="Dillon Shaver" w:date="2026-09-25T20:06:00Z" w16du:dateUtc="2026-09-26T00:06:00Z"/>
          <w:szCs w:val="22"/>
        </w:rPr>
      </w:pPr>
    </w:p>
    <w:p w14:paraId="247EE4F7" w14:textId="77777777" w:rsidR="002C10B0" w:rsidRPr="002802C5" w:rsidRDefault="002C10B0" w:rsidP="00067502">
      <w:pPr>
        <w:pStyle w:val="BodyText3"/>
        <w:wordWrap/>
        <w:rPr>
          <w:ins w:id="154" w:author="Dillon Shaver" w:date="2026-09-25T20:06:00Z" w16du:dateUtc="2026-09-26T00:06:00Z"/>
          <w:szCs w:val="22"/>
        </w:rPr>
      </w:pPr>
    </w:p>
    <w:p w14:paraId="3322952C" w14:textId="77777777" w:rsidR="002C10B0" w:rsidRPr="002802C5" w:rsidRDefault="00AC2EAC" w:rsidP="00067502">
      <w:pPr>
        <w:pStyle w:val="BodyText3"/>
        <w:wordWrap/>
        <w:rPr>
          <w:ins w:id="155" w:author="Dillon Shaver" w:date="2026-09-25T20:06:00Z" w16du:dateUtc="2026-09-26T00:06:00Z"/>
          <w:szCs w:val="22"/>
        </w:rPr>
      </w:pPr>
      <w:ins w:id="156" w:author="Dillon Shaver" w:date="2026-09-25T20:06:00Z" w16du:dateUtc="2026-09-26T00:06:00Z">
        <w:r>
          <w:rPr>
            <w:szCs w:val="22"/>
          </w:rPr>
          <w:t>Tables, such as</w:t>
        </w:r>
        <w:r w:rsidR="002C10B0" w:rsidRPr="002802C5">
          <w:rPr>
            <w:szCs w:val="22"/>
          </w:rPr>
          <w:t xml:space="preserve"> Table I, are numbered in Roman numerals, with the </w:t>
        </w:r>
        <w:r w:rsidR="001522C9">
          <w:rPr>
            <w:szCs w:val="22"/>
          </w:rPr>
          <w:t>table title</w:t>
        </w:r>
        <w:r w:rsidR="002C10B0" w:rsidRPr="002802C5">
          <w:rPr>
            <w:szCs w:val="22"/>
          </w:rPr>
          <w:t xml:space="preserve"> </w:t>
        </w:r>
        <w:r w:rsidR="00744590" w:rsidRPr="002802C5">
          <w:rPr>
            <w:szCs w:val="22"/>
          </w:rPr>
          <w:t xml:space="preserve">in </w:t>
        </w:r>
        <w:r w:rsidR="00744590" w:rsidRPr="002802C5">
          <w:rPr>
            <w:b/>
            <w:szCs w:val="22"/>
          </w:rPr>
          <w:t>boldface</w:t>
        </w:r>
        <w:r w:rsidR="00744590" w:rsidRPr="002802C5">
          <w:rPr>
            <w:szCs w:val="22"/>
          </w:rPr>
          <w:t xml:space="preserve"> </w:t>
        </w:r>
        <w:r w:rsidR="002C10B0" w:rsidRPr="002802C5">
          <w:rPr>
            <w:szCs w:val="22"/>
          </w:rPr>
          <w:t>centered above the table</w:t>
        </w:r>
        <w:r w:rsidR="001522C9">
          <w:rPr>
            <w:szCs w:val="22"/>
          </w:rPr>
          <w:t xml:space="preserve"> with a blank line between the title and actual table</w:t>
        </w:r>
        <w:r w:rsidR="002C10B0" w:rsidRPr="002802C5">
          <w:rPr>
            <w:szCs w:val="22"/>
          </w:rPr>
          <w:t xml:space="preserve">.  </w:t>
        </w:r>
        <w:r>
          <w:rPr>
            <w:szCs w:val="22"/>
          </w:rPr>
          <w:t>Use two blank lines</w:t>
        </w:r>
        <w:r w:rsidR="002C10B0" w:rsidRPr="002802C5">
          <w:rPr>
            <w:szCs w:val="22"/>
          </w:rPr>
          <w:t xml:space="preserve"> before and after the table.</w:t>
        </w:r>
      </w:ins>
    </w:p>
    <w:p w14:paraId="50C190BA" w14:textId="77777777" w:rsidR="002C10B0" w:rsidRPr="008B0701" w:rsidRDefault="002C10B0" w:rsidP="00067502">
      <w:pPr>
        <w:pStyle w:val="BodyText3"/>
        <w:wordWrap/>
        <w:rPr>
          <w:ins w:id="157" w:author="Dillon Shaver" w:date="2026-09-25T20:06:00Z" w16du:dateUtc="2026-09-26T00:06:00Z"/>
          <w:szCs w:val="22"/>
        </w:rPr>
      </w:pPr>
    </w:p>
    <w:p w14:paraId="2CD9FDF2" w14:textId="77777777" w:rsidR="002C10B0" w:rsidRPr="008B0701" w:rsidRDefault="002C10B0" w:rsidP="00067502">
      <w:pPr>
        <w:pStyle w:val="BodyText3"/>
        <w:wordWrap/>
        <w:rPr>
          <w:ins w:id="158" w:author="Dillon Shaver" w:date="2026-09-25T20:06:00Z" w16du:dateUtc="2026-09-26T00:06:00Z"/>
          <w:szCs w:val="22"/>
        </w:rPr>
      </w:pPr>
    </w:p>
    <w:p w14:paraId="41F0069A" w14:textId="77777777" w:rsidR="002C10B0" w:rsidRPr="008B0701" w:rsidRDefault="002C10B0" w:rsidP="00067502">
      <w:pPr>
        <w:pStyle w:val="BodyText3"/>
        <w:wordWrap/>
        <w:jc w:val="center"/>
        <w:rPr>
          <w:ins w:id="159" w:author="Dillon Shaver" w:date="2026-09-25T20:06:00Z" w16du:dateUtc="2026-09-26T00:06:00Z"/>
          <w:b/>
          <w:szCs w:val="22"/>
        </w:rPr>
      </w:pPr>
      <w:ins w:id="160" w:author="Dillon Shaver" w:date="2026-09-25T20:06:00Z" w16du:dateUtc="2026-09-26T00:06:00Z">
        <w:r w:rsidRPr="008B0701">
          <w:rPr>
            <w:b/>
            <w:szCs w:val="22"/>
          </w:rPr>
          <w:t>Table I. Sample table: accuracy of nodal and characteristic methods</w:t>
        </w:r>
      </w:ins>
    </w:p>
    <w:tbl>
      <w:tblPr>
        <w:tblW w:w="0" w:type="auto"/>
        <w:jc w:val="center"/>
        <w:tblLayout w:type="fixed"/>
        <w:tblCellMar>
          <w:left w:w="115" w:type="dxa"/>
          <w:right w:w="115" w:type="dxa"/>
        </w:tblCellMar>
        <w:tblLook w:val="0000" w:firstRow="0" w:lastRow="0" w:firstColumn="0" w:lastColumn="0" w:noHBand="0" w:noVBand="0"/>
      </w:tblPr>
      <w:tblGrid>
        <w:gridCol w:w="1831"/>
        <w:gridCol w:w="1321"/>
        <w:gridCol w:w="1322"/>
        <w:gridCol w:w="1321"/>
        <w:gridCol w:w="1322"/>
      </w:tblGrid>
      <w:tr w:rsidR="002C10B0" w:rsidRPr="008B0701" w14:paraId="0816F065" w14:textId="77777777" w:rsidTr="00BE1F3D">
        <w:trPr>
          <w:jc w:val="center"/>
          <w:ins w:id="161" w:author="Dillon Shaver" w:date="2026-09-25T20:06:00Z" w16du:dateUtc="2026-09-26T00:06:00Z"/>
        </w:trPr>
        <w:tc>
          <w:tcPr>
            <w:tcW w:w="1831" w:type="dxa"/>
            <w:tcBorders>
              <w:top w:val="double" w:sz="4" w:space="0" w:color="auto"/>
              <w:bottom w:val="single" w:sz="4" w:space="0" w:color="auto"/>
              <w:right w:val="single" w:sz="4" w:space="0" w:color="auto"/>
            </w:tcBorders>
            <w:vAlign w:val="center"/>
          </w:tcPr>
          <w:p w14:paraId="42B883A1" w14:textId="77777777" w:rsidR="002C10B0" w:rsidRPr="008B0701" w:rsidRDefault="002C10B0" w:rsidP="00CF14EC">
            <w:pPr>
              <w:pStyle w:val="NormalWeb"/>
              <w:spacing w:before="0" w:beforeAutospacing="0" w:after="0" w:afterAutospacing="0" w:line="240" w:lineRule="auto"/>
              <w:jc w:val="left"/>
              <w:rPr>
                <w:ins w:id="162" w:author="Dillon Shaver" w:date="2026-09-25T20:06:00Z" w16du:dateUtc="2026-09-26T00:06:00Z"/>
                <w:rFonts w:ascii="Times New Roman" w:hAnsi="Times New Roman"/>
                <w:b/>
                <w:szCs w:val="22"/>
              </w:rPr>
            </w:pPr>
            <w:ins w:id="163" w:author="Dillon Shaver" w:date="2026-09-25T20:06:00Z" w16du:dateUtc="2026-09-26T00:06:00Z">
              <w:r w:rsidRPr="008B0701">
                <w:rPr>
                  <w:rFonts w:ascii="Times New Roman" w:hAnsi="Times New Roman"/>
                  <w:b/>
                  <w:szCs w:val="22"/>
                </w:rPr>
                <w:t>Mesh</w:t>
              </w:r>
            </w:ins>
          </w:p>
        </w:tc>
        <w:tc>
          <w:tcPr>
            <w:tcW w:w="1321" w:type="dxa"/>
            <w:tcBorders>
              <w:top w:val="double" w:sz="4" w:space="0" w:color="auto"/>
              <w:left w:val="single" w:sz="4" w:space="0" w:color="auto"/>
              <w:bottom w:val="single" w:sz="4" w:space="0" w:color="auto"/>
            </w:tcBorders>
            <w:vAlign w:val="center"/>
          </w:tcPr>
          <w:p w14:paraId="3B9E84F7" w14:textId="77777777" w:rsidR="002C10B0" w:rsidRPr="008B0701" w:rsidRDefault="002C10B0" w:rsidP="00067502">
            <w:pPr>
              <w:pStyle w:val="NormalWeb"/>
              <w:spacing w:before="0" w:beforeAutospacing="0" w:after="0" w:afterAutospacing="0" w:line="240" w:lineRule="auto"/>
              <w:jc w:val="center"/>
              <w:rPr>
                <w:ins w:id="164" w:author="Dillon Shaver" w:date="2026-09-25T20:06:00Z" w16du:dateUtc="2026-09-26T00:06:00Z"/>
                <w:rFonts w:ascii="Times New Roman" w:hAnsi="Times New Roman"/>
                <w:b/>
                <w:szCs w:val="22"/>
              </w:rPr>
            </w:pPr>
            <w:ins w:id="165" w:author="Dillon Shaver" w:date="2026-09-25T20:06:00Z" w16du:dateUtc="2026-09-26T00:06:00Z">
              <w:r w:rsidRPr="008B0701">
                <w:rPr>
                  <w:rFonts w:ascii="Times New Roman" w:hAnsi="Times New Roman"/>
                  <w:b/>
                  <w:szCs w:val="22"/>
                </w:rPr>
                <w:t>8 x 8</w:t>
              </w:r>
            </w:ins>
          </w:p>
        </w:tc>
        <w:tc>
          <w:tcPr>
            <w:tcW w:w="1322" w:type="dxa"/>
            <w:tcBorders>
              <w:top w:val="double" w:sz="4" w:space="0" w:color="auto"/>
              <w:bottom w:val="single" w:sz="4" w:space="0" w:color="auto"/>
            </w:tcBorders>
            <w:vAlign w:val="center"/>
          </w:tcPr>
          <w:p w14:paraId="4B5FCA87" w14:textId="77777777" w:rsidR="002C10B0" w:rsidRPr="008B0701" w:rsidRDefault="002C10B0" w:rsidP="00067502">
            <w:pPr>
              <w:pStyle w:val="NormalWeb"/>
              <w:spacing w:before="0" w:beforeAutospacing="0" w:after="0" w:afterAutospacing="0" w:line="240" w:lineRule="auto"/>
              <w:jc w:val="center"/>
              <w:rPr>
                <w:ins w:id="166" w:author="Dillon Shaver" w:date="2026-09-25T20:06:00Z" w16du:dateUtc="2026-09-26T00:06:00Z"/>
                <w:rFonts w:ascii="Times New Roman" w:hAnsi="Times New Roman"/>
                <w:b/>
                <w:szCs w:val="22"/>
              </w:rPr>
            </w:pPr>
            <w:ins w:id="167" w:author="Dillon Shaver" w:date="2026-09-25T20:06:00Z" w16du:dateUtc="2026-09-26T00:06:00Z">
              <w:r w:rsidRPr="008B0701">
                <w:rPr>
                  <w:rFonts w:ascii="Times New Roman" w:hAnsi="Times New Roman"/>
                  <w:b/>
                  <w:szCs w:val="22"/>
                </w:rPr>
                <w:t>16 x 16</w:t>
              </w:r>
            </w:ins>
          </w:p>
        </w:tc>
        <w:tc>
          <w:tcPr>
            <w:tcW w:w="1321" w:type="dxa"/>
            <w:tcBorders>
              <w:top w:val="double" w:sz="4" w:space="0" w:color="auto"/>
              <w:bottom w:val="single" w:sz="4" w:space="0" w:color="auto"/>
            </w:tcBorders>
            <w:vAlign w:val="center"/>
          </w:tcPr>
          <w:p w14:paraId="34E96BDE" w14:textId="77777777" w:rsidR="002C10B0" w:rsidRPr="008B0701" w:rsidRDefault="002C10B0" w:rsidP="00067502">
            <w:pPr>
              <w:pStyle w:val="NormalWeb"/>
              <w:spacing w:before="0" w:beforeAutospacing="0" w:after="0" w:afterAutospacing="0" w:line="240" w:lineRule="auto"/>
              <w:jc w:val="center"/>
              <w:rPr>
                <w:ins w:id="168" w:author="Dillon Shaver" w:date="2026-09-25T20:06:00Z" w16du:dateUtc="2026-09-26T00:06:00Z"/>
                <w:rFonts w:ascii="Times New Roman" w:hAnsi="Times New Roman"/>
                <w:b/>
                <w:szCs w:val="22"/>
              </w:rPr>
            </w:pPr>
            <w:ins w:id="169" w:author="Dillon Shaver" w:date="2026-09-25T20:06:00Z" w16du:dateUtc="2026-09-26T00:06:00Z">
              <w:r w:rsidRPr="008B0701">
                <w:rPr>
                  <w:rFonts w:ascii="Times New Roman" w:hAnsi="Times New Roman"/>
                  <w:b/>
                  <w:szCs w:val="22"/>
                </w:rPr>
                <w:t>32 x 32</w:t>
              </w:r>
            </w:ins>
          </w:p>
        </w:tc>
        <w:tc>
          <w:tcPr>
            <w:tcW w:w="1322" w:type="dxa"/>
            <w:tcBorders>
              <w:top w:val="double" w:sz="4" w:space="0" w:color="auto"/>
              <w:bottom w:val="single" w:sz="4" w:space="0" w:color="auto"/>
            </w:tcBorders>
            <w:vAlign w:val="center"/>
          </w:tcPr>
          <w:p w14:paraId="79DC00C8" w14:textId="77777777" w:rsidR="002C10B0" w:rsidRPr="008B0701" w:rsidRDefault="002C10B0" w:rsidP="00067502">
            <w:pPr>
              <w:pStyle w:val="NormalWeb"/>
              <w:spacing w:before="0" w:beforeAutospacing="0" w:after="0" w:afterAutospacing="0" w:line="240" w:lineRule="auto"/>
              <w:jc w:val="center"/>
              <w:rPr>
                <w:ins w:id="170" w:author="Dillon Shaver" w:date="2026-09-25T20:06:00Z" w16du:dateUtc="2026-09-26T00:06:00Z"/>
                <w:rFonts w:ascii="Times New Roman" w:hAnsi="Times New Roman"/>
                <w:b/>
                <w:szCs w:val="22"/>
              </w:rPr>
            </w:pPr>
            <w:ins w:id="171" w:author="Dillon Shaver" w:date="2026-09-25T20:06:00Z" w16du:dateUtc="2026-09-26T00:06:00Z">
              <w:r w:rsidRPr="008B0701">
                <w:rPr>
                  <w:rFonts w:ascii="Times New Roman" w:hAnsi="Times New Roman"/>
                  <w:b/>
                  <w:szCs w:val="22"/>
                </w:rPr>
                <w:t>64 x 64</w:t>
              </w:r>
            </w:ins>
          </w:p>
        </w:tc>
      </w:tr>
      <w:tr w:rsidR="002C10B0" w:rsidRPr="008B0701" w14:paraId="6C12D462" w14:textId="77777777" w:rsidTr="00BE1F3D">
        <w:trPr>
          <w:jc w:val="center"/>
          <w:ins w:id="172" w:author="Dillon Shaver" w:date="2026-09-25T20:06:00Z" w16du:dateUtc="2026-09-26T00:06:00Z"/>
        </w:trPr>
        <w:tc>
          <w:tcPr>
            <w:tcW w:w="1831" w:type="dxa"/>
            <w:tcBorders>
              <w:top w:val="single" w:sz="4" w:space="0" w:color="auto"/>
              <w:right w:val="single" w:sz="4" w:space="0" w:color="auto"/>
            </w:tcBorders>
            <w:vAlign w:val="center"/>
          </w:tcPr>
          <w:p w14:paraId="7311105B" w14:textId="77777777" w:rsidR="002C10B0" w:rsidRPr="008B0701" w:rsidRDefault="002C10B0" w:rsidP="00CF14EC">
            <w:pPr>
              <w:pStyle w:val="NormalWeb"/>
              <w:spacing w:before="0" w:beforeAutospacing="0" w:after="0" w:afterAutospacing="0" w:line="240" w:lineRule="auto"/>
              <w:jc w:val="left"/>
              <w:rPr>
                <w:ins w:id="173" w:author="Dillon Shaver" w:date="2026-09-25T20:06:00Z" w16du:dateUtc="2026-09-26T00:06:00Z"/>
                <w:rFonts w:ascii="Times New Roman" w:hAnsi="Times New Roman"/>
                <w:b/>
                <w:szCs w:val="22"/>
              </w:rPr>
            </w:pPr>
            <w:ins w:id="174" w:author="Dillon Shaver" w:date="2026-09-25T20:06:00Z" w16du:dateUtc="2026-09-26T00:06:00Z">
              <w:r w:rsidRPr="008B0701">
                <w:rPr>
                  <w:rFonts w:ascii="Times New Roman" w:hAnsi="Times New Roman"/>
                  <w:b/>
                  <w:szCs w:val="22"/>
                </w:rPr>
                <w:t>Nodal</w:t>
              </w:r>
            </w:ins>
          </w:p>
        </w:tc>
        <w:tc>
          <w:tcPr>
            <w:tcW w:w="1321" w:type="dxa"/>
            <w:tcBorders>
              <w:top w:val="single" w:sz="4" w:space="0" w:color="auto"/>
              <w:left w:val="single" w:sz="4" w:space="0" w:color="auto"/>
            </w:tcBorders>
            <w:vAlign w:val="center"/>
          </w:tcPr>
          <w:p w14:paraId="70AD5FB4" w14:textId="77777777" w:rsidR="002C10B0" w:rsidRPr="008B0701" w:rsidRDefault="002C10B0" w:rsidP="00F70865">
            <w:pPr>
              <w:pStyle w:val="NormalWeb"/>
              <w:spacing w:before="0" w:beforeAutospacing="0" w:after="0" w:afterAutospacing="0" w:line="240" w:lineRule="auto"/>
              <w:jc w:val="center"/>
              <w:rPr>
                <w:ins w:id="175" w:author="Dillon Shaver" w:date="2026-09-25T20:06:00Z" w16du:dateUtc="2026-09-26T00:06:00Z"/>
                <w:rFonts w:ascii="Times New Roman" w:hAnsi="Times New Roman"/>
                <w:szCs w:val="22"/>
              </w:rPr>
            </w:pPr>
            <w:ins w:id="176" w:author="Dillon Shaver" w:date="2026-09-25T20:06:00Z" w16du:dateUtc="2026-09-26T00:06:00Z">
              <w:r w:rsidRPr="008B0701">
                <w:rPr>
                  <w:rFonts w:ascii="Times New Roman" w:hAnsi="Times New Roman"/>
                  <w:szCs w:val="22"/>
                </w:rPr>
                <w:t>1.000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-1</w:t>
              </w:r>
            </w:ins>
          </w:p>
        </w:tc>
        <w:tc>
          <w:tcPr>
            <w:tcW w:w="1322" w:type="dxa"/>
            <w:tcBorders>
              <w:top w:val="single" w:sz="4" w:space="0" w:color="auto"/>
            </w:tcBorders>
            <w:vAlign w:val="center"/>
          </w:tcPr>
          <w:p w14:paraId="463D64EA" w14:textId="77777777" w:rsidR="002C10B0" w:rsidRPr="008B0701" w:rsidRDefault="002C10B0" w:rsidP="00F70865">
            <w:pPr>
              <w:pStyle w:val="NormalWeb"/>
              <w:spacing w:before="0" w:beforeAutospacing="0" w:after="0" w:afterAutospacing="0" w:line="240" w:lineRule="auto"/>
              <w:jc w:val="center"/>
              <w:rPr>
                <w:ins w:id="177" w:author="Dillon Shaver" w:date="2026-09-25T20:06:00Z" w16du:dateUtc="2026-09-26T00:06:00Z"/>
                <w:rFonts w:ascii="Times New Roman" w:hAnsi="Times New Roman"/>
                <w:szCs w:val="22"/>
              </w:rPr>
            </w:pPr>
            <w:ins w:id="178" w:author="Dillon Shaver" w:date="2026-09-25T20:06:00Z" w16du:dateUtc="2026-09-26T00:06:00Z">
              <w:r w:rsidRPr="008B0701">
                <w:rPr>
                  <w:rFonts w:ascii="Times New Roman" w:hAnsi="Times New Roman"/>
                  <w:szCs w:val="22"/>
                </w:rPr>
                <w:t>2.500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-2</w:t>
              </w:r>
            </w:ins>
          </w:p>
        </w:tc>
        <w:tc>
          <w:tcPr>
            <w:tcW w:w="1321" w:type="dxa"/>
            <w:tcBorders>
              <w:top w:val="single" w:sz="4" w:space="0" w:color="auto"/>
            </w:tcBorders>
            <w:vAlign w:val="center"/>
          </w:tcPr>
          <w:p w14:paraId="3C554DD5" w14:textId="77777777" w:rsidR="002C10B0" w:rsidRPr="008B0701" w:rsidRDefault="002C10B0" w:rsidP="00F70865">
            <w:pPr>
              <w:pStyle w:val="NormalWeb"/>
              <w:spacing w:before="0" w:beforeAutospacing="0" w:after="0" w:afterAutospacing="0" w:line="240" w:lineRule="auto"/>
              <w:jc w:val="center"/>
              <w:rPr>
                <w:ins w:id="179" w:author="Dillon Shaver" w:date="2026-09-25T20:06:00Z" w16du:dateUtc="2026-09-26T00:06:00Z"/>
                <w:rFonts w:ascii="Times New Roman" w:hAnsi="Times New Roman"/>
                <w:szCs w:val="22"/>
              </w:rPr>
            </w:pPr>
            <w:ins w:id="180" w:author="Dillon Shaver" w:date="2026-09-25T20:06:00Z" w16du:dateUtc="2026-09-26T00:06:00Z">
              <w:r w:rsidRPr="008B0701">
                <w:rPr>
                  <w:rFonts w:ascii="Times New Roman" w:hAnsi="Times New Roman"/>
                  <w:szCs w:val="22"/>
                </w:rPr>
                <w:t>6.250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-3</w:t>
              </w:r>
            </w:ins>
          </w:p>
        </w:tc>
        <w:tc>
          <w:tcPr>
            <w:tcW w:w="1322" w:type="dxa"/>
            <w:tcBorders>
              <w:top w:val="single" w:sz="4" w:space="0" w:color="auto"/>
            </w:tcBorders>
            <w:vAlign w:val="center"/>
          </w:tcPr>
          <w:p w14:paraId="2F97C2A4" w14:textId="77777777" w:rsidR="002C10B0" w:rsidRPr="008B0701" w:rsidRDefault="002C10B0" w:rsidP="00F70865">
            <w:pPr>
              <w:pStyle w:val="NormalWeb"/>
              <w:spacing w:before="0" w:beforeAutospacing="0" w:after="0" w:afterAutospacing="0" w:line="240" w:lineRule="auto"/>
              <w:jc w:val="center"/>
              <w:rPr>
                <w:ins w:id="181" w:author="Dillon Shaver" w:date="2026-09-25T20:06:00Z" w16du:dateUtc="2026-09-26T00:06:00Z"/>
                <w:rFonts w:ascii="Times New Roman" w:hAnsi="Times New Roman"/>
                <w:szCs w:val="22"/>
              </w:rPr>
            </w:pPr>
            <w:ins w:id="182" w:author="Dillon Shaver" w:date="2026-09-25T20:06:00Z" w16du:dateUtc="2026-09-26T00:06:00Z">
              <w:r w:rsidRPr="008B0701">
                <w:rPr>
                  <w:rFonts w:ascii="Times New Roman" w:hAnsi="Times New Roman"/>
                  <w:szCs w:val="22"/>
                </w:rPr>
                <w:t>1.563</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-3</w:t>
              </w:r>
            </w:ins>
          </w:p>
        </w:tc>
      </w:tr>
      <w:tr w:rsidR="002C10B0" w:rsidRPr="008B0701" w14:paraId="523FBE3E" w14:textId="77777777" w:rsidTr="00BE1F3D">
        <w:trPr>
          <w:jc w:val="center"/>
          <w:ins w:id="183" w:author="Dillon Shaver" w:date="2026-09-25T20:06:00Z" w16du:dateUtc="2026-09-26T00:06:00Z"/>
        </w:trPr>
        <w:tc>
          <w:tcPr>
            <w:tcW w:w="1831" w:type="dxa"/>
            <w:tcBorders>
              <w:bottom w:val="double" w:sz="4" w:space="0" w:color="auto"/>
              <w:right w:val="single" w:sz="4" w:space="0" w:color="auto"/>
            </w:tcBorders>
            <w:vAlign w:val="center"/>
          </w:tcPr>
          <w:p w14:paraId="296AA665" w14:textId="77777777" w:rsidR="002C10B0" w:rsidRPr="008B0701" w:rsidRDefault="002C10B0" w:rsidP="00CF14EC">
            <w:pPr>
              <w:pStyle w:val="NormalWeb"/>
              <w:spacing w:before="0" w:beforeAutospacing="0" w:after="0" w:afterAutospacing="0" w:line="240" w:lineRule="auto"/>
              <w:jc w:val="left"/>
              <w:rPr>
                <w:ins w:id="184" w:author="Dillon Shaver" w:date="2026-09-25T20:06:00Z" w16du:dateUtc="2026-09-26T00:06:00Z"/>
                <w:rFonts w:ascii="Times New Roman" w:hAnsi="Times New Roman"/>
                <w:b/>
                <w:szCs w:val="22"/>
              </w:rPr>
            </w:pPr>
            <w:ins w:id="185" w:author="Dillon Shaver" w:date="2026-09-25T20:06:00Z" w16du:dateUtc="2026-09-26T00:06:00Z">
              <w:r w:rsidRPr="008B0701">
                <w:rPr>
                  <w:rFonts w:ascii="Times New Roman" w:hAnsi="Times New Roman"/>
                  <w:b/>
                  <w:szCs w:val="22"/>
                </w:rPr>
                <w:t>Characteristic</w:t>
              </w:r>
            </w:ins>
          </w:p>
        </w:tc>
        <w:tc>
          <w:tcPr>
            <w:tcW w:w="1321" w:type="dxa"/>
            <w:tcBorders>
              <w:left w:val="single" w:sz="4" w:space="0" w:color="auto"/>
              <w:bottom w:val="double" w:sz="4" w:space="0" w:color="auto"/>
            </w:tcBorders>
            <w:vAlign w:val="center"/>
          </w:tcPr>
          <w:p w14:paraId="7B7E2EA7" w14:textId="77777777" w:rsidR="002C10B0" w:rsidRPr="008B0701" w:rsidRDefault="002C10B0" w:rsidP="00F70865">
            <w:pPr>
              <w:pStyle w:val="NormalWeb"/>
              <w:spacing w:before="0" w:beforeAutospacing="0" w:after="0" w:afterAutospacing="0" w:line="240" w:lineRule="auto"/>
              <w:jc w:val="center"/>
              <w:rPr>
                <w:ins w:id="186" w:author="Dillon Shaver" w:date="2026-09-25T20:06:00Z" w16du:dateUtc="2026-09-26T00:06:00Z"/>
                <w:rFonts w:ascii="Times New Roman" w:hAnsi="Times New Roman"/>
                <w:szCs w:val="22"/>
              </w:rPr>
            </w:pPr>
            <w:ins w:id="187" w:author="Dillon Shaver" w:date="2026-09-25T20:06:00Z" w16du:dateUtc="2026-09-26T00:06:00Z">
              <w:r w:rsidRPr="008B0701">
                <w:rPr>
                  <w:rFonts w:ascii="Times New Roman" w:hAnsi="Times New Roman"/>
                  <w:szCs w:val="22"/>
                </w:rPr>
                <w:t>1.000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-1</w:t>
              </w:r>
            </w:ins>
          </w:p>
        </w:tc>
        <w:tc>
          <w:tcPr>
            <w:tcW w:w="1322" w:type="dxa"/>
            <w:tcBorders>
              <w:bottom w:val="double" w:sz="4" w:space="0" w:color="auto"/>
            </w:tcBorders>
            <w:vAlign w:val="center"/>
          </w:tcPr>
          <w:p w14:paraId="32D0C530" w14:textId="77777777" w:rsidR="002C10B0" w:rsidRPr="008B0701" w:rsidRDefault="002C10B0" w:rsidP="00F70865">
            <w:pPr>
              <w:pStyle w:val="NormalWeb"/>
              <w:spacing w:before="0" w:beforeAutospacing="0" w:after="0" w:afterAutospacing="0" w:line="240" w:lineRule="auto"/>
              <w:jc w:val="center"/>
              <w:rPr>
                <w:ins w:id="188" w:author="Dillon Shaver" w:date="2026-09-25T20:06:00Z" w16du:dateUtc="2026-09-26T00:06:00Z"/>
                <w:rFonts w:ascii="Times New Roman" w:hAnsi="Times New Roman"/>
                <w:szCs w:val="22"/>
              </w:rPr>
            </w:pPr>
            <w:ins w:id="189" w:author="Dillon Shaver" w:date="2026-09-25T20:06:00Z" w16du:dateUtc="2026-09-26T00:06:00Z">
              <w:r w:rsidRPr="008B0701">
                <w:rPr>
                  <w:rFonts w:ascii="Times New Roman" w:hAnsi="Times New Roman"/>
                  <w:szCs w:val="22"/>
                </w:rPr>
                <w:t>2.500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-2</w:t>
              </w:r>
            </w:ins>
          </w:p>
        </w:tc>
        <w:tc>
          <w:tcPr>
            <w:tcW w:w="1321" w:type="dxa"/>
            <w:tcBorders>
              <w:bottom w:val="double" w:sz="4" w:space="0" w:color="auto"/>
            </w:tcBorders>
            <w:vAlign w:val="center"/>
          </w:tcPr>
          <w:p w14:paraId="0E299A7B" w14:textId="77777777" w:rsidR="002C10B0" w:rsidRPr="008B0701" w:rsidRDefault="002C10B0" w:rsidP="00F70865">
            <w:pPr>
              <w:pStyle w:val="NormalWeb"/>
              <w:spacing w:before="0" w:beforeAutospacing="0" w:after="0" w:afterAutospacing="0" w:line="240" w:lineRule="auto"/>
              <w:jc w:val="center"/>
              <w:rPr>
                <w:ins w:id="190" w:author="Dillon Shaver" w:date="2026-09-25T20:06:00Z" w16du:dateUtc="2026-09-26T00:06:00Z"/>
                <w:rFonts w:ascii="Times New Roman" w:hAnsi="Times New Roman"/>
                <w:szCs w:val="22"/>
              </w:rPr>
            </w:pPr>
            <w:ins w:id="191" w:author="Dillon Shaver" w:date="2026-09-25T20:06:00Z" w16du:dateUtc="2026-09-26T00:06:00Z">
              <w:r w:rsidRPr="008B0701">
                <w:rPr>
                  <w:rFonts w:ascii="Times New Roman" w:hAnsi="Times New Roman"/>
                  <w:szCs w:val="22"/>
                </w:rPr>
                <w:t>6.250</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-3</w:t>
              </w:r>
            </w:ins>
          </w:p>
        </w:tc>
        <w:tc>
          <w:tcPr>
            <w:tcW w:w="1322" w:type="dxa"/>
            <w:tcBorders>
              <w:bottom w:val="double" w:sz="4" w:space="0" w:color="auto"/>
            </w:tcBorders>
            <w:vAlign w:val="center"/>
          </w:tcPr>
          <w:p w14:paraId="6D182491" w14:textId="77777777" w:rsidR="002C10B0" w:rsidRPr="008B0701" w:rsidRDefault="002C10B0" w:rsidP="00F70865">
            <w:pPr>
              <w:pStyle w:val="NormalWeb"/>
              <w:spacing w:before="0" w:beforeAutospacing="0" w:after="0" w:afterAutospacing="0" w:line="240" w:lineRule="auto"/>
              <w:jc w:val="center"/>
              <w:rPr>
                <w:ins w:id="192" w:author="Dillon Shaver" w:date="2026-09-25T20:06:00Z" w16du:dateUtc="2026-09-26T00:06:00Z"/>
                <w:rFonts w:ascii="Times New Roman" w:hAnsi="Times New Roman"/>
                <w:szCs w:val="22"/>
              </w:rPr>
            </w:pPr>
            <w:ins w:id="193" w:author="Dillon Shaver" w:date="2026-09-25T20:06:00Z" w16du:dateUtc="2026-09-26T00:06:00Z">
              <w:r w:rsidRPr="008B0701">
                <w:rPr>
                  <w:rFonts w:ascii="Times New Roman" w:hAnsi="Times New Roman"/>
                  <w:szCs w:val="22"/>
                </w:rPr>
                <w:t>1.563</w:t>
              </w:r>
              <w:r w:rsidR="00F70865">
                <w:rPr>
                  <w:rFonts w:ascii="Times New Roman" w:hAnsi="Times New Roman"/>
                  <w:szCs w:val="22"/>
                </w:rPr>
                <w:t>x</w:t>
              </w:r>
              <w:r w:rsidRPr="008B0701">
                <w:rPr>
                  <w:rFonts w:ascii="Times New Roman" w:hAnsi="Times New Roman"/>
                  <w:szCs w:val="22"/>
                </w:rPr>
                <w:t>10</w:t>
              </w:r>
              <w:r w:rsidRPr="008B0701">
                <w:rPr>
                  <w:rFonts w:ascii="Times New Roman" w:hAnsi="Times New Roman"/>
                  <w:szCs w:val="22"/>
                  <w:vertAlign w:val="superscript"/>
                </w:rPr>
                <w:t>-3</w:t>
              </w:r>
            </w:ins>
          </w:p>
        </w:tc>
      </w:tr>
    </w:tbl>
    <w:p w14:paraId="72723C31" w14:textId="77777777" w:rsidR="002C10B0" w:rsidRPr="007D3221" w:rsidRDefault="002C10B0" w:rsidP="00067502">
      <w:pPr>
        <w:rPr>
          <w:ins w:id="194" w:author="Dillon Shaver" w:date="2026-09-25T20:06:00Z" w16du:dateUtc="2026-09-26T00:06:00Z"/>
          <w:szCs w:val="22"/>
        </w:rPr>
      </w:pPr>
    </w:p>
    <w:p w14:paraId="237C24AE" w14:textId="77777777" w:rsidR="002C10B0" w:rsidRDefault="002C10B0" w:rsidP="00067502">
      <w:pPr>
        <w:rPr>
          <w:ins w:id="195" w:author="Dillon Shaver" w:date="2026-09-25T20:06:00Z" w16du:dateUtc="2026-09-26T00:06:00Z"/>
          <w:szCs w:val="22"/>
        </w:rPr>
      </w:pPr>
    </w:p>
    <w:p w14:paraId="6C97EADE" w14:textId="77777777" w:rsidR="0073330A" w:rsidRDefault="0073330A" w:rsidP="00067502">
      <w:pPr>
        <w:rPr>
          <w:ins w:id="196" w:author="Dillon Shaver" w:date="2026-09-25T20:06:00Z" w16du:dateUtc="2026-09-26T00:06:00Z"/>
          <w:szCs w:val="22"/>
        </w:rPr>
      </w:pPr>
      <w:ins w:id="197" w:author="Dillon Shaver" w:date="2026-09-25T20:06:00Z" w16du:dateUtc="2026-09-26T00:06:00Z">
        <w:r>
          <w:rPr>
            <w:szCs w:val="22"/>
          </w:rPr>
          <w:t>Use SI Units.  Conventional (non-SI) quantities may follow parenthetically if the author desires.</w:t>
        </w:r>
      </w:ins>
    </w:p>
    <w:p w14:paraId="1B1A47AD" w14:textId="77777777" w:rsidR="0073330A" w:rsidRPr="007D3221" w:rsidRDefault="0073330A" w:rsidP="00067502">
      <w:pPr>
        <w:rPr>
          <w:ins w:id="198" w:author="Dillon Shaver" w:date="2026-09-25T20:06:00Z" w16du:dateUtc="2026-09-26T00:06:00Z"/>
          <w:szCs w:val="22"/>
        </w:rPr>
      </w:pPr>
    </w:p>
    <w:p w14:paraId="5A3C8998" w14:textId="77777777" w:rsidR="002C10B0" w:rsidRPr="007D3221" w:rsidRDefault="002C10B0" w:rsidP="00067502">
      <w:pPr>
        <w:pStyle w:val="Heading1"/>
        <w:numPr>
          <w:ilvl w:val="0"/>
          <w:numId w:val="3"/>
        </w:numPr>
        <w:rPr>
          <w:ins w:id="199" w:author="Dillon Shaver" w:date="2026-09-25T20:06:00Z" w16du:dateUtc="2026-09-26T00:06:00Z"/>
          <w:szCs w:val="22"/>
        </w:rPr>
      </w:pPr>
      <w:ins w:id="200" w:author="Dillon Shaver" w:date="2026-09-25T20:06:00Z" w16du:dateUtc="2026-09-26T00:06:00Z">
        <w:r w:rsidRPr="007D3221">
          <w:rPr>
            <w:szCs w:val="22"/>
          </w:rPr>
          <w:t xml:space="preserve">CONCLUSIONS </w:t>
        </w:r>
      </w:ins>
    </w:p>
    <w:p w14:paraId="5F776C93" w14:textId="77777777" w:rsidR="002C10B0" w:rsidRPr="007D3221" w:rsidRDefault="002C10B0" w:rsidP="00067502">
      <w:pPr>
        <w:rPr>
          <w:ins w:id="201" w:author="Dillon Shaver" w:date="2026-09-25T20:06:00Z" w16du:dateUtc="2026-09-26T00:06:00Z"/>
          <w:szCs w:val="22"/>
        </w:rPr>
      </w:pPr>
    </w:p>
    <w:p w14:paraId="038D33E0" w14:textId="77777777" w:rsidR="002C10B0" w:rsidRPr="007D3221" w:rsidRDefault="002C10B0" w:rsidP="00067502">
      <w:pPr>
        <w:pStyle w:val="BodyText3"/>
        <w:wordWrap/>
        <w:rPr>
          <w:ins w:id="202" w:author="Dillon Shaver" w:date="2026-09-25T20:06:00Z" w16du:dateUtc="2026-09-26T00:06:00Z"/>
          <w:szCs w:val="22"/>
        </w:rPr>
      </w:pPr>
      <w:ins w:id="203" w:author="Dillon Shaver" w:date="2026-09-25T20:06:00Z" w16du:dateUtc="2026-09-26T00:06:00Z">
        <w:r w:rsidRPr="007D3221">
          <w:rPr>
            <w:szCs w:val="22"/>
          </w:rPr>
          <w:t>Present your summary and conclusions here.</w:t>
        </w:r>
      </w:ins>
    </w:p>
    <w:p w14:paraId="5B0BBE23" w14:textId="77777777" w:rsidR="002C10B0" w:rsidRPr="007D3221" w:rsidRDefault="002C10B0" w:rsidP="00067502">
      <w:pPr>
        <w:pStyle w:val="BodyText3"/>
        <w:wordWrap/>
        <w:rPr>
          <w:ins w:id="204" w:author="Dillon Shaver" w:date="2026-09-25T20:06:00Z" w16du:dateUtc="2026-09-26T00:06:00Z"/>
          <w:szCs w:val="22"/>
        </w:rPr>
      </w:pPr>
    </w:p>
    <w:p w14:paraId="6C8A3388" w14:textId="77777777" w:rsidR="00763DC7" w:rsidRPr="007D3221" w:rsidRDefault="004848C7" w:rsidP="00763DC7">
      <w:pPr>
        <w:pStyle w:val="Heading1"/>
        <w:rPr>
          <w:ins w:id="205" w:author="Dillon Shaver" w:date="2026-09-25T20:06:00Z" w16du:dateUtc="2026-09-26T00:06:00Z"/>
          <w:szCs w:val="22"/>
        </w:rPr>
      </w:pPr>
      <w:ins w:id="206" w:author="Dillon Shaver" w:date="2026-09-25T20:06:00Z" w16du:dateUtc="2026-09-26T00:06:00Z">
        <w:r w:rsidRPr="007D3221">
          <w:rPr>
            <w:szCs w:val="22"/>
          </w:rPr>
          <w:t>NOMENCLATURE (IF NEEDED)</w:t>
        </w:r>
      </w:ins>
    </w:p>
    <w:p w14:paraId="0CE7DB0D" w14:textId="77777777" w:rsidR="00763DC7" w:rsidRPr="007D3221" w:rsidRDefault="00763DC7" w:rsidP="00763DC7">
      <w:pPr>
        <w:pStyle w:val="BodyText3"/>
        <w:wordWrap/>
        <w:rPr>
          <w:ins w:id="207" w:author="Dillon Shaver" w:date="2026-09-25T20:06:00Z" w16du:dateUtc="2026-09-26T00:06:00Z"/>
          <w:szCs w:val="22"/>
        </w:rPr>
      </w:pPr>
    </w:p>
    <w:p w14:paraId="35CB31E7" w14:textId="77777777" w:rsidR="00763DC7" w:rsidRPr="007D3221" w:rsidRDefault="004848C7" w:rsidP="00763DC7">
      <w:pPr>
        <w:pStyle w:val="BodyText3"/>
        <w:wordWrap/>
        <w:rPr>
          <w:ins w:id="208" w:author="Dillon Shaver" w:date="2026-09-25T20:06:00Z" w16du:dateUtc="2026-09-26T00:06:00Z"/>
          <w:szCs w:val="22"/>
        </w:rPr>
      </w:pPr>
      <w:ins w:id="209" w:author="Dillon Shaver" w:date="2026-09-25T20:06:00Z" w16du:dateUtc="2026-09-26T00:06:00Z">
        <w:r w:rsidRPr="007D3221">
          <w:rPr>
            <w:szCs w:val="22"/>
          </w:rPr>
          <w:t xml:space="preserve">If variables are extensively used in the text, a Nomenclature section would be helpful to the readers. </w:t>
        </w:r>
      </w:ins>
    </w:p>
    <w:p w14:paraId="4F463CE4" w14:textId="77777777" w:rsidR="004848C7" w:rsidRPr="007D3221" w:rsidRDefault="004848C7" w:rsidP="00067502">
      <w:pPr>
        <w:pStyle w:val="BodyText3"/>
        <w:wordWrap/>
        <w:rPr>
          <w:ins w:id="210" w:author="Dillon Shaver" w:date="2026-09-25T20:06:00Z" w16du:dateUtc="2026-09-26T00:06:00Z"/>
          <w:szCs w:val="22"/>
        </w:rPr>
      </w:pPr>
    </w:p>
    <w:p w14:paraId="549AC5BA" w14:textId="77777777" w:rsidR="002C10B0" w:rsidRPr="007D3221" w:rsidRDefault="002C10B0" w:rsidP="00067502">
      <w:pPr>
        <w:pStyle w:val="Heading1"/>
        <w:rPr>
          <w:ins w:id="211" w:author="Dillon Shaver" w:date="2026-09-25T20:06:00Z" w16du:dateUtc="2026-09-26T00:06:00Z"/>
          <w:szCs w:val="22"/>
        </w:rPr>
      </w:pPr>
      <w:ins w:id="212" w:author="Dillon Shaver" w:date="2026-09-25T20:06:00Z" w16du:dateUtc="2026-09-26T00:06:00Z">
        <w:r w:rsidRPr="007D3221">
          <w:rPr>
            <w:szCs w:val="22"/>
          </w:rPr>
          <w:t>ACKNOWLEDGMENTS</w:t>
        </w:r>
      </w:ins>
    </w:p>
    <w:p w14:paraId="50A054AC" w14:textId="77777777" w:rsidR="002C10B0" w:rsidRPr="007D3221" w:rsidRDefault="002C10B0" w:rsidP="00067502">
      <w:pPr>
        <w:pStyle w:val="BodyText3"/>
        <w:wordWrap/>
        <w:rPr>
          <w:ins w:id="213" w:author="Dillon Shaver" w:date="2026-09-25T20:06:00Z" w16du:dateUtc="2026-09-26T00:06:00Z"/>
          <w:szCs w:val="22"/>
        </w:rPr>
      </w:pPr>
    </w:p>
    <w:p w14:paraId="31DD3E1A" w14:textId="1E0BAC44" w:rsidR="002C10B0" w:rsidRPr="007D3221" w:rsidRDefault="002C10B0" w:rsidP="00067502">
      <w:pPr>
        <w:pStyle w:val="BodyText3"/>
        <w:wordWrap/>
        <w:rPr>
          <w:ins w:id="214" w:author="Dillon Shaver" w:date="2026-09-25T20:06:00Z" w16du:dateUtc="2026-09-26T00:06:00Z"/>
          <w:szCs w:val="22"/>
        </w:rPr>
      </w:pPr>
      <w:ins w:id="215" w:author="Dillon Shaver" w:date="2026-09-25T20:06:00Z" w16du:dateUtc="2026-09-26T00:06:00Z">
        <w:r w:rsidRPr="007D3221">
          <w:rPr>
            <w:szCs w:val="22"/>
          </w:rPr>
          <w:t xml:space="preserve">Acknowledge the help of colleagues, and sources of funding, if you wish. </w:t>
        </w:r>
      </w:ins>
    </w:p>
    <w:p w14:paraId="0FA42957" w14:textId="77777777" w:rsidR="002C10B0" w:rsidRPr="007D3221" w:rsidRDefault="002C10B0" w:rsidP="00067502">
      <w:pPr>
        <w:pStyle w:val="BodyText3"/>
        <w:wordWrap/>
        <w:rPr>
          <w:ins w:id="216" w:author="Dillon Shaver" w:date="2026-09-25T20:06:00Z" w16du:dateUtc="2026-09-26T00:06:00Z"/>
          <w:szCs w:val="22"/>
        </w:rPr>
      </w:pPr>
    </w:p>
    <w:p w14:paraId="27D2A36F" w14:textId="77777777" w:rsidR="002C10B0" w:rsidRPr="007D3221" w:rsidRDefault="002C10B0" w:rsidP="00067502">
      <w:pPr>
        <w:pStyle w:val="Heading1"/>
        <w:rPr>
          <w:ins w:id="217" w:author="Dillon Shaver" w:date="2026-09-25T20:06:00Z" w16du:dateUtc="2026-09-26T00:06:00Z"/>
          <w:szCs w:val="22"/>
        </w:rPr>
      </w:pPr>
      <w:ins w:id="218" w:author="Dillon Shaver" w:date="2026-09-25T20:06:00Z" w16du:dateUtc="2026-09-26T00:06:00Z">
        <w:r w:rsidRPr="007D3221">
          <w:rPr>
            <w:szCs w:val="22"/>
          </w:rPr>
          <w:t>REFERENCES</w:t>
        </w:r>
      </w:ins>
    </w:p>
    <w:p w14:paraId="56D48EF9" w14:textId="77777777" w:rsidR="002C10B0" w:rsidRPr="007D3221" w:rsidRDefault="002C10B0" w:rsidP="00067502">
      <w:pPr>
        <w:pStyle w:val="BodyText3"/>
        <w:wordWrap/>
        <w:rPr>
          <w:ins w:id="219" w:author="Dillon Shaver" w:date="2026-09-25T20:06:00Z" w16du:dateUtc="2026-09-26T00:06:00Z"/>
          <w:szCs w:val="22"/>
        </w:rPr>
      </w:pPr>
    </w:p>
    <w:p w14:paraId="337DC265" w14:textId="2A0B2A97" w:rsidR="00C83DF4" w:rsidRPr="00165EE8" w:rsidRDefault="00C83DF4" w:rsidP="00C83DF4">
      <w:pPr>
        <w:pStyle w:val="BodyText3"/>
        <w:rPr>
          <w:ins w:id="220" w:author="Dillon Shaver" w:date="2026-09-25T20:06:00Z" w16du:dateUtc="2026-09-26T00:06:00Z"/>
          <w:i/>
          <w:szCs w:val="22"/>
        </w:rPr>
      </w:pPr>
      <w:ins w:id="221" w:author="Dillon Shaver" w:date="2026-09-25T20:06:00Z" w16du:dateUtc="2026-09-26T00:06:00Z">
        <w:r w:rsidRPr="00165EE8">
          <w:rPr>
            <w:i/>
            <w:szCs w:val="22"/>
          </w:rPr>
          <w:t>List references here</w:t>
        </w:r>
        <w:r w:rsidR="00CF14EC">
          <w:rPr>
            <w:i/>
            <w:szCs w:val="22"/>
          </w:rPr>
          <w:t xml:space="preserve"> as a numbered list in left-aligned text</w:t>
        </w:r>
        <w:r w:rsidRPr="00165EE8">
          <w:rPr>
            <w:i/>
            <w:szCs w:val="22"/>
          </w:rPr>
          <w:t xml:space="preserve">, </w:t>
        </w:r>
        <w:r w:rsidR="00CF14EC">
          <w:rPr>
            <w:i/>
            <w:szCs w:val="22"/>
          </w:rPr>
          <w:t>in order of</w:t>
        </w:r>
        <w:r w:rsidRPr="00165EE8">
          <w:rPr>
            <w:i/>
            <w:szCs w:val="22"/>
          </w:rPr>
          <w:t xml:space="preserve"> their first use in the paper.  Include the following information (as applicable).</w:t>
        </w:r>
        <w:r w:rsidR="00CF14EC">
          <w:rPr>
            <w:i/>
            <w:szCs w:val="22"/>
          </w:rPr>
          <w:t xml:space="preserve">  Please include DOIs wherever possible.</w:t>
        </w:r>
        <w:r w:rsidR="00165EE8">
          <w:rPr>
            <w:i/>
            <w:szCs w:val="22"/>
          </w:rPr>
          <w:t xml:space="preserve">  Do not include these sentences in the full paper.</w:t>
        </w:r>
      </w:ins>
    </w:p>
    <w:p w14:paraId="7A9771A8" w14:textId="6062E84F" w:rsidR="002C10B0" w:rsidRPr="007D3221" w:rsidRDefault="002C10B0" w:rsidP="00CF14EC">
      <w:pPr>
        <w:pStyle w:val="BodyText3"/>
        <w:numPr>
          <w:ilvl w:val="0"/>
          <w:numId w:val="4"/>
        </w:numPr>
        <w:wordWrap/>
        <w:jc w:val="left"/>
        <w:rPr>
          <w:ins w:id="222" w:author="Dillon Shaver" w:date="2026-09-25T20:06:00Z" w16du:dateUtc="2026-09-26T00:06:00Z"/>
          <w:szCs w:val="22"/>
        </w:rPr>
      </w:pPr>
      <w:ins w:id="223" w:author="Dillon Shaver" w:date="2026-09-25T20:06:00Z" w16du:dateUtc="2026-09-26T00:06:00Z">
        <w:r w:rsidRPr="007D3221">
          <w:rPr>
            <w:szCs w:val="22"/>
          </w:rPr>
          <w:t>B</w:t>
        </w:r>
        <w:r w:rsidRPr="007D3221">
          <w:rPr>
            <w:rFonts w:hint="eastAsia"/>
            <w:szCs w:val="22"/>
          </w:rPr>
          <w:t>.</w:t>
        </w:r>
        <w:r w:rsidR="002A54E9" w:rsidRPr="007D3221">
          <w:rPr>
            <w:szCs w:val="22"/>
          </w:rPr>
          <w:t>C.</w:t>
        </w:r>
        <w:r w:rsidRPr="007D3221">
          <w:rPr>
            <w:rFonts w:hint="eastAsia"/>
            <w:szCs w:val="22"/>
          </w:rPr>
          <w:t xml:space="preserve"> Author(s), </w:t>
        </w:r>
        <w:r w:rsidRPr="007D3221">
          <w:rPr>
            <w:szCs w:val="22"/>
          </w:rPr>
          <w:t>“</w:t>
        </w:r>
        <w:r w:rsidRPr="007D3221">
          <w:rPr>
            <w:rFonts w:hint="eastAsia"/>
            <w:szCs w:val="22"/>
          </w:rPr>
          <w:t>Title</w:t>
        </w:r>
        <w:r w:rsidR="00DD6C10" w:rsidRPr="007D3221">
          <w:rPr>
            <w:szCs w:val="22"/>
          </w:rPr>
          <w:t xml:space="preserve"> of the Journal Paper</w:t>
        </w:r>
        <w:r w:rsidRPr="007D3221">
          <w:rPr>
            <w:rFonts w:hint="eastAsia"/>
            <w:szCs w:val="22"/>
          </w:rPr>
          <w:t>,</w:t>
        </w:r>
        <w:r w:rsidRPr="007D3221">
          <w:rPr>
            <w:szCs w:val="22"/>
          </w:rPr>
          <w:t>”</w:t>
        </w:r>
        <w:r w:rsidRPr="007D3221">
          <w:rPr>
            <w:rFonts w:hint="eastAsia"/>
            <w:szCs w:val="22"/>
          </w:rPr>
          <w:t xml:space="preserve"> </w:t>
        </w:r>
        <w:r w:rsidRPr="007D3221">
          <w:rPr>
            <w:rFonts w:hint="eastAsia"/>
            <w:i/>
            <w:szCs w:val="22"/>
          </w:rPr>
          <w:t>Journal Name in Italic</w:t>
        </w:r>
        <w:r w:rsidRPr="007D3221">
          <w:rPr>
            <w:rFonts w:hint="eastAsia"/>
            <w:szCs w:val="22"/>
          </w:rPr>
          <w:t xml:space="preserve">, </w:t>
        </w:r>
        <w:r w:rsidRPr="007D3221">
          <w:rPr>
            <w:rFonts w:hint="eastAsia"/>
            <w:b/>
            <w:szCs w:val="22"/>
          </w:rPr>
          <w:t>Volume in Bold</w:t>
        </w:r>
        <w:r w:rsidR="002D2C78" w:rsidRPr="007D3221">
          <w:rPr>
            <w:b/>
            <w:szCs w:val="22"/>
          </w:rPr>
          <w:t xml:space="preserve"> </w:t>
        </w:r>
        <w:r w:rsidR="002D2C78" w:rsidRPr="007D3221">
          <w:rPr>
            <w:szCs w:val="22"/>
          </w:rPr>
          <w:t xml:space="preserve">(followed by </w:t>
        </w:r>
        <w:r w:rsidR="002D2C78" w:rsidRPr="00CF14EC">
          <w:rPr>
            <w:szCs w:val="22"/>
          </w:rPr>
          <w:t>the issue number in parentheses if known, see Ref. 5</w:t>
        </w:r>
        <w:r w:rsidR="000E5B37" w:rsidRPr="00CF14EC">
          <w:rPr>
            <w:szCs w:val="22"/>
          </w:rPr>
          <w:t xml:space="preserve"> below</w:t>
        </w:r>
        <w:r w:rsidR="002D2C78" w:rsidRPr="00CF14EC">
          <w:rPr>
            <w:szCs w:val="22"/>
          </w:rPr>
          <w:t>)</w:t>
        </w:r>
        <w:r w:rsidRPr="00CF14EC">
          <w:rPr>
            <w:rFonts w:hint="eastAsia"/>
            <w:szCs w:val="22"/>
          </w:rPr>
          <w:t>, pp.</w:t>
        </w:r>
        <w:r w:rsidR="002A54E9" w:rsidRPr="00CF14EC">
          <w:rPr>
            <w:szCs w:val="22"/>
          </w:rPr>
          <w:t xml:space="preserve"> </w:t>
        </w:r>
        <w:r w:rsidRPr="00CF14EC">
          <w:rPr>
            <w:rFonts w:hint="eastAsia"/>
            <w:szCs w:val="22"/>
          </w:rPr>
          <w:t>3</w:t>
        </w:r>
        <w:r w:rsidRPr="00CF14EC">
          <w:rPr>
            <w:szCs w:val="22"/>
          </w:rPr>
          <w:t>4</w:t>
        </w:r>
        <w:r w:rsidRPr="00CF14EC">
          <w:rPr>
            <w:rFonts w:hint="eastAsia"/>
            <w:szCs w:val="22"/>
          </w:rPr>
          <w:t>-89 (</w:t>
        </w:r>
        <w:r w:rsidR="00A73743" w:rsidRPr="00CF14EC">
          <w:rPr>
            <w:szCs w:val="22"/>
          </w:rPr>
          <w:t>2007</w:t>
        </w:r>
        <w:r w:rsidRPr="00CF14EC">
          <w:rPr>
            <w:rFonts w:hint="eastAsia"/>
            <w:szCs w:val="22"/>
          </w:rPr>
          <w:t xml:space="preserve">). </w:t>
        </w:r>
        <w:r w:rsidR="00CF14EC">
          <w:fldChar w:fldCharType="begin"/>
        </w:r>
        <w:r w:rsidR="00CF14EC">
          <w:instrText>HYPERLINK "https://doi.org/10.987.6543.21"</w:instrText>
        </w:r>
        <w:r w:rsidR="00CF14EC">
          <w:fldChar w:fldCharType="separate"/>
        </w:r>
        <w:r w:rsidR="00CF14EC" w:rsidRPr="00CF14EC">
          <w:rPr>
            <w:rStyle w:val="Hyperlink"/>
            <w:szCs w:val="22"/>
          </w:rPr>
          <w:t>https://doi.org/10.987.6543.21</w:t>
        </w:r>
        <w:r w:rsidR="00CF14EC">
          <w:fldChar w:fldCharType="end"/>
        </w:r>
        <w:r w:rsidR="00CF14EC" w:rsidRPr="00CF14EC">
          <w:rPr>
            <w:szCs w:val="22"/>
          </w:rPr>
          <w:t xml:space="preserve"> </w:t>
        </w:r>
      </w:ins>
    </w:p>
    <w:p w14:paraId="1EF0397D" w14:textId="77777777" w:rsidR="002C10B0" w:rsidRPr="007D3221" w:rsidRDefault="002C10B0" w:rsidP="00CF14EC">
      <w:pPr>
        <w:pStyle w:val="BodyText3"/>
        <w:numPr>
          <w:ilvl w:val="0"/>
          <w:numId w:val="4"/>
        </w:numPr>
        <w:wordWrap/>
        <w:jc w:val="left"/>
        <w:rPr>
          <w:ins w:id="224" w:author="Dillon Shaver" w:date="2026-09-25T20:06:00Z" w16du:dateUtc="2026-09-26T00:06:00Z"/>
          <w:szCs w:val="22"/>
        </w:rPr>
      </w:pPr>
      <w:ins w:id="225" w:author="Dillon Shaver" w:date="2026-09-25T20:06:00Z" w16du:dateUtc="2026-09-26T00:06:00Z">
        <w:r w:rsidRPr="007D3221">
          <w:rPr>
            <w:szCs w:val="22"/>
          </w:rPr>
          <w:t>D</w:t>
        </w:r>
        <w:r w:rsidRPr="007D3221">
          <w:rPr>
            <w:rFonts w:hint="eastAsia"/>
            <w:szCs w:val="22"/>
          </w:rPr>
          <w:t>.</w:t>
        </w:r>
        <w:r w:rsidR="002A54E9" w:rsidRPr="007D3221">
          <w:rPr>
            <w:szCs w:val="22"/>
          </w:rPr>
          <w:t>E.</w:t>
        </w:r>
        <w:r w:rsidRPr="007D3221">
          <w:rPr>
            <w:rFonts w:hint="eastAsia"/>
            <w:szCs w:val="22"/>
          </w:rPr>
          <w:t xml:space="preserve"> Author(s), </w:t>
        </w:r>
        <w:r w:rsidRPr="007D3221">
          <w:rPr>
            <w:szCs w:val="22"/>
          </w:rPr>
          <w:t>“</w:t>
        </w:r>
        <w:r w:rsidRPr="007D3221">
          <w:rPr>
            <w:rFonts w:hint="eastAsia"/>
            <w:szCs w:val="22"/>
          </w:rPr>
          <w:t>Article Title,</w:t>
        </w:r>
        <w:r w:rsidRPr="007D3221">
          <w:rPr>
            <w:szCs w:val="22"/>
          </w:rPr>
          <w:t>”</w:t>
        </w:r>
        <w:r w:rsidRPr="007D3221">
          <w:rPr>
            <w:rFonts w:hint="eastAsia"/>
            <w:szCs w:val="22"/>
          </w:rPr>
          <w:t xml:space="preserve"> </w:t>
        </w:r>
        <w:r w:rsidRPr="007D3221">
          <w:rPr>
            <w:rFonts w:hint="eastAsia"/>
            <w:i/>
            <w:szCs w:val="22"/>
          </w:rPr>
          <w:t>Proceeding</w:t>
        </w:r>
        <w:r w:rsidR="002A54E9" w:rsidRPr="007D3221">
          <w:rPr>
            <w:i/>
            <w:szCs w:val="22"/>
          </w:rPr>
          <w:t>s</w:t>
        </w:r>
        <w:r w:rsidRPr="007D3221">
          <w:rPr>
            <w:rFonts w:hint="eastAsia"/>
            <w:i/>
            <w:szCs w:val="22"/>
          </w:rPr>
          <w:t xml:space="preserve"> of Meeting</w:t>
        </w:r>
        <w:r w:rsidRPr="007D3221">
          <w:rPr>
            <w:i/>
            <w:szCs w:val="22"/>
          </w:rPr>
          <w:t xml:space="preserve"> in Italic</w:t>
        </w:r>
        <w:r w:rsidRPr="007D3221">
          <w:rPr>
            <w:rFonts w:hint="eastAsia"/>
            <w:szCs w:val="22"/>
          </w:rPr>
          <w:t>, Location,</w:t>
        </w:r>
        <w:r w:rsidRPr="007D3221">
          <w:rPr>
            <w:szCs w:val="22"/>
          </w:rPr>
          <w:t xml:space="preserve"> Dates of Meeting,</w:t>
        </w:r>
        <w:r w:rsidRPr="007D3221">
          <w:rPr>
            <w:rFonts w:hint="eastAsia"/>
            <w:szCs w:val="22"/>
          </w:rPr>
          <w:t xml:space="preserve"> Vol.</w:t>
        </w:r>
        <w:r w:rsidRPr="007D3221">
          <w:rPr>
            <w:szCs w:val="22"/>
          </w:rPr>
          <w:t xml:space="preserve"> </w:t>
        </w:r>
        <w:r w:rsidR="00A0589C" w:rsidRPr="007D3221">
          <w:rPr>
            <w:rFonts w:hint="eastAsia"/>
            <w:szCs w:val="22"/>
          </w:rPr>
          <w:t>31</w:t>
        </w:r>
        <w:r w:rsidRPr="007D3221">
          <w:rPr>
            <w:rFonts w:hint="eastAsia"/>
            <w:szCs w:val="22"/>
          </w:rPr>
          <w:t>, pp.</w:t>
        </w:r>
        <w:r w:rsidR="00A0589C" w:rsidRPr="007D3221">
          <w:rPr>
            <w:szCs w:val="22"/>
          </w:rPr>
          <w:t xml:space="preserve"> </w:t>
        </w:r>
        <w:r w:rsidRPr="007D3221">
          <w:rPr>
            <w:rFonts w:hint="eastAsia"/>
            <w:szCs w:val="22"/>
          </w:rPr>
          <w:t>134-156 (</w:t>
        </w:r>
        <w:r w:rsidR="00A0589C" w:rsidRPr="007D3221">
          <w:rPr>
            <w:szCs w:val="22"/>
          </w:rPr>
          <w:t>20</w:t>
        </w:r>
        <w:r w:rsidR="00D22A7B" w:rsidRPr="007D3221">
          <w:rPr>
            <w:szCs w:val="22"/>
          </w:rPr>
          <w:t>12</w:t>
        </w:r>
        <w:r w:rsidRPr="007D3221">
          <w:rPr>
            <w:szCs w:val="22"/>
          </w:rPr>
          <w:t>)</w:t>
        </w:r>
        <w:r w:rsidRPr="007D3221">
          <w:rPr>
            <w:rFonts w:hint="eastAsia"/>
            <w:szCs w:val="22"/>
          </w:rPr>
          <w:t>.</w:t>
        </w:r>
      </w:ins>
    </w:p>
    <w:p w14:paraId="00DA22D7" w14:textId="77777777" w:rsidR="002C10B0" w:rsidRPr="00CF14EC" w:rsidRDefault="002C10B0" w:rsidP="00CF14EC">
      <w:pPr>
        <w:pStyle w:val="BodyText3"/>
        <w:numPr>
          <w:ilvl w:val="0"/>
          <w:numId w:val="4"/>
        </w:numPr>
        <w:wordWrap/>
        <w:jc w:val="left"/>
        <w:rPr>
          <w:ins w:id="226" w:author="Dillon Shaver" w:date="2026-09-25T20:06:00Z" w16du:dateUtc="2026-09-26T00:06:00Z"/>
          <w:szCs w:val="22"/>
        </w:rPr>
      </w:pPr>
      <w:ins w:id="227" w:author="Dillon Shaver" w:date="2026-09-25T20:06:00Z" w16du:dateUtc="2026-09-26T00:06:00Z">
        <w:r w:rsidRPr="007D3221">
          <w:rPr>
            <w:szCs w:val="22"/>
          </w:rPr>
          <w:t>F</w:t>
        </w:r>
        <w:r w:rsidRPr="007D3221">
          <w:rPr>
            <w:rFonts w:hint="eastAsia"/>
            <w:szCs w:val="22"/>
          </w:rPr>
          <w:t>.</w:t>
        </w:r>
        <w:r w:rsidR="0076499F" w:rsidRPr="007D3221">
          <w:rPr>
            <w:szCs w:val="22"/>
          </w:rPr>
          <w:t>G.</w:t>
        </w:r>
        <w:r w:rsidRPr="007D3221">
          <w:rPr>
            <w:rFonts w:hint="eastAsia"/>
            <w:szCs w:val="22"/>
          </w:rPr>
          <w:t xml:space="preserve"> Author, </w:t>
        </w:r>
        <w:r w:rsidRPr="007D3221">
          <w:rPr>
            <w:rFonts w:hint="eastAsia"/>
            <w:i/>
            <w:szCs w:val="22"/>
          </w:rPr>
          <w:t xml:space="preserve">Book Title in </w:t>
        </w:r>
        <w:r w:rsidRPr="00CF14EC">
          <w:rPr>
            <w:rFonts w:hint="eastAsia"/>
            <w:i/>
            <w:szCs w:val="22"/>
          </w:rPr>
          <w:t>Italic</w:t>
        </w:r>
        <w:r w:rsidR="0076499F" w:rsidRPr="00CF14EC">
          <w:rPr>
            <w:rFonts w:hint="eastAsia"/>
            <w:szCs w:val="22"/>
          </w:rPr>
          <w:t xml:space="preserve">, </w:t>
        </w:r>
        <w:r w:rsidR="00CD4002" w:rsidRPr="00CF14EC">
          <w:rPr>
            <w:szCs w:val="22"/>
          </w:rPr>
          <w:t>P</w:t>
        </w:r>
        <w:r w:rsidR="00843255" w:rsidRPr="00CF14EC">
          <w:rPr>
            <w:szCs w:val="22"/>
          </w:rPr>
          <w:t xml:space="preserve">age or </w:t>
        </w:r>
        <w:r w:rsidR="00B66674" w:rsidRPr="00CF14EC">
          <w:rPr>
            <w:szCs w:val="22"/>
          </w:rPr>
          <w:t>C</w:t>
        </w:r>
        <w:r w:rsidR="00843255" w:rsidRPr="00CF14EC">
          <w:rPr>
            <w:szCs w:val="22"/>
          </w:rPr>
          <w:t xml:space="preserve">hapter </w:t>
        </w:r>
        <w:r w:rsidR="00B66674" w:rsidRPr="00CF14EC">
          <w:rPr>
            <w:szCs w:val="22"/>
          </w:rPr>
          <w:t>N</w:t>
        </w:r>
        <w:r w:rsidR="00843255" w:rsidRPr="00CF14EC">
          <w:rPr>
            <w:szCs w:val="22"/>
          </w:rPr>
          <w:t xml:space="preserve">umbers, </w:t>
        </w:r>
        <w:r w:rsidR="0076499F" w:rsidRPr="00CF14EC">
          <w:rPr>
            <w:rFonts w:hint="eastAsia"/>
            <w:szCs w:val="22"/>
          </w:rPr>
          <w:t>Publisher, City and</w:t>
        </w:r>
        <w:r w:rsidRPr="00CF14EC">
          <w:rPr>
            <w:rFonts w:hint="eastAsia"/>
            <w:szCs w:val="22"/>
          </w:rPr>
          <w:t xml:space="preserve"> Country (19</w:t>
        </w:r>
        <w:r w:rsidR="0076499F" w:rsidRPr="00CF14EC">
          <w:rPr>
            <w:szCs w:val="22"/>
          </w:rPr>
          <w:t>95</w:t>
        </w:r>
        <w:r w:rsidRPr="00CF14EC">
          <w:rPr>
            <w:rFonts w:hint="eastAsia"/>
            <w:szCs w:val="22"/>
          </w:rPr>
          <w:t xml:space="preserve">). </w:t>
        </w:r>
      </w:ins>
    </w:p>
    <w:p w14:paraId="4B774EF2" w14:textId="79D0A029" w:rsidR="002C10B0" w:rsidRPr="007D3221" w:rsidRDefault="00500A62" w:rsidP="00CF14EC">
      <w:pPr>
        <w:pStyle w:val="BodyText3"/>
        <w:numPr>
          <w:ilvl w:val="0"/>
          <w:numId w:val="4"/>
        </w:numPr>
        <w:wordWrap/>
        <w:jc w:val="left"/>
        <w:rPr>
          <w:ins w:id="228" w:author="Dillon Shaver" w:date="2026-09-25T20:06:00Z" w16du:dateUtc="2026-09-26T00:06:00Z"/>
          <w:szCs w:val="22"/>
        </w:rPr>
      </w:pPr>
      <w:ins w:id="229" w:author="Dillon Shaver" w:date="2026-09-25T20:06:00Z" w16du:dateUtc="2026-09-26T00:06:00Z">
        <w:r w:rsidRPr="00CF14EC">
          <w:rPr>
            <w:szCs w:val="22"/>
          </w:rPr>
          <w:t xml:space="preserve">“NEAMS Update,” </w:t>
        </w:r>
        <w:r w:rsidR="00CF14EC">
          <w:fldChar w:fldCharType="begin"/>
        </w:r>
        <w:r w:rsidR="00CF14EC">
          <w:instrText>HYPERLINK "http://www.ne.anl.gov/pdfs/NEAMS/NEAMSQuarterlyReport10-2014.pdf"</w:instrText>
        </w:r>
        <w:r w:rsidR="00CF14EC">
          <w:fldChar w:fldCharType="separate"/>
        </w:r>
        <w:r w:rsidR="00CF14EC" w:rsidRPr="00CF14EC">
          <w:rPr>
            <w:rStyle w:val="Hyperlink"/>
            <w:szCs w:val="22"/>
          </w:rPr>
          <w:t>http://www.ne.anl.gov/pdfs/NEAMS/NEAMSQuarterlyReport10-2014.pdf</w:t>
        </w:r>
        <w:r w:rsidR="00CF14EC">
          <w:fldChar w:fldCharType="end"/>
        </w:r>
        <w:r w:rsidR="00CF14EC" w:rsidRPr="00CF14EC">
          <w:rPr>
            <w:szCs w:val="22"/>
          </w:rPr>
          <w:t xml:space="preserve"> </w:t>
        </w:r>
        <w:r w:rsidRPr="00CF14EC">
          <w:rPr>
            <w:szCs w:val="22"/>
          </w:rPr>
          <w:t xml:space="preserve"> </w:t>
        </w:r>
        <w:r w:rsidRPr="007D3221">
          <w:rPr>
            <w:szCs w:val="22"/>
          </w:rPr>
          <w:t>(2014).</w:t>
        </w:r>
      </w:ins>
    </w:p>
    <w:p w14:paraId="3B1C86A3" w14:textId="655929DB" w:rsidR="00CF1A88" w:rsidRPr="007D3221" w:rsidRDefault="00CF1A88" w:rsidP="00CF14EC">
      <w:pPr>
        <w:pStyle w:val="BodyText3"/>
        <w:numPr>
          <w:ilvl w:val="0"/>
          <w:numId w:val="4"/>
        </w:numPr>
        <w:wordWrap/>
        <w:jc w:val="left"/>
        <w:rPr>
          <w:ins w:id="230" w:author="Dillon Shaver" w:date="2026-09-25T20:06:00Z" w16du:dateUtc="2026-09-26T00:06:00Z"/>
          <w:szCs w:val="22"/>
        </w:rPr>
      </w:pPr>
      <w:ins w:id="231" w:author="Dillon Shaver" w:date="2026-09-25T20:06:00Z" w16du:dateUtc="2026-09-26T00:06:00Z">
        <w:r w:rsidRPr="007D3221">
          <w:rPr>
            <w:szCs w:val="22"/>
          </w:rPr>
          <w:t xml:space="preserve">M. Ishii and S. Kim, “Development of One-group and Two-group Interfacial Area Transport Equation,” </w:t>
        </w:r>
        <w:r w:rsidRPr="007D3221">
          <w:rPr>
            <w:i/>
            <w:szCs w:val="22"/>
          </w:rPr>
          <w:t>Nucl. Sci. Eng.</w:t>
        </w:r>
        <w:r w:rsidRPr="007D3221">
          <w:rPr>
            <w:szCs w:val="22"/>
          </w:rPr>
          <w:t xml:space="preserve"> </w:t>
        </w:r>
        <w:r w:rsidRPr="007D3221">
          <w:rPr>
            <w:b/>
            <w:szCs w:val="22"/>
          </w:rPr>
          <w:t>146</w:t>
        </w:r>
        <w:r w:rsidRPr="007D3221">
          <w:rPr>
            <w:szCs w:val="22"/>
          </w:rPr>
          <w:t>(3), pp. 257-273 (2004).</w:t>
        </w:r>
        <w:r w:rsidR="00AE01E8">
          <w:rPr>
            <w:szCs w:val="22"/>
          </w:rPr>
          <w:t xml:space="preserve"> </w:t>
        </w:r>
        <w:r w:rsidR="00AE01E8">
          <w:fldChar w:fldCharType="begin"/>
        </w:r>
        <w:r w:rsidR="00AE01E8">
          <w:instrText>HYPERLINK "https://doi.org/10.13182/NSE01-69"</w:instrText>
        </w:r>
        <w:r w:rsidR="00AE01E8">
          <w:fldChar w:fldCharType="separate"/>
        </w:r>
        <w:r w:rsidR="00AE01E8" w:rsidRPr="009E043C">
          <w:rPr>
            <w:rStyle w:val="Hyperlink"/>
            <w:szCs w:val="22"/>
          </w:rPr>
          <w:t>https://doi.org/10.13182/NSE01-69</w:t>
        </w:r>
        <w:r w:rsidR="00AE01E8">
          <w:fldChar w:fldCharType="end"/>
        </w:r>
        <w:r w:rsidR="00AE01E8">
          <w:rPr>
            <w:szCs w:val="22"/>
          </w:rPr>
          <w:t xml:space="preserve"> </w:t>
        </w:r>
      </w:ins>
    </w:p>
    <w:p w14:paraId="5065EFA9" w14:textId="77777777" w:rsidR="00364223" w:rsidRPr="007D3221" w:rsidRDefault="00AE2706" w:rsidP="00CF14EC">
      <w:pPr>
        <w:pStyle w:val="BodyText3"/>
        <w:numPr>
          <w:ilvl w:val="0"/>
          <w:numId w:val="4"/>
        </w:numPr>
        <w:jc w:val="left"/>
        <w:rPr>
          <w:ins w:id="232" w:author="Dillon Shaver" w:date="2026-09-25T20:06:00Z" w16du:dateUtc="2026-09-26T00:06:00Z"/>
          <w:szCs w:val="22"/>
        </w:rPr>
      </w:pPr>
      <w:ins w:id="233" w:author="Dillon Shaver" w:date="2026-09-25T20:06:00Z" w16du:dateUtc="2026-09-26T00:06:00Z">
        <w:r w:rsidRPr="007D3221">
          <w:rPr>
            <w:szCs w:val="22"/>
          </w:rPr>
          <w:t>R.P. Martin</w:t>
        </w:r>
        <w:r w:rsidR="00152AD5" w:rsidRPr="007D3221">
          <w:rPr>
            <w:szCs w:val="22"/>
          </w:rPr>
          <w:t xml:space="preserve"> and </w:t>
        </w:r>
        <w:r w:rsidR="00364223" w:rsidRPr="007D3221">
          <w:rPr>
            <w:szCs w:val="22"/>
          </w:rPr>
          <w:t>C. Frepoli, “</w:t>
        </w:r>
        <w:r w:rsidR="003C2822" w:rsidRPr="007D3221">
          <w:rPr>
            <w:szCs w:val="22"/>
          </w:rPr>
          <w:t>Physical Systems for Regulatory Investigation: Part II Evaluation Methodology,”</w:t>
        </w:r>
        <w:r w:rsidR="00152388" w:rsidRPr="007D3221">
          <w:rPr>
            <w:szCs w:val="22"/>
          </w:rPr>
          <w:t xml:space="preserve"> </w:t>
        </w:r>
        <w:r w:rsidR="00705F66" w:rsidRPr="007D3221">
          <w:rPr>
            <w:i/>
            <w:szCs w:val="22"/>
          </w:rPr>
          <w:t>Proc</w:t>
        </w:r>
        <w:r w:rsidR="00BF62EC" w:rsidRPr="007D3221">
          <w:rPr>
            <w:i/>
            <w:szCs w:val="22"/>
          </w:rPr>
          <w:t xml:space="preserve">eedings of 2014 </w:t>
        </w:r>
        <w:r w:rsidR="00195430" w:rsidRPr="007D3221">
          <w:rPr>
            <w:i/>
            <w:szCs w:val="22"/>
          </w:rPr>
          <w:t>Int</w:t>
        </w:r>
        <w:r w:rsidR="00BF62EC" w:rsidRPr="007D3221">
          <w:rPr>
            <w:i/>
            <w:szCs w:val="22"/>
          </w:rPr>
          <w:t>ernational</w:t>
        </w:r>
        <w:r w:rsidR="00195430" w:rsidRPr="007D3221">
          <w:rPr>
            <w:i/>
            <w:szCs w:val="22"/>
          </w:rPr>
          <w:t xml:space="preserve"> Topical Meeting on Adva</w:t>
        </w:r>
        <w:r w:rsidR="00705F66" w:rsidRPr="007D3221">
          <w:rPr>
            <w:i/>
            <w:szCs w:val="22"/>
          </w:rPr>
          <w:t>nces in Thermal Hydraulics (ATH</w:t>
        </w:r>
        <w:r w:rsidR="00195430" w:rsidRPr="007D3221">
          <w:rPr>
            <w:i/>
            <w:szCs w:val="22"/>
          </w:rPr>
          <w:t>’14)</w:t>
        </w:r>
        <w:r w:rsidR="00195430" w:rsidRPr="007D3221">
          <w:rPr>
            <w:szCs w:val="22"/>
          </w:rPr>
          <w:t>, Reno, Nevada,</w:t>
        </w:r>
        <w:r w:rsidR="00705F66" w:rsidRPr="007D3221">
          <w:rPr>
            <w:szCs w:val="22"/>
          </w:rPr>
          <w:t xml:space="preserve"> </w:t>
        </w:r>
        <w:r w:rsidR="00195430" w:rsidRPr="007D3221">
          <w:rPr>
            <w:szCs w:val="22"/>
          </w:rPr>
          <w:t xml:space="preserve">June 15–19, 2014 </w:t>
        </w:r>
        <w:r w:rsidR="00B127D2" w:rsidRPr="007D3221">
          <w:rPr>
            <w:szCs w:val="22"/>
          </w:rPr>
          <w:t>pp. 15-24 (2014).</w:t>
        </w:r>
      </w:ins>
    </w:p>
    <w:p w14:paraId="71A7F511" w14:textId="77777777" w:rsidR="007240B8" w:rsidRPr="007D3221" w:rsidRDefault="007240B8" w:rsidP="00CF14EC">
      <w:pPr>
        <w:pStyle w:val="BodyText3"/>
        <w:numPr>
          <w:ilvl w:val="0"/>
          <w:numId w:val="4"/>
        </w:numPr>
        <w:wordWrap/>
        <w:jc w:val="left"/>
        <w:rPr>
          <w:ins w:id="234" w:author="Dillon Shaver" w:date="2026-09-25T20:06:00Z" w16du:dateUtc="2026-09-26T00:06:00Z"/>
          <w:szCs w:val="22"/>
        </w:rPr>
      </w:pPr>
      <w:ins w:id="235" w:author="Dillon Shaver" w:date="2026-09-25T20:06:00Z" w16du:dateUtc="2026-09-26T00:06:00Z">
        <w:r w:rsidRPr="007D3221">
          <w:rPr>
            <w:szCs w:val="22"/>
          </w:rPr>
          <w:t>S. Glasstone and W.H. J</w:t>
        </w:r>
        <w:r w:rsidR="001A1939" w:rsidRPr="007D3221">
          <w:rPr>
            <w:szCs w:val="22"/>
          </w:rPr>
          <w:t>ord</w:t>
        </w:r>
        <w:r w:rsidRPr="007D3221">
          <w:rPr>
            <w:szCs w:val="22"/>
          </w:rPr>
          <w:t xml:space="preserve">an, </w:t>
        </w:r>
        <w:r w:rsidRPr="007D3221">
          <w:rPr>
            <w:i/>
            <w:szCs w:val="22"/>
          </w:rPr>
          <w:t>Nuclear Power and Its Environmental Effects</w:t>
        </w:r>
        <w:r w:rsidRPr="007D3221">
          <w:rPr>
            <w:szCs w:val="22"/>
          </w:rPr>
          <w:t>, p</w:t>
        </w:r>
        <w:r w:rsidR="00F012A3" w:rsidRPr="007D3221">
          <w:rPr>
            <w:szCs w:val="22"/>
          </w:rPr>
          <w:t>p</w:t>
        </w:r>
        <w:r w:rsidRPr="007D3221">
          <w:rPr>
            <w:szCs w:val="22"/>
          </w:rPr>
          <w:t>. 50,</w:t>
        </w:r>
        <w:r w:rsidR="00F012A3" w:rsidRPr="007D3221">
          <w:rPr>
            <w:szCs w:val="22"/>
          </w:rPr>
          <w:t xml:space="preserve"> </w:t>
        </w:r>
        <w:r w:rsidRPr="007D3221">
          <w:rPr>
            <w:szCs w:val="22"/>
          </w:rPr>
          <w:t>American Nuclear Society, La Grange Park, Illinois</w:t>
        </w:r>
        <w:r w:rsidR="00F012A3" w:rsidRPr="007D3221">
          <w:rPr>
            <w:szCs w:val="22"/>
          </w:rPr>
          <w:t>, USA</w:t>
        </w:r>
        <w:r w:rsidRPr="007D3221">
          <w:rPr>
            <w:szCs w:val="22"/>
          </w:rPr>
          <w:t xml:space="preserve"> (1980).</w:t>
        </w:r>
      </w:ins>
    </w:p>
    <w:p w14:paraId="537182BD" w14:textId="77777777" w:rsidR="002C10B0" w:rsidRPr="007D3221" w:rsidRDefault="002C10B0" w:rsidP="00067502">
      <w:pPr>
        <w:pStyle w:val="BodyText3"/>
        <w:wordWrap/>
        <w:rPr>
          <w:ins w:id="236" w:author="Dillon Shaver" w:date="2026-09-25T20:06:00Z" w16du:dateUtc="2026-09-26T00:06:00Z"/>
          <w:szCs w:val="22"/>
        </w:rPr>
      </w:pPr>
    </w:p>
    <w:p w14:paraId="44B16659" w14:textId="77777777" w:rsidR="002C10B0" w:rsidRPr="007D3221" w:rsidRDefault="002C10B0" w:rsidP="00067502">
      <w:pPr>
        <w:pStyle w:val="Heading1"/>
        <w:rPr>
          <w:ins w:id="237" w:author="Dillon Shaver" w:date="2026-09-25T20:06:00Z" w16du:dateUtc="2026-09-26T00:06:00Z"/>
          <w:szCs w:val="22"/>
        </w:rPr>
      </w:pPr>
      <w:ins w:id="238" w:author="Dillon Shaver" w:date="2026-09-25T20:06:00Z" w16du:dateUtc="2026-09-26T00:06:00Z">
        <w:r w:rsidRPr="007D3221">
          <w:rPr>
            <w:szCs w:val="22"/>
          </w:rPr>
          <w:t>APPENDIX A</w:t>
        </w:r>
      </w:ins>
    </w:p>
    <w:p w14:paraId="64B04E6E" w14:textId="77777777" w:rsidR="002C10B0" w:rsidRPr="007D3221" w:rsidRDefault="002C10B0" w:rsidP="00067502">
      <w:pPr>
        <w:pStyle w:val="BodyText3"/>
        <w:wordWrap/>
        <w:rPr>
          <w:ins w:id="239" w:author="Dillon Shaver" w:date="2026-09-25T20:06:00Z" w16du:dateUtc="2026-09-26T00:06:00Z"/>
          <w:szCs w:val="22"/>
        </w:rPr>
      </w:pPr>
    </w:p>
    <w:p w14:paraId="5ABDB397" w14:textId="77777777" w:rsidR="002C10B0" w:rsidRPr="007D3221" w:rsidRDefault="002C10B0" w:rsidP="00067502">
      <w:pPr>
        <w:pStyle w:val="BodyText3"/>
        <w:wordWrap/>
        <w:rPr>
          <w:ins w:id="240" w:author="Dillon Shaver" w:date="2026-09-25T20:06:00Z" w16du:dateUtc="2026-09-26T00:06:00Z"/>
          <w:szCs w:val="22"/>
        </w:rPr>
      </w:pPr>
      <w:ins w:id="241" w:author="Dillon Shaver" w:date="2026-09-25T20:06:00Z" w16du:dateUtc="2026-09-26T00:06:00Z">
        <w:r w:rsidRPr="007D3221">
          <w:rPr>
            <w:szCs w:val="22"/>
          </w:rPr>
          <w:t>If necessary, include Appendices numbered in upper case alphabetical order.</w:t>
        </w:r>
      </w:ins>
    </w:p>
    <w:p w14:paraId="3A9F9BB2" w14:textId="77777777" w:rsidR="002C10B0" w:rsidRPr="007D3221" w:rsidRDefault="002C10B0" w:rsidP="00067502">
      <w:pPr>
        <w:pStyle w:val="BodyText3"/>
        <w:wordWrap/>
        <w:rPr>
          <w:ins w:id="242" w:author="Dillon Shaver" w:date="2026-09-25T20:06:00Z" w16du:dateUtc="2026-09-26T00:06:00Z"/>
          <w:szCs w:val="22"/>
        </w:rPr>
      </w:pPr>
    </w:p>
    <w:p w14:paraId="1824CE76" w14:textId="77777777" w:rsidR="002C10B0" w:rsidRDefault="002C10B0" w:rsidP="00067502">
      <w:pPr>
        <w:pStyle w:val="BodyText3"/>
        <w:wordWrap/>
        <w:rPr>
          <w:ins w:id="243" w:author="Dillon Shaver" w:date="2026-09-25T20:06:00Z" w16du:dateUtc="2026-09-26T00:06:00Z"/>
          <w:szCs w:val="22"/>
        </w:rPr>
      </w:pPr>
      <w:ins w:id="244" w:author="Dillon Shaver" w:date="2026-09-25T20:06:00Z" w16du:dateUtc="2026-09-26T00:06:00Z">
        <w:r w:rsidRPr="007D3221">
          <w:rPr>
            <w:szCs w:val="22"/>
          </w:rPr>
          <w:t xml:space="preserve">In order to ensure a uniform, professional look to the proceedings, please </w:t>
        </w:r>
        <w:r w:rsidRPr="007D3221">
          <w:rPr>
            <w:b/>
            <w:i/>
            <w:szCs w:val="22"/>
          </w:rPr>
          <w:t>do not modify</w:t>
        </w:r>
        <w:r w:rsidRPr="007D3221">
          <w:rPr>
            <w:szCs w:val="22"/>
          </w:rPr>
          <w:t xml:space="preserve"> the format of this template without checking with the organizers first.</w:t>
        </w:r>
      </w:ins>
    </w:p>
    <w:p w14:paraId="025CD69F" w14:textId="77777777" w:rsidR="00381F80" w:rsidRDefault="00381F80" w:rsidP="00381F80">
      <w:pPr>
        <w:pStyle w:val="NoSpacing"/>
        <w:rPr>
          <w:del w:id="245" w:author="Dillon Shaver" w:date="2026-09-25T20:06:00Z" w16du:dateUtc="2026-09-26T00:06:00Z"/>
          <w:rFonts w:ascii="Century Gothic" w:hAnsi="Century Gothic"/>
          <w:b/>
          <w:bCs/>
          <w:sz w:val="28"/>
          <w:szCs w:val="28"/>
        </w:rPr>
      </w:pPr>
    </w:p>
    <w:p w14:paraId="3EA242C4" w14:textId="77777777" w:rsidR="00381F80" w:rsidRDefault="00381F80" w:rsidP="00381F80">
      <w:pPr>
        <w:pStyle w:val="NoSpacing"/>
        <w:rPr>
          <w:del w:id="246" w:author="Dillon Shaver" w:date="2026-09-25T20:06:00Z" w16du:dateUtc="2026-09-26T00:06:00Z"/>
          <w:rFonts w:ascii="Century Gothic" w:hAnsi="Century Gothic"/>
          <w:b/>
          <w:bCs/>
          <w:sz w:val="28"/>
          <w:szCs w:val="28"/>
        </w:rPr>
      </w:pPr>
    </w:p>
    <w:p w14:paraId="71E82B19" w14:textId="77777777" w:rsidR="00381F80" w:rsidRDefault="00331642" w:rsidP="00381F80">
      <w:pPr>
        <w:pStyle w:val="NoSpacing"/>
        <w:rPr>
          <w:del w:id="247" w:author="Dillon Shaver" w:date="2026-09-25T20:06:00Z" w16du:dateUtc="2026-09-26T00:06:00Z"/>
          <w:rFonts w:ascii="Century Gothic" w:hAnsi="Century Gothic"/>
          <w:b/>
          <w:bCs/>
          <w:sz w:val="28"/>
          <w:szCs w:val="28"/>
        </w:rPr>
      </w:pPr>
      <w:del w:id="248" w:author="Dillon Shaver" w:date="2026-09-25T20:06:00Z" w16du:dateUtc="2026-09-26T00:06:00Z">
        <w:r>
          <w:rPr>
            <w:rFonts w:ascii="Helvetica" w:hAnsi="Helvetica" w:cs="Helvetica"/>
            <w:noProof/>
            <w:lang w:val="en-US"/>
          </w:rPr>
          <w:drawing>
            <wp:anchor distT="0" distB="0" distL="114300" distR="114300" simplePos="0" relativeHeight="251658240" behindDoc="0" locked="0" layoutInCell="1" allowOverlap="1" wp14:anchorId="3C3C1B4D" wp14:editId="68F01D61">
              <wp:simplePos x="0" y="0"/>
              <wp:positionH relativeFrom="column">
                <wp:posOffset>2971800</wp:posOffset>
              </wp:positionH>
              <wp:positionV relativeFrom="paragraph">
                <wp:posOffset>135255</wp:posOffset>
              </wp:positionV>
              <wp:extent cx="3065145" cy="3863975"/>
              <wp:effectExtent l="0" t="0" r="825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5145" cy="3863975"/>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72CA6360" w14:textId="77777777" w:rsidR="00381F80" w:rsidRPr="00331642" w:rsidRDefault="00381F80" w:rsidP="00331642">
      <w:pPr>
        <w:pStyle w:val="NoSpacing"/>
        <w:tabs>
          <w:tab w:val="left" w:pos="4746"/>
        </w:tabs>
        <w:rPr>
          <w:del w:id="249" w:author="Dillon Shaver" w:date="2026-09-25T20:06:00Z" w16du:dateUtc="2026-09-26T00:06:00Z"/>
          <w:rFonts w:ascii="Century Gothic" w:hAnsi="Century Gothic"/>
          <w:b/>
          <w:bCs/>
          <w:sz w:val="28"/>
          <w:szCs w:val="28"/>
        </w:rPr>
      </w:pPr>
      <w:del w:id="250" w:author="Dillon Shaver" w:date="2026-09-25T20:06:00Z" w16du:dateUtc="2026-09-26T00:06:00Z">
        <w:r w:rsidRPr="00381F80">
          <w:rPr>
            <w:rFonts w:ascii="Century Gothic" w:hAnsi="Century Gothic"/>
            <w:b/>
            <w:bCs/>
            <w:sz w:val="36"/>
            <w:szCs w:val="36"/>
          </w:rPr>
          <w:delText>Aristotle</w:delText>
        </w:r>
      </w:del>
    </w:p>
    <w:p w14:paraId="59535F79" w14:textId="77777777" w:rsidR="00381F80" w:rsidRPr="00381F80" w:rsidRDefault="00381F80" w:rsidP="00381F80">
      <w:pPr>
        <w:pStyle w:val="NoSpacing"/>
        <w:rPr>
          <w:del w:id="251" w:author="Dillon Shaver" w:date="2026-09-25T20:06:00Z" w16du:dateUtc="2026-09-26T00:06:00Z"/>
          <w:rFonts w:ascii="Century Gothic" w:hAnsi="Century Gothic" w:cs="Times New Roman"/>
          <w:sz w:val="28"/>
          <w:szCs w:val="28"/>
        </w:rPr>
      </w:pPr>
      <w:del w:id="252" w:author="Dillon Shaver" w:date="2026-09-25T20:06:00Z" w16du:dateUtc="2026-09-26T00:06:00Z">
        <w:r w:rsidRPr="00381F80">
          <w:rPr>
            <w:rFonts w:ascii="Century Gothic" w:hAnsi="Century Gothic"/>
            <w:b/>
            <w:bCs/>
            <w:sz w:val="28"/>
            <w:szCs w:val="28"/>
          </w:rPr>
          <w:delText>Biography Summary:</w:delText>
        </w:r>
        <w:r w:rsidRPr="00381F80">
          <w:rPr>
            <w:rFonts w:ascii="Century Gothic" w:hAnsi="Century Gothic"/>
            <w:sz w:val="28"/>
            <w:szCs w:val="28"/>
            <w:shd w:val="clear" w:color="auto" w:fill="FFFFFF"/>
          </w:rPr>
          <w:delText> Aristotle was a famous Greek philosopher who is said to have written about his theories and opinions in 150 philosophical treatises. Although only fragments of his work and lecture notes survived, we can establish that Aristotle had been able to make significant contributions towards many different subjects including physics and zoology, anatomy, embryology, geology, geography, </w:delText>
        </w:r>
        <w:r w:rsidRPr="00381F80">
          <w:rPr>
            <w:rFonts w:ascii="Century Gothic" w:hAnsi="Century Gothic"/>
            <w:sz w:val="28"/>
            <w:szCs w:val="28"/>
          </w:rPr>
          <w:delText>astronomy</w:delText>
        </w:r>
        <w:r w:rsidRPr="00381F80">
          <w:rPr>
            <w:rFonts w:ascii="Century Gothic" w:hAnsi="Century Gothic"/>
            <w:sz w:val="28"/>
            <w:szCs w:val="28"/>
            <w:shd w:val="clear" w:color="auto" w:fill="FFFFFF"/>
          </w:rPr>
          <w:delText>, meteorology, literature and poetry.</w:delText>
        </w:r>
      </w:del>
    </w:p>
    <w:p w14:paraId="6E8279B3" w14:textId="77777777" w:rsidR="00381F80" w:rsidRDefault="00381F80" w:rsidP="00331642">
      <w:pPr>
        <w:pStyle w:val="NoSpacing"/>
        <w:jc w:val="right"/>
        <w:rPr>
          <w:del w:id="253" w:author="Dillon Shaver" w:date="2026-09-25T20:06:00Z" w16du:dateUtc="2026-09-26T00:06:00Z"/>
          <w:rFonts w:ascii="Century Gothic" w:hAnsi="Century Gothic"/>
          <w:b/>
          <w:bCs/>
          <w:sz w:val="28"/>
          <w:szCs w:val="28"/>
        </w:rPr>
      </w:pPr>
    </w:p>
    <w:p w14:paraId="1E83B294" w14:textId="77777777" w:rsidR="00381F80" w:rsidRDefault="00381F80" w:rsidP="00381F80">
      <w:pPr>
        <w:pStyle w:val="NoSpacing"/>
        <w:rPr>
          <w:del w:id="254" w:author="Dillon Shaver" w:date="2026-09-25T20:06:00Z" w16du:dateUtc="2026-09-26T00:06:00Z"/>
          <w:rFonts w:ascii="Century Gothic" w:hAnsi="Century Gothic"/>
          <w:sz w:val="28"/>
          <w:szCs w:val="28"/>
        </w:rPr>
      </w:pPr>
      <w:del w:id="255" w:author="Dillon Shaver" w:date="2026-09-25T20:06:00Z" w16du:dateUtc="2026-09-26T00:06:00Z">
        <w:r w:rsidRPr="00381F80">
          <w:rPr>
            <w:rFonts w:ascii="Century Gothic" w:hAnsi="Century Gothic"/>
            <w:b/>
            <w:bCs/>
            <w:sz w:val="28"/>
            <w:szCs w:val="28"/>
          </w:rPr>
          <w:delText>Aristotle Fact File</w:delText>
        </w:r>
        <w:r w:rsidRPr="00381F80">
          <w:rPr>
            <w:rStyle w:val="apple-converted-space"/>
            <w:rFonts w:ascii="Century Gothic" w:hAnsi="Century Gothic" w:cs="Arial"/>
            <w:b/>
            <w:bCs/>
            <w:color w:val="363636"/>
            <w:sz w:val="28"/>
            <w:szCs w:val="28"/>
          </w:rPr>
          <w:delText> </w:delText>
        </w:r>
        <w:r w:rsidRPr="00381F80">
          <w:rPr>
            <w:rFonts w:ascii="Century Gothic" w:hAnsi="Century Gothic"/>
            <w:b/>
            <w:bCs/>
            <w:sz w:val="28"/>
            <w:szCs w:val="28"/>
          </w:rPr>
          <w:delText>Biography:</w:delText>
        </w:r>
        <w:r w:rsidRPr="00381F80">
          <w:rPr>
            <w:rStyle w:val="apple-converted-space"/>
            <w:rFonts w:ascii="Century Gothic" w:hAnsi="Century Gothic" w:cs="Arial"/>
            <w:color w:val="363636"/>
            <w:sz w:val="28"/>
            <w:szCs w:val="28"/>
          </w:rPr>
          <w:delText> </w:delText>
        </w:r>
        <w:r>
          <w:rPr>
            <w:rFonts w:ascii="Century Gothic" w:hAnsi="Century Gothic"/>
            <w:sz w:val="28"/>
            <w:szCs w:val="28"/>
          </w:rPr>
          <w:delText>Lifespan: 384 BC – 322 BC.</w:delText>
        </w:r>
      </w:del>
    </w:p>
    <w:p w14:paraId="3D6696A2" w14:textId="77777777" w:rsidR="00381F80" w:rsidRDefault="00381F80" w:rsidP="00381F80">
      <w:pPr>
        <w:pStyle w:val="NoSpacing"/>
        <w:rPr>
          <w:del w:id="256" w:author="Dillon Shaver" w:date="2026-09-25T20:06:00Z" w16du:dateUtc="2026-09-26T00:06:00Z"/>
          <w:rFonts w:ascii="Century Gothic" w:hAnsi="Century Gothic"/>
          <w:sz w:val="28"/>
          <w:szCs w:val="28"/>
        </w:rPr>
      </w:pPr>
      <w:del w:id="257" w:author="Dillon Shaver" w:date="2026-09-25T20:06:00Z" w16du:dateUtc="2026-09-26T00:06:00Z">
        <w:r w:rsidRPr="00381F80">
          <w:rPr>
            <w:rFonts w:ascii="Century Gothic" w:hAnsi="Century Gothic"/>
            <w:sz w:val="28"/>
            <w:szCs w:val="28"/>
          </w:rPr>
          <w:delText xml:space="preserve"> Full Name: Aristotle was also known as 'the master of them tha</w:delText>
        </w:r>
        <w:r>
          <w:rPr>
            <w:rFonts w:ascii="Century Gothic" w:hAnsi="Century Gothic"/>
            <w:sz w:val="28"/>
            <w:szCs w:val="28"/>
          </w:rPr>
          <w:delText>t know' and 'the Philosopher'</w:delText>
        </w:r>
      </w:del>
    </w:p>
    <w:p w14:paraId="23AD878A" w14:textId="77777777" w:rsidR="00381F80" w:rsidRDefault="00381F80" w:rsidP="00381F80">
      <w:pPr>
        <w:pStyle w:val="NoSpacing"/>
        <w:rPr>
          <w:del w:id="258" w:author="Dillon Shaver" w:date="2026-09-25T20:06:00Z" w16du:dateUtc="2026-09-26T00:06:00Z"/>
          <w:rFonts w:ascii="Century Gothic" w:hAnsi="Century Gothic"/>
          <w:sz w:val="28"/>
          <w:szCs w:val="28"/>
        </w:rPr>
      </w:pPr>
      <w:del w:id="259" w:author="Dillon Shaver" w:date="2026-09-25T20:06:00Z" w16du:dateUtc="2026-09-26T00:06:00Z">
        <w:r>
          <w:rPr>
            <w:rFonts w:ascii="Century Gothic" w:hAnsi="Century Gothic"/>
            <w:sz w:val="28"/>
            <w:szCs w:val="28"/>
          </w:rPr>
          <w:delText xml:space="preserve"> Date of Birth:He was born in 384 BC</w:delText>
        </w:r>
      </w:del>
    </w:p>
    <w:p w14:paraId="533585EF" w14:textId="77777777" w:rsidR="00381F80" w:rsidRDefault="00381F80" w:rsidP="00381F80">
      <w:pPr>
        <w:pStyle w:val="NoSpacing"/>
        <w:rPr>
          <w:del w:id="260" w:author="Dillon Shaver" w:date="2026-09-25T20:06:00Z" w16du:dateUtc="2026-09-26T00:06:00Z"/>
          <w:rFonts w:ascii="Century Gothic" w:hAnsi="Century Gothic"/>
          <w:sz w:val="28"/>
          <w:szCs w:val="28"/>
        </w:rPr>
      </w:pPr>
      <w:del w:id="261" w:author="Dillon Shaver" w:date="2026-09-25T20:06:00Z" w16du:dateUtc="2026-09-26T00:06:00Z">
        <w:r w:rsidRPr="00381F80">
          <w:rPr>
            <w:rFonts w:ascii="Century Gothic" w:hAnsi="Century Gothic"/>
            <w:sz w:val="28"/>
            <w:szCs w:val="28"/>
          </w:rPr>
          <w:delText xml:space="preserve"> Place of Birth: Aristotle was born in</w:delText>
        </w:r>
        <w:r>
          <w:rPr>
            <w:rFonts w:ascii="Century Gothic" w:hAnsi="Century Gothic"/>
            <w:sz w:val="28"/>
            <w:szCs w:val="28"/>
          </w:rPr>
          <w:delText xml:space="preserve"> Stagira, Chalcidice, Greece</w:delText>
        </w:r>
      </w:del>
    </w:p>
    <w:p w14:paraId="476002A2" w14:textId="77777777" w:rsidR="00381F80" w:rsidRDefault="00381F80" w:rsidP="00381F80">
      <w:pPr>
        <w:pStyle w:val="NoSpacing"/>
        <w:rPr>
          <w:del w:id="262" w:author="Dillon Shaver" w:date="2026-09-25T20:06:00Z" w16du:dateUtc="2026-09-26T00:06:00Z"/>
          <w:rFonts w:ascii="Century Gothic" w:hAnsi="Century Gothic"/>
          <w:sz w:val="28"/>
          <w:szCs w:val="28"/>
        </w:rPr>
      </w:pPr>
      <w:del w:id="263" w:author="Dillon Shaver" w:date="2026-09-25T20:06:00Z" w16du:dateUtc="2026-09-26T00:06:00Z">
        <w:r w:rsidRPr="00381F80">
          <w:rPr>
            <w:rFonts w:ascii="Century Gothic" w:hAnsi="Century Gothic"/>
            <w:sz w:val="28"/>
            <w:szCs w:val="28"/>
          </w:rPr>
          <w:delText xml:space="preserve"> Family background: His father </w:delText>
        </w:r>
        <w:r>
          <w:rPr>
            <w:rFonts w:ascii="Century Gothic" w:hAnsi="Century Gothic"/>
            <w:sz w:val="28"/>
            <w:szCs w:val="28"/>
          </w:rPr>
          <w:delText>was a doctor called Nicomachus</w:delText>
        </w:r>
      </w:del>
    </w:p>
    <w:p w14:paraId="4951CE67" w14:textId="77777777" w:rsidR="00381F80" w:rsidRPr="00381F80" w:rsidRDefault="00381F80" w:rsidP="00381F80">
      <w:pPr>
        <w:pStyle w:val="NoSpacing"/>
        <w:rPr>
          <w:del w:id="264" w:author="Dillon Shaver" w:date="2026-09-25T20:06:00Z" w16du:dateUtc="2026-09-26T00:06:00Z"/>
          <w:rFonts w:ascii="Century Gothic" w:hAnsi="Century Gothic"/>
          <w:color w:val="000000"/>
          <w:sz w:val="28"/>
          <w:szCs w:val="28"/>
        </w:rPr>
      </w:pPr>
      <w:del w:id="265" w:author="Dillon Shaver" w:date="2026-09-25T20:06:00Z" w16du:dateUtc="2026-09-26T00:06:00Z">
        <w:r w:rsidRPr="00381F80">
          <w:rPr>
            <w:rFonts w:ascii="Century Gothic" w:hAnsi="Century Gothic"/>
            <w:sz w:val="28"/>
            <w:szCs w:val="28"/>
          </w:rPr>
          <w:delText xml:space="preserve"> Education: Aristotle was</w:delText>
        </w:r>
        <w:r>
          <w:rPr>
            <w:rFonts w:ascii="Century Gothic" w:hAnsi="Century Gothic"/>
            <w:sz w:val="28"/>
            <w:szCs w:val="28"/>
          </w:rPr>
          <w:delText xml:space="preserve"> educated at Plato's Academy  Aristotle died in 322 BC </w:delText>
        </w:r>
      </w:del>
    </w:p>
    <w:p w14:paraId="62681F2E" w14:textId="77777777" w:rsidR="00381F80" w:rsidRDefault="00381F80" w:rsidP="00381F80">
      <w:pPr>
        <w:pStyle w:val="NoSpacing"/>
        <w:rPr>
          <w:del w:id="266" w:author="Dillon Shaver" w:date="2026-09-25T20:06:00Z" w16du:dateUtc="2026-09-26T00:06:00Z"/>
          <w:rFonts w:ascii="Century Gothic" w:hAnsi="Century Gothic"/>
          <w:b/>
          <w:bCs/>
          <w:sz w:val="28"/>
          <w:szCs w:val="28"/>
        </w:rPr>
      </w:pPr>
    </w:p>
    <w:p w14:paraId="4F8118C7" w14:textId="77777777" w:rsidR="00381F80" w:rsidRDefault="00381F80" w:rsidP="00381F80">
      <w:pPr>
        <w:pStyle w:val="NoSpacing"/>
        <w:rPr>
          <w:del w:id="267" w:author="Dillon Shaver" w:date="2026-09-25T20:06:00Z" w16du:dateUtc="2026-09-26T00:06:00Z"/>
          <w:rFonts w:ascii="Century Gothic" w:hAnsi="Century Gothic"/>
          <w:sz w:val="28"/>
          <w:szCs w:val="28"/>
        </w:rPr>
      </w:pPr>
      <w:del w:id="268" w:author="Dillon Shaver" w:date="2026-09-25T20:06:00Z" w16du:dateUtc="2026-09-26T00:06:00Z">
        <w:r w:rsidRPr="00381F80">
          <w:rPr>
            <w:rFonts w:ascii="Century Gothic" w:hAnsi="Century Gothic"/>
            <w:b/>
            <w:bCs/>
            <w:sz w:val="28"/>
            <w:szCs w:val="28"/>
          </w:rPr>
          <w:delText>Aristotle Fact 1:</w:delText>
        </w:r>
        <w:r w:rsidRPr="00381F80">
          <w:rPr>
            <w:rStyle w:val="apple-converted-space"/>
            <w:rFonts w:ascii="Century Gothic" w:hAnsi="Century Gothic" w:cs="Arial"/>
            <w:color w:val="363636"/>
            <w:sz w:val="28"/>
            <w:szCs w:val="28"/>
          </w:rPr>
          <w:delText> </w:delText>
        </w:r>
        <w:r w:rsidRPr="00381F80">
          <w:rPr>
            <w:rFonts w:ascii="Century Gothic" w:hAnsi="Century Gothic"/>
            <w:sz w:val="28"/>
            <w:szCs w:val="28"/>
          </w:rPr>
          <w:delText>Aristotle was born in 384 BC in Stagira, Chalcidice, Greece. His name means 'the best purpose'.</w:delText>
        </w:r>
      </w:del>
    </w:p>
    <w:p w14:paraId="26A067CE" w14:textId="77777777" w:rsidR="00381F80" w:rsidRDefault="00381F80" w:rsidP="00381F80">
      <w:pPr>
        <w:pStyle w:val="NoSpacing"/>
        <w:rPr>
          <w:del w:id="269" w:author="Dillon Shaver" w:date="2026-09-25T20:06:00Z" w16du:dateUtc="2026-09-26T00:06:00Z"/>
          <w:rFonts w:ascii="Century Gothic" w:hAnsi="Century Gothic"/>
          <w:b/>
          <w:bCs/>
          <w:color w:val="292929"/>
          <w:sz w:val="28"/>
          <w:szCs w:val="28"/>
          <w:lang w:val="en-US"/>
        </w:rPr>
      </w:pPr>
    </w:p>
    <w:p w14:paraId="72BB17AF" w14:textId="77777777" w:rsidR="00381F80" w:rsidRPr="00381F80" w:rsidRDefault="00381F80" w:rsidP="00381F80">
      <w:pPr>
        <w:pStyle w:val="NoSpacing"/>
        <w:rPr>
          <w:del w:id="270" w:author="Dillon Shaver" w:date="2026-09-25T20:06:00Z" w16du:dateUtc="2026-09-26T00:06:00Z"/>
          <w:rFonts w:ascii="Century Gothic" w:hAnsi="Century Gothic"/>
          <w:color w:val="292929"/>
          <w:sz w:val="28"/>
          <w:szCs w:val="28"/>
          <w:lang w:val="en-US"/>
        </w:rPr>
      </w:pPr>
      <w:del w:id="271" w:author="Dillon Shaver" w:date="2026-09-25T20:06:00Z" w16du:dateUtc="2026-09-26T00:06:00Z">
        <w:r w:rsidRPr="00381F80">
          <w:rPr>
            <w:rFonts w:ascii="Century Gothic" w:hAnsi="Century Gothic"/>
            <w:b/>
            <w:bCs/>
            <w:color w:val="292929"/>
            <w:sz w:val="28"/>
            <w:szCs w:val="28"/>
            <w:lang w:val="en-US"/>
          </w:rPr>
          <w:delText>Aristotle Fact 2:</w:delText>
        </w:r>
        <w:r w:rsidRPr="00381F80">
          <w:rPr>
            <w:rFonts w:ascii="Century Gothic" w:hAnsi="Century Gothic"/>
            <w:color w:val="292929"/>
            <w:sz w:val="28"/>
            <w:szCs w:val="28"/>
            <w:lang w:val="en-US"/>
          </w:rPr>
          <w:delText xml:space="preserve"> He was a Greek philosopher and scientist who offered many profound views and theories. Aristotle is said to have written about many of his theories in 150 philosophical treatises, 30 of which survived.  </w:delText>
        </w:r>
      </w:del>
    </w:p>
    <w:p w14:paraId="0E888A37" w14:textId="77777777" w:rsidR="00381F80" w:rsidRPr="00381F80" w:rsidRDefault="00381F80" w:rsidP="00381F80">
      <w:pPr>
        <w:pStyle w:val="NoSpacing"/>
        <w:rPr>
          <w:del w:id="272" w:author="Dillon Shaver" w:date="2026-09-25T20:06:00Z" w16du:dateUtc="2026-09-26T00:06:00Z"/>
          <w:rFonts w:ascii="Century Gothic" w:hAnsi="Century Gothic"/>
          <w:color w:val="292929"/>
          <w:sz w:val="28"/>
          <w:szCs w:val="28"/>
          <w:lang w:val="en-US"/>
        </w:rPr>
      </w:pPr>
      <w:del w:id="273" w:author="Dillon Shaver" w:date="2026-09-25T20:06:00Z" w16du:dateUtc="2026-09-26T00:06:00Z">
        <w:r w:rsidRPr="00381F80">
          <w:rPr>
            <w:rFonts w:ascii="Century Gothic" w:hAnsi="Century Gothic"/>
            <w:b/>
            <w:bCs/>
            <w:color w:val="292929"/>
            <w:sz w:val="28"/>
            <w:szCs w:val="28"/>
            <w:lang w:val="en-US"/>
          </w:rPr>
          <w:delText>Aristotle Fact 3:</w:delText>
        </w:r>
        <w:r w:rsidRPr="00381F80">
          <w:rPr>
            <w:rFonts w:ascii="Century Gothic" w:hAnsi="Century Gothic"/>
            <w:color w:val="292929"/>
            <w:sz w:val="28"/>
            <w:szCs w:val="28"/>
            <w:lang w:val="en-US"/>
          </w:rPr>
          <w:delText xml:space="preserve"> His father was a doctor called Nicomachus, he was King Amyntas of Macedon's personal physician and friend. We know little about Aristotle's childhood.   </w:delText>
        </w:r>
      </w:del>
    </w:p>
    <w:p w14:paraId="272B1A5A" w14:textId="77777777" w:rsidR="00381F80" w:rsidRDefault="00381F80" w:rsidP="00381F80">
      <w:pPr>
        <w:pStyle w:val="NoSpacing"/>
        <w:rPr>
          <w:del w:id="274" w:author="Dillon Shaver" w:date="2026-09-25T20:06:00Z" w16du:dateUtc="2026-09-26T00:06:00Z"/>
          <w:rFonts w:ascii="Century Gothic" w:hAnsi="Century Gothic"/>
          <w:b/>
          <w:bCs/>
          <w:color w:val="292929"/>
          <w:sz w:val="28"/>
          <w:szCs w:val="28"/>
          <w:lang w:val="en-US"/>
        </w:rPr>
      </w:pPr>
    </w:p>
    <w:p w14:paraId="3B9EB547" w14:textId="77777777" w:rsidR="00381F80" w:rsidRPr="00381F80" w:rsidRDefault="00381F80" w:rsidP="00381F80">
      <w:pPr>
        <w:pStyle w:val="NoSpacing"/>
        <w:rPr>
          <w:del w:id="275" w:author="Dillon Shaver" w:date="2026-09-25T20:06:00Z" w16du:dateUtc="2026-09-26T00:06:00Z"/>
          <w:rFonts w:ascii="Century Gothic" w:hAnsi="Century Gothic"/>
          <w:color w:val="292929"/>
          <w:sz w:val="28"/>
          <w:szCs w:val="28"/>
          <w:lang w:val="en-US"/>
        </w:rPr>
      </w:pPr>
      <w:del w:id="276" w:author="Dillon Shaver" w:date="2026-09-25T20:06:00Z" w16du:dateUtc="2026-09-26T00:06:00Z">
        <w:r w:rsidRPr="00381F80">
          <w:rPr>
            <w:rFonts w:ascii="Century Gothic" w:hAnsi="Century Gothic"/>
            <w:b/>
            <w:bCs/>
            <w:color w:val="292929"/>
            <w:sz w:val="28"/>
            <w:szCs w:val="28"/>
            <w:lang w:val="en-US"/>
          </w:rPr>
          <w:delText>Aristotle Fact 4:</w:delText>
        </w:r>
        <w:r w:rsidRPr="00381F80">
          <w:rPr>
            <w:rFonts w:ascii="Century Gothic" w:hAnsi="Century Gothic"/>
            <w:color w:val="292929"/>
            <w:sz w:val="28"/>
            <w:szCs w:val="28"/>
            <w:lang w:val="en-US"/>
          </w:rPr>
          <w:delText xml:space="preserve"> Aristotle moved to Athens when he was approximately 18 years old to study at Plato's Academy. He was educated at the academy for twenty years. The institution was founded by Plato, a mathematician and philosopher in Classical Greece, it is also known as the Platonic Academy.  </w:delText>
        </w:r>
      </w:del>
    </w:p>
    <w:p w14:paraId="529D42AD" w14:textId="77777777" w:rsidR="00381F80" w:rsidRDefault="00381F80" w:rsidP="00381F80">
      <w:pPr>
        <w:pStyle w:val="NoSpacing"/>
        <w:rPr>
          <w:del w:id="277" w:author="Dillon Shaver" w:date="2026-09-25T20:06:00Z" w16du:dateUtc="2026-09-26T00:06:00Z"/>
          <w:rFonts w:ascii="Century Gothic" w:hAnsi="Century Gothic"/>
          <w:b/>
          <w:bCs/>
          <w:color w:val="292929"/>
          <w:sz w:val="28"/>
          <w:szCs w:val="28"/>
          <w:lang w:val="en-US"/>
        </w:rPr>
      </w:pPr>
    </w:p>
    <w:p w14:paraId="7613D789" w14:textId="77777777" w:rsidR="00381F80" w:rsidRPr="00381F80" w:rsidRDefault="00381F80" w:rsidP="00381F80">
      <w:pPr>
        <w:pStyle w:val="NoSpacing"/>
        <w:rPr>
          <w:del w:id="278" w:author="Dillon Shaver" w:date="2026-09-25T20:06:00Z" w16du:dateUtc="2026-09-26T00:06:00Z"/>
          <w:rFonts w:ascii="Century Gothic" w:hAnsi="Century Gothic"/>
          <w:color w:val="292929"/>
          <w:sz w:val="28"/>
          <w:szCs w:val="28"/>
          <w:lang w:val="en-US"/>
        </w:rPr>
      </w:pPr>
      <w:del w:id="279" w:author="Dillon Shaver" w:date="2026-09-25T20:06:00Z" w16du:dateUtc="2026-09-26T00:06:00Z">
        <w:r w:rsidRPr="00381F80">
          <w:rPr>
            <w:rFonts w:ascii="Century Gothic" w:hAnsi="Century Gothic"/>
            <w:b/>
            <w:bCs/>
            <w:color w:val="292929"/>
            <w:sz w:val="28"/>
            <w:szCs w:val="28"/>
            <w:lang w:val="en-US"/>
          </w:rPr>
          <w:delText>Aristotle Fact 5:</w:delText>
        </w:r>
        <w:r w:rsidRPr="00381F80">
          <w:rPr>
            <w:rFonts w:ascii="Century Gothic" w:hAnsi="Century Gothic"/>
            <w:color w:val="292929"/>
            <w:sz w:val="28"/>
            <w:szCs w:val="28"/>
            <w:lang w:val="en-US"/>
          </w:rPr>
          <w:delText xml:space="preserve"> Aristotle left Athens around 348 BC and traveled with another philosopher called Xenocrates to Asia Minor (modern day Turkey). He was accompanied by Theophrastus to the Greek island of Lesbos where they studied zoology and botany. </w:delText>
        </w:r>
      </w:del>
    </w:p>
    <w:p w14:paraId="7240AA2A" w14:textId="77777777" w:rsidR="00381F80" w:rsidRDefault="00381F80" w:rsidP="00381F80">
      <w:pPr>
        <w:pStyle w:val="NoSpacing"/>
        <w:rPr>
          <w:del w:id="280" w:author="Dillon Shaver" w:date="2026-09-25T20:06:00Z" w16du:dateUtc="2026-09-26T00:06:00Z"/>
          <w:rFonts w:ascii="Century Gothic" w:hAnsi="Century Gothic"/>
          <w:color w:val="292929"/>
          <w:sz w:val="28"/>
          <w:szCs w:val="28"/>
          <w:lang w:val="en-US"/>
        </w:rPr>
      </w:pPr>
    </w:p>
    <w:p w14:paraId="35CCEFCA" w14:textId="77777777" w:rsidR="00381F80" w:rsidRPr="00381F80" w:rsidRDefault="00381F80" w:rsidP="00381F80">
      <w:pPr>
        <w:pStyle w:val="NoSpacing"/>
        <w:rPr>
          <w:del w:id="281" w:author="Dillon Shaver" w:date="2026-09-25T20:06:00Z" w16du:dateUtc="2026-09-26T00:06:00Z"/>
          <w:rFonts w:ascii="Century Gothic" w:hAnsi="Century Gothic"/>
          <w:color w:val="292929"/>
          <w:sz w:val="28"/>
          <w:szCs w:val="28"/>
          <w:lang w:val="en-US"/>
        </w:rPr>
      </w:pPr>
      <w:del w:id="282" w:author="Dillon Shaver" w:date="2026-09-25T20:06:00Z" w16du:dateUtc="2026-09-26T00:06:00Z">
        <w:r w:rsidRPr="00381F80">
          <w:rPr>
            <w:rFonts w:ascii="Century Gothic" w:hAnsi="Century Gothic"/>
            <w:b/>
            <w:bCs/>
            <w:color w:val="292929"/>
            <w:sz w:val="28"/>
            <w:szCs w:val="28"/>
            <w:lang w:val="en-US"/>
          </w:rPr>
          <w:delText>Aristotle Fact 6:</w:delText>
        </w:r>
        <w:r w:rsidRPr="00381F80">
          <w:rPr>
            <w:rFonts w:ascii="Century Gothic" w:hAnsi="Century Gothic"/>
            <w:color w:val="292929"/>
            <w:sz w:val="28"/>
            <w:szCs w:val="28"/>
            <w:lang w:val="en-US"/>
          </w:rPr>
          <w:delText xml:space="preserve"> Aristotle married a Greek biologist known as Pythias the Elder, she was the adoptive daughter of Hermias of Atarneus. They had a daughter together whom they named Pythias.  </w:delText>
        </w:r>
      </w:del>
    </w:p>
    <w:p w14:paraId="1217ECD5" w14:textId="77777777" w:rsidR="00381F80" w:rsidRDefault="00381F80" w:rsidP="00381F80">
      <w:pPr>
        <w:pStyle w:val="NoSpacing"/>
        <w:rPr>
          <w:del w:id="283" w:author="Dillon Shaver" w:date="2026-09-25T20:06:00Z" w16du:dateUtc="2026-09-26T00:06:00Z"/>
          <w:rFonts w:ascii="Century Gothic" w:hAnsi="Century Gothic"/>
          <w:b/>
          <w:bCs/>
          <w:color w:val="292929"/>
          <w:sz w:val="28"/>
          <w:szCs w:val="28"/>
          <w:lang w:val="en-US"/>
        </w:rPr>
      </w:pPr>
    </w:p>
    <w:p w14:paraId="3AE54FB1" w14:textId="77777777" w:rsidR="00381F80" w:rsidRPr="00381F80" w:rsidRDefault="00381F80" w:rsidP="00381F80">
      <w:pPr>
        <w:pStyle w:val="NoSpacing"/>
        <w:rPr>
          <w:del w:id="284" w:author="Dillon Shaver" w:date="2026-09-25T20:06:00Z" w16du:dateUtc="2026-09-26T00:06:00Z"/>
          <w:rFonts w:ascii="Century Gothic" w:hAnsi="Century Gothic"/>
          <w:color w:val="292929"/>
          <w:sz w:val="28"/>
          <w:szCs w:val="28"/>
          <w:lang w:val="en-US"/>
        </w:rPr>
      </w:pPr>
      <w:del w:id="285" w:author="Dillon Shaver" w:date="2026-09-25T20:06:00Z" w16du:dateUtc="2026-09-26T00:06:00Z">
        <w:r w:rsidRPr="00381F80">
          <w:rPr>
            <w:rFonts w:ascii="Century Gothic" w:hAnsi="Century Gothic"/>
            <w:b/>
            <w:bCs/>
            <w:color w:val="292929"/>
            <w:sz w:val="28"/>
            <w:szCs w:val="28"/>
            <w:lang w:val="en-US"/>
          </w:rPr>
          <w:delText>Aristotle Fact 7:</w:delText>
        </w:r>
        <w:r w:rsidRPr="00381F80">
          <w:rPr>
            <w:rFonts w:ascii="Century Gothic" w:hAnsi="Century Gothic"/>
            <w:color w:val="292929"/>
            <w:sz w:val="28"/>
            <w:szCs w:val="28"/>
            <w:lang w:val="en-US"/>
          </w:rPr>
          <w:delText xml:space="preserve"> From 343 BC, he taught Alexander III of Macedon, known famously as Alexander the Great. Alexander's father, Philip II of Macedon, requested Aristotle to become his son's tutor. Aristotle became the head of the royal academy of Macedon, an ancient kingdom of Classical Greece. He also taught two other future kings called Ptomlemy and Cassander.  </w:delText>
        </w:r>
      </w:del>
    </w:p>
    <w:p w14:paraId="0A2F0881" w14:textId="77777777" w:rsidR="00381F80" w:rsidRDefault="00381F80" w:rsidP="00381F80">
      <w:pPr>
        <w:pStyle w:val="NoSpacing"/>
        <w:rPr>
          <w:del w:id="286" w:author="Dillon Shaver" w:date="2026-09-25T20:06:00Z" w16du:dateUtc="2026-09-26T00:06:00Z"/>
          <w:rFonts w:ascii="Century Gothic" w:hAnsi="Century Gothic"/>
          <w:b/>
          <w:bCs/>
          <w:color w:val="292929"/>
          <w:sz w:val="28"/>
          <w:szCs w:val="28"/>
          <w:lang w:val="en-US"/>
        </w:rPr>
      </w:pPr>
    </w:p>
    <w:p w14:paraId="4965F01D" w14:textId="77777777" w:rsidR="00381F80" w:rsidRDefault="00381F80" w:rsidP="00381F80">
      <w:pPr>
        <w:pStyle w:val="NoSpacing"/>
        <w:rPr>
          <w:del w:id="287" w:author="Dillon Shaver" w:date="2026-09-25T20:06:00Z" w16du:dateUtc="2026-09-26T00:06:00Z"/>
          <w:rFonts w:ascii="Century Gothic" w:hAnsi="Century Gothic"/>
          <w:color w:val="292929"/>
          <w:sz w:val="28"/>
          <w:szCs w:val="28"/>
          <w:lang w:val="en-US"/>
        </w:rPr>
      </w:pPr>
      <w:del w:id="288" w:author="Dillon Shaver" w:date="2026-09-25T20:06:00Z" w16du:dateUtc="2026-09-26T00:06:00Z">
        <w:r w:rsidRPr="00381F80">
          <w:rPr>
            <w:rFonts w:ascii="Century Gothic" w:hAnsi="Century Gothic"/>
            <w:b/>
            <w:bCs/>
            <w:color w:val="292929"/>
            <w:sz w:val="28"/>
            <w:szCs w:val="28"/>
            <w:lang w:val="en-US"/>
          </w:rPr>
          <w:delText>Aristotle Fact 8:</w:delText>
        </w:r>
        <w:r w:rsidRPr="00381F80">
          <w:rPr>
            <w:rFonts w:ascii="Century Gothic" w:hAnsi="Century Gothic"/>
            <w:color w:val="292929"/>
            <w:sz w:val="28"/>
            <w:szCs w:val="28"/>
            <w:lang w:val="en-US"/>
          </w:rPr>
          <w:delText xml:space="preserve"> In 335 BC, he returned to Athens to establish his own school known as the Lyceum. He taught at the school for twelve years.</w:delText>
        </w:r>
      </w:del>
    </w:p>
    <w:p w14:paraId="66B96BAA" w14:textId="77777777" w:rsidR="00381F80" w:rsidRDefault="00381F80" w:rsidP="00381F80">
      <w:pPr>
        <w:pStyle w:val="NoSpacing"/>
        <w:rPr>
          <w:del w:id="289" w:author="Dillon Shaver" w:date="2026-09-25T20:06:00Z" w16du:dateUtc="2026-09-26T00:06:00Z"/>
          <w:rFonts w:ascii="Century Gothic" w:hAnsi="Century Gothic"/>
          <w:b/>
          <w:bCs/>
          <w:color w:val="292929"/>
          <w:sz w:val="28"/>
          <w:szCs w:val="28"/>
          <w:lang w:val="en-US"/>
        </w:rPr>
      </w:pPr>
    </w:p>
    <w:p w14:paraId="72643E82" w14:textId="77777777" w:rsidR="00381F80" w:rsidRPr="00381F80" w:rsidRDefault="00381F80" w:rsidP="00381F80">
      <w:pPr>
        <w:pStyle w:val="NoSpacing"/>
        <w:rPr>
          <w:del w:id="290" w:author="Dillon Shaver" w:date="2026-09-25T20:06:00Z" w16du:dateUtc="2026-09-26T00:06:00Z"/>
          <w:rFonts w:ascii="Century Gothic" w:hAnsi="Century Gothic" w:cs="Times"/>
          <w:sz w:val="28"/>
          <w:szCs w:val="28"/>
          <w:lang w:val="en-US"/>
        </w:rPr>
      </w:pPr>
      <w:del w:id="291" w:author="Dillon Shaver" w:date="2026-09-25T20:06:00Z" w16du:dateUtc="2026-09-26T00:06:00Z">
        <w:r w:rsidRPr="00381F80">
          <w:rPr>
            <w:rFonts w:ascii="Century Gothic" w:hAnsi="Century Gothic"/>
            <w:b/>
            <w:bCs/>
            <w:color w:val="292929"/>
            <w:sz w:val="28"/>
            <w:szCs w:val="28"/>
            <w:lang w:val="en-US"/>
          </w:rPr>
          <w:delText>Aristotle Fact 9:</w:delText>
        </w:r>
        <w:r w:rsidRPr="00381F80">
          <w:rPr>
            <w:rFonts w:ascii="Century Gothic" w:hAnsi="Century Gothic"/>
            <w:color w:val="292929"/>
            <w:sz w:val="28"/>
            <w:szCs w:val="28"/>
            <w:lang w:val="en-US"/>
          </w:rPr>
          <w:delText xml:space="preserve"> Whilst Aristotle was teaching at the Lyceum School, his wife Pythias died. After her death, he began a relationship with Herpyllis of Stagira. They had a son together whom they named after Aristotle's father, Nicomachus.</w:delText>
        </w:r>
      </w:del>
    </w:p>
    <w:p w14:paraId="0ABEF4B2" w14:textId="77777777" w:rsidR="00381F80" w:rsidRDefault="00381F80" w:rsidP="00381F80">
      <w:pPr>
        <w:pStyle w:val="NoSpacing"/>
        <w:rPr>
          <w:del w:id="292" w:author="Dillon Shaver" w:date="2026-09-25T20:06:00Z" w16du:dateUtc="2026-09-26T00:06:00Z"/>
          <w:rFonts w:ascii="Century Gothic" w:hAnsi="Century Gothic"/>
          <w:b/>
          <w:bCs/>
          <w:sz w:val="28"/>
          <w:szCs w:val="28"/>
        </w:rPr>
      </w:pPr>
    </w:p>
    <w:p w14:paraId="5ABE00B1" w14:textId="77777777" w:rsidR="00381F80" w:rsidRPr="00381F80" w:rsidRDefault="00381F80" w:rsidP="00381F80">
      <w:pPr>
        <w:pStyle w:val="NoSpacing"/>
        <w:rPr>
          <w:del w:id="293" w:author="Dillon Shaver" w:date="2026-09-25T20:06:00Z" w16du:dateUtc="2026-09-26T00:06:00Z"/>
          <w:rFonts w:ascii="Century Gothic" w:hAnsi="Century Gothic" w:cs="Times New Roman"/>
          <w:sz w:val="28"/>
          <w:szCs w:val="28"/>
        </w:rPr>
      </w:pPr>
      <w:del w:id="294" w:author="Dillon Shaver" w:date="2026-09-25T20:06:00Z" w16du:dateUtc="2026-09-26T00:06:00Z">
        <w:r w:rsidRPr="00381F80">
          <w:rPr>
            <w:rFonts w:ascii="Century Gothic" w:hAnsi="Century Gothic"/>
            <w:b/>
            <w:bCs/>
            <w:sz w:val="28"/>
            <w:szCs w:val="28"/>
          </w:rPr>
          <w:delText>Aristotle Fact 10:</w:delText>
        </w:r>
        <w:r w:rsidRPr="00381F80">
          <w:rPr>
            <w:rFonts w:ascii="Century Gothic" w:hAnsi="Century Gothic"/>
            <w:sz w:val="28"/>
            <w:szCs w:val="28"/>
            <w:shd w:val="clear" w:color="auto" w:fill="FFFFFF"/>
          </w:rPr>
          <w:delText> During his time at the Lyceum School in Athens, Aristotle studied many different subjects including physics and zoology, anatomy, embryology, geology, geography, astronomy, meteorology, literature, poetry. He contributed greatly towards many of these subjects, offering his theories and opinions on aesthetics, metaphysics, politics, ethics, economics, government, psychology, rhetoric and theology. He wrote numerous philosophical treatises, some of which survived. Some of his works are believed to be lecture notes for his students.</w:delText>
        </w:r>
      </w:del>
    </w:p>
    <w:p w14:paraId="462D70B3" w14:textId="77777777" w:rsidR="00381F80" w:rsidRDefault="00381F80" w:rsidP="00381F80">
      <w:pPr>
        <w:pStyle w:val="NoSpacing"/>
        <w:rPr>
          <w:del w:id="295" w:author="Dillon Shaver" w:date="2026-09-25T20:06:00Z" w16du:dateUtc="2026-09-26T00:06:00Z"/>
          <w:rFonts w:ascii="Century Gothic" w:hAnsi="Century Gothic"/>
          <w:b/>
          <w:bCs/>
          <w:color w:val="292929"/>
          <w:sz w:val="28"/>
          <w:szCs w:val="28"/>
          <w:lang w:val="en-US"/>
        </w:rPr>
      </w:pPr>
    </w:p>
    <w:p w14:paraId="58495A2B" w14:textId="77777777" w:rsidR="00381F80" w:rsidRPr="00381F80" w:rsidRDefault="00381F80" w:rsidP="00381F80">
      <w:pPr>
        <w:pStyle w:val="NoSpacing"/>
        <w:rPr>
          <w:del w:id="296" w:author="Dillon Shaver" w:date="2026-09-25T20:06:00Z" w16du:dateUtc="2026-09-26T00:06:00Z"/>
          <w:rFonts w:ascii="Century Gothic" w:hAnsi="Century Gothic"/>
          <w:color w:val="000000"/>
          <w:sz w:val="28"/>
          <w:szCs w:val="28"/>
        </w:rPr>
      </w:pPr>
      <w:del w:id="297" w:author="Dillon Shaver" w:date="2026-09-25T20:06:00Z" w16du:dateUtc="2026-09-26T00:06:00Z">
        <w:r w:rsidRPr="00381F80">
          <w:rPr>
            <w:rFonts w:ascii="Century Gothic" w:hAnsi="Century Gothic"/>
            <w:b/>
            <w:bCs/>
            <w:color w:val="292929"/>
            <w:sz w:val="28"/>
            <w:szCs w:val="28"/>
            <w:lang w:val="en-US"/>
          </w:rPr>
          <w:delText>Aristotle Fact 11:</w:delText>
        </w:r>
        <w:r w:rsidRPr="00381F80">
          <w:rPr>
            <w:rFonts w:ascii="Century Gothic" w:hAnsi="Century Gothic"/>
            <w:color w:val="292929"/>
            <w:sz w:val="28"/>
            <w:szCs w:val="28"/>
            <w:lang w:val="en-US"/>
          </w:rPr>
          <w:delText xml:space="preserve"> The most significant and important philosophical treatises written by Aristotle include Physics, Metaphysics, Politics, De Anima: On the Soul, Nicomachean Ethics and Poetics</w:delText>
        </w:r>
      </w:del>
    </w:p>
    <w:p w14:paraId="111506FB" w14:textId="77777777" w:rsidR="00381F80" w:rsidRDefault="00381F80" w:rsidP="00381F80">
      <w:pPr>
        <w:pStyle w:val="NoSpacing"/>
        <w:rPr>
          <w:del w:id="298" w:author="Dillon Shaver" w:date="2026-09-25T20:06:00Z" w16du:dateUtc="2026-09-26T00:06:00Z"/>
          <w:rFonts w:ascii="Century Gothic" w:hAnsi="Century Gothic"/>
          <w:b/>
          <w:bCs/>
          <w:sz w:val="28"/>
          <w:szCs w:val="28"/>
        </w:rPr>
      </w:pPr>
    </w:p>
    <w:p w14:paraId="6EB9791D" w14:textId="77777777" w:rsidR="00381F80" w:rsidRPr="00381F80" w:rsidRDefault="00381F80" w:rsidP="00381F80">
      <w:pPr>
        <w:pStyle w:val="NoSpacing"/>
        <w:rPr>
          <w:del w:id="299" w:author="Dillon Shaver" w:date="2026-09-25T20:06:00Z" w16du:dateUtc="2026-09-26T00:06:00Z"/>
          <w:rFonts w:ascii="Century Gothic" w:hAnsi="Century Gothic" w:cs="Times New Roman"/>
          <w:sz w:val="28"/>
          <w:szCs w:val="28"/>
        </w:rPr>
      </w:pPr>
      <w:del w:id="300" w:author="Dillon Shaver" w:date="2026-09-25T20:06:00Z" w16du:dateUtc="2026-09-26T00:06:00Z">
        <w:r w:rsidRPr="00381F80">
          <w:rPr>
            <w:rFonts w:ascii="Century Gothic" w:hAnsi="Century Gothic"/>
            <w:b/>
            <w:bCs/>
            <w:sz w:val="28"/>
            <w:szCs w:val="28"/>
          </w:rPr>
          <w:delText>Aristotle Fact 12:</w:delText>
        </w:r>
        <w:r w:rsidRPr="00381F80">
          <w:rPr>
            <w:rFonts w:ascii="Century Gothic" w:hAnsi="Century Gothic"/>
            <w:sz w:val="28"/>
            <w:szCs w:val="28"/>
            <w:shd w:val="clear" w:color="auto" w:fill="FFFFFF"/>
          </w:rPr>
          <w:delText> Following the death of Alexander the Great, Aristotle was denounced by Eurymedon the Hierophant, the representative of Demetra of Eleusis, for not honoring the gods. As a result, Aristotle fled to Chalcis on the island of Euboea, Greece in 322 BC to avoid being sentenced to death.</w:delText>
        </w:r>
        <w:r w:rsidRPr="00381F80">
          <w:rPr>
            <w:rFonts w:ascii="Century Gothic" w:hAnsi="Century Gothic"/>
            <w:sz w:val="28"/>
            <w:szCs w:val="28"/>
          </w:rPr>
          <w:br/>
        </w:r>
        <w:r w:rsidRPr="00381F80">
          <w:rPr>
            <w:rFonts w:ascii="Century Gothic" w:hAnsi="Century Gothic"/>
            <w:sz w:val="28"/>
            <w:szCs w:val="28"/>
          </w:rPr>
          <w:br/>
        </w:r>
        <w:r w:rsidRPr="00381F80">
          <w:rPr>
            <w:rFonts w:ascii="Century Gothic" w:hAnsi="Century Gothic"/>
            <w:b/>
            <w:bCs/>
            <w:sz w:val="28"/>
            <w:szCs w:val="28"/>
          </w:rPr>
          <w:delText>Aristotle Fact 13:</w:delText>
        </w:r>
        <w:r w:rsidRPr="00381F80">
          <w:rPr>
            <w:rFonts w:ascii="Century Gothic" w:hAnsi="Century Gothic"/>
            <w:sz w:val="28"/>
            <w:szCs w:val="28"/>
            <w:shd w:val="clear" w:color="auto" w:fill="FFFFFF"/>
          </w:rPr>
          <w:delText> It wasn't until the Middle Ages that scholars rediscovered and became interested in his work and findings. He became known as 'The Master of Them that Know' and ‘The Philosopher'.</w:delText>
        </w:r>
        <w:r w:rsidRPr="00381F80">
          <w:rPr>
            <w:rFonts w:ascii="Century Gothic" w:hAnsi="Century Gothic"/>
            <w:sz w:val="28"/>
            <w:szCs w:val="28"/>
          </w:rPr>
          <w:br/>
        </w:r>
        <w:r w:rsidRPr="00381F80">
          <w:rPr>
            <w:rFonts w:ascii="Century Gothic" w:hAnsi="Century Gothic"/>
            <w:sz w:val="28"/>
            <w:szCs w:val="28"/>
          </w:rPr>
          <w:br/>
        </w:r>
        <w:r w:rsidRPr="00381F80">
          <w:rPr>
            <w:rFonts w:ascii="Century Gothic" w:hAnsi="Century Gothic"/>
            <w:b/>
            <w:bCs/>
            <w:sz w:val="28"/>
            <w:szCs w:val="28"/>
          </w:rPr>
          <w:delText>Aristotle Fact 14:</w:delText>
        </w:r>
        <w:r w:rsidRPr="00381F80">
          <w:rPr>
            <w:rFonts w:ascii="Century Gothic" w:hAnsi="Century Gothic"/>
            <w:sz w:val="28"/>
            <w:szCs w:val="28"/>
            <w:shd w:val="clear" w:color="auto" w:fill="FFFFFF"/>
          </w:rPr>
          <w:delText> He believed that the universe was eternal, that there was neither a beginning nor an end. He accepted that things can change; however, he fundamentally believed that the overall conditions would always remain the same.</w:delText>
        </w:r>
        <w:r w:rsidRPr="00381F80">
          <w:rPr>
            <w:rFonts w:ascii="Century Gothic" w:hAnsi="Century Gothic"/>
            <w:sz w:val="28"/>
            <w:szCs w:val="28"/>
          </w:rPr>
          <w:br/>
        </w:r>
        <w:r w:rsidRPr="00381F80">
          <w:rPr>
            <w:rFonts w:ascii="Century Gothic" w:hAnsi="Century Gothic"/>
            <w:sz w:val="28"/>
            <w:szCs w:val="28"/>
          </w:rPr>
          <w:br/>
        </w:r>
        <w:r w:rsidRPr="00381F80">
          <w:rPr>
            <w:rFonts w:ascii="Century Gothic" w:hAnsi="Century Gothic"/>
            <w:b/>
            <w:bCs/>
            <w:sz w:val="28"/>
            <w:szCs w:val="28"/>
          </w:rPr>
          <w:delText>Aristotle Fact 15:</w:delText>
        </w:r>
        <w:r w:rsidRPr="00381F80">
          <w:rPr>
            <w:rFonts w:ascii="Century Gothic" w:hAnsi="Century Gothic"/>
            <w:sz w:val="28"/>
            <w:szCs w:val="28"/>
            <w:shd w:val="clear" w:color="auto" w:fill="FFFFFF"/>
          </w:rPr>
          <w:delText> He studied zoology very closely and through careful observation, he was able to produce his findings. His work in zoology contained some errors, however, much of what he reported was incredibly accurate.</w:delText>
        </w:r>
      </w:del>
    </w:p>
    <w:p w14:paraId="5C6834A3" w14:textId="77777777" w:rsidR="00381F80" w:rsidRDefault="00381F80" w:rsidP="00381F80">
      <w:pPr>
        <w:pStyle w:val="NoSpacing"/>
        <w:rPr>
          <w:del w:id="301" w:author="Dillon Shaver" w:date="2026-09-25T20:06:00Z" w16du:dateUtc="2026-09-26T00:06:00Z"/>
          <w:rFonts w:ascii="Century Gothic" w:hAnsi="Century Gothic"/>
          <w:b/>
          <w:bCs/>
          <w:sz w:val="28"/>
          <w:szCs w:val="28"/>
        </w:rPr>
      </w:pPr>
    </w:p>
    <w:p w14:paraId="24B828A8" w14:textId="77777777" w:rsidR="00381F80" w:rsidRPr="00381F80" w:rsidRDefault="00381F80" w:rsidP="00381F80">
      <w:pPr>
        <w:pStyle w:val="NoSpacing"/>
        <w:rPr>
          <w:del w:id="302" w:author="Dillon Shaver" w:date="2026-09-25T20:06:00Z" w16du:dateUtc="2026-09-26T00:06:00Z"/>
          <w:rFonts w:ascii="Century Gothic" w:hAnsi="Century Gothic" w:cs="Times New Roman"/>
          <w:sz w:val="28"/>
          <w:szCs w:val="28"/>
        </w:rPr>
      </w:pPr>
      <w:del w:id="303" w:author="Dillon Shaver" w:date="2026-09-25T20:06:00Z" w16du:dateUtc="2026-09-26T00:06:00Z">
        <w:r w:rsidRPr="00381F80">
          <w:rPr>
            <w:rFonts w:ascii="Century Gothic" w:hAnsi="Century Gothic"/>
            <w:b/>
            <w:bCs/>
            <w:sz w:val="28"/>
            <w:szCs w:val="28"/>
          </w:rPr>
          <w:delText>Aristotle Fact 16:</w:delText>
        </w:r>
        <w:r w:rsidRPr="00381F80">
          <w:rPr>
            <w:rFonts w:ascii="Century Gothic" w:hAnsi="Century Gothic"/>
            <w:sz w:val="28"/>
            <w:szCs w:val="28"/>
            <w:shd w:val="clear" w:color="auto" w:fill="FFFFFF"/>
          </w:rPr>
          <w:delText> His careful study of animals enabled him to classify them into different groups and species. Although, much more developed today, he was able to split the animals into two major groups: animals with red blood and animals without red blood. His findings correspond closely with the distinctions later recognized between vertebrates and invertebrate animals.</w:delText>
        </w:r>
      </w:del>
    </w:p>
    <w:p w14:paraId="47FC8DE5" w14:textId="77777777" w:rsidR="00381F80" w:rsidRDefault="00381F80" w:rsidP="00381F80">
      <w:pPr>
        <w:pStyle w:val="NoSpacing"/>
        <w:rPr>
          <w:del w:id="304" w:author="Dillon Shaver" w:date="2026-09-25T20:06:00Z" w16du:dateUtc="2026-09-26T00:06:00Z"/>
          <w:rFonts w:ascii="Century Gothic" w:hAnsi="Century Gothic"/>
          <w:b/>
          <w:bCs/>
          <w:sz w:val="28"/>
          <w:szCs w:val="28"/>
        </w:rPr>
      </w:pPr>
    </w:p>
    <w:p w14:paraId="3EDC745D" w14:textId="77777777" w:rsidR="00381F80" w:rsidRPr="00381F80" w:rsidRDefault="00381F80" w:rsidP="00381F80">
      <w:pPr>
        <w:pStyle w:val="NoSpacing"/>
        <w:rPr>
          <w:del w:id="305" w:author="Dillon Shaver" w:date="2026-09-25T20:06:00Z" w16du:dateUtc="2026-09-26T00:06:00Z"/>
          <w:rFonts w:ascii="Century Gothic" w:hAnsi="Century Gothic" w:cs="Times New Roman"/>
          <w:sz w:val="28"/>
          <w:szCs w:val="28"/>
        </w:rPr>
      </w:pPr>
      <w:del w:id="306" w:author="Dillon Shaver" w:date="2026-09-25T20:06:00Z" w16du:dateUtc="2026-09-26T00:06:00Z">
        <w:r w:rsidRPr="00381F80">
          <w:rPr>
            <w:rFonts w:ascii="Century Gothic" w:hAnsi="Century Gothic"/>
            <w:b/>
            <w:bCs/>
            <w:sz w:val="28"/>
            <w:szCs w:val="28"/>
          </w:rPr>
          <w:delText>Aristotle Fact 17:</w:delText>
        </w:r>
        <w:r w:rsidRPr="00381F80">
          <w:rPr>
            <w:rFonts w:ascii="Century Gothic" w:hAnsi="Century Gothic"/>
            <w:sz w:val="28"/>
            <w:szCs w:val="28"/>
          </w:rPr>
          <w:delText> The following quote by Aristotle offers his opinion and theory on the Earth and the changes which he observed and predicted:</w:delText>
        </w:r>
      </w:del>
    </w:p>
    <w:p w14:paraId="2A68FC63" w14:textId="77777777" w:rsidR="00381F80" w:rsidRPr="00381F80" w:rsidRDefault="00381F80" w:rsidP="00381F80">
      <w:pPr>
        <w:pStyle w:val="NoSpacing"/>
        <w:rPr>
          <w:del w:id="307" w:author="Dillon Shaver" w:date="2026-09-25T20:06:00Z" w16du:dateUtc="2026-09-26T00:06:00Z"/>
          <w:rFonts w:ascii="Century Gothic" w:hAnsi="Century Gothic" w:cs="Times New Roman"/>
          <w:color w:val="000000"/>
          <w:sz w:val="28"/>
          <w:szCs w:val="28"/>
        </w:rPr>
      </w:pPr>
      <w:del w:id="308" w:author="Dillon Shaver" w:date="2026-09-25T20:06:00Z" w16du:dateUtc="2026-09-26T00:06:00Z">
        <w:r w:rsidRPr="00381F80">
          <w:rPr>
            <w:rFonts w:ascii="Century Gothic" w:hAnsi="Century Gothic"/>
            <w:sz w:val="28"/>
            <w:szCs w:val="28"/>
          </w:rPr>
          <w:delText>'The same parts of the earth are not always moist or dry, but they change according as rivers come into existence and dry up. And so the relation of land to sea changes too and a place does not always remain land or sea throughout all time, but where there was dry land there comes to be sea, and where there is now sea, there one day comes to be dry land. But we must suppose these changes to follow some order and cycle. The principle and cause of these changes is that the interior of the earth grows and decays, like the bodies of plants and animals...</w:delText>
        </w:r>
        <w:r w:rsidRPr="00381F80">
          <w:rPr>
            <w:rFonts w:ascii="Century Gothic" w:hAnsi="Century Gothic"/>
            <w:sz w:val="28"/>
            <w:szCs w:val="28"/>
          </w:rPr>
          <w:br/>
        </w:r>
        <w:r w:rsidRPr="00381F80">
          <w:rPr>
            <w:rFonts w:ascii="Century Gothic" w:hAnsi="Century Gothic"/>
            <w:sz w:val="28"/>
            <w:szCs w:val="28"/>
          </w:rPr>
          <w:br/>
          <w:delText>But the whole vital process of the earth takes place so gradually and in periods of time which are so immense compared with the length of our life, that these changes are not observed, and before their course can be recorded from beginning to end whole nations perish and are destroyed.'</w:delText>
        </w:r>
      </w:del>
    </w:p>
    <w:p w14:paraId="18A72B53" w14:textId="77777777" w:rsidR="00381F80" w:rsidRDefault="00381F80" w:rsidP="00381F80">
      <w:pPr>
        <w:pStyle w:val="NoSpacing"/>
        <w:rPr>
          <w:del w:id="309" w:author="Dillon Shaver" w:date="2026-09-25T20:06:00Z" w16du:dateUtc="2026-09-26T00:06:00Z"/>
          <w:rFonts w:ascii="Century Gothic" w:hAnsi="Century Gothic"/>
          <w:b/>
          <w:bCs/>
          <w:sz w:val="28"/>
          <w:szCs w:val="28"/>
        </w:rPr>
      </w:pPr>
    </w:p>
    <w:p w14:paraId="6035BBF5" w14:textId="77777777" w:rsidR="00381F80" w:rsidRPr="00381F80" w:rsidRDefault="00381F80" w:rsidP="00381F80">
      <w:pPr>
        <w:pStyle w:val="NoSpacing"/>
        <w:rPr>
          <w:del w:id="310" w:author="Dillon Shaver" w:date="2026-09-25T20:06:00Z" w16du:dateUtc="2026-09-26T00:06:00Z"/>
          <w:rFonts w:ascii="Century Gothic" w:hAnsi="Century Gothic" w:cs="Times New Roman"/>
          <w:color w:val="000000"/>
          <w:sz w:val="28"/>
          <w:szCs w:val="28"/>
        </w:rPr>
      </w:pPr>
      <w:del w:id="311" w:author="Dillon Shaver" w:date="2026-09-25T20:06:00Z" w16du:dateUtc="2026-09-26T00:06:00Z">
        <w:r w:rsidRPr="00381F80">
          <w:rPr>
            <w:rFonts w:ascii="Century Gothic" w:hAnsi="Century Gothic"/>
            <w:b/>
            <w:bCs/>
            <w:sz w:val="28"/>
            <w:szCs w:val="28"/>
          </w:rPr>
          <w:delText>Aristotle Fact 18:</w:delText>
        </w:r>
        <w:r w:rsidRPr="00381F80">
          <w:rPr>
            <w:rFonts w:ascii="Century Gothic" w:hAnsi="Century Gothic"/>
            <w:sz w:val="28"/>
            <w:szCs w:val="28"/>
          </w:rPr>
          <w:delText> He studied the science of the Earth and the weather, and wrote about his findings in a Meteorology treatise. He managed to work out the hydrologic cycle. The following quote by Aristotle describes his findings on the hydrologic cycle: 'Now the sun, moving as it does, sets up processes of change and becoming and decay, and by its agency the finest and sweetest water is every day carried up and is dissolved into vapour and rises to the upper region, where it is condensed again by the cold and so returns to the earth.'</w:delText>
        </w:r>
      </w:del>
    </w:p>
    <w:p w14:paraId="087897AD" w14:textId="77777777" w:rsidR="00381F80" w:rsidRDefault="00381F80" w:rsidP="00381F80">
      <w:pPr>
        <w:pStyle w:val="NoSpacing"/>
        <w:rPr>
          <w:del w:id="312" w:author="Dillon Shaver" w:date="2026-09-25T20:06:00Z" w16du:dateUtc="2026-09-26T00:06:00Z"/>
          <w:rFonts w:ascii="Century Gothic" w:hAnsi="Century Gothic"/>
          <w:b/>
          <w:bCs/>
          <w:sz w:val="28"/>
          <w:szCs w:val="28"/>
        </w:rPr>
      </w:pPr>
    </w:p>
    <w:p w14:paraId="155F6A05" w14:textId="77777777" w:rsidR="00381F80" w:rsidRPr="00381F80" w:rsidRDefault="00381F80" w:rsidP="00381F80">
      <w:pPr>
        <w:pStyle w:val="NoSpacing"/>
        <w:rPr>
          <w:del w:id="313" w:author="Dillon Shaver" w:date="2026-09-25T20:06:00Z" w16du:dateUtc="2026-09-26T00:06:00Z"/>
          <w:rFonts w:ascii="Century Gothic" w:hAnsi="Century Gothic" w:cs="Times New Roman"/>
          <w:sz w:val="28"/>
          <w:szCs w:val="28"/>
        </w:rPr>
      </w:pPr>
      <w:del w:id="314" w:author="Dillon Shaver" w:date="2026-09-25T20:06:00Z" w16du:dateUtc="2026-09-26T00:06:00Z">
        <w:r w:rsidRPr="00381F80">
          <w:rPr>
            <w:rFonts w:ascii="Century Gothic" w:hAnsi="Century Gothic"/>
            <w:b/>
            <w:bCs/>
            <w:sz w:val="28"/>
            <w:szCs w:val="28"/>
          </w:rPr>
          <w:delText>Aristotle Fact 19:</w:delText>
        </w:r>
        <w:r w:rsidRPr="00381F80">
          <w:rPr>
            <w:rFonts w:ascii="Century Gothic" w:hAnsi="Century Gothic"/>
            <w:sz w:val="28"/>
            <w:szCs w:val="28"/>
            <w:shd w:val="clear" w:color="auto" w:fill="FFFFFF"/>
          </w:rPr>
          <w:delText> In his works on Meteorology, he talks about comets and meteors, and different types of weather, describing rainbows, thunder, lightning and winds. He discusses earthquakes which he believed were a result of underground winds. </w:delText>
        </w:r>
        <w:r w:rsidRPr="00381F80">
          <w:rPr>
            <w:rFonts w:ascii="Century Gothic" w:hAnsi="Century Gothic"/>
            <w:sz w:val="28"/>
            <w:szCs w:val="28"/>
          </w:rPr>
          <w:br/>
        </w:r>
        <w:r w:rsidRPr="00381F80">
          <w:rPr>
            <w:rFonts w:ascii="Century Gothic" w:hAnsi="Century Gothic"/>
            <w:sz w:val="28"/>
            <w:szCs w:val="28"/>
          </w:rPr>
          <w:br/>
        </w:r>
        <w:r w:rsidRPr="00381F80">
          <w:rPr>
            <w:rFonts w:ascii="Century Gothic" w:hAnsi="Century Gothic"/>
            <w:b/>
            <w:bCs/>
            <w:sz w:val="28"/>
            <w:szCs w:val="28"/>
          </w:rPr>
          <w:delText>Aristotle Fact 20:</w:delText>
        </w:r>
        <w:r w:rsidRPr="00381F80">
          <w:rPr>
            <w:rFonts w:ascii="Century Gothic" w:hAnsi="Century Gothic"/>
            <w:sz w:val="28"/>
            <w:szCs w:val="28"/>
            <w:shd w:val="clear" w:color="auto" w:fill="FFFFFF"/>
          </w:rPr>
          <w:delText> He died in Euboea in 322 BC, the same year that he'd arrived on the island. His death was a result of natural causes. The chief executor of his will was one of his students called Antipater. In his will, Aristotle requested that he be laid to rest next to his wife.</w:delText>
        </w:r>
        <w:r w:rsidRPr="00381F80">
          <w:rPr>
            <w:rFonts w:ascii="Century Gothic" w:hAnsi="Century Gothic"/>
            <w:sz w:val="28"/>
            <w:szCs w:val="28"/>
          </w:rPr>
          <w:br/>
        </w:r>
        <w:r w:rsidRPr="00381F80">
          <w:rPr>
            <w:rFonts w:ascii="Century Gothic" w:hAnsi="Century Gothic"/>
            <w:sz w:val="28"/>
            <w:szCs w:val="28"/>
          </w:rPr>
          <w:br/>
        </w:r>
        <w:r w:rsidRPr="00381F80">
          <w:rPr>
            <w:rFonts w:ascii="Century Gothic" w:hAnsi="Century Gothic"/>
            <w:b/>
            <w:bCs/>
            <w:sz w:val="28"/>
            <w:szCs w:val="28"/>
          </w:rPr>
          <w:delText>Influence &amp; Legacy of Aristotle:</w:delText>
        </w:r>
        <w:r w:rsidRPr="00381F80">
          <w:rPr>
            <w:rFonts w:ascii="Century Gothic" w:hAnsi="Century Gothic"/>
            <w:sz w:val="28"/>
            <w:szCs w:val="28"/>
            <w:shd w:val="clear" w:color="auto" w:fill="FFFFFF"/>
          </w:rPr>
          <w:delText> Aristotle was an important philosopher who came from Greece. He offered his views and findings in various philosophical treatises. Aristotle made huge contributions towards a variety of subjects including physics and zoology, anatomy, embryology, geology, geography, astronomy, meteorology, literature and poetry. He based many of his findings on his own experiences and close observations.</w:delText>
        </w:r>
      </w:del>
    </w:p>
    <w:p w14:paraId="0872EEB4" w14:textId="77777777" w:rsidR="008C1C6D" w:rsidRPr="007D3221" w:rsidRDefault="008C1C6D" w:rsidP="00067502">
      <w:pPr>
        <w:pStyle w:val="BodyText3"/>
        <w:wordWrap/>
        <w:rPr>
          <w:rPrChange w:id="315" w:author="Dillon Shaver" w:date="2026-09-25T20:06:00Z" w16du:dateUtc="2026-09-26T00:06:00Z">
            <w:rPr>
              <w:rFonts w:ascii="Century Gothic" w:hAnsi="Century Gothic"/>
              <w:sz w:val="28"/>
              <w:szCs w:val="28"/>
            </w:rPr>
          </w:rPrChange>
        </w:rPr>
        <w:pPrChange w:id="316" w:author="Dillon Shaver" w:date="2026-09-25T20:06:00Z" w16du:dateUtc="2026-09-26T00:06:00Z">
          <w:pPr>
            <w:pStyle w:val="NoSpacing"/>
          </w:pPr>
        </w:pPrChange>
      </w:pPr>
    </w:p>
    <w:sectPr w:rsidR="008C1C6D" w:rsidRPr="007D3221" w:rsidSect="00BE1F3D">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cols w:space="720"/>
      <w:docGrid w:linePitch="360"/>
      <w:sectPrChange w:id="318" w:author="Dillon Shaver" w:date="2026-09-25T20:06:00Z" w16du:dateUtc="2026-09-26T00:06:00Z">
        <w:sectPr w:rsidR="008C1C6D" w:rsidRPr="007D3221" w:rsidSect="00BE1F3D">
          <w:pgSz w:w="11900" w:h="16840" w:code="0"/>
          <w:pgMar w:top="284" w:right="1800" w:bottom="1440" w:left="180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87E6C6" w14:textId="77777777" w:rsidR="00B362F7" w:rsidRDefault="00B362F7">
      <w:r>
        <w:separator/>
      </w:r>
    </w:p>
  </w:endnote>
  <w:endnote w:type="continuationSeparator" w:id="0">
    <w:p w14:paraId="76B6DFEB" w14:textId="77777777" w:rsidR="00B362F7" w:rsidRDefault="00B36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altName w:val="Times New Roman"/>
    <w:panose1 w:val="020B06040202020202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Euclid">
    <w:altName w:val="Bell MT"/>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83FD6" w14:textId="77777777" w:rsidR="00971F4F" w:rsidRDefault="00971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8B0D4" w14:textId="77777777" w:rsidR="00971F4F" w:rsidRDefault="00971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6F36E" w14:textId="76EFA589" w:rsidR="001D6E49" w:rsidRDefault="001D6E49">
    <w:pPr>
      <w:pStyle w:val="Footer"/>
      <w:jc w:val="center"/>
    </w:pPr>
    <w:ins w:id="317" w:author="Dillon Shaver" w:date="2026-09-25T20:06:00Z" w16du:dateUtc="2026-09-26T00:06:00Z">
      <w:r>
        <w:fldChar w:fldCharType="begin"/>
      </w:r>
      <w:r>
        <w:instrText>PAGE   \* MERGEFORMAT</w:instrText>
      </w:r>
      <w:r>
        <w:fldChar w:fldCharType="separate"/>
      </w:r>
      <w:r w:rsidRPr="001D6E49">
        <w:rPr>
          <w:noProof/>
          <w:lang w:val="nl-NL"/>
        </w:rPr>
        <w:t>1</w:t>
      </w:r>
      <w:r>
        <w:fldChar w:fldCharType="end"/>
      </w:r>
    </w:ins>
  </w:p>
  <w:p w14:paraId="145B4033" w14:textId="77777777" w:rsidR="00971F4F" w:rsidRDefault="00971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8E3BE9" w14:textId="77777777" w:rsidR="00B362F7" w:rsidRDefault="00B362F7">
      <w:r>
        <w:separator/>
      </w:r>
    </w:p>
  </w:footnote>
  <w:footnote w:type="continuationSeparator" w:id="0">
    <w:p w14:paraId="0C39FD4C" w14:textId="77777777" w:rsidR="00B362F7" w:rsidRDefault="00B362F7">
      <w:r>
        <w:continuationSeparator/>
      </w:r>
    </w:p>
  </w:footnote>
  <w:footnote w:id="1">
    <w:p w14:paraId="7FFA2B77" w14:textId="77777777" w:rsidR="00A26AF7" w:rsidRPr="00671195" w:rsidRDefault="00A26AF7">
      <w:pPr>
        <w:pStyle w:val="FootnoteText"/>
        <w:spacing w:line="260" w:lineRule="atLeast"/>
      </w:pPr>
      <w:ins w:id="23" w:author="Dillon Shaver" w:date="2026-09-25T20:06:00Z" w16du:dateUtc="2026-09-26T00:06:00Z">
        <w:r>
          <w:rPr>
            <w:rStyle w:val="FootnoteReference"/>
            <w:sz w:val="18"/>
          </w:rPr>
          <w:sym w:font="Symbol" w:char="F02A"/>
        </w:r>
        <w:r>
          <w:rPr>
            <w:sz w:val="18"/>
          </w:rPr>
          <w:t xml:space="preserve"> </w:t>
        </w:r>
        <w:r w:rsidRPr="00671195">
          <w:t xml:space="preserve">Footnote, if necessary, in Times New Roman font and font size </w:t>
        </w:r>
        <w:r>
          <w:t>10</w:t>
        </w:r>
        <w:r w:rsidRPr="00671195">
          <w:t xml:space="preserve">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9A0CE" w14:textId="77777777" w:rsidR="00971F4F" w:rsidRDefault="00971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F64EA" w14:textId="77777777" w:rsidR="00971F4F" w:rsidRDefault="00971F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B1063" w14:textId="77777777" w:rsidR="00971F4F" w:rsidRDefault="00971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925A05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8F5E766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D1C05F4E"/>
    <w:lvl w:ilvl="0">
      <w:start w:val="1"/>
      <w:numFmt w:val="decimal"/>
      <w:pStyle w:val="ListNumber"/>
      <w:lvlText w:val="%1."/>
      <w:lvlJc w:val="left"/>
      <w:pPr>
        <w:tabs>
          <w:tab w:val="num" w:pos="360"/>
        </w:tabs>
        <w:ind w:left="360" w:hanging="360"/>
      </w:pPr>
    </w:lvl>
  </w:abstractNum>
  <w:abstractNum w:abstractNumId="3" w15:restartNumberingAfterBreak="0">
    <w:nsid w:val="0F20747D"/>
    <w:multiLevelType w:val="hybridMultilevel"/>
    <w:tmpl w:val="A0883104"/>
    <w:lvl w:ilvl="0" w:tplc="838CF9C4">
      <w:start w:val="1"/>
      <w:numFmt w:val="bullet"/>
      <w:lvlText w:val=""/>
      <w:lvlJc w:val="left"/>
      <w:pPr>
        <w:tabs>
          <w:tab w:val="num" w:pos="360"/>
        </w:tabs>
        <w:ind w:left="72" w:hanging="72"/>
      </w:pPr>
      <w:rPr>
        <w:rFonts w:ascii="Symbol" w:hAnsi="Symbol" w:hint="default"/>
      </w:rPr>
    </w:lvl>
    <w:lvl w:ilvl="1" w:tplc="8AEADC24" w:tentative="1">
      <w:start w:val="1"/>
      <w:numFmt w:val="lowerLetter"/>
      <w:lvlText w:val="%2."/>
      <w:lvlJc w:val="left"/>
      <w:pPr>
        <w:tabs>
          <w:tab w:val="num" w:pos="1440"/>
        </w:tabs>
        <w:ind w:left="1440" w:hanging="360"/>
      </w:pPr>
    </w:lvl>
    <w:lvl w:ilvl="2" w:tplc="EC1ED3BC" w:tentative="1">
      <w:start w:val="1"/>
      <w:numFmt w:val="lowerRoman"/>
      <w:lvlText w:val="%3."/>
      <w:lvlJc w:val="right"/>
      <w:pPr>
        <w:tabs>
          <w:tab w:val="num" w:pos="2160"/>
        </w:tabs>
        <w:ind w:left="2160" w:hanging="180"/>
      </w:pPr>
    </w:lvl>
    <w:lvl w:ilvl="3" w:tplc="8894FBAE" w:tentative="1">
      <w:start w:val="1"/>
      <w:numFmt w:val="decimal"/>
      <w:lvlText w:val="%4."/>
      <w:lvlJc w:val="left"/>
      <w:pPr>
        <w:tabs>
          <w:tab w:val="num" w:pos="2880"/>
        </w:tabs>
        <w:ind w:left="2880" w:hanging="360"/>
      </w:pPr>
    </w:lvl>
    <w:lvl w:ilvl="4" w:tplc="EFF2964C" w:tentative="1">
      <w:start w:val="1"/>
      <w:numFmt w:val="lowerLetter"/>
      <w:lvlText w:val="%5."/>
      <w:lvlJc w:val="left"/>
      <w:pPr>
        <w:tabs>
          <w:tab w:val="num" w:pos="3600"/>
        </w:tabs>
        <w:ind w:left="3600" w:hanging="360"/>
      </w:pPr>
    </w:lvl>
    <w:lvl w:ilvl="5" w:tplc="68224D86" w:tentative="1">
      <w:start w:val="1"/>
      <w:numFmt w:val="lowerRoman"/>
      <w:lvlText w:val="%6."/>
      <w:lvlJc w:val="right"/>
      <w:pPr>
        <w:tabs>
          <w:tab w:val="num" w:pos="4320"/>
        </w:tabs>
        <w:ind w:left="4320" w:hanging="180"/>
      </w:pPr>
    </w:lvl>
    <w:lvl w:ilvl="6" w:tplc="A2004F92" w:tentative="1">
      <w:start w:val="1"/>
      <w:numFmt w:val="decimal"/>
      <w:lvlText w:val="%7."/>
      <w:lvlJc w:val="left"/>
      <w:pPr>
        <w:tabs>
          <w:tab w:val="num" w:pos="5040"/>
        </w:tabs>
        <w:ind w:left="5040" w:hanging="360"/>
      </w:pPr>
    </w:lvl>
    <w:lvl w:ilvl="7" w:tplc="FE6CFDDC" w:tentative="1">
      <w:start w:val="1"/>
      <w:numFmt w:val="lowerLetter"/>
      <w:lvlText w:val="%8."/>
      <w:lvlJc w:val="left"/>
      <w:pPr>
        <w:tabs>
          <w:tab w:val="num" w:pos="5760"/>
        </w:tabs>
        <w:ind w:left="5760" w:hanging="360"/>
      </w:pPr>
    </w:lvl>
    <w:lvl w:ilvl="8" w:tplc="6EEAA288" w:tentative="1">
      <w:start w:val="1"/>
      <w:numFmt w:val="lowerRoman"/>
      <w:lvlText w:val="%9."/>
      <w:lvlJc w:val="right"/>
      <w:pPr>
        <w:tabs>
          <w:tab w:val="num" w:pos="6480"/>
        </w:tabs>
        <w:ind w:left="6480" w:hanging="180"/>
      </w:pPr>
    </w:lvl>
  </w:abstractNum>
  <w:abstractNum w:abstractNumId="4" w15:restartNumberingAfterBreak="0">
    <w:nsid w:val="47315883"/>
    <w:multiLevelType w:val="hybridMultilevel"/>
    <w:tmpl w:val="A0883104"/>
    <w:lvl w:ilvl="0" w:tplc="6016BF36">
      <w:start w:val="1"/>
      <w:numFmt w:val="bullet"/>
      <w:lvlText w:val=""/>
      <w:lvlJc w:val="left"/>
      <w:pPr>
        <w:tabs>
          <w:tab w:val="num" w:pos="360"/>
        </w:tabs>
        <w:ind w:left="360" w:hanging="360"/>
      </w:pPr>
      <w:rPr>
        <w:rFonts w:ascii="Symbol" w:hAnsi="Symbol" w:hint="default"/>
      </w:rPr>
    </w:lvl>
    <w:lvl w:ilvl="1" w:tplc="321810EE" w:tentative="1">
      <w:start w:val="1"/>
      <w:numFmt w:val="lowerLetter"/>
      <w:lvlText w:val="%2."/>
      <w:lvlJc w:val="left"/>
      <w:pPr>
        <w:tabs>
          <w:tab w:val="num" w:pos="1440"/>
        </w:tabs>
        <w:ind w:left="1440" w:hanging="360"/>
      </w:pPr>
    </w:lvl>
    <w:lvl w:ilvl="2" w:tplc="FA701FC2" w:tentative="1">
      <w:start w:val="1"/>
      <w:numFmt w:val="lowerRoman"/>
      <w:lvlText w:val="%3."/>
      <w:lvlJc w:val="right"/>
      <w:pPr>
        <w:tabs>
          <w:tab w:val="num" w:pos="2160"/>
        </w:tabs>
        <w:ind w:left="2160" w:hanging="180"/>
      </w:pPr>
    </w:lvl>
    <w:lvl w:ilvl="3" w:tplc="D46EF84E" w:tentative="1">
      <w:start w:val="1"/>
      <w:numFmt w:val="decimal"/>
      <w:lvlText w:val="%4."/>
      <w:lvlJc w:val="left"/>
      <w:pPr>
        <w:tabs>
          <w:tab w:val="num" w:pos="2880"/>
        </w:tabs>
        <w:ind w:left="2880" w:hanging="360"/>
      </w:pPr>
    </w:lvl>
    <w:lvl w:ilvl="4" w:tplc="954864C8" w:tentative="1">
      <w:start w:val="1"/>
      <w:numFmt w:val="lowerLetter"/>
      <w:lvlText w:val="%5."/>
      <w:lvlJc w:val="left"/>
      <w:pPr>
        <w:tabs>
          <w:tab w:val="num" w:pos="3600"/>
        </w:tabs>
        <w:ind w:left="3600" w:hanging="360"/>
      </w:pPr>
    </w:lvl>
    <w:lvl w:ilvl="5" w:tplc="D558120E" w:tentative="1">
      <w:start w:val="1"/>
      <w:numFmt w:val="lowerRoman"/>
      <w:lvlText w:val="%6."/>
      <w:lvlJc w:val="right"/>
      <w:pPr>
        <w:tabs>
          <w:tab w:val="num" w:pos="4320"/>
        </w:tabs>
        <w:ind w:left="4320" w:hanging="180"/>
      </w:pPr>
    </w:lvl>
    <w:lvl w:ilvl="6" w:tplc="2A16E5D6" w:tentative="1">
      <w:start w:val="1"/>
      <w:numFmt w:val="decimal"/>
      <w:lvlText w:val="%7."/>
      <w:lvlJc w:val="left"/>
      <w:pPr>
        <w:tabs>
          <w:tab w:val="num" w:pos="5040"/>
        </w:tabs>
        <w:ind w:left="5040" w:hanging="360"/>
      </w:pPr>
    </w:lvl>
    <w:lvl w:ilvl="7" w:tplc="EF88F9E4" w:tentative="1">
      <w:start w:val="1"/>
      <w:numFmt w:val="lowerLetter"/>
      <w:lvlText w:val="%8."/>
      <w:lvlJc w:val="left"/>
      <w:pPr>
        <w:tabs>
          <w:tab w:val="num" w:pos="5760"/>
        </w:tabs>
        <w:ind w:left="5760" w:hanging="360"/>
      </w:pPr>
    </w:lvl>
    <w:lvl w:ilvl="8" w:tplc="3162CE9C" w:tentative="1">
      <w:start w:val="1"/>
      <w:numFmt w:val="lowerRoman"/>
      <w:lvlText w:val="%9."/>
      <w:lvlJc w:val="right"/>
      <w:pPr>
        <w:tabs>
          <w:tab w:val="num" w:pos="6480"/>
        </w:tabs>
        <w:ind w:left="6480" w:hanging="180"/>
      </w:pPr>
    </w:lvl>
  </w:abstractNum>
  <w:abstractNum w:abstractNumId="5" w15:restartNumberingAfterBreak="0">
    <w:nsid w:val="5CB42820"/>
    <w:multiLevelType w:val="multilevel"/>
    <w:tmpl w:val="05A62DF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80"/>
        </w:tabs>
        <w:ind w:left="480" w:hanging="48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738D37B8"/>
    <w:multiLevelType w:val="multilevel"/>
    <w:tmpl w:val="7F5C48E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80"/>
        </w:tabs>
        <w:ind w:left="480" w:hanging="48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 w15:restartNumberingAfterBreak="0">
    <w:nsid w:val="75B03F05"/>
    <w:multiLevelType w:val="hybridMultilevel"/>
    <w:tmpl w:val="D758D5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0813B8"/>
    <w:multiLevelType w:val="hybridMultilevel"/>
    <w:tmpl w:val="4524FF02"/>
    <w:lvl w:ilvl="0" w:tplc="C69AADDE">
      <w:start w:val="1"/>
      <w:numFmt w:val="decimal"/>
      <w:lvlText w:val="%1."/>
      <w:lvlJc w:val="left"/>
      <w:pPr>
        <w:tabs>
          <w:tab w:val="num" w:pos="360"/>
        </w:tabs>
        <w:ind w:left="360" w:hanging="360"/>
      </w:pPr>
      <w:rPr>
        <w:rFonts w:hint="default"/>
      </w:rPr>
    </w:lvl>
    <w:lvl w:ilvl="1" w:tplc="BD1A41C8" w:tentative="1">
      <w:start w:val="1"/>
      <w:numFmt w:val="lowerLetter"/>
      <w:lvlText w:val="%2."/>
      <w:lvlJc w:val="left"/>
      <w:pPr>
        <w:tabs>
          <w:tab w:val="num" w:pos="1440"/>
        </w:tabs>
        <w:ind w:left="1440" w:hanging="360"/>
      </w:pPr>
    </w:lvl>
    <w:lvl w:ilvl="2" w:tplc="1860A23E" w:tentative="1">
      <w:start w:val="1"/>
      <w:numFmt w:val="lowerRoman"/>
      <w:lvlText w:val="%3."/>
      <w:lvlJc w:val="right"/>
      <w:pPr>
        <w:tabs>
          <w:tab w:val="num" w:pos="2160"/>
        </w:tabs>
        <w:ind w:left="2160" w:hanging="180"/>
      </w:pPr>
    </w:lvl>
    <w:lvl w:ilvl="3" w:tplc="A366F354" w:tentative="1">
      <w:start w:val="1"/>
      <w:numFmt w:val="decimal"/>
      <w:lvlText w:val="%4."/>
      <w:lvlJc w:val="left"/>
      <w:pPr>
        <w:tabs>
          <w:tab w:val="num" w:pos="2880"/>
        </w:tabs>
        <w:ind w:left="2880" w:hanging="360"/>
      </w:pPr>
    </w:lvl>
    <w:lvl w:ilvl="4" w:tplc="7A70A796" w:tentative="1">
      <w:start w:val="1"/>
      <w:numFmt w:val="lowerLetter"/>
      <w:lvlText w:val="%5."/>
      <w:lvlJc w:val="left"/>
      <w:pPr>
        <w:tabs>
          <w:tab w:val="num" w:pos="3600"/>
        </w:tabs>
        <w:ind w:left="3600" w:hanging="360"/>
      </w:pPr>
    </w:lvl>
    <w:lvl w:ilvl="5" w:tplc="C218BBD0" w:tentative="1">
      <w:start w:val="1"/>
      <w:numFmt w:val="lowerRoman"/>
      <w:lvlText w:val="%6."/>
      <w:lvlJc w:val="right"/>
      <w:pPr>
        <w:tabs>
          <w:tab w:val="num" w:pos="4320"/>
        </w:tabs>
        <w:ind w:left="4320" w:hanging="180"/>
      </w:pPr>
    </w:lvl>
    <w:lvl w:ilvl="6" w:tplc="CAD29204" w:tentative="1">
      <w:start w:val="1"/>
      <w:numFmt w:val="decimal"/>
      <w:lvlText w:val="%7."/>
      <w:lvlJc w:val="left"/>
      <w:pPr>
        <w:tabs>
          <w:tab w:val="num" w:pos="5040"/>
        </w:tabs>
        <w:ind w:left="5040" w:hanging="360"/>
      </w:pPr>
    </w:lvl>
    <w:lvl w:ilvl="7" w:tplc="45A67194" w:tentative="1">
      <w:start w:val="1"/>
      <w:numFmt w:val="lowerLetter"/>
      <w:lvlText w:val="%8."/>
      <w:lvlJc w:val="left"/>
      <w:pPr>
        <w:tabs>
          <w:tab w:val="num" w:pos="5760"/>
        </w:tabs>
        <w:ind w:left="5760" w:hanging="360"/>
      </w:pPr>
    </w:lvl>
    <w:lvl w:ilvl="8" w:tplc="CCC659C4" w:tentative="1">
      <w:start w:val="1"/>
      <w:numFmt w:val="lowerRoman"/>
      <w:lvlText w:val="%9."/>
      <w:lvlJc w:val="right"/>
      <w:pPr>
        <w:tabs>
          <w:tab w:val="num" w:pos="6480"/>
        </w:tabs>
        <w:ind w:left="6480" w:hanging="180"/>
      </w:pPr>
    </w:lvl>
  </w:abstractNum>
  <w:num w:numId="1" w16cid:durableId="162822568">
    <w:abstractNumId w:val="2"/>
  </w:num>
  <w:num w:numId="2" w16cid:durableId="335308981">
    <w:abstractNumId w:val="1"/>
  </w:num>
  <w:num w:numId="3" w16cid:durableId="1435712760">
    <w:abstractNumId w:val="6"/>
  </w:num>
  <w:num w:numId="4" w16cid:durableId="288170919">
    <w:abstractNumId w:val="8"/>
  </w:num>
  <w:num w:numId="5" w16cid:durableId="1578054934">
    <w:abstractNumId w:val="3"/>
  </w:num>
  <w:num w:numId="6" w16cid:durableId="93281744">
    <w:abstractNumId w:val="4"/>
  </w:num>
  <w:num w:numId="7" w16cid:durableId="945767697">
    <w:abstractNumId w:val="5"/>
  </w:num>
  <w:num w:numId="8" w16cid:durableId="655230867">
    <w:abstractNumId w:val="7"/>
  </w:num>
  <w:num w:numId="9" w16cid:durableId="10253987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80"/>
    <w:rsid w:val="00000DFD"/>
    <w:rsid w:val="00003D62"/>
    <w:rsid w:val="00015BC9"/>
    <w:rsid w:val="00052B54"/>
    <w:rsid w:val="00067502"/>
    <w:rsid w:val="000723EA"/>
    <w:rsid w:val="000B4172"/>
    <w:rsid w:val="000C1D98"/>
    <w:rsid w:val="000C5012"/>
    <w:rsid w:val="000C54EF"/>
    <w:rsid w:val="000C6ECD"/>
    <w:rsid w:val="000E5B37"/>
    <w:rsid w:val="0010724D"/>
    <w:rsid w:val="001276C6"/>
    <w:rsid w:val="00132726"/>
    <w:rsid w:val="00146012"/>
    <w:rsid w:val="001522C9"/>
    <w:rsid w:val="00152388"/>
    <w:rsid w:val="00152AD5"/>
    <w:rsid w:val="00165EE8"/>
    <w:rsid w:val="00187D5C"/>
    <w:rsid w:val="00195430"/>
    <w:rsid w:val="001A17E9"/>
    <w:rsid w:val="001A1939"/>
    <w:rsid w:val="001A51B9"/>
    <w:rsid w:val="001C4ED7"/>
    <w:rsid w:val="001D0DD8"/>
    <w:rsid w:val="001D1F26"/>
    <w:rsid w:val="001D59E9"/>
    <w:rsid w:val="001D6E49"/>
    <w:rsid w:val="001E1F1F"/>
    <w:rsid w:val="00212873"/>
    <w:rsid w:val="00224FAC"/>
    <w:rsid w:val="002327C8"/>
    <w:rsid w:val="0027157F"/>
    <w:rsid w:val="002802C5"/>
    <w:rsid w:val="00284459"/>
    <w:rsid w:val="002A393E"/>
    <w:rsid w:val="002A54E9"/>
    <w:rsid w:val="002B2FAE"/>
    <w:rsid w:val="002C10B0"/>
    <w:rsid w:val="002C2FCF"/>
    <w:rsid w:val="002C674F"/>
    <w:rsid w:val="002D2C78"/>
    <w:rsid w:val="00301052"/>
    <w:rsid w:val="0031491A"/>
    <w:rsid w:val="00331642"/>
    <w:rsid w:val="0033285C"/>
    <w:rsid w:val="00343A2F"/>
    <w:rsid w:val="00350109"/>
    <w:rsid w:val="00355E5C"/>
    <w:rsid w:val="00364223"/>
    <w:rsid w:val="00372303"/>
    <w:rsid w:val="00381F80"/>
    <w:rsid w:val="003839F1"/>
    <w:rsid w:val="003B5B3B"/>
    <w:rsid w:val="003C2822"/>
    <w:rsid w:val="003E6A1B"/>
    <w:rsid w:val="003F3EAB"/>
    <w:rsid w:val="00452CA0"/>
    <w:rsid w:val="004848C7"/>
    <w:rsid w:val="00493F85"/>
    <w:rsid w:val="004A4CD5"/>
    <w:rsid w:val="004C77BE"/>
    <w:rsid w:val="004F2CB8"/>
    <w:rsid w:val="00500A62"/>
    <w:rsid w:val="005404CE"/>
    <w:rsid w:val="00544793"/>
    <w:rsid w:val="00593473"/>
    <w:rsid w:val="005B3CF6"/>
    <w:rsid w:val="005C01B6"/>
    <w:rsid w:val="005E33BB"/>
    <w:rsid w:val="00601250"/>
    <w:rsid w:val="00601587"/>
    <w:rsid w:val="006117C2"/>
    <w:rsid w:val="00624B8B"/>
    <w:rsid w:val="00645E9E"/>
    <w:rsid w:val="00656A02"/>
    <w:rsid w:val="00657B71"/>
    <w:rsid w:val="006631E4"/>
    <w:rsid w:val="006637D6"/>
    <w:rsid w:val="006645FE"/>
    <w:rsid w:val="00671195"/>
    <w:rsid w:val="0068203A"/>
    <w:rsid w:val="00683320"/>
    <w:rsid w:val="006A4FE2"/>
    <w:rsid w:val="006B75D8"/>
    <w:rsid w:val="006C0DE7"/>
    <w:rsid w:val="006D771B"/>
    <w:rsid w:val="006E0977"/>
    <w:rsid w:val="00705F66"/>
    <w:rsid w:val="0071390C"/>
    <w:rsid w:val="007240B8"/>
    <w:rsid w:val="00731B99"/>
    <w:rsid w:val="0073330A"/>
    <w:rsid w:val="00744590"/>
    <w:rsid w:val="00763DC7"/>
    <w:rsid w:val="0076499F"/>
    <w:rsid w:val="00776326"/>
    <w:rsid w:val="00781993"/>
    <w:rsid w:val="00781F1F"/>
    <w:rsid w:val="007B2BB4"/>
    <w:rsid w:val="007C0468"/>
    <w:rsid w:val="007D3221"/>
    <w:rsid w:val="007D7A53"/>
    <w:rsid w:val="007F68DE"/>
    <w:rsid w:val="00800C55"/>
    <w:rsid w:val="00805111"/>
    <w:rsid w:val="00843255"/>
    <w:rsid w:val="0085058A"/>
    <w:rsid w:val="008557FF"/>
    <w:rsid w:val="0085615D"/>
    <w:rsid w:val="008721E4"/>
    <w:rsid w:val="008A27F4"/>
    <w:rsid w:val="008B0701"/>
    <w:rsid w:val="008C1C6D"/>
    <w:rsid w:val="008E484A"/>
    <w:rsid w:val="008E5FAD"/>
    <w:rsid w:val="008F0A29"/>
    <w:rsid w:val="00903B5E"/>
    <w:rsid w:val="00920C20"/>
    <w:rsid w:val="00943F91"/>
    <w:rsid w:val="00947BAB"/>
    <w:rsid w:val="009525F6"/>
    <w:rsid w:val="00971F4F"/>
    <w:rsid w:val="009807CB"/>
    <w:rsid w:val="009A6014"/>
    <w:rsid w:val="009D1BAD"/>
    <w:rsid w:val="009F0C1C"/>
    <w:rsid w:val="00A009C8"/>
    <w:rsid w:val="00A04081"/>
    <w:rsid w:val="00A0589C"/>
    <w:rsid w:val="00A14BFC"/>
    <w:rsid w:val="00A16558"/>
    <w:rsid w:val="00A24D37"/>
    <w:rsid w:val="00A26AF7"/>
    <w:rsid w:val="00A36A08"/>
    <w:rsid w:val="00A73743"/>
    <w:rsid w:val="00AB38CA"/>
    <w:rsid w:val="00AC2EAC"/>
    <w:rsid w:val="00AD59E8"/>
    <w:rsid w:val="00AD669C"/>
    <w:rsid w:val="00AE01E8"/>
    <w:rsid w:val="00AE2706"/>
    <w:rsid w:val="00AE7C97"/>
    <w:rsid w:val="00AF674F"/>
    <w:rsid w:val="00B010B4"/>
    <w:rsid w:val="00B127D2"/>
    <w:rsid w:val="00B25773"/>
    <w:rsid w:val="00B343CE"/>
    <w:rsid w:val="00B362F7"/>
    <w:rsid w:val="00B63AB8"/>
    <w:rsid w:val="00B66674"/>
    <w:rsid w:val="00B66D1D"/>
    <w:rsid w:val="00B86A3B"/>
    <w:rsid w:val="00B93216"/>
    <w:rsid w:val="00B975E4"/>
    <w:rsid w:val="00B97834"/>
    <w:rsid w:val="00BC38E7"/>
    <w:rsid w:val="00BE1F3D"/>
    <w:rsid w:val="00BE698A"/>
    <w:rsid w:val="00BF62EC"/>
    <w:rsid w:val="00C0464D"/>
    <w:rsid w:val="00C07759"/>
    <w:rsid w:val="00C122A3"/>
    <w:rsid w:val="00C46512"/>
    <w:rsid w:val="00C5447D"/>
    <w:rsid w:val="00C55713"/>
    <w:rsid w:val="00C572AA"/>
    <w:rsid w:val="00C83DF4"/>
    <w:rsid w:val="00CC4ED8"/>
    <w:rsid w:val="00CD0BA4"/>
    <w:rsid w:val="00CD1665"/>
    <w:rsid w:val="00CD34C9"/>
    <w:rsid w:val="00CD4002"/>
    <w:rsid w:val="00CD7766"/>
    <w:rsid w:val="00CE0C27"/>
    <w:rsid w:val="00CE0E07"/>
    <w:rsid w:val="00CF14EC"/>
    <w:rsid w:val="00CF1A88"/>
    <w:rsid w:val="00CF29D0"/>
    <w:rsid w:val="00D073D2"/>
    <w:rsid w:val="00D22A7B"/>
    <w:rsid w:val="00D54435"/>
    <w:rsid w:val="00D61A94"/>
    <w:rsid w:val="00D81747"/>
    <w:rsid w:val="00D9187F"/>
    <w:rsid w:val="00DA2AD7"/>
    <w:rsid w:val="00DC326D"/>
    <w:rsid w:val="00DD3EEB"/>
    <w:rsid w:val="00DD6C10"/>
    <w:rsid w:val="00DE69BA"/>
    <w:rsid w:val="00DF1B7D"/>
    <w:rsid w:val="00E068E1"/>
    <w:rsid w:val="00E1259A"/>
    <w:rsid w:val="00E1699A"/>
    <w:rsid w:val="00E26903"/>
    <w:rsid w:val="00E4123A"/>
    <w:rsid w:val="00E52FCE"/>
    <w:rsid w:val="00E64B6F"/>
    <w:rsid w:val="00EA5341"/>
    <w:rsid w:val="00ED65B7"/>
    <w:rsid w:val="00EF24B0"/>
    <w:rsid w:val="00EF2E4D"/>
    <w:rsid w:val="00F012A3"/>
    <w:rsid w:val="00F16296"/>
    <w:rsid w:val="00F276B0"/>
    <w:rsid w:val="00F42535"/>
    <w:rsid w:val="00F563E2"/>
    <w:rsid w:val="00F66B0A"/>
    <w:rsid w:val="00F70865"/>
    <w:rsid w:val="00F9333B"/>
    <w:rsid w:val="00FA2870"/>
    <w:rsid w:val="00FA69B7"/>
    <w:rsid w:val="00FB79C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5B575"/>
  <w14:defaultImageDpi w14:val="300"/>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F3D"/>
    <w:pPr>
      <w:overflowPunct w:val="0"/>
      <w:autoSpaceDE w:val="0"/>
      <w:autoSpaceDN w:val="0"/>
      <w:adjustRightInd w:val="0"/>
      <w:jc w:val="both"/>
      <w:textAlignment w:val="baseline"/>
      <w:pPrChange w:id="0" w:author="Dillon Shaver" w:date="2026-09-25T20:06:00Z">
        <w:pPr/>
      </w:pPrChange>
    </w:pPr>
    <w:rPr>
      <w:rFonts w:ascii="Times New Roman" w:eastAsia="Times New Roman" w:hAnsi="Times New Roman" w:cs="Times New Roman"/>
      <w:sz w:val="22"/>
      <w:szCs w:val="20"/>
      <w:lang w:val="en-US"/>
      <w:rPrChange w:id="0" w:author="Dillon Shaver" w:date="2026-09-25T20:06:00Z">
        <w:rPr>
          <w:rFonts w:asciiTheme="minorHAnsi" w:eastAsiaTheme="minorEastAsia" w:hAnsiTheme="minorHAnsi" w:cstheme="minorBidi"/>
          <w:sz w:val="24"/>
          <w:szCs w:val="24"/>
          <w:lang w:val="en-GB" w:eastAsia="en-US" w:bidi="ar-SA"/>
        </w:rPr>
      </w:rPrChange>
    </w:rPr>
  </w:style>
  <w:style w:type="paragraph" w:styleId="Heading1">
    <w:name w:val="heading 1"/>
    <w:basedOn w:val="Normal"/>
    <w:next w:val="Normal"/>
    <w:link w:val="Heading1Char"/>
    <w:qFormat/>
    <w:rsid w:val="00A24D37"/>
    <w:pPr>
      <w:keepNext/>
      <w:widowControl w:val="0"/>
      <w:outlineLvl w:val="0"/>
      <w:pPrChange w:id="1" w:author="Dillon Shaver" w:date="2026-09-25T20:06:00Z">
        <w:pPr>
          <w:keepNext/>
          <w:widowControl w:val="0"/>
          <w:overflowPunct w:val="0"/>
          <w:autoSpaceDE w:val="0"/>
          <w:autoSpaceDN w:val="0"/>
          <w:adjustRightInd w:val="0"/>
          <w:jc w:val="both"/>
          <w:textAlignment w:val="baseline"/>
          <w:outlineLvl w:val="0"/>
        </w:pPr>
      </w:pPrChange>
    </w:pPr>
    <w:rPr>
      <w:rFonts w:cs="Arial"/>
      <w:b/>
      <w:bCs/>
      <w:snapToGrid w:val="0"/>
      <w:kern w:val="32"/>
      <w:szCs w:val="32"/>
      <w:rPrChange w:id="1" w:author="Dillon Shaver" w:date="2026-09-25T20:06:00Z">
        <w:rPr>
          <w:rFonts w:cs="Arial"/>
          <w:b/>
          <w:bCs/>
          <w:snapToGrid w:val="0"/>
          <w:kern w:val="32"/>
          <w:sz w:val="22"/>
          <w:szCs w:val="32"/>
          <w:lang w:val="en-US" w:eastAsia="en-US" w:bidi="ar-SA"/>
        </w:rPr>
      </w:rPrChange>
    </w:rPr>
  </w:style>
  <w:style w:type="paragraph" w:styleId="Heading2">
    <w:name w:val="heading 2"/>
    <w:basedOn w:val="Normal"/>
    <w:next w:val="Normal"/>
    <w:link w:val="Heading2Char"/>
    <w:qFormat/>
    <w:pPr>
      <w:keepNext/>
      <w:widowControl w:val="0"/>
      <w:spacing w:before="240" w:after="60"/>
      <w:outlineLvl w:val="1"/>
      <w:pPrChange w:id="2" w:author="Dillon Shaver" w:date="2026-09-25T20:06:00Z">
        <w:pPr>
          <w:keepNext/>
          <w:widowControl w:val="0"/>
          <w:overflowPunct w:val="0"/>
          <w:autoSpaceDE w:val="0"/>
          <w:autoSpaceDN w:val="0"/>
          <w:adjustRightInd w:val="0"/>
          <w:spacing w:before="240" w:after="60"/>
          <w:jc w:val="both"/>
          <w:textAlignment w:val="baseline"/>
          <w:outlineLvl w:val="1"/>
        </w:pPr>
      </w:pPrChange>
    </w:pPr>
    <w:rPr>
      <w:rFonts w:cs="Arial"/>
      <w:b/>
      <w:bCs/>
      <w:iCs/>
      <w:snapToGrid w:val="0"/>
      <w:szCs w:val="28"/>
      <w:rPrChange w:id="2" w:author="Dillon Shaver" w:date="2026-09-25T20:06:00Z">
        <w:rPr>
          <w:rFonts w:cs="Arial"/>
          <w:b/>
          <w:bCs/>
          <w:iCs/>
          <w:snapToGrid w:val="0"/>
          <w:sz w:val="22"/>
          <w:szCs w:val="28"/>
          <w:lang w:val="en-US" w:eastAsia="en-US" w:bidi="ar-SA"/>
        </w:rPr>
      </w:rPrChange>
    </w:rPr>
  </w:style>
  <w:style w:type="paragraph" w:styleId="Heading3">
    <w:name w:val="heading 3"/>
    <w:basedOn w:val="Normal"/>
    <w:next w:val="Normal"/>
    <w:link w:val="Heading3Char"/>
    <w:qFormat/>
    <w:pPr>
      <w:keepNext/>
      <w:widowControl w:val="0"/>
      <w:outlineLvl w:val="2"/>
      <w:pPrChange w:id="3" w:author="Dillon Shaver" w:date="2026-09-25T20:06:00Z">
        <w:pPr>
          <w:keepNext/>
          <w:widowControl w:val="0"/>
          <w:overflowPunct w:val="0"/>
          <w:autoSpaceDE w:val="0"/>
          <w:autoSpaceDN w:val="0"/>
          <w:adjustRightInd w:val="0"/>
          <w:jc w:val="both"/>
          <w:textAlignment w:val="baseline"/>
          <w:outlineLvl w:val="2"/>
        </w:pPr>
      </w:pPrChange>
    </w:pPr>
    <w:rPr>
      <w:rFonts w:cs="Arial"/>
      <w:b/>
      <w:bCs/>
      <w:snapToGrid w:val="0"/>
      <w:szCs w:val="26"/>
      <w:rPrChange w:id="3" w:author="Dillon Shaver" w:date="2026-09-25T20:06:00Z">
        <w:rPr>
          <w:rFonts w:cs="Arial"/>
          <w:b/>
          <w:bCs/>
          <w:snapToGrid w:val="0"/>
          <w:sz w:val="22"/>
          <w:szCs w:val="2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81F80"/>
  </w:style>
  <w:style w:type="character" w:customStyle="1" w:styleId="ilad">
    <w:name w:val="il_ad"/>
    <w:basedOn w:val="DefaultParagraphFont"/>
    <w:rsid w:val="00381F80"/>
  </w:style>
  <w:style w:type="paragraph" w:styleId="NormalWeb">
    <w:name w:val="Normal (Web)"/>
    <w:basedOn w:val="Normal"/>
    <w:pPr>
      <w:overflowPunct/>
      <w:autoSpaceDE/>
      <w:autoSpaceDN/>
      <w:adjustRightInd/>
      <w:spacing w:before="100" w:beforeAutospacing="1" w:after="100" w:afterAutospacing="1" w:line="280" w:lineRule="exact"/>
      <w:textAlignment w:val="auto"/>
      <w:pPrChange w:id="4" w:author="Dillon Shaver" w:date="2026-09-25T20:06:00Z">
        <w:pPr>
          <w:overflowPunct w:val="0"/>
          <w:autoSpaceDE w:val="0"/>
          <w:autoSpaceDN w:val="0"/>
          <w:adjustRightInd w:val="0"/>
          <w:spacing w:before="100" w:beforeAutospacing="1" w:after="100" w:afterAutospacing="1"/>
          <w:jc w:val="both"/>
          <w:textAlignment w:val="baseline"/>
        </w:pPr>
      </w:pPrChange>
    </w:pPr>
    <w:rPr>
      <w:rFonts w:ascii="Batang" w:eastAsia="Batang" w:hAnsi="Batang"/>
      <w:color w:val="000000"/>
      <w:szCs w:val="24"/>
      <w:lang w:eastAsia="ko-KR"/>
      <w:rPrChange w:id="4" w:author="Dillon Shaver" w:date="2026-09-25T20:06:00Z">
        <w:rPr>
          <w:rFonts w:ascii="Times" w:hAnsi="Times"/>
          <w:lang w:val="en-US" w:eastAsia="en-US" w:bidi="ar-SA"/>
        </w:rPr>
      </w:rPrChange>
    </w:rPr>
  </w:style>
  <w:style w:type="paragraph" w:styleId="BalloonText">
    <w:name w:val="Balloon Text"/>
    <w:basedOn w:val="Normal"/>
    <w:link w:val="BalloonTextChar"/>
    <w:uiPriority w:val="99"/>
    <w:semiHidden/>
    <w:unhideWhenUsed/>
    <w:rsid w:val="00381F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1F80"/>
    <w:rPr>
      <w:rFonts w:ascii="Lucida Grande" w:hAnsi="Lucida Grande" w:cs="Lucida Grande"/>
      <w:sz w:val="18"/>
      <w:szCs w:val="18"/>
    </w:rPr>
  </w:style>
  <w:style w:type="paragraph" w:styleId="NoSpacing">
    <w:name w:val="No Spacing"/>
    <w:uiPriority w:val="1"/>
    <w:qFormat/>
    <w:rsid w:val="00381F80"/>
  </w:style>
  <w:style w:type="character" w:customStyle="1" w:styleId="Heading1Char">
    <w:name w:val="Heading 1 Char"/>
    <w:basedOn w:val="DefaultParagraphFont"/>
    <w:link w:val="Heading1"/>
    <w:rsid w:val="00971F4F"/>
    <w:rPr>
      <w:rFonts w:ascii="Times New Roman" w:eastAsia="Times New Roman" w:hAnsi="Times New Roman" w:cs="Arial"/>
      <w:b/>
      <w:bCs/>
      <w:snapToGrid w:val="0"/>
      <w:kern w:val="32"/>
      <w:sz w:val="22"/>
      <w:szCs w:val="32"/>
      <w:lang w:val="en-US"/>
    </w:rPr>
  </w:style>
  <w:style w:type="character" w:customStyle="1" w:styleId="Heading2Char">
    <w:name w:val="Heading 2 Char"/>
    <w:basedOn w:val="DefaultParagraphFont"/>
    <w:link w:val="Heading2"/>
    <w:rsid w:val="00971F4F"/>
    <w:rPr>
      <w:rFonts w:ascii="Times New Roman" w:eastAsia="Times New Roman" w:hAnsi="Times New Roman" w:cs="Arial"/>
      <w:b/>
      <w:bCs/>
      <w:iCs/>
      <w:snapToGrid w:val="0"/>
      <w:sz w:val="22"/>
      <w:szCs w:val="28"/>
      <w:lang w:val="en-US"/>
    </w:rPr>
  </w:style>
  <w:style w:type="character" w:customStyle="1" w:styleId="Heading3Char">
    <w:name w:val="Heading 3 Char"/>
    <w:basedOn w:val="DefaultParagraphFont"/>
    <w:link w:val="Heading3"/>
    <w:rsid w:val="00971F4F"/>
    <w:rPr>
      <w:rFonts w:ascii="Times New Roman" w:eastAsia="Times New Roman" w:hAnsi="Times New Roman" w:cs="Arial"/>
      <w:b/>
      <w:bCs/>
      <w:snapToGrid w:val="0"/>
      <w:sz w:val="22"/>
      <w:szCs w:val="26"/>
      <w:lang w:val="en-US"/>
    </w:rPr>
  </w:style>
  <w:style w:type="paragraph" w:styleId="BodyTextIndent">
    <w:name w:val="Body Text Indent"/>
    <w:basedOn w:val="Normal"/>
    <w:link w:val="BodyTextIndentChar"/>
    <w:pPr>
      <w:tabs>
        <w:tab w:val="left" w:pos="360"/>
      </w:tabs>
      <w:ind w:firstLine="360"/>
      <w:pPrChange w:id="5" w:author="Dillon Shaver" w:date="2026-09-25T20:06:00Z">
        <w:pPr>
          <w:tabs>
            <w:tab w:val="left" w:pos="360"/>
          </w:tabs>
          <w:overflowPunct w:val="0"/>
          <w:autoSpaceDE w:val="0"/>
          <w:autoSpaceDN w:val="0"/>
          <w:adjustRightInd w:val="0"/>
          <w:ind w:firstLine="360"/>
          <w:jc w:val="both"/>
          <w:textAlignment w:val="baseline"/>
        </w:pPr>
      </w:pPrChange>
    </w:pPr>
    <w:rPr>
      <w:rFonts w:ascii="Times" w:hAnsi="Times"/>
      <w:snapToGrid w:val="0"/>
      <w:rPrChange w:id="5" w:author="Dillon Shaver" w:date="2026-09-25T20:06:00Z">
        <w:rPr>
          <w:rFonts w:ascii="Times" w:hAnsi="Times"/>
          <w:snapToGrid w:val="0"/>
          <w:sz w:val="22"/>
          <w:lang w:val="en-US" w:eastAsia="en-US" w:bidi="ar-SA"/>
        </w:rPr>
      </w:rPrChange>
    </w:rPr>
  </w:style>
  <w:style w:type="character" w:customStyle="1" w:styleId="BodyTextIndentChar">
    <w:name w:val="Body Text Indent Char"/>
    <w:basedOn w:val="DefaultParagraphFont"/>
    <w:link w:val="BodyTextIndent"/>
    <w:rsid w:val="00971F4F"/>
    <w:rPr>
      <w:rFonts w:ascii="Times" w:eastAsia="Times New Roman" w:hAnsi="Times" w:cs="Times New Roman"/>
      <w:snapToGrid w:val="0"/>
      <w:sz w:val="22"/>
      <w:szCs w:val="20"/>
      <w:lang w:val="en-US"/>
    </w:rPr>
  </w:style>
  <w:style w:type="paragraph" w:styleId="Title">
    <w:name w:val="Title"/>
    <w:basedOn w:val="Normal"/>
    <w:link w:val="TitleChar"/>
    <w:qFormat/>
    <w:pPr>
      <w:widowControl w:val="0"/>
      <w:spacing w:before="240" w:after="60"/>
      <w:jc w:val="center"/>
      <w:outlineLvl w:val="0"/>
      <w:pPrChange w:id="6" w:author="Dillon Shaver" w:date="2026-09-25T20:06:00Z">
        <w:pPr>
          <w:widowControl w:val="0"/>
          <w:overflowPunct w:val="0"/>
          <w:autoSpaceDE w:val="0"/>
          <w:autoSpaceDN w:val="0"/>
          <w:adjustRightInd w:val="0"/>
          <w:spacing w:before="240" w:after="60"/>
          <w:jc w:val="center"/>
          <w:textAlignment w:val="baseline"/>
          <w:outlineLvl w:val="0"/>
        </w:pPr>
      </w:pPrChange>
    </w:pPr>
    <w:rPr>
      <w:rFonts w:cs="Arial"/>
      <w:b/>
      <w:bCs/>
      <w:snapToGrid w:val="0"/>
      <w:kern w:val="28"/>
      <w:sz w:val="28"/>
      <w:szCs w:val="32"/>
      <w:rPrChange w:id="6" w:author="Dillon Shaver" w:date="2026-09-25T20:06:00Z">
        <w:rPr>
          <w:rFonts w:cs="Arial"/>
          <w:b/>
          <w:bCs/>
          <w:snapToGrid w:val="0"/>
          <w:kern w:val="28"/>
          <w:sz w:val="28"/>
          <w:szCs w:val="32"/>
          <w:lang w:val="en-US" w:eastAsia="en-US" w:bidi="ar-SA"/>
        </w:rPr>
      </w:rPrChange>
    </w:rPr>
  </w:style>
  <w:style w:type="character" w:customStyle="1" w:styleId="TitleChar">
    <w:name w:val="Title Char"/>
    <w:basedOn w:val="DefaultParagraphFont"/>
    <w:link w:val="Title"/>
    <w:rsid w:val="00971F4F"/>
    <w:rPr>
      <w:rFonts w:ascii="Times New Roman" w:eastAsia="Times New Roman" w:hAnsi="Times New Roman" w:cs="Arial"/>
      <w:b/>
      <w:bCs/>
      <w:snapToGrid w:val="0"/>
      <w:kern w:val="28"/>
      <w:sz w:val="28"/>
      <w:szCs w:val="32"/>
      <w:lang w:val="en-US"/>
    </w:rPr>
  </w:style>
  <w:style w:type="paragraph" w:styleId="ListNumber">
    <w:name w:val="List Number"/>
    <w:basedOn w:val="Normal"/>
    <w:pPr>
      <w:widowControl w:val="0"/>
      <w:numPr>
        <w:numId w:val="1"/>
      </w:numPr>
      <w:pPrChange w:id="7" w:author="Dillon Shaver" w:date="2026-09-25T20:06:00Z">
        <w:pPr>
          <w:widowControl w:val="0"/>
          <w:numPr>
            <w:numId w:val="1"/>
          </w:numPr>
          <w:tabs>
            <w:tab w:val="num" w:pos="360"/>
          </w:tabs>
          <w:overflowPunct w:val="0"/>
          <w:autoSpaceDE w:val="0"/>
          <w:autoSpaceDN w:val="0"/>
          <w:adjustRightInd w:val="0"/>
          <w:ind w:left="360" w:hanging="360"/>
          <w:jc w:val="both"/>
          <w:textAlignment w:val="baseline"/>
        </w:pPr>
      </w:pPrChange>
    </w:pPr>
    <w:rPr>
      <w:snapToGrid w:val="0"/>
      <w:rPrChange w:id="7" w:author="Dillon Shaver" w:date="2026-09-25T20:06:00Z">
        <w:rPr>
          <w:snapToGrid w:val="0"/>
          <w:sz w:val="22"/>
          <w:lang w:val="en-US" w:eastAsia="en-US" w:bidi="ar-SA"/>
        </w:rPr>
      </w:rPrChange>
    </w:rPr>
  </w:style>
  <w:style w:type="paragraph" w:styleId="Caption">
    <w:name w:val="caption"/>
    <w:basedOn w:val="Normal"/>
    <w:next w:val="Normal"/>
    <w:qFormat/>
    <w:pPr>
      <w:framePr w:hSpace="187" w:vSpace="187" w:wrap="around" w:vAnchor="text" w:hAnchor="text" w:y="1" w:anchorLock="1"/>
      <w:spacing w:before="120" w:after="120"/>
      <w:pPrChange w:id="8" w:author="Dillon Shaver" w:date="2026-09-25T20:06:00Z">
        <w:pPr>
          <w:framePr w:hSpace="187" w:vSpace="187" w:wrap="around" w:vAnchor="text" w:hAnchor="text" w:y="1" w:anchorLock="1"/>
          <w:overflowPunct w:val="0"/>
          <w:autoSpaceDE w:val="0"/>
          <w:autoSpaceDN w:val="0"/>
          <w:adjustRightInd w:val="0"/>
          <w:spacing w:before="120" w:after="120"/>
          <w:jc w:val="both"/>
          <w:textAlignment w:val="baseline"/>
        </w:pPr>
      </w:pPrChange>
    </w:pPr>
    <w:rPr>
      <w:b/>
      <w:bCs/>
      <w:sz w:val="20"/>
      <w:rPrChange w:id="8" w:author="Dillon Shaver" w:date="2026-09-25T20:06:00Z">
        <w:rPr>
          <w:b/>
          <w:bCs/>
          <w:lang w:val="en-US" w:eastAsia="en-US" w:bidi="ar-SA"/>
        </w:rPr>
      </w:rPrChange>
    </w:rPr>
  </w:style>
  <w:style w:type="paragraph" w:styleId="Header">
    <w:name w:val="header"/>
    <w:basedOn w:val="Normal"/>
    <w:link w:val="HeaderChar"/>
    <w:pPr>
      <w:tabs>
        <w:tab w:val="center" w:pos="4320"/>
        <w:tab w:val="right" w:pos="8640"/>
      </w:tabs>
      <w:pPrChange w:id="9" w:author="Dillon Shaver" w:date="2026-09-25T20:06:00Z">
        <w:pPr>
          <w:tabs>
            <w:tab w:val="center" w:pos="4320"/>
            <w:tab w:val="right" w:pos="8640"/>
          </w:tabs>
          <w:overflowPunct w:val="0"/>
          <w:autoSpaceDE w:val="0"/>
          <w:autoSpaceDN w:val="0"/>
          <w:adjustRightInd w:val="0"/>
          <w:jc w:val="both"/>
          <w:textAlignment w:val="baseline"/>
        </w:pPr>
      </w:pPrChange>
    </w:pPr>
    <w:rPr>
      <w:rPrChange w:id="9" w:author="Dillon Shaver" w:date="2026-09-25T20:06:00Z">
        <w:rPr>
          <w:sz w:val="22"/>
          <w:lang w:val="en-US" w:eastAsia="en-US" w:bidi="ar-SA"/>
        </w:rPr>
      </w:rPrChange>
    </w:rPr>
  </w:style>
  <w:style w:type="character" w:customStyle="1" w:styleId="HeaderChar">
    <w:name w:val="Header Char"/>
    <w:basedOn w:val="DefaultParagraphFont"/>
    <w:link w:val="Header"/>
    <w:rsid w:val="00971F4F"/>
    <w:rPr>
      <w:rFonts w:ascii="Times New Roman" w:eastAsia="Times New Roman" w:hAnsi="Times New Roman" w:cs="Times New Roman"/>
      <w:sz w:val="22"/>
      <w:szCs w:val="20"/>
      <w:lang w:val="en-US"/>
    </w:rPr>
  </w:style>
  <w:style w:type="paragraph" w:styleId="Footer">
    <w:name w:val="footer"/>
    <w:basedOn w:val="Normal"/>
    <w:link w:val="FooterChar"/>
    <w:uiPriority w:val="99"/>
    <w:pPr>
      <w:tabs>
        <w:tab w:val="center" w:pos="4320"/>
        <w:tab w:val="right" w:pos="8640"/>
      </w:tabs>
      <w:pPrChange w:id="10" w:author="Dillon Shaver" w:date="2026-09-25T20:06:00Z">
        <w:pPr>
          <w:tabs>
            <w:tab w:val="center" w:pos="4320"/>
            <w:tab w:val="right" w:pos="8640"/>
          </w:tabs>
          <w:overflowPunct w:val="0"/>
          <w:autoSpaceDE w:val="0"/>
          <w:autoSpaceDN w:val="0"/>
          <w:adjustRightInd w:val="0"/>
          <w:jc w:val="both"/>
          <w:textAlignment w:val="baseline"/>
        </w:pPr>
      </w:pPrChange>
    </w:pPr>
    <w:rPr>
      <w:rPrChange w:id="10" w:author="Dillon Shaver" w:date="2026-09-25T20:06:00Z">
        <w:rPr>
          <w:sz w:val="22"/>
          <w:lang w:val="en-US" w:eastAsia="en-US" w:bidi="ar-SA"/>
        </w:rPr>
      </w:rPrChange>
    </w:rPr>
  </w:style>
  <w:style w:type="character" w:customStyle="1" w:styleId="FooterChar">
    <w:name w:val="Footer Char"/>
    <w:basedOn w:val="DefaultParagraphFont"/>
    <w:link w:val="Footer"/>
    <w:uiPriority w:val="99"/>
    <w:rsid w:val="00971F4F"/>
    <w:rPr>
      <w:rFonts w:ascii="Times New Roman" w:eastAsia="Times New Roman" w:hAnsi="Times New Roman" w:cs="Times New Roman"/>
      <w:sz w:val="22"/>
      <w:szCs w:val="20"/>
      <w:lang w:val="en-US"/>
    </w:rPr>
  </w:style>
  <w:style w:type="character" w:styleId="PageNumber">
    <w:name w:val="page number"/>
    <w:basedOn w:val="DefaultParagraphFont"/>
    <w:rsid w:val="00971F4F"/>
  </w:style>
  <w:style w:type="paragraph" w:styleId="ListBullet2">
    <w:name w:val="List Bullet 2"/>
    <w:basedOn w:val="Normal"/>
    <w:autoRedefine/>
    <w:pPr>
      <w:widowControl w:val="0"/>
      <w:numPr>
        <w:numId w:val="2"/>
      </w:numPr>
      <w:wordWrap w:val="0"/>
      <w:overflowPunct/>
      <w:adjustRightInd/>
      <w:spacing w:line="280" w:lineRule="exact"/>
      <w:textAlignment w:val="auto"/>
      <w:pPrChange w:id="11" w:author="Dillon Shaver" w:date="2026-09-25T20:06:00Z">
        <w:pPr>
          <w:widowControl w:val="0"/>
          <w:numPr>
            <w:numId w:val="2"/>
          </w:numPr>
          <w:tabs>
            <w:tab w:val="num" w:pos="720"/>
          </w:tabs>
          <w:wordWrap w:val="0"/>
          <w:overflowPunct w:val="0"/>
          <w:autoSpaceDE w:val="0"/>
          <w:autoSpaceDN w:val="0"/>
          <w:adjustRightInd w:val="0"/>
          <w:spacing w:line="280" w:lineRule="exact"/>
          <w:ind w:left="720" w:hanging="360"/>
          <w:jc w:val="both"/>
          <w:textAlignment w:val="baseline"/>
        </w:pPr>
      </w:pPrChange>
    </w:pPr>
    <w:rPr>
      <w:rFonts w:eastAsia="Batang"/>
      <w:kern w:val="2"/>
      <w:szCs w:val="24"/>
      <w:lang w:eastAsia="ko-KR"/>
      <w:rPrChange w:id="11" w:author="Dillon Shaver" w:date="2026-09-25T20:06:00Z">
        <w:rPr>
          <w:rFonts w:eastAsia="Batang"/>
          <w:kern w:val="2"/>
          <w:sz w:val="22"/>
          <w:lang w:val="en-US" w:eastAsia="ko-KR" w:bidi="ar-SA"/>
        </w:rPr>
      </w:rPrChange>
    </w:rPr>
  </w:style>
  <w:style w:type="paragraph" w:styleId="BodyText3">
    <w:name w:val="Body Text 3"/>
    <w:basedOn w:val="Normal"/>
    <w:link w:val="BodyText3Char"/>
    <w:pPr>
      <w:wordWrap w:val="0"/>
      <w:overflowPunct/>
      <w:adjustRightInd/>
      <w:textAlignment w:val="auto"/>
      <w:pPrChange w:id="12" w:author="Dillon Shaver" w:date="2026-09-25T20:06:00Z">
        <w:pPr>
          <w:wordWrap w:val="0"/>
          <w:overflowPunct w:val="0"/>
          <w:autoSpaceDE w:val="0"/>
          <w:autoSpaceDN w:val="0"/>
          <w:adjustRightInd w:val="0"/>
          <w:jc w:val="both"/>
          <w:textAlignment w:val="baseline"/>
        </w:pPr>
      </w:pPrChange>
    </w:pPr>
    <w:rPr>
      <w:rFonts w:eastAsia="Batang"/>
      <w:kern w:val="2"/>
      <w:szCs w:val="24"/>
      <w:lang w:eastAsia="ko-KR"/>
      <w:rPrChange w:id="12" w:author="Dillon Shaver" w:date="2026-09-25T20:06:00Z">
        <w:rPr>
          <w:rFonts w:eastAsia="Batang"/>
          <w:kern w:val="2"/>
          <w:sz w:val="22"/>
          <w:lang w:val="en-US" w:eastAsia="ko-KR" w:bidi="ar-SA"/>
        </w:rPr>
      </w:rPrChange>
    </w:rPr>
  </w:style>
  <w:style w:type="character" w:customStyle="1" w:styleId="BodyText3Char">
    <w:name w:val="Body Text 3 Char"/>
    <w:basedOn w:val="DefaultParagraphFont"/>
    <w:link w:val="BodyText3"/>
    <w:rsid w:val="00971F4F"/>
    <w:rPr>
      <w:rFonts w:ascii="Times New Roman" w:eastAsia="Batang" w:hAnsi="Times New Roman" w:cs="Times New Roman"/>
      <w:kern w:val="2"/>
      <w:sz w:val="22"/>
      <w:lang w:val="en-US" w:eastAsia="ko-KR"/>
    </w:rPr>
  </w:style>
  <w:style w:type="paragraph" w:styleId="FootnoteText">
    <w:name w:val="footnote text"/>
    <w:basedOn w:val="Normal"/>
    <w:link w:val="FootnoteTextChar"/>
    <w:semiHidden/>
    <w:rsid w:val="00671195"/>
    <w:pPr>
      <w:widowControl w:val="0"/>
      <w:wordWrap w:val="0"/>
      <w:overflowPunct/>
      <w:adjustRightInd/>
      <w:spacing w:line="280" w:lineRule="exact"/>
      <w:textAlignment w:val="auto"/>
      <w:pPrChange w:id="13" w:author="Dillon Shaver" w:date="2026-09-25T20:06:00Z">
        <w:pPr>
          <w:widowControl w:val="0"/>
          <w:wordWrap w:val="0"/>
          <w:overflowPunct w:val="0"/>
          <w:autoSpaceDE w:val="0"/>
          <w:autoSpaceDN w:val="0"/>
          <w:adjustRightInd w:val="0"/>
          <w:spacing w:line="280" w:lineRule="exact"/>
          <w:jc w:val="both"/>
          <w:textAlignment w:val="baseline"/>
        </w:pPr>
      </w:pPrChange>
    </w:pPr>
    <w:rPr>
      <w:rFonts w:eastAsia="Batang"/>
      <w:kern w:val="2"/>
      <w:sz w:val="20"/>
      <w:lang w:eastAsia="ko-KR"/>
      <w:rPrChange w:id="13" w:author="Dillon Shaver" w:date="2026-09-25T20:06:00Z">
        <w:rPr>
          <w:rFonts w:eastAsia="Batang"/>
          <w:kern w:val="2"/>
          <w:lang w:val="en-US" w:eastAsia="ko-KR" w:bidi="ar-SA"/>
        </w:rPr>
      </w:rPrChange>
    </w:rPr>
  </w:style>
  <w:style w:type="character" w:customStyle="1" w:styleId="FootnoteTextChar">
    <w:name w:val="Footnote Text Char"/>
    <w:basedOn w:val="DefaultParagraphFont"/>
    <w:link w:val="FootnoteText"/>
    <w:semiHidden/>
    <w:rsid w:val="00971F4F"/>
    <w:rPr>
      <w:rFonts w:ascii="Times New Roman" w:eastAsia="Batang" w:hAnsi="Times New Roman" w:cs="Times New Roman"/>
      <w:kern w:val="2"/>
      <w:sz w:val="20"/>
      <w:szCs w:val="20"/>
      <w:lang w:val="en-US" w:eastAsia="ko-KR"/>
    </w:rPr>
  </w:style>
  <w:style w:type="character" w:styleId="FootnoteReference">
    <w:name w:val="footnote reference"/>
    <w:semiHidden/>
    <w:rsid w:val="00971F4F"/>
    <w:rPr>
      <w:vertAlign w:val="superscript"/>
    </w:rPr>
  </w:style>
  <w:style w:type="paragraph" w:customStyle="1" w:styleId="abstract">
    <w:name w:val="abstract"/>
    <w:basedOn w:val="BodyText3"/>
    <w:rsid w:val="00971F4F"/>
    <w:pPr>
      <w:spacing w:line="240" w:lineRule="exact"/>
      <w:ind w:left="720" w:right="720"/>
    </w:pPr>
    <w:rPr>
      <w:sz w:val="20"/>
    </w:rPr>
  </w:style>
  <w:style w:type="paragraph" w:styleId="BodyText2">
    <w:name w:val="Body Text 2"/>
    <w:basedOn w:val="Normal"/>
    <w:link w:val="BodyText2Char"/>
    <w:autoRedefine/>
    <w:pPr>
      <w:widowControl w:val="0"/>
      <w:wordWrap w:val="0"/>
      <w:overflowPunct/>
      <w:adjustRightInd/>
      <w:spacing w:before="120" w:after="60" w:line="280" w:lineRule="exact"/>
      <w:textAlignment w:val="auto"/>
      <w:pPrChange w:id="14" w:author="Dillon Shaver" w:date="2026-09-25T20:06:00Z">
        <w:pPr>
          <w:widowControl w:val="0"/>
          <w:wordWrap w:val="0"/>
          <w:overflowPunct w:val="0"/>
          <w:autoSpaceDE w:val="0"/>
          <w:autoSpaceDN w:val="0"/>
          <w:adjustRightInd w:val="0"/>
          <w:spacing w:before="120" w:after="60" w:line="280" w:lineRule="exact"/>
          <w:jc w:val="both"/>
          <w:textAlignment w:val="baseline"/>
        </w:pPr>
      </w:pPrChange>
    </w:pPr>
    <w:rPr>
      <w:rFonts w:eastAsia="Batang"/>
      <w:kern w:val="2"/>
      <w:szCs w:val="24"/>
      <w:lang w:eastAsia="ko-KR"/>
      <w:rPrChange w:id="14" w:author="Dillon Shaver" w:date="2026-09-25T20:06:00Z">
        <w:rPr>
          <w:rFonts w:eastAsia="Batang"/>
          <w:kern w:val="2"/>
          <w:sz w:val="22"/>
          <w:lang w:val="en-US" w:eastAsia="ko-KR" w:bidi="ar-SA"/>
        </w:rPr>
      </w:rPrChange>
    </w:rPr>
  </w:style>
  <w:style w:type="character" w:customStyle="1" w:styleId="BodyText2Char">
    <w:name w:val="Body Text 2 Char"/>
    <w:basedOn w:val="DefaultParagraphFont"/>
    <w:link w:val="BodyText2"/>
    <w:rsid w:val="00971F4F"/>
    <w:rPr>
      <w:rFonts w:ascii="Times New Roman" w:eastAsia="Batang" w:hAnsi="Times New Roman" w:cs="Times New Roman"/>
      <w:kern w:val="2"/>
      <w:sz w:val="22"/>
      <w:lang w:val="en-US" w:eastAsia="ko-KR"/>
    </w:rPr>
  </w:style>
  <w:style w:type="character" w:styleId="Hyperlink">
    <w:name w:val="Hyperlink"/>
    <w:rsid w:val="00971F4F"/>
    <w:rPr>
      <w:color w:val="auto"/>
      <w:u w:val="none"/>
    </w:rPr>
  </w:style>
  <w:style w:type="paragraph" w:customStyle="1" w:styleId="Default">
    <w:name w:val="Default"/>
    <w:rsid w:val="003C2822"/>
    <w:pPr>
      <w:widowControl w:val="0"/>
      <w:autoSpaceDE w:val="0"/>
      <w:autoSpaceDN w:val="0"/>
      <w:adjustRightInd w:val="0"/>
      <w:pPrChange w:id="15" w:author="Dillon Shaver" w:date="2026-09-25T20:06:00Z">
        <w:pPr>
          <w:widowControl w:val="0"/>
          <w:autoSpaceDE w:val="0"/>
          <w:autoSpaceDN w:val="0"/>
          <w:adjustRightInd w:val="0"/>
        </w:pPr>
      </w:pPrChange>
    </w:pPr>
    <w:rPr>
      <w:rFonts w:ascii="Times New Roman" w:eastAsia="Times New Roman" w:hAnsi="Times New Roman" w:cs="Times New Roman"/>
      <w:color w:val="000000"/>
      <w:lang w:val="en-US"/>
      <w:rPrChange w:id="15" w:author="Dillon Shaver" w:date="2026-09-25T20:06:00Z">
        <w:rPr>
          <w:color w:val="000000"/>
          <w:sz w:val="24"/>
          <w:szCs w:val="24"/>
          <w:lang w:val="en-US" w:eastAsia="en-US" w:bidi="ar-SA"/>
        </w:rPr>
      </w:rPrChange>
    </w:rPr>
  </w:style>
  <w:style w:type="paragraph" w:styleId="Revision">
    <w:name w:val="Revision"/>
    <w:hidden/>
    <w:uiPriority w:val="71"/>
    <w:semiHidden/>
    <w:rsid w:val="00FB79C6"/>
    <w:pPr>
      <w:pPrChange w:id="16" w:author="Dillon Shaver" w:date="2026-09-25T20:06:00Z">
        <w:pPr/>
      </w:pPrChange>
    </w:pPr>
    <w:rPr>
      <w:rFonts w:ascii="Times New Roman" w:eastAsia="Times New Roman" w:hAnsi="Times New Roman" w:cs="Times New Roman"/>
      <w:szCs w:val="20"/>
      <w:lang w:val="en-US"/>
      <w:rPrChange w:id="16" w:author="Dillon Shaver" w:date="2026-09-25T20:06:00Z">
        <w:rPr>
          <w:sz w:val="24"/>
          <w:lang w:val="en-US" w:eastAsia="en-US" w:bidi="ar-SA"/>
        </w:rPr>
      </w:rPrChange>
    </w:rPr>
  </w:style>
  <w:style w:type="character" w:styleId="UnresolvedMention">
    <w:name w:val="Unresolved Mention"/>
    <w:basedOn w:val="DefaultParagraphFont"/>
    <w:uiPriority w:val="99"/>
    <w:semiHidden/>
    <w:unhideWhenUsed/>
    <w:rsid w:val="00971F4F"/>
    <w:rPr>
      <w:color w:val="605E5C"/>
      <w:shd w:val="clear" w:color="auto" w:fill="E1DFDD"/>
    </w:rPr>
  </w:style>
  <w:style w:type="paragraph" w:customStyle="1" w:styleId="Equation">
    <w:name w:val="Equation"/>
    <w:basedOn w:val="Normal"/>
    <w:qFormat/>
    <w:rsid w:val="00CE0E07"/>
    <w:pPr>
      <w:tabs>
        <w:tab w:val="center" w:pos="4680"/>
        <w:tab w:val="right" w:pos="9360"/>
      </w:tabs>
      <w:jc w:val="right"/>
      <w:pPrChange w:id="17" w:author="Dillon Shaver" w:date="2026-09-25T20:06:00Z">
        <w:pPr>
          <w:tabs>
            <w:tab w:val="center" w:pos="4680"/>
            <w:tab w:val="right" w:pos="9360"/>
          </w:tabs>
          <w:overflowPunct w:val="0"/>
          <w:autoSpaceDE w:val="0"/>
          <w:autoSpaceDN w:val="0"/>
          <w:adjustRightInd w:val="0"/>
          <w:jc w:val="right"/>
          <w:textAlignment w:val="baseline"/>
        </w:pPr>
      </w:pPrChange>
    </w:pPr>
    <w:rPr>
      <w:szCs w:val="22"/>
      <w:rPrChange w:id="17" w:author="Dillon Shaver" w:date="2026-09-25T20:06:00Z">
        <w:rPr>
          <w:sz w:val="22"/>
          <w:szCs w:val="22"/>
          <w:lang w:val="en-US" w:eastAsia="en-US" w:bidi="ar-SA"/>
        </w:rPr>
      </w:rPrChange>
    </w:rPr>
  </w:style>
  <w:style w:type="character" w:styleId="PlaceholderText">
    <w:name w:val="Placeholder Text"/>
    <w:basedOn w:val="DefaultParagraphFont"/>
    <w:uiPriority w:val="67"/>
    <w:semiHidden/>
    <w:rsid w:val="00971F4F"/>
    <w:rPr>
      <w:color w:val="666666"/>
    </w:rPr>
  </w:style>
  <w:style w:type="character" w:styleId="FollowedHyperlink">
    <w:name w:val="FollowedHyperlink"/>
    <w:basedOn w:val="DefaultParagraphFont"/>
    <w:uiPriority w:val="99"/>
    <w:semiHidden/>
    <w:unhideWhenUsed/>
    <w:rsid w:val="00971F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700341">
      <w:bodyDiv w:val="1"/>
      <w:marLeft w:val="0"/>
      <w:marRight w:val="0"/>
      <w:marTop w:val="0"/>
      <w:marBottom w:val="0"/>
      <w:divBdr>
        <w:top w:val="none" w:sz="0" w:space="0" w:color="auto"/>
        <w:left w:val="none" w:sz="0" w:space="0" w:color="auto"/>
        <w:bottom w:val="none" w:sz="0" w:space="0" w:color="auto"/>
        <w:right w:val="none" w:sz="0" w:space="0" w:color="auto"/>
      </w:divBdr>
    </w:div>
    <w:div w:id="146096345">
      <w:bodyDiv w:val="1"/>
      <w:marLeft w:val="0"/>
      <w:marRight w:val="0"/>
      <w:marTop w:val="0"/>
      <w:marBottom w:val="0"/>
      <w:divBdr>
        <w:top w:val="none" w:sz="0" w:space="0" w:color="auto"/>
        <w:left w:val="none" w:sz="0" w:space="0" w:color="auto"/>
        <w:bottom w:val="none" w:sz="0" w:space="0" w:color="auto"/>
        <w:right w:val="none" w:sz="0" w:space="0" w:color="auto"/>
      </w:divBdr>
    </w:div>
    <w:div w:id="173809525">
      <w:bodyDiv w:val="1"/>
      <w:marLeft w:val="0"/>
      <w:marRight w:val="0"/>
      <w:marTop w:val="0"/>
      <w:marBottom w:val="0"/>
      <w:divBdr>
        <w:top w:val="none" w:sz="0" w:space="0" w:color="auto"/>
        <w:left w:val="none" w:sz="0" w:space="0" w:color="auto"/>
        <w:bottom w:val="none" w:sz="0" w:space="0" w:color="auto"/>
        <w:right w:val="none" w:sz="0" w:space="0" w:color="auto"/>
      </w:divBdr>
    </w:div>
    <w:div w:id="270628030">
      <w:bodyDiv w:val="1"/>
      <w:marLeft w:val="0"/>
      <w:marRight w:val="0"/>
      <w:marTop w:val="0"/>
      <w:marBottom w:val="0"/>
      <w:divBdr>
        <w:top w:val="none" w:sz="0" w:space="0" w:color="auto"/>
        <w:left w:val="none" w:sz="0" w:space="0" w:color="auto"/>
        <w:bottom w:val="none" w:sz="0" w:space="0" w:color="auto"/>
        <w:right w:val="none" w:sz="0" w:space="0" w:color="auto"/>
      </w:divBdr>
    </w:div>
    <w:div w:id="397896456">
      <w:bodyDiv w:val="1"/>
      <w:marLeft w:val="0"/>
      <w:marRight w:val="0"/>
      <w:marTop w:val="0"/>
      <w:marBottom w:val="0"/>
      <w:divBdr>
        <w:top w:val="none" w:sz="0" w:space="0" w:color="auto"/>
        <w:left w:val="none" w:sz="0" w:space="0" w:color="auto"/>
        <w:bottom w:val="none" w:sz="0" w:space="0" w:color="auto"/>
        <w:right w:val="none" w:sz="0" w:space="0" w:color="auto"/>
      </w:divBdr>
    </w:div>
    <w:div w:id="895120322">
      <w:bodyDiv w:val="1"/>
      <w:marLeft w:val="0"/>
      <w:marRight w:val="0"/>
      <w:marTop w:val="0"/>
      <w:marBottom w:val="0"/>
      <w:divBdr>
        <w:top w:val="none" w:sz="0" w:space="0" w:color="auto"/>
        <w:left w:val="none" w:sz="0" w:space="0" w:color="auto"/>
        <w:bottom w:val="none" w:sz="0" w:space="0" w:color="auto"/>
        <w:right w:val="none" w:sz="0" w:space="0" w:color="auto"/>
      </w:divBdr>
    </w:div>
    <w:div w:id="1032609333">
      <w:bodyDiv w:val="1"/>
      <w:marLeft w:val="0"/>
      <w:marRight w:val="0"/>
      <w:marTop w:val="0"/>
      <w:marBottom w:val="0"/>
      <w:divBdr>
        <w:top w:val="none" w:sz="0" w:space="0" w:color="auto"/>
        <w:left w:val="none" w:sz="0" w:space="0" w:color="auto"/>
        <w:bottom w:val="none" w:sz="0" w:space="0" w:color="auto"/>
        <w:right w:val="none" w:sz="0" w:space="0" w:color="auto"/>
      </w:divBdr>
    </w:div>
    <w:div w:id="15447128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461321C1F54446BFD4E987FDA88BEF" ma:contentTypeVersion="19" ma:contentTypeDescription="Create a new document." ma:contentTypeScope="" ma:versionID="ced3115be471e86a3e8626a3042f1472">
  <xsd:schema xmlns:xsd="http://www.w3.org/2001/XMLSchema" xmlns:xs="http://www.w3.org/2001/XMLSchema" xmlns:p="http://schemas.microsoft.com/office/2006/metadata/properties" xmlns:ns2="849846e1-bda1-47e0-aa50-8d0330532529" xmlns:ns3="c0bc0778-b2ef-4fff-b38e-f356b7192932" targetNamespace="http://schemas.microsoft.com/office/2006/metadata/properties" ma:root="true" ma:fieldsID="d114213b4d29de6b1241e4d27c47c3b7" ns2:_="" ns3:_="">
    <xsd:import namespace="849846e1-bda1-47e0-aa50-8d0330532529"/>
    <xsd:import namespace="c0bc0778-b2ef-4fff-b38e-f356b71929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Preview" minOccurs="0"/>
                <xsd:element ref="ns2:preview0"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846e1-bda1-47e0-aa50-8d03305325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preview0" ma:index="22" nillable="true" ma:displayName="preview" ma:format="Thumbnail" ma:internalName="preview0">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81e856-da4e-4d70-b14e-1ab195ccf85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bc0778-b2ef-4fff-b38e-f356b71929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d30b94ec-b28d-4500-a045-927c3f65acdd}" ma:internalName="TaxCatchAll" ma:showField="CatchAllData" ma:web="c0bc0778-b2ef-4fff-b38e-f356b71929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B50A1-0FCF-4EC4-8EAC-4925BFA31522}">
  <ds:schemaRefs>
    <ds:schemaRef ds:uri="http://schemas.microsoft.com/sharepoint/v3/contenttype/forms"/>
  </ds:schemaRefs>
</ds:datastoreItem>
</file>

<file path=customXml/itemProps2.xml><?xml version="1.0" encoding="utf-8"?>
<ds:datastoreItem xmlns:ds="http://schemas.openxmlformats.org/officeDocument/2006/customXml" ds:itemID="{71ECC700-59C1-47D6-8EDB-81B03E0AB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846e1-bda1-47e0-aa50-8d0330532529"/>
    <ds:schemaRef ds:uri="c0bc0778-b2ef-4fff-b38e-f356b71929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9AE439-0A67-2F4F-A387-30A60FF87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2220</Words>
  <Characters>12657</Characters>
  <Application>Microsoft Office Word</Application>
  <DocSecurity>0</DocSecurity>
  <Lines>105</Lines>
  <Paragraphs>29</Paragraphs>
  <ScaleCrop>false</ScaleCrop>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Arthur Souza Rodrigues</cp:lastModifiedBy>
  <cp:revision>1</cp:revision>
  <dcterms:created xsi:type="dcterms:W3CDTF">2017-07-08T10:25:00Z</dcterms:created>
  <dcterms:modified xsi:type="dcterms:W3CDTF">2026-09-26T00:06:00Z</dcterms:modified>
</cp:coreProperties>
</file>