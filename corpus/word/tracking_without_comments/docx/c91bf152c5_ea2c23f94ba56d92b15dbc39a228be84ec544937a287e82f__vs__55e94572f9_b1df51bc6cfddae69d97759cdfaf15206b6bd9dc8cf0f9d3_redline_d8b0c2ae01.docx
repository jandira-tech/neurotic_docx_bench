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D7964" w14:textId="77777777" w:rsidR="005579F0" w:rsidRPr="00DD7B01" w:rsidRDefault="005579F0" w:rsidP="005579F0">
      <w:pPr>
        <w:spacing w:after="0"/>
        <w:ind w:left="22"/>
        <w:jc w:val="center"/>
        <w:rPr>
          <w:ins w:id="7" w:author="Kaity Werner" w:date="2026-09-25T20:08:00Z" w16du:dateUtc="2026-09-26T00:08:00Z"/>
          <w:rFonts w:ascii="Constantia" w:hAnsi="Constantia"/>
          <w:sz w:val="24"/>
        </w:rPr>
      </w:pPr>
      <w:ins w:id="8" w:author="Kaity Werner" w:date="2026-09-25T20:08:00Z" w16du:dateUtc="2026-09-26T00:08:00Z">
        <w:r w:rsidRPr="00DD7B01">
          <w:rPr>
            <w:rFonts w:ascii="Constantia" w:eastAsia="Georgia" w:hAnsi="Constantia" w:cs="Georgia"/>
            <w:sz w:val="40"/>
          </w:rPr>
          <w:t xml:space="preserve">Hamilton College Student Organization </w:t>
        </w:r>
      </w:ins>
    </w:p>
    <w:p w14:paraId="21D6AABA" w14:textId="77777777" w:rsidR="005579F0" w:rsidRDefault="005579F0" w:rsidP="005579F0">
      <w:pPr>
        <w:spacing w:after="0"/>
        <w:ind w:left="22"/>
        <w:jc w:val="center"/>
        <w:rPr>
          <w:ins w:id="9" w:author="Kaity Werner" w:date="2026-09-25T20:08:00Z" w16du:dateUtc="2026-09-26T00:08:00Z"/>
          <w:rFonts w:ascii="Brusher" w:eastAsia="Georgia" w:hAnsi="Brusher" w:cs="Georgia"/>
          <w:sz w:val="40"/>
        </w:rPr>
      </w:pPr>
      <w:ins w:id="10" w:author="Kaity Werner" w:date="2026-09-25T20:08:00Z" w16du:dateUtc="2026-09-26T00:08:00Z">
        <w:r w:rsidRPr="00DD7B01">
          <w:rPr>
            <w:rFonts w:ascii="Constantia" w:eastAsia="Georgia" w:hAnsi="Constantia" w:cs="Georgia"/>
            <w:sz w:val="40"/>
          </w:rPr>
          <w:t>Constitution Template</w:t>
        </w:r>
        <w:r w:rsidRPr="00D52E4D">
          <w:rPr>
            <w:rFonts w:ascii="Brusher" w:eastAsia="Georgia" w:hAnsi="Brusher" w:cs="Georgia"/>
            <w:sz w:val="40"/>
          </w:rPr>
          <w:t xml:space="preserve"> </w:t>
        </w:r>
      </w:ins>
    </w:p>
    <w:p w14:paraId="43605A4B" w14:textId="77777777" w:rsidR="001A42E8" w:rsidRPr="00D52E4D" w:rsidRDefault="001A42E8" w:rsidP="005579F0">
      <w:pPr>
        <w:spacing w:after="0"/>
        <w:ind w:left="22"/>
        <w:jc w:val="center"/>
        <w:rPr>
          <w:ins w:id="11" w:author="Kaity Werner" w:date="2026-09-25T20:08:00Z" w16du:dateUtc="2026-09-26T00:08:00Z"/>
          <w:rFonts w:ascii="Brusher" w:hAnsi="Brusher"/>
          <w:sz w:val="24"/>
        </w:rPr>
      </w:pPr>
    </w:p>
    <w:p w14:paraId="6274B5FA" w14:textId="77777777" w:rsidR="005579F0" w:rsidRPr="00021418" w:rsidRDefault="005579F0" w:rsidP="005579F0">
      <w:pPr>
        <w:ind w:left="-5"/>
        <w:rPr>
          <w:ins w:id="12" w:author="Kaity Werner" w:date="2026-09-25T20:08:00Z" w16du:dateUtc="2026-09-26T00:08:00Z"/>
        </w:rPr>
      </w:pPr>
      <w:ins w:id="13" w:author="Kaity Werner" w:date="2026-09-25T20:08:00Z" w16du:dateUtc="2026-09-26T00:08:00Z">
        <w:r w:rsidRPr="00D52E4D">
          <w:rPr>
            <w:color w:val="FF0000"/>
          </w:rPr>
          <w:t xml:space="preserve">The </w:t>
        </w:r>
        <w:r>
          <w:rPr>
            <w:color w:val="FF0000"/>
          </w:rPr>
          <w:t xml:space="preserve">below document is a template that you can use to create your organization’s Constitution. </w:t>
        </w:r>
        <w:r w:rsidRPr="00D52E4D">
          <w:rPr>
            <w:color w:val="FF0000"/>
          </w:rPr>
          <w:t xml:space="preserve">You </w:t>
        </w:r>
        <w:r w:rsidRPr="00D52E4D">
          <w:rPr>
            <w:b/>
            <w:color w:val="FF0000"/>
          </w:rPr>
          <w:t xml:space="preserve">MUST </w:t>
        </w:r>
        <w:r w:rsidRPr="00D52E4D">
          <w:rPr>
            <w:color w:val="FF0000"/>
          </w:rPr>
          <w:t>include</w:t>
        </w:r>
        <w:r w:rsidR="001A42E8">
          <w:rPr>
            <w:color w:val="FF0000"/>
          </w:rPr>
          <w:t xml:space="preserve"> all of the sections in red text below.  All other sections are optional.</w:t>
        </w:r>
      </w:ins>
    </w:p>
    <w:p w14:paraId="327623A5" w14:textId="77777777" w:rsidR="005579F0" w:rsidRDefault="005579F0" w:rsidP="005579F0">
      <w:pPr>
        <w:spacing w:after="0"/>
        <w:rPr>
          <w:ins w:id="14" w:author="Kaity Werner" w:date="2026-09-25T20:08:00Z" w16du:dateUtc="2026-09-26T00:08:00Z"/>
        </w:rPr>
      </w:pPr>
    </w:p>
    <w:p w14:paraId="79423306" w14:textId="77777777" w:rsidR="005579F0" w:rsidRDefault="005579F0" w:rsidP="005579F0">
      <w:pPr>
        <w:spacing w:after="0"/>
        <w:jc w:val="center"/>
        <w:rPr>
          <w:ins w:id="15" w:author="Kaity Werner" w:date="2026-09-25T20:08:00Z" w16du:dateUtc="2026-09-26T00:08:00Z"/>
          <w:b/>
        </w:rPr>
      </w:pPr>
      <w:ins w:id="16" w:author="Kaity Werner" w:date="2026-09-25T20:08:00Z" w16du:dateUtc="2026-09-26T00:08:00Z">
        <w:r>
          <w:rPr>
            <w:b/>
            <w:i/>
            <w:u w:val="single"/>
          </w:rPr>
          <w:t>YOUR</w:t>
        </w:r>
        <w:r w:rsidRPr="00D52E4D">
          <w:rPr>
            <w:b/>
            <w:i/>
            <w:u w:val="single"/>
          </w:rPr>
          <w:t>ORGANIZATION NAME</w:t>
        </w:r>
        <w:r>
          <w:rPr>
            <w:b/>
            <w:i/>
            <w:u w:val="single"/>
          </w:rPr>
          <w:t xml:space="preserve"> </w:t>
        </w:r>
        <w:r w:rsidRPr="00021418">
          <w:rPr>
            <w:b/>
          </w:rPr>
          <w:t xml:space="preserve">CONSTITUTION </w:t>
        </w:r>
      </w:ins>
    </w:p>
    <w:p w14:paraId="7BAC7552" w14:textId="77777777" w:rsidR="005579F0" w:rsidRPr="00D52E4D" w:rsidRDefault="005579F0" w:rsidP="005579F0">
      <w:pPr>
        <w:spacing w:after="0"/>
        <w:jc w:val="center"/>
        <w:rPr>
          <w:ins w:id="17" w:author="Kaity Werner" w:date="2026-09-25T20:08:00Z" w16du:dateUtc="2026-09-26T00:08:00Z"/>
          <w:b/>
          <w:i/>
          <w:u w:val="single"/>
        </w:rPr>
      </w:pPr>
      <w:ins w:id="18" w:author="Kaity Werner" w:date="2026-09-25T20:08:00Z" w16du:dateUtc="2026-09-26T00:08:00Z">
        <w:r w:rsidRPr="00D52E4D">
          <w:rPr>
            <w:b/>
          </w:rPr>
          <w:t>Date Updated:</w:t>
        </w:r>
        <w:r w:rsidRPr="00D52E4D">
          <w:rPr>
            <w:b/>
            <w:i/>
          </w:rPr>
          <w:t xml:space="preserve">  </w:t>
        </w:r>
        <w:r>
          <w:rPr>
            <w:b/>
            <w:i/>
            <w:u w:val="single"/>
          </w:rPr>
          <w:t>DATE YOU UPDATED LAST</w:t>
        </w:r>
      </w:ins>
    </w:p>
    <w:p w14:paraId="221DCCA4" w14:textId="77777777" w:rsidR="005579F0" w:rsidRPr="00021418" w:rsidRDefault="005579F0" w:rsidP="005579F0">
      <w:pPr>
        <w:spacing w:after="0"/>
        <w:rPr>
          <w:ins w:id="19" w:author="Kaity Werner" w:date="2026-09-25T20:08:00Z" w16du:dateUtc="2026-09-26T00:08:00Z"/>
        </w:rPr>
      </w:pPr>
      <w:ins w:id="20" w:author="Kaity Werner" w:date="2026-09-25T20:08:00Z" w16du:dateUtc="2026-09-26T00:08:00Z">
        <w:r w:rsidRPr="00021418">
          <w:t xml:space="preserve"> </w:t>
        </w:r>
      </w:ins>
    </w:p>
    <w:p w14:paraId="6C40812C" w14:textId="77777777" w:rsidR="005579F0" w:rsidRPr="00D52E4D" w:rsidRDefault="005579F0" w:rsidP="005579F0">
      <w:pPr>
        <w:pStyle w:val="Heading1"/>
        <w:ind w:left="-5"/>
        <w:rPr>
          <w:ins w:id="21" w:author="Kaity Werner" w:date="2026-09-25T20:08:00Z" w16du:dateUtc="2026-09-26T00:08:00Z"/>
          <w:rFonts w:asciiTheme="minorHAnsi" w:hAnsiTheme="minorHAnsi"/>
        </w:rPr>
      </w:pPr>
      <w:ins w:id="22" w:author="Kaity Werner" w:date="2026-09-25T20:08:00Z" w16du:dateUtc="2026-09-26T00:08:00Z">
        <w:r w:rsidRPr="00D52E4D">
          <w:rPr>
            <w:rFonts w:asciiTheme="minorHAnsi" w:eastAsia="Georgia" w:hAnsiTheme="minorHAnsi" w:cs="Georgia"/>
          </w:rPr>
          <w:t>Preamble</w:t>
        </w:r>
        <w:r w:rsidRPr="00D52E4D">
          <w:rPr>
            <w:rFonts w:asciiTheme="minorHAnsi" w:eastAsia="Georgia" w:hAnsiTheme="minorHAnsi" w:cs="Georgia"/>
            <w:sz w:val="22"/>
          </w:rPr>
          <w:t xml:space="preserve"> </w:t>
        </w:r>
      </w:ins>
    </w:p>
    <w:p w14:paraId="01A86DC6" w14:textId="77777777" w:rsidR="005579F0" w:rsidRPr="00021418" w:rsidRDefault="005579F0" w:rsidP="005579F0">
      <w:pPr>
        <w:ind w:left="-5"/>
        <w:rPr>
          <w:ins w:id="23" w:author="Kaity Werner" w:date="2026-09-25T20:08:00Z" w16du:dateUtc="2026-09-26T00:08:00Z"/>
        </w:rPr>
      </w:pPr>
      <w:ins w:id="24" w:author="Kaity Werner" w:date="2026-09-25T20:08:00Z" w16du:dateUtc="2026-09-26T00:08:00Z">
        <w:r w:rsidRPr="00021418">
          <w:t xml:space="preserve">The constitution of an organization includes the fundamental principles that determine the rights and responsibilities of its officers and members. The preamble defines the guiding principles for the organization.  </w:t>
        </w:r>
      </w:ins>
    </w:p>
    <w:p w14:paraId="3587F0EA" w14:textId="77777777" w:rsidR="005579F0" w:rsidRDefault="005579F0" w:rsidP="005579F0">
      <w:pPr>
        <w:spacing w:after="0"/>
        <w:ind w:left="-5"/>
        <w:rPr>
          <w:ins w:id="25" w:author="Kaity Werner" w:date="2026-09-25T20:08:00Z" w16du:dateUtc="2026-09-26T00:08:00Z"/>
          <w:b/>
          <w:sz w:val="24"/>
        </w:rPr>
      </w:pPr>
    </w:p>
    <w:p w14:paraId="3B320C63" w14:textId="77777777" w:rsidR="005579F0" w:rsidRPr="001A42E8" w:rsidRDefault="005579F0" w:rsidP="005579F0">
      <w:pPr>
        <w:spacing w:after="0"/>
        <w:ind w:left="-5"/>
        <w:rPr>
          <w:ins w:id="26" w:author="Kaity Werner" w:date="2026-09-25T20:08:00Z" w16du:dateUtc="2026-09-26T00:08:00Z"/>
          <w:color w:val="FF0000"/>
        </w:rPr>
      </w:pPr>
      <w:ins w:id="27" w:author="Kaity Werner" w:date="2026-09-25T20:08:00Z" w16du:dateUtc="2026-09-26T00:08:00Z">
        <w:r w:rsidRPr="001A42E8">
          <w:rPr>
            <w:b/>
            <w:color w:val="FF0000"/>
            <w:sz w:val="24"/>
          </w:rPr>
          <w:t xml:space="preserve">Article I – Name </w:t>
        </w:r>
      </w:ins>
    </w:p>
    <w:p w14:paraId="0A120CEE" w14:textId="77777777" w:rsidR="005579F0" w:rsidRPr="00021418" w:rsidRDefault="005579F0" w:rsidP="005579F0">
      <w:pPr>
        <w:ind w:left="-5"/>
        <w:rPr>
          <w:ins w:id="28" w:author="Kaity Werner" w:date="2026-09-25T20:08:00Z" w16du:dateUtc="2026-09-26T00:08:00Z"/>
        </w:rPr>
      </w:pPr>
      <w:ins w:id="29" w:author="Kaity Werner" w:date="2026-09-25T20:08:00Z" w16du:dateUtc="2026-09-26T00:08:00Z">
        <w:r w:rsidRPr="00021418">
          <w:t xml:space="preserve">Example:  The name of this organization shall be the constitution template. </w:t>
        </w:r>
      </w:ins>
    </w:p>
    <w:p w14:paraId="7186CD91" w14:textId="77777777" w:rsidR="005579F0" w:rsidRPr="00021418" w:rsidRDefault="005579F0" w:rsidP="005579F0">
      <w:pPr>
        <w:spacing w:after="0"/>
        <w:rPr>
          <w:ins w:id="30" w:author="Kaity Werner" w:date="2026-09-25T20:08:00Z" w16du:dateUtc="2026-09-26T00:08:00Z"/>
        </w:rPr>
      </w:pPr>
      <w:ins w:id="31" w:author="Kaity Werner" w:date="2026-09-25T20:08:00Z" w16du:dateUtc="2026-09-26T00:08:00Z">
        <w:r w:rsidRPr="00021418">
          <w:t xml:space="preserve"> </w:t>
        </w:r>
      </w:ins>
    </w:p>
    <w:p w14:paraId="5B891BF9" w14:textId="77777777" w:rsidR="005579F0" w:rsidRPr="001A42E8" w:rsidRDefault="005579F0" w:rsidP="005579F0">
      <w:pPr>
        <w:pStyle w:val="Heading1"/>
        <w:ind w:left="-5"/>
        <w:rPr>
          <w:ins w:id="32" w:author="Kaity Werner" w:date="2026-09-25T20:08:00Z" w16du:dateUtc="2026-09-26T00:08:00Z"/>
          <w:rFonts w:asciiTheme="minorHAnsi" w:hAnsiTheme="minorHAnsi"/>
          <w:color w:val="FF0000"/>
        </w:rPr>
      </w:pPr>
      <w:ins w:id="33" w:author="Kaity Werner" w:date="2026-09-25T20:08:00Z" w16du:dateUtc="2026-09-26T00:08:00Z">
        <w:r w:rsidRPr="001A42E8">
          <w:rPr>
            <w:rFonts w:asciiTheme="minorHAnsi" w:hAnsiTheme="minorHAnsi"/>
            <w:color w:val="FF0000"/>
          </w:rPr>
          <w:t xml:space="preserve">Article II – Purpose </w:t>
        </w:r>
      </w:ins>
    </w:p>
    <w:p w14:paraId="360319AA" w14:textId="77777777" w:rsidR="005579F0" w:rsidRPr="00021418" w:rsidRDefault="005579F0" w:rsidP="005579F0">
      <w:pPr>
        <w:ind w:left="-5"/>
        <w:rPr>
          <w:ins w:id="34" w:author="Kaity Werner" w:date="2026-09-25T20:08:00Z" w16du:dateUtc="2026-09-26T00:08:00Z"/>
        </w:rPr>
      </w:pPr>
      <w:ins w:id="35" w:author="Kaity Werner" w:date="2026-09-25T20:08:00Z" w16du:dateUtc="2026-09-26T00:08:00Z">
        <w:r w:rsidRPr="00021418">
          <w:t xml:space="preserve">This section </w:t>
        </w:r>
        <w:r w:rsidRPr="00021418">
          <w:rPr>
            <w:b/>
          </w:rPr>
          <w:t>must include</w:t>
        </w:r>
        <w:r w:rsidRPr="00021418">
          <w:t xml:space="preserve"> a statement of purpose for the organization.  If a future officer were to read this statement, he or she would understand the goals and intent of the organization Example:  The purpose of this organization shall be to provide and promote good examples of constitutional development for student organizations at Hamilton College. </w:t>
        </w:r>
      </w:ins>
    </w:p>
    <w:p w14:paraId="2FFC726A" w14:textId="77777777" w:rsidR="005579F0" w:rsidRPr="00021418" w:rsidRDefault="005579F0" w:rsidP="005579F0">
      <w:pPr>
        <w:spacing w:after="0"/>
        <w:rPr>
          <w:ins w:id="36" w:author="Kaity Werner" w:date="2026-09-25T20:08:00Z" w16du:dateUtc="2026-09-26T00:08:00Z"/>
        </w:rPr>
      </w:pPr>
      <w:ins w:id="37" w:author="Kaity Werner" w:date="2026-09-25T20:08:00Z" w16du:dateUtc="2026-09-26T00:08:00Z">
        <w:r w:rsidRPr="00021418">
          <w:t xml:space="preserve"> </w:t>
        </w:r>
      </w:ins>
    </w:p>
    <w:p w14:paraId="02BE1651" w14:textId="77777777" w:rsidR="005579F0" w:rsidRPr="001A42E8" w:rsidRDefault="00FE00C5" w:rsidP="005579F0">
      <w:pPr>
        <w:pStyle w:val="Heading1"/>
        <w:ind w:left="-5"/>
        <w:rPr>
          <w:ins w:id="38" w:author="Kaity Werner" w:date="2026-09-25T20:08:00Z" w16du:dateUtc="2026-09-26T00:08:00Z"/>
          <w:rFonts w:asciiTheme="minorHAnsi" w:hAnsiTheme="minorHAnsi"/>
          <w:color w:val="FF0000"/>
        </w:rPr>
      </w:pPr>
      <w:ins w:id="39" w:author="Kaity Werner" w:date="2026-09-25T20:08:00Z" w16du:dateUtc="2026-09-26T00:08:00Z">
        <w:r w:rsidRPr="001A42E8">
          <w:rPr>
            <w:rFonts w:asciiTheme="minorHAnsi" w:hAnsiTheme="minorHAnsi"/>
            <w:color w:val="FF0000"/>
          </w:rPr>
          <w:t>Article III – Membership &amp; Non-Discrimination Statement</w:t>
        </w:r>
      </w:ins>
    </w:p>
    <w:p w14:paraId="516AD1AE" w14:textId="77777777" w:rsidR="001A42E8" w:rsidRDefault="005579F0" w:rsidP="005579F0">
      <w:pPr>
        <w:ind w:left="-5"/>
        <w:rPr>
          <w:ins w:id="40" w:author="Kaity Werner" w:date="2026-09-25T20:08:00Z" w16du:dateUtc="2026-09-26T00:08:00Z"/>
        </w:rPr>
      </w:pPr>
      <w:ins w:id="41" w:author="Kaity Werner" w:date="2026-09-25T20:08:00Z" w16du:dateUtc="2026-09-26T00:08:00Z">
        <w:r w:rsidRPr="00021418">
          <w:t xml:space="preserve">This section </w:t>
        </w:r>
        <w:r w:rsidRPr="00021418">
          <w:rPr>
            <w:b/>
          </w:rPr>
          <w:t xml:space="preserve">must include </w:t>
        </w:r>
        <w:r w:rsidRPr="00021418">
          <w:t xml:space="preserve">an equal opportunity/non-discrimination statement and a statement that the organization is open to all Hamilton College students.  It should also include information on the types of membership offered and any qualifications for voting in the organization. </w:t>
        </w:r>
      </w:ins>
    </w:p>
    <w:p w14:paraId="09FAD928" w14:textId="77777777" w:rsidR="005579F0" w:rsidRPr="00021418" w:rsidRDefault="005579F0" w:rsidP="005579F0">
      <w:pPr>
        <w:ind w:left="-5"/>
        <w:rPr>
          <w:ins w:id="42" w:author="Kaity Werner" w:date="2026-09-25T20:08:00Z" w16du:dateUtc="2026-09-26T00:08:00Z"/>
        </w:rPr>
      </w:pPr>
      <w:ins w:id="43" w:author="Kaity Werner" w:date="2026-09-25T20:08:00Z" w16du:dateUtc="2026-09-26T00:08:00Z">
        <w:r w:rsidRPr="00021418">
          <w:t xml:space="preserve">Example: This organization complies with all State and Federal laws and Hamilton College policies on non-discrimination. This organization supports and encourages respect for political, religious, ethnic, racial, physical, generational, sexual and affectional orientation/association, gender or gender-identity, and intellectual differences because such respect promotes free and open inquiry, independent thought, and mutual understanding. </w:t>
        </w:r>
      </w:ins>
    </w:p>
    <w:p w14:paraId="77698EF2" w14:textId="77777777" w:rsidR="005579F0" w:rsidRPr="00021418" w:rsidRDefault="005579F0" w:rsidP="005579F0">
      <w:pPr>
        <w:ind w:left="-5"/>
        <w:rPr>
          <w:ins w:id="44" w:author="Kaity Werner" w:date="2026-09-25T20:08:00Z" w16du:dateUtc="2026-09-26T00:08:00Z"/>
        </w:rPr>
      </w:pPr>
      <w:ins w:id="45" w:author="Kaity Werner" w:date="2026-09-25T20:08:00Z" w16du:dateUtc="2026-09-26T00:08:00Z">
        <w:r w:rsidRPr="00021418">
          <w:t xml:space="preserve">Thoughts:  Will membership be offered to non-students?  Can these people vote? </w:t>
        </w:r>
      </w:ins>
    </w:p>
    <w:p w14:paraId="279DDBB1" w14:textId="77777777" w:rsidR="005579F0" w:rsidRPr="00021418" w:rsidRDefault="005579F0" w:rsidP="005579F0">
      <w:pPr>
        <w:spacing w:after="0"/>
        <w:rPr>
          <w:ins w:id="46" w:author="Kaity Werner" w:date="2026-09-25T20:08:00Z" w16du:dateUtc="2026-09-26T00:08:00Z"/>
        </w:rPr>
      </w:pPr>
      <w:ins w:id="47" w:author="Kaity Werner" w:date="2026-09-25T20:08:00Z" w16du:dateUtc="2026-09-26T00:08:00Z">
        <w:r w:rsidRPr="00021418">
          <w:t xml:space="preserve"> </w:t>
        </w:r>
      </w:ins>
    </w:p>
    <w:p w14:paraId="6E01DFDA" w14:textId="77777777" w:rsidR="005579F0" w:rsidRPr="001A42E8" w:rsidRDefault="005579F0" w:rsidP="005579F0">
      <w:pPr>
        <w:pStyle w:val="Heading1"/>
        <w:ind w:left="-5"/>
        <w:rPr>
          <w:ins w:id="48" w:author="Kaity Werner" w:date="2026-09-25T20:08:00Z" w16du:dateUtc="2026-09-26T00:08:00Z"/>
          <w:rFonts w:asciiTheme="minorHAnsi" w:hAnsiTheme="minorHAnsi"/>
          <w:color w:val="FF0000"/>
        </w:rPr>
      </w:pPr>
      <w:ins w:id="49" w:author="Kaity Werner" w:date="2026-09-25T20:08:00Z" w16du:dateUtc="2026-09-26T00:08:00Z">
        <w:r w:rsidRPr="001A42E8">
          <w:rPr>
            <w:rFonts w:asciiTheme="minorHAnsi" w:hAnsiTheme="minorHAnsi"/>
            <w:color w:val="FF0000"/>
          </w:rPr>
          <w:t>Article IV</w:t>
        </w:r>
        <w:r w:rsidR="00FE00C5" w:rsidRPr="001A42E8">
          <w:rPr>
            <w:rFonts w:asciiTheme="minorHAnsi" w:hAnsiTheme="minorHAnsi"/>
            <w:color w:val="FF0000"/>
          </w:rPr>
          <w:t xml:space="preserve"> – Anti-Hazing Statement</w:t>
        </w:r>
      </w:ins>
    </w:p>
    <w:p w14:paraId="58F5A422" w14:textId="77777777" w:rsidR="005579F0" w:rsidRPr="00021418" w:rsidRDefault="005579F0" w:rsidP="005579F0">
      <w:pPr>
        <w:ind w:left="-5"/>
        <w:rPr>
          <w:ins w:id="50" w:author="Kaity Werner" w:date="2026-09-25T20:08:00Z" w16du:dateUtc="2026-09-26T00:08:00Z"/>
        </w:rPr>
      </w:pPr>
      <w:ins w:id="51" w:author="Kaity Werner" w:date="2026-09-25T20:08:00Z" w16du:dateUtc="2026-09-26T00:08:00Z">
        <w:r w:rsidRPr="00021418">
          <w:t xml:space="preserve">This section </w:t>
        </w:r>
        <w:r w:rsidRPr="00021418">
          <w:rPr>
            <w:b/>
          </w:rPr>
          <w:t>must include</w:t>
        </w:r>
        <w:r w:rsidRPr="00021418">
          <w:t xml:space="preserve"> a statement that the organization does not engage in any form of hazing. </w:t>
        </w:r>
      </w:ins>
    </w:p>
    <w:p w14:paraId="62A68271" w14:textId="77777777" w:rsidR="005579F0" w:rsidRPr="00021418" w:rsidRDefault="005579F0" w:rsidP="005579F0">
      <w:pPr>
        <w:ind w:left="-5"/>
        <w:rPr>
          <w:ins w:id="52" w:author="Kaity Werner" w:date="2026-09-25T20:08:00Z" w16du:dateUtc="2026-09-26T00:08:00Z"/>
        </w:rPr>
      </w:pPr>
      <w:ins w:id="53" w:author="Kaity Werner" w:date="2026-09-25T20:08:00Z" w16du:dateUtc="2026-09-26T00:08:00Z">
        <w:r w:rsidRPr="00021418">
          <w:lastRenderedPageBreak/>
          <w:t xml:space="preserve">Example:  This organization complies with all State and Federal laws and Hamilton College policies on hazing. This organization recognizes hazing to be any action or situation that recklessly or intentionally endangers the mental or physical health or safety of another person for the purpose of membership, advancement or continued good standing in any organization recognized by the College. Further, the members of this organization understand that any individual or group found responsible for hazing will be subject to disciplinary action, which may result in probation, suspension, or revocation of College recognition. </w:t>
        </w:r>
      </w:ins>
    </w:p>
    <w:p w14:paraId="28E71DF1" w14:textId="77777777" w:rsidR="005579F0" w:rsidRPr="00021418" w:rsidRDefault="005579F0" w:rsidP="005579F0">
      <w:pPr>
        <w:spacing w:after="0"/>
        <w:rPr>
          <w:ins w:id="54" w:author="Kaity Werner" w:date="2026-09-25T20:08:00Z" w16du:dateUtc="2026-09-26T00:08:00Z"/>
        </w:rPr>
      </w:pPr>
      <w:ins w:id="55" w:author="Kaity Werner" w:date="2026-09-25T20:08:00Z" w16du:dateUtc="2026-09-26T00:08:00Z">
        <w:r w:rsidRPr="00021418">
          <w:t xml:space="preserve"> </w:t>
        </w:r>
      </w:ins>
    </w:p>
    <w:p w14:paraId="457467D0" w14:textId="77777777" w:rsidR="005579F0" w:rsidRPr="00021418" w:rsidRDefault="005579F0" w:rsidP="005579F0">
      <w:pPr>
        <w:pStyle w:val="Heading1"/>
        <w:ind w:left="-5"/>
        <w:rPr>
          <w:ins w:id="56" w:author="Kaity Werner" w:date="2026-09-25T20:08:00Z" w16du:dateUtc="2026-09-26T00:08:00Z"/>
          <w:rFonts w:asciiTheme="minorHAnsi" w:hAnsiTheme="minorHAnsi"/>
        </w:rPr>
      </w:pPr>
      <w:ins w:id="57" w:author="Kaity Werner" w:date="2026-09-25T20:08:00Z" w16du:dateUtc="2026-09-26T00:08:00Z">
        <w:r w:rsidRPr="001A42E8">
          <w:rPr>
            <w:rFonts w:asciiTheme="minorHAnsi" w:hAnsiTheme="minorHAnsi"/>
            <w:color w:val="FF0000"/>
          </w:rPr>
          <w:t xml:space="preserve">Article V – Officers </w:t>
        </w:r>
      </w:ins>
    </w:p>
    <w:p w14:paraId="1DBF786C" w14:textId="77777777" w:rsidR="00FE00C5" w:rsidRDefault="005579F0" w:rsidP="005579F0">
      <w:pPr>
        <w:ind w:left="-5"/>
        <w:rPr>
          <w:ins w:id="58" w:author="Kaity Werner" w:date="2026-09-25T20:08:00Z" w16du:dateUtc="2026-09-26T00:08:00Z"/>
        </w:rPr>
      </w:pPr>
      <w:ins w:id="59" w:author="Kaity Werner" w:date="2026-09-25T20:08:00Z" w16du:dateUtc="2026-09-26T00:08:00Z">
        <w:r w:rsidRPr="00021418">
          <w:t xml:space="preserve">This section should include the title and qualifications of each officer of the organization, the procedure(s) for electing officers and filling vacancies, and the length of term for each office. </w:t>
        </w:r>
      </w:ins>
    </w:p>
    <w:p w14:paraId="557B8340" w14:textId="77777777" w:rsidR="005579F0" w:rsidRPr="00021418" w:rsidRDefault="005579F0" w:rsidP="005579F0">
      <w:pPr>
        <w:ind w:left="-5"/>
        <w:rPr>
          <w:ins w:id="60" w:author="Kaity Werner" w:date="2026-09-25T20:08:00Z" w16du:dateUtc="2026-09-26T00:08:00Z"/>
        </w:rPr>
      </w:pPr>
      <w:ins w:id="61" w:author="Kaity Werner" w:date="2026-09-25T20:08:00Z" w16du:dateUtc="2026-09-26T00:08:00Z">
        <w:r w:rsidRPr="00021418">
          <w:t>Thoughts:  Who are the officers of the organization (</w:t>
        </w:r>
        <w:r w:rsidRPr="00021418">
          <w:rPr>
            <w:b/>
          </w:rPr>
          <w:t>must include</w:t>
        </w:r>
        <w:r w:rsidRPr="00021418">
          <w:t xml:space="preserve"> at least an </w:t>
        </w:r>
        <w:r w:rsidR="00FE00C5">
          <w:t>President and Treasurer</w:t>
        </w:r>
        <w:r w:rsidRPr="00021418">
          <w:t xml:space="preserve">)?  Who is eligible to hold an office?  How long is the position held?  When are elections?  What is the procedure for filling vacant offices? </w:t>
        </w:r>
      </w:ins>
    </w:p>
    <w:p w14:paraId="7E671B0B" w14:textId="77777777" w:rsidR="005579F0" w:rsidRPr="00021418" w:rsidRDefault="005579F0" w:rsidP="005579F0">
      <w:pPr>
        <w:spacing w:after="0"/>
        <w:rPr>
          <w:ins w:id="62" w:author="Kaity Werner" w:date="2026-09-25T20:08:00Z" w16du:dateUtc="2026-09-26T00:08:00Z"/>
        </w:rPr>
      </w:pPr>
      <w:ins w:id="63" w:author="Kaity Werner" w:date="2026-09-25T20:08:00Z" w16du:dateUtc="2026-09-26T00:08:00Z">
        <w:r w:rsidRPr="00021418">
          <w:t xml:space="preserve"> </w:t>
        </w:r>
      </w:ins>
    </w:p>
    <w:p w14:paraId="54856B4F" w14:textId="77777777" w:rsidR="005579F0" w:rsidRPr="00021418" w:rsidRDefault="005579F0" w:rsidP="005579F0">
      <w:pPr>
        <w:pStyle w:val="Heading1"/>
        <w:ind w:left="-5"/>
        <w:rPr>
          <w:ins w:id="64" w:author="Kaity Werner" w:date="2026-09-25T20:08:00Z" w16du:dateUtc="2026-09-26T00:08:00Z"/>
          <w:rFonts w:asciiTheme="minorHAnsi" w:hAnsiTheme="minorHAnsi"/>
        </w:rPr>
      </w:pPr>
      <w:ins w:id="65" w:author="Kaity Werner" w:date="2026-09-25T20:08:00Z" w16du:dateUtc="2026-09-26T00:08:00Z">
        <w:r w:rsidRPr="00021418">
          <w:rPr>
            <w:rFonts w:asciiTheme="minorHAnsi" w:hAnsiTheme="minorHAnsi"/>
          </w:rPr>
          <w:t xml:space="preserve">Article VI – Executive Board </w:t>
        </w:r>
      </w:ins>
    </w:p>
    <w:p w14:paraId="1D728859" w14:textId="77777777" w:rsidR="005579F0" w:rsidRPr="00021418" w:rsidRDefault="005579F0" w:rsidP="005579F0">
      <w:pPr>
        <w:ind w:left="-5"/>
        <w:rPr>
          <w:ins w:id="66" w:author="Kaity Werner" w:date="2026-09-25T20:08:00Z" w16du:dateUtc="2026-09-26T00:08:00Z"/>
        </w:rPr>
      </w:pPr>
      <w:ins w:id="67" w:author="Kaity Werner" w:date="2026-09-25T20:08:00Z" w16du:dateUtc="2026-09-26T00:08:00Z">
        <w:r w:rsidRPr="00021418">
          <w:t xml:space="preserve">This section may be used, if needed, to define the collective authority of the officers of the organization. </w:t>
        </w:r>
      </w:ins>
    </w:p>
    <w:p w14:paraId="4DE57F38" w14:textId="77777777" w:rsidR="005579F0" w:rsidRPr="00021418" w:rsidRDefault="005579F0" w:rsidP="005579F0">
      <w:pPr>
        <w:ind w:left="-5"/>
        <w:rPr>
          <w:ins w:id="68" w:author="Kaity Werner" w:date="2026-09-25T20:08:00Z" w16du:dateUtc="2026-09-26T00:08:00Z"/>
        </w:rPr>
      </w:pPr>
      <w:ins w:id="69" w:author="Kaity Werner" w:date="2026-09-25T20:08:00Z" w16du:dateUtc="2026-09-26T00:08:00Z">
        <w:r w:rsidRPr="00021418">
          <w:t xml:space="preserve">Example:  The Executive Board of this organization shall consist of the Chairperson, Vice Chairperson, Treasurer, Secretary, and Adviser. </w:t>
        </w:r>
      </w:ins>
    </w:p>
    <w:p w14:paraId="784E6CB8" w14:textId="77777777" w:rsidR="005579F0" w:rsidRPr="00021418" w:rsidRDefault="005579F0" w:rsidP="005579F0">
      <w:pPr>
        <w:ind w:left="-5"/>
        <w:rPr>
          <w:ins w:id="70" w:author="Kaity Werner" w:date="2026-09-25T20:08:00Z" w16du:dateUtc="2026-09-26T00:08:00Z"/>
        </w:rPr>
      </w:pPr>
      <w:ins w:id="71" w:author="Kaity Werner" w:date="2026-09-25T20:08:00Z" w16du:dateUtc="2026-09-26T00:08:00Z">
        <w:r w:rsidRPr="00021418">
          <w:t xml:space="preserve">Thoughts:  What is chain of command?  Who holds what power? </w:t>
        </w:r>
      </w:ins>
    </w:p>
    <w:p w14:paraId="73ADC5D4" w14:textId="77777777" w:rsidR="005579F0" w:rsidRPr="00021418" w:rsidRDefault="005579F0" w:rsidP="005579F0">
      <w:pPr>
        <w:spacing w:after="0"/>
        <w:rPr>
          <w:ins w:id="72" w:author="Kaity Werner" w:date="2026-09-25T20:08:00Z" w16du:dateUtc="2026-09-26T00:08:00Z"/>
        </w:rPr>
      </w:pPr>
      <w:ins w:id="73" w:author="Kaity Werner" w:date="2026-09-25T20:08:00Z" w16du:dateUtc="2026-09-26T00:08:00Z">
        <w:r w:rsidRPr="00021418">
          <w:t xml:space="preserve"> </w:t>
        </w:r>
      </w:ins>
    </w:p>
    <w:p w14:paraId="6C8B40F0" w14:textId="77777777" w:rsidR="005579F0" w:rsidRPr="00021418" w:rsidRDefault="005579F0" w:rsidP="005579F0">
      <w:pPr>
        <w:pStyle w:val="Heading1"/>
        <w:ind w:left="-5"/>
        <w:rPr>
          <w:ins w:id="74" w:author="Kaity Werner" w:date="2026-09-25T20:08:00Z" w16du:dateUtc="2026-09-26T00:08:00Z"/>
          <w:rFonts w:asciiTheme="minorHAnsi" w:hAnsiTheme="minorHAnsi"/>
        </w:rPr>
      </w:pPr>
      <w:ins w:id="75" w:author="Kaity Werner" w:date="2026-09-25T20:08:00Z" w16du:dateUtc="2026-09-26T00:08:00Z">
        <w:r>
          <w:rPr>
            <w:rFonts w:asciiTheme="minorHAnsi" w:hAnsiTheme="minorHAnsi"/>
          </w:rPr>
          <w:t>Article VII – Adviso</w:t>
        </w:r>
        <w:r w:rsidRPr="00021418">
          <w:rPr>
            <w:rFonts w:asciiTheme="minorHAnsi" w:hAnsiTheme="minorHAnsi"/>
          </w:rPr>
          <w:t xml:space="preserve">r </w:t>
        </w:r>
      </w:ins>
    </w:p>
    <w:p w14:paraId="354718D2" w14:textId="77777777" w:rsidR="005579F0" w:rsidRPr="00021418" w:rsidRDefault="005579F0" w:rsidP="005579F0">
      <w:pPr>
        <w:ind w:left="-5"/>
        <w:rPr>
          <w:ins w:id="76" w:author="Kaity Werner" w:date="2026-09-25T20:08:00Z" w16du:dateUtc="2026-09-26T00:08:00Z"/>
        </w:rPr>
      </w:pPr>
      <w:ins w:id="77" w:author="Kaity Werner" w:date="2026-09-25T20:08:00Z" w16du:dateUtc="2026-09-26T00:08:00Z">
        <w:r w:rsidRPr="00021418">
          <w:t>This section should describe the relationship between the advis</w:t>
        </w:r>
        <w:r w:rsidR="00FE00C5">
          <w:t>o</w:t>
        </w:r>
        <w:r w:rsidRPr="00021418">
          <w:t>r and the organization, and indicate whether or not the advis</w:t>
        </w:r>
        <w:r w:rsidR="00FE00C5">
          <w:t>o</w:t>
        </w:r>
        <w:r w:rsidRPr="00021418">
          <w:t>r has voting privileges within the organization.  Define the selection of an advis</w:t>
        </w:r>
        <w:r w:rsidR="00FE00C5">
          <w:t>o</w:t>
        </w:r>
        <w:r w:rsidRPr="00021418">
          <w:t xml:space="preserve">r and qualifications. </w:t>
        </w:r>
      </w:ins>
    </w:p>
    <w:p w14:paraId="038FFDD8" w14:textId="77777777" w:rsidR="005579F0" w:rsidRPr="00021418" w:rsidRDefault="005579F0" w:rsidP="005579F0">
      <w:pPr>
        <w:spacing w:after="0"/>
        <w:rPr>
          <w:ins w:id="78" w:author="Kaity Werner" w:date="2026-09-25T20:08:00Z" w16du:dateUtc="2026-09-26T00:08:00Z"/>
        </w:rPr>
      </w:pPr>
      <w:ins w:id="79" w:author="Kaity Werner" w:date="2026-09-25T20:08:00Z" w16du:dateUtc="2026-09-26T00:08:00Z">
        <w:r w:rsidRPr="00021418">
          <w:t xml:space="preserve"> </w:t>
        </w:r>
      </w:ins>
    </w:p>
    <w:p w14:paraId="4609FADF" w14:textId="77777777" w:rsidR="005579F0" w:rsidRPr="00021418" w:rsidRDefault="005579F0" w:rsidP="005579F0">
      <w:pPr>
        <w:pStyle w:val="Heading1"/>
        <w:ind w:left="-5"/>
        <w:rPr>
          <w:ins w:id="80" w:author="Kaity Werner" w:date="2026-09-25T20:08:00Z" w16du:dateUtc="2026-09-26T00:08:00Z"/>
          <w:rFonts w:asciiTheme="minorHAnsi" w:hAnsiTheme="minorHAnsi"/>
        </w:rPr>
      </w:pPr>
      <w:ins w:id="81" w:author="Kaity Werner" w:date="2026-09-25T20:08:00Z" w16du:dateUtc="2026-09-26T00:08:00Z">
        <w:r w:rsidRPr="00021418">
          <w:rPr>
            <w:rFonts w:asciiTheme="minorHAnsi" w:hAnsiTheme="minorHAnsi"/>
          </w:rPr>
          <w:t xml:space="preserve">Article VIII – Meetings </w:t>
        </w:r>
      </w:ins>
    </w:p>
    <w:p w14:paraId="07EA07B8" w14:textId="77777777" w:rsidR="00FE00C5" w:rsidRDefault="005579F0" w:rsidP="005579F0">
      <w:pPr>
        <w:ind w:left="-5" w:right="361"/>
        <w:rPr>
          <w:ins w:id="82" w:author="Kaity Werner" w:date="2026-09-25T20:08:00Z" w16du:dateUtc="2026-09-26T00:08:00Z"/>
        </w:rPr>
      </w:pPr>
      <w:ins w:id="83" w:author="Kaity Werner" w:date="2026-09-25T20:08:00Z" w16du:dateUtc="2026-09-26T00:08:00Z">
        <w:r w:rsidRPr="00021418">
          <w:t xml:space="preserve">This section should explain when and under what circumstances meetings are held. </w:t>
        </w:r>
      </w:ins>
    </w:p>
    <w:p w14:paraId="3836D4FE" w14:textId="77777777" w:rsidR="005579F0" w:rsidRPr="00021418" w:rsidRDefault="005579F0" w:rsidP="005579F0">
      <w:pPr>
        <w:ind w:left="-5" w:right="361"/>
        <w:rPr>
          <w:ins w:id="84" w:author="Kaity Werner" w:date="2026-09-25T20:08:00Z" w16du:dateUtc="2026-09-26T00:08:00Z"/>
        </w:rPr>
      </w:pPr>
      <w:ins w:id="85" w:author="Kaity Werner" w:date="2026-09-25T20:08:00Z" w16du:dateUtc="2026-09-26T00:08:00Z">
        <w:r w:rsidRPr="00021418">
          <w:t xml:space="preserve">Thoughts:  Regularity of meetings, special meeting procedure, voting rules under special circumstances, What defines quorum? </w:t>
        </w:r>
      </w:ins>
    </w:p>
    <w:p w14:paraId="2A95E220" w14:textId="77777777" w:rsidR="005579F0" w:rsidRPr="00021418" w:rsidRDefault="005579F0" w:rsidP="005579F0">
      <w:pPr>
        <w:spacing w:after="0"/>
        <w:rPr>
          <w:ins w:id="86" w:author="Kaity Werner" w:date="2026-09-25T20:08:00Z" w16du:dateUtc="2026-09-26T00:08:00Z"/>
        </w:rPr>
      </w:pPr>
      <w:ins w:id="87" w:author="Kaity Werner" w:date="2026-09-25T20:08:00Z" w16du:dateUtc="2026-09-26T00:08:00Z">
        <w:r w:rsidRPr="00021418">
          <w:t xml:space="preserve"> </w:t>
        </w:r>
      </w:ins>
    </w:p>
    <w:p w14:paraId="5310B4E6" w14:textId="77777777" w:rsidR="005579F0" w:rsidRPr="00021418" w:rsidRDefault="005579F0" w:rsidP="005579F0">
      <w:pPr>
        <w:pStyle w:val="Heading1"/>
        <w:ind w:left="-5"/>
        <w:rPr>
          <w:ins w:id="88" w:author="Kaity Werner" w:date="2026-09-25T20:08:00Z" w16du:dateUtc="2026-09-26T00:08:00Z"/>
          <w:rFonts w:asciiTheme="minorHAnsi" w:hAnsiTheme="minorHAnsi"/>
        </w:rPr>
      </w:pPr>
      <w:ins w:id="89" w:author="Kaity Werner" w:date="2026-09-25T20:08:00Z" w16du:dateUtc="2026-09-26T00:08:00Z">
        <w:r w:rsidRPr="00021418">
          <w:rPr>
            <w:rFonts w:asciiTheme="minorHAnsi" w:hAnsiTheme="minorHAnsi"/>
          </w:rPr>
          <w:t xml:space="preserve">Article IX – Committees </w:t>
        </w:r>
      </w:ins>
    </w:p>
    <w:p w14:paraId="42F8BC23" w14:textId="77777777" w:rsidR="005579F0" w:rsidRPr="00021418" w:rsidRDefault="005579F0" w:rsidP="005579F0">
      <w:pPr>
        <w:ind w:left="-5"/>
        <w:rPr>
          <w:ins w:id="90" w:author="Kaity Werner" w:date="2026-09-25T20:08:00Z" w16du:dateUtc="2026-09-26T00:08:00Z"/>
        </w:rPr>
      </w:pPr>
      <w:ins w:id="91" w:author="Kaity Werner" w:date="2026-09-25T20:08:00Z" w16du:dateUtc="2026-09-26T00:08:00Z">
        <w:r w:rsidRPr="00021418">
          <w:t xml:space="preserve">This section may include the descriptions and responsibilities of any existing committees within the organization. </w:t>
        </w:r>
      </w:ins>
    </w:p>
    <w:p w14:paraId="5B5669B9" w14:textId="77777777" w:rsidR="005579F0" w:rsidRPr="00021418" w:rsidRDefault="005579F0" w:rsidP="005579F0">
      <w:pPr>
        <w:ind w:left="-5"/>
        <w:rPr>
          <w:ins w:id="92" w:author="Kaity Werner" w:date="2026-09-25T20:08:00Z" w16du:dateUtc="2026-09-26T00:08:00Z"/>
        </w:rPr>
      </w:pPr>
      <w:ins w:id="93" w:author="Kaity Werner" w:date="2026-09-25T20:08:00Z" w16du:dateUtc="2026-09-26T00:08:00Z">
        <w:r w:rsidRPr="00021418">
          <w:t xml:space="preserve">Example:  finances, publicity, social, rules and voting </w:t>
        </w:r>
      </w:ins>
    </w:p>
    <w:p w14:paraId="1D22C456" w14:textId="77777777" w:rsidR="005579F0" w:rsidRPr="00021418" w:rsidRDefault="005579F0" w:rsidP="005579F0">
      <w:pPr>
        <w:spacing w:after="0"/>
        <w:rPr>
          <w:ins w:id="94" w:author="Kaity Werner" w:date="2026-09-25T20:08:00Z" w16du:dateUtc="2026-09-26T00:08:00Z"/>
        </w:rPr>
      </w:pPr>
      <w:ins w:id="95" w:author="Kaity Werner" w:date="2026-09-25T20:08:00Z" w16du:dateUtc="2026-09-26T00:08:00Z">
        <w:r w:rsidRPr="00021418">
          <w:t xml:space="preserve"> </w:t>
        </w:r>
      </w:ins>
    </w:p>
    <w:p w14:paraId="59D2E0D2" w14:textId="77777777" w:rsidR="005579F0" w:rsidRPr="00021418" w:rsidRDefault="005579F0" w:rsidP="005579F0">
      <w:pPr>
        <w:pStyle w:val="Heading1"/>
        <w:ind w:left="-5"/>
        <w:rPr>
          <w:ins w:id="96" w:author="Kaity Werner" w:date="2026-09-25T20:08:00Z" w16du:dateUtc="2026-09-26T00:08:00Z"/>
          <w:rFonts w:asciiTheme="minorHAnsi" w:hAnsiTheme="minorHAnsi"/>
        </w:rPr>
      </w:pPr>
      <w:ins w:id="97" w:author="Kaity Werner" w:date="2026-09-25T20:08:00Z" w16du:dateUtc="2026-09-26T00:08:00Z">
        <w:r w:rsidRPr="001A42E8">
          <w:rPr>
            <w:rFonts w:asciiTheme="minorHAnsi" w:hAnsiTheme="minorHAnsi"/>
            <w:color w:val="FF0000"/>
          </w:rPr>
          <w:t xml:space="preserve">Article X – Sanctioning, Impeachment, and Removal </w:t>
        </w:r>
      </w:ins>
    </w:p>
    <w:p w14:paraId="0A07C05E" w14:textId="77777777" w:rsidR="005579F0" w:rsidRPr="00021418" w:rsidRDefault="005579F0" w:rsidP="005579F0">
      <w:pPr>
        <w:ind w:left="-5"/>
        <w:rPr>
          <w:ins w:id="98" w:author="Kaity Werner" w:date="2026-09-25T20:08:00Z" w16du:dateUtc="2026-09-26T00:08:00Z"/>
        </w:rPr>
      </w:pPr>
      <w:ins w:id="99" w:author="Kaity Werner" w:date="2026-09-25T20:08:00Z" w16du:dateUtc="2026-09-26T00:08:00Z">
        <w:r w:rsidRPr="00021418">
          <w:t xml:space="preserve">The organization should have some mechanism for the sanctioning, impeachment, and removal of members, officers, and advisers for gross neglect of duty and/or other just cause. </w:t>
        </w:r>
      </w:ins>
    </w:p>
    <w:p w14:paraId="666B9516" w14:textId="77777777" w:rsidR="005579F0" w:rsidRPr="00021418" w:rsidRDefault="005579F0" w:rsidP="005579F0">
      <w:pPr>
        <w:spacing w:after="0"/>
        <w:rPr>
          <w:ins w:id="100" w:author="Kaity Werner" w:date="2026-09-25T20:08:00Z" w16du:dateUtc="2026-09-26T00:08:00Z"/>
        </w:rPr>
      </w:pPr>
      <w:ins w:id="101" w:author="Kaity Werner" w:date="2026-09-25T20:08:00Z" w16du:dateUtc="2026-09-26T00:08:00Z">
        <w:r w:rsidRPr="00021418">
          <w:t xml:space="preserve"> </w:t>
        </w:r>
      </w:ins>
    </w:p>
    <w:p w14:paraId="48435D03" w14:textId="77777777" w:rsidR="005579F0" w:rsidRPr="00021418" w:rsidRDefault="005579F0" w:rsidP="005579F0">
      <w:pPr>
        <w:pStyle w:val="Heading1"/>
        <w:ind w:left="-5"/>
        <w:rPr>
          <w:ins w:id="102" w:author="Kaity Werner" w:date="2026-09-25T20:08:00Z" w16du:dateUtc="2026-09-26T00:08:00Z"/>
          <w:rFonts w:asciiTheme="minorHAnsi" w:hAnsiTheme="minorHAnsi"/>
        </w:rPr>
      </w:pPr>
      <w:ins w:id="103" w:author="Kaity Werner" w:date="2026-09-25T20:08:00Z" w16du:dateUtc="2026-09-26T00:08:00Z">
        <w:r w:rsidRPr="00021418">
          <w:rPr>
            <w:rFonts w:asciiTheme="minorHAnsi" w:hAnsiTheme="minorHAnsi"/>
          </w:rPr>
          <w:t xml:space="preserve">Article XI – Rules of Procedure </w:t>
        </w:r>
      </w:ins>
    </w:p>
    <w:p w14:paraId="5B5404C5" w14:textId="77777777" w:rsidR="005579F0" w:rsidRPr="00021418" w:rsidRDefault="005579F0" w:rsidP="005579F0">
      <w:pPr>
        <w:ind w:left="-5"/>
        <w:rPr>
          <w:ins w:id="104" w:author="Kaity Werner" w:date="2026-09-25T20:08:00Z" w16du:dateUtc="2026-09-26T00:08:00Z"/>
        </w:rPr>
      </w:pPr>
      <w:ins w:id="105" w:author="Kaity Werner" w:date="2026-09-25T20:08:00Z" w16du:dateUtc="2026-09-26T00:08:00Z">
        <w:r w:rsidRPr="00021418">
          <w:t xml:space="preserve">The type of procedure for conducting the business of the organization and maintaining active recognition status at the College should be specified. Robert’s Rules of Order are the suggested rules of procedure, but an organization may choose an alternative that better serves their needs.  What takes precedence, rules of procedure or constitution? </w:t>
        </w:r>
      </w:ins>
    </w:p>
    <w:p w14:paraId="4147DAC0" w14:textId="77777777" w:rsidR="005579F0" w:rsidRPr="00021418" w:rsidRDefault="005579F0" w:rsidP="005579F0">
      <w:pPr>
        <w:spacing w:after="0"/>
        <w:rPr>
          <w:ins w:id="106" w:author="Kaity Werner" w:date="2026-09-25T20:08:00Z" w16du:dateUtc="2026-09-26T00:08:00Z"/>
        </w:rPr>
      </w:pPr>
      <w:ins w:id="107" w:author="Kaity Werner" w:date="2026-09-25T20:08:00Z" w16du:dateUtc="2026-09-26T00:08:00Z">
        <w:r w:rsidRPr="00021418">
          <w:t xml:space="preserve"> </w:t>
        </w:r>
      </w:ins>
    </w:p>
    <w:p w14:paraId="7C9FC1C7" w14:textId="77777777" w:rsidR="005579F0" w:rsidRPr="00021418" w:rsidRDefault="005579F0" w:rsidP="005579F0">
      <w:pPr>
        <w:ind w:left="-5"/>
        <w:rPr>
          <w:ins w:id="108" w:author="Kaity Werner" w:date="2026-09-25T20:08:00Z" w16du:dateUtc="2026-09-26T00:08:00Z"/>
        </w:rPr>
      </w:pPr>
      <w:ins w:id="109" w:author="Kaity Werner" w:date="2026-09-25T20:08:00Z" w16du:dateUtc="2026-09-26T00:08:00Z">
        <w:r w:rsidRPr="00021418">
          <w:t>The constitution</w:t>
        </w:r>
        <w:r w:rsidRPr="00021418">
          <w:rPr>
            <w:b/>
          </w:rPr>
          <w:t xml:space="preserve"> must include</w:t>
        </w:r>
        <w:r w:rsidRPr="00021418">
          <w:t xml:space="preserve"> a compliance statement: </w:t>
        </w:r>
      </w:ins>
    </w:p>
    <w:p w14:paraId="17D9DAD1" w14:textId="77777777" w:rsidR="005579F0" w:rsidRPr="00021418" w:rsidRDefault="005579F0" w:rsidP="005579F0">
      <w:pPr>
        <w:ind w:left="-5"/>
        <w:rPr>
          <w:ins w:id="110" w:author="Kaity Werner" w:date="2026-09-25T20:08:00Z" w16du:dateUtc="2026-09-26T00:08:00Z"/>
        </w:rPr>
      </w:pPr>
      <w:ins w:id="111" w:author="Kaity Werner" w:date="2026-09-25T20:08:00Z" w16du:dateUtc="2026-09-26T00:08:00Z">
        <w:r w:rsidRPr="00021418">
          <w:t xml:space="preserve">In order to maintain active status, this organization will comply with all Hamilton College policies and procedures, including financial regulations, which pertain to student organizations. </w:t>
        </w:r>
      </w:ins>
    </w:p>
    <w:p w14:paraId="1BAC5094" w14:textId="77777777" w:rsidR="005579F0" w:rsidRPr="00021418" w:rsidRDefault="005579F0" w:rsidP="005579F0">
      <w:pPr>
        <w:spacing w:after="0"/>
        <w:rPr>
          <w:ins w:id="112" w:author="Kaity Werner" w:date="2026-09-25T20:08:00Z" w16du:dateUtc="2026-09-26T00:08:00Z"/>
        </w:rPr>
      </w:pPr>
      <w:ins w:id="113" w:author="Kaity Werner" w:date="2026-09-25T20:08:00Z" w16du:dateUtc="2026-09-26T00:08:00Z">
        <w:r w:rsidRPr="00021418">
          <w:t xml:space="preserve"> </w:t>
        </w:r>
      </w:ins>
    </w:p>
    <w:p w14:paraId="3C9C10A3" w14:textId="77777777" w:rsidR="005579F0" w:rsidRPr="001A42E8" w:rsidRDefault="005579F0" w:rsidP="005579F0">
      <w:pPr>
        <w:pStyle w:val="Heading1"/>
        <w:ind w:left="-5"/>
        <w:rPr>
          <w:ins w:id="114" w:author="Kaity Werner" w:date="2026-09-25T20:08:00Z" w16du:dateUtc="2026-09-26T00:08:00Z"/>
          <w:rFonts w:asciiTheme="minorHAnsi" w:hAnsiTheme="minorHAnsi"/>
          <w:color w:val="FF0000"/>
        </w:rPr>
      </w:pPr>
      <w:ins w:id="115" w:author="Kaity Werner" w:date="2026-09-25T20:08:00Z" w16du:dateUtc="2026-09-26T00:08:00Z">
        <w:r w:rsidRPr="001A42E8">
          <w:rPr>
            <w:rFonts w:asciiTheme="minorHAnsi" w:hAnsiTheme="minorHAnsi"/>
            <w:color w:val="FF0000"/>
          </w:rPr>
          <w:t xml:space="preserve">Article XII – Amendments </w:t>
        </w:r>
      </w:ins>
    </w:p>
    <w:p w14:paraId="4A371302" w14:textId="77777777" w:rsidR="005579F0" w:rsidRPr="00021418" w:rsidRDefault="005579F0" w:rsidP="005579F0">
      <w:pPr>
        <w:ind w:left="-5"/>
        <w:rPr>
          <w:ins w:id="116" w:author="Kaity Werner" w:date="2026-09-25T20:08:00Z" w16du:dateUtc="2026-09-26T00:08:00Z"/>
        </w:rPr>
      </w:pPr>
      <w:ins w:id="117" w:author="Kaity Werner" w:date="2026-09-25T20:08:00Z" w16du:dateUtc="2026-09-26T00:08:00Z">
        <w:r w:rsidRPr="00021418">
          <w:t xml:space="preserve">A procedure for amending the Constitution should be clearly outlined. </w:t>
        </w:r>
      </w:ins>
    </w:p>
    <w:p w14:paraId="3DE10CBE" w14:textId="77777777" w:rsidR="005579F0" w:rsidRPr="00021418" w:rsidRDefault="005579F0" w:rsidP="005579F0">
      <w:pPr>
        <w:ind w:left="-5"/>
        <w:rPr>
          <w:ins w:id="118" w:author="Kaity Werner" w:date="2026-09-25T20:08:00Z" w16du:dateUtc="2026-09-26T00:08:00Z"/>
        </w:rPr>
      </w:pPr>
      <w:ins w:id="119" w:author="Kaity Werner" w:date="2026-09-25T20:08:00Z" w16du:dateUtc="2026-09-26T00:08:00Z">
        <w:r w:rsidRPr="00021418">
          <w:t xml:space="preserve">Thoughts:  Who can propose an amendment?  What is the voting procedure and percent of or number of votes to win? </w:t>
        </w:r>
      </w:ins>
    </w:p>
    <w:p w14:paraId="7DB2A6C4" w14:textId="77777777" w:rsidR="005579F0" w:rsidRPr="00021418" w:rsidRDefault="005579F0" w:rsidP="005579F0">
      <w:pPr>
        <w:spacing w:after="0"/>
        <w:rPr>
          <w:ins w:id="120" w:author="Kaity Werner" w:date="2026-09-25T20:08:00Z" w16du:dateUtc="2026-09-26T00:08:00Z"/>
        </w:rPr>
      </w:pPr>
      <w:ins w:id="121" w:author="Kaity Werner" w:date="2026-09-25T20:08:00Z" w16du:dateUtc="2026-09-26T00:08:00Z">
        <w:r w:rsidRPr="00021418">
          <w:t xml:space="preserve"> </w:t>
        </w:r>
      </w:ins>
    </w:p>
    <w:p w14:paraId="49B4B3ED" w14:textId="77777777" w:rsidR="005579F0" w:rsidRPr="00021418" w:rsidRDefault="005579F0" w:rsidP="005579F0">
      <w:pPr>
        <w:pStyle w:val="Heading2"/>
        <w:ind w:left="-5"/>
        <w:rPr>
          <w:ins w:id="122" w:author="Kaity Werner" w:date="2026-09-25T20:08:00Z" w16du:dateUtc="2026-09-26T00:08:00Z"/>
          <w:rFonts w:asciiTheme="minorHAnsi" w:hAnsiTheme="minorHAnsi"/>
        </w:rPr>
      </w:pPr>
      <w:ins w:id="123" w:author="Kaity Werner" w:date="2026-09-25T20:08:00Z" w16du:dateUtc="2026-09-26T00:08:00Z">
        <w:r w:rsidRPr="00021418">
          <w:rPr>
            <w:rFonts w:asciiTheme="minorHAnsi" w:hAnsiTheme="minorHAnsi"/>
          </w:rPr>
          <w:t xml:space="preserve">Bylaws </w:t>
        </w:r>
      </w:ins>
    </w:p>
    <w:p w14:paraId="34675534" w14:textId="77777777" w:rsidR="005579F0" w:rsidRPr="00021418" w:rsidRDefault="005579F0" w:rsidP="005579F0">
      <w:pPr>
        <w:ind w:left="-5"/>
        <w:rPr>
          <w:ins w:id="124" w:author="Kaity Werner" w:date="2026-09-25T20:08:00Z" w16du:dateUtc="2026-09-26T00:08:00Z"/>
        </w:rPr>
      </w:pPr>
      <w:ins w:id="125" w:author="Kaity Werner" w:date="2026-09-25T20:08:00Z" w16du:dateUtc="2026-09-26T00:08:00Z">
        <w:r w:rsidRPr="00021418">
          <w:t xml:space="preserve">The bylaws are the detailed procedures and working guidelines of the organization which govern the day-to-day operations of the organization and accompany the constitution. </w:t>
        </w:r>
      </w:ins>
    </w:p>
    <w:p w14:paraId="7B3C7804" w14:textId="77777777" w:rsidR="005579F0" w:rsidRPr="00021418" w:rsidRDefault="005579F0" w:rsidP="005579F0">
      <w:pPr>
        <w:spacing w:after="0"/>
        <w:rPr>
          <w:ins w:id="126" w:author="Kaity Werner" w:date="2026-09-25T20:08:00Z" w16du:dateUtc="2026-09-26T00:08:00Z"/>
        </w:rPr>
      </w:pPr>
      <w:ins w:id="127" w:author="Kaity Werner" w:date="2026-09-25T20:08:00Z" w16du:dateUtc="2026-09-26T00:08:00Z">
        <w:r w:rsidRPr="00021418">
          <w:t xml:space="preserve"> </w:t>
        </w:r>
      </w:ins>
    </w:p>
    <w:p w14:paraId="59D52045" w14:textId="77777777" w:rsidR="005579F0" w:rsidRPr="00021418" w:rsidRDefault="005579F0" w:rsidP="005579F0">
      <w:pPr>
        <w:spacing w:after="0"/>
        <w:ind w:left="-5"/>
        <w:rPr>
          <w:ins w:id="128" w:author="Kaity Werner" w:date="2026-09-25T20:08:00Z" w16du:dateUtc="2026-09-26T00:08:00Z"/>
        </w:rPr>
      </w:pPr>
      <w:ins w:id="129" w:author="Kaity Werner" w:date="2026-09-25T20:08:00Z" w16du:dateUtc="2026-09-26T00:08:00Z">
        <w:r w:rsidRPr="00021418">
          <w:rPr>
            <w:b/>
            <w:sz w:val="24"/>
          </w:rPr>
          <w:t xml:space="preserve">Article I – Duties of Officers </w:t>
        </w:r>
      </w:ins>
    </w:p>
    <w:p w14:paraId="6043E9C8" w14:textId="77777777" w:rsidR="005579F0" w:rsidRPr="00021418" w:rsidRDefault="005579F0" w:rsidP="005579F0">
      <w:pPr>
        <w:ind w:left="-5"/>
        <w:rPr>
          <w:ins w:id="130" w:author="Kaity Werner" w:date="2026-09-25T20:08:00Z" w16du:dateUtc="2026-09-26T00:08:00Z"/>
        </w:rPr>
      </w:pPr>
      <w:ins w:id="131" w:author="Kaity Werner" w:date="2026-09-25T20:08:00Z" w16du:dateUtc="2026-09-26T00:08:00Z">
        <w:r w:rsidRPr="00021418">
          <w:t xml:space="preserve">This section should clearly outline the duties and responsibilities of each officer. </w:t>
        </w:r>
      </w:ins>
    </w:p>
    <w:p w14:paraId="286C7B05" w14:textId="77777777" w:rsidR="005579F0" w:rsidRPr="00021418" w:rsidRDefault="005579F0" w:rsidP="005579F0">
      <w:pPr>
        <w:spacing w:after="0"/>
        <w:rPr>
          <w:ins w:id="132" w:author="Kaity Werner" w:date="2026-09-25T20:08:00Z" w16du:dateUtc="2026-09-26T00:08:00Z"/>
        </w:rPr>
      </w:pPr>
      <w:ins w:id="133" w:author="Kaity Werner" w:date="2026-09-25T20:08:00Z" w16du:dateUtc="2026-09-26T00:08:00Z">
        <w:r w:rsidRPr="00021418">
          <w:t xml:space="preserve"> </w:t>
        </w:r>
      </w:ins>
    </w:p>
    <w:p w14:paraId="64B82EBA" w14:textId="77777777" w:rsidR="005579F0" w:rsidRPr="00021418" w:rsidRDefault="005579F0" w:rsidP="005579F0">
      <w:pPr>
        <w:spacing w:after="0"/>
        <w:ind w:left="-5"/>
        <w:rPr>
          <w:ins w:id="134" w:author="Kaity Werner" w:date="2026-09-25T20:08:00Z" w16du:dateUtc="2026-09-26T00:08:00Z"/>
        </w:rPr>
      </w:pPr>
      <w:ins w:id="135" w:author="Kaity Werner" w:date="2026-09-25T20:08:00Z" w16du:dateUtc="2026-09-26T00:08:00Z">
        <w:r w:rsidRPr="00021418">
          <w:rPr>
            <w:b/>
            <w:sz w:val="24"/>
          </w:rPr>
          <w:t xml:space="preserve">Article II – Duties of Adviser </w:t>
        </w:r>
      </w:ins>
    </w:p>
    <w:p w14:paraId="08E59374" w14:textId="77777777" w:rsidR="005579F0" w:rsidRPr="00021418" w:rsidRDefault="005579F0" w:rsidP="005579F0">
      <w:pPr>
        <w:ind w:left="-5"/>
        <w:rPr>
          <w:ins w:id="136" w:author="Kaity Werner" w:date="2026-09-25T20:08:00Z" w16du:dateUtc="2026-09-26T00:08:00Z"/>
        </w:rPr>
      </w:pPr>
      <w:ins w:id="137" w:author="Kaity Werner" w:date="2026-09-25T20:08:00Z" w16du:dateUtc="2026-09-26T00:08:00Z">
        <w:r w:rsidRPr="00021418">
          <w:t xml:space="preserve">This section should clearly outline the duties and responsibilities of the adviser. </w:t>
        </w:r>
      </w:ins>
    </w:p>
    <w:p w14:paraId="6A56829C" w14:textId="77777777" w:rsidR="005579F0" w:rsidRPr="00021418" w:rsidRDefault="005579F0" w:rsidP="005579F0">
      <w:pPr>
        <w:spacing w:after="0"/>
        <w:rPr>
          <w:ins w:id="138" w:author="Kaity Werner" w:date="2026-09-25T20:08:00Z" w16du:dateUtc="2026-09-26T00:08:00Z"/>
        </w:rPr>
      </w:pPr>
      <w:ins w:id="139" w:author="Kaity Werner" w:date="2026-09-25T20:08:00Z" w16du:dateUtc="2026-09-26T00:08:00Z">
        <w:r w:rsidRPr="00021418">
          <w:t xml:space="preserve"> </w:t>
        </w:r>
      </w:ins>
    </w:p>
    <w:p w14:paraId="13DD80BA" w14:textId="77777777" w:rsidR="005579F0" w:rsidRPr="00021418" w:rsidRDefault="005579F0" w:rsidP="005579F0">
      <w:pPr>
        <w:pStyle w:val="Heading1"/>
        <w:ind w:left="-5"/>
        <w:rPr>
          <w:ins w:id="140" w:author="Kaity Werner" w:date="2026-09-25T20:08:00Z" w16du:dateUtc="2026-09-26T00:08:00Z"/>
          <w:rFonts w:asciiTheme="minorHAnsi" w:hAnsiTheme="minorHAnsi"/>
        </w:rPr>
      </w:pPr>
      <w:ins w:id="141" w:author="Kaity Werner" w:date="2026-09-25T20:08:00Z" w16du:dateUtc="2026-09-26T00:08:00Z">
        <w:r w:rsidRPr="00021418">
          <w:rPr>
            <w:rFonts w:asciiTheme="minorHAnsi" w:hAnsiTheme="minorHAnsi"/>
          </w:rPr>
          <w:t xml:space="preserve">Article III – Elections </w:t>
        </w:r>
      </w:ins>
    </w:p>
    <w:p w14:paraId="33A0222F" w14:textId="77777777" w:rsidR="005579F0" w:rsidRPr="00021418" w:rsidRDefault="005579F0" w:rsidP="005579F0">
      <w:pPr>
        <w:ind w:left="-5"/>
        <w:rPr>
          <w:ins w:id="142" w:author="Kaity Werner" w:date="2026-09-25T20:08:00Z" w16du:dateUtc="2026-09-26T00:08:00Z"/>
        </w:rPr>
      </w:pPr>
      <w:ins w:id="143" w:author="Kaity Werner" w:date="2026-09-25T20:08:00Z" w16du:dateUtc="2026-09-26T00:08:00Z">
        <w:r w:rsidRPr="00021418">
          <w:t xml:space="preserve">This section should explain specific election procedures for the organization which may include information on eligibility, deadlines and dates, and rules for handling election procedure violations. </w:t>
        </w:r>
      </w:ins>
    </w:p>
    <w:p w14:paraId="214C2AE9" w14:textId="77777777" w:rsidR="005579F0" w:rsidRPr="00021418" w:rsidRDefault="005579F0" w:rsidP="005579F0">
      <w:pPr>
        <w:spacing w:after="0"/>
        <w:rPr>
          <w:ins w:id="144" w:author="Kaity Werner" w:date="2026-09-25T20:08:00Z" w16du:dateUtc="2026-09-26T00:08:00Z"/>
        </w:rPr>
      </w:pPr>
      <w:ins w:id="145" w:author="Kaity Werner" w:date="2026-09-25T20:08:00Z" w16du:dateUtc="2026-09-26T00:08:00Z">
        <w:r w:rsidRPr="00021418">
          <w:t xml:space="preserve"> </w:t>
        </w:r>
      </w:ins>
    </w:p>
    <w:p w14:paraId="0216EB37" w14:textId="77777777" w:rsidR="005579F0" w:rsidRPr="00021418" w:rsidRDefault="005579F0" w:rsidP="005579F0">
      <w:pPr>
        <w:pStyle w:val="Heading1"/>
        <w:ind w:left="-5"/>
        <w:rPr>
          <w:ins w:id="146" w:author="Kaity Werner" w:date="2026-09-25T20:08:00Z" w16du:dateUtc="2026-09-26T00:08:00Z"/>
          <w:rFonts w:asciiTheme="minorHAnsi" w:hAnsiTheme="minorHAnsi"/>
        </w:rPr>
      </w:pPr>
      <w:ins w:id="147" w:author="Kaity Werner" w:date="2026-09-25T20:08:00Z" w16du:dateUtc="2026-09-26T00:08:00Z">
        <w:r w:rsidRPr="00021418">
          <w:rPr>
            <w:rFonts w:asciiTheme="minorHAnsi" w:hAnsiTheme="minorHAnsi"/>
          </w:rPr>
          <w:t xml:space="preserve">Article IV – Finances </w:t>
        </w:r>
      </w:ins>
    </w:p>
    <w:p w14:paraId="444A43CB" w14:textId="77777777" w:rsidR="005579F0" w:rsidRPr="00021418" w:rsidRDefault="005579F0" w:rsidP="005579F0">
      <w:pPr>
        <w:ind w:left="-5"/>
        <w:rPr>
          <w:ins w:id="148" w:author="Kaity Werner" w:date="2026-09-25T20:08:00Z" w16du:dateUtc="2026-09-26T00:08:00Z"/>
        </w:rPr>
      </w:pPr>
      <w:ins w:id="149" w:author="Kaity Werner" w:date="2026-09-25T20:08:00Z" w16du:dateUtc="2026-09-26T00:08:00Z">
        <w:r w:rsidRPr="00021418">
          <w:t xml:space="preserve">This section should state the guidelines for appropriating organization funds, collecting dues or fees, and conducting fundraising activities within the financial regulations of the College.  Who is authorized to submit financial requests to Assembly?   </w:t>
        </w:r>
      </w:ins>
    </w:p>
    <w:p w14:paraId="7017A008" w14:textId="77777777" w:rsidR="005579F0" w:rsidRPr="00021418" w:rsidRDefault="005579F0" w:rsidP="005579F0">
      <w:pPr>
        <w:spacing w:after="0"/>
        <w:rPr>
          <w:ins w:id="150" w:author="Kaity Werner" w:date="2026-09-25T20:08:00Z" w16du:dateUtc="2026-09-26T00:08:00Z"/>
        </w:rPr>
      </w:pPr>
      <w:ins w:id="151" w:author="Kaity Werner" w:date="2026-09-25T20:08:00Z" w16du:dateUtc="2026-09-26T00:08:00Z">
        <w:r w:rsidRPr="00021418">
          <w:t xml:space="preserve"> </w:t>
        </w:r>
      </w:ins>
    </w:p>
    <w:p w14:paraId="55634938" w14:textId="77777777" w:rsidR="005579F0" w:rsidRPr="00021418" w:rsidRDefault="005579F0" w:rsidP="005579F0">
      <w:pPr>
        <w:pStyle w:val="Heading1"/>
        <w:ind w:left="-5"/>
        <w:rPr>
          <w:ins w:id="152" w:author="Kaity Werner" w:date="2026-09-25T20:08:00Z" w16du:dateUtc="2026-09-26T00:08:00Z"/>
          <w:rFonts w:asciiTheme="minorHAnsi" w:hAnsiTheme="minorHAnsi"/>
        </w:rPr>
      </w:pPr>
      <w:ins w:id="153" w:author="Kaity Werner" w:date="2026-09-25T20:08:00Z" w16du:dateUtc="2026-09-26T00:08:00Z">
        <w:r w:rsidRPr="00021418">
          <w:rPr>
            <w:rFonts w:asciiTheme="minorHAnsi" w:hAnsiTheme="minorHAnsi"/>
          </w:rPr>
          <w:t xml:space="preserve">Article V – Activities </w:t>
        </w:r>
      </w:ins>
    </w:p>
    <w:p w14:paraId="7D4B7684" w14:textId="77777777" w:rsidR="004D52B0" w:rsidRPr="00911F92" w:rsidRDefault="005579F0" w:rsidP="000F3178">
      <w:pPr>
        <w:pStyle w:val="NormalWeb"/>
        <w:jc w:val="center"/>
        <w:rPr>
          <w:del w:id="154" w:author="Kaity Werner" w:date="2026-09-25T20:08:00Z" w16du:dateUtc="2026-09-26T00:08:00Z"/>
          <w:rFonts w:asciiTheme="minorHAnsi" w:hAnsiTheme="minorHAnsi"/>
          <w:b/>
          <w:color w:val="000000"/>
          <w:sz w:val="24"/>
          <w:szCs w:val="28"/>
        </w:rPr>
      </w:pPr>
      <w:ins w:id="155" w:author="Kaity Werner" w:date="2026-09-25T20:08:00Z" w16du:dateUtc="2026-09-26T00:08:00Z">
        <w:r w:rsidRPr="00021418">
          <w:t xml:space="preserve">This section should specify any activities which are regularly conducted to fulfill the purpose of the organization. </w:t>
        </w:r>
      </w:ins>
      <w:del w:id="156" w:author="Kaity Werner" w:date="2026-09-25T20:08:00Z" w16du:dateUtc="2026-09-26T00:08:00Z">
        <w:r w:rsidR="00911F92" w:rsidRPr="00911F92">
          <w:rPr>
            <w:rFonts w:asciiTheme="minorHAnsi" w:hAnsiTheme="minorHAnsi"/>
            <w:b/>
            <w:bCs/>
            <w:color w:val="000000"/>
            <w:sz w:val="24"/>
            <w:szCs w:val="28"/>
          </w:rPr>
          <w:delText>STUDENT IMMUNIZATION AND LIFE THREATENING HEALTH CONDITIONS</w:delText>
        </w:r>
      </w:del>
    </w:p>
    <w:p w14:paraId="530E9C95" w14:textId="77777777" w:rsidR="004D52B0" w:rsidRPr="008E7287" w:rsidRDefault="004D52B0" w:rsidP="004D52B0">
      <w:pPr>
        <w:pStyle w:val="Heading3"/>
        <w:jc w:val="both"/>
        <w:rPr>
          <w:del w:id="157" w:author="Kaity Werner" w:date="2026-09-25T20:08:00Z" w16du:dateUtc="2026-09-26T00:08:00Z"/>
          <w:rFonts w:asciiTheme="minorHAnsi" w:eastAsia="Times New Roman" w:hAnsiTheme="minorHAnsi"/>
          <w:color w:val="000000"/>
          <w:szCs w:val="24"/>
          <w:u w:val="none"/>
        </w:rPr>
      </w:pPr>
      <w:del w:id="158" w:author="Kaity Werner" w:date="2026-09-25T20:08:00Z" w16du:dateUtc="2026-09-26T00:08:00Z">
        <w:r w:rsidRPr="008E7287">
          <w:rPr>
            <w:rFonts w:asciiTheme="minorHAnsi" w:eastAsia="Times New Roman" w:hAnsiTheme="minorHAnsi"/>
            <w:color w:val="000000"/>
            <w:szCs w:val="24"/>
            <w:u w:val="none"/>
          </w:rPr>
          <w:delText>Immunizations</w:delText>
        </w:r>
      </w:del>
    </w:p>
    <w:p w14:paraId="7299E6B4" w14:textId="77777777" w:rsidR="004D52B0" w:rsidRPr="008E7287" w:rsidRDefault="004D52B0" w:rsidP="004D52B0">
      <w:pPr>
        <w:pStyle w:val="NormalWeb"/>
        <w:rPr>
          <w:del w:id="159" w:author="Kaity Werner" w:date="2026-09-25T20:08:00Z" w16du:dateUtc="2026-09-26T00:08:00Z"/>
          <w:rFonts w:asciiTheme="minorHAnsi" w:hAnsiTheme="minorHAnsi"/>
          <w:color w:val="000000"/>
          <w:sz w:val="24"/>
          <w:szCs w:val="24"/>
        </w:rPr>
      </w:pPr>
      <w:del w:id="160" w:author="Kaity Werner" w:date="2026-09-25T20:08:00Z" w16du:dateUtc="2026-09-26T00:08:00Z">
        <w:r w:rsidRPr="008E7287">
          <w:rPr>
            <w:rFonts w:asciiTheme="minorHAnsi" w:hAnsiTheme="minorHAnsi"/>
            <w:color w:val="000000"/>
            <w:sz w:val="24"/>
            <w:szCs w:val="24"/>
          </w:rPr>
          <w:delText>In order to safeguard the school community from the spread of certain communicable diseases and in recognition that prevention is a means of combating the spread of disease, the board requires a student to present evidence of his/her having been immunized against the following diseases as recommended by the State Board of Health: diphtheria, pertussis (whooping cough), tetanus, poliomyelitis, measles, rubella, mumps, hepatitis B, varicella (chickenpox) for children under thirteen years of age and haemophilus influenzae type B disease. A student satisfies the measles requirement upon a physician's verification that the student has had measles (</w:delText>
        </w:r>
        <w:r w:rsidR="000F3178" w:rsidRPr="008E7287">
          <w:rPr>
            <w:rFonts w:asciiTheme="minorHAnsi" w:hAnsiTheme="minorHAnsi"/>
            <w:color w:val="000000"/>
            <w:sz w:val="24"/>
            <w:szCs w:val="24"/>
          </w:rPr>
          <w:delText>rubella</w:delText>
        </w:r>
        <w:r w:rsidRPr="008E7287">
          <w:rPr>
            <w:rFonts w:asciiTheme="minorHAnsi" w:hAnsiTheme="minorHAnsi"/>
            <w:color w:val="000000"/>
            <w:sz w:val="24"/>
            <w:szCs w:val="24"/>
          </w:rPr>
          <w:delText>).</w:delText>
        </w:r>
      </w:del>
    </w:p>
    <w:p w14:paraId="15347AC8" w14:textId="77777777" w:rsidR="004D52B0" w:rsidRPr="008E7287" w:rsidRDefault="004D52B0" w:rsidP="004D52B0">
      <w:pPr>
        <w:pStyle w:val="NormalWeb"/>
        <w:rPr>
          <w:del w:id="161" w:author="Kaity Werner" w:date="2026-09-25T20:08:00Z" w16du:dateUtc="2026-09-26T00:08:00Z"/>
          <w:rFonts w:asciiTheme="minorHAnsi" w:hAnsiTheme="minorHAnsi"/>
          <w:b/>
          <w:color w:val="000000"/>
          <w:sz w:val="24"/>
          <w:szCs w:val="24"/>
        </w:rPr>
      </w:pPr>
    </w:p>
    <w:p w14:paraId="19571A02" w14:textId="77777777" w:rsidR="004D52B0" w:rsidRPr="008E7287" w:rsidRDefault="004D52B0" w:rsidP="004D52B0">
      <w:pPr>
        <w:pStyle w:val="NormalWeb"/>
        <w:rPr>
          <w:del w:id="162" w:author="Kaity Werner" w:date="2026-09-25T20:08:00Z" w16du:dateUtc="2026-09-26T00:08:00Z"/>
          <w:rFonts w:asciiTheme="minorHAnsi" w:hAnsiTheme="minorHAnsi"/>
          <w:b/>
          <w:color w:val="000000"/>
          <w:sz w:val="24"/>
          <w:szCs w:val="24"/>
        </w:rPr>
      </w:pPr>
      <w:del w:id="163" w:author="Kaity Werner" w:date="2026-09-25T20:08:00Z" w16du:dateUtc="2026-09-26T00:08:00Z">
        <w:r w:rsidRPr="008E7287">
          <w:rPr>
            <w:rStyle w:val="Strong"/>
            <w:rFonts w:asciiTheme="minorHAnsi" w:hAnsiTheme="minorHAnsi"/>
            <w:color w:val="000000"/>
            <w:sz w:val="24"/>
            <w:szCs w:val="24"/>
          </w:rPr>
          <w:delText>Exemptions from Immunization</w:delText>
        </w:r>
      </w:del>
    </w:p>
    <w:p w14:paraId="3D8D7FEA" w14:textId="77777777" w:rsidR="004D52B0" w:rsidRPr="008E7287" w:rsidRDefault="004D52B0" w:rsidP="004D52B0">
      <w:pPr>
        <w:pStyle w:val="NormalWeb"/>
        <w:rPr>
          <w:del w:id="164" w:author="Kaity Werner" w:date="2026-09-25T20:08:00Z" w16du:dateUtc="2026-09-26T00:08:00Z"/>
          <w:rFonts w:asciiTheme="minorHAnsi" w:hAnsiTheme="minorHAnsi"/>
          <w:color w:val="000000"/>
          <w:sz w:val="24"/>
          <w:szCs w:val="24"/>
        </w:rPr>
      </w:pPr>
    </w:p>
    <w:p w14:paraId="78710EE5" w14:textId="77777777" w:rsidR="004D52B0" w:rsidRPr="008E7287" w:rsidRDefault="004D52B0" w:rsidP="004D52B0">
      <w:pPr>
        <w:pStyle w:val="NormalWeb"/>
        <w:rPr>
          <w:del w:id="165" w:author="Kaity Werner" w:date="2026-09-25T20:08:00Z" w16du:dateUtc="2026-09-26T00:08:00Z"/>
          <w:rFonts w:asciiTheme="minorHAnsi" w:hAnsiTheme="minorHAnsi"/>
          <w:color w:val="000000"/>
          <w:sz w:val="24"/>
          <w:szCs w:val="24"/>
        </w:rPr>
      </w:pPr>
      <w:del w:id="166" w:author="Kaity Werner" w:date="2026-09-25T20:08:00Z" w16du:dateUtc="2026-09-26T00:08:00Z">
        <w:r w:rsidRPr="008E7287">
          <w:rPr>
            <w:rFonts w:asciiTheme="minorHAnsi" w:hAnsiTheme="minorHAnsi"/>
            <w:color w:val="000000"/>
            <w:sz w:val="24"/>
            <w:szCs w:val="24"/>
          </w:rPr>
          <w:delText>The district will allow for exemptions from immunization requirements only as allowed for by RCW 28A.210.090.</w:delText>
        </w:r>
      </w:del>
    </w:p>
    <w:p w14:paraId="24554DB2" w14:textId="77777777" w:rsidR="004D52B0" w:rsidRPr="008E7287" w:rsidRDefault="004D52B0" w:rsidP="004D52B0">
      <w:pPr>
        <w:pStyle w:val="Heading3"/>
        <w:jc w:val="both"/>
        <w:rPr>
          <w:del w:id="167" w:author="Kaity Werner" w:date="2026-09-25T20:08:00Z" w16du:dateUtc="2026-09-26T00:08:00Z"/>
          <w:rFonts w:asciiTheme="minorHAnsi" w:eastAsia="Times New Roman" w:hAnsiTheme="minorHAnsi"/>
          <w:color w:val="000000"/>
          <w:szCs w:val="24"/>
          <w:u w:val="none"/>
        </w:rPr>
      </w:pPr>
      <w:del w:id="168" w:author="Kaity Werner" w:date="2026-09-25T20:08:00Z" w16du:dateUtc="2026-09-26T00:08:00Z">
        <w:r w:rsidRPr="008E7287">
          <w:rPr>
            <w:rFonts w:asciiTheme="minorHAnsi" w:eastAsia="Times New Roman" w:hAnsiTheme="minorHAnsi"/>
            <w:color w:val="000000"/>
            <w:szCs w:val="24"/>
            <w:u w:val="none"/>
          </w:rPr>
          <w:delText>Meningococcal Immunizations Information Distribution</w:delText>
        </w:r>
      </w:del>
    </w:p>
    <w:p w14:paraId="77926BB8" w14:textId="77777777" w:rsidR="004D52B0" w:rsidRPr="008E7287" w:rsidRDefault="004D52B0" w:rsidP="004D52B0">
      <w:pPr>
        <w:pStyle w:val="NormalWeb"/>
        <w:rPr>
          <w:del w:id="169" w:author="Kaity Werner" w:date="2026-09-25T20:08:00Z" w16du:dateUtc="2026-09-26T00:08:00Z"/>
          <w:rFonts w:asciiTheme="minorHAnsi" w:hAnsiTheme="minorHAnsi"/>
          <w:color w:val="000000"/>
          <w:sz w:val="24"/>
          <w:szCs w:val="24"/>
        </w:rPr>
      </w:pPr>
      <w:del w:id="170" w:author="Kaity Werner" w:date="2026-09-25T20:08:00Z" w16du:dateUtc="2026-09-26T00:08:00Z">
        <w:r w:rsidRPr="008E7287">
          <w:rPr>
            <w:rFonts w:asciiTheme="minorHAnsi" w:hAnsiTheme="minorHAnsi"/>
            <w:color w:val="000000"/>
            <w:sz w:val="24"/>
            <w:szCs w:val="24"/>
          </w:rPr>
          <w:delText>The district will provide parents and guardians of students in sixth grade and above with information about meningococcal disease at the beginning of every school year.</w:delText>
        </w:r>
        <w:r w:rsidR="00915D18" w:rsidRPr="008E7287">
          <w:rPr>
            <w:rFonts w:asciiTheme="minorHAnsi" w:hAnsiTheme="minorHAnsi"/>
            <w:color w:val="000000"/>
            <w:sz w:val="24"/>
            <w:szCs w:val="24"/>
          </w:rPr>
          <w:delText xml:space="preserve">  The school district will provide this information electronically and by other means at the school sites.</w:delText>
        </w:r>
        <w:r w:rsidRPr="008E7287">
          <w:rPr>
            <w:rFonts w:asciiTheme="minorHAnsi" w:hAnsiTheme="minorHAnsi"/>
            <w:color w:val="000000"/>
            <w:sz w:val="24"/>
            <w:szCs w:val="24"/>
          </w:rPr>
          <w:delText xml:space="preserve"> The information will address the characteristics of the disease; where to find additional information about the disease; vaccinations for children; and current recommendations from the Centers for Disease Control and Prevention regarding receiving the vaccine. </w:delText>
        </w:r>
      </w:del>
    </w:p>
    <w:p w14:paraId="473B6BAD" w14:textId="77777777" w:rsidR="004D52B0" w:rsidRPr="008E7287" w:rsidRDefault="004D52B0" w:rsidP="004D52B0">
      <w:pPr>
        <w:pStyle w:val="Heading3"/>
        <w:jc w:val="both"/>
        <w:rPr>
          <w:del w:id="171" w:author="Kaity Werner" w:date="2026-09-25T20:08:00Z" w16du:dateUtc="2026-09-26T00:08:00Z"/>
          <w:rFonts w:asciiTheme="minorHAnsi" w:eastAsia="Times New Roman" w:hAnsiTheme="minorHAnsi"/>
          <w:color w:val="000000"/>
          <w:szCs w:val="24"/>
          <w:u w:val="none"/>
        </w:rPr>
      </w:pPr>
      <w:del w:id="172" w:author="Kaity Werner" w:date="2026-09-25T20:08:00Z" w16du:dateUtc="2026-09-26T00:08:00Z">
        <w:r w:rsidRPr="008E7287">
          <w:rPr>
            <w:rFonts w:asciiTheme="minorHAnsi" w:eastAsia="Times New Roman" w:hAnsiTheme="minorHAnsi"/>
            <w:color w:val="000000"/>
            <w:szCs w:val="24"/>
            <w:u w:val="none"/>
          </w:rPr>
          <w:delText>Human Papilloma Virus Disease Information</w:delText>
        </w:r>
      </w:del>
    </w:p>
    <w:p w14:paraId="4D9EB306" w14:textId="77777777" w:rsidR="00915D18" w:rsidRPr="008E7287" w:rsidRDefault="004D52B0" w:rsidP="004D52B0">
      <w:pPr>
        <w:pStyle w:val="NormalWeb"/>
        <w:rPr>
          <w:del w:id="173" w:author="Kaity Werner" w:date="2026-09-25T20:08:00Z" w16du:dateUtc="2026-09-26T00:08:00Z"/>
          <w:rFonts w:asciiTheme="minorHAnsi" w:hAnsiTheme="minorHAnsi"/>
          <w:color w:val="000000"/>
          <w:sz w:val="24"/>
          <w:szCs w:val="24"/>
        </w:rPr>
      </w:pPr>
      <w:del w:id="174" w:author="Kaity Werner" w:date="2026-09-25T20:08:00Z" w16du:dateUtc="2026-09-26T00:08:00Z">
        <w:r w:rsidRPr="008E7287">
          <w:rPr>
            <w:rFonts w:asciiTheme="minorHAnsi" w:hAnsiTheme="minorHAnsi"/>
            <w:color w:val="000000"/>
            <w:sz w:val="24"/>
            <w:szCs w:val="24"/>
          </w:rPr>
          <w:delText>At the beginning of every school year, from sixth through twelfth grade the district will provide parents and guardians with information, provided by the state Department of Health about human papilloma virus disease and its vaccine.</w:delText>
        </w:r>
        <w:r w:rsidR="00915D18" w:rsidRPr="008E7287">
          <w:rPr>
            <w:rFonts w:asciiTheme="minorHAnsi" w:hAnsiTheme="minorHAnsi"/>
            <w:color w:val="000000"/>
            <w:sz w:val="24"/>
            <w:szCs w:val="24"/>
          </w:rPr>
          <w:delText xml:space="preserve">  The school district will provide this information electronically and by oth</w:delText>
        </w:r>
        <w:r w:rsidR="000F3178" w:rsidRPr="008E7287">
          <w:rPr>
            <w:rFonts w:asciiTheme="minorHAnsi" w:hAnsiTheme="minorHAnsi"/>
            <w:color w:val="000000"/>
            <w:sz w:val="24"/>
            <w:szCs w:val="24"/>
          </w:rPr>
          <w:delText>e</w:delText>
        </w:r>
        <w:r w:rsidR="00915D18" w:rsidRPr="008E7287">
          <w:rPr>
            <w:rFonts w:asciiTheme="minorHAnsi" w:hAnsiTheme="minorHAnsi"/>
            <w:color w:val="000000"/>
            <w:sz w:val="24"/>
            <w:szCs w:val="24"/>
          </w:rPr>
          <w:delText>r means at the school sites.</w:delText>
        </w:r>
      </w:del>
    </w:p>
    <w:p w14:paraId="5C46CB97" w14:textId="77777777" w:rsidR="004D52B0" w:rsidRPr="008E7287" w:rsidRDefault="004D52B0" w:rsidP="004D52B0">
      <w:pPr>
        <w:pStyle w:val="NormalWeb"/>
        <w:rPr>
          <w:del w:id="175" w:author="Kaity Werner" w:date="2026-09-25T20:08:00Z" w16du:dateUtc="2026-09-26T00:08:00Z"/>
          <w:rFonts w:asciiTheme="minorHAnsi" w:hAnsiTheme="minorHAnsi"/>
          <w:color w:val="000000"/>
          <w:sz w:val="24"/>
          <w:szCs w:val="24"/>
        </w:rPr>
      </w:pPr>
    </w:p>
    <w:p w14:paraId="22FD349A" w14:textId="77777777" w:rsidR="004D52B0" w:rsidRPr="008E7287" w:rsidRDefault="004D52B0" w:rsidP="004D52B0">
      <w:pPr>
        <w:pStyle w:val="NormalWeb"/>
        <w:rPr>
          <w:del w:id="176" w:author="Kaity Werner" w:date="2026-09-25T20:08:00Z" w16du:dateUtc="2026-09-26T00:08:00Z"/>
          <w:rFonts w:asciiTheme="minorHAnsi" w:hAnsiTheme="minorHAnsi"/>
          <w:color w:val="000000"/>
          <w:sz w:val="24"/>
          <w:szCs w:val="24"/>
        </w:rPr>
      </w:pPr>
      <w:del w:id="177" w:author="Kaity Werner" w:date="2026-09-25T20:08:00Z" w16du:dateUtc="2026-09-26T00:08:00Z">
        <w:r w:rsidRPr="008E7287">
          <w:rPr>
            <w:rFonts w:asciiTheme="minorHAnsi" w:hAnsiTheme="minorHAnsi"/>
            <w:color w:val="000000"/>
            <w:sz w:val="24"/>
            <w:szCs w:val="24"/>
          </w:rPr>
          <w:delText>The information will include the causes and symptoms of human papilloma virus, how the disease is spread, the places where parents and guardians may obtain additional information and vaccinations for their children and current recommendations from the Centers for Disease Control Prevention regarding the vaccine.</w:delText>
        </w:r>
      </w:del>
    </w:p>
    <w:p w14:paraId="66D7BC21" w14:textId="77777777" w:rsidR="004D52B0" w:rsidRPr="008E7287" w:rsidRDefault="004D52B0" w:rsidP="004D52B0">
      <w:pPr>
        <w:pStyle w:val="Heading3"/>
        <w:jc w:val="both"/>
        <w:rPr>
          <w:del w:id="178" w:author="Kaity Werner" w:date="2026-09-25T20:08:00Z" w16du:dateUtc="2026-09-26T00:08:00Z"/>
          <w:rFonts w:asciiTheme="minorHAnsi" w:eastAsia="Times New Roman" w:hAnsiTheme="minorHAnsi"/>
          <w:color w:val="000000"/>
          <w:szCs w:val="24"/>
          <w:u w:val="none"/>
        </w:rPr>
      </w:pPr>
      <w:del w:id="179" w:author="Kaity Werner" w:date="2026-09-25T20:08:00Z" w16du:dateUtc="2026-09-26T00:08:00Z">
        <w:r w:rsidRPr="008E7287">
          <w:rPr>
            <w:rFonts w:asciiTheme="minorHAnsi" w:eastAsia="Times New Roman" w:hAnsiTheme="minorHAnsi"/>
            <w:color w:val="000000"/>
            <w:szCs w:val="24"/>
            <w:u w:val="none"/>
          </w:rPr>
          <w:delText>Life-Threatening Health Conditions</w:delText>
        </w:r>
      </w:del>
    </w:p>
    <w:p w14:paraId="7D592310" w14:textId="77777777" w:rsidR="004D52B0" w:rsidRPr="000F3178" w:rsidRDefault="004D52B0" w:rsidP="004D52B0">
      <w:pPr>
        <w:pStyle w:val="NormalWeb"/>
        <w:rPr>
          <w:del w:id="180" w:author="Kaity Werner" w:date="2026-09-25T20:08:00Z" w16du:dateUtc="2026-09-26T00:08:00Z"/>
          <w:rFonts w:asciiTheme="minorHAnsi" w:hAnsiTheme="minorHAnsi"/>
          <w:color w:val="000000"/>
          <w:sz w:val="24"/>
          <w:szCs w:val="24"/>
        </w:rPr>
      </w:pPr>
      <w:del w:id="181" w:author="Kaity Werner" w:date="2026-09-25T20:08:00Z" w16du:dateUtc="2026-09-26T00:08:00Z">
        <w:r w:rsidRPr="000F3178">
          <w:rPr>
            <w:rFonts w:asciiTheme="minorHAnsi" w:hAnsiTheme="minorHAnsi"/>
            <w:color w:val="000000"/>
            <w:sz w:val="24"/>
            <w:szCs w:val="24"/>
          </w:rPr>
          <w:delText>Prior to attendance at school, each child with a life-threatening health condition will present a medication or treatment order addressing the condition. A life threatening health condition means a condition that will put the child in danger of death during the school day if a medication or treatment order providing authority to a registered nurse and nursing plan are not in place. Following submission of the medication or treatment order, a nursing plan will be developed.</w:delText>
        </w:r>
      </w:del>
    </w:p>
    <w:p w14:paraId="5FA31E49" w14:textId="77777777" w:rsidR="004D52B0" w:rsidRPr="000F3178" w:rsidRDefault="004D52B0" w:rsidP="004D52B0">
      <w:pPr>
        <w:pStyle w:val="NormalWeb"/>
        <w:rPr>
          <w:del w:id="182" w:author="Kaity Werner" w:date="2026-09-25T20:08:00Z" w16du:dateUtc="2026-09-26T00:08:00Z"/>
          <w:rFonts w:asciiTheme="minorHAnsi" w:hAnsiTheme="minorHAnsi"/>
          <w:color w:val="000000"/>
          <w:sz w:val="24"/>
          <w:szCs w:val="24"/>
        </w:rPr>
      </w:pPr>
    </w:p>
    <w:p w14:paraId="0FCDD1EE" w14:textId="77777777" w:rsidR="004D52B0" w:rsidRPr="000F3178" w:rsidRDefault="004D52B0" w:rsidP="004D52B0">
      <w:pPr>
        <w:pStyle w:val="NormalWeb"/>
        <w:rPr>
          <w:del w:id="183" w:author="Kaity Werner" w:date="2026-09-25T20:08:00Z" w16du:dateUtc="2026-09-26T00:08:00Z"/>
          <w:rFonts w:asciiTheme="minorHAnsi" w:hAnsiTheme="minorHAnsi"/>
          <w:color w:val="000000"/>
          <w:sz w:val="24"/>
          <w:szCs w:val="24"/>
        </w:rPr>
      </w:pPr>
      <w:del w:id="184" w:author="Kaity Werner" w:date="2026-09-25T20:08:00Z" w16du:dateUtc="2026-09-26T00:08:00Z">
        <w:r w:rsidRPr="000F3178">
          <w:rPr>
            <w:rFonts w:asciiTheme="minorHAnsi" w:hAnsiTheme="minorHAnsi"/>
            <w:color w:val="000000"/>
            <w:sz w:val="24"/>
            <w:szCs w:val="24"/>
          </w:rPr>
          <w:delText>Students who have a life-threatening health condition and no medication or treatment order presented to the school will be excluded from school, to the extent that the district can do so consistent with federal requirements for students with disabilities under the Individuals with Disabilities Education Act and Section 504 of the Rehabilitation Act of 1973, and according to the following due process requirements:</w:delText>
        </w:r>
      </w:del>
    </w:p>
    <w:p w14:paraId="65FB5127" w14:textId="77777777" w:rsidR="004D52B0" w:rsidRPr="000F3178" w:rsidRDefault="004D52B0" w:rsidP="004D52B0">
      <w:pPr>
        <w:numPr>
          <w:ilvl w:val="0"/>
          <w:numId w:val="9"/>
        </w:numPr>
        <w:rPr>
          <w:del w:id="185" w:author="Kaity Werner" w:date="2026-09-25T20:08:00Z" w16du:dateUtc="2026-09-26T00:08:00Z"/>
          <w:color w:val="000000"/>
          <w:szCs w:val="24"/>
        </w:rPr>
      </w:pPr>
      <w:del w:id="186" w:author="Kaity Werner" w:date="2026-09-25T20:08:00Z" w16du:dateUtc="2026-09-26T00:08:00Z">
        <w:r w:rsidRPr="000F3178">
          <w:rPr>
            <w:color w:val="000000"/>
            <w:szCs w:val="24"/>
          </w:rPr>
          <w:delText>Written notice to the parents, guardians or persons in loco parentis delivered to the parents in person or by certified mail;</w:delText>
        </w:r>
        <w:r w:rsidRPr="000F3178">
          <w:rPr>
            <w:color w:val="000000"/>
            <w:szCs w:val="24"/>
          </w:rPr>
          <w:br/>
        </w:r>
      </w:del>
    </w:p>
    <w:p w14:paraId="7565401F" w14:textId="77777777" w:rsidR="004D52B0" w:rsidRPr="000F3178" w:rsidRDefault="004D52B0" w:rsidP="004D52B0">
      <w:pPr>
        <w:numPr>
          <w:ilvl w:val="0"/>
          <w:numId w:val="10"/>
        </w:numPr>
        <w:rPr>
          <w:del w:id="187" w:author="Kaity Werner" w:date="2026-09-25T20:08:00Z" w16du:dateUtc="2026-09-26T00:08:00Z"/>
          <w:color w:val="000000"/>
          <w:szCs w:val="24"/>
        </w:rPr>
      </w:pPr>
      <w:del w:id="188" w:author="Kaity Werner" w:date="2026-09-25T20:08:00Z" w16du:dateUtc="2026-09-26T00:08:00Z">
        <w:r w:rsidRPr="000F3178">
          <w:rPr>
            <w:color w:val="000000"/>
            <w:szCs w:val="24"/>
          </w:rPr>
          <w:delText>Notice of the applicable laws, including a copy of the laws and rules;</w:delText>
        </w:r>
        <w:r w:rsidRPr="000F3178">
          <w:rPr>
            <w:color w:val="000000"/>
            <w:szCs w:val="24"/>
          </w:rPr>
          <w:br/>
        </w:r>
      </w:del>
    </w:p>
    <w:p w14:paraId="4859E83C" w14:textId="77777777" w:rsidR="004D52B0" w:rsidRPr="000F3178" w:rsidRDefault="004D52B0" w:rsidP="004D52B0">
      <w:pPr>
        <w:numPr>
          <w:ilvl w:val="0"/>
          <w:numId w:val="11"/>
        </w:numPr>
        <w:rPr>
          <w:del w:id="189" w:author="Kaity Werner" w:date="2026-09-25T20:08:00Z" w16du:dateUtc="2026-09-26T00:08:00Z"/>
          <w:color w:val="000000"/>
          <w:szCs w:val="24"/>
        </w:rPr>
      </w:pPr>
      <w:del w:id="190" w:author="Kaity Werner" w:date="2026-09-25T20:08:00Z" w16du:dateUtc="2026-09-26T00:08:00Z">
        <w:r w:rsidRPr="000F3178">
          <w:rPr>
            <w:color w:val="000000"/>
            <w:szCs w:val="24"/>
          </w:rPr>
          <w:delText>The order that the student will be excluded from school immediately and until a medication or treatment order is presented;</w:delText>
        </w:r>
        <w:r w:rsidRPr="000F3178">
          <w:rPr>
            <w:color w:val="000000"/>
            <w:szCs w:val="24"/>
          </w:rPr>
          <w:br/>
        </w:r>
      </w:del>
    </w:p>
    <w:p w14:paraId="3C2F331E" w14:textId="77777777" w:rsidR="004D52B0" w:rsidRPr="000F3178" w:rsidRDefault="004D52B0" w:rsidP="004D52B0">
      <w:pPr>
        <w:numPr>
          <w:ilvl w:val="0"/>
          <w:numId w:val="12"/>
        </w:numPr>
        <w:rPr>
          <w:del w:id="191" w:author="Kaity Werner" w:date="2026-09-25T20:08:00Z" w16du:dateUtc="2026-09-26T00:08:00Z"/>
          <w:color w:val="000000"/>
          <w:szCs w:val="24"/>
        </w:rPr>
      </w:pPr>
      <w:del w:id="192" w:author="Kaity Werner" w:date="2026-09-25T20:08:00Z" w16du:dateUtc="2026-09-26T00:08:00Z">
        <w:r w:rsidRPr="000F3178">
          <w:rPr>
            <w:color w:val="000000"/>
            <w:szCs w:val="24"/>
          </w:rPr>
          <w:delText>Describe the rights of the parents and student to a hearing, the hearing process and explain that the exclusion continues until the medication or treatment plan is presented or the hearing officer determines that the student should no longer be excluded from school;</w:delText>
        </w:r>
        <w:r w:rsidRPr="000F3178">
          <w:rPr>
            <w:color w:val="000000"/>
            <w:szCs w:val="24"/>
          </w:rPr>
          <w:br/>
        </w:r>
      </w:del>
    </w:p>
    <w:p w14:paraId="79C8E042" w14:textId="77777777" w:rsidR="004D52B0" w:rsidRPr="000F3178" w:rsidRDefault="004D52B0" w:rsidP="004D52B0">
      <w:pPr>
        <w:numPr>
          <w:ilvl w:val="0"/>
          <w:numId w:val="13"/>
        </w:numPr>
        <w:rPr>
          <w:del w:id="193" w:author="Kaity Werner" w:date="2026-09-25T20:08:00Z" w16du:dateUtc="2026-09-26T00:08:00Z"/>
          <w:color w:val="000000"/>
          <w:szCs w:val="24"/>
        </w:rPr>
      </w:pPr>
      <w:del w:id="194" w:author="Kaity Werner" w:date="2026-09-25T20:08:00Z" w16du:dateUtc="2026-09-26T00:08:00Z">
        <w:r w:rsidRPr="000F3178">
          <w:rPr>
            <w:color w:val="000000"/>
            <w:szCs w:val="24"/>
          </w:rPr>
          <w:delText>If the parents request a hearing, the district will schedule one within three school days of receiving the request, unless more time is requested by the parents; and</w:delText>
        </w:r>
        <w:r w:rsidRPr="000F3178">
          <w:rPr>
            <w:color w:val="000000"/>
            <w:szCs w:val="24"/>
          </w:rPr>
          <w:br/>
        </w:r>
      </w:del>
    </w:p>
    <w:p w14:paraId="2A50466E" w14:textId="77777777" w:rsidR="004D52B0" w:rsidRPr="000F3178" w:rsidRDefault="004D52B0" w:rsidP="004D52B0">
      <w:pPr>
        <w:numPr>
          <w:ilvl w:val="0"/>
          <w:numId w:val="14"/>
        </w:numPr>
        <w:rPr>
          <w:del w:id="195" w:author="Kaity Werner" w:date="2026-09-25T20:08:00Z" w16du:dateUtc="2026-09-26T00:08:00Z"/>
          <w:color w:val="000000"/>
          <w:szCs w:val="24"/>
        </w:rPr>
      </w:pPr>
      <w:del w:id="196" w:author="Kaity Werner" w:date="2026-09-25T20:08:00Z" w16du:dateUtc="2026-09-26T00:08:00Z">
        <w:r w:rsidRPr="000F3178">
          <w:rPr>
            <w:color w:val="000000"/>
            <w:szCs w:val="24"/>
          </w:rPr>
          <w:delText xml:space="preserve">The hearing process will be consistent with the procedures established for disciplinary cases pursuant to </w:delText>
        </w:r>
        <w:r>
          <w:fldChar w:fldCharType="begin"/>
        </w:r>
        <w:r>
          <w:delInstrText>HYPERLINK "http://apps.leg.wa.gov/wac/default.aspx?cite=392-400"</w:delInstrText>
        </w:r>
        <w:r>
          <w:fldChar w:fldCharType="separate"/>
        </w:r>
        <w:r w:rsidRPr="000F3178">
          <w:rPr>
            <w:rStyle w:val="Hyperlink"/>
            <w:color w:val="000000"/>
            <w:szCs w:val="24"/>
          </w:rPr>
          <w:delText>Chapter 392-400 WAC</w:delText>
        </w:r>
        <w:r>
          <w:fldChar w:fldCharType="end"/>
        </w:r>
        <w:r w:rsidRPr="000F3178">
          <w:rPr>
            <w:color w:val="000000"/>
            <w:szCs w:val="24"/>
          </w:rPr>
          <w:delText>.</w:delText>
        </w:r>
      </w:del>
    </w:p>
    <w:p w14:paraId="64AAA693" w14:textId="77777777" w:rsidR="004D52B0" w:rsidRPr="000F3178" w:rsidRDefault="004D52B0" w:rsidP="004D52B0">
      <w:pPr>
        <w:spacing w:after="240"/>
        <w:rPr>
          <w:del w:id="197" w:author="Kaity Werner" w:date="2026-09-25T20:08:00Z" w16du:dateUtc="2026-09-26T00:08:00Z"/>
          <w:rFonts w:eastAsia="Times New Roman"/>
          <w:color w:val="00000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45"/>
        <w:gridCol w:w="5270"/>
        <w:gridCol w:w="45"/>
      </w:tblGrid>
      <w:tr w:rsidR="004D52B0" w:rsidRPr="000F3178" w14:paraId="2E300787" w14:textId="77777777" w:rsidTr="000F3178">
        <w:trPr>
          <w:gridAfter w:val="1"/>
          <w:tblCellSpacing w:w="15" w:type="dxa"/>
          <w:del w:id="198" w:author="Kaity Werner" w:date="2026-09-25T20:08:00Z" w16du:dateUtc="2026-09-26T00:08:00Z"/>
        </w:trPr>
        <w:tc>
          <w:tcPr>
            <w:tcW w:w="4000" w:type="dxa"/>
            <w:vAlign w:val="center"/>
            <w:hideMark/>
          </w:tcPr>
          <w:p w14:paraId="01C55396" w14:textId="77777777" w:rsidR="004D52B0" w:rsidRPr="000F3178" w:rsidRDefault="004D52B0" w:rsidP="00215BD6">
            <w:pPr>
              <w:rPr>
                <w:del w:id="199" w:author="Kaity Werner" w:date="2026-09-25T20:08:00Z" w16du:dateUtc="2026-09-26T00:08:00Z"/>
                <w:rFonts w:eastAsia="Verdana"/>
                <w:color w:val="000000"/>
                <w:szCs w:val="24"/>
              </w:rPr>
            </w:pPr>
            <w:del w:id="200" w:author="Kaity Werner" w:date="2026-09-25T20:08:00Z" w16du:dateUtc="2026-09-26T00:08:00Z">
              <w:r w:rsidRPr="000F3178">
                <w:rPr>
                  <w:color w:val="000000"/>
                  <w:szCs w:val="24"/>
                </w:rPr>
                <w:delText xml:space="preserve">Cross References: </w:delText>
              </w:r>
            </w:del>
          </w:p>
        </w:tc>
        <w:tc>
          <w:tcPr>
            <w:tcW w:w="0" w:type="auto"/>
            <w:vAlign w:val="center"/>
            <w:hideMark/>
          </w:tcPr>
          <w:p w14:paraId="0A24507A" w14:textId="77777777" w:rsidR="004D52B0" w:rsidRPr="000F3178" w:rsidRDefault="004D52B0" w:rsidP="00215BD6">
            <w:pPr>
              <w:rPr>
                <w:del w:id="201" w:author="Kaity Werner" w:date="2026-09-25T20:08:00Z" w16du:dateUtc="2026-09-26T00:08:00Z"/>
                <w:rFonts w:eastAsia="Verdana"/>
                <w:color w:val="000000"/>
                <w:szCs w:val="24"/>
              </w:rPr>
            </w:pPr>
            <w:del w:id="202" w:author="Kaity Werner" w:date="2026-09-25T20:08:00Z" w16du:dateUtc="2026-09-26T00:08:00Z">
              <w:r w:rsidRPr="000F3178">
                <w:rPr>
                  <w:color w:val="000000"/>
                  <w:szCs w:val="24"/>
                </w:rPr>
                <w:delText xml:space="preserve">3241 - Classroom Management, Corrective Actions Or Punishment </w:delText>
              </w:r>
            </w:del>
          </w:p>
        </w:tc>
      </w:tr>
      <w:tr w:rsidR="004D52B0" w:rsidRPr="000F3178" w14:paraId="04238636" w14:textId="77777777" w:rsidTr="000F3178">
        <w:trPr>
          <w:gridAfter w:val="1"/>
          <w:tblCellSpacing w:w="15" w:type="dxa"/>
          <w:del w:id="203" w:author="Kaity Werner" w:date="2026-09-25T20:08:00Z" w16du:dateUtc="2026-09-26T00:08:00Z"/>
        </w:trPr>
        <w:tc>
          <w:tcPr>
            <w:tcW w:w="4000" w:type="dxa"/>
            <w:vAlign w:val="center"/>
            <w:hideMark/>
          </w:tcPr>
          <w:p w14:paraId="039DA127" w14:textId="77777777" w:rsidR="004D52B0" w:rsidRPr="000F3178" w:rsidRDefault="004D52B0" w:rsidP="00215BD6">
            <w:pPr>
              <w:rPr>
                <w:del w:id="204" w:author="Kaity Werner" w:date="2026-09-25T20:08:00Z" w16du:dateUtc="2026-09-26T00:08:00Z"/>
                <w:rFonts w:eastAsia="Verdana"/>
                <w:color w:val="000000"/>
                <w:szCs w:val="24"/>
              </w:rPr>
            </w:pPr>
          </w:p>
        </w:tc>
        <w:tc>
          <w:tcPr>
            <w:tcW w:w="0" w:type="auto"/>
            <w:vAlign w:val="center"/>
            <w:hideMark/>
          </w:tcPr>
          <w:p w14:paraId="513BF49A" w14:textId="77777777" w:rsidR="004D52B0" w:rsidRPr="000F3178" w:rsidRDefault="004D52B0" w:rsidP="00215BD6">
            <w:pPr>
              <w:rPr>
                <w:del w:id="205" w:author="Kaity Werner" w:date="2026-09-25T20:08:00Z" w16du:dateUtc="2026-09-26T00:08:00Z"/>
                <w:rFonts w:eastAsia="Verdana"/>
                <w:color w:val="000000"/>
                <w:szCs w:val="24"/>
              </w:rPr>
            </w:pPr>
            <w:del w:id="206" w:author="Kaity Werner" w:date="2026-09-25T20:08:00Z" w16du:dateUtc="2026-09-26T00:08:00Z">
              <w:r w:rsidRPr="000F3178">
                <w:rPr>
                  <w:color w:val="000000"/>
                  <w:szCs w:val="24"/>
                </w:rPr>
                <w:delText xml:space="preserve">2162 - Education of Students With Disabilities Under Section 504 of the Rehabilitation Act of 1973 </w:delText>
              </w:r>
            </w:del>
          </w:p>
        </w:tc>
      </w:tr>
      <w:tr w:rsidR="004D52B0" w:rsidRPr="000F3178" w14:paraId="4303EA25" w14:textId="77777777" w:rsidTr="000F3178">
        <w:trPr>
          <w:gridAfter w:val="1"/>
          <w:tblCellSpacing w:w="15" w:type="dxa"/>
          <w:del w:id="207" w:author="Kaity Werner" w:date="2026-09-25T20:08:00Z" w16du:dateUtc="2026-09-26T00:08:00Z"/>
        </w:trPr>
        <w:tc>
          <w:tcPr>
            <w:tcW w:w="4000" w:type="dxa"/>
            <w:vAlign w:val="center"/>
            <w:hideMark/>
          </w:tcPr>
          <w:p w14:paraId="61E081B5" w14:textId="77777777" w:rsidR="004D52B0" w:rsidRPr="000F3178" w:rsidRDefault="004D52B0" w:rsidP="00215BD6">
            <w:pPr>
              <w:rPr>
                <w:del w:id="208" w:author="Kaity Werner" w:date="2026-09-25T20:08:00Z" w16du:dateUtc="2026-09-26T00:08:00Z"/>
                <w:rFonts w:eastAsia="Verdana"/>
                <w:color w:val="000000"/>
                <w:szCs w:val="24"/>
              </w:rPr>
            </w:pPr>
          </w:p>
        </w:tc>
        <w:tc>
          <w:tcPr>
            <w:tcW w:w="0" w:type="auto"/>
            <w:vAlign w:val="center"/>
            <w:hideMark/>
          </w:tcPr>
          <w:p w14:paraId="7CDCF084" w14:textId="77777777" w:rsidR="004D52B0" w:rsidRPr="000F3178" w:rsidRDefault="004D52B0" w:rsidP="00215BD6">
            <w:pPr>
              <w:rPr>
                <w:del w:id="209" w:author="Kaity Werner" w:date="2026-09-25T20:08:00Z" w16du:dateUtc="2026-09-26T00:08:00Z"/>
                <w:rFonts w:eastAsia="Verdana"/>
                <w:color w:val="000000"/>
                <w:szCs w:val="24"/>
              </w:rPr>
            </w:pPr>
            <w:del w:id="210" w:author="Kaity Werner" w:date="2026-09-25T20:08:00Z" w16du:dateUtc="2026-09-26T00:08:00Z">
              <w:r w:rsidRPr="000F3178">
                <w:rPr>
                  <w:color w:val="000000"/>
                  <w:szCs w:val="24"/>
                </w:rPr>
                <w:delText xml:space="preserve">2161 - Special Education and Related Services for Eligible Students </w:delText>
              </w:r>
            </w:del>
          </w:p>
        </w:tc>
      </w:tr>
      <w:tr w:rsidR="004D52B0" w:rsidRPr="000F3178" w14:paraId="3F59BE77" w14:textId="77777777" w:rsidTr="000F3178">
        <w:trPr>
          <w:gridAfter w:val="1"/>
          <w:tblCellSpacing w:w="15" w:type="dxa"/>
          <w:del w:id="211" w:author="Kaity Werner" w:date="2026-09-25T20:08:00Z" w16du:dateUtc="2026-09-26T00:08:00Z"/>
        </w:trPr>
        <w:tc>
          <w:tcPr>
            <w:tcW w:w="4000" w:type="dxa"/>
            <w:vAlign w:val="center"/>
            <w:hideMark/>
          </w:tcPr>
          <w:p w14:paraId="083A6064" w14:textId="77777777" w:rsidR="004D52B0" w:rsidRPr="000F3178" w:rsidRDefault="004D52B0" w:rsidP="00215BD6">
            <w:pPr>
              <w:rPr>
                <w:del w:id="212" w:author="Kaity Werner" w:date="2026-09-25T20:08:00Z" w16du:dateUtc="2026-09-26T00:08:00Z"/>
                <w:rFonts w:eastAsia="Verdana"/>
                <w:color w:val="000000"/>
                <w:szCs w:val="24"/>
              </w:rPr>
            </w:pPr>
          </w:p>
        </w:tc>
        <w:tc>
          <w:tcPr>
            <w:tcW w:w="0" w:type="auto"/>
            <w:vAlign w:val="center"/>
            <w:hideMark/>
          </w:tcPr>
          <w:p w14:paraId="429092BA" w14:textId="77777777" w:rsidR="004D52B0" w:rsidRPr="000F3178" w:rsidRDefault="004D52B0" w:rsidP="00215BD6">
            <w:pPr>
              <w:rPr>
                <w:del w:id="213" w:author="Kaity Werner" w:date="2026-09-25T20:08:00Z" w16du:dateUtc="2026-09-26T00:08:00Z"/>
                <w:rFonts w:eastAsia="Verdana"/>
                <w:color w:val="000000"/>
                <w:szCs w:val="24"/>
              </w:rPr>
            </w:pPr>
            <w:del w:id="214" w:author="Kaity Werner" w:date="2026-09-25T20:08:00Z" w16du:dateUtc="2026-09-26T00:08:00Z">
              <w:r w:rsidRPr="000F3178">
                <w:rPr>
                  <w:color w:val="000000"/>
                  <w:szCs w:val="24"/>
                </w:rPr>
                <w:delText xml:space="preserve">2100 - Educational Opportunities for Military Children </w:delText>
              </w:r>
            </w:del>
          </w:p>
        </w:tc>
      </w:tr>
      <w:tr w:rsidR="004D52B0" w:rsidRPr="000F3178" w14:paraId="55766758" w14:textId="77777777" w:rsidTr="000F3178">
        <w:trPr>
          <w:gridAfter w:val="1"/>
          <w:tblCellSpacing w:w="15" w:type="dxa"/>
          <w:del w:id="215" w:author="Kaity Werner" w:date="2026-09-25T20:08:00Z" w16du:dateUtc="2026-09-26T00:08:00Z"/>
        </w:trPr>
        <w:tc>
          <w:tcPr>
            <w:tcW w:w="4000" w:type="dxa"/>
            <w:vAlign w:val="center"/>
            <w:hideMark/>
          </w:tcPr>
          <w:p w14:paraId="70ECAD59" w14:textId="77777777" w:rsidR="004D52B0" w:rsidRPr="000F3178" w:rsidRDefault="004D52B0" w:rsidP="00215BD6">
            <w:pPr>
              <w:rPr>
                <w:del w:id="216" w:author="Kaity Werner" w:date="2026-09-25T20:08:00Z" w16du:dateUtc="2026-09-26T00:08:00Z"/>
                <w:rFonts w:eastAsia="Verdana"/>
                <w:color w:val="000000"/>
                <w:szCs w:val="24"/>
              </w:rPr>
            </w:pPr>
          </w:p>
        </w:tc>
        <w:tc>
          <w:tcPr>
            <w:tcW w:w="0" w:type="auto"/>
            <w:vAlign w:val="center"/>
            <w:hideMark/>
          </w:tcPr>
          <w:p w14:paraId="42C33288" w14:textId="77777777" w:rsidR="004D52B0" w:rsidRPr="000F3178" w:rsidRDefault="004D52B0" w:rsidP="00215BD6">
            <w:pPr>
              <w:rPr>
                <w:del w:id="217" w:author="Kaity Werner" w:date="2026-09-25T20:08:00Z" w16du:dateUtc="2026-09-26T00:08:00Z"/>
                <w:rFonts w:eastAsia="Verdana"/>
                <w:color w:val="000000"/>
                <w:szCs w:val="24"/>
              </w:rPr>
            </w:pPr>
          </w:p>
        </w:tc>
      </w:tr>
      <w:tr w:rsidR="004D52B0" w:rsidRPr="000F3178" w14:paraId="43DC3382" w14:textId="77777777" w:rsidTr="000F3178">
        <w:trPr>
          <w:gridAfter w:val="1"/>
          <w:tblCellSpacing w:w="15" w:type="dxa"/>
          <w:del w:id="218" w:author="Kaity Werner" w:date="2026-09-25T20:08:00Z" w16du:dateUtc="2026-09-26T00:08:00Z"/>
        </w:trPr>
        <w:tc>
          <w:tcPr>
            <w:tcW w:w="4000" w:type="dxa"/>
            <w:vAlign w:val="center"/>
            <w:hideMark/>
          </w:tcPr>
          <w:p w14:paraId="3A676FF0" w14:textId="77777777" w:rsidR="004D52B0" w:rsidRPr="000F3178" w:rsidRDefault="004D52B0" w:rsidP="00215BD6">
            <w:pPr>
              <w:rPr>
                <w:del w:id="219" w:author="Kaity Werner" w:date="2026-09-25T20:08:00Z" w16du:dateUtc="2026-09-26T00:08:00Z"/>
                <w:rFonts w:eastAsia="Verdana"/>
                <w:color w:val="000000"/>
                <w:szCs w:val="24"/>
              </w:rPr>
            </w:pPr>
            <w:del w:id="220" w:author="Kaity Werner" w:date="2026-09-25T20:08:00Z" w16du:dateUtc="2026-09-26T00:08:00Z">
              <w:r w:rsidRPr="000F3178">
                <w:rPr>
                  <w:color w:val="000000"/>
                  <w:szCs w:val="24"/>
                </w:rPr>
                <w:delText xml:space="preserve">Legal References: </w:delText>
              </w:r>
            </w:del>
          </w:p>
        </w:tc>
        <w:tc>
          <w:tcPr>
            <w:tcW w:w="0" w:type="auto"/>
            <w:vAlign w:val="center"/>
            <w:hideMark/>
          </w:tcPr>
          <w:p w14:paraId="2D3E2347" w14:textId="77777777" w:rsidR="004D52B0" w:rsidRPr="000F3178" w:rsidRDefault="004D52B0" w:rsidP="00215BD6">
            <w:pPr>
              <w:rPr>
                <w:del w:id="221" w:author="Kaity Werner" w:date="2026-09-25T20:08:00Z" w16du:dateUtc="2026-09-26T00:08:00Z"/>
                <w:rFonts w:eastAsia="Verdana"/>
                <w:color w:val="000000"/>
                <w:szCs w:val="24"/>
              </w:rPr>
            </w:pPr>
            <w:del w:id="222" w:author="Kaity Werner" w:date="2026-09-25T20:08:00Z" w16du:dateUtc="2026-09-26T00:08:00Z">
              <w:r w:rsidRPr="000F3178">
                <w:rPr>
                  <w:color w:val="000000"/>
                  <w:szCs w:val="24"/>
                </w:rPr>
                <w:delText xml:space="preserve">Chapter 28A.210 RCW Health — Screening and requirements </w:delText>
              </w:r>
            </w:del>
          </w:p>
        </w:tc>
      </w:tr>
      <w:tr w:rsidR="004D52B0" w:rsidRPr="000F3178" w14:paraId="7AA61FB8" w14:textId="77777777" w:rsidTr="000F3178">
        <w:trPr>
          <w:gridAfter w:val="1"/>
          <w:tblCellSpacing w:w="15" w:type="dxa"/>
          <w:del w:id="223" w:author="Kaity Werner" w:date="2026-09-25T20:08:00Z" w16du:dateUtc="2026-09-26T00:08:00Z"/>
        </w:trPr>
        <w:tc>
          <w:tcPr>
            <w:tcW w:w="4000" w:type="dxa"/>
            <w:vAlign w:val="center"/>
            <w:hideMark/>
          </w:tcPr>
          <w:p w14:paraId="71B0DE76" w14:textId="77777777" w:rsidR="004D52B0" w:rsidRPr="000F3178" w:rsidRDefault="004D52B0" w:rsidP="00215BD6">
            <w:pPr>
              <w:rPr>
                <w:del w:id="224" w:author="Kaity Werner" w:date="2026-09-25T20:08:00Z" w16du:dateUtc="2026-09-26T00:08:00Z"/>
                <w:rFonts w:eastAsia="Verdana"/>
                <w:color w:val="000000"/>
                <w:szCs w:val="24"/>
              </w:rPr>
            </w:pPr>
          </w:p>
        </w:tc>
        <w:tc>
          <w:tcPr>
            <w:tcW w:w="0" w:type="auto"/>
            <w:vAlign w:val="center"/>
            <w:hideMark/>
          </w:tcPr>
          <w:p w14:paraId="295345B6" w14:textId="77777777" w:rsidR="004D52B0" w:rsidRPr="000F3178" w:rsidRDefault="004D52B0" w:rsidP="00215BD6">
            <w:pPr>
              <w:rPr>
                <w:del w:id="225" w:author="Kaity Werner" w:date="2026-09-25T20:08:00Z" w16du:dateUtc="2026-09-26T00:08:00Z"/>
                <w:rFonts w:eastAsia="Verdana"/>
                <w:color w:val="000000"/>
                <w:szCs w:val="24"/>
              </w:rPr>
            </w:pPr>
            <w:del w:id="226" w:author="Kaity Werner" w:date="2026-09-25T20:08:00Z" w16du:dateUtc="2026-09-26T00:08:00Z">
              <w:r w:rsidRPr="000F3178">
                <w:rPr>
                  <w:color w:val="000000"/>
                  <w:szCs w:val="24"/>
                </w:rPr>
                <w:delText xml:space="preserve">Chapter 246-105 WAC Immunization of child care and school children against certain vaccine-preventable diseases </w:delText>
              </w:r>
            </w:del>
          </w:p>
        </w:tc>
      </w:tr>
      <w:tr w:rsidR="004D52B0" w:rsidRPr="000F3178" w14:paraId="710A89BF" w14:textId="77777777" w:rsidTr="000F3178">
        <w:trPr>
          <w:gridAfter w:val="1"/>
          <w:tblCellSpacing w:w="15" w:type="dxa"/>
          <w:del w:id="227" w:author="Kaity Werner" w:date="2026-09-25T20:08:00Z" w16du:dateUtc="2026-09-26T00:08:00Z"/>
        </w:trPr>
        <w:tc>
          <w:tcPr>
            <w:tcW w:w="4000" w:type="dxa"/>
            <w:vAlign w:val="center"/>
            <w:hideMark/>
          </w:tcPr>
          <w:p w14:paraId="521BD66B" w14:textId="77777777" w:rsidR="004D52B0" w:rsidRPr="000F3178" w:rsidRDefault="004D52B0" w:rsidP="00215BD6">
            <w:pPr>
              <w:rPr>
                <w:del w:id="228" w:author="Kaity Werner" w:date="2026-09-25T20:08:00Z" w16du:dateUtc="2026-09-26T00:08:00Z"/>
                <w:rFonts w:eastAsia="Verdana"/>
                <w:color w:val="000000"/>
                <w:szCs w:val="24"/>
              </w:rPr>
            </w:pPr>
          </w:p>
        </w:tc>
        <w:tc>
          <w:tcPr>
            <w:tcW w:w="0" w:type="auto"/>
            <w:vAlign w:val="center"/>
            <w:hideMark/>
          </w:tcPr>
          <w:p w14:paraId="10FDBB63" w14:textId="77777777" w:rsidR="004D52B0" w:rsidRPr="000F3178" w:rsidRDefault="004D52B0" w:rsidP="00215BD6">
            <w:pPr>
              <w:rPr>
                <w:del w:id="229" w:author="Kaity Werner" w:date="2026-09-25T20:08:00Z" w16du:dateUtc="2026-09-26T00:08:00Z"/>
                <w:rFonts w:eastAsia="Verdana"/>
                <w:color w:val="000000"/>
                <w:szCs w:val="24"/>
              </w:rPr>
            </w:pPr>
            <w:del w:id="230" w:author="Kaity Werner" w:date="2026-09-25T20:08:00Z" w16du:dateUtc="2026-09-26T00:08:00Z">
              <w:r w:rsidRPr="000F3178">
                <w:rPr>
                  <w:color w:val="000000"/>
                  <w:szCs w:val="24"/>
                </w:rPr>
                <w:delText xml:space="preserve">WAC 392-182 Student — Health records </w:delText>
              </w:r>
            </w:del>
          </w:p>
        </w:tc>
      </w:tr>
      <w:tr w:rsidR="004D52B0" w:rsidRPr="000F3178" w14:paraId="447C1C84" w14:textId="77777777" w:rsidTr="000F3178">
        <w:trPr>
          <w:gridAfter w:val="1"/>
          <w:tblCellSpacing w:w="15" w:type="dxa"/>
          <w:del w:id="231" w:author="Kaity Werner" w:date="2026-09-25T20:08:00Z" w16du:dateUtc="2026-09-26T00:08:00Z"/>
        </w:trPr>
        <w:tc>
          <w:tcPr>
            <w:tcW w:w="4000" w:type="dxa"/>
            <w:vAlign w:val="center"/>
            <w:hideMark/>
          </w:tcPr>
          <w:p w14:paraId="3C535AD9" w14:textId="77777777" w:rsidR="004D52B0" w:rsidRPr="000F3178" w:rsidRDefault="004D52B0" w:rsidP="00215BD6">
            <w:pPr>
              <w:rPr>
                <w:del w:id="232" w:author="Kaity Werner" w:date="2026-09-25T20:08:00Z" w16du:dateUtc="2026-09-26T00:08:00Z"/>
                <w:rFonts w:eastAsia="Verdana"/>
                <w:color w:val="000000"/>
                <w:szCs w:val="24"/>
              </w:rPr>
            </w:pPr>
          </w:p>
        </w:tc>
        <w:tc>
          <w:tcPr>
            <w:tcW w:w="0" w:type="auto"/>
            <w:vAlign w:val="center"/>
            <w:hideMark/>
          </w:tcPr>
          <w:p w14:paraId="64D1176A" w14:textId="77777777" w:rsidR="004D52B0" w:rsidRPr="000F3178" w:rsidRDefault="004D52B0" w:rsidP="00215BD6">
            <w:pPr>
              <w:rPr>
                <w:del w:id="233" w:author="Kaity Werner" w:date="2026-09-25T20:08:00Z" w16du:dateUtc="2026-09-26T00:08:00Z"/>
                <w:rFonts w:eastAsia="Verdana"/>
                <w:color w:val="000000"/>
                <w:szCs w:val="24"/>
              </w:rPr>
            </w:pPr>
            <w:del w:id="234" w:author="Kaity Werner" w:date="2026-09-25T20:08:00Z" w16du:dateUtc="2026-09-26T00:08:00Z">
              <w:r w:rsidRPr="000F3178">
                <w:rPr>
                  <w:color w:val="000000"/>
                  <w:szCs w:val="24"/>
                </w:rPr>
                <w:delText xml:space="preserve">WAC 392-380 Public school pupils — Immunization requirement and life-threatening health condition </w:delText>
              </w:r>
            </w:del>
          </w:p>
        </w:tc>
      </w:tr>
      <w:tr w:rsidR="004D52B0" w:rsidRPr="000F3178" w14:paraId="6CC3D654" w14:textId="77777777" w:rsidTr="000F3178">
        <w:trPr>
          <w:gridAfter w:val="1"/>
          <w:tblCellSpacing w:w="15" w:type="dxa"/>
          <w:del w:id="235" w:author="Kaity Werner" w:date="2026-09-25T20:08:00Z" w16du:dateUtc="2026-09-26T00:08:00Z"/>
        </w:trPr>
        <w:tc>
          <w:tcPr>
            <w:tcW w:w="4000" w:type="dxa"/>
            <w:vAlign w:val="center"/>
            <w:hideMark/>
          </w:tcPr>
          <w:p w14:paraId="685EDA14" w14:textId="77777777" w:rsidR="004D52B0" w:rsidRPr="000F3178" w:rsidRDefault="004D52B0" w:rsidP="00215BD6">
            <w:pPr>
              <w:rPr>
                <w:del w:id="236" w:author="Kaity Werner" w:date="2026-09-25T20:08:00Z" w16du:dateUtc="2026-09-26T00:08:00Z"/>
                <w:rFonts w:eastAsia="Verdana"/>
                <w:color w:val="000000"/>
                <w:szCs w:val="24"/>
              </w:rPr>
            </w:pPr>
          </w:p>
        </w:tc>
        <w:tc>
          <w:tcPr>
            <w:tcW w:w="0" w:type="auto"/>
            <w:vAlign w:val="center"/>
            <w:hideMark/>
          </w:tcPr>
          <w:p w14:paraId="19E12136" w14:textId="77777777" w:rsidR="004D52B0" w:rsidRPr="000F3178" w:rsidRDefault="004D52B0" w:rsidP="00215BD6">
            <w:pPr>
              <w:rPr>
                <w:del w:id="237" w:author="Kaity Werner" w:date="2026-09-25T20:08:00Z" w16du:dateUtc="2026-09-26T00:08:00Z"/>
                <w:rFonts w:eastAsia="Verdana"/>
                <w:color w:val="000000"/>
                <w:szCs w:val="24"/>
              </w:rPr>
            </w:pPr>
          </w:p>
        </w:tc>
      </w:tr>
      <w:tr w:rsidR="004D52B0" w:rsidRPr="000F3178" w14:paraId="68BE6A98" w14:textId="77777777" w:rsidTr="000F3178">
        <w:trPr>
          <w:tblCellSpacing w:w="15" w:type="dxa"/>
          <w:del w:id="238" w:author="Kaity Werner" w:date="2026-09-25T20:08:00Z" w16du:dateUtc="2026-09-26T00:08:00Z"/>
        </w:trPr>
        <w:tc>
          <w:tcPr>
            <w:tcW w:w="4000" w:type="dxa"/>
            <w:vAlign w:val="center"/>
            <w:hideMark/>
          </w:tcPr>
          <w:p w14:paraId="300239D2" w14:textId="77777777" w:rsidR="004D52B0" w:rsidRPr="000F3178" w:rsidRDefault="004D52B0" w:rsidP="00215BD6">
            <w:pPr>
              <w:rPr>
                <w:del w:id="239" w:author="Kaity Werner" w:date="2026-09-25T20:08:00Z" w16du:dateUtc="2026-09-26T00:08:00Z"/>
                <w:rFonts w:eastAsia="Verdana"/>
                <w:color w:val="000000"/>
                <w:szCs w:val="24"/>
              </w:rPr>
            </w:pPr>
            <w:del w:id="240" w:author="Kaity Werner" w:date="2026-09-25T20:08:00Z" w16du:dateUtc="2026-09-26T00:08:00Z">
              <w:r w:rsidRPr="000F3178">
                <w:rPr>
                  <w:color w:val="000000"/>
                  <w:szCs w:val="24"/>
                </w:rPr>
                <w:delText xml:space="preserve">Management Resources: </w:delText>
              </w:r>
            </w:del>
          </w:p>
        </w:tc>
        <w:tc>
          <w:tcPr>
            <w:tcW w:w="0" w:type="auto"/>
            <w:gridSpan w:val="2"/>
            <w:vAlign w:val="center"/>
            <w:hideMark/>
          </w:tcPr>
          <w:p w14:paraId="6070F6F1" w14:textId="77777777" w:rsidR="004D52B0" w:rsidRPr="000F3178" w:rsidRDefault="004D52B0" w:rsidP="00215BD6">
            <w:pPr>
              <w:rPr>
                <w:del w:id="241" w:author="Kaity Werner" w:date="2026-09-25T20:08:00Z" w16du:dateUtc="2026-09-26T00:08:00Z"/>
                <w:rFonts w:eastAsia="Verdana"/>
                <w:color w:val="000000"/>
                <w:szCs w:val="24"/>
              </w:rPr>
            </w:pPr>
            <w:del w:id="242" w:author="Kaity Werner" w:date="2026-09-25T20:08:00Z" w16du:dateUtc="2026-09-26T00:08:00Z">
              <w:r w:rsidRPr="000F3178">
                <w:rPr>
                  <w:color w:val="000000"/>
                  <w:szCs w:val="24"/>
                </w:rPr>
                <w:delText xml:space="preserve">2012 - August Issue </w:delText>
              </w:r>
            </w:del>
          </w:p>
        </w:tc>
      </w:tr>
      <w:tr w:rsidR="004D52B0" w:rsidRPr="000F3178" w14:paraId="4B63AFF0" w14:textId="77777777" w:rsidTr="000F3178">
        <w:trPr>
          <w:tblCellSpacing w:w="15" w:type="dxa"/>
          <w:del w:id="243" w:author="Kaity Werner" w:date="2026-09-25T20:08:00Z" w16du:dateUtc="2026-09-26T00:08:00Z"/>
        </w:trPr>
        <w:tc>
          <w:tcPr>
            <w:tcW w:w="4000" w:type="dxa"/>
            <w:vAlign w:val="center"/>
            <w:hideMark/>
          </w:tcPr>
          <w:p w14:paraId="6C0C2A66" w14:textId="77777777" w:rsidR="004D52B0" w:rsidRPr="000F3178" w:rsidRDefault="004D52B0" w:rsidP="00215BD6">
            <w:pPr>
              <w:rPr>
                <w:del w:id="244" w:author="Kaity Werner" w:date="2026-09-25T20:08:00Z" w16du:dateUtc="2026-09-26T00:08:00Z"/>
                <w:rFonts w:eastAsia="Verdana"/>
                <w:color w:val="000000"/>
                <w:szCs w:val="24"/>
              </w:rPr>
            </w:pPr>
          </w:p>
        </w:tc>
        <w:tc>
          <w:tcPr>
            <w:tcW w:w="0" w:type="auto"/>
            <w:gridSpan w:val="2"/>
            <w:vAlign w:val="center"/>
            <w:hideMark/>
          </w:tcPr>
          <w:p w14:paraId="29C37B73" w14:textId="77777777" w:rsidR="004D52B0" w:rsidRPr="000F3178" w:rsidRDefault="004D52B0" w:rsidP="00215BD6">
            <w:pPr>
              <w:rPr>
                <w:del w:id="245" w:author="Kaity Werner" w:date="2026-09-25T20:08:00Z" w16du:dateUtc="2026-09-26T00:08:00Z"/>
                <w:rFonts w:eastAsia="Verdana"/>
                <w:color w:val="000000"/>
                <w:szCs w:val="24"/>
              </w:rPr>
            </w:pPr>
            <w:del w:id="246" w:author="Kaity Werner" w:date="2026-09-25T20:08:00Z" w16du:dateUtc="2026-09-26T00:08:00Z">
              <w:r w:rsidRPr="000F3178">
                <w:rPr>
                  <w:color w:val="000000"/>
                  <w:szCs w:val="24"/>
                </w:rPr>
                <w:delText xml:space="preserve">2011 - August Issue </w:delText>
              </w:r>
            </w:del>
          </w:p>
        </w:tc>
      </w:tr>
      <w:tr w:rsidR="004D52B0" w:rsidRPr="000F3178" w14:paraId="28AF0AB9" w14:textId="77777777" w:rsidTr="000F3178">
        <w:trPr>
          <w:tblCellSpacing w:w="15" w:type="dxa"/>
          <w:del w:id="247" w:author="Kaity Werner" w:date="2026-09-25T20:08:00Z" w16du:dateUtc="2026-09-26T00:08:00Z"/>
        </w:trPr>
        <w:tc>
          <w:tcPr>
            <w:tcW w:w="4000" w:type="dxa"/>
            <w:vAlign w:val="center"/>
            <w:hideMark/>
          </w:tcPr>
          <w:p w14:paraId="4A6156C4" w14:textId="77777777" w:rsidR="004D52B0" w:rsidRPr="000F3178" w:rsidRDefault="004D52B0" w:rsidP="00215BD6">
            <w:pPr>
              <w:rPr>
                <w:del w:id="248" w:author="Kaity Werner" w:date="2026-09-25T20:08:00Z" w16du:dateUtc="2026-09-26T00:08:00Z"/>
                <w:rFonts w:eastAsia="Verdana"/>
                <w:color w:val="000000"/>
                <w:szCs w:val="24"/>
              </w:rPr>
            </w:pPr>
          </w:p>
        </w:tc>
        <w:tc>
          <w:tcPr>
            <w:tcW w:w="0" w:type="auto"/>
            <w:gridSpan w:val="2"/>
            <w:vAlign w:val="center"/>
            <w:hideMark/>
          </w:tcPr>
          <w:p w14:paraId="134A691C" w14:textId="77777777" w:rsidR="004D52B0" w:rsidRPr="000F3178" w:rsidRDefault="004D52B0" w:rsidP="00215BD6">
            <w:pPr>
              <w:rPr>
                <w:del w:id="249" w:author="Kaity Werner" w:date="2026-09-25T20:08:00Z" w16du:dateUtc="2026-09-26T00:08:00Z"/>
                <w:rFonts w:eastAsia="Verdana"/>
                <w:color w:val="000000"/>
                <w:szCs w:val="24"/>
              </w:rPr>
            </w:pPr>
            <w:del w:id="250" w:author="Kaity Werner" w:date="2026-09-25T20:08:00Z" w16du:dateUtc="2026-09-26T00:08:00Z">
              <w:r w:rsidRPr="000F3178">
                <w:rPr>
                  <w:color w:val="000000"/>
                  <w:szCs w:val="24"/>
                </w:rPr>
                <w:delText xml:space="preserve">Policy News, August 2007 Human Papilloma Virus Disease Notification </w:delText>
              </w:r>
            </w:del>
          </w:p>
        </w:tc>
      </w:tr>
      <w:tr w:rsidR="004D52B0" w:rsidRPr="000F3178" w14:paraId="7408710B" w14:textId="77777777" w:rsidTr="000F3178">
        <w:trPr>
          <w:tblCellSpacing w:w="15" w:type="dxa"/>
          <w:del w:id="251" w:author="Kaity Werner" w:date="2026-09-25T20:08:00Z" w16du:dateUtc="2026-09-26T00:08:00Z"/>
        </w:trPr>
        <w:tc>
          <w:tcPr>
            <w:tcW w:w="4000" w:type="dxa"/>
            <w:vAlign w:val="center"/>
            <w:hideMark/>
          </w:tcPr>
          <w:p w14:paraId="5E3B33D8" w14:textId="77777777" w:rsidR="004D52B0" w:rsidRPr="000F3178" w:rsidRDefault="004D52B0" w:rsidP="00215BD6">
            <w:pPr>
              <w:rPr>
                <w:del w:id="252" w:author="Kaity Werner" w:date="2026-09-25T20:08:00Z" w16du:dateUtc="2026-09-26T00:08:00Z"/>
                <w:rFonts w:eastAsia="Verdana"/>
                <w:color w:val="000000"/>
                <w:szCs w:val="24"/>
              </w:rPr>
            </w:pPr>
          </w:p>
        </w:tc>
        <w:tc>
          <w:tcPr>
            <w:tcW w:w="0" w:type="auto"/>
            <w:gridSpan w:val="2"/>
            <w:vAlign w:val="center"/>
            <w:hideMark/>
          </w:tcPr>
          <w:p w14:paraId="2040E11A" w14:textId="77777777" w:rsidR="004D52B0" w:rsidRPr="000F3178" w:rsidRDefault="004D52B0" w:rsidP="00215BD6">
            <w:pPr>
              <w:rPr>
                <w:del w:id="253" w:author="Kaity Werner" w:date="2026-09-25T20:08:00Z" w16du:dateUtc="2026-09-26T00:08:00Z"/>
                <w:rFonts w:eastAsia="Verdana"/>
                <w:color w:val="000000"/>
                <w:szCs w:val="24"/>
              </w:rPr>
            </w:pPr>
            <w:del w:id="254" w:author="Kaity Werner" w:date="2026-09-25T20:08:00Z" w16du:dateUtc="2026-09-26T00:08:00Z">
              <w:r w:rsidRPr="000F3178">
                <w:rPr>
                  <w:color w:val="000000"/>
                  <w:szCs w:val="24"/>
                </w:rPr>
                <w:delText xml:space="preserve">Policy News, April 2006 Chickenpox Immunization Required </w:delText>
              </w:r>
            </w:del>
          </w:p>
        </w:tc>
      </w:tr>
      <w:tr w:rsidR="004D52B0" w:rsidRPr="000F3178" w14:paraId="28E4B29D" w14:textId="77777777" w:rsidTr="000F3178">
        <w:trPr>
          <w:tblCellSpacing w:w="15" w:type="dxa"/>
          <w:del w:id="255" w:author="Kaity Werner" w:date="2026-09-25T20:08:00Z" w16du:dateUtc="2026-09-26T00:08:00Z"/>
        </w:trPr>
        <w:tc>
          <w:tcPr>
            <w:tcW w:w="4000" w:type="dxa"/>
            <w:vAlign w:val="center"/>
            <w:hideMark/>
          </w:tcPr>
          <w:p w14:paraId="02E5A198" w14:textId="77777777" w:rsidR="004D52B0" w:rsidRPr="000F3178" w:rsidRDefault="004D52B0" w:rsidP="00215BD6">
            <w:pPr>
              <w:rPr>
                <w:del w:id="256" w:author="Kaity Werner" w:date="2026-09-25T20:08:00Z" w16du:dateUtc="2026-09-26T00:08:00Z"/>
                <w:rFonts w:eastAsia="Verdana"/>
                <w:color w:val="000000"/>
                <w:szCs w:val="24"/>
              </w:rPr>
            </w:pPr>
          </w:p>
        </w:tc>
        <w:tc>
          <w:tcPr>
            <w:tcW w:w="0" w:type="auto"/>
            <w:gridSpan w:val="2"/>
            <w:vAlign w:val="center"/>
            <w:hideMark/>
          </w:tcPr>
          <w:p w14:paraId="3E74FB97" w14:textId="77777777" w:rsidR="004D52B0" w:rsidRPr="000F3178" w:rsidRDefault="004D52B0" w:rsidP="00215BD6">
            <w:pPr>
              <w:rPr>
                <w:del w:id="257" w:author="Kaity Werner" w:date="2026-09-25T20:08:00Z" w16du:dateUtc="2026-09-26T00:08:00Z"/>
                <w:rFonts w:eastAsia="Verdana"/>
                <w:color w:val="000000"/>
                <w:szCs w:val="24"/>
              </w:rPr>
            </w:pPr>
            <w:del w:id="258" w:author="Kaity Werner" w:date="2026-09-25T20:08:00Z" w16du:dateUtc="2026-09-26T00:08:00Z">
              <w:r w:rsidRPr="000F3178">
                <w:rPr>
                  <w:color w:val="000000"/>
                  <w:szCs w:val="24"/>
                </w:rPr>
                <w:delText xml:space="preserve">Policy News, June 2005 Distribution of Information on Meningococcal Disease </w:delText>
              </w:r>
            </w:del>
          </w:p>
        </w:tc>
      </w:tr>
      <w:tr w:rsidR="004D52B0" w:rsidRPr="000F3178" w14:paraId="43D7E0A4" w14:textId="77777777" w:rsidTr="000F3178">
        <w:trPr>
          <w:tblCellSpacing w:w="15" w:type="dxa"/>
          <w:del w:id="259" w:author="Kaity Werner" w:date="2026-09-25T20:08:00Z" w16du:dateUtc="2026-09-26T00:08:00Z"/>
        </w:trPr>
        <w:tc>
          <w:tcPr>
            <w:tcW w:w="4000" w:type="dxa"/>
            <w:vAlign w:val="center"/>
            <w:hideMark/>
          </w:tcPr>
          <w:p w14:paraId="68A50AF2" w14:textId="77777777" w:rsidR="004D52B0" w:rsidRPr="000F3178" w:rsidRDefault="004D52B0" w:rsidP="00215BD6">
            <w:pPr>
              <w:rPr>
                <w:del w:id="260" w:author="Kaity Werner" w:date="2026-09-25T20:08:00Z" w16du:dateUtc="2026-09-26T00:08:00Z"/>
                <w:rFonts w:eastAsia="Verdana"/>
                <w:color w:val="000000"/>
                <w:szCs w:val="24"/>
              </w:rPr>
            </w:pPr>
          </w:p>
        </w:tc>
        <w:tc>
          <w:tcPr>
            <w:tcW w:w="0" w:type="auto"/>
            <w:gridSpan w:val="2"/>
            <w:vAlign w:val="center"/>
            <w:hideMark/>
          </w:tcPr>
          <w:p w14:paraId="1EA1E4EB" w14:textId="77777777" w:rsidR="004D52B0" w:rsidRPr="000F3178" w:rsidRDefault="004D52B0" w:rsidP="00215BD6">
            <w:pPr>
              <w:rPr>
                <w:del w:id="261" w:author="Kaity Werner" w:date="2026-09-25T20:08:00Z" w16du:dateUtc="2026-09-26T00:08:00Z"/>
                <w:rFonts w:eastAsia="Verdana"/>
                <w:color w:val="000000"/>
                <w:szCs w:val="24"/>
              </w:rPr>
            </w:pPr>
            <w:del w:id="262" w:author="Kaity Werner" w:date="2026-09-25T20:08:00Z" w16du:dateUtc="2026-09-26T00:08:00Z">
              <w:r w:rsidRPr="000F3178">
                <w:rPr>
                  <w:color w:val="000000"/>
                  <w:szCs w:val="24"/>
                </w:rPr>
                <w:delText xml:space="preserve">Policy News, October 2002 Legislature Addresses “Life-Threatening Conditions” </w:delText>
              </w:r>
            </w:del>
          </w:p>
        </w:tc>
      </w:tr>
      <w:tr w:rsidR="004D52B0" w:rsidRPr="000F3178" w14:paraId="7EC9C948" w14:textId="77777777" w:rsidTr="000F3178">
        <w:trPr>
          <w:tblCellSpacing w:w="15" w:type="dxa"/>
          <w:del w:id="263" w:author="Kaity Werner" w:date="2026-09-25T20:08:00Z" w16du:dateUtc="2026-09-26T00:08:00Z"/>
        </w:trPr>
        <w:tc>
          <w:tcPr>
            <w:tcW w:w="4000" w:type="dxa"/>
            <w:vAlign w:val="center"/>
            <w:hideMark/>
          </w:tcPr>
          <w:p w14:paraId="4BD1C22D" w14:textId="77777777" w:rsidR="004D52B0" w:rsidRPr="000F3178" w:rsidRDefault="004D52B0" w:rsidP="00215BD6">
            <w:pPr>
              <w:rPr>
                <w:del w:id="264" w:author="Kaity Werner" w:date="2026-09-25T20:08:00Z" w16du:dateUtc="2026-09-26T00:08:00Z"/>
                <w:rFonts w:eastAsia="Verdana"/>
              </w:rPr>
            </w:pPr>
          </w:p>
        </w:tc>
        <w:tc>
          <w:tcPr>
            <w:tcW w:w="0" w:type="auto"/>
            <w:gridSpan w:val="2"/>
            <w:vAlign w:val="center"/>
            <w:hideMark/>
          </w:tcPr>
          <w:p w14:paraId="491326F1" w14:textId="77777777" w:rsidR="004D52B0" w:rsidRPr="000F3178" w:rsidRDefault="004D52B0" w:rsidP="00215BD6">
            <w:pPr>
              <w:rPr>
                <w:del w:id="265" w:author="Kaity Werner" w:date="2026-09-25T20:08:00Z" w16du:dateUtc="2026-09-26T00:08:00Z"/>
                <w:rFonts w:eastAsia="Verdana"/>
              </w:rPr>
            </w:pPr>
          </w:p>
        </w:tc>
      </w:tr>
    </w:tbl>
    <w:p w14:paraId="1E3BD847" w14:textId="77777777" w:rsidR="004D52B0" w:rsidRPr="00006E7F" w:rsidRDefault="004D52B0" w:rsidP="005579F0">
      <w:pPr>
        <w:ind w:left="-5"/>
        <w:pPrChange w:id="266" w:author="Kaity Werner" w:date="2026-09-25T20:08:00Z" w16du:dateUtc="2026-09-26T00:08:00Z">
          <w:pPr>
            <w:pStyle w:val="Heading1"/>
          </w:pPr>
        </w:pPrChange>
      </w:pPr>
    </w:p>
    <w:sectPr w:rsidR="004D52B0" w:rsidRPr="00006E7F" w:rsidSect="001A42E8">
      <w:headerReference w:type="default" r:id="rId7"/>
      <w:footerReference w:type="default" r:id="rId8"/>
      <w:pgSz w:w="12240" w:h="15840"/>
      <w:pgMar w:top="1170" w:right="1440" w:bottom="1440" w:left="1440" w:header="720" w:footer="720" w:gutter="0"/>
      <w:cols w:space="720"/>
      <w:docGrid w:linePitch="360"/>
      <w:sectPrChange w:id="276" w:author="Kaity Werner" w:date="2026-09-25T20:08:00Z" w16du:dateUtc="2026-09-26T00:08:00Z">
        <w:sectPr w:rsidR="004D52B0" w:rsidRPr="00006E7F" w:rsidSect="001A42E8">
          <w:pgMar w:top="720" w:right="1440" w:bottom="630" w:left="1440" w:header="720" w:footer="360"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7F0B9A" w14:textId="77777777" w:rsidR="00B11C64" w:rsidRDefault="00B11C64" w:rsidP="005C500B">
      <w:pPr>
        <w:spacing w:after="0" w:line="240" w:lineRule="auto"/>
        <w:pPrChange w:id="5" w:author="Kaity Werner" w:date="2026-09-25T20:08:00Z" w16du:dateUtc="2026-09-26T00:08:00Z">
          <w:pPr>
            <w:pStyle w:val="BodyText"/>
          </w:pPr>
        </w:pPrChange>
      </w:pPr>
      <w:r>
        <w:separator/>
      </w:r>
    </w:p>
  </w:endnote>
  <w:endnote w:type="continuationSeparator" w:id="0">
    <w:p w14:paraId="25196320" w14:textId="77777777" w:rsidR="00B11C64" w:rsidRDefault="00B11C64" w:rsidP="005C500B">
      <w:pPr>
        <w:spacing w:after="0" w:line="240" w:lineRule="auto"/>
        <w:pPrChange w:id="6" w:author="Kaity Werner" w:date="2026-09-25T20:08:00Z" w16du:dateUtc="2026-09-26T00:08:00Z">
          <w:pPr>
            <w:pStyle w:val="BodyText"/>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tantia">
    <w:panose1 w:val="02030602050306030303"/>
    <w:charset w:val="00"/>
    <w:family w:val="roman"/>
    <w:pitch w:val="variable"/>
    <w:sig w:usb0="A00002EF" w:usb1="4000204B" w:usb2="00000000" w:usb3="00000000" w:csb0="0000019F" w:csb1="00000000"/>
  </w:font>
  <w:font w:name="Brusher">
    <w:altName w:val="Calibri"/>
    <w:panose1 w:val="020B06040202020202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676EA" w14:textId="77777777" w:rsidR="0021580A" w:rsidRDefault="0021580A">
    <w:pPr>
      <w:pStyle w:val="Footer"/>
      <w:rPr>
        <w:rPrChange w:id="273" w:author="Kaity Werner" w:date="2026-09-25T20:08:00Z" w16du:dateUtc="2026-09-26T00:08:00Z">
          <w:rPr>
            <w:rFonts w:asciiTheme="minorHAnsi" w:hAnsiTheme="minorHAnsi"/>
          </w:rPr>
        </w:rPrChange>
      </w:rPr>
      <w:pPrChange w:id="274" w:author="Kaity Werner" w:date="2026-09-25T20:08:00Z" w16du:dateUtc="2026-09-26T00:08:00Z">
        <w:pPr>
          <w:pStyle w:val="Footer"/>
          <w:jc w:val="left"/>
        </w:pPr>
      </w:pPrChange>
    </w:pPr>
    <w:del w:id="275" w:author="Kaity Werner" w:date="2026-09-25T20:08:00Z" w16du:dateUtc="2026-09-26T00:08:00Z">
      <w:r w:rsidRPr="000F3178">
        <w:rPr>
          <w:rFonts w:asciiTheme="minorHAnsi" w:hAnsiTheme="minorHAnsi"/>
        </w:rPr>
        <w:delText>A</w:delText>
      </w:r>
      <w:r w:rsidR="000F3178">
        <w:rPr>
          <w:rFonts w:asciiTheme="minorHAnsi" w:hAnsiTheme="minorHAnsi"/>
        </w:rPr>
        <w:delText xml:space="preserve">dopted: </w:delText>
      </w:r>
      <w:r w:rsidR="00D6061A">
        <w:rPr>
          <w:rFonts w:asciiTheme="minorHAnsi" w:hAnsiTheme="minorHAnsi"/>
        </w:rPr>
        <w:delText>July 18, 2016</w:delText>
      </w:r>
      <w:r w:rsidRPr="000F3178">
        <w:rPr>
          <w:rFonts w:asciiTheme="minorHAnsi" w:hAnsiTheme="minorHAnsi"/>
        </w:rPr>
        <w:tab/>
      </w:r>
      <w:r w:rsidRPr="000F3178">
        <w:rPr>
          <w:rFonts w:asciiTheme="minorHAnsi" w:hAnsiTheme="minorHAnsi"/>
        </w:rPr>
        <w:tab/>
        <w:delText xml:space="preserve">Page </w:delText>
      </w:r>
      <w:r w:rsidRPr="000F3178">
        <w:rPr>
          <w:rFonts w:asciiTheme="minorHAnsi" w:hAnsiTheme="minorHAnsi"/>
        </w:rPr>
        <w:fldChar w:fldCharType="begin"/>
      </w:r>
      <w:r w:rsidRPr="000F3178">
        <w:rPr>
          <w:rFonts w:asciiTheme="minorHAnsi" w:hAnsiTheme="minorHAnsi"/>
        </w:rPr>
        <w:delInstrText xml:space="preserve"> PAGE </w:delInstrText>
      </w:r>
      <w:r w:rsidRPr="000F3178">
        <w:rPr>
          <w:rFonts w:asciiTheme="minorHAnsi" w:hAnsiTheme="minorHAnsi"/>
        </w:rPr>
        <w:fldChar w:fldCharType="separate"/>
      </w:r>
      <w:r w:rsidR="00DD2B06">
        <w:rPr>
          <w:rFonts w:asciiTheme="minorHAnsi" w:hAnsiTheme="minorHAnsi"/>
        </w:rPr>
        <w:delText>3</w:delText>
      </w:r>
      <w:r w:rsidRPr="000F3178">
        <w:rPr>
          <w:rFonts w:asciiTheme="minorHAnsi" w:hAnsiTheme="minorHAnsi"/>
        </w:rPr>
        <w:fldChar w:fldCharType="end"/>
      </w:r>
      <w:r w:rsidRPr="000F3178">
        <w:rPr>
          <w:rFonts w:asciiTheme="minorHAnsi" w:hAnsiTheme="minorHAnsi"/>
        </w:rPr>
        <w:delText xml:space="preserve"> of </w:delText>
      </w:r>
      <w:r w:rsidRPr="000F3178">
        <w:rPr>
          <w:rFonts w:asciiTheme="minorHAnsi" w:hAnsiTheme="minorHAnsi"/>
        </w:rPr>
        <w:fldChar w:fldCharType="begin"/>
      </w:r>
      <w:r w:rsidRPr="000F3178">
        <w:rPr>
          <w:rFonts w:asciiTheme="minorHAnsi" w:hAnsiTheme="minorHAnsi"/>
        </w:rPr>
        <w:delInstrText xml:space="preserve"> NUMPAGES </w:delInstrText>
      </w:r>
      <w:r w:rsidRPr="000F3178">
        <w:rPr>
          <w:rFonts w:asciiTheme="minorHAnsi" w:hAnsiTheme="minorHAnsi"/>
        </w:rPr>
        <w:fldChar w:fldCharType="separate"/>
      </w:r>
      <w:r w:rsidR="00DD2B06">
        <w:rPr>
          <w:rFonts w:asciiTheme="minorHAnsi" w:hAnsiTheme="minorHAnsi"/>
        </w:rPr>
        <w:delText>3</w:delText>
      </w:r>
      <w:r w:rsidRPr="000F3178">
        <w:rPr>
          <w:rFonts w:asciiTheme="minorHAnsi" w:hAnsiTheme="minorHAnsi"/>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AB6CC9" w14:textId="77777777" w:rsidR="00B11C64" w:rsidRDefault="00B11C64" w:rsidP="005C500B">
      <w:pPr>
        <w:spacing w:after="0" w:line="240" w:lineRule="auto"/>
        <w:pPrChange w:id="3" w:author="Kaity Werner" w:date="2026-09-25T20:08:00Z" w16du:dateUtc="2026-09-26T00:08:00Z">
          <w:pPr>
            <w:pStyle w:val="BodyText"/>
          </w:pPr>
        </w:pPrChange>
      </w:pPr>
      <w:r>
        <w:separator/>
      </w:r>
    </w:p>
  </w:footnote>
  <w:footnote w:type="continuationSeparator" w:id="0">
    <w:p w14:paraId="515AE8AE" w14:textId="77777777" w:rsidR="00B11C64" w:rsidRDefault="00B11C64" w:rsidP="005C500B">
      <w:pPr>
        <w:spacing w:after="0" w:line="240" w:lineRule="auto"/>
        <w:pPrChange w:id="4" w:author="Kaity Werner" w:date="2026-09-25T20:08:00Z" w16du:dateUtc="2026-09-26T00:08:00Z">
          <w:pPr>
            <w:pStyle w:val="BodyText"/>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E4DEB3" w14:textId="77777777" w:rsidR="00D6061A" w:rsidRPr="000F3178" w:rsidRDefault="00D6061A" w:rsidP="00D6061A">
    <w:pPr>
      <w:pStyle w:val="Header"/>
      <w:framePr w:hSpace="0" w:vSpace="0" w:wrap="auto" w:vAnchor="margin" w:yAlign="inline"/>
      <w:rPr>
        <w:del w:id="267" w:author="Kaity Werner" w:date="2026-09-25T20:08:00Z" w16du:dateUtc="2026-09-26T00:08:00Z"/>
        <w:rFonts w:asciiTheme="minorHAnsi" w:hAnsiTheme="minorHAnsi"/>
        <w:noProof w:val="0"/>
      </w:rPr>
    </w:pPr>
    <w:del w:id="268" w:author="Kaity Werner" w:date="2026-09-25T20:08:00Z" w16du:dateUtc="2026-09-26T00:08:00Z">
      <w:r w:rsidRPr="000F3178">
        <w:rPr>
          <w:rFonts w:asciiTheme="minorHAnsi" w:hAnsiTheme="minorHAnsi"/>
          <w:noProof w:val="0"/>
        </w:rPr>
        <w:delText>CASHMERE SCHOOL DISTRICT</w:delText>
      </w:r>
    </w:del>
  </w:p>
  <w:p w14:paraId="7F408118" w14:textId="77777777" w:rsidR="00D6061A" w:rsidRPr="000F3178" w:rsidRDefault="00D6061A" w:rsidP="00D6061A">
    <w:pPr>
      <w:pStyle w:val="Header"/>
      <w:framePr w:hSpace="0" w:vSpace="0" w:wrap="auto" w:vAnchor="margin" w:yAlign="inline"/>
      <w:rPr>
        <w:del w:id="269" w:author="Kaity Werner" w:date="2026-09-25T20:08:00Z" w16du:dateUtc="2026-09-26T00:08:00Z"/>
        <w:rFonts w:asciiTheme="minorHAnsi" w:hAnsiTheme="minorHAnsi"/>
        <w:noProof w:val="0"/>
      </w:rPr>
    </w:pPr>
    <w:del w:id="270" w:author="Kaity Werner" w:date="2026-09-25T20:08:00Z" w16du:dateUtc="2026-09-26T00:08:00Z">
      <w:r w:rsidRPr="000F3178">
        <w:rPr>
          <w:rFonts w:asciiTheme="minorHAnsi" w:hAnsiTheme="minorHAnsi"/>
          <w:noProof w:val="0"/>
        </w:rPr>
        <w:delText>Policy 3413</w:delText>
      </w:r>
    </w:del>
  </w:p>
  <w:p w14:paraId="68A57086" w14:textId="77777777" w:rsidR="000F3178" w:rsidRDefault="000F3178">
    <w:pPr>
      <w:pStyle w:val="AdoptionDate"/>
      <w:rPr>
        <w:rPrChange w:id="271" w:author="Kaity Werner" w:date="2026-09-25T20:08:00Z" w16du:dateUtc="2026-09-26T00:08:00Z">
          <w:rPr>
            <w:rFonts w:asciiTheme="minorHAnsi" w:hAnsiTheme="minorHAnsi"/>
          </w:rPr>
        </w:rPrChange>
      </w:rPr>
      <w:pPrChange w:id="272" w:author="Kaity Werner" w:date="2026-09-25T20:08:00Z" w16du:dateUtc="2026-09-26T00:08: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31944F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singleLevel"/>
    <w:tmpl w:val="000F0409"/>
    <w:lvl w:ilvl="0">
      <w:start w:val="2"/>
      <w:numFmt w:val="decimal"/>
      <w:lvlText w:val="%1."/>
      <w:lvlJc w:val="left"/>
      <w:pPr>
        <w:tabs>
          <w:tab w:val="num" w:pos="360"/>
        </w:tabs>
        <w:ind w:left="360" w:hanging="360"/>
      </w:pPr>
      <w:rPr>
        <w:rFonts w:hint="default"/>
      </w:rPr>
    </w:lvl>
  </w:abstractNum>
  <w:abstractNum w:abstractNumId="2" w15:restartNumberingAfterBreak="0">
    <w:nsid w:val="00000005"/>
    <w:multiLevelType w:val="singleLevel"/>
    <w:tmpl w:val="000F0409"/>
    <w:lvl w:ilvl="0">
      <w:start w:val="1"/>
      <w:numFmt w:val="decimal"/>
      <w:lvlText w:val="%1."/>
      <w:lvlJc w:val="left"/>
      <w:pPr>
        <w:tabs>
          <w:tab w:val="num" w:pos="360"/>
        </w:tabs>
        <w:ind w:left="360" w:hanging="360"/>
      </w:pPr>
      <w:rPr>
        <w:rFonts w:hint="default"/>
      </w:rPr>
    </w:lvl>
  </w:abstractNum>
  <w:abstractNum w:abstractNumId="3" w15:restartNumberingAfterBreak="0">
    <w:nsid w:val="0CC46627"/>
    <w:multiLevelType w:val="hybridMultilevel"/>
    <w:tmpl w:val="8140F3EE"/>
    <w:lvl w:ilvl="0" w:tplc="D3C25E78">
      <w:start w:val="1"/>
      <w:numFmt w:val="lowerLetter"/>
      <w:pStyle w:val="Level3"/>
      <w:lvlText w:val="%1."/>
      <w:lvlJc w:val="left"/>
      <w:pPr>
        <w:tabs>
          <w:tab w:val="num" w:pos="1080"/>
        </w:tabs>
        <w:ind w:left="1080" w:hanging="360"/>
      </w:pPr>
      <w:rPr>
        <w:rFonts w:hint="default"/>
      </w:rPr>
    </w:lvl>
    <w:lvl w:ilvl="1" w:tplc="852C5D66" w:tentative="1">
      <w:start w:val="1"/>
      <w:numFmt w:val="lowerLetter"/>
      <w:lvlText w:val="%2."/>
      <w:lvlJc w:val="left"/>
      <w:pPr>
        <w:tabs>
          <w:tab w:val="num" w:pos="1440"/>
        </w:tabs>
        <w:ind w:left="1440" w:hanging="360"/>
      </w:pPr>
    </w:lvl>
    <w:lvl w:ilvl="2" w:tplc="86DAFBC0" w:tentative="1">
      <w:start w:val="1"/>
      <w:numFmt w:val="lowerRoman"/>
      <w:lvlText w:val="%3."/>
      <w:lvlJc w:val="right"/>
      <w:pPr>
        <w:tabs>
          <w:tab w:val="num" w:pos="2160"/>
        </w:tabs>
        <w:ind w:left="2160" w:hanging="180"/>
      </w:pPr>
    </w:lvl>
    <w:lvl w:ilvl="3" w:tplc="98FC9A9E" w:tentative="1">
      <w:start w:val="1"/>
      <w:numFmt w:val="decimal"/>
      <w:lvlText w:val="%4."/>
      <w:lvlJc w:val="left"/>
      <w:pPr>
        <w:tabs>
          <w:tab w:val="num" w:pos="2880"/>
        </w:tabs>
        <w:ind w:left="2880" w:hanging="360"/>
      </w:pPr>
    </w:lvl>
    <w:lvl w:ilvl="4" w:tplc="23D61BCE" w:tentative="1">
      <w:start w:val="1"/>
      <w:numFmt w:val="lowerLetter"/>
      <w:lvlText w:val="%5."/>
      <w:lvlJc w:val="left"/>
      <w:pPr>
        <w:tabs>
          <w:tab w:val="num" w:pos="3600"/>
        </w:tabs>
        <w:ind w:left="3600" w:hanging="360"/>
      </w:pPr>
    </w:lvl>
    <w:lvl w:ilvl="5" w:tplc="330EEE9C" w:tentative="1">
      <w:start w:val="1"/>
      <w:numFmt w:val="lowerRoman"/>
      <w:lvlText w:val="%6."/>
      <w:lvlJc w:val="right"/>
      <w:pPr>
        <w:tabs>
          <w:tab w:val="num" w:pos="4320"/>
        </w:tabs>
        <w:ind w:left="4320" w:hanging="180"/>
      </w:pPr>
    </w:lvl>
    <w:lvl w:ilvl="6" w:tplc="6F44DB3C" w:tentative="1">
      <w:start w:val="1"/>
      <w:numFmt w:val="decimal"/>
      <w:lvlText w:val="%7."/>
      <w:lvlJc w:val="left"/>
      <w:pPr>
        <w:tabs>
          <w:tab w:val="num" w:pos="5040"/>
        </w:tabs>
        <w:ind w:left="5040" w:hanging="360"/>
      </w:pPr>
    </w:lvl>
    <w:lvl w:ilvl="7" w:tplc="2B7EEE90" w:tentative="1">
      <w:start w:val="1"/>
      <w:numFmt w:val="lowerLetter"/>
      <w:lvlText w:val="%8."/>
      <w:lvlJc w:val="left"/>
      <w:pPr>
        <w:tabs>
          <w:tab w:val="num" w:pos="5760"/>
        </w:tabs>
        <w:ind w:left="5760" w:hanging="360"/>
      </w:pPr>
    </w:lvl>
    <w:lvl w:ilvl="8" w:tplc="A8C62CD2" w:tentative="1">
      <w:start w:val="1"/>
      <w:numFmt w:val="lowerRoman"/>
      <w:lvlText w:val="%9."/>
      <w:lvlJc w:val="right"/>
      <w:pPr>
        <w:tabs>
          <w:tab w:val="num" w:pos="6480"/>
        </w:tabs>
        <w:ind w:left="6480" w:hanging="180"/>
      </w:pPr>
    </w:lvl>
  </w:abstractNum>
  <w:abstractNum w:abstractNumId="4" w15:restartNumberingAfterBreak="0">
    <w:nsid w:val="308A5EBF"/>
    <w:multiLevelType w:val="hybridMultilevel"/>
    <w:tmpl w:val="3EEAE918"/>
    <w:lvl w:ilvl="0" w:tplc="FFFFFFFF">
      <w:start w:val="1"/>
      <w:numFmt w:val="upperLetter"/>
      <w:pStyle w:val="Level1"/>
      <w:lvlText w:val="%1."/>
      <w:lvlJc w:val="left"/>
      <w:pPr>
        <w:tabs>
          <w:tab w:val="num" w:pos="360"/>
        </w:tabs>
        <w:ind w:left="360" w:hanging="360"/>
      </w:pPr>
      <w:rPr>
        <w:rFonts w:ascii="Times New Roman" w:hAnsi="Times New Roman" w:hint="default"/>
        <w:b w:val="0"/>
        <w:i w:val="0"/>
        <w:color w:val="auto"/>
        <w:sz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3A9F2DB1"/>
    <w:multiLevelType w:val="hybridMultilevel"/>
    <w:tmpl w:val="1316B370"/>
    <w:lvl w:ilvl="0" w:tplc="CA2CB30E">
      <w:start w:val="1"/>
      <w:numFmt w:val="decimal"/>
      <w:pStyle w:val="Level2"/>
      <w:lvlText w:val="%1."/>
      <w:lvlJc w:val="left"/>
      <w:pPr>
        <w:tabs>
          <w:tab w:val="num" w:pos="720"/>
        </w:tabs>
        <w:ind w:left="720" w:hanging="360"/>
      </w:pPr>
      <w:rPr>
        <w:rFonts w:ascii="Times New Roman" w:hAnsi="Times New Roman" w:hint="default"/>
        <w:sz w:val="24"/>
      </w:rPr>
    </w:lvl>
    <w:lvl w:ilvl="1" w:tplc="9774A238" w:tentative="1">
      <w:start w:val="1"/>
      <w:numFmt w:val="lowerLetter"/>
      <w:lvlText w:val="%2."/>
      <w:lvlJc w:val="left"/>
      <w:pPr>
        <w:tabs>
          <w:tab w:val="num" w:pos="1440"/>
        </w:tabs>
        <w:ind w:left="1440" w:hanging="360"/>
      </w:pPr>
    </w:lvl>
    <w:lvl w:ilvl="2" w:tplc="E4EA9B72" w:tentative="1">
      <w:start w:val="1"/>
      <w:numFmt w:val="lowerRoman"/>
      <w:lvlText w:val="%3."/>
      <w:lvlJc w:val="right"/>
      <w:pPr>
        <w:tabs>
          <w:tab w:val="num" w:pos="2160"/>
        </w:tabs>
        <w:ind w:left="2160" w:hanging="180"/>
      </w:pPr>
    </w:lvl>
    <w:lvl w:ilvl="3" w:tplc="E14264BE" w:tentative="1">
      <w:start w:val="1"/>
      <w:numFmt w:val="decimal"/>
      <w:lvlText w:val="%4."/>
      <w:lvlJc w:val="left"/>
      <w:pPr>
        <w:tabs>
          <w:tab w:val="num" w:pos="2880"/>
        </w:tabs>
        <w:ind w:left="2880" w:hanging="360"/>
      </w:pPr>
    </w:lvl>
    <w:lvl w:ilvl="4" w:tplc="3F9CABF4" w:tentative="1">
      <w:start w:val="1"/>
      <w:numFmt w:val="lowerLetter"/>
      <w:lvlText w:val="%5."/>
      <w:lvlJc w:val="left"/>
      <w:pPr>
        <w:tabs>
          <w:tab w:val="num" w:pos="3600"/>
        </w:tabs>
        <w:ind w:left="3600" w:hanging="360"/>
      </w:pPr>
    </w:lvl>
    <w:lvl w:ilvl="5" w:tplc="2548AA10" w:tentative="1">
      <w:start w:val="1"/>
      <w:numFmt w:val="lowerRoman"/>
      <w:lvlText w:val="%6."/>
      <w:lvlJc w:val="right"/>
      <w:pPr>
        <w:tabs>
          <w:tab w:val="num" w:pos="4320"/>
        </w:tabs>
        <w:ind w:left="4320" w:hanging="180"/>
      </w:pPr>
    </w:lvl>
    <w:lvl w:ilvl="6" w:tplc="D5F83A08" w:tentative="1">
      <w:start w:val="1"/>
      <w:numFmt w:val="decimal"/>
      <w:lvlText w:val="%7."/>
      <w:lvlJc w:val="left"/>
      <w:pPr>
        <w:tabs>
          <w:tab w:val="num" w:pos="5040"/>
        </w:tabs>
        <w:ind w:left="5040" w:hanging="360"/>
      </w:pPr>
    </w:lvl>
    <w:lvl w:ilvl="7" w:tplc="C99A9BD2" w:tentative="1">
      <w:start w:val="1"/>
      <w:numFmt w:val="lowerLetter"/>
      <w:lvlText w:val="%8."/>
      <w:lvlJc w:val="left"/>
      <w:pPr>
        <w:tabs>
          <w:tab w:val="num" w:pos="5760"/>
        </w:tabs>
        <w:ind w:left="5760" w:hanging="360"/>
      </w:pPr>
    </w:lvl>
    <w:lvl w:ilvl="8" w:tplc="66B6B18A" w:tentative="1">
      <w:start w:val="1"/>
      <w:numFmt w:val="lowerRoman"/>
      <w:lvlText w:val="%9."/>
      <w:lvlJc w:val="right"/>
      <w:pPr>
        <w:tabs>
          <w:tab w:val="num" w:pos="6480"/>
        </w:tabs>
        <w:ind w:left="6480" w:hanging="180"/>
      </w:pPr>
    </w:lvl>
  </w:abstractNum>
  <w:abstractNum w:abstractNumId="6" w15:restartNumberingAfterBreak="0">
    <w:nsid w:val="41272C08"/>
    <w:multiLevelType w:val="hybridMultilevel"/>
    <w:tmpl w:val="F234605E"/>
    <w:lvl w:ilvl="0" w:tplc="52529982">
      <w:start w:val="1"/>
      <w:numFmt w:val="bullet"/>
      <w:pStyle w:val="Bullet"/>
      <w:lvlText w:val=""/>
      <w:lvlJc w:val="left"/>
      <w:pPr>
        <w:tabs>
          <w:tab w:val="num" w:pos="360"/>
        </w:tabs>
        <w:ind w:left="216" w:hanging="216"/>
      </w:pPr>
      <w:rPr>
        <w:rFonts w:ascii="Symbol" w:hAnsi="Symbol" w:hint="default"/>
      </w:rPr>
    </w:lvl>
    <w:lvl w:ilvl="1" w:tplc="7FC297E4" w:tentative="1">
      <w:start w:val="1"/>
      <w:numFmt w:val="bullet"/>
      <w:lvlText w:val="o"/>
      <w:lvlJc w:val="left"/>
      <w:pPr>
        <w:tabs>
          <w:tab w:val="num" w:pos="1440"/>
        </w:tabs>
        <w:ind w:left="1440" w:hanging="360"/>
      </w:pPr>
      <w:rPr>
        <w:rFonts w:ascii="Courier New" w:hAnsi="Courier New" w:hint="default"/>
      </w:rPr>
    </w:lvl>
    <w:lvl w:ilvl="2" w:tplc="7B2CC778" w:tentative="1">
      <w:start w:val="1"/>
      <w:numFmt w:val="bullet"/>
      <w:lvlText w:val=""/>
      <w:lvlJc w:val="left"/>
      <w:pPr>
        <w:tabs>
          <w:tab w:val="num" w:pos="2160"/>
        </w:tabs>
        <w:ind w:left="2160" w:hanging="360"/>
      </w:pPr>
      <w:rPr>
        <w:rFonts w:ascii="Wingdings" w:hAnsi="Wingdings" w:hint="default"/>
      </w:rPr>
    </w:lvl>
    <w:lvl w:ilvl="3" w:tplc="03844EDE" w:tentative="1">
      <w:start w:val="1"/>
      <w:numFmt w:val="bullet"/>
      <w:lvlText w:val=""/>
      <w:lvlJc w:val="left"/>
      <w:pPr>
        <w:tabs>
          <w:tab w:val="num" w:pos="2880"/>
        </w:tabs>
        <w:ind w:left="2880" w:hanging="360"/>
      </w:pPr>
      <w:rPr>
        <w:rFonts w:ascii="Symbol" w:hAnsi="Symbol" w:hint="default"/>
      </w:rPr>
    </w:lvl>
    <w:lvl w:ilvl="4" w:tplc="E89C6B9A" w:tentative="1">
      <w:start w:val="1"/>
      <w:numFmt w:val="bullet"/>
      <w:lvlText w:val="o"/>
      <w:lvlJc w:val="left"/>
      <w:pPr>
        <w:tabs>
          <w:tab w:val="num" w:pos="3600"/>
        </w:tabs>
        <w:ind w:left="3600" w:hanging="360"/>
      </w:pPr>
      <w:rPr>
        <w:rFonts w:ascii="Courier New" w:hAnsi="Courier New" w:hint="default"/>
      </w:rPr>
    </w:lvl>
    <w:lvl w:ilvl="5" w:tplc="56B0375E" w:tentative="1">
      <w:start w:val="1"/>
      <w:numFmt w:val="bullet"/>
      <w:lvlText w:val=""/>
      <w:lvlJc w:val="left"/>
      <w:pPr>
        <w:tabs>
          <w:tab w:val="num" w:pos="4320"/>
        </w:tabs>
        <w:ind w:left="4320" w:hanging="360"/>
      </w:pPr>
      <w:rPr>
        <w:rFonts w:ascii="Wingdings" w:hAnsi="Wingdings" w:hint="default"/>
      </w:rPr>
    </w:lvl>
    <w:lvl w:ilvl="6" w:tplc="9CB08FA0" w:tentative="1">
      <w:start w:val="1"/>
      <w:numFmt w:val="bullet"/>
      <w:lvlText w:val=""/>
      <w:lvlJc w:val="left"/>
      <w:pPr>
        <w:tabs>
          <w:tab w:val="num" w:pos="5040"/>
        </w:tabs>
        <w:ind w:left="5040" w:hanging="360"/>
      </w:pPr>
      <w:rPr>
        <w:rFonts w:ascii="Symbol" w:hAnsi="Symbol" w:hint="default"/>
      </w:rPr>
    </w:lvl>
    <w:lvl w:ilvl="7" w:tplc="7A1E610A" w:tentative="1">
      <w:start w:val="1"/>
      <w:numFmt w:val="bullet"/>
      <w:lvlText w:val="o"/>
      <w:lvlJc w:val="left"/>
      <w:pPr>
        <w:tabs>
          <w:tab w:val="num" w:pos="5760"/>
        </w:tabs>
        <w:ind w:left="5760" w:hanging="360"/>
      </w:pPr>
      <w:rPr>
        <w:rFonts w:ascii="Courier New" w:hAnsi="Courier New" w:hint="default"/>
      </w:rPr>
    </w:lvl>
    <w:lvl w:ilvl="8" w:tplc="1E447FA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AE74D2D"/>
    <w:multiLevelType w:val="multilevel"/>
    <w:tmpl w:val="ED6CDB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656568377">
    <w:abstractNumId w:val="5"/>
  </w:num>
  <w:num w:numId="2" w16cid:durableId="172571282">
    <w:abstractNumId w:val="1"/>
  </w:num>
  <w:num w:numId="3" w16cid:durableId="386343726">
    <w:abstractNumId w:val="2"/>
  </w:num>
  <w:num w:numId="4" w16cid:durableId="522061764">
    <w:abstractNumId w:val="6"/>
  </w:num>
  <w:num w:numId="5" w16cid:durableId="1943108004">
    <w:abstractNumId w:val="4"/>
  </w:num>
  <w:num w:numId="6" w16cid:durableId="430471437">
    <w:abstractNumId w:val="4"/>
    <w:lvlOverride w:ilvl="0">
      <w:startOverride w:val="1"/>
    </w:lvlOverride>
  </w:num>
  <w:num w:numId="7" w16cid:durableId="1854801510">
    <w:abstractNumId w:val="3"/>
  </w:num>
  <w:num w:numId="8" w16cid:durableId="1236742797">
    <w:abstractNumId w:val="4"/>
    <w:lvlOverride w:ilvl="0">
      <w:startOverride w:val="1"/>
    </w:lvlOverride>
  </w:num>
  <w:num w:numId="9" w16cid:durableId="450632347">
    <w:abstractNumId w:val="7"/>
  </w:num>
  <w:num w:numId="10" w16cid:durableId="1096707175">
    <w:abstractNumId w:val="7"/>
    <w:lvlOverride w:ilvl="0">
      <w:startOverride w:val="2"/>
    </w:lvlOverride>
  </w:num>
  <w:num w:numId="11" w16cid:durableId="1358392090">
    <w:abstractNumId w:val="7"/>
    <w:lvlOverride w:ilvl="0">
      <w:startOverride w:val="3"/>
    </w:lvlOverride>
  </w:num>
  <w:num w:numId="12" w16cid:durableId="1125272587">
    <w:abstractNumId w:val="7"/>
    <w:lvlOverride w:ilvl="0">
      <w:startOverride w:val="4"/>
    </w:lvlOverride>
  </w:num>
  <w:num w:numId="13" w16cid:durableId="1139572445">
    <w:abstractNumId w:val="7"/>
    <w:lvlOverride w:ilvl="0">
      <w:startOverride w:val="5"/>
    </w:lvlOverride>
  </w:num>
  <w:num w:numId="14" w16cid:durableId="427118333">
    <w:abstractNumId w:val="7"/>
    <w:lvlOverride w:ilvl="0">
      <w:startOverride w:val="6"/>
    </w:lvlOverride>
  </w:num>
  <w:num w:numId="15" w16cid:durableId="1580376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687"/>
    <w:rsid w:val="00006E7F"/>
    <w:rsid w:val="00023687"/>
    <w:rsid w:val="000D09EE"/>
    <w:rsid w:val="000F3178"/>
    <w:rsid w:val="000F5332"/>
    <w:rsid w:val="001907ED"/>
    <w:rsid w:val="001A42E8"/>
    <w:rsid w:val="00210DA0"/>
    <w:rsid w:val="0021580A"/>
    <w:rsid w:val="00215BD6"/>
    <w:rsid w:val="002F3904"/>
    <w:rsid w:val="00332AD8"/>
    <w:rsid w:val="00380449"/>
    <w:rsid w:val="00383076"/>
    <w:rsid w:val="003A5B45"/>
    <w:rsid w:val="003F30B0"/>
    <w:rsid w:val="004134FE"/>
    <w:rsid w:val="004B0A29"/>
    <w:rsid w:val="004D52B0"/>
    <w:rsid w:val="00506749"/>
    <w:rsid w:val="0053136C"/>
    <w:rsid w:val="005543EC"/>
    <w:rsid w:val="005579F0"/>
    <w:rsid w:val="00561EE2"/>
    <w:rsid w:val="005947D4"/>
    <w:rsid w:val="005A2985"/>
    <w:rsid w:val="005A6768"/>
    <w:rsid w:val="005B21F9"/>
    <w:rsid w:val="005C500B"/>
    <w:rsid w:val="005E33BB"/>
    <w:rsid w:val="00611D63"/>
    <w:rsid w:val="00652A9B"/>
    <w:rsid w:val="00656399"/>
    <w:rsid w:val="007345CA"/>
    <w:rsid w:val="00755946"/>
    <w:rsid w:val="007838C1"/>
    <w:rsid w:val="00847239"/>
    <w:rsid w:val="008E7287"/>
    <w:rsid w:val="008F1BC3"/>
    <w:rsid w:val="00911F92"/>
    <w:rsid w:val="00915D18"/>
    <w:rsid w:val="009F3AE5"/>
    <w:rsid w:val="00A257C4"/>
    <w:rsid w:val="00A40357"/>
    <w:rsid w:val="00A4344D"/>
    <w:rsid w:val="00A47A9B"/>
    <w:rsid w:val="00A63653"/>
    <w:rsid w:val="00AE4A1F"/>
    <w:rsid w:val="00B11C64"/>
    <w:rsid w:val="00B41B6A"/>
    <w:rsid w:val="00B52CE0"/>
    <w:rsid w:val="00BA19C1"/>
    <w:rsid w:val="00BE08F5"/>
    <w:rsid w:val="00C66F51"/>
    <w:rsid w:val="00CD343B"/>
    <w:rsid w:val="00CD4DF2"/>
    <w:rsid w:val="00CF128C"/>
    <w:rsid w:val="00D043AD"/>
    <w:rsid w:val="00D11E7D"/>
    <w:rsid w:val="00D5672D"/>
    <w:rsid w:val="00D6061A"/>
    <w:rsid w:val="00D6227C"/>
    <w:rsid w:val="00D719D1"/>
    <w:rsid w:val="00D75600"/>
    <w:rsid w:val="00D921C8"/>
    <w:rsid w:val="00DA13A7"/>
    <w:rsid w:val="00DD2B06"/>
    <w:rsid w:val="00DD7B01"/>
    <w:rsid w:val="00DF0B94"/>
    <w:rsid w:val="00E11C92"/>
    <w:rsid w:val="00E70A57"/>
    <w:rsid w:val="00E8112F"/>
    <w:rsid w:val="00E846E2"/>
    <w:rsid w:val="00EB373A"/>
    <w:rsid w:val="00FD681E"/>
    <w:rsid w:val="00FE00C5"/>
    <w:rsid w:val="00FE7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chartTrackingRefBased/>
  <w15:docId w15:val="{D9075F9C-0BBB-430B-8E0A-A819C294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9F0"/>
    <w:pPr>
      <w:spacing w:after="160" w:line="259" w:lineRule="auto"/>
      <w:pPrChange w:id="0" w:author="Kaity Werner" w:date="2026-09-25T20:08:00Z">
        <w:pPr/>
      </w:pPrChange>
    </w:pPr>
    <w:rPr>
      <w:rFonts w:asciiTheme="minorHAnsi" w:eastAsiaTheme="minorHAnsi" w:hAnsiTheme="minorHAnsi" w:cstheme="minorBidi"/>
      <w:sz w:val="22"/>
      <w:szCs w:val="22"/>
      <w:rPrChange w:id="0" w:author="Kaity Werner" w:date="2026-09-25T20:08:00Z">
        <w:rPr>
          <w:rFonts w:ascii="Times" w:eastAsia="Times" w:hAnsi="Times"/>
          <w:color w:val="0000FF"/>
          <w:sz w:val="24"/>
          <w:lang w:val="en-US" w:eastAsia="en-US" w:bidi="ar-SA"/>
        </w:rPr>
      </w:rPrChange>
    </w:rPr>
  </w:style>
  <w:style w:type="paragraph" w:styleId="Heading1">
    <w:name w:val="heading 1"/>
    <w:next w:val="Normal"/>
    <w:link w:val="Heading1Char"/>
    <w:uiPriority w:val="9"/>
    <w:unhideWhenUsed/>
    <w:qFormat/>
    <w:rsid w:val="005579F0"/>
    <w:pPr>
      <w:keepNext/>
      <w:keepLines/>
      <w:spacing w:line="259" w:lineRule="auto"/>
      <w:ind w:left="10" w:hanging="10"/>
      <w:outlineLvl w:val="0"/>
      <w:pPrChange w:id="1" w:author="Kaity Werner" w:date="2026-09-25T20:08:00Z">
        <w:pPr>
          <w:keepNext/>
          <w:spacing w:after="120"/>
          <w:jc w:val="center"/>
          <w:outlineLvl w:val="0"/>
        </w:pPr>
      </w:pPrChange>
    </w:pPr>
    <w:rPr>
      <w:rFonts w:ascii="Times New Roman" w:eastAsia="Times New Roman" w:hAnsi="Times New Roman"/>
      <w:b/>
      <w:color w:val="000000"/>
      <w:sz w:val="24"/>
      <w:szCs w:val="22"/>
      <w:rPrChange w:id="1" w:author="Kaity Werner" w:date="2026-09-25T20:08:00Z">
        <w:rPr>
          <w:rFonts w:eastAsia="Times"/>
          <w:b/>
          <w:noProof/>
          <w:kern w:val="32"/>
          <w:sz w:val="32"/>
          <w:lang w:val="en-US" w:eastAsia="en-US" w:bidi="ar-SA"/>
        </w:rPr>
      </w:rPrChange>
    </w:rPr>
  </w:style>
  <w:style w:type="paragraph" w:styleId="Heading2">
    <w:name w:val="heading 2"/>
    <w:next w:val="Normal"/>
    <w:link w:val="Heading2Char"/>
    <w:uiPriority w:val="9"/>
    <w:unhideWhenUsed/>
    <w:qFormat/>
    <w:rsid w:val="005579F0"/>
    <w:pPr>
      <w:keepNext/>
      <w:keepLines/>
      <w:spacing w:line="259" w:lineRule="auto"/>
      <w:ind w:left="10" w:hanging="10"/>
      <w:outlineLvl w:val="1"/>
      <w:pPrChange w:id="2" w:author="Kaity Werner" w:date="2026-09-25T20:08:00Z">
        <w:pPr>
          <w:keepNext/>
          <w:spacing w:after="60"/>
          <w:outlineLvl w:val="1"/>
        </w:pPr>
      </w:pPrChange>
    </w:pPr>
    <w:rPr>
      <w:rFonts w:ascii="Georgia" w:eastAsia="Georgia" w:hAnsi="Georgia" w:cs="Georgia"/>
      <w:b/>
      <w:i/>
      <w:color w:val="000000"/>
      <w:sz w:val="22"/>
      <w:szCs w:val="22"/>
      <w:rPrChange w:id="2" w:author="Kaity Werner" w:date="2026-09-25T20:08:00Z">
        <w:rPr>
          <w:rFonts w:eastAsia="Times"/>
          <w:b/>
          <w:noProof/>
          <w:sz w:val="28"/>
          <w:lang w:val="en-US" w:eastAsia="en-US" w:bidi="ar-SA"/>
        </w:rPr>
      </w:rPrChange>
    </w:rPr>
  </w:style>
  <w:style w:type="paragraph" w:styleId="Heading3">
    <w:name w:val="heading 3"/>
    <w:next w:val="Normal"/>
    <w:qFormat/>
    <w:pPr>
      <w:keepNext/>
      <w:spacing w:before="240" w:after="120"/>
      <w:outlineLvl w:val="2"/>
    </w:pPr>
    <w:rPr>
      <w:rFonts w:ascii="Times New Roman" w:hAnsi="Times New Roman"/>
      <w:b/>
      <w:noProof/>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rPr>
      <w:rFonts w:ascii="Times New Roman" w:hAnsi="Times New Roman"/>
    </w:rPr>
  </w:style>
  <w:style w:type="paragraph" w:customStyle="1" w:styleId="Level1">
    <w:name w:val="Level 1"/>
    <w:basedOn w:val="Normal"/>
    <w:pPr>
      <w:numPr>
        <w:numId w:val="5"/>
      </w:numPr>
      <w:spacing w:after="120"/>
    </w:pPr>
    <w:rPr>
      <w:rFonts w:ascii="Times New Roman" w:hAnsi="Times New Roman"/>
    </w:rPr>
  </w:style>
  <w:style w:type="paragraph" w:customStyle="1" w:styleId="AdoptionDate">
    <w:name w:val="Adoption Date"/>
    <w:rPr>
      <w:rFonts w:ascii="Times New Roman" w:hAnsi="Times New Roman"/>
      <w:b/>
      <w:noProof/>
      <w:sz w:val="24"/>
    </w:rPr>
  </w:style>
  <w:style w:type="paragraph" w:customStyle="1" w:styleId="References">
    <w:name w:val="References"/>
    <w:pPr>
      <w:tabs>
        <w:tab w:val="left" w:pos="-5040"/>
        <w:tab w:val="left" w:pos="2160"/>
        <w:tab w:val="left" w:pos="2790"/>
        <w:tab w:val="left" w:pos="5400"/>
        <w:tab w:val="left" w:pos="5760"/>
      </w:tabs>
      <w:suppressAutoHyphens/>
      <w:ind w:left="5760" w:hanging="5760"/>
    </w:pPr>
    <w:rPr>
      <w:rFonts w:ascii="Times New Roman" w:hAnsi="Times New Roman"/>
      <w:noProof/>
      <w:sz w:val="24"/>
    </w:rPr>
  </w:style>
  <w:style w:type="paragraph" w:styleId="Footer">
    <w:name w:val="footer"/>
    <w:pPr>
      <w:tabs>
        <w:tab w:val="center" w:pos="4320"/>
        <w:tab w:val="right" w:pos="8640"/>
      </w:tabs>
      <w:jc w:val="right"/>
    </w:pPr>
    <w:rPr>
      <w:rFonts w:ascii="Times New Roman" w:hAnsi="Times New Roman"/>
      <w:noProof/>
      <w:color w:val="000000"/>
      <w:sz w:val="24"/>
    </w:rPr>
  </w:style>
  <w:style w:type="paragraph" w:styleId="Header">
    <w:name w:val="header"/>
    <w:pPr>
      <w:framePr w:hSpace="187" w:vSpace="360" w:wrap="around" w:vAnchor="text" w:hAnchor="text" w:y="1"/>
      <w:tabs>
        <w:tab w:val="center" w:pos="4320"/>
        <w:tab w:val="right" w:pos="8640"/>
      </w:tabs>
      <w:jc w:val="right"/>
    </w:pPr>
    <w:rPr>
      <w:rFonts w:ascii="Times New Roman" w:hAnsi="Times New Roman"/>
      <w:noProof/>
      <w:sz w:val="24"/>
    </w:rPr>
  </w:style>
  <w:style w:type="paragraph" w:customStyle="1" w:styleId="Level2">
    <w:name w:val="Level 2"/>
    <w:basedOn w:val="Normal"/>
    <w:pPr>
      <w:numPr>
        <w:numId w:val="1"/>
      </w:numPr>
    </w:pPr>
  </w:style>
  <w:style w:type="paragraph" w:customStyle="1" w:styleId="TOC">
    <w:name w:val="TOC"/>
    <w:pPr>
      <w:tabs>
        <w:tab w:val="left" w:pos="720"/>
        <w:tab w:val="left" w:leader="dot" w:pos="8640"/>
      </w:tabs>
      <w:spacing w:after="120" w:line="240" w:lineRule="atLeast"/>
      <w:ind w:right="-187"/>
    </w:pPr>
    <w:rPr>
      <w:rFonts w:ascii="Times New Roman" w:hAnsi="Times New Roman"/>
      <w:noProof/>
      <w:color w:val="000000"/>
      <w:sz w:val="24"/>
    </w:rPr>
  </w:style>
  <w:style w:type="paragraph" w:customStyle="1" w:styleId="Bullet">
    <w:name w:val="Bullet"/>
    <w:basedOn w:val="Normal"/>
    <w:pPr>
      <w:numPr>
        <w:numId w:val="4"/>
      </w:numPr>
    </w:pPr>
    <w:rPr>
      <w:rFonts w:ascii="Times New Roman" w:hAnsi="Times New Roman"/>
    </w:rPr>
  </w:style>
  <w:style w:type="paragraph" w:styleId="BalloonText">
    <w:name w:val="Balloon Text"/>
    <w:basedOn w:val="Normal"/>
    <w:semiHidden/>
    <w:rsid w:val="00A40357"/>
    <w:rPr>
      <w:rFonts w:ascii="Tahoma" w:hAnsi="Tahoma" w:cs="Tahoma"/>
      <w:sz w:val="16"/>
      <w:szCs w:val="16"/>
    </w:rPr>
  </w:style>
  <w:style w:type="paragraph" w:customStyle="1" w:styleId="Level3">
    <w:name w:val="Level 3"/>
    <w:basedOn w:val="Normal"/>
    <w:pPr>
      <w:numPr>
        <w:numId w:val="7"/>
      </w:numPr>
    </w:pPr>
  </w:style>
  <w:style w:type="paragraph" w:customStyle="1" w:styleId="IndentText">
    <w:name w:val="Indent Text"/>
    <w:basedOn w:val="BodyText"/>
    <w:pPr>
      <w:ind w:left="360"/>
    </w:pPr>
  </w:style>
  <w:style w:type="paragraph" w:styleId="NormalWeb">
    <w:name w:val="Normal (Web)"/>
    <w:uiPriority w:val="99"/>
    <w:semiHidden/>
    <w:unhideWhenUsed/>
    <w:rsid w:val="004D52B0"/>
    <w:rPr>
      <w:rFonts w:ascii="Verdana" w:eastAsia="Verdana" w:hAnsi="Verdana"/>
    </w:rPr>
  </w:style>
  <w:style w:type="character" w:styleId="Strong">
    <w:name w:val="Strong"/>
    <w:uiPriority w:val="22"/>
    <w:qFormat/>
    <w:rsid w:val="004D52B0"/>
    <w:rPr>
      <w:b/>
      <w:bCs/>
    </w:rPr>
  </w:style>
  <w:style w:type="character" w:styleId="Hyperlink">
    <w:name w:val="Hyperlink"/>
    <w:uiPriority w:val="99"/>
    <w:semiHidden/>
    <w:unhideWhenUsed/>
    <w:rsid w:val="004D52B0"/>
    <w:rPr>
      <w:color w:val="0000FF"/>
      <w:u w:val="single"/>
    </w:rPr>
  </w:style>
  <w:style w:type="character" w:customStyle="1" w:styleId="Heading1Char">
    <w:name w:val="Heading 1 Char"/>
    <w:basedOn w:val="DefaultParagraphFont"/>
    <w:link w:val="Heading1"/>
    <w:uiPriority w:val="9"/>
    <w:rsid w:val="00006E7F"/>
    <w:rPr>
      <w:rFonts w:ascii="Times New Roman" w:eastAsia="Times New Roman" w:hAnsi="Times New Roman"/>
      <w:b/>
      <w:color w:val="000000"/>
      <w:sz w:val="24"/>
      <w:szCs w:val="22"/>
    </w:rPr>
  </w:style>
  <w:style w:type="character" w:customStyle="1" w:styleId="Heading2Char">
    <w:name w:val="Heading 2 Char"/>
    <w:basedOn w:val="DefaultParagraphFont"/>
    <w:link w:val="Heading2"/>
    <w:uiPriority w:val="9"/>
    <w:rsid w:val="00006E7F"/>
    <w:rPr>
      <w:rFonts w:ascii="Georgia" w:eastAsia="Georgia" w:hAnsi="Georgia" w:cs="Georgia"/>
      <w:b/>
      <w: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3413BP - Student Immunication and Life Threatening Health Conditions</vt:lpstr>
    </vt:vector>
  </TitlesOfParts>
  <Company>WSSDA</Company>
  <LinksUpToDate>false</LinksUpToDate>
  <CharactersWithSpaces>11343</CharactersWithSpaces>
  <SharedDoc>false</SharedDoc>
  <HLinks>
    <vt:vector size="6" baseType="variant">
      <vt:variant>
        <vt:i4>2031637</vt:i4>
      </vt:variant>
      <vt:variant>
        <vt:i4>0</vt:i4>
      </vt:variant>
      <vt:variant>
        <vt:i4>0</vt:i4>
      </vt:variant>
      <vt:variant>
        <vt:i4>5</vt:i4>
      </vt:variant>
      <vt:variant>
        <vt:lpwstr>http://apps.leg.wa.gov/wac/default.aspx?cite=392-400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3413BP - Student Immunication and Life Threatening Health Conditions</dc:title>
  <dc:subject/>
  <dc:creator>Policy AA</dc:creator>
  <cp:keywords/>
  <cp:lastModifiedBy>Arthur Souza Rodrigues</cp:lastModifiedBy>
  <cp:revision>1</cp:revision>
  <cp:lastPrinted>2016-07-20T21:58:00Z</cp:lastPrinted>
  <dcterms:created xsi:type="dcterms:W3CDTF">2016-06-17T21:44:00Z</dcterms:created>
  <dcterms:modified xsi:type="dcterms:W3CDTF">2026-09-26T00:08:00Z</dcterms:modified>
</cp:coreProperties>
</file>