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26E24C" w14:textId="77777777" w:rsidR="00704545" w:rsidRDefault="00704545">
      <w:pPr>
        <w:rPr>
          <w:strike/>
          <w:rPrChange w:id="1" w:author="Arthur Souza Rodrigues" w:date="2026-09-26T14:57:00Z" w16du:dateUtc="2026-09-26T18:57:00Z">
            <w:rPr/>
          </w:rPrChange>
        </w:rPr>
        <w:pPrChange w:id="2" w:author="Arthur Souza Rodrigues" w:date="2026-09-26T14:57:00Z" w16du:dateUtc="2026-09-26T18:57:00Z">
          <w:pPr>
            <w:pStyle w:val="Title"/>
          </w:pPr>
        </w:pPrChange>
      </w:pPr>
      <w:r>
        <w:rPr>
          <w:strike/>
          <w:rPrChange w:id="3" w:author="Arthur Souza Rodrigues" w:date="2026-09-26T14:57:00Z" w16du:dateUtc="2026-09-26T18:57:00Z">
            <w:rPr/>
          </w:rPrChange>
        </w:rPr>
        <w:t>file_</w:t>
      </w:r>
      <w:ins w:id="4" w:author="Arthur Souza Rodrigues" w:date="2026-09-26T14:57:00Z" w16du:dateUtc="2026-09-26T18:57:00Z">
        <w:r w:rsidR="007B632D">
          <w:rPr>
            <w:strike/>
          </w:rPr>
          <w:t>35</w:t>
        </w:r>
      </w:ins>
      <w:del w:id="5" w:author="Arthur Souza Rodrigues" w:date="2026-09-26T14:57:00Z" w16du:dateUtc="2026-09-26T18:57:00Z">
        <w:r>
          <w:delText>34</w:delText>
        </w:r>
      </w:del>
      <w:r>
        <w:rPr>
          <w:strike/>
          <w:rPrChange w:id="6" w:author="Arthur Souza Rodrigues" w:date="2026-09-26T14:57:00Z" w16du:dateUtc="2026-09-26T18:57:00Z">
            <w:rPr/>
          </w:rPrChange>
        </w:rPr>
        <w:t>.docx</w:t>
      </w:r>
    </w:p>
    <w:p w14:paraId="0104A97D" w14:textId="631650CE" w:rsidR="008678E2" w:rsidRDefault="00476BBE">
      <w:pPr>
        <w:pStyle w:val="Title"/>
        <w:rPr>
          <w:del w:id="7" w:author="Arthur Souza Rodrigues" w:date="2026-09-26T14:57:00Z" w16du:dateUtc="2026-09-26T18:57:00Z"/>
        </w:rPr>
      </w:pPr>
      <w:ins w:id="8" w:author="Arthur Souza Rodrigues" w:date="2026-09-26T14:57:00Z" w16du:dateUtc="2026-09-26T18:57:00Z">
        <w:r>
          <w:rPr>
            <w:strike/>
          </w:rPr>
          <w:t xml:space="preserve">Strikethrough </w:t>
        </w:r>
      </w:ins>
      <w:del w:id="9" w:author="Arthur Souza Rodrigues" w:date="2026-09-26T14:57:00Z" w16du:dateUtc="2026-09-26T18:57:00Z">
        <w:r>
          <w:delText>Comprehensive DOCX Features Demonstration</w:delText>
        </w:r>
      </w:del>
    </w:p>
    <w:p w14:paraId="09531C92" w14:textId="77777777" w:rsidR="008678E2" w:rsidRDefault="00476BBE">
      <w:pPr>
        <w:pPrChange w:id="10" w:author="Arthur Souza Rodrigues" w:date="2026-09-26T14:57:00Z" w16du:dateUtc="2026-09-26T18:57:00Z">
          <w:pPr>
            <w:pStyle w:val="Heading1"/>
          </w:pPr>
        </w:pPrChange>
      </w:pPr>
      <w:del w:id="11" w:author="Arthur Souza Rodrigues" w:date="2026-09-26T14:57:00Z" w16du:dateUtc="2026-09-26T18:57:00Z">
        <w:r>
          <w:delText xml:space="preserve">1. Inline </w:delText>
        </w:r>
      </w:del>
      <w:r>
        <w:rPr>
          <w:strike/>
          <w:rPrChange w:id="12" w:author="Arthur Souza Rodrigues" w:date="2026-09-26T14:57:00Z" w16du:dateUtc="2026-09-26T18:57:00Z">
            <w:rPr/>
          </w:rPrChange>
        </w:rPr>
        <w:t>Text Formatting</w:t>
      </w:r>
      <w:ins w:id="13" w:author="Arthur Souza Rodrigues" w:date="2026-09-26T14:57:00Z" w16du:dateUtc="2026-09-26T18:57:00Z">
        <w:r>
          <w:rPr>
            <w:strike/>
          </w:rPr>
          <w:t xml:space="preserve"> Demo</w:t>
        </w:r>
      </w:ins>
    </w:p>
    <w:p w14:paraId="65ABC08F" w14:textId="77777777" w:rsidR="008678E2" w:rsidRDefault="00476BBE">
      <w:pPr>
        <w:rPr>
          <w:del w:id="14" w:author="Arthur Souza Rodrigues" w:date="2026-09-26T14:57:00Z" w16du:dateUtc="2026-09-26T18:57:00Z"/>
        </w:rPr>
      </w:pPr>
      <w:del w:id="15" w:author="Arthur Souza Rodrigues" w:date="2026-09-26T14:57:00Z" w16du:dateUtc="2026-09-26T18:57:00Z">
        <w:r>
          <w:delText>This section demonstrates various inline text formatting options.</w:delText>
        </w:r>
      </w:del>
    </w:p>
    <w:p w14:paraId="2C206DC0" w14:textId="77777777" w:rsidR="008678E2" w:rsidRDefault="00476BBE">
      <w:pPr>
        <w:pStyle w:val="Heading2"/>
        <w:rPr>
          <w:del w:id="16" w:author="Arthur Souza Rodrigues" w:date="2026-09-26T14:57:00Z" w16du:dateUtc="2026-09-26T18:57:00Z"/>
        </w:rPr>
      </w:pPr>
      <w:del w:id="17" w:author="Arthur Souza Rodrigues" w:date="2026-09-26T14:57:00Z" w16du:dateUtc="2026-09-26T18:57:00Z">
        <w:r>
          <w:delText>1.1 Basic Formatting</w:delText>
        </w:r>
      </w:del>
    </w:p>
    <w:p w14:paraId="217A3A8A" w14:textId="77777777" w:rsidR="008678E2" w:rsidRDefault="00476BBE">
      <w:pPr>
        <w:rPr>
          <w:del w:id="18" w:author="Arthur Souza Rodrigues" w:date="2026-09-26T14:57:00Z" w16du:dateUtc="2026-09-26T18:57:00Z"/>
        </w:rPr>
      </w:pPr>
      <w:del w:id="19" w:author="Arthur Souza Rodrigues" w:date="2026-09-26T14:57:00Z" w16du:dateUtc="2026-09-26T18:57:00Z">
        <w:r>
          <w:delText xml:space="preserve">Normal text, </w:delText>
        </w:r>
        <w:r>
          <w:rPr>
            <w:b/>
            <w:bCs/>
          </w:rPr>
          <w:delText>bold text</w:delText>
        </w:r>
        <w:r>
          <w:delText xml:space="preserve">, </w:delText>
        </w:r>
        <w:r>
          <w:rPr>
            <w:i/>
            <w:iCs/>
          </w:rPr>
          <w:delText>italic text</w:delText>
        </w:r>
        <w:r>
          <w:delText xml:space="preserve">, </w:delText>
        </w:r>
        <w:r>
          <w:rPr>
            <w:b/>
            <w:bCs/>
            <w:i/>
            <w:iCs/>
          </w:rPr>
          <w:delText>bold and italic</w:delText>
        </w:r>
        <w:r>
          <w:delText>.</w:delText>
        </w:r>
      </w:del>
    </w:p>
    <w:p w14:paraId="24AACF7D" w14:textId="77777777" w:rsidR="008678E2" w:rsidRDefault="00476BBE">
      <w:pPr>
        <w:rPr>
          <w:del w:id="20" w:author="Arthur Souza Rodrigues" w:date="2026-09-26T14:57:00Z" w16du:dateUtc="2026-09-26T18:57:00Z"/>
        </w:rPr>
      </w:pPr>
      <w:del w:id="21" w:author="Arthur Souza Rodrigues" w:date="2026-09-26T14:57:00Z" w16du:dateUtc="2026-09-26T18:57:00Z">
        <w:r>
          <w:rPr>
            <w:u w:val="single"/>
          </w:rPr>
          <w:delText>Single underline</w:delText>
        </w:r>
        <w:r>
          <w:delText xml:space="preserve">, </w:delText>
        </w:r>
        <w:r>
          <w:rPr>
            <w:u w:val="double"/>
          </w:rPr>
          <w:delText>double underline</w:delText>
        </w:r>
        <w:r>
          <w:delText xml:space="preserve">, </w:delText>
        </w:r>
        <w:r>
          <w:rPr>
            <w:u w:val="wave"/>
          </w:rPr>
          <w:delText>wavy underline</w:delText>
        </w:r>
        <w:r>
          <w:delText>.</w:delText>
        </w:r>
      </w:del>
    </w:p>
    <w:p w14:paraId="2CF0738D" w14:textId="77777777" w:rsidR="008678E2" w:rsidRDefault="00476BBE">
      <w:pPr>
        <w:rPr>
          <w:del w:id="22" w:author="Arthur Souza Rodrigues" w:date="2026-09-26T14:57:00Z" w16du:dateUtc="2026-09-26T18:57:00Z"/>
        </w:rPr>
      </w:pPr>
      <w:del w:id="23" w:author="Arthur Souza Rodrigues" w:date="2026-09-26T14:57:00Z" w16du:dateUtc="2026-09-26T18:57:00Z">
        <w:r>
          <w:rPr>
            <w:strike/>
          </w:rPr>
          <w:delText>Strikethrough text</w:delText>
        </w:r>
        <w:r>
          <w:delText xml:space="preserve">, </w:delText>
        </w:r>
        <w:r>
          <w:rPr>
            <w:highlight w:val="yellow"/>
          </w:rPr>
          <w:delText>highlighted text</w:delText>
        </w:r>
        <w:r>
          <w:delText xml:space="preserve">, </w:delText>
        </w:r>
        <w:r>
          <w:rPr>
            <w:smallCaps/>
          </w:rPr>
          <w:delText>SMALL CAPS TEXT</w:delText>
        </w:r>
        <w:r>
          <w:delText>.</w:delText>
        </w:r>
      </w:del>
    </w:p>
    <w:p w14:paraId="783A68E1" w14:textId="77777777" w:rsidR="008678E2" w:rsidRDefault="00476BBE">
      <w:pPr>
        <w:rPr>
          <w:del w:id="24" w:author="Arthur Souza Rodrigues" w:date="2026-09-26T14:57:00Z" w16du:dateUtc="2026-09-26T18:57:00Z"/>
        </w:rPr>
      </w:pPr>
      <w:del w:id="25" w:author="Arthur Souza Rodrigues" w:date="2026-09-26T14:57:00Z" w16du:dateUtc="2026-09-26T18:57:00Z">
        <w:r>
          <w:delText>Mathematical notation: x</w:delText>
        </w:r>
        <w:r>
          <w:rPr>
            <w:vertAlign w:val="superscript"/>
          </w:rPr>
          <w:delText>2</w:delText>
        </w:r>
        <w:r>
          <w:delText xml:space="preserve"> + y = H</w:delText>
        </w:r>
        <w:r>
          <w:rPr>
            <w:vertAlign w:val="subscript"/>
          </w:rPr>
          <w:delText>2</w:delText>
        </w:r>
        <w:r>
          <w:delText>O</w:delText>
        </w:r>
      </w:del>
    </w:p>
    <w:p w14:paraId="739143A9" w14:textId="77777777" w:rsidR="008678E2" w:rsidRDefault="00476BBE">
      <w:pPr>
        <w:pStyle w:val="Heading1"/>
        <w:rPr>
          <w:del w:id="26" w:author="Arthur Souza Rodrigues" w:date="2026-09-26T14:57:00Z" w16du:dateUtc="2026-09-26T18:57:00Z"/>
        </w:rPr>
      </w:pPr>
      <w:del w:id="27" w:author="Arthur Souza Rodrigues" w:date="2026-09-26T14:57:00Z" w16du:dateUtc="2026-09-26T18:57:00Z">
        <w:r>
          <w:delText>2. Font Types and Sizes</w:delText>
        </w:r>
      </w:del>
    </w:p>
    <w:p w14:paraId="3685CE2E" w14:textId="77777777" w:rsidR="008678E2" w:rsidRDefault="00476BBE">
      <w:pPr>
        <w:pStyle w:val="Heading2"/>
        <w:rPr>
          <w:del w:id="28" w:author="Arthur Souza Rodrigues" w:date="2026-09-26T14:57:00Z" w16du:dateUtc="2026-09-26T18:57:00Z"/>
        </w:rPr>
      </w:pPr>
      <w:del w:id="29" w:author="Arthur Souza Rodrigues" w:date="2026-09-26T14:57:00Z" w16du:dateUtc="2026-09-26T18:57:00Z">
        <w:r>
          <w:delText>2.1 Different Font Types</w:delText>
        </w:r>
      </w:del>
    </w:p>
    <w:p w14:paraId="2FEE9D14" w14:textId="77777777" w:rsidR="008678E2" w:rsidRDefault="00476BBE">
      <w:pPr>
        <w:rPr>
          <w:del w:id="30" w:author="Arthur Souza Rodrigues" w:date="2026-09-26T14:57:00Z" w16du:dateUtc="2026-09-26T18:57:00Z"/>
        </w:rPr>
      </w:pPr>
      <w:del w:id="31" w:author="Arthur Souza Rodrigues" w:date="2026-09-26T14:57:00Z" w16du:dateUtc="2026-09-26T18:57:00Z">
        <w:r>
          <w:delText>Arial font (default sans-serif)</w:delText>
        </w:r>
      </w:del>
    </w:p>
    <w:p w14:paraId="381F2A95" w14:textId="77777777" w:rsidR="008678E2" w:rsidRDefault="00476BBE">
      <w:pPr>
        <w:rPr>
          <w:del w:id="32" w:author="Arthur Souza Rodrigues" w:date="2026-09-26T14:57:00Z" w16du:dateUtc="2026-09-26T18:57:00Z"/>
        </w:rPr>
      </w:pPr>
      <w:del w:id="33" w:author="Arthur Souza Rodrigues" w:date="2026-09-26T14:57:00Z" w16du:dateUtc="2026-09-26T18:57:00Z">
        <w:r>
          <w:rPr>
            <w:rFonts w:ascii="Times New Roman" w:hAnsi="Times New Roman"/>
          </w:rPr>
          <w:delText>Times New Roman font (classic serif)</w:delText>
        </w:r>
      </w:del>
    </w:p>
    <w:p w14:paraId="303A8BB6" w14:textId="77777777" w:rsidR="008678E2" w:rsidRDefault="00476BBE">
      <w:pPr>
        <w:rPr>
          <w:del w:id="34" w:author="Arthur Souza Rodrigues" w:date="2026-09-26T14:57:00Z" w16du:dateUtc="2026-09-26T18:57:00Z"/>
        </w:rPr>
      </w:pPr>
      <w:del w:id="35" w:author="Arthur Souza Rodrigues" w:date="2026-09-26T14:57:00Z" w16du:dateUtc="2026-09-26T18:57:00Z">
        <w:r>
          <w:rPr>
            <w:rFonts w:eastAsia="Calibri" w:cs="Calibri"/>
          </w:rPr>
          <w:delText>Calibri font (modern sans-serif)</w:delText>
        </w:r>
      </w:del>
    </w:p>
    <w:p w14:paraId="59EB494A" w14:textId="77777777" w:rsidR="008678E2" w:rsidRDefault="00476BBE">
      <w:pPr>
        <w:rPr>
          <w:del w:id="36" w:author="Arthur Souza Rodrigues" w:date="2026-09-26T14:57:00Z" w16du:dateUtc="2026-09-26T18:57:00Z"/>
        </w:rPr>
      </w:pPr>
      <w:del w:id="37" w:author="Arthur Souza Rodrigues" w:date="2026-09-26T14:57:00Z" w16du:dateUtc="2026-09-26T18:57:00Z">
        <w:r>
          <w:rPr>
            <w:rFonts w:ascii="Georgia" w:eastAsia="Georgia" w:hAnsi="Georgia" w:cs="Georgia"/>
          </w:rPr>
          <w:delText>Georgia font (elegant serif)</w:delText>
        </w:r>
      </w:del>
    </w:p>
    <w:p w14:paraId="4F705888" w14:textId="77777777" w:rsidR="008678E2" w:rsidRDefault="00476BBE">
      <w:pPr>
        <w:rPr>
          <w:del w:id="38" w:author="Arthur Souza Rodrigues" w:date="2026-09-26T14:57:00Z" w16du:dateUtc="2026-09-26T18:57:00Z"/>
        </w:rPr>
      </w:pPr>
      <w:del w:id="39" w:author="Arthur Souza Rodrigues" w:date="2026-09-26T14:57:00Z" w16du:dateUtc="2026-09-26T18:57:00Z">
        <w:r>
          <w:rPr>
            <w:rFonts w:ascii="Verdana" w:eastAsia="Verdana" w:hAnsi="Verdana" w:cs="Verdana"/>
          </w:rPr>
          <w:delText>Verdana font (screen-optimized)</w:delText>
        </w:r>
      </w:del>
    </w:p>
    <w:p w14:paraId="070DC831" w14:textId="77777777" w:rsidR="008678E2" w:rsidRDefault="00476BBE">
      <w:pPr>
        <w:rPr>
          <w:del w:id="40" w:author="Arthur Souza Rodrigues" w:date="2026-09-26T14:57:00Z" w16du:dateUtc="2026-09-26T18:57:00Z"/>
        </w:rPr>
      </w:pPr>
      <w:del w:id="41" w:author="Arthur Souza Rodrigues" w:date="2026-09-26T14:57:00Z" w16du:dateUtc="2026-09-26T18:57:00Z">
        <w:r>
          <w:rPr>
            <w:rFonts w:ascii="Courier New" w:eastAsia="Courier New" w:hAnsi="Courier New" w:cs="Courier New"/>
          </w:rPr>
          <w:delText>Courier New font (monospace)</w:delText>
        </w:r>
      </w:del>
    </w:p>
    <w:p w14:paraId="6391D8E1" w14:textId="77777777" w:rsidR="008678E2" w:rsidRDefault="00476BBE">
      <w:pPr>
        <w:pStyle w:val="Heading2"/>
        <w:rPr>
          <w:del w:id="42" w:author="Arthur Souza Rodrigues" w:date="2026-09-26T14:57:00Z" w16du:dateUtc="2026-09-26T18:57:00Z"/>
        </w:rPr>
      </w:pPr>
      <w:del w:id="43" w:author="Arthur Souza Rodrigues" w:date="2026-09-26T14:57:00Z" w16du:dateUtc="2026-09-26T18:57:00Z">
        <w:r>
          <w:delText>2.2 Different Font Sizes</w:delText>
        </w:r>
      </w:del>
    </w:p>
    <w:p w14:paraId="7139A6AE" w14:textId="77777777" w:rsidR="008678E2" w:rsidRDefault="00476BBE">
      <w:pPr>
        <w:rPr>
          <w:del w:id="44" w:author="Arthur Souza Rodrigues" w:date="2026-09-26T14:57:00Z" w16du:dateUtc="2026-09-26T18:57:00Z"/>
        </w:rPr>
      </w:pPr>
      <w:del w:id="45" w:author="Arthur Souza Rodrigues" w:date="2026-09-26T14:57:00Z" w16du:dateUtc="2026-09-26T18:57:00Z">
        <w:r>
          <w:rPr>
            <w:sz w:val="16"/>
            <w:szCs w:val="16"/>
          </w:rPr>
          <w:delText>8pt text (very small)</w:delText>
        </w:r>
      </w:del>
    </w:p>
    <w:p w14:paraId="6C15CB08" w14:textId="77777777" w:rsidR="008678E2" w:rsidRDefault="00476BBE">
      <w:pPr>
        <w:rPr>
          <w:del w:id="46" w:author="Arthur Souza Rodrigues" w:date="2026-09-26T14:57:00Z" w16du:dateUtc="2026-09-26T18:57:00Z"/>
        </w:rPr>
      </w:pPr>
      <w:del w:id="47" w:author="Arthur Souza Rodrigues" w:date="2026-09-26T14:57:00Z" w16du:dateUtc="2026-09-26T18:57:00Z">
        <w:r>
          <w:rPr>
            <w:sz w:val="20"/>
          </w:rPr>
          <w:delText>10pt text (small)</w:delText>
        </w:r>
      </w:del>
    </w:p>
    <w:p w14:paraId="38D4BF29" w14:textId="77777777" w:rsidR="008678E2" w:rsidRDefault="00476BBE">
      <w:pPr>
        <w:rPr>
          <w:del w:id="48" w:author="Arthur Souza Rodrigues" w:date="2026-09-26T14:57:00Z" w16du:dateUtc="2026-09-26T18:57:00Z"/>
        </w:rPr>
      </w:pPr>
      <w:del w:id="49" w:author="Arthur Souza Rodrigues" w:date="2026-09-26T14:57:00Z" w16du:dateUtc="2026-09-26T18:57:00Z">
        <w:r>
          <w:delText>12pt text (standard body)</w:delText>
        </w:r>
      </w:del>
    </w:p>
    <w:p w14:paraId="10727ADA" w14:textId="77777777" w:rsidR="008678E2" w:rsidRDefault="00476BBE">
      <w:pPr>
        <w:rPr>
          <w:del w:id="50" w:author="Arthur Souza Rodrigues" w:date="2026-09-26T14:57:00Z" w16du:dateUtc="2026-09-26T18:57:00Z"/>
        </w:rPr>
      </w:pPr>
      <w:del w:id="51" w:author="Arthur Souza Rodrigues" w:date="2026-09-26T14:57:00Z" w16du:dateUtc="2026-09-26T18:57:00Z">
        <w:r>
          <w:rPr>
            <w:sz w:val="28"/>
            <w:szCs w:val="28"/>
          </w:rPr>
          <w:delText>14pt text (slightly larger)</w:delText>
        </w:r>
      </w:del>
    </w:p>
    <w:p w14:paraId="53D9D529" w14:textId="77777777" w:rsidR="008678E2" w:rsidRDefault="00476BBE">
      <w:pPr>
        <w:rPr>
          <w:del w:id="52" w:author="Arthur Souza Rodrigues" w:date="2026-09-26T14:57:00Z" w16du:dateUtc="2026-09-26T18:57:00Z"/>
        </w:rPr>
      </w:pPr>
      <w:del w:id="53" w:author="Arthur Souza Rodrigues" w:date="2026-09-26T14:57:00Z" w16du:dateUtc="2026-09-26T18:57:00Z">
        <w:r>
          <w:rPr>
            <w:sz w:val="36"/>
            <w:szCs w:val="36"/>
          </w:rPr>
          <w:delText>18pt text (subheading size)</w:delText>
        </w:r>
      </w:del>
    </w:p>
    <w:p w14:paraId="6E8F67D0" w14:textId="77777777" w:rsidR="008678E2" w:rsidRDefault="00476BBE">
      <w:pPr>
        <w:rPr>
          <w:del w:id="54" w:author="Arthur Souza Rodrigues" w:date="2026-09-26T14:57:00Z" w16du:dateUtc="2026-09-26T18:57:00Z"/>
        </w:rPr>
      </w:pPr>
      <w:del w:id="55" w:author="Arthur Souza Rodrigues" w:date="2026-09-26T14:57:00Z" w16du:dateUtc="2026-09-26T18:57:00Z">
        <w:r>
          <w:rPr>
            <w:sz w:val="48"/>
            <w:szCs w:val="48"/>
          </w:rPr>
          <w:lastRenderedPageBreak/>
          <w:delText>24pt text (heading size)</w:delText>
        </w:r>
      </w:del>
    </w:p>
    <w:p w14:paraId="361C3D90" w14:textId="77777777" w:rsidR="008678E2" w:rsidRDefault="00476BBE">
      <w:pPr>
        <w:pStyle w:val="Heading1"/>
        <w:rPr>
          <w:del w:id="56" w:author="Arthur Souza Rodrigues" w:date="2026-09-26T14:57:00Z" w16du:dateUtc="2026-09-26T18:57:00Z"/>
        </w:rPr>
      </w:pPr>
      <w:del w:id="57" w:author="Arthur Souza Rodrigues" w:date="2026-09-26T14:57:00Z" w16du:dateUtc="2026-09-26T18:57:00Z">
        <w:r>
          <w:delText>3. Text Colors</w:delText>
        </w:r>
      </w:del>
    </w:p>
    <w:p w14:paraId="49579C4B" w14:textId="77777777" w:rsidR="008678E2" w:rsidRDefault="00476BBE">
      <w:pPr>
        <w:rPr>
          <w:del w:id="58" w:author="Arthur Souza Rodrigues" w:date="2026-09-26T14:57:00Z" w16du:dateUtc="2026-09-26T18:57:00Z"/>
        </w:rPr>
      </w:pPr>
      <w:del w:id="59" w:author="Arthur Souza Rodrigues" w:date="2026-09-26T14:57:00Z" w16du:dateUtc="2026-09-26T18:57:00Z">
        <w:r>
          <w:rPr>
            <w:b/>
            <w:bCs/>
            <w:color w:val="FF0000"/>
          </w:rPr>
          <w:delText>Red text</w:delText>
        </w:r>
        <w:r>
          <w:delText xml:space="preserve"> | </w:delText>
        </w:r>
        <w:r>
          <w:rPr>
            <w:b/>
            <w:bCs/>
            <w:color w:val="0000FF"/>
          </w:rPr>
          <w:delText>Blue text</w:delText>
        </w:r>
        <w:r>
          <w:delText xml:space="preserve"> | </w:delText>
        </w:r>
        <w:r>
          <w:rPr>
            <w:b/>
            <w:bCs/>
            <w:color w:val="00FF00"/>
          </w:rPr>
          <w:delText>Green text</w:delText>
        </w:r>
        <w:r>
          <w:delText xml:space="preserve"> | </w:delText>
        </w:r>
        <w:r>
          <w:rPr>
            <w:b/>
            <w:bCs/>
            <w:color w:val="FF6600"/>
          </w:rPr>
          <w:delText>Orange text</w:delText>
        </w:r>
      </w:del>
    </w:p>
    <w:p w14:paraId="5E19D21D" w14:textId="77777777" w:rsidR="008678E2" w:rsidRDefault="00476BBE">
      <w:pPr>
        <w:rPr>
          <w:del w:id="60" w:author="Arthur Souza Rodrigues" w:date="2026-09-26T14:57:00Z" w16du:dateUtc="2026-09-26T18:57:00Z"/>
        </w:rPr>
      </w:pPr>
      <w:del w:id="61" w:author="Arthur Souza Rodrigues" w:date="2026-09-26T14:57:00Z" w16du:dateUtc="2026-09-26T18:57:00Z">
        <w:r>
          <w:rPr>
            <w:b/>
            <w:bCs/>
            <w:color w:val="800080"/>
          </w:rPr>
          <w:delText>Purple text</w:delText>
        </w:r>
        <w:r>
          <w:delText xml:space="preserve"> | </w:delText>
        </w:r>
        <w:r>
          <w:rPr>
            <w:b/>
            <w:bCs/>
            <w:color w:val="008080"/>
          </w:rPr>
          <w:delText>Teal text</w:delText>
        </w:r>
        <w:r>
          <w:delText xml:space="preserve"> | </w:delText>
        </w:r>
        <w:r>
          <w:rPr>
            <w:b/>
            <w:bCs/>
            <w:color w:val="8B4513"/>
          </w:rPr>
          <w:delText>Brown text</w:delText>
        </w:r>
        <w:r>
          <w:delText xml:space="preserve"> | </w:delText>
        </w:r>
        <w:r>
          <w:rPr>
            <w:b/>
            <w:bCs/>
            <w:color w:val="808080"/>
          </w:rPr>
          <w:delText>Gray text</w:delText>
        </w:r>
      </w:del>
    </w:p>
    <w:p w14:paraId="02D10FDC" w14:textId="77777777" w:rsidR="008678E2" w:rsidRDefault="00476BBE">
      <w:pPr>
        <w:rPr>
          <w:del w:id="62" w:author="Arthur Souza Rodrigues" w:date="2026-09-26T14:57:00Z" w16du:dateUtc="2026-09-26T18:57:00Z"/>
        </w:rPr>
      </w:pPr>
      <w:del w:id="63" w:author="Arthur Souza Rodrigues" w:date="2026-09-26T14:57:00Z" w16du:dateUtc="2026-09-26T18:57:00Z">
        <w:r>
          <w:rPr>
            <w:highlight w:val="yellow"/>
          </w:rPr>
          <w:delText>Yellow highlight</w:delText>
        </w:r>
        <w:r>
          <w:delText xml:space="preserve"> | </w:delText>
        </w:r>
        <w:r>
          <w:rPr>
            <w:highlight w:val="green"/>
          </w:rPr>
          <w:delText>Green highlight</w:delText>
        </w:r>
        <w:r>
          <w:delText xml:space="preserve"> | </w:delText>
        </w:r>
        <w:r>
          <w:rPr>
            <w:highlight w:val="cyan"/>
          </w:rPr>
          <w:delText>Cyan highlight</w:delText>
        </w:r>
      </w:del>
    </w:p>
    <w:p w14:paraId="09FBF11D" w14:textId="77777777" w:rsidR="008678E2" w:rsidRDefault="00476BBE">
      <w:pPr>
        <w:pStyle w:val="Heading1"/>
        <w:rPr>
          <w:del w:id="64" w:author="Arthur Souza Rodrigues" w:date="2026-09-26T14:57:00Z" w16du:dateUtc="2026-09-26T18:57:00Z"/>
        </w:rPr>
      </w:pPr>
      <w:del w:id="65" w:author="Arthur Souza Rodrigues" w:date="2026-09-26T14:57:00Z" w16du:dateUtc="2026-09-26T18:57:00Z">
        <w:r>
          <w:delText>4. Styles from styles.xml</w:delText>
        </w:r>
      </w:del>
    </w:p>
    <w:p w14:paraId="05D8EA26" w14:textId="77777777" w:rsidR="008678E2" w:rsidRDefault="00476BBE">
      <w:pPr>
        <w:rPr>
          <w:del w:id="66" w:author="Arthur Souza Rodrigues" w:date="2026-09-26T14:57:00Z" w16du:dateUtc="2026-09-26T18:57:00Z"/>
        </w:rPr>
      </w:pPr>
      <w:del w:id="67" w:author="Arthur Souza Rodrigues" w:date="2026-09-26T14:57:00Z" w16du:dateUtc="2026-09-26T18:57:00Z">
        <w:r>
          <w:delText>The following paragraphs use styles defined in the styles section above:</w:delText>
        </w:r>
      </w:del>
    </w:p>
    <w:p w14:paraId="3E8CDB1A" w14:textId="77777777" w:rsidR="008678E2" w:rsidRDefault="00476BBE">
      <w:pPr>
        <w:pStyle w:val="HighlightedStyle"/>
        <w:rPr>
          <w:del w:id="68" w:author="Arthur Souza Rodrigues" w:date="2026-09-26T14:57:00Z" w16du:dateUtc="2026-09-26T18:57:00Z"/>
        </w:rPr>
      </w:pPr>
      <w:del w:id="69" w:author="Arthur Souza Rodrigues" w:date="2026-09-26T14:57:00Z" w16du:dateUtc="2026-09-26T18:57:00Z">
        <w:r>
          <w:delText>This paragraph uses the 'CustomHighlight' style with yellow background.</w:delText>
        </w:r>
      </w:del>
    </w:p>
    <w:p w14:paraId="61BC730B" w14:textId="77777777" w:rsidR="008678E2" w:rsidRDefault="00476BBE">
      <w:pPr>
        <w:rPr>
          <w:del w:id="70" w:author="Arthur Souza Rodrigues" w:date="2026-09-26T14:57:00Z" w16du:dateUtc="2026-09-26T18:57:00Z"/>
        </w:rPr>
      </w:pPr>
      <w:del w:id="71" w:author="Arthur Souza Rodrigues" w:date="2026-09-26T14:57:00Z" w16du:dateUtc="2026-09-26T18:57:00Z">
        <w:r>
          <w:delText xml:space="preserve">This sentence has </w:delText>
        </w:r>
        <w:r>
          <w:rPr>
            <w:rStyle w:val="RedBoldCharacter"/>
          </w:rPr>
          <w:delText>red bold character style</w:delText>
        </w:r>
        <w:r>
          <w:delText xml:space="preserve"> and </w:delText>
        </w:r>
        <w:r>
          <w:rPr>
            <w:rStyle w:val="BlueItalicCharacter"/>
          </w:rPr>
          <w:delText>blue italic character style</w:delText>
        </w:r>
        <w:r>
          <w:delText xml:space="preserve"> applied from styles.xml.</w:delText>
        </w:r>
      </w:del>
    </w:p>
    <w:p w14:paraId="4DAA8360" w14:textId="77777777" w:rsidR="008678E2" w:rsidRDefault="00476BBE">
      <w:pPr>
        <w:pStyle w:val="Heading1"/>
        <w:rPr>
          <w:del w:id="72" w:author="Arthur Souza Rodrigues" w:date="2026-09-26T14:57:00Z" w16du:dateUtc="2026-09-26T18:57:00Z"/>
        </w:rPr>
      </w:pPr>
      <w:del w:id="73" w:author="Arthur Souza Rodrigues" w:date="2026-09-26T14:57:00Z" w16du:dateUtc="2026-09-26T18:57:00Z">
        <w:r>
          <w:delText>5. Lists</w:delText>
        </w:r>
      </w:del>
    </w:p>
    <w:p w14:paraId="644430A7" w14:textId="77777777" w:rsidR="008678E2" w:rsidRDefault="00476BBE">
      <w:pPr>
        <w:pStyle w:val="Heading2"/>
        <w:rPr>
          <w:del w:id="74" w:author="Arthur Souza Rodrigues" w:date="2026-09-26T14:57:00Z" w16du:dateUtc="2026-09-26T18:57:00Z"/>
        </w:rPr>
      </w:pPr>
      <w:del w:id="75" w:author="Arthur Souza Rodrigues" w:date="2026-09-26T14:57:00Z" w16du:dateUtc="2026-09-26T18:57:00Z">
        <w:r>
          <w:delText>5.1 Bullet List</w:delText>
        </w:r>
      </w:del>
    </w:p>
    <w:p w14:paraId="1AD1C78A" w14:textId="77777777" w:rsidR="008678E2" w:rsidRDefault="00476BBE">
      <w:pPr>
        <w:pStyle w:val="ListParagraph"/>
        <w:numPr>
          <w:ilvl w:val="0"/>
          <w:numId w:val="1"/>
        </w:numPr>
        <w:rPr>
          <w:del w:id="76" w:author="Arthur Souza Rodrigues" w:date="2026-09-26T14:57:00Z" w16du:dateUtc="2026-09-26T18:57:00Z"/>
        </w:rPr>
      </w:pPr>
      <w:del w:id="77" w:author="Arthur Souza Rodrigues" w:date="2026-09-26T14:57:00Z" w16du:dateUtc="2026-09-26T18:57:00Z">
        <w:r>
          <w:delText>First bullet point - demonstrating proper bullet formatting</w:delText>
        </w:r>
      </w:del>
    </w:p>
    <w:p w14:paraId="7F291C64" w14:textId="77777777" w:rsidR="008678E2" w:rsidRDefault="00476BBE">
      <w:pPr>
        <w:pStyle w:val="ListParagraph"/>
        <w:numPr>
          <w:ilvl w:val="0"/>
          <w:numId w:val="1"/>
        </w:numPr>
        <w:rPr>
          <w:del w:id="78" w:author="Arthur Souza Rodrigues" w:date="2026-09-26T14:57:00Z" w16du:dateUtc="2026-09-26T18:57:00Z"/>
        </w:rPr>
      </w:pPr>
      <w:del w:id="79" w:author="Arthur Souza Rodrigues" w:date="2026-09-26T14:57:00Z" w16du:dateUtc="2026-09-26T18:57:00Z">
        <w:r>
          <w:delText>Second bullet point - uses LevelFormat.BULLET constant</w:delText>
        </w:r>
      </w:del>
    </w:p>
    <w:p w14:paraId="283E1F82" w14:textId="77777777" w:rsidR="008678E2" w:rsidRDefault="00476BBE">
      <w:pPr>
        <w:pStyle w:val="ListParagraph"/>
        <w:numPr>
          <w:ilvl w:val="0"/>
          <w:numId w:val="1"/>
        </w:numPr>
        <w:rPr>
          <w:del w:id="80" w:author="Arthur Souza Rodrigues" w:date="2026-09-26T14:57:00Z" w16du:dateUtc="2026-09-26T18:57:00Z"/>
        </w:rPr>
      </w:pPr>
      <w:del w:id="81" w:author="Arthur Souza Rodrigues" w:date="2026-09-26T14:57:00Z" w16du:dateUtc="2026-09-26T18:57:00Z">
        <w:r>
          <w:delText>Third bullet point - not unicode symbols</w:delText>
        </w:r>
      </w:del>
    </w:p>
    <w:p w14:paraId="60E5141C" w14:textId="77777777" w:rsidR="008678E2" w:rsidRDefault="00476BBE">
      <w:pPr>
        <w:pStyle w:val="Heading2"/>
        <w:rPr>
          <w:del w:id="82" w:author="Arthur Souza Rodrigues" w:date="2026-09-26T14:57:00Z" w16du:dateUtc="2026-09-26T18:57:00Z"/>
        </w:rPr>
      </w:pPr>
      <w:del w:id="83" w:author="Arthur Souza Rodrigues" w:date="2026-09-26T14:57:00Z" w16du:dateUtc="2026-09-26T18:57:00Z">
        <w:r>
          <w:delText>5.2 Numbered List</w:delText>
        </w:r>
      </w:del>
    </w:p>
    <w:p w14:paraId="25B5A16B" w14:textId="77777777" w:rsidR="008678E2" w:rsidRDefault="00476BBE">
      <w:pPr>
        <w:pStyle w:val="ListParagraph"/>
        <w:numPr>
          <w:ilvl w:val="0"/>
          <w:numId w:val="2"/>
        </w:numPr>
        <w:rPr>
          <w:del w:id="84" w:author="Arthur Souza Rodrigues" w:date="2026-09-26T14:57:00Z" w16du:dateUtc="2026-09-26T18:57:00Z"/>
        </w:rPr>
      </w:pPr>
      <w:del w:id="85" w:author="Arthur Souza Rodrigues" w:date="2026-09-26T14:57:00Z" w16du:dateUtc="2026-09-26T18:57:00Z">
        <w:r>
          <w:delText>First numbered item - uses decimal numbering</w:delText>
        </w:r>
      </w:del>
    </w:p>
    <w:p w14:paraId="42FEF3D8" w14:textId="77777777" w:rsidR="008678E2" w:rsidRDefault="00476BBE">
      <w:pPr>
        <w:pStyle w:val="ListParagraph"/>
        <w:numPr>
          <w:ilvl w:val="0"/>
          <w:numId w:val="2"/>
        </w:numPr>
        <w:rPr>
          <w:del w:id="86" w:author="Arthur Souza Rodrigues" w:date="2026-09-26T14:57:00Z" w16du:dateUtc="2026-09-26T18:57:00Z"/>
        </w:rPr>
      </w:pPr>
      <w:del w:id="87" w:author="Arthur Souza Rodrigues" w:date="2026-09-26T14:57:00Z" w16du:dateUtc="2026-09-26T18:57:00Z">
        <w:r>
          <w:delText>Second numbered item - continues sequence</w:delText>
        </w:r>
      </w:del>
    </w:p>
    <w:p w14:paraId="2CF4A546" w14:textId="77777777" w:rsidR="008678E2" w:rsidRDefault="00476BBE">
      <w:pPr>
        <w:pStyle w:val="ListParagraph"/>
        <w:numPr>
          <w:ilvl w:val="0"/>
          <w:numId w:val="2"/>
        </w:numPr>
        <w:rPr>
          <w:del w:id="88" w:author="Arthur Souza Rodrigues" w:date="2026-09-26T14:57:00Z" w16du:dateUtc="2026-09-26T18:57:00Z"/>
        </w:rPr>
      </w:pPr>
      <w:del w:id="89" w:author="Arthur Souza Rodrigues" w:date="2026-09-26T14:57:00Z" w16du:dateUtc="2026-09-26T18:57:00Z">
        <w:r>
          <w:delText>Third numbered item - proper Word numbering</w:delText>
        </w:r>
      </w:del>
    </w:p>
    <w:p w14:paraId="72DE129D" w14:textId="77777777" w:rsidR="008678E2" w:rsidRDefault="00476BBE">
      <w:pPr>
        <w:pStyle w:val="Heading1"/>
        <w:rPr>
          <w:del w:id="90" w:author="Arthur Souza Rodrigues" w:date="2026-09-26T14:57:00Z" w16du:dateUtc="2026-09-26T18:57:00Z"/>
        </w:rPr>
      </w:pPr>
      <w:del w:id="91" w:author="Arthur Souza Rodrigues" w:date="2026-09-26T14:57:00Z" w16du:dateUtc="2026-09-26T18:57:00Z">
        <w:r>
          <w:delText>6. Tables</w:delText>
        </w:r>
      </w:del>
    </w:p>
    <w:p w14:paraId="7A8D2221" w14:textId="77777777" w:rsidR="008678E2" w:rsidRDefault="00476BBE">
      <w:pPr>
        <w:rPr>
          <w:del w:id="92" w:author="Arthur Souza Rodrigues" w:date="2026-09-26T14:57:00Z" w16du:dateUtc="2026-09-26T18:57:00Z"/>
        </w:rPr>
      </w:pPr>
      <w:del w:id="93" w:author="Arthur Souza Rodrigues" w:date="2026-09-26T14:57:00Z" w16du:dateUtc="2026-09-26T18:57:00Z">
        <w:r>
          <w:delText>Below is a table demonstrating borders, shading, and cell formatting:</w:delText>
        </w:r>
      </w:del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78E2" w14:paraId="2A0AD866" w14:textId="77777777">
        <w:trPr>
          <w:tblHeader/>
          <w:del w:id="94" w:author="Arthur Souza Rodrigues" w:date="2026-09-26T14:57:00Z" w16du:dateUtc="2026-09-26T18:57:00Z"/>
        </w:trPr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48D88B4" w14:textId="77777777" w:rsidR="008678E2" w:rsidRDefault="00476BBE">
            <w:pPr>
              <w:jc w:val="center"/>
              <w:rPr>
                <w:del w:id="95" w:author="Arthur Souza Rodrigues" w:date="2026-09-26T14:57:00Z" w16du:dateUtc="2026-09-26T18:57:00Z"/>
              </w:rPr>
            </w:pPr>
            <w:del w:id="96" w:author="Arthur Souza Rodrigues" w:date="2026-09-26T14:57:00Z" w16du:dateUtc="2026-09-26T18:57:00Z">
              <w:r>
                <w:rPr>
                  <w:b/>
                  <w:bCs/>
                  <w:color w:val="FFFFFF"/>
                </w:rPr>
                <w:delText>Feature</w:delText>
              </w:r>
            </w:del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682AA285" w14:textId="77777777" w:rsidR="008678E2" w:rsidRDefault="00476BBE">
            <w:pPr>
              <w:jc w:val="center"/>
              <w:rPr>
                <w:del w:id="97" w:author="Arthur Souza Rodrigues" w:date="2026-09-26T14:57:00Z" w16du:dateUtc="2026-09-26T18:57:00Z"/>
              </w:rPr>
            </w:pPr>
            <w:del w:id="98" w:author="Arthur Souza Rodrigues" w:date="2026-09-26T14:57:00Z" w16du:dateUtc="2026-09-26T18:57:00Z">
              <w:r>
                <w:rPr>
                  <w:b/>
                  <w:bCs/>
                  <w:color w:val="FFFFFF"/>
                </w:rPr>
                <w:delText>Description</w:delText>
              </w:r>
            </w:del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C943EC7" w14:textId="77777777" w:rsidR="008678E2" w:rsidRDefault="00476BBE">
            <w:pPr>
              <w:jc w:val="center"/>
              <w:rPr>
                <w:del w:id="99" w:author="Arthur Souza Rodrigues" w:date="2026-09-26T14:57:00Z" w16du:dateUtc="2026-09-26T18:57:00Z"/>
              </w:rPr>
            </w:pPr>
            <w:del w:id="100" w:author="Arthur Souza Rodrigues" w:date="2026-09-26T14:57:00Z" w16du:dateUtc="2026-09-26T18:57:00Z">
              <w:r>
                <w:rPr>
                  <w:b/>
                  <w:bCs/>
                  <w:color w:val="FFFFFF"/>
                </w:rPr>
                <w:delText>Example</w:delText>
              </w:r>
            </w:del>
          </w:p>
        </w:tc>
      </w:tr>
      <w:tr w:rsidR="008678E2" w14:paraId="1E200F09" w14:textId="77777777">
        <w:trPr>
          <w:del w:id="101" w:author="Arthur Souza Rodrigues" w:date="2026-09-26T14:57:00Z" w16du:dateUtc="2026-09-26T18:57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1BE3C0BD" w14:textId="77777777" w:rsidR="008678E2" w:rsidRDefault="00476BBE">
            <w:pPr>
              <w:rPr>
                <w:del w:id="102" w:author="Arthur Souza Rodrigues" w:date="2026-09-26T14:57:00Z" w16du:dateUtc="2026-09-26T18:57:00Z"/>
              </w:rPr>
            </w:pPr>
            <w:del w:id="103" w:author="Arthur Souza Rodrigues" w:date="2026-09-26T14:57:00Z" w16du:dateUtc="2026-09-26T18:57:00Z">
              <w:r>
                <w:delText>Bold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6272D65" w14:textId="77777777" w:rsidR="008678E2" w:rsidRDefault="00476BBE">
            <w:pPr>
              <w:rPr>
                <w:del w:id="104" w:author="Arthur Souza Rodrigues" w:date="2026-09-26T14:57:00Z" w16du:dateUtc="2026-09-26T18:57:00Z"/>
              </w:rPr>
            </w:pPr>
            <w:del w:id="105" w:author="Arthur Souza Rodrigues" w:date="2026-09-26T14:57:00Z" w16du:dateUtc="2026-09-26T18:57:00Z">
              <w:r>
                <w:delText>Makes text bold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B465E86" w14:textId="77777777" w:rsidR="008678E2" w:rsidRDefault="00476BBE">
            <w:pPr>
              <w:rPr>
                <w:del w:id="106" w:author="Arthur Souza Rodrigues" w:date="2026-09-26T14:57:00Z" w16du:dateUtc="2026-09-26T18:57:00Z"/>
              </w:rPr>
            </w:pPr>
            <w:del w:id="107" w:author="Arthur Souza Rodrigues" w:date="2026-09-26T14:57:00Z" w16du:dateUtc="2026-09-26T18:57:00Z">
              <w:r>
                <w:rPr>
                  <w:b/>
                  <w:bCs/>
                </w:rPr>
                <w:delText>Bold text</w:delText>
              </w:r>
            </w:del>
          </w:p>
        </w:tc>
      </w:tr>
      <w:tr w:rsidR="008678E2" w14:paraId="1AB821F1" w14:textId="77777777">
        <w:trPr>
          <w:del w:id="108" w:author="Arthur Souza Rodrigues" w:date="2026-09-26T14:57:00Z" w16du:dateUtc="2026-09-26T18:57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12EBB8D" w14:textId="77777777" w:rsidR="008678E2" w:rsidRDefault="00476BBE">
            <w:pPr>
              <w:rPr>
                <w:del w:id="109" w:author="Arthur Souza Rodrigues" w:date="2026-09-26T14:57:00Z" w16du:dateUtc="2026-09-26T18:57:00Z"/>
              </w:rPr>
            </w:pPr>
            <w:del w:id="110" w:author="Arthur Souza Rodrigues" w:date="2026-09-26T14:57:00Z" w16du:dateUtc="2026-09-26T18:57:00Z">
              <w:r>
                <w:delText>Italic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0645EA0A" w14:textId="77777777" w:rsidR="008678E2" w:rsidRDefault="00476BBE">
            <w:pPr>
              <w:rPr>
                <w:del w:id="111" w:author="Arthur Souza Rodrigues" w:date="2026-09-26T14:57:00Z" w16du:dateUtc="2026-09-26T18:57:00Z"/>
              </w:rPr>
            </w:pPr>
            <w:del w:id="112" w:author="Arthur Souza Rodrigues" w:date="2026-09-26T14:57:00Z" w16du:dateUtc="2026-09-26T18:57:00Z">
              <w:r>
                <w:delText>Makes text italic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AC3D8DE" w14:textId="77777777" w:rsidR="008678E2" w:rsidRDefault="00476BBE">
            <w:pPr>
              <w:rPr>
                <w:del w:id="113" w:author="Arthur Souza Rodrigues" w:date="2026-09-26T14:57:00Z" w16du:dateUtc="2026-09-26T18:57:00Z"/>
              </w:rPr>
            </w:pPr>
            <w:del w:id="114" w:author="Arthur Souza Rodrigues" w:date="2026-09-26T14:57:00Z" w16du:dateUtc="2026-09-26T18:57:00Z">
              <w:r>
                <w:rPr>
                  <w:i/>
                  <w:iCs/>
                </w:rPr>
                <w:delText>Italic text</w:delText>
              </w:r>
            </w:del>
          </w:p>
        </w:tc>
      </w:tr>
      <w:tr w:rsidR="008678E2" w14:paraId="150B1C3B" w14:textId="77777777">
        <w:trPr>
          <w:del w:id="115" w:author="Arthur Souza Rodrigues" w:date="2026-09-26T14:57:00Z" w16du:dateUtc="2026-09-26T18:57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1F85800" w14:textId="77777777" w:rsidR="008678E2" w:rsidRDefault="00476BBE">
            <w:pPr>
              <w:rPr>
                <w:del w:id="116" w:author="Arthur Souza Rodrigues" w:date="2026-09-26T14:57:00Z" w16du:dateUtc="2026-09-26T18:57:00Z"/>
              </w:rPr>
            </w:pPr>
            <w:del w:id="117" w:author="Arthur Souza Rodrigues" w:date="2026-09-26T14:57:00Z" w16du:dateUtc="2026-09-26T18:57:00Z">
              <w:r>
                <w:delText>Color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087918F" w14:textId="77777777" w:rsidR="008678E2" w:rsidRDefault="00476BBE">
            <w:pPr>
              <w:rPr>
                <w:del w:id="118" w:author="Arthur Souza Rodrigues" w:date="2026-09-26T14:57:00Z" w16du:dateUtc="2026-09-26T18:57:00Z"/>
              </w:rPr>
            </w:pPr>
            <w:del w:id="119" w:author="Arthur Souza Rodrigues" w:date="2026-09-26T14:57:00Z" w16du:dateUtc="2026-09-26T18:57:00Z">
              <w:r>
                <w:delText>Changes text color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F10C910" w14:textId="77777777" w:rsidR="008678E2" w:rsidRDefault="00476BBE">
            <w:pPr>
              <w:rPr>
                <w:del w:id="120" w:author="Arthur Souza Rodrigues" w:date="2026-09-26T14:57:00Z" w16du:dateUtc="2026-09-26T18:57:00Z"/>
              </w:rPr>
            </w:pPr>
            <w:del w:id="121" w:author="Arthur Souza Rodrigues" w:date="2026-09-26T14:57:00Z" w16du:dateUtc="2026-09-26T18:57:00Z">
              <w:r>
                <w:rPr>
                  <w:color w:val="FF0000"/>
                </w:rPr>
                <w:delText>Colored text</w:delText>
              </w:r>
            </w:del>
          </w:p>
        </w:tc>
      </w:tr>
    </w:tbl>
    <w:p w14:paraId="61283847" w14:textId="77777777" w:rsidR="008678E2" w:rsidRDefault="00476BBE">
      <w:pPr>
        <w:pStyle w:val="Heading1"/>
        <w:rPr>
          <w:del w:id="122" w:author="Arthur Souza Rodrigues" w:date="2026-09-26T14:57:00Z" w16du:dateUtc="2026-09-26T18:57:00Z"/>
        </w:rPr>
      </w:pPr>
      <w:del w:id="123" w:author="Arthur Souza Rodrigues" w:date="2026-09-26T14:57:00Z" w16du:dateUtc="2026-09-26T18:57:00Z">
        <w:r>
          <w:delText>7. Text Alignment</w:delText>
        </w:r>
      </w:del>
    </w:p>
    <w:p w14:paraId="4CA09876" w14:textId="77777777" w:rsidR="008678E2" w:rsidRDefault="00476BBE">
      <w:pPr>
        <w:rPr>
          <w:del w:id="124" w:author="Arthur Souza Rodrigues" w:date="2026-09-26T14:57:00Z" w16du:dateUtc="2026-09-26T18:57:00Z"/>
        </w:rPr>
      </w:pPr>
      <w:del w:id="125" w:author="Arthur Souza Rodrigues" w:date="2026-09-26T14:57:00Z" w16du:dateUtc="2026-09-26T18:57:00Z">
        <w:r>
          <w:delText>This paragraph is left-aligned (default).</w:delText>
        </w:r>
      </w:del>
    </w:p>
    <w:p w14:paraId="45F2AEBA" w14:textId="77777777" w:rsidR="008678E2" w:rsidRDefault="00476BBE">
      <w:pPr>
        <w:jc w:val="center"/>
        <w:rPr>
          <w:del w:id="126" w:author="Arthur Souza Rodrigues" w:date="2026-09-26T14:57:00Z" w16du:dateUtc="2026-09-26T18:57:00Z"/>
        </w:rPr>
      </w:pPr>
      <w:del w:id="127" w:author="Arthur Souza Rodrigues" w:date="2026-09-26T14:57:00Z" w16du:dateUtc="2026-09-26T18:57:00Z">
        <w:r>
          <w:delText>This paragraph is center-aligned.</w:delText>
        </w:r>
      </w:del>
    </w:p>
    <w:p w14:paraId="6C9EF3C7" w14:textId="77777777" w:rsidR="008678E2" w:rsidRDefault="00476BBE">
      <w:pPr>
        <w:jc w:val="right"/>
        <w:rPr>
          <w:del w:id="128" w:author="Arthur Souza Rodrigues" w:date="2026-09-26T14:57:00Z" w16du:dateUtc="2026-09-26T18:57:00Z"/>
        </w:rPr>
      </w:pPr>
      <w:del w:id="129" w:author="Arthur Souza Rodrigues" w:date="2026-09-26T14:57:00Z" w16du:dateUtc="2026-09-26T18:57:00Z">
        <w:r>
          <w:delText>This paragraph is right-aligned.</w:delText>
        </w:r>
      </w:del>
    </w:p>
    <w:p w14:paraId="0D4A434B" w14:textId="77777777" w:rsidR="008678E2" w:rsidRDefault="00476BBE">
      <w:pPr>
        <w:jc w:val="both"/>
        <w:rPr>
          <w:del w:id="130" w:author="Arthur Souza Rodrigues" w:date="2026-09-26T14:57:00Z" w16du:dateUtc="2026-09-26T18:57:00Z"/>
        </w:rPr>
      </w:pPr>
      <w:del w:id="131" w:author="Arthur Souza Rodrigues" w:date="2026-09-26T14:57:00Z" w16du:dateUtc="2026-09-26T18:57:00Z">
        <w:r>
          <w:delText>This paragraph is justified. When there is enough text in a justified paragraph, it will stretch to fill the entire width of the page from left to right margin, creating clean edges on both sides.</w:delText>
        </w:r>
      </w:del>
    </w:p>
    <w:p w14:paraId="7DADB3F4" w14:textId="77777777" w:rsidR="008678E2" w:rsidRDefault="00476BBE">
      <w:pPr>
        <w:pStyle w:val="Heading1"/>
        <w:rPr>
          <w:del w:id="132" w:author="Arthur Souza Rodrigues" w:date="2026-09-26T14:57:00Z" w16du:dateUtc="2026-09-26T18:57:00Z"/>
        </w:rPr>
      </w:pPr>
      <w:del w:id="133" w:author="Arthur Souza Rodrigues" w:date="2026-09-26T14:57:00Z" w16du:dateUtc="2026-09-26T18:57:00Z">
        <w:r>
          <w:delText>Summary</w:delText>
        </w:r>
      </w:del>
    </w:p>
    <w:p w14:paraId="5AD468B0" w14:textId="77777777" w:rsidR="008678E2" w:rsidRDefault="00476BBE">
      <w:pPr>
        <w:rPr>
          <w:del w:id="134" w:author="Arthur Souza Rodrigues" w:date="2026-09-26T14:57:00Z" w16du:dateUtc="2026-09-26T18:57:00Z"/>
          <w:rFonts w:ascii="Arial" w:eastAsia="Arial" w:hAnsi="Arial" w:cs="Arial"/>
          <w:sz w:val="24"/>
          <w:szCs w:val="24"/>
        </w:rPr>
      </w:pPr>
      <w:r>
        <w:rPr>
          <w:strike/>
          <w:rPrChange w:id="135" w:author="Arthur Souza Rodrigues" w:date="2026-09-26T14:57:00Z" w16du:dateUtc="2026-09-26T18:57:00Z">
            <w:rPr/>
          </w:rPrChange>
        </w:rPr>
        <w:t xml:space="preserve">This document demonstrates </w:t>
      </w:r>
      <w:del w:id="136" w:author="Arthur Souza Rodrigues" w:date="2026-09-26T14:57:00Z" w16du:dateUtc="2026-09-26T18:57:00Z">
        <w:r>
          <w:delText>all major DOCX features:</w:delText>
        </w:r>
      </w:del>
    </w:p>
    <w:p w14:paraId="484547D7" w14:textId="77777777" w:rsidR="008678E2" w:rsidRDefault="00476BBE">
      <w:pPr>
        <w:pPrChange w:id="137" w:author="Arthur Souza Rodrigues" w:date="2026-09-26T14:57:00Z" w16du:dateUtc="2026-09-26T18:57:00Z">
          <w:pPr>
            <w:pStyle w:val="ListParagraph"/>
            <w:numPr>
              <w:numId w:val="1"/>
            </w:numPr>
            <w:ind w:left="720" w:hanging="360"/>
          </w:pPr>
        </w:pPrChange>
      </w:pPr>
      <w:del w:id="138" w:author="Arthur Souza Rodrigues" w:date="2026-09-26T14:57:00Z" w16du:dateUtc="2026-09-26T18:57:00Z">
        <w:r>
          <w:delText xml:space="preserve">Inline formatting: bold, italic, underline, </w:delText>
        </w:r>
      </w:del>
      <w:r>
        <w:rPr>
          <w:strike/>
          <w:rPrChange w:id="139" w:author="Arthur Souza Rodrigues" w:date="2026-09-26T14:57:00Z" w16du:dateUtc="2026-09-26T18:57:00Z">
            <w:rPr/>
          </w:rPrChange>
        </w:rPr>
        <w:t>strikethrough</w:t>
      </w:r>
      <w:ins w:id="140" w:author="Arthur Souza Rodrigues" w:date="2026-09-26T14:57:00Z" w16du:dateUtc="2026-09-26T18:57:00Z">
        <w:r>
          <w:rPr>
            <w:strike/>
          </w:rPr>
          <w:t xml:space="preserve"> formatting.</w:t>
        </w:r>
      </w:ins>
      <w:del w:id="141" w:author="Arthur Souza Rodrigues" w:date="2026-09-26T14:57:00Z" w16du:dateUtc="2026-09-26T18:57:00Z">
        <w:r>
          <w:delText>, highlights</w:delText>
        </w:r>
      </w:del>
    </w:p>
    <w:p w14:paraId="6506BA51" w14:textId="77777777" w:rsidR="008678E2" w:rsidRDefault="00476BBE">
      <w:pPr>
        <w:pStyle w:val="ListParagraph"/>
        <w:numPr>
          <w:ilvl w:val="0"/>
          <w:numId w:val="1"/>
        </w:numPr>
        <w:rPr>
          <w:del w:id="142" w:author="Arthur Souza Rodrigues" w:date="2026-09-26T14:57:00Z" w16du:dateUtc="2026-09-26T18:57:00Z"/>
        </w:rPr>
      </w:pPr>
      <w:ins w:id="143" w:author="Arthur Souza Rodrigues" w:date="2026-09-26T14:57:00Z" w16du:dateUtc="2026-09-26T18:57:00Z">
        <w:r>
          <w:rPr>
            <w:strike/>
          </w:rPr>
          <w:t>This text has strikethrough.</w:t>
        </w:r>
      </w:ins>
      <w:del w:id="144" w:author="Arthur Souza Rodrigues" w:date="2026-09-26T14:57:00Z" w16du:dateUtc="2026-09-26T18:57:00Z">
        <w:r>
          <w:delText>Multiple font types: Arial, Times New Roman, Calibri, Georgia, Verdana, Courier New</w:delText>
        </w:r>
      </w:del>
    </w:p>
    <w:p w14:paraId="591FDB57" w14:textId="77777777" w:rsidR="008678E2" w:rsidRDefault="00476BBE">
      <w:pPr>
        <w:pStyle w:val="ListParagraph"/>
        <w:numPr>
          <w:ilvl w:val="0"/>
          <w:numId w:val="1"/>
        </w:numPr>
        <w:rPr>
          <w:del w:id="145" w:author="Arthur Souza Rodrigues" w:date="2026-09-26T14:57:00Z" w16du:dateUtc="2026-09-26T18:57:00Z"/>
        </w:rPr>
      </w:pPr>
      <w:del w:id="146" w:author="Arthur Souza Rodrigues" w:date="2026-09-26T14:57:00Z" w16du:dateUtc="2026-09-26T18:57:00Z">
        <w:r>
          <w:delText>Font sizes: from 8pt to 24pt</w:delText>
        </w:r>
      </w:del>
    </w:p>
    <w:p w14:paraId="79E7DCB9" w14:textId="77777777" w:rsidR="008678E2" w:rsidRDefault="00476BBE">
      <w:pPr>
        <w:pStyle w:val="ListParagraph"/>
        <w:numPr>
          <w:ilvl w:val="0"/>
          <w:numId w:val="1"/>
        </w:numPr>
        <w:rPr>
          <w:del w:id="147" w:author="Arthur Souza Rodrigues" w:date="2026-09-26T14:57:00Z" w16du:dateUtc="2026-09-26T18:57:00Z"/>
        </w:rPr>
      </w:pPr>
      <w:del w:id="148" w:author="Arthur Souza Rodrigues" w:date="2026-09-26T14:57:00Z" w16du:dateUtc="2026-09-26T18:57:00Z">
        <w:r>
          <w:delText>Text colors and highlights</w:delText>
        </w:r>
      </w:del>
    </w:p>
    <w:p w14:paraId="622D290E" w14:textId="77777777" w:rsidR="008678E2" w:rsidRDefault="00476BBE">
      <w:pPr>
        <w:pStyle w:val="ListParagraph"/>
        <w:numPr>
          <w:ilvl w:val="0"/>
          <w:numId w:val="1"/>
        </w:numPr>
        <w:rPr>
          <w:del w:id="149" w:author="Arthur Souza Rodrigues" w:date="2026-09-26T14:57:00Z" w16du:dateUtc="2026-09-26T18:57:00Z"/>
        </w:rPr>
      </w:pPr>
      <w:del w:id="150" w:author="Arthur Souza Rodrigues" w:date="2026-09-26T14:57:00Z" w16du:dateUtc="2026-09-26T18:57:00Z">
        <w:r>
          <w:delText>Style-based formatting using styles.xml references</w:delText>
        </w:r>
      </w:del>
    </w:p>
    <w:p w14:paraId="45EB71B8" w14:textId="77777777" w:rsidR="008678E2" w:rsidRDefault="00476BBE">
      <w:pPr>
        <w:pStyle w:val="ListParagraph"/>
        <w:numPr>
          <w:ilvl w:val="0"/>
          <w:numId w:val="1"/>
        </w:numPr>
        <w:rPr>
          <w:del w:id="151" w:author="Arthur Souza Rodrigues" w:date="2026-09-26T14:57:00Z" w16du:dateUtc="2026-09-26T18:57:00Z"/>
        </w:rPr>
      </w:pPr>
      <w:del w:id="152" w:author="Arthur Souza Rodrigues" w:date="2026-09-26T14:57:00Z" w16du:dateUtc="2026-09-26T18:57:00Z">
        <w:r>
          <w:delText>Bullet and numbered lists</w:delText>
        </w:r>
      </w:del>
    </w:p>
    <w:p w14:paraId="5D5B1601" w14:textId="77777777" w:rsidR="008678E2" w:rsidRDefault="00476BBE">
      <w:pPr>
        <w:pStyle w:val="ListParagraph"/>
        <w:numPr>
          <w:ilvl w:val="0"/>
          <w:numId w:val="1"/>
        </w:numPr>
        <w:rPr>
          <w:del w:id="153" w:author="Arthur Souza Rodrigues" w:date="2026-09-26T14:57:00Z" w16du:dateUtc="2026-09-26T18:57:00Z"/>
        </w:rPr>
      </w:pPr>
      <w:del w:id="154" w:author="Arthur Souza Rodrigues" w:date="2026-09-26T14:57:00Z" w16du:dateUtc="2026-09-26T18:57:00Z">
        <w:r>
          <w:delText>Tables with borders, shading, and formatted cells</w:delText>
        </w:r>
      </w:del>
    </w:p>
    <w:p w14:paraId="4675B442" w14:textId="77777777" w:rsidR="008678E2" w:rsidRDefault="00476BBE">
      <w:pPr>
        <w:pPrChange w:id="155" w:author="Arthur Souza Rodrigues" w:date="2026-09-26T14:57:00Z" w16du:dateUtc="2026-09-26T18:57:00Z">
          <w:pPr>
            <w:pStyle w:val="ListParagraph"/>
            <w:numPr>
              <w:numId w:val="1"/>
            </w:numPr>
            <w:ind w:left="720" w:hanging="360"/>
          </w:pPr>
        </w:pPrChange>
      </w:pPr>
      <w:del w:id="156" w:author="Arthur Souza Rodrigues" w:date="2026-09-26T14:57:00Z" w16du:dateUtc="2026-09-26T18:57:00Z">
        <w:r>
          <w:delText>Text alignment options</w:delText>
        </w:r>
      </w:del>
    </w:p>
    <w:sectPr w:rsidR="008678E2">
      <w:pgSz w:w="12240" w:h="15840"/>
      <w:pgMar w:top="1440" w:right="1440" w:bottom="1440" w:left="1440" w:header="720" w:footer="720" w:gutter="0"/>
      <w:cols w:space="720"/>
      <w:docGrid w:linePitch="0"/>
      <w:sectPrChange w:id="157" w:author="Arthur Souza Rodrigues" w:date="2026-09-26T14:57:00Z" w16du:dateUtc="2026-09-26T18:57:00Z">
        <w:sectPr w:rsidR="008678E2">
          <w:pgSz w:w="11906" w:h="16838"/>
          <w:pgMar w:top="1440" w:right="1440" w:bottom="1440" w:left="1440" w:header="708" w:footer="708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905797357">
    <w:abstractNumId w:val="0"/>
    <w:lvlOverride w:ilvl="0">
      <w:startOverride w:val="1"/>
    </w:lvlOverride>
  </w:num>
  <w:num w:numId="2" w16cid:durableId="1843202662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8E2"/>
    <w:rsid w:val="001D7BF6"/>
    <w:rsid w:val="002F5B90"/>
    <w:rsid w:val="00704545"/>
    <w:rsid w:val="007B632D"/>
    <w:rsid w:val="007E628F"/>
    <w:rsid w:val="008678E2"/>
    <w:rsid w:val="00BD3693"/>
    <w:rsid w:val="00D53FE7"/>
    <w:rsid w:val="72E8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  <w:pPrChange w:id="0" w:author="Arthur Souza Rodrigues" w:date="2026-09-26T14:57:00Z">
        <w:pPr/>
      </w:pPrChange>
    </w:pPr>
    <w:rPr>
      <w:rFonts w:ascii="Calibri" w:eastAsia="Times New Roman" w:hAnsi="Calibri" w:cs="Times New Roman"/>
      <w:sz w:val="22"/>
      <w:rPrChange w:id="0" w:author="Arthur Souza Rodrigues" w:date="2026-09-26T14:57:00Z">
        <w:rPr>
          <w:rFonts w:ascii="Arial" w:eastAsia="Arial" w:hAnsi="Arial" w:cs="Arial"/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next w:val="Normal"/>
    <w:qFormat/>
    <w:pPr>
      <w:spacing w:before="240" w:after="120"/>
      <w:outlineLvl w:val="0"/>
    </w:pPr>
    <w:rPr>
      <w:rFonts w:ascii="Calibri" w:eastAsia="Calibri" w:hAnsi="Calibri" w:cs="Calibri"/>
      <w:b/>
      <w:bCs/>
      <w:color w:val="2E75B6"/>
      <w:sz w:val="32"/>
      <w:szCs w:val="32"/>
    </w:rPr>
  </w:style>
  <w:style w:type="paragraph" w:styleId="Heading2">
    <w:name w:val="heading 2"/>
    <w:next w:val="Normal"/>
    <w:qFormat/>
    <w:pPr>
      <w:spacing w:before="180" w:after="90"/>
      <w:outlineLvl w:val="1"/>
    </w:pPr>
    <w:rPr>
      <w:rFonts w:ascii="Calibri" w:eastAsia="Calibri" w:hAnsi="Calibri" w:cs="Calibri"/>
      <w:b/>
      <w:bCs/>
      <w:color w:val="2E75B6"/>
      <w:sz w:val="28"/>
      <w:szCs w:val="28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4"/>
      <w:szCs w:val="24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4"/>
      <w:szCs w:val="24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4"/>
      <w:szCs w:val="24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DocumentTitle">
    <w:name w:val="Document Title"/>
    <w:qFormat/>
    <w:pPr>
      <w:spacing w:before="240" w:after="120"/>
      <w:jc w:val="center"/>
    </w:pPr>
    <w:rPr>
      <w:rFonts w:ascii="Calibri" w:eastAsia="Calibri" w:hAnsi="Calibri" w:cs="Calibri"/>
      <w:b/>
      <w:bCs/>
      <w:color w:val="2E75B6"/>
      <w:sz w:val="56"/>
      <w:szCs w:val="56"/>
    </w:rPr>
  </w:style>
  <w:style w:type="paragraph" w:customStyle="1" w:styleId="HighlightedStyle">
    <w:name w:val="Highlighted Style"/>
    <w:qFormat/>
    <w:pPr>
      <w:shd w:val="clear" w:color="auto" w:fill="FFFF00"/>
      <w:spacing w:before="120" w:after="120"/>
    </w:pPr>
    <w:rPr>
      <w:b/>
      <w:bCs/>
      <w:color w:val="000000"/>
      <w:sz w:val="24"/>
      <w:szCs w:val="24"/>
    </w:rPr>
  </w:style>
  <w:style w:type="character" w:customStyle="1" w:styleId="RedBoldCharacter">
    <w:name w:val="Red Bold Character"/>
    <w:uiPriority w:val="99"/>
    <w:unhideWhenUsed/>
    <w:rPr>
      <w:b/>
      <w:bCs/>
      <w:color w:val="FF0000"/>
      <w:sz w:val="24"/>
      <w:szCs w:val="24"/>
    </w:rPr>
  </w:style>
  <w:style w:type="character" w:customStyle="1" w:styleId="BlueItalicCharacter">
    <w:name w:val="Blue Italic Character"/>
    <w:uiPriority w:val="99"/>
    <w:unhideWhenUsed/>
    <w:rPr>
      <w:i/>
      <w:iCs/>
      <w:color w:val="0000F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Souza Rodrigues</cp:lastModifiedBy>
  <cp:revision>1</cp:revision>
  <dcterms:created xsi:type="dcterms:W3CDTF">2025-11-14T18:06:00Z</dcterms:created>
  <dcterms:modified xsi:type="dcterms:W3CDTF">2026-09-26T18:57:00Z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0FEB9E578A154069AD80AE52B1B58A65_12</vt:lpwstr>
  </property>
</Properties>
</file>