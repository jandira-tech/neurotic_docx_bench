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96099" w14:textId="77777777" w:rsidR="007C6F8F" w:rsidRDefault="00531F2F">
      <w:ins w:id="0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</w:t>
        </w:r>
      </w:ins>
      <w:del w:id="1" w:author="Comparison" w:date="2026-07-05T01:07:00Z" w16du:dateUtc="2026-07-05T05:07:00Z">
        <w:r>
          <w:delText>Bullet List</w:delText>
        </w:r>
      </w:del>
      <w:r>
        <w:rPr>
          <w:rFonts w:ascii="&quot;Calibri&quot;, Arial, sans-serif" w:hAnsi="&quot;Calibri&quot;, Arial, sans-serif"/>
          <w:b/>
          <w:i/>
          <w:rPrChange w:id="2" w:author="Comparison" w:date="2026-07-05T01:07:00Z" w16du:dateUtc="2026-07-05T05:07:00Z">
            <w:rPr/>
          </w:rPrChange>
        </w:rPr>
        <w:t xml:space="preserve"> Demo</w:t>
      </w:r>
    </w:p>
    <w:p w14:paraId="71C8E173" w14:textId="77777777" w:rsidR="00A519B6" w:rsidRDefault="00531F2F">
      <w:pPr>
        <w:rPr>
          <w:ins w:id="3" w:author="Comparison" w:date="2026-07-05T01:07:00Z" w16du:dateUtc="2026-07-05T05:07:00Z"/>
        </w:rPr>
      </w:pPr>
      <w:ins w:id="4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This document shows Calibri font with bold and italic styles.</w:t>
        </w:r>
      </w:ins>
    </w:p>
    <w:p w14:paraId="089B91B2" w14:textId="77777777" w:rsidR="007C6F8F" w:rsidRDefault="00531F2F">
      <w:pPr>
        <w:numPr>
          <w:ilvl w:val="0"/>
          <w:numId w:val="1"/>
        </w:numPr>
        <w:rPr>
          <w:del w:id="5" w:author="Comparison" w:date="2026-07-05T01:07:00Z" w16du:dateUtc="2026-07-05T05:07:00Z"/>
        </w:rPr>
      </w:pPr>
      <w:ins w:id="6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 creates an elegant emphasis for key text.</w:t>
        </w:r>
      </w:ins>
      <w:del w:id="7" w:author="Comparison" w:date="2026-07-05T01:07:00Z" w16du:dateUtc="2026-07-05T05:07:00Z">
        <w:r>
          <w:delText>Apples</w:delText>
        </w:r>
      </w:del>
    </w:p>
    <w:p w14:paraId="53311169" w14:textId="77777777" w:rsidR="007C6F8F" w:rsidRDefault="00531F2F">
      <w:pPr>
        <w:numPr>
          <w:ilvl w:val="0"/>
          <w:numId w:val="1"/>
        </w:numPr>
        <w:rPr>
          <w:del w:id="8" w:author="Comparison" w:date="2026-07-05T01:07:00Z" w16du:dateUtc="2026-07-05T05:07:00Z"/>
        </w:rPr>
      </w:pPr>
      <w:del w:id="9" w:author="Comparison" w:date="2026-07-05T01:07:00Z" w16du:dateUtc="2026-07-05T05:07:00Z">
        <w:r>
          <w:delText>Bananas</w:delText>
        </w:r>
      </w:del>
    </w:p>
    <w:p w14:paraId="1C75C862" w14:textId="77777777" w:rsidR="007C6F8F" w:rsidRDefault="00531F2F">
      <w:pPr>
        <w:numPr>
          <w:ilvl w:val="0"/>
          <w:numId w:val="1"/>
        </w:numPr>
        <w:rPr>
          <w:del w:id="10" w:author="Comparison" w:date="2026-07-05T01:07:00Z" w16du:dateUtc="2026-07-05T05:07:00Z"/>
        </w:rPr>
      </w:pPr>
      <w:del w:id="11" w:author="Comparison" w:date="2026-07-05T01:07:00Z" w16du:dateUtc="2026-07-05T05:07:00Z">
        <w:r>
          <w:delText>Oranges</w:delText>
        </w:r>
      </w:del>
    </w:p>
    <w:p w14:paraId="6D9505E8" w14:textId="77777777" w:rsidR="007C6F8F" w:rsidRDefault="00531F2F">
      <w:pPr>
        <w:pPrChange w:id="12" w:author="Comparison" w:date="2026-07-05T01:07:00Z" w16du:dateUtc="2026-07-05T05:07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3" w:author="Comparison" w:date="2026-07-05T01:07:00Z" w16du:dateUtc="2026-07-05T05:07:00Z">
        <w:r>
          <w:delText>Grapes</w:delText>
        </w:r>
      </w:del>
    </w:p>
    <w:sectPr w:rsidR="007C6F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D7ED5"/>
    <w:multiLevelType w:val="multilevel"/>
    <w:tmpl w:val="1DB2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92035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F8F"/>
    <w:rsid w:val="00295ED2"/>
    <w:rsid w:val="003A259A"/>
    <w:rsid w:val="00531F2F"/>
    <w:rsid w:val="007C6F8F"/>
    <w:rsid w:val="00A519B6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3C37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2026-07-05T05:07:00Z</dcterms:modified>
</cp:coreProperties>
</file>