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45BBDD0" w14:textId="77777777" w:rsidR="00B85183" w:rsidRDefault="004A0BD6">
      <w:ins w:id="0" w:author="Comparison" w:date="2026-07-05T01:10:00Z" w16du:dateUtc="2026-07-05T05:10:00Z">
        <w:r>
          <w:rPr>
            <w:rFonts w:ascii="Arial" w:hAnsi="Arial" w:cs="Arial"/>
            <w:color w:val="666666"/>
            <w:sz w:val="30"/>
            <w:szCs w:val="30"/>
          </w:rPr>
          <w:t>Subtitle Style</w:t>
        </w:r>
      </w:ins>
      <w:del w:id="1" w:author="Comparison" w:date="2026-07-05T01:10:00Z" w16du:dateUtc="2026-07-05T05:10:00Z">
        <w:r>
          <w:rPr>
            <w:vertAlign w:val="subscript"/>
          </w:rPr>
          <w:delText>Subscript</w:delText>
        </w:r>
      </w:del>
      <w:r>
        <w:rPr>
          <w:rFonts w:ascii="Arial" w:hAnsi="Arial"/>
          <w:color w:val="666666"/>
          <w:sz w:val="30"/>
          <w:rPrChange w:id="2" w:author="Comparison" w:date="2026-07-05T01:10:00Z" w16du:dateUtc="2026-07-05T05:10:00Z">
            <w:rPr>
              <w:vertAlign w:val="subscript"/>
            </w:rPr>
          </w:rPrChange>
        </w:rPr>
        <w:t xml:space="preserve"> Demo</w:t>
      </w:r>
    </w:p>
    <w:p w14:paraId="618F2392" w14:textId="77777777" w:rsidR="00B85183" w:rsidRDefault="004A0BD6">
      <w:pPr>
        <w:spacing w:line="240" w:lineRule="auto"/>
        <w:pPrChange w:id="3" w:author="Comparison" w:date="2026-07-05T01:10:00Z" w16du:dateUtc="2026-07-05T05:10:00Z"/>
      </w:pPr>
      <w:r>
        <w:rPr>
          <w:rFonts w:ascii="Arial" w:hAnsi="Arial"/>
          <w:color w:val="666666"/>
          <w:sz w:val="30"/>
          <w:rPrChange w:id="4" w:author="Comparison" w:date="2026-07-05T01:10:00Z" w16du:dateUtc="2026-07-05T05:10:00Z">
            <w:rPr>
              <w:vertAlign w:val="subscript"/>
            </w:rPr>
          </w:rPrChange>
        </w:rPr>
        <w:t xml:space="preserve">Demonstrating </w:t>
      </w:r>
      <w:ins w:id="5" w:author="Comparison" w:date="2026-07-05T01:10:00Z" w16du:dateUtc="2026-07-05T05:10:00Z">
        <w:r>
          <w:rPr>
            <w:rFonts w:ascii="Arial" w:hAnsi="Arial" w:cs="Arial"/>
            <w:color w:val="666666"/>
            <w:sz w:val="30"/>
            <w:szCs w:val="30"/>
          </w:rPr>
          <w:t>Subtitle paragraph style</w:t>
        </w:r>
      </w:ins>
      <w:del w:id="6" w:author="Comparison" w:date="2026-07-05T01:10:00Z" w16du:dateUtc="2026-07-05T05:10:00Z">
        <w:r>
          <w:rPr>
            <w:vertAlign w:val="subscript"/>
          </w:rPr>
          <w:delText>subscript formatting</w:delText>
        </w:r>
      </w:del>
      <w:r>
        <w:rPr>
          <w:rFonts w:ascii="Arial" w:hAnsi="Arial"/>
          <w:color w:val="666666"/>
          <w:sz w:val="30"/>
          <w:rPrChange w:id="7" w:author="Comparison" w:date="2026-07-05T01:10:00Z" w16du:dateUtc="2026-07-05T05:10:00Z">
            <w:rPr>
              <w:vertAlign w:val="subscript"/>
            </w:rPr>
          </w:rPrChange>
        </w:rPr>
        <w:t>.</w:t>
      </w:r>
    </w:p>
    <w:p w14:paraId="1FAF8823" w14:textId="77777777" w:rsidR="00B85183" w:rsidRDefault="004A0BD6">
      <w:pPr>
        <w:spacing w:line="240" w:lineRule="auto"/>
        <w:pPrChange w:id="8" w:author="Comparison" w:date="2026-07-05T01:10:00Z" w16du:dateUtc="2026-07-05T05:10:00Z"/>
      </w:pPr>
      <w:ins w:id="9" w:author="Comparison" w:date="2026-07-05T01:10:00Z" w16du:dateUtc="2026-07-05T05:10:00Z">
        <w:r>
          <w:rPr>
            <w:rFonts w:ascii="Arial" w:hAnsi="Arial" w:cs="Arial"/>
            <w:color w:val="666666"/>
            <w:sz w:val="30"/>
            <w:szCs w:val="30"/>
          </w:rPr>
          <w:t>Document Subtitle Description</w:t>
        </w:r>
      </w:ins>
      <w:del w:id="10" w:author="Comparison" w:date="2026-07-05T01:10:00Z" w16du:dateUtc="2026-07-05T05:10:00Z">
        <w:r>
          <w:rPr>
            <w:vertAlign w:val="subscript"/>
          </w:rPr>
          <w:delText>H2O and CO2 are common subscript examples.</w:delText>
        </w:r>
      </w:del>
    </w:p>
    <w:sectPr w:rsidR="00B8518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5183"/>
    <w:rsid w:val="0013609F"/>
    <w:rsid w:val="004A0BD6"/>
    <w:rsid w:val="00AD38FC"/>
    <w:rsid w:val="00B12FFB"/>
    <w:rsid w:val="00B37A4C"/>
    <w:rsid w:val="00B85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2026-05-14T16:45:00Z</dcterms:created>
  <dcterms:modified xsi:type="dcterms:W3CDTF">2026-07-05T05:10:00Z</dcterms:modified>
</cp:coreProperties>
</file>