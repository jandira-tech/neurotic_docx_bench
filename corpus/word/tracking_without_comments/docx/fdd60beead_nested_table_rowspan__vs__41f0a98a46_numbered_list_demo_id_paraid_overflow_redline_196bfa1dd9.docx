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 w:rsidR="00AB783F" w:rsidRDefault="00933615">
      <w:pPr>
        <w:rPr>
          <w:ins w:id="1" w:author="Author" w:date="2026-06-29T11:13:00Z" w16du:dateUtc="2026-06-29T15:13:00Z"/>
        </w:rPr>
      </w:pPr>
      <w:ins w:id="2" w:author="Author" w:date="2026-06-29T11:13:00Z" w16du:dateUtc="2026-06-29T15:13:00Z">
        <w:r>
          <w:t>Numbered List Demo</w:t>
        </w:r>
      </w:ins>
    </w:p>
    <w:p w14:paraId="0F8A4AD5" w14:textId="77777777" w:rsidR="00AB783F" w:rsidRDefault="00933615">
      <w:pPr>
        <w:numPr>
          <w:ilvl w:val="0"/>
          <w:numId w:val="1"/>
        </w:numPr>
        <w:rPr>
          <w:ins w:id="3" w:author="Author" w:date="2026-06-29T11:13:00Z" w16du:dateUtc="2026-06-29T15:13:00Z"/>
        </w:rPr>
      </w:pPr>
      <w:ins w:id="4" w:author="Author" w:date="2026-06-29T11:13:00Z" w16du:dateUtc="2026-06-29T15:13:00Z">
        <w:r>
          <w:t>First item</w:t>
        </w:r>
      </w:ins>
    </w:p>
    <w:p w14:paraId="47657F35" w14:textId="77777777" w:rsidR="00AB783F" w:rsidRDefault="00933615">
      <w:pPr>
        <w:numPr>
          <w:ilvl w:val="0"/>
          <w:numId w:val="1"/>
        </w:numPr>
        <w:rPr>
          <w:ins w:id="5" w:author="Author" w:date="2026-06-29T11:13:00Z" w16du:dateUtc="2026-06-29T15:13:00Z"/>
        </w:rPr>
      </w:pPr>
      <w:ins w:id="6" w:author="Author" w:date="2026-06-29T11:13:00Z" w16du:dateUtc="2026-06-29T15:13:00Z">
        <w:r>
          <w:t>Second item</w:t>
        </w:r>
      </w:ins>
    </w:p>
    <w:p w14:paraId="1BCDE614" w14:textId="77777777" w:rsidR="00AB783F" w:rsidRDefault="00933615">
      <w:pPr>
        <w:numPr>
          <w:ilvl w:val="0"/>
          <w:numId w:val="1"/>
        </w:numPr>
        <w:rPr>
          <w:ins w:id="7" w:author="Author" w:date="2026-06-29T11:13:00Z" w16du:dateUtc="2026-06-29T15:13:00Z"/>
        </w:rPr>
      </w:pPr>
      <w:ins w:id="8" w:author="Author" w:date="2026-06-29T11:13:00Z" w16du:dateUtc="2026-06-29T15:13:00Z">
        <w:r>
          <w:t>Third item</w:t>
        </w:r>
      </w:ins>
    </w:p>
    <w:p w14:paraId="78A79256" w14:textId="77777777" w:rsidR="00933615" w:rsidRDefault="00933615">
      <w:pPr>
        <w:pStyle w:val="TableContents"/>
        <w:rPr>
          <w:ins w:id="9" w:author="Author" w:date="2026-06-29T11:13:00Z" w16du:dateUtc="2026-06-29T15:13:00Z"/>
        </w:rPr>
      </w:pPr>
      <w:ins w:id="10" w:author="Author" w:date="2026-06-29T11:13:00Z" w16du:dateUtc="2026-06-29T15:13:00Z">
        <w:r>
          <w:t>Fourth item</w:t>
        </w:r>
      </w:ins>
    </w:p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7"/>
        <w:gridCol w:w="4905"/>
      </w:tblGrid>
      <w:tr w:rsidR="008F23B8" w14:paraId="37A4A018" w14:textId="77777777">
        <w:tblPrEx>
          <w:tblCellMar>
            <w:top w:w="0" w:type="dxa"/>
            <w:bottom w:w="0" w:type="dxa"/>
          </w:tblCellMar>
        </w:tblPrEx>
        <w:trPr>
          <w:del w:id="11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1E7C0" w14:textId="40A7990E" w:rsidR="008F23B8" w:rsidRDefault="00933615">
            <w:pPr>
              <w:pStyle w:val="TableContents"/>
              <w:rPr>
                <w:del w:id="12" w:author="Author" w:date="2026-06-29T11:13:00Z" w16du:dateUtc="2026-06-29T15:13:00Z"/>
              </w:rPr>
            </w:pPr>
            <w:del w:id="13" w:author="Author" w:date="2026-06-29T11:13:00Z" w16du:dateUtc="2026-06-29T15:13:00Z">
              <w:r>
                <w:delText>AAA</w:delText>
              </w:r>
            </w:del>
          </w:p>
        </w:tc>
      </w:tr>
      <w:tr w:rsidR="008F23B8" w14:paraId="163A4F55" w14:textId="77777777">
        <w:tblPrEx>
          <w:tblCellMar>
            <w:top w:w="0" w:type="dxa"/>
            <w:bottom w:w="0" w:type="dxa"/>
          </w:tblCellMar>
        </w:tblPrEx>
        <w:trPr>
          <w:del w:id="14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8F69" w14:textId="77777777" w:rsidR="008F23B8" w:rsidRDefault="00933615">
            <w:pPr>
              <w:pStyle w:val="TableContents"/>
              <w:rPr>
                <w:del w:id="15" w:author="Author" w:date="2026-06-29T11:13:00Z" w16du:dateUtc="2026-06-29T15:13:00Z"/>
              </w:rPr>
            </w:pPr>
            <w:del w:id="16" w:author="Author" w:date="2026-06-29T11:13:00Z" w16du:dateUtc="2026-06-29T15:13:00Z">
              <w:r>
                <w:delText>BBB</w:delText>
              </w:r>
            </w:del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  <w:gridCol w:w="2343"/>
            </w:tblGrid>
            <w:tr w:rsidR="008F23B8" w14:paraId="761DA7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17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F08F0D" w14:textId="77777777" w:rsidR="008F23B8" w:rsidRDefault="00933615">
                  <w:pPr>
                    <w:pStyle w:val="TableContents"/>
                    <w:rPr>
                      <w:del w:id="18" w:author="Author" w:date="2026-06-29T11:13:00Z" w16du:dateUtc="2026-06-29T15:13:00Z"/>
                    </w:rPr>
                  </w:pPr>
                  <w:del w:id="19" w:author="Author" w:date="2026-06-29T11:13:00Z" w16du:dateUtc="2026-06-29T15:13:00Z">
                    <w:r>
                      <w:delText>CCC</w:delText>
                    </w:r>
                  </w:del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ACD2BD" w14:textId="77777777" w:rsidR="008F23B8" w:rsidRDefault="00933615">
                  <w:pPr>
                    <w:pStyle w:val="TableContents"/>
                    <w:rPr>
                      <w:del w:id="20" w:author="Author" w:date="2026-06-29T11:13:00Z" w16du:dateUtc="2026-06-29T15:13:00Z"/>
                    </w:rPr>
                  </w:pPr>
                  <w:del w:id="21" w:author="Author" w:date="2026-06-29T11:13:00Z" w16du:dateUtc="2026-06-29T15:13:00Z">
                    <w:r>
                      <w:delText>DDD</w:delText>
                    </w:r>
                  </w:del>
                </w:p>
              </w:tc>
            </w:tr>
            <w:tr w:rsidR="008F23B8" w14:paraId="43DC9B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22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C108E4" w14:textId="77777777" w:rsidR="008F23B8" w:rsidRDefault="008F23B8">
                  <w:pPr>
                    <w:pStyle w:val="TableContents"/>
                    <w:rPr>
                      <w:del w:id="23" w:author="Author" w:date="2026-06-29T11:13:00Z" w16du:dateUtc="2026-06-29T15:13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7EF729" w14:textId="77777777" w:rsidR="008F23B8" w:rsidRDefault="00933615">
                  <w:pPr>
                    <w:pStyle w:val="TableContents"/>
                    <w:rPr>
                      <w:del w:id="24" w:author="Author" w:date="2026-06-29T11:13:00Z" w16du:dateUtc="2026-06-29T15:13:00Z"/>
                    </w:rPr>
                  </w:pPr>
                  <w:del w:id="25" w:author="Author" w:date="2026-06-29T11:13:00Z" w16du:dateUtc="2026-06-29T15:13:00Z">
                    <w:r>
                      <w:delText>EEE</w:delText>
                    </w:r>
                  </w:del>
                </w:p>
              </w:tc>
            </w:tr>
          </w:tbl>
          <w:p w14:paraId="014D86D5" w14:textId="77777777" w:rsidR="008F23B8" w:rsidRDefault="008F23B8">
            <w:pPr>
              <w:pStyle w:val="TableContents"/>
              <w:rPr>
                <w:del w:id="26" w:author="Author" w:date="2026-06-29T11:13:00Z" w16du:dateUtc="2026-06-29T15:13:00Z"/>
              </w:rPr>
            </w:pPr>
          </w:p>
        </w:tc>
      </w:tr>
    </w:tbl>
    <w:p w14:paraId="56021AF6" w14:textId="77777777" w:rsidR="008F23B8" w:rsidRDefault="008F23B8">
      <w:pPr>
        <w:numPr>
          <w:ilvl w:val="0"/>
          <w:numId w:val="1"/>
        </w:numPr>
        <w:pPrChange w:id="27" w:author="Author" w:date="2026-06-29T11:13:00Z" w16du:dateUtc="2026-06-29T15:13:00Z"/>
      </w:pPr>
    </w:p>
    <w:sectPr w:rsidR="008F23B8">
      <w:pgSz w:w="12240" w:h="15840"/>
      <w:pgMar w:top="1440" w:right="1440" w:bottom="1440" w:left="1440" w:header="720" w:footer="720" w:gutter="0"/>
      <w:cols w:space="720"/>
      <w:formProt/>
      <w:docGrid w:linePitch="0"/>
      <w:sectPrChange w:id="28" w:author="Author" w:date="2026-06-29T11:13:00Z" w16du:dateUtc="2026-06-29T15:13:00Z">
        <w:sectPr w:rsidR="008F23B8">
          <w:pgMar w:top="1134" w:right="1134" w:bottom="1134" w:left="1134" w:header="0" w:footer="0" w:gutter="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Calibri" w:eastAsia="Times New Roman" w:hAnsi="Calibri" w:cs="Times New Roman"/>
      <w:kern w:val="0"/>
      <w:sz w:val="22"/>
      <w:szCs w:val="20"/>
      <w14:ligatures w14:val="none"/>
      <w:rPrChange w:id="0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