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A7D15" w14:textId="77777777" w:rsidR="000477F4" w:rsidRDefault="000477F4">
      <w:pPr>
        <w:rPr>
          <w:sz w:val="32"/>
          <w:rPrChange w:id="0" w:author="Arthur Souza Rodrigues" w:date="2026-07-10T21:44:00Z" w16du:dateUtc="2026-07-11T01:44:00Z">
            <w:rPr/>
          </w:rPrChange>
        </w:rPr>
        <w:pPrChange w:id="1" w:author="Arthur Souza Rodrigues" w:date="2026-07-10T21:44:00Z" w16du:dateUtc="2026-07-11T01:44:00Z">
          <w:pPr>
            <w:pStyle w:val="PreformattedText"/>
          </w:pPr>
        </w:pPrChange>
      </w:pPr>
      <w:r>
        <w:rPr>
          <w:sz w:val="32"/>
          <w:rPrChange w:id="2" w:author="Arthur Souza Rodrigues" w:date="2026-07-10T21:44:00Z" w16du:dateUtc="2026-07-11T01:44:00Z">
            <w:rPr/>
          </w:rPrChange>
        </w:rPr>
        <w:t>file_</w:t>
      </w:r>
      <w:ins w:id="3" w:author="Arthur Souza Rodrigues" w:date="2026-07-10T21:44:00Z" w16du:dateUtc="2026-07-11T01:44:00Z">
        <w:r w:rsidR="001C719F">
          <w:rPr>
            <w:sz w:val="32"/>
            <w:szCs w:val="32"/>
          </w:rPr>
          <w:t>60</w:t>
        </w:r>
      </w:ins>
      <w:del w:id="4" w:author="Arthur Souza Rodrigues" w:date="2026-07-10T21:44:00Z" w16du:dateUtc="2026-07-11T01:44:00Z">
        <w:r>
          <w:delText>59</w:delText>
        </w:r>
      </w:del>
      <w:r>
        <w:rPr>
          <w:sz w:val="32"/>
          <w:rPrChange w:id="5" w:author="Arthur Souza Rodrigues" w:date="2026-07-10T21:44:00Z" w16du:dateUtc="2026-07-11T01:44:00Z">
            <w:rPr/>
          </w:rPrChange>
        </w:rPr>
        <w:t>.docx</w:t>
      </w:r>
    </w:p>
    <w:p w14:paraId="5DC0AFF2" w14:textId="76EB5643" w:rsidR="00021526" w:rsidRDefault="00D37A35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rPr>
            <w:sz w:val="32"/>
            <w:szCs w:val="32"/>
          </w:rPr>
          <w:t>Font Size 24 Demo</w:t>
        </w:r>
      </w:ins>
    </w:p>
    <w:p w14:paraId="442AC67B" w14:textId="77777777" w:rsidR="00021526" w:rsidRDefault="00D37A35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rPr>
            <w:sz w:val="32"/>
            <w:szCs w:val="32"/>
          </w:rPr>
          <w:t>This document demonstrates font size 24.</w:t>
        </w:r>
      </w:ins>
    </w:p>
    <w:p w14:paraId="1EF5C8A8" w14:textId="584996C9" w:rsidR="003627B6" w:rsidRDefault="00D37A35">
      <w:pPr>
        <w:pStyle w:val="PreformattedText"/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rPr>
            <w:sz w:val="32"/>
            <w:szCs w:val="32"/>
          </w:rPr>
          <w:t>Larger font sizes improve readability for presentations.</w:t>
        </w:r>
      </w:ins>
      <w:del w:id="12" w:author="Arthur Souza Rodrigues" w:date="2026-07-10T21:44:00Z" w16du:dateUtc="2026-07-11T01:44:00Z">
        <w:r>
          <w:delText>Αα Alpha</w:delText>
        </w:r>
      </w:del>
    </w:p>
    <w:p w14:paraId="561FA7FA" w14:textId="77777777" w:rsidR="003627B6" w:rsidRDefault="00D37A35">
      <w:pPr>
        <w:pStyle w:val="PreformattedText"/>
        <w:rPr>
          <w:del w:id="13" w:author="Arthur Souza Rodrigues" w:date="2026-07-10T21:44:00Z" w16du:dateUtc="2026-07-11T01:44:00Z"/>
        </w:rPr>
      </w:pPr>
      <w:del w:id="14" w:author="Arthur Souza Rodrigues" w:date="2026-07-10T21:44:00Z" w16du:dateUtc="2026-07-11T01:44:00Z">
        <w:r>
          <w:delText>Ββ Beta</w:delText>
        </w:r>
      </w:del>
    </w:p>
    <w:p w14:paraId="177BFE96" w14:textId="77777777" w:rsidR="003627B6" w:rsidRDefault="00D37A35">
      <w:pPr>
        <w:pStyle w:val="PreformattedText"/>
        <w:rPr>
          <w:del w:id="15" w:author="Arthur Souza Rodrigues" w:date="2026-07-10T21:44:00Z" w16du:dateUtc="2026-07-11T01:44:00Z"/>
        </w:rPr>
      </w:pPr>
      <w:del w:id="16" w:author="Arthur Souza Rodrigues" w:date="2026-07-10T21:44:00Z" w16du:dateUtc="2026-07-11T01:44:00Z">
        <w:r>
          <w:delText>Γγ Gamma</w:delText>
        </w:r>
      </w:del>
    </w:p>
    <w:p w14:paraId="0AE26F07" w14:textId="77777777" w:rsidR="003627B6" w:rsidRDefault="00D37A35">
      <w:pPr>
        <w:pStyle w:val="PreformattedText"/>
        <w:rPr>
          <w:del w:id="17" w:author="Arthur Souza Rodrigues" w:date="2026-07-10T21:44:00Z" w16du:dateUtc="2026-07-11T01:44:00Z"/>
        </w:rPr>
      </w:pPr>
      <w:del w:id="18" w:author="Arthur Souza Rodrigues" w:date="2026-07-10T21:44:00Z" w16du:dateUtc="2026-07-11T01:44:00Z">
        <w:r>
          <w:delText>Δδ Delta</w:delText>
        </w:r>
      </w:del>
    </w:p>
    <w:p w14:paraId="2BCA0B4D" w14:textId="77777777" w:rsidR="003627B6" w:rsidRDefault="00D37A35">
      <w:pPr>
        <w:pStyle w:val="PreformattedText"/>
        <w:rPr>
          <w:del w:id="19" w:author="Arthur Souza Rodrigues" w:date="2026-07-10T21:44:00Z" w16du:dateUtc="2026-07-11T01:44:00Z"/>
        </w:rPr>
      </w:pPr>
      <w:del w:id="20" w:author="Arthur Souza Rodrigues" w:date="2026-07-10T21:44:00Z" w16du:dateUtc="2026-07-11T01:44:00Z">
        <w:r>
          <w:delText>Εε Epsilon</w:delText>
        </w:r>
      </w:del>
    </w:p>
    <w:p w14:paraId="012065D0" w14:textId="77777777" w:rsidR="003627B6" w:rsidRDefault="00D37A35">
      <w:pPr>
        <w:pStyle w:val="PreformattedText"/>
        <w:rPr>
          <w:del w:id="21" w:author="Arthur Souza Rodrigues" w:date="2026-07-10T21:44:00Z" w16du:dateUtc="2026-07-11T01:44:00Z"/>
        </w:rPr>
      </w:pPr>
      <w:del w:id="22" w:author="Arthur Souza Rodrigues" w:date="2026-07-10T21:44:00Z" w16du:dateUtc="2026-07-11T01:44:00Z">
        <w:r>
          <w:delText>Ζζ Zeta</w:delText>
        </w:r>
      </w:del>
    </w:p>
    <w:p w14:paraId="52EE920F" w14:textId="77777777" w:rsidR="003627B6" w:rsidRDefault="00D37A35">
      <w:pPr>
        <w:pStyle w:val="PreformattedText"/>
        <w:rPr>
          <w:del w:id="23" w:author="Arthur Souza Rodrigues" w:date="2026-07-10T21:44:00Z" w16du:dateUtc="2026-07-11T01:44:00Z"/>
        </w:rPr>
      </w:pPr>
      <w:del w:id="24" w:author="Arthur Souza Rodrigues" w:date="2026-07-10T21:44:00Z" w16du:dateUtc="2026-07-11T01:44:00Z">
        <w:r>
          <w:delText>Ηη Eta</w:delText>
        </w:r>
      </w:del>
    </w:p>
    <w:p w14:paraId="25663DD1" w14:textId="77777777" w:rsidR="003627B6" w:rsidRDefault="00D37A35">
      <w:pPr>
        <w:pStyle w:val="PreformattedText"/>
        <w:rPr>
          <w:del w:id="25" w:author="Arthur Souza Rodrigues" w:date="2026-07-10T21:44:00Z" w16du:dateUtc="2026-07-11T01:44:00Z"/>
        </w:rPr>
      </w:pPr>
      <w:del w:id="26" w:author="Arthur Souza Rodrigues" w:date="2026-07-10T21:44:00Z" w16du:dateUtc="2026-07-11T01:44:00Z">
        <w:r>
          <w:delText>Θθ Theta</w:delText>
        </w:r>
      </w:del>
    </w:p>
    <w:p w14:paraId="5E5E3D3C" w14:textId="77777777" w:rsidR="003627B6" w:rsidRDefault="00D37A35">
      <w:pPr>
        <w:pStyle w:val="PreformattedText"/>
        <w:rPr>
          <w:del w:id="27" w:author="Arthur Souza Rodrigues" w:date="2026-07-10T21:44:00Z" w16du:dateUtc="2026-07-11T01:44:00Z"/>
        </w:rPr>
      </w:pPr>
      <w:del w:id="28" w:author="Arthur Souza Rodrigues" w:date="2026-07-10T21:44:00Z" w16du:dateUtc="2026-07-11T01:44:00Z">
        <w:r>
          <w:delText>Ιι Iota</w:delText>
        </w:r>
      </w:del>
    </w:p>
    <w:p w14:paraId="60601D7B" w14:textId="77777777" w:rsidR="003627B6" w:rsidRDefault="00D37A35">
      <w:pPr>
        <w:pStyle w:val="PreformattedText"/>
        <w:rPr>
          <w:del w:id="29" w:author="Arthur Souza Rodrigues" w:date="2026-07-10T21:44:00Z" w16du:dateUtc="2026-07-11T01:44:00Z"/>
        </w:rPr>
      </w:pPr>
      <w:del w:id="30" w:author="Arthur Souza Rodrigues" w:date="2026-07-10T21:44:00Z" w16du:dateUtc="2026-07-11T01:44:00Z">
        <w:r>
          <w:delText>Κκ Kappa</w:delText>
        </w:r>
      </w:del>
    </w:p>
    <w:p w14:paraId="6257ED18" w14:textId="77777777" w:rsidR="003627B6" w:rsidRDefault="00D37A35">
      <w:pPr>
        <w:pStyle w:val="PreformattedText"/>
        <w:rPr>
          <w:del w:id="31" w:author="Arthur Souza Rodrigues" w:date="2026-07-10T21:44:00Z" w16du:dateUtc="2026-07-11T01:44:00Z"/>
        </w:rPr>
      </w:pPr>
      <w:del w:id="32" w:author="Arthur Souza Rodrigues" w:date="2026-07-10T21:44:00Z" w16du:dateUtc="2026-07-11T01:44:00Z">
        <w:r>
          <w:delText>Λλ Lambda</w:delText>
        </w:r>
      </w:del>
    </w:p>
    <w:p w14:paraId="622FA3C2" w14:textId="77777777" w:rsidR="003627B6" w:rsidRDefault="00D37A35">
      <w:pPr>
        <w:pStyle w:val="PreformattedText"/>
        <w:rPr>
          <w:del w:id="33" w:author="Arthur Souza Rodrigues" w:date="2026-07-10T21:44:00Z" w16du:dateUtc="2026-07-11T01:44:00Z"/>
        </w:rPr>
      </w:pPr>
      <w:del w:id="34" w:author="Arthur Souza Rodrigues" w:date="2026-07-10T21:44:00Z" w16du:dateUtc="2026-07-11T01:44:00Z">
        <w:r>
          <w:delText>Μμ Mu</w:delText>
        </w:r>
      </w:del>
    </w:p>
    <w:p w14:paraId="58AA34D9" w14:textId="77777777" w:rsidR="003627B6" w:rsidRDefault="00D37A35">
      <w:pPr>
        <w:pStyle w:val="PreformattedText"/>
        <w:rPr>
          <w:del w:id="35" w:author="Arthur Souza Rodrigues" w:date="2026-07-10T21:44:00Z" w16du:dateUtc="2026-07-11T01:44:00Z"/>
        </w:rPr>
      </w:pPr>
      <w:del w:id="36" w:author="Arthur Souza Rodrigues" w:date="2026-07-10T21:44:00Z" w16du:dateUtc="2026-07-11T01:44:00Z">
        <w:r>
          <w:delText>Νν Nu</w:delText>
        </w:r>
      </w:del>
    </w:p>
    <w:p w14:paraId="14BA4DD7" w14:textId="77777777" w:rsidR="003627B6" w:rsidRDefault="00D37A35">
      <w:pPr>
        <w:pStyle w:val="PreformattedText"/>
        <w:rPr>
          <w:del w:id="37" w:author="Arthur Souza Rodrigues" w:date="2026-07-10T21:44:00Z" w16du:dateUtc="2026-07-11T01:44:00Z"/>
        </w:rPr>
      </w:pPr>
      <w:del w:id="38" w:author="Arthur Souza Rodrigues" w:date="2026-07-10T21:44:00Z" w16du:dateUtc="2026-07-11T01:44:00Z">
        <w:r>
          <w:delText>Ξξ Xi</w:delText>
        </w:r>
      </w:del>
    </w:p>
    <w:p w14:paraId="4A48DEE3" w14:textId="77777777" w:rsidR="003627B6" w:rsidRDefault="00D37A35">
      <w:pPr>
        <w:pStyle w:val="PreformattedText"/>
        <w:rPr>
          <w:del w:id="39" w:author="Arthur Souza Rodrigues" w:date="2026-07-10T21:44:00Z" w16du:dateUtc="2026-07-11T01:44:00Z"/>
        </w:rPr>
      </w:pPr>
      <w:del w:id="40" w:author="Arthur Souza Rodrigues" w:date="2026-07-10T21:44:00Z" w16du:dateUtc="2026-07-11T01:44:00Z">
        <w:r>
          <w:delText>Οο Omicron</w:delText>
        </w:r>
      </w:del>
    </w:p>
    <w:p w14:paraId="689B83A1" w14:textId="77777777" w:rsidR="003627B6" w:rsidRDefault="00D37A35">
      <w:pPr>
        <w:pStyle w:val="PreformattedText"/>
        <w:rPr>
          <w:del w:id="41" w:author="Arthur Souza Rodrigues" w:date="2026-07-10T21:44:00Z" w16du:dateUtc="2026-07-11T01:44:00Z"/>
        </w:rPr>
      </w:pPr>
      <w:del w:id="42" w:author="Arthur Souza Rodrigues" w:date="2026-07-10T21:44:00Z" w16du:dateUtc="2026-07-11T01:44:00Z">
        <w:r>
          <w:delText>Ππ Pi</w:delText>
        </w:r>
      </w:del>
    </w:p>
    <w:p w14:paraId="3115972C" w14:textId="77777777" w:rsidR="003627B6" w:rsidRDefault="00D37A35">
      <w:pPr>
        <w:pStyle w:val="PreformattedText"/>
        <w:rPr>
          <w:del w:id="43" w:author="Arthur Souza Rodrigues" w:date="2026-07-10T21:44:00Z" w16du:dateUtc="2026-07-11T01:44:00Z"/>
        </w:rPr>
      </w:pPr>
      <w:del w:id="44" w:author="Arthur Souza Rodrigues" w:date="2026-07-10T21:44:00Z" w16du:dateUtc="2026-07-11T01:44:00Z">
        <w:r>
          <w:delText>Ρρ Rho</w:delText>
        </w:r>
      </w:del>
    </w:p>
    <w:p w14:paraId="24554B1A" w14:textId="77777777" w:rsidR="003627B6" w:rsidRDefault="00D37A35">
      <w:pPr>
        <w:pStyle w:val="PreformattedText"/>
        <w:rPr>
          <w:del w:id="45" w:author="Arthur Souza Rodrigues" w:date="2026-07-10T21:44:00Z" w16du:dateUtc="2026-07-11T01:44:00Z"/>
        </w:rPr>
      </w:pPr>
      <w:del w:id="46" w:author="Arthur Souza Rodrigues" w:date="2026-07-10T21:44:00Z" w16du:dateUtc="2026-07-11T01:44:00Z">
        <w:r>
          <w:delText>Σσς Sigma</w:delText>
        </w:r>
      </w:del>
    </w:p>
    <w:p w14:paraId="772EEF4C" w14:textId="77777777" w:rsidR="003627B6" w:rsidRDefault="00D37A35">
      <w:pPr>
        <w:pStyle w:val="PreformattedText"/>
        <w:rPr>
          <w:del w:id="47" w:author="Arthur Souza Rodrigues" w:date="2026-07-10T21:44:00Z" w16du:dateUtc="2026-07-11T01:44:00Z"/>
        </w:rPr>
      </w:pPr>
      <w:del w:id="48" w:author="Arthur Souza Rodrigues" w:date="2026-07-10T21:44:00Z" w16du:dateUtc="2026-07-11T01:44:00Z">
        <w:r>
          <w:delText>Ττ Tau</w:delText>
        </w:r>
      </w:del>
    </w:p>
    <w:p w14:paraId="5E9F220E" w14:textId="77777777" w:rsidR="003627B6" w:rsidRDefault="00D37A35">
      <w:pPr>
        <w:pStyle w:val="PreformattedText"/>
        <w:rPr>
          <w:del w:id="49" w:author="Arthur Souza Rodrigues" w:date="2026-07-10T21:44:00Z" w16du:dateUtc="2026-07-11T01:44:00Z"/>
        </w:rPr>
      </w:pPr>
      <w:del w:id="50" w:author="Arthur Souza Rodrigues" w:date="2026-07-10T21:44:00Z" w16du:dateUtc="2026-07-11T01:44:00Z">
        <w:r>
          <w:delText>Υυ Upsilon</w:delText>
        </w:r>
      </w:del>
    </w:p>
    <w:p w14:paraId="19EA5F0F" w14:textId="77777777" w:rsidR="003627B6" w:rsidRDefault="00D37A35">
      <w:pPr>
        <w:pStyle w:val="PreformattedText"/>
        <w:rPr>
          <w:del w:id="51" w:author="Arthur Souza Rodrigues" w:date="2026-07-10T21:44:00Z" w16du:dateUtc="2026-07-11T01:44:00Z"/>
        </w:rPr>
      </w:pPr>
      <w:del w:id="52" w:author="Arthur Souza Rodrigues" w:date="2026-07-10T21:44:00Z" w16du:dateUtc="2026-07-11T01:44:00Z">
        <w:r>
          <w:delText>Φφ Phi</w:delText>
        </w:r>
      </w:del>
    </w:p>
    <w:p w14:paraId="4F4D9279" w14:textId="77777777" w:rsidR="003627B6" w:rsidRDefault="00D37A35">
      <w:pPr>
        <w:pStyle w:val="PreformattedText"/>
        <w:rPr>
          <w:del w:id="53" w:author="Arthur Souza Rodrigues" w:date="2026-07-10T21:44:00Z" w16du:dateUtc="2026-07-11T01:44:00Z"/>
        </w:rPr>
      </w:pPr>
      <w:del w:id="54" w:author="Arthur Souza Rodrigues" w:date="2026-07-10T21:44:00Z" w16du:dateUtc="2026-07-11T01:44:00Z">
        <w:r>
          <w:delText>Χχ Chi</w:delText>
        </w:r>
      </w:del>
    </w:p>
    <w:p w14:paraId="6DF9057E" w14:textId="77777777" w:rsidR="003627B6" w:rsidRDefault="00D37A35">
      <w:pPr>
        <w:pStyle w:val="PreformattedText"/>
        <w:rPr>
          <w:del w:id="55" w:author="Arthur Souza Rodrigues" w:date="2026-07-10T21:44:00Z" w16du:dateUtc="2026-07-11T01:44:00Z"/>
        </w:rPr>
      </w:pPr>
      <w:del w:id="56" w:author="Arthur Souza Rodrigues" w:date="2026-07-10T21:44:00Z" w16du:dateUtc="2026-07-11T01:44:00Z">
        <w:r>
          <w:delText>Ψψ Psi</w:delText>
        </w:r>
      </w:del>
    </w:p>
    <w:p w14:paraId="0554B54D" w14:textId="77777777" w:rsidR="003627B6" w:rsidRDefault="00D37A35">
      <w:pPr>
        <w:pPrChange w:id="57" w:author="Arthur Souza Rodrigues" w:date="2026-07-10T21:44:00Z" w16du:dateUtc="2026-07-11T01:44:00Z">
          <w:pPr>
            <w:pStyle w:val="PreformattedText"/>
          </w:pPr>
        </w:pPrChange>
      </w:pPr>
      <w:del w:id="58" w:author="Arthur Souza Rodrigues" w:date="2026-07-10T21:44:00Z" w16du:dateUtc="2026-07-11T01:44:00Z">
        <w:r>
          <w:delText>Ωω Omega</w:delText>
        </w:r>
      </w:del>
    </w:p>
    <w:sectPr w:rsidR="003627B6">
      <w:pgSz w:w="12240" w:h="15840"/>
      <w:pgMar w:top="1440" w:right="1440" w:bottom="1440" w:left="1440" w:header="720" w:footer="720" w:gutter="0"/>
      <w:cols w:space="720"/>
      <w:formProt/>
      <w:sectPrChange w:id="59" w:author="Arthur Souza Rodrigues" w:date="2026-07-10T21:44:00Z" w16du:dateUtc="2026-07-11T01:44:00Z">
        <w:sectPr w:rsidR="003627B6">
          <w:pgMar w:top="1134" w:right="1134" w:bottom="1134" w:left="1134" w:header="720" w:footer="720" w:gutter="0"/>
          <w:formProt w:val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B6"/>
    <w:rsid w:val="00021526"/>
    <w:rsid w:val="000477F4"/>
    <w:rsid w:val="001C719F"/>
    <w:rsid w:val="003627B6"/>
    <w:rsid w:val="00971CF3"/>
    <w:rsid w:val="00B003A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173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2026-07-11T01:35:00Z</dcterms:created>
  <dcterms:modified xsi:type="dcterms:W3CDTF">2026-07-11T01:44:00Z</dcterms:modified>
</cp:coreProperties>
</file>