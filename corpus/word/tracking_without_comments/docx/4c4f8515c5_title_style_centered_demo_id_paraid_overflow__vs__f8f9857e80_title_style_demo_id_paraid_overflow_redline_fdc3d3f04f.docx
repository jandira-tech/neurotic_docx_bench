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24AD6" w14:textId="77777777" w:rsidR="00480E17" w:rsidRDefault="00AF5415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del w:id="0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 xml:space="preserve">Centered </w:delText>
        </w:r>
      </w:del>
      <w:r>
        <w:rPr>
          <w:rFonts w:ascii="Arial" w:hAnsi="Arial" w:cs="Arial"/>
          <w:b/>
          <w:bCs/>
          <w:sz w:val="52"/>
          <w:szCs w:val="52"/>
        </w:rPr>
        <w:t>Demo</w:t>
      </w:r>
    </w:p>
    <w:p w14:paraId="01EDEBA2" w14:textId="77777777" w:rsidR="00480E17" w:rsidRDefault="00AF5415">
      <w:pPr>
        <w:spacing w:line="240" w:lineRule="auto"/>
      </w:pPr>
      <w:ins w:id="1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Demonstrating</w:t>
        </w:r>
      </w:ins>
      <w:del w:id="2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This document shows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ins w:id="3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 xml:space="preserve">paragraph </w:t>
        </w:r>
      </w:ins>
      <w:r>
        <w:rPr>
          <w:rFonts w:ascii="Arial" w:hAnsi="Arial" w:cs="Arial"/>
          <w:b/>
          <w:bCs/>
          <w:sz w:val="52"/>
          <w:szCs w:val="52"/>
        </w:rPr>
        <w:t>style</w:t>
      </w:r>
      <w:del w:id="4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 xml:space="preserve"> with center alignment</w:delText>
        </w:r>
      </w:del>
      <w:r>
        <w:rPr>
          <w:rFonts w:ascii="Arial" w:hAnsi="Arial" w:cs="Arial"/>
          <w:b/>
          <w:bCs/>
          <w:sz w:val="52"/>
          <w:szCs w:val="52"/>
        </w:rPr>
        <w:t>.</w:t>
      </w:r>
    </w:p>
    <w:p w14:paraId="1F754AF2" w14:textId="77777777" w:rsidR="00480E17" w:rsidRDefault="00AF5415">
      <w:pPr>
        <w:spacing w:line="240" w:lineRule="auto"/>
      </w:pPr>
      <w:ins w:id="5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t>Document Title</w:t>
        </w:r>
      </w:ins>
      <w:del w:id="6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Centered Title style creates an impressive document cover page.</w:delText>
        </w:r>
      </w:del>
    </w:p>
    <w:sectPr w:rsidR="00480E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E17"/>
    <w:rsid w:val="00170558"/>
    <w:rsid w:val="004409C9"/>
    <w:rsid w:val="00480E17"/>
    <w:rsid w:val="005017B3"/>
    <w:rsid w:val="00AF5415"/>
    <w:rsid w:val="00DC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2026-09-26T18:45:00Z</dcterms:modified>
</cp:coreProperties>
</file>