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96136E" w14:textId="77777777" w:rsidR="006D3606" w:rsidRDefault="00DA744E" w:rsidP="006D3606">
      <w:pPr>
        <w:jc w:val="center"/>
        <w:rPr>
          <w:del w:id="5" w:author="Comparison" w:date="2026-09-22T12:59:00Z" w16du:dateUtc="2026-09-22T16:59:00Z"/>
          <w:u w:val="single"/>
        </w:rPr>
      </w:pPr>
      <w:ins w:id="6" w:author="Comparison" w:date="2026-09-22T12:59:00Z" w16du:dateUtc="2026-09-22T16:59: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w:t>
        </w:r>
        <w:r>
          <w:lastRenderedPageBreak/>
          <w:t>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7" w:author="Comparison" w:date="2026-09-22T12:59:00Z" w16du:dateUtc="2026-09-22T16:59:00Z">
        <w:r w:rsidR="006D3606">
          <w:rPr>
            <w:u w:val="single"/>
          </w:rPr>
          <w:delText xml:space="preserve">Sales Builder Pro Pricebook </w:delText>
        </w:r>
      </w:del>
    </w:p>
    <w:p w14:paraId="7F74141C" w14:textId="77777777" w:rsidR="006D3606" w:rsidRDefault="006D3606" w:rsidP="006D3606">
      <w:pPr>
        <w:jc w:val="center"/>
        <w:rPr>
          <w:del w:id="8" w:author="Comparison" w:date="2026-09-22T12:59:00Z" w16du:dateUtc="2026-09-22T16:59:00Z"/>
          <w:u w:val="single"/>
        </w:rPr>
      </w:pPr>
      <w:del w:id="9" w:author="Comparison"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10" w:author="Comparison" w:date="2026-09-22T12:59:00Z" w16du:dateUtc="2026-09-22T16:59:00Z"/>
        </w:rPr>
      </w:pPr>
    </w:p>
    <w:p w14:paraId="2F940847" w14:textId="77777777" w:rsidR="006D3606" w:rsidRDefault="006D3606">
      <w:pPr>
        <w:rPr>
          <w:del w:id="11" w:author="Comparison" w:date="2026-09-22T12:59:00Z" w16du:dateUtc="2026-09-22T16:59:00Z"/>
        </w:rPr>
      </w:pPr>
      <w:del w:id="12" w:author="Comparison"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13" w:author="Comparison" w:date="2026-09-22T12:59:00Z" w16du:dateUtc="2026-09-22T16:59:00Z"/>
        </w:rPr>
      </w:pPr>
    </w:p>
    <w:p w14:paraId="09EE0597" w14:textId="77777777" w:rsidR="00DA744E" w:rsidRDefault="0063519C">
      <w:pPr>
        <w:rPr>
          <w:del w:id="14" w:author="Comparison" w:date="2026-09-22T12:59:00Z" w16du:dateUtc="2026-09-22T16:59:00Z"/>
        </w:rPr>
      </w:pPr>
      <w:del w:id="15" w:author="Comparison" w:date="2026-09-22T12:59:00Z" w16du:dateUtc="2026-09-22T16:59:00Z">
        <w:r>
          <w:fldChar w:fldCharType="begin">
            <w:ffData>
              <w:name w:val="Check1"/>
              <w:enabled/>
              <w:calcOnExit w:val="0"/>
              <w:checkBox>
                <w:sizeAuto/>
                <w:default w:val="0"/>
              </w:checkBox>
            </w:ffData>
          </w:fldChar>
        </w:r>
        <w:bookmarkStart w:id="16" w:name="Check1"/>
        <w:r>
          <w:delInstrText xml:space="preserve"> FORMCHECKBOX </w:delInstrText>
        </w:r>
        <w:r>
          <w:fldChar w:fldCharType="separate"/>
        </w:r>
        <w:r>
          <w:fldChar w:fldCharType="end"/>
        </w:r>
        <w:bookmarkEnd w:id="16"/>
        <w:r>
          <w:delText xml:space="preserve"> </w:delText>
        </w:r>
        <w:r w:rsidR="00AE66CA">
          <w:delText>Equipment</w:delText>
        </w:r>
      </w:del>
    </w:p>
    <w:p w14:paraId="0B5930CC" w14:textId="77777777" w:rsidR="001323E6" w:rsidRDefault="001323E6" w:rsidP="0063519C">
      <w:pPr>
        <w:pStyle w:val="ListParagraph"/>
        <w:numPr>
          <w:ilvl w:val="0"/>
          <w:numId w:val="1"/>
        </w:numPr>
        <w:rPr>
          <w:del w:id="17" w:author="Comparison" w:date="2026-09-22T12:59:00Z" w16du:dateUtc="2026-09-22T16:59:00Z"/>
        </w:rPr>
      </w:pPr>
      <w:del w:id="18" w:author="Comparison"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19" w:author="Comparison" w:date="2026-09-22T12:59:00Z" w16du:dateUtc="2026-09-22T16:59:00Z"/>
        </w:rPr>
      </w:pPr>
      <w:del w:id="20" w:author="Comparison"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21" w:author="Comparison" w:date="2026-09-22T12:59:00Z" w16du:dateUtc="2026-09-22T16:59:00Z"/>
        </w:rPr>
      </w:pPr>
      <w:del w:id="22" w:author="Comparison"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23" w:author="Comparison" w:date="2026-09-22T12:59:00Z" w16du:dateUtc="2026-09-22T16:59:00Z"/>
        </w:rPr>
      </w:pPr>
      <w:del w:id="24" w:author="Comparison"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25" w:author="Comparison" w:date="2026-09-22T12:59:00Z" w16du:dateUtc="2026-09-22T16:59:00Z"/>
        </w:rPr>
      </w:pPr>
      <w:del w:id="26" w:author="Comparison"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27" w:author="Comparison" w:date="2026-09-22T12:59:00Z" w16du:dateUtc="2026-09-22T16:59:00Z"/>
        </w:rPr>
      </w:pPr>
    </w:p>
    <w:p w14:paraId="5B4E7F58" w14:textId="77777777" w:rsidR="00AE66CA" w:rsidRDefault="0063519C">
      <w:pPr>
        <w:rPr>
          <w:del w:id="28" w:author="Comparison" w:date="2026-09-22T12:59:00Z" w16du:dateUtc="2026-09-22T16:59:00Z"/>
        </w:rPr>
      </w:pPr>
      <w:del w:id="29" w:author="Comparison" w:date="2026-09-22T12:59:00Z" w16du:dateUtc="2026-09-22T16:59:00Z">
        <w:r>
          <w:fldChar w:fldCharType="begin">
            <w:ffData>
              <w:name w:val="Check2"/>
              <w:enabled/>
              <w:calcOnExit w:val="0"/>
              <w:checkBox>
                <w:sizeAuto/>
                <w:default w:val="0"/>
              </w:checkBox>
            </w:ffData>
          </w:fldChar>
        </w:r>
        <w:bookmarkStart w:id="30" w:name="Check2"/>
        <w:r>
          <w:delInstrText xml:space="preserve"> FORMCHECKBOX </w:delInstrText>
        </w:r>
        <w:r>
          <w:fldChar w:fldCharType="separate"/>
        </w:r>
        <w:r>
          <w:fldChar w:fldCharType="end"/>
        </w:r>
        <w:bookmarkEnd w:id="30"/>
        <w:r>
          <w:delText xml:space="preserve"> </w:delText>
        </w:r>
        <w:r w:rsidR="00AE66CA">
          <w:delText>Accessories</w:delText>
        </w:r>
      </w:del>
    </w:p>
    <w:p w14:paraId="6D783A98" w14:textId="77777777" w:rsidR="00AE66CA" w:rsidRDefault="00AE66CA" w:rsidP="0063519C">
      <w:pPr>
        <w:pStyle w:val="ListParagraph"/>
        <w:numPr>
          <w:ilvl w:val="0"/>
          <w:numId w:val="4"/>
        </w:numPr>
        <w:rPr>
          <w:del w:id="31" w:author="Comparison" w:date="2026-09-22T12:59:00Z" w16du:dateUtc="2026-09-22T16:59:00Z"/>
        </w:rPr>
      </w:pPr>
      <w:del w:id="32" w:author="Comparison" w:date="2026-09-22T12:59:00Z" w16du:dateUtc="2026-09-22T16:59:00Z">
        <w:r>
          <w:delText>Export the worksheet</w:delText>
        </w:r>
      </w:del>
    </w:p>
    <w:p w14:paraId="386CBB13" w14:textId="77777777" w:rsidR="00AE66CA" w:rsidRDefault="00AE66CA" w:rsidP="0063519C">
      <w:pPr>
        <w:pStyle w:val="ListParagraph"/>
        <w:numPr>
          <w:ilvl w:val="0"/>
          <w:numId w:val="4"/>
        </w:numPr>
        <w:rPr>
          <w:del w:id="33" w:author="Comparison" w:date="2026-09-22T12:59:00Z" w16du:dateUtc="2026-09-22T16:59:00Z"/>
        </w:rPr>
      </w:pPr>
      <w:del w:id="34" w:author="Comparison"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35" w:author="Comparison" w:date="2026-09-22T12:59:00Z" w16du:dateUtc="2026-09-22T16:59:00Z"/>
        </w:rPr>
      </w:pPr>
      <w:del w:id="36" w:author="Comparison"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37" w:author="Comparison" w:date="2026-09-22T12:59:00Z" w16du:dateUtc="2026-09-22T16:59:00Z"/>
        </w:rPr>
      </w:pPr>
      <w:del w:id="38" w:author="Comparison"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39" w:author="Comparison" w:date="2026-09-22T12:59:00Z" w16du:dateUtc="2026-09-22T16:59:00Z"/>
        </w:rPr>
      </w:pPr>
      <w:del w:id="40" w:author="Comparison"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41" w:author="Comparison" w:date="2026-09-22T12:59:00Z" w16du:dateUtc="2026-09-22T16:59:00Z"/>
        </w:rPr>
      </w:pPr>
      <w:del w:id="42" w:author="Comparison"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43" w:author="Comparison" w:date="2026-09-22T12:59:00Z" w16du:dateUtc="2026-09-22T16:59:00Z"/>
        </w:rPr>
      </w:pPr>
    </w:p>
    <w:p w14:paraId="7D308B0C" w14:textId="77777777" w:rsidR="00AE66CA" w:rsidRDefault="0063519C" w:rsidP="00AE66CA">
      <w:pPr>
        <w:rPr>
          <w:del w:id="44" w:author="Comparison" w:date="2026-09-22T12:59:00Z" w16du:dateUtc="2026-09-22T16:59:00Z"/>
        </w:rPr>
      </w:pPr>
      <w:del w:id="45" w:author="Comparison" w:date="2026-09-22T12:59:00Z" w16du:dateUtc="2026-09-22T16:59:00Z">
        <w:r>
          <w:fldChar w:fldCharType="begin">
            <w:ffData>
              <w:name w:val="Check3"/>
              <w:enabled/>
              <w:calcOnExit w:val="0"/>
              <w:checkBox>
                <w:sizeAuto/>
                <w:default w:val="0"/>
              </w:checkBox>
            </w:ffData>
          </w:fldChar>
        </w:r>
        <w:bookmarkStart w:id="46" w:name="Check3"/>
        <w:r>
          <w:delInstrText xml:space="preserve"> FORMCHECKBOX </w:delInstrText>
        </w:r>
        <w:r>
          <w:fldChar w:fldCharType="separate"/>
        </w:r>
        <w:r>
          <w:fldChar w:fldCharType="end"/>
        </w:r>
        <w:bookmarkEnd w:id="46"/>
        <w:r>
          <w:delText xml:space="preserve"> </w:delText>
        </w:r>
        <w:r w:rsidR="00AE66CA">
          <w:delText>Add-Ons/Services</w:delText>
        </w:r>
      </w:del>
    </w:p>
    <w:p w14:paraId="4A5345B8" w14:textId="77777777" w:rsidR="00AE66CA" w:rsidRDefault="00AE66CA" w:rsidP="0063519C">
      <w:pPr>
        <w:pStyle w:val="ListParagraph"/>
        <w:numPr>
          <w:ilvl w:val="0"/>
          <w:numId w:val="5"/>
        </w:numPr>
        <w:rPr>
          <w:del w:id="47" w:author="Comparison" w:date="2026-09-22T12:59:00Z" w16du:dateUtc="2026-09-22T16:59:00Z"/>
        </w:rPr>
      </w:pPr>
      <w:del w:id="48" w:author="Comparison" w:date="2026-09-22T12:59:00Z" w16du:dateUtc="2026-09-22T16:59:00Z">
        <w:r>
          <w:delText>Export the worksheet</w:delText>
        </w:r>
      </w:del>
    </w:p>
    <w:p w14:paraId="77A66F25" w14:textId="77777777" w:rsidR="00AE66CA" w:rsidRDefault="00AE66CA" w:rsidP="0063519C">
      <w:pPr>
        <w:pStyle w:val="ListParagraph"/>
        <w:numPr>
          <w:ilvl w:val="0"/>
          <w:numId w:val="5"/>
        </w:numPr>
        <w:rPr>
          <w:del w:id="49" w:author="Comparison" w:date="2026-09-22T12:59:00Z" w16du:dateUtc="2026-09-22T16:59:00Z"/>
        </w:rPr>
      </w:pPr>
      <w:del w:id="50" w:author="Comparison"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51" w:author="Comparison" w:date="2026-09-22T12:59:00Z" w16du:dateUtc="2026-09-22T16:59:00Z"/>
        </w:rPr>
      </w:pPr>
      <w:del w:id="52" w:author="Comparison"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53" w:author="Comparison" w:date="2026-09-22T12:59:00Z" w16du:dateUtc="2026-09-22T16:59:00Z"/>
        </w:rPr>
      </w:pPr>
      <w:del w:id="54" w:author="Comparison"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55" w:author="Comparison" w:date="2026-09-22T12:59:00Z" w16du:dateUtc="2026-09-22T16:59:00Z"/>
        </w:rPr>
      </w:pPr>
      <w:del w:id="56" w:author="Comparison" w:date="2026-09-22T12:59:00Z" w16du:dateUtc="2026-09-22T16:59:00Z">
        <w:r>
          <w:delText>Submit the document to Document Portal – CSS will import the update sheet.</w:delText>
        </w:r>
      </w:del>
    </w:p>
    <w:p w14:paraId="3B4F1DFC" w14:textId="77777777" w:rsidR="00AE66CA" w:rsidRDefault="00AE66CA" w:rsidP="0063519C">
      <w:pPr>
        <w:rPr>
          <w:del w:id="57" w:author="Comparison" w:date="2026-09-22T12:59:00Z" w16du:dateUtc="2026-09-22T16:59:00Z"/>
        </w:rPr>
      </w:pPr>
    </w:p>
    <w:p w14:paraId="653E202A" w14:textId="77777777" w:rsidR="00AE66CA" w:rsidRDefault="00AE66CA" w:rsidP="00AE66CA">
      <w:pPr>
        <w:pStyle w:val="ListParagraph"/>
        <w:numPr>
          <w:ilvl w:val="0"/>
          <w:numId w:val="5"/>
        </w:numPr>
        <w:rPr>
          <w:del w:id="58" w:author="Comparison" w:date="2026-09-22T12:59:00Z" w16du:dateUtc="2026-09-22T16:59:00Z"/>
        </w:rPr>
      </w:pPr>
      <w:del w:id="59" w:author="Comparison"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60" w:author="Comparison" w:date="2026-09-22T12:59:00Z" w16du:dateUtc="2026-09-22T16:59:00Z"/>
          <w:u w:val="single"/>
        </w:rPr>
      </w:pPr>
    </w:p>
    <w:p w14:paraId="080072AF" w14:textId="77777777" w:rsidR="00AE66CA" w:rsidRPr="005466F7" w:rsidRDefault="00AE66CA" w:rsidP="00AE66CA">
      <w:pPr>
        <w:rPr>
          <w:del w:id="61" w:author="Comparison" w:date="2026-09-22T12:59:00Z" w16du:dateUtc="2026-09-22T16:59:00Z"/>
          <w:u w:val="single"/>
        </w:rPr>
      </w:pPr>
      <w:del w:id="62" w:author="Comparison" w:date="2026-09-22T12:59:00Z" w16du:dateUtc="2026-09-22T16:59:00Z">
        <w:r w:rsidRPr="005466F7">
          <w:rPr>
            <w:u w:val="single"/>
          </w:rPr>
          <w:delText>Pricing</w:delText>
        </w:r>
      </w:del>
    </w:p>
    <w:p w14:paraId="143C52B5" w14:textId="77777777" w:rsidR="00AE66CA" w:rsidRDefault="00AE66CA" w:rsidP="00AE66CA">
      <w:pPr>
        <w:rPr>
          <w:del w:id="63" w:author="Comparison" w:date="2026-09-22T12:59:00Z" w16du:dateUtc="2026-09-22T16:59:00Z"/>
        </w:rPr>
      </w:pPr>
    </w:p>
    <w:p w14:paraId="693DA6E5" w14:textId="77777777" w:rsidR="00AE66CA" w:rsidRDefault="00F469DF" w:rsidP="00F469DF">
      <w:pPr>
        <w:rPr>
          <w:del w:id="64" w:author="Comparison" w:date="2026-09-22T12:59:00Z" w16du:dateUtc="2026-09-22T16:59:00Z"/>
        </w:rPr>
      </w:pPr>
      <w:del w:id="65" w:author="Comparison" w:date="2026-09-22T12:59:00Z" w16du:dateUtc="2026-09-22T16:59:00Z">
        <w:r>
          <w:fldChar w:fldCharType="begin">
            <w:ffData>
              <w:name w:val="Check12"/>
              <w:enabled/>
              <w:calcOnExit w:val="0"/>
              <w:checkBox>
                <w:sizeAuto/>
                <w:default w:val="0"/>
              </w:checkBox>
            </w:ffData>
          </w:fldChar>
        </w:r>
        <w:bookmarkStart w:id="66" w:name="Check12"/>
        <w:r>
          <w:delInstrText xml:space="preserve"> FORMCHECKBOX </w:delInstrText>
        </w:r>
        <w:r>
          <w:fldChar w:fldCharType="separate"/>
        </w:r>
        <w:r>
          <w:fldChar w:fldCharType="end"/>
        </w:r>
        <w:bookmarkEnd w:id="66"/>
        <w:r>
          <w:delText xml:space="preserve"> </w:delText>
        </w:r>
        <w:r w:rsidR="00AE66CA">
          <w:delText>Set tax rate</w:delText>
        </w:r>
      </w:del>
    </w:p>
    <w:p w14:paraId="7D38816B" w14:textId="77777777" w:rsidR="00F469DF" w:rsidRDefault="00F469DF" w:rsidP="00F469DF">
      <w:pPr>
        <w:rPr>
          <w:del w:id="67" w:author="Comparison" w:date="2026-09-22T12:59:00Z" w16du:dateUtc="2026-09-22T16:59:00Z"/>
        </w:rPr>
      </w:pPr>
    </w:p>
    <w:p w14:paraId="7BC9EB17" w14:textId="77777777" w:rsidR="00AE66CA" w:rsidRDefault="00F469DF" w:rsidP="00F469DF">
      <w:pPr>
        <w:rPr>
          <w:del w:id="68" w:author="Comparison" w:date="2026-09-22T12:59:00Z" w16du:dateUtc="2026-09-22T16:59:00Z"/>
        </w:rPr>
      </w:pPr>
      <w:del w:id="69" w:author="Comparison" w:date="2026-09-22T12:59:00Z" w16du:dateUtc="2026-09-22T16:59:00Z">
        <w:r>
          <w:fldChar w:fldCharType="begin">
            <w:ffData>
              <w:name w:val="Check13"/>
              <w:enabled/>
              <w:calcOnExit w:val="0"/>
              <w:checkBox>
                <w:sizeAuto/>
                <w:default w:val="0"/>
              </w:checkBox>
            </w:ffData>
          </w:fldChar>
        </w:r>
        <w:bookmarkStart w:id="70" w:name="Check13"/>
        <w:r>
          <w:delInstrText xml:space="preserve"> FORMCHECKBOX </w:delInstrText>
        </w:r>
        <w:r>
          <w:fldChar w:fldCharType="separate"/>
        </w:r>
        <w:r>
          <w:fldChar w:fldCharType="end"/>
        </w:r>
        <w:bookmarkEnd w:id="70"/>
        <w:r>
          <w:delText xml:space="preserve"> </w:delText>
        </w:r>
        <w:r w:rsidR="00AE66CA">
          <w:delText>Set Desired Margin</w:delText>
        </w:r>
      </w:del>
    </w:p>
    <w:p w14:paraId="0C4CD010" w14:textId="77777777" w:rsidR="00272054" w:rsidRDefault="00272054" w:rsidP="00AE66CA">
      <w:pPr>
        <w:rPr>
          <w:del w:id="71" w:author="Comparison" w:date="2026-09-22T12:59:00Z" w16du:dateUtc="2026-09-22T16:59:00Z"/>
        </w:rPr>
      </w:pPr>
    </w:p>
    <w:p w14:paraId="79D6AF48" w14:textId="77777777" w:rsidR="00AE66CA" w:rsidRDefault="00AE66CA" w:rsidP="00AE66CA">
      <w:pPr>
        <w:rPr>
          <w:del w:id="72" w:author="Comparison" w:date="2026-09-22T12:59:00Z" w16du:dateUtc="2026-09-22T16:59:00Z"/>
        </w:rPr>
      </w:pPr>
      <w:del w:id="73" w:author="Comparison" w:date="2026-09-22T12:59:00Z" w16du:dateUtc="2026-09-22T16:59:00Z">
        <w:r>
          <w:delText>Cost</w:delText>
        </w:r>
      </w:del>
    </w:p>
    <w:p w14:paraId="3C0F4336" w14:textId="77777777" w:rsidR="00F469DF" w:rsidRDefault="00F469DF" w:rsidP="00F469DF">
      <w:pPr>
        <w:rPr>
          <w:del w:id="74" w:author="Comparison" w:date="2026-09-22T12:59:00Z" w16du:dateUtc="2026-09-22T16:59:00Z"/>
        </w:rPr>
      </w:pPr>
    </w:p>
    <w:p w14:paraId="30923161" w14:textId="77777777" w:rsidR="00AE66CA" w:rsidRDefault="00F42698" w:rsidP="00F469DF">
      <w:pPr>
        <w:rPr>
          <w:del w:id="75" w:author="Comparison" w:date="2026-09-22T12:59:00Z" w16du:dateUtc="2026-09-22T16:59:00Z"/>
        </w:rPr>
      </w:pPr>
      <w:del w:id="76" w:author="Comparison" w:date="2026-09-22T12:59:00Z" w16du:dateUtc="2026-09-22T16:59:00Z">
        <w:r>
          <w:fldChar w:fldCharType="begin">
            <w:ffData>
              <w:name w:val="Check14"/>
              <w:enabled/>
              <w:calcOnExit w:val="0"/>
              <w:checkBox>
                <w:sizeAuto/>
                <w:default w:val="0"/>
              </w:checkBox>
            </w:ffData>
          </w:fldChar>
        </w:r>
        <w:bookmarkStart w:id="77" w:name="Check14"/>
        <w:r>
          <w:delInstrText xml:space="preserve"> FORMCHECKBOX </w:delInstrText>
        </w:r>
        <w:r>
          <w:fldChar w:fldCharType="separate"/>
        </w:r>
        <w:r>
          <w:fldChar w:fldCharType="end"/>
        </w:r>
        <w:bookmarkEnd w:id="77"/>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78" w:author="Comparison" w:date="2026-09-22T12:59:00Z" w16du:dateUtc="2026-09-22T16:59:00Z"/>
        </w:rPr>
      </w:pPr>
    </w:p>
    <w:p w14:paraId="23C16B6A" w14:textId="77777777" w:rsidR="00AE66CA" w:rsidRDefault="0063519C" w:rsidP="00AE66CA">
      <w:pPr>
        <w:rPr>
          <w:del w:id="79" w:author="Comparison" w:date="2026-09-22T12:59:00Z" w16du:dateUtc="2026-09-22T16:59:00Z"/>
        </w:rPr>
      </w:pPr>
      <w:del w:id="80" w:author="Comparison" w:date="2026-09-22T12:59:00Z" w16du:dateUtc="2026-09-22T16:59:00Z">
        <w:r>
          <w:fldChar w:fldCharType="begin">
            <w:ffData>
              <w:name w:val="Check7"/>
              <w:enabled/>
              <w:calcOnExit w:val="0"/>
              <w:checkBox>
                <w:sizeAuto/>
                <w:default w:val="0"/>
              </w:checkBox>
            </w:ffData>
          </w:fldChar>
        </w:r>
        <w:bookmarkStart w:id="81" w:name="Check7"/>
        <w:r>
          <w:delInstrText xml:space="preserve"> FORMCHECKBOX </w:delInstrText>
        </w:r>
        <w:r>
          <w:fldChar w:fldCharType="separate"/>
        </w:r>
        <w:r>
          <w:fldChar w:fldCharType="end"/>
        </w:r>
        <w:bookmarkEnd w:id="81"/>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82" w:author="Comparison" w:date="2026-09-22T12:59:00Z" w16du:dateUtc="2026-09-22T16:59:00Z"/>
        </w:rPr>
      </w:pPr>
      <w:del w:id="83" w:author="Comparison"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84" w:author="Comparison" w:date="2026-09-22T12:59:00Z" w16du:dateUtc="2026-09-22T16:59:00Z"/>
        </w:rPr>
      </w:pPr>
      <w:del w:id="85" w:author="Comparison"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86" w:author="Comparison" w:date="2026-09-22T12:59:00Z" w16du:dateUtc="2026-09-22T16:59:00Z"/>
        </w:rPr>
      </w:pPr>
      <w:del w:id="87" w:author="Comparison"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88" w:author="Comparison" w:date="2026-09-22T12:59:00Z" w16du:dateUtc="2026-09-22T16:59:00Z"/>
        </w:rPr>
      </w:pPr>
      <w:del w:id="89" w:author="Comparison"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90" w:author="Comparison" w:date="2026-09-22T12:59:00Z" w16du:dateUtc="2026-09-22T16:59:00Z"/>
        </w:rPr>
      </w:pPr>
      <w:del w:id="91" w:author="Comparison"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92" w:author="Comparison" w:date="2026-09-22T12:59:00Z" w16du:dateUtc="2026-09-22T16:59:00Z"/>
        </w:rPr>
      </w:pPr>
      <w:del w:id="93" w:author="Comparison"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94" w:author="Comparison" w:date="2026-09-22T12:59:00Z" w16du:dateUtc="2026-09-22T16:59:00Z"/>
        </w:rPr>
      </w:pPr>
    </w:p>
    <w:p w14:paraId="6D2AA8DB" w14:textId="77777777" w:rsidR="00AE66CA" w:rsidRDefault="0063519C" w:rsidP="00AE66CA">
      <w:pPr>
        <w:rPr>
          <w:del w:id="95" w:author="Comparison" w:date="2026-09-22T12:59:00Z" w16du:dateUtc="2026-09-22T16:59:00Z"/>
        </w:rPr>
      </w:pPr>
      <w:del w:id="96" w:author="Comparison" w:date="2026-09-22T12:59:00Z" w16du:dateUtc="2026-09-22T16:59:00Z">
        <w:r>
          <w:fldChar w:fldCharType="begin">
            <w:ffData>
              <w:name w:val="Check8"/>
              <w:enabled/>
              <w:calcOnExit w:val="0"/>
              <w:checkBox>
                <w:sizeAuto/>
                <w:default w:val="0"/>
              </w:checkBox>
            </w:ffData>
          </w:fldChar>
        </w:r>
        <w:bookmarkStart w:id="97" w:name="Check8"/>
        <w:r>
          <w:delInstrText xml:space="preserve"> FORMCHECKBOX </w:delInstrText>
        </w:r>
        <w:r>
          <w:fldChar w:fldCharType="separate"/>
        </w:r>
        <w:r>
          <w:fldChar w:fldCharType="end"/>
        </w:r>
        <w:bookmarkEnd w:id="97"/>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98" w:author="Comparison" w:date="2026-09-22T12:59:00Z" w16du:dateUtc="2026-09-22T16:59:00Z"/>
        </w:rPr>
      </w:pPr>
    </w:p>
    <w:p w14:paraId="4FCBD418" w14:textId="77777777" w:rsidR="0063519C" w:rsidRDefault="0063519C" w:rsidP="00AE66CA">
      <w:pPr>
        <w:rPr>
          <w:del w:id="99" w:author="Comparison" w:date="2026-09-22T12:59:00Z" w16du:dateUtc="2026-09-22T16:59:00Z"/>
        </w:rPr>
      </w:pPr>
      <w:del w:id="100" w:author="Comparison" w:date="2026-09-22T12:59:00Z" w16du:dateUtc="2026-09-22T16:59:00Z">
        <w:r>
          <w:fldChar w:fldCharType="begin">
            <w:ffData>
              <w:name w:val="Check9"/>
              <w:enabled/>
              <w:calcOnExit w:val="0"/>
              <w:checkBox>
                <w:sizeAuto/>
                <w:default w:val="0"/>
              </w:checkBox>
            </w:ffData>
          </w:fldChar>
        </w:r>
        <w:bookmarkStart w:id="101" w:name="Check9"/>
        <w:r>
          <w:delInstrText xml:space="preserve"> FORMCHECKBOX </w:delInstrText>
        </w:r>
        <w:r>
          <w:fldChar w:fldCharType="separate"/>
        </w:r>
        <w:r>
          <w:fldChar w:fldCharType="end"/>
        </w:r>
        <w:bookmarkEnd w:id="101"/>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102" w:author="Comparison" w:date="2026-09-22T12:59:00Z" w16du:dateUtc="2026-09-22T16:59:00Z"/>
        </w:rPr>
      </w:pPr>
      <w:del w:id="103" w:author="Comparison"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104" w:author="Comparison" w:date="2026-09-22T12:59:00Z" w16du:dateUtc="2026-09-22T16:59:00Z"/>
        </w:rPr>
      </w:pPr>
      <w:del w:id="105" w:author="Comparison"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106" w:author="Comparison" w:date="2026-09-22T12:59:00Z" w16du:dateUtc="2026-09-22T16:59:00Z"/>
        </w:rPr>
      </w:pPr>
      <w:del w:id="107" w:author="Comparison"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108" w:author="Comparison" w:date="2026-09-22T12:59:00Z" w16du:dateUtc="2026-09-22T16:59:00Z"/>
        </w:rPr>
      </w:pPr>
    </w:p>
    <w:p w14:paraId="1FDF407D" w14:textId="77777777" w:rsidR="00EC0FBA" w:rsidRDefault="0063519C" w:rsidP="00AE66CA">
      <w:pPr>
        <w:rPr>
          <w:del w:id="109" w:author="Comparison" w:date="2026-09-22T12:59:00Z" w16du:dateUtc="2026-09-22T16:59:00Z"/>
        </w:rPr>
      </w:pPr>
      <w:del w:id="110" w:author="Comparison" w:date="2026-09-22T12:59:00Z" w16du:dateUtc="2026-09-22T16:59:00Z">
        <w:r>
          <w:fldChar w:fldCharType="begin">
            <w:ffData>
              <w:name w:val="Check10"/>
              <w:enabled/>
              <w:calcOnExit w:val="0"/>
              <w:checkBox>
                <w:sizeAuto/>
                <w:default w:val="0"/>
              </w:checkBox>
            </w:ffData>
          </w:fldChar>
        </w:r>
        <w:bookmarkStart w:id="111" w:name="Check10"/>
        <w:r>
          <w:delInstrText xml:space="preserve"> FORMCHECKBOX </w:delInstrText>
        </w:r>
        <w:r>
          <w:fldChar w:fldCharType="separate"/>
        </w:r>
        <w:r>
          <w:fldChar w:fldCharType="end"/>
        </w:r>
        <w:bookmarkEnd w:id="111"/>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112" w:author="Comparison" w:date="2026-09-22T12:59:00Z" w16du:dateUtc="2026-09-22T16:59:00Z"/>
        </w:rPr>
      </w:pPr>
      <w:del w:id="113" w:author="Comparison"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114" w:author="Comparison" w:date="2026-09-22T12:59:00Z" w16du:dateUtc="2026-09-22T16:59:00Z"/>
        </w:rPr>
      </w:pPr>
      <w:del w:id="115" w:author="Comparison"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116" w:author="Comparison" w:date="2026-09-22T12:59:00Z" w16du:dateUtc="2026-09-22T16:59:00Z"/>
        </w:rPr>
      </w:pPr>
    </w:p>
    <w:p w14:paraId="00E158CE" w14:textId="77777777" w:rsidR="00EC0FBA" w:rsidRDefault="0063519C" w:rsidP="00AE66CA">
      <w:pPr>
        <w:rPr>
          <w:del w:id="117" w:author="Comparison" w:date="2026-09-22T12:59:00Z" w16du:dateUtc="2026-09-22T16:59:00Z"/>
        </w:rPr>
      </w:pPr>
      <w:del w:id="118" w:author="Comparison" w:date="2026-09-22T12:59:00Z" w16du:dateUtc="2026-09-22T16:59:00Z">
        <w:r>
          <w:fldChar w:fldCharType="begin">
            <w:ffData>
              <w:name w:val="Check11"/>
              <w:enabled/>
              <w:calcOnExit w:val="0"/>
              <w:checkBox>
                <w:sizeAuto/>
                <w:default w:val="0"/>
              </w:checkBox>
            </w:ffData>
          </w:fldChar>
        </w:r>
        <w:bookmarkStart w:id="119" w:name="Check11"/>
        <w:r>
          <w:delInstrText xml:space="preserve"> FORMCHECKBOX </w:delInstrText>
        </w:r>
        <w:r>
          <w:fldChar w:fldCharType="separate"/>
        </w:r>
        <w:r>
          <w:fldChar w:fldCharType="end"/>
        </w:r>
        <w:bookmarkEnd w:id="119"/>
        <w:r>
          <w:delText xml:space="preserve"> </w:delText>
        </w:r>
        <w:r w:rsidR="00EC0FBA">
          <w:delText>Overall Job Costs:</w:delText>
        </w:r>
      </w:del>
    </w:p>
    <w:p w14:paraId="601877BA" w14:textId="77777777" w:rsidR="00EC0FBA" w:rsidRDefault="00EC0FBA" w:rsidP="0063519C">
      <w:pPr>
        <w:pStyle w:val="ListParagraph"/>
        <w:numPr>
          <w:ilvl w:val="0"/>
          <w:numId w:val="8"/>
        </w:numPr>
        <w:rPr>
          <w:del w:id="120" w:author="Comparison" w:date="2026-09-22T12:59:00Z" w16du:dateUtc="2026-09-22T16:59:00Z"/>
        </w:rPr>
      </w:pPr>
      <w:del w:id="121" w:author="Comparison"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122" w:author="Comparison" w:date="2026-09-22T12:59:00Z" w16du:dateUtc="2026-09-22T16:59:00Z"/>
        </w:rPr>
      </w:pPr>
    </w:p>
    <w:p w14:paraId="54AFAC44" w14:textId="77777777" w:rsidR="0098020B" w:rsidRPr="0098020B" w:rsidRDefault="0098020B" w:rsidP="0098020B">
      <w:pPr>
        <w:shd w:val="clear" w:color="auto" w:fill="FFFFFF"/>
        <w:rPr>
          <w:del w:id="123" w:author="Comparison" w:date="2026-09-22T12:59:00Z" w16du:dateUtc="2026-09-22T16:59:00Z"/>
        </w:rPr>
      </w:pPr>
      <w:del w:id="124" w:author="Comparison" w:date="2026-09-22T12:59:00Z" w16du:dateUtc="2026-09-22T16:59:00Z">
        <w:r>
          <w:rPr>
            <w:color w:val="222222"/>
          </w:rPr>
          <w:fldChar w:fldCharType="begin">
            <w:ffData>
              <w:name w:val="Check15"/>
              <w:enabled/>
              <w:calcOnExit w:val="0"/>
              <w:checkBox>
                <w:sizeAuto/>
                <w:default w:val="0"/>
              </w:checkBox>
            </w:ffData>
          </w:fldChar>
        </w:r>
        <w:bookmarkStart w:id="125" w:name="Check15"/>
        <w:r>
          <w:rPr>
            <w:color w:val="222222"/>
          </w:rPr>
          <w:delInstrText xml:space="preserve"> FORMCHECKBOX </w:delInstrText>
        </w:r>
        <w:r>
          <w:rPr>
            <w:color w:val="222222"/>
          </w:rPr>
        </w:r>
        <w:r>
          <w:rPr>
            <w:color w:val="222222"/>
          </w:rPr>
          <w:fldChar w:fldCharType="separate"/>
        </w:r>
        <w:r>
          <w:rPr>
            <w:color w:val="222222"/>
          </w:rPr>
          <w:fldChar w:fldCharType="end"/>
        </w:r>
        <w:bookmarkEnd w:id="125"/>
        <w:r>
          <w:rPr>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126" w:author="Comparison" w:date="2026-09-22T12:59:00Z" w16du:dateUtc="2026-09-22T16:59:00Z"/>
        </w:rPr>
      </w:pPr>
      <w:del w:id="127" w:author="Comparison"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128" w:author="Comparison" w:date="2026-09-22T12:59:00Z" w16du:dateUtc="2026-09-22T16:59:00Z"/>
        </w:rPr>
      </w:pPr>
      <w:del w:id="129" w:author="Comparison"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130" w:author="Comparison" w:date="2026-09-22T12:59:00Z" w16du:dateUtc="2026-09-22T16:59:00Z"/>
        </w:rPr>
      </w:pPr>
      <w:del w:id="131" w:author="Comparison"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132" w:author="Comparison" w:date="2026-09-22T12:59:00Z" w16du:dateUtc="2026-09-22T16:59:00Z"/>
          <w:color w:val="222222"/>
        </w:rPr>
      </w:pPr>
      <w:del w:id="133" w:author="Comparison" w:date="2026-09-22T12:59:00Z" w16du:dateUtc="2026-09-22T16:59:00Z">
        <w:r w:rsidRPr="0098020B">
          <w:delText>Note: The manage button allows you to load your own program details, sort the order in which they display on your app, or deactivate old programs</w:delText>
        </w:r>
        <w:r>
          <w:rPr>
            <w:color w:val="222222"/>
          </w:rPr>
          <w:delText>. </w:delText>
        </w:r>
      </w:del>
    </w:p>
    <w:p w14:paraId="5490ADB9" w14:textId="77777777" w:rsidR="0098020B" w:rsidRDefault="0098020B" w:rsidP="0098020B">
      <w:pPr>
        <w:rPr>
          <w:del w:id="134" w:author="Comparison" w:date="2026-09-22T12:59:00Z" w16du:dateUtc="2026-09-22T16:59:00Z"/>
        </w:rPr>
      </w:pPr>
    </w:p>
    <w:p w14:paraId="4D6585F9" w14:textId="77777777" w:rsidR="00EC0FBA" w:rsidRDefault="00EC0FBA" w:rsidP="00AE66CA">
      <w:pPr>
        <w:rPr>
          <w:del w:id="135" w:author="Comparison" w:date="2026-09-22T12:59:00Z" w16du:dateUtc="2026-09-22T16:59:00Z"/>
        </w:rPr>
      </w:pPr>
    </w:p>
    <w:p w14:paraId="4AD16D49" w14:textId="77777777" w:rsidR="00AE66CA" w:rsidRDefault="00AE66CA" w:rsidP="00AE66CA">
      <w:pPr>
        <w:rPr>
          <w:del w:id="136" w:author="Comparison" w:date="2026-09-22T12:59:00Z" w16du:dateUtc="2026-09-22T16:59:00Z"/>
        </w:rPr>
      </w:pPr>
    </w:p>
    <w:p w14:paraId="5F5A5C77" w14:textId="77777777" w:rsidR="00AE66CA" w:rsidRDefault="00AE66CA">
      <w:pPr>
        <w:rPr>
          <w:del w:id="137" w:author="Comparison" w:date="2026-09-22T12:59:00Z" w16du:dateUtc="2026-09-22T16:59:00Z"/>
        </w:rPr>
      </w:pPr>
    </w:p>
    <w:p w14:paraId="289A1DFE" w14:textId="77777777" w:rsidR="00AE66CA" w:rsidRDefault="00AE66CA"/>
    <w:sectPr w:rsidR="00AE66CA">
      <w:headerReference w:type="default" r:id="rId7"/>
      <w:footerReference w:type="default" r:id="rId8"/>
      <w:pgSz w:w="11905" w:h="16837"/>
      <w:pgMar w:top="1440" w:right="1440" w:bottom="1440" w:left="1440" w:header="720" w:footer="720" w:gutter="0"/>
      <w:cols w:space="720"/>
      <w:docGrid w:linePitch="0"/>
      <w:sectPrChange w:id="148" w:author="Comparison" w:date="2026-09-22T12:59:00Z" w16du:dateUtc="2026-09-22T16:59:00Z">
        <w:sectPr w:rsidR="00AE66CA">
          <w:pgSz w:w="12240" w:h="15840"/>
          <w:pgMar w:top="1440" w:right="1440" w:bottom="1440" w:left="144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6E36A" w14:textId="77777777" w:rsidR="00DA744E" w:rsidRDefault="00DA744E">
      <w:pPr>
        <w:spacing w:after="0" w:line="240" w:lineRule="auto"/>
        <w:pPrChange w:id="3" w:author="Comparison" w:date="2026-09-22T12:59:00Z" w16du:dateUtc="2026-09-22T16:59:00Z">
          <w:pPr/>
        </w:pPrChange>
      </w:pPr>
      <w:r>
        <w:separator/>
      </w:r>
    </w:p>
  </w:endnote>
  <w:endnote w:type="continuationSeparator" w:id="0">
    <w:p w14:paraId="3148CF14" w14:textId="77777777" w:rsidR="00DA744E" w:rsidRDefault="00DA744E">
      <w:pPr>
        <w:spacing w:after="0" w:line="240" w:lineRule="auto"/>
        <w:pPrChange w:id="4" w:author="Comparison" w:date="2026-09-22T12:59:00Z" w16du:dateUtc="2026-09-22T16:5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F98C4" w14:textId="77777777" w:rsidR="00AF124C" w:rsidRDefault="00AF124C">
    <w:pPr>
      <w:pStyle w:val="FootnoteReference"/>
      <w:pPrChange w:id="147" w:author="Comparison" w:date="2026-09-22T12:59:00Z" w16du:dateUtc="2026-09-22T16:5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61758A" w14:textId="77777777" w:rsidR="00DA744E" w:rsidRDefault="00DA744E">
      <w:pPr>
        <w:spacing w:after="0" w:line="240" w:lineRule="auto"/>
        <w:pPrChange w:id="1" w:author="Comparison" w:date="2026-09-22T12:59:00Z" w16du:dateUtc="2026-09-22T16:59:00Z">
          <w:pPr/>
        </w:pPrChange>
      </w:pPr>
      <w:r>
        <w:separator/>
      </w:r>
    </w:p>
  </w:footnote>
  <w:footnote w:type="continuationSeparator" w:id="0">
    <w:p w14:paraId="5F0BBB45" w14:textId="77777777" w:rsidR="00DA744E" w:rsidRDefault="00DA744E">
      <w:pPr>
        <w:spacing w:after="0" w:line="240" w:lineRule="auto"/>
        <w:pPrChange w:id="2" w:author="Comparison" w:date="2026-09-22T12:59:00Z" w16du:dateUtc="2026-09-22T16:5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171E95" w14:paraId="70BA30D7" w14:textId="77777777">
      <w:tblPrEx>
        <w:tblCellMar>
          <w:top w:w="0" w:type="dxa"/>
          <w:bottom w:w="0" w:type="dxa"/>
        </w:tblCellMar>
      </w:tblPrEx>
      <w:trPr>
        <w:ins w:id="138" w:author="Comparison" w:date="2026-09-22T12:59:00Z" w16du:dateUtc="2026-09-22T16:59:00Z"/>
      </w:trPr>
      <w:tc>
        <w:tcPr>
          <w:tcW w:w="4500" w:type="dxa"/>
          <w:tcBorders>
            <w:bottom w:val="single" w:sz="1" w:space="0" w:color="000000"/>
          </w:tcBorders>
          <w:noWrap/>
        </w:tcPr>
        <w:p w14:paraId="1AEBFB23" w14:textId="77777777" w:rsidR="00171E95" w:rsidRDefault="00DA744E">
          <w:pPr>
            <w:rPr>
              <w:ins w:id="139" w:author="Comparison" w:date="2026-09-22T12:59:00Z" w16du:dateUtc="2026-09-22T16:59:00Z"/>
            </w:rPr>
          </w:pPr>
          <w:ins w:id="140" w:author="Comparison" w:date="2026-09-22T12:59:00Z" w16du:dateUtc="2026-09-22T16:59: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6A0E3618" w14:textId="6F730F3D" w:rsidR="00171E95" w:rsidRDefault="00DA744E">
          <w:pPr>
            <w:jc w:val="center"/>
            <w:rPr>
              <w:ins w:id="141" w:author="Comparison" w:date="2026-09-22T12:59:00Z" w16du:dateUtc="2026-09-22T16:59:00Z"/>
            </w:rPr>
          </w:pPr>
          <w:ins w:id="142" w:author="Comparison" w:date="2026-09-22T12:59:00Z" w16du:dateUtc="2026-09-22T16:59:00Z">
            <w:r>
              <w:rPr>
                <w:color w:val="000000"/>
              </w:rPr>
              <w:t>-</w:t>
            </w:r>
            <w:r>
              <w:fldChar w:fldCharType="begin"/>
            </w:r>
            <w:r>
              <w:rPr>
                <w:color w:val="000000"/>
              </w:rPr>
              <w:instrText>PAGE</w:instrText>
            </w:r>
            <w:r>
              <w:fldChar w:fldCharType="separate"/>
            </w:r>
          </w:ins>
          <w:r w:rsidR="00AF124C">
            <w:rPr>
              <w:noProof/>
              <w:color w:val="000000"/>
            </w:rPr>
            <w:t>1</w:t>
          </w:r>
          <w:ins w:id="143" w:author="Comparison" w:date="2026-09-22T12:59:00Z" w16du:dateUtc="2026-09-22T16:59:00Z">
            <w:r>
              <w:fldChar w:fldCharType="end"/>
            </w:r>
            <w:r>
              <w:rPr>
                <w:color w:val="000000"/>
              </w:rPr>
              <w:t>-</w:t>
            </w:r>
          </w:ins>
        </w:p>
      </w:tc>
      <w:tc>
        <w:tcPr>
          <w:tcW w:w="4500" w:type="dxa"/>
          <w:tcBorders>
            <w:bottom w:val="single" w:sz="1" w:space="0" w:color="000000"/>
          </w:tcBorders>
          <w:noWrap/>
        </w:tcPr>
        <w:p w14:paraId="3E3E2264" w14:textId="77777777" w:rsidR="00171E95" w:rsidRDefault="00DA744E">
          <w:pPr>
            <w:jc w:val="right"/>
            <w:rPr>
              <w:ins w:id="144" w:author="Comparison" w:date="2026-09-22T12:59:00Z" w16du:dateUtc="2026-09-22T16:59:00Z"/>
            </w:rPr>
          </w:pPr>
          <w:ins w:id="145" w:author="Comparison" w:date="2026-09-22T12:59:00Z" w16du:dateUtc="2026-09-22T16:59:00Z">
            <w:r>
              <w:rPr>
                <w:color w:val="000000"/>
              </w:rPr>
              <w:t>07.12.2025</w:t>
            </w:r>
          </w:ins>
        </w:p>
      </w:tc>
    </w:tr>
  </w:tbl>
  <w:p w14:paraId="15292171" w14:textId="77777777" w:rsidR="00AF124C" w:rsidRDefault="00AF124C">
    <w:pPr>
      <w:pStyle w:val="Header"/>
      <w:rPr>
        <w:del w:id="146" w:author="Comparison" w:date="2026-09-22T12:59:00Z" w16du:dateUtc="2026-09-22T16:59: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317927">
    <w:abstractNumId w:val="1"/>
  </w:num>
  <w:num w:numId="2" w16cid:durableId="770470494">
    <w:abstractNumId w:val="7"/>
  </w:num>
  <w:num w:numId="3" w16cid:durableId="1720595381">
    <w:abstractNumId w:val="5"/>
  </w:num>
  <w:num w:numId="4" w16cid:durableId="1578394729">
    <w:abstractNumId w:val="3"/>
  </w:num>
  <w:num w:numId="5" w16cid:durableId="1029524947">
    <w:abstractNumId w:val="6"/>
  </w:num>
  <w:num w:numId="6" w16cid:durableId="1079398851">
    <w:abstractNumId w:val="0"/>
  </w:num>
  <w:num w:numId="7" w16cid:durableId="519664778">
    <w:abstractNumId w:val="4"/>
  </w:num>
  <w:num w:numId="8" w16cid:durableId="508057085">
    <w:abstractNumId w:val="10"/>
  </w:num>
  <w:num w:numId="9" w16cid:durableId="1697581979">
    <w:abstractNumId w:val="2"/>
  </w:num>
  <w:num w:numId="10" w16cid:durableId="666712061">
    <w:abstractNumId w:val="9"/>
  </w:num>
  <w:num w:numId="11" w16cid:durableId="205430617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A5AFD"/>
    <w:rsid w:val="000E2006"/>
    <w:rsid w:val="001323E6"/>
    <w:rsid w:val="00145E9A"/>
    <w:rsid w:val="00171E95"/>
    <w:rsid w:val="001A0D6B"/>
    <w:rsid w:val="001F1AAE"/>
    <w:rsid w:val="002309BC"/>
    <w:rsid w:val="00272054"/>
    <w:rsid w:val="002F6003"/>
    <w:rsid w:val="0031284C"/>
    <w:rsid w:val="00325BC2"/>
    <w:rsid w:val="00331438"/>
    <w:rsid w:val="003C12B7"/>
    <w:rsid w:val="00514DCE"/>
    <w:rsid w:val="00520715"/>
    <w:rsid w:val="005466F7"/>
    <w:rsid w:val="00562F12"/>
    <w:rsid w:val="0063519C"/>
    <w:rsid w:val="00641F52"/>
    <w:rsid w:val="0067216D"/>
    <w:rsid w:val="006A67EF"/>
    <w:rsid w:val="006D3606"/>
    <w:rsid w:val="00875E83"/>
    <w:rsid w:val="008A3043"/>
    <w:rsid w:val="0098020B"/>
    <w:rsid w:val="009835AE"/>
    <w:rsid w:val="009D4DF7"/>
    <w:rsid w:val="00A106C2"/>
    <w:rsid w:val="00A4140F"/>
    <w:rsid w:val="00A948A1"/>
    <w:rsid w:val="00AE66CA"/>
    <w:rsid w:val="00AF124C"/>
    <w:rsid w:val="00B81805"/>
    <w:rsid w:val="00D235E5"/>
    <w:rsid w:val="00DA744E"/>
    <w:rsid w:val="00DE0D6B"/>
    <w:rsid w:val="00DF7649"/>
    <w:rsid w:val="00E10B81"/>
    <w:rsid w:val="00E32477"/>
    <w:rsid w:val="00EC0FBA"/>
    <w:rsid w:val="00F42698"/>
    <w:rsid w:val="00F469DF"/>
    <w:rsid w:val="00F92B96"/>
    <w:rsid w:val="00FA1F52"/>
    <w:rsid w:val="00FF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omparison" w:date="2026-09-22T12:59:00Z">
        <w:pPr/>
      </w:pPrChange>
    </w:pPr>
    <w:rPr>
      <w:rFonts w:ascii="Arial" w:eastAsia="Arial" w:hAnsi="Arial" w:cs="Arial"/>
      <w:sz w:val="20"/>
      <w:szCs w:val="20"/>
      <w:rPrChange w:id="0" w:author="Comparison" w:date="2026-09-22T12:59: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 w:type="character" w:styleId="FootnoteReference">
    <w:name w:val="footnote reference"/>
    <w:semiHidden/>
    <w:unhideWhenUsed/>
    <w:rsid w:val="00AF124C"/>
    <w:rPr>
      <w:vertAlign w:val="superscript"/>
    </w:rPr>
  </w:style>
  <w:style w:type="paragraph" w:styleId="Header">
    <w:name w:val="header"/>
    <w:basedOn w:val="Normal"/>
    <w:link w:val="HeaderChar"/>
    <w:uiPriority w:val="99"/>
    <w:unhideWhenUsed/>
    <w:rsid w:val="00AF124C"/>
    <w:pPr>
      <w:tabs>
        <w:tab w:val="center" w:pos="4680"/>
        <w:tab w:val="right" w:pos="9360"/>
      </w:tabs>
    </w:pPr>
  </w:style>
  <w:style w:type="character" w:customStyle="1" w:styleId="HeaderChar">
    <w:name w:val="Header Char"/>
    <w:basedOn w:val="DefaultParagraphFont"/>
    <w:link w:val="Header"/>
    <w:uiPriority w:val="99"/>
    <w:rsid w:val="00AF124C"/>
    <w:rPr>
      <w:rFonts w:ascii="Times New Roman" w:eastAsia="Times New Roman" w:hAnsi="Times New Roman" w:cs="Times New Roman"/>
    </w:rPr>
  </w:style>
  <w:style w:type="paragraph" w:styleId="Footer">
    <w:name w:val="footer"/>
    <w:basedOn w:val="Normal"/>
    <w:link w:val="FooterChar"/>
    <w:uiPriority w:val="99"/>
    <w:unhideWhenUsed/>
    <w:rsid w:val="00AF124C"/>
    <w:pPr>
      <w:tabs>
        <w:tab w:val="center" w:pos="4680"/>
        <w:tab w:val="right" w:pos="9360"/>
      </w:tabs>
    </w:pPr>
  </w:style>
  <w:style w:type="character" w:customStyle="1" w:styleId="FooterChar">
    <w:name w:val="Footer Char"/>
    <w:basedOn w:val="DefaultParagraphFont"/>
    <w:link w:val="Footer"/>
    <w:uiPriority w:val="99"/>
    <w:rsid w:val="00AF12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