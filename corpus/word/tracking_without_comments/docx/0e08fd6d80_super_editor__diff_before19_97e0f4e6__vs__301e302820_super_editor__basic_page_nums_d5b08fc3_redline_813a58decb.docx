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0FD4" w14:textId="02E56ABC" w:rsidR="00C80F43" w:rsidRDefault="00C80F43">
      <w:pPr>
        <w:rPr>
          <w:ins w:id="16" w:author="Nick Bernal" w:date="2026-08-03T22:25:00Z" w16du:dateUtc="2026-08-04T02:25:00Z"/>
        </w:rPr>
      </w:pPr>
      <w:ins w:id="17" w:author="Nick Bernal" w:date="2026-08-03T22:25:00Z" w16du:dateUtc="2026-08-04T02:25:00Z">
        <w:r>
          <w:t>Page 1</w:t>
        </w:r>
      </w:ins>
    </w:p>
    <w:p w14:paraId="363C6EBC" w14:textId="77777777" w:rsidR="00C80F43" w:rsidRDefault="00C80F43">
      <w:pPr>
        <w:rPr>
          <w:ins w:id="18" w:author="Nick Bernal" w:date="2026-08-03T22:25:00Z" w16du:dateUtc="2026-08-04T02:25:00Z"/>
        </w:rPr>
      </w:pPr>
      <w:ins w:id="19" w:author="Nick Bernal" w:date="2026-08-03T22:25:00Z" w16du:dateUtc="2026-08-04T02:25:00Z">
        <w:r>
          <w:br w:type="page"/>
        </w:r>
      </w:ins>
    </w:p>
    <w:p w14:paraId="45AE14B8" w14:textId="3B929828" w:rsidR="009B11BD" w:rsidRDefault="00C80F43">
      <w:pPr>
        <w:rPr>
          <w:del w:id="20" w:author="Nick Bernal" w:date="2026-08-03T22:25:00Z" w16du:dateUtc="2026-08-04T02:25:00Z"/>
        </w:rPr>
      </w:pPr>
      <w:ins w:id="21" w:author="Nick Bernal" w:date="2026-08-03T22:25:00Z" w16du:dateUtc="2026-08-04T02:25:00Z">
        <w:r>
          <w:lastRenderedPageBreak/>
          <w:t>Page 2</w:t>
        </w:r>
      </w:ins>
      <w:del w:id="22" w:author="Nick Bernal" w:date="2026-08-03T22:25:00Z" w16du:dateUtc="2026-08-04T02:25:00Z">
        <w:r w:rsidR="009B11BD">
          <w:delText>Some text</w:delText>
        </w:r>
      </w:del>
    </w:p>
    <w:p w14:paraId="23FECD93" w14:textId="7AE1D8B4" w:rsidR="009B11BD" w:rsidRDefault="009B11BD">
      <w:del w:id="23" w:author="Nick Bernal" w:date="2026-08-03T22:25:00Z" w16du:dateUtc="2026-08-04T02:25:00Z">
        <w:r>
          <w:delText>An image will be added below:</w:delText>
        </w:r>
      </w:del>
    </w:p>
    <w:sectPr w:rsidR="009B11BD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sectPrChange w:id="30" w:author="Nick Bernal" w:date="2026-08-03T22:25:00Z" w16du:dateUtc="2026-08-04T02:25:00Z">
        <w:sectPr w:rsidR="009B11BD">
          <w:pgMar w:top="1440" w:right="1440" w:bottom="1440" w:left="1440" w:header="708" w:footer="708" w:gutter="0"/>
          <w:cols w:space="708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739B" w14:textId="77777777" w:rsidR="006C42CB" w:rsidRDefault="006C42CB" w:rsidP="00C80F43">
      <w:pPr>
        <w:pPrChange w:id="14" w:author="Nick Bernal" w:date="2026-08-03T22:25:00Z" w16du:dateUtc="2026-08-04T02:2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A5671C7" w14:textId="77777777" w:rsidR="006C42CB" w:rsidRDefault="006C42CB" w:rsidP="00C80F43">
      <w:pPr>
        <w:pPrChange w:id="15" w:author="Nick Bernal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4DF3" w14:textId="76A9B8D9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ins w:id="24" w:author="Nick Bernal" w:date="2026-08-03T22:25:00Z" w16du:dateUtc="2026-08-04T02:25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72922849" w14:textId="77777777" w:rsidR="00826F5B" w:rsidRDefault="00826F5B" w:rsidP="00C80F43">
    <w:pPr>
      <w:pStyle w:val="Footer"/>
      <w:ind w:right="360"/>
      <w:pPrChange w:id="25" w:author="Nick Bernal" w:date="2026-08-03T22:25:00Z" w16du:dateUtc="2026-08-04T02:2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1E8B" w14:textId="749260CE" w:rsidR="00C80F43" w:rsidRDefault="00C80F43" w:rsidP="00351B5C">
    <w:pPr>
      <w:pStyle w:val="Footer"/>
      <w:framePr w:wrap="none" w:vAnchor="text" w:hAnchor="margin" w:xAlign="right" w:y="1"/>
      <w:rPr>
        <w:ins w:id="26" w:author="Nick Bernal" w:date="2026-08-03T22:25:00Z" w16du:dateUtc="2026-08-04T02:25:00Z"/>
        <w:rStyle w:val="PageNumber"/>
      </w:rPr>
    </w:pPr>
    <w:ins w:id="27" w:author="Nick Bernal" w:date="2026-08-03T22:25:00Z" w16du:dateUtc="2026-08-04T02:25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2A839EA9" w14:textId="77777777" w:rsidR="00826F5B" w:rsidRDefault="00C80F43" w:rsidP="00C80F43">
    <w:pPr>
      <w:pStyle w:val="Footer"/>
      <w:ind w:right="360"/>
      <w:pPrChange w:id="28" w:author="Nick Bernal" w:date="2026-08-03T22:25:00Z" w16du:dateUtc="2026-08-04T02:25:00Z">
        <w:pPr>
          <w:pStyle w:val="Footer"/>
        </w:pPr>
      </w:pPrChange>
    </w:pPr>
    <w:ins w:id="29" w:author="Nick Bernal" w:date="2026-08-03T22:25:00Z" w16du:dateUtc="2026-08-04T02:25:00Z">
      <w:r>
        <w:t>Footer – right side page num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0C68" w14:textId="77777777" w:rsidR="006C42CB" w:rsidRDefault="006C42CB" w:rsidP="00C80F43">
      <w:pPr>
        <w:pPrChange w:id="12" w:author="Nick Bernal" w:date="2026-08-03T22:25:00Z" w16du:dateUtc="2026-08-04T02:2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8945F35" w14:textId="77777777" w:rsidR="006C42CB" w:rsidRDefault="006C42CB" w:rsidP="00C80F43">
      <w:pPr>
        <w:pPrChange w:id="13" w:author="Nick Bernal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A6C5" w14:textId="77777777" w:rsidR="00826F5B" w:rsidRDefault="00826F5B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360F1B"/>
    <w:rsid w:val="003C1D14"/>
    <w:rsid w:val="003C58BC"/>
    <w:rsid w:val="006C42CB"/>
    <w:rsid w:val="007647C3"/>
    <w:rsid w:val="007E0713"/>
    <w:rsid w:val="00826F5B"/>
    <w:rsid w:val="00931F1A"/>
    <w:rsid w:val="009B11BD"/>
    <w:rsid w:val="00A16521"/>
    <w:rsid w:val="00B33473"/>
    <w:rsid w:val="00C80F43"/>
    <w:rsid w:val="00F8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 w:line="240" w:lineRule="auto"/>
      <w:outlineLvl w:val="2"/>
      <w:pPrChange w:id="0" w:author="Nick Bernal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 w:line="240" w:lineRule="auto"/>
      <w:outlineLvl w:val="3"/>
      <w:pPrChange w:id="1" w:author="Nick Bernal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 w:line="240" w:lineRule="auto"/>
      <w:outlineLvl w:val="4"/>
      <w:pPrChange w:id="2" w:author="Nick Bernal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 w:after="0" w:line="240" w:lineRule="auto"/>
      <w:outlineLvl w:val="5"/>
      <w:pPrChange w:id="3" w:author="Nick Bernal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 w:after="0" w:line="240" w:lineRule="auto"/>
      <w:outlineLvl w:val="6"/>
      <w:pPrChange w:id="4" w:author="Nick Bernal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spacing w:after="0" w:line="240" w:lineRule="auto"/>
      <w:outlineLvl w:val="7"/>
      <w:pPrChange w:id="5" w:author="Nick Bernal" w:date="2026-08-03T22:25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spacing w:after="0" w:line="240" w:lineRule="auto"/>
      <w:outlineLvl w:val="8"/>
      <w:pPrChange w:id="6" w:author="Nick Bernal" w:date="2026-08-03T22:25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 w:line="240" w:lineRule="auto"/>
      <w:contextualSpacing/>
      <w:pPrChange w:id="7" w:author="Nick Bernal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Nick Bernal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line="240" w:lineRule="auto"/>
      <w:pPrChange w:id="8" w:author="Nick Bernal" w:date="2026-08-03T22:2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Nick Bernal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line="240" w:lineRule="auto"/>
      <w:jc w:val="center"/>
      <w:pPrChange w:id="9" w:author="Nick Bernal" w:date="2026-08-03T22:25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9" w:author="Nick Bernal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  <w:spacing w:after="0" w:line="240" w:lineRule="auto"/>
      <w:pPrChange w:id="10" w:author="Nick Bernal" w:date="2026-08-03T22:25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10" w:author="Nick Bernal" w:date="2026-08-03T22:2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26F5B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  <w:spacing w:after="0" w:line="240" w:lineRule="auto"/>
      <w:pPrChange w:id="11" w:author="Nick Bernal" w:date="2026-08-03T22:25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11" w:author="Nick Bernal" w:date="2026-08-03T22:2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26F5B"/>
    <w:rPr>
      <w:rFonts w:ascii="Arial" w:hAnsi="Arial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826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2026-03-23T16:42:00Z</dcterms:created>
  <dcterms:modified xsi:type="dcterms:W3CDTF">2026-08-04T02:25:00Z</dcterms:modified>
</cp:coreProperties>
</file>