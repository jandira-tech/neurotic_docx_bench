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6AED80" w14:textId="77777777" w:rsidR="005504DB" w:rsidRDefault="005504DB" w:rsidP="00EA6F54">
      <w:pPr>
        <w:jc w:val="both"/>
        <w:rPr>
          <w:ins w:id="6" w:author="Daniel A. Reed" w:date="2026-09-25T20:05:00Z" w16du:dateUtc="2026-09-26T00:05:00Z"/>
          <w:rFonts w:asciiTheme="minorHAnsi" w:hAnsiTheme="minorHAnsi" w:cstheme="minorHAnsi"/>
          <w:b/>
          <w:color w:val="141515"/>
          <w:sz w:val="22"/>
          <w:szCs w:val="22"/>
        </w:rPr>
      </w:pPr>
    </w:p>
    <w:p w14:paraId="5F261F64" w14:textId="77777777" w:rsidR="00EA6F54" w:rsidRPr="00142DCE" w:rsidRDefault="00EA6F54" w:rsidP="00EA6F54">
      <w:pPr>
        <w:jc w:val="both"/>
        <w:rPr>
          <w:ins w:id="7" w:author="Daniel A. Reed" w:date="2026-09-25T20:05:00Z" w16du:dateUtc="2026-09-26T00:05:00Z"/>
          <w:rFonts w:asciiTheme="minorHAnsi" w:hAnsiTheme="minorHAnsi" w:cstheme="minorHAnsi"/>
          <w:b/>
          <w:color w:val="141515"/>
          <w:sz w:val="22"/>
          <w:szCs w:val="22"/>
        </w:rPr>
      </w:pPr>
      <w:ins w:id="8" w:author="Daniel A. Reed" w:date="2026-09-25T20:05:00Z" w16du:dateUtc="2026-09-26T00:05:00Z">
        <w:r w:rsidRPr="00142DCE">
          <w:rPr>
            <w:rFonts w:asciiTheme="minorHAnsi" w:hAnsiTheme="minorHAnsi" w:cstheme="minorHAnsi"/>
            <w:b/>
            <w:color w:val="141515"/>
            <w:sz w:val="22"/>
            <w:szCs w:val="22"/>
          </w:rPr>
          <w:t>Biographical Sketch</w:t>
        </w:r>
        <w:r w:rsidR="00507C63">
          <w:rPr>
            <w:rFonts w:asciiTheme="minorHAnsi" w:hAnsiTheme="minorHAnsi" w:cstheme="minorHAnsi"/>
            <w:b/>
            <w:color w:val="141515"/>
            <w:sz w:val="22"/>
            <w:szCs w:val="22"/>
          </w:rPr>
          <w:t xml:space="preserve"> – Daniel Reed</w:t>
        </w:r>
      </w:ins>
    </w:p>
    <w:p w14:paraId="548F271A" w14:textId="77777777" w:rsidR="00DB55E8" w:rsidRPr="00F91A6C" w:rsidRDefault="00A661F3" w:rsidP="00F91A6C">
      <w:pPr>
        <w:rPr>
          <w:ins w:id="9" w:author="Daniel A. Reed" w:date="2026-09-25T20:05:00Z" w16du:dateUtc="2026-09-26T00:05:00Z"/>
          <w:rFonts w:asciiTheme="minorHAnsi" w:hAnsiTheme="minorHAnsi" w:cstheme="minorHAnsi"/>
          <w:sz w:val="22"/>
        </w:rPr>
      </w:pPr>
      <w:ins w:id="10" w:author="Daniel A. Reed" w:date="2026-09-25T20:05:00Z" w16du:dateUtc="2026-09-26T00:05:00Z">
        <w:r w:rsidRPr="00F91A6C">
          <w:rPr>
            <w:rFonts w:asciiTheme="minorHAnsi" w:hAnsiTheme="minorHAnsi" w:cstheme="minorHAnsi"/>
            <w:sz w:val="22"/>
          </w:rPr>
          <w:t xml:space="preserve">Daniel A. Reed </w:t>
        </w:r>
        <w:r w:rsidR="007D524F" w:rsidRPr="00F91A6C">
          <w:rPr>
            <w:rFonts w:asciiTheme="minorHAnsi" w:hAnsiTheme="minorHAnsi" w:cstheme="minorHAnsi"/>
            <w:sz w:val="22"/>
          </w:rPr>
          <w:t>is the</w:t>
        </w:r>
        <w:r w:rsidRPr="00F91A6C">
          <w:rPr>
            <w:rFonts w:asciiTheme="minorHAnsi" w:hAnsiTheme="minorHAnsi" w:cstheme="minorHAnsi"/>
            <w:sz w:val="22"/>
          </w:rPr>
          <w:t xml:space="preserve"> Senior Vice President for Academic Affairs (Provost) at the University of Utah.  </w:t>
        </w:r>
        <w:r w:rsidR="00BD79C5" w:rsidRPr="00F91A6C">
          <w:rPr>
            <w:rFonts w:asciiTheme="minorHAnsi" w:hAnsiTheme="minorHAnsi" w:cstheme="minorHAnsi"/>
            <w:sz w:val="22"/>
          </w:rPr>
          <w:t>Previously, he was the</w:t>
        </w:r>
        <w:r w:rsidR="00EA6F54" w:rsidRPr="00F91A6C">
          <w:rPr>
            <w:rFonts w:asciiTheme="minorHAnsi" w:hAnsiTheme="minorHAnsi" w:cstheme="minorHAnsi"/>
            <w:sz w:val="22"/>
          </w:rPr>
          <w:t xml:space="preserve"> </w:t>
        </w:r>
        <w:r w:rsidR="00DB55E8" w:rsidRPr="00F91A6C">
          <w:rPr>
            <w:rFonts w:asciiTheme="minorHAnsi" w:hAnsiTheme="minorHAnsi" w:cstheme="minorHAnsi"/>
            <w:sz w:val="22"/>
          </w:rPr>
          <w:t>University Chair in Computational Science and Bioinformatics</w:t>
        </w:r>
        <w:r w:rsidR="00BF59E6" w:rsidRPr="00F91A6C">
          <w:rPr>
            <w:rFonts w:asciiTheme="minorHAnsi" w:hAnsiTheme="minorHAnsi" w:cstheme="minorHAnsi"/>
            <w:sz w:val="22"/>
          </w:rPr>
          <w:t>,</w:t>
        </w:r>
        <w:r w:rsidR="00DB55E8" w:rsidRPr="00F91A6C">
          <w:rPr>
            <w:rFonts w:asciiTheme="minorHAnsi" w:hAnsiTheme="minorHAnsi" w:cstheme="minorHAnsi"/>
            <w:sz w:val="22"/>
          </w:rPr>
          <w:t xml:space="preserve"> and Professor of Computer Science</w:t>
        </w:r>
        <w:r w:rsidR="005E65C3" w:rsidRPr="00F91A6C">
          <w:rPr>
            <w:rFonts w:asciiTheme="minorHAnsi" w:hAnsiTheme="minorHAnsi" w:cstheme="minorHAnsi"/>
            <w:sz w:val="22"/>
          </w:rPr>
          <w:t>, Electrical and Computer Engineering, and Medicine</w:t>
        </w:r>
        <w:r w:rsidR="002A0425" w:rsidRPr="00F91A6C">
          <w:rPr>
            <w:rFonts w:asciiTheme="minorHAnsi" w:hAnsiTheme="minorHAnsi" w:cstheme="minorHAnsi"/>
            <w:sz w:val="22"/>
          </w:rPr>
          <w:t xml:space="preserve"> at the University of Iowa, where </w:t>
        </w:r>
        <w:r w:rsidR="007D524F" w:rsidRPr="00F91A6C">
          <w:rPr>
            <w:rFonts w:asciiTheme="minorHAnsi" w:hAnsiTheme="minorHAnsi" w:cstheme="minorHAnsi"/>
            <w:sz w:val="22"/>
          </w:rPr>
          <w:t xml:space="preserve">he also served </w:t>
        </w:r>
        <w:r w:rsidR="002A0425" w:rsidRPr="00F91A6C">
          <w:rPr>
            <w:rFonts w:asciiTheme="minorHAnsi" w:hAnsiTheme="minorHAnsi" w:cstheme="minorHAnsi"/>
            <w:sz w:val="22"/>
          </w:rPr>
          <w:t xml:space="preserve">as Vice President for Research and Economic Development. </w:t>
        </w:r>
        <w:r w:rsidR="00F91A6C" w:rsidRPr="00F91A6C">
          <w:rPr>
            <w:rFonts w:asciiTheme="minorHAnsi" w:hAnsiTheme="minorHAnsi" w:cstheme="minorHAnsi"/>
            <w:sz w:val="22"/>
          </w:rPr>
          <w:t>Prior to that</w:t>
        </w:r>
        <w:r w:rsidR="00DB55E8" w:rsidRPr="00F91A6C">
          <w:rPr>
            <w:rFonts w:asciiTheme="minorHAnsi" w:hAnsiTheme="minorHAnsi" w:cstheme="minorHAnsi"/>
            <w:sz w:val="22"/>
          </w:rPr>
          <w:t xml:space="preserve">, he was </w:t>
        </w:r>
        <w:r w:rsidR="00EA6F54" w:rsidRPr="00F91A6C">
          <w:rPr>
            <w:rFonts w:asciiTheme="minorHAnsi" w:hAnsiTheme="minorHAnsi" w:cstheme="minorHAnsi"/>
            <w:sz w:val="22"/>
          </w:rPr>
          <w:t xml:space="preserve">Microsoft’s </w:t>
        </w:r>
        <w:r w:rsidR="00331A90" w:rsidRPr="00F91A6C">
          <w:rPr>
            <w:rFonts w:asciiTheme="minorHAnsi" w:hAnsiTheme="minorHAnsi" w:cstheme="minorHAnsi"/>
            <w:sz w:val="22"/>
          </w:rPr>
          <w:t>Corporate Vice President for Technology Policy</w:t>
        </w:r>
        <w:r w:rsidR="00DB55E8" w:rsidRPr="00F91A6C">
          <w:rPr>
            <w:rFonts w:asciiTheme="minorHAnsi" w:hAnsiTheme="minorHAnsi" w:cstheme="minorHAnsi"/>
            <w:sz w:val="22"/>
          </w:rPr>
          <w:t xml:space="preserve"> and Extreme Computing</w:t>
        </w:r>
        <w:r w:rsidR="00331A90" w:rsidRPr="00F91A6C">
          <w:rPr>
            <w:rFonts w:asciiTheme="minorHAnsi" w:hAnsiTheme="minorHAnsi" w:cstheme="minorHAnsi"/>
            <w:sz w:val="22"/>
          </w:rPr>
          <w:t>, where he</w:t>
        </w:r>
        <w:r w:rsidR="00DB55E8" w:rsidRPr="00F91A6C">
          <w:rPr>
            <w:rFonts w:asciiTheme="minorHAnsi" w:hAnsiTheme="minorHAnsi" w:cstheme="minorHAnsi"/>
            <w:sz w:val="22"/>
          </w:rPr>
          <w:t xml:space="preserve"> helped</w:t>
        </w:r>
        <w:r w:rsidR="00331A90" w:rsidRPr="00F91A6C">
          <w:rPr>
            <w:rFonts w:asciiTheme="minorHAnsi" w:hAnsiTheme="minorHAnsi" w:cstheme="minorHAnsi"/>
            <w:sz w:val="22"/>
          </w:rPr>
          <w:t xml:space="preserve"> shape Microsoft's long-term vision for technology innovations</w:t>
        </w:r>
        <w:r w:rsidR="00DB55E8" w:rsidRPr="00F91A6C">
          <w:rPr>
            <w:rFonts w:asciiTheme="minorHAnsi" w:hAnsiTheme="minorHAnsi" w:cstheme="minorHAnsi"/>
            <w:sz w:val="22"/>
          </w:rPr>
          <w:t xml:space="preserve"> in cloud computing</w:t>
        </w:r>
        <w:r w:rsidR="00331A90" w:rsidRPr="00F91A6C">
          <w:rPr>
            <w:rFonts w:asciiTheme="minorHAnsi" w:hAnsiTheme="minorHAnsi" w:cstheme="minorHAnsi"/>
            <w:sz w:val="22"/>
          </w:rPr>
          <w:t xml:space="preserve"> and the company's policy engagement with governments and institutions </w:t>
        </w:r>
        <w:r w:rsidR="00BF59E6" w:rsidRPr="00F91A6C">
          <w:rPr>
            <w:rFonts w:asciiTheme="minorHAnsi" w:hAnsiTheme="minorHAnsi" w:cstheme="minorHAnsi"/>
            <w:sz w:val="22"/>
          </w:rPr>
          <w:t>worldwide</w:t>
        </w:r>
        <w:r w:rsidR="00331A90" w:rsidRPr="00F91A6C">
          <w:rPr>
            <w:rFonts w:asciiTheme="minorHAnsi" w:hAnsiTheme="minorHAnsi" w:cstheme="minorHAnsi"/>
            <w:sz w:val="22"/>
          </w:rPr>
          <w:t xml:space="preserve">. </w:t>
        </w:r>
      </w:ins>
    </w:p>
    <w:p w14:paraId="12DC003E" w14:textId="77777777" w:rsidR="00DB55E8" w:rsidRPr="00F91A6C" w:rsidRDefault="00DB55E8" w:rsidP="00F91A6C">
      <w:pPr>
        <w:rPr>
          <w:ins w:id="11" w:author="Daniel A. Reed" w:date="2026-09-25T20:05:00Z" w16du:dateUtc="2026-09-26T00:05:00Z"/>
          <w:rFonts w:asciiTheme="minorHAnsi" w:hAnsiTheme="minorHAnsi" w:cstheme="minorHAnsi"/>
          <w:sz w:val="22"/>
        </w:rPr>
      </w:pPr>
    </w:p>
    <w:p w14:paraId="1D01FE4D" w14:textId="77777777" w:rsidR="002A0425" w:rsidRDefault="00DB55E8" w:rsidP="00F91A6C">
      <w:pPr>
        <w:rPr>
          <w:ins w:id="12" w:author="Daniel A. Reed" w:date="2026-09-25T20:05:00Z" w16du:dateUtc="2026-09-26T00:05:00Z"/>
          <w:rFonts w:asciiTheme="minorHAnsi" w:hAnsiTheme="minorHAnsi" w:cstheme="minorHAnsi"/>
          <w:sz w:val="22"/>
        </w:rPr>
      </w:pPr>
      <w:ins w:id="13" w:author="Daniel A. Reed" w:date="2026-09-25T20:05:00Z" w16du:dateUtc="2026-09-26T00:05:00Z">
        <w:r w:rsidRPr="00F91A6C">
          <w:rPr>
            <w:rFonts w:asciiTheme="minorHAnsi" w:hAnsiTheme="minorHAnsi" w:cstheme="minorHAnsi"/>
            <w:sz w:val="22"/>
          </w:rPr>
          <w:t xml:space="preserve">Before joining Microsoft, </w:t>
        </w:r>
        <w:r w:rsidR="00C25F7F" w:rsidRPr="00F91A6C">
          <w:rPr>
            <w:rFonts w:asciiTheme="minorHAnsi" w:hAnsiTheme="minorHAnsi" w:cstheme="minorHAnsi"/>
            <w:sz w:val="22"/>
          </w:rPr>
          <w:t>he was the founding director of the Renaissance Computing Institute (RENCI) at the University of North Carolina at Chapel Hill</w:t>
        </w:r>
        <w:r w:rsidR="00F91A6C">
          <w:rPr>
            <w:rFonts w:asciiTheme="minorHAnsi" w:hAnsiTheme="minorHAnsi" w:cstheme="minorHAnsi"/>
            <w:sz w:val="22"/>
          </w:rPr>
          <w:t>, with joint faculty appointments at Duke and North Carolina State University.  At UNC-CH</w:t>
        </w:r>
        <w:r w:rsidR="00C25F7F" w:rsidRPr="00F91A6C">
          <w:rPr>
            <w:rFonts w:asciiTheme="minorHAnsi" w:hAnsiTheme="minorHAnsi" w:cstheme="minorHAnsi"/>
            <w:sz w:val="22"/>
          </w:rPr>
          <w:t xml:space="preserve">, he also served as Chancellor’s Eminent Professor and Vice Chancellor for Information Technology. </w:t>
        </w:r>
        <w:r w:rsidR="00331A90" w:rsidRPr="00F91A6C">
          <w:rPr>
            <w:rFonts w:asciiTheme="minorHAnsi" w:hAnsiTheme="minorHAnsi" w:cstheme="minorHAnsi"/>
            <w:sz w:val="22"/>
          </w:rPr>
          <w:t>Prior to that, he was</w:t>
        </w:r>
        <w:r w:rsidR="00297815" w:rsidRPr="00F91A6C">
          <w:rPr>
            <w:rFonts w:asciiTheme="minorHAnsi" w:hAnsiTheme="minorHAnsi" w:cstheme="minorHAnsi"/>
            <w:sz w:val="22"/>
          </w:rPr>
          <w:t xml:space="preserve"> Gutgsell Professor and</w:t>
        </w:r>
        <w:r w:rsidR="00331A90" w:rsidRPr="00F91A6C">
          <w:rPr>
            <w:rFonts w:asciiTheme="minorHAnsi" w:hAnsiTheme="minorHAnsi" w:cstheme="minorHAnsi"/>
            <w:sz w:val="22"/>
          </w:rPr>
          <w:t xml:space="preserve"> Head of the Department of Computer Science at the University of Illinois</w:t>
        </w:r>
        <w:r w:rsidR="002A0425" w:rsidRPr="00F91A6C">
          <w:rPr>
            <w:rFonts w:asciiTheme="minorHAnsi" w:hAnsiTheme="minorHAnsi" w:cstheme="minorHAnsi"/>
            <w:sz w:val="22"/>
          </w:rPr>
          <w:t xml:space="preserve"> at Urbana-Champaign (UIUC), </w:t>
        </w:r>
        <w:r w:rsidR="00F91A6C">
          <w:rPr>
            <w:rFonts w:asciiTheme="minorHAnsi" w:hAnsiTheme="minorHAnsi" w:cstheme="minorHAnsi"/>
            <w:sz w:val="22"/>
          </w:rPr>
          <w:t xml:space="preserve">as well as </w:t>
        </w:r>
        <w:r w:rsidR="00331A90" w:rsidRPr="00F91A6C">
          <w:rPr>
            <w:rFonts w:asciiTheme="minorHAnsi" w:hAnsiTheme="minorHAnsi" w:cstheme="minorHAnsi"/>
            <w:sz w:val="22"/>
          </w:rPr>
          <w:t>Director of the National Center for Supe</w:t>
        </w:r>
        <w:r w:rsidR="002A0425" w:rsidRPr="00F91A6C">
          <w:rPr>
            <w:rFonts w:asciiTheme="minorHAnsi" w:hAnsiTheme="minorHAnsi" w:cstheme="minorHAnsi"/>
            <w:sz w:val="22"/>
          </w:rPr>
          <w:t xml:space="preserve">rcomputing Applications (NCSA). He was also one of the principal investigators and chief architect for the NSF TeraGrid.  </w:t>
        </w:r>
      </w:ins>
    </w:p>
    <w:p w14:paraId="70859727" w14:textId="77777777" w:rsidR="00F91A6C" w:rsidRDefault="00F91A6C" w:rsidP="00F91A6C">
      <w:pPr>
        <w:rPr>
          <w:ins w:id="14" w:author="Daniel A. Reed" w:date="2026-09-25T20:05:00Z" w16du:dateUtc="2026-09-26T00:05:00Z"/>
          <w:rFonts w:asciiTheme="minorHAnsi" w:hAnsiTheme="minorHAnsi" w:cstheme="minorHAnsi"/>
          <w:sz w:val="22"/>
        </w:rPr>
      </w:pPr>
    </w:p>
    <w:p w14:paraId="5004A270" w14:textId="77777777" w:rsidR="00926E5C" w:rsidRPr="00F91A6C" w:rsidRDefault="00EA6F54" w:rsidP="00F91A6C">
      <w:pPr>
        <w:rPr>
          <w:ins w:id="15" w:author="Daniel A. Reed" w:date="2026-09-25T20:05:00Z" w16du:dateUtc="2026-09-26T00:05:00Z"/>
          <w:rFonts w:asciiTheme="minorHAnsi" w:hAnsiTheme="minorHAnsi" w:cstheme="minorHAnsi"/>
          <w:sz w:val="22"/>
        </w:rPr>
      </w:pPr>
      <w:ins w:id="16" w:author="Daniel A. Reed" w:date="2026-09-25T20:05:00Z" w16du:dateUtc="2026-09-26T00:05:00Z">
        <w:r w:rsidRPr="00F91A6C">
          <w:rPr>
            <w:rFonts w:asciiTheme="minorHAnsi" w:hAnsiTheme="minorHAnsi" w:cstheme="minorHAnsi"/>
            <w:sz w:val="22"/>
          </w:rPr>
          <w:t xml:space="preserve">Dr. Reed </w:t>
        </w:r>
        <w:r w:rsidR="00C25F7F" w:rsidRPr="00F91A6C">
          <w:rPr>
            <w:rFonts w:asciiTheme="minorHAnsi" w:hAnsiTheme="minorHAnsi" w:cstheme="minorHAnsi"/>
            <w:sz w:val="22"/>
          </w:rPr>
          <w:t xml:space="preserve">has </w:t>
        </w:r>
        <w:r w:rsidR="00DC6715" w:rsidRPr="00F91A6C">
          <w:rPr>
            <w:rFonts w:asciiTheme="minorHAnsi" w:hAnsiTheme="minorHAnsi" w:cstheme="minorHAnsi"/>
            <w:sz w:val="22"/>
          </w:rPr>
          <w:t>served as a</w:t>
        </w:r>
        <w:r w:rsidRPr="00F91A6C">
          <w:rPr>
            <w:rFonts w:asciiTheme="minorHAnsi" w:hAnsiTheme="minorHAnsi" w:cstheme="minorHAnsi"/>
            <w:sz w:val="22"/>
          </w:rPr>
          <w:t xml:space="preserve"> member of </w:t>
        </w:r>
        <w:r w:rsidR="00DC6715" w:rsidRPr="00F91A6C">
          <w:rPr>
            <w:rFonts w:asciiTheme="minorHAnsi" w:hAnsiTheme="minorHAnsi" w:cstheme="minorHAnsi"/>
            <w:sz w:val="22"/>
          </w:rPr>
          <w:t>the</w:t>
        </w:r>
        <w:r w:rsidR="00142DCE" w:rsidRPr="00F91A6C">
          <w:rPr>
            <w:rFonts w:asciiTheme="minorHAnsi" w:hAnsiTheme="minorHAnsi" w:cstheme="minorHAnsi"/>
            <w:sz w:val="22"/>
          </w:rPr>
          <w:t xml:space="preserve"> U.S.</w:t>
        </w:r>
        <w:r w:rsidR="00DC6715" w:rsidRPr="00F91A6C">
          <w:rPr>
            <w:rFonts w:asciiTheme="minorHAnsi" w:hAnsiTheme="minorHAnsi" w:cstheme="minorHAnsi"/>
            <w:sz w:val="22"/>
          </w:rPr>
          <w:t xml:space="preserve"> President’s</w:t>
        </w:r>
        <w:r w:rsidRPr="00F91A6C">
          <w:rPr>
            <w:rFonts w:asciiTheme="minorHAnsi" w:hAnsiTheme="minorHAnsi" w:cstheme="minorHAnsi"/>
            <w:sz w:val="22"/>
          </w:rPr>
          <w:t xml:space="preserve"> Council of Advisors on Science and Technology (PCAST) and </w:t>
        </w:r>
        <w:r w:rsidR="00DC6715" w:rsidRPr="00F91A6C">
          <w:rPr>
            <w:rFonts w:asciiTheme="minorHAnsi" w:hAnsiTheme="minorHAnsi" w:cstheme="minorHAnsi"/>
            <w:sz w:val="22"/>
          </w:rPr>
          <w:t>the</w:t>
        </w:r>
        <w:r w:rsidRPr="00F91A6C">
          <w:rPr>
            <w:rFonts w:asciiTheme="minorHAnsi" w:hAnsiTheme="minorHAnsi" w:cstheme="minorHAnsi"/>
            <w:sz w:val="22"/>
          </w:rPr>
          <w:t xml:space="preserve"> the President’s Information Technology Advisory Committee (PITAC</w:t>
        </w:r>
        <w:r w:rsidR="00331A90" w:rsidRPr="00F91A6C">
          <w:rPr>
            <w:rFonts w:asciiTheme="minorHAnsi" w:hAnsiTheme="minorHAnsi" w:cstheme="minorHAnsi"/>
            <w:sz w:val="22"/>
          </w:rPr>
          <w:t>).</w:t>
        </w:r>
        <w:r w:rsidR="00142DCE" w:rsidRPr="00F91A6C">
          <w:rPr>
            <w:rFonts w:asciiTheme="minorHAnsi" w:hAnsiTheme="minorHAnsi" w:cstheme="minorHAnsi"/>
            <w:sz w:val="22"/>
          </w:rPr>
          <w:t xml:space="preserve"> He </w:t>
        </w:r>
        <w:r w:rsidR="00DE5DF3" w:rsidRPr="00F91A6C">
          <w:rPr>
            <w:rFonts w:asciiTheme="minorHAnsi" w:hAnsiTheme="minorHAnsi" w:cstheme="minorHAnsi"/>
            <w:sz w:val="22"/>
          </w:rPr>
          <w:t xml:space="preserve">has served on the National Academies Board on Global Science and Technology, the International Telecommunications Union CTO Council, </w:t>
        </w:r>
        <w:r w:rsidR="00F91A6C">
          <w:rPr>
            <w:rFonts w:asciiTheme="minorHAnsi" w:hAnsiTheme="minorHAnsi" w:cstheme="minorHAnsi"/>
            <w:sz w:val="22"/>
          </w:rPr>
          <w:t xml:space="preserve">the Advisory Committee for Electronic Records for the National Archives, </w:t>
        </w:r>
        <w:r w:rsidR="00DE5DF3" w:rsidRPr="00F91A6C">
          <w:rPr>
            <w:rFonts w:asciiTheme="minorHAnsi" w:hAnsiTheme="minorHAnsi" w:cstheme="minorHAnsi"/>
            <w:sz w:val="22"/>
          </w:rPr>
          <w:t xml:space="preserve">and the ICANN Generic Names Supporting Organization Council. He is </w:t>
        </w:r>
        <w:r w:rsidR="00142DCE" w:rsidRPr="00F91A6C">
          <w:rPr>
            <w:rFonts w:asciiTheme="minorHAnsi" w:hAnsiTheme="minorHAnsi" w:cstheme="minorHAnsi"/>
            <w:sz w:val="22"/>
          </w:rPr>
          <w:t>the past chair</w:t>
        </w:r>
        <w:r w:rsidR="00C25F7F" w:rsidRPr="00F91A6C">
          <w:rPr>
            <w:rFonts w:asciiTheme="minorHAnsi" w:hAnsiTheme="minorHAnsi" w:cstheme="minorHAnsi"/>
            <w:sz w:val="22"/>
          </w:rPr>
          <w:t xml:space="preserve"> of the Board of Directors of the Computing Research Association (CR</w:t>
        </w:r>
        <w:r w:rsidR="00142DCE" w:rsidRPr="00F91A6C">
          <w:rPr>
            <w:rFonts w:asciiTheme="minorHAnsi" w:hAnsiTheme="minorHAnsi" w:cstheme="minorHAnsi"/>
            <w:sz w:val="22"/>
          </w:rPr>
          <w:t>A)</w:t>
        </w:r>
        <w:r w:rsidR="002A0425" w:rsidRPr="00F91A6C">
          <w:rPr>
            <w:rFonts w:asciiTheme="minorHAnsi" w:hAnsiTheme="minorHAnsi" w:cstheme="minorHAnsi"/>
            <w:sz w:val="22"/>
          </w:rPr>
          <w:t>, which represents PhD-granting computer science departments in North America,</w:t>
        </w:r>
        <w:r w:rsidR="00142DCE" w:rsidRPr="00F91A6C">
          <w:rPr>
            <w:rFonts w:asciiTheme="minorHAnsi" w:hAnsiTheme="minorHAnsi" w:cstheme="minorHAnsi"/>
            <w:sz w:val="22"/>
          </w:rPr>
          <w:t xml:space="preserve"> and currently serves on its government affairs c</w:t>
        </w:r>
        <w:r w:rsidR="00C25F7F" w:rsidRPr="00F91A6C">
          <w:rPr>
            <w:rFonts w:asciiTheme="minorHAnsi" w:hAnsiTheme="minorHAnsi" w:cstheme="minorHAnsi"/>
            <w:sz w:val="22"/>
          </w:rPr>
          <w:t>ommittee</w:t>
        </w:r>
        <w:r w:rsidR="005E65C3" w:rsidRPr="00F91A6C">
          <w:rPr>
            <w:rFonts w:asciiTheme="minorHAnsi" w:hAnsiTheme="minorHAnsi" w:cstheme="minorHAnsi"/>
            <w:sz w:val="22"/>
          </w:rPr>
          <w:t xml:space="preserve">. </w:t>
        </w:r>
      </w:ins>
    </w:p>
    <w:p w14:paraId="5CD8727C" w14:textId="77777777" w:rsidR="00926E5C" w:rsidRPr="00F91A6C" w:rsidRDefault="00926E5C" w:rsidP="00F91A6C">
      <w:pPr>
        <w:rPr>
          <w:ins w:id="17" w:author="Daniel A. Reed" w:date="2026-09-25T20:05:00Z" w16du:dateUtc="2026-09-26T00:05:00Z"/>
          <w:rFonts w:asciiTheme="minorHAnsi" w:hAnsiTheme="minorHAnsi" w:cstheme="minorHAnsi"/>
          <w:sz w:val="22"/>
        </w:rPr>
      </w:pPr>
    </w:p>
    <w:p w14:paraId="76ACEA0B" w14:textId="77777777" w:rsidR="002A0425" w:rsidRPr="00F91A6C" w:rsidRDefault="00DE5DF3" w:rsidP="00F91A6C">
      <w:pPr>
        <w:rPr>
          <w:ins w:id="18" w:author="Daniel A. Reed" w:date="2026-09-25T20:05:00Z" w16du:dateUtc="2026-09-26T00:05:00Z"/>
          <w:rFonts w:asciiTheme="minorHAnsi" w:hAnsiTheme="minorHAnsi" w:cstheme="minorHAnsi"/>
          <w:sz w:val="22"/>
        </w:rPr>
      </w:pPr>
      <w:ins w:id="19" w:author="Daniel A. Reed" w:date="2026-09-25T20:05:00Z" w16du:dateUtc="2026-09-26T00:05:00Z">
        <w:r w:rsidRPr="00F91A6C">
          <w:rPr>
            <w:rFonts w:asciiTheme="minorHAnsi" w:hAnsiTheme="minorHAnsi" w:cstheme="minorHAnsi"/>
            <w:sz w:val="22"/>
          </w:rPr>
          <w:t>He is the incoming chair of Section T (Informatics) of the AAAS. He</w:t>
        </w:r>
        <w:r w:rsidR="002A0425" w:rsidRPr="00F91A6C">
          <w:rPr>
            <w:rFonts w:asciiTheme="minorHAnsi" w:hAnsiTheme="minorHAnsi" w:cstheme="minorHAnsi"/>
            <w:sz w:val="22"/>
          </w:rPr>
          <w:t xml:space="preserve"> </w:t>
        </w:r>
        <w:r w:rsidR="00185125" w:rsidRPr="00F91A6C">
          <w:rPr>
            <w:rFonts w:asciiTheme="minorHAnsi" w:hAnsiTheme="minorHAnsi" w:cstheme="minorHAnsi"/>
            <w:sz w:val="22"/>
          </w:rPr>
          <w:t xml:space="preserve">currently </w:t>
        </w:r>
        <w:r w:rsidR="00926E5C" w:rsidRPr="00F91A6C">
          <w:rPr>
            <w:rFonts w:asciiTheme="minorHAnsi" w:hAnsiTheme="minorHAnsi" w:cstheme="minorHAnsi"/>
            <w:sz w:val="22"/>
          </w:rPr>
          <w:t xml:space="preserve">is a member of </w:t>
        </w:r>
        <w:r w:rsidR="00F91A6C">
          <w:rPr>
            <w:rFonts w:asciiTheme="minorHAnsi" w:hAnsiTheme="minorHAnsi" w:cstheme="minorHAnsi"/>
            <w:sz w:val="22"/>
          </w:rPr>
          <w:t>the National Science Board (NSB)</w:t>
        </w:r>
        <w:r w:rsidR="00507C63">
          <w:rPr>
            <w:rFonts w:asciiTheme="minorHAnsi" w:hAnsiTheme="minorHAnsi" w:cstheme="minorHAnsi"/>
            <w:sz w:val="22"/>
          </w:rPr>
          <w:t xml:space="preserve">, which provides oversight for the </w:t>
        </w:r>
        <w:r w:rsidR="007077B4">
          <w:rPr>
            <w:rFonts w:asciiTheme="minorHAnsi" w:hAnsiTheme="minorHAnsi" w:cstheme="minorHAnsi"/>
            <w:sz w:val="22"/>
          </w:rPr>
          <w:t xml:space="preserve">U.S. </w:t>
        </w:r>
        <w:r w:rsidR="00507C63">
          <w:rPr>
            <w:rFonts w:asciiTheme="minorHAnsi" w:hAnsiTheme="minorHAnsi" w:cstheme="minorHAnsi"/>
            <w:sz w:val="22"/>
          </w:rPr>
          <w:t>National Science Foundation</w:t>
        </w:r>
        <w:r w:rsidR="00926E5C" w:rsidRPr="00F91A6C">
          <w:rPr>
            <w:rFonts w:asciiTheme="minorHAnsi" w:hAnsiTheme="minorHAnsi" w:cstheme="minorHAnsi"/>
            <w:sz w:val="22"/>
          </w:rPr>
          <w:t xml:space="preserve">, </w:t>
        </w:r>
        <w:r w:rsidR="00185125" w:rsidRPr="00F91A6C">
          <w:rPr>
            <w:rFonts w:asciiTheme="minorHAnsi" w:hAnsiTheme="minorHAnsi" w:cstheme="minorHAnsi"/>
            <w:sz w:val="22"/>
          </w:rPr>
          <w:t>chairs</w:t>
        </w:r>
        <w:r w:rsidR="009F72FF" w:rsidRPr="00F91A6C">
          <w:rPr>
            <w:rFonts w:asciiTheme="minorHAnsi" w:hAnsiTheme="minorHAnsi" w:cstheme="minorHAnsi"/>
            <w:sz w:val="22"/>
          </w:rPr>
          <w:t xml:space="preserve"> the Department of Energy’s Advanced Scientific Computin</w:t>
        </w:r>
        <w:r w:rsidRPr="00F91A6C">
          <w:rPr>
            <w:rFonts w:asciiTheme="minorHAnsi" w:hAnsiTheme="minorHAnsi" w:cstheme="minorHAnsi"/>
            <w:sz w:val="22"/>
          </w:rPr>
          <w:t>g Advisory Committee (ASCAC), chairs</w:t>
        </w:r>
        <w:r w:rsidRPr="00F91A6C">
          <w:rPr>
            <w:rFonts w:asciiTheme="minorHAnsi" w:hAnsiTheme="minorHAnsi" w:cstheme="minorHAnsi"/>
            <w:iCs/>
            <w:sz w:val="22"/>
          </w:rPr>
          <w:t xml:space="preserve"> the </w:t>
        </w:r>
        <w:r w:rsidR="00B85277">
          <w:rPr>
            <w:rFonts w:asciiTheme="minorHAnsi" w:hAnsiTheme="minorHAnsi" w:cstheme="minorHAnsi"/>
            <w:iCs/>
            <w:sz w:val="22"/>
          </w:rPr>
          <w:t>National Academies</w:t>
        </w:r>
        <w:r w:rsidRPr="00F91A6C">
          <w:rPr>
            <w:rFonts w:asciiTheme="minorHAnsi" w:hAnsiTheme="minorHAnsi" w:cstheme="minorHAnsi"/>
            <w:iCs/>
            <w:sz w:val="22"/>
          </w:rPr>
          <w:t xml:space="preserve"> </w:t>
        </w:r>
        <w:r w:rsidRPr="00F91A6C">
          <w:rPr>
            <w:rFonts w:asciiTheme="minorHAnsi" w:hAnsiTheme="minorHAnsi" w:cstheme="minorHAnsi"/>
            <w:sz w:val="22"/>
          </w:rPr>
          <w:t>Panel on Computational Sciences at the Army Rese</w:t>
        </w:r>
        <w:r w:rsidR="00F91A6C">
          <w:rPr>
            <w:rFonts w:asciiTheme="minorHAnsi" w:hAnsiTheme="minorHAnsi" w:cstheme="minorHAnsi"/>
            <w:sz w:val="22"/>
          </w:rPr>
          <w:t>arch Laboratory, serves on the Board of D</w:t>
        </w:r>
        <w:r w:rsidRPr="00F91A6C">
          <w:rPr>
            <w:rFonts w:asciiTheme="minorHAnsi" w:hAnsiTheme="minorHAnsi" w:cstheme="minorHAnsi"/>
            <w:sz w:val="22"/>
          </w:rPr>
          <w:t>irectors for the Institute for Research on Innovation and Science (IRIS), and serves on the National Center for Optical Astronomy Management Oversight Council</w:t>
        </w:r>
        <w:r w:rsidR="007077B4">
          <w:rPr>
            <w:rFonts w:asciiTheme="minorHAnsi" w:hAnsiTheme="minorHAnsi" w:cstheme="minorHAnsi"/>
            <w:sz w:val="22"/>
          </w:rPr>
          <w:t>.</w:t>
        </w:r>
      </w:ins>
    </w:p>
    <w:p w14:paraId="629B9085" w14:textId="77777777" w:rsidR="00DE5DF3" w:rsidRPr="00F91A6C" w:rsidRDefault="00DE5DF3" w:rsidP="00F91A6C">
      <w:pPr>
        <w:rPr>
          <w:ins w:id="20" w:author="Daniel A. Reed" w:date="2026-09-25T20:05:00Z" w16du:dateUtc="2026-09-26T00:05:00Z"/>
          <w:rFonts w:asciiTheme="minorHAnsi" w:hAnsiTheme="minorHAnsi" w:cstheme="minorHAnsi"/>
          <w:sz w:val="22"/>
        </w:rPr>
      </w:pPr>
    </w:p>
    <w:p w14:paraId="05042725" w14:textId="77777777" w:rsidR="002A0425" w:rsidRPr="00F91A6C" w:rsidRDefault="002A0425" w:rsidP="00F91A6C">
      <w:pPr>
        <w:rPr>
          <w:ins w:id="21" w:author="Daniel A. Reed" w:date="2026-09-25T20:05:00Z" w16du:dateUtc="2026-09-26T00:05:00Z"/>
          <w:rFonts w:asciiTheme="minorHAnsi" w:hAnsiTheme="minorHAnsi" w:cstheme="minorHAnsi"/>
          <w:sz w:val="22"/>
        </w:rPr>
      </w:pPr>
      <w:ins w:id="22" w:author="Daniel A. Reed" w:date="2026-09-25T20:05:00Z" w16du:dateUtc="2026-09-26T00:05:00Z">
        <w:r w:rsidRPr="00F91A6C">
          <w:rPr>
            <w:rFonts w:asciiTheme="minorHAnsi" w:hAnsiTheme="minorHAnsi" w:cstheme="minorHAnsi"/>
            <w:sz w:val="22"/>
          </w:rPr>
          <w:t>Dr. Reed is a Fellow of the ACM, the IEEE and the AAAS</w:t>
        </w:r>
        <w:r w:rsidR="00926E5C" w:rsidRPr="00F91A6C">
          <w:rPr>
            <w:rFonts w:asciiTheme="minorHAnsi" w:hAnsiTheme="minorHAnsi" w:cstheme="minorHAnsi"/>
            <w:sz w:val="22"/>
          </w:rPr>
          <w:t xml:space="preserve">. He received his B.S. from Missouri University of Science and Technology </w:t>
        </w:r>
        <w:r w:rsidRPr="00F91A6C">
          <w:rPr>
            <w:rFonts w:asciiTheme="minorHAnsi" w:hAnsiTheme="minorHAnsi" w:cstheme="minorHAnsi"/>
            <w:sz w:val="22"/>
          </w:rPr>
          <w:t xml:space="preserve">and his M.S. and Ph.D. from Purdue University, all in computer science. </w:t>
        </w:r>
      </w:ins>
    </w:p>
    <w:p w14:paraId="0B5E6E57" w14:textId="77777777" w:rsidR="002A0425" w:rsidRPr="00F91A6C" w:rsidRDefault="002A0425" w:rsidP="00F91A6C">
      <w:pPr>
        <w:rPr>
          <w:ins w:id="23" w:author="Daniel A. Reed" w:date="2026-09-25T20:05:00Z" w16du:dateUtc="2026-09-26T00:05:00Z"/>
          <w:rFonts w:asciiTheme="minorHAnsi" w:hAnsiTheme="minorHAnsi" w:cstheme="minorHAnsi"/>
          <w:sz w:val="22"/>
        </w:rPr>
      </w:pPr>
    </w:p>
    <w:p w14:paraId="40BBC66A" w14:textId="77777777" w:rsidR="00C25F7F" w:rsidRPr="00F91A6C" w:rsidRDefault="00C25F7F" w:rsidP="00F91A6C">
      <w:pPr>
        <w:rPr>
          <w:ins w:id="24" w:author="Daniel A. Reed" w:date="2026-09-25T20:05:00Z" w16du:dateUtc="2026-09-26T00:05:00Z"/>
          <w:rFonts w:asciiTheme="minorHAnsi" w:hAnsiTheme="minorHAnsi" w:cstheme="minorHAnsi"/>
          <w:sz w:val="22"/>
        </w:rPr>
      </w:pPr>
      <w:ins w:id="25" w:author="Daniel A. Reed" w:date="2026-09-25T20:05:00Z" w16du:dateUtc="2026-09-26T00:05:00Z">
        <w:r w:rsidRPr="00F91A6C">
          <w:rPr>
            <w:rFonts w:asciiTheme="minorHAnsi" w:hAnsiTheme="minorHAnsi" w:cstheme="minorHAnsi"/>
            <w:b/>
            <w:bCs/>
            <w:sz w:val="22"/>
          </w:rPr>
          <w:t> </w:t>
        </w:r>
      </w:ins>
    </w:p>
    <w:p w14:paraId="7EB79CEE" w14:textId="77777777" w:rsidR="00C25F7F" w:rsidRPr="00F91A6C" w:rsidRDefault="00C25F7F" w:rsidP="00F91A6C">
      <w:pPr>
        <w:rPr>
          <w:ins w:id="26" w:author="Daniel A. Reed" w:date="2026-09-25T20:05:00Z" w16du:dateUtc="2026-09-26T00:05:00Z"/>
          <w:rFonts w:asciiTheme="minorHAnsi" w:hAnsiTheme="minorHAnsi" w:cstheme="minorHAnsi"/>
          <w:sz w:val="22"/>
        </w:rPr>
      </w:pPr>
    </w:p>
    <w:p w14:paraId="650C6127" w14:textId="77777777" w:rsidR="00EA6F54" w:rsidRPr="00F91A6C" w:rsidRDefault="00EA6F54" w:rsidP="00F91A6C">
      <w:pPr>
        <w:rPr>
          <w:ins w:id="27" w:author="Daniel A. Reed" w:date="2026-09-25T20:05:00Z" w16du:dateUtc="2026-09-26T00:05:00Z"/>
          <w:rFonts w:asciiTheme="minorHAnsi" w:hAnsiTheme="minorHAnsi" w:cstheme="minorHAnsi"/>
          <w:sz w:val="22"/>
        </w:rPr>
      </w:pPr>
    </w:p>
    <w:p w14:paraId="0D6DA3CA" w14:textId="77777777" w:rsidR="0083183D" w:rsidRPr="00886BE2" w:rsidRDefault="007A435C" w:rsidP="00C40C42">
      <w:pPr>
        <w:pStyle w:val="MSGENFONTSTYLENAMETEMPLATEROLELEVELMSGENFONTSTYLENAMEBYROLEHEADING10"/>
        <w:keepNext/>
        <w:keepLines/>
        <w:shd w:val="clear" w:color="auto" w:fill="auto"/>
        <w:spacing w:after="418" w:line="300" w:lineRule="exact"/>
        <w:ind w:left="20"/>
        <w:jc w:val="left"/>
        <w:rPr>
          <w:del w:id="28" w:author="Daniel A. Reed" w:date="2026-09-25T20:05:00Z" w16du:dateUtc="2026-09-26T00:05:00Z"/>
          <w:rFonts w:ascii="Times New Roman" w:hAnsi="Times New Roman" w:cs="Times New Roman"/>
          <w:sz w:val="24"/>
          <w:szCs w:val="24"/>
        </w:rPr>
      </w:pPr>
      <w:bookmarkStart w:id="29" w:name="bookmark0"/>
      <w:del w:id="30" w:author="Daniel A. Reed" w:date="2026-09-25T20:05:00Z" w16du:dateUtc="2026-09-26T00:05:00Z">
        <w:r w:rsidRPr="00886BE2">
          <w:rPr>
            <w:rStyle w:val="MSGENFONTSTYLENAMETEMPLATEROLELEVELMSGENFONTSTYLENAMEBYROLEHEADING11"/>
            <w:rFonts w:ascii="Times New Roman" w:hAnsi="Times New Roman" w:cs="Times New Roman"/>
            <w:sz w:val="24"/>
            <w:szCs w:val="24"/>
          </w:rPr>
          <w:lastRenderedPageBreak/>
          <w:delText>Frequently Asked Questions and Answers</w:delText>
        </w:r>
        <w:bookmarkEnd w:id="29"/>
      </w:del>
    </w:p>
    <w:p w14:paraId="42313182" w14:textId="77777777" w:rsidR="0083183D" w:rsidRPr="00886BE2" w:rsidRDefault="007A435C" w:rsidP="00C40C42">
      <w:pPr>
        <w:pStyle w:val="MSGENFONTSTYLENAMETEMPLATEROLELEVELMSGENFONTSTYLENAMEBYROLEHEADING20"/>
        <w:keepNext/>
        <w:keepLines/>
        <w:shd w:val="clear" w:color="auto" w:fill="auto"/>
        <w:spacing w:before="0" w:after="0" w:line="260" w:lineRule="exact"/>
        <w:ind w:left="20"/>
        <w:jc w:val="left"/>
        <w:rPr>
          <w:del w:id="31" w:author="Daniel A. Reed" w:date="2026-09-25T20:05:00Z" w16du:dateUtc="2026-09-26T00:05:00Z"/>
          <w:rFonts w:ascii="Times New Roman" w:hAnsi="Times New Roman" w:cs="Times New Roman"/>
          <w:sz w:val="24"/>
          <w:szCs w:val="24"/>
        </w:rPr>
      </w:pPr>
      <w:bookmarkStart w:id="32" w:name="bookmark1"/>
      <w:del w:id="33" w:author="Daniel A. Reed" w:date="2026-09-25T20:05:00Z" w16du:dateUtc="2026-09-26T00:05:00Z">
        <w:r w:rsidRPr="00886BE2">
          <w:rPr>
            <w:rStyle w:val="MSGENFONTSTYLENAMETEMPLATEROLELEVELMSGENFONTSTYLENAMEBYROLEHEADING2"/>
            <w:rFonts w:ascii="Times New Roman" w:hAnsi="Times New Roman" w:cs="Times New Roman"/>
            <w:sz w:val="24"/>
            <w:szCs w:val="24"/>
          </w:rPr>
          <w:delText>Who can apply?</w:delText>
        </w:r>
        <w:bookmarkEnd w:id="32"/>
      </w:del>
    </w:p>
    <w:p w14:paraId="744519BF" w14:textId="77777777" w:rsidR="0083183D" w:rsidRPr="00886BE2" w:rsidRDefault="007A435C" w:rsidP="00886BE2">
      <w:pPr>
        <w:pStyle w:val="MSGENFONTSTYLENAMETEMPLATEROLEMSGENFONTSTYLENAMEBYROLETEXT0"/>
        <w:shd w:val="clear" w:color="auto" w:fill="auto"/>
        <w:spacing w:before="0" w:after="14"/>
        <w:ind w:left="20" w:right="20"/>
        <w:rPr>
          <w:del w:id="34" w:author="Daniel A. Reed" w:date="2026-09-25T20:05:00Z" w16du:dateUtc="2026-09-26T00:05:00Z"/>
          <w:rStyle w:val="MSGENFONTSTYLENAMETEMPLATEROLEMSGENFONTSTYLENAMEBYROLETEXT"/>
        </w:rPr>
      </w:pPr>
      <w:del w:id="35" w:author="Daniel A. Reed" w:date="2026-09-25T20:05:00Z" w16du:dateUtc="2026-09-26T00:05:00Z">
        <w:r w:rsidRPr="00886BE2">
          <w:rPr>
            <w:rStyle w:val="MSGENFONTSTYLENAMETEMPLATEROLEMSGENFONTSTYLENAMEBYROLETEXT"/>
          </w:rPr>
          <w:delText>The South Dakota Solid Waste Management Association provides scholarships annually to</w:delText>
        </w:r>
        <w:r w:rsidR="00C40C42" w:rsidRPr="00886BE2">
          <w:rPr>
            <w:rStyle w:val="MSGENFONTSTYLENAMETEMPLATEROLEMSGENFONTSTYLENAMEBYROLETEXT"/>
          </w:rPr>
          <w:delText xml:space="preserve"> </w:delText>
        </w:r>
        <w:r w:rsidRPr="00886BE2">
          <w:rPr>
            <w:rStyle w:val="MSGENFONTSTYLENAMETEMPLATEROLEMSGENFONTSTYLENAMEBYROLETEXT"/>
          </w:rPr>
          <w:delText>students with directed studies relating to the protection and enhancement of our natural</w:delText>
        </w:r>
        <w:r w:rsidR="00C40C42" w:rsidRPr="00886BE2">
          <w:rPr>
            <w:rStyle w:val="MSGENFONTSTYLENAMETEMPLATEROLEMSGENFONTSTYLENAMEBYROLETEXT"/>
          </w:rPr>
          <w:delText xml:space="preserve"> </w:delText>
        </w:r>
        <w:r w:rsidRPr="00886BE2">
          <w:rPr>
            <w:rStyle w:val="MSGENFONTSTYLENAMETEMPLATEROLEMSGENFONTSTYLENAMEBYROLETEXT"/>
          </w:rPr>
          <w:delText>resources and environment, and/or the solid waste industry or similar fields. Preference</w:delText>
        </w:r>
        <w:r w:rsidR="00C40C42" w:rsidRPr="00886BE2">
          <w:rPr>
            <w:rStyle w:val="MSGENFONTSTYLENAMETEMPLATEROLEMSGENFONTSTYLENAMEBYROLETEXT"/>
          </w:rPr>
          <w:delText xml:space="preserve"> </w:delText>
        </w:r>
        <w:r w:rsidRPr="00886BE2">
          <w:rPr>
            <w:rStyle w:val="MSGENFONTSTYLENAMETEMPLATEROLEMSGENFONTSTYLENAMEBYROLETEXT"/>
          </w:rPr>
          <w:delText>will be given to: South Dakota residents intending study at South Dakota institutions of</w:delText>
        </w:r>
        <w:r w:rsidR="00C40C42" w:rsidRPr="00886BE2">
          <w:rPr>
            <w:rStyle w:val="MSGENFONTSTYLENAMETEMPLATEROLEMSGENFONTSTYLENAMEBYROLETEXT"/>
          </w:rPr>
          <w:delText xml:space="preserve"> </w:delText>
        </w:r>
        <w:r w:rsidRPr="00886BE2">
          <w:rPr>
            <w:rStyle w:val="MSGENFONTSTYLENAMETEMPLATEROLEMSGENFONTSTYLENAMEBYROLETEXT"/>
          </w:rPr>
          <w:delText>higher learning, vocational school, or other post-secondary trade school; high school seniors</w:delText>
        </w:r>
        <w:r w:rsidR="00C40C42" w:rsidRPr="00886BE2">
          <w:rPr>
            <w:rStyle w:val="MSGENFONTSTYLENAMETEMPLATEROLEMSGENFONTSTYLENAMEBYROLETEXT"/>
          </w:rPr>
          <w:delText xml:space="preserve"> </w:delText>
        </w:r>
        <w:r w:rsidRPr="00886BE2">
          <w:rPr>
            <w:rStyle w:val="MSGENFONTSTYLENAMETEMPLATEROLEMSGENFONTSTYLENAMEBYROLETEXT"/>
          </w:rPr>
          <w:delText>and students enrolled full time or part time in a South Dakota post-secondary school.</w:delText>
        </w:r>
        <w:r w:rsidR="00C40C42" w:rsidRPr="00886BE2">
          <w:rPr>
            <w:rStyle w:val="MSGENFONTSTYLENAMETEMPLATEROLEMSGENFONTSTYLENAMEBYROLETEXT"/>
          </w:rPr>
          <w:delText xml:space="preserve">  </w:delText>
        </w:r>
        <w:r w:rsidRPr="00886BE2">
          <w:rPr>
            <w:rStyle w:val="MSGENFONTSTYLENAMETEMPLATEROLEMSGENFONTSTYLENAMEBYROLETEXT"/>
          </w:rPr>
          <w:delText>Students who have received an SDSWMA scholarship in the past are eligible to apply each</w:delText>
        </w:r>
        <w:r w:rsidR="00C40C42" w:rsidRPr="00886BE2">
          <w:rPr>
            <w:rStyle w:val="MSGENFONTSTYLENAMETEMPLATEROLEMSGENFONTSTYLENAMEBYROLETEXT"/>
          </w:rPr>
          <w:delText xml:space="preserve"> </w:delText>
        </w:r>
        <w:r w:rsidRPr="00886BE2">
          <w:rPr>
            <w:rStyle w:val="MSGENFONTSTYLENAMETEMPLATEROLEMSGENFONTSTYLENAMEBYROLETEXT"/>
          </w:rPr>
          <w:delText>year although preference will be given to new applicants. Children and spouses of</w:delText>
        </w:r>
        <w:r w:rsidR="00C40C42" w:rsidRPr="00886BE2">
          <w:rPr>
            <w:rStyle w:val="MSGENFONTSTYLENAMETEMPLATEROLEMSGENFONTSTYLENAMEBYROLETEXT"/>
          </w:rPr>
          <w:delText xml:space="preserve"> </w:delText>
        </w:r>
        <w:r w:rsidRPr="00886BE2">
          <w:rPr>
            <w:rStyle w:val="MSGENFONTSTYLENAMETEMPLATEROLEMSGENFONTSTYLENAMEBYROLETEXT"/>
          </w:rPr>
          <w:delText>Scholarship Committee members are not eligible.</w:delText>
        </w:r>
      </w:del>
    </w:p>
    <w:p w14:paraId="19F9A635" w14:textId="77777777" w:rsidR="00C40C42" w:rsidRPr="00886BE2" w:rsidRDefault="00C40C42" w:rsidP="00C40C42">
      <w:pPr>
        <w:pStyle w:val="MSGENFONTSTYLENAMETEMPLATEROLEMSGENFONTSTYLENAMEBYROLETEXT0"/>
        <w:shd w:val="clear" w:color="auto" w:fill="auto"/>
        <w:spacing w:before="0" w:after="14"/>
        <w:ind w:left="20" w:right="20"/>
        <w:jc w:val="left"/>
        <w:rPr>
          <w:del w:id="36" w:author="Daniel A. Reed" w:date="2026-09-25T20:05:00Z" w16du:dateUtc="2026-09-26T00:05:00Z"/>
        </w:rPr>
      </w:pPr>
    </w:p>
    <w:p w14:paraId="1969EF6F" w14:textId="77777777" w:rsidR="0083183D" w:rsidRPr="00886BE2" w:rsidRDefault="007A435C" w:rsidP="00C40C42">
      <w:pPr>
        <w:pStyle w:val="MSGENFONTSTYLENAMETEMPLATEROLELEVELMSGENFONTSTYLENAMEBYROLEHEADING20"/>
        <w:keepNext/>
        <w:keepLines/>
        <w:shd w:val="clear" w:color="auto" w:fill="auto"/>
        <w:spacing w:before="0" w:after="0" w:line="322" w:lineRule="exact"/>
        <w:ind w:left="20" w:right="20"/>
        <w:jc w:val="left"/>
        <w:rPr>
          <w:del w:id="37" w:author="Daniel A. Reed" w:date="2026-09-25T20:05:00Z" w16du:dateUtc="2026-09-26T00:05:00Z"/>
          <w:rFonts w:ascii="Times New Roman" w:hAnsi="Times New Roman" w:cs="Times New Roman"/>
          <w:sz w:val="24"/>
          <w:szCs w:val="24"/>
        </w:rPr>
      </w:pPr>
      <w:bookmarkStart w:id="38" w:name="bookmark2"/>
      <w:del w:id="39" w:author="Daniel A. Reed" w:date="2026-09-25T20:05:00Z" w16du:dateUtc="2026-09-26T00:05:00Z">
        <w:r w:rsidRPr="00886BE2">
          <w:rPr>
            <w:rStyle w:val="MSGENFONTSTYLENAMETEMPLATEROLELEVELMSGENFONTSTYLENAMEBYROLEHEADING2"/>
            <w:rFonts w:ascii="Times New Roman" w:hAnsi="Times New Roman" w:cs="Times New Roman"/>
            <w:sz w:val="24"/>
            <w:szCs w:val="24"/>
          </w:rPr>
          <w:delText>How many scholarships are awarded annually and what are the dollar</w:delText>
        </w:r>
        <w:r w:rsidR="00886BE2" w:rsidRPr="00886BE2">
          <w:rPr>
            <w:rStyle w:val="MSGENFONTSTYLENAMETEMPLATEROLELEVELMSGENFONTSTYLENAMEBYROLEHEADING2"/>
            <w:rFonts w:ascii="Times New Roman" w:hAnsi="Times New Roman" w:cs="Times New Roman"/>
            <w:sz w:val="24"/>
            <w:szCs w:val="24"/>
          </w:rPr>
          <w:delText xml:space="preserve"> </w:delText>
        </w:r>
        <w:r w:rsidR="00886BE2">
          <w:rPr>
            <w:rStyle w:val="MSGENFONTSTYLENAMETEMPLATEROLELEVELMSGENFONTSTYLENAMEBYROLEHEADING2"/>
            <w:rFonts w:ascii="Times New Roman" w:hAnsi="Times New Roman" w:cs="Times New Roman"/>
            <w:sz w:val="24"/>
            <w:szCs w:val="24"/>
          </w:rPr>
          <w:delText>amounts of these s</w:delText>
        </w:r>
        <w:r w:rsidRPr="00886BE2">
          <w:rPr>
            <w:rStyle w:val="MSGENFONTSTYLENAMETEMPLATEROLELEVELMSGENFONTSTYLENAMEBYROLEHEADING2"/>
            <w:rFonts w:ascii="Times New Roman" w:hAnsi="Times New Roman" w:cs="Times New Roman"/>
            <w:sz w:val="24"/>
            <w:szCs w:val="24"/>
          </w:rPr>
          <w:delText>cholarships?</w:delText>
        </w:r>
        <w:bookmarkEnd w:id="38"/>
      </w:del>
    </w:p>
    <w:p w14:paraId="1013474D" w14:textId="77777777" w:rsidR="0083183D" w:rsidRPr="00886BE2" w:rsidRDefault="00001713" w:rsidP="00886BE2">
      <w:pPr>
        <w:pStyle w:val="MSGENFONTSTYLENAMETEMPLATEROLEMSGENFONTSTYLENAMEBYROLETEXT0"/>
        <w:shd w:val="clear" w:color="auto" w:fill="auto"/>
        <w:spacing w:before="0" w:after="63"/>
        <w:ind w:left="20" w:right="20"/>
        <w:rPr>
          <w:del w:id="40" w:author="Daniel A. Reed" w:date="2026-09-25T20:05:00Z" w16du:dateUtc="2026-09-26T00:05:00Z"/>
          <w:rStyle w:val="MSGENFONTSTYLENAMETEMPLATEROLEMSGENFONTSTYLENAMEBYROLETEXT"/>
        </w:rPr>
      </w:pPr>
      <w:del w:id="41" w:author="Daniel A. Reed" w:date="2026-09-25T20:05:00Z" w16du:dateUtc="2026-09-26T00:05:00Z">
        <w:r>
          <w:rPr>
            <w:rStyle w:val="MSGENFONTSTYLENAMETEMPLATEROLEMSGENFONTSTYLENAMEBYROLETEXT"/>
          </w:rPr>
          <w:delText>The SDSWMA normally awards 2 - 4</w:delText>
        </w:r>
        <w:r w:rsidR="007A435C" w:rsidRPr="00886BE2">
          <w:rPr>
            <w:rStyle w:val="MSGENFONTSTYLENAMETEMPLATEROLEMSGENFONTSTYLENAMEBYROLETEXT"/>
          </w:rPr>
          <w:delText xml:space="preserve"> scholarships annually; however, more may be</w:delText>
        </w:r>
        <w:r w:rsidR="00C40C42" w:rsidRPr="00886BE2">
          <w:rPr>
            <w:rStyle w:val="MSGENFONTSTYLENAMETEMPLATEROLEMSGENFONTSTYLENAMEBYROLETEXT"/>
          </w:rPr>
          <w:delText xml:space="preserve"> </w:delText>
        </w:r>
        <w:r w:rsidR="007A435C" w:rsidRPr="00886BE2">
          <w:rPr>
            <w:rStyle w:val="MSGENFONTSTYLENAMETEMPLATEROLEMSGENFONTSTYLENAMEBYROLETEXT"/>
          </w:rPr>
          <w:delText>awarded depending on the number of applications received and available funds. The</w:delText>
        </w:r>
        <w:r w:rsidR="00C40C42" w:rsidRPr="00886BE2">
          <w:rPr>
            <w:rStyle w:val="MSGENFONTSTYLENAMETEMPLATEROLEMSGENFONTSTYLENAMEBYROLETEXT"/>
          </w:rPr>
          <w:delText xml:space="preserve"> </w:delText>
        </w:r>
        <w:r w:rsidR="007A435C" w:rsidRPr="00886BE2">
          <w:rPr>
            <w:rStyle w:val="MSGENFONTSTYLENAMETEMPLATEROLEMSGENFONTSTYLENAMEBYROLETEXT"/>
          </w:rPr>
          <w:delText>scholarships generally range from $</w:delText>
        </w:r>
        <w:r w:rsidR="00C40C42" w:rsidRPr="00886BE2">
          <w:rPr>
            <w:rStyle w:val="MSGENFONTSTYLENAMETEMPLATEROLEMSGENFONTSTYLENAMEBYROLETEXT"/>
          </w:rPr>
          <w:delText>1000 to $2000</w:delText>
        </w:r>
        <w:r w:rsidR="007A435C" w:rsidRPr="00886BE2">
          <w:rPr>
            <w:rStyle w:val="MSGENFONTSTYLENAMETEMPLATEROLEMSGENFONTSTYLENAMEBYROLETEXT"/>
          </w:rPr>
          <w:delText>.</w:delText>
        </w:r>
        <w:r w:rsidR="00CF713C">
          <w:rPr>
            <w:rStyle w:val="MSGENFONTSTYLENAMETEMPLATEROLEMSGENFONTSTYLENAMEBYROLETEXT"/>
          </w:rPr>
          <w:delText xml:space="preserve">  In 2019</w:delText>
        </w:r>
        <w:r w:rsidR="00886BE2">
          <w:rPr>
            <w:rStyle w:val="MSGENFONTSTYLENAMETEMPLATEROLEMSGENFONTSTYLENAMEBYROLETEXT"/>
          </w:rPr>
          <w:delText>, a total</w:delText>
        </w:r>
        <w:r w:rsidR="00CF713C">
          <w:rPr>
            <w:rStyle w:val="MSGENFONTSTYLENAMETEMPLATEROLEMSGENFONTSTYLENAMEBYROLETEXT"/>
          </w:rPr>
          <w:delText xml:space="preserve"> of $4</w:delText>
        </w:r>
        <w:r w:rsidR="0012690E">
          <w:rPr>
            <w:rStyle w:val="MSGENFONTSTYLENAMETEMPLATEROLEMSGENFONTSTYLENAMEBYROLETEXT"/>
          </w:rPr>
          <w:delText>,000 was awarded between 4</w:delText>
        </w:r>
        <w:r w:rsidR="00886BE2">
          <w:rPr>
            <w:rStyle w:val="MSGENFONTSTYLENAMETEMPLATEROLEMSGENFONTSTYLENAMEBYROLETEXT"/>
          </w:rPr>
          <w:delText xml:space="preserve"> students!</w:delText>
        </w:r>
      </w:del>
    </w:p>
    <w:p w14:paraId="4EA2FD82" w14:textId="77777777" w:rsidR="00C40C42" w:rsidRPr="00886BE2" w:rsidRDefault="00C40C42" w:rsidP="00C40C42">
      <w:pPr>
        <w:pStyle w:val="MSGENFONTSTYLENAMETEMPLATEROLEMSGENFONTSTYLENAMEBYROLETEXT0"/>
        <w:shd w:val="clear" w:color="auto" w:fill="auto"/>
        <w:spacing w:before="0" w:after="63"/>
        <w:ind w:left="20" w:right="20"/>
        <w:jc w:val="left"/>
        <w:rPr>
          <w:del w:id="42" w:author="Daniel A. Reed" w:date="2026-09-25T20:05:00Z" w16du:dateUtc="2026-09-26T00:05:00Z"/>
        </w:rPr>
      </w:pPr>
    </w:p>
    <w:p w14:paraId="5DE44854" w14:textId="77777777" w:rsidR="0083183D" w:rsidRPr="00886BE2" w:rsidRDefault="007A435C" w:rsidP="00C40C42">
      <w:pPr>
        <w:pStyle w:val="MSGENFONTSTYLENAMETEMPLATEROLELEVELMSGENFONTSTYLENAMEBYROLEHEADING20"/>
        <w:keepNext/>
        <w:keepLines/>
        <w:shd w:val="clear" w:color="auto" w:fill="auto"/>
        <w:spacing w:before="0" w:after="0" w:line="260" w:lineRule="exact"/>
        <w:ind w:left="20"/>
        <w:jc w:val="left"/>
        <w:rPr>
          <w:del w:id="43" w:author="Daniel A. Reed" w:date="2026-09-25T20:05:00Z" w16du:dateUtc="2026-09-26T00:05:00Z"/>
          <w:rFonts w:ascii="Times New Roman" w:hAnsi="Times New Roman" w:cs="Times New Roman"/>
          <w:sz w:val="24"/>
          <w:szCs w:val="24"/>
        </w:rPr>
      </w:pPr>
      <w:bookmarkStart w:id="44" w:name="bookmark3"/>
      <w:del w:id="45" w:author="Daniel A. Reed" w:date="2026-09-25T20:05:00Z" w16du:dateUtc="2026-09-26T00:05:00Z">
        <w:r w:rsidRPr="00886BE2">
          <w:rPr>
            <w:rStyle w:val="MSGENFONTSTYLENAMETEMPLATEROLELEVELMSGENFONTSTYLENAMEBYROLEHEADING2"/>
            <w:rFonts w:ascii="Times New Roman" w:hAnsi="Times New Roman" w:cs="Times New Roman"/>
            <w:sz w:val="24"/>
            <w:szCs w:val="24"/>
          </w:rPr>
          <w:delText>How do I apply?</w:delText>
        </w:r>
        <w:bookmarkEnd w:id="44"/>
      </w:del>
    </w:p>
    <w:p w14:paraId="19B7B222" w14:textId="77777777" w:rsidR="0083183D" w:rsidRPr="00886BE2" w:rsidRDefault="007A435C" w:rsidP="00886BE2">
      <w:pPr>
        <w:pStyle w:val="MSGENFONTSTYLENAMETEMPLATEROLEMSGENFONTSTYLENAMEBYROLETEXT0"/>
        <w:shd w:val="clear" w:color="auto" w:fill="auto"/>
        <w:spacing w:before="0" w:after="63"/>
        <w:ind w:left="20" w:right="20"/>
        <w:rPr>
          <w:del w:id="46" w:author="Daniel A. Reed" w:date="2026-09-25T20:05:00Z" w16du:dateUtc="2026-09-26T00:05:00Z"/>
          <w:rStyle w:val="MSGENFONTSTYLENAMETEMPLATEROLEMSGENFONTSTYLENAMEBYROLETEXT"/>
        </w:rPr>
      </w:pPr>
      <w:del w:id="47" w:author="Daniel A. Reed" w:date="2026-09-25T20:05:00Z" w16du:dateUtc="2026-09-26T00:05:00Z">
        <w:r w:rsidRPr="00886BE2">
          <w:rPr>
            <w:rStyle w:val="MSGENFONTSTYLENAMETEMPLATEROLEMSGENFONTSTYLENAMEBYROLETEXT"/>
          </w:rPr>
          <w:delText>An applicant must submit a letter of application addressing the information requested on</w:delText>
        </w:r>
        <w:r w:rsidR="00C40C42" w:rsidRPr="00886BE2">
          <w:rPr>
            <w:rStyle w:val="MSGENFONTSTYLENAMETEMPLATEROLEMSGENFONTSTYLENAMEBYROLETEXT"/>
          </w:rPr>
          <w:delText xml:space="preserve"> </w:delText>
        </w:r>
        <w:r w:rsidRPr="00886BE2">
          <w:rPr>
            <w:rStyle w:val="MSGENFONTSTYLENAMETEMPLATEROLEMSGENFONTSTYLENAMEBYROLETEXT"/>
          </w:rPr>
          <w:delText>the scholarship application notice.</w:delText>
        </w:r>
      </w:del>
    </w:p>
    <w:p w14:paraId="3739803E" w14:textId="77777777" w:rsidR="00C40C42" w:rsidRPr="00886BE2" w:rsidRDefault="00C40C42" w:rsidP="00C40C42">
      <w:pPr>
        <w:pStyle w:val="MSGENFONTSTYLENAMETEMPLATEROLEMSGENFONTSTYLENAMEBYROLETEXT0"/>
        <w:shd w:val="clear" w:color="auto" w:fill="auto"/>
        <w:spacing w:before="0" w:after="63"/>
        <w:ind w:left="20" w:right="20"/>
        <w:jc w:val="left"/>
        <w:rPr>
          <w:del w:id="48" w:author="Daniel A. Reed" w:date="2026-09-25T20:05:00Z" w16du:dateUtc="2026-09-26T00:05:00Z"/>
        </w:rPr>
      </w:pPr>
    </w:p>
    <w:p w14:paraId="33F9A5B6" w14:textId="77777777" w:rsidR="0083183D" w:rsidRPr="00886BE2" w:rsidRDefault="007A435C" w:rsidP="00C40C42">
      <w:pPr>
        <w:pStyle w:val="MSGENFONTSTYLENAMETEMPLATEROLELEVELMSGENFONTSTYLENAMEBYROLEHEADING20"/>
        <w:keepNext/>
        <w:keepLines/>
        <w:shd w:val="clear" w:color="auto" w:fill="auto"/>
        <w:spacing w:before="0" w:after="0" w:line="260" w:lineRule="exact"/>
        <w:ind w:left="20"/>
        <w:jc w:val="left"/>
        <w:rPr>
          <w:del w:id="49" w:author="Daniel A. Reed" w:date="2026-09-25T20:05:00Z" w16du:dateUtc="2026-09-26T00:05:00Z"/>
          <w:rFonts w:ascii="Times New Roman" w:hAnsi="Times New Roman" w:cs="Times New Roman"/>
          <w:sz w:val="24"/>
          <w:szCs w:val="24"/>
        </w:rPr>
      </w:pPr>
      <w:bookmarkStart w:id="50" w:name="bookmark4"/>
      <w:del w:id="51" w:author="Daniel A. Reed" w:date="2026-09-25T20:05:00Z" w16du:dateUtc="2026-09-26T00:05:00Z">
        <w:r w:rsidRPr="00886BE2">
          <w:rPr>
            <w:rStyle w:val="MSGENFONTSTYLENAMETEMPLATEROLELEVELMSGENFONTSTYLENAMEBYROLEHEADING2"/>
            <w:rFonts w:ascii="Times New Roman" w:hAnsi="Times New Roman" w:cs="Times New Roman"/>
            <w:sz w:val="24"/>
            <w:szCs w:val="24"/>
          </w:rPr>
          <w:delText>When is the application deadline?</w:delText>
        </w:r>
        <w:bookmarkEnd w:id="50"/>
      </w:del>
    </w:p>
    <w:p w14:paraId="0B571322" w14:textId="77777777" w:rsidR="0083183D" w:rsidRPr="00886BE2" w:rsidRDefault="007A435C" w:rsidP="00886BE2">
      <w:pPr>
        <w:pStyle w:val="MSGENFONTSTYLENAMETEMPLATEROLEMSGENFONTSTYLENAMEBYROLETEXT0"/>
        <w:shd w:val="clear" w:color="auto" w:fill="auto"/>
        <w:spacing w:before="0" w:after="0" w:line="220" w:lineRule="exact"/>
        <w:ind w:left="20"/>
        <w:rPr>
          <w:del w:id="52" w:author="Daniel A. Reed" w:date="2026-09-25T20:05:00Z" w16du:dateUtc="2026-09-26T00:05:00Z"/>
          <w:rStyle w:val="MSGENFONTSTYLENAMETEMPLATEROLEMSGENFONTSTYLENAMEBYROLETEXT"/>
        </w:rPr>
      </w:pPr>
      <w:del w:id="53" w:author="Daniel A. Reed" w:date="2026-09-25T20:05:00Z" w16du:dateUtc="2026-09-26T00:05:00Z">
        <w:r w:rsidRPr="00886BE2">
          <w:rPr>
            <w:rStyle w:val="MSGENFONTSTYLENAMETEMPLATEROLEMSGENFONTSTYLENAMEBYROLETEXT"/>
          </w:rPr>
          <w:delText>Applications must be postmarked or submitted by January 15.</w:delText>
        </w:r>
      </w:del>
    </w:p>
    <w:p w14:paraId="2685B4ED" w14:textId="77777777" w:rsidR="00C40C42" w:rsidRPr="00886BE2" w:rsidRDefault="00C40C42" w:rsidP="00C40C42">
      <w:pPr>
        <w:pStyle w:val="MSGENFONTSTYLENAMETEMPLATEROLEMSGENFONTSTYLENAMEBYROLETEXT0"/>
        <w:shd w:val="clear" w:color="auto" w:fill="auto"/>
        <w:spacing w:before="0" w:after="0" w:line="220" w:lineRule="exact"/>
        <w:ind w:left="20"/>
        <w:jc w:val="left"/>
        <w:rPr>
          <w:del w:id="54" w:author="Daniel A. Reed" w:date="2026-09-25T20:05:00Z" w16du:dateUtc="2026-09-26T00:05:00Z"/>
        </w:rPr>
      </w:pPr>
    </w:p>
    <w:p w14:paraId="727ABD10" w14:textId="77777777" w:rsidR="0083183D" w:rsidRPr="00886BE2" w:rsidRDefault="007A435C" w:rsidP="00C40C42">
      <w:pPr>
        <w:pStyle w:val="MSGENFONTSTYLENAMETEMPLATEROLELEVELMSGENFONTSTYLENAMEBYROLEHEADING20"/>
        <w:keepNext/>
        <w:keepLines/>
        <w:shd w:val="clear" w:color="auto" w:fill="auto"/>
        <w:spacing w:before="0" w:after="0" w:line="322" w:lineRule="exact"/>
        <w:ind w:left="20" w:right="20"/>
        <w:jc w:val="left"/>
        <w:rPr>
          <w:del w:id="55" w:author="Daniel A. Reed" w:date="2026-09-25T20:05:00Z" w16du:dateUtc="2026-09-26T00:05:00Z"/>
          <w:rFonts w:ascii="Times New Roman" w:hAnsi="Times New Roman" w:cs="Times New Roman"/>
          <w:sz w:val="24"/>
          <w:szCs w:val="24"/>
        </w:rPr>
      </w:pPr>
      <w:bookmarkStart w:id="56" w:name="bookmark5"/>
      <w:del w:id="57" w:author="Daniel A. Reed" w:date="2026-09-25T20:05:00Z" w16du:dateUtc="2026-09-26T00:05:00Z">
        <w:r w:rsidRPr="00886BE2">
          <w:rPr>
            <w:rStyle w:val="MSGENFONTSTYLENAMETEMPLATEROLELEVELMSGENFONTSTYLENAMEBYROLEHEADING2"/>
            <w:rFonts w:ascii="Times New Roman" w:hAnsi="Times New Roman" w:cs="Times New Roman"/>
            <w:sz w:val="24"/>
            <w:szCs w:val="24"/>
          </w:rPr>
          <w:delText>What types of coursework or degrees are considered "environmental"</w:delText>
        </w:r>
        <w:r w:rsidR="00A42C19" w:rsidRPr="00886BE2">
          <w:rPr>
            <w:rStyle w:val="MSGENFONTSTYLENAMETEMPLATEROLELEVELMSGENFONTSTYLENAMEBYROLEHEADING2"/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886BE2">
          <w:rPr>
            <w:rStyle w:val="MSGENFONTSTYLENAMETEMPLATEROLELEVELMSGENFONTSTYLENAMEBYROLEHEADING2"/>
            <w:rFonts w:ascii="Times New Roman" w:hAnsi="Times New Roman" w:cs="Times New Roman"/>
            <w:sz w:val="24"/>
            <w:szCs w:val="24"/>
          </w:rPr>
          <w:delText>or "supporting fields"?</w:delText>
        </w:r>
        <w:bookmarkEnd w:id="56"/>
      </w:del>
    </w:p>
    <w:p w14:paraId="69B40E43" w14:textId="77777777" w:rsidR="0083183D" w:rsidRPr="00886BE2" w:rsidRDefault="007A435C" w:rsidP="00886BE2">
      <w:pPr>
        <w:pStyle w:val="MSGENFONTSTYLENAMETEMPLATEROLEMSGENFONTSTYLENAMEBYROLETEXT0"/>
        <w:shd w:val="clear" w:color="auto" w:fill="auto"/>
        <w:spacing w:before="0" w:after="63"/>
        <w:ind w:left="20" w:right="20"/>
        <w:rPr>
          <w:del w:id="58" w:author="Daniel A. Reed" w:date="2026-09-25T20:05:00Z" w16du:dateUtc="2026-09-26T00:05:00Z"/>
          <w:rStyle w:val="MSGENFONTSTYLENAMETEMPLATEROLEMSGENFONTSTYLENAMEBYROLETEXT"/>
        </w:rPr>
      </w:pPr>
      <w:del w:id="59" w:author="Daniel A. Reed" w:date="2026-09-25T20:05:00Z" w16du:dateUtc="2026-09-26T00:05:00Z">
        <w:r w:rsidRPr="00886BE2">
          <w:rPr>
            <w:rStyle w:val="MSGENFONTSTYLENAMETEMPLATEROLEMSGENFONTSTYLENAMEBYROLETEXT"/>
          </w:rPr>
          <w:delText>Studies relating to the protection and enhancement of our natural resources and</w:delText>
        </w:r>
        <w:r w:rsidR="00C40C42" w:rsidRPr="00886BE2">
          <w:rPr>
            <w:rStyle w:val="MSGENFONTSTYLENAMETEMPLATEROLEMSGENFONTSTYLENAMEBYROLETEXT"/>
          </w:rPr>
          <w:delText xml:space="preserve"> </w:delText>
        </w:r>
        <w:r w:rsidRPr="00886BE2">
          <w:rPr>
            <w:rStyle w:val="MSGENFONTSTYLENAMETEMPLATEROLEMSGENFONTSTYLENAMEBYROLETEXT"/>
          </w:rPr>
          <w:delText>environment, and/or the solid waste industry or similar fields will be considered.</w:delText>
        </w:r>
      </w:del>
    </w:p>
    <w:p w14:paraId="3B941F7E" w14:textId="77777777" w:rsidR="00C40C42" w:rsidRPr="00886BE2" w:rsidRDefault="00C40C42" w:rsidP="00C40C42">
      <w:pPr>
        <w:pStyle w:val="MSGENFONTSTYLENAMETEMPLATEROLEMSGENFONTSTYLENAMEBYROLETEXT0"/>
        <w:shd w:val="clear" w:color="auto" w:fill="auto"/>
        <w:spacing w:before="0" w:after="63"/>
        <w:ind w:left="20" w:right="20"/>
        <w:jc w:val="left"/>
        <w:rPr>
          <w:del w:id="60" w:author="Daniel A. Reed" w:date="2026-09-25T20:05:00Z" w16du:dateUtc="2026-09-26T00:05:00Z"/>
        </w:rPr>
      </w:pPr>
    </w:p>
    <w:p w14:paraId="3C8907FB" w14:textId="77777777" w:rsidR="0083183D" w:rsidRPr="00886BE2" w:rsidRDefault="007A435C" w:rsidP="00C40C42">
      <w:pPr>
        <w:pStyle w:val="MSGENFONTSTYLENAMETEMPLATEROLELEVELMSGENFONTSTYLENAMEBYROLEHEADING20"/>
        <w:keepNext/>
        <w:keepLines/>
        <w:shd w:val="clear" w:color="auto" w:fill="auto"/>
        <w:spacing w:before="0" w:after="0" w:line="260" w:lineRule="exact"/>
        <w:ind w:left="20"/>
        <w:jc w:val="left"/>
        <w:rPr>
          <w:del w:id="61" w:author="Daniel A. Reed" w:date="2026-09-25T20:05:00Z" w16du:dateUtc="2026-09-26T00:05:00Z"/>
          <w:rFonts w:ascii="Times New Roman" w:hAnsi="Times New Roman" w:cs="Times New Roman"/>
          <w:sz w:val="24"/>
          <w:szCs w:val="24"/>
        </w:rPr>
      </w:pPr>
      <w:bookmarkStart w:id="62" w:name="bookmark6"/>
      <w:del w:id="63" w:author="Daniel A. Reed" w:date="2026-09-25T20:05:00Z" w16du:dateUtc="2026-09-26T00:05:00Z">
        <w:r w:rsidRPr="00886BE2">
          <w:rPr>
            <w:rStyle w:val="MSGENFONTSTYLENAMETEMPLATEROLELEVELMSGENFONTSTYLENAMEBYROLEHEADING2"/>
            <w:rFonts w:ascii="Times New Roman" w:hAnsi="Times New Roman" w:cs="Times New Roman"/>
            <w:sz w:val="24"/>
            <w:szCs w:val="24"/>
          </w:rPr>
          <w:delText>How is the SDSWMA Scholarship funded?</w:delText>
        </w:r>
        <w:bookmarkEnd w:id="62"/>
      </w:del>
    </w:p>
    <w:p w14:paraId="7003EE8A" w14:textId="77777777" w:rsidR="0083183D" w:rsidRPr="00886BE2" w:rsidRDefault="007A435C" w:rsidP="00886BE2">
      <w:pPr>
        <w:pStyle w:val="MSGENFONTSTYLENAMETEMPLATEROLEMSGENFONTSTYLENAMEBYROLETEXT0"/>
        <w:shd w:val="clear" w:color="auto" w:fill="auto"/>
        <w:spacing w:before="0" w:after="14"/>
        <w:ind w:left="20" w:right="20"/>
        <w:rPr>
          <w:del w:id="64" w:author="Daniel A. Reed" w:date="2026-09-25T20:05:00Z" w16du:dateUtc="2026-09-26T00:05:00Z"/>
          <w:rStyle w:val="MSGENFONTSTYLENAMETEMPLATEROLEMSGENFONTSTYLENAMEBYROLETEXT"/>
        </w:rPr>
      </w:pPr>
      <w:del w:id="65" w:author="Daniel A. Reed" w:date="2026-09-25T20:05:00Z" w16du:dateUtc="2026-09-26T00:05:00Z">
        <w:r w:rsidRPr="00886BE2">
          <w:rPr>
            <w:rStyle w:val="MSGENFONTSTYLENAMETEMPLATEROLEMSGENFONTSTYLENAMEBYROLETEXT"/>
          </w:rPr>
          <w:delText>The fund was started with seed money from the Association. The SDSWMA Scholarship</w:delText>
        </w:r>
        <w:r w:rsidR="00C40C42" w:rsidRPr="00886BE2">
          <w:rPr>
            <w:rStyle w:val="MSGENFONTSTYLENAMETEMPLATEROLEMSGENFONTSTYLENAMEBYROLETEXT"/>
          </w:rPr>
          <w:delText xml:space="preserve"> </w:delText>
        </w:r>
        <w:r w:rsidRPr="00886BE2">
          <w:rPr>
            <w:rStyle w:val="MSGENFONTSTYLENAMETEMPLATEROLEMSGENFONTSTYLENAMEBYROLETEXT"/>
          </w:rPr>
          <w:delText>Fund has continued to grow with donations.</w:delText>
        </w:r>
      </w:del>
    </w:p>
    <w:p w14:paraId="61E31379" w14:textId="77777777" w:rsidR="00C40C42" w:rsidRPr="00886BE2" w:rsidRDefault="00C40C42" w:rsidP="00C40C42">
      <w:pPr>
        <w:pStyle w:val="MSGENFONTSTYLENAMETEMPLATEROLEMSGENFONTSTYLENAMEBYROLETEXT0"/>
        <w:shd w:val="clear" w:color="auto" w:fill="auto"/>
        <w:spacing w:before="0" w:after="14"/>
        <w:ind w:left="20" w:right="20"/>
        <w:jc w:val="left"/>
        <w:rPr>
          <w:del w:id="66" w:author="Daniel A. Reed" w:date="2026-09-25T20:05:00Z" w16du:dateUtc="2026-09-26T00:05:00Z"/>
        </w:rPr>
      </w:pPr>
    </w:p>
    <w:p w14:paraId="5F6F0603" w14:textId="77777777" w:rsidR="0083183D" w:rsidRPr="00886BE2" w:rsidRDefault="007A435C" w:rsidP="00886BE2">
      <w:pPr>
        <w:pStyle w:val="MSGENFONTSTYLENAMETEMPLATEROLELEVELMSGENFONTSTYLENAMEBYROLEHEADING20"/>
        <w:keepNext/>
        <w:keepLines/>
        <w:shd w:val="clear" w:color="auto" w:fill="auto"/>
        <w:spacing w:before="0" w:after="0" w:line="240" w:lineRule="auto"/>
        <w:ind w:left="20" w:right="20"/>
        <w:rPr>
          <w:del w:id="67" w:author="Daniel A. Reed" w:date="2026-09-25T20:05:00Z" w16du:dateUtc="2026-09-26T00:05:00Z"/>
          <w:rFonts w:ascii="Times New Roman" w:hAnsi="Times New Roman" w:cs="Times New Roman"/>
          <w:sz w:val="24"/>
          <w:szCs w:val="24"/>
        </w:rPr>
      </w:pPr>
      <w:bookmarkStart w:id="68" w:name="bookmark7"/>
      <w:del w:id="69" w:author="Daniel A. Reed" w:date="2026-09-25T20:05:00Z" w16du:dateUtc="2026-09-26T00:05:00Z">
        <w:r w:rsidRPr="00886BE2">
          <w:rPr>
            <w:rStyle w:val="MSGENFONTSTYLENAMETEMPLATEROLELEVELMSGENFONTSTYLENAMEBYROLEHEADING2"/>
            <w:rFonts w:ascii="Times New Roman" w:hAnsi="Times New Roman" w:cs="Times New Roman"/>
            <w:sz w:val="24"/>
            <w:szCs w:val="24"/>
          </w:rPr>
          <w:delText xml:space="preserve">Can I make a tax deductible </w:delText>
        </w:r>
        <w:r w:rsidR="00A42C19" w:rsidRPr="00886BE2">
          <w:rPr>
            <w:rStyle w:val="MSGENFONTSTYLENAMETEMPLATEROLELEVELMSGENFONTSTYLENAMEBYROLEHEADING2"/>
            <w:rFonts w:ascii="Times New Roman" w:hAnsi="Times New Roman" w:cs="Times New Roman"/>
            <w:sz w:val="24"/>
            <w:szCs w:val="24"/>
          </w:rPr>
          <w:delText xml:space="preserve">contribution to the Scholarship </w:delText>
        </w:r>
        <w:r w:rsidRPr="00886BE2">
          <w:rPr>
            <w:rStyle w:val="MSGENFONTSTYLENAMETEMPLATEROLELEVELMSGENFONTSTYLENAMEBYROLEHEADING2"/>
            <w:rFonts w:ascii="Times New Roman" w:hAnsi="Times New Roman" w:cs="Times New Roman"/>
            <w:sz w:val="24"/>
            <w:szCs w:val="24"/>
          </w:rPr>
          <w:delText>Fund in</w:delText>
        </w:r>
        <w:r w:rsidR="00A42C19" w:rsidRPr="00886BE2">
          <w:rPr>
            <w:rStyle w:val="MSGENFONTSTYLENAMETEMPLATEROLELEVELMSGENFONTSTYLENAMEBYROLEHEADING2"/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886BE2">
          <w:rPr>
            <w:rStyle w:val="MSGENFONTSTYLENAMETEMPLATEROLELEVELMSGENFONTSTYLENAMEBYROLEHEADING2"/>
            <w:rFonts w:ascii="Times New Roman" w:hAnsi="Times New Roman" w:cs="Times New Roman"/>
            <w:sz w:val="24"/>
            <w:szCs w:val="24"/>
          </w:rPr>
          <w:delText>memory of a colleague or family member?</w:delText>
        </w:r>
        <w:bookmarkEnd w:id="68"/>
      </w:del>
    </w:p>
    <w:p w14:paraId="41468100" w14:textId="77777777" w:rsidR="0083183D" w:rsidRPr="00886BE2" w:rsidRDefault="007A435C" w:rsidP="00886BE2">
      <w:pPr>
        <w:pStyle w:val="MSGENFONTSTYLENAMETEMPLATEROLEMSGENFONTSTYLENAMEBYROLETEXT0"/>
        <w:shd w:val="clear" w:color="auto" w:fill="auto"/>
        <w:spacing w:before="0" w:after="14"/>
        <w:ind w:left="20" w:right="20"/>
        <w:rPr>
          <w:del w:id="70" w:author="Daniel A. Reed" w:date="2026-09-25T20:05:00Z" w16du:dateUtc="2026-09-26T00:05:00Z"/>
          <w:rStyle w:val="MSGENFONTSTYLENAMETEMPLATEROLEMSGENFONTSTYLENAMEBYROLETEXT"/>
        </w:rPr>
      </w:pPr>
      <w:del w:id="71" w:author="Daniel A. Reed" w:date="2026-09-25T20:05:00Z" w16du:dateUtc="2026-09-26T00:05:00Z">
        <w:r w:rsidRPr="00886BE2">
          <w:rPr>
            <w:rStyle w:val="MSGENFONTSTYLENAMETEMPLATEROLEMSGENFONTSTYLENAMEBYROLETEXT"/>
          </w:rPr>
          <w:delText>SDSWMA is a 501c6 Non-profit Corporation. Consult your tax advisor to determine if your</w:delText>
        </w:r>
        <w:r w:rsidR="00C40C42" w:rsidRPr="00886BE2">
          <w:rPr>
            <w:rStyle w:val="MSGENFONTSTYLENAMETEMPLATEROLEMSGENFONTSTYLENAMEBYROLETEXT"/>
          </w:rPr>
          <w:delText xml:space="preserve"> </w:delText>
        </w:r>
        <w:r w:rsidRPr="00886BE2">
          <w:rPr>
            <w:rStyle w:val="MSGENFONTSTYLENAMETEMPLATEROLEMSGENFONTSTYLENAMEBYROLETEXT"/>
          </w:rPr>
          <w:delText>contribution is tax deductible. To make a contribution send check and explanation to:</w:delText>
        </w:r>
        <w:r w:rsidR="00C40C42" w:rsidRPr="00886BE2">
          <w:rPr>
            <w:rStyle w:val="MSGENFONTSTYLENAMETEMPLATEROLEMSGENFONTSTYLENAMEBYROLETEXT"/>
          </w:rPr>
          <w:delText xml:space="preserve"> </w:delText>
        </w:r>
        <w:r w:rsidRPr="00886BE2">
          <w:rPr>
            <w:rStyle w:val="MSGENFONTSTYLENAMETEMPLATEROLEMSGENFONTSTYLENAMEBYROLETEXT"/>
          </w:rPr>
          <w:delText xml:space="preserve">SDSWMA Scholarship Fund, PO Box </w:delText>
        </w:r>
        <w:r w:rsidR="00886BE2">
          <w:rPr>
            <w:rStyle w:val="MSGENFONTSTYLENAMETEMPLATEROLEMSGENFONTSTYLENAMEBYROLETEXT"/>
          </w:rPr>
          <w:delText>89802</w:delText>
        </w:r>
        <w:r w:rsidRPr="00886BE2">
          <w:rPr>
            <w:rStyle w:val="MSGENFONTSTYLENAMETEMPLATEROLEMSGENFONTSTYLENAMEBYROLETEXT"/>
          </w:rPr>
          <w:delText xml:space="preserve">, </w:delText>
        </w:r>
        <w:r w:rsidR="00886BE2">
          <w:rPr>
            <w:rStyle w:val="MSGENFONTSTYLENAMETEMPLATEROLEMSGENFONTSTYLENAMEBYROLETEXT"/>
          </w:rPr>
          <w:delText>Sioux Falls, SD  57109</w:delText>
        </w:r>
        <w:r w:rsidRPr="00886BE2">
          <w:rPr>
            <w:rStyle w:val="MSGENFONTSTYLENAMETEMPLATEROLEMSGENFONTSTYLENAMEBYROLETEXT"/>
          </w:rPr>
          <w:delText xml:space="preserve">. </w:delText>
        </w:r>
        <w:r w:rsidR="00886BE2">
          <w:rPr>
            <w:rStyle w:val="MSGENFONTSTYLENAMETEMPLATEROLEMSGENFONTSTYLENAMEBYROLETEXT"/>
          </w:rPr>
          <w:delText xml:space="preserve"> </w:delText>
        </w:r>
        <w:r w:rsidRPr="00886BE2">
          <w:rPr>
            <w:rStyle w:val="MSGENFONTSTYLENAMETEMPLATEROLEMSGENFONTSTYLENAMEBYROLETEXT"/>
          </w:rPr>
          <w:delText>Beginning in 2014, all</w:delText>
        </w:r>
        <w:r w:rsidR="00C40C42" w:rsidRPr="00886BE2">
          <w:rPr>
            <w:rStyle w:val="MSGENFONTSTYLENAMETEMPLATEROLEMSGENFONTSTYLENAMEBYROLETEXT"/>
          </w:rPr>
          <w:delText xml:space="preserve"> </w:delText>
        </w:r>
        <w:r w:rsidRPr="00886BE2">
          <w:rPr>
            <w:rStyle w:val="MSGENFONTSTYLENAMETEMPLATEROLEMSGENFONTSTYLENAMEBYROLETEXT"/>
          </w:rPr>
          <w:delText>donations and fundraising income (from the previous y</w:delText>
        </w:r>
        <w:r w:rsidR="00A42C19" w:rsidRPr="00886BE2">
          <w:rPr>
            <w:rStyle w:val="MSGENFONTSTYLENAMETEMPLATEROLEMSGENFONTSTYLENAMEBYROLETEXT"/>
          </w:rPr>
          <w:delText>ear) is paid out in scholarships</w:delText>
        </w:r>
        <w:r w:rsidRPr="00886BE2">
          <w:rPr>
            <w:rStyle w:val="MSGENFONTSTYLENAMETEMPLATEROLEMSGENFONTSTYLENAMEBYROLETEXT"/>
          </w:rPr>
          <w:delText>.</w:delText>
        </w:r>
        <w:r w:rsidR="00C40C42" w:rsidRPr="00886BE2">
          <w:rPr>
            <w:rStyle w:val="MSGENFONTSTYLENAMETEMPLATEROLEMSGENFONTSTYLENAMEBYROLETEXT"/>
          </w:rPr>
          <w:delText xml:space="preserve"> </w:delText>
        </w:r>
        <w:r w:rsidRPr="00886BE2">
          <w:rPr>
            <w:rStyle w:val="MSGENFONTSTYLENAMETEMPLATEROLEMSGENFONTSTYLENAMEBYROLETEXT"/>
          </w:rPr>
          <w:delText>Your contributions go directly to students!</w:delText>
        </w:r>
      </w:del>
    </w:p>
    <w:p w14:paraId="48CFA3A8" w14:textId="77777777" w:rsidR="00C40C42" w:rsidRPr="00886BE2" w:rsidRDefault="00C40C42" w:rsidP="00C40C42">
      <w:pPr>
        <w:pStyle w:val="MSGENFONTSTYLENAMETEMPLATEROLEMSGENFONTSTYLENAMEBYROLETEXT0"/>
        <w:shd w:val="clear" w:color="auto" w:fill="auto"/>
        <w:spacing w:before="0" w:after="14"/>
        <w:ind w:left="20" w:right="20"/>
        <w:jc w:val="left"/>
        <w:rPr>
          <w:del w:id="72" w:author="Daniel A. Reed" w:date="2026-09-25T20:05:00Z" w16du:dateUtc="2026-09-26T00:05:00Z"/>
        </w:rPr>
      </w:pPr>
    </w:p>
    <w:p w14:paraId="60C648E2" w14:textId="77777777" w:rsidR="0083183D" w:rsidRPr="00886BE2" w:rsidRDefault="007A435C" w:rsidP="00C40C42">
      <w:pPr>
        <w:pStyle w:val="MSGENFONTSTYLENAMETEMPLATEROLELEVELMSGENFONTSTYLENAMEBYROLEHEADING20"/>
        <w:keepNext/>
        <w:keepLines/>
        <w:shd w:val="clear" w:color="auto" w:fill="auto"/>
        <w:spacing w:before="0" w:after="0" w:line="322" w:lineRule="exact"/>
        <w:ind w:left="20" w:right="20"/>
        <w:jc w:val="left"/>
        <w:rPr>
          <w:del w:id="73" w:author="Daniel A. Reed" w:date="2026-09-25T20:05:00Z" w16du:dateUtc="2026-09-26T00:05:00Z"/>
          <w:rFonts w:ascii="Times New Roman" w:hAnsi="Times New Roman" w:cs="Times New Roman"/>
          <w:sz w:val="24"/>
          <w:szCs w:val="24"/>
        </w:rPr>
      </w:pPr>
      <w:bookmarkStart w:id="74" w:name="bookmark8"/>
      <w:del w:id="75" w:author="Daniel A. Reed" w:date="2026-09-25T20:05:00Z" w16du:dateUtc="2026-09-26T00:05:00Z">
        <w:r w:rsidRPr="00886BE2">
          <w:rPr>
            <w:rStyle w:val="MSGENFONTSTYLENAMETEMPLATEROLELEVELMSGENFONTSTYLENAMEBYROLEHEADING2"/>
            <w:rFonts w:ascii="Times New Roman" w:hAnsi="Times New Roman" w:cs="Times New Roman"/>
            <w:sz w:val="24"/>
            <w:szCs w:val="24"/>
          </w:rPr>
          <w:delText>Why should I be interested in contributing to the SDSWMA</w:delText>
        </w:r>
        <w:r w:rsidR="00A42C19" w:rsidRPr="00886BE2">
          <w:rPr>
            <w:rStyle w:val="MSGENFONTSTYLENAMETEMPLATEROLELEVELMSGENFONTSTYLENAMEBYROLEHEADING2"/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886BE2">
          <w:rPr>
            <w:rStyle w:val="MSGENFONTSTYLENAMETEMPLATEROLELEVELMSGENFONTSTYLENAMEBYROLEHEADING2"/>
            <w:rFonts w:ascii="Times New Roman" w:hAnsi="Times New Roman" w:cs="Times New Roman"/>
            <w:sz w:val="24"/>
            <w:szCs w:val="24"/>
          </w:rPr>
          <w:delText>Scholarship Fund?</w:delText>
        </w:r>
        <w:bookmarkEnd w:id="74"/>
      </w:del>
    </w:p>
    <w:p w14:paraId="31E6F2AD" w14:textId="77777777" w:rsidR="0083183D" w:rsidRPr="00F91A6C" w:rsidRDefault="007A435C" w:rsidP="00F91A6C">
      <w:pPr>
        <w:rPr>
          <w:rFonts w:asciiTheme="minorHAnsi" w:hAnsiTheme="minorHAnsi"/>
          <w:sz w:val="22"/>
          <w:rPrChange w:id="76" w:author="Daniel A. Reed" w:date="2026-09-25T20:05:00Z" w16du:dateUtc="2026-09-26T00:05:00Z">
            <w:rPr/>
          </w:rPrChange>
        </w:rPr>
        <w:pPrChange w:id="77" w:author="Daniel A. Reed" w:date="2026-09-25T20:05:00Z" w16du:dateUtc="2026-09-26T00:05:00Z">
          <w:pPr>
            <w:pStyle w:val="MSGENFONTSTYLENAMETEMPLATEROLEMSGENFONTSTYLENAMEBYROLETEXT0"/>
            <w:shd w:val="clear" w:color="auto" w:fill="auto"/>
            <w:spacing w:before="0" w:after="0"/>
            <w:ind w:left="20" w:right="20"/>
          </w:pPr>
        </w:pPrChange>
      </w:pPr>
      <w:del w:id="78" w:author="Daniel A. Reed" w:date="2026-09-25T20:05:00Z" w16du:dateUtc="2026-09-26T00:05:00Z">
        <w:r w:rsidRPr="00886BE2">
          <w:rPr>
            <w:rStyle w:val="MSGENFONTSTYLENAMETEMPLATEROLEMSGENFONTSTYLENAMEBYROLETEXT"/>
          </w:rPr>
          <w:delText>It is important to impress upon young people the value of a career in the protection and</w:delText>
        </w:r>
        <w:r w:rsidR="00C40C42" w:rsidRPr="00886BE2">
          <w:rPr>
            <w:rStyle w:val="MSGENFONTSTYLENAMETEMPLATEROLEMSGENFONTSTYLENAMEBYROLETEXT"/>
          </w:rPr>
          <w:delText xml:space="preserve"> </w:delText>
        </w:r>
        <w:r w:rsidRPr="00886BE2">
          <w:rPr>
            <w:rStyle w:val="MSGENFONTSTYLENAMETEMPLATEROLEMSGENFONTSTYLENAMEBYROLETEXT"/>
          </w:rPr>
          <w:delText>enhancement of our natural resources, the environment, and solid waste industries. One</w:delText>
        </w:r>
        <w:r w:rsidR="00C40C42" w:rsidRPr="00886BE2">
          <w:rPr>
            <w:rStyle w:val="MSGENFONTSTYLENAMETEMPLATEROLEMSGENFONTSTYLENAMEBYROLETEXT"/>
          </w:rPr>
          <w:delText xml:space="preserve"> </w:delText>
        </w:r>
        <w:r w:rsidRPr="00886BE2">
          <w:rPr>
            <w:rStyle w:val="MSGENFONTSTYLENAMETEMPLATEROLEMSGENFONTSTYLENAMEBYROLETEXT"/>
          </w:rPr>
          <w:delText>way to do that is to make scholarships available. The fact that the solid waste industry and</w:delText>
        </w:r>
        <w:r w:rsidR="00C40C42" w:rsidRPr="00886BE2">
          <w:rPr>
            <w:rStyle w:val="MSGENFONTSTYLENAMETEMPLATEROLEMSGENFONTSTYLENAMEBYROLETEXT"/>
          </w:rPr>
          <w:delText xml:space="preserve"> </w:delText>
        </w:r>
        <w:r w:rsidRPr="00886BE2">
          <w:rPr>
            <w:rStyle w:val="MSGENFONTSTYLENAMETEMPLATEROLEMSGENFONTSTYLENAMEBYROLETEXT"/>
          </w:rPr>
          <w:delText>association are willing to provide scholarships certainly makes an impression on students</w:delText>
        </w:r>
        <w:r w:rsidR="00C40C42" w:rsidRPr="00886BE2">
          <w:rPr>
            <w:rStyle w:val="MSGENFONTSTYLENAMETEMPLATEROLEMSGENFONTSTYLENAMEBYROLETEXT"/>
          </w:rPr>
          <w:delText xml:space="preserve"> </w:delText>
        </w:r>
        <w:r w:rsidRPr="00886BE2">
          <w:rPr>
            <w:rStyle w:val="MSGENFONTSTYLENAMETEMPLATEROLEMSGENFONTSTYLENAMEBYROLETEXT"/>
          </w:rPr>
          <w:delText>and the academic community that South Dakota's Solid Waste industry is serious about</w:delText>
        </w:r>
        <w:r w:rsidR="00C40C42" w:rsidRPr="00886BE2">
          <w:rPr>
            <w:rStyle w:val="MSGENFONTSTYLENAMETEMPLATEROLEMSGENFONTSTYLENAMEBYROLETEXT"/>
          </w:rPr>
          <w:delText xml:space="preserve"> </w:delText>
        </w:r>
        <w:r w:rsidRPr="00886BE2">
          <w:rPr>
            <w:rStyle w:val="MSGENFONTSTYLENAMETEMPLATEROLEMSGENFONTSTYLENAMEBYROLETEXT"/>
          </w:rPr>
          <w:delText>fostering the educational principles involved in and related to our industry</w:delText>
        </w:r>
        <w:r w:rsidR="00886BE2">
          <w:rPr>
            <w:rStyle w:val="MSGENFONTSTYLENAMETEMPLATEROLEMSGENFONTSTYLENAMEBYROLETEXT"/>
          </w:rPr>
          <w:delText>.</w:delText>
        </w:r>
      </w:del>
    </w:p>
    <w:sectPr w:rsidR="0083183D" w:rsidRPr="00F91A6C" w:rsidSect="00900521">
      <w:headerReference w:type="default" r:id="rId6"/>
      <w:footerReference w:type="default" r:id="rId7"/>
      <w:type w:val="nextPage"/>
      <w:pgSz w:w="12240" w:h="15840"/>
      <w:pgMar w:top="1440" w:right="1800" w:bottom="1440" w:left="1800" w:header="720" w:footer="720" w:gutter="0"/>
      <w:cols w:space="720"/>
      <w:noEndnote w:val="0"/>
      <w:docGrid w:linePitch="360"/>
      <w:sectPrChange w:id="81" w:author="Daniel A. Reed" w:date="2026-09-25T20:05:00Z" w16du:dateUtc="2026-09-26T00:05:00Z">
        <w:sectPr w:rsidR="0083183D" w:rsidRPr="00F91A6C" w:rsidSect="00900521">
          <w:type w:val="continuous"/>
          <w:pgSz w:w="11909" w:h="16834"/>
          <w:pgMar w:top="900" w:right="1019" w:bottom="1654" w:left="1080" w:header="0" w:footer="3" w:gutter="0"/>
          <w:noEndnote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43D995" w14:textId="77777777" w:rsidR="0082148D" w:rsidRDefault="0082148D">
      <w:r>
        <w:separator/>
      </w:r>
    </w:p>
  </w:endnote>
  <w:endnote w:type="continuationSeparator" w:id="0">
    <w:p w14:paraId="32362BE2" w14:textId="77777777" w:rsidR="0082148D" w:rsidRDefault="00821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B7B8EE" w14:textId="77777777" w:rsidR="00C82752" w:rsidRDefault="00C82752">
    <w:pPr>
      <w:pStyle w:val="MSGENFONTSTYLENAMETEMPLATEROLEMSGENFONTSTYLENAMEBYROLETEXT0"/>
      <w:pPrChange w:id="80" w:author="Daniel A. Reed" w:date="2026-09-25T20:05:00Z" w16du:dateUtc="2026-09-26T00:05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782E7B" w14:textId="77777777" w:rsidR="0082148D" w:rsidRDefault="0082148D">
      <w:ins w:id="4" w:author="Daniel A. Reed" w:date="2026-09-25T20:05:00Z" w16du:dateUtc="2026-09-26T00:05:00Z">
        <w:r>
          <w:separator/>
        </w:r>
      </w:ins>
    </w:p>
  </w:footnote>
  <w:footnote w:type="continuationSeparator" w:id="0">
    <w:p w14:paraId="217B462A" w14:textId="77777777" w:rsidR="0082148D" w:rsidRDefault="0082148D">
      <w:ins w:id="5" w:author="Daniel A. Reed" w:date="2026-09-25T20:05:00Z" w16du:dateUtc="2026-09-26T00:05:00Z">
        <w:r>
          <w:continuationSeparator/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85AF2C" w14:textId="77777777" w:rsidR="00C82752" w:rsidRDefault="00C82752">
    <w:pPr>
      <w:pStyle w:val="MSGENFONTSTYLENAMETEMPLATEROLELEVELMSGENFONTSTYLENAMEBYROLEHEADING10"/>
      <w:pPrChange w:id="79" w:author="Daniel A. Reed" w:date="2026-09-25T20:05:00Z" w16du:dateUtc="2026-09-26T00:05:00Z">
        <w:pPr>
          <w:pStyle w:val="Header"/>
        </w:pPr>
      </w:pPrChange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183D"/>
    <w:rsid w:val="00001713"/>
    <w:rsid w:val="00016139"/>
    <w:rsid w:val="000B7B1B"/>
    <w:rsid w:val="000C2438"/>
    <w:rsid w:val="000E076C"/>
    <w:rsid w:val="000F49FA"/>
    <w:rsid w:val="00113E21"/>
    <w:rsid w:val="0012690E"/>
    <w:rsid w:val="00142DCE"/>
    <w:rsid w:val="0016294A"/>
    <w:rsid w:val="0018180F"/>
    <w:rsid w:val="00185125"/>
    <w:rsid w:val="00194072"/>
    <w:rsid w:val="00244AC0"/>
    <w:rsid w:val="00247906"/>
    <w:rsid w:val="00297815"/>
    <w:rsid w:val="002A0425"/>
    <w:rsid w:val="002F0529"/>
    <w:rsid w:val="002F11A7"/>
    <w:rsid w:val="002F17ED"/>
    <w:rsid w:val="00300B84"/>
    <w:rsid w:val="00322F72"/>
    <w:rsid w:val="00331A90"/>
    <w:rsid w:val="003402E6"/>
    <w:rsid w:val="00382216"/>
    <w:rsid w:val="003946CA"/>
    <w:rsid w:val="003A5D87"/>
    <w:rsid w:val="003F53C6"/>
    <w:rsid w:val="00495BA7"/>
    <w:rsid w:val="004E3E21"/>
    <w:rsid w:val="00507C63"/>
    <w:rsid w:val="00516B33"/>
    <w:rsid w:val="005504DB"/>
    <w:rsid w:val="00554B4B"/>
    <w:rsid w:val="005A7609"/>
    <w:rsid w:val="005E33BB"/>
    <w:rsid w:val="005E65C3"/>
    <w:rsid w:val="00702D56"/>
    <w:rsid w:val="007077B4"/>
    <w:rsid w:val="00724EB2"/>
    <w:rsid w:val="00757B95"/>
    <w:rsid w:val="007A435C"/>
    <w:rsid w:val="007C1F25"/>
    <w:rsid w:val="007D524F"/>
    <w:rsid w:val="007E0B01"/>
    <w:rsid w:val="007F44CA"/>
    <w:rsid w:val="00820D7F"/>
    <w:rsid w:val="0082148D"/>
    <w:rsid w:val="008255A8"/>
    <w:rsid w:val="0083183D"/>
    <w:rsid w:val="00886BE2"/>
    <w:rsid w:val="0089047F"/>
    <w:rsid w:val="00896FF6"/>
    <w:rsid w:val="008B2017"/>
    <w:rsid w:val="008B5819"/>
    <w:rsid w:val="00900521"/>
    <w:rsid w:val="00926E5C"/>
    <w:rsid w:val="00956B6B"/>
    <w:rsid w:val="0097729C"/>
    <w:rsid w:val="009A705B"/>
    <w:rsid w:val="009C246E"/>
    <w:rsid w:val="009F72FF"/>
    <w:rsid w:val="00A2297C"/>
    <w:rsid w:val="00A265D5"/>
    <w:rsid w:val="00A338B9"/>
    <w:rsid w:val="00A42C19"/>
    <w:rsid w:val="00A661F3"/>
    <w:rsid w:val="00A7694B"/>
    <w:rsid w:val="00B06660"/>
    <w:rsid w:val="00B247A2"/>
    <w:rsid w:val="00B24E3A"/>
    <w:rsid w:val="00B85277"/>
    <w:rsid w:val="00BB22F4"/>
    <w:rsid w:val="00BD79C5"/>
    <w:rsid w:val="00BF59E6"/>
    <w:rsid w:val="00C25F7F"/>
    <w:rsid w:val="00C40C42"/>
    <w:rsid w:val="00C82752"/>
    <w:rsid w:val="00C8529B"/>
    <w:rsid w:val="00C97800"/>
    <w:rsid w:val="00CB0DAF"/>
    <w:rsid w:val="00CF713C"/>
    <w:rsid w:val="00D04CD9"/>
    <w:rsid w:val="00D141EB"/>
    <w:rsid w:val="00D16BAF"/>
    <w:rsid w:val="00D23FF0"/>
    <w:rsid w:val="00D62794"/>
    <w:rsid w:val="00D86E17"/>
    <w:rsid w:val="00DA150E"/>
    <w:rsid w:val="00DA7C07"/>
    <w:rsid w:val="00DB130F"/>
    <w:rsid w:val="00DB55E8"/>
    <w:rsid w:val="00DC6715"/>
    <w:rsid w:val="00DE5DF3"/>
    <w:rsid w:val="00DF21EF"/>
    <w:rsid w:val="00E0241F"/>
    <w:rsid w:val="00E77A81"/>
    <w:rsid w:val="00EA6F54"/>
    <w:rsid w:val="00ED673B"/>
    <w:rsid w:val="00EE0A34"/>
    <w:rsid w:val="00F044B4"/>
    <w:rsid w:val="00F14BE3"/>
    <w:rsid w:val="00F42B32"/>
    <w:rsid w:val="00F80C60"/>
    <w:rsid w:val="00F867CA"/>
    <w:rsid w:val="00F91A6C"/>
    <w:rsid w:val="00FC6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4F528D-A5F1-6049-BE78-B20F218D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521"/>
    <w:pPr>
      <w:widowControl/>
      <w:pPrChange w:id="0" w:author="Daniel A. Reed" w:date="2026-09-25T20:05:00Z">
        <w:pPr>
          <w:widowControl w:val="0"/>
        </w:pPr>
      </w:pPrChange>
    </w:pPr>
    <w:rPr>
      <w:rPrChange w:id="0" w:author="Daniel A. Reed" w:date="2026-09-25T20:05:00Z">
        <w:rPr>
          <w:color w:val="000000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DefaultParagraphFont"/>
    <w:link w:val="MSGENFONTSTYLENAMETEMPLATEROLELEVELMSGENFONTSTYLENAMEBYROLEHEADING10"/>
    <w:rPr>
      <w:rFonts w:ascii="Arial" w:eastAsia="Arial" w:hAnsi="Arial" w:cs="Arial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LEVELMSGENFONTSTYLENAMEBYROLEHEADING11">
    <w:name w:val="MSG_EN_FONT_STYLE_NAME_TEMPLATE_ROLE_LEVEL MSG_EN_FONT_STYLE_NAME_BY_ROLE_HEADING 1"/>
    <w:basedOn w:val="MSGENFONTSTYLENAMETEMPLATEROLELEVELMSGENFONTSTYLENAMEBYROLEHEADING1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single"/>
      <w:lang w:val="en-US"/>
    </w:rPr>
  </w:style>
  <w:style w:type="character" w:customStyle="1" w:styleId="MSGENFONTSTYLENAMETEMPLATEROLELEVELMSGENFONTSTYLENAMEBYROLEHEADING2">
    <w:name w:val="MSG_EN_FONT_STYLE_NAME_TEMPLATE_ROLE_LEVEL MSG_EN_FONT_STYLE_NAME_BY_ROLE_HEADING 2_"/>
    <w:basedOn w:val="DefaultParagraphFont"/>
    <w:link w:val="MSGENFONTSTYLENAMETEMPLATEROLELEVELMSGENFONTSTYLENAMEBYROLEHEADING20"/>
    <w:rPr>
      <w:rFonts w:ascii="Arial" w:eastAsia="Arial" w:hAnsi="Arial" w:cs="Arial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MSGENFONTSTYLENAMETEMPLATEROLEMSGENFONTSTYLENAMEBYROLETEXT">
    <w:name w:val="MSG_EN_FONT_STYLE_NAME_TEMPLATE_ROLE MSG_EN_FONT_STYLE_NAME_BY_ROLE_TEXT_"/>
    <w:basedOn w:val="DefaultParagraphFont"/>
    <w:link w:val="MSGENFONTSTYLENAMETEMPLATEROLEMSGENFONTSTYLENAMEBYROLETEXT0"/>
    <w:rPr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Normal"/>
    <w:link w:val="MSGENFONTSTYLENAMETEMPLATEROLELEVELMSGENFONTSTYLENAMEBYROLEHEADING1"/>
    <w:pPr>
      <w:shd w:val="clear" w:color="auto" w:fill="FFFFFF"/>
      <w:spacing w:after="480" w:line="0" w:lineRule="atLeast"/>
      <w:jc w:val="center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customStyle="1" w:styleId="MSGENFONTSTYLENAMETEMPLATEROLELEVELMSGENFONTSTYLENAMEBYROLEHEADING20">
    <w:name w:val="MSG_EN_FONT_STYLE_NAME_TEMPLATE_ROLE_LEVEL MSG_EN_FONT_STYLE_NAME_BY_ROLE_HEADING 2"/>
    <w:basedOn w:val="Normal"/>
    <w:link w:val="MSGENFONTSTYLENAMETEMPLATEROLELEVELMSGENFONTSTYLENAMEBYROLEHEADING2"/>
    <w:pPr>
      <w:shd w:val="clear" w:color="auto" w:fill="FFFFFF"/>
      <w:spacing w:before="480" w:after="60" w:line="0" w:lineRule="atLeast"/>
      <w:jc w:val="both"/>
      <w:outlineLvl w:val="1"/>
    </w:pPr>
    <w:rPr>
      <w:rFonts w:ascii="Arial" w:eastAsia="Arial" w:hAnsi="Arial" w:cs="Arial"/>
      <w:b/>
      <w:bCs/>
      <w:i/>
      <w:iCs/>
      <w:sz w:val="26"/>
      <w:szCs w:val="26"/>
    </w:rPr>
  </w:style>
  <w:style w:type="paragraph" w:customStyle="1" w:styleId="MSGENFONTSTYLENAMETEMPLATEROLEMSGENFONTSTYLENAMEBYROLETEXT0">
    <w:name w:val="MSG_EN_FONT_STYLE_NAME_TEMPLATE_ROLE MSG_EN_FONT_STYLE_NAME_BY_ROLE_TEXT"/>
    <w:basedOn w:val="Normal"/>
    <w:link w:val="MSGENFONTSTYLENAMETEMPLATEROLEMSGENFONTSTYLENAMEBYROLETEXT"/>
    <w:pPr>
      <w:shd w:val="clear" w:color="auto" w:fill="FFFFFF"/>
      <w:spacing w:before="60" w:after="60" w:line="264" w:lineRule="exact"/>
      <w:jc w:val="both"/>
    </w:pPr>
    <w:rPr>
      <w:sz w:val="22"/>
      <w:szCs w:val="22"/>
    </w:rPr>
  </w:style>
  <w:style w:type="paragraph" w:customStyle="1" w:styleId="Abstract">
    <w:name w:val="Abstract"/>
    <w:basedOn w:val="Normal"/>
    <w:rsid w:val="0097729C"/>
    <w:pPr>
      <w:adjustRightInd w:val="0"/>
      <w:snapToGrid w:val="0"/>
      <w:spacing w:before="480"/>
      <w:ind w:left="851" w:right="851"/>
      <w:jc w:val="both"/>
      <w:pPrChange w:id="1" w:author="Daniel A. Reed" w:date="2026-09-25T20:05:00Z">
        <w:pPr>
          <w:adjustRightInd w:val="0"/>
          <w:snapToGrid w:val="0"/>
          <w:spacing w:before="480"/>
          <w:ind w:left="851" w:right="851"/>
          <w:jc w:val="both"/>
        </w:pPr>
      </w:pPrChange>
    </w:pPr>
    <w:rPr>
      <w:rFonts w:eastAsia="MS Mincho"/>
      <w:sz w:val="16"/>
      <w:lang w:eastAsia="ja-JP"/>
      <w:rPrChange w:id="1" w:author="Daniel A. Reed" w:date="2026-09-25T20:05:00Z">
        <w:rPr>
          <w:rFonts w:eastAsia="MS Mincho"/>
          <w:sz w:val="16"/>
          <w:szCs w:val="24"/>
          <w:lang w:val="en-US" w:eastAsia="ja-JP" w:bidi="ar-SA"/>
        </w:rPr>
      </w:rPrChange>
    </w:rPr>
  </w:style>
  <w:style w:type="paragraph" w:styleId="NormalWeb">
    <w:name w:val="Normal (Web)"/>
    <w:basedOn w:val="Normal"/>
    <w:rsid w:val="008B5819"/>
    <w:pPr>
      <w:spacing w:before="100" w:beforeAutospacing="1" w:after="100" w:afterAutospacing="1"/>
      <w:pPrChange w:id="2" w:author="Daniel A. Reed" w:date="2026-09-25T20:05:00Z">
        <w:pPr>
          <w:spacing w:before="100" w:beforeAutospacing="1" w:after="100" w:afterAutospacing="1"/>
        </w:pPr>
      </w:pPrChange>
    </w:pPr>
    <w:rPr>
      <w:color w:val="000000"/>
      <w:rPrChange w:id="2" w:author="Daniel A. Reed" w:date="2026-09-25T20:05:00Z">
        <w:rPr>
          <w:sz w:val="24"/>
          <w:szCs w:val="24"/>
          <w:lang w:val="en-US" w:eastAsia="en-US" w:bidi="ar-SA"/>
        </w:rPr>
      </w:rPrChange>
    </w:rPr>
  </w:style>
  <w:style w:type="paragraph" w:styleId="BalloonText">
    <w:name w:val="Balloon Text"/>
    <w:basedOn w:val="Normal"/>
    <w:link w:val="BalloonTextChar"/>
    <w:rsid w:val="005504DB"/>
    <w:pPr>
      <w:pPrChange w:id="3" w:author="Daniel A. Reed" w:date="2026-09-25T20:05:00Z">
        <w:pPr/>
      </w:pPrChange>
    </w:pPr>
    <w:rPr>
      <w:rFonts w:ascii="Tahoma" w:hAnsi="Tahoma" w:cs="Tahoma"/>
      <w:sz w:val="16"/>
      <w:szCs w:val="16"/>
      <w:rPrChange w:id="3" w:author="Daniel A. Reed" w:date="2026-09-25T20:05:00Z">
        <w:rPr>
          <w:rFonts w:ascii="Tahoma" w:hAnsi="Tahoma" w:cs="Tahoma"/>
          <w:sz w:val="16"/>
          <w:szCs w:val="16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C8275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827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2752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C827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2752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843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7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Frequently Asked Questions and Answers</vt:lpstr>
    </vt:vector>
  </TitlesOfParts>
  <Company>Hewlett-Packard Company</Company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Frequently Asked Questions and Answers</dc:title>
  <dc:creator>nrpr14222</dc:creator>
  <cp:lastModifiedBy>Arthur Souza Rodrigues</cp:lastModifiedBy>
  <cp:revision>1</cp:revision>
  <dcterms:created xsi:type="dcterms:W3CDTF">2019-12-05T17:16:00Z</dcterms:created>
  <dcterms:modified xsi:type="dcterms:W3CDTF">2026-09-26T00:05:00Z</dcterms:modified>
</cp:coreProperties>
</file>