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AE31E7" w14:textId="77777777" w:rsidR="00C42BF0" w:rsidRPr="00F51950" w:rsidRDefault="003D1EAA" w:rsidP="00C42BF0">
      <w:pPr>
        <w:ind w:left="5755"/>
        <w:rPr>
          <w:del w:id="5" w:author="Comparison" w:date="2026-09-22T12:23:00Z" w16du:dateUtc="2026-09-22T16:23:00Z"/>
          <w:rFonts w:eastAsia="Times New Roman"/>
        </w:rPr>
      </w:pPr>
      <w:ins w:id="6" w:author="Comparison" w:date="2026-09-22T12:23:00Z" w16du:dateUtc="2026-09-22T16:23:00Z">
        <w:r>
          <w:rPr>
            <w:b/>
            <w:bCs/>
          </w:rPr>
          <w:t>ACB-kædemotor - frit konfigurerbar - CDC-1-ACB</w:t>
        </w:r>
        <w:r>
          <w:br/>
        </w:r>
        <w:r>
          <w:rPr>
            <w:b/>
            <w:bCs/>
          </w:rPr>
          <w:t>24 V DC / Tilpasset efter kundeønsker</w:t>
        </w:r>
        <w:r>
          <w:br/>
        </w:r>
        <w:r>
          <w:br/>
          <w:t>Elektrisk motor til integreret, usynlig montering i vinduesprofilen og til eftermontering.</w:t>
        </w:r>
        <w:r>
          <w:br/>
          <w:t>Praktisk til motoriseret åbning og lukning af vinduer og lemme.</w:t>
        </w:r>
        <w:r>
          <w:br/>
          <w:t>Kan bruges til Komfortopluk, røgudluftning og brandventilation iht. DS/EN12101-2</w:t>
        </w:r>
        <w:r>
          <w:br/>
          <w:t>Kan kombineres med alle D+H låsemotorer.</w:t>
        </w:r>
        <w:r>
          <w:br/>
        </w:r>
        <w:r>
          <w:br/>
        </w:r>
        <w:r>
          <w:rPr>
            <w:b/>
            <w:bCs/>
          </w:rPr>
          <w:t>Egenskaber:</w:t>
        </w:r>
        <w:r>
          <w:br/>
          <w:t>Integreret, frit parametrerbar slukningselektronik for at forhindre en defekt i tilfælde af overbelastning af vindue og motor.</w:t>
        </w:r>
        <w:r>
          <w:br/>
        </w:r>
        <w:r>
          <w:t>Integreret grænseflade ACB (Advanced Communication Bus) med åben Modbus RTU-protokol.</w:t>
        </w:r>
        <w:r>
          <w:br/>
          <w:t>Direkte integration af motoren gennem åben buskommunikation via ACB (Advanced Communication Bus), f.eks. i CTS (bygningsautomation).</w:t>
        </w:r>
        <w:r>
          <w:br/>
          <w:t>Lav driftsstøj takket være innovativ, akustisk afkobling af drevkomponenterne.</w:t>
        </w:r>
        <w:r>
          <w:br/>
          <w:t>Højpræcisionsmotor og synkron elektronik til synkron drift af op til 8 motorer.</w:t>
        </w:r>
        <w:r>
          <w:br/>
          <w:t>Korrosionsbeskyttet, hærdet, stålkæde, vedligeholdelsesfri takket være livstidssmøring.</w:t>
        </w:r>
        <w:r>
          <w:br/>
        </w:r>
        <w:r>
          <w:t>Highspeed-funktion (-HS) til hurtigt opluk af vinduer i tilfælde af brand (ABV).</w:t>
        </w:r>
        <w:r>
          <w:br/>
          <w:t>Justerbart, flertrins klembeskyttelsessystem (løbetid, kraft, åbning).</w:t>
        </w:r>
        <w:r>
          <w:br/>
          <w:t>Automatisk aflastning af tætningsbåndet efter lukning beskytter tætningslister.</w:t>
        </w:r>
        <w:r>
          <w:br/>
          <w:t>Lavt kabelforbrug med mulighed for gennemsløjfning af op til 3 motorer.</w:t>
        </w:r>
        <w:r>
          <w:br/>
          <w:t>Enkel installation takket være stik med beskyttelse mod omvendt polaritet.</w:t>
        </w:r>
        <w:r>
          <w:br/>
          <w:t>Tilslutning valgfrit mulig fra venstre eller højre (forsyning inkl. bussignaler).</w:t>
        </w:r>
        <w:r>
          <w:br/>
        </w:r>
        <w:r>
          <w:t>Kan parametriseres individuelt via D+H SCS-software.</w:t>
        </w:r>
        <w:r>
          <w:br/>
        </w:r>
        <w:r>
          <w:br/>
        </w:r>
        <w:r>
          <w:rPr>
            <w:b/>
            <w:bCs/>
          </w:rPr>
          <w:t>Funktionsbeskrivelse ACB</w:t>
        </w:r>
        <w:r>
          <w:br/>
          <w:t>Sikker ABV-central kommunikation gennem krypteret dataoverførsel mellem centraler og motorer fra D+H Mechatronic AG.</w:t>
        </w:r>
        <w:r>
          <w:br/>
          <w:t>Direkte styring af motoren via ACB mulig.</w:t>
        </w:r>
        <w:r>
          <w:br/>
          <w:t>Som standard er motoren indstillet med drift med pol-skift fra fabrikken.</w:t>
        </w:r>
        <w:r>
          <w:br/>
          <w:t>Præcis styring af position og feedback, herunder angivelser af den faktiske position.</w:t>
        </w:r>
        <w:r>
          <w:br/>
          <w:t>Åbne- og lukke meddelelser kommer direkte fra motoren via ACB-kommunikation.</w:t>
        </w:r>
        <w:r>
          <w:br/>
        </w:r>
        <w:r>
          <w:t>Motorens generelle status, som f.eks. samlet kørestrækning, antal aktiveringer, diagnostik og nødfunktion, kan evalueres.</w:t>
        </w:r>
        <w:r>
          <w:br/>
          <w:t>  </w:t>
        </w:r>
        <w:r>
          <w:br/>
        </w:r>
        <w:r>
          <w:rPr>
            <w:b/>
            <w:bCs/>
          </w:rPr>
          <w:t>Udvidelsesfunktioner:</w:t>
        </w:r>
        <w:r>
          <w:br/>
        </w:r>
        <w:r>
          <w:rPr>
            <w:b/>
            <w:bCs/>
          </w:rPr>
          <w:t>Option "SBD/SBU"</w:t>
        </w:r>
        <w:r>
          <w:t xml:space="preserve"> - Korrosionsbeskyttet, hærdet stålkæde i sidebue-design til lave karmhøjder</w:t>
        </w:r>
        <w:r>
          <w:br/>
        </w:r>
        <w:r>
          <w:rPr>
            <w:b/>
            <w:bCs/>
          </w:rPr>
          <w:t xml:space="preserve">Option "ZB" </w:t>
        </w:r>
        <w:r>
          <w:t>- Vindebroanvendelse til sidemontering af motoren på vinduet</w:t>
        </w:r>
        <w:r>
          <w:br/>
        </w:r>
        <w:r>
          <w:rPr>
            <w:b/>
            <w:bCs/>
          </w:rPr>
          <w:t xml:space="preserve">Option "CP" </w:t>
        </w:r>
        <w:r>
          <w:t>- Brugertilpasset motorfunktionsprogrammering såsom løbetid, kraft og åbning</w:t>
        </w:r>
        <w:r>
          <w:br/>
        </w:r>
        <w:r>
          <w:rPr>
            <w:b/>
            <w:bCs/>
          </w:rPr>
          <w:t xml:space="preserve">Option "HP" </w:t>
        </w:r>
        <w:r>
          <w:t>- Åbningsprogrammering</w:t>
        </w:r>
        <w:r>
          <w:br/>
        </w:r>
        <w:r>
          <w:rPr>
            <w:b/>
            <w:bCs/>
          </w:rPr>
          <w:t xml:space="preserve">Option "VP" </w:t>
        </w:r>
        <w:r>
          <w:t>- Signal til forbindelse med D+H BSY+ låsemotorer</w:t>
        </w:r>
        <w:r>
          <w:br/>
        </w:r>
        <w:r>
          <w:rPr>
            <w:b/>
            <w:bCs/>
          </w:rPr>
          <w:t xml:space="preserve">Option "KM" </w:t>
        </w:r>
        <w:r>
          <w:t>- Kraftig motor-gear-enhed med øget kraft (op til 400 N) til at åbne og lukke tunge parallelsprossede og hæve-/sænkevindue/tophængte vinduer.</w:t>
        </w:r>
        <w:r>
          <w:br/>
        </w:r>
        <w:r>
          <w:rPr>
            <w:b/>
            <w:bCs/>
          </w:rPr>
          <w:t xml:space="preserve">Option "LS" </w:t>
        </w:r>
        <w:r>
          <w:t>- Lavhastigheds-programmering i LUKKET-retning til 5 mm/s</w:t>
        </w:r>
        <w:r>
          <w:br/>
        </w:r>
        <w:r>
          <w:rPr>
            <w:b/>
            <w:bCs/>
          </w:rPr>
          <w:t>Option "SA"</w:t>
        </w:r>
        <w:r>
          <w:t xml:space="preserve"> - "Afbryder ÅBEN" endepositionsmeddelelse</w:t>
        </w:r>
        <w:r>
          <w:br/>
        </w:r>
        <w:r>
          <w:rPr>
            <w:b/>
            <w:bCs/>
          </w:rPr>
          <w:t>Option "SZ"</w:t>
        </w:r>
        <w:r>
          <w:t xml:space="preserve"> - "Afbryder LUKKET" endepositionsmeddelelse</w:t>
        </w:r>
        <w:r>
          <w:br/>
        </w:r>
        <w:r>
          <w:rPr>
            <w:b/>
            <w:bCs/>
          </w:rPr>
          <w:t>Option "SA-SZ"</w:t>
        </w:r>
        <w:r>
          <w:t xml:space="preserve"> - "Afbryder ÅBEN" og "Afbryder LUKKET" endepositionsmeddelelse</w:t>
        </w:r>
        <w:r>
          <w:br/>
        </w:r>
        <w:r>
          <w:rPr>
            <w:b/>
            <w:bCs/>
          </w:rPr>
          <w:t>Option "AS2"</w:t>
        </w:r>
        <w:r>
          <w:t xml:space="preserve"> - Akustisk signal i overensstemmelse med beskyttelsesklasse 2 i henhold til MaschRL/42/EG</w:t>
        </w:r>
        <w:r>
          <w:br/>
        </w:r>
        <w:r>
          <w:rPr>
            <w:b/>
            <w:bCs/>
          </w:rPr>
          <w:t>Option "AS3"</w:t>
        </w:r>
        <w:r>
          <w:t xml:space="preserve"> - Akustisk signal i overensstemmelse med beskyttelsesklasse 3 i henhold til MaschRL/42/EG</w:t>
        </w:r>
        <w:r>
          <w:br/>
        </w:r>
        <w:r>
          <w:rPr>
            <w:b/>
            <w:bCs/>
          </w:rPr>
          <w:t>Option "SKS"</w:t>
        </w:r>
        <w:r>
          <w:t xml:space="preserve"> - Mulighed for direkte tilslutning af en klembeskyttelsesliste eller en optisk sensor til </w:t>
        </w:r>
        <w:r>
          <w:lastRenderedPageBreak/>
          <w:t>overvågning af lukkekanten på motoren</w:t>
        </w:r>
        <w:r>
          <w:br/>
        </w:r>
        <w:r>
          <w:rPr>
            <w:b/>
            <w:bCs/>
          </w:rPr>
          <w:t xml:space="preserve">Option "specialfarve" </w:t>
        </w:r>
        <w:r>
          <w:t>- lakering til perfekt integration i facadens udseende i henhold til RAL, DB, NCS</w:t>
        </w:r>
        <w:r>
          <w:br/>
        </w:r>
        <w:r>
          <w:br/>
        </w:r>
        <w:r>
          <w:rPr>
            <w:b/>
            <w:bCs/>
          </w:rPr>
          <w:t>Tekniske data:</w:t>
        </w:r>
        <w:r>
          <w:br/>
          <w:t>Forsyning: 24 V DC / ±15 %</w:t>
        </w:r>
        <w:r>
          <w:br/>
          <w:t>Strømforbrug:</w:t>
        </w:r>
        <w:r>
          <w:br/>
        </w:r>
        <w:r>
          <w:rPr>
            <w:color w:val="E10025"/>
          </w:rPr>
          <w:t>0,6 A (til 350 mm åbning)</w:t>
        </w:r>
        <w:r>
          <w:br/>
        </w:r>
        <w:r>
          <w:rPr>
            <w:color w:val="0092D4"/>
          </w:rPr>
          <w:t>0,8 A (til 500 + 600 mm åbning)</w:t>
        </w:r>
        <w:r>
          <w:br/>
        </w:r>
        <w:r>
          <w:rPr>
            <w:color w:val="0092D4"/>
          </w:rPr>
          <w:t>1 A (til 700 mm åbning)</w:t>
        </w:r>
        <w:r>
          <w:br/>
        </w:r>
        <w:r>
          <w:rPr>
            <w:color w:val="6DB755"/>
          </w:rPr>
          <w:t>1 A (til 800 - 1300 mm åbning)</w:t>
        </w:r>
        <w:r>
          <w:br/>
          <w:t>Indkoblingstid: 30 % (TIL: 3 Min. / FRA: 7 Min.)</w:t>
        </w:r>
        <w:r>
          <w:br/>
          <w:t>Udkobling: Integreret elektronisk belastningsafbryder</w:t>
        </w:r>
        <w:r>
          <w:br/>
          <w:t>Konfiguration: Main eller Sub</w:t>
        </w:r>
        <w:r>
          <w:br/>
          <w:t>Design: Højre eller venstre</w:t>
        </w:r>
        <w:r>
          <w:br/>
          <w:t>Trykkraft: 250 N</w:t>
        </w:r>
        <w:r>
          <w:br/>
          <w:t>Trækkraft: 250 N</w:t>
        </w:r>
        <w:r>
          <w:br/>
          <w:t>Nominel låsekraft **: 1500 N</w:t>
        </w:r>
        <w:r>
          <w:br/>
          <w:t>Levetid: 20000 dobbeltoperationer *</w:t>
        </w:r>
        <w:r>
          <w:br/>
          <w:t>Åbning:300 mm - 1300 mm</w:t>
        </w:r>
        <w:r>
          <w:br/>
          <w:t>Hastighed ÅBNE: 6,7 mm/s</w:t>
        </w:r>
        <w:r>
          <w:br/>
          <w:t>Hastighed ÅBNE - ABV:</w:t>
        </w:r>
        <w:r>
          <w:br/>
        </w:r>
        <w:r>
          <w:rPr>
            <w:color w:val="E10025"/>
          </w:rPr>
          <w:t>9,4 mm/s (til 350 mm åbning)</w:t>
        </w:r>
        <w:r>
          <w:br/>
        </w:r>
        <w:r>
          <w:rPr>
            <w:color w:val="0092D4"/>
          </w:rPr>
          <w:t>13,6 mm/s (til 500 + 700 mm åbning)</w:t>
        </w:r>
        <w:r>
          <w:br/>
        </w:r>
        <w:r>
          <w:rPr>
            <w:color w:val="6DB755"/>
          </w:rPr>
          <w:t>15 mm/s (til 800 - 1300 mm åbning)</w:t>
        </w:r>
        <w:r>
          <w:br/>
          <w:t>Hastighed LUKKE:</w:t>
        </w:r>
        <w:r>
          <w:br/>
        </w:r>
        <w:r>
          <w:rPr>
            <w:color w:val="E10025"/>
          </w:rPr>
          <w:t>5 mm/s (til 350 mm åbning)</w:t>
        </w:r>
        <w:r>
          <w:br/>
        </w:r>
        <w:r>
          <w:rPr>
            <w:color w:val="0092D4"/>
          </w:rPr>
          <w:t>6,7 mm/s (til 500 + 700 mm åbning)</w:t>
        </w:r>
        <w:r>
          <w:br/>
        </w:r>
        <w:r>
          <w:rPr>
            <w:color w:val="6DB755"/>
          </w:rPr>
          <w:t>6,7 mm/s (til 800 - 1300 mm åbning)</w:t>
        </w:r>
        <w:r>
          <w:br/>
          <w:t>Beskyttelsesklasse: IP 32</w:t>
        </w:r>
        <w:r>
          <w:br/>
          <w:t>Måling af lydtryk (støjemission): LpA ≤ 35 dB(A)</w:t>
        </w:r>
        <w:r>
          <w:br/>
          <w:t>Temperaturområde: -15 °C (-5 °C ***) ... +75 °C</w:t>
        </w:r>
        <w:r>
          <w:br/>
          <w:t>Temperaturstandsikkerhed: B300 (30 min / 300 °C)</w:t>
        </w:r>
        <w:r>
          <w:br/>
          <w:t>Hus: Aluminium</w:t>
        </w:r>
        <w:r>
          <w:br/>
          <w:t>Farve: Specialfarve i henhold til RAL/DB/NCS</w:t>
        </w:r>
        <w:r>
          <w:br/>
          <w:t>Tilslutning: Silikonekabel</w:t>
        </w:r>
        <w:r>
          <w:br/>
          <w:t>B x H x D: 405-885 (åbningsafhængig) x 30 x 39 mm</w:t>
        </w:r>
        <w:r>
          <w:br/>
        </w:r>
        <w:r>
          <w:br/>
          <w:t>* Ved lodret anvendelse skal D+H-forhandleren kontaktes!</w:t>
        </w:r>
        <w:r>
          <w:br/>
          <w:t>** Afhængig af fastgørelsen, *** iht. VdS 2580</w:t>
        </w:r>
        <w:r>
          <w:br/>
        </w:r>
        <w:r>
          <w:br/>
        </w:r>
        <w:r>
          <w:rPr>
            <w:b/>
            <w:bCs/>
          </w:rPr>
          <w:t>Leverance:</w:t>
        </w:r>
        <w:r>
          <w:br/>
        </w:r>
        <w:r>
          <w:t>Motor, silikoneforbindelseskabel med systemstik, brugsanvisning</w:t>
        </w:r>
        <w:r>
          <w:br/>
        </w:r>
        <w:r>
          <w:br/>
          <w:t>Brand: D+H</w:t>
        </w:r>
        <w:r>
          <w:br/>
          <w:t>Type: CDC-1-ACB</w:t>
        </w:r>
        <w:r>
          <w:br/>
        </w:r>
        <w:r>
          <w:rPr>
            <w:b/>
            <w:bCs/>
          </w:rPr>
          <w:t>Art.nr.:</w:t>
        </w:r>
        <w:r>
          <w:t xml:space="preserve"> 26.100.00</w:t>
        </w:r>
        <w:r>
          <w:br/>
        </w:r>
        <w:r>
          <w:br/>
        </w:r>
        <w:r>
          <w:br/>
        </w:r>
        <w:r>
          <w:br/>
        </w:r>
        <w:r>
          <w:rPr>
            <w:b/>
            <w:bCs/>
          </w:rPr>
          <w:t xml:space="preserve">                    Mængde: .......... stk     Pris: ................. DKK     Total: ................. DKK</w:t>
        </w:r>
        <w:r>
          <w:br/>
        </w:r>
        <w:r>
          <w:br/>
        </w:r>
        <w:r>
          <w:br/>
        </w:r>
        <w:r>
          <w:rPr>
            <w:b/>
            <w:bCs/>
            <w:i/>
            <w:iCs/>
          </w:rPr>
          <w:t>Gør din lokale D+H-partner tilgængelig for designvarianter.</w:t>
        </w:r>
        <w:r>
          <w:br/>
        </w:r>
        <w:r>
          <w:br/>
        </w:r>
        <w:r>
          <w:br/>
        </w:r>
        <w:r>
          <w:br/>
          <w:t>https://www.dh-partner.com/dk/da/service/projekterings-hjaelp</w:t>
        </w:r>
        <w:r>
          <w:br/>
        </w:r>
        <w:r>
          <w:br/>
        </w:r>
        <w:r>
          <w:rPr>
            <w:b/>
            <w:bCs/>
          </w:rPr>
          <w:t>Vigtige noter:</w:t>
        </w:r>
        <w:r>
          <w:br/>
        </w:r>
        <w:r>
          <w:br/>
        </w:r>
        <w:r>
          <w:t>Denne produktbeskrivelse udgør ikke et udbud. Ansvaret for overensstemmelse med udbudsretlige krav påhviler den udbudsgivende projektant eller arkitekt.</w:t>
        </w:r>
        <w:r>
          <w:br/>
        </w:r>
        <w:r>
          <w:br/>
          <w:t>Montering og ibrugtagning skal ske i henhold til producentens anvisninger.</w:t>
        </w:r>
        <w:r>
          <w:br/>
        </w:r>
        <w:r>
          <w:br/>
          <w:t>Med forbehold for tekniske ændringer.</w:t>
        </w:r>
      </w:ins>
      <w:del w:id="7" w:author="Comparison" w:date="2026-09-22T12:23:00Z" w16du:dateUtc="2026-09-22T16:23:00Z">
        <w:r w:rsidR="00C42BF0" w:rsidRPr="00F51950">
          <w:rPr>
            <w:rFonts w:eastAsia="Times New Roman"/>
          </w:rPr>
          <w:delText>PATVIRTINTA                                                                                                                                                                          Jonavos Jeronimo Ralio gimnazijos direktoriaus 2019 m. balandžio 16 d. įsakymu Nr. V1-91</w:delText>
        </w:r>
      </w:del>
    </w:p>
    <w:p w14:paraId="7ABD28E1" w14:textId="77777777" w:rsidR="00C42BF0" w:rsidRPr="00F51950" w:rsidRDefault="00C42BF0" w:rsidP="00C42BF0">
      <w:pPr>
        <w:tabs>
          <w:tab w:val="left" w:pos="360"/>
        </w:tabs>
        <w:outlineLvl w:val="0"/>
        <w:rPr>
          <w:del w:id="8" w:author="Comparison" w:date="2026-09-22T12:23:00Z" w16du:dateUtc="2026-09-22T16:23:00Z"/>
          <w:rFonts w:eastAsia="Times New Roman"/>
          <w:lang w:val="pt-PT"/>
        </w:rPr>
      </w:pPr>
    </w:p>
    <w:p w14:paraId="45D64842" w14:textId="77777777" w:rsidR="00C42BF0" w:rsidRPr="00F51950" w:rsidRDefault="00C42BF0" w:rsidP="00C42BF0">
      <w:pPr>
        <w:jc w:val="center"/>
        <w:rPr>
          <w:del w:id="9" w:author="Comparison" w:date="2026-09-22T12:23:00Z" w16du:dateUtc="2026-09-22T16:23:00Z"/>
          <w:rFonts w:eastAsia="Times New Roman"/>
          <w:b/>
        </w:rPr>
      </w:pPr>
    </w:p>
    <w:p w14:paraId="489EE3DE" w14:textId="77777777" w:rsidR="00C42BF0" w:rsidRPr="00F51950" w:rsidRDefault="00C42BF0" w:rsidP="00C42BF0">
      <w:pPr>
        <w:tabs>
          <w:tab w:val="left" w:pos="851"/>
          <w:tab w:val="left" w:pos="1134"/>
        </w:tabs>
        <w:ind w:firstLine="567"/>
        <w:jc w:val="center"/>
        <w:rPr>
          <w:del w:id="10" w:author="Comparison" w:date="2026-09-22T12:23:00Z" w16du:dateUtc="2026-09-22T16:23:00Z"/>
          <w:rFonts w:eastAsia="Times New Roman"/>
          <w:b/>
        </w:rPr>
      </w:pPr>
      <w:del w:id="11" w:author="Comparison" w:date="2026-09-22T12:23:00Z" w16du:dateUtc="2026-09-22T16:23:00Z">
        <w:r w:rsidRPr="00F51950">
          <w:rPr>
            <w:rFonts w:eastAsia="Times New Roman"/>
            <w:b/>
          </w:rPr>
          <w:delText>JONAVOS JERONIMO RALIO GINMAZIJOS</w:delText>
        </w:r>
      </w:del>
    </w:p>
    <w:p w14:paraId="129897F7" w14:textId="77777777" w:rsidR="00C42BF0" w:rsidRPr="00F51950" w:rsidRDefault="00FC2E39" w:rsidP="00C42BF0">
      <w:pPr>
        <w:tabs>
          <w:tab w:val="left" w:pos="851"/>
          <w:tab w:val="left" w:pos="1134"/>
        </w:tabs>
        <w:ind w:firstLine="567"/>
        <w:jc w:val="center"/>
        <w:rPr>
          <w:del w:id="12" w:author="Comparison" w:date="2026-09-22T12:23:00Z" w16du:dateUtc="2026-09-22T16:23:00Z"/>
          <w:rStyle w:val="FontStyle11"/>
          <w:rFonts w:eastAsia="Times New Roman"/>
          <w:bCs w:val="0"/>
          <w:color w:val="auto"/>
          <w:sz w:val="24"/>
          <w:szCs w:val="24"/>
        </w:rPr>
      </w:pPr>
      <w:del w:id="13" w:author="Comparison" w:date="2026-09-22T12:23:00Z" w16du:dateUtc="2026-09-22T16:23:00Z">
        <w:r>
          <w:rPr>
            <w:rFonts w:eastAsia="Times New Roman"/>
            <w:b/>
          </w:rPr>
          <w:delText>EKONOMIKOS IR VERSLUMO</w:delText>
        </w:r>
        <w:r w:rsidR="00C42BF0" w:rsidRPr="00F51950">
          <w:rPr>
            <w:rFonts w:eastAsia="Times New Roman"/>
            <w:b/>
          </w:rPr>
          <w:delText xml:space="preserve"> MOKYTOJO PAREIGYBĖS APRAŠYMAS</w:delText>
        </w:r>
      </w:del>
    </w:p>
    <w:p w14:paraId="030A89D1" w14:textId="77777777" w:rsidR="00C42BF0" w:rsidRPr="00F51950" w:rsidRDefault="00C42BF0" w:rsidP="00C42BF0">
      <w:pPr>
        <w:pStyle w:val="Style4"/>
        <w:tabs>
          <w:tab w:val="left" w:pos="158"/>
          <w:tab w:val="left" w:pos="851"/>
          <w:tab w:val="left" w:pos="1134"/>
        </w:tabs>
        <w:ind w:firstLine="567"/>
        <w:jc w:val="center"/>
        <w:rPr>
          <w:del w:id="14" w:author="Comparison" w:date="2026-09-22T12:23:00Z" w16du:dateUtc="2026-09-22T16:23:00Z"/>
          <w:rStyle w:val="FontStyle11"/>
          <w:sz w:val="24"/>
          <w:szCs w:val="24"/>
        </w:rPr>
      </w:pPr>
    </w:p>
    <w:p w14:paraId="4655DB69" w14:textId="77777777" w:rsidR="00C42BF0" w:rsidRPr="00F51950" w:rsidRDefault="00C42BF0" w:rsidP="00C42BF0">
      <w:pPr>
        <w:pStyle w:val="Style4"/>
        <w:tabs>
          <w:tab w:val="left" w:pos="0"/>
          <w:tab w:val="left" w:pos="709"/>
          <w:tab w:val="left" w:pos="1134"/>
        </w:tabs>
        <w:ind w:firstLine="567"/>
        <w:jc w:val="center"/>
        <w:rPr>
          <w:del w:id="15" w:author="Comparison" w:date="2026-09-22T12:23:00Z" w16du:dateUtc="2026-09-22T16:23:00Z"/>
          <w:rStyle w:val="FontStyle11"/>
          <w:sz w:val="24"/>
          <w:szCs w:val="24"/>
        </w:rPr>
      </w:pPr>
      <w:del w:id="16" w:author="Comparison" w:date="2026-09-22T12:23:00Z" w16du:dateUtc="2026-09-22T16:23:00Z">
        <w:r w:rsidRPr="00F51950">
          <w:rPr>
            <w:rStyle w:val="FontStyle11"/>
            <w:sz w:val="24"/>
            <w:szCs w:val="24"/>
          </w:rPr>
          <w:delText>I</w:delText>
        </w:r>
        <w:r w:rsidRPr="00F51950">
          <w:rPr>
            <w:rStyle w:val="FontStyle11"/>
            <w:sz w:val="24"/>
            <w:szCs w:val="24"/>
          </w:rPr>
          <w:tab/>
          <w:delText xml:space="preserve"> SKYRIUS</w:delText>
        </w:r>
      </w:del>
    </w:p>
    <w:p w14:paraId="66CF25BC" w14:textId="77777777" w:rsidR="00C42BF0" w:rsidRPr="00F51950" w:rsidRDefault="00C42BF0" w:rsidP="00C42BF0">
      <w:pPr>
        <w:pStyle w:val="Style3"/>
        <w:tabs>
          <w:tab w:val="left" w:pos="851"/>
          <w:tab w:val="left" w:pos="1134"/>
        </w:tabs>
        <w:spacing w:line="240" w:lineRule="auto"/>
        <w:ind w:firstLine="567"/>
        <w:rPr>
          <w:del w:id="17" w:author="Comparison" w:date="2026-09-22T12:23:00Z" w16du:dateUtc="2026-09-22T16:23:00Z"/>
          <w:rStyle w:val="FontStyle11"/>
          <w:sz w:val="24"/>
          <w:szCs w:val="24"/>
        </w:rPr>
      </w:pPr>
      <w:del w:id="18" w:author="Comparison" w:date="2026-09-22T12:23:00Z" w16du:dateUtc="2026-09-22T16:23:00Z">
        <w:r w:rsidRPr="00F51950">
          <w:rPr>
            <w:rStyle w:val="FontStyle11"/>
            <w:sz w:val="24"/>
            <w:szCs w:val="24"/>
          </w:rPr>
          <w:delText>PAREIGYBĖ</w:delText>
        </w:r>
      </w:del>
    </w:p>
    <w:p w14:paraId="33E77EEE" w14:textId="77777777" w:rsidR="00C42BF0" w:rsidRPr="00F51950" w:rsidRDefault="00C42BF0" w:rsidP="00C42BF0">
      <w:pPr>
        <w:pStyle w:val="Style3"/>
        <w:tabs>
          <w:tab w:val="left" w:pos="851"/>
          <w:tab w:val="left" w:pos="1134"/>
        </w:tabs>
        <w:spacing w:line="240" w:lineRule="auto"/>
        <w:ind w:firstLine="567"/>
        <w:rPr>
          <w:del w:id="19" w:author="Comparison" w:date="2026-09-22T12:23:00Z" w16du:dateUtc="2026-09-22T16:23:00Z"/>
          <w:rStyle w:val="FontStyle11"/>
          <w:sz w:val="24"/>
          <w:szCs w:val="24"/>
        </w:rPr>
      </w:pPr>
    </w:p>
    <w:p w14:paraId="52FD3DF0"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20" w:author="Comparison" w:date="2026-09-22T12:23:00Z" w16du:dateUtc="2026-09-22T16:23:00Z"/>
          <w:rStyle w:val="FontStyle12"/>
          <w:sz w:val="24"/>
          <w:szCs w:val="24"/>
        </w:rPr>
      </w:pPr>
      <w:del w:id="21" w:author="Comparison" w:date="2026-09-22T12:23:00Z" w16du:dateUtc="2026-09-22T16:23:00Z">
        <w:r w:rsidRPr="00F51950">
          <w:rPr>
            <w:rStyle w:val="FontStyle11"/>
            <w:sz w:val="24"/>
            <w:szCs w:val="24"/>
          </w:rPr>
          <w:delText xml:space="preserve">Pareigybės pavadinimas: </w:delText>
        </w:r>
        <w:r w:rsidRPr="00F51950">
          <w:rPr>
            <w:rStyle w:val="FontStyle12"/>
            <w:sz w:val="24"/>
            <w:szCs w:val="24"/>
          </w:rPr>
          <w:delText>Jonavos Jeronimo Ralio gimnazijo</w:delText>
        </w:r>
        <w:r w:rsidR="00900712">
          <w:rPr>
            <w:rStyle w:val="FontStyle12"/>
            <w:sz w:val="24"/>
            <w:szCs w:val="24"/>
          </w:rPr>
          <w:delText>s ekonomikos ir verslumo</w:delText>
        </w:r>
        <w:r w:rsidRPr="00F51950">
          <w:rPr>
            <w:rStyle w:val="FontStyle12"/>
            <w:sz w:val="24"/>
            <w:szCs w:val="24"/>
          </w:rPr>
          <w:delText xml:space="preserve"> mokytojas.</w:delText>
        </w:r>
      </w:del>
    </w:p>
    <w:p w14:paraId="583DF2FB"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22" w:author="Comparison" w:date="2026-09-22T12:23:00Z" w16du:dateUtc="2026-09-22T16:23:00Z"/>
          <w:rStyle w:val="FontStyle12"/>
          <w:sz w:val="24"/>
          <w:szCs w:val="24"/>
        </w:rPr>
      </w:pPr>
      <w:del w:id="23" w:author="Comparison" w:date="2026-09-22T12:23:00Z" w16du:dateUtc="2026-09-22T16:23:00Z">
        <w:r w:rsidRPr="00F51950">
          <w:rPr>
            <w:rStyle w:val="FontStyle11"/>
            <w:sz w:val="24"/>
            <w:szCs w:val="24"/>
          </w:rPr>
          <w:delText>Pareigybės grupė:</w:delText>
        </w:r>
        <w:r w:rsidRPr="00F51950">
          <w:rPr>
            <w:rStyle w:val="FontStyle12"/>
            <w:sz w:val="24"/>
            <w:szCs w:val="24"/>
          </w:rPr>
          <w:delText xml:space="preserve"> Jonavos Jeronimo Ralio gimnazijos specialistas.</w:delText>
        </w:r>
      </w:del>
    </w:p>
    <w:p w14:paraId="5B9F7C5F" w14:textId="77777777" w:rsidR="00C42BF0" w:rsidRPr="00F51950" w:rsidRDefault="00C42BF0" w:rsidP="00C42BF0">
      <w:pPr>
        <w:pStyle w:val="Style5"/>
        <w:numPr>
          <w:ilvl w:val="0"/>
          <w:numId w:val="1"/>
        </w:numPr>
        <w:tabs>
          <w:tab w:val="left" w:pos="725"/>
          <w:tab w:val="left" w:pos="851"/>
          <w:tab w:val="left" w:pos="1134"/>
        </w:tabs>
        <w:ind w:firstLine="567"/>
        <w:jc w:val="both"/>
        <w:rPr>
          <w:del w:id="24" w:author="Comparison" w:date="2026-09-22T12:23:00Z" w16du:dateUtc="2026-09-22T16:23:00Z"/>
          <w:rStyle w:val="FontStyle12"/>
          <w:sz w:val="24"/>
          <w:szCs w:val="24"/>
        </w:rPr>
      </w:pPr>
      <w:del w:id="25" w:author="Comparison" w:date="2026-09-22T12:23:00Z" w16du:dateUtc="2026-09-22T16:23:00Z">
        <w:r w:rsidRPr="00F51950">
          <w:rPr>
            <w:rStyle w:val="FontStyle11"/>
            <w:sz w:val="24"/>
            <w:szCs w:val="24"/>
          </w:rPr>
          <w:delText xml:space="preserve">Pareigybės lygis: </w:delText>
        </w:r>
        <w:r w:rsidRPr="00F51950">
          <w:rPr>
            <w:rStyle w:val="FontStyle12"/>
            <w:sz w:val="24"/>
            <w:szCs w:val="24"/>
          </w:rPr>
          <w:delText>A2.</w:delText>
        </w:r>
      </w:del>
    </w:p>
    <w:p w14:paraId="107325A7"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26" w:author="Comparison" w:date="2026-09-22T12:23:00Z" w16du:dateUtc="2026-09-22T16:23:00Z"/>
          <w:rStyle w:val="FontStyle12"/>
          <w:sz w:val="24"/>
          <w:szCs w:val="24"/>
        </w:rPr>
      </w:pPr>
      <w:del w:id="27" w:author="Comparison" w:date="2026-09-22T12:23:00Z" w16du:dateUtc="2026-09-22T16:23:00Z">
        <w:r w:rsidRPr="00F51950">
          <w:rPr>
            <w:rStyle w:val="FontStyle11"/>
            <w:sz w:val="24"/>
            <w:szCs w:val="24"/>
          </w:rPr>
          <w:delText xml:space="preserve">Pareigybės pavaldumas: </w:delText>
        </w:r>
        <w:r w:rsidRPr="00F51950">
          <w:rPr>
            <w:rStyle w:val="FontStyle12"/>
            <w:sz w:val="24"/>
            <w:szCs w:val="24"/>
          </w:rPr>
          <w:delText>Jonavos Jeronimo Ralio gimnazijos</w:delText>
        </w:r>
        <w:r w:rsidR="00B00FCA">
          <w:rPr>
            <w:rStyle w:val="FontStyle12"/>
            <w:sz w:val="24"/>
            <w:szCs w:val="24"/>
          </w:rPr>
          <w:delText xml:space="preserve"> ekonomikos ir verslumo</w:delText>
        </w:r>
        <w:r w:rsidRPr="00F51950">
          <w:rPr>
            <w:rStyle w:val="FontStyle12"/>
            <w:sz w:val="24"/>
            <w:szCs w:val="24"/>
          </w:rPr>
          <w:delText xml:space="preserve"> mokytojas tiesiogiai pavaldus direktoriaus pavaduotojui ugdymui.</w:delText>
        </w:r>
      </w:del>
    </w:p>
    <w:p w14:paraId="2C7822AE" w14:textId="77777777" w:rsidR="00C42BF0" w:rsidRPr="00F51950" w:rsidRDefault="00C42BF0" w:rsidP="00C42BF0">
      <w:pPr>
        <w:pStyle w:val="Style4"/>
        <w:tabs>
          <w:tab w:val="left" w:pos="245"/>
          <w:tab w:val="left" w:pos="851"/>
          <w:tab w:val="left" w:pos="1134"/>
        </w:tabs>
        <w:ind w:firstLine="567"/>
        <w:jc w:val="center"/>
        <w:rPr>
          <w:del w:id="28" w:author="Comparison" w:date="2026-09-22T12:23:00Z" w16du:dateUtc="2026-09-22T16:23:00Z"/>
          <w:rStyle w:val="FontStyle11"/>
          <w:sz w:val="24"/>
          <w:szCs w:val="24"/>
        </w:rPr>
      </w:pPr>
    </w:p>
    <w:p w14:paraId="17D72ABB" w14:textId="77777777" w:rsidR="00C42BF0" w:rsidRPr="00F51950" w:rsidRDefault="00C42BF0" w:rsidP="00C42BF0">
      <w:pPr>
        <w:pStyle w:val="Style4"/>
        <w:tabs>
          <w:tab w:val="left" w:pos="245"/>
          <w:tab w:val="left" w:pos="851"/>
          <w:tab w:val="left" w:pos="1134"/>
        </w:tabs>
        <w:ind w:firstLine="567"/>
        <w:jc w:val="center"/>
        <w:rPr>
          <w:del w:id="29" w:author="Comparison" w:date="2026-09-22T12:23:00Z" w16du:dateUtc="2026-09-22T16:23:00Z"/>
          <w:rStyle w:val="FontStyle11"/>
          <w:sz w:val="24"/>
          <w:szCs w:val="24"/>
        </w:rPr>
      </w:pPr>
      <w:del w:id="30" w:author="Comparison" w:date="2026-09-22T12:23:00Z" w16du:dateUtc="2026-09-22T16:23:00Z">
        <w:r w:rsidRPr="00F51950">
          <w:rPr>
            <w:rStyle w:val="FontStyle11"/>
            <w:sz w:val="24"/>
            <w:szCs w:val="24"/>
          </w:rPr>
          <w:delText>II</w:delText>
        </w:r>
        <w:r w:rsidRPr="00F51950">
          <w:rPr>
            <w:rStyle w:val="FontStyle11"/>
            <w:sz w:val="24"/>
            <w:szCs w:val="24"/>
          </w:rPr>
          <w:tab/>
          <w:delText>SKYRIUS</w:delText>
        </w:r>
      </w:del>
    </w:p>
    <w:p w14:paraId="348F0048" w14:textId="77777777" w:rsidR="00C42BF0" w:rsidRPr="00F51950" w:rsidRDefault="00C42BF0" w:rsidP="00C42BF0">
      <w:pPr>
        <w:pStyle w:val="Style3"/>
        <w:tabs>
          <w:tab w:val="left" w:pos="851"/>
          <w:tab w:val="left" w:pos="1134"/>
        </w:tabs>
        <w:spacing w:line="240" w:lineRule="auto"/>
        <w:ind w:firstLine="567"/>
        <w:rPr>
          <w:del w:id="31" w:author="Comparison" w:date="2026-09-22T12:23:00Z" w16du:dateUtc="2026-09-22T16:23:00Z"/>
          <w:rStyle w:val="FontStyle11"/>
          <w:sz w:val="24"/>
          <w:szCs w:val="24"/>
        </w:rPr>
      </w:pPr>
      <w:del w:id="32" w:author="Comparison" w:date="2026-09-22T12:23:00Z" w16du:dateUtc="2026-09-22T16:23:00Z">
        <w:r w:rsidRPr="00F51950">
          <w:rPr>
            <w:rStyle w:val="FontStyle11"/>
            <w:sz w:val="24"/>
            <w:szCs w:val="24"/>
          </w:rPr>
          <w:delText>SPECIALŪS REIKALAVIMAI ŠIAS PAREIGAS EINANČIAM MOKYTOJUI</w:delText>
        </w:r>
      </w:del>
    </w:p>
    <w:p w14:paraId="6D0A9468" w14:textId="77777777" w:rsidR="00C42BF0" w:rsidRPr="00F51950" w:rsidRDefault="00C42BF0" w:rsidP="00C42BF0">
      <w:pPr>
        <w:pStyle w:val="Style3"/>
        <w:tabs>
          <w:tab w:val="left" w:pos="851"/>
          <w:tab w:val="left" w:pos="1134"/>
        </w:tabs>
        <w:spacing w:line="240" w:lineRule="auto"/>
        <w:ind w:firstLine="567"/>
        <w:rPr>
          <w:del w:id="33" w:author="Comparison" w:date="2026-09-22T12:23:00Z" w16du:dateUtc="2026-09-22T16:23:00Z"/>
          <w:rStyle w:val="FontStyle11"/>
          <w:sz w:val="24"/>
          <w:szCs w:val="24"/>
        </w:rPr>
      </w:pPr>
    </w:p>
    <w:p w14:paraId="49EC5A35"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del w:id="34" w:author="Comparison" w:date="2026-09-22T12:23:00Z" w16du:dateUtc="2026-09-22T16:23:00Z"/>
          <w:rStyle w:val="FontStyle12"/>
          <w:sz w:val="24"/>
          <w:szCs w:val="24"/>
        </w:rPr>
      </w:pPr>
      <w:del w:id="35" w:author="Comparison" w:date="2026-09-22T12:23:00Z" w16du:dateUtc="2026-09-22T16:23:00Z">
        <w:r w:rsidRPr="00F51950">
          <w:rPr>
            <w:rStyle w:val="FontStyle12"/>
            <w:sz w:val="24"/>
            <w:szCs w:val="24"/>
          </w:rPr>
          <w:delText>Mokytojas, einantis šias pareigas, turi atitikti šiuos specialius reikalavimus:</w:delText>
        </w:r>
      </w:del>
    </w:p>
    <w:p w14:paraId="0B4D89D6"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36" w:author="Comparison" w:date="2026-09-22T12:23:00Z" w16du:dateUtc="2026-09-22T16:23:00Z"/>
          <w:rStyle w:val="FontStyle12"/>
          <w:sz w:val="24"/>
          <w:szCs w:val="24"/>
        </w:rPr>
      </w:pPr>
      <w:del w:id="37" w:author="Comparison" w:date="2026-09-22T12:23:00Z" w16du:dateUtc="2026-09-22T16:23:00Z">
        <w:r w:rsidRPr="00F51950">
          <w:rPr>
            <w:rStyle w:val="FontStyle12"/>
            <w:sz w:val="24"/>
            <w:szCs w:val="24"/>
          </w:rPr>
          <w:delText>turėti aukštąjį (aukštesnįjį, įgytą iki 2009 metų, ar specialųjį vidurinį, įgytą iki 1995 metų) išsilavinimą;</w:delText>
        </w:r>
      </w:del>
    </w:p>
    <w:p w14:paraId="38AD7D68" w14:textId="77777777" w:rsidR="00C42BF0" w:rsidRDefault="00C42BF0" w:rsidP="00C42BF0">
      <w:pPr>
        <w:pStyle w:val="Style1"/>
        <w:numPr>
          <w:ilvl w:val="1"/>
          <w:numId w:val="1"/>
        </w:numPr>
        <w:tabs>
          <w:tab w:val="left" w:pos="851"/>
          <w:tab w:val="left" w:pos="993"/>
          <w:tab w:val="left" w:pos="1134"/>
        </w:tabs>
        <w:spacing w:line="240" w:lineRule="auto"/>
        <w:ind w:left="0" w:firstLine="567"/>
        <w:rPr>
          <w:del w:id="38" w:author="Comparison" w:date="2026-09-22T12:23:00Z" w16du:dateUtc="2026-09-22T16:23:00Z"/>
          <w:rStyle w:val="FontStyle12"/>
          <w:sz w:val="24"/>
          <w:szCs w:val="24"/>
        </w:rPr>
      </w:pPr>
      <w:del w:id="39" w:author="Comparison" w:date="2026-09-22T12:23:00Z" w16du:dateUtc="2026-09-22T16:23:00Z">
        <w:r w:rsidRPr="00F51950">
          <w:rPr>
            <w:rStyle w:val="FontStyle12"/>
            <w:sz w:val="24"/>
            <w:szCs w:val="24"/>
          </w:rPr>
          <w:delText>būti įgijęs pedagogo kvalifikaciją;</w:delText>
        </w:r>
      </w:del>
    </w:p>
    <w:p w14:paraId="72B0CE21" w14:textId="77777777" w:rsidR="00C42BF0" w:rsidRPr="00BA1739" w:rsidRDefault="000A0547" w:rsidP="00C42BF0">
      <w:pPr>
        <w:pStyle w:val="ListParagraph"/>
        <w:numPr>
          <w:ilvl w:val="1"/>
          <w:numId w:val="1"/>
        </w:numPr>
        <w:tabs>
          <w:tab w:val="left" w:pos="993"/>
        </w:tabs>
        <w:ind w:left="0" w:firstLine="567"/>
        <w:jc w:val="both"/>
        <w:rPr>
          <w:del w:id="40" w:author="Comparison" w:date="2026-09-22T12:23:00Z" w16du:dateUtc="2026-09-22T16:23:00Z"/>
          <w:rStyle w:val="FontStyle12"/>
          <w:sz w:val="24"/>
          <w:szCs w:val="24"/>
        </w:rPr>
      </w:pPr>
      <w:del w:id="41" w:author="Comparison" w:date="2026-09-22T12:23:00Z" w16du:dateUtc="2026-09-22T16:23:00Z">
        <w:r>
          <w:rPr>
            <w:rStyle w:val="FontStyle12"/>
            <w:sz w:val="24"/>
            <w:szCs w:val="24"/>
          </w:rPr>
          <w:delText xml:space="preserve">būti baigęs </w:delText>
        </w:r>
        <w:r w:rsidR="008521CC" w:rsidRPr="00BE364B">
          <w:rPr>
            <w:rStyle w:val="FontStyle13"/>
            <w:sz w:val="24"/>
            <w:szCs w:val="24"/>
          </w:rPr>
          <w:delText>ekonomikos mokytojų rengimo programą; ekonomikos programą;</w:delText>
        </w:r>
      </w:del>
    </w:p>
    <w:p w14:paraId="03E0AF8B" w14:textId="77777777" w:rsidR="00C42BF0" w:rsidRPr="00F51950" w:rsidRDefault="00C42BF0" w:rsidP="00C42BF0">
      <w:pPr>
        <w:numPr>
          <w:ilvl w:val="1"/>
          <w:numId w:val="1"/>
        </w:numPr>
        <w:tabs>
          <w:tab w:val="left" w:pos="993"/>
        </w:tabs>
        <w:ind w:left="0" w:firstLine="567"/>
        <w:jc w:val="both"/>
        <w:rPr>
          <w:del w:id="42" w:author="Comparison" w:date="2026-09-22T12:23:00Z" w16du:dateUtc="2026-09-22T16:23:00Z"/>
          <w:rStyle w:val="FontStyle12"/>
          <w:sz w:val="24"/>
          <w:szCs w:val="24"/>
        </w:rPr>
      </w:pPr>
      <w:del w:id="43" w:author="Comparison" w:date="2026-09-22T12:23:00Z" w16du:dateUtc="2026-09-22T16:23:00Z">
        <w:r w:rsidRPr="00F51950">
          <w:rPr>
            <w:rStyle w:val="FontStyle12"/>
            <w:sz w:val="24"/>
            <w:szCs w:val="24"/>
          </w:rPr>
          <w:delTex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delText>
        </w:r>
      </w:del>
    </w:p>
    <w:p w14:paraId="5DBB1C05"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44" w:author="Comparison" w:date="2026-09-22T12:23:00Z" w16du:dateUtc="2026-09-22T16:23:00Z"/>
          <w:rStyle w:val="FontStyle12"/>
          <w:sz w:val="24"/>
          <w:szCs w:val="24"/>
        </w:rPr>
      </w:pPr>
      <w:del w:id="45" w:author="Comparison" w:date="2026-09-22T12:23:00Z" w16du:dateUtc="2026-09-22T16:23:00Z">
        <w:r w:rsidRPr="00F51950">
          <w:rPr>
            <w:rStyle w:val="FontStyle12"/>
            <w:sz w:val="24"/>
            <w:szCs w:val="24"/>
          </w:rPr>
          <w:delTex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delText>
        </w:r>
      </w:del>
    </w:p>
    <w:p w14:paraId="6E2ED251"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46" w:author="Comparison" w:date="2026-09-22T12:23:00Z" w16du:dateUtc="2026-09-22T16:23:00Z"/>
          <w:rStyle w:val="FontStyle12"/>
          <w:sz w:val="24"/>
          <w:szCs w:val="24"/>
        </w:rPr>
      </w:pPr>
      <w:del w:id="47" w:author="Comparison" w:date="2026-09-22T12:23:00Z" w16du:dateUtc="2026-09-22T16:23:00Z">
        <w:r w:rsidRPr="00F51950">
          <w:rPr>
            <w:rStyle w:val="FontStyle12"/>
            <w:sz w:val="24"/>
            <w:szCs w:val="24"/>
          </w:rPr>
          <w:delText>atitikti kitus reikalavimus, nustatytus Reikalavimų mokytojų kvalifikacijai apraše;</w:delText>
        </w:r>
      </w:del>
    </w:p>
    <w:p w14:paraId="154759DA"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48" w:author="Comparison" w:date="2026-09-22T12:23:00Z" w16du:dateUtc="2026-09-22T16:23:00Z"/>
          <w:rStyle w:val="FontStyle12"/>
          <w:sz w:val="24"/>
          <w:szCs w:val="24"/>
        </w:rPr>
      </w:pPr>
      <w:del w:id="49" w:author="Comparison" w:date="2026-09-22T12:23:00Z" w16du:dateUtc="2026-09-22T16:23:00Z">
        <w:r w:rsidRPr="00F51950">
          <w:rPr>
            <w:rStyle w:val="FontStyle12"/>
            <w:sz w:val="24"/>
            <w:szCs w:val="24"/>
          </w:rPr>
          <w:delText>būti nepriekaištingos reputacijos, kaip ji apibrėžta Lietuvos Respublikos švietimo įstatyme;</w:delText>
        </w:r>
      </w:del>
    </w:p>
    <w:p w14:paraId="6D4EAD60"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del w:id="50" w:author="Comparison" w:date="2026-09-22T12:23:00Z" w16du:dateUtc="2026-09-22T16:23:00Z"/>
          <w:rStyle w:val="FontStyle12"/>
          <w:sz w:val="24"/>
          <w:szCs w:val="24"/>
        </w:rPr>
      </w:pPr>
      <w:del w:id="51" w:author="Comparison" w:date="2026-09-22T12:23:00Z" w16du:dateUtc="2026-09-22T16:23:00Z">
        <w:r w:rsidRPr="00F51950">
          <w:rPr>
            <w:rStyle w:val="FontStyle12"/>
            <w:sz w:val="24"/>
            <w:szCs w:val="24"/>
          </w:rPr>
          <w:delTex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delText>
        </w:r>
      </w:del>
    </w:p>
    <w:p w14:paraId="7E5E2A04" w14:textId="77777777" w:rsidR="00C42BF0" w:rsidRPr="00F51950" w:rsidRDefault="00C42BF0" w:rsidP="00C42BF0">
      <w:pPr>
        <w:pStyle w:val="Style4"/>
        <w:tabs>
          <w:tab w:val="left" w:pos="341"/>
          <w:tab w:val="left" w:pos="851"/>
          <w:tab w:val="left" w:pos="1134"/>
        </w:tabs>
        <w:ind w:firstLine="567"/>
        <w:jc w:val="center"/>
        <w:rPr>
          <w:del w:id="52" w:author="Comparison" w:date="2026-09-22T12:23:00Z" w16du:dateUtc="2026-09-22T16:23:00Z"/>
          <w:rStyle w:val="FontStyle11"/>
          <w:sz w:val="24"/>
          <w:szCs w:val="24"/>
        </w:rPr>
      </w:pPr>
    </w:p>
    <w:p w14:paraId="7D7EDC1A" w14:textId="77777777" w:rsidR="00C42BF0" w:rsidRPr="00F51950" w:rsidRDefault="00C42BF0" w:rsidP="00C42BF0">
      <w:pPr>
        <w:pStyle w:val="Style4"/>
        <w:tabs>
          <w:tab w:val="left" w:pos="341"/>
          <w:tab w:val="left" w:pos="851"/>
          <w:tab w:val="left" w:pos="1134"/>
        </w:tabs>
        <w:ind w:firstLine="567"/>
        <w:jc w:val="center"/>
        <w:rPr>
          <w:del w:id="53" w:author="Comparison" w:date="2026-09-22T12:23:00Z" w16du:dateUtc="2026-09-22T16:23:00Z"/>
          <w:rStyle w:val="FontStyle11"/>
          <w:sz w:val="24"/>
          <w:szCs w:val="24"/>
        </w:rPr>
      </w:pPr>
      <w:del w:id="54" w:author="Comparison" w:date="2026-09-22T12:23:00Z" w16du:dateUtc="2026-09-22T16:23:00Z">
        <w:r w:rsidRPr="00F51950">
          <w:rPr>
            <w:rStyle w:val="FontStyle11"/>
            <w:sz w:val="24"/>
            <w:szCs w:val="24"/>
          </w:rPr>
          <w:delText>III</w:delText>
        </w:r>
        <w:r w:rsidRPr="00F51950">
          <w:rPr>
            <w:rStyle w:val="FontStyle11"/>
            <w:sz w:val="24"/>
            <w:szCs w:val="24"/>
          </w:rPr>
          <w:tab/>
          <w:delText xml:space="preserve"> SKYRIUS</w:delText>
        </w:r>
      </w:del>
    </w:p>
    <w:p w14:paraId="06CECD02" w14:textId="77777777" w:rsidR="00C42BF0" w:rsidRPr="00F51950" w:rsidRDefault="00C42BF0" w:rsidP="00C42BF0">
      <w:pPr>
        <w:pStyle w:val="Style3"/>
        <w:tabs>
          <w:tab w:val="left" w:pos="851"/>
          <w:tab w:val="left" w:pos="1134"/>
        </w:tabs>
        <w:spacing w:line="240" w:lineRule="auto"/>
        <w:ind w:firstLine="567"/>
        <w:rPr>
          <w:del w:id="55" w:author="Comparison" w:date="2026-09-22T12:23:00Z" w16du:dateUtc="2026-09-22T16:23:00Z"/>
          <w:rStyle w:val="FontStyle11"/>
          <w:sz w:val="24"/>
          <w:szCs w:val="24"/>
        </w:rPr>
      </w:pPr>
      <w:del w:id="56" w:author="Comparison" w:date="2026-09-22T12:23:00Z" w16du:dateUtc="2026-09-22T16:23:00Z">
        <w:r w:rsidRPr="00F51950">
          <w:rPr>
            <w:rStyle w:val="FontStyle11"/>
            <w:sz w:val="24"/>
            <w:szCs w:val="24"/>
          </w:rPr>
          <w:delText>ŠIAS PAREIGAS EINANČIO MOKYTOJO FUNKCIJOS</w:delText>
        </w:r>
      </w:del>
    </w:p>
    <w:p w14:paraId="469B6712" w14:textId="77777777" w:rsidR="00C42BF0" w:rsidRPr="00F51950" w:rsidRDefault="00C42BF0" w:rsidP="00C42BF0">
      <w:pPr>
        <w:pStyle w:val="Style3"/>
        <w:tabs>
          <w:tab w:val="left" w:pos="851"/>
          <w:tab w:val="left" w:pos="1134"/>
        </w:tabs>
        <w:spacing w:line="240" w:lineRule="auto"/>
        <w:ind w:firstLine="567"/>
        <w:rPr>
          <w:del w:id="57" w:author="Comparison" w:date="2026-09-22T12:23:00Z" w16du:dateUtc="2026-09-22T16:23:00Z"/>
          <w:rStyle w:val="FontStyle11"/>
          <w:sz w:val="24"/>
          <w:szCs w:val="24"/>
        </w:rPr>
      </w:pPr>
    </w:p>
    <w:p w14:paraId="52CDF0DC" w14:textId="77777777" w:rsidR="00C42BF0" w:rsidRPr="00F51950" w:rsidRDefault="00C42BF0" w:rsidP="00C42BF0">
      <w:pPr>
        <w:pStyle w:val="Style1"/>
        <w:numPr>
          <w:ilvl w:val="0"/>
          <w:numId w:val="1"/>
        </w:numPr>
        <w:tabs>
          <w:tab w:val="left" w:pos="993"/>
          <w:tab w:val="left" w:pos="1134"/>
        </w:tabs>
        <w:spacing w:line="240" w:lineRule="auto"/>
        <w:ind w:firstLine="567"/>
        <w:rPr>
          <w:del w:id="58" w:author="Comparison" w:date="2026-09-22T12:23:00Z" w16du:dateUtc="2026-09-22T16:23:00Z"/>
          <w:rStyle w:val="FontStyle12"/>
          <w:sz w:val="24"/>
          <w:szCs w:val="24"/>
        </w:rPr>
      </w:pPr>
      <w:del w:id="59" w:author="Comparison" w:date="2026-09-22T12:23:00Z" w16du:dateUtc="2026-09-22T16:23:00Z">
        <w:r w:rsidRPr="00F51950">
          <w:rPr>
            <w:rStyle w:val="FontStyle12"/>
            <w:sz w:val="24"/>
            <w:szCs w:val="24"/>
          </w:rPr>
          <w:delText>Šias pareigas einantis mokytojas vykdo šias funkcijas:</w:delText>
        </w:r>
      </w:del>
    </w:p>
    <w:p w14:paraId="419E0129" w14:textId="77777777" w:rsidR="00C42BF0" w:rsidRPr="00F51950" w:rsidRDefault="00C42BF0" w:rsidP="00C42BF0">
      <w:pPr>
        <w:pStyle w:val="Style1"/>
        <w:numPr>
          <w:ilvl w:val="1"/>
          <w:numId w:val="2"/>
        </w:numPr>
        <w:tabs>
          <w:tab w:val="left" w:pos="993"/>
          <w:tab w:val="left" w:pos="1134"/>
        </w:tabs>
        <w:spacing w:line="240" w:lineRule="auto"/>
        <w:ind w:left="0" w:firstLine="567"/>
        <w:rPr>
          <w:del w:id="60" w:author="Comparison" w:date="2026-09-22T12:23:00Z" w16du:dateUtc="2026-09-22T16:23:00Z"/>
          <w:rStyle w:val="FontStyle12"/>
          <w:sz w:val="24"/>
          <w:szCs w:val="24"/>
        </w:rPr>
      </w:pPr>
      <w:del w:id="61" w:author="Comparison" w:date="2026-09-22T12:23:00Z" w16du:dateUtc="2026-09-22T16:23:00Z">
        <w:r w:rsidRPr="00F51950">
          <w:rPr>
            <w:rStyle w:val="FontStyle12"/>
            <w:sz w:val="24"/>
            <w:szCs w:val="24"/>
          </w:rPr>
          <w:delText>ugdo mokinius paga</w:delText>
        </w:r>
        <w:r w:rsidR="00B00FCA">
          <w:rPr>
            <w:rStyle w:val="FontStyle12"/>
            <w:sz w:val="24"/>
            <w:szCs w:val="24"/>
          </w:rPr>
          <w:delText>l ekonomikos ir verslumo</w:delText>
        </w:r>
        <w:r w:rsidRPr="00F51950">
          <w:rPr>
            <w:rStyle w:val="FontStyle12"/>
            <w:sz w:val="24"/>
            <w:szCs w:val="24"/>
          </w:rPr>
          <w:delText xml:space="preserve"> bendrąją programą ir jai įgyvendinti mokyklos ugdymo planuose numatytas valandas;</w:delText>
        </w:r>
      </w:del>
    </w:p>
    <w:p w14:paraId="659F688B" w14:textId="77777777" w:rsidR="00C42BF0" w:rsidRPr="00F51950" w:rsidRDefault="00C42BF0" w:rsidP="00C42BF0">
      <w:pPr>
        <w:pStyle w:val="Style1"/>
        <w:numPr>
          <w:ilvl w:val="1"/>
          <w:numId w:val="2"/>
        </w:numPr>
        <w:tabs>
          <w:tab w:val="left" w:pos="993"/>
          <w:tab w:val="left" w:pos="1134"/>
        </w:tabs>
        <w:spacing w:line="240" w:lineRule="auto"/>
        <w:ind w:left="0" w:firstLine="567"/>
        <w:rPr>
          <w:del w:id="62" w:author="Comparison" w:date="2026-09-22T12:23:00Z" w16du:dateUtc="2026-09-22T16:23:00Z"/>
          <w:rStyle w:val="FontStyle12"/>
          <w:sz w:val="24"/>
          <w:szCs w:val="24"/>
        </w:rPr>
      </w:pPr>
      <w:del w:id="63" w:author="Comparison" w:date="2026-09-22T12:23:00Z" w16du:dateUtc="2026-09-22T16:23:00Z">
        <w:r w:rsidRPr="00F51950">
          <w:rPr>
            <w:rStyle w:val="FontStyle12"/>
            <w:sz w:val="24"/>
            <w:szCs w:val="24"/>
          </w:rPr>
          <w:delText>pagal kompetenciją ugdo mokinius pagal privalomų ar pasirenkamų mokomųjų dalykų ar jų modulių programas ir skirtas valandas;</w:delText>
        </w:r>
      </w:del>
    </w:p>
    <w:p w14:paraId="2F7A96DB" w14:textId="77777777" w:rsidR="00C42BF0" w:rsidRPr="00F51950" w:rsidRDefault="00C42BF0" w:rsidP="00C42BF0">
      <w:pPr>
        <w:pStyle w:val="Style1"/>
        <w:numPr>
          <w:ilvl w:val="1"/>
          <w:numId w:val="2"/>
        </w:numPr>
        <w:tabs>
          <w:tab w:val="left" w:pos="993"/>
          <w:tab w:val="left" w:pos="1134"/>
        </w:tabs>
        <w:spacing w:line="240" w:lineRule="auto"/>
        <w:ind w:left="0" w:firstLine="567"/>
        <w:rPr>
          <w:del w:id="64" w:author="Comparison" w:date="2026-09-22T12:23:00Z" w16du:dateUtc="2026-09-22T16:23:00Z"/>
          <w:rStyle w:val="FontStyle12"/>
          <w:sz w:val="24"/>
          <w:szCs w:val="24"/>
        </w:rPr>
      </w:pPr>
      <w:del w:id="65" w:author="Comparison" w:date="2026-09-22T12:23:00Z" w16du:dateUtc="2026-09-22T16:23:00Z">
        <w:r w:rsidRPr="00F51950">
          <w:rPr>
            <w:rStyle w:val="FontStyle12"/>
            <w:sz w:val="24"/>
            <w:szCs w:val="24"/>
          </w:rPr>
          <w:delText>pagal kompetenciją ugdo mokinius pagal neformaliojo švietimo programas ir skirtas valandas bei valandas, skirtas ugdymosi poreikiams tenkinti bei mokymosi pagalbai teikti;</w:delText>
        </w:r>
      </w:del>
    </w:p>
    <w:p w14:paraId="0CFA1ACA" w14:textId="77777777" w:rsidR="00C42BF0" w:rsidRPr="00F51950" w:rsidRDefault="00C42BF0" w:rsidP="00C42BF0">
      <w:pPr>
        <w:pStyle w:val="Style1"/>
        <w:numPr>
          <w:ilvl w:val="1"/>
          <w:numId w:val="2"/>
        </w:numPr>
        <w:tabs>
          <w:tab w:val="left" w:pos="993"/>
          <w:tab w:val="left" w:pos="1134"/>
        </w:tabs>
        <w:spacing w:line="240" w:lineRule="auto"/>
        <w:ind w:left="0" w:firstLine="567"/>
        <w:rPr>
          <w:del w:id="66" w:author="Comparison" w:date="2026-09-22T12:23:00Z" w16du:dateUtc="2026-09-22T16:23:00Z"/>
          <w:rStyle w:val="FontStyle12"/>
          <w:sz w:val="24"/>
          <w:szCs w:val="24"/>
        </w:rPr>
      </w:pPr>
      <w:del w:id="67" w:author="Comparison" w:date="2026-09-22T12:23:00Z" w16du:dateUtc="2026-09-22T16:23:00Z">
        <w:r w:rsidRPr="00F51950">
          <w:rPr>
            <w:rStyle w:val="FontStyle12"/>
            <w:sz w:val="24"/>
            <w:szCs w:val="24"/>
          </w:rPr>
          <w:delText>užtikrina ugdomų mokinių saugumą ugdymo veikloje;</w:delText>
        </w:r>
      </w:del>
    </w:p>
    <w:p w14:paraId="71E278F1" w14:textId="77777777" w:rsidR="00C42BF0" w:rsidRPr="00F51950" w:rsidRDefault="00C42BF0" w:rsidP="00C42BF0">
      <w:pPr>
        <w:pStyle w:val="Style1"/>
        <w:numPr>
          <w:ilvl w:val="1"/>
          <w:numId w:val="2"/>
        </w:numPr>
        <w:tabs>
          <w:tab w:val="left" w:pos="993"/>
          <w:tab w:val="left" w:pos="1134"/>
        </w:tabs>
        <w:spacing w:line="240" w:lineRule="auto"/>
        <w:ind w:left="0" w:firstLine="567"/>
        <w:rPr>
          <w:del w:id="68" w:author="Comparison" w:date="2026-09-22T12:23:00Z" w16du:dateUtc="2026-09-22T16:23:00Z"/>
          <w:rStyle w:val="FontStyle12"/>
          <w:sz w:val="24"/>
          <w:szCs w:val="24"/>
        </w:rPr>
      </w:pPr>
      <w:del w:id="69" w:author="Comparison" w:date="2026-09-22T12:23:00Z" w16du:dateUtc="2026-09-22T16:23:00Z">
        <w:r w:rsidRPr="00F51950">
          <w:rPr>
            <w:rStyle w:val="FontStyle12"/>
            <w:sz w:val="24"/>
            <w:szCs w:val="24"/>
          </w:rPr>
          <w:delText>veda pamokas vadovaudamasis gimnazijos direktoriaus patvirtintu tvarkaraščiu;</w:delText>
        </w:r>
      </w:del>
    </w:p>
    <w:p w14:paraId="1846B348" w14:textId="77777777" w:rsidR="00C42BF0" w:rsidRPr="00F51950" w:rsidRDefault="00C42BF0" w:rsidP="00C42BF0">
      <w:pPr>
        <w:pStyle w:val="Style1"/>
        <w:numPr>
          <w:ilvl w:val="1"/>
          <w:numId w:val="2"/>
        </w:numPr>
        <w:tabs>
          <w:tab w:val="left" w:pos="993"/>
          <w:tab w:val="left" w:pos="1134"/>
        </w:tabs>
        <w:spacing w:line="240" w:lineRule="auto"/>
        <w:ind w:left="0" w:firstLine="567"/>
        <w:rPr>
          <w:del w:id="70" w:author="Comparison" w:date="2026-09-22T12:23:00Z" w16du:dateUtc="2026-09-22T16:23:00Z"/>
          <w:rStyle w:val="FontStyle12"/>
          <w:sz w:val="24"/>
          <w:szCs w:val="24"/>
        </w:rPr>
      </w:pPr>
      <w:del w:id="71" w:author="Comparison" w:date="2026-09-22T12:23:00Z" w16du:dateUtc="2026-09-22T16:23:00Z">
        <w:r w:rsidRPr="00F51950">
          <w:rPr>
            <w:rStyle w:val="FontStyle12"/>
            <w:sz w:val="24"/>
            <w:szCs w:val="24"/>
          </w:rPr>
          <w:delText>planuoja ugdomąją veiklą;</w:delText>
        </w:r>
      </w:del>
    </w:p>
    <w:p w14:paraId="6B58A30D" w14:textId="77777777" w:rsidR="00C42BF0" w:rsidRPr="00F51950" w:rsidRDefault="00C42BF0" w:rsidP="00C42BF0">
      <w:pPr>
        <w:pStyle w:val="Style1"/>
        <w:numPr>
          <w:ilvl w:val="1"/>
          <w:numId w:val="3"/>
        </w:numPr>
        <w:tabs>
          <w:tab w:val="left" w:pos="993"/>
          <w:tab w:val="left" w:pos="1134"/>
        </w:tabs>
        <w:spacing w:line="240" w:lineRule="auto"/>
        <w:ind w:left="0" w:firstLine="567"/>
        <w:rPr>
          <w:del w:id="72" w:author="Comparison" w:date="2026-09-22T12:23:00Z" w16du:dateUtc="2026-09-22T16:23:00Z"/>
          <w:rStyle w:val="FontStyle12"/>
          <w:sz w:val="24"/>
          <w:szCs w:val="24"/>
        </w:rPr>
      </w:pPr>
      <w:del w:id="73" w:author="Comparison" w:date="2026-09-22T12:23:00Z" w16du:dateUtc="2026-09-22T16:23:00Z">
        <w:r w:rsidRPr="00F51950">
          <w:rPr>
            <w:rStyle w:val="FontStyle12"/>
            <w:sz w:val="24"/>
            <w:szCs w:val="24"/>
          </w:rPr>
          <w:delText>ruošiasi pamokoms ir kitoms ugdomosioms veikloms;</w:delText>
        </w:r>
      </w:del>
    </w:p>
    <w:p w14:paraId="42741804" w14:textId="77777777" w:rsidR="00C42BF0" w:rsidRPr="00F51950" w:rsidRDefault="00C42BF0" w:rsidP="00C42BF0">
      <w:pPr>
        <w:pStyle w:val="Style1"/>
        <w:numPr>
          <w:ilvl w:val="1"/>
          <w:numId w:val="3"/>
        </w:numPr>
        <w:tabs>
          <w:tab w:val="left" w:pos="993"/>
          <w:tab w:val="left" w:pos="1134"/>
        </w:tabs>
        <w:spacing w:line="240" w:lineRule="auto"/>
        <w:ind w:left="0" w:firstLine="567"/>
        <w:rPr>
          <w:del w:id="74" w:author="Comparison" w:date="2026-09-22T12:23:00Z" w16du:dateUtc="2026-09-22T16:23:00Z"/>
          <w:rStyle w:val="FontStyle12"/>
          <w:sz w:val="24"/>
          <w:szCs w:val="24"/>
        </w:rPr>
      </w:pPr>
      <w:del w:id="75" w:author="Comparison" w:date="2026-09-22T12:23:00Z" w16du:dateUtc="2026-09-22T16:23:00Z">
        <w:r w:rsidRPr="00F51950">
          <w:rPr>
            <w:rStyle w:val="FontStyle12"/>
            <w:sz w:val="24"/>
            <w:szCs w:val="24"/>
          </w:rPr>
          <w:delText>vertina mokinių pasiekimus, stebi, fiksuoja, analizuoja mokinio asmeninę ūgtį, informuoja apie mokymosi pažangą, pasiekimus mokinių tėvus (globėjus, rūpintojus) ir gimnazijos vadovus;</w:delText>
        </w:r>
      </w:del>
    </w:p>
    <w:p w14:paraId="7ACA39AD" w14:textId="77777777" w:rsidR="00C42BF0" w:rsidRPr="00F51950" w:rsidRDefault="00C42BF0" w:rsidP="00C42BF0">
      <w:pPr>
        <w:pStyle w:val="Style1"/>
        <w:numPr>
          <w:ilvl w:val="1"/>
          <w:numId w:val="3"/>
        </w:numPr>
        <w:tabs>
          <w:tab w:val="left" w:pos="993"/>
          <w:tab w:val="left" w:pos="1134"/>
        </w:tabs>
        <w:spacing w:line="240" w:lineRule="auto"/>
        <w:ind w:left="0" w:firstLine="567"/>
        <w:rPr>
          <w:del w:id="76" w:author="Comparison" w:date="2026-09-22T12:23:00Z" w16du:dateUtc="2026-09-22T16:23:00Z"/>
          <w:rStyle w:val="FontStyle12"/>
          <w:sz w:val="24"/>
          <w:szCs w:val="24"/>
        </w:rPr>
      </w:pPr>
      <w:del w:id="77" w:author="Comparison" w:date="2026-09-22T12:23:00Z" w16du:dateUtc="2026-09-22T16:23:00Z">
        <w:r w:rsidRPr="00F51950">
          <w:rPr>
            <w:rStyle w:val="FontStyle12"/>
            <w:sz w:val="24"/>
            <w:szCs w:val="24"/>
          </w:rPr>
          <w:delText>tvarko mokinių ugdomosios veiklos apskaitos dokumentus;</w:delText>
        </w:r>
      </w:del>
    </w:p>
    <w:p w14:paraId="3B139517" w14:textId="77777777" w:rsidR="00C42BF0" w:rsidRPr="00F51950" w:rsidRDefault="00C42BF0" w:rsidP="00C42BF0">
      <w:pPr>
        <w:pStyle w:val="Style1"/>
        <w:numPr>
          <w:ilvl w:val="1"/>
          <w:numId w:val="3"/>
        </w:numPr>
        <w:tabs>
          <w:tab w:val="left" w:pos="993"/>
          <w:tab w:val="left" w:pos="1134"/>
        </w:tabs>
        <w:spacing w:line="240" w:lineRule="auto"/>
        <w:ind w:left="0" w:firstLine="567"/>
        <w:rPr>
          <w:del w:id="78" w:author="Comparison" w:date="2026-09-22T12:23:00Z" w16du:dateUtc="2026-09-22T16:23:00Z"/>
          <w:rStyle w:val="FontStyle12"/>
          <w:sz w:val="24"/>
          <w:szCs w:val="24"/>
        </w:rPr>
      </w:pPr>
      <w:del w:id="79" w:author="Comparison" w:date="2026-09-22T12:23:00Z" w16du:dateUtc="2026-09-22T16:23:00Z">
        <w:r w:rsidRPr="00F51950">
          <w:rPr>
            <w:rStyle w:val="FontStyle12"/>
            <w:sz w:val="24"/>
            <w:szCs w:val="24"/>
          </w:rPr>
          <w:delText>moko mokinius namuose pagal dalyko bendrąją programą ir skirtas valandas, jeigu jiems paskirtas toks mokymas, pagal Mokinių mokymo stacionarinėje asmens sveikatos priežiūros įstaigoje ir namuose organizavimo tvarkos aprašą;</w:delText>
        </w:r>
      </w:del>
    </w:p>
    <w:p w14:paraId="794B54C4" w14:textId="77777777" w:rsidR="00C42BF0" w:rsidRPr="00F51950" w:rsidRDefault="00C42BF0" w:rsidP="00C42BF0">
      <w:pPr>
        <w:pStyle w:val="Style1"/>
        <w:numPr>
          <w:ilvl w:val="1"/>
          <w:numId w:val="3"/>
        </w:numPr>
        <w:tabs>
          <w:tab w:val="left" w:pos="993"/>
          <w:tab w:val="left" w:pos="1134"/>
        </w:tabs>
        <w:spacing w:line="240" w:lineRule="auto"/>
        <w:ind w:left="0" w:firstLine="567"/>
        <w:rPr>
          <w:del w:id="80" w:author="Comparison" w:date="2026-09-22T12:23:00Z" w16du:dateUtc="2026-09-22T16:23:00Z"/>
          <w:rStyle w:val="FontStyle12"/>
          <w:sz w:val="24"/>
          <w:szCs w:val="24"/>
        </w:rPr>
      </w:pPr>
      <w:del w:id="81" w:author="Comparison" w:date="2026-09-22T12:23:00Z" w16du:dateUtc="2026-09-22T16:23:00Z">
        <w:r w:rsidRPr="00F51950">
          <w:rPr>
            <w:rStyle w:val="FontStyle12"/>
            <w:sz w:val="24"/>
            <w:szCs w:val="24"/>
          </w:rPr>
          <w:delText>dirba su specialiųjų poreikių mokiniais, ruošia pritaikytą ar individualizuotą dalyko programą;</w:delText>
        </w:r>
      </w:del>
    </w:p>
    <w:p w14:paraId="59FFD2FF" w14:textId="77777777" w:rsidR="00C42BF0" w:rsidRPr="00F51950" w:rsidRDefault="00C42BF0" w:rsidP="00C42BF0">
      <w:pPr>
        <w:pStyle w:val="Style1"/>
        <w:numPr>
          <w:ilvl w:val="1"/>
          <w:numId w:val="3"/>
        </w:numPr>
        <w:tabs>
          <w:tab w:val="left" w:pos="993"/>
          <w:tab w:val="left" w:pos="1134"/>
        </w:tabs>
        <w:spacing w:line="240" w:lineRule="auto"/>
        <w:ind w:left="0" w:firstLine="567"/>
        <w:rPr>
          <w:del w:id="82" w:author="Comparison" w:date="2026-09-22T12:23:00Z" w16du:dateUtc="2026-09-22T16:23:00Z"/>
          <w:rStyle w:val="FontStyle12"/>
          <w:sz w:val="24"/>
          <w:szCs w:val="24"/>
        </w:rPr>
      </w:pPr>
      <w:del w:id="83" w:author="Comparison" w:date="2026-09-22T12:23:00Z" w16du:dateUtc="2026-09-22T16:23:00Z">
        <w:r w:rsidRPr="00F51950">
          <w:rPr>
            <w:rStyle w:val="FontStyle12"/>
            <w:sz w:val="24"/>
            <w:szCs w:val="24"/>
          </w:rPr>
          <w:delText>imasi adekvačių priemonių, pastebėjęs ar įtaręs mokinį esant apsvaigus nuo psichiką veikiančių medžiagų, mokinio atžvilgiu taikomą psichologinę, fizinę prievartą ar įvairaus pobūdžio išnaudojimą;</w:delText>
        </w:r>
      </w:del>
    </w:p>
    <w:p w14:paraId="464E5AC7" w14:textId="77777777" w:rsidR="00C42BF0" w:rsidRPr="00F51950" w:rsidRDefault="00C42BF0" w:rsidP="00C42BF0">
      <w:pPr>
        <w:pStyle w:val="Style1"/>
        <w:numPr>
          <w:ilvl w:val="1"/>
          <w:numId w:val="3"/>
        </w:numPr>
        <w:tabs>
          <w:tab w:val="left" w:pos="993"/>
          <w:tab w:val="left" w:pos="1134"/>
        </w:tabs>
        <w:spacing w:line="240" w:lineRule="auto"/>
        <w:ind w:left="0" w:firstLine="567"/>
        <w:rPr>
          <w:del w:id="84" w:author="Comparison" w:date="2026-09-22T12:23:00Z" w16du:dateUtc="2026-09-22T16:23:00Z"/>
          <w:rStyle w:val="FontStyle12"/>
          <w:sz w:val="24"/>
          <w:szCs w:val="24"/>
        </w:rPr>
      </w:pPr>
      <w:del w:id="85" w:author="Comparison" w:date="2026-09-22T12:23:00Z" w16du:dateUtc="2026-09-22T16:23:00Z">
        <w:r w:rsidRPr="00F51950">
          <w:rPr>
            <w:rStyle w:val="FontStyle12"/>
            <w:sz w:val="24"/>
            <w:szCs w:val="24"/>
          </w:rPr>
          <w:delText>bendradarbiauja su kitais gimnazijos pedagoginiais darbuotojais;</w:delText>
        </w:r>
      </w:del>
    </w:p>
    <w:p w14:paraId="46FD4B7A" w14:textId="77777777" w:rsidR="00C42BF0" w:rsidRPr="00F51950" w:rsidRDefault="00C42BF0" w:rsidP="00C42BF0">
      <w:pPr>
        <w:pStyle w:val="Style1"/>
        <w:numPr>
          <w:ilvl w:val="1"/>
          <w:numId w:val="3"/>
        </w:numPr>
        <w:tabs>
          <w:tab w:val="left" w:pos="993"/>
          <w:tab w:val="left" w:pos="1134"/>
        </w:tabs>
        <w:spacing w:line="240" w:lineRule="auto"/>
        <w:ind w:left="0" w:firstLine="567"/>
        <w:rPr>
          <w:del w:id="86" w:author="Comparison" w:date="2026-09-22T12:23:00Z" w16du:dateUtc="2026-09-22T16:23:00Z"/>
          <w:rStyle w:val="FontStyle12"/>
          <w:sz w:val="24"/>
          <w:szCs w:val="24"/>
        </w:rPr>
      </w:pPr>
      <w:del w:id="87" w:author="Comparison" w:date="2026-09-22T12:23:00Z" w16du:dateUtc="2026-09-22T16:23:00Z">
        <w:r w:rsidRPr="00F51950">
          <w:rPr>
            <w:rStyle w:val="FontStyle12"/>
            <w:sz w:val="24"/>
            <w:szCs w:val="24"/>
          </w:rPr>
          <w:delText>analizuoja ir įsivertina savo pedagoginę veiklą;</w:delText>
        </w:r>
      </w:del>
    </w:p>
    <w:p w14:paraId="7E455039" w14:textId="77777777" w:rsidR="00C42BF0" w:rsidRPr="00F51950" w:rsidRDefault="00C42BF0" w:rsidP="00C42BF0">
      <w:pPr>
        <w:pStyle w:val="Style1"/>
        <w:numPr>
          <w:ilvl w:val="1"/>
          <w:numId w:val="3"/>
        </w:numPr>
        <w:tabs>
          <w:tab w:val="left" w:pos="993"/>
          <w:tab w:val="left" w:pos="1134"/>
        </w:tabs>
        <w:spacing w:line="240" w:lineRule="auto"/>
        <w:ind w:left="0" w:firstLine="567"/>
        <w:rPr>
          <w:del w:id="88" w:author="Comparison" w:date="2026-09-22T12:23:00Z" w16du:dateUtc="2026-09-22T16:23:00Z"/>
          <w:rStyle w:val="FontStyle12"/>
          <w:sz w:val="24"/>
          <w:szCs w:val="24"/>
        </w:rPr>
      </w:pPr>
      <w:del w:id="89" w:author="Comparison" w:date="2026-09-22T12:23:00Z" w16du:dateUtc="2026-09-22T16:23:00Z">
        <w:r w:rsidRPr="00F51950">
          <w:rPr>
            <w:rStyle w:val="FontStyle12"/>
            <w:sz w:val="24"/>
            <w:szCs w:val="24"/>
          </w:rPr>
          <w:delText>tobulina profesines kompetencijas;</w:delText>
        </w:r>
      </w:del>
    </w:p>
    <w:p w14:paraId="442390CB" w14:textId="77777777" w:rsidR="00C42BF0" w:rsidRPr="00F51950" w:rsidRDefault="00C42BF0" w:rsidP="00C42BF0">
      <w:pPr>
        <w:pStyle w:val="Style1"/>
        <w:numPr>
          <w:ilvl w:val="1"/>
          <w:numId w:val="3"/>
        </w:numPr>
        <w:tabs>
          <w:tab w:val="left" w:pos="993"/>
          <w:tab w:val="left" w:pos="1134"/>
        </w:tabs>
        <w:spacing w:line="240" w:lineRule="auto"/>
        <w:ind w:left="0" w:firstLine="567"/>
        <w:rPr>
          <w:del w:id="90" w:author="Comparison" w:date="2026-09-22T12:23:00Z" w16du:dateUtc="2026-09-22T16:23:00Z"/>
          <w:rStyle w:val="FontStyle12"/>
          <w:sz w:val="24"/>
          <w:szCs w:val="24"/>
        </w:rPr>
      </w:pPr>
      <w:del w:id="91" w:author="Comparison" w:date="2026-09-22T12:23:00Z" w16du:dateUtc="2026-09-22T16:23:00Z">
        <w:r w:rsidRPr="00F51950">
          <w:rPr>
            <w:rStyle w:val="FontStyle12"/>
            <w:sz w:val="24"/>
            <w:szCs w:val="24"/>
          </w:rPr>
          <w:delText>pagal savo kvalifikacinę kategoriją vykdo metodinę veiklą;</w:delText>
        </w:r>
      </w:del>
    </w:p>
    <w:p w14:paraId="23769FC7" w14:textId="77777777" w:rsidR="00C42BF0" w:rsidRPr="00F51950" w:rsidRDefault="00C42BF0" w:rsidP="00C42BF0">
      <w:pPr>
        <w:pStyle w:val="Style1"/>
        <w:numPr>
          <w:ilvl w:val="1"/>
          <w:numId w:val="3"/>
        </w:numPr>
        <w:tabs>
          <w:tab w:val="left" w:pos="993"/>
          <w:tab w:val="left" w:pos="1134"/>
        </w:tabs>
        <w:spacing w:line="240" w:lineRule="auto"/>
        <w:ind w:left="0" w:firstLine="567"/>
        <w:rPr>
          <w:del w:id="92" w:author="Comparison" w:date="2026-09-22T12:23:00Z" w16du:dateUtc="2026-09-22T16:23:00Z"/>
          <w:rStyle w:val="FontStyle12"/>
          <w:sz w:val="24"/>
          <w:szCs w:val="24"/>
        </w:rPr>
      </w:pPr>
      <w:del w:id="93" w:author="Comparison" w:date="2026-09-22T12:23:00Z" w16du:dateUtc="2026-09-22T16:23:00Z">
        <w:r w:rsidRPr="00F51950">
          <w:rPr>
            <w:rStyle w:val="FontStyle12"/>
            <w:sz w:val="24"/>
            <w:szCs w:val="24"/>
          </w:rPr>
          <w:delText>dalyvauja ir teikia pasiūlymus kuriant ir įgyvendinant gimnazijos strateginį, metinį, ugdymo planus;</w:delText>
        </w:r>
      </w:del>
    </w:p>
    <w:p w14:paraId="18DC5B94" w14:textId="77777777" w:rsidR="00C42BF0" w:rsidRPr="00F51950" w:rsidRDefault="00C42BF0" w:rsidP="00C42BF0">
      <w:pPr>
        <w:pStyle w:val="Style1"/>
        <w:numPr>
          <w:ilvl w:val="1"/>
          <w:numId w:val="3"/>
        </w:numPr>
        <w:tabs>
          <w:tab w:val="left" w:pos="993"/>
          <w:tab w:val="left" w:pos="1134"/>
        </w:tabs>
        <w:spacing w:line="240" w:lineRule="auto"/>
        <w:ind w:left="0" w:firstLine="567"/>
        <w:rPr>
          <w:del w:id="94" w:author="Comparison" w:date="2026-09-22T12:23:00Z" w16du:dateUtc="2026-09-22T16:23:00Z"/>
          <w:rStyle w:val="FontStyle12"/>
          <w:sz w:val="24"/>
          <w:szCs w:val="24"/>
        </w:rPr>
      </w:pPr>
      <w:del w:id="95" w:author="Comparison" w:date="2026-09-22T12:23:00Z" w16du:dateUtc="2026-09-22T16:23:00Z">
        <w:r w:rsidRPr="00F51950">
          <w:rPr>
            <w:rStyle w:val="FontStyle12"/>
            <w:sz w:val="24"/>
            <w:szCs w:val="24"/>
          </w:rPr>
          <w:delText>dalyvauja gimnazijos veiklos kokybės įsivertinime;</w:delText>
        </w:r>
      </w:del>
    </w:p>
    <w:p w14:paraId="58B1FEC7" w14:textId="77777777" w:rsidR="00C42BF0" w:rsidRPr="00F51950" w:rsidRDefault="00C42BF0" w:rsidP="00C42BF0">
      <w:pPr>
        <w:pStyle w:val="Style1"/>
        <w:numPr>
          <w:ilvl w:val="1"/>
          <w:numId w:val="3"/>
        </w:numPr>
        <w:tabs>
          <w:tab w:val="left" w:pos="993"/>
          <w:tab w:val="left" w:pos="1134"/>
        </w:tabs>
        <w:spacing w:line="240" w:lineRule="auto"/>
        <w:ind w:left="0" w:firstLine="567"/>
        <w:rPr>
          <w:del w:id="96" w:author="Comparison" w:date="2026-09-22T12:23:00Z" w16du:dateUtc="2026-09-22T16:23:00Z"/>
          <w:rStyle w:val="FontStyle12"/>
          <w:sz w:val="24"/>
          <w:szCs w:val="24"/>
        </w:rPr>
      </w:pPr>
      <w:del w:id="97" w:author="Comparison" w:date="2026-09-22T12:23:00Z" w16du:dateUtc="2026-09-22T16:23:00Z">
        <w:r w:rsidRPr="00F51950">
          <w:rPr>
            <w:rStyle w:val="FontStyle12"/>
            <w:sz w:val="24"/>
            <w:szCs w:val="24"/>
          </w:rPr>
          <w:delText>pamokų ar pertraukų metu kilus pavojui ar jį paskelbus gimnazijoje, užtikrina esamų mokinių pasišalinimą iš pavojingos vietos į saugią;</w:delText>
        </w:r>
      </w:del>
    </w:p>
    <w:p w14:paraId="3F87F31B" w14:textId="77777777" w:rsidR="00C42BF0" w:rsidRPr="00F51950" w:rsidRDefault="00C42BF0" w:rsidP="00C42BF0">
      <w:pPr>
        <w:pStyle w:val="Style1"/>
        <w:numPr>
          <w:ilvl w:val="1"/>
          <w:numId w:val="3"/>
        </w:numPr>
        <w:tabs>
          <w:tab w:val="left" w:pos="993"/>
          <w:tab w:val="left" w:pos="1134"/>
        </w:tabs>
        <w:spacing w:line="240" w:lineRule="auto"/>
        <w:ind w:left="0" w:firstLine="567"/>
        <w:rPr>
          <w:del w:id="98" w:author="Comparison" w:date="2026-09-22T12:23:00Z" w16du:dateUtc="2026-09-22T16:23:00Z"/>
          <w:rStyle w:val="FontStyle12"/>
          <w:sz w:val="24"/>
          <w:szCs w:val="24"/>
        </w:rPr>
      </w:pPr>
      <w:del w:id="99" w:author="Comparison" w:date="2026-09-22T12:23:00Z" w16du:dateUtc="2026-09-22T16:23:00Z">
        <w:r w:rsidRPr="00F51950">
          <w:rPr>
            <w:rStyle w:val="FontStyle12"/>
            <w:sz w:val="24"/>
            <w:szCs w:val="24"/>
          </w:rPr>
          <w:delText>budi pertraukų ar renginių metu vadovaudamasis gimnazijos direktoriaus patvirtintu budėjimo grafiku;</w:delText>
        </w:r>
      </w:del>
    </w:p>
    <w:p w14:paraId="5D863257"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00" w:author="Comparison" w:date="2026-09-22T12:23:00Z" w16du:dateUtc="2026-09-22T16:23:00Z"/>
          <w:rStyle w:val="FontStyle12"/>
          <w:sz w:val="24"/>
          <w:szCs w:val="24"/>
        </w:rPr>
      </w:pPr>
      <w:del w:id="101" w:author="Comparison" w:date="2026-09-22T12:23:00Z" w16du:dateUtc="2026-09-22T16:23:00Z">
        <w:r w:rsidRPr="00F51950">
          <w:rPr>
            <w:rStyle w:val="FontStyle12"/>
            <w:sz w:val="24"/>
            <w:szCs w:val="24"/>
          </w:rPr>
          <w:delText>vykdo kitas veiklas gimnazijos bendruomenei vadovaudamasis su gimnazijos direktoriumi kiekvienų mokslo metų pradžioje pasirašomu atskiru susitarimu.</w:delText>
        </w:r>
      </w:del>
    </w:p>
    <w:p w14:paraId="00462427" w14:textId="77777777" w:rsidR="00C42BF0" w:rsidRPr="00F51950" w:rsidRDefault="00C42BF0" w:rsidP="00C42BF0">
      <w:pPr>
        <w:pStyle w:val="Style3"/>
        <w:tabs>
          <w:tab w:val="left" w:pos="851"/>
          <w:tab w:val="left" w:pos="1134"/>
        </w:tabs>
        <w:spacing w:line="240" w:lineRule="auto"/>
        <w:ind w:firstLine="567"/>
        <w:rPr>
          <w:del w:id="102" w:author="Comparison" w:date="2026-09-22T12:23:00Z" w16du:dateUtc="2026-09-22T16:23:00Z"/>
          <w:rStyle w:val="FontStyle11"/>
          <w:sz w:val="24"/>
          <w:szCs w:val="24"/>
        </w:rPr>
      </w:pPr>
    </w:p>
    <w:p w14:paraId="1DE598E7" w14:textId="77777777" w:rsidR="00C42BF0" w:rsidRPr="00F51950" w:rsidRDefault="00C42BF0" w:rsidP="00C42BF0">
      <w:pPr>
        <w:pStyle w:val="Style3"/>
        <w:tabs>
          <w:tab w:val="left" w:pos="851"/>
          <w:tab w:val="left" w:pos="1134"/>
        </w:tabs>
        <w:spacing w:line="240" w:lineRule="auto"/>
        <w:ind w:firstLine="567"/>
        <w:rPr>
          <w:del w:id="103" w:author="Comparison" w:date="2026-09-22T12:23:00Z" w16du:dateUtc="2026-09-22T16:23:00Z"/>
          <w:rStyle w:val="FontStyle11"/>
          <w:sz w:val="24"/>
          <w:szCs w:val="24"/>
        </w:rPr>
      </w:pPr>
      <w:del w:id="104" w:author="Comparison" w:date="2026-09-22T12:23:00Z" w16du:dateUtc="2026-09-22T16:23:00Z">
        <w:r w:rsidRPr="00F51950">
          <w:rPr>
            <w:rStyle w:val="FontStyle11"/>
            <w:sz w:val="24"/>
            <w:szCs w:val="24"/>
          </w:rPr>
          <w:delText>IV SKYRIUS</w:delText>
        </w:r>
      </w:del>
    </w:p>
    <w:p w14:paraId="0C279A42" w14:textId="77777777" w:rsidR="00C42BF0" w:rsidRPr="00F51950" w:rsidRDefault="00C42BF0" w:rsidP="00C42BF0">
      <w:pPr>
        <w:pStyle w:val="Style3"/>
        <w:tabs>
          <w:tab w:val="left" w:pos="851"/>
          <w:tab w:val="left" w:pos="1134"/>
        </w:tabs>
        <w:spacing w:line="240" w:lineRule="auto"/>
        <w:ind w:firstLine="567"/>
        <w:rPr>
          <w:del w:id="105" w:author="Comparison" w:date="2026-09-22T12:23:00Z" w16du:dateUtc="2026-09-22T16:23:00Z"/>
          <w:rStyle w:val="FontStyle11"/>
          <w:sz w:val="24"/>
          <w:szCs w:val="24"/>
        </w:rPr>
      </w:pPr>
      <w:del w:id="106" w:author="Comparison" w:date="2026-09-22T12:23:00Z" w16du:dateUtc="2026-09-22T16:23:00Z">
        <w:r w:rsidRPr="00F51950">
          <w:rPr>
            <w:rStyle w:val="FontStyle11"/>
            <w:sz w:val="24"/>
            <w:szCs w:val="24"/>
          </w:rPr>
          <w:delText>ATSAKOMYBĖ</w:delText>
        </w:r>
      </w:del>
    </w:p>
    <w:p w14:paraId="66558AA6" w14:textId="77777777" w:rsidR="00C42BF0" w:rsidRPr="00F51950" w:rsidRDefault="00C42BF0" w:rsidP="00C42BF0">
      <w:pPr>
        <w:pStyle w:val="Style3"/>
        <w:tabs>
          <w:tab w:val="left" w:pos="851"/>
          <w:tab w:val="left" w:pos="1134"/>
        </w:tabs>
        <w:spacing w:line="240" w:lineRule="auto"/>
        <w:ind w:firstLine="567"/>
        <w:rPr>
          <w:del w:id="107" w:author="Comparison" w:date="2026-09-22T12:23:00Z" w16du:dateUtc="2026-09-22T16:23:00Z"/>
          <w:rStyle w:val="FontStyle11"/>
          <w:sz w:val="24"/>
          <w:szCs w:val="24"/>
        </w:rPr>
      </w:pPr>
    </w:p>
    <w:p w14:paraId="7AB4F6BD" w14:textId="77777777" w:rsidR="00C42BF0" w:rsidRPr="00F51950" w:rsidRDefault="00C42BF0" w:rsidP="00C42BF0">
      <w:pPr>
        <w:pStyle w:val="Style2"/>
        <w:tabs>
          <w:tab w:val="left" w:pos="851"/>
          <w:tab w:val="left" w:pos="1134"/>
        </w:tabs>
        <w:spacing w:line="240" w:lineRule="auto"/>
        <w:ind w:firstLine="567"/>
        <w:jc w:val="both"/>
        <w:rPr>
          <w:del w:id="108" w:author="Comparison" w:date="2026-09-22T12:23:00Z" w16du:dateUtc="2026-09-22T16:23:00Z"/>
          <w:rStyle w:val="FontStyle12"/>
          <w:sz w:val="24"/>
          <w:szCs w:val="24"/>
        </w:rPr>
      </w:pPr>
      <w:del w:id="109" w:author="Comparison" w:date="2026-09-22T12:23:00Z" w16du:dateUtc="2026-09-22T16:23:00Z">
        <w:r w:rsidRPr="00F51950">
          <w:rPr>
            <w:rStyle w:val="FontStyle12"/>
            <w:sz w:val="24"/>
            <w:szCs w:val="24"/>
          </w:rPr>
          <w:delText>8. Jonavos Jeronimo Ralio gimnazijo</w:delText>
        </w:r>
        <w:r>
          <w:rPr>
            <w:rStyle w:val="FontStyle12"/>
            <w:sz w:val="24"/>
            <w:szCs w:val="24"/>
          </w:rPr>
          <w:delText xml:space="preserve">s </w:delText>
        </w:r>
        <w:r w:rsidR="00B00FCA">
          <w:rPr>
            <w:rStyle w:val="FontStyle12"/>
            <w:sz w:val="24"/>
            <w:szCs w:val="24"/>
          </w:rPr>
          <w:delText>ekonomikos ir verslumo</w:delText>
        </w:r>
        <w:r w:rsidRPr="00F51950">
          <w:rPr>
            <w:rStyle w:val="FontStyle12"/>
            <w:sz w:val="24"/>
            <w:szCs w:val="24"/>
          </w:rPr>
          <w:delText xml:space="preserve"> mokytojas prisiima atsakomybę už:</w:delText>
        </w:r>
      </w:del>
    </w:p>
    <w:p w14:paraId="0B6ABB35"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10" w:author="Comparison" w:date="2026-09-22T12:23:00Z" w16du:dateUtc="2026-09-22T16:23:00Z"/>
          <w:rStyle w:val="FontStyle12"/>
          <w:sz w:val="24"/>
          <w:szCs w:val="24"/>
        </w:rPr>
      </w:pPr>
      <w:del w:id="111" w:author="Comparison" w:date="2026-09-22T12:23:00Z" w16du:dateUtc="2026-09-22T16:23:00Z">
        <w:r w:rsidRPr="00F51950">
          <w:rPr>
            <w:rStyle w:val="FontStyle12"/>
            <w:sz w:val="24"/>
            <w:szCs w:val="24"/>
          </w:rPr>
          <w:delText>tinkamą savo pareigų vykdymą;</w:delText>
        </w:r>
      </w:del>
    </w:p>
    <w:p w14:paraId="189C8E30"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12" w:author="Comparison" w:date="2026-09-22T12:23:00Z" w16du:dateUtc="2026-09-22T16:23:00Z"/>
          <w:rStyle w:val="FontStyle12"/>
          <w:sz w:val="24"/>
          <w:szCs w:val="24"/>
        </w:rPr>
      </w:pPr>
      <w:del w:id="113" w:author="Comparison" w:date="2026-09-22T12:23:00Z" w16du:dateUtc="2026-09-22T16:23:00Z">
        <w:r w:rsidRPr="00F51950">
          <w:rPr>
            <w:rStyle w:val="FontStyle12"/>
            <w:sz w:val="24"/>
            <w:szCs w:val="24"/>
          </w:rPr>
          <w:delText>mokinių drausmę ir saugumą;</w:delText>
        </w:r>
      </w:del>
    </w:p>
    <w:p w14:paraId="4907882D"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14" w:author="Comparison" w:date="2026-09-22T12:23:00Z" w16du:dateUtc="2026-09-22T16:23:00Z"/>
          <w:rStyle w:val="FontStyle12"/>
          <w:sz w:val="24"/>
          <w:szCs w:val="24"/>
        </w:rPr>
      </w:pPr>
      <w:del w:id="115" w:author="Comparison" w:date="2026-09-22T12:23:00Z" w16du:dateUtc="2026-09-22T16:23:00Z">
        <w:r w:rsidRPr="00F51950">
          <w:rPr>
            <w:rStyle w:val="FontStyle12"/>
            <w:sz w:val="24"/>
            <w:szCs w:val="24"/>
          </w:rPr>
          <w:delText>emociškai saugios mokymo(si) aplinkos gimnazijoje puoselėjimą, reagavimą į smurtą ir patyčias pagal gimnazijos nustatytą tvarką;</w:delText>
        </w:r>
      </w:del>
    </w:p>
    <w:p w14:paraId="40FFFDCA"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16" w:author="Comparison" w:date="2026-09-22T12:23:00Z" w16du:dateUtc="2026-09-22T16:23:00Z"/>
          <w:rStyle w:val="FontStyle12"/>
          <w:sz w:val="24"/>
          <w:szCs w:val="24"/>
        </w:rPr>
      </w:pPr>
      <w:del w:id="117" w:author="Comparison" w:date="2026-09-22T12:23:00Z" w16du:dateUtc="2026-09-22T16:23:00Z">
        <w:r w:rsidRPr="00F51950">
          <w:rPr>
            <w:rStyle w:val="FontStyle12"/>
            <w:sz w:val="24"/>
            <w:szCs w:val="24"/>
          </w:rPr>
          <w:delText>duomenų apsaugą teisės aktų nustatyta tvarka;</w:delText>
        </w:r>
      </w:del>
    </w:p>
    <w:p w14:paraId="37B80740"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18" w:author="Comparison" w:date="2026-09-22T12:23:00Z" w16du:dateUtc="2026-09-22T16:23:00Z"/>
          <w:rStyle w:val="FontStyle12"/>
          <w:sz w:val="24"/>
          <w:szCs w:val="24"/>
        </w:rPr>
      </w:pPr>
      <w:del w:id="119" w:author="Comparison" w:date="2026-09-22T12:23:00Z" w16du:dateUtc="2026-09-22T16:23:00Z">
        <w:r w:rsidRPr="00F51950">
          <w:rPr>
            <w:rStyle w:val="FontStyle12"/>
            <w:sz w:val="24"/>
            <w:szCs w:val="24"/>
          </w:rPr>
          <w:delText>švaros ir tvarkos palaikymą klasėse, kuriose veda pamokas;</w:delText>
        </w:r>
      </w:del>
    </w:p>
    <w:p w14:paraId="29FAE610"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20" w:author="Comparison" w:date="2026-09-22T12:23:00Z" w16du:dateUtc="2026-09-22T16:23:00Z"/>
          <w:rStyle w:val="FontStyle12"/>
          <w:sz w:val="24"/>
          <w:szCs w:val="24"/>
        </w:rPr>
      </w:pPr>
      <w:del w:id="121" w:author="Comparison" w:date="2026-09-22T12:23:00Z" w16du:dateUtc="2026-09-22T16:23:00Z">
        <w:r w:rsidRPr="00F51950">
          <w:rPr>
            <w:rStyle w:val="FontStyle12"/>
            <w:sz w:val="24"/>
            <w:szCs w:val="24"/>
          </w:rPr>
          <w:delText>tvarkingą, atsakingą įrenginių ir kitų darbo priemonių eksploataciją;</w:delText>
        </w:r>
      </w:del>
    </w:p>
    <w:p w14:paraId="1958B60D" w14:textId="77777777" w:rsidR="00C42BF0" w:rsidRPr="00F51950" w:rsidRDefault="00C42BF0" w:rsidP="00C42BF0">
      <w:pPr>
        <w:pStyle w:val="Style1"/>
        <w:numPr>
          <w:ilvl w:val="1"/>
          <w:numId w:val="4"/>
        </w:numPr>
        <w:tabs>
          <w:tab w:val="left" w:pos="993"/>
          <w:tab w:val="left" w:pos="1134"/>
        </w:tabs>
        <w:spacing w:line="240" w:lineRule="auto"/>
        <w:ind w:left="0" w:firstLine="567"/>
        <w:rPr>
          <w:del w:id="122" w:author="Comparison" w:date="2026-09-22T12:23:00Z" w16du:dateUtc="2026-09-22T16:23:00Z"/>
          <w:rStyle w:val="FontStyle12"/>
          <w:sz w:val="24"/>
          <w:szCs w:val="24"/>
        </w:rPr>
      </w:pPr>
      <w:del w:id="123" w:author="Comparison" w:date="2026-09-22T12:23:00Z" w16du:dateUtc="2026-09-22T16:23:00Z">
        <w:r w:rsidRPr="00F51950">
          <w:rPr>
            <w:rStyle w:val="FontStyle12"/>
            <w:sz w:val="24"/>
            <w:szCs w:val="24"/>
          </w:rPr>
          <w:delText>teisingą darbo laiko naudojimą;</w:delText>
        </w:r>
      </w:del>
    </w:p>
    <w:p w14:paraId="7B4CDA13" w14:textId="77777777" w:rsidR="00C42BF0" w:rsidRPr="00F51950" w:rsidRDefault="00C42BF0" w:rsidP="00C42BF0">
      <w:pPr>
        <w:pStyle w:val="Style1"/>
        <w:numPr>
          <w:ilvl w:val="1"/>
          <w:numId w:val="5"/>
        </w:numPr>
        <w:tabs>
          <w:tab w:val="left" w:pos="993"/>
          <w:tab w:val="left" w:pos="1134"/>
        </w:tabs>
        <w:spacing w:line="240" w:lineRule="auto"/>
        <w:ind w:left="0" w:firstLine="567"/>
        <w:rPr>
          <w:del w:id="124" w:author="Comparison" w:date="2026-09-22T12:23:00Z" w16du:dateUtc="2026-09-22T16:23:00Z"/>
          <w:rStyle w:val="FontStyle12"/>
          <w:sz w:val="24"/>
          <w:szCs w:val="24"/>
        </w:rPr>
      </w:pPr>
      <w:del w:id="125" w:author="Comparison" w:date="2026-09-22T12:23:00Z" w16du:dateUtc="2026-09-22T16:23:00Z">
        <w:r w:rsidRPr="00F51950">
          <w:rPr>
            <w:rStyle w:val="FontStyle12"/>
            <w:sz w:val="24"/>
            <w:szCs w:val="24"/>
          </w:rPr>
          <w:delText>darbo drausmės taisyklių ar nuostatų laikymąsi;</w:delText>
        </w:r>
      </w:del>
    </w:p>
    <w:p w14:paraId="4E57046F" w14:textId="77777777" w:rsidR="00C42BF0" w:rsidRPr="00F51950" w:rsidRDefault="00C42BF0" w:rsidP="00C42BF0">
      <w:pPr>
        <w:pStyle w:val="Style1"/>
        <w:numPr>
          <w:ilvl w:val="1"/>
          <w:numId w:val="6"/>
        </w:numPr>
        <w:tabs>
          <w:tab w:val="left" w:pos="993"/>
          <w:tab w:val="left" w:pos="1134"/>
        </w:tabs>
        <w:spacing w:line="240" w:lineRule="auto"/>
        <w:ind w:left="0" w:firstLine="567"/>
        <w:rPr>
          <w:del w:id="126" w:author="Comparison" w:date="2026-09-22T12:23:00Z" w16du:dateUtc="2026-09-22T16:23:00Z"/>
          <w:rStyle w:val="FontStyle12"/>
          <w:sz w:val="24"/>
          <w:szCs w:val="24"/>
        </w:rPr>
      </w:pPr>
      <w:del w:id="127" w:author="Comparison" w:date="2026-09-22T12:23:00Z" w16du:dateUtc="2026-09-22T16:23:00Z">
        <w:r w:rsidRPr="00F51950">
          <w:rPr>
            <w:rStyle w:val="FontStyle12"/>
            <w:sz w:val="24"/>
            <w:szCs w:val="24"/>
          </w:rPr>
          <w:delText>žalą, padarytą gimnazijai dėl savo kaltės ar neatsargumo.</w:delText>
        </w:r>
      </w:del>
    </w:p>
    <w:p w14:paraId="7B5207FD" w14:textId="77777777" w:rsidR="00C42BF0" w:rsidRPr="00F51950" w:rsidRDefault="00C42BF0" w:rsidP="00C42BF0">
      <w:pPr>
        <w:jc w:val="center"/>
        <w:rPr>
          <w:del w:id="128" w:author="Comparison" w:date="2026-09-22T12:23:00Z" w16du:dateUtc="2026-09-22T16:23:00Z"/>
          <w:rStyle w:val="FontStyle12"/>
          <w:color w:val="auto"/>
          <w:sz w:val="24"/>
          <w:szCs w:val="24"/>
        </w:rPr>
      </w:pPr>
      <w:del w:id="129" w:author="Comparison" w:date="2026-09-22T12:23:00Z" w16du:dateUtc="2026-09-22T16:23:00Z">
        <w:r w:rsidRPr="00F51950">
          <w:rPr>
            <w:rStyle w:val="FontStyle12"/>
            <w:color w:val="auto"/>
            <w:sz w:val="24"/>
            <w:szCs w:val="24"/>
          </w:rPr>
          <w:delText>___________________</w:delText>
        </w:r>
      </w:del>
    </w:p>
    <w:p w14:paraId="150963CF" w14:textId="77777777" w:rsidR="00C42BF0" w:rsidRDefault="00C42BF0" w:rsidP="00C42BF0">
      <w:pPr>
        <w:rPr>
          <w:del w:id="130" w:author="Comparison" w:date="2026-09-22T12:23:00Z" w16du:dateUtc="2026-09-22T16:23:00Z"/>
        </w:rPr>
      </w:pPr>
    </w:p>
    <w:p w14:paraId="2446A915" w14:textId="77777777" w:rsidR="00C42BF0" w:rsidRDefault="00C42BF0" w:rsidP="00C42BF0">
      <w:pPr>
        <w:rPr>
          <w:del w:id="131" w:author="Comparison" w:date="2026-09-22T12:23:00Z" w16du:dateUtc="2026-09-22T16:23:00Z"/>
        </w:rPr>
      </w:pPr>
    </w:p>
    <w:p w14:paraId="45D15CE6" w14:textId="77777777" w:rsidR="006B6F7A" w:rsidRDefault="006B6F7A">
      <w:pPr>
        <w:rPr>
          <w:del w:id="132" w:author="Comparison" w:date="2026-09-22T12:23:00Z" w16du:dateUtc="2026-09-22T16:23:00Z"/>
        </w:rPr>
      </w:pPr>
    </w:p>
    <w:p w14:paraId="0BE5CE55" w14:textId="77777777" w:rsidR="00E12A92" w:rsidRDefault="00E12A92">
      <w:pPr>
        <w:rPr>
          <w:del w:id="133" w:author="Comparison" w:date="2026-09-22T12:23:00Z" w16du:dateUtc="2026-09-22T16:23:00Z"/>
        </w:rPr>
      </w:pPr>
    </w:p>
    <w:p w14:paraId="0A294024" w14:textId="77777777" w:rsidR="00E12A92" w:rsidRDefault="00E12A92">
      <w:pPr>
        <w:rPr>
          <w:del w:id="134" w:author="Comparison" w:date="2026-09-22T12:23:00Z" w16du:dateUtc="2026-09-22T16:23:00Z"/>
        </w:rPr>
      </w:pPr>
    </w:p>
    <w:p w14:paraId="6B8E4D76" w14:textId="77777777" w:rsidR="00E12A92" w:rsidRPr="00E12A92" w:rsidRDefault="00E12A92" w:rsidP="00E12A92">
      <w:pPr>
        <w:rPr>
          <w:del w:id="135" w:author="Comparison" w:date="2026-09-22T12:23:00Z" w16du:dateUtc="2026-09-22T16:23:00Z"/>
          <w:rFonts w:eastAsia="Times New Roman"/>
        </w:rPr>
      </w:pPr>
    </w:p>
    <w:p w14:paraId="4D3EA466" w14:textId="77777777" w:rsidR="0047247D" w:rsidRPr="0047247D" w:rsidRDefault="0047247D" w:rsidP="0047247D">
      <w:pPr>
        <w:rPr>
          <w:del w:id="136" w:author="Comparison" w:date="2026-09-22T12:23:00Z" w16du:dateUtc="2026-09-22T16:23:00Z"/>
          <w:rFonts w:eastAsia="Times New Roman"/>
        </w:rPr>
      </w:pPr>
      <w:del w:id="137" w:author="Comparison" w:date="2026-09-22T12:23:00Z" w16du:dateUtc="2026-09-22T16:23:00Z">
        <w:r w:rsidRPr="0047247D">
          <w:rPr>
            <w:rFonts w:eastAsia="Times New Roman"/>
          </w:rPr>
          <w:delText>SUSIPAŽINAU IR SUTINKU</w:delText>
        </w:r>
      </w:del>
    </w:p>
    <w:p w14:paraId="7735B28B" w14:textId="77777777" w:rsidR="00E12A92" w:rsidRPr="00E12A92" w:rsidRDefault="00E12A92" w:rsidP="00E12A92">
      <w:pPr>
        <w:rPr>
          <w:del w:id="138" w:author="Comparison" w:date="2026-09-22T12:23:00Z" w16du:dateUtc="2026-09-22T16:23:00Z"/>
          <w:rFonts w:eastAsia="Times New Roman"/>
        </w:rPr>
      </w:pPr>
    </w:p>
    <w:p w14:paraId="620F885D" w14:textId="77777777" w:rsidR="00E12A92" w:rsidRPr="00E12A92" w:rsidRDefault="00E12A92" w:rsidP="00E12A92">
      <w:pPr>
        <w:rPr>
          <w:del w:id="139" w:author="Comparison" w:date="2026-09-22T12:23:00Z" w16du:dateUtc="2026-09-22T16:23:00Z"/>
          <w:rFonts w:eastAsia="Times New Roman"/>
        </w:rPr>
      </w:pPr>
      <w:del w:id="140" w:author="Comparison" w:date="2026-09-22T12:23:00Z" w16du:dateUtc="2026-09-22T16:23:00Z">
        <w:r w:rsidRPr="00E12A92">
          <w:rPr>
            <w:rFonts w:eastAsia="Times New Roman"/>
          </w:rPr>
          <w:delText>________________________________________      _________________</w:delText>
        </w:r>
        <w:r w:rsidRPr="00E12A92">
          <w:rPr>
            <w:rFonts w:eastAsia="Times New Roman"/>
          </w:rPr>
          <w:tab/>
          <w:delText>______________</w:delText>
        </w:r>
      </w:del>
    </w:p>
    <w:p w14:paraId="08EF3A05" w14:textId="77777777" w:rsidR="00E12A92" w:rsidRDefault="00E12A92" w:rsidP="00E12A92">
      <w:del w:id="141" w:author="Comparison" w:date="2026-09-22T12:23:00Z" w16du:dateUtc="2026-09-22T16:23:00Z">
        <w:r w:rsidRPr="00E12A92">
          <w:rPr>
            <w:rFonts w:eastAsia="Times New Roman"/>
          </w:rPr>
          <w:delText xml:space="preserve">           (Vardas Pavardė)        </w:delText>
        </w:r>
        <w:r w:rsidRPr="00E12A92">
          <w:rPr>
            <w:rFonts w:eastAsia="Times New Roman"/>
          </w:rPr>
          <w:tab/>
        </w:r>
        <w:r w:rsidRPr="00E12A92">
          <w:rPr>
            <w:rFonts w:eastAsia="Times New Roman"/>
          </w:rPr>
          <w:tab/>
        </w:r>
        <w:r w:rsidRPr="00E12A92">
          <w:rPr>
            <w:rFonts w:eastAsia="Times New Roman"/>
          </w:rPr>
          <w:tab/>
          <w:delText xml:space="preserve">                  (parašas)</w:delText>
        </w:r>
        <w:r w:rsidRPr="00E12A92">
          <w:rPr>
            <w:rFonts w:eastAsia="Times New Roman"/>
          </w:rPr>
          <w:tab/>
          <w:delText xml:space="preserve">            (data)           </w:delText>
        </w:r>
      </w:del>
    </w:p>
    <w:sectPr w:rsidR="00E12A92">
      <w:headerReference w:type="default" r:id="rId7"/>
      <w:footerReference w:type="default" r:id="rId8"/>
      <w:pgSz w:w="11905" w:h="16837" w:code="0"/>
      <w:pgMar w:top="1440" w:right="1440" w:bottom="1440" w:left="1440" w:header="720" w:footer="720" w:gutter="0"/>
      <w:cols w:space="720"/>
      <w:titlePg w:val="0"/>
      <w:docGrid w:linePitch="0"/>
      <w:sectPrChange w:id="154" w:author="Comparison" w:date="2026-09-22T12:23:00Z" w16du:dateUtc="2026-09-22T16:23:00Z">
        <w:sectPr w:rsidR="00E12A92">
          <w:pgSz w:w="11906" w:h="16838" w:code="9"/>
          <w:pgMar w:top="1134" w:right="567" w:bottom="1134" w:left="1701" w:header="567" w:footer="567" w:gutter="0"/>
          <w:cols w:space="1296"/>
          <w:titlePg/>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86DF29" w14:textId="77777777" w:rsidR="003D1EAA" w:rsidRDefault="003D1EAA">
      <w:pPr>
        <w:spacing w:after="0" w:line="240" w:lineRule="auto"/>
        <w:pPrChange w:id="3" w:author="Comparison" w:date="2026-09-22T12:23:00Z" w16du:dateUtc="2026-09-22T16:23:00Z">
          <w:pPr/>
        </w:pPrChange>
      </w:pPr>
      <w:r>
        <w:separator/>
      </w:r>
    </w:p>
  </w:endnote>
  <w:endnote w:type="continuationSeparator" w:id="0">
    <w:p w14:paraId="04A476F7" w14:textId="77777777" w:rsidR="003D1EAA" w:rsidRDefault="003D1EAA">
      <w:pPr>
        <w:spacing w:after="0" w:line="240" w:lineRule="auto"/>
        <w:pPrChange w:id="4" w:author="Comparison" w:date="2026-09-22T12:23:00Z" w16du:dateUtc="2026-09-22T16:23: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DD8A12" w14:textId="77777777" w:rsidR="000212F0" w:rsidRDefault="000212F0">
    <w:pPr>
      <w:pStyle w:val="Style2"/>
      <w:pPrChange w:id="153" w:author="Comparison" w:date="2026-09-22T12:23:00Z" w16du:dateUtc="2026-09-22T16:2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3262D7" w14:textId="77777777" w:rsidR="003D1EAA" w:rsidRDefault="003D1EAA">
      <w:pPr>
        <w:spacing w:after="0" w:line="240" w:lineRule="auto"/>
        <w:pPrChange w:id="1" w:author="Comparison" w:date="2026-09-22T12:23:00Z" w16du:dateUtc="2026-09-22T16:23:00Z">
          <w:pPr/>
        </w:pPrChange>
      </w:pPr>
      <w:r>
        <w:separator/>
      </w:r>
    </w:p>
  </w:footnote>
  <w:footnote w:type="continuationSeparator" w:id="0">
    <w:p w14:paraId="08E2F86A" w14:textId="77777777" w:rsidR="003D1EAA" w:rsidRDefault="003D1EAA">
      <w:pPr>
        <w:spacing w:after="0" w:line="240" w:lineRule="auto"/>
        <w:pPrChange w:id="2" w:author="Comparison" w:date="2026-09-22T12:23:00Z" w16du:dateUtc="2026-09-22T16:23: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Ind w:w="10" w:type="dxa"/>
      <w:tblCellMar>
        <w:left w:w="10" w:type="dxa"/>
        <w:right w:w="10" w:type="dxa"/>
      </w:tblCellMar>
      <w:tblLook w:val="04A0" w:firstRow="1" w:lastRow="0" w:firstColumn="1" w:lastColumn="0" w:noHBand="0" w:noVBand="1"/>
    </w:tblPr>
    <w:tblGrid>
      <w:gridCol w:w="4056"/>
      <w:gridCol w:w="903"/>
      <w:gridCol w:w="4056"/>
    </w:tblGrid>
    <w:tr w:rsidR="004934DC" w14:paraId="42618A6A" w14:textId="77777777">
      <w:tblPrEx>
        <w:tblCellMar>
          <w:top w:w="0" w:type="dxa"/>
          <w:bottom w:w="0" w:type="dxa"/>
        </w:tblCellMar>
      </w:tblPrEx>
      <w:trPr>
        <w:ins w:id="142" w:author="Comparison" w:date="2026-09-22T12:23:00Z" w16du:dateUtc="2026-09-22T16:23:00Z"/>
      </w:trPr>
      <w:tc>
        <w:tcPr>
          <w:tcW w:w="4500" w:type="dxa"/>
          <w:tcBorders>
            <w:bottom w:val="single" w:sz="1" w:space="0" w:color="000000"/>
          </w:tcBorders>
          <w:noWrap/>
        </w:tcPr>
        <w:p w14:paraId="1F318551" w14:textId="77777777" w:rsidR="004934DC" w:rsidRDefault="003D1EAA">
          <w:pPr>
            <w:rPr>
              <w:ins w:id="143" w:author="Comparison" w:date="2026-09-22T12:23:00Z" w16du:dateUtc="2026-09-22T16:23:00Z"/>
            </w:rPr>
          </w:pPr>
          <w:ins w:id="144" w:author="Comparison" w:date="2026-09-22T12:23:00Z" w16du:dateUtc="2026-09-22T16:23:00Z">
            <w:r>
              <w:rPr>
                <w:color w:val="000000"/>
                <w:sz w:val="24"/>
                <w:szCs w:val="24"/>
              </w:rPr>
              <w:t>D+H</w:t>
            </w:r>
            <w:r>
              <w:rPr>
                <w:color w:val="000000"/>
              </w:rPr>
              <w:t xml:space="preserve"> | Kilde: www.dh-partner.com</w:t>
            </w:r>
          </w:ins>
        </w:p>
      </w:tc>
      <w:tc>
        <w:tcPr>
          <w:tcW w:w="1000" w:type="dxa"/>
          <w:tcBorders>
            <w:bottom w:val="single" w:sz="1" w:space="0" w:color="000000"/>
          </w:tcBorders>
          <w:noWrap/>
        </w:tcPr>
        <w:p w14:paraId="49D441D4" w14:textId="2316D874" w:rsidR="004934DC" w:rsidRDefault="003D1EAA">
          <w:pPr>
            <w:jc w:val="center"/>
            <w:rPr>
              <w:ins w:id="145" w:author="Comparison" w:date="2026-09-22T12:23:00Z" w16du:dateUtc="2026-09-22T16:23:00Z"/>
            </w:rPr>
          </w:pPr>
          <w:ins w:id="146" w:author="Comparison" w:date="2026-09-22T12:23:00Z" w16du:dateUtc="2026-09-22T16:23:00Z">
            <w:r>
              <w:rPr>
                <w:color w:val="000000"/>
              </w:rPr>
              <w:t>-</w:t>
            </w:r>
            <w:r>
              <w:fldChar w:fldCharType="begin"/>
            </w:r>
            <w:r>
              <w:rPr>
                <w:color w:val="000000"/>
              </w:rPr>
              <w:instrText>PAGE</w:instrText>
            </w:r>
            <w:r>
              <w:fldChar w:fldCharType="separate"/>
            </w:r>
          </w:ins>
          <w:r w:rsidR="000212F0">
            <w:rPr>
              <w:noProof/>
              <w:color w:val="000000"/>
            </w:rPr>
            <w:t>1</w:t>
          </w:r>
          <w:ins w:id="147" w:author="Comparison" w:date="2026-09-22T12:23:00Z" w16du:dateUtc="2026-09-22T16:23:00Z">
            <w:r>
              <w:fldChar w:fldCharType="end"/>
            </w:r>
            <w:r>
              <w:rPr>
                <w:color w:val="000000"/>
              </w:rPr>
              <w:t>-</w:t>
            </w:r>
          </w:ins>
        </w:p>
      </w:tc>
      <w:tc>
        <w:tcPr>
          <w:tcW w:w="4500" w:type="dxa"/>
          <w:tcBorders>
            <w:bottom w:val="single" w:sz="1" w:space="0" w:color="000000"/>
          </w:tcBorders>
          <w:noWrap/>
        </w:tcPr>
        <w:p w14:paraId="6EEE2DD7" w14:textId="77777777" w:rsidR="004934DC" w:rsidRDefault="003D1EAA">
          <w:pPr>
            <w:jc w:val="right"/>
            <w:rPr>
              <w:ins w:id="148" w:author="Comparison" w:date="2026-09-22T12:23:00Z" w16du:dateUtc="2026-09-22T16:23:00Z"/>
            </w:rPr>
          </w:pPr>
          <w:ins w:id="149" w:author="Comparison" w:date="2026-09-22T12:23:00Z" w16du:dateUtc="2026-09-22T16:23:00Z">
            <w:r>
              <w:rPr>
                <w:color w:val="000000"/>
              </w:rPr>
              <w:t>07.12.2025</w:t>
            </w:r>
          </w:ins>
        </w:p>
      </w:tc>
    </w:tr>
  </w:tbl>
  <w:sdt>
    <w:sdtPr>
      <w:id w:val="-1591000760"/>
      <w:docPartObj>
        <w:docPartGallery w:val="Page Numbers (Top of Page)"/>
        <w:docPartUnique/>
      </w:docPartObj>
    </w:sdtPr>
    <w:sdtEndPr/>
    <w:sdtContent>
      <w:p w14:paraId="10507627" w14:textId="77777777" w:rsidR="007701BB" w:rsidRDefault="007701BB">
        <w:pPr>
          <w:pStyle w:val="Header"/>
          <w:jc w:val="center"/>
          <w:rPr>
            <w:del w:id="150" w:author="Comparison" w:date="2026-09-22T12:23:00Z" w16du:dateUtc="2026-09-22T16:23:00Z"/>
          </w:rPr>
        </w:pPr>
        <w:del w:id="151" w:author="Comparison" w:date="2026-09-22T12:23:00Z" w16du:dateUtc="2026-09-22T16:23:00Z">
          <w:r>
            <w:fldChar w:fldCharType="begin"/>
          </w:r>
          <w:r>
            <w:delInstrText>PAGE   \* MERGEFORMAT</w:delInstrText>
          </w:r>
          <w:r>
            <w:fldChar w:fldCharType="separate"/>
          </w:r>
          <w:r w:rsidR="0047247D">
            <w:rPr>
              <w:noProof/>
            </w:rPr>
            <w:delText>3</w:delText>
          </w:r>
          <w:r>
            <w:fldChar w:fldCharType="end"/>
          </w:r>
        </w:del>
      </w:p>
    </w:sdtContent>
  </w:sdt>
  <w:p w14:paraId="79D17302" w14:textId="77777777" w:rsidR="007701BB" w:rsidRDefault="007701BB">
    <w:pPr>
      <w:pStyle w:val="Header"/>
      <w:rPr>
        <w:del w:id="152" w:author="Comparison" w:date="2026-09-22T12:23:00Z" w16du:dateUtc="2026-09-22T16:23:00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4"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5"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790318363">
    <w:abstractNumId w:val="3"/>
  </w:num>
  <w:num w:numId="2" w16cid:durableId="30618589">
    <w:abstractNumId w:val="5"/>
  </w:num>
  <w:num w:numId="3" w16cid:durableId="1460411695">
    <w:abstractNumId w:val="0"/>
  </w:num>
  <w:num w:numId="4" w16cid:durableId="146167617">
    <w:abstractNumId w:val="2"/>
  </w:num>
  <w:num w:numId="5" w16cid:durableId="1934316371">
    <w:abstractNumId w:val="1"/>
  </w:num>
  <w:num w:numId="6" w16cid:durableId="163200980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63"/>
    <w:rsid w:val="000212F0"/>
    <w:rsid w:val="000A0547"/>
    <w:rsid w:val="000B38BF"/>
    <w:rsid w:val="0022198D"/>
    <w:rsid w:val="002814B2"/>
    <w:rsid w:val="003771DF"/>
    <w:rsid w:val="003D1EAA"/>
    <w:rsid w:val="0047247D"/>
    <w:rsid w:val="004934DC"/>
    <w:rsid w:val="006B6F7A"/>
    <w:rsid w:val="007701BB"/>
    <w:rsid w:val="008521CC"/>
    <w:rsid w:val="00875E83"/>
    <w:rsid w:val="00900712"/>
    <w:rsid w:val="00B00FCA"/>
    <w:rsid w:val="00BE2263"/>
    <w:rsid w:val="00BE364B"/>
    <w:rsid w:val="00C00F9D"/>
    <w:rsid w:val="00C42BF0"/>
    <w:rsid w:val="00C5680C"/>
    <w:rsid w:val="00D83AD2"/>
    <w:rsid w:val="00E12A92"/>
    <w:rsid w:val="00FC2E39"/>
    <w:rsid w:val="00FF687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ACE21"/>
  <w15:chartTrackingRefBased/>
  <w15:docId w15:val="{7EDDEA1E-417B-40B9-931E-D282902F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8" w:lineRule="auto"/>
      <w:pPrChange w:id="0" w:author="Comparison" w:date="2026-09-22T12:23:00Z">
        <w:pPr>
          <w:widowControl w:val="0"/>
          <w:autoSpaceDE w:val="0"/>
          <w:autoSpaceDN w:val="0"/>
          <w:adjustRightInd w:val="0"/>
        </w:pPr>
      </w:pPrChange>
    </w:pPr>
    <w:rPr>
      <w:rFonts w:ascii="Arial" w:eastAsia="Arial" w:hAnsi="Arial" w:cs="Arial"/>
      <w:sz w:val="20"/>
      <w:szCs w:val="20"/>
      <w:lang w:val="en-US"/>
      <w:rPrChange w:id="0" w:author="Comparison" w:date="2026-09-22T12:23:00Z">
        <w:rPr>
          <w:rFonts w:eastAsiaTheme="minorEastAsia"/>
          <w:sz w:val="24"/>
          <w:szCs w:val="24"/>
          <w:lang w:val="lt-LT" w:eastAsia="lt-LT"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C42BF0"/>
    <w:pPr>
      <w:spacing w:line="317" w:lineRule="exact"/>
      <w:ind w:firstLine="432"/>
      <w:jc w:val="both"/>
    </w:pPr>
  </w:style>
  <w:style w:type="paragraph" w:customStyle="1" w:styleId="Style2">
    <w:name w:val="Style2"/>
    <w:basedOn w:val="Normal"/>
    <w:uiPriority w:val="99"/>
    <w:rsid w:val="00C42BF0"/>
    <w:pPr>
      <w:spacing w:line="278" w:lineRule="exact"/>
    </w:pPr>
  </w:style>
  <w:style w:type="paragraph" w:customStyle="1" w:styleId="Style3">
    <w:name w:val="Style3"/>
    <w:basedOn w:val="Normal"/>
    <w:uiPriority w:val="99"/>
    <w:rsid w:val="00C42BF0"/>
    <w:pPr>
      <w:spacing w:line="274" w:lineRule="exact"/>
      <w:jc w:val="center"/>
    </w:pPr>
  </w:style>
  <w:style w:type="paragraph" w:customStyle="1" w:styleId="Style4">
    <w:name w:val="Style4"/>
    <w:basedOn w:val="Normal"/>
    <w:uiPriority w:val="99"/>
    <w:rsid w:val="00C42BF0"/>
  </w:style>
  <w:style w:type="paragraph" w:customStyle="1" w:styleId="Style5">
    <w:name w:val="Style5"/>
    <w:basedOn w:val="Normal"/>
    <w:uiPriority w:val="99"/>
    <w:rsid w:val="00C42BF0"/>
  </w:style>
  <w:style w:type="character" w:customStyle="1" w:styleId="FontStyle11">
    <w:name w:val="Font Style11"/>
    <w:basedOn w:val="DefaultParagraphFont"/>
    <w:uiPriority w:val="99"/>
    <w:rsid w:val="00C42BF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C42BF0"/>
    <w:rPr>
      <w:rFonts w:ascii="Times New Roman" w:hAnsi="Times New Roman" w:cs="Times New Roman"/>
      <w:color w:val="000000"/>
      <w:sz w:val="22"/>
      <w:szCs w:val="22"/>
    </w:rPr>
  </w:style>
  <w:style w:type="paragraph" w:styleId="ListParagraph">
    <w:name w:val="List Paragraph"/>
    <w:basedOn w:val="Normal"/>
    <w:uiPriority w:val="34"/>
    <w:qFormat/>
    <w:rsid w:val="00C42BF0"/>
    <w:pPr>
      <w:ind w:left="720"/>
      <w:contextualSpacing/>
    </w:pPr>
  </w:style>
  <w:style w:type="character" w:customStyle="1" w:styleId="FontStyle13">
    <w:name w:val="Font Style13"/>
    <w:basedOn w:val="DefaultParagraphFont"/>
    <w:uiPriority w:val="99"/>
    <w:rsid w:val="008521CC"/>
    <w:rPr>
      <w:rFonts w:ascii="Times New Roman" w:hAnsi="Times New Roman" w:cs="Times New Roman"/>
      <w:color w:val="000000"/>
      <w:sz w:val="22"/>
      <w:szCs w:val="22"/>
    </w:rPr>
  </w:style>
  <w:style w:type="paragraph" w:styleId="Header">
    <w:name w:val="header"/>
    <w:basedOn w:val="Normal"/>
    <w:link w:val="HeaderChar"/>
    <w:uiPriority w:val="99"/>
    <w:unhideWhenUsed/>
    <w:rsid w:val="007701BB"/>
    <w:pPr>
      <w:tabs>
        <w:tab w:val="center" w:pos="4819"/>
        <w:tab w:val="right" w:pos="9638"/>
      </w:tabs>
    </w:pPr>
  </w:style>
  <w:style w:type="character" w:customStyle="1" w:styleId="HeaderChar">
    <w:name w:val="Header Char"/>
    <w:basedOn w:val="DefaultParagraphFont"/>
    <w:link w:val="Header"/>
    <w:uiPriority w:val="99"/>
    <w:rsid w:val="007701BB"/>
    <w:rPr>
      <w:rFonts w:ascii="Times New Roman" w:eastAsiaTheme="minorEastAsia" w:hAnsi="Times New Roman" w:cs="Times New Roman"/>
      <w:sz w:val="24"/>
      <w:szCs w:val="24"/>
      <w:lang w:eastAsia="lt-LT"/>
    </w:rPr>
  </w:style>
  <w:style w:type="paragraph" w:styleId="Footer">
    <w:name w:val="footer"/>
    <w:basedOn w:val="Normal"/>
    <w:link w:val="FooterChar"/>
    <w:uiPriority w:val="99"/>
    <w:unhideWhenUsed/>
    <w:rsid w:val="007701BB"/>
    <w:pPr>
      <w:tabs>
        <w:tab w:val="center" w:pos="4819"/>
        <w:tab w:val="right" w:pos="9638"/>
      </w:tabs>
    </w:pPr>
  </w:style>
  <w:style w:type="character" w:customStyle="1" w:styleId="FooterChar">
    <w:name w:val="Footer Char"/>
    <w:basedOn w:val="DefaultParagraphFont"/>
    <w:link w:val="Footer"/>
    <w:uiPriority w:val="99"/>
    <w:rsid w:val="007701BB"/>
    <w:rPr>
      <w:rFonts w:ascii="Times New Roman" w:eastAsiaTheme="minorEastAsia" w:hAnsi="Times New Roman" w:cs="Times New Roman"/>
      <w:sz w:val="24"/>
      <w:szCs w:val="24"/>
      <w:lang w:eastAsia="lt-LT"/>
    </w:rPr>
  </w:style>
  <w:style w:type="paragraph" w:styleId="BalloonText">
    <w:name w:val="Balloon Text"/>
    <w:basedOn w:val="Normal"/>
    <w:link w:val="BalloonTextChar"/>
    <w:uiPriority w:val="99"/>
    <w:semiHidden/>
    <w:unhideWhenUsed/>
    <w:rsid w:val="00E12A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2A92"/>
    <w:rPr>
      <w:rFonts w:ascii="Segoe UI" w:eastAsiaTheme="minorEastAsia" w:hAnsi="Segoe UI" w:cs="Segoe UI"/>
      <w:sz w:val="18"/>
      <w:szCs w:val="18"/>
      <w:lang w:eastAsia="lt-LT"/>
    </w:rPr>
  </w:style>
  <w:style w:type="character" w:styleId="FootnoteReference">
    <w:name w:val="footnote reference"/>
    <w:semiHidden/>
    <w:unhideWhenUsed/>
    <w:rsid w:val="000212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94238255">
      <w:bodyDiv w:val="1"/>
      <w:marLeft w:val="0"/>
      <w:marRight w:val="0"/>
      <w:marTop w:val="0"/>
      <w:marBottom w:val="0"/>
      <w:divBdr>
        <w:top w:val="none" w:sz="0" w:space="0" w:color="auto"/>
        <w:left w:val="none" w:sz="0" w:space="0" w:color="auto"/>
        <w:bottom w:val="none" w:sz="0" w:space="0" w:color="auto"/>
        <w:right w:val="none" w:sz="0" w:space="0" w:color="auto"/>
      </w:divBdr>
    </w:div>
    <w:div w:id="146415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1559</Words>
  <Characters>8890</Characters>
  <Application>Microsoft Office Word</Application>
  <DocSecurity>0</DocSecurity>
  <Lines>74</Lines>
  <Paragraphs>20</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2019-09-16T04:48:00Z</cp:lastPrinted>
  <dcterms:created xsi:type="dcterms:W3CDTF">2019-05-02T07:01:00Z</dcterms:created>
  <dcterms:modified xsi:type="dcterms:W3CDTF">2026-09-22T16:23:00Z</dcterms:modified>
</cp:coreProperties>
</file>