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2DD80" w14:textId="370959A8" w:rsidR="004D7215" w:rsidRDefault="004D7215" w:rsidP="00EA39B2">
      <w:pPr>
        <w:spacing w:before="156" w:after="156"/>
        <w:ind w:left="105" w:right="105" w:firstLine="420"/>
        <w:jc w:val="left"/>
      </w:pPr>
      <w:r>
        <w:t>file_104.docx</w:t>
      </w:r>
    </w:p>
    <w:p w14:paraId="40590FD8" w14:textId="4B8CA869" w:rsidR="003A3977" w:rsidRDefault="008C79E7" w:rsidP="00EA39B2">
      <w:pPr>
        <w:spacing w:before="156" w:after="156"/>
        <w:ind w:left="105" w:right="105" w:firstLine="420"/>
        <w:jc w:val="left"/>
      </w:pPr>
      <w:del w:id="0" w:author="Arthur Souza Rodrigues" w:date="2026-07-10T21:47:00Z" w16du:dateUtc="2026-07-11T01:47:00Z">
        <w:r>
          <w:rPr>
            <w:noProof/>
          </w:rPr>
          <w:pict w14:anchorId="6E22BC19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72EBE98" w14:textId="77777777" w:rsidR="0059557F" w:rsidRDefault="0059557F" w:rsidP="00124289">
                    <w:pPr>
                      <w:spacing w:before="156" w:after="156"/>
                      <w:ind w:left="105" w:right="105" w:firstLine="420"/>
                    </w:pPr>
                    <w:r>
                      <w:rPr>
                        <w:rFonts w:hint="eastAsia"/>
                      </w:rPr>
                      <w:t>hello</w:t>
                    </w:r>
                  </w:p>
                </w:txbxContent>
              </v:textbox>
            </v:shape>
          </w:pict>
        </w:r>
      </w:del>
    </w:p>
    <w:sectPr w:rsidR="003A3977" w:rsidSect="00EA3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0877C1"/>
    <w:rsid w:val="00124289"/>
    <w:rsid w:val="001D39D9"/>
    <w:rsid w:val="0036097C"/>
    <w:rsid w:val="0036480B"/>
    <w:rsid w:val="003672CB"/>
    <w:rsid w:val="003A3977"/>
    <w:rsid w:val="00453164"/>
    <w:rsid w:val="004D7215"/>
    <w:rsid w:val="00541AF2"/>
    <w:rsid w:val="0059557F"/>
    <w:rsid w:val="006C2917"/>
    <w:rsid w:val="00816399"/>
    <w:rsid w:val="008A5608"/>
    <w:rsid w:val="008C79E7"/>
    <w:rsid w:val="008D76EA"/>
    <w:rsid w:val="00983A24"/>
    <w:rsid w:val="009A101A"/>
    <w:rsid w:val="009C4A24"/>
    <w:rsid w:val="00B70FE0"/>
    <w:rsid w:val="00BC74AD"/>
    <w:rsid w:val="00CC7534"/>
    <w:rsid w:val="00D53FE7"/>
    <w:rsid w:val="00E57E1F"/>
    <w:rsid w:val="00EA39B2"/>
    <w:rsid w:val="00EE2EAA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5396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