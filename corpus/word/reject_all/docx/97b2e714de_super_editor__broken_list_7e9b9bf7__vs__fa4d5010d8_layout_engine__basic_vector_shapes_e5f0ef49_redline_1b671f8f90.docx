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19DEEC" w14:textId="02F79FF0" w:rsidR="0011499D" w:rsidRPr="0006262E" w:rsidRDefault="00C4298F" w:rsidP="00B65CF8">
      <w:pPr>
        <w:pStyle w:val="ListParagraph"/>
        <w:numPr>
          <w:ilvl w:val="0"/>
          <w:numId w:val="1"/>
        </w:numPr>
        <w:ind w:left="960"/>
        <w:jc w:val="both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ONE</w:t>
      </w:r>
    </w:p>
    <w:p w14:paraId="61F50988" w14:textId="5EB8B2AF" w:rsidR="0011499D" w:rsidRPr="0006262E" w:rsidRDefault="00C4298F" w:rsidP="00B65CF8">
      <w:pPr>
        <w:pStyle w:val="ListParagraph"/>
        <w:numPr>
          <w:ilvl w:val="0"/>
          <w:numId w:val="5"/>
        </w:numPr>
        <w:jc w:val="both"/>
        <w:rPr>
          <w:rFonts w:cstheme="minorHAnsi"/>
          <w:b/>
          <w:bCs/>
          <w:u w:val="single"/>
        </w:rPr>
      </w:pPr>
      <w:r>
        <w:rPr>
          <w:rFonts w:cstheme="minorHAnsi"/>
        </w:rPr>
        <w:t>a</w:t>
      </w:r>
    </w:p>
    <w:p w14:paraId="3DB280ED" w14:textId="71735191" w:rsidR="0011499D" w:rsidRPr="0006262E" w:rsidRDefault="00C4298F" w:rsidP="00B65CF8">
      <w:pPr>
        <w:pStyle w:val="ListParagraph"/>
        <w:numPr>
          <w:ilvl w:val="0"/>
          <w:numId w:val="5"/>
        </w:numPr>
        <w:jc w:val="both"/>
        <w:rPr>
          <w:rFonts w:cstheme="minorHAnsi"/>
          <w:b/>
          <w:bCs/>
          <w:u w:val="single"/>
        </w:rPr>
      </w:pPr>
      <w:r>
        <w:rPr>
          <w:rFonts w:cstheme="minorHAnsi"/>
        </w:rPr>
        <w:t>b</w:t>
      </w:r>
    </w:p>
    <w:p w14:paraId="0701C4E8" w14:textId="77777777" w:rsidR="00A23DCF" w:rsidRPr="00945DAD" w:rsidRDefault="00A23DCF" w:rsidP="00945DAD">
      <w:pPr>
        <w:jc w:val="both"/>
        <w:rPr>
          <w:rFonts w:cstheme="minorHAnsi"/>
          <w:b/>
          <w:bCs/>
          <w:u w:val="single"/>
        </w:rPr>
      </w:pPr>
    </w:p>
    <w:p w14:paraId="3A8C1456" w14:textId="1FB609A2" w:rsidR="00F54E76" w:rsidRPr="0006262E" w:rsidRDefault="00C4298F" w:rsidP="00B65CF8">
      <w:pPr>
        <w:pStyle w:val="ListParagraph"/>
        <w:numPr>
          <w:ilvl w:val="0"/>
          <w:numId w:val="1"/>
        </w:numPr>
        <w:ind w:left="960"/>
        <w:jc w:val="both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TWO</w:t>
      </w:r>
    </w:p>
    <w:p w14:paraId="67DFD624" w14:textId="7004BA61" w:rsidR="00B64F82" w:rsidRPr="00B64F82" w:rsidRDefault="00C4298F" w:rsidP="00B64F82">
      <w:pPr>
        <w:pStyle w:val="ListParagraph"/>
        <w:numPr>
          <w:ilvl w:val="0"/>
          <w:numId w:val="6"/>
        </w:numPr>
        <w:jc w:val="both"/>
        <w:rPr>
          <w:rFonts w:cstheme="minorHAnsi"/>
        </w:rPr>
      </w:pPr>
      <w:r>
        <w:rPr>
          <w:rFonts w:cstheme="minorHAnsi"/>
        </w:rPr>
        <w:t>a</w:t>
      </w:r>
    </w:p>
    <w:p w14:paraId="017CCEB1" w14:textId="77777777" w:rsidR="00520B3B" w:rsidRPr="00520B3B" w:rsidRDefault="00520B3B" w:rsidP="00945DAD">
      <w:pPr>
        <w:jc w:val="both"/>
        <w:rPr>
          <w:rFonts w:cstheme="minorHAnsi"/>
        </w:rPr>
      </w:pPr>
    </w:p>
    <w:p w14:paraId="35FDB90D" w14:textId="0D87920D" w:rsidR="00B846D8" w:rsidRDefault="00B846D8">
      <w:pPr>
        <w:rPr>
          <w:rPrChange w:id="0" w:author="Nick Bernal" w:date="2026-08-03T22:25:00Z" w16du:dateUtc="2026-08-04T02:25:00Z">
            <w:rPr>
              <w:b/>
              <w:bCs/>
              <w:u w:val="single"/>
            </w:rPr>
          </w:rPrChange>
        </w:rPr>
        <w:pPrChange w:id="1" w:author="Nick Bernal" w:date="2026-08-03T22:25:00Z" w16du:dateUtc="2026-08-04T02:25:00Z">
          <w:pPr>
            <w:tabs>
              <w:tab w:val="left" w:pos="4820"/>
            </w:tabs>
            <w:jc w:val="both"/>
          </w:pPr>
        </w:pPrChange>
      </w:pPr>
    </w:p>
    <w:sectPr w:rsidR="00B846D8" w:rsidSect="001E1997">
      <w:headerReference w:type="even" r:id="rId8"/>
      <w:headerReference w:type="default" r:id="rId9"/>
      <w:footerReference w:type="default" r:id="rId10"/>
      <w:headerReference w:type="first" r:id="rId11"/>
      <w:pgSz w:w="12240" w:h="20160" w:code="5"/>
      <w:pgMar w:top="1440" w:right="1440" w:bottom="1440" w:left="1440" w:header="862" w:footer="43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586841" w14:textId="77777777" w:rsidR="000E08F1" w:rsidRDefault="000E08F1" w:rsidP="00A71CB8">
      <w:r>
        <w:separator/>
      </w:r>
    </w:p>
  </w:endnote>
  <w:endnote w:type="continuationSeparator" w:id="0">
    <w:p w14:paraId="0C48D7DE" w14:textId="77777777" w:rsidR="000E08F1" w:rsidRDefault="000E08F1" w:rsidP="00A71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Lucida Bright">
    <w:panose1 w:val="02040602050505020304"/>
    <w:charset w:val="4D"/>
    <w:family w:val="roman"/>
    <w:pitch w:val="variable"/>
    <w:sig w:usb0="00000003" w:usb1="00000000" w:usb2="00000000" w:usb3="00000000" w:csb0="00000001" w:csb1="00000000"/>
  </w:font>
  <w:font w:name="Adobe Devanagari">
    <w:panose1 w:val="020B0604020202020204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45134042"/>
      <w:docPartObj>
        <w:docPartGallery w:val="Page Numbers (Bottom of Page)"/>
        <w:docPartUnique/>
      </w:docPartObj>
    </w:sdtPr>
    <w:sdtEndPr/>
    <w:sdtContent>
      <w:p w14:paraId="23359EAE" w14:textId="2DA8E2AD" w:rsidR="0074560B" w:rsidRDefault="0074560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A353B7B" w14:textId="77777777" w:rsidR="00F629CF" w:rsidRDefault="00F629CF" w:rsidP="001E1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35026D" w14:textId="77777777" w:rsidR="000E08F1" w:rsidRDefault="000E08F1" w:rsidP="00A71CB8">
      <w:r>
        <w:separator/>
      </w:r>
    </w:p>
  </w:footnote>
  <w:footnote w:type="continuationSeparator" w:id="0">
    <w:p w14:paraId="6115D01E" w14:textId="77777777" w:rsidR="000E08F1" w:rsidRDefault="000E08F1" w:rsidP="00A71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DEE94B" w14:textId="22D5CE1C" w:rsidR="00607CB9" w:rsidRDefault="000E08F1" w:rsidP="001E1997">
    <w:pPr>
      <w:pStyle w:val="Header"/>
    </w:pPr>
    <w:del w:id="2" w:author="Nick Bernal" w:date="2026-08-03T22:25:00Z" w16du:dateUtc="2026-08-04T02:25:00Z">
      <w:r>
        <w:rPr>
          <w:noProof/>
          <w14:ligatures w14:val="standardContextual"/>
        </w:rPr>
        <w:pict w14:anchorId="3D6A48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44658688" o:spid="_x0000_s1026" type="#_x0000_t75" alt="" style="position:absolute;margin-left:0;margin-top:0;width:431.95pt;height:227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公司LOGO定案_新版 複本 2" gain="19661f" blacklevel="22938f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E31E8" w14:textId="0D4FBB04" w:rsidR="00C90EF7" w:rsidRPr="001E1997" w:rsidRDefault="00C90EF7" w:rsidP="001E1997">
    <w:pPr>
      <w:spacing w:after="160" w:line="200" w:lineRule="exact"/>
      <w:contextualSpacing/>
      <w:jc w:val="center"/>
      <w:rPr>
        <w:rFonts w:ascii="Lucida Bright" w:eastAsia="PMingLiU" w:hAnsi="Lucida Bright" w:cs="Adobe Devanagari"/>
        <w:kern w:val="0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297F19" w14:textId="438CD0E4" w:rsidR="00607CB9" w:rsidRDefault="000E08F1" w:rsidP="001E1997">
    <w:pPr>
      <w:pStyle w:val="Header"/>
    </w:pPr>
    <w:del w:id="3" w:author="Nick Bernal" w:date="2026-08-03T22:25:00Z" w16du:dateUtc="2026-08-04T02:25:00Z">
      <w:r>
        <w:rPr>
          <w:noProof/>
          <w14:ligatures w14:val="standardContextual"/>
        </w:rPr>
        <w:pict w14:anchorId="4B0F93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44658687" o:spid="_x0000_s1025" type="#_x0000_t75" alt="" style="position:absolute;margin-left:0;margin-top:0;width:431.95pt;height:227.8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公司LOGO定案_新版 複本 2" gain="19661f" blacklevel="22938f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6714E2"/>
    <w:multiLevelType w:val="hybridMultilevel"/>
    <w:tmpl w:val="EB0E3B52"/>
    <w:lvl w:ilvl="0" w:tplc="A80A1026">
      <w:start w:val="1"/>
      <w:numFmt w:val="lowerLetter"/>
      <w:lvlText w:val="(%1)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A6511F"/>
    <w:multiLevelType w:val="hybridMultilevel"/>
    <w:tmpl w:val="D812B3D6"/>
    <w:lvl w:ilvl="0" w:tplc="CE66DB0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E95111C"/>
    <w:multiLevelType w:val="hybridMultilevel"/>
    <w:tmpl w:val="B9348FDC"/>
    <w:lvl w:ilvl="0" w:tplc="6696FBDE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F373602"/>
    <w:multiLevelType w:val="hybridMultilevel"/>
    <w:tmpl w:val="A9268BFA"/>
    <w:lvl w:ilvl="0" w:tplc="69E0304A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83067A7"/>
    <w:multiLevelType w:val="hybridMultilevel"/>
    <w:tmpl w:val="831EB5A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9D90702"/>
    <w:multiLevelType w:val="hybridMultilevel"/>
    <w:tmpl w:val="180866A2"/>
    <w:lvl w:ilvl="0" w:tplc="ED72DD7C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AEB0E1B"/>
    <w:multiLevelType w:val="hybridMultilevel"/>
    <w:tmpl w:val="E55A41DE"/>
    <w:lvl w:ilvl="0" w:tplc="442A546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136719E"/>
    <w:multiLevelType w:val="hybridMultilevel"/>
    <w:tmpl w:val="0122B8B2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41D83C8D"/>
    <w:multiLevelType w:val="hybridMultilevel"/>
    <w:tmpl w:val="5DD41746"/>
    <w:lvl w:ilvl="0" w:tplc="4AC6DCC2">
      <w:start w:val="1"/>
      <w:numFmt w:val="lowerLetter"/>
      <w:lvlText w:val="%1.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9" w15:restartNumberingAfterBreak="0">
    <w:nsid w:val="4556413F"/>
    <w:multiLevelType w:val="hybridMultilevel"/>
    <w:tmpl w:val="9544002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1E04BA6"/>
    <w:multiLevelType w:val="hybridMultilevel"/>
    <w:tmpl w:val="F872D9CC"/>
    <w:lvl w:ilvl="0" w:tplc="0ACEECF0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9571914"/>
    <w:multiLevelType w:val="hybridMultilevel"/>
    <w:tmpl w:val="EA64C2DE"/>
    <w:lvl w:ilvl="0" w:tplc="6ADE5B78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5BEA6467"/>
    <w:multiLevelType w:val="hybridMultilevel"/>
    <w:tmpl w:val="FBE8B08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C915F4B"/>
    <w:multiLevelType w:val="hybridMultilevel"/>
    <w:tmpl w:val="75907CB2"/>
    <w:lvl w:ilvl="0" w:tplc="3AAE912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64892F37"/>
    <w:multiLevelType w:val="hybridMultilevel"/>
    <w:tmpl w:val="3372018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67CB1AF4"/>
    <w:multiLevelType w:val="hybridMultilevel"/>
    <w:tmpl w:val="8E52488E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77F71216"/>
    <w:multiLevelType w:val="hybridMultilevel"/>
    <w:tmpl w:val="B1D6CC6E"/>
    <w:lvl w:ilvl="0" w:tplc="FA58860C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52556930">
    <w:abstractNumId w:val="16"/>
  </w:num>
  <w:num w:numId="2" w16cid:durableId="1207641606">
    <w:abstractNumId w:val="12"/>
  </w:num>
  <w:num w:numId="3" w16cid:durableId="373701941">
    <w:abstractNumId w:val="14"/>
  </w:num>
  <w:num w:numId="4" w16cid:durableId="1549146703">
    <w:abstractNumId w:val="0"/>
  </w:num>
  <w:num w:numId="5" w16cid:durableId="928198860">
    <w:abstractNumId w:val="9"/>
  </w:num>
  <w:num w:numId="6" w16cid:durableId="1417289319">
    <w:abstractNumId w:val="2"/>
  </w:num>
  <w:num w:numId="7" w16cid:durableId="731195626">
    <w:abstractNumId w:val="10"/>
  </w:num>
  <w:num w:numId="8" w16cid:durableId="277683622">
    <w:abstractNumId w:val="3"/>
  </w:num>
  <w:num w:numId="9" w16cid:durableId="809054142">
    <w:abstractNumId w:val="6"/>
  </w:num>
  <w:num w:numId="10" w16cid:durableId="1800490660">
    <w:abstractNumId w:val="7"/>
  </w:num>
  <w:num w:numId="11" w16cid:durableId="728959501">
    <w:abstractNumId w:val="5"/>
  </w:num>
  <w:num w:numId="12" w16cid:durableId="1397819891">
    <w:abstractNumId w:val="11"/>
  </w:num>
  <w:num w:numId="13" w16cid:durableId="1795295302">
    <w:abstractNumId w:val="1"/>
  </w:num>
  <w:num w:numId="14" w16cid:durableId="813840915">
    <w:abstractNumId w:val="4"/>
  </w:num>
  <w:num w:numId="15" w16cid:durableId="939025592">
    <w:abstractNumId w:val="8"/>
  </w:num>
  <w:num w:numId="16" w16cid:durableId="66609871">
    <w:abstractNumId w:val="13"/>
  </w:num>
  <w:num w:numId="17" w16cid:durableId="743797489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58"/>
    <w:rsid w:val="0000194A"/>
    <w:rsid w:val="0001338A"/>
    <w:rsid w:val="000204D6"/>
    <w:rsid w:val="00022889"/>
    <w:rsid w:val="0002310E"/>
    <w:rsid w:val="00026BFD"/>
    <w:rsid w:val="000310EE"/>
    <w:rsid w:val="00031DA1"/>
    <w:rsid w:val="000332BC"/>
    <w:rsid w:val="00035097"/>
    <w:rsid w:val="00036D43"/>
    <w:rsid w:val="00037384"/>
    <w:rsid w:val="00047CBB"/>
    <w:rsid w:val="00054947"/>
    <w:rsid w:val="00057CF8"/>
    <w:rsid w:val="0006262E"/>
    <w:rsid w:val="000633C3"/>
    <w:rsid w:val="000635EE"/>
    <w:rsid w:val="00071D29"/>
    <w:rsid w:val="000736FE"/>
    <w:rsid w:val="00073B1B"/>
    <w:rsid w:val="000763A2"/>
    <w:rsid w:val="00077317"/>
    <w:rsid w:val="00080457"/>
    <w:rsid w:val="00086A73"/>
    <w:rsid w:val="00086AD8"/>
    <w:rsid w:val="000902D4"/>
    <w:rsid w:val="00092DE2"/>
    <w:rsid w:val="00094460"/>
    <w:rsid w:val="000A3567"/>
    <w:rsid w:val="000A713A"/>
    <w:rsid w:val="000B4F86"/>
    <w:rsid w:val="000C5E7D"/>
    <w:rsid w:val="000C617D"/>
    <w:rsid w:val="000C65C6"/>
    <w:rsid w:val="000D6658"/>
    <w:rsid w:val="000E08F1"/>
    <w:rsid w:val="000E10D7"/>
    <w:rsid w:val="000E25D4"/>
    <w:rsid w:val="000F4A39"/>
    <w:rsid w:val="000F513B"/>
    <w:rsid w:val="0010197D"/>
    <w:rsid w:val="00104551"/>
    <w:rsid w:val="0010486D"/>
    <w:rsid w:val="00107E59"/>
    <w:rsid w:val="00113C52"/>
    <w:rsid w:val="0011499D"/>
    <w:rsid w:val="00116C10"/>
    <w:rsid w:val="00124402"/>
    <w:rsid w:val="0012525B"/>
    <w:rsid w:val="00127894"/>
    <w:rsid w:val="001322D1"/>
    <w:rsid w:val="00136DBE"/>
    <w:rsid w:val="00141D7C"/>
    <w:rsid w:val="00147173"/>
    <w:rsid w:val="0015270C"/>
    <w:rsid w:val="00157B45"/>
    <w:rsid w:val="00170D16"/>
    <w:rsid w:val="001730DF"/>
    <w:rsid w:val="001772DE"/>
    <w:rsid w:val="0018172A"/>
    <w:rsid w:val="001850A8"/>
    <w:rsid w:val="00186BAE"/>
    <w:rsid w:val="001870B7"/>
    <w:rsid w:val="001905EC"/>
    <w:rsid w:val="00190C28"/>
    <w:rsid w:val="001914EA"/>
    <w:rsid w:val="001947E4"/>
    <w:rsid w:val="001948D6"/>
    <w:rsid w:val="001968EE"/>
    <w:rsid w:val="001A560B"/>
    <w:rsid w:val="001B47AC"/>
    <w:rsid w:val="001B4E76"/>
    <w:rsid w:val="001C407D"/>
    <w:rsid w:val="001C6655"/>
    <w:rsid w:val="001D5EFD"/>
    <w:rsid w:val="001E1997"/>
    <w:rsid w:val="001E3DB1"/>
    <w:rsid w:val="001E51B0"/>
    <w:rsid w:val="001E521B"/>
    <w:rsid w:val="001F43DA"/>
    <w:rsid w:val="002029E7"/>
    <w:rsid w:val="0021408F"/>
    <w:rsid w:val="002237F4"/>
    <w:rsid w:val="002302E2"/>
    <w:rsid w:val="00232BA6"/>
    <w:rsid w:val="002411D4"/>
    <w:rsid w:val="00243C19"/>
    <w:rsid w:val="00246475"/>
    <w:rsid w:val="00262770"/>
    <w:rsid w:val="00262A03"/>
    <w:rsid w:val="00266659"/>
    <w:rsid w:val="00267454"/>
    <w:rsid w:val="00272E8E"/>
    <w:rsid w:val="002827CB"/>
    <w:rsid w:val="002857A1"/>
    <w:rsid w:val="00285A7F"/>
    <w:rsid w:val="002878FD"/>
    <w:rsid w:val="00296840"/>
    <w:rsid w:val="002A7708"/>
    <w:rsid w:val="002B4E77"/>
    <w:rsid w:val="002C3E69"/>
    <w:rsid w:val="002C6C38"/>
    <w:rsid w:val="002D57C3"/>
    <w:rsid w:val="002E22CF"/>
    <w:rsid w:val="002E6653"/>
    <w:rsid w:val="002E6C3F"/>
    <w:rsid w:val="002E769F"/>
    <w:rsid w:val="002F4122"/>
    <w:rsid w:val="002F5F2D"/>
    <w:rsid w:val="00306E37"/>
    <w:rsid w:val="003107B3"/>
    <w:rsid w:val="00314683"/>
    <w:rsid w:val="003165EE"/>
    <w:rsid w:val="00317705"/>
    <w:rsid w:val="00317B60"/>
    <w:rsid w:val="00317C15"/>
    <w:rsid w:val="00317EA7"/>
    <w:rsid w:val="0032099D"/>
    <w:rsid w:val="003272B3"/>
    <w:rsid w:val="00342213"/>
    <w:rsid w:val="0034414C"/>
    <w:rsid w:val="003459FC"/>
    <w:rsid w:val="00350B68"/>
    <w:rsid w:val="0035243F"/>
    <w:rsid w:val="00355551"/>
    <w:rsid w:val="00355BE5"/>
    <w:rsid w:val="00357965"/>
    <w:rsid w:val="00360F1B"/>
    <w:rsid w:val="003635FD"/>
    <w:rsid w:val="00372BC3"/>
    <w:rsid w:val="003742DF"/>
    <w:rsid w:val="0037567C"/>
    <w:rsid w:val="00376B72"/>
    <w:rsid w:val="00380878"/>
    <w:rsid w:val="0038169B"/>
    <w:rsid w:val="00383F0E"/>
    <w:rsid w:val="00395052"/>
    <w:rsid w:val="003958F2"/>
    <w:rsid w:val="00396EFD"/>
    <w:rsid w:val="0039785C"/>
    <w:rsid w:val="003A2246"/>
    <w:rsid w:val="003A618B"/>
    <w:rsid w:val="003B3AF6"/>
    <w:rsid w:val="003B45D7"/>
    <w:rsid w:val="003B605E"/>
    <w:rsid w:val="003C1D14"/>
    <w:rsid w:val="003C58BC"/>
    <w:rsid w:val="003C6616"/>
    <w:rsid w:val="003D57B7"/>
    <w:rsid w:val="003D66F2"/>
    <w:rsid w:val="003D6CAD"/>
    <w:rsid w:val="003E2543"/>
    <w:rsid w:val="00404FB1"/>
    <w:rsid w:val="00406684"/>
    <w:rsid w:val="00406BE1"/>
    <w:rsid w:val="00407058"/>
    <w:rsid w:val="00411E58"/>
    <w:rsid w:val="00421A1E"/>
    <w:rsid w:val="0042484B"/>
    <w:rsid w:val="004258F4"/>
    <w:rsid w:val="0043066C"/>
    <w:rsid w:val="00444ED2"/>
    <w:rsid w:val="004561F9"/>
    <w:rsid w:val="00457FDF"/>
    <w:rsid w:val="00461703"/>
    <w:rsid w:val="00463E57"/>
    <w:rsid w:val="00487D3D"/>
    <w:rsid w:val="0049055A"/>
    <w:rsid w:val="0049442A"/>
    <w:rsid w:val="004A01D2"/>
    <w:rsid w:val="004A0DEE"/>
    <w:rsid w:val="004C082E"/>
    <w:rsid w:val="004C4999"/>
    <w:rsid w:val="004D1F80"/>
    <w:rsid w:val="004D46C8"/>
    <w:rsid w:val="004E1A21"/>
    <w:rsid w:val="004E6384"/>
    <w:rsid w:val="004F5B08"/>
    <w:rsid w:val="0050098A"/>
    <w:rsid w:val="00513B72"/>
    <w:rsid w:val="0051548B"/>
    <w:rsid w:val="00520B3B"/>
    <w:rsid w:val="005235B4"/>
    <w:rsid w:val="005270BD"/>
    <w:rsid w:val="00530770"/>
    <w:rsid w:val="0053177E"/>
    <w:rsid w:val="005402CF"/>
    <w:rsid w:val="00543FDB"/>
    <w:rsid w:val="00544130"/>
    <w:rsid w:val="005458B8"/>
    <w:rsid w:val="005508D5"/>
    <w:rsid w:val="00552C3B"/>
    <w:rsid w:val="0055369A"/>
    <w:rsid w:val="0056758A"/>
    <w:rsid w:val="00582E03"/>
    <w:rsid w:val="005841D0"/>
    <w:rsid w:val="0058637C"/>
    <w:rsid w:val="0059039D"/>
    <w:rsid w:val="005920A8"/>
    <w:rsid w:val="00593A40"/>
    <w:rsid w:val="00595744"/>
    <w:rsid w:val="005A0BB9"/>
    <w:rsid w:val="005A1B50"/>
    <w:rsid w:val="005A628B"/>
    <w:rsid w:val="005B2C07"/>
    <w:rsid w:val="005B34B7"/>
    <w:rsid w:val="005B614F"/>
    <w:rsid w:val="005C3B1C"/>
    <w:rsid w:val="005D12F4"/>
    <w:rsid w:val="005D2979"/>
    <w:rsid w:val="005E3525"/>
    <w:rsid w:val="005F44FB"/>
    <w:rsid w:val="00602CD9"/>
    <w:rsid w:val="0060320B"/>
    <w:rsid w:val="0060335C"/>
    <w:rsid w:val="00603BA2"/>
    <w:rsid w:val="00604F78"/>
    <w:rsid w:val="00607CB9"/>
    <w:rsid w:val="00625FC0"/>
    <w:rsid w:val="0062629F"/>
    <w:rsid w:val="006265CF"/>
    <w:rsid w:val="006302AE"/>
    <w:rsid w:val="00635EE1"/>
    <w:rsid w:val="00641159"/>
    <w:rsid w:val="00641991"/>
    <w:rsid w:val="006426AE"/>
    <w:rsid w:val="00643041"/>
    <w:rsid w:val="00650C49"/>
    <w:rsid w:val="00655772"/>
    <w:rsid w:val="00656CE3"/>
    <w:rsid w:val="00660295"/>
    <w:rsid w:val="006632B8"/>
    <w:rsid w:val="00675584"/>
    <w:rsid w:val="00675F30"/>
    <w:rsid w:val="00676DA7"/>
    <w:rsid w:val="006801A0"/>
    <w:rsid w:val="00683362"/>
    <w:rsid w:val="006841AA"/>
    <w:rsid w:val="00686325"/>
    <w:rsid w:val="00691D77"/>
    <w:rsid w:val="006A144D"/>
    <w:rsid w:val="006A33DC"/>
    <w:rsid w:val="006A6D34"/>
    <w:rsid w:val="006B3231"/>
    <w:rsid w:val="006B6E09"/>
    <w:rsid w:val="006B76DB"/>
    <w:rsid w:val="006B77C4"/>
    <w:rsid w:val="006C0427"/>
    <w:rsid w:val="006C0F44"/>
    <w:rsid w:val="006C2053"/>
    <w:rsid w:val="006D211C"/>
    <w:rsid w:val="006D5433"/>
    <w:rsid w:val="006D74E0"/>
    <w:rsid w:val="006E5C29"/>
    <w:rsid w:val="006F1628"/>
    <w:rsid w:val="006F5A55"/>
    <w:rsid w:val="00705720"/>
    <w:rsid w:val="007104DA"/>
    <w:rsid w:val="0071406B"/>
    <w:rsid w:val="00715E47"/>
    <w:rsid w:val="00720DF4"/>
    <w:rsid w:val="00741384"/>
    <w:rsid w:val="00741439"/>
    <w:rsid w:val="007429D8"/>
    <w:rsid w:val="00742B05"/>
    <w:rsid w:val="0074560B"/>
    <w:rsid w:val="00747534"/>
    <w:rsid w:val="007506D1"/>
    <w:rsid w:val="007515C2"/>
    <w:rsid w:val="0076553D"/>
    <w:rsid w:val="00765815"/>
    <w:rsid w:val="00766FB3"/>
    <w:rsid w:val="00767EB6"/>
    <w:rsid w:val="007773E4"/>
    <w:rsid w:val="00777FCD"/>
    <w:rsid w:val="00786787"/>
    <w:rsid w:val="00792708"/>
    <w:rsid w:val="00795278"/>
    <w:rsid w:val="007A3B76"/>
    <w:rsid w:val="007B27F7"/>
    <w:rsid w:val="007B3C24"/>
    <w:rsid w:val="007C5919"/>
    <w:rsid w:val="007C6483"/>
    <w:rsid w:val="007D0D30"/>
    <w:rsid w:val="007D433D"/>
    <w:rsid w:val="007D5C63"/>
    <w:rsid w:val="007D7D70"/>
    <w:rsid w:val="007E4752"/>
    <w:rsid w:val="007F0830"/>
    <w:rsid w:val="007F0D28"/>
    <w:rsid w:val="007F4408"/>
    <w:rsid w:val="007F4DE9"/>
    <w:rsid w:val="007F7DB7"/>
    <w:rsid w:val="00803685"/>
    <w:rsid w:val="00804785"/>
    <w:rsid w:val="00804DF0"/>
    <w:rsid w:val="00810E77"/>
    <w:rsid w:val="00816D25"/>
    <w:rsid w:val="00825A01"/>
    <w:rsid w:val="00836D59"/>
    <w:rsid w:val="008451CB"/>
    <w:rsid w:val="00847851"/>
    <w:rsid w:val="008500A3"/>
    <w:rsid w:val="008518CA"/>
    <w:rsid w:val="00854B78"/>
    <w:rsid w:val="0085675C"/>
    <w:rsid w:val="008622D1"/>
    <w:rsid w:val="008629F8"/>
    <w:rsid w:val="008765C5"/>
    <w:rsid w:val="00877AA7"/>
    <w:rsid w:val="0088484E"/>
    <w:rsid w:val="00893331"/>
    <w:rsid w:val="008A056D"/>
    <w:rsid w:val="008A5608"/>
    <w:rsid w:val="008A6668"/>
    <w:rsid w:val="008A79E4"/>
    <w:rsid w:val="008B014E"/>
    <w:rsid w:val="008B3053"/>
    <w:rsid w:val="008C21DD"/>
    <w:rsid w:val="008C6AD2"/>
    <w:rsid w:val="008C76CD"/>
    <w:rsid w:val="008D031A"/>
    <w:rsid w:val="008D117B"/>
    <w:rsid w:val="008E1DF0"/>
    <w:rsid w:val="008E40F1"/>
    <w:rsid w:val="008F245A"/>
    <w:rsid w:val="0090083F"/>
    <w:rsid w:val="00906CB6"/>
    <w:rsid w:val="00907CDA"/>
    <w:rsid w:val="009149EC"/>
    <w:rsid w:val="00926A52"/>
    <w:rsid w:val="00927EC5"/>
    <w:rsid w:val="00931F1A"/>
    <w:rsid w:val="00933F06"/>
    <w:rsid w:val="0093553B"/>
    <w:rsid w:val="0094214B"/>
    <w:rsid w:val="00943063"/>
    <w:rsid w:val="00945DAD"/>
    <w:rsid w:val="0095190B"/>
    <w:rsid w:val="0095383B"/>
    <w:rsid w:val="00954962"/>
    <w:rsid w:val="00956371"/>
    <w:rsid w:val="00961E44"/>
    <w:rsid w:val="0096465E"/>
    <w:rsid w:val="009675D2"/>
    <w:rsid w:val="00970541"/>
    <w:rsid w:val="00972986"/>
    <w:rsid w:val="00976357"/>
    <w:rsid w:val="00980B3E"/>
    <w:rsid w:val="0098206D"/>
    <w:rsid w:val="0098431C"/>
    <w:rsid w:val="0098582E"/>
    <w:rsid w:val="00987AB2"/>
    <w:rsid w:val="00997D5B"/>
    <w:rsid w:val="009A12D9"/>
    <w:rsid w:val="009A152D"/>
    <w:rsid w:val="009A161D"/>
    <w:rsid w:val="009A1C8E"/>
    <w:rsid w:val="009A2D09"/>
    <w:rsid w:val="009B1CA4"/>
    <w:rsid w:val="009B22A3"/>
    <w:rsid w:val="009B2541"/>
    <w:rsid w:val="009C775C"/>
    <w:rsid w:val="009E3F29"/>
    <w:rsid w:val="009E5791"/>
    <w:rsid w:val="009E5D06"/>
    <w:rsid w:val="009F7652"/>
    <w:rsid w:val="00A010B3"/>
    <w:rsid w:val="00A11A16"/>
    <w:rsid w:val="00A11A81"/>
    <w:rsid w:val="00A133FF"/>
    <w:rsid w:val="00A16521"/>
    <w:rsid w:val="00A23DCF"/>
    <w:rsid w:val="00A30658"/>
    <w:rsid w:val="00A3074A"/>
    <w:rsid w:val="00A339B2"/>
    <w:rsid w:val="00A33D5A"/>
    <w:rsid w:val="00A42768"/>
    <w:rsid w:val="00A46C4A"/>
    <w:rsid w:val="00A513F4"/>
    <w:rsid w:val="00A6058C"/>
    <w:rsid w:val="00A6414D"/>
    <w:rsid w:val="00A64748"/>
    <w:rsid w:val="00A65E73"/>
    <w:rsid w:val="00A7103D"/>
    <w:rsid w:val="00A71CB8"/>
    <w:rsid w:val="00A841F2"/>
    <w:rsid w:val="00A857F8"/>
    <w:rsid w:val="00A85A06"/>
    <w:rsid w:val="00A90502"/>
    <w:rsid w:val="00A90F45"/>
    <w:rsid w:val="00A92FA5"/>
    <w:rsid w:val="00A97E32"/>
    <w:rsid w:val="00AA052F"/>
    <w:rsid w:val="00AA55C7"/>
    <w:rsid w:val="00AA663E"/>
    <w:rsid w:val="00AB7203"/>
    <w:rsid w:val="00AC183F"/>
    <w:rsid w:val="00AC6D30"/>
    <w:rsid w:val="00AD212C"/>
    <w:rsid w:val="00AD4132"/>
    <w:rsid w:val="00AD449E"/>
    <w:rsid w:val="00AF14CA"/>
    <w:rsid w:val="00AF26FC"/>
    <w:rsid w:val="00AF2736"/>
    <w:rsid w:val="00AF47E7"/>
    <w:rsid w:val="00AF52B2"/>
    <w:rsid w:val="00AF5A15"/>
    <w:rsid w:val="00B030D6"/>
    <w:rsid w:val="00B03D3D"/>
    <w:rsid w:val="00B13822"/>
    <w:rsid w:val="00B13827"/>
    <w:rsid w:val="00B1408D"/>
    <w:rsid w:val="00B17F54"/>
    <w:rsid w:val="00B213AD"/>
    <w:rsid w:val="00B21C3B"/>
    <w:rsid w:val="00B2476A"/>
    <w:rsid w:val="00B25112"/>
    <w:rsid w:val="00B310B2"/>
    <w:rsid w:val="00B31426"/>
    <w:rsid w:val="00B31EEF"/>
    <w:rsid w:val="00B35EF1"/>
    <w:rsid w:val="00B41722"/>
    <w:rsid w:val="00B41838"/>
    <w:rsid w:val="00B51C55"/>
    <w:rsid w:val="00B64F82"/>
    <w:rsid w:val="00B65CF8"/>
    <w:rsid w:val="00B6648D"/>
    <w:rsid w:val="00B67204"/>
    <w:rsid w:val="00B70AE5"/>
    <w:rsid w:val="00B712AA"/>
    <w:rsid w:val="00B7267E"/>
    <w:rsid w:val="00B72ECD"/>
    <w:rsid w:val="00B741B2"/>
    <w:rsid w:val="00B75A54"/>
    <w:rsid w:val="00B7715F"/>
    <w:rsid w:val="00B80609"/>
    <w:rsid w:val="00B838CB"/>
    <w:rsid w:val="00B846D8"/>
    <w:rsid w:val="00B865C9"/>
    <w:rsid w:val="00B908F5"/>
    <w:rsid w:val="00B91D29"/>
    <w:rsid w:val="00B945AD"/>
    <w:rsid w:val="00B94BB2"/>
    <w:rsid w:val="00BA4841"/>
    <w:rsid w:val="00BA689B"/>
    <w:rsid w:val="00BB1D95"/>
    <w:rsid w:val="00BB3E34"/>
    <w:rsid w:val="00BC3172"/>
    <w:rsid w:val="00BC3843"/>
    <w:rsid w:val="00BC3CA5"/>
    <w:rsid w:val="00BC66E3"/>
    <w:rsid w:val="00BD0C62"/>
    <w:rsid w:val="00BD481D"/>
    <w:rsid w:val="00BE1EEC"/>
    <w:rsid w:val="00BE7964"/>
    <w:rsid w:val="00BF0BF0"/>
    <w:rsid w:val="00BF5532"/>
    <w:rsid w:val="00C01089"/>
    <w:rsid w:val="00C03890"/>
    <w:rsid w:val="00C03FB9"/>
    <w:rsid w:val="00C10AF4"/>
    <w:rsid w:val="00C111CF"/>
    <w:rsid w:val="00C11250"/>
    <w:rsid w:val="00C1715A"/>
    <w:rsid w:val="00C22175"/>
    <w:rsid w:val="00C22D16"/>
    <w:rsid w:val="00C25950"/>
    <w:rsid w:val="00C26D52"/>
    <w:rsid w:val="00C270BF"/>
    <w:rsid w:val="00C325D6"/>
    <w:rsid w:val="00C37DC6"/>
    <w:rsid w:val="00C42903"/>
    <w:rsid w:val="00C4298F"/>
    <w:rsid w:val="00C42D75"/>
    <w:rsid w:val="00C443B3"/>
    <w:rsid w:val="00C47653"/>
    <w:rsid w:val="00C47FC8"/>
    <w:rsid w:val="00C555FD"/>
    <w:rsid w:val="00C61457"/>
    <w:rsid w:val="00C61FDF"/>
    <w:rsid w:val="00C70BB1"/>
    <w:rsid w:val="00C8010B"/>
    <w:rsid w:val="00C86AC6"/>
    <w:rsid w:val="00C90EF7"/>
    <w:rsid w:val="00C915B1"/>
    <w:rsid w:val="00C935AE"/>
    <w:rsid w:val="00C944F9"/>
    <w:rsid w:val="00C959B2"/>
    <w:rsid w:val="00CA0DD5"/>
    <w:rsid w:val="00CA579D"/>
    <w:rsid w:val="00CB40B5"/>
    <w:rsid w:val="00CB515E"/>
    <w:rsid w:val="00CC6716"/>
    <w:rsid w:val="00CD43CC"/>
    <w:rsid w:val="00CF48EF"/>
    <w:rsid w:val="00D06170"/>
    <w:rsid w:val="00D119D5"/>
    <w:rsid w:val="00D14104"/>
    <w:rsid w:val="00D20F85"/>
    <w:rsid w:val="00D22F96"/>
    <w:rsid w:val="00D248B6"/>
    <w:rsid w:val="00D24CFA"/>
    <w:rsid w:val="00D25424"/>
    <w:rsid w:val="00D33737"/>
    <w:rsid w:val="00D408CD"/>
    <w:rsid w:val="00D45872"/>
    <w:rsid w:val="00D4771D"/>
    <w:rsid w:val="00D51B44"/>
    <w:rsid w:val="00D51BCA"/>
    <w:rsid w:val="00D52542"/>
    <w:rsid w:val="00D5472C"/>
    <w:rsid w:val="00D56BAB"/>
    <w:rsid w:val="00D700CA"/>
    <w:rsid w:val="00D85630"/>
    <w:rsid w:val="00D907C1"/>
    <w:rsid w:val="00DA5D33"/>
    <w:rsid w:val="00DA6921"/>
    <w:rsid w:val="00DB1AAC"/>
    <w:rsid w:val="00DB1E46"/>
    <w:rsid w:val="00DB2C1E"/>
    <w:rsid w:val="00DB3B70"/>
    <w:rsid w:val="00DB40DF"/>
    <w:rsid w:val="00DB6393"/>
    <w:rsid w:val="00DB6B09"/>
    <w:rsid w:val="00DC4A58"/>
    <w:rsid w:val="00DD5A4D"/>
    <w:rsid w:val="00DD6437"/>
    <w:rsid w:val="00DF0287"/>
    <w:rsid w:val="00DF0750"/>
    <w:rsid w:val="00DF358D"/>
    <w:rsid w:val="00DF60FE"/>
    <w:rsid w:val="00DF7BF3"/>
    <w:rsid w:val="00E0318D"/>
    <w:rsid w:val="00E066DF"/>
    <w:rsid w:val="00E10A23"/>
    <w:rsid w:val="00E17C29"/>
    <w:rsid w:val="00E23B00"/>
    <w:rsid w:val="00E325CA"/>
    <w:rsid w:val="00E37772"/>
    <w:rsid w:val="00E44781"/>
    <w:rsid w:val="00E44AD8"/>
    <w:rsid w:val="00E50651"/>
    <w:rsid w:val="00E54968"/>
    <w:rsid w:val="00E54DAC"/>
    <w:rsid w:val="00E553FE"/>
    <w:rsid w:val="00E64834"/>
    <w:rsid w:val="00E67E2E"/>
    <w:rsid w:val="00E71A9E"/>
    <w:rsid w:val="00E72F08"/>
    <w:rsid w:val="00E74D5B"/>
    <w:rsid w:val="00E775EF"/>
    <w:rsid w:val="00E77D97"/>
    <w:rsid w:val="00E86BEC"/>
    <w:rsid w:val="00E875AB"/>
    <w:rsid w:val="00E91B61"/>
    <w:rsid w:val="00E91CE4"/>
    <w:rsid w:val="00E93443"/>
    <w:rsid w:val="00E93B78"/>
    <w:rsid w:val="00EA0CF1"/>
    <w:rsid w:val="00EA6058"/>
    <w:rsid w:val="00EA60C0"/>
    <w:rsid w:val="00EA7739"/>
    <w:rsid w:val="00EB11DC"/>
    <w:rsid w:val="00EB220D"/>
    <w:rsid w:val="00EB351F"/>
    <w:rsid w:val="00EB56C3"/>
    <w:rsid w:val="00EB6FE7"/>
    <w:rsid w:val="00EC0952"/>
    <w:rsid w:val="00EC2162"/>
    <w:rsid w:val="00EC4EC7"/>
    <w:rsid w:val="00ED25E1"/>
    <w:rsid w:val="00EE4851"/>
    <w:rsid w:val="00EE5DB2"/>
    <w:rsid w:val="00EF345E"/>
    <w:rsid w:val="00EF53B5"/>
    <w:rsid w:val="00F03460"/>
    <w:rsid w:val="00F1284F"/>
    <w:rsid w:val="00F138C8"/>
    <w:rsid w:val="00F1596E"/>
    <w:rsid w:val="00F204AD"/>
    <w:rsid w:val="00F3365F"/>
    <w:rsid w:val="00F34945"/>
    <w:rsid w:val="00F4042F"/>
    <w:rsid w:val="00F45BA6"/>
    <w:rsid w:val="00F47503"/>
    <w:rsid w:val="00F53CD7"/>
    <w:rsid w:val="00F53F9F"/>
    <w:rsid w:val="00F54E76"/>
    <w:rsid w:val="00F56E29"/>
    <w:rsid w:val="00F627A2"/>
    <w:rsid w:val="00F629CF"/>
    <w:rsid w:val="00F65579"/>
    <w:rsid w:val="00F73CE3"/>
    <w:rsid w:val="00F76CC9"/>
    <w:rsid w:val="00F81A4C"/>
    <w:rsid w:val="00F8278A"/>
    <w:rsid w:val="00F87666"/>
    <w:rsid w:val="00F9579D"/>
    <w:rsid w:val="00F964F1"/>
    <w:rsid w:val="00FA1B96"/>
    <w:rsid w:val="00FA32C3"/>
    <w:rsid w:val="00FA64B6"/>
    <w:rsid w:val="00FC0E15"/>
    <w:rsid w:val="00FD1838"/>
    <w:rsid w:val="00FD1ADC"/>
    <w:rsid w:val="00FD56AB"/>
    <w:rsid w:val="00FD66A0"/>
    <w:rsid w:val="00FE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00DD7"/>
  <w15:chartTrackingRefBased/>
  <w15:docId w15:val="{C309C093-29C6-42E1-88B3-FC2A812A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73B1B"/>
    <w:pPr>
      <w:keepNext/>
      <w:keepLines/>
      <w:widowControl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B1B"/>
    <w:pPr>
      <w:keepNext/>
      <w:keepLines/>
      <w:widowControl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B1B"/>
    <w:pPr>
      <w:keepNext/>
      <w:keepLines/>
      <w:widowControl/>
      <w:spacing w:before="160" w:after="80"/>
      <w:outlineLvl w:val="2"/>
    </w:pPr>
    <w:rPr>
      <w:rFonts w:ascii="Arial" w:eastAsiaTheme="majorEastAsia" w:hAnsi="Arial" w:cstheme="majorBidi"/>
      <w:color w:val="365F91" w:themeColor="accent1" w:themeShade="BF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B1B"/>
    <w:pPr>
      <w:keepNext/>
      <w:keepLines/>
      <w:widowControl/>
      <w:spacing w:before="80" w:after="40"/>
      <w:outlineLvl w:val="3"/>
    </w:pPr>
    <w:rPr>
      <w:rFonts w:ascii="Arial" w:eastAsiaTheme="majorEastAsia" w:hAnsi="Arial" w:cstheme="majorBidi"/>
      <w:i/>
      <w:iCs/>
      <w:color w:val="365F91" w:themeColor="accent1" w:themeShade="BF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B1B"/>
    <w:pPr>
      <w:keepNext/>
      <w:keepLines/>
      <w:widowControl/>
      <w:spacing w:before="80" w:after="40"/>
      <w:outlineLvl w:val="4"/>
    </w:pPr>
    <w:rPr>
      <w:rFonts w:ascii="Arial" w:eastAsiaTheme="majorEastAsia" w:hAnsi="Arial" w:cstheme="majorBidi"/>
      <w:color w:val="365F91" w:themeColor="accent1" w:themeShade="BF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B1B"/>
    <w:pPr>
      <w:keepNext/>
      <w:keepLines/>
      <w:widowControl/>
      <w:spacing w:before="40"/>
      <w:outlineLvl w:val="5"/>
    </w:pPr>
    <w:rPr>
      <w:rFonts w:ascii="Arial" w:eastAsiaTheme="majorEastAsia" w:hAnsi="Arial" w:cstheme="majorBidi"/>
      <w:i/>
      <w:iCs/>
      <w:color w:val="595959" w:themeColor="text1" w:themeTint="A6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B1B"/>
    <w:pPr>
      <w:keepNext/>
      <w:keepLines/>
      <w:widowControl/>
      <w:spacing w:before="40"/>
      <w:outlineLvl w:val="6"/>
    </w:pPr>
    <w:rPr>
      <w:rFonts w:ascii="Arial" w:eastAsiaTheme="majorEastAsia" w:hAnsi="Arial" w:cstheme="majorBidi"/>
      <w:color w:val="595959" w:themeColor="text1" w:themeTint="A6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B1B"/>
    <w:pPr>
      <w:keepNext/>
      <w:keepLines/>
      <w:widowControl/>
      <w:outlineLvl w:val="7"/>
    </w:pPr>
    <w:rPr>
      <w:rFonts w:ascii="Arial" w:eastAsiaTheme="majorEastAsia" w:hAnsi="Arial" w:cstheme="majorBidi"/>
      <w:i/>
      <w:iCs/>
      <w:color w:val="272727" w:themeColor="text1" w:themeTint="D8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B1B"/>
    <w:pPr>
      <w:keepNext/>
      <w:keepLines/>
      <w:widowControl/>
      <w:outlineLvl w:val="8"/>
    </w:pPr>
    <w:rPr>
      <w:rFonts w:ascii="Arial" w:eastAsiaTheme="majorEastAsia" w:hAnsi="Arial" w:cstheme="majorBidi"/>
      <w:color w:val="272727" w:themeColor="text1" w:themeTint="D8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3B1B"/>
    <w:pPr>
      <w:widowControl/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40DF"/>
    <w:rPr>
      <w:rFonts w:asciiTheme="majorHAnsi" w:eastAsiaTheme="majorEastAsia" w:hAnsiTheme="majorHAnsi" w:cstheme="majorBidi"/>
      <w:b/>
      <w:bCs/>
      <w:sz w:val="32"/>
      <w:szCs w:val="3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073B1B"/>
    <w:pPr>
      <w:widowControl/>
      <w:ind w:leftChars="200" w:left="480"/>
    </w:pPr>
    <w:rPr>
      <w:rFonts w:ascii="Arial" w:eastAsiaTheme="minorHAnsi" w:hAnsi="Arial" w:cs="Times New Roman (Body CS)"/>
      <w:szCs w:val="24"/>
      <w:lang w:eastAsia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BA484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BA4841"/>
  </w:style>
  <w:style w:type="character" w:customStyle="1" w:styleId="CommentTextChar">
    <w:name w:val="Comment Text Char"/>
    <w:basedOn w:val="DefaultParagraphFont"/>
    <w:link w:val="CommentText"/>
    <w:uiPriority w:val="99"/>
    <w:rsid w:val="00BA484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8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484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7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71CB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7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71CB8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D6CA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CA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CAD"/>
    <w:rPr>
      <w:rFonts w:ascii="Arial" w:eastAsiaTheme="majorEastAsia" w:hAnsi="Arial" w:cstheme="majorBidi"/>
      <w:color w:val="365F91" w:themeColor="accent1" w:themeShade="BF"/>
      <w:sz w:val="28"/>
      <w:szCs w:val="28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AD"/>
    <w:rPr>
      <w:rFonts w:ascii="Arial" w:eastAsiaTheme="majorEastAsia" w:hAnsi="Arial" w:cstheme="majorBidi"/>
      <w:i/>
      <w:iCs/>
      <w:color w:val="365F91" w:themeColor="accent1" w:themeShade="BF"/>
      <w:szCs w:val="24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AD"/>
    <w:rPr>
      <w:rFonts w:ascii="Arial" w:eastAsiaTheme="majorEastAsia" w:hAnsi="Arial" w:cstheme="majorBidi"/>
      <w:color w:val="365F91" w:themeColor="accent1" w:themeShade="BF"/>
      <w:szCs w:val="24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AD"/>
    <w:rPr>
      <w:rFonts w:ascii="Arial" w:eastAsiaTheme="majorEastAsia" w:hAnsi="Arial" w:cstheme="majorBidi"/>
      <w:i/>
      <w:iCs/>
      <w:color w:val="595959" w:themeColor="text1" w:themeTint="A6"/>
      <w:szCs w:val="24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AD"/>
    <w:rPr>
      <w:rFonts w:ascii="Arial" w:eastAsiaTheme="majorEastAsia" w:hAnsi="Arial" w:cstheme="majorBidi"/>
      <w:color w:val="595959" w:themeColor="text1" w:themeTint="A6"/>
      <w:szCs w:val="24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AD"/>
    <w:rPr>
      <w:rFonts w:ascii="Arial" w:eastAsiaTheme="majorEastAsia" w:hAnsi="Arial" w:cstheme="majorBidi"/>
      <w:i/>
      <w:iCs/>
      <w:color w:val="272727" w:themeColor="text1" w:themeTint="D8"/>
      <w:szCs w:val="24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AD"/>
    <w:rPr>
      <w:rFonts w:ascii="Arial" w:eastAsiaTheme="majorEastAsia" w:hAnsi="Arial" w:cstheme="majorBidi"/>
      <w:color w:val="272727" w:themeColor="text1" w:themeTint="D8"/>
      <w:szCs w:val="24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B1B"/>
    <w:pPr>
      <w:widowControl/>
      <w:numPr>
        <w:ilvl w:val="1"/>
      </w:numPr>
      <w:spacing w:after="160"/>
    </w:pPr>
    <w:rPr>
      <w:rFonts w:ascii="Arial" w:eastAsiaTheme="majorEastAsia" w:hAnsi="Arial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6CAD"/>
    <w:rPr>
      <w:rFonts w:ascii="Arial" w:eastAsiaTheme="majorEastAsia" w:hAnsi="Arial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73B1B"/>
    <w:pPr>
      <w:widowControl/>
      <w:spacing w:before="160" w:after="160"/>
      <w:jc w:val="center"/>
    </w:pPr>
    <w:rPr>
      <w:rFonts w:ascii="Arial" w:eastAsiaTheme="minorHAnsi" w:hAnsi="Arial" w:cs="Times New Roman (Body CS)"/>
      <w:i/>
      <w:iCs/>
      <w:color w:val="404040" w:themeColor="text1" w:themeTint="BF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6CAD"/>
    <w:rPr>
      <w:rFonts w:ascii="Arial" w:eastAsiaTheme="minorHAnsi" w:hAnsi="Arial" w:cs="Times New Roman (Body CS)"/>
      <w:i/>
      <w:iCs/>
      <w:color w:val="404040" w:themeColor="text1" w:themeTint="BF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6CA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B1B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ascii="Arial" w:eastAsiaTheme="minorHAnsi" w:hAnsi="Arial" w:cs="Times New Roman (Body CS)"/>
      <w:i/>
      <w:iCs/>
      <w:color w:val="365F91" w:themeColor="accent1" w:themeShade="BF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AD"/>
    <w:rPr>
      <w:rFonts w:ascii="Arial" w:eastAsiaTheme="minorHAnsi" w:hAnsi="Arial" w:cs="Times New Roman (Body CS)"/>
      <w:i/>
      <w:iCs/>
      <w:color w:val="365F91" w:themeColor="accent1" w:themeShade="BF"/>
      <w:szCs w:val="24"/>
      <w:lang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3D6CA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6241D-1D57-46B6-AB80-984664784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Tu</dc:creator>
  <cp:keywords/>
  <dc:description/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