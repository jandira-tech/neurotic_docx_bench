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4F216" w14:textId="56BE58D0" w:rsidR="00634084" w:rsidRPr="00634084" w:rsidRDefault="00AD0091" w:rsidP="004368DF">
      <w:pPr>
        <w:spacing w:after="0" w:line="240" w:lineRule="auto"/>
      </w:pPr>
      <w:del w:id="0" w:author="Nick Bernal" w:date="2026-08-04T06:08:00Z" w16du:dateUtc="2026-08-04T10:08:00Z">
        <w:r>
          <w:rPr>
            <w:noProof/>
          </w:rPr>
          <w:pict w14:anchorId="0B9BDC03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2E88263C" w14:textId="77777777" w:rsidR="00634084" w:rsidRPr="00634084" w:rsidRDefault="00634084" w:rsidP="004368DF">
      <w:pPr>
        <w:spacing w:after="0" w:line="240" w:lineRule="auto"/>
        <w:rPr>
          <w:b/>
          <w:bCs/>
        </w:rPr>
      </w:pPr>
      <w:r w:rsidRPr="00634084">
        <w:rPr>
          <w:b/>
          <w:bCs/>
        </w:rPr>
        <w:t>PARTIES</w:t>
      </w:r>
    </w:p>
    <w:p w14:paraId="1781E96C" w14:textId="77777777" w:rsidR="00634084" w:rsidRPr="00634084" w:rsidRDefault="00AD0091" w:rsidP="004368DF">
      <w:pPr>
        <w:spacing w:after="0" w:line="240" w:lineRule="auto"/>
      </w:pPr>
      <w:del w:id="1" w:author="Nick Bernal" w:date="2026-08-04T06:08:00Z" w16du:dateUtc="2026-08-04T10:08:00Z">
        <w:r>
          <w:rPr>
            <w:noProof/>
          </w:rPr>
          <w:pict w14:anchorId="4C41FCEA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190AFB27" w14:textId="64C57791" w:rsidR="004368DF" w:rsidRDefault="00034D23" w:rsidP="004368DF">
      <w:pPr>
        <w:spacing w:after="0" w:line="240" w:lineRule="auto"/>
        <w:rPr>
          <w:b/>
          <w:bCs/>
        </w:rPr>
      </w:pPr>
      <w:r>
        <w:rPr>
          <w:b/>
          <w:bCs/>
        </w:rPr>
        <w:t>something</w:t>
      </w:r>
    </w:p>
    <w:p w14:paraId="4ED52BF8" w14:textId="2E02654E" w:rsidR="00D833B8" w:rsidRDefault="00AD0091" w:rsidP="009C02B7">
      <w:pPr>
        <w:spacing w:after="0" w:line="240" w:lineRule="auto"/>
      </w:pPr>
      <w:del w:id="2" w:author="Nick Bernal" w:date="2026-08-04T06:08:00Z" w16du:dateUtc="2026-08-04T10:08:00Z">
        <w:r>
          <w:rPr>
            <w:noProof/>
          </w:rPr>
          <w:pict w14:anchorId="632A4EB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sectPr w:rsidR="00D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9"/>
  </w:num>
  <w:num w:numId="2" w16cid:durableId="2026401631">
    <w:abstractNumId w:val="14"/>
  </w:num>
  <w:num w:numId="3" w16cid:durableId="1974096054">
    <w:abstractNumId w:val="15"/>
  </w:num>
  <w:num w:numId="4" w16cid:durableId="2031177229">
    <w:abstractNumId w:val="11"/>
  </w:num>
  <w:num w:numId="5" w16cid:durableId="706176372">
    <w:abstractNumId w:val="10"/>
  </w:num>
  <w:num w:numId="6" w16cid:durableId="101413648">
    <w:abstractNumId w:val="16"/>
  </w:num>
  <w:num w:numId="7" w16cid:durableId="733428086">
    <w:abstractNumId w:val="13"/>
  </w:num>
  <w:num w:numId="8" w16cid:durableId="1210806196">
    <w:abstractNumId w:val="12"/>
  </w:num>
  <w:num w:numId="9" w16cid:durableId="857738865">
    <w:abstractNumId w:val="17"/>
  </w:num>
  <w:num w:numId="10" w16cid:durableId="806556344">
    <w:abstractNumId w:val="18"/>
  </w:num>
  <w:num w:numId="11" w16cid:durableId="1299727093">
    <w:abstractNumId w:val="8"/>
  </w:num>
  <w:num w:numId="12" w16cid:durableId="1302927224">
    <w:abstractNumId w:val="6"/>
  </w:num>
  <w:num w:numId="13" w16cid:durableId="507673581">
    <w:abstractNumId w:val="5"/>
  </w:num>
  <w:num w:numId="14" w16cid:durableId="48847512">
    <w:abstractNumId w:val="4"/>
  </w:num>
  <w:num w:numId="15" w16cid:durableId="17128574">
    <w:abstractNumId w:val="7"/>
  </w:num>
  <w:num w:numId="16" w16cid:durableId="1347976572">
    <w:abstractNumId w:val="3"/>
  </w:num>
  <w:num w:numId="17" w16cid:durableId="1128889791">
    <w:abstractNumId w:val="2"/>
  </w:num>
  <w:num w:numId="18" w16cid:durableId="2085254847">
    <w:abstractNumId w:val="1"/>
  </w:num>
  <w:num w:numId="19" w16cid:durableId="1836607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616"/>
    <w:rsid w:val="00034D23"/>
    <w:rsid w:val="0006063C"/>
    <w:rsid w:val="0015074B"/>
    <w:rsid w:val="00205B14"/>
    <w:rsid w:val="00255804"/>
    <w:rsid w:val="0029639D"/>
    <w:rsid w:val="00310140"/>
    <w:rsid w:val="00322D35"/>
    <w:rsid w:val="00326F90"/>
    <w:rsid w:val="0035295A"/>
    <w:rsid w:val="00387ADD"/>
    <w:rsid w:val="004368DF"/>
    <w:rsid w:val="00563DB5"/>
    <w:rsid w:val="00634084"/>
    <w:rsid w:val="006E32A7"/>
    <w:rsid w:val="00701753"/>
    <w:rsid w:val="008A5608"/>
    <w:rsid w:val="008C7AEF"/>
    <w:rsid w:val="009C02B7"/>
    <w:rsid w:val="009C7AE6"/>
    <w:rsid w:val="00A16521"/>
    <w:rsid w:val="00AA1D8D"/>
    <w:rsid w:val="00AD0091"/>
    <w:rsid w:val="00B47730"/>
    <w:rsid w:val="00CB0664"/>
    <w:rsid w:val="00D33545"/>
    <w:rsid w:val="00D833B8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0175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01753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701753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701753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1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1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01753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701753"/>
    <w:rPr>
      <w:b/>
      <w:bCs/>
    </w:rPr>
  </w:style>
  <w:style w:type="character" w:styleId="Emphasis">
    <w:name w:val="Emphasis"/>
    <w:basedOn w:val="DefaultParagraphFont"/>
    <w:uiPriority w:val="20"/>
    <w:qFormat/>
    <w:rsid w:val="0070175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0175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0175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0175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01753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01753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01753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01753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01753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01753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01753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5AEBDE-9F5C-7349-9524-1EC71EF81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