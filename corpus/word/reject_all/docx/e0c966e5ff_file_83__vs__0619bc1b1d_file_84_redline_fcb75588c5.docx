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1E6B8" w14:textId="21FD05D3" w:rsidR="009E1FEB" w:rsidRPr="005B41E3" w:rsidRDefault="009E1FEB" w:rsidP="005B41E3">
      <w:pPr>
        <w:pStyle w:val="Title"/>
        <w:spacing w:after="90"/>
        <w:jc w:val="center"/>
      </w:pPr>
      <w:r w:rsidRPr="005B41E3">
        <w:t>file_</w:t>
      </w:r>
      <w:r>
        <w:t>83</w:t>
      </w:r>
      <w:r w:rsidRPr="005B41E3">
        <w:t>.docx</w:t>
      </w:r>
    </w:p>
    <w:p w14:paraId="5FB4EB56" w14:textId="55D9835C" w:rsidR="00660E25" w:rsidRDefault="00634084">
      <w:pPr>
        <w:pStyle w:val="Title"/>
        <w:spacing w:after="90"/>
        <w:jc w:val="center"/>
      </w:pPr>
      <w:r>
        <w:t>CONTRACT FOR CONTRACTS</w:t>
      </w:r>
    </w:p>
    <w:p w14:paraId="3AB52F90" w14:textId="77777777" w:rsidR="00660E25" w:rsidRDefault="00322D35">
      <w:pPr>
        <w:pStyle w:val="Title"/>
        <w:spacing w:after="90"/>
        <w:jc w:val="center"/>
      </w:pPr>
      <w:r>
        <w:rPr>
          <w:i/>
        </w:rPr>
        <w:t>aka the most kickass contract system EVER</w:t>
      </w:r>
    </w:p>
    <w:p w14:paraId="53EE81AD" w14:textId="77777777" w:rsidR="00660E25" w:rsidRDefault="00660E25">
      <w:pPr>
        <w:spacing w:after="0" w:line="240" w:lineRule="auto"/>
      </w:pPr>
    </w:p>
    <w:p w14:paraId="7FF1A5EE" w14:textId="77777777" w:rsidR="00660E25" w:rsidRDefault="007E4E73">
      <w:pPr>
        <w:spacing w:after="0"/>
      </w:pPr>
      <w:del w:id="0" w:author="Arthur Souza Rodrigues" w:date="2026-07-10T21:46:00Z" w16du:dateUtc="2026-07-11T01:46:00Z">
        <w:r>
          <w:pict w14:anchorId="04ACE0CC">
            <v:rect id="Horizontal Line 1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del>
    </w:p>
    <w:p w14:paraId="7477A4BA" w14:textId="77777777" w:rsidR="00660E25" w:rsidRDefault="00634084">
      <w:pPr>
        <w:spacing w:after="0" w:line="240" w:lineRule="auto"/>
      </w:pPr>
      <w:r>
        <w:rPr>
          <w:b/>
        </w:rPr>
        <w:t>PARTIES</w:t>
      </w:r>
    </w:p>
    <w:p w14:paraId="2CF76AC8" w14:textId="77777777" w:rsidR="00660E25"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2AC85432" w14:textId="77777777" w:rsidR="00660E25" w:rsidRDefault="007E4E73">
      <w:pPr>
        <w:spacing w:after="0"/>
      </w:pPr>
      <w:del w:id="1" w:author="Arthur Souza Rodrigues" w:date="2026-07-10T21:46:00Z" w16du:dateUtc="2026-07-11T01:46:00Z">
        <w:r>
          <w:pict w14:anchorId="74D8E912">
            <v:rect id="Horizontal Line 2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del>
    </w:p>
    <w:p w14:paraId="6252DE53" w14:textId="77777777" w:rsidR="00660E25" w:rsidRDefault="00660E25">
      <w:pPr>
        <w:spacing w:after="0" w:line="240" w:lineRule="auto"/>
        <w:rPr>
          <w:b/>
        </w:rPr>
      </w:pPr>
    </w:p>
    <w:p w14:paraId="20280007" w14:textId="77777777" w:rsidR="00660E25" w:rsidRDefault="00634084">
      <w:pPr>
        <w:spacing w:after="0" w:line="240" w:lineRule="auto"/>
      </w:pPr>
      <w:r>
        <w:rPr>
          <w:b/>
        </w:rPr>
        <w:t>WHEREAS</w:t>
      </w:r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is down with OPP;</w:t>
      </w:r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believes it’s time for public servants to have tools they love;</w:t>
      </w:r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has a roadmap it wants to share</w:t>
      </w:r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OPP are willing to get down with OG;</w:t>
      </w:r>
    </w:p>
    <w:p w14:paraId="18B39922" w14:textId="77777777" w:rsidR="00660E25" w:rsidRDefault="00660E25">
      <w:pPr>
        <w:spacing w:after="0" w:line="240" w:lineRule="auto"/>
      </w:pPr>
    </w:p>
    <w:p w14:paraId="3D06791B" w14:textId="77777777" w:rsidR="00660E25" w:rsidRDefault="00660E25">
      <w:pPr>
        <w:pPrChange w:id="2" w:author="Arthur Souza Rodrigues" w:date="2026-07-10T21:46:00Z" w16du:dateUtc="2026-07-11T01:46:00Z">
          <w:pPr>
            <w:spacing w:after="0" w:line="240" w:lineRule="auto"/>
          </w:pPr>
        </w:pPrChange>
      </w:pPr>
    </w:p>
    <w:sectPr w:rsidR="00660E25" w:rsidSect="005B41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ADCD98" w14:textId="77777777" w:rsidR="007E4E73" w:rsidRDefault="007E4E73">
      <w:pPr>
        <w:spacing w:after="0" w:line="240" w:lineRule="auto"/>
      </w:pPr>
      <w:r>
        <w:separator/>
      </w:r>
    </w:p>
  </w:endnote>
  <w:endnote w:type="continuationSeparator" w:id="0">
    <w:p w14:paraId="498D9BF4" w14:textId="77777777" w:rsidR="007E4E73" w:rsidRDefault="007E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9D257" w14:textId="77777777" w:rsidR="00660E25" w:rsidRDefault="00660E25" w:rsidP="005B41E3">
    <w:pPr>
      <w:spacing w:after="1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F2B190" w14:textId="77777777" w:rsidR="007E4E73" w:rsidRDefault="007E4E73">
      <w:pPr>
        <w:spacing w:after="0" w:line="240" w:lineRule="auto"/>
      </w:pPr>
      <w:r>
        <w:separator/>
      </w:r>
    </w:p>
  </w:footnote>
  <w:footnote w:type="continuationSeparator" w:id="0">
    <w:p w14:paraId="1342376C" w14:textId="77777777" w:rsidR="007E4E73" w:rsidRDefault="007E4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80892" w14:textId="77777777" w:rsidR="00660E25" w:rsidRDefault="00660E25" w:rsidP="005B41E3">
    <w:pPr>
      <w:spacing w:after="16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1B4949"/>
    <w:rsid w:val="001E28D1"/>
    <w:rsid w:val="00322D35"/>
    <w:rsid w:val="004368DF"/>
    <w:rsid w:val="00563DB5"/>
    <w:rsid w:val="0059502A"/>
    <w:rsid w:val="005B41E3"/>
    <w:rsid w:val="00634084"/>
    <w:rsid w:val="00660E25"/>
    <w:rsid w:val="007E4E73"/>
    <w:rsid w:val="008A5608"/>
    <w:rsid w:val="008C7AEF"/>
    <w:rsid w:val="00970253"/>
    <w:rsid w:val="009A5729"/>
    <w:rsid w:val="009C7AE6"/>
    <w:rsid w:val="009E1FEB"/>
    <w:rsid w:val="009F6F6C"/>
    <w:rsid w:val="00D53FE7"/>
    <w:rsid w:val="00D833B8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117AF4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