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4F216" w14:textId="173B0035" w:rsidR="00634084" w:rsidRPr="00634084" w:rsidRDefault="00102964" w:rsidP="004368DF">
      <w:pPr>
        <w:spacing w:after="0" w:line="240" w:lineRule="auto"/>
      </w:pPr>
      <w:del w:id="0" w:author="Luccas Correa" w:date="2026-08-04T06:07:00Z" w16du:dateUtc="2026-08-04T10:07:00Z">
        <w:r>
          <w:rPr>
            <w:noProof/>
          </w:rPr>
          <w:pict w14:anchorId="3D7A8DAB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E88263C" w14:textId="77777777" w:rsidR="00634084" w:rsidRPr="00634084" w:rsidRDefault="00634084" w:rsidP="004368DF">
      <w:pPr>
        <w:spacing w:after="0" w:line="240" w:lineRule="auto"/>
        <w:rPr>
          <w:b/>
          <w:bCs/>
        </w:rPr>
      </w:pPr>
      <w:r w:rsidRPr="00634084">
        <w:rPr>
          <w:b/>
          <w:bCs/>
        </w:rPr>
        <w:t>PARTIES</w:t>
      </w:r>
    </w:p>
    <w:p w14:paraId="1781E96C" w14:textId="77777777" w:rsidR="00634084" w:rsidRPr="00634084" w:rsidRDefault="00102964" w:rsidP="004368DF">
      <w:pPr>
        <w:spacing w:after="0" w:line="240" w:lineRule="auto"/>
      </w:pPr>
      <w:del w:id="1" w:author="Luccas Correa" w:date="2026-08-04T06:07:00Z" w16du:dateUtc="2026-08-04T10:07:00Z">
        <w:r>
          <w:rPr>
            <w:noProof/>
          </w:rPr>
          <w:pict w14:anchorId="620A04F5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190AFB27" w14:textId="64C57791" w:rsidR="004368DF" w:rsidRDefault="00034D23" w:rsidP="004368DF">
      <w:pPr>
        <w:spacing w:after="0" w:line="240" w:lineRule="auto"/>
        <w:rPr>
          <w:b/>
          <w:bCs/>
        </w:rPr>
      </w:pPr>
      <w:r>
        <w:rPr>
          <w:b/>
          <w:bCs/>
        </w:rPr>
        <w:t>something</w:t>
      </w:r>
    </w:p>
    <w:p w14:paraId="4ED52BF8" w14:textId="2E02654E" w:rsidR="00D833B8" w:rsidRDefault="00102964" w:rsidP="00426A4A">
      <w:pPr>
        <w:spacing w:after="0" w:line="240" w:lineRule="auto"/>
      </w:pPr>
      <w:del w:id="2" w:author="Luccas Correa" w:date="2026-08-04T06:07:00Z" w16du:dateUtc="2026-08-04T10:07:00Z">
        <w:r>
          <w:rPr>
            <w:noProof/>
          </w:rPr>
          <w:pict w14:anchorId="2EC622AA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sectPr w:rsidR="00D833B8" w:rsidSect="0042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0140B"/>
    <w:rsid w:val="00034D23"/>
    <w:rsid w:val="00102964"/>
    <w:rsid w:val="001B23B6"/>
    <w:rsid w:val="00322D35"/>
    <w:rsid w:val="0035295A"/>
    <w:rsid w:val="00426A4A"/>
    <w:rsid w:val="004368DF"/>
    <w:rsid w:val="00524058"/>
    <w:rsid w:val="00563DB5"/>
    <w:rsid w:val="00634084"/>
    <w:rsid w:val="006C4ACB"/>
    <w:rsid w:val="006E32A7"/>
    <w:rsid w:val="008A5608"/>
    <w:rsid w:val="008C7AEF"/>
    <w:rsid w:val="009C7AE6"/>
    <w:rsid w:val="00A16521"/>
    <w:rsid w:val="00D833B8"/>
    <w:rsid w:val="00DF4074"/>
    <w:rsid w:val="00E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