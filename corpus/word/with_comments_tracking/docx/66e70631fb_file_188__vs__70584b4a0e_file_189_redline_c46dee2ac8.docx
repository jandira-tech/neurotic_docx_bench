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6E7C3D" w14:textId="77777777" w:rsidR="00D57A56" w:rsidRDefault="00D57A56">
      <w:pPr>
        <w:rPr>
          <w:strike/>
          <w:color w:val="0070C0"/>
          <w:rPrChange w:id="4" w:author="Arthur Souza Rodrigues" w:date="2026-09-26T14:56:00Z" w16du:dateUtc="2026-09-26T18:56:00Z">
            <w:rPr>
              <w:b/>
              <w:bCs/>
              <w:color w:val="0F172A"/>
              <w:sz w:val="64"/>
              <w:szCs w:val="64"/>
            </w:rPr>
          </w:rPrChange>
        </w:rPr>
        <w:pPrChange w:id="5" w:author="Arthur Souza Rodrigues" w:date="2026-09-26T14:56:00Z" w16du:dateUtc="2026-09-26T18:56:00Z">
          <w:pPr>
            <w:spacing w:after="20"/>
          </w:pPr>
        </w:pPrChange>
      </w:pPr>
      <w:r>
        <w:rPr>
          <w:strike/>
          <w:color w:val="0070C0"/>
          <w:rPrChange w:id="6" w:author="Arthur Souza Rodrigues" w:date="2026-09-26T14:56:00Z" w16du:dateUtc="2026-09-26T18:56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7" w:author="Arthur Souza Rodrigues" w:date="2026-09-26T14:56:00Z" w16du:dateUtc="2026-09-26T18:56:00Z">
        <w:r w:rsidR="00FC743E">
          <w:rPr>
            <w:strike/>
            <w:color w:val="0070C0"/>
          </w:rPr>
          <w:t>189</w:t>
        </w:r>
      </w:ins>
      <w:del w:id="8" w:author="Arthur Souza Rodrigues" w:date="2026-09-26T14:56:00Z" w16du:dateUtc="2026-09-26T18:56:00Z">
        <w:r>
          <w:rPr>
            <w:b/>
            <w:bCs/>
            <w:color w:val="0F172A"/>
            <w:sz w:val="64"/>
            <w:szCs w:val="64"/>
          </w:rPr>
          <w:delText>188</w:delText>
        </w:r>
      </w:del>
      <w:r>
        <w:rPr>
          <w:strike/>
          <w:color w:val="0070C0"/>
          <w:rPrChange w:id="9" w:author="Arthur Souza Rodrigues" w:date="2026-09-26T14:56:00Z" w16du:dateUtc="2026-09-26T18:56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2313C800" w14:textId="65933BEA" w:rsidR="009474C0" w:rsidRDefault="00DC6913">
      <w:pPr>
        <w:spacing w:after="20"/>
        <w:rPr>
          <w:del w:id="10" w:author="Arthur Souza Rodrigues" w:date="2026-09-26T14:56:00Z" w16du:dateUtc="2026-09-26T18:56:00Z"/>
        </w:rPr>
      </w:pPr>
      <w:ins w:id="11" w:author="Arthur Souza Rodrigues" w:date="2026-09-26T14:56:00Z" w16du:dateUtc="2026-09-26T18:56:00Z">
        <w:r>
          <w:rPr>
            <w:strike/>
            <w:color w:val="0070C0"/>
          </w:rPr>
          <w:t>Track</w:t>
        </w:r>
      </w:ins>
      <w:del w:id="12" w:author="Arthur Souza Rodrigues" w:date="2026-09-26T14:56:00Z" w16du:dateUtc="2026-09-26T18:56:00Z">
        <w:r w:rsidR="00877D76"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178967E5" w14:textId="77777777" w:rsidR="009474C0" w:rsidRDefault="00877D76">
      <w:pPr>
        <w:spacing w:after="60"/>
        <w:rPr>
          <w:del w:id="13" w:author="Arthur Souza Rodrigues" w:date="2026-09-26T14:56:00Z" w16du:dateUtc="2026-09-26T18:56:00Z"/>
        </w:rPr>
      </w:pPr>
      <w:del w:id="14" w:author="Arthur Souza Rodrigues" w:date="2026-09-26T14:56:00Z" w16du:dateUtc="2026-09-26T18:56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9474C0" w:rsidRDefault="009474C0">
      <w:pPr>
        <w:spacing w:after="60"/>
        <w:rPr>
          <w:del w:id="15" w:author="Arthur Souza Rodrigues" w:date="2026-09-26T14:56:00Z" w16du:dateUtc="2026-09-26T18:56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A7DA2" w14:paraId="1A89EAD2" w14:textId="77777777">
        <w:trPr>
          <w:del w:id="16" w:author="Arthur Souza Rodrigues" w:date="2026-09-26T14:56:00Z" w16du:dateUtc="2026-09-26T18:56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9474C0" w:rsidRDefault="00877D76">
            <w:pPr>
              <w:rPr>
                <w:del w:id="17" w:author="Arthur Souza Rodrigues" w:date="2026-09-26T14:56:00Z" w16du:dateUtc="2026-09-26T18:56:00Z"/>
              </w:rPr>
            </w:pPr>
            <w:del w:id="18" w:author="Arthur Souza Rodrigues" w:date="2026-09-26T14:56:00Z" w16du:dateUtc="2026-09-26T18:56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9474C0">
                <w:fldChar w:fldCharType="begin"/>
              </w:r>
              <w:r w:rsidR="009474C0">
                <w:delInstrText>HYPERLINK "https://www.npmjs.com/package/@eigenpal/docx-js-editor" \h</w:delInstrText>
              </w:r>
              <w:r w:rsidR="009474C0">
                <w:fldChar w:fldCharType="separate"/>
              </w:r>
              <w:r w:rsidR="009474C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9474C0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A5ABA" w14:textId="77777777" w:rsidR="009474C0" w:rsidRDefault="00877D76">
            <w:pPr>
              <w:rPr>
                <w:del w:id="19" w:author="Arthur Souza Rodrigues" w:date="2026-09-26T14:56:00Z" w16du:dateUtc="2026-09-26T18:56:00Z"/>
              </w:rPr>
            </w:pPr>
            <w:del w:id="20" w:author="Arthur Souza Rodrigues" w:date="2026-09-26T14:56:00Z" w16du:dateUtc="2026-09-26T18:56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9474C0">
                <w:fldChar w:fldCharType="begin"/>
              </w:r>
              <w:r w:rsidR="009474C0">
                <w:delInstrText>HYPERLINK "https://github.com/eigenpal/docx-editor" \h</w:delInstrText>
              </w:r>
              <w:r w:rsidR="009474C0">
                <w:fldChar w:fldCharType="separate"/>
              </w:r>
              <w:r w:rsidR="009474C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9474C0">
                <w:fldChar w:fldCharType="end"/>
              </w:r>
            </w:del>
          </w:p>
        </w:tc>
      </w:tr>
    </w:tbl>
    <w:p w14:paraId="06418248" w14:textId="77777777" w:rsidR="009474C0" w:rsidRDefault="00877D76">
      <w:pPr>
        <w:pBdr>
          <w:bottom w:val="single" w:sz="3" w:space="4" w:color="E2E8F0"/>
        </w:pBdr>
        <w:spacing w:before="300" w:after="80"/>
        <w:rPr>
          <w:del w:id="21" w:author="Arthur Souza Rodrigues" w:date="2026-09-26T14:56:00Z" w16du:dateUtc="2026-09-26T18:56:00Z"/>
        </w:rPr>
      </w:pPr>
      <w:del w:id="22" w:author="Arthur Souza Rodrigues" w:date="2026-09-26T14:56:00Z" w16du:dateUtc="2026-09-26T18:56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2485D2F6" w:rsidR="009474C0" w:rsidRDefault="00877D76">
      <w:pPr>
        <w:spacing w:before="60" w:after="60"/>
        <w:rPr>
          <w:del w:id="23" w:author="Arthur Souza Rodrigues" w:date="2026-09-26T14:56:00Z" w16du:dateUtc="2026-09-26T18:56:00Z"/>
        </w:rPr>
      </w:pPr>
      <w:del w:id="24" w:author="Arthur Souza Rodrigues" w:date="2026-09-26T14:56:00Z" w16du:dateUtc="2026-09-26T18:56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9474C0" w:rsidRDefault="009474C0">
      <w:pPr>
        <w:spacing w:before="60"/>
        <w:rPr>
          <w:del w:id="25" w:author="Arthur Souza Rodrigues" w:date="2026-09-26T14:56:00Z" w16du:dateUtc="2026-09-26T18:56:00Z"/>
        </w:rPr>
      </w:pPr>
    </w:p>
    <w:p w14:paraId="28B83400" w14:textId="3CFAE99B" w:rsidR="009474C0" w:rsidRDefault="00877D76">
      <w:pPr>
        <w:spacing w:before="60" w:after="60"/>
        <w:rPr>
          <w:del w:id="26" w:author="Arthur Souza Rodrigues" w:date="2026-09-26T14:56:00Z" w16du:dateUtc="2026-09-26T18:56:00Z"/>
        </w:rPr>
      </w:pPr>
      <w:del w:id="27" w:author="Arthur Souza Rodrigues" w:date="2026-09-26T14:56:00Z" w16du:dateUtc="2026-09-26T18:56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17EA1849" w14:textId="77777777" w:rsidR="009474C0" w:rsidRDefault="009474C0">
      <w:pPr>
        <w:spacing w:before="80"/>
        <w:rPr>
          <w:del w:id="28" w:author="Arthur Souza Rodrigues" w:date="2026-09-26T14:56:00Z" w16du:dateUtc="2026-09-26T18:56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45EA9227" w14:textId="77777777">
        <w:trPr>
          <w:del w:id="29" w:author="Arthur Souza Rodrigues" w:date="2026-09-26T14:56:00Z" w16du:dateUtc="2026-09-26T18:56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9474C0" w:rsidRDefault="00877D76">
            <w:pPr>
              <w:rPr>
                <w:del w:id="30" w:author="Arthur Souza Rodrigues" w:date="2026-09-26T14:56:00Z" w16du:dateUtc="2026-09-26T18:56:00Z"/>
              </w:rPr>
            </w:pPr>
            <w:del w:id="31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41FF92A1" w14:textId="77777777" w:rsidR="009474C0" w:rsidRDefault="00877D76">
            <w:pPr>
              <w:rPr>
                <w:del w:id="32" w:author="Arthur Souza Rodrigues" w:date="2026-09-26T14:56:00Z" w16du:dateUtc="2026-09-26T18:56:00Z"/>
              </w:rPr>
            </w:pPr>
            <w:del w:id="33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5B62361B" w14:textId="6D263800" w:rsidR="009474C0" w:rsidRDefault="009474C0">
            <w:pPr>
              <w:rPr>
                <w:del w:id="34" w:author="Arthur Souza Rodrigues" w:date="2026-09-26T14:56:00Z" w16du:dateUtc="2026-09-26T18:56:00Z"/>
              </w:rPr>
            </w:pPr>
          </w:p>
          <w:p w14:paraId="567EA400" w14:textId="30A68100" w:rsidR="009474C0" w:rsidRDefault="00877D76">
            <w:pPr>
              <w:rPr>
                <w:del w:id="35" w:author="Arthur Souza Rodrigues" w:date="2026-09-26T14:56:00Z" w16du:dateUtc="2026-09-26T18:56:00Z"/>
              </w:rPr>
            </w:pPr>
            <w:del w:id="36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0F47C02C" w14:textId="1F183200" w:rsidR="009474C0" w:rsidRDefault="00877D76">
            <w:pPr>
              <w:rPr>
                <w:del w:id="37" w:author="Arthur Souza Rodrigues" w:date="2026-09-26T14:56:00Z" w16du:dateUtc="2026-09-26T18:56:00Z"/>
              </w:rPr>
            </w:pPr>
            <w:del w:id="38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9474C0" w:rsidRDefault="00877D76">
            <w:pPr>
              <w:rPr>
                <w:del w:id="39" w:author="Arthur Souza Rodrigues" w:date="2026-09-26T14:56:00Z" w16du:dateUtc="2026-09-26T18:56:00Z"/>
              </w:rPr>
            </w:pPr>
            <w:del w:id="40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9474C0" w:rsidRDefault="00877D76">
            <w:pPr>
              <w:rPr>
                <w:del w:id="41" w:author="Arthur Souza Rodrigues" w:date="2026-09-26T14:56:00Z" w16du:dateUtc="2026-09-26T18:56:00Z"/>
              </w:rPr>
            </w:pPr>
            <w:del w:id="42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5AC5121E" w14:textId="4854BC00" w:rsidR="009474C0" w:rsidRDefault="00877D76">
            <w:pPr>
              <w:rPr>
                <w:del w:id="43" w:author="Arthur Souza Rodrigues" w:date="2026-09-26T14:56:00Z" w16du:dateUtc="2026-09-26T18:56:00Z"/>
              </w:rPr>
            </w:pPr>
            <w:del w:id="44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9474C0" w:rsidRDefault="00877D76">
            <w:pPr>
              <w:rPr>
                <w:del w:id="45" w:author="Arthur Souza Rodrigues" w:date="2026-09-26T14:56:00Z" w16du:dateUtc="2026-09-26T18:56:00Z"/>
              </w:rPr>
            </w:pPr>
            <w:del w:id="46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49A0A538" w14:textId="77777777" w:rsidR="009474C0" w:rsidRDefault="00877D76">
            <w:pPr>
              <w:rPr>
                <w:del w:id="47" w:author="Arthur Souza Rodrigues" w:date="2026-09-26T14:56:00Z" w16du:dateUtc="2026-09-26T18:56:00Z"/>
              </w:rPr>
            </w:pPr>
            <w:del w:id="48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561DF88B" w14:textId="77777777" w:rsidR="009474C0" w:rsidRDefault="00877D76">
            <w:pPr>
              <w:rPr>
                <w:del w:id="49" w:author="Arthur Souza Rodrigues" w:date="2026-09-26T14:56:00Z" w16du:dateUtc="2026-09-26T18:56:00Z"/>
              </w:rPr>
            </w:pPr>
            <w:del w:id="50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9474C0" w:rsidRDefault="009474C0">
      <w:pPr>
        <w:spacing w:before="160"/>
        <w:rPr>
          <w:del w:id="51" w:author="Arthur Souza Rodrigues" w:date="2026-09-26T14:56:00Z" w16du:dateUtc="2026-09-26T18:56:00Z"/>
        </w:rPr>
      </w:pPr>
    </w:p>
    <w:p w14:paraId="124B2800" w14:textId="77777777" w:rsidR="009474C0" w:rsidRDefault="00877D76">
      <w:pPr>
        <w:pBdr>
          <w:bottom w:val="single" w:sz="3" w:space="4" w:color="E2E8F0"/>
        </w:pBdr>
        <w:spacing w:before="300" w:after="80"/>
        <w:rPr>
          <w:del w:id="52" w:author="Arthur Souza Rodrigues" w:date="2026-09-26T14:56:00Z" w16du:dateUtc="2026-09-26T18:56:00Z"/>
        </w:rPr>
      </w:pPr>
      <w:del w:id="53" w:author="Arthur Souza Rodrigues" w:date="2026-09-26T14:56:00Z" w16du:dateUtc="2026-09-26T18:56:00Z">
        <w:r>
          <w:rPr>
            <w:b/>
            <w:bCs/>
            <w:color w:val="0F172A"/>
            <w:sz w:val="32"/>
            <w:szCs w:val="32"/>
          </w:rPr>
          <w:delText>2. Collaboration — Tracked</w:delText>
        </w:r>
      </w:del>
      <w:r>
        <w:rPr>
          <w:strike/>
          <w:color w:val="0070C0"/>
          <w:rPrChange w:id="54" w:author="Arthur Souza Rodrigues" w:date="2026-09-26T14:56:00Z" w16du:dateUtc="2026-09-26T18:56:00Z">
            <w:rPr>
              <w:b/>
              <w:bCs/>
              <w:color w:val="0F172A"/>
              <w:sz w:val="32"/>
              <w:szCs w:val="32"/>
            </w:rPr>
          </w:rPrChange>
        </w:rPr>
        <w:t xml:space="preserve"> Changes </w:t>
      </w:r>
      <w:del w:id="55" w:author="Arthur Souza Rodrigues" w:date="2026-09-26T14:56:00Z" w16du:dateUtc="2026-09-26T18:56:00Z">
        <w:r>
          <w:rPr>
            <w:b/>
            <w:bCs/>
            <w:color w:val="0F172A"/>
            <w:sz w:val="32"/>
            <w:szCs w:val="32"/>
          </w:rPr>
          <w:delText xml:space="preserve">&amp; Comments         </w:delText>
        </w:r>
      </w:del>
    </w:p>
    <w:p w14:paraId="2409DE00" w14:textId="1129CE00" w:rsidR="009474C0" w:rsidRDefault="00877D76">
      <w:pPr>
        <w:spacing w:before="60" w:after="60"/>
        <w:rPr>
          <w:del w:id="56" w:author="Arthur Souza Rodrigues" w:date="2026-09-26T14:56:00Z" w16du:dateUtc="2026-09-26T18:56:00Z"/>
        </w:rPr>
      </w:pPr>
      <w:del w:id="57" w:author="Arthur Souza Rodrigues" w:date="2026-09-26T14:56:00Z" w16du:dateUtc="2026-09-26T18:56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9474C0" w:rsidRDefault="009474C0">
      <w:pPr>
        <w:spacing w:before="80"/>
        <w:rPr>
          <w:del w:id="58" w:author="Arthur Souza Rodrigues" w:date="2026-09-26T14:56:00Z" w16du:dateUtc="2026-09-26T18:56:00Z"/>
        </w:rPr>
      </w:pPr>
    </w:p>
    <w:p w14:paraId="738EC8D8" w14:textId="15C85C00" w:rsidR="009474C0" w:rsidRDefault="00877D76">
      <w:pPr>
        <w:spacing w:before="180" w:after="40"/>
        <w:rPr>
          <w:del w:id="59" w:author="Arthur Souza Rodrigues" w:date="2026-09-26T14:56:00Z" w16du:dateUtc="2026-09-26T18:56:00Z"/>
        </w:rPr>
      </w:pPr>
      <w:del w:id="60" w:author="Arthur Souza Rodrigues" w:date="2026-09-26T14:56:00Z" w16du:dateUtc="2026-09-26T18:56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9474C0" w:rsidRDefault="00877D76">
      <w:pPr>
        <w:pPrChange w:id="61" w:author="Arthur Souza Rodrigues" w:date="2026-09-26T14:56:00Z" w16du:dateUtc="2026-09-26T18:56:00Z">
          <w:pPr>
            <w:spacing w:before="60" w:after="60"/>
          </w:pPr>
        </w:pPrChange>
      </w:pPr>
      <w:del w:id="62" w:author="Arthur Souza Rodrigues" w:date="2026-09-26T14:56:00Z" w16du:dateUtc="2026-09-26T18:56:00Z">
        <w:r>
          <w:rPr>
            <w:color w:val="0F172A"/>
          </w:rPr>
          <w:delText xml:space="preserve">Toggle between         </w:delText>
        </w:r>
      </w:del>
      <w:r>
        <w:rPr>
          <w:strike/>
          <w:color w:val="0070C0"/>
          <w:rPrChange w:id="63" w:author="Arthur Souza Rodrigues" w:date="2026-09-26T14:56:00Z" w16du:dateUtc="2026-09-26T18:56:00Z">
            <w:rPr>
              <w:rFonts w:ascii="Courier New" w:hAnsi="Courier New" w:cs="Courier New"/>
              <w:color w:val="0F172A"/>
              <w:sz w:val="19"/>
              <w:szCs w:val="19"/>
            </w:rPr>
          </w:rPrChange>
        </w:rPr>
        <w:t xml:space="preserve">Editing </w:t>
      </w:r>
      <w:ins w:id="64" w:author="Arthur Souza Rodrigues" w:date="2026-09-26T14:56:00Z" w16du:dateUtc="2026-09-26T18:56:00Z">
        <w:r w:rsidR="00DC6913">
          <w:rPr>
            <w:strike/>
            <w:color w:val="0070C0"/>
          </w:rPr>
          <w:t>Strikethrough Blue Demo</w:t>
        </w:r>
      </w:ins>
      <w:del w:id="65" w:author="Arthur Souza Rodrigues" w:date="2026-09-26T14:56:00Z" w16du:dateUtc="2026-09-26T18:56:00Z"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3132E6CF" w14:textId="77777777" w:rsidR="00880AE6" w:rsidRDefault="00DC6913">
      <w:pPr>
        <w:rPr>
          <w:ins w:id="66" w:author="Arthur Souza Rodrigues" w:date="2026-09-26T14:56:00Z" w16du:dateUtc="2026-09-26T18:56:00Z"/>
        </w:rPr>
      </w:pPr>
      <w:ins w:id="67" w:author="Arthur Souza Rodrigues" w:date="2026-09-26T14:56:00Z" w16du:dateUtc="2026-09-26T18:56:00Z">
        <w:r>
          <w:rPr>
            <w:strike/>
            <w:color w:val="0070C0"/>
          </w:rPr>
          <w:t>This document uses Editing mode with strikethrough and blue font color.</w:t>
        </w:r>
      </w:ins>
    </w:p>
    <w:p w14:paraId="405126CC" w14:textId="78C5FE00" w:rsidR="009474C0" w:rsidRDefault="00DC6913">
      <w:pPr>
        <w:spacing w:before="60"/>
        <w:rPr>
          <w:del w:id="68" w:author="Arthur Souza Rodrigues" w:date="2026-09-26T14:56:00Z" w16du:dateUtc="2026-09-26T18:56:00Z"/>
        </w:rPr>
      </w:pPr>
      <w:ins w:id="69" w:author="Arthur Souza Rodrigues" w:date="2026-09-26T14:56:00Z" w16du:dateUtc="2026-09-26T18:56:00Z">
        <w:r>
          <w:rPr>
            <w:strike/>
            <w:color w:val="0070C0"/>
          </w:rPr>
          <w:t>Blue strikethrough in Editing mode marks deleted content for revision.</w:t>
        </w:r>
      </w:ins>
    </w:p>
    <w:p w14:paraId="2228E200" w14:textId="40AC8A00" w:rsidR="009474C0" w:rsidRDefault="00877D76">
      <w:pPr>
        <w:spacing w:before="60" w:after="60"/>
        <w:rPr>
          <w:del w:id="70" w:author="Arthur Souza Rodrigues" w:date="2026-09-26T14:56:00Z" w16du:dateUtc="2026-09-26T18:56:00Z"/>
        </w:rPr>
      </w:pPr>
      <w:del w:id="71" w:author="Arthur Souza Rodrigues" w:date="2026-09-26T14:56:00Z" w16du:dateUtc="2026-09-26T18:56:00Z">
        <w:r>
          <w:rPr>
            <w:color w:val="0F172A"/>
          </w:rPr>
          <w:lastRenderedPageBreak/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9474C0" w:rsidRDefault="009474C0">
      <w:pPr>
        <w:spacing w:before="80"/>
        <w:rPr>
          <w:del w:id="72" w:author="Arthur Souza Rodrigues" w:date="2026-09-26T14:56:00Z" w16du:dateUtc="2026-09-26T18:56:00Z"/>
        </w:rPr>
      </w:pPr>
    </w:p>
    <w:p w14:paraId="5E3FB6DC" w14:textId="77777777" w:rsidR="009474C0" w:rsidRDefault="00877D76">
      <w:pPr>
        <w:spacing w:before="180" w:after="40"/>
        <w:rPr>
          <w:del w:id="73" w:author="Arthur Souza Rodrigues" w:date="2026-09-26T14:56:00Z" w16du:dateUtc="2026-09-26T18:56:00Z"/>
        </w:rPr>
      </w:pPr>
      <w:del w:id="74" w:author="Arthur Souza Rodrigues" w:date="2026-09-26T14:56:00Z" w16du:dateUtc="2026-09-26T18:56:00Z">
        <w:r>
          <w:rPr>
            <w:b/>
            <w:bCs/>
            <w:color w:val="0F172A"/>
          </w:rPr>
          <w:delText xml:space="preserve">Comments         </w:delText>
        </w:r>
      </w:del>
    </w:p>
    <w:p w14:paraId="46D9A0B1" w14:textId="2F40A200" w:rsidR="009474C0" w:rsidRDefault="00877D76">
      <w:pPr>
        <w:spacing w:before="60" w:after="60"/>
        <w:rPr>
          <w:del w:id="75" w:author="Arthur Souza Rodrigues" w:date="2026-09-26T14:56:00Z" w16du:dateUtc="2026-09-26T18:56:00Z"/>
        </w:rPr>
      </w:pPr>
      <w:del w:id="76" w:author="Arthur Souza Rodrigues" w:date="2026-09-26T14:56:00Z" w16du:dateUtc="2026-09-26T18:56:00Z">
        <w:r>
          <w:rPr>
            <w:color w:val="0F172A"/>
          </w:rPr>
          <w:delText xml:space="preserve">Select text and click the floating button on the page edge to         </w:delText>
        </w:r>
        <w:commentRangeStart w:id="77"/>
        <w:r>
          <w:rPr>
            <w:color w:val="0F172A"/>
          </w:rPr>
          <w:delText xml:space="preserve">add a comment anchored to that selection         </w:delText>
        </w:r>
        <w:commentRangeEnd w:id="77"/>
        <w:r>
          <w:rPr>
            <w:rStyle w:val="CommentReference"/>
            <w:color w:val="0F172A"/>
            <w:sz w:val="22"/>
            <w:szCs w:val="22"/>
          </w:rPr>
          <w:commentReference w:id="77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9474C0" w:rsidRDefault="009474C0">
      <w:pPr>
        <w:spacing w:before="60"/>
        <w:rPr>
          <w:del w:id="78" w:author="Arthur Souza Rodrigues" w:date="2026-09-26T14:56:00Z" w16du:dateUtc="2026-09-26T18:56:00Z"/>
        </w:rPr>
      </w:pPr>
    </w:p>
    <w:p w14:paraId="4E5B52AD" w14:textId="255A2400" w:rsidR="009474C0" w:rsidRDefault="00877D76">
      <w:pPr>
        <w:spacing w:before="60" w:after="60"/>
        <w:rPr>
          <w:del w:id="79" w:author="Arthur Souza Rodrigues" w:date="2026-09-26T14:56:00Z" w16du:dateUtc="2026-09-26T18:56:00Z"/>
        </w:rPr>
      </w:pPr>
      <w:del w:id="80" w:author="Arthur Souza Rodrigues" w:date="2026-09-26T14:56:00Z" w16du:dateUtc="2026-09-26T18:56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9474C0" w:rsidRDefault="009474C0">
      <w:pPr>
        <w:spacing w:before="80"/>
        <w:rPr>
          <w:del w:id="81" w:author="Arthur Souza Rodrigues" w:date="2026-09-26T14:56:00Z" w16du:dateUtc="2026-09-26T18:56:00Z"/>
        </w:rPr>
      </w:pPr>
    </w:p>
    <w:p w14:paraId="07D0CE00" w14:textId="0F7CE400" w:rsidR="009474C0" w:rsidRDefault="00877D76">
      <w:pPr>
        <w:spacing w:before="180" w:after="40"/>
        <w:rPr>
          <w:del w:id="82" w:author="Arthur Souza Rodrigues" w:date="2026-09-26T14:56:00Z" w16du:dateUtc="2026-09-26T18:56:00Z"/>
        </w:rPr>
      </w:pPr>
      <w:del w:id="83" w:author="Arthur Souza Rodrigues" w:date="2026-09-26T14:56:00Z" w16du:dateUtc="2026-09-26T18:56:00Z">
        <w:r>
          <w:rPr>
            <w:b/>
            <w:bCs/>
            <w:color w:val="0F172A"/>
          </w:rPr>
          <w:delText xml:space="preserve">Agent-friendly         </w:delText>
        </w:r>
      </w:del>
    </w:p>
    <w:p w14:paraId="4848B882" w14:textId="77777777" w:rsidR="009474C0" w:rsidRDefault="00877D76">
      <w:pPr>
        <w:spacing w:before="60" w:after="60"/>
        <w:rPr>
          <w:del w:id="84" w:author="Arthur Souza Rodrigues" w:date="2026-09-26T14:56:00Z" w16du:dateUtc="2026-09-26T18:56:00Z"/>
        </w:rPr>
      </w:pPr>
      <w:del w:id="85" w:author="Arthur Souza Rodrigues" w:date="2026-09-26T14:56:00Z" w16du:dateUtc="2026-09-26T18:56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4198958F" w14:textId="7A256D00" w:rsidR="009474C0" w:rsidRDefault="009474C0">
      <w:pPr>
        <w:spacing w:before="160"/>
        <w:rPr>
          <w:del w:id="86" w:author="Arthur Souza Rodrigues" w:date="2026-09-26T14:56:00Z" w16du:dateUtc="2026-09-26T18:56:00Z"/>
        </w:rPr>
      </w:pPr>
    </w:p>
    <w:p w14:paraId="467B1700" w14:textId="00AE9C00" w:rsidR="009474C0" w:rsidRDefault="00877D76">
      <w:pPr>
        <w:pBdr>
          <w:bottom w:val="single" w:sz="3" w:space="4" w:color="E2E8F0"/>
        </w:pBdr>
        <w:spacing w:before="300" w:after="80"/>
        <w:rPr>
          <w:del w:id="87" w:author="Arthur Souza Rodrigues" w:date="2026-09-26T14:56:00Z" w16du:dateUtc="2026-09-26T18:56:00Z"/>
        </w:rPr>
      </w:pPr>
      <w:del w:id="88" w:author="Arthur Souza Rodrigues" w:date="2026-09-26T14:56:00Z" w16du:dateUtc="2026-09-26T18:56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9474C0" w:rsidRDefault="00877D76">
      <w:pPr>
        <w:spacing w:before="60" w:after="60"/>
        <w:rPr>
          <w:del w:id="89" w:author="Arthur Souza Rodrigues" w:date="2026-09-26T14:56:00Z" w16du:dateUtc="2026-09-26T18:56:00Z"/>
        </w:rPr>
      </w:pPr>
      <w:del w:id="90" w:author="Arthur Souza Rodrigues" w:date="2026-09-26T14:56:00Z" w16du:dateUtc="2026-09-26T18:56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9474C0" w:rsidRDefault="009474C0">
      <w:pPr>
        <w:spacing w:before="60"/>
        <w:rPr>
          <w:del w:id="91" w:author="Arthur Souza Rodrigues" w:date="2026-09-26T14:56:00Z" w16du:dateUtc="2026-09-26T18:56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A7DA2" w14:paraId="37713374" w14:textId="77777777">
        <w:trPr>
          <w:del w:id="92" w:author="Arthur Souza Rodrigues" w:date="2026-09-26T14:56:00Z" w16du:dateUtc="2026-09-26T18:56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7B48C" w14:textId="77777777" w:rsidR="009474C0" w:rsidRDefault="00877D76">
            <w:pPr>
              <w:rPr>
                <w:del w:id="93" w:author="Arthur Souza Rodrigues" w:date="2026-09-26T14:56:00Z" w16du:dateUtc="2026-09-26T18:56:00Z"/>
              </w:rPr>
            </w:pPr>
            <w:del w:id="94" w:author="Arthur Souza Rodrigues" w:date="2026-09-26T14:56:00Z" w16du:dateUtc="2026-09-26T18:56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9474C0" w:rsidRDefault="00877D76">
            <w:pPr>
              <w:rPr>
                <w:del w:id="95" w:author="Arthur Souza Rodrigues" w:date="2026-09-26T14:56:00Z" w16du:dateUtc="2026-09-26T18:56:00Z"/>
              </w:rPr>
            </w:pPr>
            <w:del w:id="96" w:author="Arthur Souza Rodrigues" w:date="2026-09-26T14:56:00Z" w16du:dateUtc="2026-09-26T18:56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18BA" w14:textId="77777777" w:rsidR="009474C0" w:rsidRDefault="00877D76">
            <w:pPr>
              <w:rPr>
                <w:del w:id="97" w:author="Arthur Souza Rodrigues" w:date="2026-09-26T14:56:00Z" w16du:dateUtc="2026-09-26T18:56:00Z"/>
              </w:rPr>
            </w:pPr>
            <w:del w:id="98" w:author="Arthur Souza Rodrigues" w:date="2026-09-26T14:56:00Z" w16du:dateUtc="2026-09-26T18:56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9474C0" w:rsidRDefault="00877D76">
            <w:pPr>
              <w:rPr>
                <w:del w:id="99" w:author="Arthur Souza Rodrigues" w:date="2026-09-26T14:56:00Z" w16du:dateUtc="2026-09-26T18:56:00Z"/>
              </w:rPr>
            </w:pPr>
            <w:del w:id="100" w:author="Arthur Souza Rodrigues" w:date="2026-09-26T14:56:00Z" w16du:dateUtc="2026-09-26T18:56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5A7DA2" w14:paraId="16A38973" w14:textId="77777777">
        <w:trPr>
          <w:del w:id="101" w:author="Arthur Souza Rodrigues" w:date="2026-09-26T14:56:00Z" w16du:dateUtc="2026-09-26T18:56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9474C0" w:rsidRDefault="00877D76">
            <w:pPr>
              <w:rPr>
                <w:del w:id="102" w:author="Arthur Souza Rodrigues" w:date="2026-09-26T14:56:00Z" w16du:dateUtc="2026-09-26T18:56:00Z"/>
              </w:rPr>
            </w:pPr>
            <w:del w:id="103" w:author="Arthur Souza Rodrigues" w:date="2026-09-26T14:56:00Z" w16du:dateUtc="2026-09-26T18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9474C0" w:rsidRDefault="00877D76">
            <w:pPr>
              <w:rPr>
                <w:del w:id="104" w:author="Arthur Souza Rodrigues" w:date="2026-09-26T14:56:00Z" w16du:dateUtc="2026-09-26T18:56:00Z"/>
              </w:rPr>
            </w:pPr>
            <w:del w:id="105" w:author="Arthur Souza Rodrigues" w:date="2026-09-26T14:56:00Z" w16du:dateUtc="2026-09-26T18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9474C0" w:rsidRDefault="00877D76">
            <w:pPr>
              <w:rPr>
                <w:del w:id="106" w:author="Arthur Souza Rodrigues" w:date="2026-09-26T14:56:00Z" w16du:dateUtc="2026-09-26T18:56:00Z"/>
              </w:rPr>
            </w:pPr>
            <w:del w:id="107" w:author="Arthur Souza Rodrigues" w:date="2026-09-26T14:56:00Z" w16du:dateUtc="2026-09-26T18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58F8432" w14:textId="29548C00" w:rsidR="009474C0" w:rsidRDefault="00877D76">
            <w:pPr>
              <w:rPr>
                <w:del w:id="108" w:author="Arthur Souza Rodrigues" w:date="2026-09-26T14:56:00Z" w16du:dateUtc="2026-09-26T18:56:00Z"/>
              </w:rPr>
            </w:pPr>
            <w:del w:id="109" w:author="Arthur Souza Rodrigues" w:date="2026-09-26T14:56:00Z" w16du:dateUtc="2026-09-26T18:56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5A7DA2" w14:paraId="20522F68" w14:textId="77777777">
        <w:trPr>
          <w:del w:id="110" w:author="Arthur Souza Rodrigues" w:date="2026-09-26T14:56:00Z" w16du:dateUtc="2026-09-26T18:56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9474C0" w:rsidRDefault="00877D76">
            <w:pPr>
              <w:rPr>
                <w:del w:id="111" w:author="Arthur Souza Rodrigues" w:date="2026-09-26T14:56:00Z" w16du:dateUtc="2026-09-26T18:56:00Z"/>
              </w:rPr>
            </w:pPr>
            <w:del w:id="112" w:author="Arthur Souza Rodrigues" w:date="2026-09-26T14:56:00Z" w16du:dateUtc="2026-09-26T18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6DFCF9" w14:textId="77777777" w:rsidR="009474C0" w:rsidRDefault="00877D76">
            <w:pPr>
              <w:rPr>
                <w:del w:id="113" w:author="Arthur Souza Rodrigues" w:date="2026-09-26T14:56:00Z" w16du:dateUtc="2026-09-26T18:56:00Z"/>
              </w:rPr>
            </w:pPr>
            <w:del w:id="114" w:author="Arthur Souza Rodrigues" w:date="2026-09-26T14:56:00Z" w16du:dateUtc="2026-09-26T18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ABD1C6" w14:textId="77777777" w:rsidR="009474C0" w:rsidRDefault="00877D76">
            <w:pPr>
              <w:rPr>
                <w:del w:id="115" w:author="Arthur Souza Rodrigues" w:date="2026-09-26T14:56:00Z" w16du:dateUtc="2026-09-26T18:56:00Z"/>
              </w:rPr>
            </w:pPr>
            <w:del w:id="116" w:author="Arthur Souza Rodrigues" w:date="2026-09-26T14:56:00Z" w16du:dateUtc="2026-09-26T18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9474C0" w:rsidRDefault="00877D76">
            <w:pPr>
              <w:rPr>
                <w:del w:id="117" w:author="Arthur Souza Rodrigues" w:date="2026-09-26T14:56:00Z" w16du:dateUtc="2026-09-26T18:56:00Z"/>
              </w:rPr>
            </w:pPr>
            <w:del w:id="118" w:author="Arthur Souza Rodrigues" w:date="2026-09-26T14:56:00Z" w16du:dateUtc="2026-09-26T18:56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5A7DA2" w14:paraId="49D3EEF4" w14:textId="77777777">
        <w:trPr>
          <w:del w:id="119" w:author="Arthur Souza Rodrigues" w:date="2026-09-26T14:56:00Z" w16du:dateUtc="2026-09-26T18:56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FDC278" w14:textId="32105000" w:rsidR="009474C0" w:rsidRDefault="00877D76">
            <w:pPr>
              <w:rPr>
                <w:del w:id="120" w:author="Arthur Souza Rodrigues" w:date="2026-09-26T14:56:00Z" w16du:dateUtc="2026-09-26T18:56:00Z"/>
              </w:rPr>
            </w:pPr>
            <w:del w:id="121" w:author="Arthur Souza Rodrigues" w:date="2026-09-26T14:56:00Z" w16du:dateUtc="2026-09-26T18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C42DB" w14:textId="77777777" w:rsidR="009474C0" w:rsidRDefault="00877D76">
            <w:pPr>
              <w:rPr>
                <w:del w:id="122" w:author="Arthur Souza Rodrigues" w:date="2026-09-26T14:56:00Z" w16du:dateUtc="2026-09-26T18:56:00Z"/>
              </w:rPr>
            </w:pPr>
            <w:del w:id="123" w:author="Arthur Souza Rodrigues" w:date="2026-09-26T14:56:00Z" w16du:dateUtc="2026-09-26T18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415F5B" w14:textId="4BB7A7B0" w:rsidR="009474C0" w:rsidRDefault="00877D76">
            <w:pPr>
              <w:rPr>
                <w:del w:id="124" w:author="Arthur Souza Rodrigues" w:date="2026-09-26T14:56:00Z" w16du:dateUtc="2026-09-26T18:56:00Z"/>
              </w:rPr>
            </w:pPr>
            <w:del w:id="125" w:author="Arthur Souza Rodrigues" w:date="2026-09-26T14:56:00Z" w16du:dateUtc="2026-09-26T18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9474C0" w:rsidRDefault="00877D76">
            <w:pPr>
              <w:rPr>
                <w:del w:id="126" w:author="Arthur Souza Rodrigues" w:date="2026-09-26T14:56:00Z" w16du:dateUtc="2026-09-26T18:56:00Z"/>
              </w:rPr>
            </w:pPr>
            <w:del w:id="127" w:author="Arthur Souza Rodrigues" w:date="2026-09-26T14:56:00Z" w16du:dateUtc="2026-09-26T18:56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5A7DA2" w14:paraId="5138685F" w14:textId="77777777">
        <w:trPr>
          <w:del w:id="128" w:author="Arthur Souza Rodrigues" w:date="2026-09-26T14:56:00Z" w16du:dateUtc="2026-09-26T18:56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9474C0" w:rsidRDefault="00877D76">
            <w:pPr>
              <w:rPr>
                <w:del w:id="129" w:author="Arthur Souza Rodrigues" w:date="2026-09-26T14:56:00Z" w16du:dateUtc="2026-09-26T18:56:00Z"/>
              </w:rPr>
            </w:pPr>
            <w:del w:id="130" w:author="Arthur Souza Rodrigues" w:date="2026-09-26T14:56:00Z" w16du:dateUtc="2026-09-26T18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13C818E" w14:textId="77777777" w:rsidR="009474C0" w:rsidRDefault="00877D76">
            <w:pPr>
              <w:rPr>
                <w:del w:id="131" w:author="Arthur Souza Rodrigues" w:date="2026-09-26T14:56:00Z" w16du:dateUtc="2026-09-26T18:56:00Z"/>
              </w:rPr>
            </w:pPr>
            <w:del w:id="132" w:author="Arthur Souza Rodrigues" w:date="2026-09-26T14:56:00Z" w16du:dateUtc="2026-09-26T18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9474C0" w:rsidRDefault="00877D76">
            <w:pPr>
              <w:rPr>
                <w:del w:id="133" w:author="Arthur Souza Rodrigues" w:date="2026-09-26T14:56:00Z" w16du:dateUtc="2026-09-26T18:56:00Z"/>
              </w:rPr>
            </w:pPr>
            <w:del w:id="134" w:author="Arthur Souza Rodrigues" w:date="2026-09-26T14:56:00Z" w16du:dateUtc="2026-09-26T18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9B01A9" w14:textId="77777777" w:rsidR="009474C0" w:rsidRDefault="00877D76">
            <w:pPr>
              <w:rPr>
                <w:del w:id="135" w:author="Arthur Souza Rodrigues" w:date="2026-09-26T14:56:00Z" w16du:dateUtc="2026-09-26T18:56:00Z"/>
              </w:rPr>
            </w:pPr>
            <w:del w:id="136" w:author="Arthur Souza Rodrigues" w:date="2026-09-26T14:56:00Z" w16du:dateUtc="2026-09-26T18:56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5A7DA2" w14:paraId="7F01496D" w14:textId="77777777">
        <w:trPr>
          <w:del w:id="137" w:author="Arthur Souza Rodrigues" w:date="2026-09-26T14:56:00Z" w16du:dateUtc="2026-09-26T18:56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9474C0" w:rsidRDefault="00877D76">
            <w:pPr>
              <w:rPr>
                <w:del w:id="138" w:author="Arthur Souza Rodrigues" w:date="2026-09-26T14:56:00Z" w16du:dateUtc="2026-09-26T18:56:00Z"/>
              </w:rPr>
            </w:pPr>
            <w:del w:id="139" w:author="Arthur Souza Rodrigues" w:date="2026-09-26T14:56:00Z" w16du:dateUtc="2026-09-26T18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9474C0" w:rsidRDefault="00877D76">
            <w:pPr>
              <w:rPr>
                <w:del w:id="140" w:author="Arthur Souza Rodrigues" w:date="2026-09-26T14:56:00Z" w16du:dateUtc="2026-09-26T18:56:00Z"/>
              </w:rPr>
            </w:pPr>
            <w:del w:id="141" w:author="Arthur Souza Rodrigues" w:date="2026-09-26T14:56:00Z" w16du:dateUtc="2026-09-26T18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9474C0" w:rsidRDefault="00877D76">
            <w:pPr>
              <w:rPr>
                <w:del w:id="142" w:author="Arthur Souza Rodrigues" w:date="2026-09-26T14:56:00Z" w16du:dateUtc="2026-09-26T18:56:00Z"/>
              </w:rPr>
            </w:pPr>
            <w:del w:id="143" w:author="Arthur Souza Rodrigues" w:date="2026-09-26T14:56:00Z" w16du:dateUtc="2026-09-26T18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91B10A" w14:textId="77777777" w:rsidR="009474C0" w:rsidRDefault="00877D76">
            <w:pPr>
              <w:rPr>
                <w:del w:id="144" w:author="Arthur Souza Rodrigues" w:date="2026-09-26T14:56:00Z" w16du:dateUtc="2026-09-26T18:56:00Z"/>
              </w:rPr>
            </w:pPr>
            <w:del w:id="145" w:author="Arthur Souza Rodrigues" w:date="2026-09-26T14:56:00Z" w16du:dateUtc="2026-09-26T18:56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5A7DA2" w14:paraId="7335E6C0" w14:textId="77777777">
        <w:trPr>
          <w:del w:id="146" w:author="Arthur Souza Rodrigues" w:date="2026-09-26T14:56:00Z" w16du:dateUtc="2026-09-26T18:56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3FCAC50" w14:textId="7DC08600" w:rsidR="009474C0" w:rsidRDefault="00877D76">
            <w:pPr>
              <w:rPr>
                <w:del w:id="147" w:author="Arthur Souza Rodrigues" w:date="2026-09-26T14:56:00Z" w16du:dateUtc="2026-09-26T18:56:00Z"/>
              </w:rPr>
            </w:pPr>
            <w:del w:id="148" w:author="Arthur Souza Rodrigues" w:date="2026-09-26T14:56:00Z" w16du:dateUtc="2026-09-26T18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9474C0" w:rsidRDefault="00877D76">
            <w:pPr>
              <w:rPr>
                <w:del w:id="149" w:author="Arthur Souza Rodrigues" w:date="2026-09-26T14:56:00Z" w16du:dateUtc="2026-09-26T18:56:00Z"/>
              </w:rPr>
            </w:pPr>
            <w:del w:id="150" w:author="Arthur Souza Rodrigues" w:date="2026-09-26T14:56:00Z" w16du:dateUtc="2026-09-26T18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E969A0" w14:textId="39B43C00" w:rsidR="009474C0" w:rsidRDefault="00877D76">
            <w:pPr>
              <w:rPr>
                <w:del w:id="151" w:author="Arthur Souza Rodrigues" w:date="2026-09-26T14:56:00Z" w16du:dateUtc="2026-09-26T18:56:00Z"/>
              </w:rPr>
            </w:pPr>
            <w:del w:id="152" w:author="Arthur Souza Rodrigues" w:date="2026-09-26T14:56:00Z" w16du:dateUtc="2026-09-26T18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898271" w14:textId="2C0BBC80" w:rsidR="009474C0" w:rsidRDefault="00877D76">
            <w:pPr>
              <w:rPr>
                <w:del w:id="153" w:author="Arthur Souza Rodrigues" w:date="2026-09-26T14:56:00Z" w16du:dateUtc="2026-09-26T18:56:00Z"/>
              </w:rPr>
            </w:pPr>
            <w:del w:id="154" w:author="Arthur Souza Rodrigues" w:date="2026-09-26T14:56:00Z" w16du:dateUtc="2026-09-26T18:56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5A7DA2" w14:paraId="02EFF51B" w14:textId="77777777">
        <w:trPr>
          <w:del w:id="155" w:author="Arthur Souza Rodrigues" w:date="2026-09-26T14:56:00Z" w16du:dateUtc="2026-09-26T18:56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9474C0" w:rsidRDefault="00877D76">
            <w:pPr>
              <w:rPr>
                <w:del w:id="156" w:author="Arthur Souza Rodrigues" w:date="2026-09-26T14:56:00Z" w16du:dateUtc="2026-09-26T18:56:00Z"/>
              </w:rPr>
            </w:pPr>
            <w:del w:id="157" w:author="Arthur Souza Rodrigues" w:date="2026-09-26T14:56:00Z" w16du:dateUtc="2026-09-26T18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9474C0" w:rsidRDefault="00877D76">
            <w:pPr>
              <w:rPr>
                <w:del w:id="158" w:author="Arthur Souza Rodrigues" w:date="2026-09-26T14:56:00Z" w16du:dateUtc="2026-09-26T18:56:00Z"/>
              </w:rPr>
            </w:pPr>
            <w:del w:id="159" w:author="Arthur Souza Rodrigues" w:date="2026-09-26T14:56:00Z" w16du:dateUtc="2026-09-26T18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7E8673" w14:textId="67735D00" w:rsidR="009474C0" w:rsidRDefault="00877D76">
            <w:pPr>
              <w:rPr>
                <w:del w:id="160" w:author="Arthur Souza Rodrigues" w:date="2026-09-26T14:56:00Z" w16du:dateUtc="2026-09-26T18:56:00Z"/>
              </w:rPr>
            </w:pPr>
            <w:del w:id="161" w:author="Arthur Souza Rodrigues" w:date="2026-09-26T14:56:00Z" w16du:dateUtc="2026-09-26T18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9474C0" w:rsidRDefault="00877D76">
            <w:pPr>
              <w:rPr>
                <w:del w:id="162" w:author="Arthur Souza Rodrigues" w:date="2026-09-26T14:56:00Z" w16du:dateUtc="2026-09-26T18:56:00Z"/>
              </w:rPr>
            </w:pPr>
            <w:del w:id="163" w:author="Arthur Souza Rodrigues" w:date="2026-09-26T14:56:00Z" w16du:dateUtc="2026-09-26T18:56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9474C0" w:rsidRDefault="009474C0">
      <w:pPr>
        <w:spacing w:before="80"/>
        <w:rPr>
          <w:del w:id="164" w:author="Arthur Souza Rodrigues" w:date="2026-09-26T14:56:00Z" w16du:dateUtc="2026-09-26T18:56:00Z"/>
        </w:rPr>
      </w:pPr>
    </w:p>
    <w:p w14:paraId="24E1813A" w14:textId="77777777" w:rsidR="009474C0" w:rsidRDefault="00877D76">
      <w:pPr>
        <w:rPr>
          <w:del w:id="165" w:author="Arthur Souza Rodrigues" w:date="2026-09-26T14:56:00Z" w16du:dateUtc="2026-09-26T18:56:00Z"/>
        </w:rPr>
      </w:pPr>
      <w:del w:id="166" w:author="Arthur Souza Rodrigues" w:date="2026-09-26T14:56:00Z" w16du:dateUtc="2026-09-26T18:56:00Z">
        <w:r>
          <w:br w:type="page"/>
        </w:r>
      </w:del>
    </w:p>
    <w:p w14:paraId="06CF0E61" w14:textId="7D8B6000" w:rsidR="009474C0" w:rsidRDefault="00877D76">
      <w:pPr>
        <w:spacing w:before="180" w:after="40"/>
        <w:rPr>
          <w:del w:id="167" w:author="Arthur Souza Rodrigues" w:date="2026-09-26T14:56:00Z" w16du:dateUtc="2026-09-26T18:56:00Z"/>
        </w:rPr>
      </w:pPr>
      <w:del w:id="168" w:author="Arthur Souza Rodrigues" w:date="2026-09-26T14:56:00Z" w16du:dateUtc="2026-09-26T18:56:00Z"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AD2E499" w14:textId="77777777">
        <w:trPr>
          <w:del w:id="169" w:author="Arthur Souza Rodrigues" w:date="2026-09-26T14:56:00Z" w16du:dateUtc="2026-09-26T18:56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9474C0" w:rsidRDefault="00877D76">
            <w:pPr>
              <w:rPr>
                <w:del w:id="170" w:author="Arthur Souza Rodrigues" w:date="2026-09-26T14:56:00Z" w16du:dateUtc="2026-09-26T18:56:00Z"/>
              </w:rPr>
            </w:pPr>
            <w:del w:id="171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383CA734" w14:textId="77777777" w:rsidR="009474C0" w:rsidRDefault="009474C0">
            <w:pPr>
              <w:rPr>
                <w:del w:id="172" w:author="Arthur Souza Rodrigues" w:date="2026-09-26T14:56:00Z" w16du:dateUtc="2026-09-26T18:56:00Z"/>
              </w:rPr>
            </w:pPr>
          </w:p>
          <w:p w14:paraId="3D3D0108" w14:textId="7641B600" w:rsidR="009474C0" w:rsidRDefault="00877D76">
            <w:pPr>
              <w:rPr>
                <w:del w:id="173" w:author="Arthur Souza Rodrigues" w:date="2026-09-26T14:56:00Z" w16du:dateUtc="2026-09-26T18:56:00Z"/>
              </w:rPr>
            </w:pPr>
            <w:del w:id="174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61A665C9" w14:textId="4C570E00" w:rsidR="009474C0" w:rsidRDefault="00877D76">
            <w:pPr>
              <w:rPr>
                <w:del w:id="175" w:author="Arthur Souza Rodrigues" w:date="2026-09-26T14:56:00Z" w16du:dateUtc="2026-09-26T18:56:00Z"/>
              </w:rPr>
            </w:pPr>
            <w:del w:id="176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0694F6B5" w14:textId="77777777" w:rsidR="009474C0" w:rsidRDefault="00877D76">
            <w:pPr>
              <w:rPr>
                <w:del w:id="177" w:author="Arthur Souza Rodrigues" w:date="2026-09-26T14:56:00Z" w16du:dateUtc="2026-09-26T18:56:00Z"/>
              </w:rPr>
            </w:pPr>
            <w:del w:id="178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67225A00" w14:textId="2F654B00" w:rsidR="009474C0" w:rsidRDefault="00877D76">
            <w:pPr>
              <w:rPr>
                <w:del w:id="179" w:author="Arthur Souza Rodrigues" w:date="2026-09-26T14:56:00Z" w16du:dateUtc="2026-09-26T18:56:00Z"/>
              </w:rPr>
            </w:pPr>
            <w:del w:id="180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9474C0" w:rsidRDefault="00877D76">
            <w:pPr>
              <w:rPr>
                <w:del w:id="181" w:author="Arthur Souza Rodrigues" w:date="2026-09-26T14:56:00Z" w16du:dateUtc="2026-09-26T18:56:00Z"/>
              </w:rPr>
            </w:pPr>
            <w:del w:id="182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48AE0C52" w14:textId="77777777" w:rsidR="009474C0" w:rsidRDefault="009474C0">
      <w:pPr>
        <w:spacing w:before="160"/>
        <w:rPr>
          <w:del w:id="183" w:author="Arthur Souza Rodrigues" w:date="2026-09-26T14:56:00Z" w16du:dateUtc="2026-09-26T18:56:00Z"/>
        </w:rPr>
      </w:pPr>
    </w:p>
    <w:p w14:paraId="3F190000" w14:textId="5C749680" w:rsidR="009474C0" w:rsidRDefault="00877D76">
      <w:pPr>
        <w:pBdr>
          <w:bottom w:val="single" w:sz="3" w:space="4" w:color="E2E8F0"/>
        </w:pBdr>
        <w:spacing w:before="300" w:after="80"/>
        <w:rPr>
          <w:del w:id="184" w:author="Arthur Souza Rodrigues" w:date="2026-09-26T14:56:00Z" w16du:dateUtc="2026-09-26T18:56:00Z"/>
        </w:rPr>
      </w:pPr>
      <w:del w:id="185" w:author="Arthur Souza Rodrigues" w:date="2026-09-26T14:56:00Z" w16du:dateUtc="2026-09-26T18:56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0A568B4C" w14:textId="5084D000" w:rsidR="009474C0" w:rsidRDefault="00877D76">
      <w:pPr>
        <w:spacing w:before="60" w:after="60"/>
        <w:rPr>
          <w:del w:id="186" w:author="Arthur Souza Rodrigues" w:date="2026-09-26T14:56:00Z" w16du:dateUtc="2026-09-26T18:56:00Z"/>
        </w:rPr>
      </w:pPr>
      <w:del w:id="187" w:author="Arthur Souza Rodrigues" w:date="2026-09-26T14:56:00Z" w16du:dateUtc="2026-09-26T18:56:00Z">
        <w:r>
          <w:rPr>
            <w:color w:val="0F172A"/>
          </w:rPr>
          <w:delText xml:space="preserve">Read         </w:delText>
        </w:r>
        <w:r w:rsidR="009474C0">
          <w:fldChar w:fldCharType="begin"/>
        </w:r>
        <w:r w:rsidR="009474C0">
          <w:delInstrText>HYPERLINK "https://github.com/eigenpal/docx-editor/blob/main/docs/PLUGINS.md" \h</w:delInstrText>
        </w:r>
        <w:r w:rsidR="009474C0">
          <w:fldChar w:fldCharType="separate"/>
        </w:r>
        <w:r w:rsidR="009474C0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9474C0"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5935F437" w14:textId="24089F00" w:rsidR="009474C0" w:rsidRDefault="009474C0">
      <w:pPr>
        <w:spacing w:before="60"/>
        <w:rPr>
          <w:del w:id="188" w:author="Arthur Souza Rodrigues" w:date="2026-09-26T14:56:00Z" w16du:dateUtc="2026-09-26T18:56:00Z"/>
        </w:rPr>
      </w:pPr>
    </w:p>
    <w:p w14:paraId="5D0DEE00" w14:textId="77777777" w:rsidR="009474C0" w:rsidRDefault="00877D76">
      <w:pPr>
        <w:spacing w:before="180" w:after="40"/>
        <w:rPr>
          <w:del w:id="189" w:author="Arthur Souza Rodrigues" w:date="2026-09-26T14:56:00Z" w16du:dateUtc="2026-09-26T18:56:00Z"/>
        </w:rPr>
      </w:pPr>
      <w:del w:id="190" w:author="Arthur Souza Rodrigues" w:date="2026-09-26T14:56:00Z" w16du:dateUtc="2026-09-26T18:56:00Z">
        <w:r>
          <w:rPr>
            <w:b/>
            <w:bCs/>
            <w:color w:val="0F172A"/>
          </w:rPr>
          <w:delText xml:space="preserve">Ground rules         </w:delText>
        </w:r>
      </w:del>
    </w:p>
    <w:p w14:paraId="4A610632" w14:textId="68145E00" w:rsidR="009474C0" w:rsidRDefault="00877D76">
      <w:pPr>
        <w:pStyle w:val="ListParagraph"/>
        <w:numPr>
          <w:ilvl w:val="0"/>
          <w:numId w:val="2"/>
        </w:numPr>
        <w:spacing w:before="40" w:after="40"/>
        <w:rPr>
          <w:del w:id="191" w:author="Arthur Souza Rodrigues" w:date="2026-09-26T14:56:00Z" w16du:dateUtc="2026-09-26T18:56:00Z"/>
        </w:rPr>
      </w:pPr>
      <w:del w:id="192" w:author="Arthur Souza Rodrigues" w:date="2026-09-26T14:56:00Z" w16du:dateUtc="2026-09-26T18:56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9474C0" w:rsidRDefault="00877D76">
      <w:pPr>
        <w:pStyle w:val="ListParagraph"/>
        <w:numPr>
          <w:ilvl w:val="0"/>
          <w:numId w:val="2"/>
        </w:numPr>
        <w:spacing w:before="40" w:after="40"/>
        <w:rPr>
          <w:del w:id="193" w:author="Arthur Souza Rodrigues" w:date="2026-09-26T14:56:00Z" w16du:dateUtc="2026-09-26T18:56:00Z"/>
        </w:rPr>
      </w:pPr>
      <w:del w:id="194" w:author="Arthur Souza Rodrigues" w:date="2026-09-26T14:56:00Z" w16du:dateUtc="2026-09-26T18:56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5D30B69D" w14:textId="00E0A8AB" w:rsidR="009474C0" w:rsidRDefault="00877D76">
      <w:pPr>
        <w:pStyle w:val="ListParagraph"/>
        <w:numPr>
          <w:ilvl w:val="0"/>
          <w:numId w:val="2"/>
        </w:numPr>
        <w:spacing w:before="40" w:after="40"/>
        <w:rPr>
          <w:del w:id="195" w:author="Arthur Souza Rodrigues" w:date="2026-09-26T14:56:00Z" w16du:dateUtc="2026-09-26T18:56:00Z"/>
        </w:rPr>
      </w:pPr>
      <w:del w:id="196" w:author="Arthur Souza Rodrigues" w:date="2026-09-26T14:56:00Z" w16du:dateUtc="2026-09-26T18:56:00Z">
        <w:r>
          <w:rPr>
            <w:color w:val="0F172A"/>
          </w:rPr>
          <w:delText xml:space="preserve">Avoid intermediate HTML serialisation where possible.           </w:delText>
        </w:r>
      </w:del>
    </w:p>
    <w:p w14:paraId="39BF745E" w14:textId="77777777" w:rsidR="009474C0" w:rsidRDefault="00877D76">
      <w:pPr>
        <w:pStyle w:val="ListParagraph"/>
        <w:numPr>
          <w:ilvl w:val="0"/>
          <w:numId w:val="2"/>
        </w:numPr>
        <w:spacing w:before="40" w:after="40"/>
        <w:rPr>
          <w:del w:id="197" w:author="Arthur Souza Rodrigues" w:date="2026-09-26T14:56:00Z" w16du:dateUtc="2026-09-26T18:56:00Z"/>
        </w:rPr>
      </w:pPr>
      <w:del w:id="198" w:author="Arthur Souza Rodrigues" w:date="2026-09-26T14:56:00Z" w16du:dateUtc="2026-09-26T18:56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43D95E4F" w14:textId="10AA3000" w:rsidR="009474C0" w:rsidRDefault="009474C0">
      <w:pPr>
        <w:spacing w:before="80"/>
        <w:rPr>
          <w:del w:id="199" w:author="Arthur Souza Rodrigues" w:date="2026-09-26T14:56:00Z" w16du:dateUtc="2026-09-26T18:56:00Z"/>
        </w:rPr>
      </w:pPr>
    </w:p>
    <w:p w14:paraId="7AB6E680" w14:textId="77777777" w:rsidR="009474C0" w:rsidRDefault="00877D76">
      <w:pPr>
        <w:spacing w:before="180" w:after="40"/>
        <w:rPr>
          <w:del w:id="200" w:author="Arthur Souza Rodrigues" w:date="2026-09-26T14:56:00Z" w16du:dateUtc="2026-09-26T18:56:00Z"/>
        </w:rPr>
      </w:pPr>
      <w:del w:id="201" w:author="Arthur Souza Rodrigues" w:date="2026-09-26T14:56:00Z" w16du:dateUtc="2026-09-26T18:56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rPr>
          <w:del w:id="202" w:author="Arthur Souza Rodrigues" w:date="2026-09-26T14:56:00Z" w16du:dateUtc="2026-09-26T18:56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877D76">
            <w:pPr>
              <w:rPr>
                <w:del w:id="203" w:author="Arthur Souza Rodrigues" w:date="2026-09-26T14:56:00Z" w16du:dateUtc="2026-09-26T18:56:00Z"/>
              </w:rPr>
            </w:pPr>
            <w:del w:id="204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9474C0" w:rsidRDefault="00877D76">
            <w:pPr>
              <w:rPr>
                <w:del w:id="205" w:author="Arthur Souza Rodrigues" w:date="2026-09-26T14:56:00Z" w16du:dateUtc="2026-09-26T18:56:00Z"/>
              </w:rPr>
            </w:pPr>
            <w:del w:id="206" w:author="Arthur Souza Rodrigues" w:date="2026-09-26T14:56:00Z" w16du:dateUtc="2026-09-26T18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523C3151" w14:textId="689A8600" w:rsidR="009474C0" w:rsidRDefault="009474C0">
      <w:pPr>
        <w:spacing w:before="200"/>
        <w:rPr>
          <w:del w:id="207" w:author="Arthur Souza Rodrigues" w:date="2026-09-26T14:56:00Z" w16du:dateUtc="2026-09-26T18:56:00Z"/>
        </w:rPr>
      </w:pPr>
    </w:p>
    <w:p w14:paraId="6D436C00" w14:textId="6FF0F000" w:rsidR="009474C0" w:rsidRDefault="00877D76">
      <w:pPr>
        <w:pBdr>
          <w:bottom w:val="single" w:sz="3" w:space="4" w:color="E2E8F0"/>
        </w:pBdr>
        <w:spacing w:before="300" w:after="80"/>
        <w:rPr>
          <w:del w:id="208" w:author="Arthur Souza Rodrigues" w:date="2026-09-26T14:56:00Z" w16du:dateUtc="2026-09-26T18:56:00Z"/>
        </w:rPr>
      </w:pPr>
      <w:del w:id="209" w:author="Arthur Souza Rodrigues" w:date="2026-09-26T14:56:00Z" w16du:dateUtc="2026-09-26T18:56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2F4BB77D" w14:textId="77777777" w:rsidR="009474C0" w:rsidRDefault="009474C0">
      <w:pPr>
        <w:spacing w:before="60"/>
        <w:rPr>
          <w:del w:id="210" w:author="Arthur Souza Rodrigues" w:date="2026-09-26T14:56:00Z" w16du:dateUtc="2026-09-26T18:56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rPr>
          <w:del w:id="211" w:author="Arthur Souza Rodrigues" w:date="2026-09-26T14:56:00Z" w16du:dateUtc="2026-09-26T18:56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877D76">
            <w:pPr>
              <w:spacing w:after="8"/>
              <w:rPr>
                <w:del w:id="212" w:author="Arthur Souza Rodrigues" w:date="2026-09-26T14:56:00Z" w16du:dateUtc="2026-09-26T18:56:00Z"/>
              </w:rPr>
            </w:pPr>
            <w:del w:id="213" w:author="Arthur Souza Rodrigues" w:date="2026-09-26T14:56:00Z" w16du:dateUtc="2026-09-26T18:56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9474C0" w:rsidRDefault="00877D76">
            <w:pPr>
              <w:spacing w:after="320"/>
              <w:rPr>
                <w:del w:id="214" w:author="Arthur Souza Rodrigues" w:date="2026-09-26T14:56:00Z" w16du:dateUtc="2026-09-26T18:56:00Z"/>
              </w:rPr>
            </w:pPr>
            <w:del w:id="215" w:author="Arthur Souza Rodrigues" w:date="2026-09-26T14:56:00Z" w16du:dateUtc="2026-09-26T18:56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  <w:rPr>
                <w:del w:id="216" w:author="Arthur Souza Rodrigues" w:date="2026-09-26T14:56:00Z" w16du:dateUtc="2026-09-26T18:56:00Z"/>
              </w:rPr>
            </w:pPr>
          </w:p>
          <w:p w14:paraId="2FC89015" w14:textId="77777777" w:rsidR="009474C0" w:rsidRDefault="00877D76">
            <w:pPr>
              <w:rPr>
                <w:del w:id="217" w:author="Arthur Souza Rodrigues" w:date="2026-09-26T14:56:00Z" w16du:dateUtc="2026-09-26T18:56:00Z"/>
              </w:rPr>
            </w:pPr>
            <w:del w:id="218" w:author="Arthur Souza Rodrigues" w:date="2026-09-26T14:56:00Z" w16du:dateUtc="2026-09-26T18:56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877D76">
            <w:pPr>
              <w:spacing w:after="8"/>
              <w:rPr>
                <w:del w:id="219" w:author="Arthur Souza Rodrigues" w:date="2026-09-26T14:56:00Z" w16du:dateUtc="2026-09-26T18:56:00Z"/>
              </w:rPr>
            </w:pPr>
            <w:del w:id="220" w:author="Arthur Souza Rodrigues" w:date="2026-09-26T14:56:00Z" w16du:dateUtc="2026-09-26T18:56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3739843B" w14:textId="23392000" w:rsidR="009474C0" w:rsidRDefault="00877D76">
            <w:pPr>
              <w:spacing w:after="320"/>
              <w:rPr>
                <w:del w:id="221" w:author="Arthur Souza Rodrigues" w:date="2026-09-26T14:56:00Z" w16du:dateUtc="2026-09-26T18:56:00Z"/>
              </w:rPr>
            </w:pPr>
            <w:del w:id="222" w:author="Arthur Souza Rodrigues" w:date="2026-09-26T14:56:00Z" w16du:dateUtc="2026-09-26T18:56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  <w:rPr>
                <w:del w:id="223" w:author="Arthur Souza Rodrigues" w:date="2026-09-26T14:56:00Z" w16du:dateUtc="2026-09-26T18:56:00Z"/>
              </w:rPr>
            </w:pPr>
          </w:p>
          <w:p w14:paraId="09E07E00" w14:textId="72F92000" w:rsidR="009474C0" w:rsidRDefault="00877D76">
            <w:pPr>
              <w:rPr>
                <w:del w:id="224" w:author="Arthur Souza Rodrigues" w:date="2026-09-26T14:56:00Z" w16du:dateUtc="2026-09-26T18:56:00Z"/>
              </w:rPr>
            </w:pPr>
            <w:del w:id="225" w:author="Arthur Souza Rodrigues" w:date="2026-09-26T14:56:00Z" w16du:dateUtc="2026-09-26T18:56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0552AD25" w14:textId="77777777" w:rsidR="006B4313" w:rsidRDefault="006B4313"/>
    <w:sectPr w:rsidR="006B431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30" w:author="Arthur Souza Rodrigues" w:date="2026-09-26T14:56:00Z" w16du:dateUtc="2026-09-26T18:56:00Z">
        <w:sectPr w:rsidR="006B4313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7" w:author="User" w:date="2026-03-05T19:41:00Z" w:initials="">
    <w:p w14:paraId="7EBC23AD" w14:textId="77777777" w:rsidR="009474C0" w:rsidRDefault="00877D76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9EEF1B" w14:textId="77777777" w:rsidR="00DC6913" w:rsidRDefault="00DC6913" w:rsidP="00B86329">
      <w:pPr>
        <w:pPrChange w:id="2" w:author="Arthur Souza Rodrigues" w:date="2026-09-26T14:56:00Z" w16du:dateUtc="2026-09-26T18:56:00Z">
          <w:pPr/>
        </w:pPrChange>
      </w:pPr>
      <w:r>
        <w:separator/>
      </w:r>
    </w:p>
  </w:endnote>
  <w:endnote w:type="continuationSeparator" w:id="0">
    <w:p w14:paraId="2DAE2595" w14:textId="77777777" w:rsidR="00DC6913" w:rsidRDefault="00DC6913" w:rsidP="00B86329">
      <w:pPr>
        <w:pPrChange w:id="3" w:author="Arthur Souza Rodrigues" w:date="2026-09-26T14:56:00Z" w16du:dateUtc="2026-09-26T18:5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105E3" w14:textId="77777777" w:rsidR="009474C0" w:rsidRDefault="00877D76">
    <w:pPr>
      <w:pStyle w:val="ListParagraph"/>
      <w:pPrChange w:id="228" w:author="Arthur Souza Rodrigues" w:date="2026-09-26T14:56:00Z" w16du:dateUtc="2026-09-26T18:56:00Z">
        <w:pPr>
          <w:pBdr>
            <w:top w:val="single" w:sz="2" w:space="1" w:color="E2E8F0"/>
          </w:pBdr>
          <w:spacing w:before="80"/>
          <w:jc w:val="center"/>
        </w:pPr>
      </w:pPrChange>
    </w:pPr>
    <w:del w:id="229" w:author="Arthur Souza Rodrigues" w:date="2026-09-26T14:56:00Z" w16du:dateUtc="2026-09-26T18:56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9474C0">
        <w:fldChar w:fldCharType="begin"/>
      </w:r>
      <w:r w:rsidR="009474C0">
        <w:delInstrText>HYPERLINK \h</w:delInstrText>
      </w:r>
      <w:r w:rsidR="009474C0">
        <w:fldChar w:fldCharType="separate"/>
      </w:r>
      <w:r w:rsidR="009474C0">
        <w:rPr>
          <w:color w:val="64748B"/>
          <w:sz w:val="20"/>
          <w:szCs w:val="20"/>
        </w:rPr>
        <w:delText xml:space="preserve">eigenpal.com         </w:delText>
      </w:r>
      <w:r w:rsidR="009474C0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4A94FF" w14:textId="77777777" w:rsidR="00DC6913" w:rsidRDefault="00DC6913" w:rsidP="00B86329">
      <w:pPr>
        <w:pPrChange w:id="0" w:author="Arthur Souza Rodrigues" w:date="2026-09-26T14:56:00Z" w16du:dateUtc="2026-09-26T18:56:00Z">
          <w:pPr/>
        </w:pPrChange>
      </w:pPr>
      <w:r>
        <w:separator/>
      </w:r>
    </w:p>
  </w:footnote>
  <w:footnote w:type="continuationSeparator" w:id="0">
    <w:p w14:paraId="19254CB9" w14:textId="77777777" w:rsidR="00DC6913" w:rsidRDefault="00DC6913" w:rsidP="00B86329">
      <w:pPr>
        <w:pPrChange w:id="1" w:author="Arthur Souza Rodrigues" w:date="2026-09-26T14:56:00Z" w16du:dateUtc="2026-09-26T18:5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2486" w14:textId="77777777" w:rsidR="009474C0" w:rsidRDefault="00877D76">
    <w:pPr>
      <w:pPrChange w:id="226" w:author="Arthur Souza Rodrigues" w:date="2026-09-26T14:56:00Z" w16du:dateUtc="2026-09-26T18:56:00Z">
        <w:pPr>
          <w:pBdr>
            <w:bottom w:val="single" w:sz="2" w:space="1" w:color="E2E8F0"/>
          </w:pBdr>
          <w:jc w:val="center"/>
        </w:pPr>
      </w:pPrChange>
    </w:pPr>
    <w:del w:id="227" w:author="Arthur Souza Rodrigues" w:date="2026-09-26T14:56:00Z" w16du:dateUtc="2026-09-26T18:56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2F5B90"/>
    <w:rsid w:val="005A7DA2"/>
    <w:rsid w:val="005D6077"/>
    <w:rsid w:val="006B4313"/>
    <w:rsid w:val="006E60CE"/>
    <w:rsid w:val="00877D76"/>
    <w:rsid w:val="00880AE6"/>
    <w:rsid w:val="009474C0"/>
    <w:rsid w:val="00B86329"/>
    <w:rsid w:val="00C350BF"/>
    <w:rsid w:val="00D53FE7"/>
    <w:rsid w:val="00D57A56"/>
    <w:rsid w:val="00DC6913"/>
    <w:rsid w:val="00FC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2026-05-10T00:37:00Z</dcterms:created>
  <dcterms:modified xsi:type="dcterms:W3CDTF">2026-09-26T18:56:00Z</dcterms:modified>
</cp:coreProperties>
</file>