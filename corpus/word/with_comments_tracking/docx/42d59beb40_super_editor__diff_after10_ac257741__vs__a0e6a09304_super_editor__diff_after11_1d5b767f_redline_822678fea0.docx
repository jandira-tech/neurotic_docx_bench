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08074" w14:textId="2A02D6C7" w:rsidR="000A7665" w:rsidRDefault="000A7665">
      <w:pPr>
        <w:rPr>
          <w:ins w:id="0" w:author="Luccas Correa" w:date="2026-09-26T15:09:00Z" w16du:dateUtc="2026-09-26T19:09:00Z"/>
        </w:rPr>
      </w:pPr>
      <w:ins w:id="1" w:author="Luccas Correa" w:date="2026-09-26T15:09:00Z" w16du:dateUtc="2026-09-26T19:09:00Z">
        <w:r>
          <w:t xml:space="preserve">This is some </w:t>
        </w:r>
        <w:commentRangeStart w:id="2"/>
        <w:r>
          <w:t>text</w:t>
        </w:r>
        <w:commentRangeEnd w:id="2"/>
        <w:r w:rsidR="0097502B">
          <w:rPr>
            <w:rStyle w:val="CommentReference"/>
            <w:sz w:val="24"/>
            <w:szCs w:val="24"/>
          </w:rPr>
          <w:commentReference w:id="2"/>
        </w:r>
        <w:r>
          <w:t xml:space="preserve"> with tracked changes.</w:t>
        </w:r>
      </w:ins>
    </w:p>
    <w:p w14:paraId="26449FD6" w14:textId="55550F61" w:rsidR="008E06E2" w:rsidRDefault="008E06E2">
      <w:pPr>
        <w:rPr>
          <w:ins w:id="3" w:author="Luccas Correa" w:date="2026-09-26T15:09:00Z" w16du:dateUtc="2026-09-26T19:09:00Z"/>
        </w:rPr>
      </w:pPr>
      <w:ins w:id="4" w:author="Luccas Correa" w:date="2026-09-26T15:09:00Z" w16du:dateUtc="2026-09-26T19:09:00Z">
        <w:r>
          <w:t>And this is more text.</w:t>
        </w:r>
      </w:ins>
    </w:p>
    <w:p w14:paraId="71B692E4" w14:textId="32557B0F" w:rsidR="00C80471" w:rsidRDefault="008E06E2">
      <w:ins w:id="5" w:author="Luccas Correa" w:date="2026-09-26T15:09:00Z" w16du:dateUtc="2026-09-26T19:09:00Z">
        <w:r>
          <w:t>And some more.</w:t>
        </w:r>
      </w:ins>
      <w:del w:id="6" w:author="Luccas Correa" w:date="2026-09-26T15:09:00Z" w16du:dateUtc="2026-09-26T19:09:00Z">
        <w:r w:rsidR="00C80471">
          <w:delText>One two</w:delText>
        </w:r>
        <w:r w:rsidR="00D758FD">
          <w:delText xml:space="preserve"> three</w:delText>
        </w:r>
      </w:del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524058"/>
    <w:rsid w:val="006412DB"/>
    <w:rsid w:val="00765E93"/>
    <w:rsid w:val="008E06E2"/>
    <w:rsid w:val="0097502B"/>
    <w:rsid w:val="00AF4127"/>
    <w:rsid w:val="00C80471"/>
    <w:rsid w:val="00C9703B"/>
    <w:rsid w:val="00D7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9703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70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70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7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0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2026-01-02T18:46:00Z</dcterms:created>
  <dcterms:modified xsi:type="dcterms:W3CDTF">2026-09-26T19:09:00Z</dcterms:modified>
</cp:coreProperties>
</file>