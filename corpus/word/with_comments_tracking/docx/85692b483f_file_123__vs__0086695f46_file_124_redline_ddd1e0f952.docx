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77777777" w:rsidR="0095231D" w:rsidRDefault="0095231D">
      <w:pPr>
        <w:rPr>
          <w:rPrChange w:id="0" w:author="Arthur Souza Rodrigues" w:date="2026-09-26T14:53:00Z" w16du:dateUtc="2026-09-26T18:53:00Z">
            <w:rPr>
              <w:i/>
              <w:iCs/>
              <w:highlight w:val="yellow"/>
            </w:rPr>
          </w:rPrChange>
        </w:rPr>
      </w:pPr>
      <w:r>
        <w:rPr>
          <w:rPrChange w:id="1" w:author="Arthur Souza Rodrigues" w:date="2026-09-26T14:53:00Z" w16du:dateUtc="2026-09-26T18:53:00Z">
            <w:rPr>
              <w:i/>
              <w:iCs/>
              <w:highlight w:val="yellow"/>
            </w:rPr>
          </w:rPrChange>
        </w:rPr>
        <w:t>file_</w:t>
      </w:r>
      <w:ins w:id="2" w:author="Arthur Souza Rodrigues" w:date="2026-09-26T14:53:00Z" w16du:dateUtc="2026-09-26T18:53:00Z">
        <w:r w:rsidR="0057684E">
          <w:t>124</w:t>
        </w:r>
      </w:ins>
      <w:del w:id="3" w:author="Arthur Souza Rodrigues" w:date="2026-09-26T14:53:00Z" w16du:dateUtc="2026-09-26T18:53:00Z">
        <w:r>
          <w:rPr>
            <w:i/>
            <w:iCs/>
            <w:highlight w:val="yellow"/>
          </w:rPr>
          <w:delText>123</w:delText>
        </w:r>
      </w:del>
      <w:r>
        <w:rPr>
          <w:rPrChange w:id="4" w:author="Arthur Souza Rodrigues" w:date="2026-09-26T14:53:00Z" w16du:dateUtc="2026-09-26T18:53:00Z">
            <w:rPr>
              <w:i/>
              <w:iCs/>
              <w:highlight w:val="yellow"/>
            </w:rPr>
          </w:rPrChange>
        </w:rPr>
        <w:t>.docx</w:t>
      </w:r>
    </w:p>
    <w:p w14:paraId="2D0E976E" w14:textId="7EDE7886" w:rsidR="009F2517" w:rsidRDefault="00D50234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t>Project Tasks</w:t>
        </w:r>
      </w:ins>
    </w:p>
    <w:p w14:paraId="23D42FFA" w14:textId="77777777" w:rsidR="009F2517" w:rsidRDefault="009F2517">
      <w:pPr>
        <w:rPr>
          <w:ins w:id="7" w:author="Arthur Souza Rodrigues" w:date="2026-09-26T14:53:00Z" w16du:dateUtc="2026-09-26T18:53:00Z"/>
        </w:rPr>
      </w:pPr>
    </w:p>
    <w:p w14:paraId="1E415B92" w14:textId="77777777" w:rsidR="009F2517" w:rsidRDefault="009F2517">
      <w:pPr>
        <w:rPr>
          <w:ins w:id="8" w:author="Arthur Souza Rodrigues" w:date="2026-09-26T14:53:00Z" w16du:dateUtc="2026-09-26T18:5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  <w:ins w:id="9" w:author="Arthur Souza Rodrigues" w:date="2026-09-26T14:53:00Z" w16du:dateUtc="2026-09-26T18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D50234">
            <w:pPr>
              <w:rPr>
                <w:ins w:id="10" w:author="Arthur Souza Rodrigues" w:date="2026-09-26T14:53:00Z" w16du:dateUtc="2026-09-26T18:53:00Z"/>
              </w:rPr>
            </w:pPr>
            <w:ins w:id="11" w:author="Arthur Souza Rodrigues" w:date="2026-09-26T14:53:00Z" w16du:dateUtc="2026-09-26T18:53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D50234">
            <w:pPr>
              <w:rPr>
                <w:ins w:id="12" w:author="Arthur Souza Rodrigues" w:date="2026-09-26T14:53:00Z" w16du:dateUtc="2026-09-26T18:53:00Z"/>
              </w:rPr>
            </w:pPr>
            <w:ins w:id="13" w:author="Arthur Souza Rodrigues" w:date="2026-09-26T14:53:00Z" w16du:dateUtc="2026-09-26T18:53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D50234">
            <w:pPr>
              <w:rPr>
                <w:ins w:id="14" w:author="Arthur Souza Rodrigues" w:date="2026-09-26T14:53:00Z" w16du:dateUtc="2026-09-26T18:53:00Z"/>
              </w:rPr>
            </w:pPr>
            <w:ins w:id="15" w:author="Arthur Souza Rodrigues" w:date="2026-09-26T14:53:00Z" w16du:dateUtc="2026-09-26T18:53:00Z">
              <w:r>
                <w:t>Status</w:t>
              </w:r>
            </w:ins>
          </w:p>
        </w:tc>
      </w:tr>
      <w:tr w:rsidR="009F2517" w14:paraId="70101E58" w14:textId="77777777">
        <w:trPr>
          <w:trHeight w:val="360"/>
          <w:ins w:id="16" w:author="Arthur Souza Rodrigues" w:date="2026-09-26T14:53:00Z" w16du:dateUtc="2026-09-26T18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D50234">
            <w:pPr>
              <w:rPr>
                <w:ins w:id="17" w:author="Arthur Souza Rodrigues" w:date="2026-09-26T14:53:00Z" w16du:dateUtc="2026-09-26T18:53:00Z"/>
              </w:rPr>
            </w:pPr>
            <w:ins w:id="18" w:author="Arthur Souza Rodrigues" w:date="2026-09-26T14:53:00Z" w16du:dateUtc="2026-09-26T18:53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D50234">
            <w:pPr>
              <w:rPr>
                <w:ins w:id="19" w:author="Arthur Souza Rodrigues" w:date="2026-09-26T14:53:00Z" w16du:dateUtc="2026-09-26T18:53:00Z"/>
              </w:rPr>
            </w:pPr>
            <w:ins w:id="20" w:author="Arthur Souza Rodrigues" w:date="2026-09-26T14:53:00Z" w16du:dateUtc="2026-09-26T18:53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D50234">
            <w:pPr>
              <w:rPr>
                <w:ins w:id="21" w:author="Arthur Souza Rodrigues" w:date="2026-09-26T14:53:00Z" w16du:dateUtc="2026-09-26T18:53:00Z"/>
              </w:rPr>
            </w:pPr>
            <w:ins w:id="22" w:author="Arthur Souza Rodrigues" w:date="2026-09-26T14:53:00Z" w16du:dateUtc="2026-09-26T18:53:00Z">
              <w:r>
                <w:t>In Progress</w:t>
              </w:r>
              <w:r>
                <w:t xml:space="preserve"> (Week 1)</w:t>
              </w:r>
            </w:ins>
          </w:p>
        </w:tc>
      </w:tr>
      <w:tr w:rsidR="009F2517" w14:paraId="0D29C211" w14:textId="77777777">
        <w:trPr>
          <w:trHeight w:val="360"/>
          <w:ins w:id="23" w:author="Arthur Souza Rodrigues" w:date="2026-09-26T14:53:00Z" w16du:dateUtc="2026-09-26T18:5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D50234">
            <w:pPr>
              <w:rPr>
                <w:ins w:id="24" w:author="Arthur Souza Rodrigues" w:date="2026-09-26T14:53:00Z" w16du:dateUtc="2026-09-26T18:53:00Z"/>
              </w:rPr>
            </w:pPr>
            <w:ins w:id="25" w:author="Arthur Souza Rodrigues" w:date="2026-09-26T14:53:00Z" w16du:dateUtc="2026-09-26T18:53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D50234">
            <w:pPr>
              <w:rPr>
                <w:ins w:id="26" w:author="Arthur Souza Rodrigues" w:date="2026-09-26T14:53:00Z" w16du:dateUtc="2026-09-26T18:53:00Z"/>
              </w:rPr>
            </w:pPr>
            <w:ins w:id="27" w:author="Arthur Souza Rodrigues" w:date="2026-09-26T14:53:00Z" w16du:dateUtc="2026-09-26T18:53:00Z">
              <w:r>
                <w:t>Bob</w:t>
              </w:r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D50234">
            <w:pPr>
              <w:rPr>
                <w:ins w:id="28" w:author="Arthur Souza Rodrigues" w:date="2026-09-26T14:53:00Z" w16du:dateUtc="2026-09-26T18:53:00Z"/>
              </w:rPr>
            </w:pPr>
            <w:ins w:id="29" w:author="Arthur Souza Rodrigues" w:date="2026-09-26T14:53:00Z" w16du:dateUtc="2026-09-26T18:53:00Z">
              <w:r>
                <w:t>Pending</w:t>
              </w:r>
            </w:ins>
          </w:p>
        </w:tc>
      </w:tr>
    </w:tbl>
    <w:p w14:paraId="146057A8" w14:textId="124C2B04" w:rsidR="003C09F3" w:rsidRDefault="00D50234">
      <w:pPr>
        <w:rPr>
          <w:del w:id="30" w:author="Arthur Souza Rodrigues" w:date="2026-09-26T14:53:00Z" w16du:dateUtc="2026-09-26T18:53:00Z"/>
        </w:rPr>
      </w:pPr>
      <w:del w:id="31" w:author="Arthur Souza Rodrigues" w:date="2026-09-26T14:53:00Z" w16du:dateUtc="2026-09-26T18:53:00Z">
        <w:r>
          <w:rPr>
            <w:i/>
            <w:iCs/>
            <w:highlight w:val="yellow"/>
          </w:rPr>
          <w:delText xml:space="preserve">Yellow Highlight </w:delText>
        </w:r>
        <w:commentRangeStart w:id="32"/>
        <w:r>
          <w:rPr>
            <w:i/>
            <w:iCs/>
            <w:highlight w:val="yellow"/>
          </w:rPr>
          <w:delText>Italic Demo</w:delText>
        </w:r>
      </w:del>
    </w:p>
    <w:p w14:paraId="0F7CA0EE" w14:textId="77777777" w:rsidR="003C09F3" w:rsidRDefault="00D50234">
      <w:pPr>
        <w:rPr>
          <w:del w:id="33" w:author="Arthur Souza Rodrigues" w:date="2026-09-26T14:53:00Z" w16du:dateUtc="2026-09-26T18:53:00Z"/>
        </w:rPr>
      </w:pPr>
      <w:del w:id="34" w:author="Arthur Souza Rodrigues" w:date="2026-09-26T14:53:00Z" w16du:dateUtc="2026-09-26T18:53:00Z">
        <w:r>
          <w:rPr>
            <w:i/>
            <w:iCs/>
            <w:highlight w:val="yellow"/>
          </w:rPr>
          <w:delText>This document combines yellow highlight with italic formatting.</w:delText>
        </w:r>
      </w:del>
    </w:p>
    <w:p w14:paraId="5F28A04C" w14:textId="77777777" w:rsidR="003C09F3" w:rsidRDefault="00D50234">
      <w:del w:id="35" w:author="Arthur Souza Rodrigues" w:date="2026-09-26T14:53:00Z" w16du:dateUtc="2026-09-26T18:53:00Z">
        <w:r>
          <w:rPr>
            <w:i/>
            <w:iCs/>
            <w:highlight w:val="yellow"/>
          </w:rPr>
          <w:delText xml:space="preserve">Highlighted italic text draws attention to </w:delText>
        </w:r>
        <w:commentRangeEnd w:id="32"/>
        <w:r w:rsidR="0068363C">
          <w:rPr>
            <w:rStyle w:val="CommentReference"/>
            <w:i/>
            <w:iCs/>
            <w:sz w:val="22"/>
            <w:szCs w:val="20"/>
            <w:highlight w:val="yellow"/>
          </w:rPr>
          <w:commentReference w:id="32"/>
        </w:r>
        <w:r>
          <w:rPr>
            <w:i/>
            <w:iCs/>
            <w:highlight w:val="yellow"/>
          </w:rPr>
          <w:delText>key quotations.</w:delText>
        </w:r>
      </w:del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2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2F5B90"/>
    <w:rsid w:val="0033635D"/>
    <w:rsid w:val="003C09F3"/>
    <w:rsid w:val="0057684E"/>
    <w:rsid w:val="006666AE"/>
    <w:rsid w:val="0068363C"/>
    <w:rsid w:val="0095231D"/>
    <w:rsid w:val="009F2517"/>
    <w:rsid w:val="00B824D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2026-09-26T18:53:00Z</dcterms:modified>
</cp:coreProperties>
</file>