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71AC41" w14:textId="5B12376F" w:rsidR="003C58BC" w:rsidRDefault="0045155D" w:rsidP="004862C1">
      <w:pPr>
        <w:pStyle w:val="ListParagraph"/>
        <w:numPr>
          <w:ilvl w:val="0"/>
          <w:numId w:val="1"/>
        </w:numPr>
        <w:rPr>
          <w:del w:id="0" w:author="Nick Bernal" w:date="2026-09-26T15:08:00Z" w16du:dateUtc="2026-09-26T19:08:00Z"/>
        </w:rPr>
      </w:pPr>
      <w:commentRangeStart w:id="1"/>
      <w:ins w:id="2" w:author="Nick Bernal" w:date="2026-09-26T15:08:00Z" w16du:dateUtc="2026-09-26T19:08:00Z">
        <w:r>
          <w:t>test</w:t>
        </w:r>
        <w:commentRangeEnd w:id="1"/>
        <w:r>
          <w:rPr>
            <w:rStyle w:val="CommentReference"/>
            <w:sz w:val="24"/>
            <w:szCs w:val="24"/>
          </w:rPr>
          <w:commentReference w:id="1"/>
        </w:r>
      </w:ins>
      <w:del w:id="3" w:author="Nick Bernal" w:date="2026-09-26T15:08:00Z" w16du:dateUtc="2026-09-26T19:08:00Z">
        <w:r w:rsidR="004862C1">
          <w:delText>One</w:delText>
        </w:r>
      </w:del>
    </w:p>
    <w:p w14:paraId="5504B64E" w14:textId="783739EC" w:rsidR="004862C1" w:rsidRDefault="004862C1" w:rsidP="004862C1">
      <w:pPr>
        <w:pStyle w:val="ListParagraph"/>
        <w:numPr>
          <w:ilvl w:val="0"/>
          <w:numId w:val="1"/>
        </w:numPr>
        <w:rPr>
          <w:del w:id="4" w:author="Nick Bernal" w:date="2026-09-26T15:08:00Z" w16du:dateUtc="2026-09-26T19:08:00Z"/>
        </w:rPr>
      </w:pPr>
      <w:del w:id="5" w:author="Nick Bernal" w:date="2026-09-26T15:08:00Z" w16du:dateUtc="2026-09-26T19:08:00Z">
        <w:r>
          <w:delText>Two</w:delText>
        </w:r>
      </w:del>
    </w:p>
    <w:p w14:paraId="58F2F381" w14:textId="33E6F848" w:rsidR="004862C1" w:rsidRDefault="004862C1" w:rsidP="004862C1">
      <w:pPr>
        <w:pStyle w:val="ListParagraph"/>
        <w:numPr>
          <w:ilvl w:val="0"/>
          <w:numId w:val="1"/>
        </w:numPr>
        <w:rPr>
          <w:del w:id="6" w:author="Nick Bernal" w:date="2026-09-26T15:08:00Z" w16du:dateUtc="2026-09-26T19:08:00Z"/>
        </w:rPr>
      </w:pPr>
      <w:del w:id="7" w:author="Nick Bernal" w:date="2026-09-26T15:08:00Z" w16du:dateUtc="2026-09-26T19:08:00Z">
        <w:r>
          <w:delText>Three</w:delText>
        </w:r>
      </w:del>
    </w:p>
    <w:p w14:paraId="3AF4C77C" w14:textId="77777777" w:rsidR="0087458D" w:rsidRDefault="0087458D" w:rsidP="0087458D">
      <w:pPr>
        <w:rPr>
          <w:del w:id="8" w:author="Nick Bernal" w:date="2026-09-26T15:08:00Z" w16du:dateUtc="2026-09-26T19:08:00Z"/>
        </w:rPr>
      </w:pPr>
    </w:p>
    <w:p w14:paraId="469BB087" w14:textId="77777777" w:rsidR="0087458D" w:rsidRDefault="0087458D" w:rsidP="0087458D">
      <w:pPr>
        <w:rPr>
          <w:del w:id="9" w:author="Nick Bernal" w:date="2026-09-26T15:08:00Z" w16du:dateUtc="2026-09-26T19:08:00Z"/>
        </w:rPr>
      </w:pPr>
    </w:p>
    <w:p w14:paraId="3A2EECA7" w14:textId="77777777" w:rsidR="0087458D" w:rsidRDefault="0087458D" w:rsidP="0087458D">
      <w:pPr>
        <w:pStyle w:val="ListParagraph"/>
        <w:numPr>
          <w:ilvl w:val="0"/>
          <w:numId w:val="2"/>
        </w:numPr>
        <w:rPr>
          <w:del w:id="10" w:author="Nick Bernal" w:date="2026-09-26T15:08:00Z" w16du:dateUtc="2026-09-26T19:08:00Z"/>
        </w:rPr>
      </w:pPr>
      <w:del w:id="11" w:author="Nick Bernal" w:date="2026-09-26T15:08:00Z" w16du:dateUtc="2026-09-26T19:08:00Z">
        <w:r>
          <w:delText>One</w:delText>
        </w:r>
      </w:del>
    </w:p>
    <w:p w14:paraId="3539946A" w14:textId="77777777" w:rsidR="0087458D" w:rsidRDefault="0087458D" w:rsidP="0087458D">
      <w:pPr>
        <w:pStyle w:val="ListParagraph"/>
        <w:numPr>
          <w:ilvl w:val="0"/>
          <w:numId w:val="2"/>
        </w:numPr>
        <w:rPr>
          <w:del w:id="12" w:author="Nick Bernal" w:date="2026-09-26T15:08:00Z" w16du:dateUtc="2026-09-26T19:08:00Z"/>
        </w:rPr>
      </w:pPr>
      <w:del w:id="13" w:author="Nick Bernal" w:date="2026-09-26T15:08:00Z" w16du:dateUtc="2026-09-26T19:08:00Z">
        <w:r>
          <w:delText>Two</w:delText>
        </w:r>
      </w:del>
    </w:p>
    <w:p w14:paraId="7CFF86DD" w14:textId="77777777" w:rsidR="0087458D" w:rsidRDefault="0087458D" w:rsidP="0087458D">
      <w:pPr>
        <w:pStyle w:val="ListParagraph"/>
        <w:numPr>
          <w:ilvl w:val="0"/>
          <w:numId w:val="2"/>
        </w:numPr>
        <w:rPr>
          <w:del w:id="14" w:author="Nick Bernal" w:date="2026-09-26T15:08:00Z" w16du:dateUtc="2026-09-26T19:08:00Z"/>
        </w:rPr>
      </w:pPr>
      <w:del w:id="15" w:author="Nick Bernal" w:date="2026-09-26T15:08:00Z" w16du:dateUtc="2026-09-26T19:08:00Z">
        <w:r>
          <w:delText>Three</w:delText>
        </w:r>
      </w:del>
    </w:p>
    <w:p w14:paraId="51D381FF" w14:textId="77777777" w:rsidR="0087458D" w:rsidRDefault="0087458D" w:rsidP="0087458D"/>
    <w:sectPr w:rsidR="0087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783863">
    <w:abstractNumId w:val="1"/>
  </w:num>
  <w:num w:numId="2" w16cid:durableId="2021662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48"/>
    <w:rsid w:val="00134A48"/>
    <w:rsid w:val="00360F1B"/>
    <w:rsid w:val="003C1D14"/>
    <w:rsid w:val="003C58BC"/>
    <w:rsid w:val="0045155D"/>
    <w:rsid w:val="004862C1"/>
    <w:rsid w:val="004A56CE"/>
    <w:rsid w:val="0087458D"/>
    <w:rsid w:val="00931F1A"/>
    <w:rsid w:val="00AF4127"/>
    <w:rsid w:val="00CE3856"/>
    <w:rsid w:val="00E20231"/>
    <w:rsid w:val="00EA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AAA58"/>
  <w15:chartTrackingRefBased/>
  <w15:docId w15:val="{AD97DFC2-E30D-B342-815F-72921151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A56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6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6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6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2025-05-06T21:48:00Z</dcterms:created>
  <dcterms:modified xsi:type="dcterms:W3CDTF">2026-09-26T19:08:00Z</dcterms:modified>
</cp:coreProperties>
</file>