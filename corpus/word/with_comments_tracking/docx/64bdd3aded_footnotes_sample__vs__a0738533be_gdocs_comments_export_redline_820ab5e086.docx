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F96AC7" w:rsidRDefault="009D40A2">
      <w:pPr>
        <w:rPr>
          <w:ins w:id="13" w:author="Comparison" w:date="2026-09-26T14:40:00Z" w16du:dateUtc="2026-09-26T18:40:00Z"/>
        </w:rPr>
      </w:pPr>
      <w:ins w:id="14" w:author="Comparison" w:date="2026-09-26T14:40:00Z" w16du:dateUtc="2026-09-26T18:40:00Z">
        <w:r>
          <w:t xml:space="preserve">I am a </w:t>
        </w:r>
        <w:commentRangeStart w:id="15"/>
        <w:r>
          <w:t>document</w:t>
        </w:r>
        <w:commentRangeEnd w:id="15"/>
        <w:r>
          <w:rPr>
            <w:rStyle w:val="CommentReference"/>
            <w:sz w:val="22"/>
            <w:szCs w:val="22"/>
          </w:rPr>
          <w:commentReference w:id="15"/>
        </w:r>
      </w:ins>
    </w:p>
    <w:p w14:paraId="67950258" w14:textId="77777777" w:rsidR="009D40A2" w:rsidRDefault="009D40A2">
      <w:commentRangeStart w:id="16"/>
      <w:ins w:id="17" w:author="Comparison" w:date="2026-09-26T14:40:00Z" w16du:dateUtc="2026-09-26T18:40:00Z">
        <w:r>
          <w:t xml:space="preserve"> </w:t>
        </w:r>
        <w:commentRangeEnd w:id="16"/>
        <w:r>
          <w:rPr>
            <w:rStyle w:val="CommentReference"/>
            <w:sz w:val="22"/>
            <w:szCs w:val="22"/>
          </w:rPr>
          <w:commentReference w:id="16"/>
        </w:r>
      </w:ins>
      <w:del w:id="18" w:author="Comparison" w:date="2026-09-26T14:40:00Z" w16du:dateUtc="2026-09-26T18:40:00Z">
        <w:r w:rsidR="00DA2473">
          <w:delText>Ouch</w:delText>
        </w:r>
        <w:r w:rsidR="00DA2473">
          <w:rPr>
            <w:rStyle w:val="FootnoteReference"/>
          </w:rPr>
          <w:footnoteReference w:id="1"/>
        </w:r>
        <w:r w:rsidR="00DA2473">
          <w:delText>.</w:delText>
        </w:r>
        <w:r w:rsidR="00DA2473">
          <w:rPr>
            <w:rStyle w:val="FootnoteReference"/>
          </w:rPr>
          <w:footnoteReference w:id="2"/>
        </w:r>
      </w:del>
    </w:p>
    <w:sectPr w:rsidR="003872F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3" w:author="Comparison" w:date="2026-09-26T14:40:00Z" w16du:dateUtc="2026-09-26T18:40:00Z">
        <w:sectPr w:rsidR="003872F6">
          <w:pgSz w:w="11906" w:h="16838"/>
          <w:pgMar w:top="1440" w:right="1440" w:bottom="1440" w:left="1440" w:header="708" w:footer="708" w:gutter="0"/>
          <w:pgNumType w:start="0"/>
          <w:cols w:space="708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5" w:author="Nick Bernal" w:date="2025-09-24T00:37:00Z" w:initials="">
    <w:p w14:paraId="00000004" w14:textId="77777777" w:rsidR="00F96AC7" w:rsidRDefault="003F68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9D40A2">
        <w:rPr>
          <w:rFonts w:ascii="Arial" w:eastAsia="Arial" w:hAnsi="Arial" w:cs="Arial"/>
          <w:color w:val="000000"/>
        </w:rPr>
        <w:t>comment on text</w:t>
      </w:r>
    </w:p>
  </w:comment>
  <w:comment w:id="16" w:author="Nick Bernal" w:date="2025-09-24T00:37:00Z" w:initials="">
    <w:p w14:paraId="00000003" w14:textId="77777777" w:rsidR="00F96AC7" w:rsidRDefault="003F68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9D40A2">
        <w:rPr>
          <w:rFonts w:ascii="Arial" w:eastAsia="Arial" w:hAnsi="Arial" w:cs="Arial"/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A55CC1" w14:textId="77777777" w:rsidR="009D40A2" w:rsidRDefault="009D40A2" w:rsidP="00FA57A6">
      <w:pPr>
        <w:spacing w:line="240" w:lineRule="auto"/>
        <w:pPrChange w:id="11" w:author="Comparison" w:date="2026-09-26T14:40:00Z" w16du:dateUtc="2026-09-26T18:40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55A23F0" w14:textId="77777777" w:rsidR="009D40A2" w:rsidRDefault="009D40A2" w:rsidP="00FA57A6">
      <w:pPr>
        <w:spacing w:line="240" w:lineRule="auto"/>
        <w:pPrChange w:id="12" w:author="Comparison" w:date="2026-09-26T14:40:00Z" w16du:dateUtc="2026-09-26T18:40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6113A3" w14:textId="77777777" w:rsidR="00732EB8" w:rsidRDefault="00732EB8">
    <w:pPr>
      <w:pStyle w:val="Heading3Char"/>
      <w:pPrChange w:id="22" w:author="Comparison" w:date="2026-09-26T14:40:00Z" w16du:dateUtc="2026-09-26T18:40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A9E1D0" w14:textId="77777777" w:rsidR="009D40A2" w:rsidRDefault="009D40A2" w:rsidP="00FA57A6">
      <w:pPr>
        <w:spacing w:line="240" w:lineRule="auto"/>
        <w:pPrChange w:id="9" w:author="Comparison" w:date="2026-09-26T14:40:00Z" w16du:dateUtc="2026-09-26T18:40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B4B671E" w14:textId="77777777" w:rsidR="009D40A2" w:rsidRDefault="009D40A2" w:rsidP="00FA57A6">
      <w:pPr>
        <w:spacing w:line="240" w:lineRule="auto"/>
        <w:pPrChange w:id="10" w:author="Comparison" w:date="2026-09-26T14:40:00Z" w16du:dateUtc="2026-09-26T18:40:00Z">
          <w:pPr>
            <w:spacing w:after="0" w:line="240" w:lineRule="auto"/>
          </w:pPr>
        </w:pPrChange>
      </w:pPr>
      <w:r>
        <w:continuationSeparator/>
      </w:r>
    </w:p>
  </w:footnote>
  <w:footnote w:id="1">
    <w:p w14:paraId="5A87CADA" w14:textId="77777777" w:rsidR="00DA2473" w:rsidRDefault="00DA2473">
      <w:pPr>
        <w:pStyle w:val="FootnoteText"/>
      </w:pPr>
      <w:del w:id="19" w:author="Comparison" w:date="2026-09-26T14:40:00Z" w16du:dateUtc="2026-09-26T18:40:00Z">
        <w:r>
          <w:rPr>
            <w:rStyle w:val="FootnoteReference"/>
          </w:rPr>
          <w:footnoteRef/>
        </w:r>
        <w:r>
          <w:delText xml:space="preserve"> A tachyon walks into a bar.</w:delText>
        </w:r>
      </w:del>
    </w:p>
  </w:footnote>
  <w:footnote w:id="2">
    <w:p w14:paraId="267DE1B7" w14:textId="77777777" w:rsidR="00DA2473" w:rsidRDefault="00DA2473">
      <w:pPr>
        <w:pStyle w:val="FootnoteText"/>
      </w:pPr>
      <w:del w:id="20" w:author="Comparison" w:date="2026-09-26T14:40:00Z" w16du:dateUtc="2026-09-26T18:40:00Z">
        <w:r>
          <w:rPr>
            <w:rStyle w:val="FootnoteReference"/>
          </w:rPr>
          <w:footnoteRef/>
        </w:r>
        <w:r>
          <w:delText xml:space="preserve"> Fin.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F54BCA" w14:textId="77777777" w:rsidR="00732EB8" w:rsidRDefault="00732EB8">
    <w:pPr>
      <w:pStyle w:val="Heading1Char"/>
      <w:pPrChange w:id="21" w:author="Comparison" w:date="2026-09-26T14:40:00Z" w16du:dateUtc="2026-09-26T18:40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212576"/>
    <w:rsid w:val="003F687B"/>
    <w:rsid w:val="005017B3"/>
    <w:rsid w:val="006A0FDE"/>
    <w:rsid w:val="00732EB8"/>
    <w:rsid w:val="00911D94"/>
    <w:rsid w:val="009D40A2"/>
    <w:rsid w:val="00DA2473"/>
    <w:rsid w:val="00EF1F17"/>
    <w:rsid w:val="00F96AC7"/>
    <w:rsid w:val="00FA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Comparison" w:date="2026-09-26T14:40:00Z">
        <w:pPr>
          <w:keepNext/>
          <w:keepLines/>
          <w:spacing w:before="400" w:after="12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Comparison" w:date="2026-09-26T14:40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Comparison" w:date="2026-09-26T14:40:00Z">
        <w:pPr>
          <w:keepNext/>
          <w:keepLines/>
          <w:spacing w:before="360" w:after="12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Comparison" w:date="2026-09-26T14:40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Comparison" w:date="2026-09-26T14:40:00Z">
        <w:pPr>
          <w:keepNext/>
          <w:keepLines/>
          <w:spacing w:before="320" w:after="8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Comparison" w:date="2026-09-26T14:40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Comparison" w:date="2026-09-26T14:40:00Z">
        <w:pPr>
          <w:keepNext/>
          <w:keepLines/>
          <w:spacing w:before="280" w:after="8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Comparison" w:date="2026-09-26T14:40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Comparison" w:date="2026-09-26T14:40:00Z">
        <w:pPr>
          <w:keepNext/>
          <w:keepLines/>
          <w:spacing w:before="240" w:after="8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Comparison" w:date="2026-09-26T14:40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Comparison" w:date="2026-09-26T14:40:00Z">
        <w:pPr>
          <w:keepNext/>
          <w:keepLines/>
          <w:spacing w:before="240" w:after="80" w:line="276" w:lineRule="auto"/>
          <w:outlineLvl w:val="5"/>
        </w:pPr>
      </w:pPrChange>
    </w:pPr>
    <w:rPr>
      <w:rFonts w:ascii="Arial" w:eastAsia="Arial" w:hAnsi="Arial" w:cs="Arial"/>
      <w:i/>
      <w:color w:val="666666"/>
      <w:lang w:val="en"/>
      <w:rPrChange w:id="5" w:author="Comparison" w:date="2026-09-26T14:40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732EB8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EB8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EB8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EB8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EB8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EB8"/>
    <w:rPr>
      <w:rFonts w:ascii="Arial" w:eastAsia="Arial" w:hAnsi="Arial" w:cs="Arial"/>
      <w:i/>
      <w:color w:val="666666"/>
      <w:lang w:val="en"/>
    </w:rPr>
  </w:style>
  <w:style w:type="table" w:customStyle="1" w:styleId="TableNormal0">
    <w:name w:val="TableNormal"/>
    <w:rsid w:val="00732EB8"/>
    <w:pPr>
      <w:spacing w:after="0"/>
    </w:pPr>
    <w:rPr>
      <w:rFonts w:ascii="Arial" w:eastAsia="Arial" w:hAnsi="Arial" w:cs="Arial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Comparison" w:date="2026-09-26T14:40:00Z">
        <w:pPr>
          <w:keepNext/>
          <w:keepLines/>
          <w:spacing w:after="60" w:line="276" w:lineRule="auto"/>
        </w:pPr>
      </w:pPrChange>
    </w:pPr>
    <w:rPr>
      <w:rFonts w:ascii="Arial" w:eastAsia="Arial" w:hAnsi="Arial" w:cs="Arial"/>
      <w:sz w:val="52"/>
      <w:szCs w:val="52"/>
      <w:lang w:val="en"/>
      <w:rPrChange w:id="6" w:author="Comparison" w:date="2026-09-26T14:40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32EB8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Comparison" w:date="2026-09-26T14:40:00Z">
        <w:pPr>
          <w:keepNext/>
          <w:keepLines/>
          <w:spacing w:after="32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Comparison" w:date="2026-09-26T14:40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32EB8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8" w:author="Comparison" w:date="2026-09-26T14:40:00Z">
        <w:pPr/>
      </w:pPrChange>
    </w:pPr>
    <w:rPr>
      <w:rFonts w:ascii="Arial" w:eastAsia="Arial" w:hAnsi="Arial" w:cs="Arial"/>
      <w:sz w:val="20"/>
      <w:szCs w:val="20"/>
      <w:lang w:val="en"/>
      <w:rPrChange w:id="8" w:author="Comparison" w:date="2026-09-26T14:40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2EB8"/>
    <w:rPr>
      <w:rFonts w:ascii="Arial" w:eastAsia="Arial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732EB8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2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EB8"/>
  </w:style>
  <w:style w:type="paragraph" w:styleId="Footer">
    <w:name w:val="footer"/>
    <w:basedOn w:val="Normal"/>
    <w:link w:val="FooterChar"/>
    <w:uiPriority w:val="99"/>
    <w:unhideWhenUsed/>
    <w:rsid w:val="00732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2014-06-10T11:09:00Z</dcterms:created>
  <dcterms:modified xsi:type="dcterms:W3CDTF">2026-09-26T18:40:00Z</dcterms:modified>
</cp:coreProperties>
</file>