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6A30F5" w:rsidRDefault="00997378">
      <w:pPr>
        <w:rPr>
          <w:ins w:id="9" w:author="Comparison" w:date="2026-09-26T15:11:00Z" w16du:dateUtc="2026-09-26T19:11:00Z"/>
        </w:rPr>
      </w:pPr>
      <w:ins w:id="10" w:author="Comparison" w:date="2026-09-26T15:11:00Z" w16du:dateUtc="2026-09-26T19:11:00Z">
        <w:r>
          <w:t xml:space="preserve">I am a </w:t>
        </w:r>
        <w:commentRangeStart w:id="11"/>
        <w:r>
          <w:t>document</w:t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</w:ins>
    </w:p>
    <w:p w14:paraId="5903A8B7" w14:textId="3C8B1016" w:rsidR="000E6136" w:rsidRPr="00B55875" w:rsidRDefault="00997378" w:rsidP="000E6136">
      <w:pPr>
        <w:jc w:val="center"/>
        <w:rPr>
          <w:del w:id="12" w:author="Comparison" w:date="2026-09-26T15:11:00Z" w16du:dateUtc="2026-09-26T19:11:00Z"/>
          <w:b/>
          <w:bCs/>
          <w:color w:val="A02B93" w:themeColor="accent5"/>
          <w:sz w:val="40"/>
          <w:szCs w:val="40"/>
        </w:rPr>
      </w:pPr>
      <w:commentRangeStart w:id="13"/>
      <w:ins w:id="14" w:author="Comparison" w:date="2026-09-26T15:11:00Z" w16du:dateUtc="2026-09-26T19:11:00Z">
        <w:r>
          <w:t xml:space="preserve"> </w:t>
        </w:r>
      </w:ins>
      <w:bookmarkStart w:id="15" w:name="_Toc359077853"/>
      <w:commentRangeEnd w:id="13"/>
      <w:del w:id="16" w:author="Comparison" w:date="2026-09-26T15:11:00Z" w16du:dateUtc="2026-09-26T19:11:00Z">
        <w:r w:rsidRPr="00B55875">
          <w:rPr>
            <w:rStyle w:val="CommentReference"/>
            <w:b/>
            <w:bCs/>
            <w:color w:val="A02B93" w:themeColor="accent5"/>
            <w:sz w:val="40"/>
            <w:szCs w:val="40"/>
          </w:rPr>
          <w:commentReference w:id="13"/>
        </w:r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5"/>
    <w:p w14:paraId="71812FFF" w14:textId="1189A11C" w:rsidR="000E6136" w:rsidRPr="000E6136" w:rsidRDefault="000E6136" w:rsidP="000E6136">
      <w:pPr>
        <w:pStyle w:val="Heading2"/>
        <w:rPr>
          <w:del w:id="17" w:author="Comparison" w:date="2026-09-26T15:11:00Z" w16du:dateUtc="2026-09-26T19:11:00Z"/>
          <w:b/>
          <w:bCs/>
        </w:rPr>
      </w:pPr>
      <w:del w:id="18" w:author="Comparison" w:date="2026-09-26T15:11:00Z" w16du:dateUtc="2026-09-26T19:11:00Z">
        <w:r>
          <w:rPr>
            <w:b/>
            <w:bCs/>
          </w:rPr>
          <w:delText>Formatting (heading 2 + bold)</w:delText>
        </w:r>
        <w:r>
          <w:rPr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9" w:author="Comparison" w:date="2026-09-26T15:11:00Z" w16du:dateUtc="2026-09-26T19:11:00Z"/>
        </w:rPr>
      </w:pPr>
      <w:del w:id="20" w:author="Comparison" w:date="2026-09-26T15:11:00Z" w16du:dateUtc="2026-09-26T19:11:00Z">
        <w:r>
          <w:delText>Let’s test out text formatting:</w:delText>
        </w:r>
        <w:r>
          <w:br/>
        </w:r>
      </w:del>
    </w:p>
    <w:p w14:paraId="205F445A" w14:textId="2F16261E" w:rsidR="000E6136" w:rsidRDefault="000E6136" w:rsidP="000E6136">
      <w:pPr>
        <w:rPr>
          <w:del w:id="21" w:author="Comparison" w:date="2026-09-26T15:11:00Z" w16du:dateUtc="2026-09-26T19:11:00Z"/>
        </w:rPr>
      </w:pPr>
      <w:del w:id="22" w:author="Comparison" w:date="2026-09-26T15:11:00Z" w16du:dateUtc="2026-09-26T19:11:00Z">
        <w:r>
          <w:delText>Fortune favors the</w:delText>
        </w:r>
        <w:r w:rsidRPr="000E6136">
          <w:delText xml:space="preserve"> </w:delText>
        </w:r>
        <w:r w:rsidRPr="000E6136">
          <w:rPr>
            <w:b/>
          </w:rPr>
          <w:delText xml:space="preserve">bold, </w:delText>
        </w:r>
        <w:r w:rsidRPr="000E6136">
          <w:rPr>
            <w:i/>
          </w:rPr>
          <w:delText>italic</w:delText>
        </w:r>
        <w:r>
          <w:rPr>
            <w:i/>
          </w:rPr>
          <w:delText>s</w:delText>
        </w:r>
        <w:r w:rsidRPr="000E6136">
          <w:rPr>
            <w:i/>
          </w:rPr>
          <w:delText xml:space="preserve">, </w:delText>
        </w:r>
        <w:r w:rsidRPr="000E6136">
          <w:rPr>
            <w:b/>
            <w:i/>
          </w:rPr>
          <w:delText xml:space="preserve">bold-italic, </w:delText>
        </w:r>
        <w:r w:rsidRPr="000E6136">
          <w:rPr>
            <w:u w:val="single"/>
          </w:rPr>
          <w:delText xml:space="preserve">underlined </w:delText>
        </w:r>
        <w:r w:rsidRPr="000E6136">
          <w:delText xml:space="preserve">and </w:delText>
        </w:r>
        <w:r>
          <w:rPr>
            <w:strike/>
          </w:rPr>
          <w:delText>strikethrough</w:delText>
        </w:r>
        <w:r w:rsidRPr="000E6136">
          <w:rPr>
            <w:strike/>
          </w:rPr>
          <w:delText xml:space="preserve"> </w:delText>
        </w:r>
        <w:r w:rsidRPr="000E6136">
          <w:delText xml:space="preserve"> text.</w:delText>
        </w:r>
      </w:del>
    </w:p>
    <w:p w14:paraId="5757885F" w14:textId="77777777" w:rsidR="000E6136" w:rsidRDefault="000E6136" w:rsidP="000E6136">
      <w:pPr>
        <w:rPr>
          <w:del w:id="23" w:author="Comparison" w:date="2026-09-26T15:11:00Z" w16du:dateUtc="2026-09-26T19:11:00Z"/>
        </w:rPr>
      </w:pPr>
    </w:p>
    <w:p w14:paraId="288A3B01" w14:textId="22F86A63" w:rsidR="000E6136" w:rsidRDefault="000E6136" w:rsidP="000E6136">
      <w:pPr>
        <w:rPr>
          <w:del w:id="24" w:author="Comparison" w:date="2026-09-26T15:11:00Z" w16du:dateUtc="2026-09-26T19:11:00Z"/>
        </w:rPr>
      </w:pPr>
      <w:del w:id="25" w:author="Comparison" w:date="2026-09-26T15:11:00Z" w16du:dateUtc="2026-09-26T19:11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delText>‍♂️</w:delText>
        </w:r>
        <w:r>
          <w:delText xml:space="preserve"> Clark Kent uses</w:delText>
        </w:r>
        <w:r w:rsidRPr="000E6136">
          <w:delText xml:space="preserve"> super</w:delText>
        </w:r>
        <w:r w:rsidRPr="000E6136">
          <w:rPr>
            <w:vertAlign w:val="superscript"/>
          </w:rPr>
          <w:delText>script</w:delText>
        </w:r>
        <w:r w:rsidRPr="000E6136"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delText xml:space="preserve"> Bi-Han</w:delText>
        </w:r>
        <w:r>
          <w:delText xml:space="preserve"> digs </w:delText>
        </w:r>
        <w:r w:rsidRPr="000E6136">
          <w:delText>sub</w:delText>
        </w:r>
        <w:r w:rsidRPr="000E6136">
          <w:rPr>
            <w:vertAlign w:val="subscript"/>
          </w:rPr>
          <w:delText>script</w:delText>
        </w:r>
        <w:r w:rsidRPr="000E6136">
          <w:delText>.</w:delText>
        </w:r>
      </w:del>
    </w:p>
    <w:p w14:paraId="41752BA0" w14:textId="77777777" w:rsidR="000E6136" w:rsidRDefault="000E6136" w:rsidP="000E6136">
      <w:pPr>
        <w:rPr>
          <w:del w:id="26" w:author="Comparison" w:date="2026-09-26T15:11:00Z" w16du:dateUtc="2026-09-26T19:11:00Z"/>
        </w:rPr>
      </w:pPr>
    </w:p>
    <w:p w14:paraId="25E10F5F" w14:textId="2670DDFF" w:rsidR="000E6136" w:rsidRDefault="000E6136" w:rsidP="000E6136">
      <w:pPr>
        <w:rPr>
          <w:del w:id="27" w:author="Comparison" w:date="2026-09-26T15:11:00Z" w16du:dateUtc="2026-09-26T19:11:00Z"/>
        </w:rPr>
      </w:pPr>
      <w:del w:id="28" w:author="Comparison" w:date="2026-09-26T15:11:00Z" w16du:dateUtc="2026-09-26T19:11:00Z">
        <w:r>
          <w:delText>The world is better in technicolor:</w:delText>
        </w:r>
        <w:r w:rsidRPr="000E6136">
          <w:delText xml:space="preserve"> </w:delText>
        </w:r>
        <w:r>
          <w:rPr>
            <w:color w:val="A02B93" w:themeColor="accent5"/>
          </w:rPr>
          <w:delText>purple</w:delText>
        </w:r>
        <w:r w:rsidRPr="000E6136">
          <w:delText xml:space="preserve">, </w:delText>
        </w:r>
        <w:r>
          <w:rPr>
            <w:rFonts w:ascii="Helvetica" w:hAnsi="Helvetica"/>
            <w:b/>
            <w:bCs/>
            <w:color w:val="0070C0"/>
          </w:rPr>
          <w:delText>BLUE</w:delText>
        </w:r>
        <w:r w:rsidRPr="000E6136">
          <w:rPr>
            <w:color w:val="0070C0"/>
          </w:rPr>
          <w:delText xml:space="preserve"> </w:delText>
        </w:r>
        <w:r w:rsidRPr="000E6136">
          <w:delText xml:space="preserve">and </w:delText>
        </w:r>
        <w:r w:rsidRPr="000E6136">
          <w:rPr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highlight w:val="yellow"/>
          </w:rPr>
          <w:delText>text with highlight</w:delText>
        </w:r>
        <w:r w:rsidRPr="000E6136">
          <w:delText xml:space="preserve">. </w:delText>
        </w:r>
        <w:r>
          <w:br/>
        </w:r>
        <w:r>
          <w:br/>
        </w:r>
        <w:r>
          <w:br/>
          <w:delText>Now let’s get deep: we got</w:delText>
        </w:r>
        <w:r w:rsidRPr="000E6136">
          <w:delText xml:space="preserve"> </w:delText>
        </w:r>
        <w:r w:rsidRPr="000E6136">
          <w:rPr>
            <w:bdr w:val="single" w:sz="4" w:space="0" w:color="auto"/>
          </w:rPr>
          <w:delText>Schrödinger's cat</w:delText>
        </w:r>
        <w:r w:rsidRPr="000E6136">
          <w:delText xml:space="preserve">. </w:delText>
        </w:r>
        <w:r>
          <w:delText>And</w:delText>
        </w:r>
        <w:r w:rsidRPr="000E6136">
          <w:delText xml:space="preserve"> </w:delText>
        </w:r>
        <w:r>
          <w:rPr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delText>.</w:delText>
        </w:r>
      </w:del>
    </w:p>
    <w:p w14:paraId="0CFB0F15" w14:textId="77777777" w:rsidR="000E6136" w:rsidRPr="000E6136" w:rsidRDefault="000E6136" w:rsidP="000E6136">
      <w:pPr>
        <w:rPr>
          <w:del w:id="29" w:author="Comparison" w:date="2026-09-26T15:11:00Z" w16du:dateUtc="2026-09-26T19:11:00Z"/>
        </w:rPr>
      </w:pPr>
    </w:p>
    <w:p w14:paraId="461779FE" w14:textId="530155E1" w:rsidR="000E6136" w:rsidRDefault="000E6136" w:rsidP="000E6136">
      <w:pPr>
        <w:rPr>
          <w:del w:id="30" w:author="Comparison" w:date="2026-09-26T15:11:00Z" w16du:dateUtc="2026-09-26T19:11:00Z"/>
        </w:rPr>
      </w:pPr>
      <w:del w:id="31" w:author="Comparison" w:date="2026-09-26T15:11:00Z" w16du:dateUtc="2026-09-26T19:11:00Z">
        <w:r w:rsidRPr="000E6136">
          <w:delText xml:space="preserve">A paragraph with styled text: </w:delText>
        </w:r>
        <w:r w:rsidRPr="000E6136">
          <w:rPr>
            <w:rStyle w:val="SubtleEmphasis"/>
          </w:rPr>
          <w:delText xml:space="preserve">subtle emphasis  </w:delText>
        </w:r>
        <w:r w:rsidRPr="000E6136">
          <w:delText xml:space="preserve">followed by </w:delText>
        </w:r>
        <w:r w:rsidRPr="000E6136">
          <w:rPr>
            <w:rStyle w:val="Strong"/>
          </w:rPr>
          <w:delText xml:space="preserve">strong text </w:delText>
        </w:r>
        <w:r w:rsidRPr="000E6136">
          <w:delText xml:space="preserve">and </w:delText>
        </w:r>
        <w:r w:rsidRPr="000E6136">
          <w:rPr>
            <w:rStyle w:val="IntenseEmphasis"/>
          </w:rPr>
          <w:delText>intense emphasis</w:delText>
        </w:r>
        <w:r w:rsidRPr="000E6136"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32" w:author="Comparison" w:date="2026-09-26T15:11:00Z" w16du:dateUtc="2026-09-26T19:11:00Z"/>
        </w:rPr>
      </w:pPr>
    </w:p>
    <w:p w14:paraId="610300CA" w14:textId="4F3335EF" w:rsidR="000E6136" w:rsidRPr="000E6136" w:rsidRDefault="000E6136" w:rsidP="000E6136">
      <w:pPr>
        <w:pStyle w:val="Heading2"/>
        <w:rPr>
          <w:del w:id="33" w:author="Comparison" w:date="2026-09-26T15:11:00Z" w16du:dateUtc="2026-09-26T19:11:00Z"/>
          <w:rStyle w:val="IntenseEmphasis"/>
          <w:b/>
          <w:bCs/>
          <w:i w:val="0"/>
          <w:iCs w:val="0"/>
        </w:rPr>
      </w:pPr>
      <w:bookmarkStart w:id="34" w:name="_Paragraph_level_formatting"/>
      <w:bookmarkEnd w:id="34"/>
      <w:del w:id="35" w:author="Comparison" w:date="2026-09-26T15:11:00Z" w16du:dateUtc="2026-09-26T19:11:00Z">
        <w:r>
          <w:rPr>
            <w:rStyle w:val="IntenseEmphasis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36" w:author="Comparison" w:date="2026-09-26T15:11:00Z" w16du:dateUtc="2026-09-26T19:11:00Z"/>
        </w:rPr>
      </w:pPr>
      <w:del w:id="37" w:author="Comparison" w:date="2026-09-26T15:11:00Z" w16du:dateUtc="2026-09-26T19:11:00Z">
        <w: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38" w:author="Comparison" w:date="2026-09-26T15:11:00Z" w16du:dateUtc="2026-09-26T19:11:00Z"/>
          <w:rStyle w:val="IntenseEmphasis"/>
          <w:b/>
          <w:bCs/>
          <w:i w:val="0"/>
          <w:iCs w:val="0"/>
        </w:rPr>
      </w:pPr>
      <w:del w:id="39" w:author="Comparison" w:date="2026-09-26T15:11:00Z" w16du:dateUtc="2026-09-26T19:11:00Z">
        <w: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40" w:author="Comparison" w:date="2026-09-26T15:11:00Z" w16du:dateUtc="2026-09-26T19:11:00Z"/>
          <w:color w:val="202122"/>
          <w:shd w:val="clear" w:color="auto" w:fill="FFFFFF"/>
        </w:rPr>
      </w:pPr>
      <w:del w:id="41" w:author="Comparison" w:date="2026-09-26T15:11:00Z" w16du:dateUtc="2026-09-26T19:11:00Z">
        <w:r>
          <w:delText>Indents:</w:delText>
        </w:r>
        <w:r w:rsidRPr="000E6136">
          <w:delText xml:space="preserve"> </w:delText>
        </w:r>
        <w:r>
          <w:delText xml:space="preserve">I am just hanging here with Oscar Wilde. </w:delText>
        </w:r>
        <w:r>
          <w:rPr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42" w:author="Comparison" w:date="2026-09-26T15:11:00Z" w16du:dateUtc="2026-09-26T19:11:00Z"/>
          <w:color w:val="202122"/>
        </w:rPr>
      </w:pPr>
      <w:del w:id="43" w:author="Comparison" w:date="2026-09-26T15:11:00Z" w16du:dateUtc="2026-09-26T19:11:00Z">
        <w:r>
          <w:lastRenderedPageBreak/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4" w:author="Comparison" w:date="2026-09-26T15:11:00Z" w16du:dateUtc="2026-09-26T19:11:00Z"/>
          <w:rFonts w:ascii="Arial" w:hAnsi="Arial" w:cs="Arial"/>
          <w:color w:val="202122"/>
        </w:rPr>
      </w:pPr>
      <w:del w:id="45" w:author="Comparison" w:date="2026-09-26T15:11:00Z" w16du:dateUtc="2026-09-26T19:11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6" w:author="Comparison" w:date="2026-09-26T15:11:00Z" w16du:dateUtc="2026-09-26T19:11:00Z"/>
          <w:rFonts w:ascii="Arial" w:hAnsi="Arial" w:cs="Arial"/>
          <w:color w:val="202122"/>
        </w:rPr>
      </w:pPr>
      <w:del w:id="47" w:author="Comparison" w:date="2026-09-26T15:11:00Z" w16du:dateUtc="2026-09-26T19:11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48" w:author="Comparison" w:date="2026-09-26T15:11:00Z" w16du:dateUtc="2026-09-26T19:11:00Z"/>
        </w:rPr>
      </w:pPr>
    </w:p>
    <w:p w14:paraId="5A8ED9B4" w14:textId="39C8819E" w:rsidR="000E6136" w:rsidRDefault="00B8258C" w:rsidP="000E6136">
      <w:pPr>
        <w:pStyle w:val="Heading3"/>
        <w:rPr>
          <w:del w:id="49" w:author="Comparison" w:date="2026-09-26T15:11:00Z" w16du:dateUtc="2026-09-26T19:11:00Z"/>
        </w:rPr>
      </w:pPr>
      <w:del w:id="50" w:author="Comparison" w:date="2026-09-26T15:11:00Z" w16du:dateUtc="2026-09-26T19:11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51" w:author="Comparison" w:date="2026-09-26T15:11:00Z" w16du:dateUtc="2026-09-26T19:11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52" w:author="Comparison" w:date="2026-09-26T15:11:00Z" w16du:dateUtc="2026-09-26T19:11:00Z"/>
          <w:rFonts w:ascii="Arial" w:hAnsi="Arial" w:cs="Arial"/>
          <w:color w:val="202122"/>
        </w:rPr>
      </w:pPr>
      <w:del w:id="53" w:author="Comparison" w:date="2026-09-26T15:11:00Z" w16du:dateUtc="2026-09-26T19:11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54" w:author="Comparison" w:date="2026-09-26T15:11:00Z" w16du:dateUtc="2026-09-26T19:11:00Z"/>
          <w:color w:val="202122"/>
        </w:rPr>
      </w:pPr>
      <w:del w:id="55" w:author="Comparison" w:date="2026-09-26T15:11:00Z" w16du:dateUtc="2026-09-26T19:11:00Z">
        <w:r>
          <w:rPr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Charles Maturin</w:delText>
        </w:r>
        <w:r>
          <w:fldChar w:fldCharType="end"/>
        </w:r>
        <w:r>
          <w:rPr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and under the pseudonym </w:delText>
        </w:r>
        <w:r>
          <w:rPr>
            <w:i/>
            <w:iCs/>
            <w:color w:val="202122"/>
          </w:rPr>
          <w:delText>"Speranza"</w:delText>
        </w:r>
        <w:r>
          <w:rPr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56" w:author="Comparison" w:date="2026-09-26T15:11:00Z" w16du:dateUtc="2026-09-26T19:11:00Z"/>
        </w:rPr>
      </w:pPr>
      <w:del w:id="57" w:author="Comparison" w:date="2026-09-26T15:11:00Z" w16du:dateUtc="2026-09-26T19:11:00Z">
        <w:r>
          <w:rPr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Young Irelanders</w:delText>
        </w:r>
        <w:r>
          <w:fldChar w:fldCharType="end"/>
        </w:r>
        <w:r>
          <w:rPr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Irish nationalist</w:delText>
        </w:r>
        <w:r>
          <w:fldChar w:fldCharType="end"/>
        </w:r>
        <w:r>
          <w:rPr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58" w:author="Comparison" w:date="2026-09-26T15:11:00Z" w16du:dateUtc="2026-09-26T19:11:00Z"/>
        </w:rPr>
      </w:pPr>
      <w:bookmarkStart w:id="59" w:name="_Toc359077859"/>
      <w:del w:id="60" w:author="Comparison" w:date="2026-09-26T15:11:00Z" w16du:dateUtc="2026-09-26T19:11:00Z">
        <w:r>
          <w:delText>Dropcaps</w:delText>
        </w:r>
        <w:bookmarkEnd w:id="59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61" w:author="Comparison" w:date="2026-09-26T15:11:00Z" w16du:dateUtc="2026-09-26T19:11:00Z"/>
          <w:position w:val="-10"/>
          <w:sz w:val="117"/>
        </w:rPr>
      </w:pPr>
      <w:del w:id="62" w:author="Comparison" w:date="2026-09-26T15:11:00Z" w16du:dateUtc="2026-09-26T19:11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63" w:author="Comparison" w:date="2026-09-26T15:11:00Z" w16du:dateUtc="2026-09-26T19:11:00Z"/>
        </w:rPr>
      </w:pPr>
      <w:del w:id="64" w:author="Comparison" w:date="2026-09-26T15:11:00Z" w16du:dateUtc="2026-09-26T19:11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65" w:author="Comparison" w:date="2026-09-26T15:11:00Z" w16du:dateUtc="2026-09-26T19:11:00Z"/>
        </w:rPr>
      </w:pPr>
      <w:del w:id="66" w:author="Comparison" w:date="2026-09-26T15:11:00Z" w16du:dateUtc="2026-09-26T19:11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67" w:author="Comparison" w:date="2026-09-26T15:11:00Z" w16du:dateUtc="2026-09-26T19:11:00Z"/>
        </w:rPr>
      </w:pPr>
      <w:del w:id="68" w:author="Comparison" w:date="2026-09-26T15:11:00Z" w16du:dateUtc="2026-09-26T19:11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69" w:author="Comparison" w:date="2026-09-26T15:11:00Z" w16du:dateUtc="2026-09-26T19:11:00Z"/>
        </w:rPr>
      </w:pPr>
      <w:del w:id="70" w:author="Comparison" w:date="2026-09-26T15:11:00Z" w16du:dateUtc="2026-09-26T19:11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71" w:author="Comparison" w:date="2026-09-26T15:11:00Z" w16du:dateUtc="2026-09-26T19:11:00Z"/>
        </w:rPr>
      </w:pPr>
      <w:del w:id="72" w:author="Comparison" w:date="2026-09-26T15:11:00Z" w16du:dateUtc="2026-09-26T19:11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73" w:author="Comparison" w:date="2026-09-26T15:11:00Z" w16du:dateUtc="2026-09-26T19:11:00Z"/>
        </w:rPr>
      </w:pPr>
    </w:p>
    <w:p w14:paraId="2EEF9783" w14:textId="6C9815A2" w:rsidR="00B37BA3" w:rsidRDefault="0095460A" w:rsidP="00B8258C">
      <w:pPr>
        <w:spacing w:before="600"/>
        <w:rPr>
          <w:del w:id="74" w:author="Comparison" w:date="2026-09-26T15:11:00Z" w16du:dateUtc="2026-09-26T19:11:00Z"/>
        </w:rPr>
      </w:pPr>
      <w:del w:id="75" w:author="Comparison" w:date="2026-09-26T15:11:00Z" w16du:dateUtc="2026-09-26T19:11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76" w:author="Comparison" w:date="2026-09-26T15:11:00Z" w16du:dateUtc="2026-09-26T19:11:00Z"/>
        </w:rPr>
      </w:pPr>
      <w:del w:id="77" w:author="Comparison" w:date="2026-09-26T15:11:00Z" w16du:dateUtc="2026-09-26T19:11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78" w:author="Comparison" w:date="2026-09-26T15:11:00Z" w16du:dateUtc="2026-09-26T19:11:00Z"/>
          <w:rFonts w:ascii="Times New Roman" w:hAnsi="Times New Roman"/>
        </w:rPr>
      </w:pPr>
      <w:del w:id="79" w:author="Comparison" w:date="2026-09-26T15:11:00Z" w16du:dateUtc="2026-09-26T19:11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80" w:author="Comparison" w:date="2026-09-26T15:11:00Z" w16du:dateUtc="2026-09-26T19:11:00Z"/>
          <w:rFonts w:ascii="Times New Roman" w:hAnsi="Times New Roman"/>
        </w:rPr>
      </w:pPr>
      <w:del w:id="81" w:author="Comparison" w:date="2026-09-26T15:11:00Z" w16du:dateUtc="2026-09-26T19:11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82" w:author="Comparison" w:date="2026-09-26T15:11:00Z" w16du:dateUtc="2026-09-26T19:11:00Z"/>
          <w:rFonts w:ascii="Times New Roman" w:hAnsi="Times New Roman"/>
        </w:rPr>
      </w:pPr>
      <w:commentRangeStart w:id="83"/>
      <w:del w:id="84" w:author="Comparison" w:date="2026-09-26T15:11:00Z" w16du:dateUtc="2026-09-26T19:11:00Z">
        <w:r>
          <w:rPr>
            <w:rFonts w:ascii="Times New Roman" w:hAnsi="Times New Roman"/>
          </w:rPr>
          <w:delText>And we have comments~!</w:delText>
        </w:r>
        <w:commentRangeEnd w:id="83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83"/>
        </w:r>
      </w:del>
    </w:p>
    <w:p w14:paraId="7855F71A" w14:textId="0812359F" w:rsidR="00B37BA3" w:rsidRDefault="00B37BA3" w:rsidP="00B8258C">
      <w:pPr>
        <w:spacing w:before="600"/>
        <w:rPr>
          <w:del w:id="85" w:author="Comparison" w:date="2026-09-26T15:11:00Z" w16du:dateUtc="2026-09-26T19:11:00Z"/>
          <w:rFonts w:ascii="Times New Roman" w:hAnsi="Times New Roman"/>
        </w:rPr>
      </w:pPr>
      <w:del w:id="86" w:author="Comparison" w:date="2026-09-26T15:11:00Z" w16du:dateUtc="2026-09-26T19:11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87" w:author="Comparison" w:date="2026-09-26T15:11:00Z" w16du:dateUtc="2026-09-26T19:11:00Z"/>
        </w:rPr>
      </w:pPr>
    </w:p>
    <w:p w14:paraId="0DA95969" w14:textId="77777777" w:rsidR="00B8258C" w:rsidRDefault="00B8258C" w:rsidP="00B8258C">
      <w:pPr>
        <w:spacing w:before="600"/>
        <w:rPr>
          <w:del w:id="88" w:author="Comparison" w:date="2026-09-26T15:11:00Z" w16du:dateUtc="2026-09-26T19:11:00Z"/>
        </w:rPr>
      </w:pPr>
    </w:p>
    <w:p w14:paraId="57FD32A2" w14:textId="77777777" w:rsidR="00B8258C" w:rsidRDefault="00B8258C" w:rsidP="00B8258C">
      <w:pPr>
        <w:spacing w:before="600"/>
        <w:rPr>
          <w:del w:id="89" w:author="Comparison" w:date="2026-09-26T15:11:00Z" w16du:dateUtc="2026-09-26T19:11:00Z"/>
        </w:rPr>
      </w:pPr>
    </w:p>
    <w:p w14:paraId="14121DEC" w14:textId="77777777" w:rsidR="000E6136" w:rsidRDefault="000E6136" w:rsidP="00A900CE">
      <w:pPr>
        <w:rPr>
          <w:del w:id="90" w:author="Comparison" w:date="2026-09-26T15:11:00Z" w16du:dateUtc="2026-09-26T19:11:00Z"/>
        </w:rPr>
      </w:pPr>
    </w:p>
    <w:p w14:paraId="1D400E32" w14:textId="2CBF510E" w:rsidR="00A900CE" w:rsidRDefault="00A900CE" w:rsidP="00A900CE">
      <w:pPr>
        <w:rPr>
          <w:del w:id="91" w:author="Comparison" w:date="2026-09-26T15:11:00Z" w16du:dateUtc="2026-09-26T19:11:00Z"/>
        </w:rPr>
      </w:pPr>
      <w:del w:id="92" w:author="Comparison" w:date="2026-09-26T15:11:00Z" w16du:dateUtc="2026-09-26T19:11:00Z">
        <w:r>
          <w:delText>And there can be empty pages:</w:delText>
        </w:r>
      </w:del>
    </w:p>
    <w:p w14:paraId="74381F2D" w14:textId="77777777" w:rsidR="00A900CE" w:rsidRDefault="00A900CE" w:rsidP="00D254B5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98" w:author="Comparison" w:date="2026-09-26T15:11:00Z" w16du:dateUtc="2026-09-26T19:11:00Z">
        <w:sectPr w:rsidR="00A900CE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Nick Bernal" w:date="2025-09-24T00:37:00Z" w:initials="">
    <w:p w14:paraId="00000004" w14:textId="77777777" w:rsidR="006A30F5" w:rsidRDefault="003B49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97378">
        <w:rPr>
          <w:color w:val="000000"/>
        </w:rPr>
        <w:t>comment on text</w:t>
      </w:r>
    </w:p>
  </w:comment>
  <w:comment w:id="13" w:author="Nick Bernal" w:date="2025-09-24T00:37:00Z" w:initials="">
    <w:p w14:paraId="00000003" w14:textId="77777777" w:rsidR="006A30F5" w:rsidRDefault="003B49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97378">
        <w:rPr>
          <w:color w:val="000000"/>
        </w:rPr>
        <w:t>BLANK</w:t>
      </w:r>
    </w:p>
  </w:comment>
  <w:comment w:id="8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BB68CC" w14:textId="77777777" w:rsidR="00997378" w:rsidRDefault="00997378" w:rsidP="00B37BA3">
      <w:pPr>
        <w:spacing w:line="240" w:lineRule="auto"/>
      </w:pPr>
      <w:r>
        <w:separator/>
      </w:r>
    </w:p>
  </w:endnote>
  <w:endnote w:type="continuationSeparator" w:id="0">
    <w:p w14:paraId="55804386" w14:textId="77777777" w:rsidR="00997378" w:rsidRDefault="00997378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4" w:author="Comparison" w:date="2026-09-26T15:11:00Z" w16du:dateUtc="2026-09-26T19:1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9Char"/>
      <w:pPrChange w:id="95" w:author="Comparison" w:date="2026-09-26T15:11:00Z" w16du:dateUtc="2026-09-26T19:11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6" w:author="Comparison" w:date="2026-09-26T15:11:00Z" w16du:dateUtc="2026-09-26T19:1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9Char"/>
      <w:pPrChange w:id="97" w:author="Comparison" w:date="2026-09-26T15:11:00Z" w16du:dateUtc="2026-09-26T19:11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BF08DE" w14:textId="77777777" w:rsidR="00997378" w:rsidRDefault="00997378" w:rsidP="00B37BA3">
      <w:pPr>
        <w:spacing w:line="240" w:lineRule="auto"/>
      </w:pPr>
      <w:r>
        <w:separator/>
      </w:r>
    </w:p>
  </w:footnote>
  <w:footnote w:type="continuationSeparator" w:id="0">
    <w:p w14:paraId="2E99705E" w14:textId="77777777" w:rsidR="00997378" w:rsidRDefault="00997378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A4F8F2" w14:textId="77777777" w:rsidR="00D254B5" w:rsidRDefault="00D254B5">
    <w:pPr>
      <w:pStyle w:val="Heading7Char"/>
      <w:pPrChange w:id="93" w:author="Comparison" w:date="2026-09-26T15:11:00Z" w16du:dateUtc="2026-09-26T19:11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422E"/>
    <w:rsid w:val="000E6136"/>
    <w:rsid w:val="00103680"/>
    <w:rsid w:val="001321F7"/>
    <w:rsid w:val="002D31B0"/>
    <w:rsid w:val="00394416"/>
    <w:rsid w:val="003B496E"/>
    <w:rsid w:val="004B02A2"/>
    <w:rsid w:val="006A30F5"/>
    <w:rsid w:val="007D64BB"/>
    <w:rsid w:val="00835ADC"/>
    <w:rsid w:val="008A1DF4"/>
    <w:rsid w:val="008B0B28"/>
    <w:rsid w:val="0095460A"/>
    <w:rsid w:val="00957044"/>
    <w:rsid w:val="00997378"/>
    <w:rsid w:val="00A4510A"/>
    <w:rsid w:val="00A900CE"/>
    <w:rsid w:val="00AF4127"/>
    <w:rsid w:val="00B37BA3"/>
    <w:rsid w:val="00B8258C"/>
    <w:rsid w:val="00C95FFA"/>
    <w:rsid w:val="00D128C0"/>
    <w:rsid w:val="00D254B5"/>
    <w:rsid w:val="00D46AC3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pPrChange w:id="0" w:author="Comparison" w:date="2026-09-26T15:11:00Z">
        <w:pPr>
          <w:spacing w:line="276" w:lineRule="auto"/>
          <w:ind w:firstLine="432"/>
        </w:pPr>
      </w:pPrChange>
    </w:pPr>
    <w:rPr>
      <w:rFonts w:ascii="Arial" w:eastAsia="Arial" w:hAnsi="Arial" w:cs="Arial"/>
      <w:kern w:val="0"/>
      <w:sz w:val="22"/>
      <w:szCs w:val="22"/>
      <w:lang w:val="en"/>
      <w14:ligatures w14:val="none"/>
      <w:rPrChange w:id="0" w:author="Comparison" w:date="2026-09-26T15:11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9-26T15:11:00Z">
        <w:pPr>
          <w:keepNext/>
          <w:keepLines/>
          <w:spacing w:before="360" w:after="80" w:line="276" w:lineRule="auto"/>
          <w:outlineLvl w:val="0"/>
        </w:pPr>
      </w:pPrChange>
    </w:pPr>
    <w:rPr>
      <w:sz w:val="40"/>
      <w:szCs w:val="40"/>
      <w:rPrChange w:id="1" w:author="Comparison" w:date="2026-09-26T15:11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9-26T15:11:00Z">
        <w:pPr>
          <w:keepNext/>
          <w:keepLines/>
          <w:spacing w:before="160" w:after="80" w:line="276" w:lineRule="auto"/>
          <w:outlineLvl w:val="1"/>
        </w:pPr>
      </w:pPrChange>
    </w:pPr>
    <w:rPr>
      <w:sz w:val="32"/>
      <w:szCs w:val="32"/>
      <w:rPrChange w:id="2" w:author="Comparison" w:date="2026-09-26T15:11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9-26T15:11:00Z">
        <w:pPr>
          <w:keepNext/>
          <w:keepLines/>
          <w:spacing w:before="16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9-26T15:11:00Z">
        <w:rPr>
          <w:rFonts w:ascii="Arial" w:eastAsiaTheme="majorEastAsia" w:hAnsi="Arial" w:cstheme="majorBidi"/>
          <w:color w:val="0F4761" w:themeColor="accent1" w:themeShade="BF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9-26T15:11:00Z">
        <w:pPr>
          <w:keepNext/>
          <w:keepLines/>
          <w:spacing w:before="80" w:after="4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9-26T15:11:00Z">
        <w:rPr>
          <w:rFonts w:ascii="Arial" w:eastAsiaTheme="majorEastAsia" w:hAnsi="Arial" w:cstheme="majorBidi"/>
          <w:i/>
          <w:iCs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9-26T15:11:00Z">
        <w:pPr>
          <w:keepNext/>
          <w:keepLines/>
          <w:spacing w:before="80" w:after="40" w:line="276" w:lineRule="auto"/>
          <w:outlineLvl w:val="4"/>
        </w:pPr>
      </w:pPrChange>
    </w:pPr>
    <w:rPr>
      <w:color w:val="666666"/>
      <w:rPrChange w:id="5" w:author="Comparison" w:date="2026-09-26T15:11:00Z">
        <w:rPr>
          <w:rFonts w:ascii="Arial" w:eastAsiaTheme="majorEastAsia" w:hAnsi="Arial" w:cstheme="majorBidi"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9-26T15:11:00Z">
        <w:pPr>
          <w:keepNext/>
          <w:keepLines/>
          <w:spacing w:before="40" w:line="276" w:lineRule="auto"/>
          <w:outlineLvl w:val="5"/>
        </w:pPr>
      </w:pPrChange>
    </w:pPr>
    <w:rPr>
      <w:i/>
      <w:color w:val="666666"/>
      <w:rPrChange w:id="6" w:author="Comparison" w:date="2026-09-26T15:11:00Z">
        <w:rPr>
          <w:rFonts w:ascii="Arial" w:eastAsiaTheme="majorEastAsia" w:hAnsi="Arial" w:cstheme="majorBidi"/>
          <w:i/>
          <w:iCs/>
          <w:color w:val="595959" w:themeColor="text1" w:themeTint="A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7" w:author="Comparison" w:date="2026-09-26T15:11:00Z">
        <w:pPr>
          <w:spacing w:after="80"/>
          <w:contextualSpacing/>
        </w:pPr>
      </w:pPrChange>
    </w:pPr>
    <w:rPr>
      <w:sz w:val="52"/>
      <w:szCs w:val="52"/>
      <w:rPrChange w:id="7" w:author="Comparison" w:date="2026-09-26T15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8" w:author="Comparison" w:date="2026-09-26T15:11:00Z">
        <w:pPr>
          <w:numPr>
            <w:ilvl w:val="1"/>
          </w:numPr>
          <w:spacing w:line="276" w:lineRule="auto"/>
          <w:ind w:firstLine="432"/>
        </w:pPr>
      </w:pPrChange>
    </w:pPr>
    <w:rPr>
      <w:color w:val="666666"/>
      <w:sz w:val="30"/>
      <w:szCs w:val="30"/>
      <w:rPrChange w:id="8" w:author="Comparison" w:date="2026-09-26T15:11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D254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54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4B5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2025-09-19T16:33:00Z</dcterms:created>
  <dcterms:modified xsi:type="dcterms:W3CDTF">2026-09-26T19:11:00Z</dcterms:modified>
</cp:coreProperties>
</file>