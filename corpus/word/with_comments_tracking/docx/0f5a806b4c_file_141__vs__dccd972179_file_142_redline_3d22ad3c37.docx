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4948A" w14:textId="77777777" w:rsidR="00B14B7B" w:rsidRDefault="00B14B7B">
      <w:pPr>
        <w:rPr>
          <w:b/>
          <w:rPrChange w:id="0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</w:pPr>
      <w:r>
        <w:rPr>
          <w:b/>
          <w:rPrChange w:id="1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>file_</w:t>
      </w:r>
      <w:ins w:id="2" w:author="Arthur Souza Rodrigues" w:date="2026-07-10T21:49:00Z" w16du:dateUtc="2026-07-11T01:49:00Z">
        <w:r w:rsidR="003C6C97">
          <w:rPr>
            <w:b/>
            <w:bCs/>
          </w:rPr>
          <w:t>142</w:t>
        </w:r>
      </w:ins>
      <w:del w:id="3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delText>141</w:delText>
        </w:r>
      </w:del>
      <w:r>
        <w:rPr>
          <w:b/>
          <w:rPrChange w:id="4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>.docx</w:t>
      </w:r>
    </w:p>
    <w:p w14:paraId="6384C32D" w14:textId="19703817" w:rsidR="0050181B" w:rsidRDefault="00267491">
      <w:ins w:id="5" w:author="Arthur Souza Rodrigues" w:date="2026-07-10T21:49:00Z" w16du:dateUtc="2026-07-11T01:49:00Z">
        <w:r>
          <w:rPr>
            <w:b/>
            <w:bCs/>
          </w:rPr>
          <w:t>Bold Text Formatting</w:t>
        </w:r>
      </w:ins>
      <w:commentRangeStart w:id="6"/>
      <w:commentRangeStart w:id="7"/>
      <w:del w:id="8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delText>Verdana Font</w:delText>
        </w:r>
      </w:del>
      <w:r>
        <w:rPr>
          <w:b/>
          <w:rPrChange w:id="9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7740910D" w14:textId="77777777" w:rsidR="0050181B" w:rsidRDefault="00267491">
      <w:r>
        <w:rPr>
          <w:b/>
          <w:rPrChange w:id="10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 xml:space="preserve">This document </w:t>
      </w:r>
      <w:ins w:id="11" w:author="Arthur Souza Rodrigues" w:date="2026-07-10T21:49:00Z" w16du:dateUtc="2026-07-11T01:49:00Z">
        <w:r>
          <w:rPr>
            <w:b/>
            <w:bCs/>
          </w:rPr>
          <w:t>demonstrates bold text formatting</w:t>
        </w:r>
      </w:ins>
      <w:del w:id="12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delText>uses the Verdana font family</w:delText>
        </w:r>
      </w:del>
      <w:r>
        <w:rPr>
          <w:b/>
          <w:rPrChange w:id="13" w:author="Arthur Souza Rodrigues" w:date="2026-07-10T21:49:00Z" w16du:dateUtc="2026-07-11T01:49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03099BA8" w14:textId="77777777" w:rsidR="0050181B" w:rsidRDefault="00267491">
      <w:ins w:id="14" w:author="Arthur Souza Rodrigues" w:date="2026-07-10T21:49:00Z" w16du:dateUtc="2026-07-11T01:49:00Z">
        <w:r>
          <w:rPr>
            <w:b/>
            <w:bCs/>
          </w:rPr>
          <w:t>This text is bold.</w:t>
        </w:r>
      </w:ins>
      <w:del w:id="15" w:author="Arthur Souza Rodrigues" w:date="2026-07-10T21:49:00Z" w16du:dateUtc="2026-07-11T01:49:00Z">
        <w:r>
          <w:rPr>
            <w:rFonts w:ascii="Verdana, Geneva, sans-serif" w:hAnsi="Verdana, Geneva, sans-serif" w:cs="Verdana, Geneva, sans-serif"/>
          </w:rPr>
          <w:delText>Verdana is a highly readable sans-serif font.</w:delText>
        </w:r>
        <w:commentRangeEnd w:id="6"/>
        <w:r w:rsidR="00F42E24">
          <w:rPr>
            <w:rStyle w:val="CommentReference"/>
            <w:sz w:val="22"/>
            <w:szCs w:val="20"/>
          </w:rPr>
          <w:commentReference w:id="6"/>
        </w:r>
        <w:commentRangeEnd w:id="7"/>
        <w:r w:rsidR="00F42E24">
          <w:rPr>
            <w:rStyle w:val="CommentReference"/>
            <w:sz w:val="22"/>
            <w:szCs w:val="20"/>
          </w:rPr>
          <w:commentReference w:id="7"/>
        </w:r>
      </w:del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7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2A2EF2"/>
    <w:rsid w:val="0033635D"/>
    <w:rsid w:val="003C6C97"/>
    <w:rsid w:val="004E7307"/>
    <w:rsid w:val="0050181B"/>
    <w:rsid w:val="00A82F04"/>
    <w:rsid w:val="00B14B7B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2026-07-11T01:49:00Z</dcterms:modified>
</cp:coreProperties>
</file>