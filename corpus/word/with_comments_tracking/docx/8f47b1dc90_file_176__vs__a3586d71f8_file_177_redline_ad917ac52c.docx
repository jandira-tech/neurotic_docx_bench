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910AE" w14:textId="77777777" w:rsidR="00C0357D" w:rsidRDefault="00C0357D">
      <w:pPr>
        <w:rPr>
          <w:highlight w:val="yellow"/>
          <w:rPrChange w:id="4" w:author="Arthur Souza Rodrigues" w:date="2026-07-10T21:51:00Z" w16du:dateUtc="2026-07-11T01:51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7-10T21:51:00Z" w16du:dateUtc="2026-07-11T01:51:00Z">
          <w:pPr>
            <w:spacing w:after="20"/>
          </w:pPr>
        </w:pPrChange>
      </w:pPr>
      <w:r>
        <w:rPr>
          <w:highlight w:val="yellow"/>
          <w:rPrChange w:id="6" w:author="Arthur Souza Rodrigues" w:date="2026-07-10T21:51:00Z" w16du:dateUtc="2026-07-11T01:51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7-10T21:51:00Z" w16du:dateUtc="2026-07-11T01:51:00Z">
        <w:r w:rsidR="004C3522">
          <w:rPr>
            <w:highlight w:val="yellow"/>
          </w:rPr>
          <w:t>177</w:t>
        </w:r>
      </w:ins>
      <w:del w:id="8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delText>176</w:delText>
        </w:r>
      </w:del>
      <w:r>
        <w:rPr>
          <w:highlight w:val="yellow"/>
          <w:rPrChange w:id="9" w:author="Arthur Souza Rodrigues" w:date="2026-07-10T21:51:00Z" w16du:dateUtc="2026-07-11T01:51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58BDB24A" w14:textId="15D24068" w:rsidR="001D5E93" w:rsidRDefault="009902D6">
      <w:pPr>
        <w:rPr>
          <w:ins w:id="10" w:author="Arthur Souza Rodrigues" w:date="2026-07-10T21:51:00Z" w16du:dateUtc="2026-07-11T01:51:00Z"/>
        </w:rPr>
      </w:pPr>
      <w:ins w:id="11" w:author="Arthur Souza Rodrigues" w:date="2026-07-10T21:51:00Z" w16du:dateUtc="2026-07-11T01:51:00Z">
        <w:r>
          <w:rPr>
            <w:highlight w:val="yellow"/>
          </w:rPr>
          <w:t>Yellow Highlight Demo</w:t>
        </w:r>
      </w:ins>
    </w:p>
    <w:p w14:paraId="006DA9F0" w14:textId="77777777" w:rsidR="001D5E93" w:rsidRDefault="009902D6">
      <w:pPr>
        <w:rPr>
          <w:ins w:id="12" w:author="Arthur Souza Rodrigues" w:date="2026-07-10T21:51:00Z" w16du:dateUtc="2026-07-11T01:51:00Z"/>
        </w:rPr>
      </w:pPr>
      <w:ins w:id="13" w:author="Arthur Souza Rodrigues" w:date="2026-07-10T21:51:00Z" w16du:dateUtc="2026-07-11T01:51:00Z">
        <w:r>
          <w:rPr>
            <w:highlight w:val="yellow"/>
          </w:rPr>
          <w:t>This document demonstrates yellow text highlighting.</w:t>
        </w:r>
      </w:ins>
    </w:p>
    <w:p w14:paraId="2313C800" w14:textId="62D412FB" w:rsidR="0031481F" w:rsidRDefault="009902D6">
      <w:pPr>
        <w:spacing w:after="20"/>
        <w:rPr>
          <w:del w:id="14" w:author="Arthur Souza Rodrigues" w:date="2026-07-10T21:51:00Z" w16du:dateUtc="2026-07-11T01:51:00Z"/>
        </w:rPr>
      </w:pPr>
      <w:ins w:id="15" w:author="Arthur Souza Rodrigues" w:date="2026-07-10T21:51:00Z" w16du:dateUtc="2026-07-11T01:51:00Z">
        <w:r>
          <w:rPr>
            <w:highlight w:val="yellow"/>
          </w:rPr>
          <w:t>Highlighted text stands out for easy reference and review.</w:t>
        </w:r>
      </w:ins>
      <w:commentRangeStart w:id="16"/>
      <w:commentRangeStart w:id="17"/>
      <w:del w:id="18" w:author="Arthur Souza Rodrigues" w:date="2026-07-10T21:51:00Z" w16du:dateUtc="2026-07-11T01:51:00Z">
        <w:r w:rsidR="00E93D03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A91964" w14:textId="77777777" w:rsidR="0031481F" w:rsidRDefault="00E93D03">
      <w:pPr>
        <w:spacing w:after="60"/>
        <w:rPr>
          <w:del w:id="19" w:author="Arthur Souza Rodrigues" w:date="2026-07-10T21:51:00Z" w16du:dateUtc="2026-07-11T01:51:00Z"/>
        </w:rPr>
      </w:pPr>
      <w:del w:id="20" w:author="Arthur Souza Rodrigues" w:date="2026-07-10T21:51:00Z" w16du:dateUtc="2026-07-11T01:51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31481F" w:rsidRDefault="0031481F">
      <w:pPr>
        <w:spacing w:after="60"/>
        <w:rPr>
          <w:del w:id="21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22" w:author="Arthur Souza Rodrigues" w:date="2026-07-10T21:51:00Z" w16du:dateUtc="2026-07-11T01:5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93D03">
            <w:pPr>
              <w:rPr>
                <w:del w:id="23" w:author="Arthur Souza Rodrigues" w:date="2026-07-10T21:51:00Z" w16du:dateUtc="2026-07-11T01:51:00Z"/>
              </w:rPr>
            </w:pPr>
            <w:del w:id="24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31481F">
                <w:fldChar w:fldCharType="begin"/>
              </w:r>
              <w:r w:rsidR="0031481F">
                <w:delInstrText>HYPERLINK "https://www.npmjs.com/package/@eigenpal/docx-js-editor"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31481F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93D03">
            <w:pPr>
              <w:rPr>
                <w:del w:id="25" w:author="Arthur Souza Rodrigues" w:date="2026-07-10T21:51:00Z" w16du:dateUtc="2026-07-11T01:51:00Z"/>
              </w:rPr>
            </w:pPr>
            <w:del w:id="2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31481F">
                <w:fldChar w:fldCharType="begin"/>
              </w:r>
              <w:r w:rsidR="0031481F">
                <w:delInstrText>HYPERLINK "https://github.com/eigenpal/docx-editor"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31481F">
                <w:fldChar w:fldCharType="end"/>
              </w:r>
            </w:del>
          </w:p>
        </w:tc>
      </w:tr>
    </w:tbl>
    <w:p w14:paraId="60C47B2A" w14:textId="77777777" w:rsidR="0031481F" w:rsidRDefault="00E93D03">
      <w:pPr>
        <w:pBdr>
          <w:bottom w:val="single" w:sz="3" w:space="4" w:color="E2E8F0"/>
        </w:pBdr>
        <w:spacing w:before="300" w:after="80"/>
        <w:rPr>
          <w:del w:id="27" w:author="Arthur Souza Rodrigues" w:date="2026-07-10T21:51:00Z" w16du:dateUtc="2026-07-11T01:51:00Z"/>
        </w:rPr>
      </w:pPr>
      <w:del w:id="28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0EC5B0AE" w:rsidR="0031481F" w:rsidRDefault="00E93D03">
      <w:pPr>
        <w:spacing w:before="60" w:after="60"/>
        <w:rPr>
          <w:del w:id="29" w:author="Arthur Souza Rodrigues" w:date="2026-07-10T21:51:00Z" w16du:dateUtc="2026-07-11T01:51:00Z"/>
        </w:rPr>
      </w:pPr>
      <w:del w:id="30" w:author="Arthur Souza Rodrigues" w:date="2026-07-10T21:51:00Z" w16du:dateUtc="2026-07-11T01:51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31481F" w:rsidRDefault="0031481F">
      <w:pPr>
        <w:spacing w:before="60"/>
        <w:rPr>
          <w:del w:id="31" w:author="Arthur Souza Rodrigues" w:date="2026-07-10T21:51:00Z" w16du:dateUtc="2026-07-11T01:51:00Z"/>
        </w:rPr>
      </w:pPr>
    </w:p>
    <w:p w14:paraId="28B83400" w14:textId="5117B1BE" w:rsidR="0031481F" w:rsidRDefault="00E93D03">
      <w:pPr>
        <w:spacing w:before="60" w:after="60"/>
        <w:rPr>
          <w:del w:id="32" w:author="Arthur Souza Rodrigues" w:date="2026-07-10T21:51:00Z" w16du:dateUtc="2026-07-11T01:51:00Z"/>
        </w:rPr>
      </w:pPr>
      <w:del w:id="33" w:author="Arthur Souza Rodrigues" w:date="2026-07-10T21:51:00Z" w16du:dateUtc="2026-07-11T01:51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1ACD3EF5" w14:textId="77777777" w:rsidR="0031481F" w:rsidRDefault="0031481F">
      <w:pPr>
        <w:spacing w:before="80"/>
        <w:rPr>
          <w:del w:id="34" w:author="Arthur Souza Rodrigues" w:date="2026-07-10T21:51:00Z" w16du:dateUtc="2026-07-11T01:5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35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93D03">
            <w:pPr>
              <w:rPr>
                <w:del w:id="36" w:author="Arthur Souza Rodrigues" w:date="2026-07-10T21:51:00Z" w16du:dateUtc="2026-07-11T01:51:00Z"/>
              </w:rPr>
            </w:pPr>
            <w:del w:id="3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7CBEE50D" w14:textId="77777777" w:rsidR="0031481F" w:rsidRDefault="00E93D03">
            <w:pPr>
              <w:rPr>
                <w:del w:id="38" w:author="Arthur Souza Rodrigues" w:date="2026-07-10T21:51:00Z" w16du:dateUtc="2026-07-11T01:51:00Z"/>
              </w:rPr>
            </w:pPr>
            <w:del w:id="3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2D7B6896" w14:textId="6D263800" w:rsidR="0031481F" w:rsidRDefault="0031481F">
            <w:pPr>
              <w:rPr>
                <w:del w:id="40" w:author="Arthur Souza Rodrigues" w:date="2026-07-10T21:51:00Z" w16du:dateUtc="2026-07-11T01:51:00Z"/>
              </w:rPr>
            </w:pPr>
          </w:p>
          <w:p w14:paraId="567EA400" w14:textId="30A68100" w:rsidR="0031481F" w:rsidRDefault="00E93D03">
            <w:pPr>
              <w:rPr>
                <w:del w:id="41" w:author="Arthur Souza Rodrigues" w:date="2026-07-10T21:51:00Z" w16du:dateUtc="2026-07-11T01:51:00Z"/>
              </w:rPr>
            </w:pPr>
            <w:del w:id="4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73A7E944" w14:textId="1F183200" w:rsidR="0031481F" w:rsidRDefault="00E93D03">
            <w:pPr>
              <w:rPr>
                <w:del w:id="43" w:author="Arthur Souza Rodrigues" w:date="2026-07-10T21:51:00Z" w16du:dateUtc="2026-07-11T01:51:00Z"/>
              </w:rPr>
            </w:pPr>
            <w:del w:id="4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31481F" w:rsidRDefault="00E93D03">
            <w:pPr>
              <w:rPr>
                <w:del w:id="45" w:author="Arthur Souza Rodrigues" w:date="2026-07-10T21:51:00Z" w16du:dateUtc="2026-07-11T01:51:00Z"/>
              </w:rPr>
            </w:pPr>
            <w:del w:id="4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31481F" w:rsidRDefault="00E93D03">
            <w:pPr>
              <w:rPr>
                <w:del w:id="47" w:author="Arthur Souza Rodrigues" w:date="2026-07-10T21:51:00Z" w16du:dateUtc="2026-07-11T01:51:00Z"/>
              </w:rPr>
            </w:pPr>
            <w:del w:id="4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83D17EE" w14:textId="4854BC00" w:rsidR="0031481F" w:rsidRDefault="00E93D03">
            <w:pPr>
              <w:rPr>
                <w:del w:id="49" w:author="Arthur Souza Rodrigues" w:date="2026-07-10T21:51:00Z" w16du:dateUtc="2026-07-11T01:51:00Z"/>
              </w:rPr>
            </w:pPr>
            <w:del w:id="5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31481F" w:rsidRDefault="00E93D03">
            <w:pPr>
              <w:rPr>
                <w:del w:id="51" w:author="Arthur Souza Rodrigues" w:date="2026-07-10T21:51:00Z" w16du:dateUtc="2026-07-11T01:51:00Z"/>
              </w:rPr>
            </w:pPr>
            <w:del w:id="5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639A3F70" w14:textId="77777777" w:rsidR="0031481F" w:rsidRDefault="00E93D03">
            <w:pPr>
              <w:rPr>
                <w:del w:id="53" w:author="Arthur Souza Rodrigues" w:date="2026-07-10T21:51:00Z" w16du:dateUtc="2026-07-11T01:51:00Z"/>
              </w:rPr>
            </w:pPr>
            <w:del w:id="5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6A43CA43" w14:textId="77777777" w:rsidR="0031481F" w:rsidRDefault="00E93D03">
            <w:pPr>
              <w:rPr>
                <w:del w:id="55" w:author="Arthur Souza Rodrigues" w:date="2026-07-10T21:51:00Z" w16du:dateUtc="2026-07-11T01:51:00Z"/>
              </w:rPr>
            </w:pPr>
            <w:del w:id="5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commentRangeEnd w:id="16"/>
    <w:p w14:paraId="2163BE00" w14:textId="77777777" w:rsidR="0031481F" w:rsidRDefault="00ED30A4">
      <w:pPr>
        <w:spacing w:before="160"/>
        <w:rPr>
          <w:del w:id="57" w:author="Arthur Souza Rodrigues" w:date="2026-07-10T21:51:00Z" w16du:dateUtc="2026-07-11T01:51:00Z"/>
        </w:rPr>
      </w:pPr>
      <w:del w:id="58" w:author="Arthur Souza Rodrigues" w:date="2026-07-10T21:51:00Z" w16du:dateUtc="2026-07-11T01:51:00Z">
        <w:r>
          <w:rPr>
            <w:rStyle w:val="CommentReference"/>
            <w:sz w:val="22"/>
            <w:szCs w:val="22"/>
          </w:rPr>
          <w:commentReference w:id="16"/>
        </w:r>
        <w:commentRangeEnd w:id="17"/>
        <w:r>
          <w:rPr>
            <w:rStyle w:val="CommentReference"/>
            <w:sz w:val="22"/>
            <w:szCs w:val="22"/>
          </w:rPr>
          <w:commentReference w:id="17"/>
        </w:r>
      </w:del>
    </w:p>
    <w:p w14:paraId="124B2800" w14:textId="77777777" w:rsidR="0031481F" w:rsidRDefault="00E93D03">
      <w:pPr>
        <w:pBdr>
          <w:bottom w:val="single" w:sz="3" w:space="4" w:color="E2E8F0"/>
        </w:pBdr>
        <w:spacing w:before="300" w:after="80"/>
        <w:rPr>
          <w:del w:id="59" w:author="Arthur Souza Rodrigues" w:date="2026-07-10T21:51:00Z" w16du:dateUtc="2026-07-11T01:51:00Z"/>
        </w:rPr>
      </w:pPr>
      <w:del w:id="60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31481F" w:rsidRDefault="00E93D03">
      <w:pPr>
        <w:spacing w:before="60" w:after="60"/>
        <w:rPr>
          <w:del w:id="61" w:author="Arthur Souza Rodrigues" w:date="2026-07-10T21:51:00Z" w16du:dateUtc="2026-07-11T01:51:00Z"/>
        </w:rPr>
      </w:pPr>
      <w:del w:id="62" w:author="Arthur Souza Rodrigues" w:date="2026-07-10T21:51:00Z" w16du:dateUtc="2026-07-11T01:51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31481F" w:rsidRDefault="0031481F">
      <w:pPr>
        <w:spacing w:before="80"/>
        <w:rPr>
          <w:del w:id="63" w:author="Arthur Souza Rodrigues" w:date="2026-07-10T21:51:00Z" w16du:dateUtc="2026-07-11T01:51:00Z"/>
        </w:rPr>
      </w:pPr>
    </w:p>
    <w:p w14:paraId="7EB872EE" w14:textId="15C85C00" w:rsidR="0031481F" w:rsidRDefault="00E93D03">
      <w:pPr>
        <w:spacing w:before="180" w:after="40"/>
        <w:rPr>
          <w:del w:id="64" w:author="Arthur Souza Rodrigues" w:date="2026-07-10T21:51:00Z" w16du:dateUtc="2026-07-11T01:51:00Z"/>
        </w:rPr>
      </w:pPr>
      <w:del w:id="65" w:author="Arthur Souza Rodrigues" w:date="2026-07-10T21:51:00Z" w16du:dateUtc="2026-07-11T01:51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31481F" w:rsidRDefault="00E93D03">
      <w:pPr>
        <w:spacing w:before="60" w:after="60"/>
        <w:rPr>
          <w:del w:id="66" w:author="Arthur Souza Rodrigues" w:date="2026-07-10T21:51:00Z" w16du:dateUtc="2026-07-11T01:51:00Z"/>
        </w:rPr>
      </w:pPr>
      <w:del w:id="67" w:author="Arthur Souza Rodrigues" w:date="2026-07-10T21:51:00Z" w16du:dateUtc="2026-07-11T01:51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2D132B74" w14:textId="78C5FE00" w:rsidR="0031481F" w:rsidRDefault="0031481F">
      <w:pPr>
        <w:spacing w:before="60"/>
        <w:rPr>
          <w:del w:id="68" w:author="Arthur Souza Rodrigues" w:date="2026-07-10T21:51:00Z" w16du:dateUtc="2026-07-11T01:51:00Z"/>
        </w:rPr>
      </w:pPr>
    </w:p>
    <w:p w14:paraId="2228E200" w14:textId="40AC8A00" w:rsidR="0031481F" w:rsidRDefault="00E93D03">
      <w:pPr>
        <w:spacing w:before="60" w:after="60"/>
        <w:rPr>
          <w:del w:id="69" w:author="Arthur Souza Rodrigues" w:date="2026-07-10T21:51:00Z" w16du:dateUtc="2026-07-11T01:51:00Z"/>
        </w:rPr>
      </w:pPr>
      <w:del w:id="70" w:author="Arthur Souza Rodrigues" w:date="2026-07-10T21:51:00Z" w16du:dateUtc="2026-07-11T01:5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31481F" w:rsidRDefault="0031481F">
      <w:pPr>
        <w:spacing w:before="80"/>
        <w:rPr>
          <w:del w:id="71" w:author="Arthur Souza Rodrigues" w:date="2026-07-10T21:51:00Z" w16du:dateUtc="2026-07-11T01:51:00Z"/>
        </w:rPr>
      </w:pPr>
    </w:p>
    <w:p w14:paraId="735D1F42" w14:textId="77777777" w:rsidR="0031481F" w:rsidRDefault="00E93D03">
      <w:pPr>
        <w:spacing w:before="180" w:after="40"/>
        <w:rPr>
          <w:del w:id="72" w:author="Arthur Souza Rodrigues" w:date="2026-07-10T21:51:00Z" w16du:dateUtc="2026-07-11T01:51:00Z"/>
        </w:rPr>
      </w:pPr>
      <w:del w:id="73" w:author="Arthur Souza Rodrigues" w:date="2026-07-10T21:51:00Z" w16du:dateUtc="2026-07-11T01:51:00Z">
        <w:r>
          <w:rPr>
            <w:b/>
            <w:bCs/>
            <w:color w:val="0F172A"/>
          </w:rPr>
          <w:delText xml:space="preserve">Comments         </w:delText>
        </w:r>
      </w:del>
    </w:p>
    <w:p w14:paraId="4D11EC27" w14:textId="2F40A200" w:rsidR="0031481F" w:rsidRDefault="00E93D03">
      <w:pPr>
        <w:spacing w:before="60" w:after="60"/>
        <w:rPr>
          <w:del w:id="74" w:author="Arthur Souza Rodrigues" w:date="2026-07-10T21:51:00Z" w16du:dateUtc="2026-07-11T01:51:00Z"/>
        </w:rPr>
      </w:pPr>
      <w:del w:id="75" w:author="Arthur Souza Rodrigues" w:date="2026-07-10T21:51:00Z" w16du:dateUtc="2026-07-11T01:51:00Z">
        <w:r>
          <w:rPr>
            <w:color w:val="0F172A"/>
          </w:rPr>
          <w:delText xml:space="preserve">Select text and click the floating button on the page edge to         </w:delText>
        </w:r>
        <w:commentRangeStart w:id="76"/>
        <w:r>
          <w:rPr>
            <w:color w:val="0F172A"/>
          </w:rPr>
          <w:delText xml:space="preserve">add a comment anchored to that selection         </w:delText>
        </w:r>
        <w:commentRangeEnd w:id="76"/>
        <w:r>
          <w:rPr>
            <w:rStyle w:val="CommentReference"/>
            <w:color w:val="0F172A"/>
            <w:sz w:val="22"/>
            <w:szCs w:val="22"/>
          </w:rPr>
          <w:commentReference w:id="76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31481F" w:rsidRDefault="0031481F">
      <w:pPr>
        <w:spacing w:before="60"/>
        <w:rPr>
          <w:del w:id="77" w:author="Arthur Souza Rodrigues" w:date="2026-07-10T21:51:00Z" w16du:dateUtc="2026-07-11T01:51:00Z"/>
        </w:rPr>
      </w:pPr>
    </w:p>
    <w:p w14:paraId="0F969D64" w14:textId="255A2400" w:rsidR="0031481F" w:rsidRDefault="00E93D03">
      <w:pPr>
        <w:spacing w:before="60" w:after="60"/>
        <w:rPr>
          <w:del w:id="78" w:author="Arthur Souza Rodrigues" w:date="2026-07-10T21:51:00Z" w16du:dateUtc="2026-07-11T01:51:00Z"/>
        </w:rPr>
      </w:pPr>
      <w:del w:id="79" w:author="Arthur Souza Rodrigues" w:date="2026-07-10T21:51:00Z" w16du:dateUtc="2026-07-11T01:5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31481F" w:rsidRDefault="0031481F">
      <w:pPr>
        <w:spacing w:before="80"/>
        <w:rPr>
          <w:del w:id="80" w:author="Arthur Souza Rodrigues" w:date="2026-07-10T21:51:00Z" w16du:dateUtc="2026-07-11T01:51:00Z"/>
        </w:rPr>
      </w:pPr>
    </w:p>
    <w:p w14:paraId="07D0CE00" w14:textId="0F7CE400" w:rsidR="0031481F" w:rsidRDefault="00E93D03">
      <w:pPr>
        <w:spacing w:before="180" w:after="40"/>
        <w:rPr>
          <w:del w:id="81" w:author="Arthur Souza Rodrigues" w:date="2026-07-10T21:51:00Z" w16du:dateUtc="2026-07-11T01:51:00Z"/>
        </w:rPr>
      </w:pPr>
      <w:del w:id="82" w:author="Arthur Souza Rodrigues" w:date="2026-07-10T21:51:00Z" w16du:dateUtc="2026-07-11T01:51:00Z">
        <w:r>
          <w:rPr>
            <w:b/>
            <w:bCs/>
            <w:color w:val="0F172A"/>
          </w:rPr>
          <w:delText xml:space="preserve">Agent-friendly         </w:delText>
        </w:r>
      </w:del>
    </w:p>
    <w:p w14:paraId="318CC4E6" w14:textId="77777777" w:rsidR="0031481F" w:rsidRDefault="00E93D03">
      <w:pPr>
        <w:spacing w:before="60" w:after="60"/>
        <w:rPr>
          <w:del w:id="83" w:author="Arthur Souza Rodrigues" w:date="2026-07-10T21:51:00Z" w16du:dateUtc="2026-07-11T01:51:00Z"/>
        </w:rPr>
      </w:pPr>
      <w:del w:id="84" w:author="Arthur Souza Rodrigues" w:date="2026-07-10T21:51:00Z" w16du:dateUtc="2026-07-11T01:51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73FFAF2" w14:textId="7A256D00" w:rsidR="0031481F" w:rsidRDefault="0031481F">
      <w:pPr>
        <w:spacing w:before="160"/>
        <w:rPr>
          <w:del w:id="85" w:author="Arthur Souza Rodrigues" w:date="2026-07-10T21:51:00Z" w16du:dateUtc="2026-07-11T01:51:00Z"/>
        </w:rPr>
      </w:pPr>
    </w:p>
    <w:p w14:paraId="467B1700" w14:textId="00AE9C00" w:rsidR="0031481F" w:rsidRDefault="00E93D03">
      <w:pPr>
        <w:pBdr>
          <w:bottom w:val="single" w:sz="3" w:space="4" w:color="E2E8F0"/>
        </w:pBdr>
        <w:spacing w:before="300" w:after="80"/>
        <w:rPr>
          <w:del w:id="86" w:author="Arthur Souza Rodrigues" w:date="2026-07-10T21:51:00Z" w16du:dateUtc="2026-07-11T01:51:00Z"/>
        </w:rPr>
      </w:pPr>
      <w:del w:id="87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31481F" w:rsidRDefault="00E93D03">
      <w:pPr>
        <w:spacing w:before="60" w:after="60"/>
        <w:rPr>
          <w:del w:id="88" w:author="Arthur Souza Rodrigues" w:date="2026-07-10T21:51:00Z" w16du:dateUtc="2026-07-11T01:51:00Z"/>
        </w:rPr>
      </w:pPr>
      <w:del w:id="89" w:author="Arthur Souza Rodrigues" w:date="2026-07-10T21:51:00Z" w16du:dateUtc="2026-07-11T01:51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31481F" w:rsidRDefault="0031481F">
      <w:pPr>
        <w:spacing w:before="60"/>
        <w:rPr>
          <w:del w:id="90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91" w:author="Arthur Souza Rodrigues" w:date="2026-07-10T21:51:00Z" w16du:dateUtc="2026-07-11T01:5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93D03">
            <w:pPr>
              <w:rPr>
                <w:del w:id="92" w:author="Arthur Souza Rodrigues" w:date="2026-07-10T21:51:00Z" w16du:dateUtc="2026-07-11T01:51:00Z"/>
              </w:rPr>
            </w:pPr>
            <w:del w:id="93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93D03">
            <w:pPr>
              <w:rPr>
                <w:del w:id="94" w:author="Arthur Souza Rodrigues" w:date="2026-07-10T21:51:00Z" w16du:dateUtc="2026-07-11T01:51:00Z"/>
              </w:rPr>
            </w:pPr>
            <w:del w:id="95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93D03">
            <w:pPr>
              <w:rPr>
                <w:del w:id="96" w:author="Arthur Souza Rodrigues" w:date="2026-07-10T21:51:00Z" w16du:dateUtc="2026-07-11T01:51:00Z"/>
              </w:rPr>
            </w:pPr>
            <w:del w:id="97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93D03">
            <w:pPr>
              <w:rPr>
                <w:del w:id="98" w:author="Arthur Souza Rodrigues" w:date="2026-07-10T21:51:00Z" w16du:dateUtc="2026-07-11T01:51:00Z"/>
              </w:rPr>
            </w:pPr>
            <w:del w:id="99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DC2887" w14:paraId="6BAD06BC" w14:textId="77777777">
        <w:trPr>
          <w:del w:id="100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93D03">
            <w:pPr>
              <w:rPr>
                <w:del w:id="101" w:author="Arthur Souza Rodrigues" w:date="2026-07-10T21:51:00Z" w16du:dateUtc="2026-07-11T01:51:00Z"/>
              </w:rPr>
            </w:pPr>
            <w:del w:id="102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93D03">
            <w:pPr>
              <w:rPr>
                <w:del w:id="103" w:author="Arthur Souza Rodrigues" w:date="2026-07-10T21:51:00Z" w16du:dateUtc="2026-07-11T01:51:00Z"/>
              </w:rPr>
            </w:pPr>
            <w:del w:id="104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93D03">
            <w:pPr>
              <w:rPr>
                <w:del w:id="105" w:author="Arthur Souza Rodrigues" w:date="2026-07-10T21:51:00Z" w16du:dateUtc="2026-07-11T01:51:00Z"/>
              </w:rPr>
            </w:pPr>
            <w:del w:id="106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93D03">
            <w:pPr>
              <w:rPr>
                <w:del w:id="107" w:author="Arthur Souza Rodrigues" w:date="2026-07-10T21:51:00Z" w16du:dateUtc="2026-07-11T01:51:00Z"/>
              </w:rPr>
            </w:pPr>
            <w:del w:id="10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DC2887" w14:paraId="55E7E910" w14:textId="77777777">
        <w:trPr>
          <w:del w:id="109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93D03">
            <w:pPr>
              <w:rPr>
                <w:del w:id="110" w:author="Arthur Souza Rodrigues" w:date="2026-07-10T21:51:00Z" w16du:dateUtc="2026-07-11T01:51:00Z"/>
              </w:rPr>
            </w:pPr>
            <w:del w:id="11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93D03">
            <w:pPr>
              <w:rPr>
                <w:del w:id="112" w:author="Arthur Souza Rodrigues" w:date="2026-07-10T21:51:00Z" w16du:dateUtc="2026-07-11T01:51:00Z"/>
              </w:rPr>
            </w:pPr>
            <w:del w:id="113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93D03">
            <w:pPr>
              <w:rPr>
                <w:del w:id="114" w:author="Arthur Souza Rodrigues" w:date="2026-07-10T21:51:00Z" w16du:dateUtc="2026-07-11T01:51:00Z"/>
              </w:rPr>
            </w:pPr>
            <w:del w:id="115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93D03">
            <w:pPr>
              <w:rPr>
                <w:del w:id="116" w:author="Arthur Souza Rodrigues" w:date="2026-07-10T21:51:00Z" w16du:dateUtc="2026-07-11T01:51:00Z"/>
              </w:rPr>
            </w:pPr>
            <w:del w:id="11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DC2887" w14:paraId="34278C36" w14:textId="77777777">
        <w:trPr>
          <w:del w:id="118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93D03">
            <w:pPr>
              <w:rPr>
                <w:del w:id="119" w:author="Arthur Souza Rodrigues" w:date="2026-07-10T21:51:00Z" w16du:dateUtc="2026-07-11T01:51:00Z"/>
              </w:rPr>
            </w:pPr>
            <w:del w:id="120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93D03">
            <w:pPr>
              <w:rPr>
                <w:del w:id="121" w:author="Arthur Souza Rodrigues" w:date="2026-07-10T21:51:00Z" w16du:dateUtc="2026-07-11T01:51:00Z"/>
              </w:rPr>
            </w:pPr>
            <w:del w:id="122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93D03">
            <w:pPr>
              <w:rPr>
                <w:del w:id="123" w:author="Arthur Souza Rodrigues" w:date="2026-07-10T21:51:00Z" w16du:dateUtc="2026-07-11T01:51:00Z"/>
              </w:rPr>
            </w:pPr>
            <w:del w:id="124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93D03">
            <w:pPr>
              <w:rPr>
                <w:del w:id="125" w:author="Arthur Souza Rodrigues" w:date="2026-07-10T21:51:00Z" w16du:dateUtc="2026-07-11T01:51:00Z"/>
              </w:rPr>
            </w:pPr>
            <w:del w:id="12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DC2887" w14:paraId="26397B11" w14:textId="77777777">
        <w:trPr>
          <w:del w:id="127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93D03">
            <w:pPr>
              <w:rPr>
                <w:del w:id="128" w:author="Arthur Souza Rodrigues" w:date="2026-07-10T21:51:00Z" w16du:dateUtc="2026-07-11T01:51:00Z"/>
              </w:rPr>
            </w:pPr>
            <w:del w:id="129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93D03">
            <w:pPr>
              <w:rPr>
                <w:del w:id="130" w:author="Arthur Souza Rodrigues" w:date="2026-07-10T21:51:00Z" w16du:dateUtc="2026-07-11T01:51:00Z"/>
              </w:rPr>
            </w:pPr>
            <w:del w:id="131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93D03">
            <w:pPr>
              <w:rPr>
                <w:del w:id="132" w:author="Arthur Souza Rodrigues" w:date="2026-07-10T21:51:00Z" w16du:dateUtc="2026-07-11T01:51:00Z"/>
              </w:rPr>
            </w:pPr>
            <w:del w:id="133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93D03">
            <w:pPr>
              <w:rPr>
                <w:del w:id="134" w:author="Arthur Souza Rodrigues" w:date="2026-07-10T21:51:00Z" w16du:dateUtc="2026-07-11T01:51:00Z"/>
              </w:rPr>
            </w:pPr>
            <w:del w:id="13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DC2887" w14:paraId="6E196A62" w14:textId="77777777">
        <w:trPr>
          <w:del w:id="136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93D03">
            <w:pPr>
              <w:rPr>
                <w:del w:id="137" w:author="Arthur Souza Rodrigues" w:date="2026-07-10T21:51:00Z" w16du:dateUtc="2026-07-11T01:51:00Z"/>
              </w:rPr>
            </w:pPr>
            <w:del w:id="138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93D03">
            <w:pPr>
              <w:rPr>
                <w:del w:id="139" w:author="Arthur Souza Rodrigues" w:date="2026-07-10T21:51:00Z" w16du:dateUtc="2026-07-11T01:51:00Z"/>
              </w:rPr>
            </w:pPr>
            <w:del w:id="140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93D03">
            <w:pPr>
              <w:rPr>
                <w:del w:id="141" w:author="Arthur Souza Rodrigues" w:date="2026-07-10T21:51:00Z" w16du:dateUtc="2026-07-11T01:51:00Z"/>
              </w:rPr>
            </w:pPr>
            <w:del w:id="142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93D03">
            <w:pPr>
              <w:rPr>
                <w:del w:id="143" w:author="Arthur Souza Rodrigues" w:date="2026-07-10T21:51:00Z" w16du:dateUtc="2026-07-11T01:51:00Z"/>
              </w:rPr>
            </w:pPr>
            <w:del w:id="144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DC2887" w14:paraId="5C22754E" w14:textId="77777777">
        <w:trPr>
          <w:del w:id="145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93D03">
            <w:pPr>
              <w:rPr>
                <w:del w:id="146" w:author="Arthur Souza Rodrigues" w:date="2026-07-10T21:51:00Z" w16du:dateUtc="2026-07-11T01:51:00Z"/>
              </w:rPr>
            </w:pPr>
            <w:del w:id="147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93D03">
            <w:pPr>
              <w:rPr>
                <w:del w:id="148" w:author="Arthur Souza Rodrigues" w:date="2026-07-10T21:51:00Z" w16du:dateUtc="2026-07-11T01:51:00Z"/>
              </w:rPr>
            </w:pPr>
            <w:del w:id="149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93D03">
            <w:pPr>
              <w:rPr>
                <w:del w:id="150" w:author="Arthur Souza Rodrigues" w:date="2026-07-10T21:51:00Z" w16du:dateUtc="2026-07-11T01:51:00Z"/>
              </w:rPr>
            </w:pPr>
            <w:del w:id="151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93D03">
            <w:pPr>
              <w:rPr>
                <w:del w:id="152" w:author="Arthur Souza Rodrigues" w:date="2026-07-10T21:51:00Z" w16du:dateUtc="2026-07-11T01:51:00Z"/>
              </w:rPr>
            </w:pPr>
            <w:del w:id="15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DC2887" w14:paraId="2B9A9B7E" w14:textId="77777777">
        <w:trPr>
          <w:del w:id="154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93D03">
            <w:pPr>
              <w:rPr>
                <w:del w:id="155" w:author="Arthur Souza Rodrigues" w:date="2026-07-10T21:51:00Z" w16du:dateUtc="2026-07-11T01:51:00Z"/>
              </w:rPr>
            </w:pPr>
            <w:del w:id="156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93D03">
            <w:pPr>
              <w:rPr>
                <w:del w:id="157" w:author="Arthur Souza Rodrigues" w:date="2026-07-10T21:51:00Z" w16du:dateUtc="2026-07-11T01:51:00Z"/>
              </w:rPr>
            </w:pPr>
            <w:del w:id="158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93D03">
            <w:pPr>
              <w:rPr>
                <w:del w:id="159" w:author="Arthur Souza Rodrigues" w:date="2026-07-10T21:51:00Z" w16du:dateUtc="2026-07-11T01:51:00Z"/>
              </w:rPr>
            </w:pPr>
            <w:del w:id="160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93D03">
            <w:pPr>
              <w:rPr>
                <w:del w:id="161" w:author="Arthur Souza Rodrigues" w:date="2026-07-10T21:51:00Z" w16du:dateUtc="2026-07-11T01:51:00Z"/>
              </w:rPr>
            </w:pPr>
            <w:del w:id="16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31481F" w:rsidRDefault="0031481F">
      <w:pPr>
        <w:spacing w:before="80"/>
        <w:rPr>
          <w:del w:id="163" w:author="Arthur Souza Rodrigues" w:date="2026-07-10T21:51:00Z" w16du:dateUtc="2026-07-11T01:51:00Z"/>
        </w:rPr>
      </w:pPr>
    </w:p>
    <w:p w14:paraId="6BC0CA74" w14:textId="77777777" w:rsidR="0031481F" w:rsidRDefault="00E93D03">
      <w:pPr>
        <w:rPr>
          <w:del w:id="164" w:author="Arthur Souza Rodrigues" w:date="2026-07-10T21:51:00Z" w16du:dateUtc="2026-07-11T01:51:00Z"/>
        </w:rPr>
      </w:pPr>
      <w:del w:id="165" w:author="Arthur Souza Rodrigues" w:date="2026-07-10T21:51:00Z" w16du:dateUtc="2026-07-11T01:51:00Z">
        <w:r>
          <w:br w:type="page"/>
        </w:r>
      </w:del>
    </w:p>
    <w:p w14:paraId="5E915A5D" w14:textId="7D8B6000" w:rsidR="0031481F" w:rsidRDefault="00E93D03">
      <w:pPr>
        <w:spacing w:before="180" w:after="40"/>
        <w:rPr>
          <w:del w:id="166" w:author="Arthur Souza Rodrigues" w:date="2026-07-10T21:51:00Z" w16du:dateUtc="2026-07-11T01:51:00Z"/>
        </w:rPr>
      </w:pPr>
      <w:del w:id="167" w:author="Arthur Souza Rodrigues" w:date="2026-07-10T21:51:00Z" w16du:dateUtc="2026-07-11T01:51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8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93D03">
            <w:pPr>
              <w:rPr>
                <w:del w:id="169" w:author="Arthur Souza Rodrigues" w:date="2026-07-10T21:51:00Z" w16du:dateUtc="2026-07-11T01:51:00Z"/>
              </w:rPr>
            </w:pPr>
            <w:del w:id="17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1FFD3656" w14:textId="77777777" w:rsidR="0031481F" w:rsidRDefault="0031481F">
            <w:pPr>
              <w:rPr>
                <w:del w:id="171" w:author="Arthur Souza Rodrigues" w:date="2026-07-10T21:51:00Z" w16du:dateUtc="2026-07-11T01:51:00Z"/>
              </w:rPr>
            </w:pPr>
          </w:p>
          <w:p w14:paraId="1FD060BE" w14:textId="7641B600" w:rsidR="0031481F" w:rsidRDefault="00E93D03">
            <w:pPr>
              <w:rPr>
                <w:del w:id="172" w:author="Arthur Souza Rodrigues" w:date="2026-07-10T21:51:00Z" w16du:dateUtc="2026-07-11T01:51:00Z"/>
              </w:rPr>
            </w:pPr>
            <w:del w:id="17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3B619477" w14:textId="4C570E00" w:rsidR="0031481F" w:rsidRDefault="00E93D03">
            <w:pPr>
              <w:rPr>
                <w:del w:id="174" w:author="Arthur Souza Rodrigues" w:date="2026-07-10T21:51:00Z" w16du:dateUtc="2026-07-11T01:51:00Z"/>
              </w:rPr>
            </w:pPr>
            <w:del w:id="17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511E9DEB" w14:textId="77777777" w:rsidR="0031481F" w:rsidRDefault="00E93D03">
            <w:pPr>
              <w:rPr>
                <w:del w:id="176" w:author="Arthur Souza Rodrigues" w:date="2026-07-10T21:51:00Z" w16du:dateUtc="2026-07-11T01:51:00Z"/>
              </w:rPr>
            </w:pPr>
            <w:del w:id="17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0AD9B76" w14:textId="2F654B00" w:rsidR="0031481F" w:rsidRDefault="00E93D03">
            <w:pPr>
              <w:rPr>
                <w:del w:id="178" w:author="Arthur Souza Rodrigues" w:date="2026-07-10T21:51:00Z" w16du:dateUtc="2026-07-11T01:51:00Z"/>
              </w:rPr>
            </w:pPr>
            <w:del w:id="17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31481F" w:rsidRDefault="00E93D03">
            <w:pPr>
              <w:rPr>
                <w:del w:id="180" w:author="Arthur Souza Rodrigues" w:date="2026-07-10T21:51:00Z" w16du:dateUtc="2026-07-11T01:51:00Z"/>
              </w:rPr>
            </w:pPr>
            <w:del w:id="18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2FA99D5C" w14:textId="77777777" w:rsidR="0031481F" w:rsidRDefault="0031481F">
      <w:pPr>
        <w:spacing w:before="160"/>
        <w:rPr>
          <w:del w:id="182" w:author="Arthur Souza Rodrigues" w:date="2026-07-10T21:51:00Z" w16du:dateUtc="2026-07-11T01:51:00Z"/>
        </w:rPr>
      </w:pPr>
    </w:p>
    <w:p w14:paraId="3F190000" w14:textId="5C749680" w:rsidR="0031481F" w:rsidRDefault="00E93D03">
      <w:pPr>
        <w:pBdr>
          <w:bottom w:val="single" w:sz="3" w:space="4" w:color="E2E8F0"/>
        </w:pBdr>
        <w:spacing w:before="300" w:after="80"/>
        <w:rPr>
          <w:del w:id="183" w:author="Arthur Souza Rodrigues" w:date="2026-07-10T21:51:00Z" w16du:dateUtc="2026-07-11T01:51:00Z"/>
        </w:rPr>
      </w:pPr>
      <w:del w:id="184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0435EDF" w14:textId="5084D000" w:rsidR="0031481F" w:rsidRDefault="00E93D03">
      <w:pPr>
        <w:spacing w:before="60" w:after="60"/>
        <w:rPr>
          <w:del w:id="185" w:author="Arthur Souza Rodrigues" w:date="2026-07-10T21:51:00Z" w16du:dateUtc="2026-07-11T01:51:00Z"/>
        </w:rPr>
      </w:pPr>
      <w:del w:id="186" w:author="Arthur Souza Rodrigues" w:date="2026-07-10T21:51:00Z" w16du:dateUtc="2026-07-11T01:51:00Z">
        <w:r>
          <w:rPr>
            <w:color w:val="0F172A"/>
          </w:rPr>
          <w:delText xml:space="preserve">Read         </w:delText>
        </w:r>
        <w:r w:rsidR="0031481F">
          <w:fldChar w:fldCharType="begin"/>
        </w:r>
        <w:r w:rsidR="0031481F">
          <w:delInstrText>HYPERLINK "https://github.com/eigenpal/docx-editor/blob/main/docs/PLUGINS.md" \h</w:delInstrText>
        </w:r>
        <w:r w:rsidR="0031481F">
          <w:fldChar w:fldCharType="separate"/>
        </w:r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31481F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B851729" w14:textId="24089F00" w:rsidR="0031481F" w:rsidRDefault="0031481F">
      <w:pPr>
        <w:spacing w:before="60"/>
        <w:rPr>
          <w:del w:id="187" w:author="Arthur Souza Rodrigues" w:date="2026-07-10T21:51:00Z" w16du:dateUtc="2026-07-11T01:51:00Z"/>
        </w:rPr>
      </w:pPr>
    </w:p>
    <w:p w14:paraId="5D0DEE00" w14:textId="77777777" w:rsidR="0031481F" w:rsidRDefault="00E93D03">
      <w:pPr>
        <w:spacing w:before="180" w:after="40"/>
        <w:rPr>
          <w:del w:id="188" w:author="Arthur Souza Rodrigues" w:date="2026-07-10T21:51:00Z" w16du:dateUtc="2026-07-11T01:51:00Z"/>
        </w:rPr>
      </w:pPr>
      <w:del w:id="189" w:author="Arthur Souza Rodrigues" w:date="2026-07-10T21:51:00Z" w16du:dateUtc="2026-07-11T01:51:00Z">
        <w:r>
          <w:rPr>
            <w:b/>
            <w:bCs/>
            <w:color w:val="0F172A"/>
          </w:rPr>
          <w:delText xml:space="preserve">Ground rules         </w:delText>
        </w:r>
      </w:del>
    </w:p>
    <w:p w14:paraId="273DBD3A" w14:textId="68145E00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0" w:author="Arthur Souza Rodrigues" w:date="2026-07-10T21:51:00Z" w16du:dateUtc="2026-07-11T01:51:00Z"/>
        </w:rPr>
      </w:pPr>
      <w:del w:id="191" w:author="Arthur Souza Rodrigues" w:date="2026-07-10T21:51:00Z" w16du:dateUtc="2026-07-11T01:51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2" w:author="Arthur Souza Rodrigues" w:date="2026-07-10T21:51:00Z" w16du:dateUtc="2026-07-11T01:51:00Z"/>
        </w:rPr>
      </w:pPr>
      <w:del w:id="193" w:author="Arthur Souza Rodrigues" w:date="2026-07-10T21:51:00Z" w16du:dateUtc="2026-07-11T01:51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5E5C8B3" w14:textId="150A9826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4" w:author="Arthur Souza Rodrigues" w:date="2026-07-10T21:51:00Z" w16du:dateUtc="2026-07-11T01:51:00Z"/>
        </w:rPr>
      </w:pPr>
      <w:del w:id="195" w:author="Arthur Souza Rodrigues" w:date="2026-07-10T21:51:00Z" w16du:dateUtc="2026-07-11T01:51:00Z">
        <w:r>
          <w:rPr>
            <w:color w:val="0F172A"/>
          </w:rPr>
          <w:delText xml:space="preserve">Avoid intermediate HTML serialisation where possible.           </w:delText>
        </w:r>
      </w:del>
    </w:p>
    <w:p w14:paraId="2A8BE4B1" w14:textId="77777777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6" w:author="Arthur Souza Rodrigues" w:date="2026-07-10T21:51:00Z" w16du:dateUtc="2026-07-11T01:51:00Z"/>
        </w:rPr>
      </w:pPr>
      <w:del w:id="197" w:author="Arthur Souza Rodrigues" w:date="2026-07-10T21:51:00Z" w16du:dateUtc="2026-07-11T01:51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7378C71" w14:textId="10AA3000" w:rsidR="0031481F" w:rsidRDefault="0031481F">
      <w:pPr>
        <w:spacing w:before="80"/>
        <w:rPr>
          <w:del w:id="198" w:author="Arthur Souza Rodrigues" w:date="2026-07-10T21:51:00Z" w16du:dateUtc="2026-07-11T01:51:00Z"/>
        </w:rPr>
      </w:pPr>
    </w:p>
    <w:p w14:paraId="7AB6E680" w14:textId="77777777" w:rsidR="0031481F" w:rsidRDefault="00E93D03">
      <w:pPr>
        <w:spacing w:before="180" w:after="40"/>
        <w:rPr>
          <w:del w:id="199" w:author="Arthur Souza Rodrigues" w:date="2026-07-10T21:51:00Z" w16du:dateUtc="2026-07-11T01:51:00Z"/>
        </w:rPr>
      </w:pPr>
      <w:del w:id="200" w:author="Arthur Souza Rodrigues" w:date="2026-07-10T21:51:00Z" w16du:dateUtc="2026-07-11T01:51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201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93D03">
            <w:pPr>
              <w:rPr>
                <w:del w:id="202" w:author="Arthur Souza Rodrigues" w:date="2026-07-10T21:51:00Z" w16du:dateUtc="2026-07-11T01:51:00Z"/>
              </w:rPr>
            </w:pPr>
            <w:del w:id="20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31481F" w:rsidRDefault="00E93D03">
            <w:pPr>
              <w:rPr>
                <w:del w:id="204" w:author="Arthur Souza Rodrigues" w:date="2026-07-10T21:51:00Z" w16du:dateUtc="2026-07-11T01:51:00Z"/>
              </w:rPr>
            </w:pPr>
            <w:del w:id="20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397FC1FD" w14:textId="77777777" w:rsidR="00ED30A4" w:rsidRDefault="00ED30A4" w:rsidP="00ED30A4">
      <w:pPr>
        <w:spacing w:after="20"/>
        <w:rPr>
          <w:del w:id="206" w:author="Arthur Souza Rodrigues" w:date="2026-07-10T21:51:00Z" w16du:dateUtc="2026-07-11T01:51:00Z"/>
        </w:rPr>
      </w:pPr>
      <w:commentRangeStart w:id="207"/>
      <w:commentRangeStart w:id="208"/>
      <w:del w:id="209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41DDC0" w14:textId="77777777" w:rsidR="00ED30A4" w:rsidRDefault="00ED30A4" w:rsidP="00ED30A4">
      <w:pPr>
        <w:spacing w:after="60"/>
        <w:rPr>
          <w:del w:id="210" w:author="Arthur Souza Rodrigues" w:date="2026-07-10T21:51:00Z" w16du:dateUtc="2026-07-11T01:51:00Z"/>
        </w:rPr>
      </w:pPr>
      <w:del w:id="211" w:author="Arthur Souza Rodrigues" w:date="2026-07-10T21:51:00Z" w16du:dateUtc="2026-07-11T01:51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7AE4FC97" w14:textId="77777777" w:rsidR="00ED30A4" w:rsidRDefault="00ED30A4" w:rsidP="00ED30A4">
      <w:pPr>
        <w:spacing w:after="60"/>
        <w:rPr>
          <w:del w:id="212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del w:id="213" w:author="Arthur Souza Rodrigues" w:date="2026-07-10T21:51:00Z" w16du:dateUtc="2026-07-11T01:5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del w:id="214" w:author="Arthur Souza Rodrigues" w:date="2026-07-10T21:51:00Z" w16du:dateUtc="2026-07-11T01:51:00Z"/>
              </w:rPr>
            </w:pPr>
            <w:del w:id="21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del w:id="216" w:author="Arthur Souza Rodrigues" w:date="2026-07-10T21:51:00Z" w16du:dateUtc="2026-07-11T01:51:00Z"/>
              </w:rPr>
            </w:pPr>
            <w:del w:id="21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18" w:author="Arthur Souza Rodrigues" w:date="2026-07-10T21:51:00Z" w16du:dateUtc="2026-07-11T01:51:00Z"/>
        </w:rPr>
      </w:pPr>
      <w:del w:id="219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31AC4505" w14:textId="527BA047" w:rsidR="00ED30A4" w:rsidRDefault="00ED30A4" w:rsidP="00ED30A4">
      <w:pPr>
        <w:spacing w:before="60" w:after="60"/>
        <w:rPr>
          <w:del w:id="220" w:author="Arthur Souza Rodrigues" w:date="2026-07-10T21:51:00Z" w16du:dateUtc="2026-07-11T01:51:00Z"/>
        </w:rPr>
      </w:pPr>
      <w:del w:id="221" w:author="Arthur Souza Rodrigues" w:date="2026-07-10T21:51:00Z" w16du:dateUtc="2026-07-11T01:51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38E0AF9A" w14:textId="77777777" w:rsidR="00ED30A4" w:rsidRDefault="00ED30A4" w:rsidP="00ED30A4">
      <w:pPr>
        <w:spacing w:before="60"/>
        <w:rPr>
          <w:del w:id="222" w:author="Arthur Souza Rodrigues" w:date="2026-07-10T21:51:00Z" w16du:dateUtc="2026-07-11T01:51:00Z"/>
        </w:rPr>
      </w:pPr>
    </w:p>
    <w:p w14:paraId="1EBD782C" w14:textId="6BC09FA7" w:rsidR="00ED30A4" w:rsidRDefault="00ED30A4" w:rsidP="00ED30A4">
      <w:pPr>
        <w:spacing w:before="60" w:after="60"/>
        <w:rPr>
          <w:del w:id="223" w:author="Arthur Souza Rodrigues" w:date="2026-07-10T21:51:00Z" w16du:dateUtc="2026-07-11T01:51:00Z"/>
        </w:rPr>
      </w:pPr>
      <w:del w:id="224" w:author="Arthur Souza Rodrigues" w:date="2026-07-10T21:51:00Z" w16du:dateUtc="2026-07-11T01:51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65B7DF90" w14:textId="77777777" w:rsidR="00ED30A4" w:rsidRDefault="00ED30A4" w:rsidP="00ED30A4">
      <w:pPr>
        <w:spacing w:before="80"/>
        <w:rPr>
          <w:del w:id="225" w:author="Arthur Souza Rodrigues" w:date="2026-07-10T21:51:00Z" w16du:dateUtc="2026-07-11T01:5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del w:id="226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del w:id="227" w:author="Arthur Souza Rodrigues" w:date="2026-07-10T21:51:00Z" w16du:dateUtc="2026-07-11T01:51:00Z"/>
              </w:rPr>
            </w:pPr>
            <w:del w:id="22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  <w:delText xml:space="preserve">import { DocxEditor } from '@eigenpal/docx-js-editor'               </w:delText>
              </w:r>
            </w:del>
          </w:p>
          <w:p w14:paraId="12E0C036" w14:textId="77777777" w:rsidR="00ED30A4" w:rsidRDefault="00ED30A4" w:rsidP="00F14043">
            <w:pPr>
              <w:rPr>
                <w:del w:id="229" w:author="Arthur Souza Rodrigues" w:date="2026-07-10T21:51:00Z" w16du:dateUtc="2026-07-11T01:51:00Z"/>
              </w:rPr>
            </w:pPr>
            <w:del w:id="23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533A925C" w14:textId="77777777" w:rsidR="00ED30A4" w:rsidRDefault="00ED30A4" w:rsidP="00F14043">
            <w:pPr>
              <w:rPr>
                <w:del w:id="231" w:author="Arthur Souza Rodrigues" w:date="2026-07-10T21:51:00Z" w16du:dateUtc="2026-07-11T01:51:00Z"/>
              </w:rPr>
            </w:pPr>
          </w:p>
          <w:p w14:paraId="090DBCDA" w14:textId="77777777" w:rsidR="00ED30A4" w:rsidRDefault="00ED30A4" w:rsidP="00F14043">
            <w:pPr>
              <w:rPr>
                <w:del w:id="232" w:author="Arthur Souza Rodrigues" w:date="2026-07-10T21:51:00Z" w16du:dateUtc="2026-07-11T01:51:00Z"/>
              </w:rPr>
            </w:pPr>
            <w:del w:id="23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6F129A1C" w14:textId="77777777" w:rsidR="00ED30A4" w:rsidRDefault="00ED30A4" w:rsidP="00F14043">
            <w:pPr>
              <w:rPr>
                <w:del w:id="234" w:author="Arthur Souza Rodrigues" w:date="2026-07-10T21:51:00Z" w16du:dateUtc="2026-07-11T01:51:00Z"/>
              </w:rPr>
            </w:pPr>
            <w:del w:id="23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7AF16BD" w14:textId="77777777" w:rsidR="00ED30A4" w:rsidRDefault="00ED30A4" w:rsidP="00F14043">
            <w:pPr>
              <w:rPr>
                <w:del w:id="236" w:author="Arthur Souza Rodrigues" w:date="2026-07-10T21:51:00Z" w16du:dateUtc="2026-07-11T01:51:00Z"/>
              </w:rPr>
            </w:pPr>
            <w:del w:id="23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53082029" w14:textId="77777777" w:rsidR="00ED30A4" w:rsidRDefault="00ED30A4" w:rsidP="00F14043">
            <w:pPr>
              <w:rPr>
                <w:del w:id="238" w:author="Arthur Souza Rodrigues" w:date="2026-07-10T21:51:00Z" w16du:dateUtc="2026-07-11T01:51:00Z"/>
              </w:rPr>
            </w:pPr>
            <w:del w:id="23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79C69404" w14:textId="77777777" w:rsidR="00ED30A4" w:rsidRDefault="00ED30A4" w:rsidP="00F14043">
            <w:pPr>
              <w:rPr>
                <w:del w:id="240" w:author="Arthur Souza Rodrigues" w:date="2026-07-10T21:51:00Z" w16du:dateUtc="2026-07-11T01:51:00Z"/>
              </w:rPr>
            </w:pPr>
            <w:del w:id="24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2295676" w14:textId="77777777" w:rsidR="00ED30A4" w:rsidRDefault="00ED30A4" w:rsidP="00F14043">
            <w:pPr>
              <w:rPr>
                <w:del w:id="242" w:author="Arthur Souza Rodrigues" w:date="2026-07-10T21:51:00Z" w16du:dateUtc="2026-07-11T01:51:00Z"/>
              </w:rPr>
            </w:pPr>
            <w:del w:id="24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16E6D432" w14:textId="77777777" w:rsidR="00ED30A4" w:rsidRDefault="00ED30A4" w:rsidP="00F14043">
            <w:pPr>
              <w:rPr>
                <w:del w:id="244" w:author="Arthur Souza Rodrigues" w:date="2026-07-10T21:51:00Z" w16du:dateUtc="2026-07-11T01:51:00Z"/>
              </w:rPr>
            </w:pPr>
            <w:del w:id="24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30674826" w14:textId="77777777" w:rsidR="00ED30A4" w:rsidRDefault="00ED30A4" w:rsidP="00F14043">
            <w:pPr>
              <w:rPr>
                <w:del w:id="246" w:author="Arthur Souza Rodrigues" w:date="2026-07-10T21:51:00Z" w16du:dateUtc="2026-07-11T01:51:00Z"/>
              </w:rPr>
            </w:pPr>
            <w:del w:id="24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commentRangeEnd w:id="207"/>
    <w:p w14:paraId="28C3E9A3" w14:textId="77777777" w:rsidR="00ED30A4" w:rsidRDefault="00ED30A4" w:rsidP="00ED30A4">
      <w:pPr>
        <w:spacing w:before="160"/>
        <w:rPr>
          <w:del w:id="248" w:author="Arthur Souza Rodrigues" w:date="2026-07-10T21:51:00Z" w16du:dateUtc="2026-07-11T01:51:00Z"/>
        </w:rPr>
      </w:pPr>
      <w:del w:id="249" w:author="Arthur Souza Rodrigues" w:date="2026-07-10T21:51:00Z" w16du:dateUtc="2026-07-11T01:51:00Z">
        <w:r>
          <w:rPr>
            <w:rStyle w:val="CommentReference"/>
            <w:sz w:val="22"/>
            <w:szCs w:val="22"/>
          </w:rPr>
          <w:commentReference w:id="207"/>
        </w:r>
        <w:commentRangeEnd w:id="208"/>
        <w:r>
          <w:rPr>
            <w:rStyle w:val="CommentReference"/>
            <w:sz w:val="22"/>
            <w:szCs w:val="22"/>
          </w:rPr>
          <w:commentReference w:id="208"/>
        </w:r>
      </w:del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50" w:author="Arthur Souza Rodrigues" w:date="2026-07-10T21:51:00Z" w16du:dateUtc="2026-07-11T01:51:00Z"/>
        </w:rPr>
      </w:pPr>
      <w:del w:id="251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76DBE1BA" w14:textId="77777777" w:rsidR="00ED30A4" w:rsidRDefault="00ED30A4" w:rsidP="00ED30A4">
      <w:pPr>
        <w:spacing w:before="60" w:after="60"/>
        <w:rPr>
          <w:del w:id="252" w:author="Arthur Souza Rodrigues" w:date="2026-07-10T21:51:00Z" w16du:dateUtc="2026-07-11T01:51:00Z"/>
        </w:rPr>
      </w:pPr>
      <w:del w:id="253" w:author="Arthur Souza Rodrigues" w:date="2026-07-10T21:51:00Z" w16du:dateUtc="2026-07-11T01:51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6C6F9BB9" w14:textId="77777777" w:rsidR="00ED30A4" w:rsidRDefault="00ED30A4" w:rsidP="00ED30A4">
      <w:pPr>
        <w:spacing w:before="80"/>
        <w:rPr>
          <w:del w:id="254" w:author="Arthur Souza Rodrigues" w:date="2026-07-10T21:51:00Z" w16du:dateUtc="2026-07-11T01:51:00Z"/>
        </w:rPr>
      </w:pPr>
    </w:p>
    <w:p w14:paraId="10B5EB7E" w14:textId="77777777" w:rsidR="00ED30A4" w:rsidRDefault="00ED30A4" w:rsidP="00ED30A4">
      <w:pPr>
        <w:spacing w:before="180" w:after="40"/>
        <w:rPr>
          <w:del w:id="255" w:author="Arthur Souza Rodrigues" w:date="2026-07-10T21:51:00Z" w16du:dateUtc="2026-07-11T01:51:00Z"/>
        </w:rPr>
      </w:pPr>
      <w:del w:id="256" w:author="Arthur Souza Rodrigues" w:date="2026-07-10T21:51:00Z" w16du:dateUtc="2026-07-11T01:51:00Z">
        <w:r>
          <w:rPr>
            <w:b/>
            <w:bCs/>
            <w:color w:val="0F172A"/>
          </w:rPr>
          <w:delText xml:space="preserve">Suggestion mode         </w:delText>
        </w:r>
      </w:del>
    </w:p>
    <w:p w14:paraId="2E17E7D0" w14:textId="77777777" w:rsidR="00ED30A4" w:rsidRDefault="00ED30A4" w:rsidP="00ED30A4">
      <w:pPr>
        <w:spacing w:before="60" w:after="60"/>
        <w:rPr>
          <w:del w:id="257" w:author="Arthur Souza Rodrigues" w:date="2026-07-10T21:51:00Z" w16du:dateUtc="2026-07-11T01:51:00Z"/>
        </w:rPr>
      </w:pPr>
      <w:del w:id="258" w:author="Arthur Souza Rodrigues" w:date="2026-07-10T21:51:00Z" w16du:dateUtc="2026-07-11T01:51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6624E263" w14:textId="77777777" w:rsidR="00ED30A4" w:rsidRDefault="00ED30A4" w:rsidP="00ED30A4">
      <w:pPr>
        <w:spacing w:before="60"/>
        <w:rPr>
          <w:del w:id="259" w:author="Arthur Souza Rodrigues" w:date="2026-07-10T21:51:00Z" w16du:dateUtc="2026-07-11T01:51:00Z"/>
        </w:rPr>
      </w:pPr>
    </w:p>
    <w:p w14:paraId="300DE946" w14:textId="77777777" w:rsidR="00ED30A4" w:rsidRDefault="00ED30A4" w:rsidP="00ED30A4">
      <w:pPr>
        <w:spacing w:before="60" w:after="60"/>
        <w:rPr>
          <w:del w:id="260" w:author="Arthur Souza Rodrigues" w:date="2026-07-10T21:51:00Z" w16du:dateUtc="2026-07-11T01:51:00Z"/>
        </w:rPr>
      </w:pPr>
      <w:del w:id="261" w:author="Arthur Souza Rodrigues" w:date="2026-07-10T21:51:00Z" w16du:dateUtc="2026-07-11T01:5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20BAFF31" w14:textId="77777777" w:rsidR="00ED30A4" w:rsidRDefault="00ED30A4" w:rsidP="00ED30A4">
      <w:pPr>
        <w:spacing w:before="80"/>
        <w:rPr>
          <w:del w:id="262" w:author="Arthur Souza Rodrigues" w:date="2026-07-10T21:51:00Z" w16du:dateUtc="2026-07-11T01:51:00Z"/>
        </w:rPr>
      </w:pPr>
    </w:p>
    <w:p w14:paraId="40DCCFB2" w14:textId="77777777" w:rsidR="00ED30A4" w:rsidRDefault="00ED30A4" w:rsidP="00ED30A4">
      <w:pPr>
        <w:spacing w:before="180" w:after="40"/>
        <w:rPr>
          <w:del w:id="263" w:author="Arthur Souza Rodrigues" w:date="2026-07-10T21:51:00Z" w16du:dateUtc="2026-07-11T01:51:00Z"/>
        </w:rPr>
      </w:pPr>
      <w:del w:id="264" w:author="Arthur Souza Rodrigues" w:date="2026-07-10T21:51:00Z" w16du:dateUtc="2026-07-11T01:51:00Z">
        <w:r>
          <w:rPr>
            <w:b/>
            <w:bCs/>
            <w:color w:val="0F172A"/>
          </w:rPr>
          <w:delText xml:space="preserve">Comments         </w:delText>
        </w:r>
      </w:del>
    </w:p>
    <w:p w14:paraId="7218B1C8" w14:textId="77777777" w:rsidR="00ED30A4" w:rsidRDefault="00ED30A4" w:rsidP="00ED30A4">
      <w:pPr>
        <w:spacing w:before="60" w:after="60"/>
        <w:rPr>
          <w:del w:id="265" w:author="Arthur Souza Rodrigues" w:date="2026-07-10T21:51:00Z" w16du:dateUtc="2026-07-11T01:51:00Z"/>
        </w:rPr>
      </w:pPr>
      <w:del w:id="266" w:author="Arthur Souza Rodrigues" w:date="2026-07-10T21:51:00Z" w16du:dateUtc="2026-07-11T01:51:00Z">
        <w:r>
          <w:rPr>
            <w:color w:val="0F172A"/>
          </w:rPr>
          <w:delText xml:space="preserve">Select text and click the floating button on the page edge to         </w:delText>
        </w:r>
        <w:commentRangeStart w:id="267"/>
        <w:r>
          <w:rPr>
            <w:color w:val="0F172A"/>
          </w:rPr>
          <w:delText xml:space="preserve">add a comment anchored to that selection         </w:delText>
        </w:r>
        <w:commentRangeEnd w:id="267"/>
        <w:r>
          <w:rPr>
            <w:rStyle w:val="CommentReference"/>
            <w:color w:val="0F172A"/>
            <w:sz w:val="22"/>
            <w:szCs w:val="22"/>
          </w:rPr>
          <w:commentReference w:id="267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386948DB" w14:textId="77777777" w:rsidR="00ED30A4" w:rsidRDefault="00ED30A4" w:rsidP="00ED30A4">
      <w:pPr>
        <w:spacing w:before="60"/>
        <w:rPr>
          <w:del w:id="268" w:author="Arthur Souza Rodrigues" w:date="2026-07-10T21:51:00Z" w16du:dateUtc="2026-07-11T01:51:00Z"/>
        </w:rPr>
      </w:pPr>
    </w:p>
    <w:p w14:paraId="3A1CD57F" w14:textId="77777777" w:rsidR="00ED30A4" w:rsidRDefault="00ED30A4" w:rsidP="00ED30A4">
      <w:pPr>
        <w:spacing w:before="60" w:after="60"/>
        <w:rPr>
          <w:del w:id="269" w:author="Arthur Souza Rodrigues" w:date="2026-07-10T21:51:00Z" w16du:dateUtc="2026-07-11T01:51:00Z"/>
        </w:rPr>
      </w:pPr>
      <w:del w:id="270" w:author="Arthur Souza Rodrigues" w:date="2026-07-10T21:51:00Z" w16du:dateUtc="2026-07-11T01:5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7F373E1A" w14:textId="77777777" w:rsidR="00ED30A4" w:rsidRDefault="00ED30A4" w:rsidP="00ED30A4">
      <w:pPr>
        <w:spacing w:before="80"/>
        <w:rPr>
          <w:del w:id="271" w:author="Arthur Souza Rodrigues" w:date="2026-07-10T21:51:00Z" w16du:dateUtc="2026-07-11T01:51:00Z"/>
        </w:rPr>
      </w:pPr>
    </w:p>
    <w:p w14:paraId="05566AE7" w14:textId="77777777" w:rsidR="00ED30A4" w:rsidRDefault="00ED30A4" w:rsidP="00ED30A4">
      <w:pPr>
        <w:spacing w:before="180" w:after="40"/>
        <w:rPr>
          <w:del w:id="272" w:author="Arthur Souza Rodrigues" w:date="2026-07-10T21:51:00Z" w16du:dateUtc="2026-07-11T01:51:00Z"/>
        </w:rPr>
      </w:pPr>
      <w:del w:id="273" w:author="Arthur Souza Rodrigues" w:date="2026-07-10T21:51:00Z" w16du:dateUtc="2026-07-11T01:51:00Z">
        <w:r>
          <w:rPr>
            <w:b/>
            <w:bCs/>
            <w:color w:val="0F172A"/>
          </w:rPr>
          <w:delText xml:space="preserve">Agent-friendly         </w:delText>
        </w:r>
      </w:del>
    </w:p>
    <w:p w14:paraId="5F4FD258" w14:textId="77777777" w:rsidR="00ED30A4" w:rsidRDefault="00ED30A4" w:rsidP="00ED30A4">
      <w:pPr>
        <w:spacing w:before="60" w:after="60"/>
        <w:rPr>
          <w:del w:id="274" w:author="Arthur Souza Rodrigues" w:date="2026-07-10T21:51:00Z" w16du:dateUtc="2026-07-11T01:51:00Z"/>
        </w:rPr>
      </w:pPr>
      <w:del w:id="275" w:author="Arthur Souza Rodrigues" w:date="2026-07-10T21:51:00Z" w16du:dateUtc="2026-07-11T01:51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14455D2D" w14:textId="77777777" w:rsidR="00ED30A4" w:rsidRDefault="00ED30A4" w:rsidP="00ED30A4">
      <w:pPr>
        <w:spacing w:before="160"/>
        <w:rPr>
          <w:del w:id="276" w:author="Arthur Souza Rodrigues" w:date="2026-07-10T21:51:00Z" w16du:dateUtc="2026-07-11T01:51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77" w:author="Arthur Souza Rodrigues" w:date="2026-07-10T21:51:00Z" w16du:dateUtc="2026-07-11T01:51:00Z"/>
        </w:rPr>
      </w:pPr>
      <w:del w:id="278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59F5E1BC" w14:textId="77777777" w:rsidR="00ED30A4" w:rsidRDefault="00ED30A4" w:rsidP="00ED30A4">
      <w:pPr>
        <w:spacing w:before="60" w:after="60"/>
        <w:rPr>
          <w:del w:id="279" w:author="Arthur Souza Rodrigues" w:date="2026-07-10T21:51:00Z" w16du:dateUtc="2026-07-11T01:51:00Z"/>
        </w:rPr>
      </w:pPr>
      <w:del w:id="280" w:author="Arthur Souza Rodrigues" w:date="2026-07-10T21:51:00Z" w16du:dateUtc="2026-07-11T01:51:00Z">
        <w:r>
          <w:rPr>
            <w:color w:val="0F172A"/>
          </w:rPr>
          <w:lastRenderedPageBreak/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48E1BFFD" w14:textId="77777777" w:rsidR="00ED30A4" w:rsidRDefault="00ED30A4" w:rsidP="00ED30A4">
      <w:pPr>
        <w:spacing w:before="60"/>
        <w:rPr>
          <w:del w:id="281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del w:id="282" w:author="Arthur Souza Rodrigues" w:date="2026-07-10T21:51:00Z" w16du:dateUtc="2026-07-11T01:5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del w:id="283" w:author="Arthur Souza Rodrigues" w:date="2026-07-10T21:51:00Z" w16du:dateUtc="2026-07-11T01:51:00Z"/>
              </w:rPr>
            </w:pPr>
            <w:del w:id="284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del w:id="285" w:author="Arthur Souza Rodrigues" w:date="2026-07-10T21:51:00Z" w16du:dateUtc="2026-07-11T01:51:00Z"/>
              </w:rPr>
            </w:pPr>
            <w:del w:id="286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del w:id="287" w:author="Arthur Souza Rodrigues" w:date="2026-07-10T21:51:00Z" w16du:dateUtc="2026-07-11T01:51:00Z"/>
              </w:rPr>
            </w:pPr>
            <w:del w:id="288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del w:id="289" w:author="Arthur Souza Rodrigues" w:date="2026-07-10T21:51:00Z" w16du:dateUtc="2026-07-11T01:51:00Z"/>
              </w:rPr>
            </w:pPr>
            <w:del w:id="290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ED30A4" w14:paraId="00D1F2F0" w14:textId="77777777" w:rsidTr="00F14043">
        <w:trPr>
          <w:del w:id="291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del w:id="292" w:author="Arthur Souza Rodrigues" w:date="2026-07-10T21:51:00Z" w16du:dateUtc="2026-07-11T01:51:00Z"/>
              </w:rPr>
            </w:pPr>
            <w:del w:id="293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del w:id="294" w:author="Arthur Souza Rodrigues" w:date="2026-07-10T21:51:00Z" w16du:dateUtc="2026-07-11T01:51:00Z"/>
              </w:rPr>
            </w:pPr>
            <w:del w:id="295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del w:id="296" w:author="Arthur Souza Rodrigues" w:date="2026-07-10T21:51:00Z" w16du:dateUtc="2026-07-11T01:51:00Z"/>
              </w:rPr>
            </w:pPr>
            <w:del w:id="297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del w:id="298" w:author="Arthur Souza Rodrigues" w:date="2026-07-10T21:51:00Z" w16du:dateUtc="2026-07-11T01:51:00Z"/>
              </w:rPr>
            </w:pPr>
            <w:del w:id="299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ED30A4" w14:paraId="1AFB7BC8" w14:textId="77777777" w:rsidTr="00F14043">
        <w:trPr>
          <w:del w:id="300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del w:id="301" w:author="Arthur Souza Rodrigues" w:date="2026-07-10T21:51:00Z" w16du:dateUtc="2026-07-11T01:51:00Z"/>
              </w:rPr>
            </w:pPr>
            <w:del w:id="302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del w:id="303" w:author="Arthur Souza Rodrigues" w:date="2026-07-10T21:51:00Z" w16du:dateUtc="2026-07-11T01:51:00Z"/>
              </w:rPr>
            </w:pPr>
            <w:del w:id="304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del w:id="305" w:author="Arthur Souza Rodrigues" w:date="2026-07-10T21:51:00Z" w16du:dateUtc="2026-07-11T01:51:00Z"/>
              </w:rPr>
            </w:pPr>
            <w:del w:id="306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del w:id="307" w:author="Arthur Souza Rodrigues" w:date="2026-07-10T21:51:00Z" w16du:dateUtc="2026-07-11T01:51:00Z"/>
              </w:rPr>
            </w:pPr>
            <w:del w:id="30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ED30A4" w14:paraId="3ECB580F" w14:textId="77777777" w:rsidTr="00F14043">
        <w:trPr>
          <w:del w:id="309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del w:id="310" w:author="Arthur Souza Rodrigues" w:date="2026-07-10T21:51:00Z" w16du:dateUtc="2026-07-11T01:51:00Z"/>
              </w:rPr>
            </w:pPr>
            <w:del w:id="31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del w:id="312" w:author="Arthur Souza Rodrigues" w:date="2026-07-10T21:51:00Z" w16du:dateUtc="2026-07-11T01:51:00Z"/>
              </w:rPr>
            </w:pPr>
            <w:del w:id="313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del w:id="314" w:author="Arthur Souza Rodrigues" w:date="2026-07-10T21:51:00Z" w16du:dateUtc="2026-07-11T01:51:00Z"/>
              </w:rPr>
            </w:pPr>
            <w:del w:id="315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del w:id="316" w:author="Arthur Souza Rodrigues" w:date="2026-07-10T21:51:00Z" w16du:dateUtc="2026-07-11T01:51:00Z"/>
              </w:rPr>
            </w:pPr>
            <w:del w:id="31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ED30A4" w14:paraId="128A7230" w14:textId="77777777" w:rsidTr="00F14043">
        <w:trPr>
          <w:del w:id="318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del w:id="319" w:author="Arthur Souza Rodrigues" w:date="2026-07-10T21:51:00Z" w16du:dateUtc="2026-07-11T01:51:00Z"/>
              </w:rPr>
            </w:pPr>
            <w:del w:id="320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del w:id="321" w:author="Arthur Souza Rodrigues" w:date="2026-07-10T21:51:00Z" w16du:dateUtc="2026-07-11T01:51:00Z"/>
              </w:rPr>
            </w:pPr>
            <w:del w:id="322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del w:id="323" w:author="Arthur Souza Rodrigues" w:date="2026-07-10T21:51:00Z" w16du:dateUtc="2026-07-11T01:51:00Z"/>
              </w:rPr>
            </w:pPr>
            <w:del w:id="324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del w:id="325" w:author="Arthur Souza Rodrigues" w:date="2026-07-10T21:51:00Z" w16du:dateUtc="2026-07-11T01:51:00Z"/>
              </w:rPr>
            </w:pPr>
            <w:del w:id="32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ED30A4" w14:paraId="2733373D" w14:textId="77777777" w:rsidTr="00F14043">
        <w:trPr>
          <w:del w:id="327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del w:id="328" w:author="Arthur Souza Rodrigues" w:date="2026-07-10T21:51:00Z" w16du:dateUtc="2026-07-11T01:51:00Z"/>
              </w:rPr>
            </w:pPr>
            <w:del w:id="329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del w:id="330" w:author="Arthur Souza Rodrigues" w:date="2026-07-10T21:51:00Z" w16du:dateUtc="2026-07-11T01:51:00Z"/>
              </w:rPr>
            </w:pPr>
            <w:del w:id="331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del w:id="332" w:author="Arthur Souza Rodrigues" w:date="2026-07-10T21:51:00Z" w16du:dateUtc="2026-07-11T01:51:00Z"/>
              </w:rPr>
            </w:pPr>
            <w:del w:id="333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del w:id="334" w:author="Arthur Souza Rodrigues" w:date="2026-07-10T21:51:00Z" w16du:dateUtc="2026-07-11T01:51:00Z"/>
              </w:rPr>
            </w:pPr>
            <w:del w:id="33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ED30A4" w14:paraId="5BA2C2CA" w14:textId="77777777" w:rsidTr="00F14043">
        <w:trPr>
          <w:del w:id="336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del w:id="337" w:author="Arthur Souza Rodrigues" w:date="2026-07-10T21:51:00Z" w16du:dateUtc="2026-07-11T01:51:00Z"/>
              </w:rPr>
            </w:pPr>
            <w:del w:id="338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del w:id="339" w:author="Arthur Souza Rodrigues" w:date="2026-07-10T21:51:00Z" w16du:dateUtc="2026-07-11T01:51:00Z"/>
              </w:rPr>
            </w:pPr>
            <w:del w:id="340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del w:id="341" w:author="Arthur Souza Rodrigues" w:date="2026-07-10T21:51:00Z" w16du:dateUtc="2026-07-11T01:51:00Z"/>
              </w:rPr>
            </w:pPr>
            <w:del w:id="342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del w:id="343" w:author="Arthur Souza Rodrigues" w:date="2026-07-10T21:51:00Z" w16du:dateUtc="2026-07-11T01:51:00Z"/>
              </w:rPr>
            </w:pPr>
            <w:del w:id="344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ED30A4" w14:paraId="0B8C62AF" w14:textId="77777777" w:rsidTr="00F14043">
        <w:trPr>
          <w:del w:id="345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del w:id="346" w:author="Arthur Souza Rodrigues" w:date="2026-07-10T21:51:00Z" w16du:dateUtc="2026-07-11T01:51:00Z"/>
              </w:rPr>
            </w:pPr>
            <w:del w:id="347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del w:id="348" w:author="Arthur Souza Rodrigues" w:date="2026-07-10T21:51:00Z" w16du:dateUtc="2026-07-11T01:51:00Z"/>
              </w:rPr>
            </w:pPr>
            <w:del w:id="349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del w:id="350" w:author="Arthur Souza Rodrigues" w:date="2026-07-10T21:51:00Z" w16du:dateUtc="2026-07-11T01:51:00Z"/>
              </w:rPr>
            </w:pPr>
            <w:del w:id="351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del w:id="352" w:author="Arthur Souza Rodrigues" w:date="2026-07-10T21:51:00Z" w16du:dateUtc="2026-07-11T01:51:00Z"/>
              </w:rPr>
            </w:pPr>
            <w:del w:id="35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23B28FBE" w14:textId="77777777" w:rsidR="00ED30A4" w:rsidRDefault="00ED30A4" w:rsidP="00ED30A4">
      <w:pPr>
        <w:spacing w:before="80"/>
        <w:rPr>
          <w:del w:id="354" w:author="Arthur Souza Rodrigues" w:date="2026-07-10T21:51:00Z" w16du:dateUtc="2026-07-11T01:51:00Z"/>
        </w:rPr>
      </w:pPr>
    </w:p>
    <w:p w14:paraId="14414065" w14:textId="77777777" w:rsidR="00ED30A4" w:rsidRDefault="00ED30A4" w:rsidP="00ED30A4">
      <w:pPr>
        <w:rPr>
          <w:del w:id="355" w:author="Arthur Souza Rodrigues" w:date="2026-07-10T21:51:00Z" w16du:dateUtc="2026-07-11T01:51:00Z"/>
        </w:rPr>
      </w:pPr>
      <w:del w:id="356" w:author="Arthur Souza Rodrigues" w:date="2026-07-10T21:51:00Z" w16du:dateUtc="2026-07-11T01:51:00Z">
        <w:r>
          <w:br w:type="page"/>
        </w:r>
      </w:del>
    </w:p>
    <w:p w14:paraId="26502A66" w14:textId="77777777" w:rsidR="00ED30A4" w:rsidRDefault="00ED30A4" w:rsidP="00ED30A4">
      <w:pPr>
        <w:spacing w:before="180" w:after="40"/>
        <w:rPr>
          <w:del w:id="357" w:author="Arthur Souza Rodrigues" w:date="2026-07-10T21:51:00Z" w16du:dateUtc="2026-07-11T01:51:00Z"/>
        </w:rPr>
      </w:pPr>
      <w:del w:id="358" w:author="Arthur Souza Rodrigues" w:date="2026-07-10T21:51:00Z" w16du:dateUtc="2026-07-11T01:51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del w:id="359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del w:id="360" w:author="Arthur Souza Rodrigues" w:date="2026-07-10T21:51:00Z" w16du:dateUtc="2026-07-11T01:51:00Z"/>
              </w:rPr>
            </w:pPr>
            <w:del w:id="36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A6C621E" w14:textId="77777777" w:rsidR="00ED30A4" w:rsidRDefault="00ED30A4" w:rsidP="00F14043">
            <w:pPr>
              <w:rPr>
                <w:del w:id="362" w:author="Arthur Souza Rodrigues" w:date="2026-07-10T21:51:00Z" w16du:dateUtc="2026-07-11T01:51:00Z"/>
              </w:rPr>
            </w:pPr>
          </w:p>
          <w:p w14:paraId="6AFCD942" w14:textId="77777777" w:rsidR="00ED30A4" w:rsidRDefault="00ED30A4" w:rsidP="00F14043">
            <w:pPr>
              <w:rPr>
                <w:del w:id="363" w:author="Arthur Souza Rodrigues" w:date="2026-07-10T21:51:00Z" w16du:dateUtc="2026-07-11T01:51:00Z"/>
              </w:rPr>
            </w:pPr>
            <w:del w:id="36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127BA4F" w14:textId="77777777" w:rsidR="00ED30A4" w:rsidRDefault="00ED30A4" w:rsidP="00F14043">
            <w:pPr>
              <w:rPr>
                <w:del w:id="365" w:author="Arthur Souza Rodrigues" w:date="2026-07-10T21:51:00Z" w16du:dateUtc="2026-07-11T01:51:00Z"/>
              </w:rPr>
            </w:pPr>
            <w:del w:id="36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C230971" w14:textId="77777777" w:rsidR="00ED30A4" w:rsidRDefault="00ED30A4" w:rsidP="00F14043">
            <w:pPr>
              <w:rPr>
                <w:del w:id="367" w:author="Arthur Souza Rodrigues" w:date="2026-07-10T21:51:00Z" w16du:dateUtc="2026-07-11T01:51:00Z"/>
              </w:rPr>
            </w:pPr>
            <w:del w:id="36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172E1C5B" w14:textId="77777777" w:rsidR="00ED30A4" w:rsidRDefault="00ED30A4" w:rsidP="00F14043">
            <w:pPr>
              <w:rPr>
                <w:del w:id="369" w:author="Arthur Souza Rodrigues" w:date="2026-07-10T21:51:00Z" w16du:dateUtc="2026-07-11T01:51:00Z"/>
              </w:rPr>
            </w:pPr>
            <w:del w:id="37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5F028814" w14:textId="77777777" w:rsidR="00ED30A4" w:rsidRDefault="00ED30A4" w:rsidP="00F14043">
            <w:pPr>
              <w:rPr>
                <w:del w:id="371" w:author="Arthur Souza Rodrigues" w:date="2026-07-10T21:51:00Z" w16du:dateUtc="2026-07-11T01:51:00Z"/>
              </w:rPr>
            </w:pPr>
            <w:del w:id="37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3ABDCB5A" w14:textId="77777777" w:rsidR="00ED30A4" w:rsidRDefault="00ED30A4" w:rsidP="00ED30A4">
      <w:pPr>
        <w:spacing w:before="160"/>
        <w:rPr>
          <w:del w:id="373" w:author="Arthur Souza Rodrigues" w:date="2026-07-10T21:51:00Z" w16du:dateUtc="2026-07-11T01:51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74" w:author="Arthur Souza Rodrigues" w:date="2026-07-10T21:51:00Z" w16du:dateUtc="2026-07-11T01:51:00Z"/>
        </w:rPr>
      </w:pPr>
      <w:del w:id="375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0C0720BA" w14:textId="77777777" w:rsidR="00ED30A4" w:rsidRDefault="00ED30A4" w:rsidP="00ED30A4">
      <w:pPr>
        <w:spacing w:before="60" w:after="60"/>
        <w:rPr>
          <w:del w:id="376" w:author="Arthur Souza Rodrigues" w:date="2026-07-10T21:51:00Z" w16du:dateUtc="2026-07-11T01:51:00Z"/>
        </w:rPr>
      </w:pPr>
      <w:del w:id="377" w:author="Arthur Souza Rodrigues" w:date="2026-07-10T21:51:00Z" w16du:dateUtc="2026-07-11T01:51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087F2ACF" w14:textId="77777777" w:rsidR="00ED30A4" w:rsidRDefault="00ED30A4" w:rsidP="00ED30A4">
      <w:pPr>
        <w:spacing w:before="60"/>
        <w:rPr>
          <w:del w:id="378" w:author="Arthur Souza Rodrigues" w:date="2026-07-10T21:51:00Z" w16du:dateUtc="2026-07-11T01:51:00Z"/>
        </w:rPr>
      </w:pPr>
    </w:p>
    <w:p w14:paraId="1199F343" w14:textId="77777777" w:rsidR="00ED30A4" w:rsidRDefault="00ED30A4" w:rsidP="00ED30A4">
      <w:pPr>
        <w:spacing w:before="180" w:after="40"/>
        <w:rPr>
          <w:del w:id="379" w:author="Arthur Souza Rodrigues" w:date="2026-07-10T21:51:00Z" w16du:dateUtc="2026-07-11T01:51:00Z"/>
        </w:rPr>
      </w:pPr>
      <w:del w:id="380" w:author="Arthur Souza Rodrigues" w:date="2026-07-10T21:51:00Z" w16du:dateUtc="2026-07-11T01:51:00Z">
        <w:r>
          <w:rPr>
            <w:b/>
            <w:bCs/>
            <w:color w:val="0F172A"/>
          </w:rPr>
          <w:delText xml:space="preserve">Ground rules         </w:delText>
        </w:r>
      </w:del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1" w:author="Arthur Souza Rodrigues" w:date="2026-07-10T21:51:00Z" w16du:dateUtc="2026-07-11T01:51:00Z"/>
        </w:rPr>
      </w:pPr>
      <w:del w:id="382" w:author="Arthur Souza Rodrigues" w:date="2026-07-10T21:51:00Z" w16du:dateUtc="2026-07-11T01:51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3" w:author="Arthur Souza Rodrigues" w:date="2026-07-10T21:51:00Z" w16du:dateUtc="2026-07-11T01:51:00Z"/>
        </w:rPr>
      </w:pPr>
      <w:del w:id="384" w:author="Arthur Souza Rodrigues" w:date="2026-07-10T21:51:00Z" w16du:dateUtc="2026-07-11T01:51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6C1A44E7" w14:textId="57B9BE08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5" w:author="Arthur Souza Rodrigues" w:date="2026-07-10T21:51:00Z" w16du:dateUtc="2026-07-11T01:51:00Z"/>
        </w:rPr>
      </w:pPr>
      <w:del w:id="386" w:author="Arthur Souza Rodrigues" w:date="2026-07-10T21:51:00Z" w16du:dateUtc="2026-07-11T01:51:00Z">
        <w:r>
          <w:rPr>
            <w:color w:val="0F172A"/>
          </w:rPr>
          <w:delText xml:space="preserve">Avoid intermediate HTML serialisation where possible.           </w:delText>
        </w:r>
      </w:del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7" w:author="Arthur Souza Rodrigues" w:date="2026-07-10T21:51:00Z" w16du:dateUtc="2026-07-11T01:51:00Z"/>
        </w:rPr>
      </w:pPr>
      <w:del w:id="388" w:author="Arthur Souza Rodrigues" w:date="2026-07-10T21:51:00Z" w16du:dateUtc="2026-07-11T01:51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0C0A336E" w14:textId="77777777" w:rsidR="00ED30A4" w:rsidRDefault="00ED30A4" w:rsidP="00ED30A4">
      <w:pPr>
        <w:spacing w:before="80"/>
        <w:rPr>
          <w:del w:id="389" w:author="Arthur Souza Rodrigues" w:date="2026-07-10T21:51:00Z" w16du:dateUtc="2026-07-11T01:51:00Z"/>
        </w:rPr>
      </w:pPr>
    </w:p>
    <w:p w14:paraId="7E63C3D8" w14:textId="77777777" w:rsidR="00ED30A4" w:rsidRDefault="00ED30A4" w:rsidP="00ED30A4">
      <w:pPr>
        <w:spacing w:before="180" w:after="40"/>
        <w:rPr>
          <w:del w:id="390" w:author="Arthur Souza Rodrigues" w:date="2026-07-10T21:51:00Z" w16du:dateUtc="2026-07-11T01:51:00Z"/>
        </w:rPr>
      </w:pPr>
      <w:del w:id="391" w:author="Arthur Souza Rodrigues" w:date="2026-07-10T21:51:00Z" w16du:dateUtc="2026-07-11T01:51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del w:id="392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del w:id="393" w:author="Arthur Souza Rodrigues" w:date="2026-07-10T21:51:00Z" w16du:dateUtc="2026-07-11T01:51:00Z"/>
              </w:rPr>
            </w:pPr>
            <w:del w:id="39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189B8551" w14:textId="77777777" w:rsidR="00ED30A4" w:rsidRDefault="00ED30A4" w:rsidP="00F14043">
            <w:pPr>
              <w:rPr>
                <w:del w:id="395" w:author="Arthur Souza Rodrigues" w:date="2026-07-10T21:51:00Z" w16du:dateUtc="2026-07-11T01:51:00Z"/>
              </w:rPr>
            </w:pPr>
            <w:del w:id="39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04E05115" w14:textId="77777777" w:rsidR="00ED30A4" w:rsidRDefault="00ED30A4" w:rsidP="00ED30A4">
      <w:pPr>
        <w:spacing w:before="200"/>
        <w:rPr>
          <w:del w:id="397" w:author="Arthur Souza Rodrigues" w:date="2026-07-10T21:51:00Z" w16du:dateUtc="2026-07-11T01:51:00Z"/>
        </w:rPr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98" w:author="Arthur Souza Rodrigues" w:date="2026-07-10T21:51:00Z" w16du:dateUtc="2026-07-11T01:51:00Z"/>
        </w:rPr>
      </w:pPr>
      <w:del w:id="399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261E0C34" w14:textId="77777777" w:rsidR="00ED30A4" w:rsidRDefault="00ED30A4" w:rsidP="00ED30A4">
      <w:pPr>
        <w:spacing w:before="60"/>
        <w:rPr>
          <w:del w:id="400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del w:id="401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del w:id="402" w:author="Arthur Souza Rodrigues" w:date="2026-07-10T21:51:00Z" w16du:dateUtc="2026-07-11T01:51:00Z"/>
              </w:rPr>
            </w:pPr>
            <w:del w:id="403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0DA86ED5" w14:textId="77777777" w:rsidR="00ED30A4" w:rsidRDefault="00ED30A4" w:rsidP="00F14043">
            <w:pPr>
              <w:spacing w:after="320"/>
              <w:rPr>
                <w:del w:id="404" w:author="Arthur Souza Rodrigues" w:date="2026-07-10T21:51:00Z" w16du:dateUtc="2026-07-11T01:51:00Z"/>
              </w:rPr>
            </w:pPr>
            <w:del w:id="40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06" w:author="Arthur Souza Rodrigues" w:date="2026-07-10T21:51:00Z" w16du:dateUtc="2026-07-11T01:51:00Z"/>
              </w:rPr>
            </w:pPr>
          </w:p>
          <w:p w14:paraId="3D7990AC" w14:textId="77777777" w:rsidR="00ED30A4" w:rsidRDefault="00ED30A4" w:rsidP="00F14043">
            <w:pPr>
              <w:rPr>
                <w:del w:id="407" w:author="Arthur Souza Rodrigues" w:date="2026-07-10T21:51:00Z" w16du:dateUtc="2026-07-11T01:51:00Z"/>
              </w:rPr>
            </w:pPr>
            <w:del w:id="40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del w:id="409" w:author="Arthur Souza Rodrigues" w:date="2026-07-10T21:51:00Z" w16du:dateUtc="2026-07-11T01:51:00Z"/>
              </w:rPr>
            </w:pPr>
            <w:del w:id="410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26A95D14" w14:textId="77777777" w:rsidR="00ED30A4" w:rsidRDefault="00ED30A4" w:rsidP="00F14043">
            <w:pPr>
              <w:spacing w:after="320"/>
              <w:rPr>
                <w:del w:id="411" w:author="Arthur Souza Rodrigues" w:date="2026-07-10T21:51:00Z" w16du:dateUtc="2026-07-11T01:51:00Z"/>
              </w:rPr>
            </w:pPr>
            <w:del w:id="41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13" w:author="Arthur Souza Rodrigues" w:date="2026-07-10T21:51:00Z" w16du:dateUtc="2026-07-11T01:51:00Z"/>
              </w:rPr>
            </w:pPr>
          </w:p>
          <w:p w14:paraId="0DDA6374" w14:textId="77777777" w:rsidR="00ED30A4" w:rsidRDefault="00ED30A4" w:rsidP="00F14043">
            <w:pPr>
              <w:rPr>
                <w:del w:id="414" w:author="Arthur Souza Rodrigues" w:date="2026-07-10T21:51:00Z" w16du:dateUtc="2026-07-11T01:51:00Z"/>
              </w:rPr>
            </w:pPr>
            <w:del w:id="41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67AFF92F" w14:textId="77777777" w:rsidR="00ED30A4" w:rsidRDefault="00ED30A4" w:rsidP="00ED30A4">
      <w:pPr>
        <w:rPr>
          <w:del w:id="416" w:author="Arthur Souza Rodrigues" w:date="2026-07-10T21:51:00Z" w16du:dateUtc="2026-07-11T01:51:00Z"/>
        </w:rPr>
      </w:pPr>
    </w:p>
    <w:p w14:paraId="15453BF2" w14:textId="689A8600" w:rsidR="0031481F" w:rsidRDefault="0031481F">
      <w:pPr>
        <w:spacing w:before="200"/>
        <w:rPr>
          <w:del w:id="417" w:author="Arthur Souza Rodrigues" w:date="2026-07-10T21:51:00Z" w16du:dateUtc="2026-07-11T01:51:00Z"/>
        </w:rPr>
      </w:pPr>
    </w:p>
    <w:p w14:paraId="6D436C00" w14:textId="6FF0F000" w:rsidR="0031481F" w:rsidRDefault="00E93D03">
      <w:pPr>
        <w:pBdr>
          <w:bottom w:val="single" w:sz="3" w:space="4" w:color="E2E8F0"/>
        </w:pBdr>
        <w:spacing w:before="300" w:after="80"/>
        <w:rPr>
          <w:del w:id="418" w:author="Arthur Souza Rodrigues" w:date="2026-07-10T21:51:00Z" w16du:dateUtc="2026-07-11T01:51:00Z"/>
        </w:rPr>
      </w:pPr>
      <w:del w:id="419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BE2CA6" w14:textId="77777777" w:rsidR="0031481F" w:rsidRDefault="0031481F">
      <w:pPr>
        <w:spacing w:before="60"/>
        <w:rPr>
          <w:del w:id="420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421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93D03">
            <w:pPr>
              <w:spacing w:after="8"/>
              <w:rPr>
                <w:del w:id="422" w:author="Arthur Souza Rodrigues" w:date="2026-07-10T21:51:00Z" w16du:dateUtc="2026-07-11T01:51:00Z"/>
              </w:rPr>
            </w:pPr>
            <w:del w:id="423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delText xml:space="preserve">EigenPal               </w:delText>
              </w:r>
            </w:del>
          </w:p>
          <w:p w14:paraId="4F81C000" w14:textId="10DD3300" w:rsidR="0031481F" w:rsidRDefault="00E93D03">
            <w:pPr>
              <w:spacing w:after="320"/>
              <w:rPr>
                <w:del w:id="424" w:author="Arthur Souza Rodrigues" w:date="2026-07-10T21:51:00Z" w16du:dateUtc="2026-07-11T01:51:00Z"/>
              </w:rPr>
            </w:pPr>
            <w:del w:id="42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26" w:author="Arthur Souza Rodrigues" w:date="2026-07-10T21:51:00Z" w16du:dateUtc="2026-07-11T01:51:00Z"/>
              </w:rPr>
            </w:pPr>
          </w:p>
          <w:p w14:paraId="18004CB4" w14:textId="77777777" w:rsidR="0031481F" w:rsidRDefault="00E93D03">
            <w:pPr>
              <w:rPr>
                <w:del w:id="427" w:author="Arthur Souza Rodrigues" w:date="2026-07-10T21:51:00Z" w16du:dateUtc="2026-07-11T01:51:00Z"/>
              </w:rPr>
            </w:pPr>
            <w:del w:id="42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93D03">
            <w:pPr>
              <w:spacing w:after="8"/>
              <w:rPr>
                <w:del w:id="429" w:author="Arthur Souza Rodrigues" w:date="2026-07-10T21:51:00Z" w16du:dateUtc="2026-07-11T01:51:00Z"/>
              </w:rPr>
            </w:pPr>
            <w:del w:id="430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099E6A8" w14:textId="23392000" w:rsidR="0031481F" w:rsidRDefault="00E93D03">
            <w:pPr>
              <w:spacing w:after="320"/>
              <w:rPr>
                <w:del w:id="431" w:author="Arthur Souza Rodrigues" w:date="2026-07-10T21:51:00Z" w16du:dateUtc="2026-07-11T01:51:00Z"/>
              </w:rPr>
            </w:pPr>
            <w:del w:id="43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33" w:author="Arthur Souza Rodrigues" w:date="2026-07-10T21:51:00Z" w16du:dateUtc="2026-07-11T01:51:00Z"/>
              </w:rPr>
            </w:pPr>
          </w:p>
          <w:p w14:paraId="09E07E00" w14:textId="72F92000" w:rsidR="0031481F" w:rsidRDefault="00E93D03">
            <w:pPr>
              <w:rPr>
                <w:del w:id="434" w:author="Arthur Souza Rodrigues" w:date="2026-07-10T21:51:00Z" w16du:dateUtc="2026-07-11T01:51:00Z"/>
              </w:rPr>
            </w:pPr>
            <w:del w:id="43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7DC9D877" w14:textId="77777777" w:rsidR="00336008" w:rsidRDefault="00336008"/>
    <w:sectPr w:rsidR="0033600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0"/>
      <w:sectPrChange w:id="440" w:author="Arthur Souza Rodrigues" w:date="2026-07-10T21:51:00Z" w16du:dateUtc="2026-07-11T01:51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6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7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76" w:author="User" w:date="2026-03-05T19:41:00Z" w:initials="">
    <w:p w14:paraId="4FDEEBBE" w14:textId="77777777" w:rsidR="0031481F" w:rsidRDefault="00E93D03">
      <w:r>
        <w:rPr>
          <w:rStyle w:val="CommentReference"/>
        </w:rPr>
        <w:annotationRef/>
      </w:r>
      <w:r>
        <w:t xml:space="preserve">Just like that!         </w:t>
      </w:r>
    </w:p>
  </w:comment>
  <w:comment w:id="207" w:author="Arthur Souza Rodrigues" w:date="2026-07-04T23:17:00Z" w:initials="AS">
    <w:p w14:paraId="64F77A48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208" w:author="Arthur Souza Rodrigues" w:date="2026-07-04T23:17:00Z" w:initials="AS">
    <w:p w14:paraId="051AFFD1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267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3A2BE8" w14:textId="77777777" w:rsidR="009902D6" w:rsidRDefault="009902D6" w:rsidP="006F2F64">
      <w:pPr>
        <w:pPrChange w:id="2" w:author="Arthur Souza Rodrigues" w:date="2026-07-10T21:51:00Z" w16du:dateUtc="2026-07-11T01:51:00Z">
          <w:pPr/>
        </w:pPrChange>
      </w:pPr>
      <w:r>
        <w:separator/>
      </w:r>
    </w:p>
  </w:endnote>
  <w:endnote w:type="continuationSeparator" w:id="0">
    <w:p w14:paraId="3684D3B9" w14:textId="77777777" w:rsidR="009902D6" w:rsidRDefault="009902D6" w:rsidP="006F2F64">
      <w:pPr>
        <w:pPrChange w:id="3" w:author="Arthur Souza Rodrigues" w:date="2026-07-10T21:51:00Z" w16du:dateUtc="2026-07-11T01:5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93D03">
    <w:pPr>
      <w:pStyle w:val="ListParagraph"/>
      <w:pPrChange w:id="438" w:author="Arthur Souza Rodrigues" w:date="2026-07-10T21:51:00Z" w16du:dateUtc="2026-07-11T01:51:00Z">
        <w:pPr>
          <w:pBdr>
            <w:top w:val="single" w:sz="2" w:space="1" w:color="E2E8F0"/>
          </w:pBdr>
          <w:spacing w:before="80"/>
          <w:jc w:val="center"/>
        </w:pPr>
      </w:pPrChange>
    </w:pPr>
    <w:del w:id="439" w:author="Arthur Souza Rodrigues" w:date="2026-07-10T21:51:00Z" w16du:dateUtc="2026-07-11T01:51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31481F">
        <w:fldChar w:fldCharType="begin"/>
      </w:r>
      <w:r w:rsidR="0031481F">
        <w:delInstrText>HYPERLINK \h</w:delInstrText>
      </w:r>
      <w:r w:rsidR="0031481F">
        <w:fldChar w:fldCharType="separate"/>
      </w:r>
      <w:r w:rsidR="0031481F">
        <w:rPr>
          <w:color w:val="64748B"/>
          <w:sz w:val="20"/>
          <w:szCs w:val="20"/>
        </w:rPr>
        <w:delText xml:space="preserve">eigenpal.com         </w:delText>
      </w:r>
      <w:r w:rsidR="0031481F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C21EA0" w14:textId="77777777" w:rsidR="009902D6" w:rsidRDefault="009902D6" w:rsidP="006F2F64">
      <w:pPr>
        <w:pPrChange w:id="0" w:author="Arthur Souza Rodrigues" w:date="2026-07-10T21:51:00Z" w16du:dateUtc="2026-07-11T01:51:00Z">
          <w:pPr/>
        </w:pPrChange>
      </w:pPr>
      <w:r>
        <w:separator/>
      </w:r>
    </w:p>
  </w:footnote>
  <w:footnote w:type="continuationSeparator" w:id="0">
    <w:p w14:paraId="7DA5AD3C" w14:textId="77777777" w:rsidR="009902D6" w:rsidRDefault="009902D6" w:rsidP="006F2F64">
      <w:pPr>
        <w:pPrChange w:id="1" w:author="Arthur Souza Rodrigues" w:date="2026-07-10T21:51:00Z" w16du:dateUtc="2026-07-11T01:5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93D03">
    <w:pPr>
      <w:pPrChange w:id="436" w:author="Arthur Souza Rodrigues" w:date="2026-07-10T21:51:00Z" w16du:dateUtc="2026-07-11T01:51:00Z">
        <w:pPr>
          <w:pBdr>
            <w:bottom w:val="single" w:sz="2" w:space="1" w:color="E2E8F0"/>
          </w:pBdr>
          <w:jc w:val="center"/>
        </w:pPr>
      </w:pPrChange>
    </w:pPr>
    <w:del w:id="437" w:author="Arthur Souza Rodrigues" w:date="2026-07-10T21:51:00Z" w16du:dateUtc="2026-07-11T01:51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B2AAB"/>
    <w:rsid w:val="001D5E93"/>
    <w:rsid w:val="0031481F"/>
    <w:rsid w:val="00336008"/>
    <w:rsid w:val="004320DA"/>
    <w:rsid w:val="004C3522"/>
    <w:rsid w:val="006F2F64"/>
    <w:rsid w:val="009902D6"/>
    <w:rsid w:val="00A37AC8"/>
    <w:rsid w:val="00B11E60"/>
    <w:rsid w:val="00C0357D"/>
    <w:rsid w:val="00D53FE7"/>
    <w:rsid w:val="00DC2887"/>
    <w:rsid w:val="00E84C52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1612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2026-07-11T01:51:00Z</dcterms:modified>
</cp:coreProperties>
</file>