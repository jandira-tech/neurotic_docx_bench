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png" Extension="png"/>
  <Default ContentType="image/jpeg" Extension="jpeg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comments+xml" PartName="/word/comment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2313C800">
      <w:r>
        <w:rPr>
          <w:b/>
          <w:color w:val="0F172A"/>
          <w:sz w:val="64"/>
          <w:szCs w:val="64"/>
        </w:rPr>
        <w:t xml:space="preserve">eigenpal/docx-editor         </w:t>
      </w:r>
    </w:p>
    <w:p w14:paraId="72895964"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/>
    <w:tbl>
      <w:tblPr/>
      <w:tblGrid>
        <w:gridCol/>
        <w:gridCol/>
      </w:tblGrid>
      <w:tr>
        <w:tc>
          <w:p w14:paraId="02059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2">
              <w:r>
                <w:rPr>
                  <w:rFonts w:ascii="Courier New" w:cs="Courier New" w:hAnsi="Courier New"/>
                  <w:u w:val="single"/>
                  <w:color w:val="2563EB"/>
                  <w:sz w:val="19"/>
                  <w:szCs w:val="19"/>
                </w:rPr>
                <w:t xml:space="preserve">@eigenpal/docx-js-editor                 </w:t>
              </w:r>
            </w:hyperlink>
          </w:p>
        </w:tc>
        <w:tc>
          <w:p w14:paraId="63B14DA8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3">
              <w:r>
                <w:rPr>
                  <w:rFonts w:ascii="Courier New" w:cs="Courier New" w:hAnsi="Courier New"/>
                  <w:u w:val="single"/>
                  <w:color w:val="2563EB"/>
                  <w:sz w:val="19"/>
                  <w:szCs w:val="19"/>
                </w:rPr>
                <w:t xml:space="preserve">eigenpal/docx-editor                 </w:t>
              </w:r>
            </w:hyperlink>
          </w:p>
        </w:tc>
      </w:tr>
    </w:tbl>
    <w:p w14:paraId="49E996B2">
      <w:r>
        <w:rPr>
          <w:b/>
          <w:color w:val="0F172A"/>
          <w:sz w:val="32"/>
          <w:szCs w:val="32"/>
        </w:rPr>
        <w:t xml:space="preserve">1. What this is         </w:t>
      </w:r>
      <w:commentRangeStart w:id="0"/>
      <w:commentRangeStart w:id="1"/>
    </w:p>
    <w:p w14:paraId="5C239600">
      <w:r>
        <w:rPr>
          <w:color w:val="0F172A"/>
        </w:rPr>
        <w:t xml:space="preserve">An open-source WYSIWYG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commentRangeStart w:id="2"/>
      <w:commentRangeStart w:id="3"/>
      <w:del w:author="sara.k" w:date="2026-03-04T09:21:00Z" w:id="4">
        <w:r>
          <w:rPr>
            <w:color w:val="0F172A"/>
          </w:rPr>
          <w:delText xml:space="preserve">zero </w:delText>
        </w:r>
      </w:del>
      <w:commentRangeEnd w:id="3"/>
      <w:r>
        <w:commentReference w:id="3"/>
      </w:r>
      <w:del w:author="sara.k" w:date="2026-03-04T09:21:00Z" w:id="5">
        <w:r>
          <w:rPr>
            <w:color w:val="0F172A"/>
          </w:rPr>
          <w:delText>backend required</w:delText>
        </w:r>
      </w:del>
      <w:commentRangeEnd w:id="2"/>
      <w:r>
        <w:commentReference w:id="2"/>
      </w:r>
      <w:ins w:author="sara.k" w:date="2026-03-04T09:21:00Z" w:id="6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  <w:commentRangeEnd w:id="0"/>
      <w:r>
        <w:commentReference w:id="0"/>
      </w:r>
      <w:commentRangeEnd w:id="1"/>
      <w:r>
        <w:commentReference w:id="1"/>
      </w:r>
    </w:p>
    <w:p w14:paraId="040B2180"/>
    <w:p w14:paraId="28B83400">
      <w:r>
        <w:rPr>
          <w:color w:val="0F172A"/>
        </w:rPr>
        <w:t xml:space="preserve">Most editors serialise to HTML and back:         </w:t>
      </w:r>
      <w:r>
        <w:rPr>
          <w:rFonts w:ascii="Courier New" w:cs="Courier New" w:hAnsi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author="thomas.v" w:date="2026-03-04T11:07:00Z" w:id="7">
        <w:r>
          <w:rPr>
            <w:color w:val="0F172A"/>
          </w:rPr>
          <w:delText>docx-js-editor skips the pipeline entirely</w:delText>
        </w:r>
      </w:del>
      <w:ins w:author="thomas.v" w:date="2026-03-04T11:07:00Z" w:id="8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681C5E84"/>
    <w:tbl>
      <w:tblPr/>
      <w:tblGrid>
        <w:gridCol/>
      </w:tblGrid>
      <w:tr>
        <w:tc>
          <w:p w14:paraId="285A2200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/>
          <w:p w14:paraId="567EA400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/>
    <w:p w14:paraId="124B2800">
      <w:r>
        <w:rPr>
          <w:b/>
          <w:color w:val="0F172A"/>
          <w:sz w:val="32"/>
          <w:szCs w:val="32"/>
        </w:rPr>
        <w:t xml:space="preserve">2. Collaboration — Tracked Changes &amp; Comments         </w:t>
      </w:r>
      <w:commentRangeStart w:id="9"/>
    </w:p>
    <w:p w14:paraId="2409DE00"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/>
    <w:p w14:paraId="334AE0C7">
      <w:r>
        <w:rPr>
          <w:b/>
          <w:color w:val="0F172A"/>
        </w:rPr>
        <w:t xml:space="preserve">Suggestion mode         </w:t>
      </w:r>
    </w:p>
    <w:p w14:paraId="0D483E00">
      <w:r>
        <w:rPr>
          <w:color w:val="0F172A"/>
        </w:rPr>
        <w:t xml:space="preserve">Toggle between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/>
    <w:p w14:paraId="2228E200">
      <w:r>
        <w:rPr>
          <w:color w:val="0F172A"/>
        </w:rPr>
        <w:t xml:space="preserve">Serialises to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/>
    <w:p w14:paraId="749CF692">
      <w:r>
        <w:rPr>
          <w:b/>
          <w:color w:val="0F172A"/>
        </w:rPr>
        <w:t xml:space="preserve">Comments         </w:t>
      </w:r>
      <w:commentRangeEnd w:id="9"/>
      <w:r>
        <w:commentReference w:id="9"/>
      </w:r>
    </w:p>
    <w:p w14:paraId="20814DB6">
      <w:r>
        <w:rPr>
          <w:color w:val="0F172A"/>
        </w:rPr>
        <w:t xml:space="preserve">Select text and click the floating button on the page edge to         </w:t>
      </w:r>
      <w:commentRangeStart w:id="10"/>
      <w:commentRangeStart w:id="11"/>
      <w:r>
        <w:rPr>
          <w:color w:val="0F172A"/>
        </w:rPr>
        <w:t xml:space="preserve">add a comment anchored to that selection         </w:t>
      </w:r>
      <w:commentRangeEnd w:id="10"/>
      <w:r>
        <w:commentReference w:id="10"/>
      </w:r>
      <w:commentRangeEnd w:id="11"/>
      <w:r>
        <w:commentReference w:id="11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/>
    <w:p w14:paraId="73ABDE4F">
      <w:r>
        <w:rPr>
          <w:color w:val="0F172A"/>
        </w:rPr>
        <w:t xml:space="preserve">Serialises to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/>
    <w:p w14:paraId="07D0CE00">
      <w:r>
        <w:rPr>
          <w:b/>
          <w:color w:val="0F172A"/>
        </w:rPr>
        <w:t xml:space="preserve">Agent-friendly         </w:t>
      </w:r>
    </w:p>
    <w:p w14:paraId="1CE416A0">
      <w:r>
        <w:rPr>
          <w:color w:val="0F172A"/>
        </w:rPr>
        <w:t xml:space="preserve">Because tracked changes and comments are native OOXML, an AI agent can </w:t>
      </w:r>
      <w:commentRangeStart w:id="12"/>
      <w:commentRangeStart w:id="13"/>
      <w:r>
        <w:rPr>
          <w:color w:val="0F172A"/>
        </w:rPr>
        <w:t xml:space="preserve">write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</w:t>
      </w:r>
      <w:commentRangeEnd w:id="12"/>
      <w:r>
        <w:commentReference w:id="12"/>
      </w:r>
      <w:commentRangeEnd w:id="13"/>
      <w:r>
        <w:commentReference w:id="13"/>
      </w:r>
      <w:r>
        <w:rPr>
          <w:color w:val="0F172A"/>
        </w:rPr>
        <w:t xml:space="preserve">it to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/>
    <w:p w14:paraId="467B1700">
      <w:r>
        <w:rPr>
          <w:b/>
          <w:color w:val="0F172A"/>
          <w:sz w:val="32"/>
          <w:szCs w:val="32"/>
        </w:rPr>
        <w:t xml:space="preserve">3. Props         </w:t>
      </w:r>
    </w:p>
    <w:p w14:paraId="2A6EFC00">
      <w:r>
        <w:rPr>
          <w:color w:val="0F172A"/>
        </w:rPr>
        <w:t xml:space="preserve">Pass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/>
    <w:tbl>
      <w:tblPr/>
      <w:tblGrid>
        <w:gridCol/>
        <w:gridCol/>
        <w:gridCol/>
        <w:gridCol/>
      </w:tblGrid>
      <w:tr>
        <w:tc>
          <w:p w14:paraId="73BEB42D">
            <w:r>
              <w:rPr>
                <w:b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p w14:paraId="6A679C00">
            <w:r>
              <w:rPr>
                <w:b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p w14:paraId="2586DE5E">
            <w:r>
              <w:rPr>
                <w:b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p w14:paraId="6AC23D00">
            <w:r>
              <w:rPr>
                <w:b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>
        <w:tc>
          <w:p w14:paraId="24965000">
            <w:r>
              <w:rPr>
                <w:rFonts w:ascii="Courier New" w:cs="Courier New" w:hAnsi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p w14:paraId="6E3FB680">
            <w:r>
              <w:rPr>
                <w:rFonts w:ascii="Courier New" w:cs="Courier New" w:hAnsi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p w14:paraId="7A8BBC00">
            <w:r>
              <w:rPr>
                <w:rFonts w:ascii="Courier New" w:cs="Courier New" w:hAnsi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p w14:paraId="47A4BC2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>
        <w:tc>
          <w:p w14:paraId="5F3BD780">
            <w:r>
              <w:rPr>
                <w:rFonts w:ascii="Courier New" w:cs="Courier New" w:hAnsi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p w14:paraId="034BABC3">
            <w:r>
              <w:rPr>
                <w:rFonts w:ascii="Courier New" w:cs="Courier New" w:hAnsi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p w14:paraId="1A0760BE">
            <w:r>
              <w:rPr>
                <w:rFonts w:ascii="Courier New" w:cs="Courier New" w:hAnsi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p w14:paraId="07A86E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>
        <w:tc>
          <w:p w14:paraId="4B7A11A4">
            <w:r>
              <w:rPr>
                <w:rFonts w:ascii="Courier New" w:cs="Courier New" w:hAnsi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p w14:paraId="004815A3">
            <w:r>
              <w:rPr>
                <w:rFonts w:ascii="Courier New" w:cs="Courier New" w:hAnsi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p w14:paraId="083D3E87">
            <w:r>
              <w:rPr>
                <w:rFonts w:ascii="Courier New" w:cs="Courier New" w:hAnsi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p w14:paraId="78079A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>
        <w:tc>
          <w:p w14:paraId="76C9C400">
            <w:r>
              <w:rPr>
                <w:rFonts w:ascii="Courier New" w:cs="Courier New" w:hAnsi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p w14:paraId="74B11CF9">
            <w:r>
              <w:rPr>
                <w:rFonts w:ascii="Courier New" w:cs="Courier New" w:hAnsi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p w14:paraId="6F652800">
            <w:r>
              <w:rPr>
                <w:rFonts w:ascii="Courier New" w:cs="Courier New" w:hAnsi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p w14:paraId="49F0FA6B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>
        <w:tc>
          <w:p w14:paraId="73A17200">
            <w:r>
              <w:rPr>
                <w:rFonts w:ascii="Courier New" w:cs="Courier New" w:hAnsi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p w14:paraId="7C2A5600">
            <w:r>
              <w:rPr>
                <w:rFonts w:ascii="Courier New" w:cs="Courier New" w:hAnsi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p w14:paraId="2D777800">
            <w:r>
              <w:rPr>
                <w:rFonts w:ascii="Courier New" w:cs="Courier New" w:hAnsi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p w14:paraId="60B2FABC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>
        <w:tc>
          <w:p w14:paraId="5BE595E5">
            <w:r>
              <w:rPr>
                <w:rFonts w:ascii="Courier New" w:cs="Courier New" w:hAnsi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p w14:paraId="69532C00">
            <w:r>
              <w:rPr>
                <w:rFonts w:ascii="Courier New" w:cs="Courier New" w:hAnsi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p w14:paraId="6265BBB2">
            <w:r>
              <w:rPr>
                <w:rFonts w:ascii="Courier New" w:cs="Courier New" w:hAnsi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p w14:paraId="5E594ECF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>
        <w:tc>
          <w:p w14:paraId="7B823400">
            <w:r>
              <w:rPr>
                <w:rFonts w:ascii="Courier New" w:cs="Courier New" w:hAnsi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p w14:paraId="2F8BD500">
            <w:r>
              <w:rPr>
                <w:rFonts w:ascii="Courier New" w:cs="Courier New" w:hAnsi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p w14:paraId="64878AB1">
            <w:r>
              <w:rPr>
                <w:rFonts w:ascii="Courier New" w:cs="Courier New" w:hAnsi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p w14:paraId="5A964A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/>
    <w:p w14:paraId="460BB7FA">
      <w:r>
        <w:br w:type="page"/>
      </w:r>
    </w:p>
    <w:p w14:paraId="219D9206">
      <w:r>
        <w:rPr>
          <w:b/>
          <w:color w:val="0F172A"/>
        </w:rPr>
        <w:t xml:space="preserve">Ref methods         </w:t>
      </w:r>
    </w:p>
    <w:tbl>
      <w:tblPr/>
      <w:tblGrid>
        <w:gridCol/>
      </w:tblGrid>
      <w:tr>
        <w:tc>
          <w:p w14:paraId="5AA86400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/>
          <w:p w14:paraId="31FF7C43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/>
    <w:p w14:paraId="3F190000">
      <w:r>
        <w:rPr>
          <w:b/>
          <w:color w:val="0F172A"/>
          <w:sz w:val="32"/>
          <w:szCs w:val="32"/>
        </w:rPr>
        <w:t xml:space="preserve">4. Contributing         </w:t>
      </w:r>
    </w:p>
    <w:p w14:paraId="63DEC521">
      <w:r>
        <w:rPr>
          <w:color w:val="0F172A"/>
        </w:rPr>
        <w:t xml:space="preserve">Read         </w:t>
      </w:r>
      <w:hyperlink r:id="rId4">
        <w:r>
          <w:rPr>
            <w:rFonts w:ascii="Courier New" w:cs="Courier New" w:hAnsi="Courier New"/>
            <w:u w:val="single"/>
            <w:color w:val="2563EB"/>
            <w:sz w:val="19"/>
            <w:szCs w:val="19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/>
    <w:p w14:paraId="5D0DEE00">
      <w:r>
        <w:rPr>
          <w:b/>
          <w:color w:val="0F172A"/>
        </w:rPr>
        <w:t xml:space="preserve">Ground rules         </w:t>
      </w:r>
    </w:p>
    <w:p w14:paraId="55958B5C">
      <w:pPr>
        <w:pStyle w:val="ListParagraph"/>
        <w:numPr>
          <w:ilvl w:val="0"/>
          <w:numId w:val="1"/>
        </w:numPr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>
      <w:pPr>
        <w:pStyle w:val="ListParagraph"/>
        <w:numPr>
          <w:ilvl w:val="0"/>
          <w:numId w:val="1"/>
        </w:numPr>
      </w:pPr>
      <w:r>
        <w:rPr>
          <w:color w:val="0F172A"/>
        </w:rPr>
        <w:t xml:space="preserve">Run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cs="Courier New" w:hAnsi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>
      <w:pPr>
        <w:pStyle w:val="ListParagraph"/>
        <w:numPr>
          <w:ilvl w:val="0"/>
          <w:numId w:val="1"/>
        </w:numPr>
      </w:pPr>
      <w:del w:author="anon-contributor" w:date="2026-03-04T23:44:00Z" w:id="14">
        <w:r>
          <w:rPr>
            <w:color w:val="0F172A"/>
          </w:rPr>
          <w:delText>Do not introduce intermediate HTML serialisation. This is a hard constraint.</w:delText>
        </w:r>
      </w:del>
      <w:ins w:author="anon-contributor" w:date="2026-03-04T23:44:00Z" w:id="15">
        <w:r>
          <w:rPr>
            <w:color w:val="0F172A"/>
          </w:rPr>
          <w:t xml:space="preserve">Avoid intermediate HTML serialisation where possible.           </w:t>
        </w:r>
      </w:ins>
    </w:p>
    <w:p w14:paraId="5C297367">
      <w:pPr>
        <w:pStyle w:val="ListParagraph"/>
        <w:numPr>
          <w:ilvl w:val="0"/>
          <w:numId w:val="1"/>
        </w:numPr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/>
    <w:p w14:paraId="7AB6E680">
      <w:r>
        <w:rPr>
          <w:b/>
          <w:color w:val="0F172A"/>
        </w:rPr>
        <w:t xml:space="preserve">Dev setup         </w:t>
      </w:r>
    </w:p>
    <w:tbl>
      <w:tblPr/>
      <w:tblGrid>
        <w:gridCol/>
      </w:tblGrid>
      <w:tr>
        <w:tc>
          <w:p w14:paraId="0F4B1E00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>
            <w:r>
              <w:rPr>
                <w:rFonts w:ascii="Courier New" w:cs="Courier New" w:hAnsi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/>
    <w:p w14:paraId="6D436C00">
      <w:r>
        <w:rPr>
          <w:b/>
          <w:color w:val="0F172A"/>
          <w:sz w:val="32"/>
          <w:szCs w:val="32"/>
        </w:rPr>
        <w:t xml:space="preserve">Sign-off         </w:t>
      </w:r>
    </w:p>
    <w:p w14:paraId="78A32269"/>
    <w:tbl>
      <w:tblPr/>
      <w:tblGrid>
        <w:gridCol/>
        <w:gridCol/>
      </w:tblGrid>
      <w:tr>
        <w:tc>
          <w:p w14:paraId="1F60B699">
            <w:r>
              <w:rPr>
                <w:b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/>
          <w:p w14:paraId="739E1328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p w14:paraId="75400A33">
            <w:r>
              <w:rPr>
                <w:b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/>
          <w:p w14:paraId="09E07E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6ECD12CA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a="http://schemas.openxmlformats.org/drawingml/2006/main" xmlns:m="http://schemas.openxmlformats.org/officeDocument/2006/math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comment w:author="Arthur Souza Rodrigues" w:date="2026-06-13T03:56:00Z" w:id="0" w:initials="AS">
    <w:p w14:paraId="7EEC3A32">
      <w:r>
        <w:rPr>
          <w:sz w:val="20"/>
          <w:szCs w:val="20"/>
        </w:rPr>
        <w:t>ugabuga</w:t>
      </w:r>
    </w:p>
    <w:p w14:paraId="51A22112"/>
  </w:comment>
  <w:comment w:author="Arthur Souza Rodrigues" w:date="2026-06-13T03:56:00Z" w:id="1" w:initials="AS">
    <w:p w14:paraId="16B8C1C6">
      <w:r>
        <w:rPr>
          <w:sz w:val="20"/>
          <w:szCs w:val="20"/>
        </w:rPr>
        <w:t>guruba</w:t>
      </w:r>
    </w:p>
  </w:comment>
  <w:comment w:author="Arthur Souza Rodrigues" w:date="2026-06-12T01:18:00Z" w:id="2" w:initials="AS">
    <w:p w14:paraId="42606FD3">
      <w:r>
        <w:rPr>
          <w:sz w:val="20"/>
          <w:szCs w:val="20"/>
        </w:rPr>
        <w:t>ugabuga</w:t>
      </w:r>
    </w:p>
  </w:comment>
  <w:comment w:author="Arthur Souza Rodrigues" w:date="2026-06-12T01:17:00Z" w:id="3" w:initials="AS">
    <w:p w14:paraId="031D1E2B">
      <w:r>
        <w:rPr>
          <w:sz w:val="20"/>
          <w:szCs w:val="20"/>
        </w:rPr>
        <w:t>ugabuga</w:t>
      </w:r>
    </w:p>
  </w:comment>
  <w:comment w:author="Arthur Souza Rodrigues" w:date="2026-06-13T03:56:00Z" w:id="9" w:initials="AS">
    <w:p w14:paraId="5AE08FA8">
      <w:r>
        <w:rPr>
          <w:sz w:val="20"/>
          <w:szCs w:val="20"/>
        </w:rPr>
        <w:t>yada</w:t>
      </w:r>
    </w:p>
  </w:comment>
  <w:comment w:author="User" w:date="2026-03-05T19:41:00Z" w:id="10">
    <w:p w14:paraId="456E2E6B">
      <w:r>
        <w:t xml:space="preserve">Just like that!         </w:t>
      </w:r>
    </w:p>
  </w:comment>
  <w:comment w:author="Arthur Souza Rodrigues" w:date="2026-06-12T01:18:00Z" w:id="11" w:initials="AS">
    <w:p w14:paraId="3C9CE78F">
      <w:r>
        <w:rPr>
          <w:sz w:val="20"/>
          <w:szCs w:val="20"/>
        </w:rPr>
        <w:t>ugabuga</w:t>
      </w:r>
    </w:p>
  </w:comment>
  <w:comment w:author="Arthur Souza Rodrigues" w:date="2026-06-12T01:18:00Z" w:id="12" w:initials="AS">
    <w:p w14:paraId="01629E6F">
      <w:r>
        <w:rPr>
          <w:sz w:val="20"/>
          <w:szCs w:val="20"/>
        </w:rPr>
        <w:t>ugabuga</w:t>
      </w:r>
    </w:p>
  </w:comment>
  <w:comment w:author="Arthur Souza Rodrigues" w:date="2026-06-12T01:18:00Z" w:id="13" w:initials="AS">
    <w:p w14:paraId="5D65B73C">
      <w:r>
        <w:rPr>
          <w:sz w:val="20"/>
          <w:szCs w:val="20"/>
        </w:rPr>
        <w:t>buruga</w:t>
      </w:r>
    </w:p>
    <w:p w14:paraId="1E1D77F5"/>
  </w:comment>
</w:comme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hanging="360" w:left="7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default="1" w:styleId="Normal" w:type="paragraph">
    <w:name w:val="Normal"/>
  </w:style>
  <w:style w:default="1" w:styleId="DefaultParagraphFont" w:type="character">
    <w:name w:val="Default Paragraph Font"/>
  </w:style>
  <w:style w:default="1" w:styleId="TableNormal" w:type="table">
    <w:name w:val="Normal Table"/>
  </w:style>
  <w:style w:default="1" w:styleId="NoList" w:type="numbering">
    <w:name w:val="No List"/>
  </w:style>
  <w:style w:styleId="ListParagraph" w:type="paragraph">
    <w:name w:val="List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https://www.npmjs.com/package/@eigenpal/docx-js-editor" TargetMode="External" Type="http://schemas.openxmlformats.org/officeDocument/2006/relationships/hyperlink"/><Relationship Id="rId3" Target="https://github.com/eigenpal/docx-editor" TargetMode="External" Type="http://schemas.openxmlformats.org/officeDocument/2006/relationships/hyperlink"/><Relationship Id="rId4" Target="https://github.com/eigenpal/docx-editor/blob/main/docs/PLUGINS.md" TargetMode="External" Type="http://schemas.openxmlformats.org/officeDocument/2006/relationships/hyperlink"/><Relationship Id="rId900" Target="settings.xml" Type="http://schemas.openxmlformats.org/officeDocument/2006/relationships/settings"/><Relationship Id="rId901" Target="numbering.xml" Type="http://schemas.openxmlformats.org/officeDocument/2006/relationships/numbering"/><Relationship Id="rId902" Target="comments.xml" Type="http://schemas.openxmlformats.org/officeDocument/2006/relationships/comments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jubarte</Application>
  <DocSecurity>0</DocSecurity>
  <ScaleCrop>false</ScaleCrop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