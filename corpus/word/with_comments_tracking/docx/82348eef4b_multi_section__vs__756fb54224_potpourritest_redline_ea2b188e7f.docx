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40264297" w:rsidR="00F66B6B" w:rsidRDefault="00F66B6B" w:rsidP="00F66B6B">
      <w:pPr>
        <w:pStyle w:val="Title"/>
        <w:rPr>
          <w:ins w:id="18" w:author="Arthur Souza Rodrigues" w:date="2026-06-29T11:15:00Z" w16du:dateUtc="2026-06-29T15:15:00Z"/>
        </w:rPr>
      </w:pPr>
      <w:ins w:id="19" w:author="Arthur Souza Rodrigues" w:date="2026-06-29T11:15:00Z" w16du:dateUtc="2026-06-29T15:15:00Z">
        <w:r>
          <w:t>The Pot-Pourri Compendium</w:t>
        </w:r>
      </w:ins>
    </w:p>
    <w:p w14:paraId="02CE482F" w14:textId="77777777" w:rsidR="00725969" w:rsidRDefault="00F66B6B" w:rsidP="00F66B6B">
      <w:pPr>
        <w:pStyle w:val="Subtitle"/>
        <w:pPrChange w:id="20" w:author="Arthur Souza Rodrigues" w:date="2026-06-29T11:15:00Z" w16du:dateUtc="2026-06-29T15:15:00Z">
          <w:pPr>
            <w:pStyle w:val="Heading1"/>
          </w:pPr>
        </w:pPrChange>
      </w:pPr>
      <w:ins w:id="21" w:author="Arthur Souza Rodrigues" w:date="2026-06-29T11:15:00Z" w16du:dateUtc="2026-06-29T15:15:00Z">
        <w:r w:rsidRPr="00F66B6B">
          <w:t>A Sampler</w:t>
        </w:r>
      </w:ins>
      <w:del w:id="22" w:author="Arthur Souza Rodrigues" w:date="2026-06-29T11:15:00Z" w16du:dateUtc="2026-06-29T15:15:00Z">
        <w:r w:rsidR="00B27A5B">
          <w:delText>Auto Page Number Test</w:delText>
        </w:r>
      </w:del>
      <w:r w:rsidR="00B27A5B">
        <w:t xml:space="preserve"> Document</w:t>
      </w:r>
      <w:ins w:id="23" w:author="Arthur Souza Rodrigues" w:date="2026-06-29T11:15:00Z" w16du:dateUtc="2026-06-29T15:15:00Z">
        <w:r w:rsidRPr="00F66B6B">
          <w:t xml:space="preserve"> for Extraction Testing</w:t>
        </w:r>
      </w:ins>
    </w:p>
    <w:p w14:paraId="00216223" w14:textId="54EF8006" w:rsidR="00F66B6B" w:rsidRPr="00F66B6B" w:rsidRDefault="00F66B6B" w:rsidP="00F66B6B">
      <w:pPr>
        <w:rPr>
          <w:ins w:id="24" w:author="Arthur Souza Rodrigues" w:date="2026-06-29T11:15:00Z" w16du:dateUtc="2026-06-29T15:15:00Z"/>
          <w:rFonts w:ascii="Aptos" w:hAnsi="Aptos"/>
        </w:rPr>
      </w:pPr>
      <w:ins w:id="25" w:author="Arthur Souza Rodrigues" w:date="2026-06-29T11:15:00Z" w16du:dateUtc="2026-06-29T15:15:00Z">
        <w:r w:rsidRPr="00F66B6B">
          <w:rPr>
            <w:rFonts w:ascii="Aptos" w:hAnsi="Aptos"/>
          </w:rPr>
          <w:t>This document is intentionally varied</w:t>
        </w:r>
        <w:commentRangeStart w:id="26"/>
        <w:commentRangeStart w:id="27"/>
        <w:commentRangeStart w:id="28"/>
        <w:r w:rsidRPr="00F66B6B">
          <w:rPr>
            <w:rFonts w:ascii="Aptos" w:hAnsi="Aptos"/>
          </w:rPr>
          <w:t>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commentRangeEnd w:id="26"/>
        <w:r>
          <w:rPr>
            <w:rStyle w:val="CommentReference"/>
            <w:rFonts w:ascii="Aptos" w:hAnsi="Aptos"/>
            <w:b/>
            <w:i/>
            <w:color w:val="2E7D32"/>
            <w:sz w:val="22"/>
            <w:szCs w:val="22"/>
          </w:rPr>
          <w:commentReference w:id="26"/>
        </w:r>
        <w:commentRangeEnd w:id="27"/>
        <w:r>
          <w:rPr>
            <w:rStyle w:val="CommentReference"/>
            <w:rFonts w:ascii="Aptos" w:hAnsi="Aptos"/>
            <w:b/>
            <w:i/>
            <w:color w:val="2E7D32"/>
            <w:sz w:val="22"/>
            <w:szCs w:val="22"/>
          </w:rPr>
          <w:commentReference w:id="27"/>
        </w:r>
        <w:commentRangeEnd w:id="28"/>
        <w:r>
          <w:rPr>
            <w:rStyle w:val="CommentReference"/>
            <w:rFonts w:ascii="Aptos" w:hAnsi="Aptos"/>
            <w:b/>
            <w:i/>
            <w:color w:val="2E7D32"/>
            <w:sz w:val="22"/>
            <w:szCs w:val="22"/>
          </w:rPr>
          <w:commentReference w:id="28"/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1"/>
        </w:r>
      </w:ins>
    </w:p>
    <w:p w14:paraId="3505C72B" w14:textId="39B6932A" w:rsidR="00F66B6B" w:rsidRPr="00F66B6B" w:rsidRDefault="00F66B6B" w:rsidP="00F66B6B">
      <w:pPr>
        <w:pStyle w:val="Heading1"/>
        <w:rPr>
          <w:ins w:id="30" w:author="Arthur Souza Rodrigues" w:date="2026-06-29T11:15:00Z" w16du:dateUtc="2026-06-29T15:15:00Z"/>
        </w:rPr>
      </w:pPr>
      <w:ins w:id="31" w:author="Arthur Souza Rodrigues" w:date="2026-06-29T11:15:00Z" w16du:dateUtc="2026-06-29T15:15:00Z">
        <w:r w:rsidRPr="00F66B6B">
          <w:t>1. Typography Samples</w:t>
        </w:r>
      </w:ins>
    </w:p>
    <w:p w14:paraId="10EED686" w14:textId="35A88123" w:rsidR="00F66B6B" w:rsidRPr="00F66B6B" w:rsidRDefault="00F66B6B" w:rsidP="00F66B6B">
      <w:pPr>
        <w:rPr>
          <w:ins w:id="32" w:author="Arthur Souza Rodrigues" w:date="2026-06-29T11:15:00Z" w16du:dateUtc="2026-06-29T15:15:00Z"/>
          <w:rFonts w:ascii="Aptos" w:hAnsi="Aptos"/>
        </w:rPr>
      </w:pPr>
      <w:ins w:id="33" w:author="Arthur Souza Rodrigues" w:date="2026-06-29T11:15:00Z" w16du:dateUtc="2026-06-29T15:15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59BB39B" w14:textId="5841125A" w:rsidR="00F66B6B" w:rsidRPr="00F66B6B" w:rsidRDefault="00F66B6B" w:rsidP="00F66B6B">
      <w:pPr>
        <w:rPr>
          <w:ins w:id="34" w:author="Arthur Souza Rodrigues" w:date="2026-06-29T11:15:00Z" w16du:dateUtc="2026-06-29T15:15:00Z"/>
          <w:rFonts w:ascii="Aptos" w:hAnsi="Aptos"/>
        </w:rPr>
      </w:pPr>
      <w:ins w:id="35" w:author="Arthur Souza Rodrigues" w:date="2026-06-29T11:15:00Z" w16du:dateUtc="2026-06-29T15:15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2DF4FB10" w14:textId="2A50721A" w:rsidR="00F66B6B" w:rsidRPr="00F66B6B" w:rsidRDefault="00F66B6B" w:rsidP="00F66B6B">
      <w:pPr>
        <w:pStyle w:val="Heading1"/>
        <w:rPr>
          <w:ins w:id="36" w:author="Arthur Souza Rodrigues" w:date="2026-06-29T11:15:00Z" w16du:dateUtc="2026-06-29T15:15:00Z"/>
        </w:rPr>
      </w:pPr>
      <w:ins w:id="37" w:author="Arthur Souza Rodrigues" w:date="2026-06-29T11:15:00Z" w16du:dateUtc="2026-06-29T15:15:00Z">
        <w:r w:rsidRPr="00F66B6B">
          <w:t>2. Lists</w:t>
        </w:r>
      </w:ins>
    </w:p>
    <w:p w14:paraId="12ECBFF8" w14:textId="1F8D4644" w:rsidR="00F66B6B" w:rsidRPr="00F66B6B" w:rsidRDefault="00F66B6B" w:rsidP="00F66B6B">
      <w:pPr>
        <w:pStyle w:val="Heading2"/>
        <w:rPr>
          <w:ins w:id="38" w:author="Arthur Souza Rodrigues" w:date="2026-06-29T11:15:00Z" w16du:dateUtc="2026-06-29T15:15:00Z"/>
        </w:rPr>
      </w:pPr>
      <w:ins w:id="39" w:author="Arthur Souza Rodrigues" w:date="2026-06-29T11:15:00Z" w16du:dateUtc="2026-06-29T15:15:00Z">
        <w:r w:rsidRPr="00F66B6B">
          <w:t>2.1 Bulleted</w:t>
        </w:r>
      </w:ins>
    </w:p>
    <w:p w14:paraId="283D7933" w14:textId="595F5DDC" w:rsidR="00F66B6B" w:rsidRPr="00F66B6B" w:rsidRDefault="00F66B6B" w:rsidP="00F66B6B">
      <w:pPr>
        <w:pStyle w:val="ListBullet"/>
        <w:spacing w:after="160" w:line="278" w:lineRule="auto"/>
        <w:rPr>
          <w:ins w:id="40" w:author="Arthur Souza Rodrigues" w:date="2026-06-29T11:15:00Z" w16du:dateUtc="2026-06-29T15:15:00Z"/>
        </w:rPr>
      </w:pPr>
      <w:ins w:id="41" w:author="Arthur Souza Rodrigues" w:date="2026-06-29T11:15:00Z" w16du:dateUtc="2026-06-29T15:15:00Z">
        <w:r w:rsidRPr="00F66B6B">
          <w:t>Apples — a pomaceous fruit</w:t>
        </w:r>
      </w:ins>
    </w:p>
    <w:p w14:paraId="471AD8B6" w14:textId="6BF89BC6" w:rsidR="00F66B6B" w:rsidRDefault="00F66B6B" w:rsidP="00F66B6B">
      <w:pPr>
        <w:pStyle w:val="ListBullet"/>
        <w:spacing w:after="160" w:line="278" w:lineRule="auto"/>
        <w:rPr>
          <w:ins w:id="42" w:author="Arthur Souza Rodrigues" w:date="2026-06-29T11:15:00Z" w16du:dateUtc="2026-06-29T15:15:00Z"/>
        </w:rPr>
      </w:pPr>
      <w:ins w:id="43" w:author="Arthur Souza Rodrigues" w:date="2026-06-29T11:15:00Z" w16du:dateUtc="2026-06-29T15:15:00Z">
        <w:r>
          <w:t>Bourbon — distilled in Kentucky</w:t>
        </w:r>
      </w:ins>
    </w:p>
    <w:p w14:paraId="4505D5BC" w14:textId="0BE5759A" w:rsidR="00F66B6B" w:rsidRDefault="00F66B6B" w:rsidP="00F66B6B">
      <w:pPr>
        <w:pStyle w:val="ListBullet"/>
        <w:spacing w:after="160" w:line="278" w:lineRule="auto"/>
        <w:rPr>
          <w:ins w:id="44" w:author="Arthur Souza Rodrigues" w:date="2026-06-29T11:15:00Z" w16du:dateUtc="2026-06-29T15:15:00Z"/>
        </w:rPr>
      </w:pPr>
      <w:ins w:id="45" w:author="Arthur Souza Rodrigues" w:date="2026-06-29T11:15:00Z" w16du:dateUtc="2026-06-29T15:15:00Z">
        <w:r>
          <w:t>Cardamom — a fragrant spice</w:t>
        </w:r>
      </w:ins>
    </w:p>
    <w:p w14:paraId="4F4A3340" w14:textId="6C9D0E6A" w:rsidR="00F66B6B" w:rsidRDefault="00F66B6B" w:rsidP="00F66B6B">
      <w:pPr>
        <w:pStyle w:val="Heading2"/>
        <w:rPr>
          <w:ins w:id="46" w:author="Arthur Souza Rodrigues" w:date="2026-06-29T11:15:00Z" w16du:dateUtc="2026-06-29T15:15:00Z"/>
        </w:rPr>
      </w:pPr>
      <w:ins w:id="47" w:author="Arthur Souza Rodrigues" w:date="2026-06-29T11:15:00Z" w16du:dateUtc="2026-06-29T15:15:00Z">
        <w:r>
          <w:t>2.2 Numbered (with nested)</w:t>
        </w:r>
      </w:ins>
    </w:p>
    <w:p w14:paraId="6A5C9559" w14:textId="7CDA6878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48" w:author="Arthur Souza Rodrigues" w:date="2026-06-29T11:15:00Z" w16du:dateUtc="2026-06-29T15:15:00Z"/>
        </w:rPr>
      </w:pPr>
      <w:ins w:id="49" w:author="Arthur Souza Rodrigues" w:date="2026-06-29T11:15:00Z" w16du:dateUtc="2026-06-29T15:15:00Z">
        <w:r w:rsidRPr="00F66B6B">
          <w:t>Preheat the oven to 375°F.</w:t>
        </w:r>
      </w:ins>
    </w:p>
    <w:p w14:paraId="4810DC60" w14:textId="49E32BF0" w:rsidR="00F66B6B" w:rsidRDefault="00F66B6B" w:rsidP="00F66B6B">
      <w:pPr>
        <w:pStyle w:val="ListNumber"/>
        <w:spacing w:after="160" w:line="278" w:lineRule="auto"/>
        <w:ind w:left="360" w:hanging="360"/>
        <w:rPr>
          <w:ins w:id="50" w:author="Arthur Souza Rodrigues" w:date="2026-06-29T11:15:00Z" w16du:dateUtc="2026-06-29T15:15:00Z"/>
        </w:rPr>
      </w:pPr>
      <w:ins w:id="51" w:author="Arthur Souza Rodrigues" w:date="2026-06-29T11:15:00Z" w16du:dateUtc="2026-06-29T15:15:00Z">
        <w:r>
          <w:t>Whisk dry ingredients.</w:t>
        </w:r>
      </w:ins>
    </w:p>
    <w:p w14:paraId="079B68DC" w14:textId="701277E4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52" w:author="Arthur Souza Rodrigues" w:date="2026-06-29T11:15:00Z" w16du:dateUtc="2026-06-29T15:15:00Z"/>
        </w:rPr>
      </w:pPr>
      <w:ins w:id="53" w:author="Arthur Souza Rodrigues" w:date="2026-06-29T11:15:00Z" w16du:dateUtc="2026-06-29T15:15:00Z">
        <w:r>
          <w:t>Sift the flour twice.</w:t>
        </w:r>
      </w:ins>
    </w:p>
    <w:p w14:paraId="6CDF8968" w14:textId="56A746AD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54" w:author="Arthur Souza Rodrigues" w:date="2026-06-29T11:15:00Z" w16du:dateUtc="2026-06-29T15:15:00Z"/>
        </w:rPr>
      </w:pPr>
      <w:ins w:id="55" w:author="Arthur Souza Rodrigues" w:date="2026-06-29T11:15:00Z" w16du:dateUtc="2026-06-29T15:15:00Z">
        <w:r>
          <w:t>Add a pinch of salt.</w:t>
        </w:r>
      </w:ins>
    </w:p>
    <w:p w14:paraId="5617EDCC" w14:textId="6F0A997A" w:rsidR="00F66B6B" w:rsidRDefault="00F66B6B" w:rsidP="00F66B6B">
      <w:pPr>
        <w:pStyle w:val="ListNumber"/>
        <w:spacing w:after="160" w:line="278" w:lineRule="auto"/>
        <w:ind w:left="360" w:hanging="360"/>
        <w:rPr>
          <w:ins w:id="56" w:author="Arthur Souza Rodrigues" w:date="2026-06-29T11:15:00Z" w16du:dateUtc="2026-06-29T15:15:00Z"/>
        </w:rPr>
      </w:pPr>
      <w:ins w:id="57" w:author="Arthur Souza Rodrigues" w:date="2026-06-29T11:15:00Z" w16du:dateUtc="2026-06-29T15:15:00Z">
        <w:r>
          <w:t>Bake for 22 minutes.</w:t>
        </w:r>
      </w:ins>
    </w:p>
    <w:p w14:paraId="05ABAFA8" w14:textId="267E656C" w:rsidR="00F66B6B" w:rsidRDefault="00F66B6B" w:rsidP="00F66B6B">
      <w:pPr>
        <w:pStyle w:val="Heading1"/>
        <w:rPr>
          <w:ins w:id="58" w:author="Arthur Souza Rodrigues" w:date="2026-06-29T11:15:00Z" w16du:dateUtc="2026-06-29T15:15:00Z"/>
        </w:rPr>
      </w:pPr>
      <w:ins w:id="59" w:author="Arthur Souza Rodrigues" w:date="2026-06-29T11:15:00Z" w16du:dateUtc="2026-06-29T15:15:00Z">
        <w:r>
          <w:t>3. Tabular Data</w:t>
        </w:r>
      </w:ins>
    </w:p>
    <w:p w14:paraId="26AC7480" w14:textId="40FE2705" w:rsidR="00F66B6B" w:rsidRPr="00F66B6B" w:rsidRDefault="00F66B6B" w:rsidP="00F66B6B">
      <w:pPr>
        <w:rPr>
          <w:ins w:id="60" w:author="Arthur Souza Rodrigues" w:date="2026-06-29T11:15:00Z" w16du:dateUtc="2026-06-29T15:15:00Z"/>
          <w:rFonts w:ascii="Aptos" w:hAnsi="Aptos"/>
        </w:rPr>
      </w:pPr>
      <w:ins w:id="61" w:author="Arthur Souza Rodrigues" w:date="2026-06-29T11:15:00Z" w16du:dateUtc="2026-06-29T15:15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2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ins w:id="63" w:author="Arthur Souza Rodrigues" w:date="2026-06-29T11:15:00Z" w16du:dateUtc="2026-06-29T15:15:00Z"/>
                <w:rFonts w:ascii="Aptos" w:hAnsi="Aptos"/>
              </w:rPr>
            </w:pPr>
            <w:ins w:id="64" w:author="Arthur Souza Rodrigues" w:date="2026-06-29T11:15:00Z" w16du:dateUtc="2026-06-29T15:15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5" w:author="Arthur Souza Rodrigues" w:date="2026-06-29T11:15:00Z" w16du:dateUtc="2026-06-29T15:15:00Z"/>
                <w:rFonts w:ascii="Aptos" w:hAnsi="Aptos"/>
              </w:rPr>
            </w:pPr>
            <w:ins w:id="66" w:author="Arthur Souza Rodrigues" w:date="2026-06-29T11:15:00Z" w16du:dateUtc="2026-06-29T15:15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7" w:author="Arthur Souza Rodrigues" w:date="2026-06-29T11:15:00Z" w16du:dateUtc="2026-06-29T15:15:00Z"/>
                <w:rFonts w:ascii="Aptos" w:hAnsi="Aptos"/>
              </w:rPr>
            </w:pPr>
            <w:ins w:id="68" w:author="Arthur Souza Rodrigues" w:date="2026-06-29T11:15:00Z" w16du:dateUtc="2026-06-29T15:15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9" w:author="Arthur Souza Rodrigues" w:date="2026-06-29T11:15:00Z" w16du:dateUtc="2026-06-29T15:15:00Z"/>
                <w:rFonts w:ascii="Aptos" w:hAnsi="Aptos"/>
              </w:rPr>
            </w:pPr>
            <w:ins w:id="70" w:author="Arthur Souza Rodrigues" w:date="2026-06-29T11:15:00Z" w16du:dateUtc="2026-06-29T15:15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1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ins w:id="72" w:author="Arthur Souza Rodrigues" w:date="2026-06-29T11:15:00Z" w16du:dateUtc="2026-06-29T15:15:00Z"/>
                <w:rFonts w:ascii="Aptos" w:hAnsi="Aptos"/>
              </w:rPr>
            </w:pPr>
            <w:ins w:id="73" w:author="Arthur Souza Rodrigues" w:date="2026-06-29T11:15:00Z" w16du:dateUtc="2026-06-29T15:15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4" w:author="Arthur Souza Rodrigues" w:date="2026-06-29T11:15:00Z" w16du:dateUtc="2026-06-29T15:15:00Z"/>
                <w:rFonts w:ascii="Aptos" w:hAnsi="Aptos"/>
              </w:rPr>
            </w:pPr>
            <w:ins w:id="75" w:author="Arthur Souza Rodrigues" w:date="2026-06-29T11:15:00Z" w16du:dateUtc="2026-06-29T15:15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6" w:author="Arthur Souza Rodrigues" w:date="2026-06-29T11:15:00Z" w16du:dateUtc="2026-06-29T15:15:00Z"/>
                <w:rFonts w:ascii="Aptos" w:hAnsi="Aptos"/>
              </w:rPr>
            </w:pPr>
            <w:ins w:id="77" w:author="Arthur Souza Rodrigues" w:date="2026-06-29T11:15:00Z" w16du:dateUtc="2026-06-29T15:15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8" w:author="Arthur Souza Rodrigues" w:date="2026-06-29T11:15:00Z" w16du:dateUtc="2026-06-29T15:15:00Z"/>
                <w:rFonts w:ascii="Aptos" w:hAnsi="Aptos"/>
              </w:rPr>
            </w:pPr>
            <w:ins w:id="79" w:author="Arthur Souza Rodrigues" w:date="2026-06-29T11:15:00Z" w16du:dateUtc="2026-06-29T15:15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AA81D36" w14:textId="77777777" w:rsidTr="00F66B6B">
        <w:trPr>
          <w:ins w:id="80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ins w:id="81" w:author="Arthur Souza Rodrigues" w:date="2026-06-29T11:15:00Z" w16du:dateUtc="2026-06-29T15:15:00Z"/>
                <w:rFonts w:ascii="Aptos" w:hAnsi="Aptos"/>
              </w:rPr>
            </w:pPr>
            <w:ins w:id="82" w:author="Arthur Souza Rodrigues" w:date="2026-06-29T11:15:00Z" w16du:dateUtc="2026-06-29T15:15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3" w:author="Arthur Souza Rodrigues" w:date="2026-06-29T11:15:00Z" w16du:dateUtc="2026-06-29T15:15:00Z"/>
                <w:rFonts w:ascii="Aptos" w:hAnsi="Aptos"/>
              </w:rPr>
            </w:pPr>
            <w:ins w:id="84" w:author="Arthur Souza Rodrigues" w:date="2026-06-29T11:15:00Z" w16du:dateUtc="2026-06-29T15:15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" w:author="Arthur Souza Rodrigues" w:date="2026-06-29T11:15:00Z" w16du:dateUtc="2026-06-29T15:15:00Z"/>
                <w:rFonts w:ascii="Aptos" w:hAnsi="Aptos"/>
              </w:rPr>
            </w:pPr>
            <w:ins w:id="86" w:author="Arthur Souza Rodrigues" w:date="2026-06-29T11:15:00Z" w16du:dateUtc="2026-06-29T15:15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7" w:author="Arthur Souza Rodrigues" w:date="2026-06-29T11:15:00Z" w16du:dateUtc="2026-06-29T15:15:00Z"/>
                <w:rFonts w:ascii="Aptos" w:hAnsi="Aptos"/>
              </w:rPr>
            </w:pPr>
            <w:ins w:id="88" w:author="Arthur Souza Rodrigues" w:date="2026-06-29T11:15:00Z" w16du:dateUtc="2026-06-29T15:15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9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ins w:id="90" w:author="Arthur Souza Rodrigues" w:date="2026-06-29T11:15:00Z" w16du:dateUtc="2026-06-29T15:15:00Z"/>
                <w:rFonts w:ascii="Aptos" w:hAnsi="Aptos"/>
              </w:rPr>
            </w:pPr>
            <w:ins w:id="91" w:author="Arthur Souza Rodrigues" w:date="2026-06-29T11:15:00Z" w16du:dateUtc="2026-06-29T15:15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2" w:author="Arthur Souza Rodrigues" w:date="2026-06-29T11:15:00Z" w16du:dateUtc="2026-06-29T15:15:00Z"/>
                <w:rFonts w:ascii="Aptos" w:hAnsi="Aptos"/>
              </w:rPr>
            </w:pPr>
            <w:ins w:id="93" w:author="Arthur Souza Rodrigues" w:date="2026-06-29T11:15:00Z" w16du:dateUtc="2026-06-29T15:15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" w:author="Arthur Souza Rodrigues" w:date="2026-06-29T11:15:00Z" w16du:dateUtc="2026-06-29T15:15:00Z"/>
                <w:rFonts w:ascii="Aptos" w:hAnsi="Aptos"/>
              </w:rPr>
            </w:pPr>
            <w:ins w:id="95" w:author="Arthur Souza Rodrigues" w:date="2026-06-29T11:15:00Z" w16du:dateUtc="2026-06-29T15:15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6" w:author="Arthur Souza Rodrigues" w:date="2026-06-29T11:15:00Z" w16du:dateUtc="2026-06-29T15:15:00Z"/>
                <w:rFonts w:ascii="Aptos" w:hAnsi="Aptos"/>
              </w:rPr>
            </w:pPr>
            <w:ins w:id="97" w:author="Arthur Souza Rodrigues" w:date="2026-06-29T11:15:00Z" w16du:dateUtc="2026-06-29T15:15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34F7C378" w14:textId="77777777" w:rsidTr="00F66B6B">
        <w:trPr>
          <w:ins w:id="98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ins w:id="99" w:author="Arthur Souza Rodrigues" w:date="2026-06-29T11:15:00Z" w16du:dateUtc="2026-06-29T15:15:00Z"/>
                <w:rFonts w:ascii="Aptos" w:hAnsi="Aptos"/>
              </w:rPr>
            </w:pPr>
            <w:ins w:id="100" w:author="Arthur Souza Rodrigues" w:date="2026-06-29T11:15:00Z" w16du:dateUtc="2026-06-29T15:15:00Z">
              <w:r>
                <w:rPr>
                  <w:rFonts w:ascii="Aptos" w:hAnsi="Aptos"/>
                </w:rPr>
                <w:lastRenderedPageBreak/>
                <w:t>West</w:t>
              </w:r>
            </w:ins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1" w:author="Arthur Souza Rodrigues" w:date="2026-06-29T11:15:00Z" w16du:dateUtc="2026-06-29T15:15:00Z"/>
                <w:rFonts w:ascii="Aptos" w:hAnsi="Aptos"/>
              </w:rPr>
            </w:pPr>
            <w:ins w:id="102" w:author="Arthur Souza Rodrigues" w:date="2026-06-29T11:15:00Z" w16du:dateUtc="2026-06-29T15:15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3" w:author="Arthur Souza Rodrigues" w:date="2026-06-29T11:15:00Z" w16du:dateUtc="2026-06-29T15:15:00Z"/>
                <w:rFonts w:ascii="Aptos" w:hAnsi="Aptos"/>
              </w:rPr>
            </w:pPr>
            <w:ins w:id="104" w:author="Arthur Souza Rodrigues" w:date="2026-06-29T11:15:00Z" w16du:dateUtc="2026-06-29T15:15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5" w:author="Arthur Souza Rodrigues" w:date="2026-06-29T11:15:00Z" w16du:dateUtc="2026-06-29T15:15:00Z"/>
                <w:rFonts w:ascii="Aptos" w:hAnsi="Aptos"/>
              </w:rPr>
            </w:pPr>
            <w:ins w:id="106" w:author="Arthur Souza Rodrigues" w:date="2026-06-29T11:15:00Z" w16du:dateUtc="2026-06-29T15:15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368339F2" w14:textId="77777777" w:rsidR="00F66B6B" w:rsidRPr="00F66B6B" w:rsidRDefault="00F66B6B" w:rsidP="00F66B6B">
      <w:pPr>
        <w:rPr>
          <w:ins w:id="107" w:author="Arthur Souza Rodrigues" w:date="2026-06-29T11:15:00Z" w16du:dateUtc="2026-06-29T15:15:00Z"/>
        </w:rPr>
      </w:pPr>
    </w:p>
    <w:p w14:paraId="0349A5D9" w14:textId="3B6C2D6E" w:rsidR="00F66B6B" w:rsidRDefault="00F66B6B" w:rsidP="00F66B6B">
      <w:pPr>
        <w:pStyle w:val="Heading1"/>
        <w:rPr>
          <w:ins w:id="108" w:author="Arthur Souza Rodrigues" w:date="2026-06-29T11:15:00Z" w16du:dateUtc="2026-06-29T15:15:00Z"/>
        </w:rPr>
      </w:pPr>
      <w:ins w:id="109" w:author="Arthur Souza Rodrigues" w:date="2026-06-29T11:15:00Z" w16du:dateUtc="2026-06-29T15:15:00Z">
        <w:r>
          <w:t>4. Quote &amp; Link</w:t>
        </w:r>
      </w:ins>
    </w:p>
    <w:p w14:paraId="665225E3" w14:textId="78847597" w:rsidR="00F66B6B" w:rsidRPr="00F66B6B" w:rsidRDefault="00F66B6B" w:rsidP="00F66B6B">
      <w:pPr>
        <w:pStyle w:val="Quote"/>
        <w:rPr>
          <w:ins w:id="110" w:author="Arthur Souza Rodrigues" w:date="2026-06-29T11:15:00Z" w16du:dateUtc="2026-06-29T15:15:00Z"/>
        </w:rPr>
      </w:pPr>
      <w:ins w:id="111" w:author="Arthur Souza Rodrigues" w:date="2026-06-29T11:15:00Z" w16du:dateUtc="2026-06-29T15:15:00Z">
        <w:r w:rsidRPr="00F66B6B">
          <w:t>“Not all those who wander are lost.” — a line often quoted to test block-quote handling.</w:t>
        </w:r>
      </w:ins>
    </w:p>
    <w:p w14:paraId="7402C551" w14:textId="44B9C541" w:rsidR="00F66B6B" w:rsidRPr="00F66B6B" w:rsidRDefault="00F66B6B" w:rsidP="00F66B6B">
      <w:pPr>
        <w:rPr>
          <w:ins w:id="112" w:author="Arthur Souza Rodrigues" w:date="2026-06-29T11:15:00Z" w16du:dateUtc="2026-06-29T15:15:00Z"/>
          <w:rFonts w:ascii="Aptos" w:hAnsi="Aptos"/>
        </w:rPr>
      </w:pPr>
      <w:ins w:id="113" w:author="Arthur Souza Rodrigues" w:date="2026-06-29T11:15:00Z" w16du:dateUtc="2026-06-29T15:15:00Z">
        <w:r w:rsidRPr="00F66B6B">
          <w:rPr>
            <w:rFonts w:ascii="Aptos" w:hAnsi="Aptos"/>
          </w:rPr>
          <w:t xml:space="preserve">More information available at our </w:t>
        </w:r>
        <w:r>
          <w:fldChar w:fldCharType="begin"/>
        </w:r>
        <w:r>
          <w:instrText>HYPERLINK "https://example.com/reference"</w: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fldChar w:fldCharType="end"/>
        </w:r>
        <w:r w:rsidRPr="00F66B6B">
          <w:rPr>
            <w:rFonts w:ascii="Aptos" w:hAnsi="Aptos"/>
          </w:rPr>
          <w:t>.</w:t>
        </w:r>
      </w:ins>
    </w:p>
    <w:p w14:paraId="65EF85F4" w14:textId="300B2EC3" w:rsidR="00F66B6B" w:rsidRPr="00F66B6B" w:rsidRDefault="00F66B6B" w:rsidP="00F66B6B">
      <w:pPr>
        <w:rPr>
          <w:ins w:id="114" w:author="Arthur Souza Rodrigues" w:date="2026-06-29T11:15:00Z" w16du:dateUtc="2026-06-29T15:15:00Z"/>
          <w:rFonts w:ascii="Aptos" w:hAnsi="Aptos"/>
        </w:rPr>
      </w:pPr>
      <w:ins w:id="115" w:author="Arthur Souza Rodrigues" w:date="2026-06-29T11:15:00Z" w16du:dateUtc="2026-06-29T15:15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2"/>
        </w:r>
      </w:ins>
    </w:p>
    <w:p w14:paraId="3E0B38C0" w14:textId="4F8CF32B" w:rsidR="00F66B6B" w:rsidRPr="00F66B6B" w:rsidRDefault="00F66B6B" w:rsidP="00F66B6B">
      <w:pPr>
        <w:pStyle w:val="Heading1"/>
        <w:rPr>
          <w:ins w:id="117" w:author="Arthur Souza Rodrigues" w:date="2026-06-29T11:15:00Z" w16du:dateUtc="2026-06-29T15:15:00Z"/>
        </w:rPr>
      </w:pPr>
      <w:ins w:id="118" w:author="Arthur Souza Rodrigues" w:date="2026-06-29T11:15:00Z" w16du:dateUtc="2026-06-29T15:15:00Z">
        <w:r w:rsidRPr="00F66B6B">
          <w:t>5. Color Callouts</w:t>
        </w:r>
      </w:ins>
    </w:p>
    <w:p w14:paraId="20BC05E3" w14:textId="29568F35" w:rsidR="00F66B6B" w:rsidRPr="00F66B6B" w:rsidRDefault="00F66B6B" w:rsidP="00F66B6B">
      <w:pPr>
        <w:rPr>
          <w:ins w:id="119" w:author="Arthur Souza Rodrigues" w:date="2026-06-29T11:15:00Z" w16du:dateUtc="2026-06-29T15:15:00Z"/>
          <w:rFonts w:ascii="Aptos" w:hAnsi="Aptos"/>
          <w:b/>
          <w:color w:val="C62828"/>
        </w:rPr>
      </w:pPr>
      <w:ins w:id="120" w:author="Arthur Souza Rodrigues" w:date="2026-06-29T11:15:00Z" w16du:dateUtc="2026-06-29T15:15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116C9CE2" w14:textId="25AFEC52" w:rsidR="00F66B6B" w:rsidRPr="00F66B6B" w:rsidRDefault="00F66B6B" w:rsidP="00F66B6B">
      <w:pPr>
        <w:rPr>
          <w:ins w:id="121" w:author="Arthur Souza Rodrigues" w:date="2026-06-29T11:15:00Z" w16du:dateUtc="2026-06-29T15:15:00Z"/>
          <w:rFonts w:ascii="Aptos" w:hAnsi="Aptos"/>
          <w:b/>
          <w:color w:val="1565C0"/>
        </w:rPr>
      </w:pPr>
      <w:ins w:id="122" w:author="Arthur Souza Rodrigues" w:date="2026-06-29T11:15:00Z" w16du:dateUtc="2026-06-29T15:15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364BA969" w14:textId="0FAEE376" w:rsidR="00F66B6B" w:rsidRPr="00F66B6B" w:rsidRDefault="00F66B6B" w:rsidP="00F66B6B">
      <w:pPr>
        <w:jc w:val="center"/>
        <w:rPr>
          <w:ins w:id="123" w:author="Arthur Souza Rodrigues" w:date="2026-06-29T11:15:00Z" w16du:dateUtc="2026-06-29T15:15:00Z"/>
          <w:rFonts w:ascii="Aptos" w:hAnsi="Aptos"/>
          <w:i/>
          <w:color w:val="6A1B9A"/>
          <w:sz w:val="28"/>
        </w:rPr>
      </w:pPr>
      <w:ins w:id="124" w:author="Arthur Souza Rodrigues" w:date="2026-06-29T11:15:00Z" w16du:dateUtc="2026-06-29T15:15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241378CF" w14:textId="77777777" w:rsidR="00F66B6B" w:rsidRDefault="00F66B6B" w:rsidP="00F66B6B">
      <w:pPr>
        <w:pStyle w:val="Title"/>
        <w:rPr>
          <w:ins w:id="125" w:author="Arthur Souza Rodrigues" w:date="2026-05-02T14:41:00Z" w16du:dateUtc="2026-05-02T18:41:00Z"/>
        </w:rPr>
      </w:pPr>
      <w:ins w:id="126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27" w:author="Arthur Souza Rodrigues" w:date="2026-05-02T14:41:00Z" w16du:dateUtc="2026-05-02T18:41:00Z"/>
        </w:rPr>
      </w:pPr>
      <w:ins w:id="128" w:author="Arthur Souza Rodrigues" w:date="2026-05-02T14:41:00Z" w16du:dateUtc="2026-05-02T18:41:00Z">
        <w:r w:rsidRPr="00F66B6B"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29" w:author="Arthur Souza Rodrigues" w:date="2026-05-02T14:41:00Z" w16du:dateUtc="2026-05-02T18:41:00Z"/>
          <w:rFonts w:ascii="Aptos" w:hAnsi="Aptos"/>
        </w:rPr>
      </w:pPr>
      <w:ins w:id="130" w:author="Arthur Souza Rodrigues" w:date="2026-05-02T14:41:00Z" w16du:dateUtc="2026-05-02T18:41:00Z">
        <w:r w:rsidRPr="00F66B6B"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3" w:author="Arthur Souza Rodrigues" w:date="2026-05-02T14:41:00Z" w16du:dateUtc="2026-05-02T18:41:00Z"/>
        </w:rPr>
      </w:pPr>
      <w:ins w:id="134" w:author="Arthur Souza Rodrigues" w:date="2026-05-02T14:41:00Z" w16du:dateUtc="2026-05-02T18:41:00Z">
        <w:r w:rsidRPr="00F66B6B">
          <w:t>1. Typography Samples</w:t>
        </w:r>
      </w:ins>
    </w:p>
    <w:p w14:paraId="4AE7293A" w14:textId="77777777" w:rsidR="00F66B6B" w:rsidRPr="00F66B6B" w:rsidRDefault="00F66B6B" w:rsidP="00F66B6B">
      <w:pPr>
        <w:rPr>
          <w:ins w:id="135" w:author="Arthur Souza Rodrigues" w:date="2026-05-02T14:41:00Z" w16du:dateUtc="2026-05-02T18:41:00Z"/>
          <w:rFonts w:ascii="Aptos" w:hAnsi="Aptos"/>
        </w:rPr>
      </w:pPr>
      <w:ins w:id="136" w:author="Arthur Souza Rodrigues" w:date="2026-05-02T14:41:00Z" w16du:dateUtc="2026-05-02T18:41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37" w:author="Arthur Souza Rodrigues" w:date="2026-05-02T14:41:00Z" w16du:dateUtc="2026-05-02T18:41:00Z"/>
          <w:rFonts w:ascii="Aptos" w:hAnsi="Aptos"/>
        </w:rPr>
      </w:pPr>
      <w:ins w:id="138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39" w:author="Arthur Souza Rodrigues" w:date="2026-05-02T14:41:00Z" w16du:dateUtc="2026-05-02T18:41:00Z"/>
        </w:rPr>
      </w:pPr>
      <w:ins w:id="140" w:author="Arthur Souza Rodrigues" w:date="2026-05-02T14:41:00Z" w16du:dateUtc="2026-05-02T18:41:00Z">
        <w:r w:rsidRPr="00F66B6B"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41" w:author="Arthur Souza Rodrigues" w:date="2026-05-02T14:41:00Z" w16du:dateUtc="2026-05-02T18:41:00Z"/>
        </w:rPr>
      </w:pPr>
      <w:ins w:id="142" w:author="Arthur Souza Rodrigues" w:date="2026-05-02T14:41:00Z" w16du:dateUtc="2026-05-02T18:41:00Z">
        <w:r w:rsidRPr="00F66B6B"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spacing w:after="160" w:line="278" w:lineRule="auto"/>
        <w:rPr>
          <w:ins w:id="143" w:author="Arthur Souza Rodrigues" w:date="2026-05-02T14:41:00Z" w16du:dateUtc="2026-05-02T18:41:00Z"/>
        </w:rPr>
      </w:pPr>
      <w:ins w:id="144" w:author="Arthur Souza Rodrigues" w:date="2026-05-02T14:41:00Z" w16du:dateUtc="2026-05-02T18:41:00Z">
        <w:r w:rsidRPr="00F66B6B">
          <w:t>Apples — a pomaceous fruit</w:t>
        </w:r>
      </w:ins>
    </w:p>
    <w:p w14:paraId="74EB4307" w14:textId="77777777" w:rsidR="00F66B6B" w:rsidRDefault="00F66B6B" w:rsidP="00F66B6B">
      <w:pPr>
        <w:pStyle w:val="ListBullet"/>
        <w:spacing w:after="160" w:line="278" w:lineRule="auto"/>
        <w:rPr>
          <w:ins w:id="145" w:author="Arthur Souza Rodrigues" w:date="2026-05-02T14:41:00Z" w16du:dateUtc="2026-05-02T18:41:00Z"/>
        </w:rPr>
      </w:pPr>
      <w:ins w:id="146" w:author="Arthur Souza Rodrigues" w:date="2026-05-02T14:41:00Z" w16du:dateUtc="2026-05-02T18:41:00Z">
        <w:r>
          <w:lastRenderedPageBreak/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spacing w:after="160" w:line="278" w:lineRule="auto"/>
        <w:rPr>
          <w:ins w:id="147" w:author="Arthur Souza Rodrigues" w:date="2026-05-02T14:41:00Z" w16du:dateUtc="2026-05-02T18:41:00Z"/>
        </w:rPr>
      </w:pPr>
      <w:ins w:id="148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49" w:author="Arthur Souza Rodrigues" w:date="2026-05-02T14:41:00Z" w16du:dateUtc="2026-05-02T18:41:00Z"/>
        </w:rPr>
      </w:pPr>
      <w:ins w:id="150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151" w:author="Arthur Souza Rodrigues" w:date="2026-05-02T14:41:00Z" w16du:dateUtc="2026-05-02T18:41:00Z"/>
        </w:rPr>
      </w:pPr>
      <w:ins w:id="152" w:author="Arthur Souza Rodrigues" w:date="2026-05-02T14:41:00Z" w16du:dateUtc="2026-05-02T18:41:00Z">
        <w:r w:rsidRPr="00F66B6B">
          <w:t>Preheat the oven to 375°F.</w:t>
        </w:r>
      </w:ins>
    </w:p>
    <w:p w14:paraId="10F65717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153" w:author="Arthur Souza Rodrigues" w:date="2026-05-02T14:41:00Z" w16du:dateUtc="2026-05-02T18:41:00Z"/>
        </w:rPr>
      </w:pPr>
      <w:ins w:id="154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155" w:author="Arthur Souza Rodrigues" w:date="2026-05-02T14:41:00Z" w16du:dateUtc="2026-05-02T18:41:00Z"/>
        </w:rPr>
      </w:pPr>
      <w:ins w:id="156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157" w:author="Arthur Souza Rodrigues" w:date="2026-05-02T14:41:00Z" w16du:dateUtc="2026-05-02T18:41:00Z"/>
        </w:rPr>
      </w:pPr>
      <w:ins w:id="158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159" w:author="Arthur Souza Rodrigues" w:date="2026-05-02T14:41:00Z" w16du:dateUtc="2026-05-02T18:41:00Z"/>
        </w:rPr>
      </w:pPr>
      <w:ins w:id="160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161" w:author="Arthur Souza Rodrigues" w:date="2026-05-02T14:41:00Z" w16du:dateUtc="2026-05-02T18:41:00Z"/>
        </w:rPr>
      </w:pPr>
      <w:ins w:id="162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63" w:author="Arthur Souza Rodrigues" w:date="2026-05-02T14:41:00Z" w16du:dateUtc="2026-05-02T18:41:00Z"/>
          <w:rFonts w:ascii="Aptos" w:hAnsi="Aptos"/>
        </w:rPr>
      </w:pPr>
      <w:ins w:id="164" w:author="Arthur Souza Rodrigues" w:date="2026-05-02T14:41:00Z" w16du:dateUtc="2026-05-02T18:41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5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66" w:author="Arthur Souza Rodrigues" w:date="2026-05-02T14:41:00Z" w16du:dateUtc="2026-05-02T18:41:00Z"/>
                <w:rFonts w:ascii="Aptos" w:hAnsi="Aptos"/>
              </w:rPr>
            </w:pPr>
            <w:ins w:id="167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8" w:author="Arthur Souza Rodrigues" w:date="2026-05-02T14:41:00Z" w16du:dateUtc="2026-05-02T18:41:00Z"/>
                <w:rFonts w:ascii="Aptos" w:hAnsi="Aptos"/>
              </w:rPr>
            </w:pPr>
            <w:ins w:id="169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70" w:author="Arthur Souza Rodrigues" w:date="2026-05-02T14:41:00Z" w16du:dateUtc="2026-05-02T18:41:00Z"/>
                <w:rFonts w:ascii="Aptos" w:hAnsi="Aptos"/>
              </w:rPr>
            </w:pPr>
            <w:ins w:id="171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72" w:author="Arthur Souza Rodrigues" w:date="2026-05-02T14:41:00Z" w16du:dateUtc="2026-05-02T18:41:00Z"/>
                <w:rFonts w:ascii="Aptos" w:hAnsi="Aptos"/>
              </w:rPr>
            </w:pPr>
            <w:ins w:id="173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4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75" w:author="Arthur Souza Rodrigues" w:date="2026-05-02T14:41:00Z" w16du:dateUtc="2026-05-02T18:41:00Z"/>
                <w:rFonts w:ascii="Aptos" w:hAnsi="Aptos"/>
              </w:rPr>
            </w:pPr>
            <w:ins w:id="176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7" w:author="Arthur Souza Rodrigues" w:date="2026-05-02T14:41:00Z" w16du:dateUtc="2026-05-02T18:41:00Z"/>
                <w:rFonts w:ascii="Aptos" w:hAnsi="Aptos"/>
              </w:rPr>
            </w:pPr>
            <w:ins w:id="178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9" w:author="Arthur Souza Rodrigues" w:date="2026-05-02T14:41:00Z" w16du:dateUtc="2026-05-02T18:41:00Z"/>
                <w:rFonts w:ascii="Aptos" w:hAnsi="Aptos"/>
              </w:rPr>
            </w:pPr>
            <w:ins w:id="180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1" w:author="Arthur Souza Rodrigues" w:date="2026-05-02T14:41:00Z" w16du:dateUtc="2026-05-02T18:41:00Z"/>
                <w:rFonts w:ascii="Aptos" w:hAnsi="Aptos"/>
              </w:rPr>
            </w:pPr>
            <w:ins w:id="182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183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184" w:author="Arthur Souza Rodrigues" w:date="2026-05-02T14:41:00Z" w16du:dateUtc="2026-05-02T18:41:00Z"/>
                <w:rFonts w:ascii="Aptos" w:hAnsi="Aptos"/>
              </w:rPr>
            </w:pPr>
            <w:ins w:id="185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6" w:author="Arthur Souza Rodrigues" w:date="2026-05-02T14:41:00Z" w16du:dateUtc="2026-05-02T18:41:00Z"/>
                <w:rFonts w:ascii="Aptos" w:hAnsi="Aptos"/>
              </w:rPr>
            </w:pPr>
            <w:ins w:id="187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8" w:author="Arthur Souza Rodrigues" w:date="2026-05-02T14:41:00Z" w16du:dateUtc="2026-05-02T18:41:00Z"/>
                <w:rFonts w:ascii="Aptos" w:hAnsi="Aptos"/>
              </w:rPr>
            </w:pPr>
            <w:ins w:id="189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0" w:author="Arthur Souza Rodrigues" w:date="2026-05-02T14:41:00Z" w16du:dateUtc="2026-05-02T18:41:00Z"/>
                <w:rFonts w:ascii="Aptos" w:hAnsi="Aptos"/>
              </w:rPr>
            </w:pPr>
            <w:ins w:id="191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9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193" w:author="Arthur Souza Rodrigues" w:date="2026-05-02T14:41:00Z" w16du:dateUtc="2026-05-02T18:41:00Z"/>
                <w:rFonts w:ascii="Aptos" w:hAnsi="Aptos"/>
              </w:rPr>
            </w:pPr>
            <w:ins w:id="194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5" w:author="Arthur Souza Rodrigues" w:date="2026-05-02T14:41:00Z" w16du:dateUtc="2026-05-02T18:41:00Z"/>
                <w:rFonts w:ascii="Aptos" w:hAnsi="Aptos"/>
              </w:rPr>
            </w:pPr>
            <w:ins w:id="196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7" w:author="Arthur Souza Rodrigues" w:date="2026-05-02T14:41:00Z" w16du:dateUtc="2026-05-02T18:41:00Z"/>
                <w:rFonts w:ascii="Aptos" w:hAnsi="Aptos"/>
              </w:rPr>
            </w:pPr>
            <w:ins w:id="198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9" w:author="Arthur Souza Rodrigues" w:date="2026-05-02T14:41:00Z" w16du:dateUtc="2026-05-02T18:41:00Z"/>
                <w:rFonts w:ascii="Aptos" w:hAnsi="Aptos"/>
              </w:rPr>
            </w:pPr>
            <w:ins w:id="200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20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202" w:author="Arthur Souza Rodrigues" w:date="2026-05-02T14:41:00Z" w16du:dateUtc="2026-05-02T18:41:00Z"/>
                <w:rFonts w:ascii="Aptos" w:hAnsi="Aptos"/>
              </w:rPr>
            </w:pPr>
            <w:ins w:id="203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" w:author="Arthur Souza Rodrigues" w:date="2026-05-02T14:41:00Z" w16du:dateUtc="2026-05-02T18:41:00Z"/>
                <w:rFonts w:ascii="Aptos" w:hAnsi="Aptos"/>
              </w:rPr>
            </w:pPr>
            <w:ins w:id="205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" w:author="Arthur Souza Rodrigues" w:date="2026-05-02T14:41:00Z" w16du:dateUtc="2026-05-02T18:41:00Z"/>
                <w:rFonts w:ascii="Aptos" w:hAnsi="Aptos"/>
              </w:rPr>
            </w:pPr>
            <w:ins w:id="207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" w:author="Arthur Souza Rodrigues" w:date="2026-05-02T14:41:00Z" w16du:dateUtc="2026-05-02T18:41:00Z"/>
                <w:rFonts w:ascii="Aptos" w:hAnsi="Aptos"/>
              </w:rPr>
            </w:pPr>
            <w:ins w:id="209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10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211" w:author="Arthur Souza Rodrigues" w:date="2026-05-02T14:41:00Z" w16du:dateUtc="2026-05-02T18:41:00Z"/>
        </w:rPr>
      </w:pPr>
      <w:ins w:id="212" w:author="Arthur Souza Rodrigues" w:date="2026-05-02T14:41:00Z" w16du:dateUtc="2026-05-02T18:4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13" w:author="Arthur Souza Rodrigues" w:date="2026-05-02T14:41:00Z" w16du:dateUtc="2026-05-02T18:41:00Z"/>
        </w:rPr>
      </w:pPr>
      <w:ins w:id="214" w:author="Arthur Souza Rodrigues" w:date="2026-05-02T14:41:00Z" w16du:dateUtc="2026-05-02T18:41:00Z">
        <w:r w:rsidRPr="00F66B6B"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15" w:author="Arthur Souza Rodrigues" w:date="2026-05-02T14:41:00Z" w16du:dateUtc="2026-05-02T18:41:00Z"/>
          <w:rFonts w:ascii="Aptos" w:hAnsi="Aptos"/>
        </w:rPr>
      </w:pPr>
      <w:ins w:id="216" w:author="Arthur Souza Rodrigues" w:date="2026-05-02T14:41:00Z" w16du:dateUtc="2026-05-02T18:41:00Z">
        <w:r w:rsidRPr="00F66B6B"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17" w:author="Arthur Souza Rodrigues" w:date="2026-05-02T14:41:00Z" w16du:dateUtc="2026-05-02T18:41:00Z"/>
          <w:rFonts w:ascii="Aptos" w:hAnsi="Aptos"/>
        </w:rPr>
      </w:pPr>
      <w:ins w:id="218" w:author="Arthur Souza Rodrigues" w:date="2026-05-02T14:41:00Z" w16du:dateUtc="2026-05-02T18:41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21" w:author="Arthur Souza Rodrigues" w:date="2026-05-02T14:41:00Z" w16du:dateUtc="2026-05-02T18:41:00Z"/>
        </w:rPr>
      </w:pPr>
      <w:ins w:id="222" w:author="Arthur Souza Rodrigues" w:date="2026-05-02T14:41:00Z" w16du:dateUtc="2026-05-02T18:41:00Z">
        <w:r w:rsidRPr="00F66B6B">
          <w:t>5. Color Callouts</w:t>
        </w:r>
      </w:ins>
    </w:p>
    <w:p w14:paraId="61BE3F4D" w14:textId="77777777" w:rsidR="00F66B6B" w:rsidRPr="00F66B6B" w:rsidRDefault="00F66B6B" w:rsidP="00F66B6B">
      <w:pPr>
        <w:rPr>
          <w:ins w:id="223" w:author="Arthur Souza Rodrigues" w:date="2026-05-02T14:41:00Z" w16du:dateUtc="2026-05-02T18:41:00Z"/>
          <w:rFonts w:ascii="Aptos" w:hAnsi="Aptos"/>
          <w:b/>
          <w:color w:val="C62828"/>
        </w:rPr>
      </w:pPr>
      <w:ins w:id="224" w:author="Arthur Souza Rodrigues" w:date="2026-05-02T14:41:00Z" w16du:dateUtc="2026-05-02T18:41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25" w:author="Arthur Souza Rodrigues" w:date="2026-05-02T14:41:00Z" w16du:dateUtc="2026-05-02T18:41:00Z"/>
          <w:rFonts w:ascii="Aptos" w:hAnsi="Aptos"/>
          <w:b/>
          <w:color w:val="1565C0"/>
        </w:rPr>
      </w:pPr>
      <w:ins w:id="226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27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228" w:author="Arthur Souza Rodrigues" w:date="2026-05-02T14:41:00Z" w16du:dateUtc="2026-05-02T18:41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229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  <w:rPr>
          <w:ins w:id="230" w:author="Arthur Souza Rodrigues" w:date="2026-06-29T11:15:00Z" w16du:dateUtc="2026-06-29T15:15:00Z"/>
        </w:rPr>
      </w:pPr>
      <w:ins w:id="231" w:author="Arthur Souza Rodrigues" w:date="2026-06-29T11:15:00Z" w16du:dateUtc="2026-06-29T15:15:00Z">
        <w:r>
          <w:lastRenderedPageBreak/>
          <w:t>The Pot-Pourri Compendium</w:t>
        </w:r>
      </w:ins>
    </w:p>
    <w:p w14:paraId="2217E4D6" w14:textId="77777777" w:rsidR="00F66B6B" w:rsidRPr="00F66B6B" w:rsidRDefault="00F66B6B" w:rsidP="00F66B6B">
      <w:pPr>
        <w:pStyle w:val="Subtitle"/>
        <w:rPr>
          <w:ins w:id="232" w:author="Arthur Souza Rodrigues" w:date="2026-06-29T11:15:00Z" w16du:dateUtc="2026-06-29T15:15:00Z"/>
        </w:rPr>
      </w:pPr>
      <w:ins w:id="233" w:author="Arthur Souza Rodrigues" w:date="2026-06-29T11:15:00Z" w16du:dateUtc="2026-06-29T15:15:00Z">
        <w:r w:rsidRPr="00F66B6B">
          <w:t>A Sampler Document for Extraction Testing</w:t>
        </w:r>
      </w:ins>
    </w:p>
    <w:p w14:paraId="09B2A027" w14:textId="20901E79" w:rsidR="00F66B6B" w:rsidRPr="00F66B6B" w:rsidRDefault="00F66B6B" w:rsidP="00F66B6B">
      <w:pPr>
        <w:rPr>
          <w:ins w:id="234" w:author="Arthur Souza Rodrigues" w:date="2026-06-29T11:15:00Z" w16du:dateUtc="2026-06-29T15:15:00Z"/>
          <w:rFonts w:ascii="Aptos" w:hAnsi="Aptos"/>
        </w:rPr>
      </w:pPr>
      <w:ins w:id="235" w:author="Arthur Souza Rodrigues" w:date="2026-06-29T11:15:00Z" w16du:dateUtc="2026-06-29T15:15:00Z">
        <w:r w:rsidRPr="00F66B6B">
          <w:rPr>
            <w:rFonts w:ascii="Aptos" w:hAnsi="Aptos"/>
          </w:rPr>
          <w:t xml:space="preserve">This document is intentionally </w:t>
        </w:r>
      </w:ins>
      <w:del w:id="236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ins w:id="237" w:author="Arthur Souza Rodrigues" w:date="2026-06-29T11:15:00Z" w16du:dateUtc="2026-06-29T15:15:00Z">
        <w:r w:rsidRPr="00F66B6B">
          <w:rPr>
            <w:rFonts w:ascii="Aptos" w:hAnsi="Aptos"/>
          </w:rPr>
          <w:t>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5"/>
        </w:r>
      </w:ins>
    </w:p>
    <w:p w14:paraId="24B6AF0E" w14:textId="77777777" w:rsidR="00F66B6B" w:rsidRPr="00F66B6B" w:rsidRDefault="00F66B6B" w:rsidP="00F66B6B">
      <w:pPr>
        <w:pStyle w:val="Heading1"/>
        <w:rPr>
          <w:ins w:id="239" w:author="Arthur Souza Rodrigues" w:date="2026-06-29T11:15:00Z" w16du:dateUtc="2026-06-29T15:15:00Z"/>
        </w:rPr>
      </w:pPr>
      <w:ins w:id="240" w:author="Arthur Souza Rodrigues" w:date="2026-06-29T11:15:00Z" w16du:dateUtc="2026-06-29T15:15:00Z">
        <w:r w:rsidRPr="00F66B6B">
          <w:t>1. Typography Samples</w:t>
        </w:r>
      </w:ins>
    </w:p>
    <w:p w14:paraId="0F6674BB" w14:textId="77777777" w:rsidR="00F66B6B" w:rsidRPr="00F66B6B" w:rsidRDefault="00F66B6B" w:rsidP="00F66B6B">
      <w:pPr>
        <w:rPr>
          <w:ins w:id="241" w:author="Arthur Souza Rodrigues" w:date="2026-06-29T11:15:00Z" w16du:dateUtc="2026-06-29T15:15:00Z"/>
          <w:rFonts w:ascii="Aptos" w:hAnsi="Aptos"/>
        </w:rPr>
      </w:pPr>
      <w:ins w:id="242" w:author="Arthur Souza Rodrigues" w:date="2026-06-29T11:15:00Z" w16du:dateUtc="2026-06-29T15:15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898F473" w14:textId="77777777" w:rsidR="00F66B6B" w:rsidRPr="00F66B6B" w:rsidRDefault="00F66B6B" w:rsidP="00F66B6B">
      <w:pPr>
        <w:rPr>
          <w:ins w:id="243" w:author="Arthur Souza Rodrigues" w:date="2026-06-29T11:15:00Z" w16du:dateUtc="2026-06-29T15:15:00Z"/>
          <w:rFonts w:ascii="Aptos" w:hAnsi="Aptos"/>
        </w:rPr>
      </w:pPr>
      <w:ins w:id="244" w:author="Arthur Souza Rodrigues" w:date="2026-06-29T11:15:00Z" w16du:dateUtc="2026-06-29T15:15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4EE6BF0C" w14:textId="77777777" w:rsidR="00F66B6B" w:rsidRPr="00F66B6B" w:rsidRDefault="00F66B6B" w:rsidP="00F66B6B">
      <w:pPr>
        <w:pStyle w:val="Heading1"/>
        <w:rPr>
          <w:ins w:id="245" w:author="Arthur Souza Rodrigues" w:date="2026-06-29T11:15:00Z" w16du:dateUtc="2026-06-29T15:15:00Z"/>
        </w:rPr>
      </w:pPr>
      <w:ins w:id="246" w:author="Arthur Souza Rodrigues" w:date="2026-06-29T11:15:00Z" w16du:dateUtc="2026-06-29T15:15:00Z">
        <w:r w:rsidRPr="00F66B6B">
          <w:t>2. Lists</w:t>
        </w:r>
      </w:ins>
    </w:p>
    <w:p w14:paraId="053C1ABC" w14:textId="77777777" w:rsidR="00F66B6B" w:rsidRPr="00F66B6B" w:rsidRDefault="00F66B6B" w:rsidP="00F66B6B">
      <w:pPr>
        <w:pStyle w:val="Heading2"/>
        <w:rPr>
          <w:ins w:id="247" w:author="Arthur Souza Rodrigues" w:date="2026-06-29T11:15:00Z" w16du:dateUtc="2026-06-29T15:15:00Z"/>
        </w:rPr>
      </w:pPr>
      <w:ins w:id="248" w:author="Arthur Souza Rodrigues" w:date="2026-06-29T11:15:00Z" w16du:dateUtc="2026-06-29T15:15:00Z">
        <w:r w:rsidRPr="00F66B6B">
          <w:t>2.1 Bulleted</w:t>
        </w:r>
      </w:ins>
    </w:p>
    <w:p w14:paraId="6DDA5CEF" w14:textId="77777777" w:rsidR="00F66B6B" w:rsidRPr="00F66B6B" w:rsidRDefault="00F66B6B" w:rsidP="00F66B6B">
      <w:pPr>
        <w:pStyle w:val="ListBullet"/>
        <w:spacing w:after="160" w:line="278" w:lineRule="auto"/>
        <w:rPr>
          <w:ins w:id="249" w:author="Arthur Souza Rodrigues" w:date="2026-06-29T11:15:00Z" w16du:dateUtc="2026-06-29T15:15:00Z"/>
        </w:rPr>
      </w:pPr>
      <w:ins w:id="250" w:author="Arthur Souza Rodrigues" w:date="2026-06-29T11:15:00Z" w16du:dateUtc="2026-06-29T15:15:00Z">
        <w:r w:rsidRPr="00F66B6B">
          <w:t>Apples — a pomaceous fruit</w:t>
        </w:r>
      </w:ins>
    </w:p>
    <w:p w14:paraId="6D2C3754" w14:textId="77777777" w:rsidR="00F66B6B" w:rsidRDefault="00F66B6B" w:rsidP="00F66B6B">
      <w:pPr>
        <w:pStyle w:val="ListBullet"/>
        <w:spacing w:after="160" w:line="278" w:lineRule="auto"/>
        <w:rPr>
          <w:ins w:id="251" w:author="Arthur Souza Rodrigues" w:date="2026-06-29T11:15:00Z" w16du:dateUtc="2026-06-29T15:15:00Z"/>
        </w:rPr>
      </w:pPr>
      <w:ins w:id="252" w:author="Arthur Souza Rodrigues" w:date="2026-06-29T11:15:00Z" w16du:dateUtc="2026-06-29T15:15:00Z">
        <w:r>
          <w:t>Bourbon — distilled in Kentucky</w:t>
        </w:r>
      </w:ins>
    </w:p>
    <w:p w14:paraId="5453911E" w14:textId="77777777" w:rsidR="00F66B6B" w:rsidRDefault="00F66B6B" w:rsidP="00F66B6B">
      <w:pPr>
        <w:pStyle w:val="ListBullet"/>
        <w:spacing w:after="160" w:line="278" w:lineRule="auto"/>
        <w:rPr>
          <w:ins w:id="253" w:author="Arthur Souza Rodrigues" w:date="2026-06-29T11:15:00Z" w16du:dateUtc="2026-06-29T15:15:00Z"/>
        </w:rPr>
      </w:pPr>
      <w:ins w:id="254" w:author="Arthur Souza Rodrigues" w:date="2026-06-29T11:15:00Z" w16du:dateUtc="2026-06-29T15:15:00Z">
        <w:r>
          <w:t>Cardamom — a fragrant spice</w:t>
        </w:r>
      </w:ins>
    </w:p>
    <w:p w14:paraId="24F312A1" w14:textId="77777777" w:rsidR="00F66B6B" w:rsidRDefault="00F66B6B" w:rsidP="00F66B6B">
      <w:pPr>
        <w:pStyle w:val="Heading2"/>
        <w:rPr>
          <w:ins w:id="255" w:author="Arthur Souza Rodrigues" w:date="2026-06-29T11:15:00Z" w16du:dateUtc="2026-06-29T15:15:00Z"/>
        </w:rPr>
      </w:pPr>
      <w:ins w:id="256" w:author="Arthur Souza Rodrigues" w:date="2026-06-29T11:15:00Z" w16du:dateUtc="2026-06-29T15:15:00Z">
        <w:r>
          <w:t>2.2 Numbered (with nested)</w:t>
        </w:r>
      </w:ins>
    </w:p>
    <w:p w14:paraId="1C1E5F17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257" w:author="Arthur Souza Rodrigues" w:date="2026-06-29T11:15:00Z" w16du:dateUtc="2026-06-29T15:15:00Z"/>
        </w:rPr>
      </w:pPr>
      <w:ins w:id="258" w:author="Arthur Souza Rodrigues" w:date="2026-06-29T11:15:00Z" w16du:dateUtc="2026-06-29T15:15:00Z">
        <w:r w:rsidRPr="00F66B6B">
          <w:t>Preheat the oven to 375°F.</w:t>
        </w:r>
      </w:ins>
    </w:p>
    <w:p w14:paraId="5432BC76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259" w:author="Arthur Souza Rodrigues" w:date="2026-06-29T11:15:00Z" w16du:dateUtc="2026-06-29T15:15:00Z"/>
        </w:rPr>
      </w:pPr>
      <w:ins w:id="260" w:author="Arthur Souza Rodrigues" w:date="2026-06-29T11:15:00Z" w16du:dateUtc="2026-06-29T15:15:00Z">
        <w:r>
          <w:t>Whisk dry ingredients.</w:t>
        </w:r>
      </w:ins>
    </w:p>
    <w:p w14:paraId="3974E32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261" w:author="Arthur Souza Rodrigues" w:date="2026-06-29T11:15:00Z" w16du:dateUtc="2026-06-29T15:15:00Z"/>
        </w:rPr>
      </w:pPr>
      <w:ins w:id="262" w:author="Arthur Souza Rodrigues" w:date="2026-06-29T11:15:00Z" w16du:dateUtc="2026-06-29T15:15:00Z">
        <w:r>
          <w:t>Sift the flour twice.</w:t>
        </w:r>
      </w:ins>
    </w:p>
    <w:p w14:paraId="543BBC77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263" w:author="Arthur Souza Rodrigues" w:date="2026-06-29T11:15:00Z" w16du:dateUtc="2026-06-29T15:15:00Z"/>
        </w:rPr>
      </w:pPr>
      <w:ins w:id="264" w:author="Arthur Souza Rodrigues" w:date="2026-06-29T11:15:00Z" w16du:dateUtc="2026-06-29T15:15:00Z">
        <w:r>
          <w:t>Add a pinch of salt.</w:t>
        </w:r>
      </w:ins>
    </w:p>
    <w:p w14:paraId="12BA04E3" w14:textId="49086E0E" w:rsidR="00F66B6B" w:rsidDel="00F66B6B" w:rsidRDefault="00F66B6B" w:rsidP="00F66B6B">
      <w:pPr>
        <w:pStyle w:val="ListNumber"/>
        <w:spacing w:after="160" w:line="278" w:lineRule="auto"/>
        <w:ind w:left="360" w:hanging="360"/>
        <w:rPr>
          <w:del w:id="265" w:author="Arthur Souza Rodrigues" w:date="2026-05-02T14:42:00Z" w16du:dateUtc="2026-05-02T18:42:00Z"/>
        </w:rPr>
      </w:pPr>
      <w:del w:id="266" w:author="Arthur Souza Rodrigues" w:date="2026-05-02T14:42:00Z" w16du:dateUtc="2026-05-02T18:42:00Z">
        <w:r w:rsidDel="00F66B6B"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267" w:author="Arthur Souza Rodrigues" w:date="2026-05-02T14:42:00Z" w16du:dateUtc="2026-05-02T18:42:00Z"/>
        </w:rPr>
      </w:pPr>
      <w:del w:id="268" w:author="Arthur Souza Rodrigues" w:date="2026-05-02T14:42:00Z" w16du:dateUtc="2026-05-02T18:42:00Z">
        <w:r w:rsidDel="00F66B6B"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269" w:author="Arthur Souza Rodrigues" w:date="2026-05-02T14:42:00Z" w16du:dateUtc="2026-05-02T18:42:00Z"/>
          <w:rFonts w:ascii="Aptos" w:hAnsi="Aptos"/>
        </w:rPr>
      </w:pPr>
      <w:del w:id="270" w:author="Arthur Souza Rodrigues" w:date="2026-05-02T14:42:00Z" w16du:dateUtc="2026-05-02T18:42:00Z">
        <w:r w:rsidRPr="00F66B6B" w:rsidDel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1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272" w:author="Arthur Souza Rodrigues" w:date="2026-05-02T14:42:00Z" w16du:dateUtc="2026-05-02T18:42:00Z"/>
                <w:rFonts w:ascii="Aptos" w:hAnsi="Aptos"/>
              </w:rPr>
            </w:pPr>
            <w:del w:id="27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4" w:author="Arthur Souza Rodrigues" w:date="2026-05-02T14:42:00Z" w16du:dateUtc="2026-05-02T18:42:00Z"/>
                <w:rFonts w:ascii="Aptos" w:hAnsi="Aptos"/>
              </w:rPr>
            </w:pPr>
            <w:del w:id="27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6" w:author="Arthur Souza Rodrigues" w:date="2026-05-02T14:42:00Z" w16du:dateUtc="2026-05-02T18:42:00Z"/>
                <w:rFonts w:ascii="Aptos" w:hAnsi="Aptos"/>
              </w:rPr>
            </w:pPr>
            <w:del w:id="27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8" w:author="Arthur Souza Rodrigues" w:date="2026-05-02T14:42:00Z" w16du:dateUtc="2026-05-02T18:42:00Z"/>
                <w:rFonts w:ascii="Aptos" w:hAnsi="Aptos"/>
              </w:rPr>
            </w:pPr>
            <w:del w:id="27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80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281" w:author="Arthur Souza Rodrigues" w:date="2026-05-02T14:42:00Z" w16du:dateUtc="2026-05-02T18:42:00Z"/>
                <w:rFonts w:ascii="Aptos" w:hAnsi="Aptos"/>
              </w:rPr>
            </w:pPr>
            <w:del w:id="28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3" w:author="Arthur Souza Rodrigues" w:date="2026-05-02T14:42:00Z" w16du:dateUtc="2026-05-02T18:42:00Z"/>
                <w:rFonts w:ascii="Aptos" w:hAnsi="Aptos"/>
              </w:rPr>
            </w:pPr>
            <w:del w:id="284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5" w:author="Arthur Souza Rodrigues" w:date="2026-05-02T14:42:00Z" w16du:dateUtc="2026-05-02T18:42:00Z"/>
                <w:rFonts w:ascii="Aptos" w:hAnsi="Aptos"/>
              </w:rPr>
            </w:pPr>
            <w:del w:id="286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7" w:author="Arthur Souza Rodrigues" w:date="2026-05-02T14:42:00Z" w16du:dateUtc="2026-05-02T18:42:00Z"/>
                <w:rFonts w:ascii="Aptos" w:hAnsi="Aptos"/>
              </w:rPr>
            </w:pPr>
            <w:del w:id="288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289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290" w:author="Arthur Souza Rodrigues" w:date="2026-05-02T14:42:00Z" w16du:dateUtc="2026-05-02T18:42:00Z"/>
                <w:rFonts w:ascii="Aptos" w:hAnsi="Aptos"/>
              </w:rPr>
            </w:pPr>
            <w:del w:id="29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2" w:author="Arthur Souza Rodrigues" w:date="2026-05-02T14:42:00Z" w16du:dateUtc="2026-05-02T18:42:00Z"/>
                <w:rFonts w:ascii="Aptos" w:hAnsi="Aptos"/>
              </w:rPr>
            </w:pPr>
            <w:del w:id="29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4" w:author="Arthur Souza Rodrigues" w:date="2026-05-02T14:42:00Z" w16du:dateUtc="2026-05-02T18:42:00Z"/>
                <w:rFonts w:ascii="Aptos" w:hAnsi="Aptos"/>
              </w:rPr>
            </w:pPr>
            <w:del w:id="29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6" w:author="Arthur Souza Rodrigues" w:date="2026-05-02T14:42:00Z" w16du:dateUtc="2026-05-02T18:42:00Z"/>
                <w:rFonts w:ascii="Aptos" w:hAnsi="Aptos"/>
              </w:rPr>
            </w:pPr>
            <w:del w:id="29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299" w:author="Arthur Souza Rodrigues" w:date="2026-05-02T14:42:00Z" w16du:dateUtc="2026-05-02T18:42:00Z"/>
                <w:rFonts w:ascii="Aptos" w:hAnsi="Aptos"/>
              </w:rPr>
            </w:pPr>
            <w:del w:id="30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1" w:author="Arthur Souza Rodrigues" w:date="2026-05-02T14:42:00Z" w16du:dateUtc="2026-05-02T18:42:00Z"/>
                <w:rFonts w:ascii="Aptos" w:hAnsi="Aptos"/>
              </w:rPr>
            </w:pPr>
            <w:del w:id="30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3" w:author="Arthur Souza Rodrigues" w:date="2026-05-02T14:42:00Z" w16du:dateUtc="2026-05-02T18:42:00Z"/>
                <w:rFonts w:ascii="Aptos" w:hAnsi="Aptos"/>
              </w:rPr>
            </w:pPr>
            <w:del w:id="304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5" w:author="Arthur Souza Rodrigues" w:date="2026-05-02T14:42:00Z" w16du:dateUtc="2026-05-02T18:42:00Z"/>
                <w:rFonts w:ascii="Aptos" w:hAnsi="Aptos"/>
              </w:rPr>
            </w:pPr>
            <w:del w:id="306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30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308" w:author="Arthur Souza Rodrigues" w:date="2026-05-02T14:42:00Z" w16du:dateUtc="2026-05-02T18:42:00Z"/>
                <w:rFonts w:ascii="Aptos" w:hAnsi="Aptos"/>
              </w:rPr>
            </w:pPr>
            <w:del w:id="30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0" w:author="Arthur Souza Rodrigues" w:date="2026-05-02T14:42:00Z" w16du:dateUtc="2026-05-02T18:42:00Z"/>
                <w:rFonts w:ascii="Aptos" w:hAnsi="Aptos"/>
              </w:rPr>
            </w:pPr>
            <w:del w:id="31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2" w:author="Arthur Souza Rodrigues" w:date="2026-05-02T14:42:00Z" w16du:dateUtc="2026-05-02T18:42:00Z"/>
                <w:rFonts w:ascii="Aptos" w:hAnsi="Aptos"/>
              </w:rPr>
            </w:pPr>
            <w:del w:id="31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4" w:author="Arthur Souza Rodrigues" w:date="2026-05-02T14:42:00Z" w16du:dateUtc="2026-05-02T18:42:00Z"/>
                <w:rFonts w:ascii="Aptos" w:hAnsi="Aptos"/>
              </w:rPr>
            </w:pPr>
            <w:del w:id="31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316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317" w:author="Arthur Souza Rodrigues" w:date="2026-05-02T14:42:00Z" w16du:dateUtc="2026-05-02T18:42:00Z"/>
        </w:rPr>
      </w:pPr>
      <w:del w:id="318" w:author="Arthur Souza Rodrigues" w:date="2026-05-02T14:42:00Z" w16du:dateUtc="2026-05-02T18:42:00Z">
        <w:r w:rsidDel="00F66B6B">
          <w:lastRenderedPageBreak/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319" w:author="Arthur Souza Rodrigues" w:date="2026-05-02T14:42:00Z" w16du:dateUtc="2026-05-02T18:42:00Z"/>
        </w:rPr>
      </w:pPr>
      <w:del w:id="320" w:author="Arthur Souza Rodrigues" w:date="2026-05-02T14:42:00Z" w16du:dateUtc="2026-05-02T18:42:00Z">
        <w:r w:rsidRPr="00F66B6B" w:rsidDel="00F66B6B"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321" w:author="Arthur Souza Rodrigues" w:date="2026-05-02T14:42:00Z" w16du:dateUtc="2026-05-02T18:42:00Z"/>
          <w:rFonts w:ascii="Aptos" w:hAnsi="Aptos"/>
        </w:rPr>
      </w:pPr>
      <w:del w:id="322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More information available at our </w:delText>
        </w:r>
        <w:r w:rsidDel="00F66B6B">
          <w:rPr>
            <w:rFonts w:ascii="Aptos" w:hAnsi="Aptos"/>
          </w:rPr>
          <w:fldChar w:fldCharType="begin"/>
        </w:r>
        <w:r w:rsidDel="00F66B6B">
          <w:rPr>
            <w:rFonts w:ascii="Aptos" w:hAnsi="Aptos"/>
          </w:rPr>
          <w:delInstrText>HYPERLINK "https://example.com/reference"</w:delInstrText>
        </w:r>
        <w:r w:rsidDel="00F66B6B">
          <w:rPr>
            <w:rFonts w:ascii="Aptos" w:hAnsi="Aptos"/>
          </w:rPr>
        </w:r>
        <w:r w:rsidDel="00F66B6B">
          <w:rPr>
            <w:rFonts w:ascii="Aptos" w:hAnsi="Aptos"/>
          </w:rPr>
          <w:fldChar w:fldCharType="separate"/>
        </w:r>
        <w:r w:rsidRPr="00F66B6B" w:rsidDel="00F66B6B">
          <w:rPr>
            <w:rStyle w:val="Hyperlink"/>
            <w:rFonts w:ascii="Aptos" w:hAnsi="Aptos"/>
          </w:rPr>
          <w:delText>reference page</w:delText>
        </w:r>
        <w:r w:rsidDel="00F66B6B">
          <w:rPr>
            <w:rFonts w:ascii="Aptos" w:hAnsi="Aptos"/>
          </w:rPr>
          <w:fldChar w:fldCharType="end"/>
        </w:r>
        <w:r w:rsidRPr="00F66B6B" w:rsidDel="00F66B6B"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323" w:author="Arthur Souza Rodrigues" w:date="2026-05-02T14:42:00Z" w16du:dateUtc="2026-05-02T18:42:00Z"/>
          <w:rFonts w:ascii="Aptos" w:hAnsi="Aptos"/>
        </w:rPr>
      </w:pPr>
      <w:del w:id="324" w:author="Arthur Souza Rodrigues" w:date="2026-05-02T14:42:00Z" w16du:dateUtc="2026-05-02T18:42:00Z">
        <w:r w:rsidRPr="00F66B6B" w:rsidDel="00F66B6B">
          <w:rPr>
            <w:rFonts w:ascii="Aptos" w:hAnsi="Aptos"/>
          </w:rPr>
          <w:delText>This sentence carries a second footnote for testing multi-note extraction.</w:delText>
        </w:r>
        <w:r w:rsidDel="00F66B6B">
          <w:rPr>
            <w:rFonts w:ascii="Aptos" w:hAnsi="Aptos"/>
          </w:rPr>
          <w:delText xml:space="preserve"> †</w:delText>
        </w:r>
        <w:r w:rsidDel="00F66B6B"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327" w:author="Arthur Souza Rodrigues" w:date="2026-05-02T14:42:00Z" w16du:dateUtc="2026-05-02T18:42:00Z"/>
        </w:rPr>
      </w:pPr>
      <w:del w:id="328" w:author="Arthur Souza Rodrigues" w:date="2026-05-02T14:42:00Z" w16du:dateUtc="2026-05-02T18:42:00Z">
        <w:r w:rsidRPr="00F66B6B" w:rsidDel="00F66B6B"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329" w:author="Arthur Souza Rodrigues" w:date="2026-05-02T14:42:00Z" w16du:dateUtc="2026-05-02T18:42:00Z"/>
          <w:rFonts w:ascii="Aptos" w:hAnsi="Aptos"/>
          <w:b/>
          <w:color w:val="C62828"/>
        </w:rPr>
      </w:pPr>
      <w:del w:id="330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C62828"/>
          </w:rPr>
          <w:delText xml:space="preserve">WARNING: </w:delText>
        </w:r>
        <w:r w:rsidDel="00F66B6B"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331" w:author="Arthur Souza Rodrigues" w:date="2026-05-02T14:42:00Z" w16du:dateUtc="2026-05-02T18:42:00Z"/>
          <w:rFonts w:ascii="Aptos" w:hAnsi="Aptos"/>
          <w:b/>
          <w:color w:val="1565C0"/>
        </w:rPr>
      </w:pPr>
      <w:del w:id="332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1565C0"/>
          </w:rPr>
          <w:delText xml:space="preserve">INFO: </w:delText>
        </w:r>
        <w:r w:rsidDel="00F66B6B"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333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334" w:author="Arthur Souza Rodrigues" w:date="2026-05-02T14:42:00Z" w16du:dateUtc="2026-05-02T18:42:00Z">
        <w:r w:rsidRPr="00F66B6B" w:rsidDel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3EB3DE29" w14:textId="77777777" w:rsidR="00725969" w:rsidRDefault="00B27A5B">
      <w:pPr>
        <w:rPr>
          <w:del w:id="335" w:author="Arthur Souza Rodrigues" w:date="2026-06-29T11:15:00Z" w16du:dateUtc="2026-06-29T15:15:00Z"/>
        </w:rPr>
      </w:pPr>
      <w:del w:id="336" w:author="Arthur Souza Rodrigues" w:date="2026-06-29T11:15:00Z" w16du:dateUtc="2026-06-29T15:15:00Z">
        <w:r>
          <w:delText>Sample text to create more pages...</w:delText>
        </w:r>
      </w:del>
    </w:p>
    <w:p w14:paraId="155E8F62" w14:textId="77777777" w:rsidR="00725969" w:rsidRDefault="00B27A5B">
      <w:pPr>
        <w:rPr>
          <w:del w:id="337" w:author="Arthur Souza Rodrigues" w:date="2026-06-29T11:15:00Z" w16du:dateUtc="2026-06-29T15:15:00Z"/>
        </w:rPr>
      </w:pPr>
      <w:del w:id="338" w:author="Arthur Souza Rodrigues" w:date="2026-06-29T11:15:00Z" w16du:dateUtc="2026-06-29T15:15:00Z">
        <w:r>
          <w:delText>Sample text to create more pages...</w:delText>
        </w:r>
      </w:del>
    </w:p>
    <w:p w14:paraId="67AF6DD4" w14:textId="77777777" w:rsidR="00725969" w:rsidRDefault="00B27A5B">
      <w:pPr>
        <w:rPr>
          <w:del w:id="339" w:author="Arthur Souza Rodrigues" w:date="2026-06-29T11:15:00Z" w16du:dateUtc="2026-06-29T15:15:00Z"/>
        </w:rPr>
      </w:pPr>
      <w:del w:id="340" w:author="Arthur Souza Rodrigues" w:date="2026-06-29T11:15:00Z" w16du:dateUtc="2026-06-29T15:15:00Z">
        <w:r>
          <w:delText>Sample text to create more pages...</w:delText>
        </w:r>
      </w:del>
    </w:p>
    <w:p w14:paraId="501545F1" w14:textId="77777777" w:rsidR="00725969" w:rsidRDefault="00B27A5B">
      <w:pPr>
        <w:rPr>
          <w:del w:id="341" w:author="Arthur Souza Rodrigues" w:date="2026-06-29T11:15:00Z" w16du:dateUtc="2026-06-29T15:15:00Z"/>
        </w:rPr>
      </w:pPr>
      <w:del w:id="342" w:author="Arthur Souza Rodrigues" w:date="2026-06-29T11:15:00Z" w16du:dateUtc="2026-06-29T15:15:00Z">
        <w:r>
          <w:delText>Sample text to create more pages...</w:delText>
        </w:r>
      </w:del>
    </w:p>
    <w:p w14:paraId="5B2905EA" w14:textId="77777777" w:rsidR="00725969" w:rsidRDefault="00B27A5B">
      <w:pPr>
        <w:rPr>
          <w:del w:id="343" w:author="Arthur Souza Rodrigues" w:date="2026-06-29T11:15:00Z" w16du:dateUtc="2026-06-29T15:15:00Z"/>
        </w:rPr>
      </w:pPr>
      <w:del w:id="344" w:author="Arthur Souza Rodrigues" w:date="2026-06-29T11:15:00Z" w16du:dateUtc="2026-06-29T15:15:00Z">
        <w:r>
          <w:delText>Sample text to create more pages...</w:delText>
        </w:r>
      </w:del>
    </w:p>
    <w:p w14:paraId="4FD4DA44" w14:textId="77777777" w:rsidR="00725969" w:rsidRDefault="00B27A5B">
      <w:pPr>
        <w:rPr>
          <w:del w:id="345" w:author="Arthur Souza Rodrigues" w:date="2026-06-29T11:15:00Z" w16du:dateUtc="2026-06-29T15:15:00Z"/>
        </w:rPr>
      </w:pPr>
      <w:del w:id="346" w:author="Arthur Souza Rodrigues" w:date="2026-06-29T11:15:00Z" w16du:dateUtc="2026-06-29T15:15:00Z">
        <w:r>
          <w:br w:type="page"/>
        </w:r>
      </w:del>
    </w:p>
    <w:p w14:paraId="33C65100" w14:textId="77777777" w:rsidR="00725969" w:rsidRDefault="00725969">
      <w:pPr>
        <w:rPr>
          <w:del w:id="347" w:author="Arthur Souza Rodrigues" w:date="2026-06-29T11:15:00Z" w16du:dateUtc="2026-06-29T15:15:00Z"/>
        </w:rPr>
        <w:sectPr w:rsidR="00725969"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1E2EDC" w14:textId="77777777" w:rsidR="00725969" w:rsidRDefault="00B27A5B">
      <w:pPr>
        <w:rPr>
          <w:del w:id="350" w:author="Arthur Souza Rodrigues" w:date="2026-06-29T11:15:00Z" w16du:dateUtc="2026-06-29T15:15:00Z"/>
        </w:rPr>
      </w:pPr>
      <w:del w:id="351" w:author="Arthur Souza Rodrigues" w:date="2026-06-29T11:15:00Z" w16du:dateUtc="2026-06-29T15:15:00Z">
        <w:r>
          <w:lastRenderedPageBreak/>
          <w:delText>More sample text for section 2...</w:delText>
        </w:r>
      </w:del>
    </w:p>
    <w:p w14:paraId="52F8A129" w14:textId="77777777" w:rsidR="00725969" w:rsidRDefault="00B27A5B">
      <w:pPr>
        <w:rPr>
          <w:del w:id="352" w:author="Arthur Souza Rodrigues" w:date="2026-06-29T11:15:00Z" w16du:dateUtc="2026-06-29T15:15:00Z"/>
        </w:rPr>
      </w:pPr>
      <w:del w:id="353" w:author="Arthur Souza Rodrigues" w:date="2026-06-29T11:15:00Z" w16du:dateUtc="2026-06-29T15:15:00Z">
        <w:r>
          <w:delText>More sample text for section 2...</w:delText>
        </w:r>
      </w:del>
    </w:p>
    <w:p w14:paraId="274B89AC" w14:textId="77777777" w:rsidR="00725969" w:rsidRDefault="00B27A5B">
      <w:pPr>
        <w:rPr>
          <w:del w:id="354" w:author="Arthur Souza Rodrigues" w:date="2026-06-29T11:15:00Z" w16du:dateUtc="2026-06-29T15:15:00Z"/>
        </w:rPr>
      </w:pPr>
      <w:del w:id="355" w:author="Arthur Souza Rodrigues" w:date="2026-06-29T11:15:00Z" w16du:dateUtc="2026-06-29T15:15:00Z">
        <w:r>
          <w:delText>More sample text for section 2...</w:delText>
        </w:r>
      </w:del>
    </w:p>
    <w:p w14:paraId="17ED54EB" w14:textId="77777777" w:rsidR="00725969" w:rsidRDefault="00B27A5B">
      <w:pPr>
        <w:rPr>
          <w:del w:id="356" w:author="Arthur Souza Rodrigues" w:date="2026-06-29T11:15:00Z" w16du:dateUtc="2026-06-29T15:15:00Z"/>
        </w:rPr>
      </w:pPr>
      <w:del w:id="357" w:author="Arthur Souza Rodrigues" w:date="2026-06-29T11:15:00Z" w16du:dateUtc="2026-06-29T15:15:00Z">
        <w:r>
          <w:delText>More sample text for section 2...</w:delText>
        </w:r>
      </w:del>
    </w:p>
    <w:p w14:paraId="06DF6F26" w14:textId="77777777" w:rsidR="00725969" w:rsidRDefault="00B27A5B">
      <w:pPr>
        <w:rPr>
          <w:del w:id="358" w:author="Arthur Souza Rodrigues" w:date="2026-06-29T11:15:00Z" w16du:dateUtc="2026-06-29T15:15:00Z"/>
        </w:rPr>
      </w:pPr>
      <w:del w:id="359" w:author="Arthur Souza Rodrigues" w:date="2026-06-29T11:15:00Z" w16du:dateUtc="2026-06-29T15:15:00Z">
        <w:r>
          <w:delText>More sample text for section 2...</w:delText>
        </w:r>
      </w:del>
    </w:p>
    <w:p w14:paraId="44B7CBFD" w14:textId="77777777" w:rsidR="00725969" w:rsidRDefault="00B27A5B">
      <w:pPr>
        <w:rPr>
          <w:del w:id="360" w:author="Arthur Souza Rodrigues" w:date="2026-06-29T11:15:00Z" w16du:dateUtc="2026-06-29T15:15:00Z"/>
        </w:rPr>
      </w:pPr>
      <w:del w:id="361" w:author="Arthur Souza Rodrigues" w:date="2026-06-29T11:15:00Z" w16du:dateUtc="2026-06-29T15:15:00Z">
        <w:r>
          <w:br w:type="page"/>
        </w:r>
      </w:del>
    </w:p>
    <w:p w14:paraId="5A1971D0" w14:textId="77777777" w:rsidR="00725969" w:rsidRDefault="00725969">
      <w:pPr>
        <w:rPr>
          <w:del w:id="362" w:author="Arthur Souza Rodrigues" w:date="2026-06-29T11:15:00Z" w16du:dateUtc="2026-06-29T15:15:00Z"/>
        </w:rPr>
        <w:sectPr w:rsidR="0072596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D302EA7" w14:textId="77777777" w:rsidR="00725969" w:rsidRDefault="00B27A5B">
      <w:pPr>
        <w:rPr>
          <w:del w:id="363" w:author="Arthur Souza Rodrigues" w:date="2026-06-29T11:15:00Z" w16du:dateUtc="2026-06-29T15:15:00Z"/>
        </w:rPr>
      </w:pPr>
      <w:del w:id="364" w:author="Arthur Souza Rodrigues" w:date="2026-06-29T11:15:00Z" w16du:dateUtc="2026-06-29T15:15:00Z">
        <w:r>
          <w:lastRenderedPageBreak/>
          <w:delText>More section 3 content...</w:delText>
        </w:r>
      </w:del>
    </w:p>
    <w:p w14:paraId="5C7A7A55" w14:textId="77777777" w:rsidR="00725969" w:rsidRDefault="00B27A5B">
      <w:pPr>
        <w:rPr>
          <w:del w:id="365" w:author="Arthur Souza Rodrigues" w:date="2026-06-29T11:15:00Z" w16du:dateUtc="2026-06-29T15:15:00Z"/>
        </w:rPr>
      </w:pPr>
      <w:del w:id="366" w:author="Arthur Souza Rodrigues" w:date="2026-06-29T11:15:00Z" w16du:dateUtc="2026-06-29T15:15:00Z">
        <w:r>
          <w:delText>More section 3 content...</w:delText>
        </w:r>
      </w:del>
    </w:p>
    <w:p w14:paraId="61B3FB86" w14:textId="77777777" w:rsidR="00725969" w:rsidRDefault="00B27A5B">
      <w:pPr>
        <w:rPr>
          <w:del w:id="367" w:author="Arthur Souza Rodrigues" w:date="2026-06-29T11:15:00Z" w16du:dateUtc="2026-06-29T15:15:00Z"/>
        </w:rPr>
      </w:pPr>
      <w:del w:id="368" w:author="Arthur Souza Rodrigues" w:date="2026-06-29T11:15:00Z" w16du:dateUtc="2026-06-29T15:15:00Z">
        <w:r>
          <w:delText>More section 3 content...</w:delText>
        </w:r>
      </w:del>
    </w:p>
    <w:p w14:paraId="50C52C0E" w14:textId="77777777" w:rsidR="00725969" w:rsidRDefault="00B27A5B">
      <w:pPr>
        <w:rPr>
          <w:del w:id="369" w:author="Arthur Souza Rodrigues" w:date="2026-06-29T11:15:00Z" w16du:dateUtc="2026-06-29T15:15:00Z"/>
        </w:rPr>
      </w:pPr>
      <w:del w:id="370" w:author="Arthur Souza Rodrigues" w:date="2026-06-29T11:15:00Z" w16du:dateUtc="2026-06-29T15:15:00Z">
        <w:r>
          <w:delText>More section 3 content...</w:delText>
        </w:r>
      </w:del>
    </w:p>
    <w:p w14:paraId="3737EFE6" w14:textId="77777777" w:rsidR="00725969" w:rsidRDefault="00B27A5B">
      <w:del w:id="371" w:author="Arthur Souza Rodrigues" w:date="2026-06-29T11:15:00Z" w16du:dateUtc="2026-06-29T15:15:00Z">
        <w:r>
          <w:delText>More section 3 content...</w:delText>
        </w:r>
      </w:del>
    </w:p>
    <w:sectPr w:rsidR="00725969">
      <w:headerReference w:type="even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  <w:sectPrChange w:id="372" w:author="Arthur Souza Rodrigues" w:date="2026-06-29T11:15:00Z" w16du:dateUtc="2026-06-29T15:15:00Z">
        <w:sectPr w:rsidR="00725969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7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8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1A510" w14:textId="77777777" w:rsidR="00B27A5B" w:rsidRDefault="00B27A5B">
      <w:pPr>
        <w:spacing w:after="0" w:line="240" w:lineRule="auto"/>
      </w:pPr>
      <w:r>
        <w:separator/>
      </w:r>
    </w:p>
  </w:endnote>
  <w:endnote w:type="continuationSeparator" w:id="0">
    <w:p w14:paraId="0699FEC6" w14:textId="77777777" w:rsidR="00B27A5B" w:rsidRDefault="00B27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B2A16" w14:textId="77777777" w:rsidR="00725969" w:rsidRDefault="00B27A5B">
    <w:pPr>
      <w:pStyle w:val="Footer"/>
      <w:pPrChange w:id="348" w:author="Arthur Souza Rodrigues" w:date="2026-06-29T11:15:00Z" w16du:dateUtc="2026-06-29T15:15:00Z">
        <w:pPr>
          <w:pStyle w:val="Footer"/>
          <w:jc w:val="center"/>
        </w:pPr>
      </w:pPrChange>
    </w:pPr>
    <w:del w:id="349" w:author="Arthur Souza Rodrigues" w:date="2026-06-29T11:15:00Z" w16du:dateUtc="2026-06-29T15:15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0C790" w14:textId="77777777" w:rsidR="008B1A5B" w:rsidRDefault="008B1A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ED751" w14:textId="77777777" w:rsidR="008B1A5B" w:rsidRDefault="008B1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3B225F" w14:textId="77777777" w:rsidR="00B27A5B" w:rsidRDefault="00B27A5B">
      <w:pPr>
        <w:spacing w:after="0" w:line="240" w:lineRule="auto"/>
      </w:pPr>
      <w:r>
        <w:separator/>
      </w:r>
    </w:p>
  </w:footnote>
  <w:footnote w:type="continuationSeparator" w:id="0">
    <w:p w14:paraId="252A3974" w14:textId="77777777" w:rsidR="00B27A5B" w:rsidRDefault="00B27A5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29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16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  <w:rPr>
          <w:ins w:id="131" w:author="Arthur Souza Rodrigues" w:date="2026-05-02T14:41:00Z" w16du:dateUtc="2026-05-02T18:41:00Z"/>
        </w:rPr>
      </w:pPr>
      <w:ins w:id="132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9" w:author="Arthur Souza Rodrigues" w:date="2026-05-02T14:41:00Z" w16du:dateUtc="2026-05-02T18:41:00Z"/>
        </w:rPr>
      </w:pPr>
      <w:ins w:id="22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38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5" w:author="Arthur Souza Rodrigues" w:date="2026-05-02T14:42:00Z" w16du:dateUtc="2026-05-02T18:42:00Z"/>
        </w:rPr>
      </w:pPr>
      <w:del w:id="326" w:author="Arthur Souza Rodrigues" w:date="2026-05-02T14:42:00Z" w16du:dateUtc="2026-05-02T18:42:00Z">
        <w:r w:rsidDel="00F66B6B">
          <w:rPr>
            <w:rStyle w:val="FootnoteReference"/>
          </w:rPr>
          <w:footnoteRef/>
        </w:r>
        <w:r w:rsidDel="00F66B6B"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1FCD7" w14:textId="77777777" w:rsidR="008B1A5B" w:rsidRDefault="008B1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B1D6" w14:textId="77777777" w:rsidR="008B1A5B" w:rsidRDefault="008B1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DBD90" w14:textId="77777777" w:rsidR="008B1A5B" w:rsidRDefault="008B1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900">
    <w:abstractNumId w:val="8"/>
  </w:num>
  <w:num w:numId="2" w16cid:durableId="387455388">
    <w:abstractNumId w:val="6"/>
  </w:num>
  <w:num w:numId="3" w16cid:durableId="116485494">
    <w:abstractNumId w:val="5"/>
  </w:num>
  <w:num w:numId="4" w16cid:durableId="647787536">
    <w:abstractNumId w:val="4"/>
  </w:num>
  <w:num w:numId="5" w16cid:durableId="1048838157">
    <w:abstractNumId w:val="7"/>
  </w:num>
  <w:num w:numId="6" w16cid:durableId="725758069">
    <w:abstractNumId w:val="3"/>
  </w:num>
  <w:num w:numId="7" w16cid:durableId="1422026801">
    <w:abstractNumId w:val="2"/>
  </w:num>
  <w:num w:numId="8" w16cid:durableId="182865851">
    <w:abstractNumId w:val="1"/>
  </w:num>
  <w:num w:numId="9" w16cid:durableId="10624845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325BC5"/>
    <w:rsid w:val="00326F90"/>
    <w:rsid w:val="00340046"/>
    <w:rsid w:val="00701F35"/>
    <w:rsid w:val="00725969"/>
    <w:rsid w:val="008B1A5B"/>
    <w:rsid w:val="00924409"/>
    <w:rsid w:val="00AA1D8D"/>
    <w:rsid w:val="00B27A5B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0722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6-29T11:1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Arthur Souza Rodrigues" w:date="2026-06-29T11:1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6-29T11:1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Arthur Souza Rodrigues" w:date="2026-06-29T11:1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Arthur Souza Rodrigues" w:date="2026-06-29T11:1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Arthur Souza Rodrigues" w:date="2026-06-29T11:1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6-29T11:1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Arthur Souza Rodrigues" w:date="2026-06-29T11:1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6-29T11:1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  <w:pPrChange w:id="9" w:author="Arthur Souza Rodrigues" w:date="2026-06-29T11:1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Arthur Souza Rodrigues" w:date="2026-06-29T11:1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10" w:author="Arthur Souza Rodrigues" w:date="2026-06-29T11:1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Arthur Souza Rodrigues" w:date="2026-06-29T11:1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1" w:author="Arthur Souza Rodrigues" w:date="2026-06-29T11:1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Arthur Souza Rodrigues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6-29T11:1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Arthur Souza Rodrigues" w:date="2026-06-29T11:1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365F91" w:themeColor="accent1" w:themeShade="BF"/>
      <w:rPrChange w:id="13" w:author="Arthur Souza Rodrigues" w:date="2026-06-29T11:1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365F91" w:themeColor="accent1" w:themeShade="BF"/>
      <w:spacing w:val="5"/>
      <w:rPrChange w:id="14" w:author="Arthur Souza Rodrigues" w:date="2026-06-29T11:1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6-29T11:15:00Z">
        <w:pPr/>
      </w:pPrChange>
    </w:pPr>
    <w:rPr>
      <w:rFonts w:eastAsiaTheme="minorHAnsi"/>
      <w:kern w:val="2"/>
      <w:sz w:val="20"/>
      <w:szCs w:val="20"/>
      <w14:ligatures w14:val="standardContextual"/>
      <w:rPrChange w:id="15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8B1A5B"/>
    <w:rPr>
      <w:vertAlign w:val="superscript"/>
    </w:rPr>
  </w:style>
  <w:style w:type="table" w:styleId="GridTable4-Accent1">
    <w:name w:val="Grid Table 4 Accent 1"/>
    <w:basedOn w:val="TableNormal"/>
    <w:uiPriority w:val="49"/>
    <w:rsid w:val="008B1A5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1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6" w:author="Arthur Souza Rodrigues" w:date="2026-06-29T11:15:00Z">
        <w:pPr/>
      </w:pPrChange>
    </w:pPr>
    <w:rPr>
      <w:rFonts w:eastAsiaTheme="minorHAnsi"/>
      <w:kern w:val="2"/>
      <w:sz w:val="24"/>
      <w:szCs w:val="24"/>
      <w14:ligatures w14:val="standardContextual"/>
      <w:rPrChange w:id="16" w:author="Arthur Souza Rodrigues" w:date="2026-06-29T11:1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8B1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7" w:author="Arthur Souza Rodrigues" w:date="2026-06-29T11:15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7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A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A5B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2026-06-29T15:15:00Z</dcterms:modified>
  <cp:category/>
</cp:coreProperties>
</file>