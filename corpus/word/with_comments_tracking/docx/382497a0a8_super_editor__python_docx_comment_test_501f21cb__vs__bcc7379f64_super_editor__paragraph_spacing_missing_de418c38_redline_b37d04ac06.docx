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7043" w14:textId="793871E6" w:rsidR="00524AAA" w:rsidRDefault="00D11DBE">
      <w:pPr>
        <w:rPr>
          <w:ins w:id="9" w:author="Nick Bernal" w:date="2026-08-04T06:11:00Z" w16du:dateUtc="2026-08-04T10:11:00Z"/>
        </w:rPr>
      </w:pPr>
      <w:ins w:id="10" w:author="Nick Bernal" w:date="2026-08-04T06:11:00Z" w16du:dateUtc="2026-08-04T10:11:00Z">
        <w:r>
          <w:rPr>
            <w:rFonts w:ascii="Arial" w:eastAsia="Arial" w:hAnsi="Arial" w:cs="Arial"/>
          </w:rPr>
          <w:t>First paragraph</w:t>
        </w:r>
      </w:ins>
    </w:p>
    <w:p w14:paraId="1DEA7B28" w14:textId="1FF1CD9A" w:rsidR="00524AAA" w:rsidRDefault="00D11DBE">
      <w:pPr>
        <w:rPr>
          <w:ins w:id="11" w:author="Nick Bernal" w:date="2026-08-04T06:11:00Z" w16du:dateUtc="2026-08-04T10:11:00Z"/>
        </w:rPr>
      </w:pPr>
      <w:ins w:id="12" w:author="Nick Bernal" w:date="2026-08-04T06:11:00Z" w16du:dateUtc="2026-08-04T10:11:00Z">
        <w:r>
          <w:rPr>
            <w:rFonts w:ascii="Arial" w:eastAsia="Arial" w:hAnsi="Arial" w:cs="Arial"/>
          </w:rPr>
          <w:t>Second</w:t>
        </w:r>
        <w:r w:rsidR="00C01C9B">
          <w:rPr>
            <w:rFonts w:ascii="Arial" w:eastAsia="Arial" w:hAnsi="Arial" w:cs="Arial"/>
          </w:rPr>
          <w:t xml:space="preserve"> </w:t>
        </w:r>
        <w:r>
          <w:rPr>
            <w:rFonts w:ascii="Arial" w:eastAsia="Arial" w:hAnsi="Arial" w:cs="Arial"/>
          </w:rPr>
          <w:t>paragraph</w:t>
        </w:r>
      </w:ins>
    </w:p>
    <w:p w14:paraId="1E7D382A" w14:textId="77777777" w:rsidR="0095765B" w:rsidRDefault="00D11DBE">
      <w:pPr>
        <w:pStyle w:val="Heading1"/>
        <w:rPr>
          <w:del w:id="13" w:author="Nick Bernal" w:date="2026-08-04T06:11:00Z" w16du:dateUtc="2026-08-04T10:11:00Z"/>
        </w:rPr>
      </w:pPr>
      <w:ins w:id="14" w:author="Nick Bernal" w:date="2026-08-04T06:11:00Z" w16du:dateUtc="2026-08-04T10:11:00Z">
        <w:r>
          <w:rPr>
            <w:rFonts w:ascii="Arial" w:eastAsia="Arial" w:hAnsi="Arial" w:cs="Arial"/>
            <w:b/>
            <w:sz w:val="23"/>
          </w:rPr>
          <w:t>Third paragraph</w:t>
        </w:r>
      </w:ins>
      <w:del w:id="15" w:author="Nick Bernal" w:date="2026-08-04T06:11:00Z" w16du:dateUtc="2026-08-04T10:11:00Z">
        <w:r w:rsidR="00930BC5">
          <w:delText>Python-docx Comment Test</w:delText>
        </w:r>
      </w:del>
    </w:p>
    <w:p w14:paraId="44E05FA6" w14:textId="77777777" w:rsidR="0095765B" w:rsidRDefault="00930BC5">
      <w:pPr>
        <w:rPr>
          <w:del w:id="16" w:author="Nick Bernal" w:date="2026-08-04T06:11:00Z" w16du:dateUtc="2026-08-04T10:11:00Z"/>
        </w:rPr>
      </w:pPr>
      <w:del w:id="17" w:author="Nick Bernal" w:date="2026-08-04T06:11:00Z" w16du:dateUtc="2026-08-04T10:11:00Z">
        <w:r>
          <w:delText>This document was generated by python-docx to test comment handling in SuperDoc. See GitHub issue #752 for context.</w:delText>
        </w:r>
      </w:del>
    </w:p>
    <w:p w14:paraId="6EC24C94" w14:textId="77777777" w:rsidR="0095765B" w:rsidRDefault="00930BC5" w:rsidP="00D11DBE">
      <w:pPr>
        <w:spacing w:after="120" w:line="264" w:lineRule="auto"/>
        <w:pPrChange w:id="18" w:author="Nick Bernal" w:date="2026-08-04T06:11:00Z" w16du:dateUtc="2026-08-04T10:11:00Z">
          <w:pPr/>
        </w:pPrChange>
      </w:pPr>
      <w:del w:id="19" w:author="Nick Bernal" w:date="2026-08-04T06:11:00Z" w16du:dateUtc="2026-08-04T10:11:00Z">
        <w:r>
          <w:delText xml:space="preserve">Normal text before. </w:delText>
        </w:r>
        <w:commentRangeStart w:id="20"/>
        <w:r>
          <w:delText>THIS TEXT HAS A COMMENT</w:delText>
        </w:r>
        <w:commentRangeEnd w:id="20"/>
        <w:r>
          <w:rPr>
            <w:rStyle w:val="CommentReference"/>
            <w:sz w:val="22"/>
            <w:szCs w:val="22"/>
          </w:rPr>
          <w:commentReference w:id="20"/>
        </w:r>
        <w:r>
          <w:delText xml:space="preserve"> Normal text after.</w:delText>
        </w:r>
      </w:del>
    </w:p>
    <w:sectPr w:rsidR="0095765B">
      <w:pgSz w:w="11906" w:h="16838"/>
      <w:pgMar w:top="1134" w:right="907" w:bottom="1134" w:left="907" w:header="720" w:footer="720" w:gutter="0"/>
      <w:cols w:space="720"/>
      <w:docGrid w:linePitch="0"/>
      <w:sectPrChange w:id="21" w:author="Nick Bernal" w:date="2026-08-04T06:11:00Z" w16du:dateUtc="2026-08-04T10:11:00Z">
        <w:sectPr w:rsidR="0095765B">
          <w:pgSz w:w="12240" w:h="15840"/>
          <w:pgMar w:top="1440" w:right="1800" w:bottom="1440" w:left="180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" w:author="Python-docx Script" w:date="2025-12-13T11:20:00Z" w:initials="PS">
    <w:p w14:paraId="2F00AB79" w14:textId="77777777" w:rsidR="0095765B" w:rsidRDefault="004E147B">
      <w:r>
        <w:rPr>
          <w:rStyle w:val="CommentReference"/>
        </w:rPr>
        <w:annotationRef/>
      </w:r>
      <w:r w:rsidR="00930BC5">
        <w:t>This is a comment created by python-docx for testing SuperDoc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00AB7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00AB79" w16cid:durableId="3E91FF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305036">
    <w:abstractNumId w:val="8"/>
  </w:num>
  <w:num w:numId="2" w16cid:durableId="1895118838">
    <w:abstractNumId w:val="6"/>
  </w:num>
  <w:num w:numId="3" w16cid:durableId="1469473666">
    <w:abstractNumId w:val="5"/>
  </w:num>
  <w:num w:numId="4" w16cid:durableId="585312633">
    <w:abstractNumId w:val="4"/>
  </w:num>
  <w:num w:numId="5" w16cid:durableId="837571779">
    <w:abstractNumId w:val="7"/>
  </w:num>
  <w:num w:numId="6" w16cid:durableId="1525513703">
    <w:abstractNumId w:val="3"/>
  </w:num>
  <w:num w:numId="7" w16cid:durableId="1209075138">
    <w:abstractNumId w:val="2"/>
  </w:num>
  <w:num w:numId="8" w16cid:durableId="1236161513">
    <w:abstractNumId w:val="1"/>
  </w:num>
  <w:num w:numId="9" w16cid:durableId="117854123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47B"/>
    <w:rsid w:val="00524AAA"/>
    <w:rsid w:val="00701A51"/>
    <w:rsid w:val="0095765B"/>
    <w:rsid w:val="00A16521"/>
    <w:rsid w:val="00AA1D8D"/>
    <w:rsid w:val="00B31F1B"/>
    <w:rsid w:val="00B47730"/>
    <w:rsid w:val="00C01C9B"/>
    <w:rsid w:val="00CB0664"/>
    <w:rsid w:val="00D11DBE"/>
    <w:rsid w:val="00DA1E39"/>
    <w:rsid w:val="00F86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61" w:after="161" w:line="288" w:lineRule="auto"/>
      <w:outlineLvl w:val="0"/>
      <w:pPrChange w:id="0" w:author="Nick Bernal" w:date="2026-08-04T06:11:00Z">
        <w:pPr>
          <w:keepNext/>
          <w:keepLines/>
          <w:spacing w:before="480" w:line="276" w:lineRule="auto"/>
          <w:outlineLvl w:val="0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0" w:author="Nick Bernal" w:date="2026-08-04T06:11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99" w:after="199" w:line="288" w:lineRule="auto"/>
      <w:outlineLvl w:val="1"/>
      <w:pPrChange w:id="1" w:author="Nick Bernal" w:date="2026-08-04T06:11:00Z">
        <w:pPr>
          <w:keepNext/>
          <w:keepLines/>
          <w:spacing w:before="200" w:line="276" w:lineRule="auto"/>
          <w:outlineLvl w:val="1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1" w:author="Nick Bernal" w:date="2026-08-04T06:11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240" w:line="288" w:lineRule="auto"/>
      <w:outlineLvl w:val="2"/>
      <w:pPrChange w:id="2" w:author="Nick Bernal" w:date="2026-08-04T06:11:00Z">
        <w:pPr>
          <w:keepNext/>
          <w:keepLines/>
          <w:spacing w:before="200" w:line="276" w:lineRule="auto"/>
          <w:outlineLvl w:val="2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2" w:author="Nick Bernal" w:date="2026-08-04T06:11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319" w:after="319" w:line="288" w:lineRule="auto"/>
      <w:outlineLvl w:val="3"/>
      <w:pPrChange w:id="3" w:author="Nick Bernal" w:date="2026-08-04T06:11:00Z">
        <w:pPr>
          <w:keepNext/>
          <w:keepLines/>
          <w:spacing w:before="200" w:line="276" w:lineRule="auto"/>
          <w:outlineLvl w:val="3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3" w:author="Nick Bernal" w:date="2026-08-04T06:11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1" w:after="401" w:line="288" w:lineRule="auto"/>
      <w:outlineLvl w:val="4"/>
      <w:pPrChange w:id="4" w:author="Nick Bernal" w:date="2026-08-04T06:11:00Z">
        <w:pPr>
          <w:keepNext/>
          <w:keepLines/>
          <w:spacing w:before="200" w:line="276" w:lineRule="auto"/>
          <w:outlineLvl w:val="4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4" w:author="Nick Bernal" w:date="2026-08-04T06:11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559" w:after="559" w:line="288" w:lineRule="auto"/>
      <w:outlineLvl w:val="5"/>
      <w:pPrChange w:id="5" w:author="Nick Bernal" w:date="2026-08-04T06:11:00Z">
        <w:pPr>
          <w:keepNext/>
          <w:keepLines/>
          <w:spacing w:before="200" w:line="276" w:lineRule="auto"/>
          <w:outlineLvl w:val="5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5" w:author="Nick Bernal" w:date="2026-08-04T06:11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pPr>
      <w:spacing w:after="0" w:line="240" w:lineRule="auto"/>
      <w:pPrChange w:id="6" w:author="Nick Bernal" w:date="2026-08-04T06:11:00Z">
        <w:pPr/>
      </w:pPrChange>
    </w:pPr>
    <w:rPr>
      <w:rFonts w:ascii="Times New Roman" w:eastAsia="Times New Roman" w:hAnsi="Times New Roman" w:cs="Times New Roman"/>
      <w:color w:val="000000"/>
      <w:sz w:val="24"/>
      <w:szCs w:val="20"/>
      <w:rPrChange w:id="6" w:author="Nick Bernal" w:date="2026-08-04T06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30" w:space="18" w:color="CCCCCC"/>
      </w:pBdr>
      <w:spacing w:before="240" w:after="240" w:line="288" w:lineRule="auto"/>
      <w:ind w:left="600" w:right="600"/>
      <w:pPrChange w:id="7" w:author="Nick Bernal" w:date="2026-08-04T06:11:00Z">
        <w:pPr>
          <w:spacing w:after="200" w:line="276" w:lineRule="auto"/>
        </w:pPr>
      </w:pPrChange>
    </w:pPr>
    <w:rPr>
      <w:rFonts w:ascii="Times New Roman" w:eastAsia="Times New Roman" w:hAnsi="Times New Roman" w:cs="Times New Roman"/>
      <w:color w:val="000000"/>
      <w:sz w:val="24"/>
      <w:szCs w:val="20"/>
      <w:rPrChange w:id="7" w:author="Nick Bernal" w:date="2026-08-04T06:11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PlainText">
    <w:name w:val="Plain Text"/>
    <w:basedOn w:val="Normal"/>
    <w:next w:val="Normal"/>
    <w:link w:val="PlainTextChar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 w:line="288" w:lineRule="auto"/>
      <w:pPrChange w:id="8" w:author="Nick Bernal" w:date="2026-08-04T06:11:00Z">
        <w:pPr>
          <w:pBdr>
            <w:top w:val="single" w:sz="6" w:space="10" w:color="C4C4C4"/>
            <w:left w:val="single" w:sz="6" w:space="10" w:color="C4C4C4"/>
            <w:bottom w:val="single" w:sz="6" w:space="10" w:color="C4C4C4"/>
            <w:right w:val="single" w:sz="6" w:space="10" w:color="C4C4C4"/>
          </w:pBdr>
          <w:spacing w:before="195" w:after="195" w:line="288" w:lineRule="auto"/>
        </w:pPr>
      </w:pPrChange>
    </w:pPr>
    <w:rPr>
      <w:rFonts w:ascii="Courier New" w:eastAsia="Courier New" w:hAnsi="Courier New" w:cs="Courier New"/>
      <w:color w:val="000000"/>
      <w:sz w:val="20"/>
      <w:szCs w:val="20"/>
      <w:rPrChange w:id="8" w:author="Nick Bernal" w:date="2026-08-04T06:11:00Z">
        <w:rPr>
          <w:rFonts w:ascii="Courier New" w:eastAsia="Courier New" w:hAnsi="Courier New" w:cs="Courier New"/>
          <w:color w:val="000000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A1E39"/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Code">
    <w:name w:val="Code"/>
    <w:uiPriority w:val="99"/>
    <w:semiHidden/>
    <w:unhideWhenUsed/>
    <w:qFormat/>
    <w:rsid w:val="00DA1E39"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sid w:val="00DA1E39"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rsid w:val="00DA1E39"/>
    <w:pPr>
      <w:spacing w:before="240" w:after="240" w:line="288" w:lineRule="auto"/>
    </w:pPr>
    <w:rPr>
      <w:rFonts w:ascii="Times New Roman" w:eastAsia="Times New Roman" w:hAnsi="Times New Roman" w:cs="Times New Roman"/>
      <w:color w:val="000000"/>
      <w:sz w:val="24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2026-08-04T10:11:00Z</dcterms:modified>
  <cp:category/>
</cp:coreProperties>
</file>