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F2181" w:rsidRDefault="0014261C">
      <w:pPr>
        <w:rPr>
          <w:del w:id="0" w:author="Comparison" w:date="2026-08-03T22:18:00Z" w16du:dateUtc="2026-08-04T02:18:00Z"/>
        </w:rPr>
      </w:pPr>
      <w:commentRangeStart w:id="1"/>
      <w:ins w:id="2" w:author="Comparison" w:date="2026-08-03T22:18:00Z" w16du:dateUtc="2026-08-04T02:18:00Z">
        <w:r>
          <w:t xml:space="preserve">Open comment </w:t>
        </w:r>
        <w:commentRangeEnd w:id="1"/>
        <w:r>
          <w:rPr>
            <w:rStyle w:val="CommentReference"/>
            <w:sz w:val="22"/>
            <w:szCs w:val="22"/>
          </w:rPr>
          <w:commentReference w:id="1"/>
        </w:r>
        <w:r>
          <w:t>from Google Docs.</w:t>
        </w:r>
      </w:ins>
      <w:del w:id="3" w:author="Comparison" w:date="2026-08-03T22:18:00Z" w16du:dateUtc="2026-08-04T02:18:00Z">
        <w:r>
          <w:delText xml:space="preserve">I am a </w:delText>
        </w:r>
        <w:commentRangeStart w:id="4"/>
        <w:r>
          <w:delText>document</w:delText>
        </w:r>
        <w:commentRangeEnd w:id="4"/>
        <w:r>
          <w:rPr>
            <w:rStyle w:val="CommentReference"/>
            <w:sz w:val="22"/>
            <w:szCs w:val="22"/>
          </w:rPr>
          <w:commentReference w:id="4"/>
        </w:r>
      </w:del>
    </w:p>
    <w:p w14:paraId="00000002" w14:textId="77777777" w:rsidR="008F2181" w:rsidRDefault="0014261C">
      <w:commentRangeStart w:id="5"/>
      <w:del w:id="6" w:author="Comparison" w:date="2026-08-03T22:18:00Z" w16du:dateUtc="2026-08-04T02:18:00Z">
        <w:r>
          <w:delText xml:space="preserve"> </w:delText>
        </w:r>
        <w:commentRangeEnd w:id="5"/>
        <w:r>
          <w:rPr>
            <w:rStyle w:val="CommentReference"/>
            <w:sz w:val="22"/>
            <w:szCs w:val="22"/>
          </w:rPr>
          <w:commentReference w:id="5"/>
        </w:r>
      </w:del>
    </w:p>
    <w:sectPr w:rsidR="008F21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issy Fox" w:date="2026-01-07T19:04:00Z" w:initials="">
    <w:p w14:paraId="00000002" w14:textId="77777777" w:rsidR="00315CDB" w:rsidRDefault="00AC6C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4261C">
        <w:rPr>
          <w:color w:val="000000"/>
        </w:rPr>
        <w:t>Here is a comment</w:t>
      </w:r>
    </w:p>
  </w:comment>
  <w:comment w:id="4" w:author="Nick Bernal" w:date="2025-09-24T00:37:00Z" w:initials="">
    <w:p w14:paraId="00000004" w14:textId="77777777" w:rsidR="008F2181" w:rsidRDefault="00E217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4261C">
        <w:rPr>
          <w:color w:val="000000"/>
        </w:rPr>
        <w:t>comment on text</w:t>
      </w:r>
    </w:p>
  </w:comment>
  <w:comment w:id="5" w:author="Nick Bernal" w:date="2025-09-24T00:37:00Z" w:initials="">
    <w:p w14:paraId="00000003" w14:textId="77777777" w:rsidR="008F2181" w:rsidRDefault="00E2179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14261C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2" w15:done="0"/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2" w16cid:durableId="00000002"/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81"/>
    <w:rsid w:val="0014261C"/>
    <w:rsid w:val="002B1C2A"/>
    <w:rsid w:val="00315CDB"/>
    <w:rsid w:val="00372D02"/>
    <w:rsid w:val="008F2181"/>
    <w:rsid w:val="00AC6CD8"/>
    <w:rsid w:val="00E2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5033F22-D354-1B4F-81AE-AA0F114F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2026-08-04T02:18:00Z</dcterms:created>
  <dcterms:modified xsi:type="dcterms:W3CDTF">2026-08-04T02:18:00Z</dcterms:modified>
</cp:coreProperties>
</file>