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CEC9" w14:textId="4772EADD" w:rsidR="004F60CB" w:rsidRDefault="004F60CB">
      <w:pPr>
        <w:rPr>
          <w:del w:id="201" w:author="Nick Bernal" w:date="2026-08-04T06:08:00Z" w16du:dateUtc="2026-08-04T10:08:00Z"/>
        </w:rPr>
      </w:pPr>
      <w:del w:id="202" w:author="Nick Bernal" w:date="2026-08-04T06:08:00Z" w16du:dateUtc="2026-08-04T10:08:00Z">
        <w:r>
          <w:delText xml:space="preserve">Here’s some text. It has a </w:delText>
        </w:r>
        <w:commentRangeStart w:id="203"/>
        <w:r>
          <w:delText>comment</w:delText>
        </w:r>
      </w:del>
      <w:commentRangeEnd w:id="203"/>
      <w:ins w:id="204" w:author="Nick Bernal" w:date="2026-08-04T06:08:00Z" w16du:dateUtc="2026-08-04T10:08:00Z">
        <w:r>
          <w:rPr>
            <w:rStyle w:val="CommentReference"/>
            <w:sz w:val="24"/>
            <w:szCs w:val="20"/>
          </w:rPr>
          <w:commentReference w:id="203"/>
        </w:r>
      </w:ins>
      <w:del w:id="205" w:author="Nick Bernal" w:date="2026-08-04T06:08:00Z" w16du:dateUtc="2026-08-04T10:08:00Z">
        <w:r>
          <w:delText>.</w:delText>
        </w:r>
      </w:del>
    </w:p>
    <w:p w14:paraId="35FF776A" w14:textId="231A6A76" w:rsidR="004F60CB" w:rsidRDefault="004F60CB">
      <w:del w:id="206" w:author="Nick Bernal" w:date="2026-08-04T06:08:00Z" w16du:dateUtc="2026-08-04T10:08:00Z">
        <w:r>
          <w:delText>I will add a comment to this one too.</w:delText>
        </w:r>
      </w:del>
    </w:p>
    <w:sectPr w:rsidR="004F60CB" w:rsidSect="007A7661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214" w:author="Nick Bernal" w:date="2026-08-04T06:08:00Z" w16du:dateUtc="2026-08-04T10:08:00Z">
        <w:sectPr w:rsidR="004F60CB" w:rsidSect="007A7661">
          <w:pgMar w:top="1440" w:right="1440" w:bottom="1440" w:left="1440" w:header="708" w:footer="708" w:gutter="0"/>
          <w:pgNumType w:start="0"/>
          <w:cols w:space="708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03" w:author="Luccas Correa" w:date="2025-12-31T09:29:00Z" w:initials="LC">
    <w:p w14:paraId="22469102" w14:textId="77777777" w:rsidR="004F60CB" w:rsidRDefault="004F60CB" w:rsidP="004F60CB">
      <w:r>
        <w:rPr>
          <w:rStyle w:val="CommentReference"/>
        </w:rPr>
        <w:annotationRef/>
      </w:r>
      <w:r>
        <w:rPr>
          <w:sz w:val="20"/>
        </w:rPr>
        <w:t>Old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246910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DD5D86" w16cex:dateUtc="2025-12-31T12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2469102" w16cid:durableId="21DD5D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FCAB0" w14:textId="77777777" w:rsidR="00D25A5C" w:rsidRDefault="00D25A5C">
      <w:pPr>
        <w:pPrChange w:id="199" w:author="Nick Bernal" w:date="2026-08-04T06:08:00Z" w16du:dateUtc="2026-08-04T10:0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0A9F509" w14:textId="77777777" w:rsidR="00D25A5C" w:rsidRDefault="00D25A5C">
      <w:pPr>
        <w:pPrChange w:id="200" w:author="Nick Bernal" w:date="2026-08-04T06:08:00Z" w16du:dateUtc="2026-08-04T10:0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BF585" w14:textId="437FD974" w:rsidR="00354727" w:rsidRDefault="00D25A5C" w:rsidP="001D0102">
    <w:pPr>
      <w:pStyle w:val="Footer"/>
      <w:framePr w:wrap="none" w:vAnchor="text" w:hAnchor="margin" w:xAlign="center" w:y="1"/>
      <w:rPr>
        <w:ins w:id="207" w:author="Nick Bernal" w:date="2026-08-04T06:08:00Z" w16du:dateUtc="2026-08-04T10:08:00Z"/>
        <w:rStyle w:val="PageNumber"/>
      </w:rPr>
    </w:pPr>
    <w:ins w:id="208" w:author="Nick Bernal" w:date="2026-08-04T06:08:00Z" w16du:dateUtc="2026-08-04T10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078490FC" w14:textId="77777777" w:rsidR="00046820" w:rsidRDefault="00D25A5C" w:rsidP="00750BBD">
    <w:pPr>
      <w:pStyle w:val="DocID"/>
      <w:pPrChange w:id="209" w:author="Nick Bernal" w:date="2026-08-04T06:08:00Z" w16du:dateUtc="2026-08-04T10:08:00Z">
        <w:pPr>
          <w:pStyle w:val="Footer"/>
        </w:pPr>
      </w:pPrChange>
    </w:pPr>
    <w:ins w:id="210" w:author="Nick Bernal" w:date="2026-08-04T06:08:00Z" w16du:dateUtc="2026-08-04T10:08:00Z">
      <w:r>
        <w:fldChar w:fldCharType="begin"/>
      </w:r>
      <w:r w:rsidR="00551B40">
        <w:instrText xml:space="preserve"> DOCPROPERTY DOCXDOCID DMS=InterwovenIManage Format=&lt;&lt;NUM&gt;&gt;_&lt;&lt;VER&gt;&gt; PRESERVELOCATION \* MERGEFORMAT </w:instrText>
      </w:r>
      <w:r>
        <w:fldChar w:fldCharType="separate"/>
      </w:r>
      <w:r>
        <w:t>62240622_2</w:t>
      </w:r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24CD4" w14:textId="31F76515" w:rsidR="00354727" w:rsidRDefault="00D25A5C" w:rsidP="001D0102">
    <w:pPr>
      <w:pStyle w:val="Footer"/>
      <w:framePr w:wrap="none" w:vAnchor="text" w:hAnchor="margin" w:xAlign="center" w:y="1"/>
      <w:rPr>
        <w:rStyle w:val="PageNumber"/>
      </w:rPr>
    </w:pPr>
    <w:ins w:id="211" w:author="Nick Bernal" w:date="2026-08-04T06:08:00Z" w16du:dateUtc="2026-08-04T10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50DF02D0" w14:textId="77777777" w:rsidR="00046820" w:rsidRDefault="000468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489E4" w14:textId="5BF67AC4" w:rsidR="00354727" w:rsidRDefault="00D25A5C" w:rsidP="001D0102">
    <w:pPr>
      <w:pStyle w:val="Footer"/>
      <w:framePr w:wrap="none" w:vAnchor="text" w:hAnchor="margin" w:xAlign="center" w:y="1"/>
      <w:rPr>
        <w:rStyle w:val="PageNumber"/>
      </w:rPr>
    </w:pPr>
    <w:ins w:id="213" w:author="Nick Bernal" w:date="2026-08-04T06:08:00Z" w16du:dateUtc="2026-08-04T10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571A49DA" w14:textId="77777777" w:rsidR="00046820" w:rsidRDefault="00046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6D344" w14:textId="77777777" w:rsidR="00D25A5C" w:rsidRDefault="00D25A5C">
      <w:pPr>
        <w:pPrChange w:id="197" w:author="Nick Bernal" w:date="2026-08-04T06:08:00Z" w16du:dateUtc="2026-08-04T10:0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6899C682" w14:textId="77777777" w:rsidR="00D25A5C" w:rsidRDefault="00D25A5C">
      <w:pPr>
        <w:pPrChange w:id="198" w:author="Nick Bernal" w:date="2026-08-04T06:08:00Z" w16du:dateUtc="2026-08-04T10:0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770FA" w14:textId="77777777" w:rsidR="00046820" w:rsidRDefault="000468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D05F5" w14:textId="77777777" w:rsidR="00046820" w:rsidRDefault="00D25A5C">
    <w:pPr>
      <w:pStyle w:val="Header"/>
    </w:pPr>
    <w:ins w:id="212" w:author="Nick Bernal" w:date="2026-08-04T06:08:00Z" w16du:dateUtc="2026-08-04T10:08:00Z">
      <w:r>
        <w:t>Project Alcott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6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8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A567D51"/>
    <w:multiLevelType w:val="multilevel"/>
    <w:tmpl w:val="04090021"/>
    <w:numStyleLink w:val="FerencyMutli-TierBulletList"/>
  </w:abstractNum>
  <w:abstractNum w:abstractNumId="20" w15:restartNumberingAfterBreak="0">
    <w:nsid w:val="569C6D64"/>
    <w:multiLevelType w:val="multilevel"/>
    <w:tmpl w:val="04090021"/>
    <w:numStyleLink w:val="FerencyMutli-TierBulletList"/>
  </w:abstractNum>
  <w:abstractNum w:abstractNumId="21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2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3" w15:restartNumberingAfterBreak="0">
    <w:nsid w:val="69202B8C"/>
    <w:multiLevelType w:val="multilevel"/>
    <w:tmpl w:val="04090021"/>
    <w:numStyleLink w:val="FerencyMutli-TierBulletList"/>
  </w:abstractNum>
  <w:abstractNum w:abstractNumId="24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45165507">
    <w:abstractNumId w:val="7"/>
  </w:num>
  <w:num w:numId="2" w16cid:durableId="126825798">
    <w:abstractNumId w:val="6"/>
  </w:num>
  <w:num w:numId="3" w16cid:durableId="1916626937">
    <w:abstractNumId w:val="5"/>
  </w:num>
  <w:num w:numId="4" w16cid:durableId="1348169016">
    <w:abstractNumId w:val="4"/>
  </w:num>
  <w:num w:numId="5" w16cid:durableId="611208139">
    <w:abstractNumId w:val="8"/>
  </w:num>
  <w:num w:numId="6" w16cid:durableId="1490561378">
    <w:abstractNumId w:val="3"/>
  </w:num>
  <w:num w:numId="7" w16cid:durableId="2094012897">
    <w:abstractNumId w:val="2"/>
  </w:num>
  <w:num w:numId="8" w16cid:durableId="852959171">
    <w:abstractNumId w:val="1"/>
  </w:num>
  <w:num w:numId="9" w16cid:durableId="1519536518">
    <w:abstractNumId w:val="0"/>
  </w:num>
  <w:num w:numId="10" w16cid:durableId="1102604878">
    <w:abstractNumId w:val="9"/>
  </w:num>
  <w:num w:numId="11" w16cid:durableId="1455370040">
    <w:abstractNumId w:val="16"/>
  </w:num>
  <w:num w:numId="12" w16cid:durableId="172385059">
    <w:abstractNumId w:val="11"/>
  </w:num>
  <w:num w:numId="13" w16cid:durableId="1203522549">
    <w:abstractNumId w:val="18"/>
  </w:num>
  <w:num w:numId="14" w16cid:durableId="541790948">
    <w:abstractNumId w:val="22"/>
  </w:num>
  <w:num w:numId="15" w16cid:durableId="309528231">
    <w:abstractNumId w:val="12"/>
  </w:num>
  <w:num w:numId="16" w16cid:durableId="571624014">
    <w:abstractNumId w:val="24"/>
  </w:num>
  <w:num w:numId="17" w16cid:durableId="275910503">
    <w:abstractNumId w:val="13"/>
  </w:num>
  <w:num w:numId="18" w16cid:durableId="1474713735">
    <w:abstractNumId w:val="23"/>
  </w:num>
  <w:num w:numId="19" w16cid:durableId="1523932474">
    <w:abstractNumId w:val="10"/>
  </w:num>
  <w:num w:numId="20" w16cid:durableId="747045026">
    <w:abstractNumId w:val="20"/>
  </w:num>
  <w:num w:numId="21" w16cid:durableId="508258859">
    <w:abstractNumId w:val="14"/>
  </w:num>
  <w:num w:numId="22" w16cid:durableId="752165018">
    <w:abstractNumId w:val="19"/>
  </w:num>
  <w:num w:numId="23" w16cid:durableId="2092849763">
    <w:abstractNumId w:val="25"/>
  </w:num>
  <w:num w:numId="24" w16cid:durableId="1174496991">
    <w:abstractNumId w:val="21"/>
  </w:num>
  <w:num w:numId="25" w16cid:durableId="1736316455">
    <w:abstractNumId w:val="15"/>
  </w:num>
  <w:num w:numId="26" w16cid:durableId="78276855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Windows Live" w15:userId="9a812e40746bcabb"/>
  </w15:person>
  <w15:person w15:author="Luccas Correa">
    <w15:presenceInfo w15:providerId="AD" w15:userId="S::luccas@harbourteam.onmicrosoft.com::6b456913-ee82-49db-8f20-f0d928c05c3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CB"/>
    <w:rsid w:val="00023CB1"/>
    <w:rsid w:val="00046820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191F"/>
    <w:rsid w:val="00370AD9"/>
    <w:rsid w:val="00375B3D"/>
    <w:rsid w:val="00394144"/>
    <w:rsid w:val="003A0E2A"/>
    <w:rsid w:val="003B1464"/>
    <w:rsid w:val="003B4F45"/>
    <w:rsid w:val="003B51E9"/>
    <w:rsid w:val="003C297B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4F60CB"/>
    <w:rsid w:val="00502858"/>
    <w:rsid w:val="00524058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3639"/>
    <w:rsid w:val="007A5340"/>
    <w:rsid w:val="007A7661"/>
    <w:rsid w:val="007B1E4A"/>
    <w:rsid w:val="007B66CB"/>
    <w:rsid w:val="007C1DA2"/>
    <w:rsid w:val="007D08F0"/>
    <w:rsid w:val="00810337"/>
    <w:rsid w:val="00853203"/>
    <w:rsid w:val="00854D8A"/>
    <w:rsid w:val="00883551"/>
    <w:rsid w:val="008934A9"/>
    <w:rsid w:val="00897E0E"/>
    <w:rsid w:val="008A2151"/>
    <w:rsid w:val="008D5967"/>
    <w:rsid w:val="008D7C04"/>
    <w:rsid w:val="008F2A2C"/>
    <w:rsid w:val="00916CBC"/>
    <w:rsid w:val="009337C4"/>
    <w:rsid w:val="009378A8"/>
    <w:rsid w:val="00941566"/>
    <w:rsid w:val="009602D8"/>
    <w:rsid w:val="00962493"/>
    <w:rsid w:val="0097189E"/>
    <w:rsid w:val="009902CA"/>
    <w:rsid w:val="009B4C28"/>
    <w:rsid w:val="009C0C22"/>
    <w:rsid w:val="009C43ED"/>
    <w:rsid w:val="00A03D7A"/>
    <w:rsid w:val="00A1473F"/>
    <w:rsid w:val="00A16521"/>
    <w:rsid w:val="00A4579B"/>
    <w:rsid w:val="00A45E5C"/>
    <w:rsid w:val="00A56808"/>
    <w:rsid w:val="00A5698D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25A5C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92D67"/>
    <w:rsid w:val="00EA3351"/>
    <w:rsid w:val="00EB0E4B"/>
    <w:rsid w:val="00ED5936"/>
    <w:rsid w:val="00EE1B25"/>
    <w:rsid w:val="00F256C5"/>
    <w:rsid w:val="00F33A25"/>
    <w:rsid w:val="00F34D16"/>
    <w:rsid w:val="00F46982"/>
    <w:rsid w:val="00F77D2F"/>
    <w:rsid w:val="00F83FDD"/>
    <w:rsid w:val="00F91414"/>
    <w:rsid w:val="00FA1FD5"/>
    <w:rsid w:val="00FA2608"/>
    <w:rsid w:val="00FC1F2E"/>
    <w:rsid w:val="00FC6DAE"/>
    <w:rsid w:val="00FE23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CC8B7"/>
  <w15:chartTrackingRefBased/>
  <w15:docId w15:val="{43550BD2-7416-1042-82DF-FCE5F0BC6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spacing w:after="0" w:line="240" w:lineRule="auto"/>
      <w:jc w:val="both"/>
      <w:pPrChange w:id="0" w:author="Nick Bernal" w:date="2026-08-04T06:08:00Z">
        <w:pPr>
          <w:spacing w:after="160" w:line="278" w:lineRule="auto"/>
        </w:pPr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0" w:author="Nick Bernal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link w:val="Heading1Char"/>
    <w:qFormat/>
    <w:locked/>
    <w:rsid w:val="00A3727F"/>
    <w:pPr>
      <w:spacing w:after="240"/>
      <w:outlineLvl w:val="0"/>
      <w:pPrChange w:id="1" w:author="Nick Bernal" w:date="2026-08-04T06:08:00Z">
        <w:pPr>
          <w:keepNext/>
          <w:keepLines/>
          <w:spacing w:before="360" w:after="80"/>
          <w:jc w:val="both"/>
          <w:outlineLvl w:val="0"/>
        </w:pPr>
      </w:pPrChange>
    </w:pPr>
    <w:rPr>
      <w:snapToGrid w:val="0"/>
      <w:rPrChange w:id="1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link w:val="Heading2Char"/>
    <w:qFormat/>
    <w:locked/>
    <w:rsid w:val="00A3727F"/>
    <w:pPr>
      <w:spacing w:after="240"/>
      <w:ind w:left="1440" w:hanging="720"/>
      <w:outlineLvl w:val="1"/>
      <w:pPrChange w:id="2" w:author="Nick Bernal" w:date="2026-08-04T06:08:00Z">
        <w:pPr>
          <w:keepNext/>
          <w:keepLines/>
          <w:spacing w:before="160" w:after="80"/>
          <w:jc w:val="both"/>
          <w:outlineLvl w:val="1"/>
        </w:pPr>
      </w:pPrChange>
    </w:pPr>
    <w:rPr>
      <w:snapToGrid w:val="0"/>
      <w:rPrChange w:id="2" w:author="Nick Bernal" w:date="2026-08-04T06:08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link w:val="Heading3Char"/>
    <w:qFormat/>
    <w:locked/>
    <w:rsid w:val="00A3727F"/>
    <w:pPr>
      <w:spacing w:after="240"/>
      <w:ind w:left="2160" w:hanging="720"/>
      <w:outlineLvl w:val="2"/>
      <w:pPrChange w:id="3" w:author="Nick Bernal" w:date="2026-08-04T06:08:00Z">
        <w:pPr>
          <w:keepNext/>
          <w:keepLines/>
          <w:spacing w:before="160" w:after="80"/>
          <w:jc w:val="both"/>
          <w:outlineLvl w:val="2"/>
        </w:pPr>
      </w:pPrChange>
    </w:pPr>
    <w:rPr>
      <w:snapToGrid w:val="0"/>
      <w:rPrChange w:id="3" w:author="Nick Bernal" w:date="2026-08-04T06:08:00Z">
        <w:rPr>
          <w:rFonts w:eastAsiaTheme="majorEastAsia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link w:val="Heading4Char"/>
    <w:qFormat/>
    <w:locked/>
    <w:rsid w:val="00A3727F"/>
    <w:pPr>
      <w:tabs>
        <w:tab w:val="num" w:pos="2520"/>
      </w:tabs>
      <w:spacing w:after="240"/>
      <w:ind w:left="2160"/>
      <w:outlineLvl w:val="3"/>
      <w:pPrChange w:id="4" w:author="Nick Bernal" w:date="2026-08-04T06:08:00Z">
        <w:pPr>
          <w:keepNext/>
          <w:keepLines/>
          <w:spacing w:before="80" w:after="40"/>
          <w:jc w:val="both"/>
          <w:outlineLvl w:val="3"/>
        </w:pPr>
      </w:pPrChange>
    </w:pPr>
    <w:rPr>
      <w:snapToGrid w:val="0"/>
      <w:rPrChange w:id="4" w:author="Nick Bernal" w:date="2026-08-04T06:08:00Z">
        <w:rPr>
          <w:rFonts w:eastAsiaTheme="majorEastAsia" w:cstheme="majorBidi"/>
          <w:i/>
          <w:iCs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5">
    <w:name w:val="heading 5"/>
    <w:basedOn w:val="Normal"/>
    <w:link w:val="Heading5Char"/>
    <w:qFormat/>
    <w:locked/>
    <w:rsid w:val="00A3727F"/>
    <w:pPr>
      <w:tabs>
        <w:tab w:val="num" w:pos="3240"/>
      </w:tabs>
      <w:spacing w:after="240"/>
      <w:ind w:left="2880"/>
      <w:outlineLvl w:val="4"/>
      <w:pPrChange w:id="5" w:author="Nick Bernal" w:date="2026-08-04T06:08:00Z">
        <w:pPr>
          <w:keepNext/>
          <w:keepLines/>
          <w:spacing w:before="80" w:after="40"/>
          <w:jc w:val="both"/>
          <w:outlineLvl w:val="4"/>
        </w:pPr>
      </w:pPrChange>
    </w:pPr>
    <w:rPr>
      <w:snapToGrid w:val="0"/>
      <w:rPrChange w:id="5" w:author="Nick Bernal" w:date="2026-08-04T06:08:00Z">
        <w:rPr>
          <w:rFonts w:eastAsiaTheme="majorEastAsia" w:cstheme="majorBidi"/>
          <w:color w:val="0F4761" w:themeColor="accent1" w:themeShade="BF"/>
          <w:sz w:val="24"/>
          <w:lang w:val="en-US" w:eastAsia="en-US" w:bidi="ar-SA"/>
        </w:rPr>
      </w:rPrChange>
    </w:rPr>
  </w:style>
  <w:style w:type="paragraph" w:styleId="Heading6">
    <w:name w:val="heading 6"/>
    <w:basedOn w:val="Normal"/>
    <w:link w:val="Heading6Char"/>
    <w:qFormat/>
    <w:locked/>
    <w:rsid w:val="00A3727F"/>
    <w:pPr>
      <w:tabs>
        <w:tab w:val="num" w:pos="3960"/>
      </w:tabs>
      <w:spacing w:after="240"/>
      <w:ind w:left="3600"/>
      <w:outlineLvl w:val="5"/>
      <w:pPrChange w:id="6" w:author="Nick Bernal" w:date="2026-08-04T06:08:00Z">
        <w:pPr>
          <w:keepNext/>
          <w:keepLines/>
          <w:spacing w:before="40"/>
          <w:jc w:val="both"/>
          <w:outlineLvl w:val="5"/>
        </w:pPr>
      </w:pPrChange>
    </w:pPr>
    <w:rPr>
      <w:snapToGrid w:val="0"/>
      <w:rPrChange w:id="6" w:author="Nick Bernal" w:date="2026-08-04T06:08:00Z">
        <w:rPr>
          <w:rFonts w:eastAsiaTheme="majorEastAsia" w:cstheme="majorBidi"/>
          <w:i/>
          <w:iCs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  <w:pPrChange w:id="7" w:author="Nick Bernal" w:date="2026-08-04T06:08:00Z">
        <w:pPr>
          <w:keepNext/>
          <w:keepLines/>
          <w:spacing w:before="40"/>
          <w:jc w:val="both"/>
          <w:outlineLvl w:val="6"/>
        </w:pPr>
      </w:pPrChange>
    </w:pPr>
    <w:rPr>
      <w:snapToGrid w:val="0"/>
      <w:rPrChange w:id="7" w:author="Nick Bernal" w:date="2026-08-04T06:08:00Z">
        <w:rPr>
          <w:rFonts w:eastAsiaTheme="majorEastAsia" w:cstheme="majorBidi"/>
          <w:color w:val="595959" w:themeColor="text1" w:themeTint="A6"/>
          <w:sz w:val="24"/>
          <w:lang w:val="en-US" w:eastAsia="en-US" w:bidi="ar-SA"/>
        </w:rPr>
      </w:rPrChange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  <w:pPrChange w:id="8" w:author="Nick Bernal" w:date="2026-08-04T06:08:00Z">
        <w:pPr>
          <w:keepNext/>
          <w:keepLines/>
          <w:jc w:val="both"/>
          <w:outlineLvl w:val="7"/>
        </w:pPr>
      </w:pPrChange>
    </w:pPr>
    <w:rPr>
      <w:snapToGrid w:val="0"/>
      <w:rPrChange w:id="8" w:author="Nick Bernal" w:date="2026-08-04T06:08:00Z">
        <w:rPr>
          <w:rFonts w:eastAsiaTheme="majorEastAsia" w:cstheme="majorBidi"/>
          <w:i/>
          <w:iCs/>
          <w:color w:val="272727" w:themeColor="text1" w:themeTint="D8"/>
          <w:sz w:val="24"/>
          <w:lang w:val="en-US" w:eastAsia="en-US" w:bidi="ar-SA"/>
        </w:rPr>
      </w:rPrChange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  <w:pPrChange w:id="9" w:author="Nick Bernal" w:date="2026-08-04T06:08:00Z">
        <w:pPr>
          <w:keepNext/>
          <w:keepLines/>
          <w:jc w:val="both"/>
          <w:outlineLvl w:val="8"/>
        </w:pPr>
      </w:pPrChange>
    </w:pPr>
    <w:rPr>
      <w:snapToGrid w:val="0"/>
      <w:rPrChange w:id="9" w:author="Nick Bernal" w:date="2026-08-04T06:08:00Z">
        <w:rPr>
          <w:rFonts w:eastAsiaTheme="majorEastAsia" w:cstheme="majorBidi"/>
          <w:color w:val="272727" w:themeColor="text1" w:themeTint="D8"/>
          <w:sz w:val="24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4F60CB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  <w:pPrChange w:id="10" w:author="Nick Bernal" w:date="2026-08-04T06:08:00Z">
        <w:pPr>
          <w:spacing w:after="80"/>
          <w:contextualSpacing/>
          <w:jc w:val="both"/>
        </w:pPr>
      </w:pPrChange>
    </w:pPr>
    <w:rPr>
      <w:b/>
      <w:rPrChange w:id="10" w:author="Nick Bernal" w:date="2026-08-04T06:08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rsid w:val="004F60CB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  <w:pPrChange w:id="11" w:author="Nick Bernal" w:date="2026-08-04T06:08:00Z">
        <w:pPr>
          <w:numPr>
            <w:ilvl w:val="1"/>
          </w:numPr>
          <w:jc w:val="both"/>
        </w:pPr>
      </w:pPrChange>
    </w:pPr>
    <w:rPr>
      <w:rPrChange w:id="11" w:author="Nick Bernal" w:date="2026-08-04T06:08:00Z">
        <w:rPr>
          <w:rFonts w:eastAsiaTheme="majorEastAsia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rsid w:val="004F60CB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F6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  <w:pPrChange w:id="12" w:author="Nick Bernal" w:date="2026-08-04T06:08:00Z">
        <w:pPr>
          <w:ind w:left="720"/>
          <w:contextualSpacing/>
          <w:jc w:val="both"/>
        </w:pPr>
      </w:pPrChange>
    </w:pPr>
    <w:rPr>
      <w:rPrChange w:id="12" w:author="Nick Bernal" w:date="2026-08-04T06:08:00Z">
        <w:rPr>
          <w:sz w:val="24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4F60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C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C6F83"/>
    <w:pPr>
      <w:spacing w:after="0" w:line="240" w:lineRule="auto"/>
      <w:pPrChange w:id="13" w:author="Nick Bernal" w:date="2026-08-04T06:08:00Z">
        <w:pPr/>
      </w:pPrChange>
    </w:pPr>
    <w:rPr>
      <w:rFonts w:ascii="Times New Roman" w:eastAsia="Times New Roman" w:hAnsi="Times New Roman" w:cs="Times New Roman"/>
      <w:kern w:val="0"/>
      <w:szCs w:val="20"/>
      <w14:ligatures w14:val="none"/>
      <w:rPrChange w:id="13" w:author="Nick Bernal" w:date="2026-08-04T06:08:00Z">
        <w:rPr>
          <w:rFonts w:asciiTheme="minorHAnsi" w:eastAsiaTheme="minorHAnsi" w:hAnsiTheme="minorHAnsi" w:cstheme="minorBidi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  <w:rPrChange w:id="14" w:author="Nick Bernal" w:date="2026-08-04T06:08:00Z">
        <w:rPr>
          <w:sz w:val="16"/>
          <w:szCs w:val="16"/>
        </w:rPr>
      </w:rPrChange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pPr>
      <w:pPrChange w:id="15" w:author="Nick Bernal" w:date="2026-08-04T06:08:00Z">
        <w:pPr>
          <w:jc w:val="both"/>
        </w:pPr>
      </w:pPrChange>
    </w:pPr>
    <w:rPr>
      <w:sz w:val="20"/>
      <w:rPrChange w:id="15" w:author="Nick Bernal" w:date="2026-08-04T06:08:00Z">
        <w:rPr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semiHidden/>
    <w:rsid w:val="004F60CB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pPr>
      <w:pPrChange w:id="16" w:author="Nick Bernal" w:date="2026-08-04T06:08:00Z">
        <w:pPr>
          <w:jc w:val="both"/>
        </w:pPr>
      </w:pPrChange>
    </w:pPr>
    <w:rPr>
      <w:b/>
      <w:bCs/>
      <w:rPrChange w:id="16" w:author="Nick Bernal" w:date="2026-08-04T06:08:00Z">
        <w:rPr>
          <w:b/>
          <w:bCs/>
          <w:lang w:val="en-US" w:eastAsia="en-US" w:bidi="ar-SA"/>
        </w:rPr>
      </w:rPrChange>
    </w:rPr>
  </w:style>
  <w:style w:type="character" w:customStyle="1" w:styleId="CommentSubjectChar">
    <w:name w:val="Comment Subject Char"/>
    <w:basedOn w:val="CommentTextChar"/>
    <w:link w:val="CommentSubject"/>
    <w:semiHidden/>
    <w:rsid w:val="004F60CB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customStyle="1" w:styleId="Address">
    <w:name w:val="Address"/>
    <w:basedOn w:val="Normal"/>
    <w:locked/>
    <w:rsid w:val="00A3727F"/>
    <w:pPr>
      <w:pPrChange w:id="17" w:author="Nick Bernal" w:date="2026-08-04T06:08:00Z">
        <w:pPr>
          <w:jc w:val="both"/>
        </w:pPr>
      </w:pPrChange>
    </w:pPr>
    <w:rPr>
      <w:rPrChange w:id="1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  <w:pPrChange w:id="18" w:author="Nick Bernal" w:date="2026-08-04T06:08:00Z">
        <w:pPr>
          <w:keepNext/>
          <w:spacing w:after="240"/>
          <w:ind w:left="720" w:hanging="720"/>
          <w:jc w:val="both"/>
        </w:pPr>
      </w:pPrChange>
    </w:pPr>
    <w:rPr>
      <w:rPrChange w:id="1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Dbl">
    <w:name w:val="Body Dbl"/>
    <w:basedOn w:val="Normal"/>
    <w:locked/>
    <w:rsid w:val="00A3727F"/>
    <w:pPr>
      <w:spacing w:after="240" w:line="480" w:lineRule="auto"/>
      <w:pPrChange w:id="19" w:author="Nick Bernal" w:date="2026-08-04T06:08:00Z">
        <w:pPr>
          <w:spacing w:after="240" w:line="480" w:lineRule="auto"/>
          <w:jc w:val="both"/>
        </w:pPr>
      </w:pPrChange>
    </w:pPr>
    <w:rPr>
      <w:rPrChange w:id="1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  <w:pPrChange w:id="20" w:author="Nick Bernal" w:date="2026-08-04T06:08:00Z">
        <w:pPr>
          <w:spacing w:after="240" w:line="480" w:lineRule="auto"/>
          <w:ind w:firstLine="720"/>
          <w:jc w:val="both"/>
        </w:pPr>
      </w:pPrChange>
    </w:pPr>
    <w:rPr>
      <w:rPrChange w:id="2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  <w:pPrChange w:id="21" w:author="Nick Bernal" w:date="2026-08-04T06:08:00Z">
        <w:pPr>
          <w:spacing w:after="240" w:line="480" w:lineRule="auto"/>
          <w:ind w:firstLine="1440"/>
          <w:jc w:val="both"/>
        </w:pPr>
      </w:pPrChange>
    </w:pPr>
    <w:rPr>
      <w:rPrChange w:id="2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  <w:pPrChange w:id="22" w:author="Nick Bernal" w:date="2026-08-04T06:08:00Z">
        <w:pPr>
          <w:widowControl w:val="0"/>
          <w:spacing w:after="240" w:line="240" w:lineRule="exact"/>
          <w:jc w:val="both"/>
        </w:pPr>
      </w:pPrChange>
    </w:pPr>
    <w:rPr>
      <w:rPrChange w:id="22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  <w:pPrChange w:id="23" w:author="Nick Bernal" w:date="2026-08-04T06:08:00Z">
        <w:pPr>
          <w:widowControl w:val="0"/>
          <w:spacing w:line="480" w:lineRule="exact"/>
          <w:jc w:val="both"/>
        </w:pPr>
      </w:pPrChange>
    </w:pPr>
    <w:rPr>
      <w:rPrChange w:id="23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  <w:pPrChange w:id="24" w:author="Nick Bernal" w:date="2026-08-04T06:08:00Z">
        <w:pPr>
          <w:spacing w:after="240"/>
          <w:ind w:firstLine="720"/>
          <w:jc w:val="both"/>
        </w:pPr>
      </w:pPrChange>
    </w:pPr>
    <w:rPr>
      <w:rPrChange w:id="2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  <w:pPrChange w:id="25" w:author="Nick Bernal" w:date="2026-08-04T06:08:00Z">
        <w:pPr>
          <w:spacing w:after="240"/>
          <w:ind w:left="720" w:firstLine="720"/>
          <w:jc w:val="both"/>
        </w:pPr>
      </w:pPrChange>
    </w:pPr>
    <w:rPr>
      <w:rPrChange w:id="2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  <w:pPrChange w:id="26" w:author="Nick Bernal" w:date="2026-08-04T06:08:00Z">
        <w:pPr>
          <w:spacing w:after="240"/>
          <w:ind w:left="1440" w:firstLine="720"/>
          <w:jc w:val="both"/>
        </w:pPr>
      </w:pPrChange>
    </w:pPr>
    <w:rPr>
      <w:rPrChange w:id="2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  <w:pPrChange w:id="27" w:author="Nick Bernal" w:date="2026-08-04T06:08:00Z">
        <w:pPr>
          <w:spacing w:after="240"/>
          <w:ind w:firstLine="1440"/>
          <w:jc w:val="both"/>
        </w:pPr>
      </w:pPrChange>
    </w:pPr>
    <w:rPr>
      <w:rPrChange w:id="2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  <w:pPrChange w:id="28" w:author="Nick Bernal" w:date="2026-08-04T06:08:00Z">
        <w:pPr>
          <w:spacing w:after="240" w:line="240" w:lineRule="exact"/>
          <w:ind w:firstLine="1440"/>
          <w:jc w:val="both"/>
        </w:pPr>
      </w:pPrChange>
    </w:pPr>
    <w:rPr>
      <w:rPrChange w:id="2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  <w:pPrChange w:id="29" w:author="Nick Bernal" w:date="2026-08-04T06:08:00Z">
        <w:pPr>
          <w:spacing w:line="480" w:lineRule="exact"/>
          <w:ind w:firstLine="1440"/>
          <w:jc w:val="both"/>
        </w:pPr>
      </w:pPrChange>
    </w:pPr>
    <w:rPr>
      <w:rPrChange w:id="2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  <w:pPrChange w:id="30" w:author="Nick Bernal" w:date="2026-08-04T06:08:00Z">
        <w:pPr>
          <w:spacing w:after="240"/>
          <w:ind w:left="1440"/>
          <w:jc w:val="both"/>
        </w:pPr>
      </w:pPrChange>
    </w:pPr>
    <w:rPr>
      <w:rPrChange w:id="3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  <w:pPrChange w:id="31" w:author="Nick Bernal" w:date="2026-08-04T06:08:00Z">
        <w:pPr>
          <w:spacing w:after="240"/>
          <w:ind w:left="720"/>
          <w:jc w:val="both"/>
        </w:pPr>
      </w:pPrChange>
    </w:pPr>
    <w:rPr>
      <w:rPrChange w:id="3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  <w:pPrChange w:id="32" w:author="Nick Bernal" w:date="2026-08-04T06:08:00Z">
        <w:pPr>
          <w:spacing w:after="240" w:line="480" w:lineRule="auto"/>
          <w:ind w:left="720"/>
          <w:jc w:val="both"/>
        </w:pPr>
      </w:pPrChange>
    </w:pPr>
    <w:rPr>
      <w:rPrChange w:id="32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  <w:pPrChange w:id="33" w:author="Nick Bernal" w:date="2026-08-04T06:08:00Z">
        <w:pPr>
          <w:spacing w:after="240"/>
          <w:ind w:left="1440"/>
          <w:jc w:val="both"/>
        </w:pPr>
      </w:pPrChange>
    </w:pPr>
    <w:rPr>
      <w:rPrChange w:id="33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  <w:pPrChange w:id="34" w:author="Nick Bernal" w:date="2026-08-04T06:08:00Z">
        <w:pPr>
          <w:spacing w:after="240"/>
          <w:ind w:left="2160"/>
          <w:jc w:val="both"/>
        </w:pPr>
      </w:pPrChange>
    </w:pPr>
    <w:rPr>
      <w:rPrChange w:id="3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  <w:pPrChange w:id="35" w:author="Nick Bernal" w:date="2026-08-04T06:08:00Z">
        <w:pPr>
          <w:spacing w:after="240"/>
          <w:ind w:left="2880"/>
          <w:jc w:val="both"/>
        </w:pPr>
      </w:pPrChange>
    </w:pPr>
    <w:rPr>
      <w:rPrChange w:id="3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  <w:pPrChange w:id="36" w:author="Nick Bernal" w:date="2026-08-04T06:08:00Z">
        <w:pPr>
          <w:spacing w:after="240"/>
          <w:ind w:firstLine="187"/>
          <w:jc w:val="both"/>
        </w:pPr>
      </w:pPrChange>
    </w:pPr>
    <w:rPr>
      <w:rPrChange w:id="36" w:author="Nick Bernal" w:date="2026-08-04T06:08:00Z">
        <w:rPr>
          <w:sz w:val="24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locked/>
    <w:rsid w:val="00A3727F"/>
    <w:pPr>
      <w:spacing w:after="240"/>
      <w:pPrChange w:id="37" w:author="Nick Bernal" w:date="2026-08-04T06:08:00Z">
        <w:pPr>
          <w:spacing w:after="240"/>
          <w:jc w:val="both"/>
        </w:pPr>
      </w:pPrChange>
    </w:pPr>
    <w:rPr>
      <w:rPrChange w:id="37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  <w:pPrChange w:id="38" w:author="Nick Bernal" w:date="2026-08-04T06:08:00Z">
        <w:pPr>
          <w:spacing w:line="480" w:lineRule="exact"/>
          <w:jc w:val="center"/>
        </w:pPr>
      </w:pPrChange>
    </w:pPr>
    <w:rPr>
      <w:rPrChange w:id="3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  <w:pPrChange w:id="39" w:author="Nick Bernal" w:date="2026-08-04T06:08:00Z">
        <w:pPr>
          <w:keepNext/>
          <w:keepLines/>
          <w:spacing w:after="240"/>
          <w:ind w:left="720" w:hanging="720"/>
          <w:jc w:val="both"/>
        </w:pPr>
      </w:pPrChange>
    </w:pPr>
    <w:rPr>
      <w:rPrChange w:id="3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Letteraddress">
    <w:name w:val="Letter address"/>
    <w:basedOn w:val="Normal"/>
    <w:locked/>
    <w:rsid w:val="00A3727F"/>
    <w:pPr>
      <w:jc w:val="center"/>
      <w:pPrChange w:id="40" w:author="Nick Bernal" w:date="2026-08-04T06:08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40" w:author="Nick Bernal" w:date="2026-08-04T06:08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  <w:pPrChange w:id="41" w:author="Nick Bernal" w:date="2026-08-04T06:08:00Z">
        <w:pPr>
          <w:spacing w:after="60"/>
          <w:jc w:val="center"/>
        </w:pPr>
      </w:pPrChange>
    </w:pPr>
    <w:rPr>
      <w:rFonts w:ascii="FZFangSong-Z02" w:eastAsia="FZFangSong-Z02"/>
      <w:sz w:val="14"/>
      <w:rPrChange w:id="41" w:author="Nick Bernal" w:date="2026-08-04T06:08:00Z">
        <w:rPr>
          <w:rFonts w:ascii="FZFangSong-Z02" w:eastAsia="FZFangSong-Z02"/>
          <w:sz w:val="14"/>
          <w:lang w:val="en-US" w:eastAsia="en-US" w:bidi="ar-SA"/>
        </w:rPr>
      </w:rPrChange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  <w:pPrChange w:id="42" w:author="Nick Bernal" w:date="2026-08-04T06:08:00Z">
        <w:pPr>
          <w:keepNext/>
          <w:spacing w:after="240"/>
          <w:ind w:left="4680"/>
          <w:jc w:val="both"/>
        </w:pPr>
      </w:pPrChange>
    </w:pPr>
    <w:rPr>
      <w:rPrChange w:id="42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ClosingChar">
    <w:name w:val="Closing Char"/>
    <w:basedOn w:val="DefaultParagraphFont"/>
    <w:link w:val="Closing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  <w:pPrChange w:id="43" w:author="Nick Bernal" w:date="2026-08-04T06:08:00Z">
        <w:pPr>
          <w:keepNext/>
          <w:keepLines/>
          <w:spacing w:before="480" w:after="240"/>
          <w:ind w:left="4680"/>
          <w:jc w:val="both"/>
        </w:pPr>
      </w:pPrChange>
    </w:pPr>
    <w:rPr>
      <w:rPrChange w:id="43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SignatureChar">
    <w:name w:val="Signature Char"/>
    <w:basedOn w:val="DefaultParagraphFont"/>
    <w:link w:val="Signature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  <w:pPrChange w:id="44" w:author="Nick Bernal" w:date="2026-08-04T06:08:00Z">
        <w:pPr>
          <w:keepNext/>
          <w:spacing w:after="240"/>
          <w:jc w:val="both"/>
        </w:pPr>
      </w:pPrChange>
    </w:pPr>
    <w:rPr>
      <w:rPrChange w:id="4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  <w:pPrChange w:id="45" w:author="Nick Bernal" w:date="2026-08-04T06:08:00Z">
        <w:pPr>
          <w:keepNext/>
          <w:keepLines/>
          <w:spacing w:after="240"/>
          <w:jc w:val="both"/>
        </w:pPr>
      </w:pPrChange>
    </w:pPr>
    <w:rPr>
      <w:rPrChange w:id="4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  <w:pPrChange w:id="46" w:author="Nick Bernal" w:date="2026-08-04T06:08:00Z">
        <w:pPr>
          <w:spacing w:after="60"/>
          <w:ind w:left="994" w:hanging="994"/>
          <w:jc w:val="both"/>
        </w:pPr>
      </w:pPrChange>
    </w:pPr>
    <w:rPr>
      <w:rPrChange w:id="46" w:author="Nick Bernal" w:date="2026-08-04T06:08:00Z">
        <w:rPr>
          <w:sz w:val="24"/>
          <w:lang w:val="en-US" w:eastAsia="en-US" w:bidi="ar-SA"/>
        </w:rPr>
      </w:rPrChange>
    </w:r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  <w:pPrChange w:id="47" w:author="Nick Bernal" w:date="2026-08-04T06:08:00Z">
        <w:pPr>
          <w:spacing w:after="480"/>
          <w:jc w:val="center"/>
        </w:pPr>
      </w:pPrChange>
    </w:pPr>
    <w:rPr>
      <w:rPrChange w:id="47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DateChar">
    <w:name w:val="Date Char"/>
    <w:basedOn w:val="DefaultParagraphFont"/>
    <w:link w:val="Date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  <w:pPrChange w:id="48" w:author="Nick Bernal" w:date="2026-08-04T06:08:00Z">
        <w:pPr>
          <w:tabs>
            <w:tab w:val="center" w:pos="4680"/>
            <w:tab w:val="right" w:pos="9360"/>
          </w:tabs>
          <w:jc w:val="both"/>
        </w:pPr>
      </w:pPrChange>
    </w:pPr>
    <w:rPr>
      <w:rPrChange w:id="48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raftStamp">
    <w:name w:val="Draft Stamp"/>
    <w:basedOn w:val="Header"/>
    <w:next w:val="Header"/>
    <w:locked/>
    <w:rsid w:val="00046820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  <w:spacing w:after="0" w:line="240" w:lineRule="auto"/>
      <w:pPrChange w:id="49" w:author="Nick Bernal" w:date="2026-08-04T06:08:00Z">
        <w:pPr>
          <w:framePr w:hSpace="187" w:vSpace="187" w:wrap="around" w:vAnchor="page" w:hAnchor="page" w:x="13062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49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  <w:pPrChange w:id="50" w:author="Nick Bernal" w:date="2026-08-04T06:08:00Z">
        <w:pPr>
          <w:framePr w:vSpace="187" w:wrap="around" w:vAnchor="page" w:hAnchor="page" w:x="12241" w:y="1"/>
        </w:pPr>
      </w:pPrChange>
    </w:pPr>
    <w:rPr>
      <w:rPrChange w:id="50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51" w:author="Nick Bernal" w:date="2026-08-04T06:08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51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52" w:author="Nick Bernal" w:date="2026-08-04T06:08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52" w:author="Nick Bernal" w:date="2026-08-04T06:08:00Z">
        <w:rPr>
          <w:b/>
          <w:lang w:val="en-US" w:eastAsia="en-US" w:bidi="ar-SA"/>
        </w:rPr>
      </w:rPrChange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  <w:pPrChange w:id="53" w:author="Nick Bernal" w:date="2026-08-04T06:08:00Z">
        <w:pPr>
          <w:tabs>
            <w:tab w:val="center" w:pos="4320"/>
            <w:tab w:val="right" w:pos="8640"/>
          </w:tabs>
          <w:jc w:val="both"/>
        </w:pPr>
      </w:pPrChange>
    </w:pPr>
    <w:rPr>
      <w:rPrChange w:id="53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  <w:pPrChange w:id="54" w:author="Nick Bernal" w:date="2026-08-04T06:08:00Z">
        <w:pPr>
          <w:spacing w:line="100" w:lineRule="exact"/>
          <w:jc w:val="both"/>
        </w:pPr>
      </w:pPrChange>
    </w:pPr>
    <w:rPr>
      <w:rPrChange w:id="54" w:author="Nick Bernal" w:date="2026-08-04T06:08:00Z">
        <w:rPr>
          <w:sz w:val="24"/>
          <w:lang w:val="en-US" w:eastAsia="en-US" w:bidi="ar-SA"/>
        </w:rPr>
      </w:rPrChange>
    </w:r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  <w:pPrChange w:id="55" w:author="Nick Bernal" w:date="2026-08-04T06:08:00Z">
        <w:pPr>
          <w:spacing w:after="120"/>
          <w:ind w:left="360" w:hanging="360"/>
          <w:jc w:val="both"/>
        </w:pPr>
      </w:pPrChange>
    </w:pPr>
    <w:rPr>
      <w:rFonts w:ascii="Garamond" w:hAnsi="Garamond"/>
      <w:sz w:val="18"/>
      <w:rPrChange w:id="55" w:author="Nick Bernal" w:date="2026-08-04T06:08:00Z">
        <w:rPr>
          <w:rFonts w:ascii="Garamond" w:hAnsi="Garamond"/>
          <w:sz w:val="18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rsid w:val="00046820"/>
    <w:rPr>
      <w:rFonts w:ascii="Garamond" w:eastAsia="Times New Roman" w:hAnsi="Garamond" w:cs="Times New Roman"/>
      <w:kern w:val="0"/>
      <w:sz w:val="18"/>
      <w:szCs w:val="20"/>
      <w14:ligatures w14:val="none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  <w:pPrChange w:id="56" w:author="Nick Bernal" w:date="2026-08-04T06:08:00Z">
        <w:pPr>
          <w:tabs>
            <w:tab w:val="center" w:pos="6480"/>
            <w:tab w:val="right" w:pos="12960"/>
          </w:tabs>
          <w:jc w:val="both"/>
        </w:pPr>
      </w:pPrChange>
    </w:pPr>
    <w:rPr>
      <w:rPrChange w:id="56" w:author="Nick Bernal" w:date="2026-08-04T06:08:00Z">
        <w:rPr>
          <w:sz w:val="24"/>
          <w:lang w:val="en-US" w:eastAsia="en-US" w:bidi="ar-SA"/>
        </w:rPr>
      </w:rPrChange>
    </w:r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  <w:pPrChange w:id="57" w:author="Nick Bernal" w:date="2026-08-04T06:08:00Z">
        <w:pPr>
          <w:ind w:left="240" w:hanging="240"/>
          <w:jc w:val="both"/>
        </w:pPr>
      </w:pPrChange>
    </w:pPr>
    <w:rPr>
      <w:rPrChange w:id="57" w:author="Nick Bernal" w:date="2026-08-04T06:08:00Z">
        <w:rPr>
          <w:sz w:val="24"/>
          <w:lang w:val="en-US" w:eastAsia="en-US" w:bidi="ar-SA"/>
        </w:rPr>
      </w:rPrChange>
    </w:r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  <w:pPrChange w:id="58" w:author="Nick Bernal" w:date="2026-08-04T06:08:00Z">
        <w:pPr>
          <w:ind w:left="480" w:hanging="240"/>
          <w:jc w:val="both"/>
        </w:pPr>
      </w:pPrChange>
    </w:pPr>
    <w:rPr>
      <w:rPrChange w:id="58" w:author="Nick Bernal" w:date="2026-08-04T06:08:00Z">
        <w:rPr>
          <w:sz w:val="24"/>
          <w:lang w:val="en-US" w:eastAsia="en-US" w:bidi="ar-SA"/>
        </w:rPr>
      </w:rPrChange>
    </w:r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  <w:pPrChange w:id="59" w:author="Nick Bernal" w:date="2026-08-04T06:08:00Z">
        <w:pPr>
          <w:ind w:left="720" w:hanging="240"/>
          <w:jc w:val="both"/>
        </w:pPr>
      </w:pPrChange>
    </w:pPr>
    <w:rPr>
      <w:rPrChange w:id="59" w:author="Nick Bernal" w:date="2026-08-04T06:08:00Z">
        <w:rPr>
          <w:sz w:val="24"/>
          <w:lang w:val="en-US" w:eastAsia="en-US" w:bidi="ar-SA"/>
        </w:rPr>
      </w:rPrChange>
    </w:r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  <w:pPrChange w:id="60" w:author="Nick Bernal" w:date="2026-08-04T06:08:00Z">
        <w:pPr>
          <w:ind w:left="960" w:hanging="240"/>
          <w:jc w:val="both"/>
        </w:pPr>
      </w:pPrChange>
    </w:pPr>
    <w:rPr>
      <w:rPrChange w:id="60" w:author="Nick Bernal" w:date="2026-08-04T06:08:00Z">
        <w:rPr>
          <w:sz w:val="24"/>
          <w:lang w:val="en-US" w:eastAsia="en-US" w:bidi="ar-SA"/>
        </w:rPr>
      </w:rPrChange>
    </w:r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  <w:pPrChange w:id="61" w:author="Nick Bernal" w:date="2026-08-04T06:08:00Z">
        <w:pPr>
          <w:ind w:left="1200" w:hanging="240"/>
          <w:jc w:val="both"/>
        </w:pPr>
      </w:pPrChange>
    </w:pPr>
    <w:rPr>
      <w:rPrChange w:id="61" w:author="Nick Bernal" w:date="2026-08-04T06:08:00Z">
        <w:rPr>
          <w:sz w:val="24"/>
          <w:lang w:val="en-US" w:eastAsia="en-US" w:bidi="ar-SA"/>
        </w:rPr>
      </w:rPrChange>
    </w:r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  <w:pPrChange w:id="62" w:author="Nick Bernal" w:date="2026-08-04T06:08:00Z">
        <w:pPr>
          <w:ind w:left="1440" w:hanging="240"/>
          <w:jc w:val="both"/>
        </w:pPr>
      </w:pPrChange>
    </w:pPr>
    <w:rPr>
      <w:rPrChange w:id="62" w:author="Nick Bernal" w:date="2026-08-04T06:08:00Z">
        <w:rPr>
          <w:sz w:val="24"/>
          <w:lang w:val="en-US" w:eastAsia="en-US" w:bidi="ar-SA"/>
        </w:rPr>
      </w:rPrChange>
    </w:r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  <w:pPrChange w:id="63" w:author="Nick Bernal" w:date="2026-08-04T06:08:00Z">
        <w:pPr>
          <w:ind w:left="1680" w:hanging="240"/>
          <w:jc w:val="both"/>
        </w:pPr>
      </w:pPrChange>
    </w:pPr>
    <w:rPr>
      <w:rPrChange w:id="63" w:author="Nick Bernal" w:date="2026-08-04T06:08:00Z">
        <w:rPr>
          <w:sz w:val="24"/>
          <w:lang w:val="en-US" w:eastAsia="en-US" w:bidi="ar-SA"/>
        </w:rPr>
      </w:rPrChange>
    </w:r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  <w:pPrChange w:id="64" w:author="Nick Bernal" w:date="2026-08-04T06:08:00Z">
        <w:pPr>
          <w:ind w:left="1920" w:hanging="240"/>
          <w:jc w:val="both"/>
        </w:pPr>
      </w:pPrChange>
    </w:pPr>
    <w:rPr>
      <w:rPrChange w:id="64" w:author="Nick Bernal" w:date="2026-08-04T06:08:00Z">
        <w:rPr>
          <w:sz w:val="24"/>
          <w:lang w:val="en-US" w:eastAsia="en-US" w:bidi="ar-SA"/>
        </w:rPr>
      </w:rPrChange>
    </w:r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  <w:pPrChange w:id="65" w:author="Nick Bernal" w:date="2026-08-04T06:08:00Z">
        <w:pPr>
          <w:ind w:left="2160" w:hanging="240"/>
          <w:jc w:val="both"/>
        </w:pPr>
      </w:pPrChange>
    </w:pPr>
    <w:rPr>
      <w:rPrChange w:id="6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internet">
    <w:name w:val="internet"/>
    <w:locked/>
    <w:rsid w:val="00A3727F"/>
    <w:pPr>
      <w:spacing w:after="120" w:line="240" w:lineRule="auto"/>
      <w:jc w:val="center"/>
      <w:pPrChange w:id="66" w:author="Nick Bernal" w:date="2026-08-04T06:08:00Z">
        <w:pPr>
          <w:spacing w:after="120"/>
          <w:jc w:val="center"/>
        </w:pPr>
      </w:pPrChange>
    </w:pPr>
    <w:rPr>
      <w:rFonts w:ascii="Book Antiqua" w:eastAsia="Times New Roman" w:hAnsi="Book Antiqua" w:cs="Times New Roman"/>
      <w:noProof/>
      <w:kern w:val="0"/>
      <w:sz w:val="18"/>
      <w:szCs w:val="20"/>
      <w14:ligatures w14:val="none"/>
      <w:rPrChange w:id="66" w:author="Nick Bernal" w:date="2026-08-04T06:08:00Z">
        <w:rPr>
          <w:rFonts w:ascii="Book Antiqua" w:hAnsi="Book Antiqua"/>
          <w:noProof/>
          <w:sz w:val="18"/>
          <w:lang w:val="en-US" w:eastAsia="en-US" w:bidi="ar-SA"/>
        </w:rPr>
      </w:rPrChange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  <w:pPrChange w:id="67" w:author="Nick Bernal" w:date="2026-08-04T06:08:00Z">
        <w:pPr>
          <w:jc w:val="center"/>
          <w:outlineLvl w:val="0"/>
        </w:pPr>
      </w:pPrChange>
    </w:pPr>
    <w:rPr>
      <w:rFonts w:ascii="Book Antiqua" w:eastAsia="MS Song" w:hAnsi="Book Antiqua"/>
      <w:smallCaps/>
      <w:spacing w:val="26"/>
      <w:sz w:val="30"/>
      <w:lang w:eastAsia="zh-CN"/>
      <w:rPrChange w:id="67" w:author="Nick Bernal" w:date="2026-08-04T06:08:00Z">
        <w:rPr>
          <w:rFonts w:ascii="Book Antiqua" w:eastAsia="MS Song" w:hAnsi="Book Antiqua"/>
          <w:smallCaps/>
          <w:spacing w:val="26"/>
          <w:sz w:val="30"/>
          <w:lang w:val="en-US" w:eastAsia="zh-CN" w:bidi="ar-SA"/>
        </w:rPr>
      </w:rPrChange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  <w:pPrChange w:id="68" w:author="Nick Bernal" w:date="2026-08-04T06:08:00Z">
        <w:pPr>
          <w:spacing w:line="220" w:lineRule="exact"/>
          <w:jc w:val="center"/>
        </w:pPr>
      </w:pPrChange>
    </w:pPr>
    <w:rPr>
      <w:rFonts w:ascii="Book Antiqua" w:hAnsi="Book Antiqua"/>
      <w:smallCaps/>
      <w:sz w:val="18"/>
      <w:rPrChange w:id="68" w:author="Nick Bernal" w:date="2026-08-04T06:08:00Z">
        <w:rPr>
          <w:rFonts w:ascii="Book Antiqua" w:hAnsi="Book Antiqua"/>
          <w:smallCaps/>
          <w:sz w:val="18"/>
          <w:lang w:val="en-US" w:eastAsia="en-US" w:bidi="ar-SA"/>
        </w:rPr>
      </w:rPrChange>
    </w:rPr>
  </w:style>
  <w:style w:type="paragraph" w:customStyle="1" w:styleId="Londoninternet">
    <w:name w:val="London internet"/>
    <w:basedOn w:val="internet"/>
    <w:locked/>
    <w:rsid w:val="00046820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  <w:pPrChange w:id="69" w:author="Nick Bernal" w:date="2026-08-04T06:08:00Z">
        <w:pPr>
          <w:spacing w:line="220" w:lineRule="exact"/>
          <w:jc w:val="center"/>
        </w:pPr>
      </w:pPrChange>
    </w:pPr>
    <w:rPr>
      <w:rFonts w:ascii="Book Antiqua" w:hAnsi="Book Antiqua"/>
      <w:caps/>
      <w:spacing w:val="20"/>
      <w:sz w:val="15"/>
      <w:rPrChange w:id="69" w:author="Nick Bernal" w:date="2026-08-04T06:08:00Z">
        <w:rPr>
          <w:rFonts w:ascii="Book Antiqua" w:hAnsi="Book Antiqua"/>
          <w:caps/>
          <w:spacing w:val="20"/>
          <w:sz w:val="15"/>
          <w:lang w:val="en-US" w:eastAsia="en-US" w:bidi="ar-SA"/>
        </w:rPr>
      </w:rPrChange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  <w:pPrChange w:id="70" w:author="Nick Bernal" w:date="2026-08-04T06:08:00Z">
        <w:pPr>
          <w:tabs>
            <w:tab w:val="right" w:pos="540"/>
            <w:tab w:val="right" w:pos="900"/>
            <w:tab w:val="right" w:pos="1260"/>
            <w:tab w:val="right" w:pos="1620"/>
            <w:tab w:val="right" w:pos="1980"/>
            <w:tab w:val="right" w:pos="2340"/>
            <w:tab w:val="right" w:pos="2700"/>
          </w:tabs>
          <w:spacing w:before="240" w:after="240"/>
          <w:jc w:val="both"/>
        </w:pPr>
      </w:pPrChange>
    </w:pPr>
    <w:rPr>
      <w:i/>
      <w:rPrChange w:id="70" w:author="Nick Bernal" w:date="2026-08-04T06:08:00Z">
        <w:rPr>
          <w:i/>
          <w:sz w:val="24"/>
          <w:lang w:val="en-US" w:eastAsia="en-US" w:bidi="ar-SA"/>
        </w:rPr>
      </w:rPrChange>
    </w:rPr>
  </w:style>
  <w:style w:type="paragraph" w:customStyle="1" w:styleId="Name">
    <w:name w:val="Name"/>
    <w:basedOn w:val="Normal"/>
    <w:next w:val="Address"/>
    <w:locked/>
    <w:rsid w:val="00A3727F"/>
    <w:pPr>
      <w:pPrChange w:id="71" w:author="Nick Bernal" w:date="2026-08-04T06:08:00Z">
        <w:pPr>
          <w:jc w:val="both"/>
        </w:pPr>
      </w:pPrChange>
    </w:pPr>
    <w:rPr>
      <w:rPrChange w:id="7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  <w:pPrChange w:id="72" w:author="Nick Bernal" w:date="2026-08-04T06:08:00Z">
        <w:pPr>
          <w:suppressAutoHyphens/>
          <w:spacing w:after="120"/>
          <w:jc w:val="center"/>
        </w:pPr>
      </w:pPrChange>
    </w:pPr>
    <w:rPr>
      <w:rFonts w:ascii="Book Antiqua" w:hAnsi="Book Antiqua"/>
      <w:smallCaps/>
      <w:noProof/>
      <w:sz w:val="15"/>
      <w:rPrChange w:id="72" w:author="Nick Bernal" w:date="2026-08-04T06:08:00Z">
        <w:rPr>
          <w:rFonts w:ascii="Book Antiqua" w:hAnsi="Book Antiqua"/>
          <w:smallCaps/>
          <w:noProof/>
          <w:sz w:val="15"/>
          <w:lang w:val="en-US" w:eastAsia="en-US" w:bidi="ar-SA"/>
        </w:rPr>
      </w:rPrChange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  <w:pPrChange w:id="73" w:author="Nick Bernal" w:date="2026-08-04T06:08:00Z">
        <w:pPr>
          <w:tabs>
            <w:tab w:val="right" w:pos="9360"/>
          </w:tabs>
          <w:jc w:val="both"/>
        </w:pPr>
      </w:pPrChange>
    </w:pPr>
    <w:rPr>
      <w:rFonts w:ascii="Book Antiqua" w:hAnsi="Book Antiqua"/>
      <w:b/>
      <w:smallCaps/>
      <w:spacing w:val="42"/>
      <w:rPrChange w:id="73" w:author="Nick Bernal" w:date="2026-08-04T06:08:00Z">
        <w:rPr>
          <w:rFonts w:ascii="Book Antiqua" w:hAnsi="Book Antiqua"/>
          <w:b/>
          <w:smallCaps/>
          <w:spacing w:val="42"/>
          <w:sz w:val="24"/>
          <w:lang w:val="en-US" w:eastAsia="en-US" w:bidi="ar-SA"/>
        </w:rPr>
      </w:rPrChange>
    </w:rPr>
  </w:style>
  <w:style w:type="paragraph" w:customStyle="1" w:styleId="Powers">
    <w:name w:val="Powers"/>
    <w:basedOn w:val="Normal"/>
    <w:locked/>
    <w:rsid w:val="00A3727F"/>
    <w:pPr>
      <w:numPr>
        <w:numId w:val="11"/>
      </w:numPr>
      <w:tabs>
        <w:tab w:val="clear" w:pos="360"/>
      </w:tabs>
      <w:spacing w:after="240"/>
      <w:pPrChange w:id="74" w:author="Nick Bernal" w:date="2026-08-04T06:08:00Z">
        <w:pPr>
          <w:numPr>
            <w:numId w:val="11"/>
          </w:numPr>
          <w:spacing w:after="240"/>
          <w:ind w:left="360" w:hanging="360"/>
          <w:jc w:val="both"/>
        </w:pPr>
      </w:pPrChange>
    </w:pPr>
    <w:rPr>
      <w:rPrChange w:id="7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  <w:pPrChange w:id="75" w:author="Nick Bernal" w:date="2026-08-04T06:08:00Z">
        <w:pPr>
          <w:spacing w:after="240"/>
          <w:jc w:val="center"/>
        </w:pPr>
      </w:pPrChange>
    </w:pPr>
    <w:rPr>
      <w:b/>
      <w:caps/>
      <w:rPrChange w:id="75" w:author="Nick Bernal" w:date="2026-08-04T06:08:00Z">
        <w:rPr>
          <w:b/>
          <w:caps/>
          <w:sz w:val="24"/>
          <w:lang w:val="en-US" w:eastAsia="en-US" w:bidi="ar-SA"/>
        </w:rPr>
      </w:rPrChange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  <w:pPrChange w:id="76" w:author="Nick Bernal" w:date="2026-08-04T06:08:00Z">
        <w:pPr>
          <w:spacing w:after="240"/>
          <w:ind w:left="1440" w:hanging="720"/>
          <w:jc w:val="both"/>
        </w:pPr>
      </w:pPrChange>
    </w:pPr>
    <w:rPr>
      <w:rPrChange w:id="7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  <w:pPrChange w:id="77" w:author="Nick Bernal" w:date="2026-08-04T06:08:00Z">
        <w:pPr>
          <w:spacing w:after="240"/>
          <w:ind w:left="2880" w:right="1440" w:hanging="720"/>
          <w:jc w:val="both"/>
        </w:pPr>
      </w:pPrChange>
    </w:pPr>
    <w:rPr>
      <w:rPrChange w:id="7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  <w:pPrChange w:id="78" w:author="Nick Bernal" w:date="2026-08-04T06:08:00Z">
        <w:pPr>
          <w:spacing w:after="240"/>
          <w:ind w:left="720" w:hanging="720"/>
          <w:jc w:val="both"/>
        </w:pPr>
      </w:pPrChange>
    </w:pPr>
    <w:rPr>
      <w:rPrChange w:id="7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  <w:pPrChange w:id="79" w:author="Nick Bernal" w:date="2026-08-04T06:08:00Z">
        <w:pPr>
          <w:spacing w:after="240"/>
          <w:ind w:left="2160" w:right="1440" w:hanging="720"/>
          <w:jc w:val="both"/>
        </w:pPr>
      </w:pPrChange>
    </w:pPr>
    <w:rPr>
      <w:rPrChange w:id="7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  <w:pPrChange w:id="80" w:author="Nick Bernal" w:date="2026-08-04T06:08:00Z">
        <w:pPr>
          <w:spacing w:line="480" w:lineRule="exact"/>
          <w:ind w:left="720" w:right="720"/>
          <w:jc w:val="both"/>
        </w:pPr>
      </w:pPrChange>
    </w:pPr>
    <w:rPr>
      <w:rPrChange w:id="8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  <w:pPrChange w:id="81" w:author="Nick Bernal" w:date="2026-08-04T06:08:00Z">
        <w:pPr>
          <w:spacing w:after="240"/>
          <w:ind w:left="1440" w:right="1440"/>
          <w:jc w:val="both"/>
        </w:pPr>
      </w:pPrChange>
    </w:pPr>
    <w:rPr>
      <w:rPrChange w:id="81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  <w:pPrChange w:id="82" w:author="Nick Bernal" w:date="2026-08-04T06:08:00Z">
        <w:pPr>
          <w:spacing w:after="120"/>
          <w:ind w:left="1440" w:right="1440"/>
          <w:jc w:val="both"/>
        </w:pPr>
      </w:pPrChange>
    </w:pPr>
    <w:rPr>
      <w:rPrChange w:id="82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  <w:pPrChange w:id="83" w:author="Nick Bernal" w:date="2026-08-04T06:08:00Z">
        <w:pPr>
          <w:spacing w:after="240" w:line="480" w:lineRule="auto"/>
          <w:ind w:left="1440" w:right="1440"/>
          <w:jc w:val="both"/>
        </w:pPr>
      </w:pPrChange>
    </w:pPr>
    <w:rPr>
      <w:rPrChange w:id="83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  <w:pPrChange w:id="84" w:author="Nick Bernal" w:date="2026-08-04T06:08:00Z">
        <w:pPr>
          <w:spacing w:after="240" w:line="480" w:lineRule="auto"/>
          <w:ind w:left="1440" w:right="1440" w:firstLine="720"/>
          <w:jc w:val="both"/>
        </w:pPr>
      </w:pPrChange>
    </w:pPr>
    <w:rPr>
      <w:rPrChange w:id="84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  <w:pPrChange w:id="85" w:author="Nick Bernal" w:date="2026-08-04T06:08:00Z">
        <w:pPr>
          <w:spacing w:after="240" w:line="480" w:lineRule="auto"/>
          <w:ind w:left="1440" w:right="1440" w:firstLine="1440"/>
          <w:jc w:val="both"/>
        </w:pPr>
      </w:pPrChange>
    </w:pPr>
    <w:rPr>
      <w:rPrChange w:id="85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  <w:pPrChange w:id="86" w:author="Nick Bernal" w:date="2026-08-04T06:08:00Z">
        <w:pPr>
          <w:widowControl w:val="0"/>
          <w:snapToGrid w:val="0"/>
          <w:spacing w:after="24"/>
          <w:jc w:val="center"/>
        </w:pPr>
      </w:pPrChange>
    </w:pPr>
    <w:rPr>
      <w:rFonts w:ascii="Book Antiqua" w:eastAsia="MS Mincho" w:hAnsi="Book Antiqua"/>
      <w:smallCaps/>
      <w:spacing w:val="10"/>
      <w:kern w:val="2"/>
      <w:sz w:val="16"/>
      <w:lang w:eastAsia="ja-JP"/>
      <w:rPrChange w:id="86" w:author="Nick Bernal" w:date="2026-08-04T06:08:00Z">
        <w:rPr>
          <w:rFonts w:ascii="Book Antiqua" w:eastAsia="MS Mincho" w:hAnsi="Book Antiqua"/>
          <w:smallCaps/>
          <w:spacing w:val="10"/>
          <w:sz w:val="16"/>
          <w:lang w:val="en-US" w:eastAsia="ja-JP" w:bidi="ar-SA"/>
        </w:rPr>
      </w:rPrChange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  <w:pPrChange w:id="87" w:author="Nick Bernal" w:date="2026-08-04T06:08:00Z">
        <w:pPr>
          <w:widowControl w:val="0"/>
          <w:spacing w:before="240" w:line="240" w:lineRule="exact"/>
          <w:ind w:left="1440" w:right="1440"/>
          <w:jc w:val="both"/>
        </w:pPr>
      </w:pPrChange>
    </w:pPr>
    <w:rPr>
      <w:rPrChange w:id="87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  <w:pPrChange w:id="88" w:author="Nick Bernal" w:date="2026-08-04T06:08:00Z">
        <w:pPr>
          <w:widowControl w:val="0"/>
          <w:spacing w:line="480" w:lineRule="exact"/>
          <w:ind w:left="1440" w:right="1440"/>
          <w:jc w:val="both"/>
        </w:pPr>
      </w:pPrChange>
    </w:pPr>
    <w:rPr>
      <w:rPrChange w:id="8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  <w:pPrChange w:id="89" w:author="Nick Bernal" w:date="2026-08-04T06:08:00Z">
        <w:pPr>
          <w:spacing w:after="240"/>
          <w:ind w:left="1440" w:right="1440" w:firstLine="720"/>
          <w:jc w:val="both"/>
        </w:pPr>
      </w:pPrChange>
    </w:pPr>
    <w:rPr>
      <w:rPrChange w:id="8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  <w:pPrChange w:id="90" w:author="Nick Bernal" w:date="2026-08-04T06:08:00Z">
        <w:pPr>
          <w:spacing w:after="240"/>
          <w:ind w:left="1440" w:right="1440" w:firstLine="1440"/>
          <w:jc w:val="both"/>
        </w:pPr>
      </w:pPrChange>
    </w:pPr>
    <w:rPr>
      <w:rPrChange w:id="9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  <w:pPrChange w:id="91" w:author="Nick Bernal" w:date="2026-08-04T06:08:00Z">
        <w:pPr>
          <w:spacing w:before="240"/>
          <w:ind w:left="2160" w:hanging="720"/>
          <w:jc w:val="both"/>
        </w:pPr>
      </w:pPrChange>
    </w:pPr>
    <w:rPr>
      <w:rPrChange w:id="91" w:author="Nick Bernal" w:date="2026-08-04T06:08:00Z">
        <w:rPr>
          <w:sz w:val="24"/>
          <w:lang w:val="en-US" w:eastAsia="en-US" w:bidi="ar-SA"/>
        </w:rPr>
      </w:rPrChange>
    </w:r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  <w:pPrChange w:id="92" w:author="Nick Bernal" w:date="2026-08-04T06:08:00Z">
        <w:pPr>
          <w:spacing w:before="240" w:after="240"/>
          <w:jc w:val="both"/>
        </w:pPr>
      </w:pPrChange>
    </w:pPr>
    <w:rPr>
      <w:rPrChange w:id="92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SalutationChar">
    <w:name w:val="Salutation Char"/>
    <w:basedOn w:val="DefaultParagraphFont"/>
    <w:link w:val="Salutation"/>
    <w:rsid w:val="00046820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LettersmallTitle">
    <w:name w:val="Letter small Title"/>
    <w:basedOn w:val="Normal"/>
    <w:locked/>
    <w:rsid w:val="00A3727F"/>
    <w:pPr>
      <w:jc w:val="center"/>
      <w:pPrChange w:id="93" w:author="Nick Bernal" w:date="2026-08-04T06:08:00Z">
        <w:pPr>
          <w:jc w:val="center"/>
        </w:pPr>
      </w:pPrChange>
    </w:pPr>
    <w:rPr>
      <w:rFonts w:ascii="Book Antiqua" w:hAnsi="Book Antiqua"/>
      <w:caps/>
      <w:sz w:val="10"/>
      <w:rPrChange w:id="93" w:author="Nick Bernal" w:date="2026-08-04T06:08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  <w:pPrChange w:id="94" w:author="Nick Bernal" w:date="2026-08-04T06:08:00Z">
        <w:pPr>
          <w:spacing w:after="240"/>
          <w:jc w:val="center"/>
        </w:pPr>
      </w:pPrChange>
    </w:pPr>
    <w:rPr>
      <w:rFonts w:ascii="Book Antiqua" w:eastAsia="MS Song" w:hAnsi="Book Antiqua"/>
      <w:caps/>
      <w:sz w:val="10"/>
      <w:lang w:eastAsia="zh-CN"/>
      <w:rPrChange w:id="94" w:author="Nick Bernal" w:date="2026-08-04T06:08:00Z">
        <w:rPr>
          <w:rFonts w:ascii="Book Antiqua" w:eastAsia="MS Song" w:hAnsi="Book Antiqua"/>
          <w:caps/>
          <w:sz w:val="10"/>
          <w:lang w:val="en-US" w:eastAsia="zh-CN" w:bidi="ar-SA"/>
        </w:rPr>
      </w:rPrChange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  <w:pPrChange w:id="95" w:author="Nick Bernal" w:date="2026-08-04T06:08:00Z">
        <w:pPr>
          <w:keepNext/>
          <w:keepLines/>
          <w:spacing w:after="120"/>
          <w:jc w:val="center"/>
        </w:pPr>
      </w:pPrChange>
    </w:pPr>
    <w:rPr>
      <w:b/>
      <w:rPrChange w:id="95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  <w:pPrChange w:id="96" w:author="Nick Bernal" w:date="2026-08-04T06:08:00Z">
        <w:pPr>
          <w:tabs>
            <w:tab w:val="decimal" w:pos="1570"/>
          </w:tabs>
          <w:jc w:val="both"/>
        </w:pPr>
      </w:pPrChange>
    </w:pPr>
    <w:rPr>
      <w:rPrChange w:id="96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TDecSub">
    <w:name w:val="TDecSub"/>
    <w:basedOn w:val="TDec"/>
    <w:locked/>
    <w:rsid w:val="00046820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046820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  <w:pPrChange w:id="97" w:author="Nick Bernal" w:date="2026-08-04T06:08:00Z">
        <w:pPr>
          <w:pBdr>
            <w:bottom w:val="single" w:sz="4" w:space="1" w:color="auto"/>
          </w:pBdr>
          <w:spacing w:after="240"/>
          <w:jc w:val="center"/>
        </w:pPr>
      </w:pPrChange>
    </w:pPr>
    <w:rPr>
      <w:b/>
      <w:rPrChange w:id="97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  <w:pPrChange w:id="98" w:author="Nick Bernal" w:date="2026-08-04T06:08:00Z">
        <w:pPr>
          <w:keepNext/>
          <w:spacing w:after="240"/>
          <w:jc w:val="both"/>
        </w:pPr>
      </w:pPrChange>
    </w:pPr>
    <w:rPr>
      <w:b/>
      <w:rPrChange w:id="98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  <w:pPrChange w:id="99" w:author="Nick Bernal" w:date="2026-08-04T06:08:00Z">
        <w:pPr>
          <w:keepNext/>
          <w:spacing w:after="240"/>
          <w:jc w:val="right"/>
        </w:pPr>
      </w:pPrChange>
    </w:pPr>
    <w:rPr>
      <w:b/>
      <w:rPrChange w:id="99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  <w:pPrChange w:id="100" w:author="Nick Bernal" w:date="2026-08-04T06:08:00Z">
        <w:pPr>
          <w:tabs>
            <w:tab w:val="right" w:leader="dot" w:pos="1987"/>
          </w:tabs>
          <w:jc w:val="both"/>
        </w:pPr>
      </w:pPrChange>
    </w:pPr>
    <w:rPr>
      <w:rPrChange w:id="100" w:author="Nick Bernal" w:date="2026-08-04T06:08:00Z">
        <w:rPr>
          <w:sz w:val="24"/>
          <w:lang w:val="en-US" w:eastAsia="en-US" w:bidi="ar-SA"/>
        </w:rPr>
      </w:rPrChange>
    </w:r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  <w:pPrChange w:id="101" w:author="Nick Bernal" w:date="2026-08-04T06:08:00Z">
        <w:pPr>
          <w:spacing w:before="120"/>
          <w:jc w:val="both"/>
        </w:pPr>
      </w:pPrChange>
    </w:pPr>
    <w:rPr>
      <w:b/>
      <w:rPrChange w:id="101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  <w:pPrChange w:id="102" w:author="Nick Bernal" w:date="2026-08-04T06:08:00Z">
        <w:pPr>
          <w:spacing w:after="240"/>
          <w:ind w:left="720" w:right="720" w:hanging="720"/>
          <w:jc w:val="both"/>
        </w:pPr>
      </w:pPrChange>
    </w:pPr>
    <w:rPr>
      <w:rPrChange w:id="102" w:author="Nick Bernal" w:date="2026-08-04T06:08:00Z">
        <w:rPr>
          <w:sz w:val="24"/>
          <w:lang w:val="en-US" w:eastAsia="en-US" w:bidi="ar-SA"/>
        </w:rPr>
      </w:rPrChange>
    </w:r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  <w:pPrChange w:id="103" w:author="Nick Bernal" w:date="2026-08-04T06:08:00Z">
        <w:pPr>
          <w:spacing w:after="240"/>
          <w:ind w:left="1440" w:right="720" w:hanging="720"/>
          <w:jc w:val="both"/>
        </w:pPr>
      </w:pPrChange>
    </w:pPr>
    <w:rPr>
      <w:rPrChange w:id="103" w:author="Nick Bernal" w:date="2026-08-04T06:08:00Z">
        <w:rPr>
          <w:sz w:val="24"/>
          <w:lang w:val="en-US" w:eastAsia="en-US" w:bidi="ar-SA"/>
        </w:rPr>
      </w:rPrChange>
    </w:r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  <w:pPrChange w:id="104" w:author="Nick Bernal" w:date="2026-08-04T06:08:00Z">
        <w:pPr>
          <w:spacing w:after="240"/>
          <w:ind w:left="2160" w:right="720" w:hanging="720"/>
          <w:jc w:val="both"/>
        </w:pPr>
      </w:pPrChange>
    </w:pPr>
    <w:rPr>
      <w:rPrChange w:id="104" w:author="Nick Bernal" w:date="2026-08-04T06:08:00Z">
        <w:rPr>
          <w:sz w:val="24"/>
          <w:lang w:val="en-US" w:eastAsia="en-US" w:bidi="ar-SA"/>
        </w:rPr>
      </w:rPrChange>
    </w:r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  <w:pPrChange w:id="105" w:author="Nick Bernal" w:date="2026-08-04T06:08:00Z">
        <w:pPr>
          <w:spacing w:after="240"/>
          <w:ind w:left="2880" w:right="720" w:hanging="720"/>
          <w:jc w:val="both"/>
        </w:pPr>
      </w:pPrChange>
    </w:pPr>
    <w:rPr>
      <w:rPrChange w:id="105" w:author="Nick Bernal" w:date="2026-08-04T06:08:00Z">
        <w:rPr>
          <w:sz w:val="24"/>
          <w:lang w:val="en-US" w:eastAsia="en-US" w:bidi="ar-SA"/>
        </w:rPr>
      </w:rPrChange>
    </w:r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  <w:pPrChange w:id="106" w:author="Nick Bernal" w:date="2026-08-04T06:08:00Z">
        <w:pPr>
          <w:spacing w:after="240"/>
          <w:ind w:left="3600" w:right="720" w:hanging="720"/>
          <w:jc w:val="both"/>
        </w:pPr>
      </w:pPrChange>
    </w:pPr>
    <w:rPr>
      <w:rPrChange w:id="106" w:author="Nick Bernal" w:date="2026-08-04T06:08:00Z">
        <w:rPr>
          <w:sz w:val="24"/>
          <w:lang w:val="en-US" w:eastAsia="en-US" w:bidi="ar-SA"/>
        </w:rPr>
      </w:rPrChange>
    </w:r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  <w:pPrChange w:id="107" w:author="Nick Bernal" w:date="2026-08-04T06:08:00Z">
        <w:pPr>
          <w:spacing w:after="240"/>
          <w:ind w:left="4320" w:right="720" w:hanging="720"/>
          <w:jc w:val="both"/>
        </w:pPr>
      </w:pPrChange>
    </w:pPr>
    <w:rPr>
      <w:rPrChange w:id="107" w:author="Nick Bernal" w:date="2026-08-04T06:08:00Z">
        <w:rPr>
          <w:sz w:val="24"/>
          <w:lang w:val="en-US" w:eastAsia="en-US" w:bidi="ar-SA"/>
        </w:rPr>
      </w:rPrChange>
    </w:r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  <w:pPrChange w:id="108" w:author="Nick Bernal" w:date="2026-08-04T06:08:00Z">
        <w:pPr>
          <w:spacing w:after="240"/>
          <w:ind w:left="5040" w:right="720" w:hanging="720"/>
          <w:jc w:val="both"/>
        </w:pPr>
      </w:pPrChange>
    </w:pPr>
    <w:rPr>
      <w:rPrChange w:id="108" w:author="Nick Bernal" w:date="2026-08-04T06:08:00Z">
        <w:rPr>
          <w:sz w:val="24"/>
          <w:lang w:val="en-US" w:eastAsia="en-US" w:bidi="ar-SA"/>
        </w:rPr>
      </w:rPrChange>
    </w:r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  <w:pPrChange w:id="109" w:author="Nick Bernal" w:date="2026-08-04T06:08:00Z">
        <w:pPr>
          <w:spacing w:after="240"/>
          <w:ind w:left="5760" w:right="720" w:hanging="720"/>
          <w:jc w:val="both"/>
        </w:pPr>
      </w:pPrChange>
    </w:pPr>
    <w:rPr>
      <w:rPrChange w:id="109" w:author="Nick Bernal" w:date="2026-08-04T06:08:00Z">
        <w:rPr>
          <w:sz w:val="24"/>
          <w:lang w:val="en-US" w:eastAsia="en-US" w:bidi="ar-SA"/>
        </w:rPr>
      </w:rPrChange>
    </w:r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  <w:pPrChange w:id="110" w:author="Nick Bernal" w:date="2026-08-04T06:08:00Z">
        <w:pPr>
          <w:spacing w:after="240"/>
          <w:ind w:left="6480" w:right="720" w:hanging="720"/>
          <w:jc w:val="both"/>
        </w:pPr>
      </w:pPrChange>
    </w:pPr>
    <w:rPr>
      <w:rPrChange w:id="110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spacing w:after="0" w:line="240" w:lineRule="auto"/>
      <w:jc w:val="center"/>
      <w:pPrChange w:id="111" w:author="Nick Bernal" w:date="2026-08-04T06:08:00Z">
        <w:pPr>
          <w:tabs>
            <w:tab w:val="right" w:pos="9360"/>
          </w:tabs>
          <w:jc w:val="center"/>
        </w:pPr>
      </w:pPrChange>
    </w:pPr>
    <w:rPr>
      <w:rFonts w:ascii="Times New Roman" w:eastAsia="Times New Roman" w:hAnsi="Times New Roman" w:cs="Times New Roman"/>
      <w:noProof/>
      <w:kern w:val="0"/>
      <w:szCs w:val="20"/>
      <w14:ligatures w14:val="none"/>
      <w:rPrChange w:id="111" w:author="Nick Bernal" w:date="2026-08-04T06:08:00Z">
        <w:rPr>
          <w:noProof/>
          <w:sz w:val="24"/>
          <w:lang w:val="en-US" w:eastAsia="en-US" w:bidi="ar-SA"/>
        </w:rPr>
      </w:rPrChange>
    </w:rPr>
  </w:style>
  <w:style w:type="paragraph" w:customStyle="1" w:styleId="UKAddress">
    <w:name w:val="UK Address"/>
    <w:basedOn w:val="Normal"/>
    <w:next w:val="Normal"/>
    <w:locked/>
    <w:rsid w:val="00A3727F"/>
    <w:pPr>
      <w:pPrChange w:id="112" w:author="Nick Bernal" w:date="2026-08-04T06:08:00Z">
        <w:pPr>
          <w:jc w:val="both"/>
        </w:pPr>
      </w:pPrChange>
    </w:pPr>
    <w:rPr>
      <w:lang w:val="en-GB"/>
      <w:rPrChange w:id="11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">
    <w:name w:val="UK Body"/>
    <w:basedOn w:val="Normal"/>
    <w:locked/>
    <w:rsid w:val="00A3727F"/>
    <w:pPr>
      <w:spacing w:after="240"/>
      <w:pPrChange w:id="113" w:author="Nick Bernal" w:date="2026-08-04T06:08:00Z">
        <w:pPr>
          <w:spacing w:after="240"/>
          <w:jc w:val="both"/>
        </w:pPr>
      </w:pPrChange>
    </w:pPr>
    <w:rPr>
      <w:lang w:val="en-GB"/>
      <w:rPrChange w:id="11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  <w:pPrChange w:id="114" w:author="Nick Bernal" w:date="2026-08-04T06:08:00Z">
        <w:pPr>
          <w:spacing w:after="240" w:line="480" w:lineRule="auto"/>
          <w:jc w:val="both"/>
        </w:pPr>
      </w:pPrChange>
    </w:pPr>
    <w:rPr>
      <w:lang w:val="en-GB"/>
      <w:rPrChange w:id="11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  <w:pPrChange w:id="115" w:author="Nick Bernal" w:date="2026-08-04T06:08:00Z">
        <w:pPr>
          <w:spacing w:after="240" w:line="480" w:lineRule="auto"/>
          <w:ind w:firstLine="720"/>
          <w:jc w:val="both"/>
        </w:pPr>
      </w:pPrChange>
    </w:pPr>
    <w:rPr>
      <w:lang w:val="en-GB"/>
      <w:rPrChange w:id="11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  <w:pPrChange w:id="116" w:author="Nick Bernal" w:date="2026-08-04T06:08:00Z">
        <w:pPr>
          <w:spacing w:after="240" w:line="480" w:lineRule="auto"/>
          <w:ind w:firstLine="720"/>
          <w:jc w:val="both"/>
        </w:pPr>
      </w:pPrChange>
    </w:pPr>
    <w:rPr>
      <w:lang w:val="en-GB"/>
      <w:rPrChange w:id="116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  <w:pPrChange w:id="117" w:author="Nick Bernal" w:date="2026-08-04T06:08:00Z">
        <w:pPr>
          <w:spacing w:after="480" w:line="480" w:lineRule="auto"/>
          <w:jc w:val="both"/>
        </w:pPr>
      </w:pPrChange>
    </w:pPr>
    <w:rPr>
      <w:lang w:val="en-GB"/>
      <w:rPrChange w:id="117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  <w:pPrChange w:id="118" w:author="Nick Bernal" w:date="2026-08-04T06:08:00Z">
        <w:pPr>
          <w:spacing w:after="240"/>
          <w:ind w:firstLine="720"/>
          <w:jc w:val="both"/>
        </w:pPr>
      </w:pPrChange>
    </w:pPr>
    <w:rPr>
      <w:lang w:val="en-GB"/>
      <w:rPrChange w:id="11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  <w:pPrChange w:id="119" w:author="Nick Bernal" w:date="2026-08-04T06:08:00Z">
        <w:pPr>
          <w:spacing w:after="240"/>
          <w:ind w:firstLine="720"/>
          <w:jc w:val="both"/>
        </w:pPr>
      </w:pPrChange>
    </w:pPr>
    <w:rPr>
      <w:lang w:val="en-GB"/>
      <w:rPrChange w:id="119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  <w:pPrChange w:id="120" w:author="Nick Bernal" w:date="2026-08-04T06:08:00Z">
        <w:pPr>
          <w:spacing w:after="240"/>
          <w:ind w:left="720"/>
          <w:jc w:val="both"/>
        </w:pPr>
      </w:pPrChange>
    </w:pPr>
    <w:rPr>
      <w:lang w:val="en-GB"/>
      <w:rPrChange w:id="12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  <w:pPrChange w:id="121" w:author="Nick Bernal" w:date="2026-08-04T06:08:00Z">
        <w:pPr>
          <w:spacing w:after="480" w:line="480" w:lineRule="auto"/>
          <w:ind w:left="720"/>
          <w:jc w:val="both"/>
        </w:pPr>
      </w:pPrChange>
    </w:pPr>
    <w:rPr>
      <w:lang w:val="en-GB"/>
      <w:rPrChange w:id="121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  <w:pPrChange w:id="122" w:author="Nick Bernal" w:date="2026-08-04T06:08:00Z">
        <w:pPr>
          <w:spacing w:after="480" w:line="480" w:lineRule="auto"/>
          <w:ind w:left="720"/>
          <w:jc w:val="both"/>
        </w:pPr>
      </w:pPrChange>
    </w:pPr>
    <w:rPr>
      <w:lang w:val="en-GB"/>
      <w:rPrChange w:id="12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  <w:pPrChange w:id="123" w:author="Nick Bernal" w:date="2026-08-04T06:08:00Z">
        <w:pPr>
          <w:spacing w:after="240"/>
          <w:ind w:left="720"/>
          <w:jc w:val="both"/>
        </w:pPr>
      </w:pPrChange>
    </w:pPr>
    <w:rPr>
      <w:lang w:val="en-GB"/>
      <w:rPrChange w:id="12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  <w:pPrChange w:id="124" w:author="Nick Bernal" w:date="2026-08-04T06:08:00Z">
        <w:pPr>
          <w:spacing w:after="240"/>
          <w:ind w:left="1440"/>
          <w:jc w:val="both"/>
        </w:pPr>
      </w:pPrChange>
    </w:pPr>
    <w:rPr>
      <w:lang w:val="en-GB"/>
      <w:rPrChange w:id="12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  <w:pPrChange w:id="125" w:author="Nick Bernal" w:date="2026-08-04T06:08:00Z">
        <w:pPr>
          <w:spacing w:after="240"/>
          <w:ind w:left="2160"/>
          <w:jc w:val="both"/>
        </w:pPr>
      </w:pPrChange>
    </w:pPr>
    <w:rPr>
      <w:lang w:val="en-GB"/>
      <w:rPrChange w:id="12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  <w:pPrChange w:id="126" w:author="Nick Bernal" w:date="2026-08-04T06:08:00Z">
        <w:pPr>
          <w:spacing w:after="240"/>
          <w:ind w:left="2880"/>
          <w:jc w:val="both"/>
        </w:pPr>
      </w:pPrChange>
    </w:pPr>
    <w:rPr>
      <w:lang w:val="en-GB"/>
      <w:rPrChange w:id="126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Left">
    <w:name w:val="UK Body Left"/>
    <w:basedOn w:val="Normal"/>
    <w:locked/>
    <w:rsid w:val="00A3727F"/>
    <w:pPr>
      <w:spacing w:after="240"/>
      <w:pPrChange w:id="127" w:author="Nick Bernal" w:date="2026-08-04T06:08:00Z">
        <w:pPr>
          <w:spacing w:after="240"/>
          <w:jc w:val="both"/>
        </w:pPr>
      </w:pPrChange>
    </w:pPr>
    <w:rPr>
      <w:lang w:val="en-GB"/>
      <w:rPrChange w:id="127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BodyText">
    <w:name w:val="UK Body Text"/>
    <w:basedOn w:val="Normal"/>
    <w:locked/>
    <w:rsid w:val="00A3727F"/>
    <w:pPr>
      <w:spacing w:after="240"/>
      <w:pPrChange w:id="128" w:author="Nick Bernal" w:date="2026-08-04T06:08:00Z">
        <w:pPr>
          <w:spacing w:after="240"/>
          <w:jc w:val="both"/>
        </w:pPr>
      </w:pPrChange>
    </w:pPr>
    <w:rPr>
      <w:lang w:val="en-GB"/>
      <w:rPrChange w:id="12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  <w:pPrChange w:id="129" w:author="Nick Bernal" w:date="2026-08-04T06:08:00Z">
        <w:pPr>
          <w:spacing w:before="240" w:after="240"/>
          <w:ind w:left="720" w:hanging="720"/>
          <w:jc w:val="both"/>
        </w:pPr>
      </w:pPrChange>
    </w:pPr>
    <w:rPr>
      <w:lang w:val="en-GB"/>
      <w:rPrChange w:id="129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  <w:pPrChange w:id="130" w:author="Nick Bernal" w:date="2026-08-04T06:08:00Z">
        <w:pPr>
          <w:spacing w:after="480"/>
          <w:jc w:val="right"/>
        </w:pPr>
      </w:pPrChange>
    </w:pPr>
    <w:rPr>
      <w:lang w:val="en-GB"/>
      <w:rPrChange w:id="13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  <w:pPrChange w:id="131" w:author="Nick Bernal" w:date="2026-08-04T06:08:00Z">
        <w:pPr>
          <w:spacing w:after="240"/>
          <w:jc w:val="both"/>
        </w:pPr>
      </w:pPrChange>
    </w:pPr>
    <w:rPr>
      <w:b/>
      <w:smallCaps/>
      <w:u w:val="single"/>
      <w:lang w:val="en-GB"/>
      <w:rPrChange w:id="131" w:author="Nick Bernal" w:date="2026-08-04T06:08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Enclosure">
    <w:name w:val="UK Enclosure"/>
    <w:basedOn w:val="Normal"/>
    <w:locked/>
    <w:rsid w:val="00A3727F"/>
    <w:pPr>
      <w:pPrChange w:id="132" w:author="Nick Bernal" w:date="2026-08-04T06:08:00Z">
        <w:pPr>
          <w:jc w:val="both"/>
        </w:pPr>
      </w:pPrChange>
    </w:pPr>
    <w:rPr>
      <w:lang w:val="en-GB"/>
      <w:rPrChange w:id="13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  <w:pPrChange w:id="133" w:author="Nick Bernal" w:date="2026-08-04T06:08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  <w:pPrChange w:id="134" w:author="Nick Bernal" w:date="2026-08-04T06:08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  <w:pPrChange w:id="135" w:author="Nick Bernal" w:date="2026-08-04T06:08:00Z">
        <w:pPr>
          <w:tabs>
            <w:tab w:val="center" w:pos="4536"/>
            <w:tab w:val="right" w:pos="9000"/>
          </w:tabs>
          <w:jc w:val="both"/>
        </w:pPr>
      </w:pPrChange>
    </w:pPr>
    <w:rPr>
      <w:lang w:val="en-GB"/>
      <w:rPrChange w:id="13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  <w:pPrChange w:id="136" w:author="Nick Bernal" w:date="2026-08-04T06:08:00Z">
        <w:pPr>
          <w:tabs>
            <w:tab w:val="center" w:pos="6696"/>
            <w:tab w:val="right" w:pos="13896"/>
          </w:tabs>
          <w:jc w:val="both"/>
        </w:pPr>
      </w:pPrChange>
    </w:pPr>
    <w:rPr>
      <w:lang w:val="en-GB"/>
      <w:rPrChange w:id="136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  <w:pPrChange w:id="137" w:author="Nick Bernal" w:date="2026-08-04T06:08:00Z">
        <w:pPr>
          <w:widowControl w:val="0"/>
          <w:ind w:left="720" w:hanging="720"/>
          <w:jc w:val="both"/>
          <w:outlineLvl w:val="0"/>
        </w:pPr>
      </w:pPrChange>
    </w:pPr>
    <w:rPr>
      <w:lang w:val="en-GB"/>
      <w:rPrChange w:id="137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  <w:pPrChange w:id="138" w:author="Nick Bernal" w:date="2026-08-04T06:08:00Z">
        <w:pPr>
          <w:widowControl w:val="0"/>
          <w:ind w:left="1440" w:hanging="720"/>
          <w:jc w:val="both"/>
          <w:outlineLvl w:val="1"/>
        </w:pPr>
      </w:pPrChange>
    </w:pPr>
    <w:rPr>
      <w:lang w:val="en-GB"/>
      <w:rPrChange w:id="13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  <w:pPrChange w:id="139" w:author="Nick Bernal" w:date="2026-08-04T06:08:00Z">
        <w:pPr>
          <w:widowControl w:val="0"/>
          <w:ind w:left="2160" w:hanging="720"/>
          <w:jc w:val="both"/>
          <w:outlineLvl w:val="2"/>
        </w:pPr>
      </w:pPrChange>
    </w:pPr>
    <w:rPr>
      <w:lang w:val="en-GB"/>
      <w:rPrChange w:id="139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  <w:pPrChange w:id="140" w:author="Nick Bernal" w:date="2026-08-04T06:08:00Z">
        <w:pPr>
          <w:widowControl w:val="0"/>
          <w:ind w:left="2880" w:hanging="720"/>
          <w:jc w:val="both"/>
          <w:outlineLvl w:val="3"/>
        </w:pPr>
      </w:pPrChange>
    </w:pPr>
    <w:rPr>
      <w:lang w:val="en-GB"/>
      <w:rPrChange w:id="140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  <w:pPrChange w:id="141" w:author="Nick Bernal" w:date="2026-08-04T06:08:00Z">
        <w:pPr>
          <w:widowControl w:val="0"/>
          <w:ind w:left="3600" w:hanging="720"/>
          <w:jc w:val="both"/>
          <w:outlineLvl w:val="4"/>
        </w:pPr>
      </w:pPrChange>
    </w:pPr>
    <w:rPr>
      <w:lang w:val="en-GB"/>
      <w:rPrChange w:id="141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  <w:pPrChange w:id="142" w:author="Nick Bernal" w:date="2026-08-04T06:08:00Z">
        <w:pPr>
          <w:widowControl w:val="0"/>
          <w:ind w:left="4320" w:hanging="720"/>
          <w:jc w:val="both"/>
          <w:outlineLvl w:val="5"/>
        </w:pPr>
      </w:pPrChange>
    </w:pPr>
    <w:rPr>
      <w:lang w:val="en-GB"/>
      <w:rPrChange w:id="14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  <w:pPrChange w:id="143" w:author="Nick Bernal" w:date="2026-08-04T06:08:00Z">
        <w:pPr>
          <w:widowControl w:val="0"/>
          <w:ind w:left="5040" w:hanging="720"/>
          <w:jc w:val="both"/>
          <w:outlineLvl w:val="6"/>
        </w:pPr>
      </w:pPrChange>
    </w:pPr>
    <w:rPr>
      <w:lang w:val="en-GB"/>
      <w:rPrChange w:id="143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  <w:pPrChange w:id="144" w:author="Nick Bernal" w:date="2026-08-04T06:08:00Z">
        <w:pPr>
          <w:widowControl w:val="0"/>
          <w:ind w:left="5760" w:hanging="720"/>
          <w:jc w:val="both"/>
          <w:outlineLvl w:val="7"/>
        </w:pPr>
      </w:pPrChange>
    </w:pPr>
    <w:rPr>
      <w:lang w:val="en-GB"/>
      <w:rPrChange w:id="14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  <w:pPrChange w:id="145" w:author="Nick Bernal" w:date="2026-08-04T06:08:00Z">
        <w:pPr>
          <w:widowControl w:val="0"/>
          <w:ind w:left="6480" w:hanging="720"/>
          <w:jc w:val="both"/>
          <w:outlineLvl w:val="8"/>
        </w:pPr>
      </w:pPrChange>
    </w:pPr>
    <w:rPr>
      <w:lang w:val="en-GB"/>
      <w:rPrChange w:id="14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  <w:pPrChange w:id="146" w:author="Nick Bernal" w:date="2026-08-04T06:08:00Z">
        <w:pPr>
          <w:spacing w:after="240"/>
          <w:jc w:val="center"/>
        </w:pPr>
      </w:pPrChange>
    </w:pPr>
    <w:rPr>
      <w:rFonts w:ascii="Book Antiqua" w:hAnsi="Book Antiqua"/>
      <w:smallCaps/>
      <w:spacing w:val="26"/>
      <w:sz w:val="30"/>
      <w:rPrChange w:id="146" w:author="Nick Bernal" w:date="2026-08-04T06:08:00Z">
        <w:rPr>
          <w:rFonts w:ascii="Book Antiqua" w:hAnsi="Book Antiqua"/>
          <w:smallCaps/>
          <w:spacing w:val="26"/>
          <w:sz w:val="30"/>
          <w:lang w:val="en-US" w:eastAsia="en-US" w:bidi="ar-SA"/>
        </w:rPr>
      </w:rPrChange>
    </w:rPr>
  </w:style>
  <w:style w:type="paragraph" w:customStyle="1" w:styleId="UKListBullet">
    <w:name w:val="UK List Bullet"/>
    <w:basedOn w:val="Normal"/>
    <w:locked/>
    <w:rsid w:val="00A3727F"/>
    <w:pPr>
      <w:numPr>
        <w:numId w:val="12"/>
      </w:numPr>
      <w:tabs>
        <w:tab w:val="clear" w:pos="360"/>
        <w:tab w:val="left" w:pos="720"/>
      </w:tabs>
      <w:spacing w:after="240"/>
      <w:ind w:left="720" w:hanging="720"/>
      <w:pPrChange w:id="147" w:author="Nick Bernal" w:date="2026-08-04T06:08:00Z">
        <w:pPr>
          <w:numPr>
            <w:numId w:val="12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7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ListNumber">
    <w:name w:val="UK List Number"/>
    <w:basedOn w:val="Normal"/>
    <w:locked/>
    <w:rsid w:val="00A3727F"/>
    <w:pPr>
      <w:numPr>
        <w:numId w:val="13"/>
      </w:numPr>
      <w:tabs>
        <w:tab w:val="clear" w:pos="360"/>
        <w:tab w:val="left" w:pos="720"/>
      </w:tabs>
      <w:spacing w:after="240"/>
      <w:ind w:left="720" w:hanging="720"/>
      <w:pPrChange w:id="148" w:author="Nick Bernal" w:date="2026-08-04T06:08:00Z">
        <w:pPr>
          <w:numPr>
            <w:numId w:val="13"/>
          </w:numPr>
          <w:tabs>
            <w:tab w:val="left" w:pos="720"/>
          </w:tabs>
          <w:spacing w:after="240"/>
          <w:ind w:left="360" w:hanging="360"/>
          <w:jc w:val="both"/>
        </w:pPr>
      </w:pPrChange>
    </w:pPr>
    <w:rPr>
      <w:lang w:val="en-GB"/>
      <w:rPrChange w:id="148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LT">
    <w:name w:val="uk LT"/>
    <w:basedOn w:val="UKLetterTitle"/>
    <w:locked/>
    <w:rsid w:val="00046820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  <w:pPrChange w:id="149" w:author="Nick Bernal" w:date="2026-08-04T06:08:00Z">
        <w:pPr>
          <w:jc w:val="center"/>
          <w:outlineLvl w:val="0"/>
        </w:pPr>
      </w:pPrChange>
    </w:pPr>
    <w:rPr>
      <w:rFonts w:ascii="Book Antiqua" w:hAnsi="Book Antiqua"/>
      <w:b/>
      <w:smallCaps/>
      <w:spacing w:val="40"/>
      <w:sz w:val="36"/>
      <w:rPrChange w:id="149" w:author="Nick Bernal" w:date="2026-08-04T06:08:00Z">
        <w:rPr>
          <w:rFonts w:ascii="Book Antiqua" w:hAnsi="Book Antiqua"/>
          <w:b/>
          <w:smallCaps/>
          <w:spacing w:val="40"/>
          <w:sz w:val="36"/>
          <w:lang w:val="en-US" w:eastAsia="en-US" w:bidi="ar-SA"/>
        </w:rPr>
      </w:rPrChange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  <w:pPrChange w:id="150" w:author="Nick Bernal" w:date="2026-08-04T06:08:00Z">
        <w:pPr>
          <w:spacing w:after="240"/>
          <w:jc w:val="both"/>
        </w:pPr>
      </w:pPrChange>
    </w:pPr>
    <w:rPr>
      <w:b/>
      <w:smallCaps/>
      <w:u w:val="single"/>
      <w:lang w:val="en-GB"/>
      <w:rPrChange w:id="150" w:author="Nick Bernal" w:date="2026-08-04T06:08:00Z">
        <w:rPr>
          <w:b/>
          <w:smallCaps/>
          <w:sz w:val="24"/>
          <w:u w:val="single"/>
          <w:lang w:val="en-GB" w:eastAsia="en-US" w:bidi="ar-SA"/>
        </w:rPr>
      </w:rPrChange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  <w:pPrChange w:id="151" w:author="Nick Bernal" w:date="2026-08-04T06:08:00Z">
        <w:pPr>
          <w:spacing w:before="240" w:after="240"/>
          <w:jc w:val="center"/>
        </w:pPr>
      </w:pPrChange>
    </w:pPr>
    <w:rPr>
      <w:b/>
      <w:u w:val="single"/>
      <w:lang w:val="en-GB"/>
      <w:rPrChange w:id="151" w:author="Nick Bernal" w:date="2026-08-04T06:08:00Z">
        <w:rPr>
          <w:b/>
          <w:sz w:val="24"/>
          <w:u w:val="single"/>
          <w:lang w:val="en-GB" w:eastAsia="en-US" w:bidi="ar-SA"/>
        </w:rPr>
      </w:rPrChange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  <w:pPrChange w:id="152" w:author="Nick Bernal" w:date="2026-08-04T06:08:00Z">
        <w:pPr>
          <w:spacing w:before="240" w:after="240"/>
          <w:jc w:val="both"/>
        </w:pPr>
      </w:pPrChange>
    </w:pPr>
    <w:rPr>
      <w:lang w:val="en-GB"/>
      <w:rPrChange w:id="152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  <w:pPrChange w:id="153" w:author="Nick Bernal" w:date="2026-08-04T06:08:00Z">
        <w:pPr>
          <w:keepNext/>
          <w:keepLines/>
          <w:spacing w:before="480" w:after="240"/>
          <w:jc w:val="both"/>
        </w:pPr>
      </w:pPrChange>
    </w:pPr>
    <w:rPr>
      <w:b/>
      <w:lang w:val="en-GB"/>
      <w:rPrChange w:id="153" w:author="Nick Bernal" w:date="2026-08-04T06:08:00Z">
        <w:rPr>
          <w:b/>
          <w:sz w:val="24"/>
          <w:lang w:val="en-GB" w:eastAsia="en-US" w:bidi="ar-SA"/>
        </w:rPr>
      </w:rPrChange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  <w:pPrChange w:id="154" w:author="Nick Bernal" w:date="2026-08-04T06:08:00Z">
        <w:pPr>
          <w:spacing w:before="240" w:after="240" w:line="480" w:lineRule="auto"/>
          <w:jc w:val="both"/>
        </w:pPr>
      </w:pPrChange>
    </w:pPr>
    <w:rPr>
      <w:lang w:val="en-GB"/>
      <w:rPrChange w:id="154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  <w:pPrChange w:id="155" w:author="Nick Bernal" w:date="2026-08-04T06:08:00Z">
        <w:pPr>
          <w:spacing w:after="480"/>
          <w:jc w:val="right"/>
        </w:pPr>
      </w:pPrChange>
    </w:pPr>
    <w:rPr>
      <w:lang w:val="en-GB"/>
      <w:rPrChange w:id="155" w:author="Nick Bernal" w:date="2026-08-04T06:08:00Z">
        <w:rPr>
          <w:sz w:val="24"/>
          <w:lang w:val="en-GB" w:eastAsia="en-US" w:bidi="ar-SA"/>
        </w:rPr>
      </w:rPrChange>
    </w:rPr>
  </w:style>
  <w:style w:type="paragraph" w:customStyle="1" w:styleId="Via">
    <w:name w:val="Via"/>
    <w:basedOn w:val="Normal"/>
    <w:next w:val="Name"/>
    <w:locked/>
    <w:rsid w:val="00A3727F"/>
    <w:pPr>
      <w:spacing w:after="240"/>
      <w:pPrChange w:id="156" w:author="Nick Bernal" w:date="2026-08-04T06:08:00Z">
        <w:pPr>
          <w:spacing w:after="240"/>
          <w:jc w:val="both"/>
        </w:pPr>
      </w:pPrChange>
    </w:pPr>
    <w:rPr>
      <w:b/>
      <w:rPrChange w:id="156" w:author="Nick Bernal" w:date="2026-08-04T06:08:00Z">
        <w:rPr>
          <w:b/>
          <w:sz w:val="24"/>
          <w:lang w:val="en-US" w:eastAsia="en-US" w:bidi="ar-SA"/>
        </w:rPr>
      </w:rPrChange>
    </w:rPr>
  </w:style>
  <w:style w:type="paragraph" w:customStyle="1" w:styleId="Will">
    <w:name w:val="Will"/>
    <w:basedOn w:val="Normal"/>
    <w:locked/>
    <w:rsid w:val="00A3727F"/>
    <w:pPr>
      <w:spacing w:line="360" w:lineRule="auto"/>
      <w:pPrChange w:id="157" w:author="Nick Bernal" w:date="2026-08-04T06:08:00Z">
        <w:pPr>
          <w:spacing w:line="360" w:lineRule="auto"/>
          <w:jc w:val="both"/>
        </w:pPr>
      </w:pPrChange>
    </w:pPr>
    <w:rPr>
      <w:rPrChange w:id="157" w:author="Nick Bernal" w:date="2026-08-04T06:08:00Z">
        <w:rPr>
          <w:sz w:val="24"/>
          <w:lang w:val="en-US" w:eastAsia="en-US" w:bidi="ar-SA"/>
        </w:rPr>
      </w:rPrChange>
    </w:rPr>
  </w:style>
  <w:style w:type="character" w:customStyle="1" w:styleId="Bold">
    <w:name w:val="Bold"/>
    <w:basedOn w:val="DefaultParagraphFont"/>
    <w:locked/>
    <w:rsid w:val="00046820"/>
    <w:rPr>
      <w:b/>
    </w:rPr>
  </w:style>
  <w:style w:type="character" w:customStyle="1" w:styleId="BoldUnderline">
    <w:name w:val="Bold Underline"/>
    <w:basedOn w:val="DefaultParagraphFont"/>
    <w:locked/>
    <w:rsid w:val="00046820"/>
    <w:rPr>
      <w:b/>
      <w:u w:val="single"/>
    </w:rPr>
  </w:style>
  <w:style w:type="character" w:customStyle="1" w:styleId="Underline">
    <w:name w:val="Underline"/>
    <w:basedOn w:val="DefaultParagraphFont"/>
    <w:locked/>
    <w:rsid w:val="00046820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  <w:pPrChange w:id="158" w:author="Nick Bernal" w:date="2026-08-04T06:08:00Z">
        <w:pPr>
          <w:ind w:left="1800" w:hanging="360"/>
          <w:jc w:val="both"/>
        </w:pPr>
      </w:pPrChange>
    </w:pPr>
    <w:rPr>
      <w:rPrChange w:id="158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  <w:pPrChange w:id="159" w:author="Nick Bernal" w:date="2026-08-04T06:08:00Z">
        <w:pPr>
          <w:spacing w:after="120"/>
          <w:jc w:val="center"/>
        </w:pPr>
      </w:pPrChange>
    </w:pPr>
    <w:rPr>
      <w:rFonts w:ascii="Book Antiqua" w:hAnsi="Book Antiqua"/>
      <w:smallCaps/>
      <w:spacing w:val="20"/>
      <w:sz w:val="15"/>
      <w:rPrChange w:id="159" w:author="Nick Bernal" w:date="2026-08-04T06:08:00Z">
        <w:rPr>
          <w:rFonts w:ascii="Book Antiqua" w:hAnsi="Book Antiqua"/>
          <w:smallCaps/>
          <w:spacing w:val="20"/>
          <w:sz w:val="15"/>
          <w:lang w:val="en-US" w:eastAsia="en-US" w:bidi="ar-SA"/>
        </w:rPr>
      </w:rPrChange>
    </w:rPr>
  </w:style>
  <w:style w:type="paragraph" w:customStyle="1" w:styleId="Spacer">
    <w:name w:val="Spacer"/>
    <w:basedOn w:val="Normal"/>
    <w:locked/>
    <w:rsid w:val="00A3727F"/>
    <w:pPr>
      <w:pPrChange w:id="160" w:author="Nick Bernal" w:date="2026-08-04T06:08:00Z">
        <w:pPr>
          <w:jc w:val="both"/>
        </w:pPr>
      </w:pPrChange>
    </w:pPr>
    <w:rPr>
      <w:sz w:val="10"/>
      <w:rPrChange w:id="160" w:author="Nick Bernal" w:date="2026-08-04T06:08:00Z">
        <w:rPr>
          <w:sz w:val="10"/>
          <w:lang w:val="en-US" w:eastAsia="en-US" w:bidi="ar-SA"/>
        </w:rPr>
      </w:rPrChange>
    </w:rPr>
  </w:style>
  <w:style w:type="paragraph" w:customStyle="1" w:styleId="letteraddress0">
    <w:name w:val="letter address"/>
    <w:basedOn w:val="Normal"/>
    <w:locked/>
    <w:rsid w:val="00A3727F"/>
    <w:pPr>
      <w:jc w:val="center"/>
      <w:pPrChange w:id="161" w:author="Nick Bernal" w:date="2026-08-04T06:08:00Z">
        <w:pPr>
          <w:jc w:val="center"/>
        </w:pPr>
      </w:pPrChange>
    </w:pPr>
    <w:rPr>
      <w:rFonts w:ascii="Book Antiqua" w:hAnsi="Book Antiqua"/>
      <w:smallCaps/>
      <w:spacing w:val="20"/>
      <w:sz w:val="18"/>
      <w:rPrChange w:id="161" w:author="Nick Bernal" w:date="2026-08-04T06:08:00Z">
        <w:rPr>
          <w:rFonts w:ascii="Book Antiqua" w:hAnsi="Book Antiqua"/>
          <w:smallCaps/>
          <w:spacing w:val="20"/>
          <w:sz w:val="18"/>
          <w:lang w:val="en-US" w:eastAsia="en-US" w:bidi="ar-SA"/>
        </w:rPr>
      </w:rPrChange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  <w:pPrChange w:id="162" w:author="Nick Bernal" w:date="2026-08-04T06:08:00Z">
        <w:pPr>
          <w:tabs>
            <w:tab w:val="right" w:pos="9360"/>
          </w:tabs>
          <w:jc w:val="both"/>
        </w:pPr>
      </w:pPrChange>
    </w:pPr>
    <w:rPr>
      <w:rFonts w:ascii="Book Antiqua" w:hAnsi="Book Antiqua"/>
      <w:smallCaps/>
      <w:rPrChange w:id="162" w:author="Nick Bernal" w:date="2026-08-04T06:08:00Z">
        <w:rPr>
          <w:rFonts w:ascii="Book Antiqua" w:hAnsi="Book Antiqua"/>
          <w:smallCaps/>
          <w:sz w:val="24"/>
          <w:lang w:val="en-US" w:eastAsia="en-US" w:bidi="ar-SA"/>
        </w:rPr>
      </w:rPrChange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  <w:pPrChange w:id="163" w:author="Nick Bernal" w:date="2026-08-04T06:08:00Z">
        <w:pPr>
          <w:spacing w:after="120"/>
          <w:jc w:val="center"/>
        </w:pPr>
      </w:pPrChange>
    </w:pPr>
    <w:rPr>
      <w:rFonts w:ascii="Book Antiqua" w:hAnsi="Book Antiqua"/>
      <w:caps/>
      <w:sz w:val="10"/>
      <w:rPrChange w:id="163" w:author="Nick Bernal" w:date="2026-08-04T06:08:00Z">
        <w:rPr>
          <w:rFonts w:ascii="Book Antiqua" w:hAnsi="Book Antiqua"/>
          <w:caps/>
          <w:sz w:val="10"/>
          <w:lang w:val="en-US" w:eastAsia="en-US" w:bidi="ar-SA"/>
        </w:rPr>
      </w:rPrChange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  <w:pPrChange w:id="164" w:author="Nick Bernal" w:date="2026-08-04T06:08:00Z">
        <w:pPr>
          <w:spacing w:after="24"/>
          <w:jc w:val="center"/>
        </w:pPr>
      </w:pPrChange>
    </w:pPr>
    <w:rPr>
      <w:rFonts w:eastAsia="MS Mincho"/>
      <w:spacing w:val="30"/>
      <w:sz w:val="20"/>
      <w:rPrChange w:id="164" w:author="Nick Bernal" w:date="2026-08-04T06:08:00Z">
        <w:rPr>
          <w:rFonts w:eastAsia="MS Mincho"/>
          <w:spacing w:val="30"/>
          <w:lang w:val="en-US" w:eastAsia="en-US" w:bidi="ar-SA"/>
        </w:rPr>
      </w:rPrChange>
    </w:rPr>
  </w:style>
  <w:style w:type="paragraph" w:styleId="ListBullet">
    <w:name w:val="List Bullet"/>
    <w:basedOn w:val="Normal"/>
    <w:autoRedefine/>
    <w:locked/>
    <w:rsid w:val="00A3727F"/>
    <w:pPr>
      <w:numPr>
        <w:numId w:val="10"/>
      </w:numPr>
      <w:tabs>
        <w:tab w:val="clear" w:pos="360"/>
      </w:tabs>
      <w:spacing w:after="240"/>
      <w:pPrChange w:id="165" w:author="Nick Bernal" w:date="2026-08-04T06:08:00Z">
        <w:pPr>
          <w:numPr>
            <w:numId w:val="10"/>
          </w:numPr>
          <w:spacing w:after="240"/>
          <w:ind w:left="360" w:hanging="360"/>
          <w:jc w:val="both"/>
        </w:pPr>
      </w:pPrChange>
    </w:pPr>
    <w:rPr>
      <w:rPrChange w:id="165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2">
    <w:name w:val="List Bullet 2"/>
    <w:basedOn w:val="Normal"/>
    <w:autoRedefine/>
    <w:locked/>
    <w:rsid w:val="00A3727F"/>
    <w:pPr>
      <w:numPr>
        <w:numId w:val="1"/>
      </w:numPr>
      <w:tabs>
        <w:tab w:val="clear" w:pos="720"/>
      </w:tabs>
      <w:spacing w:after="240"/>
      <w:pPrChange w:id="166" w:author="Nick Bernal" w:date="2026-08-04T06:08:00Z">
        <w:pPr>
          <w:numPr>
            <w:numId w:val="1"/>
          </w:numPr>
          <w:spacing w:after="240"/>
          <w:ind w:left="720" w:hanging="360"/>
          <w:jc w:val="both"/>
        </w:pPr>
      </w:pPrChange>
    </w:pPr>
    <w:rPr>
      <w:rPrChange w:id="166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3">
    <w:name w:val="List Bullet 3"/>
    <w:basedOn w:val="Normal"/>
    <w:autoRedefine/>
    <w:locked/>
    <w:rsid w:val="00A3727F"/>
    <w:pPr>
      <w:numPr>
        <w:numId w:val="2"/>
      </w:numPr>
      <w:tabs>
        <w:tab w:val="clear" w:pos="1080"/>
      </w:tabs>
      <w:spacing w:after="240"/>
      <w:pPrChange w:id="167" w:author="Nick Bernal" w:date="2026-08-04T06:08:00Z">
        <w:pPr>
          <w:numPr>
            <w:numId w:val="2"/>
          </w:numPr>
          <w:spacing w:after="240"/>
          <w:ind w:left="1080" w:hanging="360"/>
          <w:jc w:val="both"/>
        </w:pPr>
      </w:pPrChange>
    </w:pPr>
    <w:rPr>
      <w:rPrChange w:id="167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4">
    <w:name w:val="List Bullet 4"/>
    <w:basedOn w:val="Normal"/>
    <w:autoRedefine/>
    <w:locked/>
    <w:rsid w:val="00A3727F"/>
    <w:pPr>
      <w:numPr>
        <w:numId w:val="3"/>
      </w:numPr>
      <w:tabs>
        <w:tab w:val="clear" w:pos="1440"/>
      </w:tabs>
      <w:spacing w:after="240"/>
      <w:pPrChange w:id="168" w:author="Nick Bernal" w:date="2026-08-04T06:08:00Z">
        <w:pPr>
          <w:numPr>
            <w:numId w:val="3"/>
          </w:numPr>
          <w:spacing w:after="240"/>
          <w:ind w:left="1440" w:hanging="360"/>
          <w:jc w:val="both"/>
        </w:pPr>
      </w:pPrChange>
    </w:pPr>
    <w:rPr>
      <w:rPrChange w:id="168" w:author="Nick Bernal" w:date="2026-08-04T06:08:00Z">
        <w:rPr>
          <w:sz w:val="24"/>
          <w:lang w:val="en-US" w:eastAsia="en-US" w:bidi="ar-SA"/>
        </w:rPr>
      </w:rPrChange>
    </w:rPr>
  </w:style>
  <w:style w:type="paragraph" w:styleId="ListBullet5">
    <w:name w:val="List Bullet 5"/>
    <w:basedOn w:val="Normal"/>
    <w:autoRedefine/>
    <w:locked/>
    <w:rsid w:val="00A3727F"/>
    <w:pPr>
      <w:numPr>
        <w:numId w:val="4"/>
      </w:numPr>
      <w:tabs>
        <w:tab w:val="clear" w:pos="1800"/>
      </w:tabs>
      <w:spacing w:after="240"/>
      <w:pPrChange w:id="169" w:author="Nick Bernal" w:date="2026-08-04T06:08:00Z">
        <w:pPr>
          <w:numPr>
            <w:numId w:val="4"/>
          </w:numPr>
          <w:spacing w:after="240"/>
          <w:ind w:left="1800" w:hanging="360"/>
          <w:jc w:val="both"/>
        </w:pPr>
      </w:pPrChange>
    </w:pPr>
    <w:rPr>
      <w:rPrChange w:id="169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">
    <w:name w:val="List Number"/>
    <w:basedOn w:val="Normal"/>
    <w:locked/>
    <w:rsid w:val="00A3727F"/>
    <w:pPr>
      <w:numPr>
        <w:numId w:val="5"/>
      </w:numPr>
      <w:spacing w:after="240"/>
      <w:pPrChange w:id="170" w:author="Nick Bernal" w:date="2026-08-04T06:08:00Z">
        <w:pPr>
          <w:numPr>
            <w:numId w:val="5"/>
          </w:numPr>
          <w:tabs>
            <w:tab w:val="num" w:pos="360"/>
          </w:tabs>
          <w:spacing w:after="240"/>
          <w:ind w:left="360" w:hanging="360"/>
          <w:jc w:val="both"/>
        </w:pPr>
      </w:pPrChange>
    </w:pPr>
    <w:rPr>
      <w:rPrChange w:id="170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2">
    <w:name w:val="List Number 2"/>
    <w:basedOn w:val="Normal"/>
    <w:locked/>
    <w:rsid w:val="00A3727F"/>
    <w:pPr>
      <w:numPr>
        <w:numId w:val="6"/>
      </w:numPr>
      <w:spacing w:after="240"/>
      <w:pPrChange w:id="171" w:author="Nick Bernal" w:date="2026-08-04T06:08:00Z">
        <w:pPr>
          <w:numPr>
            <w:numId w:val="6"/>
          </w:numPr>
          <w:tabs>
            <w:tab w:val="num" w:pos="720"/>
          </w:tabs>
          <w:spacing w:after="240"/>
          <w:ind w:left="720" w:hanging="360"/>
          <w:jc w:val="both"/>
        </w:pPr>
      </w:pPrChange>
    </w:pPr>
    <w:rPr>
      <w:rPrChange w:id="171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3">
    <w:name w:val="List Number 3"/>
    <w:basedOn w:val="Normal"/>
    <w:locked/>
    <w:rsid w:val="00A3727F"/>
    <w:pPr>
      <w:numPr>
        <w:numId w:val="7"/>
      </w:numPr>
      <w:spacing w:after="240"/>
      <w:pPrChange w:id="172" w:author="Nick Bernal" w:date="2026-08-04T06:08:00Z">
        <w:pPr>
          <w:numPr>
            <w:numId w:val="7"/>
          </w:numPr>
          <w:tabs>
            <w:tab w:val="num" w:pos="1080"/>
          </w:tabs>
          <w:spacing w:after="240"/>
          <w:ind w:left="1080" w:hanging="360"/>
          <w:jc w:val="both"/>
        </w:pPr>
      </w:pPrChange>
    </w:pPr>
    <w:rPr>
      <w:rPrChange w:id="172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4">
    <w:name w:val="List Number 4"/>
    <w:basedOn w:val="Normal"/>
    <w:locked/>
    <w:rsid w:val="00A3727F"/>
    <w:pPr>
      <w:numPr>
        <w:numId w:val="8"/>
      </w:numPr>
      <w:spacing w:after="240"/>
      <w:pPrChange w:id="173" w:author="Nick Bernal" w:date="2026-08-04T06:08:00Z">
        <w:pPr>
          <w:numPr>
            <w:numId w:val="8"/>
          </w:numPr>
          <w:tabs>
            <w:tab w:val="num" w:pos="1440"/>
          </w:tabs>
          <w:spacing w:after="240"/>
          <w:ind w:left="1440" w:hanging="360"/>
          <w:jc w:val="both"/>
        </w:pPr>
      </w:pPrChange>
    </w:pPr>
    <w:rPr>
      <w:rPrChange w:id="173" w:author="Nick Bernal" w:date="2026-08-04T06:08:00Z">
        <w:rPr>
          <w:sz w:val="24"/>
          <w:lang w:val="en-US" w:eastAsia="en-US" w:bidi="ar-SA"/>
        </w:rPr>
      </w:rPrChange>
    </w:rPr>
  </w:style>
  <w:style w:type="paragraph" w:styleId="ListNumber5">
    <w:name w:val="List Number 5"/>
    <w:basedOn w:val="Normal"/>
    <w:locked/>
    <w:rsid w:val="00A3727F"/>
    <w:pPr>
      <w:numPr>
        <w:numId w:val="9"/>
      </w:numPr>
      <w:spacing w:after="240"/>
      <w:pPrChange w:id="174" w:author="Nick Bernal" w:date="2026-08-04T06:08:00Z">
        <w:pPr>
          <w:numPr>
            <w:numId w:val="9"/>
          </w:numPr>
          <w:tabs>
            <w:tab w:val="num" w:pos="1800"/>
          </w:tabs>
          <w:spacing w:after="240"/>
          <w:ind w:left="1800" w:hanging="360"/>
          <w:jc w:val="both"/>
        </w:pPr>
      </w:pPrChange>
    </w:pPr>
    <w:rPr>
      <w:rPrChange w:id="174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">
    <w:name w:val="List Continue"/>
    <w:basedOn w:val="Normal"/>
    <w:locked/>
    <w:rsid w:val="00A3727F"/>
    <w:pPr>
      <w:spacing w:after="240"/>
      <w:ind w:left="360"/>
      <w:pPrChange w:id="175" w:author="Nick Bernal" w:date="2026-08-04T06:08:00Z">
        <w:pPr>
          <w:spacing w:after="240"/>
          <w:ind w:left="360"/>
          <w:jc w:val="both"/>
        </w:pPr>
      </w:pPrChange>
    </w:pPr>
    <w:rPr>
      <w:rPrChange w:id="175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2">
    <w:name w:val="List Continue 2"/>
    <w:basedOn w:val="Normal"/>
    <w:locked/>
    <w:rsid w:val="00A3727F"/>
    <w:pPr>
      <w:spacing w:after="240"/>
      <w:ind w:left="720"/>
      <w:pPrChange w:id="176" w:author="Nick Bernal" w:date="2026-08-04T06:08:00Z">
        <w:pPr>
          <w:spacing w:after="240"/>
          <w:ind w:left="720"/>
          <w:jc w:val="both"/>
        </w:pPr>
      </w:pPrChange>
    </w:pPr>
    <w:rPr>
      <w:rPrChange w:id="176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3">
    <w:name w:val="List Continue 3"/>
    <w:basedOn w:val="Normal"/>
    <w:locked/>
    <w:rsid w:val="00A3727F"/>
    <w:pPr>
      <w:spacing w:after="240"/>
      <w:ind w:left="1080"/>
      <w:pPrChange w:id="177" w:author="Nick Bernal" w:date="2026-08-04T06:08:00Z">
        <w:pPr>
          <w:spacing w:after="240"/>
          <w:ind w:left="1080"/>
          <w:jc w:val="both"/>
        </w:pPr>
      </w:pPrChange>
    </w:pPr>
    <w:rPr>
      <w:rPrChange w:id="177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4">
    <w:name w:val="List Continue 4"/>
    <w:basedOn w:val="Normal"/>
    <w:locked/>
    <w:rsid w:val="00A3727F"/>
    <w:pPr>
      <w:spacing w:after="240"/>
      <w:ind w:left="1440"/>
      <w:pPrChange w:id="178" w:author="Nick Bernal" w:date="2026-08-04T06:08:00Z">
        <w:pPr>
          <w:spacing w:after="240"/>
          <w:ind w:left="1440"/>
          <w:jc w:val="both"/>
        </w:pPr>
      </w:pPrChange>
    </w:pPr>
    <w:rPr>
      <w:rPrChange w:id="178" w:author="Nick Bernal" w:date="2026-08-04T06:08:00Z">
        <w:rPr>
          <w:sz w:val="24"/>
          <w:lang w:val="en-US" w:eastAsia="en-US" w:bidi="ar-SA"/>
        </w:rPr>
      </w:rPrChange>
    </w:rPr>
  </w:style>
  <w:style w:type="paragraph" w:styleId="ListContinue5">
    <w:name w:val="List Continue 5"/>
    <w:basedOn w:val="Normal"/>
    <w:locked/>
    <w:rsid w:val="00A3727F"/>
    <w:pPr>
      <w:spacing w:after="240"/>
      <w:ind w:left="1800"/>
      <w:pPrChange w:id="179" w:author="Nick Bernal" w:date="2026-08-04T06:08:00Z">
        <w:pPr>
          <w:spacing w:after="240"/>
          <w:ind w:left="1800"/>
          <w:jc w:val="both"/>
        </w:pPr>
      </w:pPrChange>
    </w:pPr>
    <w:rPr>
      <w:rPrChange w:id="179" w:author="Nick Bernal" w:date="2026-08-04T06:08:00Z">
        <w:rPr>
          <w:sz w:val="24"/>
          <w:lang w:val="en-US" w:eastAsia="en-US" w:bidi="ar-SA"/>
        </w:rPr>
      </w:rPrChange>
    </w:rPr>
  </w:style>
  <w:style w:type="paragraph" w:customStyle="1" w:styleId="LetterTitle2">
    <w:name w:val="Letter Title2"/>
    <w:basedOn w:val="LetterTitle"/>
    <w:locked/>
    <w:rsid w:val="00046820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  <w:spacing w:after="0" w:line="240" w:lineRule="auto"/>
      <w:pPrChange w:id="180" w:author="Nick Bernal" w:date="2026-08-04T06:08:00Z">
        <w:pPr>
          <w:framePr w:hSpace="187" w:vSpace="187" w:wrap="around" w:vAnchor="page" w:hAnchor="page" w:x="9548" w:y="721"/>
        </w:pPr>
      </w:pPrChange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  <w:rPrChange w:id="180" w:author="Nick Bernal" w:date="2026-08-04T06:08:00Z">
        <w:rPr>
          <w:b/>
          <w:lang w:val="en-US" w:eastAsia="en-US" w:bidi="ar-SA"/>
        </w:rPr>
      </w:rPrChange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  <w:pPrChange w:id="181" w:author="Nick Bernal" w:date="2026-08-04T06:08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i/>
      <w:snapToGrid w:val="0"/>
      <w:sz w:val="12"/>
      <w:lang w:val="en-GB"/>
      <w:rPrChange w:id="181" w:author="Nick Bernal" w:date="2026-08-04T06:08:00Z">
        <w:rPr>
          <w:rFonts w:ascii="Book Antiqua" w:hAnsi="Book Antiqua"/>
          <w:i/>
          <w:snapToGrid w:val="0"/>
          <w:sz w:val="12"/>
          <w:lang w:val="en-GB" w:eastAsia="en-US" w:bidi="ar-SA"/>
        </w:rPr>
      </w:rPrChange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  <w:pPrChange w:id="182" w:author="Nick Bernal" w:date="2026-08-04T06:08:00Z">
        <w:pPr>
          <w:tabs>
            <w:tab w:val="center" w:pos="4680"/>
            <w:tab w:val="right" w:pos="9360"/>
          </w:tabs>
          <w:jc w:val="both"/>
        </w:pPr>
      </w:pPrChange>
    </w:pPr>
    <w:rPr>
      <w:rFonts w:ascii="Book Antiqua" w:hAnsi="Book Antiqua"/>
      <w:snapToGrid w:val="0"/>
      <w:spacing w:val="-10"/>
      <w:sz w:val="14"/>
      <w:lang w:val="en-GB"/>
      <w:rPrChange w:id="182" w:author="Nick Bernal" w:date="2026-08-04T06:08:00Z">
        <w:rPr>
          <w:rFonts w:ascii="Book Antiqua" w:hAnsi="Book Antiqua"/>
          <w:snapToGrid w:val="0"/>
          <w:spacing w:val="-10"/>
          <w:sz w:val="14"/>
          <w:lang w:val="en-GB" w:eastAsia="en-US" w:bidi="ar-SA"/>
        </w:rPr>
      </w:rPrChange>
    </w:rPr>
  </w:style>
  <w:style w:type="paragraph" w:customStyle="1" w:styleId="letteremail">
    <w:name w:val="letter email"/>
    <w:basedOn w:val="Letterlargetitle"/>
    <w:locked/>
    <w:rsid w:val="00046820"/>
    <w:pPr>
      <w:spacing w:after="0"/>
    </w:pPr>
  </w:style>
  <w:style w:type="paragraph" w:customStyle="1" w:styleId="SAHeader">
    <w:name w:val="SA Header"/>
    <w:basedOn w:val="Header"/>
    <w:locked/>
    <w:rsid w:val="00046820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  <w:rPr>
      <w:rPrChange w:id="183" w:author="Nick Bernal" w:date="2026-08-04T06:08:00Z">
        <w:rPr/>
      </w:rPrChange>
    </w:rPr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4"/>
      </w:numPr>
      <w:spacing w:after="240"/>
      <w:outlineLvl w:val="0"/>
      <w:pPrChange w:id="184" w:author="Nick Bernal" w:date="2026-08-04T06:08:00Z">
        <w:pPr>
          <w:widowControl w:val="0"/>
          <w:numPr>
            <w:numId w:val="14"/>
          </w:numPr>
          <w:tabs>
            <w:tab w:val="num" w:pos="432"/>
          </w:tabs>
          <w:spacing w:after="240"/>
          <w:ind w:left="432" w:hanging="173"/>
          <w:jc w:val="both"/>
          <w:outlineLvl w:val="0"/>
        </w:pPr>
      </w:pPrChange>
    </w:pPr>
    <w:rPr>
      <w:rFonts w:ascii="Garamond" w:hAnsi="Garamond"/>
      <w:sz w:val="22"/>
      <w:szCs w:val="24"/>
      <w:rPrChange w:id="184" w:author="Nick Bernal" w:date="2026-08-04T06:08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  <w:pPrChange w:id="185" w:author="Nick Bernal" w:date="2026-08-04T06:08:00Z">
        <w:pPr>
          <w:jc w:val="right"/>
        </w:pPr>
      </w:pPrChange>
    </w:pPr>
    <w:rPr>
      <w:rFonts w:ascii="Garamond" w:hAnsi="Garamond"/>
      <w:b/>
      <w:i/>
      <w:sz w:val="22"/>
      <w:szCs w:val="24"/>
      <w:u w:val="single"/>
      <w:rPrChange w:id="185" w:author="Nick Bernal" w:date="2026-08-04T06:08:00Z">
        <w:rPr>
          <w:rFonts w:ascii="Garamond" w:hAnsi="Garamond"/>
          <w:b/>
          <w:i/>
          <w:sz w:val="22"/>
          <w:u w:val="single"/>
          <w:lang w:val="en-US" w:eastAsia="en-US" w:bidi="ar-SA"/>
        </w:rPr>
      </w:rPrChange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5"/>
      </w:numPr>
      <w:pPrChange w:id="186" w:author="Nick Bernal" w:date="2026-08-04T06:08:00Z">
        <w:pPr>
          <w:widowControl w:val="0"/>
          <w:numPr>
            <w:numId w:val="15"/>
          </w:numPr>
          <w:tabs>
            <w:tab w:val="num" w:pos="432"/>
          </w:tabs>
          <w:spacing w:after="240"/>
          <w:ind w:left="432" w:hanging="432"/>
          <w:jc w:val="both"/>
          <w:outlineLvl w:val="0"/>
        </w:pPr>
      </w:pPrChange>
    </w:pPr>
    <w:rPr>
      <w:rPrChange w:id="186" w:author="Nick Bernal" w:date="2026-08-04T06:08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6"/>
      </w:numPr>
      <w:pPrChange w:id="187" w:author="Nick Bernal" w:date="2026-08-04T06:08:00Z">
        <w:pPr>
          <w:widowControl w:val="0"/>
          <w:numPr>
            <w:numId w:val="16"/>
          </w:numPr>
          <w:spacing w:after="240"/>
          <w:ind w:left="504" w:hanging="360"/>
          <w:jc w:val="both"/>
          <w:outlineLvl w:val="0"/>
        </w:pPr>
      </w:pPrChange>
    </w:pPr>
    <w:rPr>
      <w:rPrChange w:id="187" w:author="Nick Bernal" w:date="2026-08-04T06:08:00Z">
        <w:rPr>
          <w:rFonts w:ascii="Garamond" w:hAnsi="Garamond"/>
          <w:sz w:val="22"/>
          <w:szCs w:val="24"/>
          <w:lang w:val="en-US" w:eastAsia="en-US" w:bidi="ar-SA"/>
        </w:rPr>
      </w:rPrChange>
    </w:r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  <w:rPrChange w:id="188" w:author="Nick Bernal" w:date="2026-08-04T06:08:00Z">
        <w:rPr>
          <w:rFonts w:ascii="Garamond" w:hAnsi="Garamond"/>
          <w:vertAlign w:val="superscript"/>
        </w:rPr>
      </w:rPrChange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  <w:pPrChange w:id="189" w:author="Nick Bernal" w:date="2026-08-04T06:08:00Z">
        <w:pPr>
          <w:spacing w:after="360"/>
          <w:jc w:val="center"/>
          <w:outlineLvl w:val="0"/>
        </w:pPr>
      </w:pPrChange>
    </w:pPr>
    <w:rPr>
      <w:rFonts w:ascii="Garamond" w:hAnsi="Garamond"/>
      <w:b/>
      <w:bCs/>
      <w:sz w:val="22"/>
      <w:szCs w:val="24"/>
      <w:rPrChange w:id="189" w:author="Nick Bernal" w:date="2026-08-04T06:08:00Z">
        <w:rPr>
          <w:rFonts w:ascii="Garamond" w:hAnsi="Garamond"/>
          <w:b/>
          <w:bCs/>
          <w:sz w:val="22"/>
          <w:lang w:val="en-US" w:eastAsia="en-US" w:bidi="ar-SA"/>
        </w:rPr>
      </w:rPrChange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  <w:pPrChange w:id="190" w:author="Nick Bernal" w:date="2026-08-04T06:08:00Z">
        <w:pPr>
          <w:spacing w:after="240"/>
          <w:jc w:val="both"/>
        </w:pPr>
      </w:pPrChange>
    </w:pPr>
    <w:rPr>
      <w:rFonts w:ascii="Garamond" w:hAnsi="Garamond"/>
      <w:sz w:val="22"/>
      <w:szCs w:val="24"/>
      <w:rPrChange w:id="190" w:author="Nick Bernal" w:date="2026-08-04T06:08:00Z">
        <w:rPr>
          <w:rFonts w:ascii="Garamond" w:hAnsi="Garamond"/>
          <w:sz w:val="22"/>
          <w:lang w:val="en-US" w:eastAsia="en-US" w:bidi="ar-SA"/>
        </w:rPr>
      </w:rPrChange>
    </w:rPr>
  </w:style>
  <w:style w:type="paragraph" w:customStyle="1" w:styleId="TextLevel1GS">
    <w:name w:val="Text Level 1 GS"/>
    <w:basedOn w:val="TextGS"/>
    <w:uiPriority w:val="1"/>
    <w:locked/>
    <w:rsid w:val="00046820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046820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046820"/>
    <w:pPr>
      <w:ind w:left="1296"/>
    </w:pPr>
  </w:style>
  <w:style w:type="numbering" w:customStyle="1" w:styleId="FerencyMutli-TierBulletList">
    <w:name w:val="Ferency Mutli-Tier Bullet List"/>
    <w:locked/>
    <w:rsid w:val="00046820"/>
    <w:pPr>
      <w:numPr>
        <w:numId w:val="17"/>
      </w:numPr>
    </w:pPr>
  </w:style>
  <w:style w:type="numbering" w:customStyle="1" w:styleId="FerencyBullets">
    <w:name w:val="Ferency Bullets"/>
    <w:locked/>
    <w:rsid w:val="00046820"/>
    <w:pPr>
      <w:numPr>
        <w:numId w:val="21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  <w:pPrChange w:id="191" w:author="Nick Bernal" w:date="2026-08-04T06:08:00Z">
        <w:pPr>
          <w:tabs>
            <w:tab w:val="num" w:pos="432"/>
          </w:tabs>
          <w:spacing w:after="240"/>
          <w:ind w:left="432" w:hanging="288"/>
          <w:jc w:val="both"/>
          <w:outlineLvl w:val="0"/>
        </w:pPr>
      </w:pPrChange>
    </w:pPr>
    <w:rPr>
      <w:rFonts w:ascii="Garamond" w:hAnsi="Garamond"/>
      <w:szCs w:val="24"/>
      <w:rPrChange w:id="191" w:author="Nick Bernal" w:date="2026-08-04T06:08:00Z">
        <w:rPr>
          <w:rFonts w:ascii="Garamond" w:hAnsi="Garamond"/>
          <w:sz w:val="24"/>
          <w:lang w:val="en-US" w:eastAsia="en-US" w:bidi="ar-SA"/>
        </w:rPr>
      </w:rPrChange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  <w:pPrChange w:id="192" w:author="Nick Bernal" w:date="2026-08-04T06:08:00Z">
        <w:pPr>
          <w:spacing w:after="240"/>
          <w:jc w:val="both"/>
        </w:pPr>
      </w:pPrChange>
    </w:pPr>
    <w:rPr>
      <w:rFonts w:ascii="Garamond" w:hAnsi="Garamond"/>
      <w:szCs w:val="24"/>
      <w:rPrChange w:id="192" w:author="Nick Bernal" w:date="2026-08-04T06:08:00Z">
        <w:rPr>
          <w:rFonts w:ascii="Garamond" w:hAnsi="Garamond"/>
          <w:sz w:val="24"/>
          <w:lang w:val="en-US" w:eastAsia="en-US" w:bidi="ar-SA"/>
        </w:rPr>
      </w:rPrChange>
    </w:rPr>
  </w:style>
  <w:style w:type="paragraph" w:styleId="BalloonText">
    <w:name w:val="Balloon Text"/>
    <w:basedOn w:val="Normal"/>
    <w:link w:val="BalloonTextChar"/>
    <w:locked/>
    <w:rsid w:val="00CE08EA"/>
    <w:pPr>
      <w:pPrChange w:id="193" w:author="Nick Bernal" w:date="2026-08-04T06:08:00Z">
        <w:pPr>
          <w:jc w:val="both"/>
        </w:pPr>
      </w:pPrChange>
    </w:pPr>
    <w:rPr>
      <w:rFonts w:ascii="Tahoma" w:hAnsi="Tahoma" w:cs="Tahoma"/>
      <w:sz w:val="16"/>
      <w:szCs w:val="16"/>
      <w:rPrChange w:id="193" w:author="Nick Bernal" w:date="2026-08-04T06:08:00Z">
        <w:rPr>
          <w:rFonts w:ascii="Tahoma" w:hAnsi="Tahoma" w:cs="Tahoma"/>
          <w:sz w:val="16"/>
          <w:szCs w:val="16"/>
          <w:lang w:val="en-US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046820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number">
    <w:name w:val="Para number"/>
    <w:basedOn w:val="Normal"/>
    <w:rsid w:val="00A640B7"/>
    <w:pPr>
      <w:numPr>
        <w:numId w:val="25"/>
      </w:numPr>
      <w:tabs>
        <w:tab w:val="left" w:pos="360"/>
        <w:tab w:val="num" w:pos="720"/>
        <w:tab w:val="left" w:pos="1080"/>
      </w:tabs>
      <w:suppressAutoHyphens/>
      <w:spacing w:after="220"/>
      <w:jc w:val="left"/>
      <w:pPrChange w:id="194" w:author="Nick Bernal" w:date="2026-08-04T06:08:00Z">
        <w:pPr>
          <w:numPr>
            <w:numId w:val="25"/>
          </w:numPr>
          <w:tabs>
            <w:tab w:val="left" w:pos="360"/>
            <w:tab w:val="num" w:pos="720"/>
            <w:tab w:val="left" w:pos="1080"/>
          </w:tabs>
          <w:suppressAutoHyphens/>
          <w:spacing w:after="220"/>
          <w:ind w:firstLine="720"/>
          <w:jc w:val="both"/>
        </w:pPr>
      </w:pPrChange>
    </w:pPr>
    <w:rPr>
      <w:spacing w:val="-2"/>
      <w:sz w:val="22"/>
      <w:rPrChange w:id="194" w:author="Nick Bernal" w:date="2026-08-04T06:08:00Z">
        <w:rPr>
          <w:spacing w:val="-2"/>
          <w:sz w:val="22"/>
          <w:lang w:val="en-US" w:eastAsia="en-US" w:bidi="ar-SA"/>
        </w:rPr>
      </w:rPrChange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  <w:pPrChange w:id="195" w:author="Nick Bernal" w:date="2026-08-04T06:08:00Z">
        <w:pPr>
          <w:tabs>
            <w:tab w:val="left" w:pos="567"/>
            <w:tab w:val="left" w:pos="1134"/>
            <w:tab w:val="left" w:pos="5103"/>
          </w:tabs>
          <w:spacing w:line="360" w:lineRule="exact"/>
          <w:jc w:val="both"/>
        </w:pPr>
      </w:pPrChange>
    </w:pPr>
    <w:rPr>
      <w:rFonts w:ascii="Arial" w:hAnsi="Arial"/>
      <w:sz w:val="23"/>
      <w:rPrChange w:id="195" w:author="Nick Bernal" w:date="2026-08-04T06:08:00Z">
        <w:rPr>
          <w:rFonts w:ascii="Arial" w:hAnsi="Arial"/>
          <w:sz w:val="23"/>
          <w:lang w:val="en-US" w:eastAsia="en-US" w:bidi="ar-SA"/>
        </w:rPr>
      </w:rPrChange>
    </w:rPr>
  </w:style>
  <w:style w:type="character" w:customStyle="1" w:styleId="DeltaViewInsertion">
    <w:name w:val="DeltaView Insertion"/>
    <w:uiPriority w:val="99"/>
    <w:rsid w:val="00046820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  <w:pPrChange w:id="196" w:author="Nick Bernal" w:date="2026-08-04T06:08:00Z">
        <w:pPr>
          <w:jc w:val="both"/>
        </w:pPr>
      </w:pPrChange>
    </w:pPr>
    <w:rPr>
      <w:rFonts w:eastAsiaTheme="minorEastAsia" w:cstheme="minorBidi"/>
      <w:sz w:val="16"/>
      <w:szCs w:val="22"/>
      <w:lang w:eastAsia="zh-CN"/>
      <w:rPrChange w:id="196" w:author="Nick Bernal" w:date="2026-08-04T06:08:00Z">
        <w:rPr>
          <w:rFonts w:eastAsiaTheme="minorEastAsia"/>
          <w:sz w:val="16"/>
          <w:szCs w:val="22"/>
          <w:lang w:val="en-US" w:eastAsia="zh-CN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810533-3FD6-B047-AE96-490712762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1</cp:revision>
  <dcterms:created xsi:type="dcterms:W3CDTF">2025-12-31T12:28:00Z</dcterms:created>
  <dcterms:modified xsi:type="dcterms:W3CDTF">2026-08-04T10:08:00Z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