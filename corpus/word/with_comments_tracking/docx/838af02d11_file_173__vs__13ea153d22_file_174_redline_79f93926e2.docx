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744975" w14:textId="77777777" w:rsidR="00F43CF8" w:rsidRDefault="00F43CF8">
      <w:pPr>
        <w:rPr>
          <w:rPrChange w:id="0" w:author="Arthur Souza Rodrigues" w:date="2026-09-26T14:55:00Z" w16du:dateUtc="2026-09-26T18:55:00Z">
            <w:rPr>
              <w:rFonts w:ascii="Verdana, Geneva, sans-serif" w:hAnsi="Verdana, Geneva, sans-serif" w:cs="Verdana, Geneva, sans-serif"/>
              <w:i/>
              <w:iCs/>
            </w:rPr>
          </w:rPrChange>
        </w:rPr>
      </w:pPr>
      <w:r>
        <w:rPr>
          <w:rPrChange w:id="1" w:author="Arthur Souza Rodrigues" w:date="2026-09-26T14:55:00Z" w16du:dateUtc="2026-09-26T18:55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file_</w:t>
      </w:r>
      <w:ins w:id="2" w:author="Arthur Souza Rodrigues" w:date="2026-09-26T14:55:00Z" w16du:dateUtc="2026-09-26T18:55:00Z">
        <w:r w:rsidR="00445B45">
          <w:t>174</w:t>
        </w:r>
      </w:ins>
      <w:del w:id="3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delText>173</w:delText>
        </w:r>
      </w:del>
      <w:r>
        <w:rPr>
          <w:rPrChange w:id="4" w:author="Arthur Souza Rodrigues" w:date="2026-09-26T14:55:00Z" w16du:dateUtc="2026-09-26T18:55:00Z">
            <w:rPr>
              <w:rFonts w:ascii="Verdana, Geneva, sans-serif" w:hAnsi="Verdana, Geneva, sans-serif" w:cs="Verdana, Geneva, sans-serif"/>
              <w:i/>
              <w:iCs/>
            </w:rPr>
          </w:rPrChange>
        </w:rPr>
        <w:t>.docx</w:t>
      </w:r>
    </w:p>
    <w:p w14:paraId="46BEA935" w14:textId="5FA4D63D" w:rsidR="00490829" w:rsidRDefault="002C05EC">
      <w:pPr>
        <w:rPr>
          <w:ins w:id="5" w:author="Arthur Souza Rodrigues" w:date="2026-09-26T14:55:00Z" w16du:dateUtc="2026-09-26T18:55:00Z"/>
        </w:rPr>
      </w:pPr>
      <w:ins w:id="6" w:author="Arthur Souza Rodrigues" w:date="2026-09-26T14:55:00Z" w16du:dateUtc="2026-09-26T18:55:00Z">
        <w:r>
          <w:t>TIFF test document</w:t>
        </w:r>
      </w:ins>
    </w:p>
    <w:p w14:paraId="79B46A2E" w14:textId="1893641C" w:rsidR="00E60915" w:rsidRDefault="002C05EC">
      <w:pPr>
        <w:rPr>
          <w:del w:id="7" w:author="Arthur Souza Rodrigues" w:date="2026-09-26T14:55:00Z" w16du:dateUtc="2026-09-26T18:55:00Z"/>
        </w:rPr>
      </w:pPr>
      <w:ins w:id="8" w:author="Arthur Souza Rodrigues" w:date="2026-09-26T14:55:00Z" w16du:dateUtc="2026-09-26T18:55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commentRangeStart w:id="9"/>
      <w:del w:id="10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195A4D4A" w14:textId="77777777" w:rsidR="00E60915" w:rsidRDefault="002C05EC">
      <w:pPr>
        <w:rPr>
          <w:del w:id="11" w:author="Arthur Souza Rodrigues" w:date="2026-09-26T14:55:00Z" w16du:dateUtc="2026-09-26T18:55:00Z"/>
        </w:rPr>
      </w:pPr>
      <w:del w:id="12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3853DCFC" w14:textId="77777777" w:rsidR="00E60915" w:rsidRDefault="002C05EC">
      <w:del w:id="13" w:author="Arthur Souza Rodrigues" w:date="2026-09-26T14:55:00Z" w16du:dateUtc="2026-09-26T18:55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  <w:commentRangeEnd w:id="9"/>
        <w:r w:rsidR="009E3783">
          <w:rPr>
            <w:rStyle w:val="CommentReference"/>
            <w:sz w:val="22"/>
            <w:szCs w:val="20"/>
          </w:rPr>
          <w:commentReference w:id="9"/>
        </w:r>
      </w:del>
    </w:p>
    <w:sectPr w:rsidR="00E60915">
      <w:pgSz w:w="12240" w:h="15840"/>
      <w:pgMar w:top="1440" w:right="1440" w:bottom="1440" w:left="1440" w:header="720" w:footer="720" w:gutter="0"/>
      <w:cols w:space="720"/>
      <w:docGrid w:linePitch="360"/>
      <w:sectPrChange w:id="14" w:author="Arthur Souza Rodrigues" w:date="2026-09-26T14:55:00Z" w16du:dateUtc="2026-09-26T18:55:00Z">
        <w:sectPr w:rsidR="00E60915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2F5B90"/>
    <w:rsid w:val="0033635D"/>
    <w:rsid w:val="00445B45"/>
    <w:rsid w:val="00482CE7"/>
    <w:rsid w:val="00490829"/>
    <w:rsid w:val="009416F0"/>
    <w:rsid w:val="009E3783"/>
    <w:rsid w:val="00D53FE7"/>
    <w:rsid w:val="00E60915"/>
    <w:rsid w:val="00F4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t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2026-09-26T18:55:00Z</dcterms:modified>
</cp:coreProperties>
</file>