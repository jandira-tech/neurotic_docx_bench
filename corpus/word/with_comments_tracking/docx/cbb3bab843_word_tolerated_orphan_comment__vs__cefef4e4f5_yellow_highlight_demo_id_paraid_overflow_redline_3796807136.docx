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5E8BB1" w14:textId="77777777" w:rsidR="005A71F7" w:rsidRDefault="007C7A55">
      <w:pPr>
        <w:rPr>
          <w:ins w:id="0" w:author="Comparison" w:date="2026-09-26T14:46:00Z" w16du:dateUtc="2026-09-26T18:46:00Z"/>
        </w:rPr>
      </w:pPr>
      <w:ins w:id="1" w:author="Comparison" w:date="2026-09-26T14:46:00Z" w16du:dateUtc="2026-09-26T18:46:00Z">
        <w:r>
          <w:rPr>
            <w:highlight w:val="yellow"/>
          </w:rPr>
          <w:t>Yellow Highlight Demo</w:t>
        </w:r>
      </w:ins>
    </w:p>
    <w:p w14:paraId="3E21E92E" w14:textId="77777777" w:rsidR="005A71F7" w:rsidRDefault="007C7A55">
      <w:pPr>
        <w:rPr>
          <w:ins w:id="2" w:author="Comparison" w:date="2026-09-26T14:46:00Z" w16du:dateUtc="2026-09-26T18:46:00Z"/>
        </w:rPr>
      </w:pPr>
      <w:ins w:id="3" w:author="Comparison" w:date="2026-09-26T14:46:00Z" w16du:dateUtc="2026-09-26T18:46:00Z">
        <w:r>
          <w:rPr>
            <w:highlight w:val="yellow"/>
          </w:rPr>
          <w:t>This document demonstrates yellow text highlighting.</w:t>
        </w:r>
      </w:ins>
    </w:p>
    <w:p w14:paraId="711A6A6A" w14:textId="77777777" w:rsidR="00AA1760" w:rsidRDefault="007C7A55">
      <w:pPr>
        <w:rPr>
          <w:del w:id="4" w:author="Comparison" w:date="2026-09-26T14:46:00Z" w16du:dateUtc="2026-09-26T18:46:00Z"/>
        </w:rPr>
      </w:pPr>
      <w:ins w:id="5" w:author="Comparison" w:date="2026-09-26T14:46:00Z" w16du:dateUtc="2026-09-26T18:46:00Z">
        <w:r>
          <w:rPr>
            <w:highlight w:val="yellow"/>
          </w:rPr>
          <w:t>Highlighted text stands out for easy reference and review.</w:t>
        </w:r>
      </w:ins>
    </w:p>
    <w:p w14:paraId="1D715042" w14:textId="77777777" w:rsidR="00AA1760" w:rsidRDefault="007C7A55">
      <w:commentRangeStart w:id="6"/>
      <w:del w:id="7" w:author="Comparison" w:date="2026-09-26T14:46:00Z" w16du:dateUtc="2026-09-26T18:46:00Z">
        <w:r>
          <w:delText xml:space="preserve">Ouch         </w:delText>
        </w:r>
        <w:commentRangeEnd w:id="6"/>
        <w:r>
          <w:rPr>
            <w:rStyle w:val="CommentReference"/>
            <w:sz w:val="20"/>
            <w:szCs w:val="20"/>
          </w:rPr>
          <w:commentReference w:id="6"/>
        </w:r>
        <w:r>
          <w:delText xml:space="preserve">.         </w:delText>
        </w:r>
      </w:del>
      <w:commentRangeStart w:id="8"/>
      <w:commentRangeEnd w:id="8"/>
      <w:r>
        <w:rPr>
          <w:rStyle w:val="CommentReference"/>
          <w:sz w:val="20"/>
          <w:szCs w:val="20"/>
        </w:rPr>
        <w:commentReference w:id="8"/>
      </w:r>
    </w:p>
    <w:sectPr w:rsidR="00AA1760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Michael Williamson" w:date="2016-07-03T15:10:00Z" w:initials="MW">
    <w:p w14:paraId="1F20AF19" w14:textId="77777777" w:rsidR="00AA1760" w:rsidRDefault="00592255">
      <w:pPr>
        <w:pStyle w:val="CommentText"/>
      </w:pPr>
      <w:r>
        <w:rPr>
          <w:rStyle w:val="CommentReference"/>
        </w:rPr>
        <w:annotationRef/>
      </w:r>
      <w:r w:rsidR="007C7A55">
        <w:t xml:space="preserve">A tachyon walks into a bar.         </w:t>
      </w:r>
    </w:p>
  </w:comment>
  <w:comment w:id="8" w:author="Michael Williamson" w:date="2016-07-03T15:12:00Z" w:initials="MW">
    <w:p w14:paraId="43EA119F" w14:textId="77777777" w:rsidR="00AA1760" w:rsidRDefault="00592255">
      <w:pPr>
        <w:pStyle w:val="CommentText"/>
      </w:pPr>
      <w:r>
        <w:rPr>
          <w:rStyle w:val="CommentReference"/>
        </w:rPr>
        <w:annotationRef/>
      </w:r>
      <w:r w:rsidR="007C7A55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20AF19" w15:done="0"/>
  <w15:commentEx w15:paraId="43EA119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20AF19" w16cid:durableId="01E86EE0"/>
  <w16cid:commentId w16cid:paraId="43EA119F" w16cid:durableId="5E957D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760"/>
    <w:rsid w:val="005017B3"/>
    <w:rsid w:val="00592255"/>
    <w:rsid w:val="005A71F7"/>
    <w:rsid w:val="007C7A55"/>
    <w:rsid w:val="00AA1760"/>
    <w:rsid w:val="00B1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99C1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2026-09-26T18:46:00Z</dcterms:created>
  <dcterms:modified xsi:type="dcterms:W3CDTF">2026-09-26T18:46:00Z</dcterms:modified>
</cp:coreProperties>
</file>