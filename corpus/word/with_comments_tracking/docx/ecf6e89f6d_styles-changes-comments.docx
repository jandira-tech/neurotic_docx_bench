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547A28" w:rsidRDefault="0000000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547A28" w:rsidRDefault="0000000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547A28" w:rsidRDefault="00547A2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A7E99" w14:paraId="46126A86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547A28" w:rsidRDefault="0000000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547A28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547A28" w:rsidRDefault="0000000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547A28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49E996B2" w14:textId="77777777" w:rsidR="00547A28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  <w:commentRangeStart w:id="0"/>
      <w:commentRangeStart w:id="1"/>
    </w:p>
    <w:p w14:paraId="5C239600" w14:textId="3003B800" w:rsidR="00547A28" w:rsidRDefault="000000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commentRangeStart w:id="2"/>
      <w:commentRangeStart w:id="3"/>
      <w:del w:id="4" w:author="sara.k" w:date="2026-03-04T09:21:00Z">
        <w:r>
          <w:rPr>
            <w:color w:val="0F172A"/>
          </w:rPr>
          <w:delText xml:space="preserve">zero </w:delText>
        </w:r>
      </w:del>
      <w:commentRangeEnd w:id="3"/>
      <w:r w:rsidR="00B114EA">
        <w:rPr>
          <w:rStyle w:val="CommentReference"/>
          <w:color w:val="0F172A"/>
          <w:sz w:val="22"/>
          <w:szCs w:val="22"/>
        </w:rPr>
        <w:commentReference w:id="3"/>
      </w:r>
      <w:del w:id="5" w:author="sara.k" w:date="2026-03-04T09:21:00Z">
        <w:r>
          <w:rPr>
            <w:color w:val="0F172A"/>
          </w:rPr>
          <w:delText>backend required</w:delText>
        </w:r>
      </w:del>
      <w:commentRangeEnd w:id="2"/>
      <w:r w:rsidR="00B114EA">
        <w:rPr>
          <w:rStyle w:val="CommentReference"/>
          <w:color w:val="0F172A"/>
          <w:sz w:val="22"/>
          <w:szCs w:val="22"/>
        </w:rPr>
        <w:commentReference w:id="2"/>
      </w:r>
      <w:ins w:id="6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  <w:commentRangeEnd w:id="0"/>
      <w:r w:rsidR="00AB0966">
        <w:rPr>
          <w:rStyle w:val="CommentReference"/>
          <w:sz w:val="22"/>
          <w:szCs w:val="22"/>
        </w:rPr>
        <w:commentReference w:id="0"/>
      </w:r>
      <w:commentRangeEnd w:id="1"/>
      <w:r w:rsidR="00AB0966">
        <w:rPr>
          <w:rStyle w:val="CommentReference"/>
          <w:sz w:val="22"/>
          <w:szCs w:val="22"/>
        </w:rPr>
        <w:commentReference w:id="1"/>
      </w:r>
    </w:p>
    <w:p w14:paraId="040B2180" w14:textId="64A1A000" w:rsidR="00547A28" w:rsidRDefault="00547A28">
      <w:pPr>
        <w:spacing w:before="60"/>
      </w:pPr>
    </w:p>
    <w:p w14:paraId="28B83400" w14:textId="07BFC780" w:rsidR="00547A28" w:rsidRDefault="0000000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7" w:author="thomas.v" w:date="2026-03-04T11:07:00Z">
        <w:r>
          <w:rPr>
            <w:color w:val="0F172A"/>
          </w:rPr>
          <w:delText>docx-js-editor skips the pipeline entirely</w:delText>
        </w:r>
      </w:del>
      <w:ins w:id="8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681C5E84" w14:textId="77777777" w:rsidR="00547A28" w:rsidRDefault="00547A28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09736EE7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547A28" w:rsidRDefault="00547A28"/>
          <w:p w14:paraId="567EA400" w14:textId="30A681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547A28" w:rsidRDefault="00547A28">
      <w:pPr>
        <w:spacing w:before="160"/>
      </w:pPr>
    </w:p>
    <w:p w14:paraId="124B2800" w14:textId="77777777" w:rsidR="00547A28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  <w:commentRangeStart w:id="9"/>
    </w:p>
    <w:p w14:paraId="2409DE00" w14:textId="1129CE00" w:rsidR="00547A28" w:rsidRDefault="0000000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547A28" w:rsidRDefault="00547A28">
      <w:pPr>
        <w:spacing w:before="80"/>
      </w:pPr>
    </w:p>
    <w:p w14:paraId="334AE0C7" w14:textId="15C85C00" w:rsidR="00547A28" w:rsidRDefault="000000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547A28" w:rsidRDefault="0000000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547A28" w:rsidRDefault="00547A28">
      <w:pPr>
        <w:spacing w:before="60"/>
      </w:pPr>
    </w:p>
    <w:p w14:paraId="2228E200" w14:textId="40AC8A00" w:rsidR="00547A28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547A28" w:rsidRDefault="00547A28">
      <w:pPr>
        <w:spacing w:before="80"/>
      </w:pPr>
    </w:p>
    <w:p w14:paraId="749CF692" w14:textId="77777777" w:rsidR="00547A28" w:rsidRDefault="00000000">
      <w:pPr>
        <w:spacing w:before="180" w:after="40"/>
      </w:pPr>
      <w:r>
        <w:rPr>
          <w:b/>
          <w:bCs/>
          <w:color w:val="0F172A"/>
        </w:rPr>
        <w:t xml:space="preserve">Comments         </w:t>
      </w:r>
      <w:commentRangeEnd w:id="9"/>
      <w:r w:rsidR="00AB0966">
        <w:rPr>
          <w:rStyle w:val="CommentReference"/>
          <w:sz w:val="22"/>
          <w:szCs w:val="22"/>
        </w:rPr>
        <w:commentReference w:id="9"/>
      </w:r>
    </w:p>
    <w:p w14:paraId="20814DB6" w14:textId="2F40A200" w:rsidR="00547A28" w:rsidRDefault="00000000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10"/>
      <w:commentRangeStart w:id="11"/>
      <w:r>
        <w:rPr>
          <w:color w:val="0F172A"/>
        </w:rPr>
        <w:t xml:space="preserve">add a comment anchored to that selection         </w:t>
      </w:r>
      <w:commentRangeEnd w:id="10"/>
      <w:r>
        <w:rPr>
          <w:rStyle w:val="CommentReference"/>
          <w:color w:val="0F172A"/>
          <w:sz w:val="22"/>
          <w:szCs w:val="22"/>
        </w:rPr>
        <w:commentReference w:id="10"/>
      </w:r>
      <w:commentRangeEnd w:id="11"/>
      <w:r w:rsidR="00B114EA">
        <w:rPr>
          <w:rStyle w:val="CommentReference"/>
          <w:color w:val="0F172A"/>
          <w:sz w:val="22"/>
          <w:szCs w:val="22"/>
        </w:rPr>
        <w:commentReference w:id="11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547A28" w:rsidRDefault="00547A28">
      <w:pPr>
        <w:spacing w:before="60"/>
      </w:pPr>
    </w:p>
    <w:p w14:paraId="73ABDE4F" w14:textId="255A2400" w:rsidR="00547A28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547A28" w:rsidRDefault="00547A28">
      <w:pPr>
        <w:spacing w:before="80"/>
      </w:pPr>
    </w:p>
    <w:p w14:paraId="07D0CE00" w14:textId="0F7CE400" w:rsidR="00547A28" w:rsidRDefault="000000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547A28" w:rsidRDefault="00000000">
      <w:pPr>
        <w:spacing w:before="60" w:after="60"/>
      </w:pPr>
      <w:r>
        <w:rPr>
          <w:color w:val="0F172A"/>
        </w:rPr>
        <w:t xml:space="preserve">Because tracked changes and comments are native OOXML, an AI agent can </w:t>
      </w:r>
      <w:commentRangeStart w:id="12"/>
      <w:commentRangeStart w:id="13"/>
      <w:r>
        <w:rPr>
          <w:color w:val="0F172A"/>
        </w:rPr>
        <w:t xml:space="preserve">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</w:t>
      </w:r>
      <w:commentRangeEnd w:id="12"/>
      <w:r w:rsidR="00B114EA">
        <w:rPr>
          <w:rStyle w:val="CommentReference"/>
          <w:color w:val="0F172A"/>
          <w:sz w:val="22"/>
          <w:szCs w:val="22"/>
        </w:rPr>
        <w:commentReference w:id="12"/>
      </w:r>
      <w:commentRangeEnd w:id="13"/>
      <w:r w:rsidR="00B114EA">
        <w:rPr>
          <w:rStyle w:val="CommentReference"/>
          <w:color w:val="0F172A"/>
          <w:sz w:val="22"/>
          <w:szCs w:val="22"/>
        </w:rPr>
        <w:commentReference w:id="13"/>
      </w:r>
      <w:r>
        <w:rPr>
          <w:color w:val="0F172A"/>
        </w:rPr>
        <w:t xml:space="preserve">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547A28" w:rsidRDefault="00547A28">
      <w:pPr>
        <w:spacing w:before="160"/>
      </w:pPr>
    </w:p>
    <w:p w14:paraId="467B1700" w14:textId="00AE9C00" w:rsidR="00547A28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547A28" w:rsidRDefault="0000000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547A28" w:rsidRDefault="00547A28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8A7E99" w14:paraId="353875BD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547A2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547A2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547A2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547A2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8A7E99" w14:paraId="55DC557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547A28" w:rsidRDefault="000000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8A7E99" w14:paraId="2E2102B2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547A28" w:rsidRDefault="0000000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8A7E99" w14:paraId="6940637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547A28" w:rsidRDefault="000000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8A7E99" w14:paraId="3A16E8E6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547A28" w:rsidRDefault="0000000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8A7E99" w14:paraId="1E6B6B4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547A28" w:rsidRDefault="0000000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8A7E99" w14:paraId="1A826F89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547A28" w:rsidRDefault="0000000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8A7E99" w14:paraId="525537E9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547A28" w:rsidRDefault="000000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547A28" w:rsidRDefault="00547A28">
      <w:pPr>
        <w:spacing w:before="80"/>
      </w:pPr>
    </w:p>
    <w:p w14:paraId="460BB7FA" w14:textId="77777777" w:rsidR="00547A28" w:rsidRDefault="00000000">
      <w:r>
        <w:br w:type="page"/>
      </w:r>
    </w:p>
    <w:p w14:paraId="219D9206" w14:textId="7D8B6000" w:rsidR="00547A28" w:rsidRDefault="00000000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2CACCBD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547A28" w:rsidRDefault="00547A28"/>
          <w:p w14:paraId="31FF7C43" w14:textId="7641B6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547A28" w:rsidRDefault="00547A28">
      <w:pPr>
        <w:spacing w:before="160"/>
      </w:pPr>
    </w:p>
    <w:p w14:paraId="3F190000" w14:textId="5C749680" w:rsidR="00547A28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547A28" w:rsidRDefault="00000000">
      <w:pPr>
        <w:spacing w:before="60" w:after="60"/>
      </w:pPr>
      <w:r>
        <w:rPr>
          <w:color w:val="0F172A"/>
        </w:rPr>
        <w:t xml:space="preserve">Read         </w:t>
      </w:r>
      <w:hyperlink r:id="rId13">
        <w:r w:rsidR="00547A28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547A28" w:rsidRDefault="00547A28">
      <w:pPr>
        <w:spacing w:before="60"/>
      </w:pPr>
    </w:p>
    <w:p w14:paraId="5D0DEE00" w14:textId="77777777" w:rsidR="00547A28" w:rsidRDefault="0000000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547A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547A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706BF800" w:rsidR="00547A28" w:rsidRDefault="00000000">
      <w:pPr>
        <w:pStyle w:val="ListParagraph"/>
        <w:numPr>
          <w:ilvl w:val="0"/>
          <w:numId w:val="2"/>
        </w:numPr>
        <w:spacing w:before="40" w:after="40"/>
      </w:pPr>
      <w:del w:id="14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15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547A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547A28" w:rsidRDefault="00547A28">
      <w:pPr>
        <w:spacing w:before="80"/>
      </w:pPr>
    </w:p>
    <w:p w14:paraId="7AB6E680" w14:textId="77777777" w:rsidR="00547A28" w:rsidRDefault="0000000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4C6037DC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547A28" w:rsidRDefault="00547A28">
      <w:pPr>
        <w:spacing w:before="200"/>
      </w:pPr>
    </w:p>
    <w:p w14:paraId="6D436C00" w14:textId="6FF0F000" w:rsidR="00547A28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547A28" w:rsidRDefault="00547A28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7A28" w14:paraId="612FA90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547A28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547A28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547A28" w:rsidRDefault="00547A28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547A28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547A28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547A28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547A28" w:rsidRDefault="00547A28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547A28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6ECD12CA" w14:textId="77777777" w:rsidR="00B90B26" w:rsidRDefault="00B90B26"/>
    <w:sectPr w:rsidR="00B90B26">
      <w:headerReference w:type="default" r:id="rId14"/>
      <w:footerReference w:type="default" r:id="rId15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" w:author="Arthur Souza Rodrigues" w:date="2026-06-12T01:17:00Z" w:initials="AS">
    <w:p w14:paraId="031D1E2B" w14:textId="77777777" w:rsidR="00B114EA" w:rsidRDefault="00B114EA" w:rsidP="00B114EA">
      <w:r>
        <w:rPr>
          <w:rStyle w:val="CommentReference"/>
        </w:rPr>
        <w:annotationRef/>
      </w:r>
      <w:r>
        <w:rPr>
          <w:sz w:val="20"/>
          <w:szCs w:val="20"/>
        </w:rPr>
        <w:t>ugabuga</w:t>
      </w:r>
    </w:p>
  </w:comment>
  <w:comment w:id="2" w:author="Arthur Souza Rodrigues" w:date="2026-06-12T01:18:00Z" w:initials="AS">
    <w:p w14:paraId="42606FD3" w14:textId="77777777" w:rsidR="00B114EA" w:rsidRDefault="00B114EA" w:rsidP="00B114EA">
      <w:r>
        <w:rPr>
          <w:rStyle w:val="CommentReference"/>
        </w:rPr>
        <w:annotationRef/>
      </w:r>
      <w:r>
        <w:rPr>
          <w:sz w:val="20"/>
          <w:szCs w:val="20"/>
        </w:rPr>
        <w:t>ugabuga</w:t>
      </w:r>
    </w:p>
  </w:comment>
  <w:comment w:id="0" w:author="Arthur Souza Rodrigues" w:date="2026-06-13T03:56:00Z" w:initials="AS">
    <w:p w14:paraId="7EEC3A32" w14:textId="77777777" w:rsidR="00AB0966" w:rsidRDefault="00AB0966" w:rsidP="00AB0966">
      <w:r>
        <w:rPr>
          <w:rStyle w:val="CommentReference"/>
        </w:rPr>
        <w:annotationRef/>
      </w:r>
      <w:r>
        <w:rPr>
          <w:sz w:val="20"/>
          <w:szCs w:val="20"/>
        </w:rPr>
        <w:t>ugabuga</w:t>
      </w:r>
    </w:p>
    <w:p w14:paraId="51A22112" w14:textId="77777777" w:rsidR="00AB0966" w:rsidRDefault="00AB0966" w:rsidP="00AB0966"/>
  </w:comment>
  <w:comment w:id="1" w:author="Arthur Souza Rodrigues" w:date="2026-06-13T03:56:00Z" w:initials="AS">
    <w:p w14:paraId="16B8C1C6" w14:textId="77777777" w:rsidR="00AB0966" w:rsidRDefault="00AB0966" w:rsidP="00AB0966">
      <w:r>
        <w:rPr>
          <w:rStyle w:val="CommentReference"/>
        </w:rPr>
        <w:annotationRef/>
      </w:r>
      <w:r>
        <w:rPr>
          <w:sz w:val="20"/>
          <w:szCs w:val="20"/>
        </w:rPr>
        <w:t>guruba</w:t>
      </w:r>
    </w:p>
  </w:comment>
  <w:comment w:id="9" w:author="Arthur Souza Rodrigues" w:date="2026-06-13T03:56:00Z" w:initials="AS">
    <w:p w14:paraId="5AE08FA8" w14:textId="77777777" w:rsidR="00AB0966" w:rsidRDefault="00AB0966" w:rsidP="00AB0966">
      <w:r>
        <w:rPr>
          <w:rStyle w:val="CommentReference"/>
        </w:rPr>
        <w:annotationRef/>
      </w:r>
      <w:r>
        <w:rPr>
          <w:sz w:val="20"/>
          <w:szCs w:val="20"/>
        </w:rPr>
        <w:t>yada</w:t>
      </w:r>
    </w:p>
  </w:comment>
  <w:comment w:id="10" w:author="User" w:date="2026-03-05T19:41:00Z" w:initials="">
    <w:p w14:paraId="456E2E6B" w14:textId="77777777" w:rsidR="00547A28" w:rsidRDefault="00000000">
      <w:r>
        <w:annotationRef/>
      </w:r>
      <w:r>
        <w:t xml:space="preserve">Just like that!         </w:t>
      </w:r>
    </w:p>
  </w:comment>
  <w:comment w:id="11" w:author="Arthur Souza Rodrigues" w:date="2026-06-12T01:18:00Z" w:initials="AS">
    <w:p w14:paraId="3C9CE78F" w14:textId="77777777" w:rsidR="00B114EA" w:rsidRDefault="00B114EA" w:rsidP="00B114EA">
      <w:r>
        <w:rPr>
          <w:rStyle w:val="CommentReference"/>
        </w:rPr>
        <w:annotationRef/>
      </w:r>
      <w:r>
        <w:rPr>
          <w:sz w:val="20"/>
          <w:szCs w:val="20"/>
        </w:rPr>
        <w:t>ugabuga</w:t>
      </w:r>
    </w:p>
  </w:comment>
  <w:comment w:id="12" w:author="Arthur Souza Rodrigues" w:date="2026-06-12T01:18:00Z" w:initials="AS">
    <w:p w14:paraId="01629E6F" w14:textId="77777777" w:rsidR="00B114EA" w:rsidRDefault="00B114EA" w:rsidP="00B114EA">
      <w:r>
        <w:rPr>
          <w:rStyle w:val="CommentReference"/>
        </w:rPr>
        <w:annotationRef/>
      </w:r>
      <w:r>
        <w:rPr>
          <w:sz w:val="20"/>
          <w:szCs w:val="20"/>
        </w:rPr>
        <w:t>ugabuga</w:t>
      </w:r>
    </w:p>
  </w:comment>
  <w:comment w:id="13" w:author="Arthur Souza Rodrigues" w:date="2026-06-12T01:18:00Z" w:initials="AS">
    <w:p w14:paraId="5D65B73C" w14:textId="77777777" w:rsidR="00B114EA" w:rsidRDefault="00B114EA" w:rsidP="00B114EA">
      <w:r>
        <w:rPr>
          <w:rStyle w:val="CommentReference"/>
        </w:rPr>
        <w:annotationRef/>
      </w:r>
      <w:r>
        <w:rPr>
          <w:sz w:val="20"/>
          <w:szCs w:val="20"/>
        </w:rPr>
        <w:t>buruga</w:t>
      </w:r>
    </w:p>
    <w:p w14:paraId="1E1D77F5" w14:textId="77777777" w:rsidR="00B114EA" w:rsidRDefault="00B114EA" w:rsidP="00B114EA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31D1E2B" w15:done="0"/>
  <w15:commentEx w15:paraId="42606FD3" w15:done="0"/>
  <w15:commentEx w15:paraId="51A22112" w15:done="0"/>
  <w15:commentEx w15:paraId="16B8C1C6" w15:paraIdParent="51A22112" w15:done="0"/>
  <w15:commentEx w15:paraId="5AE08FA8" w15:done="0"/>
  <w15:commentEx w15:paraId="456E2E6B" w15:done="0"/>
  <w15:commentEx w15:paraId="3C9CE78F" w15:paraIdParent="456E2E6B" w15:done="0"/>
  <w15:commentEx w15:paraId="01629E6F" w15:done="0"/>
  <w15:commentEx w15:paraId="1E1D77F5" w15:paraIdParent="01629E6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C264FBB" w16cex:dateUtc="2026-06-12T05:17:00Z"/>
  <w16cex:commentExtensible w16cex:durableId="51E02A1E" w16cex:dateUtc="2026-06-12T05:18:00Z"/>
  <w16cex:commentExtensible w16cex:durableId="3ABEA285" w16cex:dateUtc="2026-06-13T07:56:00Z"/>
  <w16cex:commentExtensible w16cex:durableId="1A0AFF4A" w16cex:dateUtc="2026-06-13T07:56:00Z"/>
  <w16cex:commentExtensible w16cex:durableId="67F6DD90" w16cex:dateUtc="2026-06-13T07:56:00Z"/>
  <w16cex:commentExtensible w16cex:durableId="7B06625E" w16cex:dateUtc="2026-06-12T05:18:00Z"/>
  <w16cex:commentExtensible w16cex:durableId="372E176C" w16cex:dateUtc="2026-06-12T05:18:00Z"/>
  <w16cex:commentExtensible w16cex:durableId="59113CF9" w16cex:dateUtc="2026-06-12T05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31D1E2B" w16cid:durableId="3C264FBB"/>
  <w16cid:commentId w16cid:paraId="42606FD3" w16cid:durableId="51E02A1E"/>
  <w16cid:commentId w16cid:paraId="51A22112" w16cid:durableId="3ABEA285"/>
  <w16cid:commentId w16cid:paraId="16B8C1C6" w16cid:durableId="1A0AFF4A"/>
  <w16cid:commentId w16cid:paraId="5AE08FA8" w16cid:durableId="67F6DD90"/>
  <w16cid:commentId w16cid:paraId="456E2E6B" w16cid:durableId="456E2E6B"/>
  <w16cid:commentId w16cid:paraId="3C9CE78F" w16cid:durableId="7B06625E"/>
  <w16cid:commentId w16cid:paraId="01629E6F" w16cid:durableId="372E176C"/>
  <w16cid:commentId w16cid:paraId="1E1D77F5" w16cid:durableId="59113CF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518984" w14:textId="77777777" w:rsidR="00613F8B" w:rsidRDefault="00613F8B">
      <w:r>
        <w:separator/>
      </w:r>
    </w:p>
  </w:endnote>
  <w:endnote w:type="continuationSeparator" w:id="0">
    <w:p w14:paraId="4714DFE4" w14:textId="77777777" w:rsidR="00613F8B" w:rsidRDefault="00613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09BF1" w14:textId="77777777" w:rsidR="00547A28" w:rsidRDefault="0000000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547A28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6C50AD" w14:textId="77777777" w:rsidR="00613F8B" w:rsidRDefault="00613F8B">
      <w:r>
        <w:separator/>
      </w:r>
    </w:p>
  </w:footnote>
  <w:footnote w:type="continuationSeparator" w:id="0">
    <w:p w14:paraId="63BDCA6B" w14:textId="77777777" w:rsidR="00613F8B" w:rsidRDefault="00613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CA68E1" w14:textId="77777777" w:rsidR="00547A28" w:rsidRDefault="0000000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06B26"/>
    <w:multiLevelType w:val="hybridMultilevel"/>
    <w:tmpl w:val="DDE8B812"/>
    <w:lvl w:ilvl="0" w:tplc="25A490FC">
      <w:start w:val="1"/>
      <w:numFmt w:val="bullet"/>
      <w:lvlText w:val="–"/>
      <w:lvlJc w:val="left"/>
      <w:pPr>
        <w:ind w:left="640" w:hanging="320"/>
      </w:pPr>
    </w:lvl>
    <w:lvl w:ilvl="1" w:tplc="837C9170">
      <w:numFmt w:val="decimal"/>
      <w:lvlText w:val=""/>
      <w:lvlJc w:val="left"/>
    </w:lvl>
    <w:lvl w:ilvl="2" w:tplc="1F4C11A0">
      <w:numFmt w:val="decimal"/>
      <w:lvlText w:val=""/>
      <w:lvlJc w:val="left"/>
    </w:lvl>
    <w:lvl w:ilvl="3" w:tplc="9D08B5FE">
      <w:numFmt w:val="decimal"/>
      <w:lvlText w:val=""/>
      <w:lvlJc w:val="left"/>
    </w:lvl>
    <w:lvl w:ilvl="4" w:tplc="4ADC650E">
      <w:numFmt w:val="decimal"/>
      <w:lvlText w:val=""/>
      <w:lvlJc w:val="left"/>
    </w:lvl>
    <w:lvl w:ilvl="5" w:tplc="641ABCCE">
      <w:numFmt w:val="decimal"/>
      <w:lvlText w:val=""/>
      <w:lvlJc w:val="left"/>
    </w:lvl>
    <w:lvl w:ilvl="6" w:tplc="DD442880">
      <w:numFmt w:val="decimal"/>
      <w:lvlText w:val=""/>
      <w:lvlJc w:val="left"/>
    </w:lvl>
    <w:lvl w:ilvl="7" w:tplc="1F1A8114">
      <w:numFmt w:val="decimal"/>
      <w:lvlText w:val=""/>
      <w:lvlJc w:val="left"/>
    </w:lvl>
    <w:lvl w:ilvl="8" w:tplc="5F42CBC8">
      <w:numFmt w:val="decimal"/>
      <w:lvlText w:val=""/>
      <w:lvlJc w:val="left"/>
    </w:lvl>
  </w:abstractNum>
  <w:abstractNum w:abstractNumId="1" w15:restartNumberingAfterBreak="0">
    <w:nsid w:val="197C71D8"/>
    <w:multiLevelType w:val="hybridMultilevel"/>
    <w:tmpl w:val="C9EAB158"/>
    <w:lvl w:ilvl="0" w:tplc="08086484">
      <w:start w:val="1"/>
      <w:numFmt w:val="bullet"/>
      <w:lvlText w:val="●"/>
      <w:lvlJc w:val="left"/>
      <w:pPr>
        <w:ind w:left="720" w:hanging="360"/>
      </w:pPr>
    </w:lvl>
    <w:lvl w:ilvl="1" w:tplc="8014DD0A">
      <w:start w:val="1"/>
      <w:numFmt w:val="bullet"/>
      <w:lvlText w:val="○"/>
      <w:lvlJc w:val="left"/>
      <w:pPr>
        <w:ind w:left="1440" w:hanging="360"/>
      </w:pPr>
    </w:lvl>
    <w:lvl w:ilvl="2" w:tplc="5F281E66">
      <w:start w:val="1"/>
      <w:numFmt w:val="bullet"/>
      <w:lvlText w:val="■"/>
      <w:lvlJc w:val="left"/>
      <w:pPr>
        <w:ind w:left="2160" w:hanging="360"/>
      </w:pPr>
    </w:lvl>
    <w:lvl w:ilvl="3" w:tplc="73E0CB06">
      <w:start w:val="1"/>
      <w:numFmt w:val="bullet"/>
      <w:lvlText w:val="●"/>
      <w:lvlJc w:val="left"/>
      <w:pPr>
        <w:ind w:left="2880" w:hanging="360"/>
      </w:pPr>
    </w:lvl>
    <w:lvl w:ilvl="4" w:tplc="42E499B6">
      <w:start w:val="1"/>
      <w:numFmt w:val="bullet"/>
      <w:lvlText w:val="○"/>
      <w:lvlJc w:val="left"/>
      <w:pPr>
        <w:ind w:left="3600" w:hanging="360"/>
      </w:pPr>
    </w:lvl>
    <w:lvl w:ilvl="5" w:tplc="450C67BC">
      <w:start w:val="1"/>
      <w:numFmt w:val="bullet"/>
      <w:lvlText w:val="■"/>
      <w:lvlJc w:val="left"/>
      <w:pPr>
        <w:ind w:left="4320" w:hanging="360"/>
      </w:pPr>
    </w:lvl>
    <w:lvl w:ilvl="6" w:tplc="0DC6B620">
      <w:start w:val="1"/>
      <w:numFmt w:val="bullet"/>
      <w:lvlText w:val="●"/>
      <w:lvlJc w:val="left"/>
      <w:pPr>
        <w:ind w:left="5040" w:hanging="360"/>
      </w:pPr>
    </w:lvl>
    <w:lvl w:ilvl="7" w:tplc="66D67D14">
      <w:start w:val="1"/>
      <w:numFmt w:val="bullet"/>
      <w:lvlText w:val="●"/>
      <w:lvlJc w:val="left"/>
      <w:pPr>
        <w:ind w:left="5760" w:hanging="360"/>
      </w:pPr>
    </w:lvl>
    <w:lvl w:ilvl="8" w:tplc="CC128228">
      <w:start w:val="1"/>
      <w:numFmt w:val="bullet"/>
      <w:lvlText w:val="●"/>
      <w:lvlJc w:val="left"/>
      <w:pPr>
        <w:ind w:left="6480" w:hanging="360"/>
      </w:pPr>
    </w:lvl>
  </w:abstractNum>
  <w:num w:numId="1" w16cid:durableId="1108429792">
    <w:abstractNumId w:val="1"/>
    <w:lvlOverride w:ilvl="0">
      <w:startOverride w:val="1"/>
    </w:lvlOverride>
  </w:num>
  <w:num w:numId="2" w16cid:durableId="694960897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A28"/>
    <w:rsid w:val="00193FF0"/>
    <w:rsid w:val="00547A28"/>
    <w:rsid w:val="00613F8B"/>
    <w:rsid w:val="006C3EDA"/>
    <w:rsid w:val="008A7E99"/>
    <w:rsid w:val="00AB0966"/>
    <w:rsid w:val="00AB7A77"/>
    <w:rsid w:val="00B114EA"/>
    <w:rsid w:val="00B90B26"/>
    <w:rsid w:val="00D8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C65AEBE-A60F-5140-B919-878F3B3E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14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14E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yperlink" Target="https://github.com/eigenpal/docx-editor/blob/main/docs/PLUGINS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3</cp:revision>
  <dcterms:created xsi:type="dcterms:W3CDTF">2026-05-14T01:06:00Z</dcterms:created>
  <dcterms:modified xsi:type="dcterms:W3CDTF">2026-06-13T07:56:00Z</dcterms:modified>
</cp:coreProperties>
</file>