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77900" w14:textId="77777777" w:rsidR="0048689D" w:rsidRDefault="00DD34F6">
      <w:pPr>
        <w:rPr>
          <w:ins w:id="0" w:author="Comparison" w:date="2026-09-26T14:40:00Z" w16du:dateUtc="2026-09-26T18:40:00Z"/>
        </w:rPr>
      </w:pPr>
      <w:ins w:id="1" w:author="Comparison" w:date="2026-09-26T14:40:00Z" w16du:dateUtc="2026-09-26T18:40:00Z">
        <w:r>
          <w:rPr>
            <w:b/>
            <w:bCs/>
            <w:color w:val="00B050"/>
          </w:rPr>
          <w:t>Green Bold Text Demo</w:t>
        </w:r>
      </w:ins>
    </w:p>
    <w:p w14:paraId="00000001" w14:textId="77777777" w:rsidR="00BB7986" w:rsidRDefault="00DD34F6">
      <w:ins w:id="2" w:author="Comparison" w:date="2026-09-26T14:40:00Z" w16du:dateUtc="2026-09-26T18:40:00Z">
        <w:r>
          <w:rPr>
            <w:b/>
            <w:bCs/>
            <w:color w:val="00B050"/>
          </w:rPr>
          <w:t>This</w:t>
        </w:r>
      </w:ins>
      <w:del w:id="3" w:author="Comparison" w:date="2026-09-26T14:40:00Z" w16du:dateUtc="2026-09-26T18:40:00Z">
        <w:r>
          <w:delText>I am a</w:delText>
        </w:r>
      </w:del>
      <w:r>
        <w:rPr>
          <w:b/>
          <w:color w:val="00B050"/>
          <w:rPrChange w:id="4" w:author="Comparison" w:date="2026-09-26T14:40:00Z" w16du:dateUtc="2026-09-26T18:40:00Z">
            <w:rPr/>
          </w:rPrChange>
        </w:rPr>
        <w:t xml:space="preserve"> </w:t>
      </w:r>
      <w:commentRangeStart w:id="5"/>
      <w:r>
        <w:rPr>
          <w:b/>
          <w:color w:val="00B050"/>
          <w:rPrChange w:id="6" w:author="Comparison" w:date="2026-09-26T14:40:00Z" w16du:dateUtc="2026-09-26T18:40:00Z">
            <w:rPr/>
          </w:rPrChange>
        </w:rPr>
        <w:t>document</w:t>
      </w:r>
      <w:commentRangeEnd w:id="5"/>
      <w:r>
        <w:rPr>
          <w:rStyle w:val="CommentReference"/>
          <w:b/>
          <w:bCs/>
          <w:color w:val="00B050"/>
          <w:sz w:val="22"/>
          <w:szCs w:val="22"/>
        </w:rPr>
        <w:commentReference w:id="5"/>
      </w:r>
      <w:ins w:id="7" w:author="Comparison" w:date="2026-09-26T14:40:00Z" w16du:dateUtc="2026-09-26T18:40:00Z">
        <w:r>
          <w:rPr>
            <w:b/>
            <w:bCs/>
            <w:color w:val="00B050"/>
          </w:rPr>
          <w:t xml:space="preserve"> combines green font color with bold formatting.</w:t>
        </w:r>
      </w:ins>
    </w:p>
    <w:p w14:paraId="00000002" w14:textId="77777777" w:rsidR="00BB7986" w:rsidRDefault="00DD34F6">
      <w:ins w:id="8" w:author="Comparison" w:date="2026-09-26T14:40:00Z" w16du:dateUtc="2026-09-26T18:40:00Z">
        <w:r>
          <w:rPr>
            <w:b/>
            <w:bCs/>
            <w:color w:val="00B050"/>
          </w:rPr>
          <w:t>Green bold text signals positive outcomes and success.</w:t>
        </w:r>
      </w:ins>
      <w:commentRangeStart w:id="9"/>
      <w:del w:id="10" w:author="Comparison" w:date="2026-09-26T14:40:00Z" w16du:dateUtc="2026-09-26T18:40:00Z">
        <w:r>
          <w:delText xml:space="preserve"> </w:delText>
        </w:r>
        <w:commentRangeEnd w:id="9"/>
        <w:r>
          <w:rPr>
            <w:rStyle w:val="CommentReference"/>
            <w:sz w:val="22"/>
            <w:szCs w:val="22"/>
          </w:rPr>
          <w:commentReference w:id="9"/>
        </w:r>
      </w:del>
    </w:p>
    <w:sectPr w:rsidR="00BB7986">
      <w:pgSz w:w="12240" w:h="15840"/>
      <w:pgMar w:top="1440" w:right="1440" w:bottom="1440" w:left="1440" w:header="720" w:footer="720" w:gutter="0"/>
      <w:pgNumType w:start="1"/>
      <w:cols w:space="720"/>
      <w:sectPrChange w:id="11" w:author="Comparison" w:date="2026-09-26T14:40:00Z" w16du:dateUtc="2026-09-26T18:40:00Z">
        <w:sectPr w:rsidR="00BB7986">
          <w:pgMar w:top="1440" w:right="1440" w:bottom="1440" w:left="1440" w:header="720" w:footer="720" w:gutter="0"/>
          <w:pgNumType w:start="1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5" w:author="Nick Bernal" w:date="2025-09-24T00:37:00Z" w:initials="">
    <w:p w14:paraId="00000004" w14:textId="77777777" w:rsidR="00BB7986" w:rsidRDefault="000851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DD34F6">
        <w:rPr>
          <w:color w:val="000000"/>
        </w:rPr>
        <w:t>comment on text</w:t>
      </w:r>
    </w:p>
  </w:comment>
  <w:comment w:id="9" w:author="Nick Bernal" w:date="2025-09-24T00:37:00Z" w:initials="">
    <w:p w14:paraId="00000003" w14:textId="77777777" w:rsidR="00BB7986" w:rsidRDefault="0008511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DD34F6">
        <w:rPr>
          <w:color w:val="000000"/>
        </w:rPr>
        <w:t>BLANK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4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4" w16cid:durableId="00000004"/>
  <w16cid:commentId w16cid:paraId="00000003" w16cid:durableId="000000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986"/>
    <w:rsid w:val="0008511A"/>
    <w:rsid w:val="0048689D"/>
    <w:rsid w:val="005017B3"/>
    <w:rsid w:val="00BB7986"/>
    <w:rsid w:val="00DD34F6"/>
    <w:rsid w:val="00EC3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2026-09-26T18:40:00Z</dcterms:created>
  <dcterms:modified xsi:type="dcterms:W3CDTF">2026-09-26T18:40:00Z</dcterms:modified>
</cp:coreProperties>
</file>