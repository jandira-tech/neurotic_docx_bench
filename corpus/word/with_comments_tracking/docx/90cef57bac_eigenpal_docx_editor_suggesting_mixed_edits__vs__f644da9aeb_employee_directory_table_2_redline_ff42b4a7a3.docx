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A8C00B" w14:textId="77777777" w:rsidR="00D4722C" w:rsidRDefault="00771A24">
      <w:pPr>
        <w:rPr>
          <w:ins w:id="4" w:author="Comparison" w:date="2026-09-26T14:40:00Z" w16du:dateUtc="2026-09-26T18:40:00Z"/>
        </w:rPr>
      </w:pPr>
      <w:ins w:id="5" w:author="Comparison" w:date="2026-09-26T14:40:00Z" w16du:dateUtc="2026-09-26T18:40:00Z">
        <w:r>
          <w:t>Employee Directory</w:t>
        </w:r>
      </w:ins>
    </w:p>
    <w:p w14:paraId="5BDC4C92" w14:textId="77777777" w:rsidR="00D4722C" w:rsidRDefault="00D4722C">
      <w:pPr>
        <w:rPr>
          <w:ins w:id="6" w:author="Comparison" w:date="2026-09-26T14:40:00Z" w16du:dateUtc="2026-09-26T18:40:00Z"/>
        </w:rPr>
      </w:pPr>
    </w:p>
    <w:p w14:paraId="2313C800" w14:textId="6454BBE0" w:rsidR="00547A28" w:rsidRDefault="00771A24">
      <w:pPr>
        <w:spacing w:after="20"/>
        <w:rPr>
          <w:del w:id="7" w:author="Comparison" w:date="2026-09-26T14:40:00Z" w16du:dateUtc="2026-09-26T18:40:00Z"/>
        </w:rPr>
      </w:pPr>
      <w:del w:id="8" w:author="Comparison" w:date="2026-09-26T14:40:00Z" w16du:dateUtc="2026-09-26T18:40:00Z">
        <w:r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72895964" w14:textId="77777777" w:rsidR="00547A28" w:rsidRDefault="00771A24">
      <w:pPr>
        <w:spacing w:after="60"/>
        <w:rPr>
          <w:del w:id="9" w:author="Comparison" w:date="2026-09-26T14:40:00Z" w16du:dateUtc="2026-09-26T18:40:00Z"/>
        </w:rPr>
      </w:pPr>
      <w:del w:id="10" w:author="Comparison" w:date="2026-09-26T14:40:00Z" w16du:dateUtc="2026-09-26T18:40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6F066E00" w14:textId="77777777" w:rsidR="00547A28" w:rsidRDefault="00547A28">
      <w:pPr>
        <w:spacing w:after="60"/>
        <w:rPr>
          <w:del w:id="11" w:author="Comparison" w:date="2026-09-26T14:40:00Z" w16du:dateUtc="2026-09-26T18:40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2" w:author="Comparison" w:date="2026-09-26T14:40:00Z" w16du:dateUtc="2026-09-26T18:40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3120"/>
        <w:gridCol w:w="3120"/>
        <w:gridCol w:w="3120"/>
        <w:tblGridChange w:id="13">
          <w:tblGrid>
            <w:gridCol w:w="10"/>
            <w:gridCol w:w="3120"/>
            <w:gridCol w:w="1550"/>
            <w:gridCol w:w="1560"/>
            <w:gridCol w:w="10"/>
            <w:gridCol w:w="3110"/>
            <w:gridCol w:w="10"/>
          </w:tblGrid>
        </w:tblGridChange>
      </w:tblGrid>
      <w:tr w:rsidR="008A7E99" w14:paraId="46126A86" w14:textId="3B6A39E3">
        <w:tblPrEx>
          <w:tblCellMar>
            <w:top w:w="0" w:type="dxa"/>
            <w:bottom w:w="0" w:type="dxa"/>
          </w:tblCellMar>
        </w:tblPrEx>
        <w:trPr>
          <w:trHeight w:val="360"/>
          <w:trPrChange w:id="14" w:author="Comparison" w:date="2026-09-26T14:40:00Z" w16du:dateUtc="2026-09-26T18:40:00Z">
            <w:trPr>
              <w:gridAfter w:val="1"/>
            </w:trPr>
          </w:trPrChange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5" w:author="Comparison" w:date="2026-09-26T14:40:00Z" w16du:dateUtc="2026-09-26T18:40:00Z">
              <w:tcPr>
                <w:tcW w:w="4680" w:type="dxa"/>
                <w:gridSpan w:val="3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547A28" w:rsidRDefault="00771A24">
            <w:ins w:id="16" w:author="Comparison" w:date="2026-09-26T14:40:00Z" w16du:dateUtc="2026-09-26T18:40:00Z">
              <w:r>
                <w:t>Name</w:t>
              </w:r>
            </w:ins>
            <w:del w:id="17" w:author="Comparison" w:date="2026-09-26T14:40:00Z" w16du:dateUtc="2026-09-26T18:40:00Z">
              <w:r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 w:rsidR="00547A28">
                <w:fldChar w:fldCharType="begin"/>
              </w:r>
              <w:r w:rsidR="00547A28">
                <w:delInstrText>HYPERLINK "https://www.npmjs.com/package/@eigenpal/docx-js-editor" \h</w:delInstrText>
              </w:r>
              <w:r w:rsidR="00547A28">
                <w:fldChar w:fldCharType="separate"/>
              </w:r>
              <w:r w:rsidR="00547A28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 w:rsidR="00547A28">
                <w:fldChar w:fldCharType="end"/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8" w:author="Comparison" w:date="2026-09-26T14:40:00Z" w16du:dateUtc="2026-09-26T18:40:00Z">
              <w:tcPr>
                <w:tcW w:w="4680" w:type="dxa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63B14DA8" w14:textId="77777777" w:rsidR="00547A28" w:rsidRDefault="00771A24">
            <w:ins w:id="19" w:author="Comparison" w:date="2026-09-26T14:40:00Z" w16du:dateUtc="2026-09-26T18:40:00Z">
              <w:r>
                <w:t>Department</w:t>
              </w:r>
            </w:ins>
            <w:del w:id="20" w:author="Comparison" w:date="2026-09-26T14:40:00Z" w16du:dateUtc="2026-09-26T18:40:00Z">
              <w:r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 w:rsidR="00547A28">
                <w:fldChar w:fldCharType="begin"/>
              </w:r>
              <w:r w:rsidR="00547A28">
                <w:delInstrText>HYPERLINK "https://github.com/eigenpal/docx-editor" \h</w:delInstrText>
              </w:r>
              <w:r w:rsidR="00547A28">
                <w:fldChar w:fldCharType="separate"/>
              </w:r>
              <w:r w:rsidR="00547A28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 w:rsidR="00547A28">
                <w:fldChar w:fldCharType="end"/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1" w:author="Comparison" w:date="2026-09-26T14:40:00Z" w16du:dateUtc="2026-09-26T18:40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968ED41" w14:textId="77777777" w:rsidR="00771A24" w:rsidRDefault="00771A24">
            <w:pPr>
              <w:spacing w:after="200" w:line="276" w:lineRule="auto"/>
              <w:rPr>
                <w:rFonts w:ascii="Calibri" w:eastAsia="Times New Roman" w:hAnsi="Calibri" w:cs="Times New Roman"/>
                <w:szCs w:val="20"/>
              </w:rPr>
            </w:pPr>
            <w:ins w:id="22" w:author="Comparison" w:date="2026-09-26T14:40:00Z" w16du:dateUtc="2026-09-26T18:40:00Z">
              <w:r>
                <w:t>Role</w:t>
              </w:r>
            </w:ins>
          </w:p>
        </w:tc>
      </w:tr>
      <w:tr w:rsidR="00D4722C" w14:paraId="0D0F13BE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3" w:author="Comparison" w:date="2026-09-26T14:40:00Z" w16du:dateUtc="2026-09-26T18:4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255D1" w14:textId="77777777" w:rsidR="00D4722C" w:rsidRDefault="00771A24">
            <w:pPr>
              <w:rPr>
                <w:ins w:id="24" w:author="Comparison" w:date="2026-09-26T14:40:00Z" w16du:dateUtc="2026-09-26T18:40:00Z"/>
              </w:rPr>
            </w:pPr>
            <w:ins w:id="25" w:author="Comparison" w:date="2026-09-26T14:40:00Z" w16du:dateUtc="2026-09-26T18:40:00Z">
              <w:r>
                <w:t>Alice Johnson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2D804" w14:textId="77777777" w:rsidR="00D4722C" w:rsidRDefault="00771A24">
            <w:pPr>
              <w:rPr>
                <w:ins w:id="26" w:author="Comparison" w:date="2026-09-26T14:40:00Z" w16du:dateUtc="2026-09-26T18:40:00Z"/>
              </w:rPr>
            </w:pPr>
            <w:ins w:id="27" w:author="Comparison" w:date="2026-09-26T14:40:00Z" w16du:dateUtc="2026-09-26T18:40:00Z">
              <w:r>
                <w:t>Engineering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5E7EB" w14:textId="77777777" w:rsidR="00D4722C" w:rsidRDefault="00771A24">
            <w:pPr>
              <w:rPr>
                <w:ins w:id="28" w:author="Comparison" w:date="2026-09-26T14:40:00Z" w16du:dateUtc="2026-09-26T18:40:00Z"/>
              </w:rPr>
            </w:pPr>
            <w:ins w:id="29" w:author="Comparison" w:date="2026-09-26T14:40:00Z" w16du:dateUtc="2026-09-26T18:40:00Z">
              <w:r>
                <w:t>Senior Dev</w:t>
              </w:r>
            </w:ins>
          </w:p>
        </w:tc>
      </w:tr>
      <w:tr w:rsidR="00D4722C" w14:paraId="275E6ADA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30" w:author="Comparison" w:date="2026-09-26T14:40:00Z" w16du:dateUtc="2026-09-26T18:4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50CC2" w14:textId="77777777" w:rsidR="00D4722C" w:rsidRDefault="00771A24">
            <w:pPr>
              <w:rPr>
                <w:ins w:id="31" w:author="Comparison" w:date="2026-09-26T14:40:00Z" w16du:dateUtc="2026-09-26T18:40:00Z"/>
              </w:rPr>
            </w:pPr>
            <w:ins w:id="32" w:author="Comparison" w:date="2026-09-26T14:40:00Z" w16du:dateUtc="2026-09-26T18:40:00Z">
              <w:r>
                <w:t>Bob Smith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32D0" w14:textId="77777777" w:rsidR="00D4722C" w:rsidRDefault="00771A24">
            <w:pPr>
              <w:rPr>
                <w:ins w:id="33" w:author="Comparison" w:date="2026-09-26T14:40:00Z" w16du:dateUtc="2026-09-26T18:40:00Z"/>
              </w:rPr>
            </w:pPr>
            <w:ins w:id="34" w:author="Comparison" w:date="2026-09-26T14:40:00Z" w16du:dateUtc="2026-09-26T18:40:00Z">
              <w:r>
                <w:t>Marketing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52237" w14:textId="77777777" w:rsidR="00D4722C" w:rsidRDefault="00771A24">
            <w:pPr>
              <w:rPr>
                <w:ins w:id="35" w:author="Comparison" w:date="2026-09-26T14:40:00Z" w16du:dateUtc="2026-09-26T18:40:00Z"/>
              </w:rPr>
            </w:pPr>
            <w:ins w:id="36" w:author="Comparison" w:date="2026-09-26T14:40:00Z" w16du:dateUtc="2026-09-26T18:40:00Z">
              <w:r>
                <w:t>Manager</w:t>
              </w:r>
            </w:ins>
          </w:p>
        </w:tc>
      </w:tr>
      <w:tr w:rsidR="00D4722C" w14:paraId="2F0C7BE7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37" w:author="Comparison" w:date="2026-09-26T14:40:00Z" w16du:dateUtc="2026-09-26T18:4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602FC" w14:textId="77777777" w:rsidR="00D4722C" w:rsidRDefault="00771A24">
            <w:pPr>
              <w:rPr>
                <w:ins w:id="38" w:author="Comparison" w:date="2026-09-26T14:40:00Z" w16du:dateUtc="2026-09-26T18:40:00Z"/>
              </w:rPr>
            </w:pPr>
            <w:ins w:id="39" w:author="Comparison" w:date="2026-09-26T14:40:00Z" w16du:dateUtc="2026-09-26T18:40:00Z">
              <w:r>
                <w:t>Carol White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D7CEC" w14:textId="77777777" w:rsidR="00D4722C" w:rsidRDefault="00771A24">
            <w:pPr>
              <w:rPr>
                <w:ins w:id="40" w:author="Comparison" w:date="2026-09-26T14:40:00Z" w16du:dateUtc="2026-09-26T18:40:00Z"/>
              </w:rPr>
            </w:pPr>
            <w:ins w:id="41" w:author="Comparison" w:date="2026-09-26T14:40:00Z" w16du:dateUtc="2026-09-26T18:40:00Z">
              <w:r>
                <w:t>Sales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E61D8" w14:textId="77777777" w:rsidR="00D4722C" w:rsidRDefault="00771A24">
            <w:pPr>
              <w:rPr>
                <w:ins w:id="42" w:author="Comparison" w:date="2026-09-26T14:40:00Z" w16du:dateUtc="2026-09-26T18:40:00Z"/>
              </w:rPr>
            </w:pPr>
            <w:ins w:id="43" w:author="Comparison" w:date="2026-09-26T14:40:00Z" w16du:dateUtc="2026-09-26T18:40:00Z">
              <w:r>
                <w:t>Director</w:t>
              </w:r>
            </w:ins>
          </w:p>
        </w:tc>
      </w:tr>
    </w:tbl>
    <w:p w14:paraId="49E996B2" w14:textId="77777777" w:rsidR="00547A28" w:rsidRDefault="00771A24">
      <w:pPr>
        <w:pBdr>
          <w:bottom w:val="single" w:sz="3" w:space="4" w:color="E2E8F0"/>
        </w:pBdr>
        <w:spacing w:before="300" w:after="80"/>
        <w:rPr>
          <w:del w:id="44" w:author="Comparison" w:date="2026-09-26T14:40:00Z" w16du:dateUtc="2026-09-26T18:40:00Z"/>
        </w:rPr>
      </w:pPr>
      <w:del w:id="45" w:author="Comparison" w:date="2026-09-26T14:40:00Z" w16du:dateUtc="2026-09-26T18:40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5C239600" w14:textId="3D382CD2" w:rsidR="00547A28" w:rsidRDefault="00771A24">
      <w:pPr>
        <w:spacing w:before="60" w:after="60"/>
        <w:rPr>
          <w:del w:id="46" w:author="Comparison" w:date="2026-09-26T14:40:00Z" w16du:dateUtc="2026-09-26T18:40:00Z"/>
        </w:rPr>
      </w:pPr>
      <w:del w:id="47" w:author="Comparison" w:date="2026-09-26T14:40:00Z" w16du:dateUtc="2026-09-26T18:40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 xml:space="preserve">and your users can open, edit, and save Word documents entirely in the browser —         </w:delText>
        </w:r>
        <w:r>
          <w:rPr>
            <w:color w:val="0F172A"/>
          </w:rPr>
          <w:delText xml:space="preserve">no backend required           </w:delText>
        </w:r>
        <w:r>
          <w:rPr>
            <w:color w:val="0F172A"/>
          </w:rPr>
          <w:delText xml:space="preserve">, no document data leaving the client.         </w:delText>
        </w:r>
      </w:del>
    </w:p>
    <w:p w14:paraId="040B2180" w14:textId="64A1A000" w:rsidR="00547A28" w:rsidRDefault="00547A28">
      <w:pPr>
        <w:spacing w:before="60"/>
        <w:rPr>
          <w:del w:id="48" w:author="Comparison" w:date="2026-09-26T14:40:00Z" w16du:dateUtc="2026-09-26T18:40:00Z"/>
        </w:rPr>
      </w:pPr>
    </w:p>
    <w:p w14:paraId="28B83400" w14:textId="2F1C4F54" w:rsidR="00547A28" w:rsidRDefault="00771A24">
      <w:pPr>
        <w:spacing w:before="60" w:after="60"/>
        <w:rPr>
          <w:del w:id="49" w:author="Comparison" w:date="2026-09-26T14:40:00Z" w16du:dateUtc="2026-09-26T18:40:00Z"/>
        </w:rPr>
      </w:pPr>
      <w:del w:id="50" w:author="Comparison" w:date="2026-09-26T14:40:00Z" w16du:dateUtc="2026-09-26T18:40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 xml:space="preserve">. Every hop loses formatting, tracked changes, and styles.         </w:delText>
        </w:r>
        <w:r>
          <w:rPr>
            <w:color w:val="0F172A"/>
          </w:rPr>
          <w:delText xml:space="preserve">This library skips it           </w:delText>
        </w:r>
        <w:r>
          <w:rPr>
            <w:color w:val="0F172A"/>
          </w:rPr>
          <w:delText xml:space="preserve">— OOXML is the canonical format throughout.         </w:delText>
        </w:r>
      </w:del>
    </w:p>
    <w:p w14:paraId="681C5E84" w14:textId="77777777" w:rsidR="00547A28" w:rsidRDefault="00547A28">
      <w:pPr>
        <w:spacing w:before="80"/>
        <w:rPr>
          <w:del w:id="51" w:author="Comparison" w:date="2026-09-26T14:40:00Z" w16du:dateUtc="2026-09-26T18:40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09736EE7" w14:textId="77777777">
        <w:trPr>
          <w:del w:id="52" w:author="Comparison" w:date="2026-09-26T14:40:00Z" w16du:dateUtc="2026-09-26T18:40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547A28" w:rsidRDefault="00771A24">
            <w:pPr>
              <w:rPr>
                <w:del w:id="53" w:author="Comparison" w:date="2026-09-26T14:40:00Z" w16du:dateUtc="2026-09-26T18:40:00Z"/>
              </w:rPr>
            </w:pPr>
            <w:del w:id="54" w:author="Comparison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361C3C30" w14:textId="77777777" w:rsidR="00547A28" w:rsidRDefault="00771A24">
            <w:pPr>
              <w:rPr>
                <w:del w:id="55" w:author="Comparison" w:date="2026-09-26T14:40:00Z" w16du:dateUtc="2026-09-26T18:40:00Z"/>
              </w:rPr>
            </w:pPr>
            <w:del w:id="56" w:author="Comparison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3C22B7C4" w14:textId="6D263800" w:rsidR="00547A28" w:rsidRDefault="00547A28">
            <w:pPr>
              <w:rPr>
                <w:del w:id="57" w:author="Comparison" w:date="2026-09-26T14:40:00Z" w16du:dateUtc="2026-09-26T18:40:00Z"/>
              </w:rPr>
            </w:pPr>
          </w:p>
          <w:p w14:paraId="567EA400" w14:textId="30A68100" w:rsidR="00547A28" w:rsidRDefault="00771A24">
            <w:pPr>
              <w:rPr>
                <w:del w:id="58" w:author="Comparison" w:date="2026-09-26T14:40:00Z" w16du:dateUtc="2026-09-26T18:40:00Z"/>
              </w:rPr>
            </w:pPr>
            <w:del w:id="59" w:author="Comparison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3CFDB86E" w14:textId="1F183200" w:rsidR="00547A28" w:rsidRDefault="00771A24">
            <w:pPr>
              <w:rPr>
                <w:del w:id="60" w:author="Comparison" w:date="2026-09-26T14:40:00Z" w16du:dateUtc="2026-09-26T18:40:00Z"/>
              </w:rPr>
            </w:pPr>
            <w:del w:id="61" w:author="Comparison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3A8E4300" w14:textId="77777777" w:rsidR="00547A28" w:rsidRDefault="00771A24">
            <w:pPr>
              <w:rPr>
                <w:del w:id="62" w:author="Comparison" w:date="2026-09-26T14:40:00Z" w16du:dateUtc="2026-09-26T18:40:00Z"/>
              </w:rPr>
            </w:pPr>
            <w:del w:id="63" w:author="Comparison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3B343800" w14:textId="77777777" w:rsidR="00547A28" w:rsidRDefault="00771A24">
            <w:pPr>
              <w:rPr>
                <w:del w:id="64" w:author="Comparison" w:date="2026-09-26T14:40:00Z" w16du:dateUtc="2026-09-26T18:40:00Z"/>
              </w:rPr>
            </w:pPr>
            <w:del w:id="65" w:author="Comparison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37A8266F" w14:textId="4854BC00" w:rsidR="00547A28" w:rsidRDefault="00771A24">
            <w:pPr>
              <w:rPr>
                <w:del w:id="66" w:author="Comparison" w:date="2026-09-26T14:40:00Z" w16du:dateUtc="2026-09-26T18:40:00Z"/>
              </w:rPr>
            </w:pPr>
            <w:del w:id="67" w:author="Comparison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5947C400" w14:textId="5DC24300" w:rsidR="00547A28" w:rsidRDefault="00771A24">
            <w:pPr>
              <w:rPr>
                <w:del w:id="68" w:author="Comparison" w:date="2026-09-26T14:40:00Z" w16du:dateUtc="2026-09-26T18:40:00Z"/>
              </w:rPr>
            </w:pPr>
            <w:del w:id="69" w:author="Comparison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2E85494C" w14:textId="77777777" w:rsidR="00547A28" w:rsidRDefault="00771A24">
            <w:pPr>
              <w:rPr>
                <w:del w:id="70" w:author="Comparison" w:date="2026-09-26T14:40:00Z" w16du:dateUtc="2026-09-26T18:40:00Z"/>
              </w:rPr>
            </w:pPr>
            <w:del w:id="71" w:author="Comparison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7E6A5FCE" w14:textId="77777777" w:rsidR="00547A28" w:rsidRDefault="00771A24">
            <w:pPr>
              <w:rPr>
                <w:del w:id="72" w:author="Comparison" w:date="2026-09-26T14:40:00Z" w16du:dateUtc="2026-09-26T18:40:00Z"/>
              </w:rPr>
            </w:pPr>
            <w:del w:id="73" w:author="Comparison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p w14:paraId="2163BE00" w14:textId="77777777" w:rsidR="00547A28" w:rsidRDefault="00547A28">
      <w:pPr>
        <w:spacing w:before="160"/>
        <w:rPr>
          <w:del w:id="74" w:author="Comparison" w:date="2026-09-26T14:40:00Z" w16du:dateUtc="2026-09-26T18:40:00Z"/>
        </w:rPr>
      </w:pPr>
    </w:p>
    <w:p w14:paraId="124B2800" w14:textId="77777777" w:rsidR="00547A28" w:rsidRDefault="00771A24">
      <w:pPr>
        <w:pBdr>
          <w:bottom w:val="single" w:sz="3" w:space="4" w:color="E2E8F0"/>
        </w:pBdr>
        <w:spacing w:before="300" w:after="80"/>
        <w:rPr>
          <w:del w:id="75" w:author="Comparison" w:date="2026-09-26T14:40:00Z" w16du:dateUtc="2026-09-26T18:40:00Z"/>
        </w:rPr>
      </w:pPr>
      <w:del w:id="76" w:author="Comparison" w:date="2026-09-26T14:40:00Z" w16du:dateUtc="2026-09-26T18:40:00Z">
        <w:r>
          <w:rPr>
            <w:b/>
            <w:bCs/>
            <w:color w:val="0F172A"/>
            <w:sz w:val="32"/>
            <w:szCs w:val="32"/>
          </w:rPr>
          <w:delText xml:space="preserve">2. Collaboration — Tracked Changes &amp; Comments         </w:delText>
        </w:r>
      </w:del>
    </w:p>
    <w:p w14:paraId="2409DE00" w14:textId="1129CE00" w:rsidR="00547A28" w:rsidRDefault="00771A24">
      <w:pPr>
        <w:spacing w:before="60" w:after="60"/>
        <w:rPr>
          <w:del w:id="77" w:author="Comparison" w:date="2026-09-26T14:40:00Z" w16du:dateUtc="2026-09-26T18:40:00Z"/>
        </w:rPr>
      </w:pPr>
      <w:del w:id="78" w:author="Comparison" w:date="2026-09-26T14:40:00Z" w16du:dateUtc="2026-09-26T18:40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2F9DEC00" w14:textId="77777777" w:rsidR="00547A28" w:rsidRDefault="00547A28">
      <w:pPr>
        <w:spacing w:before="80"/>
        <w:rPr>
          <w:del w:id="79" w:author="Comparison" w:date="2026-09-26T14:40:00Z" w16du:dateUtc="2026-09-26T18:40:00Z"/>
        </w:rPr>
      </w:pPr>
    </w:p>
    <w:p w14:paraId="334AE0C7" w14:textId="15C85C00" w:rsidR="00547A28" w:rsidRDefault="00771A24">
      <w:pPr>
        <w:spacing w:before="180" w:after="40"/>
        <w:rPr>
          <w:del w:id="80" w:author="Comparison" w:date="2026-09-26T14:40:00Z" w16du:dateUtc="2026-09-26T18:40:00Z"/>
        </w:rPr>
      </w:pPr>
      <w:del w:id="81" w:author="Comparison" w:date="2026-09-26T14:40:00Z" w16du:dateUtc="2026-09-26T18:40:00Z">
        <w:r>
          <w:rPr>
            <w:b/>
            <w:bCs/>
            <w:color w:val="0F172A"/>
          </w:rPr>
          <w:delText xml:space="preserve">Suggestion mode         </w:delText>
        </w:r>
      </w:del>
    </w:p>
    <w:p w14:paraId="0D483E00" w14:textId="77777777" w:rsidR="00547A28" w:rsidRDefault="00771A24">
      <w:pPr>
        <w:spacing w:before="60" w:after="60"/>
        <w:rPr>
          <w:del w:id="82" w:author="Comparison" w:date="2026-09-26T14:40:00Z" w16du:dateUtc="2026-09-26T18:40:00Z"/>
        </w:rPr>
      </w:pPr>
      <w:del w:id="83" w:author="Comparison" w:date="2026-09-26T14:40:00Z" w16du:dateUtc="2026-09-26T18:40:00Z">
        <w:r>
          <w:rPr>
            <w:color w:val="0F172A"/>
          </w:rPr>
          <w:delText xml:space="preserve">Toggle between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Editing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</w:delText>
        </w:r>
        <w:r>
          <w:rPr>
            <w:color w:val="0F172A"/>
          </w:rPr>
          <w:lastRenderedPageBreak/>
          <w:delText xml:space="preserve">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0ED76288" w14:textId="78C5FE00" w:rsidR="00547A28" w:rsidRDefault="00547A28">
      <w:pPr>
        <w:spacing w:before="60"/>
        <w:rPr>
          <w:del w:id="84" w:author="Comparison" w:date="2026-09-26T14:40:00Z" w16du:dateUtc="2026-09-26T18:40:00Z"/>
        </w:rPr>
      </w:pPr>
    </w:p>
    <w:p w14:paraId="2228E200" w14:textId="40AC8A00" w:rsidR="00547A28" w:rsidRDefault="00771A24">
      <w:pPr>
        <w:spacing w:before="60" w:after="60"/>
        <w:rPr>
          <w:del w:id="85" w:author="Comparison" w:date="2026-09-26T14:40:00Z" w16du:dateUtc="2026-09-26T18:40:00Z"/>
        </w:rPr>
      </w:pPr>
      <w:del w:id="86" w:author="Comparison" w:date="2026-09-26T14:40:00Z" w16du:dateUtc="2026-09-26T18:40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1E769400" w14:textId="77777777" w:rsidR="00547A28" w:rsidRDefault="00547A28">
      <w:pPr>
        <w:spacing w:before="80"/>
        <w:rPr>
          <w:del w:id="87" w:author="Comparison" w:date="2026-09-26T14:40:00Z" w16du:dateUtc="2026-09-26T18:40:00Z"/>
        </w:rPr>
      </w:pPr>
    </w:p>
    <w:p w14:paraId="749CF692" w14:textId="77777777" w:rsidR="00547A28" w:rsidRDefault="00771A24">
      <w:pPr>
        <w:spacing w:before="180" w:after="40"/>
        <w:rPr>
          <w:del w:id="88" w:author="Comparison" w:date="2026-09-26T14:40:00Z" w16du:dateUtc="2026-09-26T18:40:00Z"/>
        </w:rPr>
      </w:pPr>
      <w:del w:id="89" w:author="Comparison" w:date="2026-09-26T14:40:00Z" w16du:dateUtc="2026-09-26T18:40:00Z">
        <w:r>
          <w:rPr>
            <w:b/>
            <w:bCs/>
            <w:color w:val="0F172A"/>
          </w:rPr>
          <w:delText xml:space="preserve">Comments         </w:delText>
        </w:r>
      </w:del>
    </w:p>
    <w:p w14:paraId="20814DB6" w14:textId="2F40A200" w:rsidR="00547A28" w:rsidRDefault="00771A24">
      <w:pPr>
        <w:spacing w:before="60" w:after="60"/>
        <w:rPr>
          <w:del w:id="90" w:author="Comparison" w:date="2026-09-26T14:40:00Z" w16du:dateUtc="2026-09-26T18:40:00Z"/>
        </w:rPr>
      </w:pPr>
      <w:del w:id="91" w:author="Comparison" w:date="2026-09-26T14:40:00Z" w16du:dateUtc="2026-09-26T18:40:00Z">
        <w:r>
          <w:rPr>
            <w:color w:val="0F172A"/>
          </w:rPr>
          <w:delText xml:space="preserve">Select text and click the floating button on the page edge to         </w:delText>
        </w:r>
        <w:commentRangeStart w:id="92"/>
        <w:r>
          <w:rPr>
            <w:color w:val="0F172A"/>
          </w:rPr>
          <w:delText xml:space="preserve">add a comment anchored to that selection         </w:delText>
        </w:r>
        <w:commentRangeEnd w:id="92"/>
        <w:r>
          <w:rPr>
            <w:rStyle w:val="CommentReference"/>
            <w:color w:val="0F172A"/>
            <w:sz w:val="22"/>
            <w:szCs w:val="22"/>
          </w:rPr>
          <w:commentReference w:id="92"/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5EB00800" w14:textId="4A396600" w:rsidR="00547A28" w:rsidRDefault="00547A28">
      <w:pPr>
        <w:spacing w:before="60"/>
        <w:rPr>
          <w:del w:id="93" w:author="Comparison" w:date="2026-09-26T14:40:00Z" w16du:dateUtc="2026-09-26T18:40:00Z"/>
        </w:rPr>
      </w:pPr>
    </w:p>
    <w:p w14:paraId="73ABDE4F" w14:textId="255A2400" w:rsidR="00547A28" w:rsidRDefault="00771A24">
      <w:pPr>
        <w:spacing w:before="60" w:after="60"/>
        <w:rPr>
          <w:del w:id="94" w:author="Comparison" w:date="2026-09-26T14:40:00Z" w16du:dateUtc="2026-09-26T18:40:00Z"/>
        </w:rPr>
      </w:pPr>
      <w:del w:id="95" w:author="Comparison" w:date="2026-09-26T14:40:00Z" w16du:dateUtc="2026-09-26T18:40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56FD1A00" w14:textId="226DA740" w:rsidR="00547A28" w:rsidRDefault="00547A28">
      <w:pPr>
        <w:spacing w:before="80"/>
        <w:rPr>
          <w:del w:id="96" w:author="Comparison" w:date="2026-09-26T14:40:00Z" w16du:dateUtc="2026-09-26T18:40:00Z"/>
        </w:rPr>
      </w:pPr>
    </w:p>
    <w:p w14:paraId="07D0CE00" w14:textId="0F7CE400" w:rsidR="00547A28" w:rsidRDefault="00771A24">
      <w:pPr>
        <w:spacing w:before="180" w:after="40"/>
        <w:rPr>
          <w:del w:id="97" w:author="Comparison" w:date="2026-09-26T14:40:00Z" w16du:dateUtc="2026-09-26T18:40:00Z"/>
        </w:rPr>
      </w:pPr>
      <w:del w:id="98" w:author="Comparison" w:date="2026-09-26T14:40:00Z" w16du:dateUtc="2026-09-26T18:40:00Z">
        <w:r>
          <w:rPr>
            <w:b/>
            <w:bCs/>
            <w:color w:val="0F172A"/>
          </w:rPr>
          <w:delText xml:space="preserve">Agent-friendly         </w:delText>
        </w:r>
      </w:del>
    </w:p>
    <w:p w14:paraId="1CE416A0" w14:textId="77777777" w:rsidR="00547A28" w:rsidRDefault="00771A24">
      <w:pPr>
        <w:spacing w:before="60" w:after="60"/>
        <w:rPr>
          <w:del w:id="99" w:author="Comparison" w:date="2026-09-26T14:40:00Z" w16du:dateUtc="2026-09-26T18:40:00Z"/>
        </w:rPr>
      </w:pPr>
      <w:del w:id="100" w:author="Comparison" w:date="2026-09-26T14:40:00Z" w16du:dateUtc="2026-09-26T18:40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7922822C" w14:textId="7A256D00" w:rsidR="00547A28" w:rsidRDefault="00547A28">
      <w:pPr>
        <w:spacing w:before="160"/>
        <w:rPr>
          <w:del w:id="101" w:author="Comparison" w:date="2026-09-26T14:40:00Z" w16du:dateUtc="2026-09-26T18:40:00Z"/>
        </w:rPr>
      </w:pPr>
    </w:p>
    <w:p w14:paraId="467B1700" w14:textId="00AE9C00" w:rsidR="00547A28" w:rsidRDefault="00771A24">
      <w:pPr>
        <w:pBdr>
          <w:bottom w:val="single" w:sz="3" w:space="4" w:color="E2E8F0"/>
        </w:pBdr>
        <w:spacing w:before="300" w:after="80"/>
        <w:rPr>
          <w:del w:id="102" w:author="Comparison" w:date="2026-09-26T14:40:00Z" w16du:dateUtc="2026-09-26T18:40:00Z"/>
        </w:rPr>
      </w:pPr>
      <w:del w:id="103" w:author="Comparison" w:date="2026-09-26T14:40:00Z" w16du:dateUtc="2026-09-26T18:40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2A6EFC00" w14:textId="77777777" w:rsidR="00547A28" w:rsidRDefault="00771A24">
      <w:pPr>
        <w:spacing w:before="60" w:after="60"/>
        <w:rPr>
          <w:del w:id="104" w:author="Comparison" w:date="2026-09-26T14:40:00Z" w16du:dateUtc="2026-09-26T18:40:00Z"/>
        </w:rPr>
      </w:pPr>
      <w:del w:id="105" w:author="Comparison" w:date="2026-09-26T14:40:00Z" w16du:dateUtc="2026-09-26T18:40:00Z">
        <w:r>
          <w:rPr>
            <w:color w:val="0F172A"/>
          </w:rPr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72EED800" w14:textId="0C0A6600" w:rsidR="00547A28" w:rsidRDefault="00547A28">
      <w:pPr>
        <w:spacing w:before="60"/>
        <w:rPr>
          <w:del w:id="106" w:author="Comparison" w:date="2026-09-26T14:40:00Z" w16du:dateUtc="2026-09-26T18:40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8A7E99" w14:paraId="353875BD" w14:textId="77777777">
        <w:trPr>
          <w:del w:id="107" w:author="Comparison" w:date="2026-09-26T14:40:00Z" w16du:dateUtc="2026-09-26T18:40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547A28" w:rsidRDefault="00771A24">
            <w:pPr>
              <w:rPr>
                <w:del w:id="108" w:author="Comparison" w:date="2026-09-26T14:40:00Z" w16du:dateUtc="2026-09-26T18:40:00Z"/>
              </w:rPr>
            </w:pPr>
            <w:del w:id="109" w:author="Comparison" w:date="2026-09-26T14:40:00Z" w16du:dateUtc="2026-09-26T18:40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547A28" w:rsidRDefault="00771A24">
            <w:pPr>
              <w:rPr>
                <w:del w:id="110" w:author="Comparison" w:date="2026-09-26T14:40:00Z" w16du:dateUtc="2026-09-26T18:40:00Z"/>
              </w:rPr>
            </w:pPr>
            <w:del w:id="111" w:author="Comparison" w:date="2026-09-26T14:40:00Z" w16du:dateUtc="2026-09-26T18:40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547A28" w:rsidRDefault="00771A24">
            <w:pPr>
              <w:rPr>
                <w:del w:id="112" w:author="Comparison" w:date="2026-09-26T14:40:00Z" w16du:dateUtc="2026-09-26T18:40:00Z"/>
              </w:rPr>
            </w:pPr>
            <w:del w:id="113" w:author="Comparison" w:date="2026-09-26T14:40:00Z" w16du:dateUtc="2026-09-26T18:40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547A28" w:rsidRDefault="00771A24">
            <w:pPr>
              <w:rPr>
                <w:del w:id="114" w:author="Comparison" w:date="2026-09-26T14:40:00Z" w16du:dateUtc="2026-09-26T18:40:00Z"/>
              </w:rPr>
            </w:pPr>
            <w:del w:id="115" w:author="Comparison" w:date="2026-09-26T14:40:00Z" w16du:dateUtc="2026-09-26T18:40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8A7E99" w14:paraId="55DC557E" w14:textId="77777777">
        <w:trPr>
          <w:del w:id="116" w:author="Comparison" w:date="2026-09-26T14:40:00Z" w16du:dateUtc="2026-09-26T18:40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547A28" w:rsidRDefault="00771A24">
            <w:pPr>
              <w:rPr>
                <w:del w:id="117" w:author="Comparison" w:date="2026-09-26T14:40:00Z" w16du:dateUtc="2026-09-26T18:40:00Z"/>
              </w:rPr>
            </w:pPr>
            <w:del w:id="118" w:author="Comparison" w:date="2026-09-26T14:40:00Z" w16du:dateUtc="2026-09-26T18:40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547A28" w:rsidRDefault="00771A24">
            <w:pPr>
              <w:rPr>
                <w:del w:id="119" w:author="Comparison" w:date="2026-09-26T14:40:00Z" w16du:dateUtc="2026-09-26T18:40:00Z"/>
              </w:rPr>
            </w:pPr>
            <w:del w:id="120" w:author="Comparison" w:date="2026-09-26T14:40:00Z" w16du:dateUtc="2026-09-26T18:40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547A28" w:rsidRDefault="00771A24">
            <w:pPr>
              <w:rPr>
                <w:del w:id="121" w:author="Comparison" w:date="2026-09-26T14:40:00Z" w16du:dateUtc="2026-09-26T18:40:00Z"/>
              </w:rPr>
            </w:pPr>
            <w:del w:id="122" w:author="Comparison" w:date="2026-09-26T14:40:00Z" w16du:dateUtc="2026-09-26T18:40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547A28" w:rsidRDefault="00771A24">
            <w:pPr>
              <w:rPr>
                <w:del w:id="123" w:author="Comparison" w:date="2026-09-26T14:40:00Z" w16du:dateUtc="2026-09-26T18:40:00Z"/>
              </w:rPr>
            </w:pPr>
            <w:del w:id="124" w:author="Comparison" w:date="2026-09-26T14:40:00Z" w16du:dateUtc="2026-09-26T18:40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8A7E99" w14:paraId="2E2102B2" w14:textId="77777777">
        <w:trPr>
          <w:del w:id="125" w:author="Comparison" w:date="2026-09-26T14:40:00Z" w16du:dateUtc="2026-09-26T18:40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547A28" w:rsidRDefault="00771A24">
            <w:pPr>
              <w:rPr>
                <w:del w:id="126" w:author="Comparison" w:date="2026-09-26T14:40:00Z" w16du:dateUtc="2026-09-26T18:40:00Z"/>
              </w:rPr>
            </w:pPr>
            <w:del w:id="127" w:author="Comparison" w:date="2026-09-26T14:40:00Z" w16du:dateUtc="2026-09-26T18:40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547A28" w:rsidRDefault="00771A24">
            <w:pPr>
              <w:rPr>
                <w:del w:id="128" w:author="Comparison" w:date="2026-09-26T14:40:00Z" w16du:dateUtc="2026-09-26T18:40:00Z"/>
              </w:rPr>
            </w:pPr>
            <w:del w:id="129" w:author="Comparison" w:date="2026-09-26T14:40:00Z" w16du:dateUtc="2026-09-26T18:40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547A28" w:rsidRDefault="00771A24">
            <w:pPr>
              <w:rPr>
                <w:del w:id="130" w:author="Comparison" w:date="2026-09-26T14:40:00Z" w16du:dateUtc="2026-09-26T18:40:00Z"/>
              </w:rPr>
            </w:pPr>
            <w:del w:id="131" w:author="Comparison" w:date="2026-09-26T14:40:00Z" w16du:dateUtc="2026-09-26T18:40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547A28" w:rsidRDefault="00771A24">
            <w:pPr>
              <w:rPr>
                <w:del w:id="132" w:author="Comparison" w:date="2026-09-26T14:40:00Z" w16du:dateUtc="2026-09-26T18:40:00Z"/>
              </w:rPr>
            </w:pPr>
            <w:del w:id="133" w:author="Comparison" w:date="2026-09-26T14:40:00Z" w16du:dateUtc="2026-09-26T18:40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8A7E99" w14:paraId="6940637E" w14:textId="77777777">
        <w:trPr>
          <w:del w:id="134" w:author="Comparison" w:date="2026-09-26T14:40:00Z" w16du:dateUtc="2026-09-26T18:40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547A28" w:rsidRDefault="00771A24">
            <w:pPr>
              <w:rPr>
                <w:del w:id="135" w:author="Comparison" w:date="2026-09-26T14:40:00Z" w16du:dateUtc="2026-09-26T18:40:00Z"/>
              </w:rPr>
            </w:pPr>
            <w:del w:id="136" w:author="Comparison" w:date="2026-09-26T14:40:00Z" w16du:dateUtc="2026-09-26T18:40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547A28" w:rsidRDefault="00771A24">
            <w:pPr>
              <w:rPr>
                <w:del w:id="137" w:author="Comparison" w:date="2026-09-26T14:40:00Z" w16du:dateUtc="2026-09-26T18:40:00Z"/>
              </w:rPr>
            </w:pPr>
            <w:del w:id="138" w:author="Comparison" w:date="2026-09-26T14:40:00Z" w16du:dateUtc="2026-09-26T18:40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547A28" w:rsidRDefault="00771A24">
            <w:pPr>
              <w:rPr>
                <w:del w:id="139" w:author="Comparison" w:date="2026-09-26T14:40:00Z" w16du:dateUtc="2026-09-26T18:40:00Z"/>
              </w:rPr>
            </w:pPr>
            <w:del w:id="140" w:author="Comparison" w:date="2026-09-26T14:40:00Z" w16du:dateUtc="2026-09-26T18:40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547A28" w:rsidRDefault="00771A24">
            <w:pPr>
              <w:rPr>
                <w:del w:id="141" w:author="Comparison" w:date="2026-09-26T14:40:00Z" w16du:dateUtc="2026-09-26T18:40:00Z"/>
              </w:rPr>
            </w:pPr>
            <w:del w:id="142" w:author="Comparison" w:date="2026-09-26T14:40:00Z" w16du:dateUtc="2026-09-26T18:40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8A7E99" w14:paraId="3A16E8E6" w14:textId="77777777">
        <w:trPr>
          <w:del w:id="143" w:author="Comparison" w:date="2026-09-26T14:40:00Z" w16du:dateUtc="2026-09-26T18:40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547A28" w:rsidRDefault="00771A24">
            <w:pPr>
              <w:rPr>
                <w:del w:id="144" w:author="Comparison" w:date="2026-09-26T14:40:00Z" w16du:dateUtc="2026-09-26T18:40:00Z"/>
              </w:rPr>
            </w:pPr>
            <w:del w:id="145" w:author="Comparison" w:date="2026-09-26T14:40:00Z" w16du:dateUtc="2026-09-26T18:40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547A28" w:rsidRDefault="00771A24">
            <w:pPr>
              <w:rPr>
                <w:del w:id="146" w:author="Comparison" w:date="2026-09-26T14:40:00Z" w16du:dateUtc="2026-09-26T18:40:00Z"/>
              </w:rPr>
            </w:pPr>
            <w:del w:id="147" w:author="Comparison" w:date="2026-09-26T14:40:00Z" w16du:dateUtc="2026-09-26T18:40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547A28" w:rsidRDefault="00771A24">
            <w:pPr>
              <w:rPr>
                <w:del w:id="148" w:author="Comparison" w:date="2026-09-26T14:40:00Z" w16du:dateUtc="2026-09-26T18:40:00Z"/>
              </w:rPr>
            </w:pPr>
            <w:del w:id="149" w:author="Comparison" w:date="2026-09-26T14:40:00Z" w16du:dateUtc="2026-09-26T18:40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547A28" w:rsidRDefault="00771A24">
            <w:pPr>
              <w:rPr>
                <w:del w:id="150" w:author="Comparison" w:date="2026-09-26T14:40:00Z" w16du:dateUtc="2026-09-26T18:40:00Z"/>
              </w:rPr>
            </w:pPr>
            <w:del w:id="151" w:author="Comparison" w:date="2026-09-26T14:40:00Z" w16du:dateUtc="2026-09-26T18:40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8A7E99" w14:paraId="1E6B6B4E" w14:textId="77777777">
        <w:trPr>
          <w:del w:id="152" w:author="Comparison" w:date="2026-09-26T14:40:00Z" w16du:dateUtc="2026-09-26T18:40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547A28" w:rsidRDefault="00771A24">
            <w:pPr>
              <w:rPr>
                <w:del w:id="153" w:author="Comparison" w:date="2026-09-26T14:40:00Z" w16du:dateUtc="2026-09-26T18:40:00Z"/>
              </w:rPr>
            </w:pPr>
            <w:del w:id="154" w:author="Comparison" w:date="2026-09-26T14:40:00Z" w16du:dateUtc="2026-09-26T18:40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547A28" w:rsidRDefault="00771A24">
            <w:pPr>
              <w:rPr>
                <w:del w:id="155" w:author="Comparison" w:date="2026-09-26T14:40:00Z" w16du:dateUtc="2026-09-26T18:40:00Z"/>
              </w:rPr>
            </w:pPr>
            <w:del w:id="156" w:author="Comparison" w:date="2026-09-26T14:40:00Z" w16du:dateUtc="2026-09-26T18:40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547A28" w:rsidRDefault="00771A24">
            <w:pPr>
              <w:rPr>
                <w:del w:id="157" w:author="Comparison" w:date="2026-09-26T14:40:00Z" w16du:dateUtc="2026-09-26T18:40:00Z"/>
              </w:rPr>
            </w:pPr>
            <w:del w:id="158" w:author="Comparison" w:date="2026-09-26T14:40:00Z" w16du:dateUtc="2026-09-26T18:40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547A28" w:rsidRDefault="00771A24">
            <w:pPr>
              <w:rPr>
                <w:del w:id="159" w:author="Comparison" w:date="2026-09-26T14:40:00Z" w16du:dateUtc="2026-09-26T18:40:00Z"/>
              </w:rPr>
            </w:pPr>
            <w:del w:id="160" w:author="Comparison" w:date="2026-09-26T14:40:00Z" w16du:dateUtc="2026-09-26T18:40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8A7E99" w14:paraId="1A826F89" w14:textId="77777777">
        <w:trPr>
          <w:del w:id="161" w:author="Comparison" w:date="2026-09-26T14:40:00Z" w16du:dateUtc="2026-09-26T18:40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547A28" w:rsidRDefault="00771A24">
            <w:pPr>
              <w:rPr>
                <w:del w:id="162" w:author="Comparison" w:date="2026-09-26T14:40:00Z" w16du:dateUtc="2026-09-26T18:40:00Z"/>
              </w:rPr>
            </w:pPr>
            <w:del w:id="163" w:author="Comparison" w:date="2026-09-26T14:40:00Z" w16du:dateUtc="2026-09-26T18:40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547A28" w:rsidRDefault="00771A24">
            <w:pPr>
              <w:rPr>
                <w:del w:id="164" w:author="Comparison" w:date="2026-09-26T14:40:00Z" w16du:dateUtc="2026-09-26T18:40:00Z"/>
              </w:rPr>
            </w:pPr>
            <w:del w:id="165" w:author="Comparison" w:date="2026-09-26T14:40:00Z" w16du:dateUtc="2026-09-26T18:40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547A28" w:rsidRDefault="00771A24">
            <w:pPr>
              <w:rPr>
                <w:del w:id="166" w:author="Comparison" w:date="2026-09-26T14:40:00Z" w16du:dateUtc="2026-09-26T18:40:00Z"/>
              </w:rPr>
            </w:pPr>
            <w:del w:id="167" w:author="Comparison" w:date="2026-09-26T14:40:00Z" w16du:dateUtc="2026-09-26T18:40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547A28" w:rsidRDefault="00771A24">
            <w:pPr>
              <w:rPr>
                <w:del w:id="168" w:author="Comparison" w:date="2026-09-26T14:40:00Z" w16du:dateUtc="2026-09-26T18:40:00Z"/>
              </w:rPr>
            </w:pPr>
            <w:del w:id="169" w:author="Comparison" w:date="2026-09-26T14:40:00Z" w16du:dateUtc="2026-09-26T18:40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8A7E99" w14:paraId="525537E9" w14:textId="77777777">
        <w:trPr>
          <w:del w:id="170" w:author="Comparison" w:date="2026-09-26T14:40:00Z" w16du:dateUtc="2026-09-26T18:40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547A28" w:rsidRDefault="00771A24">
            <w:pPr>
              <w:rPr>
                <w:del w:id="171" w:author="Comparison" w:date="2026-09-26T14:40:00Z" w16du:dateUtc="2026-09-26T18:40:00Z"/>
              </w:rPr>
            </w:pPr>
            <w:del w:id="172" w:author="Comparison" w:date="2026-09-26T14:40:00Z" w16du:dateUtc="2026-09-26T18:40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547A28" w:rsidRDefault="00771A24">
            <w:pPr>
              <w:rPr>
                <w:del w:id="173" w:author="Comparison" w:date="2026-09-26T14:40:00Z" w16du:dateUtc="2026-09-26T18:40:00Z"/>
              </w:rPr>
            </w:pPr>
            <w:del w:id="174" w:author="Comparison" w:date="2026-09-26T14:40:00Z" w16du:dateUtc="2026-09-26T18:40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547A28" w:rsidRDefault="00771A24">
            <w:pPr>
              <w:rPr>
                <w:del w:id="175" w:author="Comparison" w:date="2026-09-26T14:40:00Z" w16du:dateUtc="2026-09-26T18:40:00Z"/>
              </w:rPr>
            </w:pPr>
            <w:del w:id="176" w:author="Comparison" w:date="2026-09-26T14:40:00Z" w16du:dateUtc="2026-09-26T18:40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547A28" w:rsidRDefault="00771A24">
            <w:pPr>
              <w:rPr>
                <w:del w:id="177" w:author="Comparison" w:date="2026-09-26T14:40:00Z" w16du:dateUtc="2026-09-26T18:40:00Z"/>
              </w:rPr>
            </w:pPr>
            <w:del w:id="178" w:author="Comparison" w:date="2026-09-26T14:40:00Z" w16du:dateUtc="2026-09-26T18:40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4C32CC00" w14:textId="77777777" w:rsidR="00547A28" w:rsidRDefault="00547A28">
      <w:pPr>
        <w:spacing w:before="80"/>
        <w:rPr>
          <w:del w:id="179" w:author="Comparison" w:date="2026-09-26T14:40:00Z" w16du:dateUtc="2026-09-26T18:40:00Z"/>
        </w:rPr>
      </w:pPr>
    </w:p>
    <w:p w14:paraId="460BB7FA" w14:textId="77777777" w:rsidR="00547A28" w:rsidRDefault="00771A24">
      <w:pPr>
        <w:rPr>
          <w:del w:id="180" w:author="Comparison" w:date="2026-09-26T14:40:00Z" w16du:dateUtc="2026-09-26T18:40:00Z"/>
        </w:rPr>
      </w:pPr>
      <w:del w:id="181" w:author="Comparison" w:date="2026-09-26T14:40:00Z" w16du:dateUtc="2026-09-26T18:40:00Z">
        <w:r>
          <w:br w:type="page"/>
        </w:r>
      </w:del>
    </w:p>
    <w:p w14:paraId="219D9206" w14:textId="7D8B6000" w:rsidR="00547A28" w:rsidRDefault="00771A24">
      <w:pPr>
        <w:spacing w:before="180" w:after="40"/>
        <w:rPr>
          <w:del w:id="182" w:author="Comparison" w:date="2026-09-26T14:40:00Z" w16du:dateUtc="2026-09-26T18:40:00Z"/>
        </w:rPr>
      </w:pPr>
      <w:del w:id="183" w:author="Comparison" w:date="2026-09-26T14:40:00Z" w16du:dateUtc="2026-09-26T18:40:00Z">
        <w:r>
          <w:rPr>
            <w:b/>
            <w:bCs/>
            <w:color w:val="0F172A"/>
          </w:rPr>
          <w:delText xml:space="preserve">Ref methods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2CACCBD9" w14:textId="77777777">
        <w:trPr>
          <w:del w:id="184" w:author="Comparison" w:date="2026-09-26T14:40:00Z" w16du:dateUtc="2026-09-26T18:40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547A28" w:rsidRDefault="00771A24">
            <w:pPr>
              <w:rPr>
                <w:del w:id="185" w:author="Comparison" w:date="2026-09-26T14:40:00Z" w16du:dateUtc="2026-09-26T18:40:00Z"/>
              </w:rPr>
            </w:pPr>
            <w:del w:id="186" w:author="Comparison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3119BBAD" w14:textId="77777777" w:rsidR="00547A28" w:rsidRDefault="00547A28">
            <w:pPr>
              <w:rPr>
                <w:del w:id="187" w:author="Comparison" w:date="2026-09-26T14:40:00Z" w16du:dateUtc="2026-09-26T18:40:00Z"/>
              </w:rPr>
            </w:pPr>
          </w:p>
          <w:p w14:paraId="31FF7C43" w14:textId="7641B600" w:rsidR="00547A28" w:rsidRDefault="00771A24">
            <w:pPr>
              <w:rPr>
                <w:del w:id="188" w:author="Comparison" w:date="2026-09-26T14:40:00Z" w16du:dateUtc="2026-09-26T18:40:00Z"/>
              </w:rPr>
            </w:pPr>
            <w:del w:id="189" w:author="Comparison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093EFC14" w14:textId="4C570E00" w:rsidR="00547A28" w:rsidRDefault="00771A24">
            <w:pPr>
              <w:rPr>
                <w:del w:id="190" w:author="Comparison" w:date="2026-09-26T14:40:00Z" w16du:dateUtc="2026-09-26T18:40:00Z"/>
              </w:rPr>
            </w:pPr>
            <w:del w:id="191" w:author="Comparison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0A98A965" w14:textId="77777777" w:rsidR="00547A28" w:rsidRDefault="00771A24">
            <w:pPr>
              <w:rPr>
                <w:del w:id="192" w:author="Comparison" w:date="2026-09-26T14:40:00Z" w16du:dateUtc="2026-09-26T18:40:00Z"/>
              </w:rPr>
            </w:pPr>
            <w:del w:id="193" w:author="Comparison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7D7E86FD" w14:textId="2F654B00" w:rsidR="00547A28" w:rsidRDefault="00771A24">
            <w:pPr>
              <w:rPr>
                <w:del w:id="194" w:author="Comparison" w:date="2026-09-26T14:40:00Z" w16du:dateUtc="2026-09-26T18:40:00Z"/>
              </w:rPr>
            </w:pPr>
            <w:del w:id="195" w:author="Comparison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05CB9400" w14:textId="01667E00" w:rsidR="00547A28" w:rsidRDefault="00771A24">
            <w:pPr>
              <w:rPr>
                <w:del w:id="196" w:author="Comparison" w:date="2026-09-26T14:40:00Z" w16du:dateUtc="2026-09-26T18:40:00Z"/>
              </w:rPr>
            </w:pPr>
            <w:del w:id="197" w:author="Comparison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0E79FEF4" w14:textId="77777777" w:rsidR="00547A28" w:rsidRDefault="00547A28">
      <w:pPr>
        <w:spacing w:before="160"/>
        <w:rPr>
          <w:del w:id="198" w:author="Comparison" w:date="2026-09-26T14:40:00Z" w16du:dateUtc="2026-09-26T18:40:00Z"/>
        </w:rPr>
      </w:pPr>
    </w:p>
    <w:p w14:paraId="3F190000" w14:textId="5C749680" w:rsidR="00547A28" w:rsidRDefault="00771A24">
      <w:pPr>
        <w:pBdr>
          <w:bottom w:val="single" w:sz="3" w:space="4" w:color="E2E8F0"/>
        </w:pBdr>
        <w:spacing w:before="300" w:after="80"/>
        <w:rPr>
          <w:del w:id="199" w:author="Comparison" w:date="2026-09-26T14:40:00Z" w16du:dateUtc="2026-09-26T18:40:00Z"/>
        </w:rPr>
      </w:pPr>
      <w:del w:id="200" w:author="Comparison" w:date="2026-09-26T14:40:00Z" w16du:dateUtc="2026-09-26T18:40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63DEC521" w14:textId="5084D000" w:rsidR="00547A28" w:rsidRDefault="00771A24">
      <w:pPr>
        <w:spacing w:before="60" w:after="60"/>
        <w:rPr>
          <w:del w:id="201" w:author="Comparison" w:date="2026-09-26T14:40:00Z" w16du:dateUtc="2026-09-26T18:40:00Z"/>
        </w:rPr>
      </w:pPr>
      <w:del w:id="202" w:author="Comparison" w:date="2026-09-26T14:40:00Z" w16du:dateUtc="2026-09-26T18:40:00Z">
        <w:r>
          <w:rPr>
            <w:color w:val="0F172A"/>
          </w:rPr>
          <w:delText xml:space="preserve">Read         </w:delText>
        </w:r>
        <w:r w:rsidR="00547A28">
          <w:fldChar w:fldCharType="begin"/>
        </w:r>
        <w:r w:rsidR="00547A28">
          <w:delInstrText>HYPERLINK "https://github.com/eigenpal/docx-editor/blob/main/docs/PLUGINS.md" \h</w:delInstrText>
        </w:r>
        <w:r w:rsidR="00547A28">
          <w:fldChar w:fldCharType="separate"/>
        </w:r>
        <w:r w:rsidR="00547A28"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 w:rsidR="00547A28"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184BDDEC" w14:textId="24089F00" w:rsidR="00547A28" w:rsidRDefault="00547A28">
      <w:pPr>
        <w:spacing w:before="60"/>
        <w:rPr>
          <w:del w:id="203" w:author="Comparison" w:date="2026-09-26T14:40:00Z" w16du:dateUtc="2026-09-26T18:40:00Z"/>
        </w:rPr>
      </w:pPr>
    </w:p>
    <w:p w14:paraId="5D0DEE00" w14:textId="77777777" w:rsidR="00547A28" w:rsidRDefault="00771A24">
      <w:pPr>
        <w:spacing w:before="180" w:after="40"/>
        <w:rPr>
          <w:del w:id="204" w:author="Comparison" w:date="2026-09-26T14:40:00Z" w16du:dateUtc="2026-09-26T18:40:00Z"/>
        </w:rPr>
      </w:pPr>
      <w:del w:id="205" w:author="Comparison" w:date="2026-09-26T14:40:00Z" w16du:dateUtc="2026-09-26T18:40:00Z">
        <w:r>
          <w:rPr>
            <w:b/>
            <w:bCs/>
            <w:color w:val="0F172A"/>
          </w:rPr>
          <w:delText xml:space="preserve">Ground rules         </w:delText>
        </w:r>
      </w:del>
    </w:p>
    <w:p w14:paraId="55958B5C" w14:textId="68145E00" w:rsidR="00547A28" w:rsidRDefault="00771A24">
      <w:pPr>
        <w:pStyle w:val="ListParagraph"/>
        <w:numPr>
          <w:ilvl w:val="0"/>
          <w:numId w:val="2"/>
        </w:numPr>
        <w:spacing w:before="40" w:after="40"/>
        <w:rPr>
          <w:del w:id="206" w:author="Comparison" w:date="2026-09-26T14:40:00Z" w16du:dateUtc="2026-09-26T18:40:00Z"/>
        </w:rPr>
      </w:pPr>
      <w:del w:id="207" w:author="Comparison" w:date="2026-09-26T14:40:00Z" w16du:dateUtc="2026-09-26T18:40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07FC7A00" w14:textId="3FE09E80" w:rsidR="00547A28" w:rsidRDefault="00771A24">
      <w:pPr>
        <w:pStyle w:val="ListParagraph"/>
        <w:numPr>
          <w:ilvl w:val="0"/>
          <w:numId w:val="2"/>
        </w:numPr>
        <w:spacing w:before="40" w:after="40"/>
        <w:rPr>
          <w:del w:id="208" w:author="Comparison" w:date="2026-09-26T14:40:00Z" w16du:dateUtc="2026-09-26T18:40:00Z"/>
        </w:rPr>
      </w:pPr>
      <w:del w:id="209" w:author="Comparison" w:date="2026-09-26T14:40:00Z" w16du:dateUtc="2026-09-26T18:40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3A0C6CF0" w14:textId="6C1C1797" w:rsidR="00547A28" w:rsidRDefault="00771A24">
      <w:pPr>
        <w:pStyle w:val="ListParagraph"/>
        <w:numPr>
          <w:ilvl w:val="0"/>
          <w:numId w:val="2"/>
        </w:numPr>
        <w:spacing w:before="40" w:after="40"/>
        <w:rPr>
          <w:del w:id="210" w:author="Comparison" w:date="2026-09-26T14:40:00Z" w16du:dateUtc="2026-09-26T18:40:00Z"/>
        </w:rPr>
      </w:pPr>
      <w:del w:id="211" w:author="Comparison" w:date="2026-09-26T14:40:00Z" w16du:dateUtc="2026-09-26T18:40:00Z">
        <w:r>
          <w:rPr>
            <w:color w:val="0F172A"/>
          </w:rPr>
          <w:delText xml:space="preserve">Avoid intermediate HTML serialisation where possible.           </w:delText>
        </w:r>
      </w:del>
    </w:p>
    <w:p w14:paraId="5C297367" w14:textId="77777777" w:rsidR="00547A28" w:rsidRDefault="00771A24">
      <w:pPr>
        <w:pStyle w:val="ListParagraph"/>
        <w:numPr>
          <w:ilvl w:val="0"/>
          <w:numId w:val="2"/>
        </w:numPr>
        <w:spacing w:before="40" w:after="40"/>
        <w:rPr>
          <w:del w:id="212" w:author="Comparison" w:date="2026-09-26T14:40:00Z" w16du:dateUtc="2026-09-26T18:40:00Z"/>
        </w:rPr>
      </w:pPr>
      <w:del w:id="213" w:author="Comparison" w:date="2026-09-26T14:40:00Z" w16du:dateUtc="2026-09-26T18:40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67947E03" w14:textId="10AA3000" w:rsidR="00547A28" w:rsidRDefault="00547A28">
      <w:pPr>
        <w:spacing w:before="80"/>
        <w:rPr>
          <w:del w:id="214" w:author="Comparison" w:date="2026-09-26T14:40:00Z" w16du:dateUtc="2026-09-26T18:40:00Z"/>
        </w:rPr>
      </w:pPr>
    </w:p>
    <w:p w14:paraId="7AB6E680" w14:textId="77777777" w:rsidR="00547A28" w:rsidRDefault="00771A24">
      <w:pPr>
        <w:spacing w:before="180" w:after="40"/>
        <w:rPr>
          <w:del w:id="215" w:author="Comparison" w:date="2026-09-26T14:40:00Z" w16du:dateUtc="2026-09-26T18:40:00Z"/>
        </w:rPr>
      </w:pPr>
      <w:del w:id="216" w:author="Comparison" w:date="2026-09-26T14:40:00Z" w16du:dateUtc="2026-09-26T18:40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4C6037DC" w14:textId="77777777">
        <w:trPr>
          <w:del w:id="217" w:author="Comparison" w:date="2026-09-26T14:40:00Z" w16du:dateUtc="2026-09-26T18:40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547A28" w:rsidRDefault="00771A24">
            <w:pPr>
              <w:rPr>
                <w:del w:id="218" w:author="Comparison" w:date="2026-09-26T14:40:00Z" w16du:dateUtc="2026-09-26T18:40:00Z"/>
              </w:rPr>
            </w:pPr>
            <w:del w:id="219" w:author="Comparison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60D6F200" w14:textId="77777777" w:rsidR="00547A28" w:rsidRDefault="00771A24">
            <w:pPr>
              <w:rPr>
                <w:del w:id="220" w:author="Comparison" w:date="2026-09-26T14:40:00Z" w16du:dateUtc="2026-09-26T18:40:00Z"/>
              </w:rPr>
            </w:pPr>
            <w:del w:id="221" w:author="Comparison" w:date="2026-09-26T14:40:00Z" w16du:dateUtc="2026-09-26T18:40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2BA3A620" w14:textId="689A8600" w:rsidR="00547A28" w:rsidRDefault="00547A28">
      <w:pPr>
        <w:spacing w:before="200"/>
        <w:rPr>
          <w:del w:id="222" w:author="Comparison" w:date="2026-09-26T14:40:00Z" w16du:dateUtc="2026-09-26T18:40:00Z"/>
        </w:rPr>
      </w:pPr>
    </w:p>
    <w:p w14:paraId="6D436C00" w14:textId="6FF0F000" w:rsidR="00547A28" w:rsidRDefault="00771A24">
      <w:pPr>
        <w:pBdr>
          <w:bottom w:val="single" w:sz="3" w:space="4" w:color="E2E8F0"/>
        </w:pBdr>
        <w:spacing w:before="300" w:after="80"/>
        <w:rPr>
          <w:del w:id="223" w:author="Comparison" w:date="2026-09-26T14:40:00Z" w16du:dateUtc="2026-09-26T18:40:00Z"/>
        </w:rPr>
      </w:pPr>
      <w:del w:id="224" w:author="Comparison" w:date="2026-09-26T14:40:00Z" w16du:dateUtc="2026-09-26T18:40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78A32269" w14:textId="77777777" w:rsidR="00547A28" w:rsidRDefault="00547A28">
      <w:pPr>
        <w:spacing w:before="60"/>
        <w:rPr>
          <w:del w:id="225" w:author="Comparison" w:date="2026-09-26T14:40:00Z" w16du:dateUtc="2026-09-26T18:40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47A28" w14:paraId="612FA903" w14:textId="77777777">
        <w:trPr>
          <w:del w:id="226" w:author="Comparison" w:date="2026-09-26T14:40:00Z" w16du:dateUtc="2026-09-26T18:40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547A28" w:rsidRDefault="00771A24">
            <w:pPr>
              <w:spacing w:after="8"/>
              <w:rPr>
                <w:del w:id="227" w:author="Comparison" w:date="2026-09-26T14:40:00Z" w16du:dateUtc="2026-09-26T18:40:00Z"/>
              </w:rPr>
            </w:pPr>
            <w:del w:id="228" w:author="Comparison" w:date="2026-09-26T14:40:00Z" w16du:dateUtc="2026-09-26T18:40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EigenPal               </w:delText>
              </w:r>
            </w:del>
          </w:p>
          <w:p w14:paraId="4F81C000" w14:textId="10DD3300" w:rsidR="00547A28" w:rsidRDefault="00771A24">
            <w:pPr>
              <w:spacing w:after="320"/>
              <w:rPr>
                <w:del w:id="229" w:author="Comparison" w:date="2026-09-26T14:40:00Z" w16du:dateUtc="2026-09-26T18:40:00Z"/>
              </w:rPr>
            </w:pPr>
            <w:del w:id="230" w:author="Comparison" w:date="2026-09-26T14:40:00Z" w16du:dateUtc="2026-09-26T18:40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574FD3C0" w14:textId="77777777" w:rsidR="00547A28" w:rsidRDefault="00547A28">
            <w:pPr>
              <w:pBdr>
                <w:bottom w:val="single" w:sz="3" w:space="1" w:color="E2E8F0"/>
              </w:pBdr>
              <w:spacing w:after="60"/>
              <w:rPr>
                <w:del w:id="231" w:author="Comparison" w:date="2026-09-26T14:40:00Z" w16du:dateUtc="2026-09-26T18:40:00Z"/>
              </w:rPr>
            </w:pPr>
          </w:p>
          <w:p w14:paraId="739E1328" w14:textId="77777777" w:rsidR="00547A28" w:rsidRDefault="00771A24">
            <w:pPr>
              <w:rPr>
                <w:del w:id="232" w:author="Comparison" w:date="2026-09-26T14:40:00Z" w16du:dateUtc="2026-09-26T18:40:00Z"/>
              </w:rPr>
            </w:pPr>
            <w:del w:id="233" w:author="Comparison" w:date="2026-09-26T14:40:00Z" w16du:dateUtc="2026-09-26T18:40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547A28" w:rsidRDefault="00771A24">
            <w:pPr>
              <w:spacing w:after="8"/>
              <w:rPr>
                <w:del w:id="234" w:author="Comparison" w:date="2026-09-26T14:40:00Z" w16du:dateUtc="2026-09-26T18:40:00Z"/>
              </w:rPr>
            </w:pPr>
            <w:del w:id="235" w:author="Comparison" w:date="2026-09-26T14:40:00Z" w16du:dateUtc="2026-09-26T18:40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4DB16C97" w14:textId="23392000" w:rsidR="00547A28" w:rsidRDefault="00771A24">
            <w:pPr>
              <w:spacing w:after="320"/>
              <w:rPr>
                <w:del w:id="236" w:author="Comparison" w:date="2026-09-26T14:40:00Z" w16du:dateUtc="2026-09-26T18:40:00Z"/>
              </w:rPr>
            </w:pPr>
            <w:del w:id="237" w:author="Comparison" w:date="2026-09-26T14:40:00Z" w16du:dateUtc="2026-09-26T18:40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7B105400" w14:textId="77777777" w:rsidR="00547A28" w:rsidRDefault="00547A28">
            <w:pPr>
              <w:pBdr>
                <w:bottom w:val="single" w:sz="3" w:space="1" w:color="E2E8F0"/>
              </w:pBdr>
              <w:spacing w:after="60"/>
              <w:rPr>
                <w:del w:id="238" w:author="Comparison" w:date="2026-09-26T14:40:00Z" w16du:dateUtc="2026-09-26T18:40:00Z"/>
              </w:rPr>
            </w:pPr>
          </w:p>
          <w:p w14:paraId="09E07E00" w14:textId="72F92000" w:rsidR="00547A28" w:rsidRDefault="00771A24">
            <w:pPr>
              <w:rPr>
                <w:del w:id="239" w:author="Comparison" w:date="2026-09-26T14:40:00Z" w16du:dateUtc="2026-09-26T18:40:00Z"/>
              </w:rPr>
            </w:pPr>
            <w:del w:id="240" w:author="Comparison" w:date="2026-09-26T14:40:00Z" w16du:dateUtc="2026-09-26T18:40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6ECD12CA" w14:textId="77777777" w:rsidR="00B90B26" w:rsidRDefault="00B90B26"/>
    <w:sectPr w:rsidR="00B90B2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0"/>
      <w:sectPrChange w:id="245" w:author="Comparison" w:date="2026-09-26T14:40:00Z" w16du:dateUtc="2026-09-26T18:40:00Z">
        <w:sectPr w:rsidR="00B90B26">
          <w:pgMar w:top="1300" w:right="1440" w:bottom="1300" w:left="1440" w:header="708" w:footer="708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92" w:author="User" w:date="2026-03-05T19:41:00Z" w:initials="">
    <w:p w14:paraId="456E2E6B" w14:textId="77777777" w:rsidR="00547A28" w:rsidRDefault="00771A24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A3DFCB" w14:textId="77777777" w:rsidR="00771A24" w:rsidRDefault="00771A24" w:rsidP="005C0369">
      <w:pPr>
        <w:pPrChange w:id="2" w:author="Comparison" w:date="2026-09-26T14:40:00Z" w16du:dateUtc="2026-09-26T18:40:00Z">
          <w:pPr/>
        </w:pPrChange>
      </w:pPr>
      <w:r>
        <w:separator/>
      </w:r>
    </w:p>
  </w:endnote>
  <w:endnote w:type="continuationSeparator" w:id="0">
    <w:p w14:paraId="27573B43" w14:textId="77777777" w:rsidR="00771A24" w:rsidRDefault="00771A24" w:rsidP="005C0369">
      <w:pPr>
        <w:pPrChange w:id="3" w:author="Comparison" w:date="2026-09-26T14:40:00Z" w16du:dateUtc="2026-09-26T18:40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A09BF1" w14:textId="77777777" w:rsidR="00547A28" w:rsidRDefault="00771A24">
    <w:pPr>
      <w:pStyle w:val="ListParagraph"/>
      <w:pPrChange w:id="243" w:author="Comparison" w:date="2026-09-26T14:40:00Z" w16du:dateUtc="2026-09-26T18:40:00Z">
        <w:pPr>
          <w:pBdr>
            <w:top w:val="single" w:sz="2" w:space="1" w:color="E2E8F0"/>
          </w:pBdr>
          <w:spacing w:before="80"/>
          <w:jc w:val="center"/>
        </w:pPr>
      </w:pPrChange>
    </w:pPr>
    <w:del w:id="244" w:author="Comparison" w:date="2026-09-26T14:40:00Z" w16du:dateUtc="2026-09-26T18:40:00Z">
      <w:r>
        <w:rPr>
          <w:color w:val="64748B"/>
          <w:sz w:val="20"/>
          <w:szCs w:val="20"/>
        </w:rPr>
        <w:delText xml:space="preserve">Page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of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·       </w:delText>
      </w:r>
      <w:r w:rsidR="00547A28">
        <w:fldChar w:fldCharType="begin"/>
      </w:r>
      <w:r w:rsidR="00547A28">
        <w:delInstrText>HYPERLINK \h</w:delInstrText>
      </w:r>
      <w:r w:rsidR="00547A28">
        <w:fldChar w:fldCharType="separate"/>
      </w:r>
      <w:r w:rsidR="00547A28">
        <w:rPr>
          <w:color w:val="64748B"/>
          <w:sz w:val="20"/>
          <w:szCs w:val="20"/>
        </w:rPr>
        <w:delText xml:space="preserve">eigenpal.com         </w:delText>
      </w:r>
      <w:r w:rsidR="00547A28"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27EA35" w14:textId="77777777" w:rsidR="00771A24" w:rsidRDefault="00771A24" w:rsidP="005C0369">
      <w:pPr>
        <w:pPrChange w:id="0" w:author="Comparison" w:date="2026-09-26T14:40:00Z" w16du:dateUtc="2026-09-26T18:40:00Z">
          <w:pPr/>
        </w:pPrChange>
      </w:pPr>
      <w:r>
        <w:separator/>
      </w:r>
    </w:p>
  </w:footnote>
  <w:footnote w:type="continuationSeparator" w:id="0">
    <w:p w14:paraId="53AE9EE1" w14:textId="77777777" w:rsidR="00771A24" w:rsidRDefault="00771A24" w:rsidP="005C0369">
      <w:pPr>
        <w:pPrChange w:id="1" w:author="Comparison" w:date="2026-09-26T14:40:00Z" w16du:dateUtc="2026-09-26T18:40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CA68E1" w14:textId="77777777" w:rsidR="00547A28" w:rsidRDefault="00771A24">
    <w:pPr>
      <w:pPrChange w:id="241" w:author="Comparison" w:date="2026-09-26T14:40:00Z" w16du:dateUtc="2026-09-26T18:40:00Z">
        <w:pPr>
          <w:pBdr>
            <w:bottom w:val="single" w:sz="2" w:space="1" w:color="E2E8F0"/>
          </w:pBdr>
          <w:jc w:val="center"/>
        </w:pPr>
      </w:pPrChange>
    </w:pPr>
    <w:del w:id="242" w:author="Comparison" w:date="2026-09-26T14:40:00Z" w16du:dateUtc="2026-09-26T18:40:00Z">
      <w:r>
        <w:rPr>
          <w:color w:val="64748B"/>
          <w:sz w:val="20"/>
          <w:szCs w:val="20"/>
        </w:rPr>
        <w:delText xml:space="preserve">Docx Editor: Project Charter &amp; Contributor Agreement       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06B26"/>
    <w:multiLevelType w:val="hybridMultilevel"/>
    <w:tmpl w:val="DDE8B812"/>
    <w:lvl w:ilvl="0" w:tplc="25A490FC">
      <w:start w:val="1"/>
      <w:numFmt w:val="bullet"/>
      <w:lvlText w:val="–"/>
      <w:lvlJc w:val="left"/>
      <w:pPr>
        <w:ind w:left="640" w:hanging="320"/>
      </w:pPr>
    </w:lvl>
    <w:lvl w:ilvl="1" w:tplc="837C9170">
      <w:numFmt w:val="decimal"/>
      <w:lvlText w:val=""/>
      <w:lvlJc w:val="left"/>
    </w:lvl>
    <w:lvl w:ilvl="2" w:tplc="1F4C11A0">
      <w:numFmt w:val="decimal"/>
      <w:lvlText w:val=""/>
      <w:lvlJc w:val="left"/>
    </w:lvl>
    <w:lvl w:ilvl="3" w:tplc="9D08B5FE">
      <w:numFmt w:val="decimal"/>
      <w:lvlText w:val=""/>
      <w:lvlJc w:val="left"/>
    </w:lvl>
    <w:lvl w:ilvl="4" w:tplc="4ADC650E">
      <w:numFmt w:val="decimal"/>
      <w:lvlText w:val=""/>
      <w:lvlJc w:val="left"/>
    </w:lvl>
    <w:lvl w:ilvl="5" w:tplc="641ABCCE">
      <w:numFmt w:val="decimal"/>
      <w:lvlText w:val=""/>
      <w:lvlJc w:val="left"/>
    </w:lvl>
    <w:lvl w:ilvl="6" w:tplc="DD442880">
      <w:numFmt w:val="decimal"/>
      <w:lvlText w:val=""/>
      <w:lvlJc w:val="left"/>
    </w:lvl>
    <w:lvl w:ilvl="7" w:tplc="1F1A8114">
      <w:numFmt w:val="decimal"/>
      <w:lvlText w:val=""/>
      <w:lvlJc w:val="left"/>
    </w:lvl>
    <w:lvl w:ilvl="8" w:tplc="5F42CBC8">
      <w:numFmt w:val="decimal"/>
      <w:lvlText w:val=""/>
      <w:lvlJc w:val="left"/>
    </w:lvl>
  </w:abstractNum>
  <w:abstractNum w:abstractNumId="1" w15:restartNumberingAfterBreak="0">
    <w:nsid w:val="197C71D8"/>
    <w:multiLevelType w:val="hybridMultilevel"/>
    <w:tmpl w:val="C9EAB158"/>
    <w:lvl w:ilvl="0" w:tplc="08086484">
      <w:start w:val="1"/>
      <w:numFmt w:val="bullet"/>
      <w:lvlText w:val="●"/>
      <w:lvlJc w:val="left"/>
      <w:pPr>
        <w:ind w:left="720" w:hanging="360"/>
      </w:pPr>
    </w:lvl>
    <w:lvl w:ilvl="1" w:tplc="8014DD0A">
      <w:start w:val="1"/>
      <w:numFmt w:val="bullet"/>
      <w:lvlText w:val="○"/>
      <w:lvlJc w:val="left"/>
      <w:pPr>
        <w:ind w:left="1440" w:hanging="360"/>
      </w:pPr>
    </w:lvl>
    <w:lvl w:ilvl="2" w:tplc="5F281E66">
      <w:start w:val="1"/>
      <w:numFmt w:val="bullet"/>
      <w:lvlText w:val="■"/>
      <w:lvlJc w:val="left"/>
      <w:pPr>
        <w:ind w:left="2160" w:hanging="360"/>
      </w:pPr>
    </w:lvl>
    <w:lvl w:ilvl="3" w:tplc="73E0CB06">
      <w:start w:val="1"/>
      <w:numFmt w:val="bullet"/>
      <w:lvlText w:val="●"/>
      <w:lvlJc w:val="left"/>
      <w:pPr>
        <w:ind w:left="2880" w:hanging="360"/>
      </w:pPr>
    </w:lvl>
    <w:lvl w:ilvl="4" w:tplc="42E499B6">
      <w:start w:val="1"/>
      <w:numFmt w:val="bullet"/>
      <w:lvlText w:val="○"/>
      <w:lvlJc w:val="left"/>
      <w:pPr>
        <w:ind w:left="3600" w:hanging="360"/>
      </w:pPr>
    </w:lvl>
    <w:lvl w:ilvl="5" w:tplc="450C67BC">
      <w:start w:val="1"/>
      <w:numFmt w:val="bullet"/>
      <w:lvlText w:val="■"/>
      <w:lvlJc w:val="left"/>
      <w:pPr>
        <w:ind w:left="4320" w:hanging="360"/>
      </w:pPr>
    </w:lvl>
    <w:lvl w:ilvl="6" w:tplc="0DC6B620">
      <w:start w:val="1"/>
      <w:numFmt w:val="bullet"/>
      <w:lvlText w:val="●"/>
      <w:lvlJc w:val="left"/>
      <w:pPr>
        <w:ind w:left="5040" w:hanging="360"/>
      </w:pPr>
    </w:lvl>
    <w:lvl w:ilvl="7" w:tplc="66D67D14">
      <w:start w:val="1"/>
      <w:numFmt w:val="bullet"/>
      <w:lvlText w:val="●"/>
      <w:lvlJc w:val="left"/>
      <w:pPr>
        <w:ind w:left="5760" w:hanging="360"/>
      </w:pPr>
    </w:lvl>
    <w:lvl w:ilvl="8" w:tplc="CC128228">
      <w:start w:val="1"/>
      <w:numFmt w:val="bullet"/>
      <w:lvlText w:val="●"/>
      <w:lvlJc w:val="left"/>
      <w:pPr>
        <w:ind w:left="6480" w:hanging="360"/>
      </w:pPr>
    </w:lvl>
  </w:abstractNum>
  <w:num w:numId="1" w16cid:durableId="1108429792">
    <w:abstractNumId w:val="1"/>
    <w:lvlOverride w:ilvl="0">
      <w:startOverride w:val="1"/>
    </w:lvlOverride>
  </w:num>
  <w:num w:numId="2" w16cid:durableId="6949608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A28"/>
    <w:rsid w:val="00082E9F"/>
    <w:rsid w:val="005017B3"/>
    <w:rsid w:val="00547A28"/>
    <w:rsid w:val="005C0369"/>
    <w:rsid w:val="006C3EDA"/>
    <w:rsid w:val="00702B33"/>
    <w:rsid w:val="00771A24"/>
    <w:rsid w:val="008A7E99"/>
    <w:rsid w:val="00B90B26"/>
    <w:rsid w:val="00D4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C65AEBE-A60F-5140-B919-878F3B3E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814</Words>
  <Characters>4644</Characters>
  <Application>Microsoft Office Word</Application>
  <DocSecurity>0</DocSecurity>
  <Lines>38</Lines>
  <Paragraphs>10</Paragraphs>
  <ScaleCrop>false</ScaleCrop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2026-05-14T01:06:00Z</dcterms:created>
  <dcterms:modified xsi:type="dcterms:W3CDTF">2026-09-26T18:40:00Z</dcterms:modified>
</cp:coreProperties>
</file>