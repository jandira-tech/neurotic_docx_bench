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FDFC1B" w14:textId="77777777" w:rsidR="00047E68" w:rsidRDefault="00047E68">
      <w:pPr>
        <w:rPr>
          <w:i/>
          <w:highlight w:val="yellow"/>
          <w:rPrChange w:id="0" w:author="Arthur Souza Rodrigues" w:date="2026-09-26T14:53:00Z" w16du:dateUtc="2026-09-26T18:53:00Z">
            <w:rPr/>
          </w:rPrChange>
        </w:rPr>
      </w:pPr>
      <w:r>
        <w:rPr>
          <w:i/>
          <w:highlight w:val="yellow"/>
          <w:rPrChange w:id="1" w:author="Arthur Souza Rodrigues" w:date="2026-09-26T14:53:00Z" w16du:dateUtc="2026-09-26T18:53:00Z">
            <w:rPr/>
          </w:rPrChange>
        </w:rPr>
        <w:t>file_</w:t>
      </w:r>
      <w:ins w:id="2" w:author="Arthur Souza Rodrigues" w:date="2026-09-26T14:53:00Z" w16du:dateUtc="2026-09-26T18:53:00Z">
        <w:r w:rsidR="0095231D">
          <w:rPr>
            <w:i/>
            <w:iCs/>
            <w:highlight w:val="yellow"/>
          </w:rPr>
          <w:t>123</w:t>
        </w:r>
      </w:ins>
      <w:del w:id="3" w:author="Arthur Souza Rodrigues" w:date="2026-09-26T14:53:00Z" w16du:dateUtc="2026-09-26T18:53:00Z">
        <w:r>
          <w:delText>122</w:delText>
        </w:r>
      </w:del>
      <w:r>
        <w:rPr>
          <w:i/>
          <w:highlight w:val="yellow"/>
          <w:rPrChange w:id="4" w:author="Arthur Souza Rodrigues" w:date="2026-09-26T14:53:00Z" w16du:dateUtc="2026-09-26T18:53:00Z">
            <w:rPr/>
          </w:rPrChange>
        </w:rPr>
        <w:t>.docx</w:t>
      </w:r>
    </w:p>
    <w:p w14:paraId="7BB3A7B6" w14:textId="4B487003" w:rsidR="006749C7" w:rsidRDefault="00621891">
      <w:ins w:id="5" w:author="Arthur Souza Rodrigues" w:date="2026-09-26T14:53:00Z" w16du:dateUtc="2026-09-26T18:53:00Z">
        <w:r>
          <w:rPr>
            <w:i/>
            <w:iCs/>
            <w:highlight w:val="yellow"/>
          </w:rPr>
          <w:t xml:space="preserve">Yellow Highlight </w:t>
        </w:r>
        <w:commentRangeStart w:id="6"/>
        <w:r>
          <w:rPr>
            <w:i/>
            <w:iCs/>
            <w:highlight w:val="yellow"/>
          </w:rPr>
          <w:t>Italic</w:t>
        </w:r>
      </w:ins>
      <w:del w:id="7" w:author="Arthur Souza Rodrigues" w:date="2026-09-26T14:53:00Z" w16du:dateUtc="2026-09-26T18:53:00Z">
        <w:r>
          <w:delText>Insert Link</w:delText>
        </w:r>
      </w:del>
      <w:r>
        <w:rPr>
          <w:i/>
          <w:highlight w:val="yellow"/>
          <w:rPrChange w:id="8" w:author="Arthur Souza Rodrigues" w:date="2026-09-26T14:53:00Z" w16du:dateUtc="2026-09-26T18:53:00Z">
            <w:rPr/>
          </w:rPrChange>
        </w:rPr>
        <w:t xml:space="preserve"> Demo</w:t>
      </w:r>
    </w:p>
    <w:p w14:paraId="3635FE5C" w14:textId="77777777" w:rsidR="006749C7" w:rsidRDefault="00621891">
      <w:r>
        <w:rPr>
          <w:i/>
          <w:highlight w:val="yellow"/>
          <w:rPrChange w:id="9" w:author="Arthur Souza Rodrigues" w:date="2026-09-26T14:53:00Z" w16du:dateUtc="2026-09-26T18:53:00Z">
            <w:rPr/>
          </w:rPrChange>
        </w:rPr>
        <w:t xml:space="preserve">This document </w:t>
      </w:r>
      <w:ins w:id="10" w:author="Arthur Souza Rodrigues" w:date="2026-09-26T14:53:00Z" w16du:dateUtc="2026-09-26T18:53:00Z">
        <w:r>
          <w:rPr>
            <w:i/>
            <w:iCs/>
            <w:highlight w:val="yellow"/>
          </w:rPr>
          <w:t>combines yellow highlight with italic formatting</w:t>
        </w:r>
      </w:ins>
      <w:del w:id="11" w:author="Arthur Souza Rodrigues" w:date="2026-09-26T14:53:00Z" w16du:dateUtc="2026-09-26T18:53:00Z">
        <w:r>
          <w:delText>demonstrates inserting hyperlinks</w:delText>
        </w:r>
      </w:del>
      <w:r>
        <w:rPr>
          <w:i/>
          <w:highlight w:val="yellow"/>
          <w:rPrChange w:id="12" w:author="Arthur Souza Rodrigues" w:date="2026-09-26T14:53:00Z" w16du:dateUtc="2026-09-26T18:53:00Z">
            <w:rPr/>
          </w:rPrChange>
        </w:rPr>
        <w:t>.</w:t>
      </w:r>
    </w:p>
    <w:p w14:paraId="506BD208" w14:textId="77777777" w:rsidR="006749C7" w:rsidRDefault="00621891">
      <w:ins w:id="13" w:author="Arthur Souza Rodrigues" w:date="2026-09-26T14:53:00Z" w16du:dateUtc="2026-09-26T18:53:00Z">
        <w:r>
          <w:rPr>
            <w:i/>
            <w:iCs/>
            <w:highlight w:val="yellow"/>
          </w:rPr>
          <w:t xml:space="preserve">Highlighted italic text draws attention to </w:t>
        </w:r>
      </w:ins>
      <w:commentRangeEnd w:id="6"/>
      <w:r w:rsidR="0068363C">
        <w:rPr>
          <w:rStyle w:val="CommentReference"/>
          <w:i/>
          <w:iCs/>
          <w:sz w:val="22"/>
          <w:szCs w:val="20"/>
          <w:highlight w:val="yellow"/>
        </w:rPr>
        <w:commentReference w:id="6"/>
      </w:r>
      <w:ins w:id="14" w:author="Arthur Souza Rodrigues" w:date="2026-09-26T14:53:00Z" w16du:dateUtc="2026-09-26T18:53:00Z">
        <w:r>
          <w:rPr>
            <w:i/>
            <w:iCs/>
            <w:highlight w:val="yellow"/>
          </w:rPr>
          <w:t>key quotations.</w:t>
        </w:r>
      </w:ins>
      <w:del w:id="15" w:author="Arthur Souza Rodrigues" w:date="2026-09-26T14:53:00Z" w16du:dateUtc="2026-09-26T18:53:00Z">
        <w:r>
          <w:fldChar w:fldCharType="begin"/>
        </w:r>
        <w:r>
          <w:delInstrText>HYPERLINK "https://example.com" \h</w:delInstrText>
        </w:r>
        <w:r>
          <w:fldChar w:fldCharType="separate"/>
        </w:r>
        <w:r>
          <w:delText>Click here to visit example.com</w:delText>
        </w:r>
        <w:r>
          <w:fldChar w:fldCharType="end"/>
        </w:r>
      </w:del>
    </w:p>
    <w:sectPr w:rsidR="006749C7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" w:author="Arthur Souza Rodrigues" w:date="2026-07-04T23:22:00Z" w:initials="AS">
    <w:p w14:paraId="607191E4" w14:textId="77777777" w:rsidR="0068363C" w:rsidRDefault="0068363C" w:rsidP="0068363C">
      <w:r>
        <w:rPr>
          <w:rStyle w:val="CommentReference"/>
        </w:rPr>
        <w:annotationRef/>
      </w:r>
      <w:r>
        <w:rPr>
          <w:sz w:val="20"/>
        </w:rPr>
        <w:t>Commenting on yellow.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07191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2CD8A4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07191E4" w16cid:durableId="262CD8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49C7"/>
    <w:rsid w:val="00047E68"/>
    <w:rsid w:val="00276FAC"/>
    <w:rsid w:val="002F5B90"/>
    <w:rsid w:val="0033635D"/>
    <w:rsid w:val="003C09F3"/>
    <w:rsid w:val="006749C7"/>
    <w:rsid w:val="0068363C"/>
    <w:rsid w:val="0095231D"/>
    <w:rsid w:val="00CE6F0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2E70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E6F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6F0A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6F0A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6F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6F0A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2026-09-26T18:53:00Z</dcterms:modified>
</cp:coreProperties>
</file>