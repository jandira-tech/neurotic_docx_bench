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F5F180C" w14:textId="77777777" w:rsidR="0071600C" w:rsidRDefault="0071600C">
      <w:pPr>
        <w:rPr>
          <w:rFonts w:ascii="Roboto, sans-serif" w:hAnsi="Roboto, sans-serif"/>
          <w:rPrChange w:id="0" w:author="Arthur Souza Rodrigues" w:date="2026-09-26T14:53:00Z" w16du:dateUtc="2026-09-26T18:53:00Z">
            <w:rPr/>
          </w:rPrChange>
        </w:rPr>
      </w:pPr>
      <w:r>
        <w:rPr>
          <w:rFonts w:ascii="Roboto, sans-serif" w:hAnsi="Roboto, sans-serif"/>
          <w:rPrChange w:id="1" w:author="Arthur Souza Rodrigues" w:date="2026-09-26T14:53:00Z" w16du:dateUtc="2026-09-26T18:53:00Z">
            <w:rPr/>
          </w:rPrChange>
        </w:rPr>
        <w:t>file_</w:t>
      </w:r>
      <w:ins w:id="2" w:author="Arthur Souza Rodrigues" w:date="2026-09-26T14:53:00Z" w16du:dateUtc="2026-09-26T18:53:00Z">
        <w:r w:rsidR="00841BEC">
          <w:rPr>
            <w:rFonts w:ascii="Roboto, sans-serif" w:hAnsi="Roboto, sans-serif" w:cs="Roboto, sans-serif"/>
          </w:rPr>
          <w:t>13</w:t>
        </w:r>
      </w:ins>
      <w:del w:id="3" w:author="Arthur Souza Rodrigues" w:date="2026-09-26T14:53:00Z" w16du:dateUtc="2026-09-26T18:53:00Z">
        <w:r>
          <w:delText>12</w:delText>
        </w:r>
      </w:del>
      <w:r>
        <w:rPr>
          <w:rFonts w:ascii="Roboto, sans-serif" w:hAnsi="Roboto, sans-serif"/>
          <w:rPrChange w:id="4" w:author="Arthur Souza Rodrigues" w:date="2026-09-26T14:53:00Z" w16du:dateUtc="2026-09-26T18:53:00Z">
            <w:rPr/>
          </w:rPrChange>
        </w:rPr>
        <w:t>.docx</w:t>
      </w:r>
    </w:p>
    <w:p w14:paraId="77FD2058" w14:textId="2D361052" w:rsidR="00DB68C3" w:rsidRDefault="00957722">
      <w:pPr>
        <w:rPr>
          <w:ins w:id="5" w:author="Arthur Souza Rodrigues" w:date="2026-09-26T14:53:00Z" w16du:dateUtc="2026-09-26T18:53:00Z"/>
        </w:rPr>
      </w:pPr>
      <w:ins w:id="6" w:author="Arthur Souza Rodrigues" w:date="2026-09-26T14:53:00Z" w16du:dateUtc="2026-09-26T18:53:00Z">
        <w:r>
          <w:rPr>
            <w:rFonts w:ascii="Roboto, sans-serif" w:hAnsi="Roboto, sans-serif" w:cs="Roboto, sans-serif"/>
          </w:rPr>
          <w:t>Roboto Font Demo</w:t>
        </w:r>
      </w:ins>
    </w:p>
    <w:p w14:paraId="44CED737" w14:textId="77777777" w:rsidR="00DB68C3" w:rsidRDefault="00957722">
      <w:pPr>
        <w:rPr>
          <w:ins w:id="7" w:author="Arthur Souza Rodrigues" w:date="2026-09-26T14:53:00Z" w16du:dateUtc="2026-09-26T18:53:00Z"/>
        </w:rPr>
      </w:pPr>
      <w:ins w:id="8" w:author="Arthur Souza Rodrigues" w:date="2026-09-26T14:53:00Z" w16du:dateUtc="2026-09-26T18:53:00Z">
        <w:r>
          <w:rPr>
            <w:rFonts w:ascii="Roboto, sans-serif" w:hAnsi="Roboto, sans-serif" w:cs="Roboto, sans-serif"/>
          </w:rPr>
          <w:t>This document demonstrates the Roboto font family.</w:t>
        </w:r>
      </w:ins>
    </w:p>
    <w:p w14:paraId="4B33799D" w14:textId="153AE490" w:rsidR="009610A2" w:rsidRDefault="00957722">
      <w:pPr>
        <w:rPr>
          <w:del w:id="9" w:author="Arthur Souza Rodrigues" w:date="2026-09-26T14:53:00Z" w16du:dateUtc="2026-09-26T18:53:00Z"/>
        </w:rPr>
      </w:pPr>
      <w:ins w:id="10" w:author="Arthur Souza Rodrigues" w:date="2026-09-26T14:53:00Z" w16du:dateUtc="2026-09-26T18:53:00Z">
        <w:r>
          <w:rPr>
            <w:rFonts w:ascii="Roboto, sans-serif" w:hAnsi="Roboto, sans-serif" w:cs="Roboto, sans-serif"/>
          </w:rPr>
          <w:t>Roboto is a modern geometric sans-serif typeface by Google.</w:t>
        </w:r>
      </w:ins>
      <w:del w:id="11" w:author="Arthur Souza Rodrigues" w:date="2026-09-26T14:53:00Z" w16du:dateUtc="2026-09-26T18:53:00Z">
        <w:r w:rsidRPr="00040DC1">
          <w:rPr>
            <w:noProof/>
          </w:rPr>
          <w:pict w14:anchorId="17EAC0A1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1" o:spid="_x0000_i1025" type="#_x0000_t75" style="width:8.05pt;height:8.05pt;visibility:visible;mso-wrap-style:square">
              <v:imagedata r:id="rId4" o:title=""/>
              <o:lock v:ext="edit" rotation="t" cropping="t" verticies="t"/>
            </v:shape>
          </w:pict>
        </w:r>
      </w:del>
    </w:p>
    <w:p w14:paraId="273C9178" w14:textId="0F92C745" w:rsidR="00946BAC" w:rsidRDefault="00946BAC">
      <w:commentRangeStart w:id="12"/>
      <w:commentRangeStart w:id="13"/>
      <w:del w:id="14" w:author="Arthur Souza Rodrigues" w:date="2026-09-26T14:53:00Z" w16du:dateUtc="2026-09-26T18:53:00Z">
        <w:r>
          <w:delText xml:space="preserve">I love Microsoft word. It’s so fun to work with xml. </w:delText>
        </w:r>
        <w:commentRangeEnd w:id="12"/>
        <w:r>
          <w:rPr>
            <w:rStyle w:val="CommentReference"/>
            <w:sz w:val="22"/>
            <w:szCs w:val="22"/>
          </w:rPr>
          <w:commentReference w:id="12"/>
        </w:r>
        <w:commentRangeEnd w:id="13"/>
        <w:r>
          <w:rPr>
            <w:rStyle w:val="CommentReference"/>
            <w:sz w:val="22"/>
            <w:szCs w:val="22"/>
          </w:rPr>
          <w:commentReference w:id="13"/>
        </w:r>
      </w:del>
    </w:p>
    <w:sectPr w:rsidR="00946BAC">
      <w:pgSz w:w="12240" w:h="15840"/>
      <w:pgMar w:top="1440" w:right="1440" w:bottom="1440" w:left="1440" w:header="720" w:footer="720" w:gutter="0"/>
      <w:cols w:space="720"/>
      <w:docGrid w:linePitch="0"/>
      <w:sectPrChange w:id="15" w:author="Arthur Souza Rodrigues" w:date="2026-09-26T14:53:00Z" w16du:dateUtc="2026-09-26T18:53:00Z">
        <w:sectPr w:rsidR="00946BAC">
          <w:pgSz w:w="11906" w:h="16838"/>
          <w:pgMar w:top="1440" w:right="1440" w:bottom="1440" w:left="1440" w:header="708" w:footer="708" w:gutter="0"/>
          <w:cols w:space="708"/>
          <w:docGrid w:linePitch="36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12" w:author="Arthur Souza Rodrigues" w:date="2026-07-04T23:17:00Z" w:initials="AS">
    <w:p w14:paraId="0CF36521" w14:textId="77777777" w:rsidR="00946BAC" w:rsidRDefault="00946BAC" w:rsidP="00946BAC">
      <w:r>
        <w:rPr>
          <w:rStyle w:val="CommentReference"/>
        </w:rPr>
        <w:annotationRef/>
      </w:r>
      <w:r>
        <w:rPr>
          <w:sz w:val="20"/>
          <w:szCs w:val="20"/>
        </w:rPr>
        <w:t>Are you a masochist?</w:t>
      </w:r>
    </w:p>
  </w:comment>
  <w:comment w:id="13" w:author="Arthur Souza Rodrigues" w:date="2026-07-04T23:17:00Z" w:initials="AS">
    <w:p w14:paraId="404867FB" w14:textId="77777777" w:rsidR="00946BAC" w:rsidRDefault="00946BAC" w:rsidP="00946BAC">
      <w:r>
        <w:rPr>
          <w:rStyle w:val="CommentReference"/>
        </w:rPr>
        <w:annotationRef/>
      </w:r>
      <w:r>
        <w:rPr>
          <w:sz w:val="20"/>
          <w:szCs w:val="20"/>
        </w:rPr>
        <w:t>Not really.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0CF36521" w15:done="0"/>
  <w15:commentEx w15:paraId="404867FB" w15:paraIdParent="0CF3652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1932F851" w16cex:dateUtc="2026-07-05T03:17:00Z"/>
  <w16cex:commentExtensible w16cex:durableId="20C76EF1" w16cex:dateUtc="2026-07-05T03:1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0CF36521" w16cid:durableId="1932F851"/>
  <w16cid:commentId w16cid:paraId="404867FB" w16cid:durableId="20C76EF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, sans-serif">
    <w:altName w:val="Roboto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53AEC"/>
    <w:rsid w:val="00212576"/>
    <w:rsid w:val="002F5B90"/>
    <w:rsid w:val="004320DA"/>
    <w:rsid w:val="00453AEC"/>
    <w:rsid w:val="004C4E92"/>
    <w:rsid w:val="006A0FDE"/>
    <w:rsid w:val="006B4AFA"/>
    <w:rsid w:val="0071600C"/>
    <w:rsid w:val="00822C58"/>
    <w:rsid w:val="00841BEC"/>
    <w:rsid w:val="00946BAC"/>
    <w:rsid w:val="00957722"/>
    <w:rsid w:val="009610A2"/>
    <w:rsid w:val="00C50A2B"/>
    <w:rsid w:val="00D53FE7"/>
    <w:rsid w:val="00DB6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E0F40"/>
  <w15:docId w15:val="{021779B3-1213-3547-8DB6-A19D774CC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53A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3AEC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946BA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46BA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46BA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46BA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46BA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webSettings" Target="webSettings.xml"/><Relationship Id="rId7" Type="http://schemas.microsoft.com/office/2016/09/relationships/commentsIds" Target="commentsId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</Words>
  <Characters>171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</dc:creator>
  <cp:keywords/>
  <dc:description/>
  <cp:lastModifiedBy>Arthur Souza Rodrigues</cp:lastModifiedBy>
  <cp:revision>1</cp:revision>
  <dcterms:created xsi:type="dcterms:W3CDTF">2013-04-01T19:06:00Z</dcterms:created>
  <dcterms:modified xsi:type="dcterms:W3CDTF">2026-09-26T18:53:00Z</dcterms:modified>
</cp:coreProperties>
</file>