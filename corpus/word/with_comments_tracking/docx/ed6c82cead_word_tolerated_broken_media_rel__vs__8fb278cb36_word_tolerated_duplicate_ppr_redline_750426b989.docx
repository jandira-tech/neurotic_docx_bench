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B24C6" w14:textId="77777777" w:rsidR="00044ED6" w:rsidRDefault="00603464">
      <w:pPr>
        <w:numPr>
          <w:ilvl w:val="0"/>
          <w:numId w:val="3"/>
        </w:numPr>
        <w:spacing w:after="0" w:line="240" w:lineRule="auto"/>
        <w:rPr>
          <w:ins w:id="14" w:author="Nick Bernal" w:date="2026-09-26T14:46:00Z" w16du:dateUtc="2026-09-26T18:46:00Z"/>
        </w:rPr>
      </w:pPr>
      <w:ins w:id="15" w:author="Nick Bernal" w:date="2026-09-26T14:46:00Z" w16du:dateUtc="2026-09-26T18:46:00Z">
        <w:r>
          <w:t>a</w:t>
        </w:r>
      </w:ins>
    </w:p>
    <w:p w14:paraId="5B3E9DBD" w14:textId="77777777" w:rsidR="00044ED6" w:rsidRDefault="00603464">
      <w:pPr>
        <w:rPr>
          <w:ins w:id="16" w:author="Nick Bernal" w:date="2026-09-26T14:46:00Z" w16du:dateUtc="2026-09-26T18:46:00Z"/>
        </w:rPr>
      </w:pPr>
      <w:ins w:id="17" w:author="Nick Bernal" w:date="2026-09-26T14:46:00Z" w16du:dateUtc="2026-09-26T18:46:00Z">
        <w:r>
          <w:t>x</w:t>
        </w:r>
      </w:ins>
    </w:p>
    <w:p w14:paraId="0C364563" w14:textId="77777777" w:rsidR="00044ED6" w:rsidRDefault="00044ED6">
      <w:pPr>
        <w:rPr>
          <w:ins w:id="18" w:author="Nick Bernal" w:date="2026-09-26T14:46:00Z" w16du:dateUtc="2026-09-26T18:46:00Z"/>
        </w:rPr>
      </w:pPr>
    </w:p>
    <w:p w14:paraId="1910A5C2" w14:textId="77777777" w:rsidR="00044ED6" w:rsidRDefault="00603464">
      <w:pPr>
        <w:numPr>
          <w:ilvl w:val="0"/>
          <w:numId w:val="4"/>
        </w:numPr>
        <w:spacing w:after="0" w:line="240" w:lineRule="auto"/>
        <w:rPr>
          <w:ins w:id="19" w:author="Nick Bernal" w:date="2026-09-26T14:46:00Z" w16du:dateUtc="2026-09-26T18:46:00Z"/>
        </w:rPr>
      </w:pPr>
      <w:ins w:id="20" w:author="Nick Bernal" w:date="2026-09-26T14:46:00Z" w16du:dateUtc="2026-09-26T18:46:00Z">
        <w:r>
          <w:t>x</w:t>
        </w:r>
      </w:ins>
    </w:p>
    <w:p w14:paraId="2EB3BF32" w14:textId="77777777" w:rsidR="00044ED6" w:rsidRDefault="00044ED6">
      <w:pPr>
        <w:rPr>
          <w:ins w:id="21" w:author="Nick Bernal" w:date="2026-09-26T14:46:00Z" w16du:dateUtc="2026-09-26T18:46:00Z"/>
        </w:rPr>
      </w:pPr>
    </w:p>
    <w:p w14:paraId="4B33799D" w14:textId="7EAFFAE2" w:rsidR="00FB7777" w:rsidRDefault="00603464">
      <w:pPr>
        <w:rPr>
          <w:del w:id="22" w:author="Nick Bernal" w:date="2026-09-26T14:46:00Z" w16du:dateUtc="2026-09-26T18:46:00Z"/>
        </w:rPr>
      </w:pPr>
      <w:ins w:id="23" w:author="Nick Bernal" w:date="2026-09-26T14:46:00Z" w16du:dateUtc="2026-09-26T18:46:00Z">
        <w:r>
          <w:t>b</w:t>
        </w:r>
      </w:ins>
      <w:del w:id="24" w:author="Nick Bernal" w:date="2026-09-26T14:46:00Z" w16du:dateUtc="2026-09-26T18:46:00Z">
        <w:r w:rsidRPr="00AF77CC">
          <w:rPr>
            <w:noProof/>
          </w:rPr>
          <w:pict w14:anchorId="0BBE865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8.05pt;height:8.05pt;visibility:visible;mso-wrap-style:square">
              <v:imagedata r:id="rId5" o:title=""/>
              <o:lock v:ext="edit" rotation="t" cropping="t" verticies="t"/>
            </v:shape>
          </w:pict>
        </w:r>
      </w:del>
    </w:p>
    <w:p w14:paraId="273C9178" w14:textId="0F92C745" w:rsidR="00946BAC" w:rsidRDefault="00946BAC">
      <w:pPr>
        <w:numPr>
          <w:ilvl w:val="0"/>
          <w:numId w:val="3"/>
        </w:numPr>
        <w:pPrChange w:id="25" w:author="Nick Bernal" w:date="2026-09-26T14:46:00Z" w16du:dateUtc="2026-09-26T18:46:00Z">
          <w:pPr/>
        </w:pPrChange>
      </w:pPr>
      <w:commentRangeStart w:id="26"/>
      <w:commentRangeStart w:id="27"/>
      <w:del w:id="28" w:author="Nick Bernal" w:date="2026-09-26T14:46:00Z" w16du:dateUtc="2026-09-26T18:46:00Z">
        <w:r>
          <w:delText xml:space="preserve">I love Microsoft word. It’s so fun to work with xml. </w:delText>
        </w:r>
        <w:commentRangeEnd w:id="26"/>
        <w:r>
          <w:rPr>
            <w:rStyle w:val="CommentReference"/>
            <w:sz w:val="22"/>
            <w:szCs w:val="22"/>
          </w:rPr>
          <w:commentReference w:id="26"/>
        </w:r>
        <w:commentRangeEnd w:id="27"/>
        <w:r>
          <w:rPr>
            <w:rStyle w:val="CommentReference"/>
            <w:sz w:val="22"/>
            <w:szCs w:val="22"/>
          </w:rPr>
          <w:commentReference w:id="27"/>
        </w:r>
      </w:del>
    </w:p>
    <w:sectPr w:rsidR="00946BAC">
      <w:pgSz w:w="12240" w:h="15840"/>
      <w:pgMar w:top="1440" w:right="1440" w:bottom="1440" w:left="1440" w:header="720" w:footer="720" w:gutter="0"/>
      <w:cols w:space="720"/>
      <w:docGrid w:linePitch="360"/>
      <w:sectPrChange w:id="29" w:author="Nick Bernal" w:date="2026-09-26T14:46:00Z" w16du:dateUtc="2026-09-26T18:46:00Z">
        <w:sectPr w:rsidR="00946BAC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27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161D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1C42EF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B54A1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A31C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543049C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366175203">
    <w:abstractNumId w:val="2"/>
  </w:num>
  <w:num w:numId="3" w16cid:durableId="1960724601">
    <w:abstractNumId w:val="3"/>
  </w:num>
  <w:num w:numId="4" w16cid:durableId="6114780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44ED6"/>
    <w:rsid w:val="00212576"/>
    <w:rsid w:val="00233D7B"/>
    <w:rsid w:val="003104CE"/>
    <w:rsid w:val="00360F1B"/>
    <w:rsid w:val="003A4303"/>
    <w:rsid w:val="003C1D14"/>
    <w:rsid w:val="003C58BC"/>
    <w:rsid w:val="004320DA"/>
    <w:rsid w:val="00453AEC"/>
    <w:rsid w:val="0049461A"/>
    <w:rsid w:val="004C4E92"/>
    <w:rsid w:val="005017B3"/>
    <w:rsid w:val="00603464"/>
    <w:rsid w:val="00652E45"/>
    <w:rsid w:val="00671973"/>
    <w:rsid w:val="006A0FDE"/>
    <w:rsid w:val="00733E62"/>
    <w:rsid w:val="00946BAC"/>
    <w:rsid w:val="00AB2838"/>
    <w:rsid w:val="00BB1758"/>
    <w:rsid w:val="00CC3C3F"/>
    <w:rsid w:val="00CE0D03"/>
    <w:rsid w:val="00EC277A"/>
    <w:rsid w:val="00F9209E"/>
    <w:rsid w:val="00FB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9-26T14:46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9-26T14:46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9-26T14:46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9-26T14:46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9-26T14:46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9-26T14:46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9-26T14:46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9-26T14:46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9-26T14:46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9-26T14:46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9-26T14:46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9-26T14:46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9-26T14:46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9-26T14:46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9-26T14:46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9-26T14:46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9-26T14:46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9-26T14:46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33E62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6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62"/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62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62"/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62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62"/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62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62"/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9-26T14:4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9-26T14:4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33E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9-26T14:46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9-26T14:46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33E62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9-26T14:46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9-26T14:4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33E62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Nick Bernal" w:date="2026-09-26T14:46:00Z">
        <w:pPr>
          <w:ind w:left="720"/>
          <w:contextualSpacing/>
        </w:pPr>
      </w:pPrChange>
    </w:pPr>
    <w:rPr>
      <w:rFonts w:ascii="Arial" w:hAnsi="Arial" w:cs="Times New Roman (Body CS)"/>
      <w:kern w:val="2"/>
      <w:sz w:val="24"/>
      <w:szCs w:val="24"/>
      <w:lang w:val="en-US"/>
      <w14:ligatures w14:val="standardContextual"/>
      <w:rPrChange w:id="12" w:author="Nick Bernal" w:date="2026-09-26T14:46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33E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9-26T14:46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9-26T14:46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62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33E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2026-09-26T18:46:00Z</dcterms:modified>
</cp:coreProperties>
</file>