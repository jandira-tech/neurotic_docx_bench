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50F98BE" w14:textId="77777777" w:rsidR="0050229F" w:rsidRDefault="0050229F">
      <w:pPr>
        <w:rPr>
          <w:rFonts w:ascii="&quot;Times New Roman&quot;, Times, serif" w:hAnsi="&quot;Times New Roman&quot;, Times, serif"/>
          <w:rPrChange w:id="0" w:author="Arthur Souza Rodrigues" w:date="2026-09-26T14:56:00Z" w16du:dateUtc="2026-09-26T18:56:00Z">
            <w:rPr/>
          </w:rPrChange>
        </w:rPr>
      </w:pPr>
      <w:r>
        <w:rPr>
          <w:rFonts w:ascii="&quot;Times New Roman&quot;, Times, serif" w:hAnsi="&quot;Times New Roman&quot;, Times, serif"/>
          <w:rPrChange w:id="1" w:author="Arthur Souza Rodrigues" w:date="2026-09-26T14:56:00Z" w16du:dateUtc="2026-09-26T18:56:00Z">
            <w:rPr/>
          </w:rPrChange>
        </w:rPr>
        <w:t>file_</w:t>
      </w:r>
      <w:ins w:id="2" w:author="Arthur Souza Rodrigues" w:date="2026-09-26T14:56:00Z" w16du:dateUtc="2026-09-26T18:56:00Z">
        <w:r w:rsidR="00AE7389">
          <w:rPr>
            <w:rFonts w:ascii="&quot;Times New Roman&quot;, Times, serif" w:hAnsi="&quot;Times New Roman&quot;, Times, serif" w:cs="&quot;Times New Roman&quot;, Times, serif"/>
          </w:rPr>
          <w:t>193</w:t>
        </w:r>
      </w:ins>
      <w:del w:id="3" w:author="Arthur Souza Rodrigues" w:date="2026-09-26T14:56:00Z" w16du:dateUtc="2026-09-26T18:56:00Z">
        <w:r>
          <w:delText>192</w:delText>
        </w:r>
      </w:del>
      <w:r>
        <w:rPr>
          <w:rFonts w:ascii="&quot;Times New Roman&quot;, Times, serif" w:hAnsi="&quot;Times New Roman&quot;, Times, serif"/>
          <w:rPrChange w:id="4" w:author="Arthur Souza Rodrigues" w:date="2026-09-26T14:56:00Z" w16du:dateUtc="2026-09-26T18:56:00Z">
            <w:rPr/>
          </w:rPrChange>
        </w:rPr>
        <w:t>.docx</w:t>
      </w:r>
    </w:p>
    <w:p w14:paraId="5D32484A" w14:textId="0D52EC75" w:rsidR="00B842B5" w:rsidRDefault="00F547B5">
      <w:pPr>
        <w:rPr>
          <w:ins w:id="5" w:author="Arthur Souza Rodrigues" w:date="2026-09-26T14:56:00Z" w16du:dateUtc="2026-09-26T18:56:00Z"/>
        </w:rPr>
      </w:pPr>
      <w:ins w:id="6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t>Font Family Demo</w:t>
        </w:r>
      </w:ins>
    </w:p>
    <w:p w14:paraId="6D0C1606" w14:textId="77777777" w:rsidR="00B842B5" w:rsidRDefault="00F547B5">
      <w:pPr>
        <w:rPr>
          <w:ins w:id="7" w:author="Arthur Souza Rodrigues" w:date="2026-09-26T14:56:00Z" w16du:dateUtc="2026-09-26T18:56:00Z"/>
        </w:rPr>
      </w:pPr>
      <w:ins w:id="8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t>This document demonstrates changing the font family.</w:t>
        </w:r>
      </w:ins>
    </w:p>
    <w:p w14:paraId="03B5C78A" w14:textId="77777777" w:rsidR="00B842B5" w:rsidRDefault="00F547B5">
      <w:pPr>
        <w:rPr>
          <w:ins w:id="9" w:author="Arthur Souza Rodrigues" w:date="2026-09-26T14:56:00Z" w16du:dateUtc="2026-09-26T18:56:00Z"/>
        </w:rPr>
      </w:pPr>
      <w:ins w:id="10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t>This text uses Times New Roman font.</w:t>
        </w:r>
      </w:ins>
    </w:p>
    <w:p w14:paraId="74E98D45" w14:textId="1F499616" w:rsidR="00F547B5" w:rsidRDefault="00F547B5">
      <w:ins w:id="11" w:author="Arthur Souza Rodrigues" w:date="2026-09-26T14:56:00Z" w16du:dateUtc="2026-09-26T18:56:00Z">
        <w:r>
          <w:rPr>
            <w:rFonts w:ascii="&quot;Times New Roman&quot;, Times, serif" w:hAnsi="&quot;Times New Roman&quot;, Times, serif" w:cs="&quot;Times New Roman&quot;, Times, serif"/>
          </w:rPr>
          <w:t>Different fonts create different visual impressions.</w:t>
        </w:r>
      </w:ins>
      <w:commentRangeStart w:id="12"/>
      <w:del w:id="13" w:author="Arthur Souza Rodrigues" w:date="2026-09-26T14:56:00Z" w16du:dateUtc="2026-09-26T18:56:00Z">
        <w:r w:rsidR="00EA7BFB">
          <w:delText>Ouch</w:delText>
        </w:r>
        <w:commentRangeEnd w:id="12"/>
        <w:r w:rsidR="00EA7BFB">
          <w:rPr>
            <w:rStyle w:val="CommentReference"/>
            <w:sz w:val="22"/>
            <w:szCs w:val="22"/>
          </w:rPr>
          <w:commentReference w:id="12"/>
        </w:r>
        <w:r w:rsidR="00EA7BFB">
          <w:delText>.</w:delText>
        </w:r>
      </w:del>
      <w:commentRangeStart w:id="14"/>
      <w:commentRangeEnd w:id="14"/>
      <w:r w:rsidR="00EA7BFB">
        <w:rPr>
          <w:rStyle w:val="CommentReference"/>
          <w:sz w:val="22"/>
          <w:szCs w:val="22"/>
        </w:rPr>
        <w:commentReference w:id="14"/>
      </w:r>
    </w:p>
    <w:sectPr w:rsidR="00020E88">
      <w:pgSz w:w="12240" w:h="15840"/>
      <w:pgMar w:top="1440" w:right="1440" w:bottom="1440" w:left="1440" w:header="720" w:footer="720" w:gutter="0"/>
      <w:cols w:space="720"/>
      <w:docGrid w:linePitch="0"/>
      <w:sectPrChange w:id="15" w:author="Arthur Souza Rodrigues" w:date="2026-09-26T14:56:00Z" w16du:dateUtc="2026-09-26T18:56:00Z">
        <w:sectPr w:rsidR="00020E88">
          <w:pgSz w:w="11906" w:h="16838"/>
          <w:pgMar w:top="1440" w:right="1440" w:bottom="1440" w:left="1440" w:header="708" w:footer="708" w:gutter="0"/>
          <w:cols w:space="708"/>
          <w:docGrid w:linePitch="360"/>
        </w:sectPr>
      </w:sectPrChange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comment w:id="12" w:author="Michael Williamson" w:date="2016-07-03T15:10:00Z" w:initials="MW">
    <w:p w14:paraId="3EDD743F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A tachyon walks into a bar.</w:t>
      </w:r>
    </w:p>
  </w:comment>
  <w:comment w:id="14" w:author="Michael Williamson" w:date="2016-07-03T15:12:00Z" w:initials="MW">
    <w:p w14:paraId="50C1692E" w14:textId="77777777" w:rsidR="00EA7BFB" w:rsidRDefault="00EA7BFB">
      <w:pPr>
        <w:pStyle w:val="CommentText"/>
      </w:pPr>
      <w:r>
        <w:rPr>
          <w:rStyle w:val="CommentReference"/>
        </w:rPr>
        <w:annotationRef/>
      </w:r>
      <w:r>
        <w:t>Fin.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commentEx w15:paraId="3EDD743F" w15:done="0"/>
  <w15:commentEx w15:paraId="50C1692E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6cid:commentId w16cid:paraId="3EDD743F" w16cid:durableId="7E3F7F47"/>
  <w16cid:commentId w16cid:paraId="50C1692E" w16cid:durableId="2C30354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&quot;Times New Roman&quot;, Times, serif">
    <w:altName w:val="Cambria"/>
    <w:panose1 w:val="020B0604020202020204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A7BFB"/>
    <w:rsid w:val="00212576"/>
    <w:rsid w:val="002F5B90"/>
    <w:rsid w:val="0050229F"/>
    <w:rsid w:val="006A0FDE"/>
    <w:rsid w:val="00AE7389"/>
    <w:rsid w:val="00B266B4"/>
    <w:rsid w:val="00B842B5"/>
    <w:rsid w:val="00C75359"/>
    <w:rsid w:val="00D53FE7"/>
    <w:rsid w:val="00EA7B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B8E493F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sid w:val="00EA7BF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EA7BF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EA7BF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EA7BF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EA7BF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A7B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A7BFB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microsoft.com/office/2016/09/relationships/commentsIds" Target="commentsId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microsoft.com/office/2011/relationships/commentsExtended" Target="commentsExtended.xml"/><Relationship Id="rId5" Type="http://schemas.openxmlformats.org/officeDocument/2006/relationships/comments" Target="comment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14D6475-8F1F-4D39-B25F-B841D4347F5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27</Words>
  <Characters>157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Michael Williamson</dc:creator>
  <cp:keywords/>
  <dc:description/>
  <cp:lastModifiedBy>Arthur Souza Rodrigues</cp:lastModifiedBy>
  <cp:revision>1</cp:revision>
  <dcterms:created xsi:type="dcterms:W3CDTF">2016-07-03T14:07:00Z</dcterms:created>
  <dcterms:modified xsi:type="dcterms:W3CDTF">2026-09-26T18:56:00Z</dcterms:modified>
</cp:coreProperties>
</file>