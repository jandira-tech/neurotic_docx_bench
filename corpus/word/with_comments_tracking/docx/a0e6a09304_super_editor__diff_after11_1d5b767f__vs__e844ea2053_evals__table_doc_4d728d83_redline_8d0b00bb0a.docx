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532C81" w14:paraId="6F0E1C3F" w14:textId="77777777" w:rsidTr="0053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0" w:author="Caio Pizzol" w:date="2026-09-26T15:26:00Z" w16du:dateUtc="2026-09-26T19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C583EB" w14:textId="2027F8C0" w:rsidR="00532C81" w:rsidRDefault="00532C81">
            <w:pPr>
              <w:rPr>
                <w:ins w:id="1" w:author="Caio Pizzol" w:date="2026-09-26T15:26:00Z" w16du:dateUtc="2026-09-26T19:26:00Z"/>
              </w:rPr>
            </w:pPr>
            <w:ins w:id="2" w:author="Caio Pizzol" w:date="2026-09-26T15:26:00Z" w16du:dateUtc="2026-09-26T19:26:00Z">
              <w:r>
                <w:t>Component</w:t>
              </w:r>
            </w:ins>
          </w:p>
        </w:tc>
        <w:tc>
          <w:tcPr>
            <w:tcW w:w="2836" w:type="dxa"/>
          </w:tcPr>
          <w:p w14:paraId="3162878B" w14:textId="7F4A7AEF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" w:author="Caio Pizzol" w:date="2026-09-26T15:26:00Z" w16du:dateUtc="2026-09-26T19:26:00Z"/>
              </w:rPr>
            </w:pPr>
            <w:ins w:id="4" w:author="Caio Pizzol" w:date="2026-09-26T15:26:00Z" w16du:dateUtc="2026-09-26T19:26:00Z">
              <w:r>
                <w:t>Container Image Tag</w:t>
              </w:r>
            </w:ins>
          </w:p>
        </w:tc>
        <w:tc>
          <w:tcPr>
            <w:tcW w:w="2338" w:type="dxa"/>
          </w:tcPr>
          <w:p w14:paraId="2BF6A9AD" w14:textId="059AC189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" w:author="Caio Pizzol" w:date="2026-09-26T15:26:00Z" w16du:dateUtc="2026-09-26T19:26:00Z"/>
              </w:rPr>
            </w:pPr>
            <w:ins w:id="6" w:author="Caio Pizzol" w:date="2026-09-26T15:26:00Z" w16du:dateUtc="2026-09-26T19:26:00Z">
              <w:r>
                <w:t>Version</w:t>
              </w:r>
            </w:ins>
          </w:p>
        </w:tc>
        <w:tc>
          <w:tcPr>
            <w:tcW w:w="2338" w:type="dxa"/>
          </w:tcPr>
          <w:p w14:paraId="30D824F2" w14:textId="79CAA86C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" w:author="Caio Pizzol" w:date="2026-09-26T15:26:00Z" w16du:dateUtc="2026-09-26T19:26:00Z"/>
              </w:rPr>
            </w:pPr>
            <w:ins w:id="8" w:author="Caio Pizzol" w:date="2026-09-26T15:26:00Z" w16du:dateUtc="2026-09-26T19:26:00Z">
              <w:r>
                <w:t>Release Date</w:t>
              </w:r>
            </w:ins>
          </w:p>
        </w:tc>
      </w:tr>
      <w:tr w:rsidR="00532C81" w14:paraId="44DF0ECF" w14:textId="77777777" w:rsidTr="00532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" w:author="Caio Pizzol" w:date="2026-09-26T15:26:00Z" w16du:dateUtc="2026-09-26T19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5E8FE8" w14:textId="5FC2B95E" w:rsidR="00532C81" w:rsidRDefault="00532C81">
            <w:pPr>
              <w:rPr>
                <w:ins w:id="10" w:author="Caio Pizzol" w:date="2026-09-26T15:26:00Z" w16du:dateUtc="2026-09-26T19:26:00Z"/>
              </w:rPr>
            </w:pPr>
            <w:ins w:id="11" w:author="Caio Pizzol" w:date="2026-09-26T15:26:00Z" w16du:dateUtc="2026-09-26T19:26:00Z">
              <w:r>
                <w:t>Test</w:t>
              </w:r>
            </w:ins>
          </w:p>
        </w:tc>
        <w:tc>
          <w:tcPr>
            <w:tcW w:w="2836" w:type="dxa"/>
          </w:tcPr>
          <w:p w14:paraId="45C363DD" w14:textId="0FF5F90B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" w:author="Caio Pizzol" w:date="2026-09-26T15:26:00Z" w16du:dateUtc="2026-09-26T19:26:00Z"/>
              </w:rPr>
            </w:pPr>
            <w:ins w:id="13" w:author="Caio Pizzol" w:date="2026-09-26T15:26:00Z" w16du:dateUtc="2026-09-26T19:26:00Z">
              <w:r>
                <w:t>Test</w:t>
              </w:r>
            </w:ins>
          </w:p>
        </w:tc>
        <w:tc>
          <w:tcPr>
            <w:tcW w:w="2338" w:type="dxa"/>
          </w:tcPr>
          <w:p w14:paraId="73DAF20B" w14:textId="24236B9E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" w:author="Caio Pizzol" w:date="2026-09-26T15:26:00Z" w16du:dateUtc="2026-09-26T19:26:00Z"/>
              </w:rPr>
            </w:pPr>
            <w:ins w:id="15" w:author="Caio Pizzol" w:date="2026-09-26T15:26:00Z" w16du:dateUtc="2026-09-26T19:26:00Z">
              <w:r>
                <w:t>Test</w:t>
              </w:r>
            </w:ins>
          </w:p>
        </w:tc>
        <w:tc>
          <w:tcPr>
            <w:tcW w:w="2338" w:type="dxa"/>
          </w:tcPr>
          <w:p w14:paraId="31848B41" w14:textId="23ADE2D8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" w:author="Caio Pizzol" w:date="2026-09-26T15:26:00Z" w16du:dateUtc="2026-09-26T19:26:00Z"/>
              </w:rPr>
            </w:pPr>
            <w:ins w:id="17" w:author="Caio Pizzol" w:date="2026-09-26T15:26:00Z" w16du:dateUtc="2026-09-26T19:26:00Z">
              <w:r>
                <w:t>January 22, 2026</w:t>
              </w:r>
            </w:ins>
          </w:p>
        </w:tc>
      </w:tr>
      <w:tr w:rsidR="00532C81" w14:paraId="65B053FD" w14:textId="77777777" w:rsidTr="00532C81">
        <w:trPr>
          <w:ins w:id="18" w:author="Caio Pizzol" w:date="2026-09-26T15:26:00Z" w16du:dateUtc="2026-09-26T19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BBF832" w14:textId="5BE6FE8A" w:rsidR="00532C81" w:rsidRDefault="00532C81">
            <w:pPr>
              <w:rPr>
                <w:ins w:id="19" w:author="Caio Pizzol" w:date="2026-09-26T15:26:00Z" w16du:dateUtc="2026-09-26T19:26:00Z"/>
              </w:rPr>
            </w:pPr>
            <w:ins w:id="20" w:author="Caio Pizzol" w:date="2026-09-26T15:26:00Z" w16du:dateUtc="2026-09-26T19:26:00Z">
              <w:r>
                <w:t>Test</w:t>
              </w:r>
            </w:ins>
          </w:p>
        </w:tc>
        <w:tc>
          <w:tcPr>
            <w:tcW w:w="2836" w:type="dxa"/>
          </w:tcPr>
          <w:p w14:paraId="5B2D4CA3" w14:textId="1A257144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" w:author="Caio Pizzol" w:date="2026-09-26T15:26:00Z" w16du:dateUtc="2026-09-26T19:26:00Z"/>
              </w:rPr>
            </w:pPr>
            <w:ins w:id="22" w:author="Caio Pizzol" w:date="2026-09-26T15:26:00Z" w16du:dateUtc="2026-09-26T19:26:00Z">
              <w:r>
                <w:t>Test</w:t>
              </w:r>
            </w:ins>
          </w:p>
        </w:tc>
        <w:tc>
          <w:tcPr>
            <w:tcW w:w="2338" w:type="dxa"/>
          </w:tcPr>
          <w:p w14:paraId="73E1E513" w14:textId="403F6589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" w:author="Caio Pizzol" w:date="2026-09-26T15:26:00Z" w16du:dateUtc="2026-09-26T19:26:00Z"/>
              </w:rPr>
            </w:pPr>
            <w:ins w:id="24" w:author="Caio Pizzol" w:date="2026-09-26T15:26:00Z" w16du:dateUtc="2026-09-26T19:26:00Z">
              <w:r>
                <w:t>Test</w:t>
              </w:r>
            </w:ins>
          </w:p>
        </w:tc>
        <w:tc>
          <w:tcPr>
            <w:tcW w:w="2338" w:type="dxa"/>
          </w:tcPr>
          <w:p w14:paraId="3C1DFE44" w14:textId="1D824DB8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" w:author="Caio Pizzol" w:date="2026-09-26T15:26:00Z" w16du:dateUtc="2026-09-26T19:26:00Z"/>
              </w:rPr>
            </w:pPr>
            <w:ins w:id="26" w:author="Caio Pizzol" w:date="2026-09-26T15:26:00Z" w16du:dateUtc="2026-09-26T19:26:00Z">
              <w:r>
                <w:t>January 22, 2026</w:t>
              </w:r>
            </w:ins>
          </w:p>
        </w:tc>
      </w:tr>
    </w:tbl>
    <w:p w14:paraId="69708074" w14:textId="2A02D6C7" w:rsidR="000A7665" w:rsidRDefault="000A7665">
      <w:pPr>
        <w:rPr>
          <w:del w:id="27" w:author="Caio Pizzol" w:date="2026-09-26T15:26:00Z" w16du:dateUtc="2026-09-26T19:26:00Z"/>
        </w:rPr>
      </w:pPr>
      <w:del w:id="28" w:author="Caio Pizzol" w:date="2026-09-26T15:26:00Z" w16du:dateUtc="2026-09-26T19:26:00Z">
        <w:r>
          <w:delText xml:space="preserve">This is some </w:delText>
        </w:r>
        <w:commentRangeStart w:id="29"/>
        <w:r>
          <w:delText>text</w:delText>
        </w:r>
        <w:commentRangeEnd w:id="29"/>
        <w:r w:rsidR="0097502B">
          <w:rPr>
            <w:rStyle w:val="CommentReference"/>
            <w:sz w:val="24"/>
            <w:szCs w:val="24"/>
          </w:rPr>
          <w:commentReference w:id="29"/>
        </w:r>
        <w:r>
          <w:delText xml:space="preserve"> with tracked changes.</w:delText>
        </w:r>
      </w:del>
    </w:p>
    <w:p w14:paraId="26449FD6" w14:textId="55550F61" w:rsidR="008E06E2" w:rsidRDefault="008E06E2">
      <w:pPr>
        <w:rPr>
          <w:del w:id="30" w:author="Caio Pizzol" w:date="2026-09-26T15:26:00Z" w16du:dateUtc="2026-09-26T19:26:00Z"/>
        </w:rPr>
      </w:pPr>
      <w:del w:id="31" w:author="Caio Pizzol" w:date="2026-09-26T15:26:00Z" w16du:dateUtc="2026-09-26T19:26:00Z">
        <w:r>
          <w:delText>And this is more text.</w:delText>
        </w:r>
      </w:del>
    </w:p>
    <w:p w14:paraId="01EC8ACE" w14:textId="0A33710A" w:rsidR="008E06E2" w:rsidRDefault="008E06E2">
      <w:del w:id="32" w:author="Caio Pizzol" w:date="2026-09-26T15:26:00Z" w16du:dateUtc="2026-09-26T19:26:00Z">
        <w:r>
          <w:delText>And some more.</w:delText>
        </w:r>
      </w:del>
    </w:p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9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442FF0"/>
    <w:rsid w:val="0052040E"/>
    <w:rsid w:val="00532C81"/>
    <w:rsid w:val="00765E93"/>
    <w:rsid w:val="008E06E2"/>
    <w:rsid w:val="0097502B"/>
    <w:rsid w:val="00AF4127"/>
    <w:rsid w:val="00DB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42FF0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442FF0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442FF0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2026-03-02T17:13:00Z</dcterms:created>
  <dcterms:modified xsi:type="dcterms:W3CDTF">2026-09-26T19:26:00Z</dcterms:modified>
</cp:coreProperties>
</file>