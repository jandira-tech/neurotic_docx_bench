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7BE6D60" w14:textId="771BB489" w:rsidR="003C58BC" w:rsidRDefault="00FD06C2" w:rsidP="005866F1">
      <w:pPr>
        <w:pStyle w:val="ListParagraph"/>
        <w:numPr>
          <w:ilvl w:val="0"/>
          <w:numId w:val="1"/>
        </w:numPr>
        <w:rPr>
          <w:del w:id="9" w:author="Comparison" w:date="2026-09-26T15:12:00Z" w16du:dateUtc="2026-09-26T19:12:00Z"/>
        </w:rPr>
      </w:pPr>
      <w:ins w:id="10" w:author="Comparison" w:date="2026-09-26T15:12:00Z" w16du:dateUtc="2026-09-26T19:12:00Z">
        <w:r>
          <w:t xml:space="preserve">Use Restrictions Licensee agrees to use the Licensed Material solely for the purposes specified in this Agreement. </w:t>
        </w:r>
        <w:commentRangeStart w:id="11"/>
        <w:r>
          <w:t xml:space="preserve">Licensee shall not (a) copy, </w:t>
        </w:r>
        <w:commentRangeStart w:id="12"/>
        <w:r>
          <w:t>modify</w:t>
        </w:r>
        <w:commentRangeEnd w:id="12"/>
        <w:r>
          <w:rPr>
            <w:rStyle w:val="CommentReference"/>
            <w:sz w:val="24"/>
            <w:szCs w:val="24"/>
          </w:rPr>
          <w:commentReference w:id="12"/>
        </w:r>
        <w:r>
          <w:t>, or create derivative works of the Licensed Material; (b) distribute</w:t>
        </w:r>
        <w:commentRangeEnd w:id="11"/>
        <w:r>
          <w:rPr>
            <w:rStyle w:val="CommentReference"/>
            <w:sz w:val="24"/>
            <w:szCs w:val="24"/>
          </w:rPr>
          <w:commentReference w:id="11"/>
        </w:r>
        <w:r>
          <w:t xml:space="preserve">, sell, or lease the Licensed Material to any third party; (c) reverse engineer, decompile, or disassemble the Licensed Material; or (d) remove any </w:t>
        </w:r>
        <w:commentRangeStart w:id="13"/>
        <w:r>
          <w:t xml:space="preserve">proprietary </w:t>
        </w:r>
        <w:commentRangeStart w:id="14"/>
        <w:commentRangeStart w:id="15"/>
        <w:r>
          <w:t>notices</w:t>
        </w:r>
        <w:commentRangeEnd w:id="13"/>
        <w:r>
          <w:rPr>
            <w:rStyle w:val="CommentReference"/>
            <w:sz w:val="24"/>
            <w:szCs w:val="24"/>
          </w:rPr>
          <w:commentReference w:id="13"/>
        </w:r>
        <w:r>
          <w:t xml:space="preserve"> or labels</w:t>
        </w:r>
        <w:commentRangeEnd w:id="15"/>
        <w:r>
          <w:rPr>
            <w:rStyle w:val="CommentReference"/>
            <w:sz w:val="24"/>
            <w:szCs w:val="24"/>
          </w:rPr>
          <w:commentReference w:id="15"/>
        </w:r>
        <w:commentRangeEnd w:id="14"/>
        <w:r>
          <w:rPr>
            <w:rStyle w:val="CommentReference"/>
            <w:sz w:val="24"/>
            <w:szCs w:val="24"/>
          </w:rPr>
          <w:commentReference w:id="14"/>
        </w:r>
        <w:r>
          <w:t xml:space="preserve"> from the Licensed Material.</w:t>
        </w:r>
      </w:ins>
      <w:del w:id="16" w:author="Comparison" w:date="2026-09-26T15:12:00Z" w16du:dateUtc="2026-09-26T19:12:00Z">
        <w:r w:rsidR="005866F1">
          <w:delText>One</w:delText>
        </w:r>
        <w:r w:rsidR="005866F1">
          <w:br/>
          <w:delText>test</w:delText>
        </w:r>
        <w:r w:rsidR="005866F1">
          <w:br/>
        </w:r>
        <w:r w:rsidR="005866F1">
          <w:br/>
          <w:delText>after space</w:delText>
        </w:r>
      </w:del>
    </w:p>
    <w:p w14:paraId="738FE36F" w14:textId="77777777" w:rsidR="005866F1" w:rsidRDefault="005866F1" w:rsidP="005866F1">
      <w:pPr>
        <w:rPr>
          <w:del w:id="17" w:author="Comparison" w:date="2026-09-26T15:12:00Z" w16du:dateUtc="2026-09-26T19:12:00Z"/>
        </w:rPr>
      </w:pPr>
    </w:p>
    <w:p w14:paraId="5AB15E4D" w14:textId="196AD406" w:rsidR="005866F1" w:rsidRDefault="005866F1" w:rsidP="005866F1">
      <w:pPr>
        <w:pStyle w:val="ListParagraph"/>
        <w:numPr>
          <w:ilvl w:val="0"/>
          <w:numId w:val="1"/>
        </w:numPr>
        <w:rPr>
          <w:del w:id="18" w:author="Comparison" w:date="2026-09-26T15:12:00Z" w16du:dateUtc="2026-09-26T19:12:00Z"/>
        </w:rPr>
      </w:pPr>
      <w:del w:id="19" w:author="Comparison" w:date="2026-09-26T15:12:00Z" w16du:dateUtc="2026-09-26T19:12:00Z">
        <w:r>
          <w:delText>TWO</w:delText>
        </w:r>
      </w:del>
    </w:p>
    <w:p w14:paraId="27758340" w14:textId="77777777" w:rsidR="005866F1" w:rsidRDefault="005866F1" w:rsidP="005866F1"/>
    <w:sectPr w:rsidR="005866F1">
      <w:pgSz w:w="12240" w:h="15840"/>
      <w:pgMar w:top="1440" w:right="1440" w:bottom="1440" w:left="1440" w:header="720" w:footer="720" w:gutter="0"/>
      <w:pgNumType w:start="1"/>
      <w:cols w:space="720"/>
      <w:docGrid w:linePitch="0"/>
      <w:sectPrChange w:id="20" w:author="Comparison" w:date="2026-09-26T15:12:00Z" w16du:dateUtc="2026-09-26T19:12:00Z">
        <w:sectPr w:rsidR="005866F1">
          <w:pgMar w:top="1440" w:right="1440" w:bottom="1440" w:left="1440" w:header="720" w:footer="720" w:gutter="0"/>
          <w:pgNumType w:start="0"/>
          <w:docGrid w:linePitch="36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12" w:author="Nick Bernal" w:date="2026-01-17T01:56:00Z" w:initials="">
    <w:p w14:paraId="00000005" w14:textId="77777777" w:rsidR="005A72D4" w:rsidRDefault="001D25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Style w:val="CommentReference"/>
        </w:rPr>
        <w:annotationRef/>
      </w:r>
      <w:r w:rsidR="00FD06C2">
        <w:rPr>
          <w:rFonts w:eastAsia="Arial" w:cs="Arial"/>
          <w:color w:val="000000"/>
          <w:sz w:val="22"/>
          <w:szCs w:val="22"/>
        </w:rPr>
        <w:t>modify</w:t>
      </w:r>
    </w:p>
  </w:comment>
  <w:comment w:id="11" w:author="Nick Bernal" w:date="2026-01-17T01:56:00Z" w:initials="">
    <w:p w14:paraId="00000002" w14:textId="77777777" w:rsidR="005A72D4" w:rsidRDefault="001D25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Style w:val="CommentReference"/>
        </w:rPr>
        <w:annotationRef/>
      </w:r>
      <w:r w:rsidR="00FD06C2">
        <w:rPr>
          <w:rFonts w:eastAsia="Arial" w:cs="Arial"/>
          <w:color w:val="000000"/>
          <w:sz w:val="22"/>
          <w:szCs w:val="22"/>
        </w:rPr>
        <w:t>licensee...distribute</w:t>
      </w:r>
    </w:p>
  </w:comment>
  <w:comment w:id="13" w:author="Nick Bernal" w:date="2026-01-17T01:56:00Z" w:initials="">
    <w:p w14:paraId="00000006" w14:textId="77777777" w:rsidR="005A72D4" w:rsidRDefault="001D25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Style w:val="CommentReference"/>
        </w:rPr>
        <w:annotationRef/>
      </w:r>
      <w:r w:rsidR="00FD06C2">
        <w:rPr>
          <w:rFonts w:eastAsia="Arial" w:cs="Arial"/>
          <w:color w:val="000000"/>
          <w:sz w:val="22"/>
          <w:szCs w:val="22"/>
        </w:rPr>
        <w:t>proprietary notices</w:t>
      </w:r>
    </w:p>
  </w:comment>
  <w:comment w:id="15" w:author="Nick Bernal" w:date="2026-01-17T01:56:00Z" w:initials="">
    <w:p w14:paraId="00000003" w14:textId="77777777" w:rsidR="005A72D4" w:rsidRDefault="001D25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Style w:val="CommentReference"/>
        </w:rPr>
        <w:annotationRef/>
      </w:r>
      <w:r w:rsidR="00FD06C2">
        <w:rPr>
          <w:rFonts w:eastAsia="Arial" w:cs="Arial"/>
          <w:color w:val="000000"/>
          <w:sz w:val="22"/>
          <w:szCs w:val="22"/>
        </w:rPr>
        <w:t>notices or labels</w:t>
      </w:r>
    </w:p>
  </w:comment>
  <w:comment w:id="14" w:author="Nick Bernal" w:date="2026-01-17T01:56:00Z" w:initials="">
    <w:p w14:paraId="00000004" w14:textId="77777777" w:rsidR="005A72D4" w:rsidRDefault="001D25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Style w:val="CommentReference"/>
        </w:rPr>
        <w:annotationRef/>
      </w:r>
      <w:r w:rsidR="00FD06C2">
        <w:rPr>
          <w:rFonts w:eastAsia="Arial" w:cs="Arial"/>
          <w:color w:val="000000"/>
          <w:sz w:val="22"/>
          <w:szCs w:val="22"/>
        </w:rPr>
        <w:t>with reply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00000005" w15:done="0"/>
  <w15:commentEx w15:paraId="00000002" w15:done="0"/>
  <w15:commentEx w15:paraId="00000006" w15:done="0"/>
  <w15:commentEx w15:paraId="00000003" w15:done="0"/>
  <w15:commentEx w15:paraId="00000004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00000005" w16cid:durableId="00000005"/>
  <w16cid:commentId w16cid:paraId="00000002" w16cid:durableId="00000002"/>
  <w16cid:commentId w16cid:paraId="00000006" w16cid:durableId="00000006"/>
  <w16cid:commentId w16cid:paraId="00000003" w16cid:durableId="00000003"/>
  <w16cid:commentId w16cid:paraId="00000004" w16cid:durableId="0000000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0F876A8"/>
    <w:multiLevelType w:val="hybridMultilevel"/>
    <w:tmpl w:val="E612DB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4409767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6F1"/>
    <w:rsid w:val="000A6EDE"/>
    <w:rsid w:val="001D2521"/>
    <w:rsid w:val="00360F1B"/>
    <w:rsid w:val="003C1D14"/>
    <w:rsid w:val="003C58BC"/>
    <w:rsid w:val="005866F1"/>
    <w:rsid w:val="005A72D4"/>
    <w:rsid w:val="00931F1A"/>
    <w:rsid w:val="00AF4127"/>
    <w:rsid w:val="00C5681E"/>
    <w:rsid w:val="00C83D10"/>
    <w:rsid w:val="00FD0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AA6344"/>
  <w15:chartTrackingRefBased/>
  <w15:docId w15:val="{1120A247-5714-9649-A8FF-E6F7C0DE8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 w:line="276" w:lineRule="auto"/>
      <w:outlineLvl w:val="0"/>
      <w:pPrChange w:id="0" w:author="Comparison" w:date="2026-09-26T15:12:00Z">
        <w:pPr>
          <w:keepNext/>
          <w:keepLines/>
          <w:spacing w:before="360" w:after="80"/>
          <w:outlineLvl w:val="0"/>
        </w:pPr>
      </w:pPrChange>
    </w:pPr>
    <w:rPr>
      <w:rFonts w:eastAsia="Arial" w:cs="Arial"/>
      <w:kern w:val="0"/>
      <w:sz w:val="40"/>
      <w:szCs w:val="40"/>
      <w:lang w:val="en"/>
      <w14:ligatures w14:val="none"/>
      <w:rPrChange w:id="0" w:author="Comparison" w:date="2026-09-26T15:12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:lang w:val="en-US" w:eastAsia="en-US" w:bidi="ar-SA"/>
          <w14:ligatures w14:val="standardContextual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360" w:after="120" w:line="276" w:lineRule="auto"/>
      <w:outlineLvl w:val="1"/>
      <w:pPrChange w:id="1" w:author="Comparison" w:date="2026-09-26T15:12:00Z">
        <w:pPr>
          <w:keepNext/>
          <w:keepLines/>
          <w:spacing w:before="160" w:after="80"/>
          <w:outlineLvl w:val="1"/>
        </w:pPr>
      </w:pPrChange>
    </w:pPr>
    <w:rPr>
      <w:rFonts w:eastAsia="Arial" w:cs="Arial"/>
      <w:kern w:val="0"/>
      <w:sz w:val="32"/>
      <w:szCs w:val="32"/>
      <w:lang w:val="en"/>
      <w14:ligatures w14:val="none"/>
      <w:rPrChange w:id="1" w:author="Comparison" w:date="2026-09-26T15:12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val="en-US" w:eastAsia="en-US" w:bidi="ar-SA"/>
          <w14:ligatures w14:val="standardContextual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320" w:after="80" w:line="276" w:lineRule="auto"/>
      <w:outlineLvl w:val="2"/>
      <w:pPrChange w:id="2" w:author="Comparison" w:date="2026-09-26T15:12:00Z">
        <w:pPr>
          <w:keepNext/>
          <w:keepLines/>
          <w:spacing w:before="160" w:after="80"/>
          <w:outlineLvl w:val="2"/>
        </w:pPr>
      </w:pPrChange>
    </w:pPr>
    <w:rPr>
      <w:rFonts w:eastAsia="Arial" w:cs="Arial"/>
      <w:color w:val="434343"/>
      <w:kern w:val="0"/>
      <w:sz w:val="28"/>
      <w:szCs w:val="28"/>
      <w:lang w:val="en"/>
      <w14:ligatures w14:val="none"/>
      <w:rPrChange w:id="2" w:author="Comparison" w:date="2026-09-26T15:12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80" w:after="80" w:line="276" w:lineRule="auto"/>
      <w:outlineLvl w:val="3"/>
      <w:pPrChange w:id="3" w:author="Comparison" w:date="2026-09-26T15:12:00Z">
        <w:pPr>
          <w:keepNext/>
          <w:keepLines/>
          <w:spacing w:before="80" w:after="40"/>
          <w:outlineLvl w:val="3"/>
        </w:pPr>
      </w:pPrChange>
    </w:pPr>
    <w:rPr>
      <w:rFonts w:eastAsia="Arial" w:cs="Arial"/>
      <w:color w:val="666666"/>
      <w:kern w:val="0"/>
      <w:lang w:val="en"/>
      <w14:ligatures w14:val="none"/>
      <w:rPrChange w:id="3" w:author="Comparison" w:date="2026-09-26T15:12:00Z">
        <w:rPr>
          <w:rFonts w:asciiTheme="minorHAnsi" w:eastAsiaTheme="majorEastAsia" w:hAnsiTheme="minorHAnsi" w:cstheme="maj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40" w:after="80" w:line="276" w:lineRule="auto"/>
      <w:outlineLvl w:val="4"/>
      <w:pPrChange w:id="4" w:author="Comparison" w:date="2026-09-26T15:12:00Z">
        <w:pPr>
          <w:keepNext/>
          <w:keepLines/>
          <w:spacing w:before="80" w:after="40"/>
          <w:outlineLvl w:val="4"/>
        </w:pPr>
      </w:pPrChange>
    </w:pPr>
    <w:rPr>
      <w:rFonts w:eastAsia="Arial" w:cs="Arial"/>
      <w:color w:val="666666"/>
      <w:kern w:val="0"/>
      <w:sz w:val="22"/>
      <w:szCs w:val="22"/>
      <w:lang w:val="en"/>
      <w14:ligatures w14:val="none"/>
      <w:rPrChange w:id="4" w:author="Comparison" w:date="2026-09-26T15:12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40" w:after="80" w:line="276" w:lineRule="auto"/>
      <w:outlineLvl w:val="5"/>
      <w:pPrChange w:id="5" w:author="Comparison" w:date="2026-09-26T15:12:00Z">
        <w:pPr>
          <w:keepNext/>
          <w:keepLines/>
          <w:spacing w:before="40"/>
          <w:outlineLvl w:val="5"/>
        </w:pPr>
      </w:pPrChange>
    </w:pPr>
    <w:rPr>
      <w:rFonts w:eastAsia="Arial" w:cs="Arial"/>
      <w:i/>
      <w:iCs/>
      <w:color w:val="666666"/>
      <w:kern w:val="0"/>
      <w:sz w:val="22"/>
      <w:szCs w:val="22"/>
      <w:lang w:val="en"/>
      <w14:ligatures w14:val="none"/>
      <w:rPrChange w:id="5" w:author="Comparison" w:date="2026-09-26T15:12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6F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6F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6F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6F1"/>
    <w:rPr>
      <w:rFonts w:eastAsia="Arial" w:cs="Arial"/>
      <w:kern w:val="0"/>
      <w:sz w:val="40"/>
      <w:szCs w:val="40"/>
      <w:lang w:val="e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6F1"/>
    <w:rPr>
      <w:rFonts w:eastAsia="Arial" w:cs="Arial"/>
      <w:kern w:val="0"/>
      <w:sz w:val="32"/>
      <w:szCs w:val="32"/>
      <w:lang w:val="e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6F1"/>
    <w:rPr>
      <w:rFonts w:eastAsia="Arial" w:cs="Arial"/>
      <w:color w:val="434343"/>
      <w:kern w:val="0"/>
      <w:sz w:val="28"/>
      <w:szCs w:val="28"/>
      <w:lang w:val="e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6F1"/>
    <w:rPr>
      <w:rFonts w:eastAsia="Arial" w:cs="Arial"/>
      <w:color w:val="666666"/>
      <w:kern w:val="0"/>
      <w:lang w:val="en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6F1"/>
    <w:rPr>
      <w:rFonts w:eastAsia="Arial" w:cs="Arial"/>
      <w:color w:val="666666"/>
      <w:kern w:val="0"/>
      <w:sz w:val="22"/>
      <w:szCs w:val="22"/>
      <w:lang w:val="en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6F1"/>
    <w:rPr>
      <w:rFonts w:eastAsia="Arial" w:cs="Arial"/>
      <w:i/>
      <w:iCs/>
      <w:color w:val="666666"/>
      <w:kern w:val="0"/>
      <w:sz w:val="22"/>
      <w:szCs w:val="22"/>
      <w:lang w:val="en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6F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6F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6F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after="60" w:line="276" w:lineRule="auto"/>
      <w:pPrChange w:id="6" w:author="Comparison" w:date="2026-09-26T15:12:00Z">
        <w:pPr>
          <w:spacing w:after="80"/>
          <w:contextualSpacing/>
        </w:pPr>
      </w:pPrChange>
    </w:pPr>
    <w:rPr>
      <w:rFonts w:eastAsia="Arial" w:cs="Arial"/>
      <w:kern w:val="0"/>
      <w:sz w:val="52"/>
      <w:szCs w:val="52"/>
      <w:lang w:val="en"/>
      <w14:ligatures w14:val="none"/>
      <w:rPrChange w:id="6" w:author="Comparison" w:date="2026-09-26T15:12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5866F1"/>
    <w:rPr>
      <w:rFonts w:eastAsia="Arial" w:cs="Arial"/>
      <w:kern w:val="0"/>
      <w:sz w:val="52"/>
      <w:szCs w:val="52"/>
      <w:lang w:val="en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after="320" w:line="276" w:lineRule="auto"/>
      <w:pPrChange w:id="7" w:author="Comparison" w:date="2026-09-26T15:12:00Z">
        <w:pPr>
          <w:numPr>
            <w:ilvl w:val="1"/>
          </w:numPr>
          <w:spacing w:after="160"/>
        </w:pPr>
      </w:pPrChange>
    </w:pPr>
    <w:rPr>
      <w:rFonts w:eastAsia="Arial" w:cs="Arial"/>
      <w:color w:val="666666"/>
      <w:kern w:val="0"/>
      <w:sz w:val="30"/>
      <w:szCs w:val="30"/>
      <w:lang w:val="en"/>
      <w14:ligatures w14:val="none"/>
      <w:rPrChange w:id="7" w:author="Comparison" w:date="2026-09-26T15:12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5866F1"/>
    <w:rPr>
      <w:rFonts w:eastAsia="Arial" w:cs="Arial"/>
      <w:color w:val="666666"/>
      <w:kern w:val="0"/>
      <w:sz w:val="30"/>
      <w:szCs w:val="30"/>
      <w:lang w:val="en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5866F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6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6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6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6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6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6F1"/>
    <w:rPr>
      <w:b/>
      <w:bCs/>
      <w:smallCaps/>
      <w:color w:val="0F4761" w:themeColor="accent1" w:themeShade="BF"/>
      <w:spacing w:val="5"/>
    </w:rPr>
  </w:style>
  <w:style w:type="table" w:customStyle="1" w:styleId="TableNormal0">
    <w:name w:val="TableNormal"/>
    <w:rsid w:val="00C5681E"/>
    <w:pPr>
      <w:spacing w:line="276" w:lineRule="auto"/>
    </w:pPr>
    <w:rPr>
      <w:rFonts w:eastAsia="Arial" w:cs="Arial"/>
      <w:kern w:val="0"/>
      <w:sz w:val="22"/>
      <w:szCs w:val="22"/>
      <w:lang w:val="en"/>
      <w14:ligatures w14:val="none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pPrChange w:id="8" w:author="Comparison" w:date="2026-09-26T15:12:00Z">
        <w:pPr/>
      </w:pPrChange>
    </w:pPr>
    <w:rPr>
      <w:rFonts w:eastAsia="Arial" w:cs="Arial"/>
      <w:kern w:val="0"/>
      <w:sz w:val="20"/>
      <w:szCs w:val="20"/>
      <w:lang w:val="en"/>
      <w14:ligatures w14:val="none"/>
      <w:rPrChange w:id="8" w:author="Comparison" w:date="2026-09-26T15:12:00Z">
        <w:rPr>
          <w:rFonts w:ascii="Arial" w:eastAsia="Arial" w:hAnsi="Arial" w:cs="Arial"/>
          <w:lang w:val="en" w:eastAsia="en-US" w:bidi="ar-SA"/>
        </w:rPr>
      </w:rPrChange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5681E"/>
    <w:rPr>
      <w:rFonts w:eastAsia="Arial" w:cs="Arial"/>
      <w:kern w:val="0"/>
      <w:sz w:val="20"/>
      <w:szCs w:val="20"/>
      <w:lang w:val="en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C5681E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5" Type="http://schemas.openxmlformats.org/officeDocument/2006/relationships/comments" Target="comment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68</Words>
  <Characters>389</Characters>
  <Application>Microsoft Office Word</Application>
  <DocSecurity>0</DocSecurity>
  <Lines>3</Lines>
  <Paragraphs>1</Paragraphs>
  <ScaleCrop>false</ScaleCrop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1</cp:revision>
  <dcterms:created xsi:type="dcterms:W3CDTF">2025-05-02T20:17:00Z</dcterms:created>
  <dcterms:modified xsi:type="dcterms:W3CDTF">2026-09-26T19:12:00Z</dcterms:modified>
</cp:coreProperties>
</file>