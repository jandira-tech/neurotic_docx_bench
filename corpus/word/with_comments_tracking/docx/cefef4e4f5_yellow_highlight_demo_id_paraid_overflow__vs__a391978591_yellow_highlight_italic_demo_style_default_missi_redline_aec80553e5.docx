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DC4F6A8" w14:textId="77777777" w:rsidR="003E058B" w:rsidRDefault="00E6259A">
      <w:r>
        <w:rPr>
          <w:i/>
          <w:highlight w:val="yellow"/>
          <w:rPrChange w:id="0" w:author="Arthur Souza Rodrigues" w:date="2026-07-05T01:11:00Z" w16du:dateUtc="2026-07-05T05:11:00Z">
            <w:rPr>
              <w:highlight w:val="yellow"/>
            </w:rPr>
          </w:rPrChange>
        </w:rPr>
        <w:t xml:space="preserve">Yellow Highlight </w:t>
      </w:r>
      <w:commentRangeStart w:id="1"/>
      <w:ins w:id="2" w:author="Arthur Souza Rodrigues" w:date="2026-07-05T01:11:00Z" w16du:dateUtc="2026-07-05T05:11:00Z">
        <w:r>
          <w:rPr>
            <w:i/>
            <w:iCs/>
            <w:highlight w:val="yellow"/>
          </w:rPr>
          <w:t xml:space="preserve">Italic </w:t>
        </w:r>
      </w:ins>
      <w:r>
        <w:rPr>
          <w:i/>
          <w:highlight w:val="yellow"/>
          <w:rPrChange w:id="3" w:author="Arthur Souza Rodrigues" w:date="2026-07-05T01:11:00Z" w16du:dateUtc="2026-07-05T05:11:00Z">
            <w:rPr>
              <w:highlight w:val="yellow"/>
            </w:rPr>
          </w:rPrChange>
        </w:rPr>
        <w:t>Demo</w:t>
      </w:r>
    </w:p>
    <w:p w14:paraId="48375F07" w14:textId="77777777" w:rsidR="003E058B" w:rsidRDefault="00E6259A">
      <w:r>
        <w:rPr>
          <w:i/>
          <w:highlight w:val="yellow"/>
          <w:rPrChange w:id="4" w:author="Arthur Souza Rodrigues" w:date="2026-07-05T01:11:00Z" w16du:dateUtc="2026-07-05T05:11:00Z">
            <w:rPr>
              <w:highlight w:val="yellow"/>
            </w:rPr>
          </w:rPrChange>
        </w:rPr>
        <w:t xml:space="preserve">This document </w:t>
      </w:r>
      <w:ins w:id="5" w:author="Arthur Souza Rodrigues" w:date="2026-07-05T01:11:00Z" w16du:dateUtc="2026-07-05T05:11:00Z">
        <w:r>
          <w:rPr>
            <w:i/>
            <w:iCs/>
            <w:highlight w:val="yellow"/>
          </w:rPr>
          <w:t>combines</w:t>
        </w:r>
      </w:ins>
      <w:del w:id="6" w:author="Arthur Souza Rodrigues" w:date="2026-07-05T01:11:00Z" w16du:dateUtc="2026-07-05T05:11:00Z">
        <w:r>
          <w:rPr>
            <w:highlight w:val="yellow"/>
          </w:rPr>
          <w:delText>demonstrates</w:delText>
        </w:r>
      </w:del>
      <w:r>
        <w:rPr>
          <w:i/>
          <w:highlight w:val="yellow"/>
          <w:rPrChange w:id="7" w:author="Arthur Souza Rodrigues" w:date="2026-07-05T01:11:00Z" w16du:dateUtc="2026-07-05T05:11:00Z">
            <w:rPr>
              <w:highlight w:val="yellow"/>
            </w:rPr>
          </w:rPrChange>
        </w:rPr>
        <w:t xml:space="preserve"> yellow </w:t>
      </w:r>
      <w:ins w:id="8" w:author="Arthur Souza Rodrigues" w:date="2026-07-05T01:11:00Z" w16du:dateUtc="2026-07-05T05:11:00Z">
        <w:r>
          <w:rPr>
            <w:i/>
            <w:iCs/>
            <w:highlight w:val="yellow"/>
          </w:rPr>
          <w:t>highlight with italic formatting</w:t>
        </w:r>
      </w:ins>
      <w:del w:id="9" w:author="Arthur Souza Rodrigues" w:date="2026-07-05T01:11:00Z" w16du:dateUtc="2026-07-05T05:11:00Z">
        <w:r>
          <w:rPr>
            <w:highlight w:val="yellow"/>
          </w:rPr>
          <w:delText>text highlighting</w:delText>
        </w:r>
      </w:del>
      <w:r>
        <w:rPr>
          <w:i/>
          <w:highlight w:val="yellow"/>
          <w:rPrChange w:id="10" w:author="Arthur Souza Rodrigues" w:date="2026-07-05T01:11:00Z" w16du:dateUtc="2026-07-05T05:11:00Z">
            <w:rPr>
              <w:highlight w:val="yellow"/>
            </w:rPr>
          </w:rPrChange>
        </w:rPr>
        <w:t>.</w:t>
      </w:r>
    </w:p>
    <w:p w14:paraId="0F455AC6" w14:textId="77777777" w:rsidR="003E058B" w:rsidRDefault="00E6259A">
      <w:r>
        <w:rPr>
          <w:i/>
          <w:highlight w:val="yellow"/>
          <w:rPrChange w:id="11" w:author="Arthur Souza Rodrigues" w:date="2026-07-05T01:11:00Z" w16du:dateUtc="2026-07-05T05:11:00Z">
            <w:rPr>
              <w:highlight w:val="yellow"/>
            </w:rPr>
          </w:rPrChange>
        </w:rPr>
        <w:t xml:space="preserve">Highlighted </w:t>
      </w:r>
      <w:ins w:id="12" w:author="Arthur Souza Rodrigues" w:date="2026-07-05T01:11:00Z" w16du:dateUtc="2026-07-05T05:11:00Z">
        <w:r>
          <w:rPr>
            <w:i/>
            <w:iCs/>
            <w:highlight w:val="yellow"/>
          </w:rPr>
          <w:t xml:space="preserve">italic text draws attention to </w:t>
        </w:r>
      </w:ins>
      <w:commentRangeEnd w:id="1"/>
      <w:r w:rsidR="0068363C">
        <w:rPr>
          <w:rStyle w:val="CommentReference"/>
          <w:i/>
          <w:iCs/>
          <w:sz w:val="22"/>
          <w:szCs w:val="20"/>
          <w:highlight w:val="yellow"/>
        </w:rPr>
        <w:commentReference w:id="1"/>
      </w:r>
      <w:ins w:id="13" w:author="Arthur Souza Rodrigues" w:date="2026-07-05T01:11:00Z" w16du:dateUtc="2026-07-05T05:11:00Z">
        <w:r>
          <w:rPr>
            <w:i/>
            <w:iCs/>
            <w:highlight w:val="yellow"/>
          </w:rPr>
          <w:t>key quotations</w:t>
        </w:r>
      </w:ins>
      <w:del w:id="14" w:author="Arthur Souza Rodrigues" w:date="2026-07-05T01:11:00Z" w16du:dateUtc="2026-07-05T05:11:00Z">
        <w:r>
          <w:rPr>
            <w:highlight w:val="yellow"/>
          </w:rPr>
          <w:delText>text stands out for easy reference and review</w:delText>
        </w:r>
      </w:del>
      <w:r>
        <w:rPr>
          <w:i/>
          <w:highlight w:val="yellow"/>
          <w:rPrChange w:id="15" w:author="Arthur Souza Rodrigues" w:date="2026-07-05T01:11:00Z" w16du:dateUtc="2026-07-05T05:11:00Z">
            <w:rPr>
              <w:highlight w:val="yellow"/>
            </w:rPr>
          </w:rPrChange>
        </w:rPr>
        <w:t>.</w:t>
      </w:r>
    </w:p>
    <w:sectPr w:rsidR="003E058B">
      <w:pgSz w:w="12240" w:h="15840"/>
      <w:pgMar w:top="1440" w:right="1440" w:bottom="1440" w:left="1440" w:header="720" w:footer="720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1" w:author="Arthur Souza Rodrigues" w:date="2026-07-04T23:22:00Z" w:initials="AS">
    <w:p w14:paraId="607191E4" w14:textId="77777777" w:rsidR="0068363C" w:rsidRDefault="0068363C" w:rsidP="0068363C">
      <w:r>
        <w:rPr>
          <w:rStyle w:val="CommentReference"/>
        </w:rPr>
        <w:annotationRef/>
      </w:r>
      <w:r>
        <w:rPr>
          <w:sz w:val="20"/>
        </w:rPr>
        <w:t>Commenting on yellow.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607191E4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262CD8A4" w16cex:dateUtc="2026-07-05T03:2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607191E4" w16cid:durableId="262CD8A4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E058B"/>
    <w:rsid w:val="00330576"/>
    <w:rsid w:val="00332F49"/>
    <w:rsid w:val="0033635D"/>
    <w:rsid w:val="003C09F3"/>
    <w:rsid w:val="003E058B"/>
    <w:rsid w:val="0068363C"/>
    <w:rsid w:val="00B37A4C"/>
    <w:rsid w:val="00E62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621B8C1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33057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30576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30576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3057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30576"/>
    <w:rPr>
      <w:b/>
      <w:bCs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</Words>
  <Characters>194</Characters>
  <Application>Microsoft Office Word</Application>
  <DocSecurity>0</DocSecurity>
  <Lines>1</Lines>
  <Paragraphs>1</Paragraphs>
  <ScaleCrop>false</ScaleCrop>
  <Company/>
  <LinksUpToDate>false</LinksUpToDate>
  <CharactersWithSpaces>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2026-05-14T17:05:00Z</dcterms:created>
  <dcterms:modified xsi:type="dcterms:W3CDTF">2026-07-05T05:11:00Z</dcterms:modified>
</cp:coreProperties>
</file>