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ACCD1" w14:textId="77777777" w:rsidR="000D3124" w:rsidRDefault="000D3124">
      <w:pPr>
        <w:rPr>
          <w:rPrChange w:id="5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pPrChange w:id="6" w:author="Arthur Souza Rodrigues" w:date="2026-07-10T21:45:00Z" w16du:dateUtc="2026-07-11T01:45:00Z">
          <w:pPr>
            <w:spacing w:after="20"/>
          </w:pPr>
        </w:pPrChange>
      </w:pPr>
      <w:r>
        <w:rPr>
          <w:rPrChange w:id="7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8" w:author="Arthur Souza Rodrigues" w:date="2026-07-10T21:45:00Z" w16du:dateUtc="2026-07-11T01:45:00Z">
        <w:r w:rsidR="00F00C0E">
          <w:t>70</w:t>
        </w:r>
      </w:ins>
      <w:del w:id="9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>69</w:delText>
        </w:r>
      </w:del>
      <w:r>
        <w:rPr>
          <w:rPrChange w:id="10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2313C800" w14:textId="4521D23A" w:rsidR="00BD6514" w:rsidRDefault="00487BF9">
      <w:pPr>
        <w:spacing w:after="20"/>
        <w:rPr>
          <w:del w:id="11" w:author="Arthur Souza Rodrigues" w:date="2026-07-10T21:45:00Z" w16du:dateUtc="2026-07-11T01:45:00Z"/>
        </w:rPr>
      </w:pPr>
      <w:ins w:id="12" w:author="Arthur Souza Rodrigues" w:date="2026-07-10T21:45:00Z" w16du:dateUtc="2026-07-11T01:4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F0460B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E549D" w14:textId="77777777" w:rsidR="00487BF9" w:rsidRDefault="00487BF9">
                              <w:pPr>
                                <w:rPr>
                                  <w:ins w:id="13" w:author="Arthur Souza Rodrigues" w:date="2026-07-10T21:45:00Z" w16du:dateUtc="2026-07-11T01:45:00Z"/>
                                </w:rPr>
                              </w:pPr>
                              <w:ins w:id="14" w:author="Arthur Souza Rodrigues" w:date="2026-07-10T21:45:00Z" w16du:dateUtc="2026-07-11T01:45:00Z">
                                <w:r>
                                  <w:t>Datum plane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9F0460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356E549D" w14:textId="77777777" w:rsidR="00487BF9" w:rsidRDefault="00487BF9">
                        <w:pPr>
                          <w:rPr>
                            <w:ins w:id="15" w:author="Arthur Souza Rodrigues" w:date="2026-07-10T21:45:00Z" w16du:dateUtc="2026-07-11T01:45:00Z"/>
                          </w:rPr>
                        </w:pPr>
                        <w:ins w:id="16" w:author="Arthur Souza Rodrigues" w:date="2026-07-10T21:45:00Z" w16du:dateUtc="2026-07-11T01:45:00Z">
                          <w:r>
                            <w:t>Datum plane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del w:id="17" w:author="Arthur Souza Rodrigues" w:date="2026-07-10T21:45:00Z" w16du:dateUtc="2026-07-11T01:45:00Z">
        <w:r w:rsidR="00DF5772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00B47E53" w14:textId="77777777" w:rsidR="00BD6514" w:rsidRDefault="00DF5772">
      <w:pPr>
        <w:spacing w:after="60"/>
        <w:rPr>
          <w:del w:id="18" w:author="Arthur Souza Rodrigues" w:date="2026-07-10T21:45:00Z" w16du:dateUtc="2026-07-11T01:45:00Z"/>
        </w:rPr>
      </w:pPr>
      <w:del w:id="19" w:author="Arthur Souza Rodrigues" w:date="2026-07-10T21:45:00Z" w16du:dateUtc="2026-07-11T01:45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BD6514" w:rsidRDefault="00BD6514">
      <w:pPr>
        <w:spacing w:after="60"/>
        <w:rPr>
          <w:del w:id="20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del w:id="21" w:author="Arthur Souza Rodrigues" w:date="2026-07-10T21:45:00Z" w16du:dateUtc="2026-07-11T01:4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pPr>
              <w:rPr>
                <w:del w:id="22" w:author="Arthur Souza Rodrigues" w:date="2026-07-10T21:45:00Z" w16du:dateUtc="2026-07-11T01:45:00Z"/>
              </w:rPr>
            </w:pPr>
            <w:del w:id="2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BD6514">
                <w:fldChar w:fldCharType="begin"/>
              </w:r>
              <w:r w:rsidR="00BD6514">
                <w:delInstrText>HYPERLINK "https://www.npmjs.com/package/@eigenpal/docx-js-editor"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BD6514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pPr>
              <w:rPr>
                <w:del w:id="24" w:author="Arthur Souza Rodrigues" w:date="2026-07-10T21:45:00Z" w16du:dateUtc="2026-07-11T01:45:00Z"/>
              </w:rPr>
            </w:pPr>
            <w:del w:id="2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BD6514">
                <w:fldChar w:fldCharType="begin"/>
              </w:r>
              <w:r w:rsidR="00BD6514">
                <w:delInstrText>HYPERLINK "https://github.com/eigenpal/docx-editor"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BD6514">
                <w:fldChar w:fldCharType="end"/>
              </w:r>
            </w:del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  <w:rPr>
          <w:del w:id="26" w:author="Arthur Souza Rodrigues" w:date="2026-07-10T21:45:00Z" w16du:dateUtc="2026-07-11T01:45:00Z"/>
        </w:rPr>
      </w:pPr>
      <w:del w:id="27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4A311385" w:rsidR="00BD6514" w:rsidRDefault="00DF5772">
      <w:pPr>
        <w:spacing w:before="60" w:after="60"/>
        <w:rPr>
          <w:del w:id="28" w:author="Arthur Souza Rodrigues" w:date="2026-07-10T21:45:00Z" w16du:dateUtc="2026-07-11T01:45:00Z"/>
        </w:rPr>
      </w:pPr>
      <w:del w:id="29" w:author="Arthur Souza Rodrigues" w:date="2026-07-10T21:45:00Z" w16du:dateUtc="2026-07-11T01:45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BD6514" w:rsidRDefault="00BD6514">
      <w:pPr>
        <w:spacing w:before="60"/>
        <w:rPr>
          <w:del w:id="30" w:author="Arthur Souza Rodrigues" w:date="2026-07-10T21:45:00Z" w16du:dateUtc="2026-07-11T01:45:00Z"/>
        </w:rPr>
      </w:pPr>
    </w:p>
    <w:p w14:paraId="28B83400" w14:textId="57C6BF0A" w:rsidR="00BD6514" w:rsidRDefault="00DF5772">
      <w:pPr>
        <w:spacing w:before="60" w:after="60"/>
        <w:rPr>
          <w:del w:id="31" w:author="Arthur Souza Rodrigues" w:date="2026-07-10T21:45:00Z" w16du:dateUtc="2026-07-11T01:45:00Z"/>
        </w:rPr>
      </w:pPr>
      <w:del w:id="32" w:author="Arthur Souza Rodrigues" w:date="2026-07-10T21:45:00Z" w16du:dateUtc="2026-07-11T01:45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5AD58312" w14:textId="77777777" w:rsidR="00BD6514" w:rsidRDefault="00BD6514">
      <w:pPr>
        <w:spacing w:before="80"/>
        <w:rPr>
          <w:del w:id="33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del w:id="34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pPr>
              <w:rPr>
                <w:del w:id="35" w:author="Arthur Souza Rodrigues" w:date="2026-07-10T21:45:00Z" w16du:dateUtc="2026-07-11T01:45:00Z"/>
              </w:rPr>
            </w:pPr>
            <w:del w:id="3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659AC4B1" w14:textId="77777777" w:rsidR="00BD6514" w:rsidRDefault="00DF5772">
            <w:pPr>
              <w:rPr>
                <w:del w:id="37" w:author="Arthur Souza Rodrigues" w:date="2026-07-10T21:45:00Z" w16du:dateUtc="2026-07-11T01:45:00Z"/>
              </w:rPr>
            </w:pPr>
            <w:del w:id="3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ED1FCA3" w14:textId="6D263800" w:rsidR="00BD6514" w:rsidRDefault="00BD6514">
            <w:pPr>
              <w:rPr>
                <w:del w:id="39" w:author="Arthur Souza Rodrigues" w:date="2026-07-10T21:45:00Z" w16du:dateUtc="2026-07-11T01:45:00Z"/>
              </w:rPr>
            </w:pPr>
          </w:p>
          <w:p w14:paraId="567EA400" w14:textId="30A68100" w:rsidR="00BD6514" w:rsidRDefault="00DF5772">
            <w:pPr>
              <w:rPr>
                <w:del w:id="40" w:author="Arthur Souza Rodrigues" w:date="2026-07-10T21:45:00Z" w16du:dateUtc="2026-07-11T01:45:00Z"/>
              </w:rPr>
            </w:pPr>
            <w:del w:id="4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52F851D" w14:textId="1F183200" w:rsidR="00BD6514" w:rsidRDefault="00DF5772">
            <w:pPr>
              <w:rPr>
                <w:del w:id="42" w:author="Arthur Souza Rodrigues" w:date="2026-07-10T21:45:00Z" w16du:dateUtc="2026-07-11T01:45:00Z"/>
              </w:rPr>
            </w:pPr>
            <w:del w:id="4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BD6514" w:rsidRDefault="00DF5772">
            <w:pPr>
              <w:rPr>
                <w:del w:id="44" w:author="Arthur Souza Rodrigues" w:date="2026-07-10T21:45:00Z" w16du:dateUtc="2026-07-11T01:45:00Z"/>
              </w:rPr>
            </w:pPr>
            <w:del w:id="4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BD6514" w:rsidRDefault="00DF5772">
            <w:pPr>
              <w:rPr>
                <w:del w:id="46" w:author="Arthur Souza Rodrigues" w:date="2026-07-10T21:45:00Z" w16du:dateUtc="2026-07-11T01:45:00Z"/>
              </w:rPr>
            </w:pPr>
            <w:del w:id="4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EEA108A" w14:textId="4854BC00" w:rsidR="00BD6514" w:rsidRDefault="00DF5772">
            <w:pPr>
              <w:rPr>
                <w:del w:id="48" w:author="Arthur Souza Rodrigues" w:date="2026-07-10T21:45:00Z" w16du:dateUtc="2026-07-11T01:45:00Z"/>
              </w:rPr>
            </w:pPr>
            <w:del w:id="4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BD6514" w:rsidRDefault="00DF5772">
            <w:pPr>
              <w:rPr>
                <w:del w:id="50" w:author="Arthur Souza Rodrigues" w:date="2026-07-10T21:45:00Z" w16du:dateUtc="2026-07-11T01:45:00Z"/>
              </w:rPr>
            </w:pPr>
            <w:del w:id="5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529DB9F3" w14:textId="77777777" w:rsidR="00BD6514" w:rsidRDefault="00DF5772">
            <w:pPr>
              <w:rPr>
                <w:del w:id="52" w:author="Arthur Souza Rodrigues" w:date="2026-07-10T21:45:00Z" w16du:dateUtc="2026-07-11T01:45:00Z"/>
              </w:rPr>
            </w:pPr>
            <w:del w:id="5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156A50D3" w14:textId="77777777" w:rsidR="00BD6514" w:rsidRDefault="00DF5772">
            <w:pPr>
              <w:rPr>
                <w:del w:id="54" w:author="Arthur Souza Rodrigues" w:date="2026-07-10T21:45:00Z" w16du:dateUtc="2026-07-11T01:45:00Z"/>
              </w:rPr>
            </w:pPr>
            <w:del w:id="5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BD6514" w:rsidRDefault="00BD6514">
      <w:pPr>
        <w:spacing w:before="160"/>
        <w:rPr>
          <w:del w:id="56" w:author="Arthur Souza Rodrigues" w:date="2026-07-10T21:45:00Z" w16du:dateUtc="2026-07-11T01:45:00Z"/>
        </w:rPr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  <w:rPr>
          <w:del w:id="57" w:author="Arthur Souza Rodrigues" w:date="2026-07-10T21:45:00Z" w16du:dateUtc="2026-07-11T01:45:00Z"/>
        </w:rPr>
      </w:pPr>
      <w:del w:id="58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BD6514" w:rsidRDefault="00DF5772">
      <w:pPr>
        <w:spacing w:before="60" w:after="60"/>
        <w:rPr>
          <w:del w:id="59" w:author="Arthur Souza Rodrigues" w:date="2026-07-10T21:45:00Z" w16du:dateUtc="2026-07-11T01:45:00Z"/>
        </w:rPr>
      </w:pPr>
      <w:del w:id="60" w:author="Arthur Souza Rodrigues" w:date="2026-07-10T21:45:00Z" w16du:dateUtc="2026-07-11T01:45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BD6514" w:rsidRDefault="00BD6514">
      <w:pPr>
        <w:spacing w:before="80"/>
        <w:rPr>
          <w:del w:id="61" w:author="Arthur Souza Rodrigues" w:date="2026-07-10T21:45:00Z" w16du:dateUtc="2026-07-11T01:45:00Z"/>
        </w:rPr>
      </w:pPr>
    </w:p>
    <w:p w14:paraId="673CC941" w14:textId="15C85C00" w:rsidR="00BD6514" w:rsidRDefault="00DF5772">
      <w:pPr>
        <w:spacing w:before="180" w:after="40"/>
        <w:rPr>
          <w:del w:id="62" w:author="Arthur Souza Rodrigues" w:date="2026-07-10T21:45:00Z" w16du:dateUtc="2026-07-11T01:45:00Z"/>
        </w:rPr>
      </w:pPr>
      <w:del w:id="63" w:author="Arthur Souza Rodrigues" w:date="2026-07-10T21:45:00Z" w16du:dateUtc="2026-07-11T01:45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BD6514" w:rsidRDefault="00DF5772">
      <w:pPr>
        <w:spacing w:before="60" w:after="60"/>
        <w:rPr>
          <w:del w:id="64" w:author="Arthur Souza Rodrigues" w:date="2026-07-10T21:45:00Z" w16du:dateUtc="2026-07-11T01:45:00Z"/>
        </w:rPr>
      </w:pPr>
      <w:del w:id="65" w:author="Arthur Souza Rodrigues" w:date="2026-07-10T21:45:00Z" w16du:dateUtc="2026-07-11T01:45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1DBD35E0" w14:textId="78C5FE00" w:rsidR="00BD6514" w:rsidRDefault="00BD6514">
      <w:pPr>
        <w:spacing w:before="60"/>
        <w:rPr>
          <w:del w:id="66" w:author="Arthur Souza Rodrigues" w:date="2026-07-10T21:45:00Z" w16du:dateUtc="2026-07-11T01:45:00Z"/>
        </w:rPr>
      </w:pPr>
    </w:p>
    <w:p w14:paraId="2228E200" w14:textId="40AC8A00" w:rsidR="00BD6514" w:rsidRDefault="00DF5772">
      <w:pPr>
        <w:spacing w:before="60" w:after="60"/>
        <w:rPr>
          <w:del w:id="67" w:author="Arthur Souza Rodrigues" w:date="2026-07-10T21:45:00Z" w16du:dateUtc="2026-07-11T01:45:00Z"/>
        </w:rPr>
      </w:pPr>
      <w:del w:id="68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BD6514" w:rsidRDefault="00BD6514">
      <w:pPr>
        <w:spacing w:before="80"/>
        <w:rPr>
          <w:del w:id="69" w:author="Arthur Souza Rodrigues" w:date="2026-07-10T21:45:00Z" w16du:dateUtc="2026-07-11T01:45:00Z"/>
        </w:rPr>
      </w:pPr>
    </w:p>
    <w:p w14:paraId="02E987F1" w14:textId="77777777" w:rsidR="00BD6514" w:rsidRDefault="00DF5772">
      <w:pPr>
        <w:spacing w:before="180" w:after="40"/>
        <w:rPr>
          <w:del w:id="70" w:author="Arthur Souza Rodrigues" w:date="2026-07-10T21:45:00Z" w16du:dateUtc="2026-07-11T01:45:00Z"/>
        </w:rPr>
      </w:pPr>
      <w:del w:id="71" w:author="Arthur Souza Rodrigues" w:date="2026-07-10T21:45:00Z" w16du:dateUtc="2026-07-11T01:45:00Z">
        <w:r>
          <w:rPr>
            <w:b/>
            <w:bCs/>
            <w:color w:val="0F172A"/>
          </w:rPr>
          <w:lastRenderedPageBreak/>
          <w:delText xml:space="preserve">Comments         </w:delText>
        </w:r>
      </w:del>
    </w:p>
    <w:p w14:paraId="35357F55" w14:textId="2F40A200" w:rsidR="00BD6514" w:rsidRDefault="00DF5772">
      <w:pPr>
        <w:spacing w:before="60" w:after="60"/>
        <w:rPr>
          <w:del w:id="72" w:author="Arthur Souza Rodrigues" w:date="2026-07-10T21:45:00Z" w16du:dateUtc="2026-07-11T01:45:00Z"/>
        </w:rPr>
      </w:pPr>
      <w:del w:id="73" w:author="Arthur Souza Rodrigues" w:date="2026-07-10T21:45:00Z" w16du:dateUtc="2026-07-11T01:45:00Z">
        <w:r>
          <w:rPr>
            <w:color w:val="0F172A"/>
          </w:rPr>
          <w:delText xml:space="preserve">Select text and click the floating button on the page edge to         </w:delText>
        </w:r>
        <w:commentRangeStart w:id="74"/>
        <w:r>
          <w:rPr>
            <w:color w:val="0F172A"/>
          </w:rPr>
          <w:delText xml:space="preserve">add a comment anchored to that selection         </w:delText>
        </w:r>
        <w:commentRangeEnd w:id="74"/>
        <w:r>
          <w:rPr>
            <w:rStyle w:val="CommentReference"/>
            <w:color w:val="0F172A"/>
            <w:sz w:val="22"/>
            <w:szCs w:val="22"/>
          </w:rPr>
          <w:commentReference w:id="74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BD6514" w:rsidRDefault="00BD6514">
      <w:pPr>
        <w:spacing w:before="60"/>
        <w:rPr>
          <w:del w:id="75" w:author="Arthur Souza Rodrigues" w:date="2026-07-10T21:45:00Z" w16du:dateUtc="2026-07-11T01:45:00Z"/>
        </w:rPr>
      </w:pPr>
    </w:p>
    <w:p w14:paraId="78E6D99E" w14:textId="255A2400" w:rsidR="00BD6514" w:rsidRDefault="00DF5772">
      <w:pPr>
        <w:spacing w:before="60" w:after="60"/>
        <w:rPr>
          <w:del w:id="76" w:author="Arthur Souza Rodrigues" w:date="2026-07-10T21:45:00Z" w16du:dateUtc="2026-07-11T01:45:00Z"/>
        </w:rPr>
      </w:pPr>
      <w:del w:id="77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BD6514" w:rsidRDefault="00BD6514">
      <w:pPr>
        <w:spacing w:before="80"/>
        <w:rPr>
          <w:del w:id="78" w:author="Arthur Souza Rodrigues" w:date="2026-07-10T21:45:00Z" w16du:dateUtc="2026-07-11T01:45:00Z"/>
        </w:rPr>
      </w:pPr>
    </w:p>
    <w:p w14:paraId="07D0CE00" w14:textId="0F7CE400" w:rsidR="00BD6514" w:rsidRDefault="00DF5772">
      <w:pPr>
        <w:spacing w:before="180" w:after="40"/>
        <w:rPr>
          <w:del w:id="79" w:author="Arthur Souza Rodrigues" w:date="2026-07-10T21:45:00Z" w16du:dateUtc="2026-07-11T01:45:00Z"/>
        </w:rPr>
      </w:pPr>
      <w:del w:id="80" w:author="Arthur Souza Rodrigues" w:date="2026-07-10T21:45:00Z" w16du:dateUtc="2026-07-11T01:45:00Z">
        <w:r>
          <w:rPr>
            <w:b/>
            <w:bCs/>
            <w:color w:val="0F172A"/>
          </w:rPr>
          <w:delText xml:space="preserve">Agent-friendly         </w:delText>
        </w:r>
      </w:del>
    </w:p>
    <w:p w14:paraId="67656C55" w14:textId="77777777" w:rsidR="00BD6514" w:rsidRDefault="00DF5772">
      <w:pPr>
        <w:spacing w:before="60" w:after="60"/>
        <w:rPr>
          <w:del w:id="81" w:author="Arthur Souza Rodrigues" w:date="2026-07-10T21:45:00Z" w16du:dateUtc="2026-07-11T01:45:00Z"/>
        </w:rPr>
      </w:pPr>
      <w:del w:id="82" w:author="Arthur Souza Rodrigues" w:date="2026-07-10T21:45:00Z" w16du:dateUtc="2026-07-11T01:45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685865EF" w14:textId="7A256D00" w:rsidR="00BD6514" w:rsidRDefault="00BD6514">
      <w:pPr>
        <w:spacing w:before="160"/>
        <w:rPr>
          <w:del w:id="83" w:author="Arthur Souza Rodrigues" w:date="2026-07-10T21:45:00Z" w16du:dateUtc="2026-07-11T01:45:00Z"/>
        </w:rPr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  <w:rPr>
          <w:del w:id="84" w:author="Arthur Souza Rodrigues" w:date="2026-07-10T21:45:00Z" w16du:dateUtc="2026-07-11T01:45:00Z"/>
        </w:rPr>
      </w:pPr>
      <w:del w:id="85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BD6514" w:rsidRDefault="00DF5772">
      <w:pPr>
        <w:spacing w:before="60" w:after="60"/>
        <w:rPr>
          <w:del w:id="86" w:author="Arthur Souza Rodrigues" w:date="2026-07-10T21:45:00Z" w16du:dateUtc="2026-07-11T01:45:00Z"/>
        </w:rPr>
      </w:pPr>
      <w:del w:id="87" w:author="Arthur Souza Rodrigues" w:date="2026-07-10T21:45:00Z" w16du:dateUtc="2026-07-11T01:45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BD6514" w:rsidRDefault="00BD6514">
      <w:pPr>
        <w:spacing w:before="60"/>
        <w:rPr>
          <w:del w:id="88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del w:id="89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pPr>
              <w:rPr>
                <w:del w:id="90" w:author="Arthur Souza Rodrigues" w:date="2026-07-10T21:45:00Z" w16du:dateUtc="2026-07-11T01:45:00Z"/>
              </w:rPr>
            </w:pPr>
            <w:del w:id="91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pPr>
              <w:rPr>
                <w:del w:id="92" w:author="Arthur Souza Rodrigues" w:date="2026-07-10T21:45:00Z" w16du:dateUtc="2026-07-11T01:45:00Z"/>
              </w:rPr>
            </w:pPr>
            <w:del w:id="93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pPr>
              <w:rPr>
                <w:del w:id="94" w:author="Arthur Souza Rodrigues" w:date="2026-07-10T21:45:00Z" w16du:dateUtc="2026-07-11T01:45:00Z"/>
              </w:rPr>
            </w:pPr>
            <w:del w:id="95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pPr>
              <w:rPr>
                <w:del w:id="96" w:author="Arthur Souza Rodrigues" w:date="2026-07-10T21:45:00Z" w16du:dateUtc="2026-07-11T01:45:00Z"/>
              </w:rPr>
            </w:pPr>
            <w:del w:id="97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115D6" w14:paraId="38C367F7" w14:textId="77777777">
        <w:trPr>
          <w:del w:id="98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pPr>
              <w:rPr>
                <w:del w:id="99" w:author="Arthur Souza Rodrigues" w:date="2026-07-10T21:45:00Z" w16du:dateUtc="2026-07-11T01:45:00Z"/>
              </w:rPr>
            </w:pPr>
            <w:del w:id="10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pPr>
              <w:rPr>
                <w:del w:id="101" w:author="Arthur Souza Rodrigues" w:date="2026-07-10T21:45:00Z" w16du:dateUtc="2026-07-11T01:45:00Z"/>
              </w:rPr>
            </w:pPr>
            <w:del w:id="10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pPr>
              <w:rPr>
                <w:del w:id="103" w:author="Arthur Souza Rodrigues" w:date="2026-07-10T21:45:00Z" w16du:dateUtc="2026-07-11T01:45:00Z"/>
              </w:rPr>
            </w:pPr>
            <w:del w:id="10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pPr>
              <w:rPr>
                <w:del w:id="105" w:author="Arthur Souza Rodrigues" w:date="2026-07-10T21:45:00Z" w16du:dateUtc="2026-07-11T01:45:00Z"/>
              </w:rPr>
            </w:pPr>
            <w:del w:id="10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115D6" w14:paraId="0D8B1CFC" w14:textId="77777777">
        <w:trPr>
          <w:del w:id="107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pPr>
              <w:rPr>
                <w:del w:id="108" w:author="Arthur Souza Rodrigues" w:date="2026-07-10T21:45:00Z" w16du:dateUtc="2026-07-11T01:45:00Z"/>
              </w:rPr>
            </w:pPr>
            <w:del w:id="10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pPr>
              <w:rPr>
                <w:del w:id="110" w:author="Arthur Souza Rodrigues" w:date="2026-07-10T21:45:00Z" w16du:dateUtc="2026-07-11T01:45:00Z"/>
              </w:rPr>
            </w:pPr>
            <w:del w:id="11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pPr>
              <w:rPr>
                <w:del w:id="112" w:author="Arthur Souza Rodrigues" w:date="2026-07-10T21:45:00Z" w16du:dateUtc="2026-07-11T01:45:00Z"/>
              </w:rPr>
            </w:pPr>
            <w:del w:id="11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pPr>
              <w:rPr>
                <w:del w:id="114" w:author="Arthur Souza Rodrigues" w:date="2026-07-10T21:45:00Z" w16du:dateUtc="2026-07-11T01:45:00Z"/>
              </w:rPr>
            </w:pPr>
            <w:del w:id="11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115D6" w14:paraId="368FB0B8" w14:textId="77777777">
        <w:trPr>
          <w:del w:id="116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pPr>
              <w:rPr>
                <w:del w:id="117" w:author="Arthur Souza Rodrigues" w:date="2026-07-10T21:45:00Z" w16du:dateUtc="2026-07-11T01:45:00Z"/>
              </w:rPr>
            </w:pPr>
            <w:del w:id="11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pPr>
              <w:rPr>
                <w:del w:id="119" w:author="Arthur Souza Rodrigues" w:date="2026-07-10T21:45:00Z" w16du:dateUtc="2026-07-11T01:45:00Z"/>
              </w:rPr>
            </w:pPr>
            <w:del w:id="12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pPr>
              <w:rPr>
                <w:del w:id="121" w:author="Arthur Souza Rodrigues" w:date="2026-07-10T21:45:00Z" w16du:dateUtc="2026-07-11T01:45:00Z"/>
              </w:rPr>
            </w:pPr>
            <w:del w:id="12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pPr>
              <w:rPr>
                <w:del w:id="123" w:author="Arthur Souza Rodrigues" w:date="2026-07-10T21:45:00Z" w16du:dateUtc="2026-07-11T01:45:00Z"/>
              </w:rPr>
            </w:pPr>
            <w:del w:id="12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115D6" w14:paraId="346319F7" w14:textId="77777777">
        <w:trPr>
          <w:del w:id="125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pPr>
              <w:rPr>
                <w:del w:id="126" w:author="Arthur Souza Rodrigues" w:date="2026-07-10T21:45:00Z" w16du:dateUtc="2026-07-11T01:45:00Z"/>
              </w:rPr>
            </w:pPr>
            <w:del w:id="127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pPr>
              <w:rPr>
                <w:del w:id="128" w:author="Arthur Souza Rodrigues" w:date="2026-07-10T21:45:00Z" w16du:dateUtc="2026-07-11T01:45:00Z"/>
              </w:rPr>
            </w:pPr>
            <w:del w:id="129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pPr>
              <w:rPr>
                <w:del w:id="130" w:author="Arthur Souza Rodrigues" w:date="2026-07-10T21:45:00Z" w16du:dateUtc="2026-07-11T01:45:00Z"/>
              </w:rPr>
            </w:pPr>
            <w:del w:id="131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pPr>
              <w:rPr>
                <w:del w:id="132" w:author="Arthur Souza Rodrigues" w:date="2026-07-10T21:45:00Z" w16du:dateUtc="2026-07-11T01:45:00Z"/>
              </w:rPr>
            </w:pPr>
            <w:del w:id="13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115D6" w14:paraId="50F92EC2" w14:textId="77777777">
        <w:trPr>
          <w:del w:id="134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pPr>
              <w:rPr>
                <w:del w:id="135" w:author="Arthur Souza Rodrigues" w:date="2026-07-10T21:45:00Z" w16du:dateUtc="2026-07-11T01:45:00Z"/>
              </w:rPr>
            </w:pPr>
            <w:del w:id="136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pPr>
              <w:rPr>
                <w:del w:id="137" w:author="Arthur Souza Rodrigues" w:date="2026-07-10T21:45:00Z" w16du:dateUtc="2026-07-11T01:45:00Z"/>
              </w:rPr>
            </w:pPr>
            <w:del w:id="138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pPr>
              <w:rPr>
                <w:del w:id="139" w:author="Arthur Souza Rodrigues" w:date="2026-07-10T21:45:00Z" w16du:dateUtc="2026-07-11T01:45:00Z"/>
              </w:rPr>
            </w:pPr>
            <w:del w:id="140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pPr>
              <w:rPr>
                <w:del w:id="141" w:author="Arthur Souza Rodrigues" w:date="2026-07-10T21:45:00Z" w16du:dateUtc="2026-07-11T01:45:00Z"/>
              </w:rPr>
            </w:pPr>
            <w:del w:id="14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115D6" w14:paraId="122FC9FC" w14:textId="77777777">
        <w:trPr>
          <w:del w:id="143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pPr>
              <w:rPr>
                <w:del w:id="144" w:author="Arthur Souza Rodrigues" w:date="2026-07-10T21:45:00Z" w16du:dateUtc="2026-07-11T01:45:00Z"/>
              </w:rPr>
            </w:pPr>
            <w:del w:id="145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pPr>
              <w:rPr>
                <w:del w:id="146" w:author="Arthur Souza Rodrigues" w:date="2026-07-10T21:45:00Z" w16du:dateUtc="2026-07-11T01:45:00Z"/>
              </w:rPr>
            </w:pPr>
            <w:del w:id="147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pPr>
              <w:rPr>
                <w:del w:id="148" w:author="Arthur Souza Rodrigues" w:date="2026-07-10T21:45:00Z" w16du:dateUtc="2026-07-11T01:45:00Z"/>
              </w:rPr>
            </w:pPr>
            <w:del w:id="149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pPr>
              <w:rPr>
                <w:del w:id="150" w:author="Arthur Souza Rodrigues" w:date="2026-07-10T21:45:00Z" w16du:dateUtc="2026-07-11T01:45:00Z"/>
              </w:rPr>
            </w:pPr>
            <w:del w:id="151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115D6" w14:paraId="00DFB062" w14:textId="77777777">
        <w:trPr>
          <w:del w:id="152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pPr>
              <w:rPr>
                <w:del w:id="153" w:author="Arthur Souza Rodrigues" w:date="2026-07-10T21:45:00Z" w16du:dateUtc="2026-07-11T01:45:00Z"/>
              </w:rPr>
            </w:pPr>
            <w:del w:id="154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pPr>
              <w:rPr>
                <w:del w:id="155" w:author="Arthur Souza Rodrigues" w:date="2026-07-10T21:45:00Z" w16du:dateUtc="2026-07-11T01:45:00Z"/>
              </w:rPr>
            </w:pPr>
            <w:del w:id="156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pPr>
              <w:rPr>
                <w:del w:id="157" w:author="Arthur Souza Rodrigues" w:date="2026-07-10T21:45:00Z" w16du:dateUtc="2026-07-11T01:45:00Z"/>
              </w:rPr>
            </w:pPr>
            <w:del w:id="158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pPr>
              <w:rPr>
                <w:del w:id="159" w:author="Arthur Souza Rodrigues" w:date="2026-07-10T21:45:00Z" w16du:dateUtc="2026-07-11T01:45:00Z"/>
              </w:rPr>
            </w:pPr>
            <w:del w:id="160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BD6514" w:rsidRDefault="00BD6514">
      <w:pPr>
        <w:spacing w:before="80"/>
        <w:rPr>
          <w:del w:id="161" w:author="Arthur Souza Rodrigues" w:date="2026-07-10T21:45:00Z" w16du:dateUtc="2026-07-11T01:45:00Z"/>
        </w:rPr>
      </w:pPr>
    </w:p>
    <w:p w14:paraId="18DA3080" w14:textId="77777777" w:rsidR="00BD6514" w:rsidRDefault="00DF5772">
      <w:pPr>
        <w:rPr>
          <w:del w:id="162" w:author="Arthur Souza Rodrigues" w:date="2026-07-10T21:45:00Z" w16du:dateUtc="2026-07-11T01:45:00Z"/>
        </w:rPr>
      </w:pPr>
      <w:del w:id="163" w:author="Arthur Souza Rodrigues" w:date="2026-07-10T21:45:00Z" w16du:dateUtc="2026-07-11T01:45:00Z">
        <w:r>
          <w:br w:type="page"/>
        </w:r>
      </w:del>
    </w:p>
    <w:p w14:paraId="763C62D1" w14:textId="7D8B6000" w:rsidR="00BD6514" w:rsidRDefault="00DF5772">
      <w:pPr>
        <w:spacing w:before="180" w:after="40"/>
        <w:rPr>
          <w:del w:id="164" w:author="Arthur Souza Rodrigues" w:date="2026-07-10T21:45:00Z" w16du:dateUtc="2026-07-11T01:45:00Z"/>
        </w:rPr>
      </w:pPr>
      <w:del w:id="165" w:author="Arthur Souza Rodrigues" w:date="2026-07-10T21:45:00Z" w16du:dateUtc="2026-07-11T01:45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del w:id="166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pPr>
              <w:rPr>
                <w:del w:id="167" w:author="Arthur Souza Rodrigues" w:date="2026-07-10T21:45:00Z" w16du:dateUtc="2026-07-11T01:45:00Z"/>
              </w:rPr>
            </w:pPr>
            <w:del w:id="16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6262511" w14:textId="77777777" w:rsidR="00BD6514" w:rsidRDefault="00BD6514">
            <w:pPr>
              <w:rPr>
                <w:del w:id="169" w:author="Arthur Souza Rodrigues" w:date="2026-07-10T21:45:00Z" w16du:dateUtc="2026-07-11T01:45:00Z"/>
              </w:rPr>
            </w:pPr>
          </w:p>
          <w:p w14:paraId="5FCB559F" w14:textId="7641B600" w:rsidR="00BD6514" w:rsidRDefault="00DF5772">
            <w:pPr>
              <w:rPr>
                <w:del w:id="170" w:author="Arthur Souza Rodrigues" w:date="2026-07-10T21:45:00Z" w16du:dateUtc="2026-07-11T01:45:00Z"/>
              </w:rPr>
            </w:pPr>
            <w:del w:id="17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7659C79F" w14:textId="4C570E00" w:rsidR="00BD6514" w:rsidRDefault="00DF5772">
            <w:pPr>
              <w:rPr>
                <w:del w:id="172" w:author="Arthur Souza Rodrigues" w:date="2026-07-10T21:45:00Z" w16du:dateUtc="2026-07-11T01:45:00Z"/>
              </w:rPr>
            </w:pPr>
            <w:del w:id="17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47A3A9C" w14:textId="77777777" w:rsidR="00BD6514" w:rsidRDefault="00DF5772">
            <w:pPr>
              <w:rPr>
                <w:del w:id="174" w:author="Arthur Souza Rodrigues" w:date="2026-07-10T21:45:00Z" w16du:dateUtc="2026-07-11T01:45:00Z"/>
              </w:rPr>
            </w:pPr>
            <w:del w:id="17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9C447F7" w14:textId="2F654B00" w:rsidR="00BD6514" w:rsidRDefault="00DF5772">
            <w:pPr>
              <w:rPr>
                <w:del w:id="176" w:author="Arthur Souza Rodrigues" w:date="2026-07-10T21:45:00Z" w16du:dateUtc="2026-07-11T01:45:00Z"/>
              </w:rPr>
            </w:pPr>
            <w:del w:id="17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BD6514" w:rsidRDefault="00DF5772">
            <w:pPr>
              <w:rPr>
                <w:del w:id="178" w:author="Arthur Souza Rodrigues" w:date="2026-07-10T21:45:00Z" w16du:dateUtc="2026-07-11T01:45:00Z"/>
              </w:rPr>
            </w:pPr>
            <w:del w:id="1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561ED6B7" w14:textId="77777777" w:rsidR="00BD6514" w:rsidRDefault="00BD6514">
      <w:pPr>
        <w:spacing w:before="160"/>
        <w:rPr>
          <w:del w:id="180" w:author="Arthur Souza Rodrigues" w:date="2026-07-10T21:45:00Z" w16du:dateUtc="2026-07-11T01:45:00Z"/>
        </w:rPr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  <w:rPr>
          <w:del w:id="181" w:author="Arthur Souza Rodrigues" w:date="2026-07-10T21:45:00Z" w16du:dateUtc="2026-07-11T01:45:00Z"/>
        </w:rPr>
      </w:pPr>
      <w:del w:id="182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73934498" w14:textId="5084D000" w:rsidR="00BD6514" w:rsidRDefault="00DF5772">
      <w:pPr>
        <w:spacing w:before="60" w:after="60"/>
        <w:rPr>
          <w:del w:id="183" w:author="Arthur Souza Rodrigues" w:date="2026-07-10T21:45:00Z" w16du:dateUtc="2026-07-11T01:45:00Z"/>
        </w:rPr>
      </w:pPr>
      <w:del w:id="184" w:author="Arthur Souza Rodrigues" w:date="2026-07-10T21:45:00Z" w16du:dateUtc="2026-07-11T01:45:00Z">
        <w:r>
          <w:rPr>
            <w:color w:val="0F172A"/>
          </w:rPr>
          <w:delText xml:space="preserve">Read         </w:delText>
        </w:r>
        <w:r w:rsidR="00BD6514">
          <w:fldChar w:fldCharType="begin"/>
        </w:r>
        <w:r w:rsidR="00BD6514">
          <w:delInstrText>HYPERLINK "https://github.com/eigenpal/docx-editor/blob/main/docs/PLUGINS.md" \h</w:delInstrText>
        </w:r>
        <w:r w:rsidR="00BD6514">
          <w:fldChar w:fldCharType="separate"/>
        </w:r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BD6514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24089F00" w:rsidR="00BD6514" w:rsidRDefault="00BD6514">
      <w:pPr>
        <w:spacing w:before="60"/>
        <w:rPr>
          <w:del w:id="185" w:author="Arthur Souza Rodrigues" w:date="2026-07-10T21:45:00Z" w16du:dateUtc="2026-07-11T01:45:00Z"/>
        </w:rPr>
      </w:pPr>
    </w:p>
    <w:p w14:paraId="5D0DEE00" w14:textId="77777777" w:rsidR="00BD6514" w:rsidRDefault="00DF5772">
      <w:pPr>
        <w:spacing w:before="180" w:after="40"/>
        <w:rPr>
          <w:del w:id="186" w:author="Arthur Souza Rodrigues" w:date="2026-07-10T21:45:00Z" w16du:dateUtc="2026-07-11T01:45:00Z"/>
        </w:rPr>
      </w:pPr>
      <w:del w:id="187" w:author="Arthur Souza Rodrigues" w:date="2026-07-10T21:45:00Z" w16du:dateUtc="2026-07-11T01:45:00Z">
        <w:r>
          <w:rPr>
            <w:b/>
            <w:bCs/>
            <w:color w:val="0F172A"/>
          </w:rPr>
          <w:delText xml:space="preserve">Ground rules         </w:delText>
        </w:r>
      </w:del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88" w:author="Arthur Souza Rodrigues" w:date="2026-07-10T21:45:00Z" w16du:dateUtc="2026-07-11T01:45:00Z"/>
        </w:rPr>
      </w:pPr>
      <w:del w:id="189" w:author="Arthur Souza Rodrigues" w:date="2026-07-10T21:45:00Z" w16du:dateUtc="2026-07-11T01:45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0" w:author="Arthur Souza Rodrigues" w:date="2026-07-10T21:45:00Z" w16du:dateUtc="2026-07-11T01:45:00Z"/>
        </w:rPr>
      </w:pPr>
      <w:del w:id="191" w:author="Arthur Souza Rodrigues" w:date="2026-07-10T21:45:00Z" w16du:dateUtc="2026-07-11T01:45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3B2503D" w14:textId="7E9BC7C8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2" w:author="Arthur Souza Rodrigues" w:date="2026-07-10T21:45:00Z" w16du:dateUtc="2026-07-11T01:45:00Z"/>
        </w:rPr>
      </w:pPr>
      <w:del w:id="193" w:author="Arthur Souza Rodrigues" w:date="2026-07-10T21:45:00Z" w16du:dateUtc="2026-07-11T01:45:00Z">
        <w:r>
          <w:rPr>
            <w:color w:val="0F172A"/>
          </w:rPr>
          <w:delText xml:space="preserve">Avoid intermediate HTML serialisation where possible.           </w:delText>
        </w:r>
      </w:del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4" w:author="Arthur Souza Rodrigues" w:date="2026-07-10T21:45:00Z" w16du:dateUtc="2026-07-11T01:45:00Z"/>
        </w:rPr>
      </w:pPr>
      <w:del w:id="195" w:author="Arthur Souza Rodrigues" w:date="2026-07-10T21:45:00Z" w16du:dateUtc="2026-07-11T01:45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10AA3000" w:rsidR="00BD6514" w:rsidRDefault="00BD6514">
      <w:pPr>
        <w:spacing w:before="80"/>
        <w:rPr>
          <w:del w:id="196" w:author="Arthur Souza Rodrigues" w:date="2026-07-10T21:45:00Z" w16du:dateUtc="2026-07-11T01:45:00Z"/>
        </w:rPr>
      </w:pPr>
    </w:p>
    <w:p w14:paraId="7AB6E680" w14:textId="77777777" w:rsidR="00BD6514" w:rsidRDefault="00DF5772">
      <w:pPr>
        <w:spacing w:before="180" w:after="40"/>
        <w:rPr>
          <w:del w:id="197" w:author="Arthur Souza Rodrigues" w:date="2026-07-10T21:45:00Z" w16du:dateUtc="2026-07-11T01:45:00Z"/>
        </w:rPr>
      </w:pPr>
      <w:del w:id="198" w:author="Arthur Souza Rodrigues" w:date="2026-07-10T21:45:00Z" w16du:dateUtc="2026-07-11T01:45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rPr>
          <w:del w:id="199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pPr>
              <w:rPr>
                <w:del w:id="200" w:author="Arthur Souza Rodrigues" w:date="2026-07-10T21:45:00Z" w16du:dateUtc="2026-07-11T01:45:00Z"/>
              </w:rPr>
            </w:pPr>
            <w:del w:id="20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BD6514" w:rsidRDefault="00DF5772">
            <w:pPr>
              <w:rPr>
                <w:del w:id="202" w:author="Arthur Souza Rodrigues" w:date="2026-07-10T21:45:00Z" w16du:dateUtc="2026-07-11T01:45:00Z"/>
              </w:rPr>
            </w:pPr>
            <w:del w:id="20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4F6DDCB4" w14:textId="689A8600" w:rsidR="00BD6514" w:rsidRDefault="00BD6514">
      <w:pPr>
        <w:spacing w:before="200"/>
        <w:rPr>
          <w:del w:id="204" w:author="Arthur Souza Rodrigues" w:date="2026-07-10T21:45:00Z" w16du:dateUtc="2026-07-11T01:45:00Z"/>
        </w:rPr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  <w:rPr>
          <w:del w:id="205" w:author="Arthur Souza Rodrigues" w:date="2026-07-10T21:45:00Z" w16du:dateUtc="2026-07-11T01:45:00Z"/>
        </w:rPr>
      </w:pPr>
      <w:del w:id="20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4EE47BE2" w14:textId="77777777" w:rsidR="00BD6514" w:rsidRDefault="00BD6514">
      <w:pPr>
        <w:spacing w:before="60"/>
        <w:rPr>
          <w:del w:id="207" w:author="Arthur Souza Rodrigues" w:date="2026-07-10T21:45:00Z" w16du:dateUtc="2026-07-11T01:45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del w:id="208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  <w:rPr>
                <w:del w:id="209" w:author="Arthur Souza Rodrigues" w:date="2026-07-10T21:45:00Z" w16du:dateUtc="2026-07-11T01:45:00Z"/>
              </w:rPr>
            </w:pPr>
            <w:del w:id="210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BD6514" w:rsidRDefault="00DF5772">
            <w:pPr>
              <w:spacing w:after="320"/>
              <w:rPr>
                <w:del w:id="211" w:author="Arthur Souza Rodrigues" w:date="2026-07-10T21:45:00Z" w16du:dateUtc="2026-07-11T01:45:00Z"/>
              </w:rPr>
            </w:pPr>
            <w:del w:id="21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213" w:author="Arthur Souza Rodrigues" w:date="2026-07-10T21:45:00Z" w16du:dateUtc="2026-07-11T01:45:00Z"/>
              </w:rPr>
            </w:pPr>
          </w:p>
          <w:p w14:paraId="3006A16A" w14:textId="77777777" w:rsidR="00BD6514" w:rsidRDefault="00DF5772">
            <w:pPr>
              <w:rPr>
                <w:del w:id="214" w:author="Arthur Souza Rodrigues" w:date="2026-07-10T21:45:00Z" w16du:dateUtc="2026-07-11T01:45:00Z"/>
              </w:rPr>
            </w:pPr>
            <w:del w:id="21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  <w:rPr>
                <w:del w:id="216" w:author="Arthur Souza Rodrigues" w:date="2026-07-10T21:45:00Z" w16du:dateUtc="2026-07-11T01:45:00Z"/>
              </w:rPr>
            </w:pPr>
            <w:del w:id="217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66A8EE4" w14:textId="23392000" w:rsidR="00BD6514" w:rsidRDefault="00DF5772">
            <w:pPr>
              <w:spacing w:after="320"/>
              <w:rPr>
                <w:del w:id="218" w:author="Arthur Souza Rodrigues" w:date="2026-07-10T21:45:00Z" w16du:dateUtc="2026-07-11T01:45:00Z"/>
              </w:rPr>
            </w:pPr>
            <w:del w:id="219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220" w:author="Arthur Souza Rodrigues" w:date="2026-07-10T21:45:00Z" w16du:dateUtc="2026-07-11T01:45:00Z"/>
              </w:rPr>
            </w:pPr>
          </w:p>
          <w:p w14:paraId="09E07E00" w14:textId="72F92000" w:rsidR="00BD6514" w:rsidRDefault="00DF5772">
            <w:pPr>
              <w:rPr>
                <w:del w:id="221" w:author="Arthur Souza Rodrigues" w:date="2026-07-10T21:45:00Z" w16du:dateUtc="2026-07-11T01:45:00Z"/>
              </w:rPr>
            </w:pPr>
            <w:del w:id="22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574FBFCE" w14:textId="77777777" w:rsidR="00536214" w:rsidRDefault="00536214"/>
    <w:sectPr w:rsidR="0053621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  <w:sectPrChange w:id="227" w:author="Arthur Souza Rodrigues" w:date="2026-07-10T21:45:00Z" w16du:dateUtc="2026-07-11T01:45:00Z">
        <w:sectPr w:rsidR="00536214">
          <w:pgSz w:w="12240" w:h="15840"/>
          <w:pgMar w:top="1300" w:right="1440" w:bottom="1300" w:left="1440" w:header="708" w:footer="708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4" w:author="User" w:date="2026-03-05T19:41:00Z" w:initials="">
    <w:p w14:paraId="758E8A85" w14:textId="77777777" w:rsidR="00BD6514" w:rsidRDefault="00DF5772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EB48BB" w14:textId="77777777" w:rsidR="00F50F39" w:rsidRDefault="00F50F39" w:rsidP="004A7F3F">
      <w:pPr>
        <w:pPrChange w:id="3" w:author="Arthur Souza Rodrigues" w:date="2026-07-10T21:45:00Z" w16du:dateUtc="2026-07-11T01:45:00Z">
          <w:pPr/>
        </w:pPrChange>
      </w:pPr>
      <w:r>
        <w:separator/>
      </w:r>
    </w:p>
  </w:endnote>
  <w:endnote w:type="continuationSeparator" w:id="0">
    <w:p w14:paraId="4B779157" w14:textId="77777777" w:rsidR="00F50F39" w:rsidRDefault="00F50F39" w:rsidP="004A7F3F">
      <w:pPr>
        <w:pPrChange w:id="4" w:author="Arthur Souza Rodrigues" w:date="2026-07-10T21:45:00Z" w16du:dateUtc="2026-07-11T01:4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DF5772">
    <w:pPr>
      <w:pStyle w:val="FootnoteReference"/>
      <w:pPrChange w:id="225" w:author="Arthur Souza Rodrigues" w:date="2026-07-10T21:45:00Z" w16du:dateUtc="2026-07-11T01:45:00Z">
        <w:pPr>
          <w:pBdr>
            <w:top w:val="single" w:sz="2" w:space="1" w:color="E2E8F0"/>
          </w:pBdr>
          <w:spacing w:before="80"/>
          <w:jc w:val="center"/>
        </w:pPr>
      </w:pPrChange>
    </w:pPr>
    <w:del w:id="226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BD6514">
        <w:fldChar w:fldCharType="begin"/>
      </w:r>
      <w:r w:rsidR="00BD6514">
        <w:delInstrText>HYPERLINK \h</w:delInstrText>
      </w:r>
      <w:r w:rsidR="00BD6514">
        <w:fldChar w:fldCharType="separate"/>
      </w:r>
      <w:r w:rsidR="00BD6514">
        <w:rPr>
          <w:color w:val="64748B"/>
          <w:sz w:val="20"/>
          <w:szCs w:val="20"/>
        </w:rPr>
        <w:delText xml:space="preserve">eigenpal.com         </w:delText>
      </w:r>
      <w:r w:rsidR="00BD6514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D88BEA" w14:textId="77777777" w:rsidR="00F50F39" w:rsidRDefault="00F50F39" w:rsidP="004A7F3F">
      <w:pPr>
        <w:pPrChange w:id="1" w:author="Arthur Souza Rodrigues" w:date="2026-07-10T21:45:00Z" w16du:dateUtc="2026-07-11T01:45:00Z">
          <w:pPr/>
        </w:pPrChange>
      </w:pPr>
      <w:r>
        <w:separator/>
      </w:r>
    </w:p>
  </w:footnote>
  <w:footnote w:type="continuationSeparator" w:id="0">
    <w:p w14:paraId="05F2449E" w14:textId="77777777" w:rsidR="00F50F39" w:rsidRDefault="00F50F39" w:rsidP="004A7F3F">
      <w:pPr>
        <w:pPrChange w:id="2" w:author="Arthur Souza Rodrigues" w:date="2026-07-10T21:45:00Z" w16du:dateUtc="2026-07-11T01:4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DF5772">
    <w:pPr>
      <w:pStyle w:val="ListParagraph"/>
      <w:pPrChange w:id="223" w:author="Arthur Souza Rodrigues" w:date="2026-07-10T21:45:00Z" w16du:dateUtc="2026-07-11T01:45:00Z">
        <w:pPr>
          <w:pBdr>
            <w:bottom w:val="single" w:sz="2" w:space="1" w:color="E2E8F0"/>
          </w:pBdr>
          <w:jc w:val="center"/>
        </w:pPr>
      </w:pPrChange>
    </w:pPr>
    <w:del w:id="224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202C14"/>
    <w:rsid w:val="00212576"/>
    <w:rsid w:val="00487BF9"/>
    <w:rsid w:val="004A7F3F"/>
    <w:rsid w:val="005115D6"/>
    <w:rsid w:val="00536214"/>
    <w:rsid w:val="006A0FDE"/>
    <w:rsid w:val="00A25603"/>
    <w:rsid w:val="00BD6514"/>
    <w:rsid w:val="00D53FE7"/>
    <w:rsid w:val="00DD7B63"/>
    <w:rsid w:val="00DF5772"/>
    <w:rsid w:val="00F00C0E"/>
    <w:rsid w:val="00F5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pPrChange w:id="0" w:author="Arthur Souza Rodrigues" w:date="2026-07-10T21:45:00Z">
        <w:pPr/>
      </w:pPrChange>
    </w:pPr>
    <w:rPr>
      <w:rFonts w:ascii="Tahoma" w:eastAsiaTheme="minorHAnsi" w:hAnsi="Tahoma" w:cs="Tahoma"/>
      <w:sz w:val="16"/>
      <w:szCs w:val="16"/>
      <w:lang w:val="en-GB"/>
      <w:rPrChange w:id="0" w:author="Arthur Souza Rodrigues" w:date="2026-07-10T21:4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03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2026-07-11T01:45:00Z</dcterms:modified>
</cp:coreProperties>
</file>