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7D1B" w14:textId="7A4249D9" w:rsidR="003C58BC" w:rsidRDefault="00DA22B4">
      <w:ins w:id="0" w:author="Nick Bernal [2]" w:date="2026-08-03T22:17:00Z" w16du:dateUtc="2026-08-04T02:17:00Z">
        <w:r>
          <w:t>Simple text</w:t>
        </w:r>
        <w:r>
          <w:rPr>
            <w:rStyle w:val="FootnoteReference"/>
          </w:rPr>
          <w:footnoteReference w:id="1"/>
        </w:r>
        <w:r>
          <w:t xml:space="preserve"> with footnotes </w:t>
        </w:r>
        <w:r>
          <w:rPr>
            <w:rStyle w:val="FootnoteReference"/>
          </w:rPr>
          <w:footnoteReference w:id="2"/>
        </w:r>
      </w:ins>
      <w:commentRangeStart w:id="21"/>
      <w:del w:id="22" w:author="Nick Bernal [2]" w:date="2026-08-03T22:17:00Z" w16du:dateUtc="2026-08-04T02:17:00Z">
        <w:r w:rsidR="0045155D">
          <w:delText>test</w:delText>
        </w:r>
        <w:commentRangeEnd w:id="21"/>
        <w:r w:rsidR="0045155D">
          <w:rPr>
            <w:rStyle w:val="CommentReference"/>
            <w:sz w:val="24"/>
            <w:szCs w:val="24"/>
          </w:rPr>
          <w:commentReference w:id="21"/>
        </w:r>
      </w:del>
    </w:p>
    <w:sectPr w:rsidR="003C58B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1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17FA99" w16cid:durableId="3804553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6F4C4" w14:textId="77777777" w:rsidR="0051387B" w:rsidRDefault="0051387B">
      <w:r>
        <w:separator/>
      </w:r>
    </w:p>
  </w:endnote>
  <w:endnote w:type="continuationSeparator" w:id="0">
    <w:p w14:paraId="2AE3770B" w14:textId="77777777" w:rsidR="0051387B" w:rsidRDefault="00513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9E6B8" w14:textId="77777777" w:rsidR="00C419B6" w:rsidRDefault="00C419B6">
    <w:pPr>
      <w:pStyle w:val="FootnoteTextChar"/>
      <w:pPrChange w:id="24" w:author="Nick Bernal [2]" w:date="2026-08-03T22:17:00Z" w16du:dateUtc="2026-08-04T02:1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63E27" w14:textId="77777777" w:rsidR="0051387B" w:rsidRDefault="0051387B">
      <w:r>
        <w:separator/>
      </w:r>
    </w:p>
  </w:footnote>
  <w:footnote w:type="continuationSeparator" w:id="0">
    <w:p w14:paraId="39215874" w14:textId="77777777" w:rsidR="0051387B" w:rsidRDefault="0051387B">
      <w:r>
        <w:continuationSeparator/>
      </w:r>
    </w:p>
  </w:footnote>
  <w:footnote w:id="1">
    <w:p w14:paraId="085458EE" w14:textId="51F08CA7" w:rsidR="00DA22B4" w:rsidRDefault="00DA22B4">
      <w:pPr>
        <w:pStyle w:val="FootnoteText"/>
      </w:pPr>
      <w:ins w:id="1" w:author="Nick Bernal [2]" w:date="2026-08-03T22:17:00Z" w16du:dateUtc="2026-08-04T02:17:00Z">
        <w:r>
          <w:rPr>
            <w:rStyle w:val="FootnoteReference"/>
          </w:rPr>
          <w:footnoteRef/>
        </w:r>
        <w:r>
          <w:t xml:space="preserve"> This is a simple footnote</w:t>
        </w:r>
      </w:ins>
    </w:p>
  </w:footnote>
  <w:footnote w:id="2">
    <w:p w14:paraId="78E82317" w14:textId="77777777" w:rsidR="00DA22B4" w:rsidRDefault="00DA22B4">
      <w:pPr>
        <w:pStyle w:val="FootnoteText"/>
        <w:rPr>
          <w:ins w:id="2" w:author="Nick Bernal [2]" w:date="2026-08-03T22:17:00Z" w16du:dateUtc="2026-08-04T02:17:00Z"/>
        </w:rPr>
      </w:pPr>
      <w:ins w:id="3" w:author="Nick Bernal [2]" w:date="2026-08-03T22:17:00Z" w16du:dateUtc="2026-08-04T02:17:00Z">
        <w:r>
          <w:rPr>
            <w:rStyle w:val="FootnoteReference"/>
          </w:rPr>
          <w:footnoteRef/>
        </w:r>
        <w:r>
          <w:t xml:space="preserve"> A longer one with a table </w:t>
        </w:r>
      </w:ins>
    </w:p>
    <w:p w14:paraId="698E4B39" w14:textId="77777777" w:rsidR="00DA22B4" w:rsidRDefault="00DA22B4">
      <w:pPr>
        <w:pStyle w:val="FootnoteText"/>
        <w:rPr>
          <w:ins w:id="4" w:author="Nick Bernal [2]" w:date="2026-08-03T22:17:00Z" w16du:dateUtc="2026-08-04T02:17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22B4" w14:paraId="047FCC33" w14:textId="77777777" w:rsidTr="00DA22B4">
        <w:trPr>
          <w:ins w:id="5" w:author="Nick Bernal [2]" w:date="2026-08-03T22:17:00Z" w16du:dateUtc="2026-08-04T02:17:00Z"/>
        </w:trPr>
        <w:tc>
          <w:tcPr>
            <w:tcW w:w="3116" w:type="dxa"/>
          </w:tcPr>
          <w:p w14:paraId="7800854F" w14:textId="132F530C" w:rsidR="00DA22B4" w:rsidRDefault="00DA22B4">
            <w:pPr>
              <w:pStyle w:val="FootnoteText"/>
              <w:rPr>
                <w:ins w:id="6" w:author="Nick Bernal [2]" w:date="2026-08-03T22:17:00Z" w16du:dateUtc="2026-08-04T02:17:00Z"/>
              </w:rPr>
            </w:pPr>
            <w:ins w:id="7" w:author="Nick Bernal [2]" w:date="2026-08-03T22:17:00Z" w16du:dateUtc="2026-08-04T02:17:00Z">
              <w:r>
                <w:t>a</w:t>
              </w:r>
            </w:ins>
          </w:p>
        </w:tc>
        <w:tc>
          <w:tcPr>
            <w:tcW w:w="3117" w:type="dxa"/>
          </w:tcPr>
          <w:p w14:paraId="47070F2D" w14:textId="1991BA8B" w:rsidR="00DA22B4" w:rsidRDefault="00DA22B4">
            <w:pPr>
              <w:pStyle w:val="FootnoteText"/>
              <w:rPr>
                <w:ins w:id="8" w:author="Nick Bernal [2]" w:date="2026-08-03T22:17:00Z" w16du:dateUtc="2026-08-04T02:17:00Z"/>
              </w:rPr>
            </w:pPr>
            <w:ins w:id="9" w:author="Nick Bernal [2]" w:date="2026-08-03T22:17:00Z" w16du:dateUtc="2026-08-04T02:17:00Z">
              <w:r>
                <w:t>b</w:t>
              </w:r>
            </w:ins>
          </w:p>
        </w:tc>
        <w:tc>
          <w:tcPr>
            <w:tcW w:w="3117" w:type="dxa"/>
          </w:tcPr>
          <w:p w14:paraId="74DE0557" w14:textId="06AE2F68" w:rsidR="00DA22B4" w:rsidRDefault="00DA22B4">
            <w:pPr>
              <w:pStyle w:val="FootnoteText"/>
              <w:rPr>
                <w:ins w:id="10" w:author="Nick Bernal [2]" w:date="2026-08-03T22:17:00Z" w16du:dateUtc="2026-08-04T02:17:00Z"/>
              </w:rPr>
            </w:pPr>
            <w:ins w:id="11" w:author="Nick Bernal [2]" w:date="2026-08-03T22:17:00Z" w16du:dateUtc="2026-08-04T02:17:00Z">
              <w:r>
                <w:t>c</w:t>
              </w:r>
            </w:ins>
          </w:p>
        </w:tc>
      </w:tr>
      <w:tr w:rsidR="00DA22B4" w14:paraId="5A9B2DBD" w14:textId="77777777" w:rsidTr="00DA22B4">
        <w:trPr>
          <w:ins w:id="12" w:author="Nick Bernal [2]" w:date="2026-08-03T22:17:00Z" w16du:dateUtc="2026-08-04T02:17:00Z"/>
        </w:trPr>
        <w:tc>
          <w:tcPr>
            <w:tcW w:w="3116" w:type="dxa"/>
          </w:tcPr>
          <w:p w14:paraId="35C98217" w14:textId="635D5224" w:rsidR="00DA22B4" w:rsidRDefault="00DA22B4">
            <w:pPr>
              <w:pStyle w:val="FootnoteText"/>
              <w:rPr>
                <w:ins w:id="13" w:author="Nick Bernal [2]" w:date="2026-08-03T22:17:00Z" w16du:dateUtc="2026-08-04T02:17:00Z"/>
              </w:rPr>
            </w:pPr>
            <w:ins w:id="14" w:author="Nick Bernal [2]" w:date="2026-08-03T22:17:00Z" w16du:dateUtc="2026-08-04T02:17:00Z">
              <w:r>
                <w:t>d</w:t>
              </w:r>
            </w:ins>
          </w:p>
        </w:tc>
        <w:tc>
          <w:tcPr>
            <w:tcW w:w="3117" w:type="dxa"/>
          </w:tcPr>
          <w:p w14:paraId="0E9083BA" w14:textId="0E25131C" w:rsidR="00DA22B4" w:rsidRDefault="00DA22B4">
            <w:pPr>
              <w:pStyle w:val="FootnoteText"/>
              <w:rPr>
                <w:ins w:id="15" w:author="Nick Bernal [2]" w:date="2026-08-03T22:17:00Z" w16du:dateUtc="2026-08-04T02:17:00Z"/>
              </w:rPr>
            </w:pPr>
            <w:ins w:id="16" w:author="Nick Bernal [2]" w:date="2026-08-03T22:17:00Z" w16du:dateUtc="2026-08-04T02:17:00Z">
              <w:r>
                <w:t>e</w:t>
              </w:r>
            </w:ins>
          </w:p>
        </w:tc>
        <w:tc>
          <w:tcPr>
            <w:tcW w:w="3117" w:type="dxa"/>
          </w:tcPr>
          <w:p w14:paraId="591A221A" w14:textId="059CD815" w:rsidR="00DA22B4" w:rsidRDefault="00DA22B4">
            <w:pPr>
              <w:pStyle w:val="FootnoteText"/>
              <w:rPr>
                <w:ins w:id="17" w:author="Nick Bernal [2]" w:date="2026-08-03T22:17:00Z" w16du:dateUtc="2026-08-04T02:17:00Z"/>
              </w:rPr>
            </w:pPr>
            <w:ins w:id="18" w:author="Nick Bernal [2]" w:date="2026-08-03T22:17:00Z" w16du:dateUtc="2026-08-04T02:17:00Z">
              <w:r>
                <w:t>F</w:t>
              </w:r>
            </w:ins>
          </w:p>
        </w:tc>
      </w:tr>
    </w:tbl>
    <w:p w14:paraId="7BC67194" w14:textId="48AB910B" w:rsidR="00DA22B4" w:rsidRDefault="00DA22B4">
      <w:pPr>
        <w:pStyle w:val="FootnoteText"/>
        <w:rPr>
          <w:ins w:id="19" w:author="Nick Bernal [2]" w:date="2026-08-03T22:17:00Z" w16du:dateUtc="2026-08-04T02:17:00Z"/>
        </w:rPr>
      </w:pPr>
    </w:p>
    <w:p w14:paraId="4C31ADE8" w14:textId="4FA70B4A" w:rsidR="00DA22B4" w:rsidRDefault="00DA22B4">
      <w:pPr>
        <w:pStyle w:val="FootnoteText"/>
      </w:pPr>
      <w:ins w:id="20" w:author="Nick Bernal [2]" w:date="2026-08-03T22:17:00Z" w16du:dateUtc="2026-08-04T02:17:00Z">
        <w:r>
          <w:t>And multi-paragraph content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1DABB" w14:textId="77777777" w:rsidR="00C419B6" w:rsidRDefault="00C419B6">
    <w:pPr>
      <w:pStyle w:val="CommentSubjectChar"/>
      <w:pPrChange w:id="23" w:author="Nick Bernal [2]" w:date="2026-08-03T22:17:00Z" w16du:dateUtc="2026-08-04T02:17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 [2]">
    <w15:presenceInfo w15:providerId="AD" w15:userId="S::nick@superdoc.dev::4464350f-9f85-4a67-a601-d9205f9ec23e"/>
  </w15:person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02351D"/>
    <w:rsid w:val="001C5D54"/>
    <w:rsid w:val="002B1C2A"/>
    <w:rsid w:val="00360F1B"/>
    <w:rsid w:val="003C1D14"/>
    <w:rsid w:val="003C58BC"/>
    <w:rsid w:val="0045155D"/>
    <w:rsid w:val="00465AC1"/>
    <w:rsid w:val="0051387B"/>
    <w:rsid w:val="00931F1A"/>
    <w:rsid w:val="00C419B6"/>
    <w:rsid w:val="00CE3856"/>
    <w:rsid w:val="00D84805"/>
    <w:rsid w:val="00DA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5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5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5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5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5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5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5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5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5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5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419B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419B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419B6"/>
    <w:rPr>
      <w:vertAlign w:val="superscript"/>
    </w:rPr>
  </w:style>
  <w:style w:type="table" w:styleId="TableGrid">
    <w:name w:val="Table Grid"/>
    <w:basedOn w:val="TableNormal"/>
    <w:uiPriority w:val="39"/>
    <w:rsid w:val="00C419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19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19B6"/>
  </w:style>
  <w:style w:type="paragraph" w:styleId="Footer">
    <w:name w:val="footer"/>
    <w:basedOn w:val="Normal"/>
    <w:link w:val="FooterChar"/>
    <w:uiPriority w:val="99"/>
    <w:unhideWhenUsed/>
    <w:rsid w:val="00C419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9EC098-1584-784C-91CE-F57DB2FF6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2025-02-13T03:47:00Z</dcterms:created>
  <dcterms:modified xsi:type="dcterms:W3CDTF">2026-08-04T02:17:00Z</dcterms:modified>
</cp:coreProperties>
</file>