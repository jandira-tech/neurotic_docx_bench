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77777777" w:rsidR="00B310CB" w:rsidRDefault="00B310CB" w:rsidP="00E46312">
      <w:pPr>
        <w:rPr>
          <w:rFonts w:ascii="Verdana, Geneva, sans-serif" w:hAnsi="Verdana, Geneva, sans-serif"/>
          <w:i/>
          <w:rPrChange w:id="1" w:author="Arthur Souza Rodrigues" w:date="2026-09-26T14:55:00Z" w16du:dateUtc="2026-09-26T18:55:00Z">
            <w:rPr/>
          </w:rPrChange>
        </w:rPr>
      </w:pPr>
      <w:r>
        <w:rPr>
          <w:rFonts w:ascii="Verdana, Geneva, sans-serif" w:hAnsi="Verdana, Geneva, sans-serif"/>
          <w:i/>
          <w:rPrChange w:id="2" w:author="Arthur Souza Rodrigues" w:date="2026-09-26T14:55:00Z" w16du:dateUtc="2026-09-26T18:55:00Z">
            <w:rPr/>
          </w:rPrChange>
        </w:rPr>
        <w:t>file_</w:t>
      </w:r>
      <w:ins w:id="3" w:author="Arthur Souza Rodrigues" w:date="2026-09-26T14:55:00Z" w16du:dateUtc="2026-09-26T18:55:00Z">
        <w:r w:rsidR="00F43CF8">
          <w:rPr>
            <w:rFonts w:ascii="Verdana, Geneva, sans-serif" w:hAnsi="Verdana, Geneva, sans-serif" w:cs="Verdana, Geneva, sans-serif"/>
            <w:i/>
            <w:iCs/>
          </w:rPr>
          <w:t>173</w:t>
        </w:r>
      </w:ins>
      <w:del w:id="4" w:author="Arthur Souza Rodrigues" w:date="2026-09-26T14:55:00Z" w16du:dateUtc="2026-09-26T18:55:00Z">
        <w:r>
          <w:delText>172</w:delText>
        </w:r>
      </w:del>
      <w:r>
        <w:rPr>
          <w:rFonts w:ascii="Verdana, Geneva, sans-serif" w:hAnsi="Verdana, Geneva, sans-serif"/>
          <w:i/>
          <w:rPrChange w:id="5" w:author="Arthur Souza Rodrigues" w:date="2026-09-26T14:55:00Z" w16du:dateUtc="2026-09-26T18:55:00Z">
            <w:rPr/>
          </w:rPrChange>
        </w:rPr>
        <w:t>.docx</w:t>
      </w:r>
    </w:p>
    <w:p w14:paraId="79B46A2E" w14:textId="1893641C" w:rsidR="00E60915" w:rsidRDefault="00450A64">
      <w:pPr>
        <w:rPr>
          <w:ins w:id="6" w:author="Arthur Souza Rodrigues" w:date="2026-09-26T14:55:00Z" w16du:dateUtc="2026-09-26T18:55:00Z"/>
        </w:rPr>
      </w:pPr>
      <w:commentRangeStart w:id="7"/>
      <w:ins w:id="8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195A4D4A" w14:textId="77777777" w:rsidR="00E60915" w:rsidRDefault="00450A64">
      <w:pPr>
        <w:rPr>
          <w:ins w:id="9" w:author="Arthur Souza Rodrigues" w:date="2026-09-26T14:55:00Z" w16du:dateUtc="2026-09-26T18:55:00Z"/>
        </w:rPr>
      </w:pPr>
      <w:ins w:id="10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0A4F1831" w14:textId="05832CAB" w:rsidR="00E46312" w:rsidRDefault="00450A64" w:rsidP="00E46312">
      <w:pPr>
        <w:rPr>
          <w:del w:id="11" w:author="Arthur Souza Rodrigues" w:date="2026-09-26T14:55:00Z" w16du:dateUtc="2026-09-26T18:55:00Z"/>
        </w:rPr>
      </w:pPr>
      <w:ins w:id="12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  <w:commentRangeEnd w:id="7"/>
        <w:r w:rsidR="009E3783">
          <w:rPr>
            <w:rStyle w:val="CommentReference"/>
            <w:sz w:val="24"/>
            <w:szCs w:val="24"/>
          </w:rPr>
          <w:commentReference w:id="7"/>
        </w:r>
      </w:ins>
      <w:del w:id="13" w:author="Arthur Souza Rodrigues" w:date="2026-09-26T14:55:00Z" w16du:dateUtc="2026-09-26T18:55:00Z">
        <w:r w:rsidR="00E46312"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4" w:author="Arthur Souza Rodrigues" w:date="2026-09-26T14:55:00Z" w16du:dateUtc="2026-09-26T18:55:00Z"/>
        </w:rPr>
      </w:pPr>
      <w:del w:id="15" w:author="Arthur Souza Rodrigues" w:date="2026-09-26T14:55:00Z" w16du:dateUtc="2026-09-26T18:55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6" w:author="Arthur Souza Rodrigues" w:date="2026-09-26T14:55:00Z" w16du:dateUtc="2026-09-26T18:55:00Z"/>
        </w:rPr>
      </w:pPr>
      <w:del w:id="17" w:author="Arthur Souza Rodrigues" w:date="2026-09-26T14:55:00Z" w16du:dateUtc="2026-09-26T18:55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8" w:author="Arthur Souza Rodrigues" w:date="2026-09-26T14:55:00Z" w16du:dateUtc="2026-09-26T18:55:00Z"/>
        </w:rPr>
      </w:pPr>
      <w:del w:id="19" w:author="Arthur Souza Rodrigues" w:date="2026-09-26T14:55:00Z" w16du:dateUtc="2026-09-26T18:55:00Z">
        <w:r>
          <w:br w:type="page"/>
        </w:r>
      </w:del>
    </w:p>
    <w:p w14:paraId="1B1556DB" w14:textId="1EF8B6EF" w:rsidR="006245F8" w:rsidRDefault="00F57268" w:rsidP="00E46312">
      <w:pPr>
        <w:rPr>
          <w:del w:id="20" w:author="Arthur Souza Rodrigues" w:date="2026-09-26T14:55:00Z" w16du:dateUtc="2026-09-26T18:55:00Z"/>
        </w:rPr>
      </w:pPr>
      <w:del w:id="21" w:author="Arthur Souza Rodrigues" w:date="2026-09-26T14:55:00Z" w16du:dateUtc="2026-09-26T18:55:00Z">
        <w:r>
          <w:lastRenderedPageBreak/>
          <w:delText>test</w:delText>
        </w:r>
      </w:del>
    </w:p>
    <w:p w14:paraId="468EC31E" w14:textId="77777777" w:rsidR="006245F8" w:rsidRDefault="006245F8">
      <w:pPr>
        <w:rPr>
          <w:del w:id="22" w:author="Arthur Souza Rodrigues" w:date="2026-09-26T14:55:00Z" w16du:dateUtc="2026-09-26T18:55:00Z"/>
        </w:rPr>
      </w:pPr>
      <w:del w:id="23" w:author="Arthur Souza Rodrigues" w:date="2026-09-26T14:55:00Z" w16du:dateUtc="2026-09-26T18:55:00Z">
        <w:r>
          <w:br w:type="page"/>
        </w:r>
      </w:del>
    </w:p>
    <w:p w14:paraId="476C40A4" w14:textId="3A6D859F" w:rsidR="00E46312" w:rsidRDefault="006245F8" w:rsidP="00E46312">
      <w:del w:id="24" w:author="Arthur Souza Rodrigues" w:date="2026-09-26T14:55:00Z" w16du:dateUtc="2026-09-26T18:55:00Z"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0"/>
      <w:sectPrChange w:id="25" w:author="Arthur Souza Rodrigues" w:date="2026-09-26T14:55:00Z" w16du:dateUtc="2026-09-26T18:55:00Z">
        <w:sectPr w:rsidR="00E46312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2F5B90"/>
    <w:rsid w:val="0033635D"/>
    <w:rsid w:val="004A4E7D"/>
    <w:rsid w:val="005B4417"/>
    <w:rsid w:val="006245F8"/>
    <w:rsid w:val="00991485"/>
    <w:rsid w:val="009E3783"/>
    <w:rsid w:val="009E3BBD"/>
    <w:rsid w:val="00B13147"/>
    <w:rsid w:val="00B310CB"/>
    <w:rsid w:val="00CA022A"/>
    <w:rsid w:val="00D53FE7"/>
    <w:rsid w:val="00DE6D6B"/>
    <w:rsid w:val="00E249CD"/>
    <w:rsid w:val="00E46312"/>
    <w:rsid w:val="00E60915"/>
    <w:rsid w:val="00F43CF8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13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after="200" w:line="240" w:lineRule="auto"/>
      <w:pPrChange w:id="0" w:author="Arthur Souza Rodrigues" w:date="2026-09-26T14:55:00Z">
        <w:pPr>
          <w:spacing w:after="200"/>
        </w:pPr>
      </w:pPrChange>
    </w:pPr>
    <w:rPr>
      <w:rFonts w:ascii="Calibri" w:eastAsia="Times New Roman" w:hAnsi="Calibri" w:cs="Times New Roman"/>
      <w:kern w:val="0"/>
      <w:sz w:val="20"/>
      <w:szCs w:val="20"/>
      <w14:ligatures w14:val="none"/>
      <w:rPrChange w:id="0" w:author="Arthur Souza Rodrigues" w:date="2026-09-26T14:55:00Z">
        <w:rPr>
          <w:rFonts w:ascii="Calibri" w:hAnsi="Calibr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147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147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2026-09-26T18:55:00Z</dcterms:modified>
</cp:coreProperties>
</file>