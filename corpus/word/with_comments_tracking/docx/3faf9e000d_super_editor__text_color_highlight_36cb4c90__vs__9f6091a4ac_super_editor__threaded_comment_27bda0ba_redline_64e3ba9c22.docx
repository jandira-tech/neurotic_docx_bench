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F663E" w14:textId="5B468A40" w:rsidR="003C58BC" w:rsidRDefault="00715FB8">
      <w:pPr>
        <w:rPr>
          <w:ins w:id="17" w:author="Nick Bernal" w:date="2026-09-26T15:14:00Z" w16du:dateUtc="2026-09-26T19:14:00Z"/>
        </w:rPr>
      </w:pPr>
      <w:commentRangeStart w:id="18"/>
      <w:commentRangeStart w:id="19"/>
      <w:ins w:id="20" w:author="Nick Bernal" w:date="2026-09-26T15:14:00Z" w16du:dateUtc="2026-09-26T19:14:00Z">
        <w:r>
          <w:t>Text</w:t>
        </w:r>
        <w:commentRangeEnd w:id="18"/>
        <w:r>
          <w:rPr>
            <w:rStyle w:val="CommentReference"/>
            <w:sz w:val="24"/>
            <w:szCs w:val="24"/>
          </w:rPr>
          <w:commentReference w:id="18"/>
        </w:r>
        <w:commentRangeEnd w:id="19"/>
        <w:r>
          <w:rPr>
            <w:rStyle w:val="CommentReference"/>
            <w:sz w:val="24"/>
            <w:szCs w:val="24"/>
          </w:rPr>
          <w:commentReference w:id="19"/>
        </w:r>
      </w:ins>
    </w:p>
    <w:p w14:paraId="4C492E00" w14:textId="77777777" w:rsidR="00715FB8" w:rsidRDefault="00715FB8">
      <w:pPr>
        <w:rPr>
          <w:ins w:id="21" w:author="Nick Bernal" w:date="2026-09-26T15:14:00Z" w16du:dateUtc="2026-09-26T19:14:00Z"/>
        </w:rPr>
      </w:pPr>
    </w:p>
    <w:p w14:paraId="1D400E32" w14:textId="342C51CE" w:rsidR="00A900CE" w:rsidRDefault="00715FB8" w:rsidP="001D5E9E">
      <w:pPr>
        <w:rPr>
          <w:del w:id="22" w:author="Nick Bernal" w:date="2026-09-26T15:14:00Z" w16du:dateUtc="2026-09-26T19:14:00Z"/>
        </w:rPr>
      </w:pPr>
      <w:commentRangeStart w:id="23"/>
      <w:ins w:id="24" w:author="Nick Bernal" w:date="2026-09-26T15:14:00Z" w16du:dateUtc="2026-09-26T19:14:00Z">
        <w:r>
          <w:t>Text 2</w:t>
        </w:r>
        <w:commentRangeEnd w:id="23"/>
        <w:r>
          <w:rPr>
            <w:rStyle w:val="CommentReference"/>
            <w:rFonts w:cs="Arial"/>
            <w:sz w:val="24"/>
            <w:szCs w:val="24"/>
          </w:rPr>
          <w:commentReference w:id="23"/>
        </w:r>
      </w:ins>
      <w:del w:id="25" w:author="Nick Bernal" w:date="2026-09-26T15:14:00Z" w16du:dateUtc="2026-09-26T19:14:00Z">
        <w:r w:rsidR="000E6136">
          <w:rPr>
            <w:rFonts w:cs="Arial"/>
          </w:rPr>
          <w:delText>The world is better in technicolor:</w:delText>
        </w:r>
        <w:r w:rsidR="000E6136" w:rsidRPr="000E6136">
          <w:rPr>
            <w:rFonts w:cs="Arial"/>
          </w:rPr>
          <w:delText xml:space="preserve"> </w:delText>
        </w:r>
        <w:r w:rsidR="000E6136">
          <w:rPr>
            <w:rFonts w:cs="Arial"/>
            <w:color w:val="A02B93" w:themeColor="accent5"/>
          </w:rPr>
          <w:delText>purple</w:delText>
        </w:r>
        <w:r w:rsidR="000E6136" w:rsidRPr="000E6136">
          <w:rPr>
            <w:rFonts w:cs="Arial"/>
          </w:rPr>
          <w:delText xml:space="preserve">, </w:delText>
        </w:r>
        <w:r w:rsidR="000E6136">
          <w:rPr>
            <w:rFonts w:ascii="Helvetica" w:hAnsi="Helvetica" w:cs="Arial"/>
            <w:b/>
            <w:bCs/>
            <w:color w:val="0070C0"/>
          </w:rPr>
          <w:delText>BLUE</w:delText>
        </w:r>
        <w:r w:rsidR="000E6136" w:rsidRPr="000E6136">
          <w:rPr>
            <w:rFonts w:cs="Arial"/>
            <w:color w:val="0070C0"/>
          </w:rPr>
          <w:delText xml:space="preserve"> </w:delText>
        </w:r>
        <w:r w:rsidR="000E6136" w:rsidRPr="000E6136">
          <w:rPr>
            <w:rFonts w:cs="Arial"/>
          </w:rPr>
          <w:delText xml:space="preserve">and </w:delText>
        </w:r>
        <w:r w:rsidR="000E6136" w:rsidRPr="000E6136">
          <w:rPr>
            <w:rFonts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="000E6136" w:rsidRPr="000E6136">
          <w:rPr>
            <w:rFonts w:cs="Arial"/>
            <w:color w:val="275317" w:themeColor="accent6" w:themeShade="80"/>
            <w:highlight w:val="yellow"/>
          </w:rPr>
          <w:delText xml:space="preserve"> </w:delText>
        </w:r>
        <w:r w:rsidR="000E6136" w:rsidRPr="000E6136">
          <w:rPr>
            <w:rFonts w:cs="Arial"/>
            <w:highlight w:val="yellow"/>
          </w:rPr>
          <w:delText>text with highlight</w:delText>
        </w:r>
        <w:r w:rsidR="000E6136" w:rsidRPr="000E6136">
          <w:rPr>
            <w:rFonts w:cs="Arial"/>
          </w:rPr>
          <w:delText xml:space="preserve">. </w:delText>
        </w:r>
      </w:del>
    </w:p>
    <w:p w14:paraId="74381F2D" w14:textId="77777777" w:rsidR="00A900CE" w:rsidRDefault="00A900CE" w:rsidP="00F06012"/>
    <w:sectPr w:rsidR="00A900C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8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9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3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C08D0A" w14:textId="77777777" w:rsidR="0083332A" w:rsidRDefault="0083332A" w:rsidP="00786EC2">
      <w:pPr>
        <w:pPrChange w:id="15" w:author="Nick Bernal" w:date="2026-09-26T15:14:00Z" w16du:dateUtc="2026-09-26T19:14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8A19D4B" w14:textId="77777777" w:rsidR="0083332A" w:rsidRDefault="0083332A" w:rsidP="00786EC2">
      <w:pPr>
        <w:pPrChange w:id="16" w:author="Nick Bernal" w:date="2026-09-26T15:14:00Z" w16du:dateUtc="2026-09-26T19:14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7" w:author="Nick Bernal" w:date="2026-09-26T15:14:00Z" w16du:dateUtc="2026-09-26T19:1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PageNumber"/>
      <w:pPrChange w:id="28" w:author="Nick Bernal" w:date="2026-09-26T15:14:00Z" w16du:dateUtc="2026-09-26T19:14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9" w:author="Nick Bernal" w:date="2026-09-26T15:14:00Z" w16du:dateUtc="2026-09-26T19:14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PageNumber"/>
      <w:pPrChange w:id="30" w:author="Nick Bernal" w:date="2026-09-26T15:14:00Z" w16du:dateUtc="2026-09-26T19:14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D2C723" w14:textId="77777777" w:rsidR="0083332A" w:rsidRDefault="0083332A" w:rsidP="00786EC2">
      <w:pPr>
        <w:pPrChange w:id="13" w:author="Nick Bernal" w:date="2026-09-26T15:14:00Z" w16du:dateUtc="2026-09-26T19:14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1C7597E8" w14:textId="77777777" w:rsidR="0083332A" w:rsidRDefault="0083332A" w:rsidP="00786EC2">
      <w:pPr>
        <w:pPrChange w:id="14" w:author="Nick Bernal" w:date="2026-09-26T15:14:00Z" w16du:dateUtc="2026-09-26T19:14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3C1A03" w14:textId="77777777" w:rsidR="00F06012" w:rsidRDefault="00F06012">
    <w:pPr>
      <w:pStyle w:val="Footer"/>
      <w:pPrChange w:id="26" w:author="Nick Bernal" w:date="2026-09-26T15:14:00Z" w16du:dateUtc="2026-09-26T19:14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1D5E9E"/>
    <w:rsid w:val="00360F1B"/>
    <w:rsid w:val="003C1D14"/>
    <w:rsid w:val="003C58BC"/>
    <w:rsid w:val="004B02A2"/>
    <w:rsid w:val="00715FB8"/>
    <w:rsid w:val="00786EC2"/>
    <w:rsid w:val="007D64BB"/>
    <w:rsid w:val="0083332A"/>
    <w:rsid w:val="00835ADC"/>
    <w:rsid w:val="008A1DF4"/>
    <w:rsid w:val="008A2EF8"/>
    <w:rsid w:val="008B0B28"/>
    <w:rsid w:val="00931F1A"/>
    <w:rsid w:val="0095460A"/>
    <w:rsid w:val="00957044"/>
    <w:rsid w:val="00A4510A"/>
    <w:rsid w:val="00A900CE"/>
    <w:rsid w:val="00AF4127"/>
    <w:rsid w:val="00B37BA3"/>
    <w:rsid w:val="00B8258C"/>
    <w:rsid w:val="00C95FFA"/>
    <w:rsid w:val="00CE3856"/>
    <w:rsid w:val="00D128C0"/>
    <w:rsid w:val="00D46AC3"/>
    <w:rsid w:val="00DE3AC5"/>
    <w:rsid w:val="00E84113"/>
    <w:rsid w:val="00E97158"/>
    <w:rsid w:val="00F0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9-26T15:14:00Z">
        <w:pPr>
          <w:spacing w:line="276" w:lineRule="auto"/>
          <w:ind w:firstLine="432"/>
        </w:pPr>
      </w:pPrChange>
    </w:pPr>
    <w:rPr>
      <w:rFonts w:ascii="Arial" w:hAnsi="Arial" w:cs="Times New Roman (Body CS)"/>
      <w:rPrChange w:id="0" w:author="Nick Bernal" w:date="2026-09-26T15:14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  <w:pPrChange w:id="1" w:author="Nick Bernal" w:date="2026-09-26T15:14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Nick Bernal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  <w:pPrChange w:id="2" w:author="Nick Bernal" w:date="2026-09-26T15:14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2" w:author="Nick Bernal" w:date="2026-09-26T15:14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  <w:pPrChange w:id="3" w:author="Nick Bernal" w:date="2026-09-26T15:14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3" w:author="Nick Bernal" w:date="2026-09-26T15:14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  <w:pPrChange w:id="4" w:author="Nick Bernal" w:date="2026-09-26T15:14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4" w:author="Nick Bernal" w:date="2026-09-26T15:14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  <w:pPrChange w:id="5" w:author="Nick Bernal" w:date="2026-09-26T15:14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5" w:author="Nick Bernal" w:date="2026-09-26T15:1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  <w:pPrChange w:id="6" w:author="Nick Bernal" w:date="2026-09-26T15:14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6" w:author="Nick Bernal" w:date="2026-09-26T15:1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  <w:pPrChange w:id="7" w:author="Nick Bernal" w:date="2026-09-26T15:14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7" w:author="Nick Bernal" w:date="2026-09-26T15:1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  <w:pPrChange w:id="8" w:author="Nick Bernal" w:date="2026-09-26T15:14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8" w:author="Nick Bernal" w:date="2026-09-26T15:1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  <w:pPrChange w:id="9" w:author="Nick Bernal" w:date="2026-09-26T15:1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Nick Bernal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  <w:pPrChange w:id="10" w:author="Nick Bernal" w:date="2026-09-26T15:14:00Z">
        <w:pPr>
          <w:numPr>
            <w:ilvl w:val="1"/>
          </w:numPr>
          <w:ind w:firstLine="432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0" w:author="Nick Bernal" w:date="2026-09-26T15:1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  <w:pPrChange w:id="11" w:author="Nick Bernal" w:date="2026-09-26T15:14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11" w:author="Nick Bernal" w:date="2026-09-26T15:1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pPr>
      <w:pPrChange w:id="12" w:author="Nick Bernal" w:date="2026-09-26T15:14:00Z">
        <w:pPr/>
      </w:pPrChange>
    </w:pPr>
    <w:rPr>
      <w:sz w:val="20"/>
      <w:szCs w:val="20"/>
      <w:rPrChange w:id="12" w:author="Nick Bernal" w:date="2026-09-26T15:14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Arial" w:hAnsi="Arial" w:cs="Times New Roman (Body CS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 w:cs="Times New Roman (Body CS)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06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2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2026-09-26T19:14:00Z</dcterms:modified>
</cp:coreProperties>
</file>