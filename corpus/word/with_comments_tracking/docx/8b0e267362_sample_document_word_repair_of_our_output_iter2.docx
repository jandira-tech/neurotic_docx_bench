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Comments         </w:t>
      </w:r>
    </w:p>
    <w:p w14:paraId="35357F55" w14:textId="2F40A200" w:rsidR="00BD6514" w:rsidRDefault="0000000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000000">
      <w:r>
        <w:br w:type="page"/>
      </w:r>
    </w:p>
    <w:p w14:paraId="763C62D1" w14:textId="7D8B6000" w:rsidR="00BD6514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1762F7E7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5" w:author="Arthur Souza Rodrigues" w:date="2026-07-04T23:18:00Z" w16du:dateUtc="2026-07-05T03:18:00Z"/>
        </w:rPr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695EEB0A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6" w:author="Arthur Souza Rodrigues" w:date="2026-07-04T23:18:00Z" w16du:dateUtc="2026-07-05T03:18:00Z"/>
        </w:rPr>
        <w:pPrChange w:id="7" w:author="Arthur Souza Rodrigues" w:date="2026-07-04T23:18:00Z" w16du:dateUtc="2026-07-05T03:18:00Z">
          <w:pPr>
            <w:spacing w:before="60" w:after="60"/>
          </w:pPr>
        </w:pPrChange>
      </w:pPr>
      <w:del w:id="8" w:author="Arthur Souza Rodrigues" w:date="2026-07-04T23:18:00Z" w16du:dateUtc="2026-07-05T03:18:00Z">
        <w:r w:rsidDel="00537FA1">
          <w:rPr>
            <w:color w:val="0F172A"/>
          </w:rPr>
          <w:delText xml:space="preserve">Read         </w:delText>
        </w:r>
        <w:r w:rsidR="00BD6514" w:rsidDel="00537FA1">
          <w:fldChar w:fldCharType="begin"/>
        </w:r>
        <w:r w:rsidR="00BD6514" w:rsidDel="00537FA1">
          <w:delInstrText>HYPERLINK "https://github.com/eigenpal/docx-editor/blob/main/docs/PLUGINS.md" \h</w:delInstrText>
        </w:r>
        <w:r w:rsidR="00BD6514" w:rsidDel="00537FA1">
          <w:fldChar w:fldCharType="separate"/>
        </w:r>
        <w:r w:rsidR="00BD6514" w:rsidDel="00537FA1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BD6514" w:rsidDel="00537FA1">
          <w:fldChar w:fldCharType="end"/>
        </w:r>
        <w:r w:rsidDel="00537FA1"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796BC907" w:rsidR="00BD6514" w:rsidDel="00537FA1" w:rsidRDefault="00BD6514" w:rsidP="00537FA1">
      <w:pPr>
        <w:pBdr>
          <w:bottom w:val="single" w:sz="3" w:space="4" w:color="E2E8F0"/>
        </w:pBdr>
        <w:spacing w:before="300" w:after="80"/>
        <w:rPr>
          <w:del w:id="9" w:author="Arthur Souza Rodrigues" w:date="2026-07-04T23:18:00Z" w16du:dateUtc="2026-07-05T03:18:00Z"/>
        </w:rPr>
        <w:pPrChange w:id="10" w:author="Arthur Souza Rodrigues" w:date="2026-07-04T23:18:00Z" w16du:dateUtc="2026-07-05T03:18:00Z">
          <w:pPr>
            <w:spacing w:before="60"/>
          </w:pPr>
        </w:pPrChange>
      </w:pPr>
    </w:p>
    <w:p w14:paraId="5D0DEE00" w14:textId="64AA22CA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11" w:author="Arthur Souza Rodrigues" w:date="2026-07-04T23:18:00Z" w16du:dateUtc="2026-07-05T03:18:00Z"/>
        </w:rPr>
        <w:pPrChange w:id="12" w:author="Arthur Souza Rodrigues" w:date="2026-07-04T23:18:00Z" w16du:dateUtc="2026-07-05T03:18:00Z">
          <w:pPr>
            <w:spacing w:before="180" w:after="40"/>
          </w:pPr>
        </w:pPrChange>
      </w:pPr>
      <w:del w:id="13" w:author="Arthur Souza Rodrigues" w:date="2026-07-04T23:18:00Z" w16du:dateUtc="2026-07-05T03:18:00Z">
        <w:r w:rsidDel="00537FA1">
          <w:rPr>
            <w:b/>
            <w:bCs/>
            <w:color w:val="0F172A"/>
          </w:rPr>
          <w:delText xml:space="preserve">Ground rules         </w:delText>
        </w:r>
      </w:del>
    </w:p>
    <w:p w14:paraId="1A8E72BD" w14:textId="633EEEEB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14" w:author="Arthur Souza Rodrigues" w:date="2026-07-04T23:18:00Z" w16du:dateUtc="2026-07-05T03:18:00Z"/>
        </w:rPr>
        <w:pPrChange w:id="15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16" w:author="Arthur Souza Rodrigues" w:date="2026-07-04T23:18:00Z" w16du:dateUtc="2026-07-05T03:18:00Z">
        <w:r w:rsidDel="00537FA1"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421A5708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17" w:author="Arthur Souza Rodrigues" w:date="2026-07-04T23:18:00Z" w16du:dateUtc="2026-07-05T03:18:00Z"/>
        </w:rPr>
        <w:pPrChange w:id="18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19" w:author="Arthur Souza Rodrigues" w:date="2026-07-04T23:18:00Z" w16du:dateUtc="2026-07-05T03:18:00Z">
        <w:r w:rsidDel="00537FA1">
          <w:rPr>
            <w:color w:val="0F172A"/>
          </w:rPr>
          <w:delText xml:space="preserve">Run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 w:rsidDel="00537FA1">
          <w:rPr>
            <w:color w:val="0F172A"/>
          </w:rPr>
          <w:delText xml:space="preserve">and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 w:rsidDel="00537FA1">
          <w:rPr>
            <w:color w:val="0F172A"/>
          </w:rPr>
          <w:delText xml:space="preserve">locally before pushing.         </w:delText>
        </w:r>
      </w:del>
    </w:p>
    <w:p w14:paraId="33B2503D" w14:textId="137EDC2D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20" w:author="Arthur Souza Rodrigues" w:date="2026-07-04T23:18:00Z" w16du:dateUtc="2026-07-05T03:18:00Z"/>
        </w:rPr>
        <w:pPrChange w:id="21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2" w:author="Arthur Souza Rodrigues" w:date="2026-07-04T23:18:00Z" w16du:dateUtc="2026-07-05T03:18:00Z">
        <w:r w:rsidDel="00537FA1">
          <w:rPr>
            <w:color w:val="0F172A"/>
          </w:rPr>
          <w:delText>Do not introduce intermediate HTML serialisation. This is a hard constraint.</w:delText>
        </w:r>
      </w:del>
      <w:ins w:id="23" w:author="anon-contributor" w:date="2026-03-04T23:44:00Z">
        <w:del w:id="24" w:author="Arthur Souza Rodrigues" w:date="2026-07-04T23:18:00Z" w16du:dateUtc="2026-07-05T03:18:00Z">
          <w:r w:rsidDel="00537FA1">
            <w:rPr>
              <w:color w:val="0F172A"/>
            </w:rPr>
            <w:delText xml:space="preserve">Avoid intermediate HTML serialisation where possible.           </w:delText>
          </w:r>
        </w:del>
      </w:ins>
    </w:p>
    <w:p w14:paraId="65CA389A" w14:textId="7081C861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25" w:author="Arthur Souza Rodrigues" w:date="2026-07-04T23:18:00Z" w16du:dateUtc="2026-07-05T03:18:00Z"/>
        </w:rPr>
        <w:pPrChange w:id="26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7" w:author="Arthur Souza Rodrigues" w:date="2026-07-04T23:18:00Z" w16du:dateUtc="2026-07-05T03:18:00Z">
        <w:r w:rsidDel="00537FA1"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3DF12E38" w:rsidR="00BD6514" w:rsidDel="00537FA1" w:rsidRDefault="00BD6514" w:rsidP="00537FA1">
      <w:pPr>
        <w:pBdr>
          <w:bottom w:val="single" w:sz="3" w:space="4" w:color="E2E8F0"/>
        </w:pBdr>
        <w:spacing w:before="300" w:after="80"/>
        <w:rPr>
          <w:del w:id="28" w:author="Arthur Souza Rodrigues" w:date="2026-07-04T23:18:00Z" w16du:dateUtc="2026-07-05T03:18:00Z"/>
        </w:rPr>
        <w:pPrChange w:id="29" w:author="Arthur Souza Rodrigues" w:date="2026-07-04T23:18:00Z" w16du:dateUtc="2026-07-05T03:18:00Z">
          <w:pPr>
            <w:spacing w:before="80"/>
          </w:pPr>
        </w:pPrChange>
      </w:pPr>
    </w:p>
    <w:p w14:paraId="7AB6E680" w14:textId="1C30024D" w:rsidR="00BD6514" w:rsidDel="00537FA1" w:rsidRDefault="00000000" w:rsidP="00537FA1">
      <w:pPr>
        <w:pBdr>
          <w:bottom w:val="single" w:sz="3" w:space="4" w:color="E2E8F0"/>
        </w:pBdr>
        <w:spacing w:before="300" w:after="80"/>
        <w:rPr>
          <w:del w:id="30" w:author="Arthur Souza Rodrigues" w:date="2026-07-04T23:18:00Z" w16du:dateUtc="2026-07-05T03:18:00Z"/>
        </w:rPr>
        <w:pPrChange w:id="31" w:author="Arthur Souza Rodrigues" w:date="2026-07-04T23:18:00Z" w16du:dateUtc="2026-07-05T03:18:00Z">
          <w:pPr>
            <w:spacing w:before="180" w:after="40"/>
          </w:pPr>
        </w:pPrChange>
      </w:pPr>
      <w:del w:id="32" w:author="Arthur Souza Rodrigues" w:date="2026-07-04T23:18:00Z" w16du:dateUtc="2026-07-05T03:18:00Z">
        <w:r w:rsidDel="00537FA1"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:rsidDel="00537FA1" w14:paraId="6A81DC69" w14:textId="12D90EFC">
        <w:trPr>
          <w:del w:id="33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1EBDF616" w:rsidR="00BD6514" w:rsidDel="00537FA1" w:rsidRDefault="00000000" w:rsidP="00537FA1">
            <w:pPr>
              <w:pBdr>
                <w:bottom w:val="single" w:sz="3" w:space="4" w:color="E2E8F0"/>
              </w:pBdr>
              <w:spacing w:before="300" w:after="80"/>
              <w:rPr>
                <w:del w:id="34" w:author="Arthur Souza Rodrigues" w:date="2026-07-04T23:18:00Z" w16du:dateUtc="2026-07-05T03:18:00Z"/>
              </w:rPr>
              <w:pPrChange w:id="35" w:author="Arthur Souza Rodrigues" w:date="2026-07-04T23:18:00Z" w16du:dateUtc="2026-07-05T03:18:00Z">
                <w:pPr/>
              </w:pPrChange>
            </w:pPr>
            <w:del w:id="36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3FC565A4" w:rsidR="00BD6514" w:rsidDel="00537FA1" w:rsidRDefault="00000000" w:rsidP="00537FA1">
            <w:pPr>
              <w:pBdr>
                <w:bottom w:val="single" w:sz="3" w:space="4" w:color="E2E8F0"/>
              </w:pBdr>
              <w:spacing w:before="300" w:after="80"/>
              <w:rPr>
                <w:del w:id="37" w:author="Arthur Souza Rodrigues" w:date="2026-07-04T23:18:00Z" w16du:dateUtc="2026-07-05T03:18:00Z"/>
              </w:rPr>
              <w:pPrChange w:id="38" w:author="Arthur Souza Rodrigues" w:date="2026-07-04T23:18:00Z" w16du:dateUtc="2026-07-05T03:18:00Z">
                <w:pPr/>
              </w:pPrChange>
            </w:pPr>
            <w:del w:id="39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A9942CA" w14:textId="79EE3868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40" w:author="Arthur Souza Rodrigues" w:date="2026-07-04T23:18:00Z" w16du:dateUtc="2026-07-05T03:18:00Z"/>
        </w:rPr>
        <w:pPrChange w:id="41" w:author="Arthur Souza Rodrigues" w:date="2026-07-04T23:18:00Z" w16du:dateUtc="2026-07-05T03:18:00Z">
          <w:pPr>
            <w:spacing w:after="20"/>
          </w:pPr>
        </w:pPrChange>
      </w:pPr>
      <w:commentRangeStart w:id="42"/>
      <w:commentRangeStart w:id="43"/>
      <w:del w:id="44" w:author="Arthur Souza Rodrigues" w:date="2026-07-04T23:18:00Z" w16du:dateUtc="2026-07-05T03:18:00Z">
        <w:r w:rsidDel="00537FA1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54A4006B" w14:textId="1445E30B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45" w:author="Arthur Souza Rodrigues" w:date="2026-07-04T23:18:00Z" w16du:dateUtc="2026-07-05T03:18:00Z"/>
        </w:rPr>
        <w:pPrChange w:id="46" w:author="Arthur Souza Rodrigues" w:date="2026-07-04T23:18:00Z" w16du:dateUtc="2026-07-05T03:18:00Z">
          <w:pPr>
            <w:spacing w:after="60"/>
          </w:pPr>
        </w:pPrChange>
      </w:pPr>
      <w:del w:id="47" w:author="Arthur Souza Rodrigues" w:date="2026-07-04T23:18:00Z" w16du:dateUtc="2026-07-05T03:18:00Z">
        <w:r w:rsidDel="00537FA1"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32B0FC30" w14:textId="5823DB56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48" w:author="Arthur Souza Rodrigues" w:date="2026-07-04T23:18:00Z" w16du:dateUtc="2026-07-05T03:18:00Z"/>
        </w:rPr>
        <w:pPrChange w:id="49" w:author="Arthur Souza Rodrigues" w:date="2026-07-04T23:18:00Z" w16du:dateUtc="2026-07-05T03:18:00Z">
          <w:pPr>
            <w:spacing w:after="60"/>
          </w:pPr>
        </w:pPrChange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:rsidDel="00537FA1" w14:paraId="4A1C5E18" w14:textId="7C36AFC7" w:rsidTr="00F14043">
        <w:trPr>
          <w:del w:id="50" w:author="Arthur Souza Rodrigues" w:date="2026-07-04T23:18:00Z" w16du:dateUtc="2026-07-05T0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785D1" w14:textId="02262136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51" w:author="Arthur Souza Rodrigues" w:date="2026-07-04T23:18:00Z" w16du:dateUtc="2026-07-05T03:18:00Z"/>
              </w:rPr>
              <w:pPrChange w:id="52" w:author="Arthur Souza Rodrigues" w:date="2026-07-04T23:18:00Z" w16du:dateUtc="2026-07-05T03:18:00Z">
                <w:pPr/>
              </w:pPrChange>
            </w:pPr>
            <w:del w:id="53" w:author="Arthur Souza Rodrigues" w:date="2026-07-04T23:18:00Z" w16du:dateUtc="2026-07-05T03:18:00Z">
              <w:r w:rsidDel="00537FA1">
                <w:rPr>
                  <w:color w:val="64748B"/>
                  <w:sz w:val="20"/>
                  <w:szCs w:val="20"/>
                </w:rPr>
                <w:lastRenderedPageBreak/>
                <w:delText xml:space="preserve">npm               </w:delText>
              </w:r>
              <w:r w:rsidDel="00537FA1">
                <w:fldChar w:fldCharType="begin"/>
              </w:r>
              <w:r w:rsidDel="00537FA1">
                <w:delInstrText>HYPERLINK "https://www.npmjs.com/package/@eigenpal/docx-js-editor" \h</w:delInstrText>
              </w:r>
              <w:r w:rsidDel="00537FA1">
                <w:fldChar w:fldCharType="separate"/>
              </w:r>
              <w:r w:rsidDel="00537FA1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Del="00537FA1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58E99" w14:textId="314D4401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54" w:author="Arthur Souza Rodrigues" w:date="2026-07-04T23:18:00Z" w16du:dateUtc="2026-07-05T03:18:00Z"/>
              </w:rPr>
              <w:pPrChange w:id="55" w:author="Arthur Souza Rodrigues" w:date="2026-07-04T23:18:00Z" w16du:dateUtc="2026-07-05T03:18:00Z">
                <w:pPr/>
              </w:pPrChange>
            </w:pPr>
            <w:del w:id="56" w:author="Arthur Souza Rodrigues" w:date="2026-07-04T23:18:00Z" w16du:dateUtc="2026-07-05T03:18:00Z">
              <w:r w:rsidDel="00537FA1"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Del="00537FA1">
                <w:fldChar w:fldCharType="begin"/>
              </w:r>
              <w:r w:rsidDel="00537FA1">
                <w:delInstrText>HYPERLINK "https://github.com/eigenpal/docx-editor" \h</w:delInstrText>
              </w:r>
              <w:r w:rsidDel="00537FA1">
                <w:fldChar w:fldCharType="separate"/>
              </w:r>
              <w:r w:rsidDel="00537FA1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Del="00537FA1">
                <w:fldChar w:fldCharType="end"/>
              </w:r>
            </w:del>
          </w:p>
        </w:tc>
      </w:tr>
    </w:tbl>
    <w:p w14:paraId="3D52A8BE" w14:textId="4C64063A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57" w:author="Arthur Souza Rodrigues" w:date="2026-07-04T23:18:00Z" w16du:dateUtc="2026-07-05T03:18:00Z"/>
        </w:rPr>
      </w:pPr>
      <w:del w:id="58" w:author="Arthur Souza Rodrigues" w:date="2026-07-04T23:18:00Z" w16du:dateUtc="2026-07-05T03:18:00Z">
        <w:r w:rsidDel="00537FA1"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27205BB0" w14:textId="5872C99F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59" w:author="Arthur Souza Rodrigues" w:date="2026-07-04T23:18:00Z" w16du:dateUtc="2026-07-05T03:18:00Z"/>
        </w:rPr>
        <w:pPrChange w:id="60" w:author="Arthur Souza Rodrigues" w:date="2026-07-04T23:18:00Z" w16du:dateUtc="2026-07-05T03:18:00Z">
          <w:pPr>
            <w:spacing w:before="60" w:after="60"/>
          </w:pPr>
        </w:pPrChange>
      </w:pPr>
      <w:del w:id="61" w:author="Arthur Souza Rodrigues" w:date="2026-07-04T23:18:00Z" w16du:dateUtc="2026-07-05T03:18:00Z">
        <w:r w:rsidDel="00537FA1">
          <w:rPr>
            <w:color w:val="0F172A"/>
          </w:rPr>
          <w:delText xml:space="preserve">An open-source WYSIWYG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 w:rsidDel="00537FA1">
          <w:rPr>
            <w:color w:val="0F172A"/>
          </w:rPr>
          <w:delText xml:space="preserve">editor for React. Drop in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 w:rsidDel="00537FA1">
          <w:rPr>
            <w:color w:val="0F172A"/>
          </w:rPr>
          <w:delText>and your users can open, edit, and save Word documents entirely in the browser —         zero backend required</w:delText>
        </w:r>
      </w:del>
      <w:ins w:id="62" w:author="sara.k" w:date="2026-03-04T09:21:00Z">
        <w:del w:id="63" w:author="Arthur Souza Rodrigues" w:date="2026-07-04T23:18:00Z" w16du:dateUtc="2026-07-05T03:18:00Z">
          <w:r w:rsidDel="00537FA1">
            <w:rPr>
              <w:color w:val="0F172A"/>
            </w:rPr>
            <w:delText xml:space="preserve">no backend required           </w:delText>
          </w:r>
        </w:del>
      </w:ins>
      <w:del w:id="64" w:author="Arthur Souza Rodrigues" w:date="2026-07-04T23:18:00Z" w16du:dateUtc="2026-07-05T03:18:00Z">
        <w:r w:rsidDel="00537FA1">
          <w:rPr>
            <w:color w:val="0F172A"/>
          </w:rPr>
          <w:delText xml:space="preserve">, no document data leaving the client.         </w:delText>
        </w:r>
      </w:del>
    </w:p>
    <w:p w14:paraId="1F6A4089" w14:textId="46ADC422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65" w:author="Arthur Souza Rodrigues" w:date="2026-07-04T23:18:00Z" w16du:dateUtc="2026-07-05T03:18:00Z"/>
        </w:rPr>
        <w:pPrChange w:id="66" w:author="Arthur Souza Rodrigues" w:date="2026-07-04T23:18:00Z" w16du:dateUtc="2026-07-05T03:18:00Z">
          <w:pPr>
            <w:spacing w:before="60"/>
          </w:pPr>
        </w:pPrChange>
      </w:pPr>
    </w:p>
    <w:p w14:paraId="4A3A9A31" w14:textId="53A16A0B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67" w:author="Arthur Souza Rodrigues" w:date="2026-07-04T23:18:00Z" w16du:dateUtc="2026-07-05T03:18:00Z"/>
        </w:rPr>
        <w:pPrChange w:id="68" w:author="Arthur Souza Rodrigues" w:date="2026-07-04T23:18:00Z" w16du:dateUtc="2026-07-05T03:18:00Z">
          <w:pPr>
            <w:spacing w:before="60" w:after="60"/>
          </w:pPr>
        </w:pPrChange>
      </w:pPr>
      <w:del w:id="69" w:author="Arthur Souza Rodrigues" w:date="2026-07-04T23:18:00Z" w16du:dateUtc="2026-07-05T03:18:00Z">
        <w:r w:rsidDel="00537FA1">
          <w:rPr>
            <w:color w:val="0F172A"/>
          </w:rPr>
          <w:delText xml:space="preserve">Most editors serialise to HTML and back:         </w:delText>
        </w:r>
        <w:r w:rsidDel="00537FA1"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 w:rsidDel="00537FA1">
          <w:rPr>
            <w:color w:val="0F172A"/>
          </w:rPr>
          <w:delText>. Every hop loses formatting, tracked changes, and styles.         docx-js-editor skips the pipeline entirely</w:delText>
        </w:r>
      </w:del>
      <w:ins w:id="70" w:author="thomas.v" w:date="2026-03-04T11:07:00Z">
        <w:del w:id="71" w:author="Arthur Souza Rodrigues" w:date="2026-07-04T23:18:00Z" w16du:dateUtc="2026-07-05T03:18:00Z">
          <w:r w:rsidDel="00537FA1">
            <w:rPr>
              <w:color w:val="0F172A"/>
            </w:rPr>
            <w:delText xml:space="preserve">This library skips it           </w:delText>
          </w:r>
        </w:del>
      </w:ins>
      <w:del w:id="72" w:author="Arthur Souza Rodrigues" w:date="2026-07-04T23:18:00Z" w16du:dateUtc="2026-07-05T03:18:00Z">
        <w:r w:rsidDel="00537FA1">
          <w:rPr>
            <w:color w:val="0F172A"/>
          </w:rPr>
          <w:delText xml:space="preserve">— OOXML is the canonical format throughout.         </w:delText>
        </w:r>
      </w:del>
    </w:p>
    <w:p w14:paraId="453A1C26" w14:textId="726E13F7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73" w:author="Arthur Souza Rodrigues" w:date="2026-07-04T23:18:00Z" w16du:dateUtc="2026-07-05T03:18:00Z"/>
        </w:rPr>
        <w:pPrChange w:id="74" w:author="Arthur Souza Rodrigues" w:date="2026-07-04T23:18:00Z" w16du:dateUtc="2026-07-05T03:18:00Z">
          <w:pPr>
            <w:spacing w:before="80"/>
          </w:pPr>
        </w:pPrChange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:rsidDel="00537FA1" w14:paraId="00D9BEF8" w14:textId="36884EB6" w:rsidTr="00F14043">
        <w:trPr>
          <w:del w:id="75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6A92E" w14:textId="30C91570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76" w:author="Arthur Souza Rodrigues" w:date="2026-07-04T23:18:00Z" w16du:dateUtc="2026-07-05T03:18:00Z"/>
              </w:rPr>
              <w:pPrChange w:id="77" w:author="Arthur Souza Rodrigues" w:date="2026-07-04T23:18:00Z" w16du:dateUtc="2026-07-05T03:18:00Z">
                <w:pPr/>
              </w:pPrChange>
            </w:pPr>
            <w:del w:id="78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54A53F92" w14:textId="48AC7FB5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79" w:author="Arthur Souza Rodrigues" w:date="2026-07-04T23:18:00Z" w16du:dateUtc="2026-07-05T03:18:00Z"/>
              </w:rPr>
              <w:pPrChange w:id="80" w:author="Arthur Souza Rodrigues" w:date="2026-07-04T23:18:00Z" w16du:dateUtc="2026-07-05T03:18:00Z">
                <w:pPr/>
              </w:pPrChange>
            </w:pPr>
            <w:del w:id="81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284B986" w14:textId="1CAC0F7C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82" w:author="Arthur Souza Rodrigues" w:date="2026-07-04T23:18:00Z" w16du:dateUtc="2026-07-05T03:18:00Z"/>
              </w:rPr>
              <w:pPrChange w:id="83" w:author="Arthur Souza Rodrigues" w:date="2026-07-04T23:18:00Z" w16du:dateUtc="2026-07-05T03:18:00Z">
                <w:pPr/>
              </w:pPrChange>
            </w:pPr>
          </w:p>
          <w:p w14:paraId="18CE42B1" w14:textId="5558D55A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84" w:author="Arthur Souza Rodrigues" w:date="2026-07-04T23:18:00Z" w16du:dateUtc="2026-07-05T03:18:00Z"/>
              </w:rPr>
              <w:pPrChange w:id="85" w:author="Arthur Souza Rodrigues" w:date="2026-07-04T23:18:00Z" w16du:dateUtc="2026-07-05T03:18:00Z">
                <w:pPr/>
              </w:pPrChange>
            </w:pPr>
            <w:del w:id="86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BE14130" w14:textId="5F659537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87" w:author="Arthur Souza Rodrigues" w:date="2026-07-04T23:18:00Z" w16du:dateUtc="2026-07-05T03:18:00Z"/>
              </w:rPr>
              <w:pPrChange w:id="88" w:author="Arthur Souza Rodrigues" w:date="2026-07-04T23:18:00Z" w16du:dateUtc="2026-07-05T03:18:00Z">
                <w:pPr/>
              </w:pPrChange>
            </w:pPr>
            <w:del w:id="89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4B8EB3D1" w14:textId="27A5F810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0" w:author="Arthur Souza Rodrigues" w:date="2026-07-04T23:18:00Z" w16du:dateUtc="2026-07-05T03:18:00Z"/>
              </w:rPr>
              <w:pPrChange w:id="91" w:author="Arthur Souza Rodrigues" w:date="2026-07-04T23:18:00Z" w16du:dateUtc="2026-07-05T03:18:00Z">
                <w:pPr/>
              </w:pPrChange>
            </w:pPr>
            <w:del w:id="92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C95298D" w14:textId="5FBFE965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3" w:author="Arthur Souza Rodrigues" w:date="2026-07-04T23:18:00Z" w16du:dateUtc="2026-07-05T03:18:00Z"/>
              </w:rPr>
              <w:pPrChange w:id="94" w:author="Arthur Souza Rodrigues" w:date="2026-07-04T23:18:00Z" w16du:dateUtc="2026-07-05T03:18:00Z">
                <w:pPr/>
              </w:pPrChange>
            </w:pPr>
            <w:del w:id="95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4167CAC8" w14:textId="5485751B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6" w:author="Arthur Souza Rodrigues" w:date="2026-07-04T23:18:00Z" w16du:dateUtc="2026-07-05T03:18:00Z"/>
              </w:rPr>
              <w:pPrChange w:id="97" w:author="Arthur Souza Rodrigues" w:date="2026-07-04T23:18:00Z" w16du:dateUtc="2026-07-05T03:18:00Z">
                <w:pPr/>
              </w:pPrChange>
            </w:pPr>
            <w:del w:id="98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45DB3C36" w14:textId="21767FB8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99" w:author="Arthur Souza Rodrigues" w:date="2026-07-04T23:18:00Z" w16du:dateUtc="2026-07-05T03:18:00Z"/>
              </w:rPr>
              <w:pPrChange w:id="100" w:author="Arthur Souza Rodrigues" w:date="2026-07-04T23:18:00Z" w16du:dateUtc="2026-07-05T03:18:00Z">
                <w:pPr/>
              </w:pPrChange>
            </w:pPr>
            <w:del w:id="101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06A1D07E" w14:textId="7A5D8D3F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102" w:author="Arthur Souza Rodrigues" w:date="2026-07-04T23:18:00Z" w16du:dateUtc="2026-07-05T03:18:00Z"/>
              </w:rPr>
              <w:pPrChange w:id="103" w:author="Arthur Souza Rodrigues" w:date="2026-07-04T23:18:00Z" w16du:dateUtc="2026-07-05T03:18:00Z">
                <w:pPr/>
              </w:pPrChange>
            </w:pPr>
            <w:del w:id="104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08C82255" w14:textId="1B5F6A93" w:rsidR="00537FA1" w:rsidDel="00537FA1" w:rsidRDefault="00537FA1" w:rsidP="00537FA1">
            <w:pPr>
              <w:pBdr>
                <w:bottom w:val="single" w:sz="3" w:space="4" w:color="E2E8F0"/>
              </w:pBdr>
              <w:spacing w:before="300" w:after="80"/>
              <w:rPr>
                <w:del w:id="105" w:author="Arthur Souza Rodrigues" w:date="2026-07-04T23:18:00Z" w16du:dateUtc="2026-07-05T03:18:00Z"/>
              </w:rPr>
              <w:pPrChange w:id="106" w:author="Arthur Souza Rodrigues" w:date="2026-07-04T23:18:00Z" w16du:dateUtc="2026-07-05T03:18:00Z">
                <w:pPr/>
              </w:pPrChange>
            </w:pPr>
            <w:del w:id="107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42"/>
    <w:p w14:paraId="3C7FEA63" w14:textId="77777777" w:rsidR="00537FA1" w:rsidRDefault="00537FA1" w:rsidP="00537FA1">
      <w:pPr>
        <w:spacing w:before="160"/>
      </w:pPr>
      <w:del w:id="108" w:author="Arthur Souza Rodrigues" w:date="2026-07-04T23:18:00Z" w16du:dateUtc="2026-07-05T03:18:00Z">
        <w:r w:rsidDel="00537FA1">
          <w:rPr>
            <w:rStyle w:val="CommentReference"/>
            <w:sz w:val="22"/>
            <w:szCs w:val="22"/>
          </w:rPr>
          <w:commentReference w:id="42"/>
        </w:r>
        <w:commentRangeEnd w:id="43"/>
        <w:r w:rsidR="00000000" w:rsidDel="00537FA1">
          <w:rPr>
            <w:rStyle w:val="CommentReference"/>
            <w:sz w:val="22"/>
            <w:szCs w:val="22"/>
          </w:rPr>
          <w:commentReference w:id="43"/>
        </w:r>
      </w:del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109"/>
      <w:r>
        <w:rPr>
          <w:color w:val="0F172A"/>
        </w:rPr>
        <w:t xml:space="preserve">add a comment anchored to that selection         </w:t>
      </w:r>
      <w:commentRangeEnd w:id="109"/>
      <w:r>
        <w:rPr>
          <w:rStyle w:val="CommentReference"/>
          <w:color w:val="0F172A"/>
          <w:sz w:val="22"/>
          <w:szCs w:val="22"/>
        </w:rPr>
        <w:commentReference w:id="109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del w:id="110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11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EigenPal               </w:t>
            </w:r>
          </w:p>
          <w:p w14:paraId="4F81C000" w14:textId="10DD33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758E8A85" w14:textId="77777777" w:rsidR="00BD6514" w:rsidRDefault="00000000">
      <w:r>
        <w:rPr>
          <w:rStyle w:val="CommentReference"/>
        </w:rPr>
        <w:annotationRef/>
      </w:r>
      <w:r>
        <w:t xml:space="preserve">Just like that!         </w:t>
      </w:r>
    </w:p>
  </w:comment>
  <w:comment w:id="42" w:author="Arthur Souza Rodrigues" w:date="2026-07-04T23:17:00Z" w:initials="AS">
    <w:p w14:paraId="0C9CCD73" w14:textId="77777777" w:rsidR="00537FA1" w:rsidRDefault="00537FA1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43" w:author="Arthur Souza Rodrigues" w:date="2026-07-04T23:17:00Z" w:initials="AS">
    <w:p w14:paraId="768279B5" w14:textId="77777777" w:rsidR="00537FA1" w:rsidRDefault="00537FA1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109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C9CCD73" w15:done="0"/>
  <w15:commentEx w15:paraId="768279B5" w15:paraIdParent="0C9CCD73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C9CCD73" w16cid:durableId="3424E444"/>
  <w16cid:commentId w16cid:paraId="768279B5" w16cid:durableId="66E4D541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4D423" w14:textId="77777777" w:rsidR="00A337E2" w:rsidRDefault="00A337E2">
      <w:r>
        <w:separator/>
      </w:r>
    </w:p>
  </w:endnote>
  <w:endnote w:type="continuationSeparator" w:id="0">
    <w:p w14:paraId="06421071" w14:textId="77777777" w:rsidR="00A337E2" w:rsidRDefault="00A33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E1384F" w14:textId="77777777" w:rsidR="00A337E2" w:rsidRDefault="00A337E2">
      <w:r>
        <w:separator/>
      </w:r>
    </w:p>
  </w:footnote>
  <w:footnote w:type="continuationSeparator" w:id="0">
    <w:p w14:paraId="1D14109E" w14:textId="77777777" w:rsidR="00A337E2" w:rsidRDefault="00A33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4320DA"/>
    <w:rsid w:val="005115D6"/>
    <w:rsid w:val="00536214"/>
    <w:rsid w:val="00537FA1"/>
    <w:rsid w:val="00A337E2"/>
    <w:rsid w:val="00BD6514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2026-05-10T03:23:00Z</dcterms:created>
  <dcterms:modified xsi:type="dcterms:W3CDTF">2026-07-05T03:18:00Z</dcterms:modified>
</cp:coreProperties>
</file>