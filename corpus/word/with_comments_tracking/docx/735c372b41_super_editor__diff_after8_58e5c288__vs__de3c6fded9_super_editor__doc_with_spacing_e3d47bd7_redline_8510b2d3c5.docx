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A66C2B" w14:textId="49ACD6F7" w:rsidR="003333EF" w:rsidRPr="009521F7" w:rsidRDefault="003333EF" w:rsidP="003333EF">
      <w:pPr>
        <w:spacing w:after="0" w:line="276" w:lineRule="auto"/>
        <w:jc w:val="center"/>
        <w:rPr>
          <w:ins w:id="15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  <w:ins w:id="16" w:author="Vladislava Andrushchenko" w:date="2026-09-26T15:16:00Z" w16du:dateUtc="2026-09-26T19:16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[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 company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]</w:t>
        </w:r>
      </w:ins>
    </w:p>
    <w:p w14:paraId="0F909DCB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ins w:id="17" w:author="Vladislava Andrushchenko" w:date="2026-09-26T15:16:00Z" w16du:dateUtc="2026-09-26T19:16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3A02250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ins w:id="18" w:author="Vladislava Andrushchenko" w:date="2026-09-26T15:16:00Z" w16du:dateUtc="2026-09-26T19:16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7F5249F0" w14:textId="77777777" w:rsidR="003333EF" w:rsidRPr="009521F7" w:rsidRDefault="003333EF" w:rsidP="003333EF">
      <w:pPr>
        <w:spacing w:before="100" w:beforeAutospacing="1" w:after="100" w:afterAutospacing="1" w:line="276" w:lineRule="auto"/>
        <w:jc w:val="center"/>
        <w:outlineLvl w:val="0"/>
        <w:rPr>
          <w:ins w:id="19" w:author="Vladislava Andrushchenko" w:date="2026-09-26T15:16:00Z" w16du:dateUtc="2026-09-26T19:16:00Z"/>
          <w:rFonts w:ascii="Arial" w:eastAsia="Times New Roman" w:hAnsi="Arial" w:cs="Arial"/>
          <w:b/>
          <w:bCs/>
          <w:kern w:val="36"/>
          <w:sz w:val="32"/>
          <w:szCs w:val="32"/>
          <w:lang w:eastAsia="en-IN"/>
        </w:rPr>
      </w:pPr>
    </w:p>
    <w:p w14:paraId="12EB6D55" w14:textId="77777777" w:rsidR="003333EF" w:rsidRPr="009521F7" w:rsidRDefault="003333EF" w:rsidP="003333EF">
      <w:pPr>
        <w:jc w:val="center"/>
        <w:rPr>
          <w:ins w:id="20" w:author="Vladislava Andrushchenko" w:date="2026-09-26T15:16:00Z" w16du:dateUtc="2026-09-26T19:16:00Z"/>
          <w:rFonts w:ascii="Arial" w:hAnsi="Arial" w:cs="Arial"/>
          <w:b/>
          <w:sz w:val="32"/>
          <w:szCs w:val="32"/>
        </w:rPr>
      </w:pPr>
      <w:ins w:id="21" w:author="Vladislava Andrushchenko" w:date="2026-09-26T15:16:00Z" w16du:dateUtc="2026-09-26T19:16:00Z">
        <w:r w:rsidRPr="009521F7">
          <w:rPr>
            <w:rFonts w:ascii="Arial" w:hAnsi="Arial" w:cs="Arial"/>
            <w:b/>
            <w:sz w:val="32"/>
            <w:szCs w:val="32"/>
          </w:rPr>
          <w:t>LABOR APPRENTICESHIP</w:t>
        </w:r>
      </w:ins>
    </w:p>
    <w:p w14:paraId="6CCE13FE" w14:textId="77777777" w:rsidR="003333EF" w:rsidRPr="009521F7" w:rsidRDefault="003333EF" w:rsidP="003333EF">
      <w:pPr>
        <w:jc w:val="center"/>
        <w:rPr>
          <w:ins w:id="22" w:author="Vladislava Andrushchenko" w:date="2026-09-26T15:16:00Z" w16du:dateUtc="2026-09-26T19:16:00Z"/>
          <w:rFonts w:ascii="Arial" w:hAnsi="Arial" w:cs="Arial"/>
          <w:b/>
          <w:sz w:val="32"/>
          <w:szCs w:val="32"/>
        </w:rPr>
      </w:pPr>
      <w:ins w:id="23" w:author="Vladislava Andrushchenko" w:date="2026-09-26T15:16:00Z" w16du:dateUtc="2026-09-26T19:16:00Z">
        <w:r w:rsidRPr="009521F7">
          <w:rPr>
            <w:rFonts w:ascii="Arial" w:hAnsi="Arial" w:cs="Arial"/>
            <w:b/>
            <w:sz w:val="32"/>
            <w:szCs w:val="32"/>
          </w:rPr>
          <w:t>AGREEMENT</w:t>
        </w:r>
      </w:ins>
    </w:p>
    <w:p w14:paraId="38E1E75E" w14:textId="77777777" w:rsidR="003333EF" w:rsidRPr="009521F7" w:rsidRDefault="003333EF" w:rsidP="003333EF">
      <w:pPr>
        <w:spacing w:after="0" w:line="276" w:lineRule="auto"/>
        <w:jc w:val="center"/>
        <w:rPr>
          <w:ins w:id="24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</w:p>
    <w:p w14:paraId="4D75D0CC" w14:textId="77777777" w:rsidR="003333EF" w:rsidRPr="009521F7" w:rsidRDefault="003333EF" w:rsidP="003333EF">
      <w:pPr>
        <w:spacing w:after="0" w:line="276" w:lineRule="auto"/>
        <w:jc w:val="center"/>
        <w:rPr>
          <w:ins w:id="25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</w:p>
    <w:p w14:paraId="3BD7FF2C" w14:textId="77777777" w:rsidR="003333EF" w:rsidRPr="009521F7" w:rsidRDefault="003333EF" w:rsidP="003333EF">
      <w:pPr>
        <w:spacing w:after="0" w:line="276" w:lineRule="auto"/>
        <w:jc w:val="center"/>
        <w:rPr>
          <w:ins w:id="26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</w:p>
    <w:p w14:paraId="68650563" w14:textId="77777777" w:rsidR="003333EF" w:rsidRPr="009521F7" w:rsidRDefault="003333EF" w:rsidP="003333EF">
      <w:pPr>
        <w:spacing w:after="0" w:line="276" w:lineRule="auto"/>
        <w:jc w:val="center"/>
        <w:rPr>
          <w:ins w:id="27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  <w:ins w:id="28" w:author="Vladislava Andrushchenko" w:date="2026-09-26T15:16:00Z" w16du:dateUtc="2026-09-26T19:16:00Z">
        <w:r w:rsidRPr="009521F7">
          <w:rPr>
            <w:rFonts w:ascii="Arial" w:eastAsia="Times New Roman" w:hAnsi="Arial" w:cs="Arial"/>
            <w:sz w:val="32"/>
            <w:szCs w:val="32"/>
            <w:lang w:eastAsia="en-IN"/>
          </w:rPr>
          <w:t>Prepared by</w:t>
        </w:r>
      </w:ins>
    </w:p>
    <w:p w14:paraId="068C8EF8" w14:textId="6623A338" w:rsidR="003333EF" w:rsidRPr="009521F7" w:rsidRDefault="003333EF" w:rsidP="003333EF">
      <w:pPr>
        <w:spacing w:after="0" w:line="276" w:lineRule="auto"/>
        <w:jc w:val="center"/>
        <w:rPr>
          <w:ins w:id="29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  <w:ins w:id="30" w:author="Vladislava Andrushchenko" w:date="2026-09-26T15:16:00Z" w16du:dateUtc="2026-09-26T19:16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[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 Test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]</w:t>
        </w:r>
      </w:ins>
    </w:p>
    <w:p w14:paraId="59557810" w14:textId="0E3005A4" w:rsidR="003333EF" w:rsidRPr="009521F7" w:rsidRDefault="003333EF" w:rsidP="003333EF">
      <w:pPr>
        <w:spacing w:after="0" w:line="276" w:lineRule="auto"/>
        <w:jc w:val="center"/>
        <w:rPr>
          <w:ins w:id="31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  <w:ins w:id="32" w:author="Vladislava Andrushchenko" w:date="2026-09-26T15:16:00Z" w16du:dateUtc="2026-09-26T19:16:00Z"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[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@</w:t>
        </w:r>
        <w:r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test</w:t>
        </w:r>
        <w:r w:rsidRPr="009521F7">
          <w:rPr>
            <w:rFonts w:ascii="Arial" w:eastAsia="Times New Roman" w:hAnsi="Arial" w:cs="Arial"/>
            <w:b/>
            <w:bCs/>
            <w:sz w:val="32"/>
            <w:szCs w:val="32"/>
            <w:lang w:eastAsia="en-IN"/>
          </w:rPr>
          <w:t>.com]</w:t>
        </w:r>
      </w:ins>
    </w:p>
    <w:p w14:paraId="3EEBF1F4" w14:textId="77777777" w:rsidR="003333EF" w:rsidRPr="009521F7" w:rsidRDefault="003333EF" w:rsidP="003333EF">
      <w:pPr>
        <w:spacing w:after="0" w:line="276" w:lineRule="auto"/>
        <w:jc w:val="center"/>
        <w:rPr>
          <w:ins w:id="33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</w:p>
    <w:p w14:paraId="7CADE5F1" w14:textId="77777777" w:rsidR="003333EF" w:rsidRPr="009521F7" w:rsidRDefault="003333EF" w:rsidP="003333EF">
      <w:pPr>
        <w:spacing w:after="0" w:line="276" w:lineRule="auto"/>
        <w:jc w:val="center"/>
        <w:rPr>
          <w:ins w:id="34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</w:p>
    <w:p w14:paraId="365B599E" w14:textId="77777777" w:rsidR="003333EF" w:rsidRPr="009521F7" w:rsidRDefault="003333EF" w:rsidP="003333EF">
      <w:pPr>
        <w:spacing w:after="0" w:line="276" w:lineRule="auto"/>
        <w:jc w:val="center"/>
        <w:rPr>
          <w:ins w:id="35" w:author="Vladislava Andrushchenko" w:date="2026-09-26T15:16:00Z" w16du:dateUtc="2026-09-26T19:16:00Z"/>
          <w:rFonts w:ascii="Arial" w:eastAsia="Times New Roman" w:hAnsi="Arial" w:cs="Arial"/>
          <w:sz w:val="32"/>
          <w:szCs w:val="32"/>
          <w:lang w:eastAsia="en-IN"/>
        </w:rPr>
      </w:pPr>
      <w:ins w:id="36" w:author="Vladislava Andrushchenko" w:date="2026-09-26T15:16:00Z" w16du:dateUtc="2026-09-26T19:16:00Z">
        <w:r w:rsidRPr="009521F7">
          <w:rPr>
            <w:rFonts w:ascii="Arial" w:eastAsia="Times New Roman" w:hAnsi="Arial" w:cs="Arial"/>
            <w:sz w:val="32"/>
            <w:szCs w:val="32"/>
            <w:lang w:eastAsia="en-IN"/>
          </w:rPr>
          <w:t>March 10, 2040</w:t>
        </w:r>
      </w:ins>
    </w:p>
    <w:p w14:paraId="6989E108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37" w:author="Vladislava Andrushchenko" w:date="2026-09-26T15:16:00Z" w16du:dateUtc="2026-09-26T19:16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698AD98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38" w:author="Vladislava Andrushchenko" w:date="2026-09-26T15:16:00Z" w16du:dateUtc="2026-09-26T19:16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0EC8FAC6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39" w:author="Vladislava Andrushchenko" w:date="2026-09-26T15:16:00Z" w16du:dateUtc="2026-09-26T19:16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F493DC5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40" w:author="Vladislava Andrushchenko" w:date="2026-09-26T15:16:00Z" w16du:dateUtc="2026-09-26T19:16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47D37F1D" w14:textId="77777777" w:rsidR="003333EF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41" w:author="Vladislava Andrushchenko" w:date="2026-09-26T15:16:00Z" w16du:dateUtc="2026-09-26T19:16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17C05F7E" w14:textId="77777777" w:rsidR="003333EF" w:rsidRPr="009521F7" w:rsidRDefault="003333EF" w:rsidP="003333EF">
      <w:pPr>
        <w:spacing w:before="100" w:beforeAutospacing="1" w:after="100" w:afterAutospacing="1" w:line="276" w:lineRule="auto"/>
        <w:jc w:val="both"/>
        <w:outlineLvl w:val="1"/>
        <w:rPr>
          <w:ins w:id="42" w:author="Vladislava Andrushchenko" w:date="2026-09-26T15:16:00Z" w16du:dateUtc="2026-09-26T19:16:00Z"/>
          <w:rFonts w:ascii="Arial" w:eastAsia="Times New Roman" w:hAnsi="Arial" w:cs="Arial"/>
          <w:b/>
          <w:bCs/>
          <w:sz w:val="32"/>
          <w:szCs w:val="32"/>
          <w:lang w:eastAsia="en-IN"/>
        </w:rPr>
      </w:pPr>
    </w:p>
    <w:p w14:paraId="302FCEC9" w14:textId="4772EADD" w:rsidR="004F60CB" w:rsidRDefault="004F60CB">
      <w:pPr>
        <w:rPr>
          <w:del w:id="43" w:author="Vladislava Andrushchenko" w:date="2026-09-26T15:16:00Z" w16du:dateUtc="2026-09-26T19:16:00Z"/>
        </w:rPr>
      </w:pPr>
      <w:del w:id="44" w:author="Vladislava Andrushchenko" w:date="2026-09-26T15:16:00Z" w16du:dateUtc="2026-09-26T19:16:00Z">
        <w:r>
          <w:delText xml:space="preserve">Here’s some text. It has a </w:delText>
        </w:r>
        <w:commentRangeStart w:id="45"/>
        <w:r>
          <w:delText>comment</w:delText>
        </w:r>
        <w:commentRangeEnd w:id="45"/>
        <w:r>
          <w:rPr>
            <w:rStyle w:val="CommentReference"/>
            <w:sz w:val="22"/>
            <w:szCs w:val="22"/>
          </w:rPr>
          <w:commentReference w:id="45"/>
        </w:r>
        <w:r>
          <w:delText>.</w:delText>
        </w:r>
      </w:del>
    </w:p>
    <w:p w14:paraId="35FF776A" w14:textId="430DC413" w:rsidR="004F60CB" w:rsidRPr="009521F7" w:rsidRDefault="004F60CB" w:rsidP="003333EF">
      <w:pPr>
        <w:spacing w:before="100" w:beforeAutospacing="1" w:after="100" w:afterAutospacing="1" w:line="276" w:lineRule="auto"/>
        <w:jc w:val="both"/>
        <w:outlineLvl w:val="1"/>
        <w:rPr>
          <w:rFonts w:ascii="Arial" w:hAnsi="Arial"/>
          <w:b/>
          <w:sz w:val="32"/>
          <w:rPrChange w:id="46" w:author="Vladislava Andrushchenko" w:date="2026-09-26T15:16:00Z" w16du:dateUtc="2026-09-26T19:16:00Z">
            <w:rPr/>
          </w:rPrChange>
        </w:rPr>
        <w:pPrChange w:id="47" w:author="Vladislava Andrushchenko" w:date="2026-09-26T15:16:00Z" w16du:dateUtc="2026-09-26T19:16:00Z">
          <w:pPr/>
        </w:pPrChange>
      </w:pPr>
      <w:del w:id="48" w:author="Vladislava Andrushchenko" w:date="2026-09-26T15:16:00Z" w16du:dateUtc="2026-09-26T19:16:00Z">
        <w:r>
          <w:lastRenderedPageBreak/>
          <w:delText xml:space="preserve">I will </w:delText>
        </w:r>
        <w:commentRangeStart w:id="49"/>
        <w:r>
          <w:delText xml:space="preserve">add a comment </w:delText>
        </w:r>
        <w:commentRangeEnd w:id="49"/>
        <w:r w:rsidR="00FD36A5">
          <w:rPr>
            <w:rStyle w:val="CommentReference"/>
            <w:sz w:val="22"/>
            <w:szCs w:val="22"/>
          </w:rPr>
          <w:commentReference w:id="49"/>
        </w:r>
        <w:r>
          <w:delText>to this one.</w:delText>
        </w:r>
      </w:del>
    </w:p>
    <w:sectPr w:rsidR="004F60CB" w:rsidRPr="009521F7" w:rsidSect="003333EF">
      <w:pgSz w:w="12240" w:h="15840" w:code="1"/>
      <w:pgMar w:top="1440" w:right="1440" w:bottom="1440" w:left="1440" w:header="708" w:footer="708" w:gutter="0"/>
      <w:cols w:space="708"/>
      <w:docGrid w:linePitch="360"/>
      <w:sectPrChange w:id="50" w:author="Vladislava Andrushchenko" w:date="2026-09-26T15:16:00Z" w16du:dateUtc="2026-09-26T19:16:00Z">
        <w:sectPr w:rsidR="004F60CB" w:rsidRPr="009521F7" w:rsidSect="003333EF">
          <w:pgSz w:code="0"/>
          <w:pgMar w:top="1440" w:right="1440" w:bottom="1440" w:left="1440" w:header="708" w:footer="708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5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49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96AA2"/>
    <w:rsid w:val="00274FC5"/>
    <w:rsid w:val="003333EF"/>
    <w:rsid w:val="003A1882"/>
    <w:rsid w:val="004F60CB"/>
    <w:rsid w:val="00524058"/>
    <w:rsid w:val="005E06F7"/>
    <w:rsid w:val="00635D55"/>
    <w:rsid w:val="0086697F"/>
    <w:rsid w:val="009F58C9"/>
    <w:rsid w:val="00AF4127"/>
    <w:rsid w:val="00B41974"/>
    <w:rsid w:val="00CA26D4"/>
    <w:rsid w:val="00CF46F0"/>
    <w:rsid w:val="00D24516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3EF"/>
    <w:pPr>
      <w:spacing w:line="259" w:lineRule="auto"/>
      <w:pPrChange w:id="0" w:author="Vladislava Andrushchenko" w:date="2026-09-26T15:16:00Z">
        <w:pPr>
          <w:spacing w:after="160" w:line="278" w:lineRule="auto"/>
        </w:pPr>
      </w:pPrChange>
    </w:pPr>
    <w:rPr>
      <w:kern w:val="0"/>
      <w:sz w:val="22"/>
      <w:szCs w:val="22"/>
      <w:lang w:val="en-IN"/>
      <w14:ligatures w14:val="none"/>
      <w:rPrChange w:id="0" w:author="Vladislava Andrushchenko" w:date="2026-09-26T15:1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333EF"/>
    <w:pPr>
      <w:keepNext/>
      <w:keepLines/>
      <w:spacing w:before="360" w:after="80" w:line="240" w:lineRule="auto"/>
      <w:outlineLvl w:val="0"/>
      <w:pPrChange w:id="1" w:author="Vladislava Andrushchenko" w:date="2026-09-26T15:16:00Z">
        <w:pPr>
          <w:keepNext/>
          <w:keepLines/>
          <w:spacing w:before="360" w:after="8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  <w:rPrChange w:id="1" w:author="Vladislava Andrushchenko" w:date="2026-09-26T15:16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I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1"/>
      <w:pPrChange w:id="2" w:author="Vladislava Andrushchenko" w:date="2026-09-26T15:16:00Z">
        <w:pPr>
          <w:keepNext/>
          <w:keepLines/>
          <w:spacing w:before="160" w:after="8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  <w:rPrChange w:id="2" w:author="Vladislava Andrushchenko" w:date="2026-09-26T15:16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I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3EF"/>
    <w:pPr>
      <w:keepNext/>
      <w:keepLines/>
      <w:spacing w:before="160" w:after="80" w:line="240" w:lineRule="auto"/>
      <w:outlineLvl w:val="2"/>
      <w:pPrChange w:id="3" w:author="Vladislava Andrushchenko" w:date="2026-09-26T15:16:00Z">
        <w:pPr>
          <w:keepNext/>
          <w:keepLines/>
          <w:spacing w:before="160" w:after="8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  <w:rPrChange w:id="3" w:author="Vladislava Andrushchenko" w:date="2026-09-26T15:16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I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33EF"/>
    <w:pPr>
      <w:keepNext/>
      <w:keepLines/>
      <w:spacing w:before="80" w:after="40" w:line="240" w:lineRule="auto"/>
      <w:outlineLvl w:val="3"/>
      <w:pPrChange w:id="4" w:author="Vladislava Andrushchenko" w:date="2026-09-26T15:16:00Z">
        <w:pPr>
          <w:keepNext/>
          <w:keepLines/>
          <w:spacing w:before="80" w:after="40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/>
      <w14:ligatures w14:val="standardContextual"/>
      <w:rPrChange w:id="4" w:author="Vladislava Andrushchenko" w:date="2026-09-26T15:16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I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3EF"/>
    <w:pPr>
      <w:keepNext/>
      <w:keepLines/>
      <w:spacing w:before="80" w:after="40" w:line="240" w:lineRule="auto"/>
      <w:outlineLvl w:val="4"/>
      <w:pPrChange w:id="5" w:author="Vladislava Andrushchenko" w:date="2026-09-26T15:16:00Z">
        <w:pPr>
          <w:keepNext/>
          <w:keepLines/>
          <w:spacing w:before="80" w:after="40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:lang/>
      <w14:ligatures w14:val="standardContextual"/>
      <w:rPrChange w:id="5" w:author="Vladislava Andrushchenko" w:date="2026-09-26T15:16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I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5"/>
      <w:pPrChange w:id="6" w:author="Vladislava Andrushchenko" w:date="2026-09-26T15:16:00Z">
        <w:pPr>
          <w:keepNext/>
          <w:keepLines/>
          <w:spacing w:before="4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  <w:rPrChange w:id="6" w:author="Vladislava Andrushchenko" w:date="2026-09-26T15:16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I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3EF"/>
    <w:pPr>
      <w:keepNext/>
      <w:keepLines/>
      <w:spacing w:before="40" w:after="0" w:line="240" w:lineRule="auto"/>
      <w:outlineLvl w:val="6"/>
      <w:pPrChange w:id="7" w:author="Vladislava Andrushchenko" w:date="2026-09-26T15:16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  <w:rPrChange w:id="7" w:author="Vladislava Andrushchenko" w:date="2026-09-26T15:16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IN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3EF"/>
    <w:pPr>
      <w:keepNext/>
      <w:keepLines/>
      <w:spacing w:after="0" w:line="240" w:lineRule="auto"/>
      <w:outlineLvl w:val="7"/>
      <w:pPrChange w:id="8" w:author="Vladislava Andrushchenko" w:date="2026-09-26T15:16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  <w:rPrChange w:id="8" w:author="Vladislava Andrushchenko" w:date="2026-09-26T15:16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IN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3EF"/>
    <w:pPr>
      <w:keepNext/>
      <w:keepLines/>
      <w:spacing w:after="0" w:line="240" w:lineRule="auto"/>
      <w:outlineLvl w:val="8"/>
      <w:pPrChange w:id="9" w:author="Vladislava Andrushchenko" w:date="2026-09-26T15:16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  <w:rPrChange w:id="9" w:author="Vladislava Andrushchenko" w:date="2026-09-26T15:16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IN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  <w:lang/>
    </w:rPr>
  </w:style>
  <w:style w:type="character" w:customStyle="1" w:styleId="Heading4Char">
    <w:name w:val="Heading 4 Char"/>
    <w:basedOn w:val="DefaultParagraphFont"/>
    <w:link w:val="Heading4"/>
    <w:uiPriority w:val="9"/>
    <w:rsid w:val="004F60CB"/>
    <w:rPr>
      <w:rFonts w:eastAsiaTheme="majorEastAsia" w:cstheme="majorBidi"/>
      <w:i/>
      <w:iCs/>
      <w:color w:val="0F4761" w:themeColor="accent1" w:themeShade="BF"/>
      <w:lang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  <w:lang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  <w:lang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  <w:lang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  <w:lang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3333EF"/>
    <w:pPr>
      <w:spacing w:after="80" w:line="240" w:lineRule="auto"/>
      <w:contextualSpacing/>
      <w:pPrChange w:id="10" w:author="Vladislava Andrushchenko" w:date="2026-09-26T15:1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  <w:rPrChange w:id="10" w:author="Vladislava Andrushchenko" w:date="2026-09-26T15:1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I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  <w:lang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3EF"/>
    <w:pPr>
      <w:numPr>
        <w:ilvl w:val="1"/>
      </w:numPr>
      <w:spacing w:line="240" w:lineRule="auto"/>
      <w:pPrChange w:id="11" w:author="Vladislava Andrushchenko" w:date="2026-09-26T15:16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  <w:rPrChange w:id="11" w:author="Vladislava Andrushchenko" w:date="2026-09-26T15:16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I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  <w:lang/>
    </w:rPr>
  </w:style>
  <w:style w:type="paragraph" w:styleId="Quote">
    <w:name w:val="Quote"/>
    <w:basedOn w:val="Normal"/>
    <w:next w:val="Normal"/>
    <w:link w:val="QuoteChar"/>
    <w:uiPriority w:val="29"/>
    <w:qFormat/>
    <w:rsid w:val="003333EF"/>
    <w:pPr>
      <w:spacing w:before="160" w:line="240" w:lineRule="auto"/>
      <w:jc w:val="center"/>
      <w:pPrChange w:id="12" w:author="Vladislava Andrushchenko" w:date="2026-09-26T15:16:00Z">
        <w:pPr>
          <w:spacing w:before="160" w:after="160" w:line="259" w:lineRule="auto"/>
          <w:jc w:val="center"/>
        </w:pPr>
      </w:pPrChange>
    </w:pPr>
    <w:rPr>
      <w:i/>
      <w:iCs/>
      <w:color w:val="404040" w:themeColor="text1" w:themeTint="BF"/>
      <w:kern w:val="2"/>
      <w:sz w:val="24"/>
      <w:szCs w:val="24"/>
      <w:lang/>
      <w14:ligatures w14:val="standardContextual"/>
      <w:rPrChange w:id="12" w:author="Vladislava Andrushchenko" w:date="2026-09-26T15:16:00Z">
        <w:rPr>
          <w:rFonts w:asciiTheme="minorHAnsi" w:eastAsiaTheme="minorHAnsi" w:hAnsiTheme="minorHAnsi" w:cstheme="minorBidi"/>
          <w:i/>
          <w:iCs/>
          <w:color w:val="404040" w:themeColor="text1" w:themeTint="BF"/>
          <w:sz w:val="22"/>
          <w:szCs w:val="22"/>
          <w:lang w:val="en-IN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  <w:lang/>
    </w:rPr>
  </w:style>
  <w:style w:type="paragraph" w:styleId="ListParagraph">
    <w:name w:val="List Paragraph"/>
    <w:basedOn w:val="Normal"/>
    <w:uiPriority w:val="34"/>
    <w:qFormat/>
    <w:rsid w:val="003333EF"/>
    <w:pPr>
      <w:spacing w:after="0" w:line="240" w:lineRule="auto"/>
      <w:ind w:left="720"/>
      <w:contextualSpacing/>
      <w:pPrChange w:id="13" w:author="Vladislava Andrushchenko" w:date="2026-09-26T15:16:00Z">
        <w:pPr>
          <w:spacing w:after="160" w:line="259" w:lineRule="auto"/>
          <w:ind w:left="720"/>
          <w:contextualSpacing/>
        </w:pPr>
      </w:pPrChange>
    </w:pPr>
    <w:rPr>
      <w:kern w:val="2"/>
      <w:sz w:val="24"/>
      <w:szCs w:val="24"/>
      <w:lang/>
      <w14:ligatures w14:val="standardContextual"/>
      <w:rPrChange w:id="13" w:author="Vladislava Andrushchenko" w:date="2026-09-26T15:16:00Z">
        <w:rPr>
          <w:rFonts w:asciiTheme="minorHAnsi" w:eastAsiaTheme="minorHAnsi" w:hAnsiTheme="minorHAnsi" w:cstheme="minorBidi"/>
          <w:sz w:val="22"/>
          <w:szCs w:val="22"/>
          <w:lang w:val="en-IN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Vladislava Andrushchenko" w:date="2026-09-26T15:16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i/>
      <w:iCs/>
      <w:color w:val="0F4761" w:themeColor="accent1" w:themeShade="BF"/>
      <w:kern w:val="2"/>
      <w:sz w:val="24"/>
      <w:szCs w:val="24"/>
      <w:lang/>
      <w14:ligatures w14:val="standardContextual"/>
      <w:rPrChange w:id="14" w:author="Vladislava Andrushchenko" w:date="2026-09-26T15:16:00Z">
        <w:rPr>
          <w:rFonts w:asciiTheme="minorHAnsi" w:eastAsiaTheme="minorHAnsi" w:hAnsiTheme="minorHAnsi" w:cstheme="minorBidi"/>
          <w:i/>
          <w:iCs/>
          <w:color w:val="0F4761" w:themeColor="accent1" w:themeShade="BF"/>
          <w:sz w:val="22"/>
          <w:szCs w:val="22"/>
          <w:lang w:val="en-IN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  <w:lang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274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2025-12-31T12:30:00Z</dcterms:created>
  <dcterms:modified xsi:type="dcterms:W3CDTF">2026-09-26T19:16:00Z</dcterms:modified>
</cp:coreProperties>
</file>