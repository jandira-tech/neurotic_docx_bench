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BC1BE" w14:textId="77777777" w:rsidR="00D0270F" w:rsidRDefault="00867431">
      <w:pPr>
        <w:pStyle w:val="Body"/>
        <w:rPr>
          <w:ins w:id="13" w:author="Vivienne Salisbury" w:date="2026-09-26T15:19:00Z" w16du:dateUtc="2026-09-26T19:19:00Z"/>
        </w:rPr>
      </w:pPr>
      <w:ins w:id="14" w:author="Vivienne Salisbury" w:date="2026-09-26T15:19:00Z" w16du:dateUtc="2026-09-26T19:19:00Z">
        <w:r>
          <w:rPr>
            <w:rFonts w:ascii="Roboto Light" w:eastAsia="Roboto Light" w:hAnsi="Roboto Light" w:cs="Roboto Light"/>
            <w:color w:val="999999"/>
            <w:sz w:val="32"/>
          </w:rPr>
          <w:t>Press release</w:t>
        </w:r>
      </w:ins>
    </w:p>
    <w:p w14:paraId="3C745FD4" w14:textId="21816FB0" w:rsidR="00D0270F" w:rsidRDefault="00867431">
      <w:pPr>
        <w:pStyle w:val="Body"/>
        <w:rPr>
          <w:ins w:id="15" w:author="Vivienne Salisbury" w:date="2026-09-26T15:19:00Z" w16du:dateUtc="2026-09-26T19:19:00Z"/>
        </w:rPr>
      </w:pPr>
      <w:ins w:id="16" w:author="Vivienne Salisbury" w:date="2026-09-26T15:19:00Z" w16du:dateUtc="2026-09-26T19:19:00Z">
        <w:r>
          <w:rPr>
            <w:rFonts w:ascii="Roboto" w:eastAsia="Roboto" w:hAnsi="Roboto" w:cs="Roboto"/>
            <w:b/>
            <w:sz w:val="44"/>
          </w:rPr>
          <w:t>Harbour launches collaborative</w:t>
        </w:r>
        <w:r>
          <w:rPr>
            <w:rFonts w:ascii="Roboto" w:eastAsia="Roboto" w:hAnsi="Roboto" w:cs="Roboto"/>
            <w:b/>
            <w:sz w:val="44"/>
          </w:rPr>
          <w:t xml:space="preserve"> web native document editing for contracts</w:t>
        </w:r>
      </w:ins>
    </w:p>
    <w:p w14:paraId="578D1EA2" w14:textId="7DA686DB" w:rsidR="00D0270F" w:rsidRDefault="00867431">
      <w:pPr>
        <w:pStyle w:val="Body"/>
        <w:rPr>
          <w:ins w:id="17" w:author="Vivienne Salisbury" w:date="2026-09-26T15:19:00Z" w16du:dateUtc="2026-09-26T19:19:00Z"/>
        </w:rPr>
      </w:pPr>
      <w:ins w:id="18" w:author="Vivienne Salisbury" w:date="2026-09-26T15:19:00Z" w16du:dateUtc="2026-09-26T19:19:00Z">
        <w:r>
          <w:rPr>
            <w:rFonts w:eastAsia="Arial" w:cs="Arial"/>
          </w:rPr>
          <w:t xml:space="preserve">For all the capabilities of the modern browser, </w:t>
        </w:r>
        <w:r>
          <w:rPr>
            <w:rFonts w:eastAsia="Arial" w:cs="Arial"/>
          </w:rPr>
          <w:t xml:space="preserve">the </w:t>
        </w:r>
        <w:r>
          <w:rPr>
            <w:rFonts w:eastAsia="Arial" w:cs="Arial"/>
          </w:rPr>
          <w:t>experience of editing documents on the web continues to be difficult</w:t>
        </w:r>
        <w:r>
          <w:rPr>
            <w:rFonts w:eastAsia="Arial" w:cs="Arial"/>
          </w:rPr>
          <w:t>. This is especially true when needing to embed a collaborative document editor inside one’s own web application.</w:t>
        </w:r>
      </w:ins>
    </w:p>
    <w:p w14:paraId="5BDD05CA" w14:textId="77777777" w:rsidR="00D0270F" w:rsidRDefault="00D0270F">
      <w:pPr>
        <w:pStyle w:val="Body"/>
        <w:rPr>
          <w:ins w:id="19" w:author="Vivienne Salisbury" w:date="2026-09-26T15:19:00Z" w16du:dateUtc="2026-09-26T19:19:00Z"/>
        </w:rPr>
      </w:pPr>
    </w:p>
    <w:p w14:paraId="49340786" w14:textId="77777777" w:rsidR="00D0270F" w:rsidRDefault="00867431">
      <w:pPr>
        <w:pStyle w:val="Body"/>
        <w:rPr>
          <w:ins w:id="20" w:author="Vivienne Salisbury" w:date="2026-09-26T15:19:00Z" w16du:dateUtc="2026-09-26T19:19:00Z"/>
        </w:rPr>
      </w:pPr>
      <w:ins w:id="21" w:author="Vivienne Salisbury" w:date="2026-09-26T15:19:00Z" w16du:dateUtc="2026-09-26T19:19:00Z">
        <w:r>
          <w:rPr>
            <w:rFonts w:eastAsia="Arial" w:cs="Arial"/>
          </w:rPr>
          <w:t xml:space="preserve">Enter </w:t>
        </w:r>
        <w:r w:rsidR="00D0270F">
          <w:fldChar w:fldCharType="begin"/>
        </w:r>
        <w:r w:rsidR="00D0270F">
          <w:instrText>HYPERLINK "https://www.harbourshare.com/"</w:instrText>
        </w:r>
        <w:r w:rsidR="00D0270F">
          <w:fldChar w:fldCharType="separate"/>
        </w:r>
        <w:r w:rsidR="00D0270F">
          <w:rPr>
            <w:rStyle w:val="Hyperlink"/>
            <w:rFonts w:eastAsia="Arial" w:cs="Arial"/>
          </w:rPr>
          <w:t>Harbour</w:t>
        </w:r>
        <w:r w:rsidR="00D0270F">
          <w:fldChar w:fldCharType="end"/>
        </w:r>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t>
        </w:r>
        <w:r>
          <w:rPr>
            <w:rFonts w:eastAsia="Arial" w:cs="Arial"/>
          </w:rPr>
          <w:t xml:space="preserve"> or exported.</w:t>
        </w:r>
      </w:ins>
    </w:p>
    <w:p w14:paraId="6C118428" w14:textId="77777777" w:rsidR="00D0270F" w:rsidRDefault="00D0270F">
      <w:pPr>
        <w:pStyle w:val="Body"/>
        <w:rPr>
          <w:ins w:id="22" w:author="Vivienne Salisbury" w:date="2026-09-26T15:19:00Z" w16du:dateUtc="2026-09-26T19:19:00Z"/>
        </w:rPr>
      </w:pPr>
    </w:p>
    <w:p w14:paraId="7707E29F" w14:textId="77777777" w:rsidR="00D0270F" w:rsidRDefault="00867431">
      <w:pPr>
        <w:pStyle w:val="Body"/>
        <w:rPr>
          <w:ins w:id="23" w:author="Vivienne Salisbury" w:date="2026-09-26T15:19:00Z" w16du:dateUtc="2026-09-26T19:19:00Z"/>
        </w:rPr>
      </w:pPr>
      <w:ins w:id="24" w:author="Vivienne Salisbury" w:date="2026-09-26T15:19:00Z" w16du:dateUtc="2026-09-26T19:19:00Z">
        <w:r>
          <w:rPr>
            <w:rFonts w:eastAsia="Arial" w:cs="Arial"/>
            <w:b/>
          </w:rPr>
          <w:t>Why did we build this?</w:t>
        </w:r>
      </w:ins>
    </w:p>
    <w:p w14:paraId="048DE3C7" w14:textId="77777777" w:rsidR="00D0270F" w:rsidRDefault="00D0270F">
      <w:pPr>
        <w:pStyle w:val="Body"/>
        <w:rPr>
          <w:ins w:id="25" w:author="Vivienne Salisbury" w:date="2026-09-26T15:19:00Z" w16du:dateUtc="2026-09-26T19:19:00Z"/>
        </w:rPr>
      </w:pPr>
    </w:p>
    <w:p w14:paraId="52680011" w14:textId="77777777" w:rsidR="00D0270F" w:rsidRDefault="00867431">
      <w:pPr>
        <w:pStyle w:val="Body"/>
        <w:rPr>
          <w:ins w:id="26" w:author="Vivienne Salisbury" w:date="2026-09-26T15:19:00Z" w16du:dateUtc="2026-09-26T19:19:00Z"/>
        </w:rPr>
      </w:pPr>
      <w:ins w:id="27" w:author="Vivienne Salisbury" w:date="2026-09-26T15:19:00Z" w16du:dateUtc="2026-09-26T19:19:00Z">
        <w:r>
          <w:rPr>
            <w:rFonts w:eastAsia="Arial" w:cs="Arial"/>
          </w:rPr>
          <w:t xml:space="preserve">Harbour is acutely aware of the challenges around bringing online document editing to your own web application since </w:t>
        </w:r>
        <w:r>
          <w:rPr>
            <w:rFonts w:eastAsia="Arial" w:cs="Arial"/>
          </w:rPr>
          <w:t xml:space="preserve">many of </w:t>
        </w:r>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ins>
    </w:p>
    <w:p w14:paraId="7AD75D8B" w14:textId="77777777" w:rsidR="00D0270F" w:rsidRDefault="00D0270F">
      <w:pPr>
        <w:pStyle w:val="Body"/>
        <w:rPr>
          <w:ins w:id="28" w:author="Vivienne Salisbury" w:date="2026-09-26T15:19:00Z" w16du:dateUtc="2026-09-26T19:19:00Z"/>
        </w:rPr>
      </w:pPr>
    </w:p>
    <w:p w14:paraId="332CA7BD" w14:textId="77777777" w:rsidR="00D0270F" w:rsidRDefault="00867431">
      <w:pPr>
        <w:pStyle w:val="Body"/>
        <w:rPr>
          <w:ins w:id="29" w:author="Vivienne Salisbury" w:date="2026-09-26T15:19:00Z" w16du:dateUtc="2026-09-26T19:19:00Z"/>
        </w:rPr>
      </w:pPr>
      <w:ins w:id="30" w:author="Vivienne Salisbury" w:date="2026-09-26T15:19:00Z" w16du:dateUtc="2026-09-26T19:19:00Z">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ins>
    </w:p>
    <w:p w14:paraId="532BDC72" w14:textId="77777777" w:rsidR="00D0270F" w:rsidRDefault="00D0270F">
      <w:pPr>
        <w:pStyle w:val="Body"/>
        <w:rPr>
          <w:ins w:id="31" w:author="Vivienne Salisbury" w:date="2026-09-26T15:19:00Z" w16du:dateUtc="2026-09-26T19:19:00Z"/>
        </w:rPr>
      </w:pPr>
    </w:p>
    <w:p w14:paraId="54B4D2A3" w14:textId="77777777" w:rsidR="00D0270F" w:rsidRDefault="00867431">
      <w:pPr>
        <w:pStyle w:val="Body"/>
        <w:rPr>
          <w:ins w:id="32" w:author="Vivienne Salisbury" w:date="2026-09-26T15:19:00Z" w16du:dateUtc="2026-09-26T19:19:00Z"/>
        </w:rPr>
      </w:pPr>
      <w:ins w:id="33" w:author="Vivienne Salisbury" w:date="2026-09-26T15:19:00Z" w16du:dateUtc="2026-09-26T19:19:00Z">
        <w:r>
          <w:rPr>
            <w:rFonts w:eastAsia="Arial" w:cs="Arial"/>
            <w:b/>
          </w:rPr>
          <w:t>Key differences</w:t>
        </w:r>
      </w:ins>
    </w:p>
    <w:p w14:paraId="38018D29" w14:textId="77777777" w:rsidR="00D0270F" w:rsidRDefault="00D0270F">
      <w:pPr>
        <w:pStyle w:val="Body"/>
        <w:rPr>
          <w:ins w:id="34" w:author="Vivienne Salisbury" w:date="2026-09-26T15:19:00Z" w16du:dateUtc="2026-09-26T19:19:00Z"/>
        </w:rPr>
      </w:pPr>
    </w:p>
    <w:p w14:paraId="2E911E7C" w14:textId="77777777" w:rsidR="00D0270F" w:rsidRDefault="00867431">
      <w:pPr>
        <w:pStyle w:val="Body"/>
        <w:rPr>
          <w:ins w:id="35" w:author="Vivienne Salisbury" w:date="2026-09-26T15:19:00Z" w16du:dateUtc="2026-09-26T19:19:00Z"/>
        </w:rPr>
      </w:pPr>
      <w:ins w:id="36" w:author="Vivienne Salisbury" w:date="2026-09-26T15:19:00Z" w16du:dateUtc="2026-09-26T19:19:00Z">
        <w:r>
          <w:rPr>
            <w:rFonts w:eastAsia="Arial" w:cs="Arial"/>
            <w:i/>
          </w:rPr>
          <w:t>Formatting quality</w:t>
        </w:r>
      </w:ins>
    </w:p>
    <w:p w14:paraId="104B448E" w14:textId="77777777" w:rsidR="00D0270F" w:rsidRDefault="00D0270F">
      <w:pPr>
        <w:pStyle w:val="Body"/>
        <w:rPr>
          <w:ins w:id="37" w:author="Vivienne Salisbury" w:date="2026-09-26T15:19:00Z" w16du:dateUtc="2026-09-26T19:19:00Z"/>
        </w:rPr>
      </w:pPr>
    </w:p>
    <w:p w14:paraId="3291B655" w14:textId="77777777" w:rsidR="00D0270F" w:rsidRDefault="00867431">
      <w:pPr>
        <w:pStyle w:val="Body"/>
        <w:rPr>
          <w:ins w:id="38" w:author="Vivienne Salisbury" w:date="2026-09-26T15:19:00Z" w16du:dateUtc="2026-09-26T19:19:00Z"/>
        </w:rPr>
      </w:pPr>
      <w:ins w:id="39" w:author="Vivienne Salisbury" w:date="2026-09-26T15:19:00Z" w16du:dateUtc="2026-09-26T19:19:00Z">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ins>
    </w:p>
    <w:p w14:paraId="1B0C9DF1" w14:textId="77777777" w:rsidR="00D0270F" w:rsidRDefault="00D0270F">
      <w:pPr>
        <w:pStyle w:val="Body"/>
        <w:rPr>
          <w:ins w:id="40" w:author="Vivienne Salisbury" w:date="2026-09-26T15:19:00Z" w16du:dateUtc="2026-09-26T19:19:00Z"/>
        </w:rPr>
      </w:pPr>
    </w:p>
    <w:p w14:paraId="4E13EFD5" w14:textId="77777777" w:rsidR="00D0270F" w:rsidRDefault="00867431">
      <w:pPr>
        <w:pStyle w:val="Body"/>
        <w:rPr>
          <w:ins w:id="41" w:author="Vivienne Salisbury" w:date="2026-09-26T15:19:00Z" w16du:dateUtc="2026-09-26T19:19:00Z"/>
        </w:rPr>
      </w:pPr>
      <w:ins w:id="42" w:author="Vivienne Salisbury" w:date="2026-09-26T15:19:00Z" w16du:dateUtc="2026-09-26T19:19:00Z">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ins>
    </w:p>
    <w:p w14:paraId="6DE48A94" w14:textId="77777777" w:rsidR="00D0270F" w:rsidRDefault="00D0270F">
      <w:pPr>
        <w:pStyle w:val="Body"/>
        <w:rPr>
          <w:ins w:id="43" w:author="Vivienne Salisbury" w:date="2026-09-26T15:19:00Z" w16du:dateUtc="2026-09-26T19:19:00Z"/>
        </w:rPr>
      </w:pPr>
    </w:p>
    <w:p w14:paraId="73A5458D" w14:textId="77777777" w:rsidR="00D0270F" w:rsidRDefault="00867431">
      <w:pPr>
        <w:pStyle w:val="Body"/>
        <w:rPr>
          <w:ins w:id="44" w:author="Vivienne Salisbury" w:date="2026-09-26T15:19:00Z" w16du:dateUtc="2026-09-26T19:19:00Z"/>
        </w:rPr>
      </w:pPr>
      <w:ins w:id="45" w:author="Vivienne Salisbury" w:date="2026-09-26T15:19:00Z" w16du:dateUtc="2026-09-26T19:19:00Z">
        <w:r>
          <w:rPr>
            <w:rFonts w:eastAsia="Arial" w:cs="Arial"/>
            <w:i/>
          </w:rPr>
          <w:t>Bring-your-own-backend collaboration</w:t>
        </w:r>
      </w:ins>
    </w:p>
    <w:p w14:paraId="266A20BE" w14:textId="77777777" w:rsidR="00D0270F" w:rsidRDefault="00D0270F">
      <w:pPr>
        <w:pStyle w:val="Body"/>
        <w:rPr>
          <w:ins w:id="46" w:author="Vivienne Salisbury" w:date="2026-09-26T15:19:00Z" w16du:dateUtc="2026-09-26T19:19:00Z"/>
        </w:rPr>
      </w:pPr>
    </w:p>
    <w:p w14:paraId="5076EFDD" w14:textId="77777777" w:rsidR="00D0270F" w:rsidRDefault="00867431">
      <w:pPr>
        <w:pStyle w:val="Body"/>
        <w:rPr>
          <w:ins w:id="47" w:author="Vivienne Salisbury" w:date="2026-09-26T15:19:00Z" w16du:dateUtc="2026-09-26T19:19:00Z"/>
        </w:rPr>
      </w:pPr>
      <w:ins w:id="48" w:author="Vivienne Salisbury" w:date="2026-09-26T15:19:00Z" w16du:dateUtc="2026-09-26T19:19:00Z">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ins>
    </w:p>
    <w:p w14:paraId="7DDCDF20" w14:textId="77777777" w:rsidR="00D0270F" w:rsidRDefault="00D0270F">
      <w:pPr>
        <w:pStyle w:val="Body"/>
        <w:rPr>
          <w:ins w:id="49" w:author="Vivienne Salisbury" w:date="2026-09-26T15:19:00Z" w16du:dateUtc="2026-09-26T19:19:00Z"/>
        </w:rPr>
      </w:pPr>
    </w:p>
    <w:p w14:paraId="1D68D9C5" w14:textId="77777777" w:rsidR="00D0270F" w:rsidRDefault="00867431">
      <w:pPr>
        <w:pStyle w:val="Body"/>
        <w:rPr>
          <w:ins w:id="50" w:author="Vivienne Salisbury" w:date="2026-09-26T15:19:00Z" w16du:dateUtc="2026-09-26T19:19:00Z"/>
        </w:rPr>
      </w:pPr>
      <w:ins w:id="51" w:author="Vivienne Salisbury" w:date="2026-09-26T15:19:00Z" w16du:dateUtc="2026-09-26T19:19:00Z">
        <w:r>
          <w:rPr>
            <w:rFonts w:eastAsia="Arial" w:cs="Arial"/>
          </w:rPr>
          <w: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t>
        </w:r>
        <w:r>
          <w:rPr>
            <w:rFonts w:eastAsia="Arial" w:cs="Arial"/>
          </w:rPr>
          <w:t xml:space="preserve">e, and easily embedded anywhere (e.g., a new invoicing app someone wants to build into Salesforce). </w:t>
        </w:r>
      </w:ins>
    </w:p>
    <w:p w14:paraId="5A7719E1" w14:textId="77777777" w:rsidR="00D0270F" w:rsidRDefault="00D0270F">
      <w:pPr>
        <w:pStyle w:val="Body"/>
        <w:rPr>
          <w:ins w:id="52" w:author="Vivienne Salisbury" w:date="2026-09-26T15:19:00Z" w16du:dateUtc="2026-09-26T19:19:00Z"/>
        </w:rPr>
      </w:pPr>
    </w:p>
    <w:p w14:paraId="2628B93D" w14:textId="77777777" w:rsidR="00D0270F" w:rsidRDefault="00867431">
      <w:pPr>
        <w:pStyle w:val="Body"/>
        <w:rPr>
          <w:ins w:id="53" w:author="Vivienne Salisbury" w:date="2026-09-26T15:19:00Z" w16du:dateUtc="2026-09-26T19:19:00Z"/>
        </w:rPr>
      </w:pPr>
      <w:ins w:id="54" w:author="Vivienne Salisbury" w:date="2026-09-26T15:19:00Z" w16du:dateUtc="2026-09-26T19:19:00Z">
        <w:r>
          <w:rPr>
            <w:rFonts w:eastAsia="Arial" w:cs="Arial"/>
            <w:i/>
          </w:rPr>
          <w:t>Completely extensible</w:t>
        </w:r>
      </w:ins>
    </w:p>
    <w:p w14:paraId="03570D3D" w14:textId="77777777" w:rsidR="00D0270F" w:rsidRDefault="00D0270F">
      <w:pPr>
        <w:pStyle w:val="Body"/>
        <w:rPr>
          <w:ins w:id="55" w:author="Vivienne Salisbury" w:date="2026-09-26T15:19:00Z" w16du:dateUtc="2026-09-26T19:19:00Z"/>
        </w:rPr>
      </w:pPr>
    </w:p>
    <w:p w14:paraId="3DA399DA" w14:textId="77777777" w:rsidR="00D0270F" w:rsidRDefault="00867431">
      <w:pPr>
        <w:pStyle w:val="Body"/>
        <w:rPr>
          <w:ins w:id="56" w:author="Vivienne Salisbury" w:date="2026-09-26T15:19:00Z" w16du:dateUtc="2026-09-26T19:19:00Z"/>
        </w:rPr>
      </w:pPr>
      <w:ins w:id="57" w:author="Vivienne Salisbury" w:date="2026-09-26T15:19:00Z" w16du:dateUtc="2026-09-26T19:19:00Z">
        <w:r>
          <w:rPr>
            <w:rFonts w:eastAsia="Arial" w:cs="Arial"/>
          </w:rPr>
          <w:t xml:space="preserve">The team at Harbour will also </w:t>
        </w:r>
        <w:r w:rsidR="00D0270F">
          <w:fldChar w:fldCharType="begin"/>
        </w:r>
        <w:r w:rsidR="00D0270F">
          <w:instrText>HYPERLINK "https://superdoc.dev/"</w:instrText>
        </w:r>
        <w:r w:rsidR="00D0270F">
          <w:fldChar w:fldCharType="separate"/>
        </w:r>
        <w:r w:rsidR="00D0270F">
          <w:rPr>
            <w:rStyle w:val="Hyperlink"/>
            <w:rFonts w:eastAsia="Arial" w:cs="Arial"/>
          </w:rPr>
          <w:t>open source their document editor</w:t>
        </w:r>
        <w:r w:rsidR="00D0270F">
          <w:fldChar w:fldCharType="end"/>
        </w:r>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ins>
    </w:p>
    <w:p w14:paraId="48521EFB" w14:textId="77777777" w:rsidR="00D0270F" w:rsidRDefault="00D0270F">
      <w:pPr>
        <w:pStyle w:val="Body"/>
        <w:rPr>
          <w:ins w:id="58" w:author="Vivienne Salisbury" w:date="2026-09-26T15:19:00Z" w16du:dateUtc="2026-09-26T19:19:00Z"/>
        </w:rPr>
      </w:pPr>
    </w:p>
    <w:p w14:paraId="117B5469" w14:textId="77777777" w:rsidR="00D0270F" w:rsidRDefault="00867431">
      <w:pPr>
        <w:pStyle w:val="Body"/>
        <w:rPr>
          <w:ins w:id="59" w:author="Vivienne Salisbury" w:date="2026-09-26T15:19:00Z" w16du:dateUtc="2026-09-26T19:19:00Z"/>
        </w:rPr>
      </w:pPr>
      <w:ins w:id="60" w:author="Vivienne Salisbury" w:date="2026-09-26T15:19:00Z" w16du:dateUtc="2026-09-26T19:19:00Z">
        <w:r>
          <w:rPr>
            <w:rFonts w:eastAsia="Arial" w:cs="Arial"/>
          </w:rPr>
          <w:t>This truly sets the stage for new and modernized document workflow experiences across the web.</w:t>
        </w:r>
      </w:ins>
    </w:p>
    <w:p w14:paraId="4361EFB9" w14:textId="77777777" w:rsidR="00D0270F" w:rsidRDefault="00D0270F">
      <w:pPr>
        <w:pStyle w:val="Body"/>
        <w:rPr>
          <w:ins w:id="61" w:author="Vivienne Salisbury" w:date="2026-09-26T15:19:00Z" w16du:dateUtc="2026-09-26T19:19:00Z"/>
        </w:rPr>
      </w:pPr>
    </w:p>
    <w:p w14:paraId="1F367329" w14:textId="77777777" w:rsidR="00D0270F" w:rsidRDefault="00867431">
      <w:pPr>
        <w:pStyle w:val="Body"/>
        <w:rPr>
          <w:ins w:id="62" w:author="Vivienne Salisbury" w:date="2026-09-26T15:19:00Z" w16du:dateUtc="2026-09-26T19:19:00Z"/>
        </w:rPr>
      </w:pPr>
      <w:ins w:id="63" w:author="Vivienne Salisbury" w:date="2026-09-26T15:19:00Z" w16du:dateUtc="2026-09-26T19:19:00Z">
        <w:r>
          <w:rPr>
            <w:rFonts w:eastAsia="Arial" w:cs="Arial"/>
            <w:b/>
          </w:rPr>
          <w:t>Technical TLDR</w:t>
        </w:r>
      </w:ins>
    </w:p>
    <w:p w14:paraId="06ECB567" w14:textId="77777777" w:rsidR="00D0270F" w:rsidRPr="00573A9C" w:rsidRDefault="00867431" w:rsidP="00B378F9">
      <w:pPr>
        <w:rPr>
          <w:ins w:id="64" w:author="Vivienne Salisbury" w:date="2026-09-26T15:19:00Z" w16du:dateUtc="2026-09-26T19:19:00Z"/>
          <w:rFonts w:ascii="Arial" w:hAnsi="Arial" w:cs="Arial"/>
          <w:color w:val="1F2328"/>
        </w:rPr>
      </w:pPr>
      <w:ins w:id="65" w:author="Vivienne Salisbury" w:date="2026-09-26T15:19:00Z" w16du:dateUtc="2026-09-26T19:19:00Z">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ins>
    </w:p>
    <w:p w14:paraId="41F7EB29" w14:textId="77777777" w:rsidR="00D0270F" w:rsidRPr="00573A9C" w:rsidRDefault="00867431" w:rsidP="00B378F9">
      <w:pPr>
        <w:rPr>
          <w:ins w:id="66" w:author="Vivienne Salisbury" w:date="2026-09-26T15:19:00Z" w16du:dateUtc="2026-09-26T19:19:00Z"/>
          <w:rFonts w:ascii="Arial" w:hAnsi="Arial" w:cs="Arial"/>
          <w:color w:val="1F2328"/>
        </w:rPr>
      </w:pPr>
      <w:ins w:id="67" w:author="Vivienne Salisbury" w:date="2026-09-26T15:19:00Z" w16du:dateUtc="2026-09-26T19:19:00Z">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ins>
    </w:p>
    <w:p w14:paraId="5F056D51" w14:textId="77777777" w:rsidR="00D0270F" w:rsidRPr="00573A9C" w:rsidRDefault="00867431" w:rsidP="00B378F9">
      <w:pPr>
        <w:rPr>
          <w:ins w:id="68" w:author="Vivienne Salisbury" w:date="2026-09-26T15:19:00Z" w16du:dateUtc="2026-09-26T19:19:00Z"/>
          <w:rFonts w:ascii="Arial" w:hAnsi="Arial" w:cs="Arial"/>
          <w:color w:val="1F2328"/>
        </w:rPr>
      </w:pPr>
      <w:ins w:id="69" w:author="Vivienne Salisbury" w:date="2026-09-26T15:19:00Z" w16du:dateUtc="2026-09-26T19:19:00Z">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ins>
    </w:p>
    <w:p w14:paraId="6E3FAC11" w14:textId="77777777" w:rsidR="00D0270F" w:rsidRPr="00573A9C" w:rsidRDefault="00867431" w:rsidP="00B378F9">
      <w:pPr>
        <w:rPr>
          <w:ins w:id="70" w:author="Vivienne Salisbury" w:date="2026-09-26T15:19:00Z" w16du:dateUtc="2026-09-26T19:19:00Z"/>
          <w:rFonts w:ascii="Arial" w:hAnsi="Arial" w:cs="Arial"/>
          <w:color w:val="1F2328"/>
        </w:rPr>
      </w:pPr>
      <w:ins w:id="71" w:author="Vivienne Salisbury" w:date="2026-09-26T15:19:00Z" w16du:dateUtc="2026-09-26T19:19:00Z">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ins>
    </w:p>
    <w:p w14:paraId="1BB8FABE" w14:textId="77777777" w:rsidR="00D0270F" w:rsidRPr="00573A9C" w:rsidRDefault="00867431" w:rsidP="00B378F9">
      <w:pPr>
        <w:rPr>
          <w:ins w:id="72" w:author="Vivienne Salisbury" w:date="2026-09-26T15:19:00Z" w16du:dateUtc="2026-09-26T19:19:00Z"/>
          <w:rFonts w:ascii="Arial" w:hAnsi="Arial" w:cs="Arial"/>
          <w:color w:val="1F2328"/>
        </w:rPr>
      </w:pPr>
      <w:ins w:id="73" w:author="Vivienne Salisbury" w:date="2026-09-26T15:19:00Z" w16du:dateUtc="2026-09-26T19:19:00Z">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ins>
    </w:p>
    <w:p w14:paraId="22781A86" w14:textId="77777777" w:rsidR="00D0270F" w:rsidRPr="00573A9C" w:rsidRDefault="00867431" w:rsidP="00B378F9">
      <w:pPr>
        <w:rPr>
          <w:ins w:id="74" w:author="Vivienne Salisbury" w:date="2026-09-26T15:19:00Z" w16du:dateUtc="2026-09-26T19:19:00Z"/>
          <w:rFonts w:ascii="Arial" w:hAnsi="Arial" w:cs="Arial"/>
          <w:color w:val="1F2328"/>
        </w:rPr>
      </w:pPr>
      <w:ins w:id="75" w:author="Vivienne Salisbury" w:date="2026-09-26T15:19:00Z" w16du:dateUtc="2026-09-26T19:19:00Z">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ins>
    </w:p>
    <w:p w14:paraId="749E55CD" w14:textId="77777777" w:rsidR="00D0270F" w:rsidRPr="00573A9C" w:rsidRDefault="00867431" w:rsidP="00B378F9">
      <w:pPr>
        <w:rPr>
          <w:ins w:id="76" w:author="Vivienne Salisbury" w:date="2026-09-26T15:19:00Z" w16du:dateUtc="2026-09-26T19:19:00Z"/>
          <w:rFonts w:ascii="Arial" w:hAnsi="Arial" w:cs="Arial"/>
          <w:color w:val="1F2328"/>
        </w:rPr>
      </w:pPr>
      <w:ins w:id="77" w:author="Vivienne Salisbury" w:date="2026-09-26T15:19:00Z" w16du:dateUtc="2026-09-26T19:19:00Z">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ins>
    </w:p>
    <w:p w14:paraId="5903A8B7" w14:textId="3C8B1016" w:rsidR="000E6136" w:rsidRPr="00B55875" w:rsidRDefault="00867431" w:rsidP="000E6136">
      <w:pPr>
        <w:jc w:val="center"/>
        <w:rPr>
          <w:del w:id="78" w:author="Vivienne Salisbury" w:date="2026-09-26T15:19:00Z" w16du:dateUtc="2026-09-26T19:19:00Z"/>
          <w:b/>
          <w:bCs/>
          <w:color w:val="A02B93" w:themeColor="accent5"/>
          <w:sz w:val="40"/>
          <w:szCs w:val="40"/>
        </w:rPr>
      </w:pPr>
      <w:ins w:id="79" w:author="Vivienne Salisbury" w:date="2026-09-26T15:19:00Z" w16du:dateUtc="2026-09-26T19:19:00Z">
        <w:r w:rsidRPr="00573A9C">
          <w:rPr>
            <w:rFonts w:ascii="Apple Color Emoji" w:hAnsi="Apple Color Emoji" w:cs="Apple Color Emoji"/>
            <w:color w:val="1F2328"/>
          </w:rPr>
          <w:t>✅</w:t>
        </w:r>
        <w:r w:rsidRPr="00573A9C">
          <w:rPr>
            <w:rFonts w:ascii="Arial" w:hAnsi="Arial" w:cs="Arial"/>
            <w:color w:val="1F2328"/>
          </w:rPr>
          <w:t xml:space="preserve"> Created and actively-developed by </w:t>
        </w:r>
        <w:r w:rsidRPr="00573A9C">
          <w:rPr>
            <w:rFonts w:ascii="Apple Color Emoji" w:hAnsi="Apple Color Emoji" w:cs="Apple Color Emoji"/>
          </w:rPr>
          <w:t>⛵</w:t>
        </w:r>
        <w:r w:rsidRPr="00573A9C">
          <w:rPr>
            <w:rFonts w:ascii="Apple Color Emoji" w:hAnsi="Apple Color Emoji" w:cs="Apple Color Emoji"/>
          </w:rPr>
          <w:t>️</w:t>
        </w:r>
        <w:r w:rsidRPr="00573A9C">
          <w:rPr>
            <w:rFonts w:ascii="Arial" w:hAnsi="Arial" w:cs="Arial"/>
          </w:rPr>
          <w:t>Harbour - Superpowered contract management</w:t>
        </w:r>
        <w:r w:rsidRPr="00573A9C">
          <w:rPr>
            <w:rFonts w:ascii="Arial" w:hAnsi="Arial" w:cs="Arial"/>
            <w:color w:val="1F2328"/>
          </w:rPr>
          <w:t xml:space="preserve"> and the SuperDoc community</w:t>
        </w:r>
      </w:ins>
      <w:bookmarkStart w:id="80" w:name="_Toc359077853"/>
      <w:del w:id="81" w:author="Vivienne Salisbury" w:date="2026-09-26T15:19:00Z" w16du:dateUtc="2026-09-26T19:19:00Z">
        <w:r w:rsidR="000E6136" w:rsidRPr="00B55875">
          <w:rPr>
            <w:b/>
            <w:bCs/>
            <w:color w:val="A02B93" w:themeColor="accent5"/>
            <w:sz w:val="40"/>
            <w:szCs w:val="40"/>
          </w:rPr>
          <w:delText xml:space="preserve">SuperDoc Advanced </w:delText>
        </w:r>
        <w:r w:rsidR="000E6136">
          <w:rPr>
            <w:b/>
            <w:bCs/>
            <w:color w:val="A02B93" w:themeColor="accent5"/>
            <w:sz w:val="40"/>
            <w:szCs w:val="40"/>
          </w:rPr>
          <w:delText>Text Formatting</w:delText>
        </w:r>
      </w:del>
    </w:p>
    <w:bookmarkEnd w:id="80"/>
    <w:p w14:paraId="71812FFF" w14:textId="1189A11C" w:rsidR="000E6136" w:rsidRPr="000E6136" w:rsidRDefault="000E6136" w:rsidP="000E6136">
      <w:pPr>
        <w:pStyle w:val="Heading2"/>
        <w:rPr>
          <w:del w:id="82" w:author="Vivienne Salisbury" w:date="2026-09-26T15:19:00Z" w16du:dateUtc="2026-09-26T19:19:00Z"/>
          <w:rFonts w:ascii="Arial" w:hAnsi="Arial" w:cs="Arial"/>
          <w:b/>
          <w:bCs/>
        </w:rPr>
      </w:pPr>
      <w:del w:id="83" w:author="Vivienne Salisbury" w:date="2026-09-26T15:19:00Z" w16du:dateUtc="2026-09-26T19:19:00Z">
        <w:r>
          <w:rPr>
            <w:rFonts w:ascii="Arial" w:hAnsi="Arial" w:cs="Arial"/>
            <w:b/>
            <w:bCs/>
          </w:rPr>
          <w:delText>Formatting (heading 2 + bold)</w:delText>
        </w:r>
        <w:r>
          <w:rPr>
            <w:rFonts w:ascii="Arial" w:hAnsi="Arial" w:cs="Arial"/>
            <w:b/>
            <w:bCs/>
          </w:rPr>
          <w:br/>
        </w:r>
      </w:del>
    </w:p>
    <w:p w14:paraId="041B498B" w14:textId="3D4FFB57" w:rsidR="000E6136" w:rsidRPr="000E6136" w:rsidRDefault="000E6136" w:rsidP="000E6136">
      <w:pPr>
        <w:rPr>
          <w:del w:id="84" w:author="Vivienne Salisbury" w:date="2026-09-26T15:19:00Z" w16du:dateUtc="2026-09-26T19:19:00Z"/>
          <w:rFonts w:ascii="Arial" w:hAnsi="Arial" w:cs="Arial"/>
        </w:rPr>
      </w:pPr>
      <w:del w:id="85" w:author="Vivienne Salisbury" w:date="2026-09-26T15:19:00Z" w16du:dateUtc="2026-09-26T19:19:00Z">
        <w:r>
          <w:rPr>
            <w:rFonts w:ascii="Arial" w:hAnsi="Arial" w:cs="Arial"/>
          </w:rPr>
          <w:delText>Let’s test out text formatting:</w:delText>
        </w:r>
        <w:r>
          <w:rPr>
            <w:rFonts w:ascii="Arial" w:hAnsi="Arial" w:cs="Arial"/>
          </w:rPr>
          <w:br/>
        </w:r>
      </w:del>
    </w:p>
    <w:p w14:paraId="205F445A" w14:textId="2F16261E" w:rsidR="000E6136" w:rsidRDefault="000E6136" w:rsidP="000E6136">
      <w:pPr>
        <w:rPr>
          <w:del w:id="86" w:author="Vivienne Salisbury" w:date="2026-09-26T15:19:00Z" w16du:dateUtc="2026-09-26T19:19:00Z"/>
          <w:rFonts w:ascii="Arial" w:hAnsi="Arial" w:cs="Arial"/>
        </w:rPr>
      </w:pPr>
      <w:del w:id="87" w:author="Vivienne Salisbury" w:date="2026-09-26T15:19:00Z" w16du:dateUtc="2026-09-26T19:19:00Z">
        <w:r>
          <w:rPr>
            <w:rFonts w:ascii="Arial" w:hAnsi="Arial" w:cs="Arial"/>
          </w:rPr>
          <w:delText>Fortune favors the</w:delText>
        </w:r>
        <w:r w:rsidRPr="000E6136">
          <w:rPr>
            <w:rFonts w:ascii="Arial" w:hAnsi="Arial" w:cs="Arial"/>
          </w:rPr>
          <w:delText xml:space="preserve"> </w:delText>
        </w:r>
        <w:r w:rsidRPr="000E6136">
          <w:rPr>
            <w:rFonts w:ascii="Arial" w:hAnsi="Arial" w:cs="Arial"/>
            <w:b/>
          </w:rPr>
          <w:delText xml:space="preserve">bold, </w:delText>
        </w:r>
        <w:r w:rsidRPr="000E6136">
          <w:rPr>
            <w:rFonts w:ascii="Arial" w:hAnsi="Arial" w:cs="Arial"/>
            <w:i/>
          </w:rPr>
          <w:delText>italic</w:delText>
        </w:r>
        <w:r>
          <w:rPr>
            <w:rFonts w:ascii="Arial" w:hAnsi="Arial" w:cs="Arial"/>
            <w:i/>
          </w:rPr>
          <w:delText>s</w:delText>
        </w:r>
        <w:r w:rsidRPr="000E6136">
          <w:rPr>
            <w:rFonts w:ascii="Arial" w:hAnsi="Arial" w:cs="Arial"/>
            <w:i/>
          </w:rPr>
          <w:delText xml:space="preserve">, </w:delText>
        </w:r>
        <w:r w:rsidRPr="000E6136">
          <w:rPr>
            <w:rFonts w:ascii="Arial" w:hAnsi="Arial" w:cs="Arial"/>
            <w:b/>
            <w:i/>
          </w:rPr>
          <w:delText xml:space="preserve">bold-italic, </w:delText>
        </w:r>
        <w:r w:rsidRPr="000E6136">
          <w:rPr>
            <w:rFonts w:ascii="Arial" w:hAnsi="Arial" w:cs="Arial"/>
            <w:u w:val="single"/>
          </w:rPr>
          <w:delText xml:space="preserve">underlined </w:delText>
        </w:r>
        <w:r w:rsidRPr="000E6136">
          <w:rPr>
            <w:rFonts w:ascii="Arial" w:hAnsi="Arial" w:cs="Arial"/>
          </w:rPr>
          <w:delText xml:space="preserve">and </w:delText>
        </w:r>
        <w:r>
          <w:rPr>
            <w:rFonts w:ascii="Arial" w:hAnsi="Arial" w:cs="Arial"/>
            <w:strike/>
          </w:rPr>
          <w:delText>strikethrough</w:delText>
        </w:r>
        <w:r w:rsidRPr="000E6136">
          <w:rPr>
            <w:rFonts w:ascii="Arial" w:hAnsi="Arial" w:cs="Arial"/>
            <w:strike/>
          </w:rPr>
          <w:delText xml:space="preserve"> </w:delText>
        </w:r>
        <w:r w:rsidRPr="000E6136">
          <w:rPr>
            <w:rFonts w:ascii="Arial" w:hAnsi="Arial" w:cs="Arial"/>
          </w:rPr>
          <w:delText xml:space="preserve"> text.</w:delText>
        </w:r>
      </w:del>
    </w:p>
    <w:p w14:paraId="5757885F" w14:textId="77777777" w:rsidR="000E6136" w:rsidRDefault="000E6136" w:rsidP="000E6136">
      <w:pPr>
        <w:rPr>
          <w:del w:id="88" w:author="Vivienne Salisbury" w:date="2026-09-26T15:19:00Z" w16du:dateUtc="2026-09-26T19:19:00Z"/>
          <w:rFonts w:ascii="Arial" w:hAnsi="Arial" w:cs="Arial"/>
        </w:rPr>
      </w:pPr>
    </w:p>
    <w:p w14:paraId="288A3B01" w14:textId="22F86A63" w:rsidR="000E6136" w:rsidRDefault="000E6136" w:rsidP="000E6136">
      <w:pPr>
        <w:rPr>
          <w:del w:id="89" w:author="Vivienne Salisbury" w:date="2026-09-26T15:19:00Z" w16du:dateUtc="2026-09-26T19:19:00Z"/>
          <w:rFonts w:ascii="Arial" w:hAnsi="Arial" w:cs="Arial"/>
        </w:rPr>
      </w:pPr>
      <w:del w:id="90" w:author="Vivienne Salisbury" w:date="2026-09-26T15:19:00Z" w16du:dateUtc="2026-09-26T19:19:00Z">
        <w:r w:rsidRPr="000E6136">
          <w:rPr>
            <w:rFonts w:ascii="Apple Color Emoji" w:hAnsi="Apple Color Emoji" w:cs="Apple Color Emoji"/>
          </w:rPr>
          <w:delText>🦸</w:delText>
        </w:r>
        <w:r w:rsidRPr="000E6136">
          <w:rPr>
            <w:rFonts w:ascii="Arial" w:hAnsi="Arial" w:cs="Arial"/>
          </w:rPr>
          <w:delText>‍♂️</w:delText>
        </w:r>
        <w:r>
          <w:rPr>
            <w:rFonts w:ascii="Arial" w:hAnsi="Arial" w:cs="Arial"/>
          </w:rPr>
          <w:delText xml:space="preserve"> Clark Kent uses</w:delText>
        </w:r>
        <w:r w:rsidRPr="000E6136">
          <w:rPr>
            <w:rFonts w:ascii="Arial" w:hAnsi="Arial" w:cs="Arial"/>
          </w:rPr>
          <w:delText xml:space="preserve"> super</w:delText>
        </w:r>
        <w:r w:rsidRPr="000E6136">
          <w:rPr>
            <w:rFonts w:ascii="Arial" w:hAnsi="Arial" w:cs="Arial"/>
            <w:vertAlign w:val="superscript"/>
          </w:rPr>
          <w:delText>script</w:delText>
        </w:r>
        <w:r w:rsidRPr="000E6136">
          <w:rPr>
            <w:rFonts w:ascii="Arial" w:hAnsi="Arial" w:cs="Arial"/>
          </w:rPr>
          <w:delText xml:space="preserve"> and </w:delText>
        </w:r>
        <w:r w:rsidRPr="000E6136">
          <w:rPr>
            <w:rFonts w:ascii="Apple Color Emoji" w:hAnsi="Apple Color Emoji" w:cs="Apple Color Emoji"/>
          </w:rPr>
          <w:delText>❄️</w:delText>
        </w:r>
        <w:r w:rsidRPr="000E6136">
          <w:rPr>
            <w:rFonts w:ascii="Arial" w:hAnsi="Arial" w:cs="Arial"/>
          </w:rPr>
          <w:delText xml:space="preserve"> Bi-Han</w:delText>
        </w:r>
        <w:r>
          <w:rPr>
            <w:rFonts w:ascii="Arial" w:hAnsi="Arial" w:cs="Arial"/>
          </w:rPr>
          <w:delText xml:space="preserve"> digs </w:delText>
        </w:r>
        <w:r w:rsidRPr="000E6136">
          <w:rPr>
            <w:rFonts w:ascii="Arial" w:hAnsi="Arial" w:cs="Arial"/>
          </w:rPr>
          <w:delText>sub</w:delText>
        </w:r>
        <w:r w:rsidRPr="000E6136">
          <w:rPr>
            <w:rFonts w:ascii="Arial" w:hAnsi="Arial" w:cs="Arial"/>
            <w:vertAlign w:val="subscript"/>
          </w:rPr>
          <w:delText>script</w:delText>
        </w:r>
        <w:r w:rsidRPr="000E6136">
          <w:rPr>
            <w:rFonts w:ascii="Arial" w:hAnsi="Arial" w:cs="Arial"/>
          </w:rPr>
          <w:delText>.</w:delText>
        </w:r>
      </w:del>
    </w:p>
    <w:p w14:paraId="41752BA0" w14:textId="77777777" w:rsidR="000E6136" w:rsidRDefault="000E6136" w:rsidP="000E6136">
      <w:pPr>
        <w:rPr>
          <w:del w:id="91" w:author="Vivienne Salisbury" w:date="2026-09-26T15:19:00Z" w16du:dateUtc="2026-09-26T19:19:00Z"/>
          <w:rFonts w:ascii="Arial" w:hAnsi="Arial" w:cs="Arial"/>
        </w:rPr>
      </w:pPr>
    </w:p>
    <w:p w14:paraId="25E10F5F" w14:textId="2670DDFF" w:rsidR="000E6136" w:rsidRDefault="000E6136" w:rsidP="000E6136">
      <w:pPr>
        <w:rPr>
          <w:del w:id="92" w:author="Vivienne Salisbury" w:date="2026-09-26T15:19:00Z" w16du:dateUtc="2026-09-26T19:19:00Z"/>
          <w:rFonts w:ascii="Arial" w:hAnsi="Arial" w:cs="Arial"/>
        </w:rPr>
      </w:pPr>
      <w:del w:id="93" w:author="Vivienne Salisbury" w:date="2026-09-26T15:19:00Z" w16du:dateUtc="2026-09-26T19:19:00Z">
        <w:r>
          <w:rPr>
            <w:rFonts w:ascii="Arial" w:hAnsi="Arial" w:cs="Arial"/>
          </w:rPr>
          <w:delText>The world is better in technicolor:</w:delText>
        </w:r>
        <w:r w:rsidRPr="000E6136">
          <w:rPr>
            <w:rFonts w:ascii="Arial" w:hAnsi="Arial" w:cs="Arial"/>
          </w:rPr>
          <w:delText xml:space="preserve"> </w:delText>
        </w:r>
        <w:r>
          <w:rPr>
            <w:rFonts w:ascii="Arial" w:hAnsi="Arial" w:cs="Arial"/>
            <w:color w:val="A02B93" w:themeColor="accent5"/>
          </w:rPr>
          <w:delText>purple</w:delText>
        </w:r>
        <w:r w:rsidRPr="000E6136">
          <w:rPr>
            <w:rFonts w:ascii="Arial" w:hAnsi="Arial" w:cs="Arial"/>
          </w:rPr>
          <w:delText xml:space="preserve">, </w:delText>
        </w:r>
        <w:r>
          <w:rPr>
            <w:rFonts w:ascii="Helvetica" w:hAnsi="Helvetica" w:cs="Arial"/>
            <w:b/>
            <w:bCs/>
            <w:color w:val="0070C0"/>
          </w:rPr>
          <w:delText>BLUE</w:delText>
        </w:r>
        <w:r w:rsidRPr="000E6136">
          <w:rPr>
            <w:rFonts w:ascii="Arial" w:hAnsi="Arial" w:cs="Arial"/>
            <w:color w:val="0070C0"/>
          </w:rPr>
          <w:delText xml:space="preserve"> </w:delText>
        </w:r>
        <w:r w:rsidRPr="000E6136">
          <w:rPr>
            <w:rFonts w:ascii="Arial" w:hAnsi="Arial" w:cs="Arial"/>
          </w:rPr>
          <w:delText xml:space="preserve">and </w:delText>
        </w:r>
        <w:r w:rsidRPr="000E6136">
          <w:rPr>
            <w:rFonts w:ascii="Arial" w:hAnsi="Arial" w:cs="Arial"/>
            <w:color w:val="275317" w:themeColor="accent6" w:themeShade="80"/>
            <w:sz w:val="36"/>
            <w:szCs w:val="36"/>
            <w:highlight w:val="yellow"/>
          </w:rPr>
          <w:delText>green</w:delText>
        </w:r>
        <w:r w:rsidRPr="000E6136">
          <w:rPr>
            <w:rFonts w:ascii="Arial" w:hAnsi="Arial" w:cs="Arial"/>
            <w:color w:val="275317" w:themeColor="accent6" w:themeShade="80"/>
            <w:highlight w:val="yellow"/>
          </w:rPr>
          <w:delText xml:space="preserve"> </w:delText>
        </w:r>
        <w:r w:rsidRPr="000E6136">
          <w:rPr>
            <w:rFonts w:ascii="Arial" w:hAnsi="Arial" w:cs="Arial"/>
            <w:highlight w:val="yellow"/>
          </w:rPr>
          <w:delText>text with highlight</w:delText>
        </w:r>
        <w:r w:rsidRPr="000E6136">
          <w:rPr>
            <w:rFonts w:ascii="Arial" w:hAnsi="Arial" w:cs="Arial"/>
          </w:rPr>
          <w:delText xml:space="preserve">. </w:delText>
        </w:r>
        <w:r>
          <w:rPr>
            <w:rFonts w:ascii="Arial" w:hAnsi="Arial" w:cs="Arial"/>
          </w:rPr>
          <w:br/>
        </w:r>
        <w:r>
          <w:rPr>
            <w:rFonts w:ascii="Arial" w:hAnsi="Arial" w:cs="Arial"/>
          </w:rPr>
          <w:br/>
        </w:r>
        <w:r>
          <w:rPr>
            <w:rFonts w:ascii="Arial" w:hAnsi="Arial" w:cs="Arial"/>
          </w:rPr>
          <w:br/>
          <w:delText>Now let’s get deep: we got</w:delText>
        </w:r>
        <w:r w:rsidRPr="000E6136">
          <w:rPr>
            <w:rFonts w:ascii="Arial" w:hAnsi="Arial" w:cs="Arial"/>
          </w:rPr>
          <w:delText xml:space="preserve"> </w:delText>
        </w:r>
        <w:r w:rsidRPr="000E6136">
          <w:rPr>
            <w:rFonts w:ascii="Arial" w:hAnsi="Arial" w:cs="Arial"/>
            <w:bdr w:val="single" w:sz="4" w:space="0" w:color="auto"/>
          </w:rPr>
          <w:delText>Schrödinger's cat</w:delText>
        </w:r>
        <w:r w:rsidRPr="000E6136">
          <w:rPr>
            <w:rFonts w:ascii="Arial" w:hAnsi="Arial" w:cs="Arial"/>
          </w:rPr>
          <w:delText xml:space="preserve">. </w:delText>
        </w:r>
        <w:r>
          <w:rPr>
            <w:rFonts w:ascii="Arial" w:hAnsi="Arial" w:cs="Arial"/>
          </w:rPr>
          <w:delText>And</w:delText>
        </w:r>
        <w:r w:rsidRPr="000E6136">
          <w:rPr>
            <w:rFonts w:ascii="Arial" w:hAnsi="Arial" w:cs="Arial"/>
          </w:rPr>
          <w:delText xml:space="preserve"> </w:delText>
        </w:r>
        <w:r>
          <w:rPr>
            <w:rFonts w:ascii="Arial" w:hAnsi="Arial" w:cs="Arial"/>
            <w:color w:val="FFFFFF" w:themeColor="background1"/>
            <w:shd w:val="clear" w:color="auto" w:fill="000000" w:themeFill="text1"/>
          </w:rPr>
          <w:delText>dark mode (inversed text)</w:delText>
        </w:r>
        <w:r w:rsidRPr="000E6136">
          <w:rPr>
            <w:rFonts w:ascii="Arial" w:hAnsi="Arial" w:cs="Arial"/>
          </w:rPr>
          <w:delText>.</w:delText>
        </w:r>
      </w:del>
    </w:p>
    <w:p w14:paraId="0CFB0F15" w14:textId="77777777" w:rsidR="000E6136" w:rsidRPr="000E6136" w:rsidRDefault="000E6136" w:rsidP="000E6136">
      <w:pPr>
        <w:rPr>
          <w:del w:id="94" w:author="Vivienne Salisbury" w:date="2026-09-26T15:19:00Z" w16du:dateUtc="2026-09-26T19:19:00Z"/>
          <w:rFonts w:ascii="Arial" w:hAnsi="Arial" w:cs="Arial"/>
        </w:rPr>
      </w:pPr>
    </w:p>
    <w:p w14:paraId="461779FE" w14:textId="530155E1" w:rsidR="000E6136" w:rsidRDefault="000E6136" w:rsidP="000E6136">
      <w:pPr>
        <w:rPr>
          <w:del w:id="95" w:author="Vivienne Salisbury" w:date="2026-09-26T15:19:00Z" w16du:dateUtc="2026-09-26T19:19:00Z"/>
          <w:rFonts w:ascii="Arial" w:hAnsi="Arial" w:cs="Arial"/>
        </w:rPr>
      </w:pPr>
      <w:del w:id="96" w:author="Vivienne Salisbury" w:date="2026-09-26T15:19:00Z" w16du:dateUtc="2026-09-26T19:19:00Z">
        <w:r w:rsidRPr="000E6136">
          <w:rPr>
            <w:rFonts w:ascii="Arial" w:hAnsi="Arial" w:cs="Arial"/>
          </w:rPr>
          <w:delText xml:space="preserve">A paragraph with styled text: </w:delText>
        </w:r>
        <w:r w:rsidRPr="000E6136">
          <w:rPr>
            <w:rStyle w:val="SubtleEmphasis"/>
            <w:rFonts w:ascii="Arial" w:hAnsi="Arial" w:cs="Arial"/>
          </w:rPr>
          <w:delText xml:space="preserve">subtle emphasis  </w:delText>
        </w:r>
        <w:r w:rsidRPr="000E6136">
          <w:rPr>
            <w:rFonts w:ascii="Arial" w:hAnsi="Arial" w:cs="Arial"/>
          </w:rPr>
          <w:delText xml:space="preserve">followed by </w:delText>
        </w:r>
        <w:r w:rsidRPr="000E6136">
          <w:rPr>
            <w:rStyle w:val="Strong"/>
            <w:rFonts w:ascii="Arial" w:hAnsi="Arial" w:cs="Arial"/>
          </w:rPr>
          <w:delText xml:space="preserve">strong text </w:delText>
        </w:r>
        <w:r w:rsidRPr="000E6136">
          <w:rPr>
            <w:rFonts w:ascii="Arial" w:hAnsi="Arial" w:cs="Arial"/>
          </w:rPr>
          <w:delText xml:space="preserve">and </w:delText>
        </w:r>
        <w:r w:rsidRPr="000E6136">
          <w:rPr>
            <w:rStyle w:val="IntenseEmphasis"/>
            <w:rFonts w:ascii="Arial" w:hAnsi="Arial" w:cs="Arial"/>
          </w:rPr>
          <w:delText>intense emphasis</w:delText>
        </w:r>
        <w:r w:rsidRPr="000E6136">
          <w:rPr>
            <w:rFonts w:ascii="Arial" w:hAnsi="Arial" w:cs="Arial"/>
          </w:rPr>
          <w:delText xml:space="preserve">. </w:delText>
        </w:r>
      </w:del>
    </w:p>
    <w:p w14:paraId="0690B59B" w14:textId="77777777" w:rsidR="000E6136" w:rsidRPr="000E6136" w:rsidRDefault="000E6136" w:rsidP="000E6136">
      <w:pPr>
        <w:rPr>
          <w:del w:id="97" w:author="Vivienne Salisbury" w:date="2026-09-26T15:19:00Z" w16du:dateUtc="2026-09-26T19:19:00Z"/>
          <w:rFonts w:ascii="Arial" w:hAnsi="Arial" w:cs="Arial"/>
        </w:rPr>
      </w:pPr>
    </w:p>
    <w:p w14:paraId="610300CA" w14:textId="4F3335EF" w:rsidR="000E6136" w:rsidRPr="000E6136" w:rsidRDefault="000E6136" w:rsidP="000E6136">
      <w:pPr>
        <w:pStyle w:val="Heading2"/>
        <w:rPr>
          <w:del w:id="98" w:author="Vivienne Salisbury" w:date="2026-09-26T15:19:00Z" w16du:dateUtc="2026-09-26T19:19:00Z"/>
          <w:rStyle w:val="IntenseEmphasis"/>
          <w:rFonts w:ascii="Arial" w:hAnsi="Arial" w:cs="Arial"/>
          <w:b/>
          <w:bCs/>
          <w:i w:val="0"/>
          <w:iCs w:val="0"/>
        </w:rPr>
      </w:pPr>
      <w:bookmarkStart w:id="99" w:name="_Paragraph_level_formatting"/>
      <w:bookmarkEnd w:id="99"/>
      <w:del w:id="100" w:author="Vivienne Salisbury" w:date="2026-09-26T15:19:00Z" w16du:dateUtc="2026-09-26T19:19:00Z">
        <w:r>
          <w:rPr>
            <w:rStyle w:val="IntenseEmphasis"/>
            <w:rFonts w:ascii="Arial" w:hAnsi="Arial" w:cs="Arial"/>
            <w:b/>
            <w:bCs/>
            <w:i w:val="0"/>
            <w:iCs w:val="0"/>
          </w:rPr>
          <w:delText>Paragraphs</w:delText>
        </w:r>
      </w:del>
    </w:p>
    <w:p w14:paraId="4B423088" w14:textId="07A87015" w:rsidR="000E6136" w:rsidRPr="000E6136" w:rsidRDefault="000E6136" w:rsidP="000E6136">
      <w:pPr>
        <w:pBdr>
          <w:right w:val="single" w:sz="4" w:space="4" w:color="auto"/>
        </w:pBdr>
        <w:shd w:val="clear" w:color="auto" w:fill="DDDDDD"/>
        <w:jc w:val="right"/>
        <w:rPr>
          <w:del w:id="101" w:author="Vivienne Salisbury" w:date="2026-09-26T15:19:00Z" w16du:dateUtc="2026-09-26T19:19:00Z"/>
          <w:rFonts w:ascii="Arial" w:hAnsi="Arial" w:cs="Arial"/>
        </w:rPr>
      </w:pPr>
      <w:del w:id="102" w:author="Vivienne Salisbury" w:date="2026-09-26T15:19:00Z" w16du:dateUtc="2026-09-26T19:19:00Z">
        <w:r>
          <w:rPr>
            <w:rFonts w:ascii="Arial" w:hAnsi="Arial" w:cs="Arial"/>
          </w:rPr>
          <w:delText>Paragraph formatting with right border:</w:delText>
        </w:r>
      </w:del>
    </w:p>
    <w:p w14:paraId="1A197C09" w14:textId="2222D5BE" w:rsidR="000E6136" w:rsidRPr="000E6136" w:rsidRDefault="000E6136" w:rsidP="000E6136">
      <w:pPr>
        <w:pStyle w:val="Heading2"/>
        <w:rPr>
          <w:del w:id="103" w:author="Vivienne Salisbury" w:date="2026-09-26T15:19:00Z" w16du:dateUtc="2026-09-26T19:19:00Z"/>
          <w:rStyle w:val="IntenseEmphasis"/>
          <w:rFonts w:ascii="Arial" w:hAnsi="Arial" w:cs="Arial"/>
          <w:b/>
          <w:bCs/>
          <w:i w:val="0"/>
          <w:iCs w:val="0"/>
        </w:rPr>
      </w:pPr>
      <w:del w:id="104" w:author="Vivienne Salisbury" w:date="2026-09-26T15:19:00Z" w16du:dateUtc="2026-09-26T19:19:00Z">
        <w:r>
          <w:rPr>
            <w:rFonts w:ascii="Arial" w:hAnsi="Arial" w:cs="Arial"/>
          </w:rPr>
          <w:br/>
          <w:delText>Indents and links</w:delText>
        </w:r>
      </w:del>
    </w:p>
    <w:p w14:paraId="04A4BFC8" w14:textId="33DBF07A" w:rsidR="000E6136" w:rsidRPr="00B8258C" w:rsidRDefault="000E6136" w:rsidP="00B8258C">
      <w:pPr>
        <w:spacing w:before="600"/>
        <w:ind w:left="720" w:hanging="720"/>
        <w:rPr>
          <w:del w:id="105" w:author="Vivienne Salisbury" w:date="2026-09-26T15:19:00Z" w16du:dateUtc="2026-09-26T19:19:00Z"/>
          <w:rFonts w:ascii="Arial" w:hAnsi="Arial" w:cs="Arial"/>
          <w:color w:val="202122"/>
          <w:shd w:val="clear" w:color="auto" w:fill="FFFFFF"/>
        </w:rPr>
      </w:pPr>
      <w:del w:id="106" w:author="Vivienne Salisbury" w:date="2026-09-26T15:19:00Z" w16du:dateUtc="2026-09-26T19:19:00Z">
        <w:r>
          <w:rPr>
            <w:rFonts w:ascii="Arial" w:hAnsi="Arial" w:cs="Arial"/>
          </w:rPr>
          <w:delText>Indents:</w:delText>
        </w:r>
        <w:r w:rsidRPr="000E6136">
          <w:rPr>
            <w:rFonts w:ascii="Arial" w:hAnsi="Arial" w:cs="Arial"/>
          </w:rPr>
          <w:delText xml:space="preserve"> </w:delText>
        </w:r>
        <w:r>
          <w:rPr>
            <w:rFonts w:ascii="Arial" w:hAnsi="Arial" w:cs="Arial"/>
          </w:rPr>
          <w:delText xml:space="preserve">I am just hanging here with Oscar Wilde. </w:delText>
        </w:r>
        <w:r>
          <w:rPr>
            <w:rFonts w:ascii="Arial" w:hAnsi="Arial" w:cs="Arial"/>
            <w:b/>
            <w:bCs/>
            <w:color w:val="202122"/>
            <w:shd w:val="clear" w:color="auto" w:fill="FFFFFF"/>
          </w:rPr>
          <w:delText>Oscar Fingal O'Fflahertie Wills Wilde</w:delText>
        </w:r>
        <w:r>
          <w:fldChar w:fldCharType="begin"/>
        </w:r>
        <w:r>
          <w:delInstrText>HYPERLINK "https://en.wikipedia.org/wiki/Oscar_Wilde" \l "cite_note-3"</w:delInstrText>
        </w:r>
        <w:r>
          <w:fldChar w:fldCharType="separate"/>
        </w:r>
        <w:r>
          <w:rPr>
            <w:rStyle w:val="cite-bracket"/>
            <w:rFonts w:ascii="Arial" w:hAnsi="Arial" w:cs="Arial"/>
            <w:color w:val="3366CC"/>
            <w:sz w:val="19"/>
            <w:szCs w:val="19"/>
            <w:shd w:val="clear" w:color="auto" w:fill="FFFFFF"/>
            <w:vertAlign w:val="superscript"/>
          </w:rPr>
          <w:delText>[</w:delText>
        </w:r>
        <w:r>
          <w:rPr>
            <w:rStyle w:val="Hyperlink"/>
            <w:rFonts w:ascii="Arial" w:hAnsi="Arial" w:cs="Arial"/>
            <w:color w:val="3366CC"/>
            <w:sz w:val="19"/>
            <w:szCs w:val="19"/>
            <w:shd w:val="clear" w:color="auto" w:fill="FFFFFF"/>
            <w:vertAlign w:val="superscript"/>
          </w:rPr>
          <w:delText>a</w:delText>
        </w:r>
        <w:r>
          <w:rPr>
            <w:rStyle w:val="cite-bracket"/>
            <w:rFonts w:ascii="Arial" w:hAnsi="Arial" w:cs="Arial"/>
            <w:color w:val="3366CC"/>
            <w:sz w:val="19"/>
            <w:szCs w:val="19"/>
            <w:shd w:val="clear" w:color="auto" w:fill="FFFFFF"/>
            <w:vertAlign w:val="superscript"/>
          </w:rPr>
          <w:delText>]</w:delText>
        </w:r>
        <w:r>
          <w:fldChar w:fldCharType="end"/>
        </w:r>
        <w:r>
          <w:rPr>
            <w:rFonts w:ascii="Arial" w:hAnsi="Arial" w:cs="Arial"/>
            <w:color w:val="202122"/>
            <w:shd w:val="clear" w:color="auto" w:fill="FFFFFF"/>
          </w:rPr>
          <w:delText> (16 October 1854 – 30 November 1900) was an Irish author, poet, and playwright. After writing in different literary styles throughout the 1880s, he became one of the most popular and influential </w:delText>
        </w:r>
        <w:r>
          <w:fldChar w:fldCharType="begin"/>
        </w:r>
        <w:r>
          <w:delInstrText>HYPERLINK "https://en.wikipedia.org/wiki/Dramatist" \o "Dramatist"</w:delInstrText>
        </w:r>
        <w:r>
          <w:fldChar w:fldCharType="separate"/>
        </w:r>
        <w:r>
          <w:rPr>
            <w:rStyle w:val="Hyperlink"/>
            <w:rFonts w:ascii="Arial" w:hAnsi="Arial" w:cs="Arial"/>
            <w:color w:val="3366CC"/>
            <w:shd w:val="clear" w:color="auto" w:fill="FFFFFF"/>
          </w:rPr>
          <w:delText>dramatists</w:delText>
        </w:r>
        <w:r>
          <w:fldChar w:fldCharType="end"/>
        </w:r>
        <w:r>
          <w:rPr>
            <w:rFonts w:ascii="Arial" w:hAnsi="Arial" w:cs="Arial"/>
            <w:color w:val="202122"/>
            <w:shd w:val="clear" w:color="auto" w:fill="FFFFFF"/>
          </w:rPr>
          <w:delText> in London in the early 1890s.</w:delText>
        </w:r>
        <w:r>
          <w:fldChar w:fldCharType="begin"/>
        </w:r>
        <w:r>
          <w:delInstrText>HYPERLINK "https://en.wikipedia.org/wiki/Oscar_Wilde" \l "cite_note-4"</w:delInstrText>
        </w:r>
        <w:r>
          <w:fldChar w:fldCharType="separate"/>
        </w:r>
        <w:r>
          <w:rPr>
            <w:rStyle w:val="cite-bracket"/>
            <w:rFonts w:ascii="Arial" w:hAnsi="Arial" w:cs="Arial"/>
            <w:color w:val="3366CC"/>
            <w:sz w:val="19"/>
            <w:szCs w:val="19"/>
            <w:shd w:val="clear" w:color="auto" w:fill="FFFFFF"/>
            <w:vertAlign w:val="superscript"/>
          </w:rPr>
          <w:delText>[</w:delText>
        </w:r>
        <w:r>
          <w:rPr>
            <w:rStyle w:val="Hyperlink"/>
            <w:rFonts w:ascii="Arial" w:hAnsi="Arial" w:cs="Arial"/>
            <w:color w:val="3366CC"/>
            <w:sz w:val="19"/>
            <w:szCs w:val="19"/>
            <w:shd w:val="clear" w:color="auto" w:fill="FFFFFF"/>
            <w:vertAlign w:val="superscript"/>
          </w:rPr>
          <w:delText>3</w:delText>
        </w:r>
        <w:r>
          <w:rPr>
            <w:rStyle w:val="cite-bracket"/>
            <w:rFonts w:ascii="Arial" w:hAnsi="Arial" w:cs="Arial"/>
            <w:color w:val="3366CC"/>
            <w:sz w:val="19"/>
            <w:szCs w:val="19"/>
            <w:shd w:val="clear" w:color="auto" w:fill="FFFFFF"/>
            <w:vertAlign w:val="superscript"/>
          </w:rPr>
          <w:delText>]</w:delText>
        </w:r>
        <w:r>
          <w:fldChar w:fldCharType="end"/>
        </w:r>
        <w:r>
          <w:rPr>
            <w:rFonts w:ascii="Arial" w:hAnsi="Arial" w:cs="Arial"/>
            <w:color w:val="202122"/>
            <w:shd w:val="clear" w:color="auto" w:fill="FFFFFF"/>
          </w:rPr>
          <w:delText> He contributed to the </w:delText>
        </w:r>
        <w:r>
          <w:fldChar w:fldCharType="begin"/>
        </w:r>
        <w:r>
          <w:delInstrText>HYPERLINK "https://en.wikipedia.org/wiki/Aestheticism" \o "Aestheticism"</w:delInstrText>
        </w:r>
        <w:r>
          <w:fldChar w:fldCharType="separate"/>
        </w:r>
        <w:r>
          <w:rPr>
            <w:rStyle w:val="Hyperlink"/>
            <w:rFonts w:ascii="Arial" w:hAnsi="Arial" w:cs="Arial"/>
            <w:color w:val="3366CC"/>
            <w:shd w:val="clear" w:color="auto" w:fill="FFFFFF"/>
          </w:rPr>
          <w:delText>Aestheticism</w:delText>
        </w:r>
        <w:r>
          <w:fldChar w:fldCharType="end"/>
        </w:r>
        <w:r>
          <w:rPr>
            <w:rFonts w:ascii="Arial" w:hAnsi="Arial" w:cs="Arial"/>
            <w:color w:val="202122"/>
            <w:shd w:val="clear" w:color="auto" w:fill="FFFFFF"/>
          </w:rPr>
          <w:delText> movement of the period and is regarded by most literary commentators as the greatest playwright of the </w:delText>
        </w:r>
        <w:r>
          <w:fldChar w:fldCharType="begin"/>
        </w:r>
        <w:r>
          <w:delInstrText>HYPERLINK "https://en.wikipedia.org/wiki/Victorian_era" \o "Victorian era"</w:delInstrText>
        </w:r>
        <w:r>
          <w:fldChar w:fldCharType="separate"/>
        </w:r>
        <w:r>
          <w:rPr>
            <w:rStyle w:val="Hyperlink"/>
            <w:rFonts w:ascii="Arial" w:hAnsi="Arial" w:cs="Arial"/>
            <w:color w:val="3366CC"/>
            <w:shd w:val="clear" w:color="auto" w:fill="FFFFFF"/>
          </w:rPr>
          <w:delText>Victorian era</w:delText>
        </w:r>
        <w:r>
          <w:fldChar w:fldCharType="end"/>
        </w:r>
        <w:r>
          <w:rPr>
            <w:rFonts w:ascii="Arial" w:hAnsi="Arial" w:cs="Arial"/>
            <w:color w:val="202122"/>
            <w:shd w:val="clear" w:color="auto" w:fill="FFFFFF"/>
          </w:rPr>
          <w:delText>.</w:delText>
        </w:r>
        <w:r>
          <w:fldChar w:fldCharType="begin"/>
        </w:r>
        <w:r>
          <w:delInstrText>HYPERLINK "https://en.wikipedia.org/wiki/Oscar_Wilde" \l "cite_note-Harvard_University_Press-5"</w:delInstrText>
        </w:r>
        <w:r>
          <w:fldChar w:fldCharType="separate"/>
        </w:r>
        <w:r>
          <w:rPr>
            <w:rStyle w:val="cite-bracket"/>
            <w:rFonts w:ascii="Arial" w:hAnsi="Arial" w:cs="Arial"/>
            <w:color w:val="3366CC"/>
            <w:sz w:val="19"/>
            <w:szCs w:val="19"/>
            <w:shd w:val="clear" w:color="auto" w:fill="FFFFFF"/>
            <w:vertAlign w:val="superscript"/>
          </w:rPr>
          <w:delText>[</w:delText>
        </w:r>
        <w:r>
          <w:rPr>
            <w:rStyle w:val="Hyperlink"/>
            <w:rFonts w:ascii="Arial" w:hAnsi="Arial" w:cs="Arial"/>
            <w:color w:val="3366CC"/>
            <w:sz w:val="19"/>
            <w:szCs w:val="19"/>
            <w:shd w:val="clear" w:color="auto" w:fill="FFFFFF"/>
            <w:vertAlign w:val="superscript"/>
          </w:rPr>
          <w:delText>4</w:delText>
        </w:r>
        <w:r>
          <w:rPr>
            <w:rStyle w:val="cite-bracket"/>
            <w:rFonts w:ascii="Arial" w:hAnsi="Arial" w:cs="Arial"/>
            <w:color w:val="3366CC"/>
            <w:sz w:val="19"/>
            <w:szCs w:val="19"/>
            <w:shd w:val="clear" w:color="auto" w:fill="FFFFFF"/>
            <w:vertAlign w:val="superscript"/>
          </w:rPr>
          <w:delText>]</w:delText>
        </w:r>
        <w:r>
          <w:fldChar w:fldCharType="end"/>
        </w:r>
        <w:r>
          <w:rPr>
            <w:rFonts w:ascii="Arial" w:hAnsi="Arial" w:cs="Arial"/>
            <w:color w:val="202122"/>
            <w:shd w:val="clear" w:color="auto" w:fill="FFFFFF"/>
          </w:rPr>
          <w:delText> Wilde is best remembered for his </w:delText>
        </w:r>
        <w:r>
          <w:fldChar w:fldCharType="begin"/>
        </w:r>
        <w:r>
          <w:delInstrText>HYPERLINK "https://en.wikipedia.org/wiki/Gothic_fiction" \o "Gothic fiction"</w:delInstrText>
        </w:r>
        <w:r>
          <w:fldChar w:fldCharType="separate"/>
        </w:r>
        <w:r>
          <w:rPr>
            <w:rStyle w:val="Hyperlink"/>
            <w:rFonts w:ascii="Arial" w:hAnsi="Arial" w:cs="Arial"/>
            <w:color w:val="3366CC"/>
            <w:shd w:val="clear" w:color="auto" w:fill="FFFFFF"/>
          </w:rPr>
          <w:delText>Gothic</w:delText>
        </w:r>
        <w:r>
          <w:fldChar w:fldCharType="end"/>
        </w:r>
        <w:r>
          <w:rPr>
            <w:rFonts w:ascii="Arial" w:hAnsi="Arial" w:cs="Arial"/>
            <w:color w:val="202122"/>
            <w:shd w:val="clear" w:color="auto" w:fill="FFFFFF"/>
          </w:rPr>
          <w:delText> novel </w:delText>
        </w:r>
        <w:r>
          <w:fldChar w:fldCharType="begin"/>
        </w:r>
        <w:r>
          <w:delInstrText>HYPERLINK "https://en.wikipedia.org/wiki/The_Picture_of_Dorian_Gray" \o "The Picture of Dorian Gray"</w:delInstrText>
        </w:r>
        <w:r>
          <w:fldChar w:fldCharType="separate"/>
        </w:r>
        <w:r>
          <w:rPr>
            <w:rStyle w:val="Hyperlink"/>
            <w:rFonts w:ascii="Arial" w:hAnsi="Arial" w:cs="Arial"/>
            <w:i/>
            <w:iCs/>
            <w:color w:val="3366CC"/>
            <w:shd w:val="clear" w:color="auto" w:fill="FFFFFF"/>
          </w:rPr>
          <w:delText>The Picture of Dorian Gray</w:delText>
        </w:r>
        <w:r>
          <w:fldChar w:fldCharType="end"/>
        </w:r>
        <w:r>
          <w:rPr>
            <w:rFonts w:ascii="Arial" w:hAnsi="Arial" w:cs="Arial"/>
            <w:color w:val="202122"/>
            <w:shd w:val="clear" w:color="auto" w:fill="FFFFFF"/>
          </w:rPr>
          <w:delText> (1890), his </w:delText>
        </w:r>
        <w:r>
          <w:fldChar w:fldCharType="begin"/>
        </w:r>
        <w:r>
          <w:delInstrText>HYPERLINK "https://en.wikipedia.org/wiki/Epigrams" \o "Epigrams"</w:delInstrText>
        </w:r>
        <w:r>
          <w:fldChar w:fldCharType="separate"/>
        </w:r>
        <w:r>
          <w:rPr>
            <w:rStyle w:val="Hyperlink"/>
            <w:rFonts w:ascii="Arial" w:hAnsi="Arial" w:cs="Arial"/>
            <w:color w:val="3366CC"/>
            <w:shd w:val="clear" w:color="auto" w:fill="FFFFFF"/>
          </w:rPr>
          <w:delText>epigrams</w:delText>
        </w:r>
        <w:r>
          <w:fldChar w:fldCharType="end"/>
        </w:r>
        <w:r>
          <w:rPr>
            <w:rFonts w:ascii="Arial" w:hAnsi="Arial" w:cs="Arial"/>
            <w:color w:val="202122"/>
            <w:shd w:val="clear" w:color="auto" w:fill="FFFFFF"/>
          </w:rPr>
          <w:delText>, plays, and </w:delText>
        </w:r>
        <w:r>
          <w:fldChar w:fldCharType="begin"/>
        </w:r>
        <w:r>
          <w:delInstrText>HYPERLINK "https://en.wikipedia.org/wiki/The_Happy_Prince_and_Other_Tales" \o "The Happy Prince and Other Tales"</w:delInstrText>
        </w:r>
        <w:r>
          <w:fldChar w:fldCharType="separate"/>
        </w:r>
        <w:r>
          <w:rPr>
            <w:rStyle w:val="Hyperlink"/>
            <w:rFonts w:ascii="Arial" w:hAnsi="Arial" w:cs="Arial"/>
            <w:color w:val="3366CC"/>
            <w:shd w:val="clear" w:color="auto" w:fill="FFFFFF"/>
          </w:rPr>
          <w:delText>bedtime stories</w:delText>
        </w:r>
        <w:r>
          <w:fldChar w:fldCharType="end"/>
        </w:r>
        <w:r>
          <w:rPr>
            <w:rFonts w:ascii="Arial" w:hAnsi="Arial" w:cs="Arial"/>
            <w:color w:val="202122"/>
            <w:shd w:val="clear" w:color="auto" w:fill="FFFFFF"/>
          </w:rPr>
          <w:delText> for children.</w:delText>
        </w:r>
      </w:del>
    </w:p>
    <w:p w14:paraId="1796D018" w14:textId="46BF7B0A" w:rsidR="000E6136" w:rsidRDefault="00B8258C" w:rsidP="00B8258C">
      <w:pPr>
        <w:pStyle w:val="Heading3"/>
        <w:rPr>
          <w:del w:id="107" w:author="Vivienne Salisbury" w:date="2026-09-26T15:19:00Z" w16du:dateUtc="2026-09-26T19:19:00Z"/>
          <w:color w:val="202122"/>
        </w:rPr>
      </w:pPr>
      <w:del w:id="108" w:author="Vivienne Salisbury" w:date="2026-09-26T15:19:00Z" w16du:dateUtc="2026-09-26T19:19:00Z">
        <w:r>
          <w:delText xml:space="preserve">&gt;&gt; </w:delText>
        </w:r>
        <w:r w:rsidR="000E6136">
          <w:delText>Page overflow</w:delText>
        </w:r>
      </w:del>
    </w:p>
    <w:p w14:paraId="07AB3389" w14:textId="3F5E16A0" w:rsidR="000E6136" w:rsidRDefault="000E6136" w:rsidP="000E6136">
      <w:pPr>
        <w:pStyle w:val="NormalWeb"/>
        <w:shd w:val="clear" w:color="auto" w:fill="FFFFFF"/>
        <w:spacing w:before="120" w:beforeAutospacing="0" w:after="240" w:afterAutospacing="0"/>
        <w:rPr>
          <w:del w:id="109" w:author="Vivienne Salisbury" w:date="2026-09-26T15:19:00Z" w16du:dateUtc="2026-09-26T19:19:00Z"/>
          <w:rFonts w:ascii="Arial" w:hAnsi="Arial" w:cs="Arial"/>
          <w:color w:val="202122"/>
        </w:rPr>
      </w:pPr>
      <w:del w:id="110" w:author="Vivienne Salisbury" w:date="2026-09-26T15:19:00Z" w16du:dateUtc="2026-09-26T19:19:00Z">
        <w:r>
          <w:rPr>
            <w:rFonts w:ascii="Arial" w:hAnsi="Arial" w:cs="Arial"/>
            <w:color w:val="202122"/>
          </w:rPr>
          <w:delText>Oscar Wilde was born</w:delText>
        </w:r>
        <w:r>
          <w:fldChar w:fldCharType="begin"/>
        </w:r>
        <w:r>
          <w:delInstrText>HYPERLINK "https://en.wikipedia.org/wiki/Oscar_Wilde" \l "cite_note-8"</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7</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at 21 </w:delText>
        </w:r>
        <w:r>
          <w:fldChar w:fldCharType="begin"/>
        </w:r>
        <w:r>
          <w:delInstrText>HYPERLINK "https://en.wikipedia.org/wiki/Westland_Row" \o "Westland Row"</w:delInstrText>
        </w:r>
        <w:r>
          <w:fldChar w:fldCharType="separate"/>
        </w:r>
        <w:r>
          <w:rPr>
            <w:rStyle w:val="Hyperlink"/>
            <w:rFonts w:ascii="Arial" w:eastAsiaTheme="majorEastAsia" w:hAnsi="Arial" w:cs="Arial"/>
            <w:color w:val="3366CC"/>
          </w:rPr>
          <w:delText>Westland Row</w:delText>
        </w:r>
        <w:r>
          <w:fldChar w:fldCharType="end"/>
        </w:r>
        <w:r>
          <w:rPr>
            <w:rFonts w:ascii="Arial" w:hAnsi="Arial" w:cs="Arial"/>
            <w:color w:val="202122"/>
          </w:rPr>
          <w:delText>, Dublin (now home of the </w:delText>
        </w:r>
        <w:r>
          <w:fldChar w:fldCharType="begin"/>
        </w:r>
        <w:r>
          <w:delInstrText>HYPERLINK "https://en.wikipedia.org/wiki/Oscar_Wilde_Centre" \o "Oscar Wilde Centre"</w:delInstrText>
        </w:r>
        <w:r>
          <w:fldChar w:fldCharType="separate"/>
        </w:r>
        <w:r>
          <w:rPr>
            <w:rStyle w:val="Hyperlink"/>
            <w:rFonts w:ascii="Arial" w:eastAsiaTheme="majorEastAsia" w:hAnsi="Arial" w:cs="Arial"/>
            <w:color w:val="3366CC"/>
          </w:rPr>
          <w:delText>Oscar Wilde Centre</w:delText>
        </w:r>
        <w:r>
          <w:fldChar w:fldCharType="end"/>
        </w:r>
        <w:r>
          <w:rPr>
            <w:rFonts w:ascii="Arial" w:hAnsi="Arial" w:cs="Arial"/>
            <w:color w:val="202122"/>
          </w:rPr>
          <w:delText>, Trinity College), the second of three children born to an Anglo-Irish couple: </w:delText>
        </w:r>
        <w:r>
          <w:fldChar w:fldCharType="begin"/>
        </w:r>
        <w:r>
          <w:delInstrText>HYPERLINK "https://en.wikipedia.org/wiki/Jane_Wilde" \o "Jane Wilde"</w:delInstrText>
        </w:r>
        <w:r>
          <w:fldChar w:fldCharType="separate"/>
        </w:r>
        <w:r>
          <w:rPr>
            <w:rStyle w:val="Hyperlink"/>
            <w:rFonts w:ascii="Arial" w:eastAsiaTheme="majorEastAsia" w:hAnsi="Arial" w:cs="Arial"/>
            <w:color w:val="3366CC"/>
          </w:rPr>
          <w:delText>Jane, née Elgee</w:delText>
        </w:r>
        <w:r>
          <w:fldChar w:fldCharType="end"/>
        </w:r>
        <w:r>
          <w:rPr>
            <w:rFonts w:ascii="Arial" w:hAnsi="Arial" w:cs="Arial"/>
            <w:color w:val="202122"/>
          </w:rPr>
          <w:delText>, and </w:delText>
        </w:r>
        <w:r>
          <w:fldChar w:fldCharType="begin"/>
        </w:r>
        <w:r>
          <w:delInstrText>HYPERLINK "https://en.wikipedia.org/wiki/Sir_William_Wilde" \o "Sir William Wilde"</w:delInstrText>
        </w:r>
        <w:r>
          <w:fldChar w:fldCharType="separate"/>
        </w:r>
        <w:r>
          <w:rPr>
            <w:rStyle w:val="Hyperlink"/>
            <w:rFonts w:ascii="Arial" w:eastAsiaTheme="majorEastAsia" w:hAnsi="Arial" w:cs="Arial"/>
            <w:color w:val="3366CC"/>
          </w:rPr>
          <w:delText>Sir William Wilde</w:delText>
        </w:r>
        <w:r>
          <w:fldChar w:fldCharType="end"/>
        </w:r>
        <w:r>
          <w:rPr>
            <w:rFonts w:ascii="Arial" w:hAnsi="Arial" w:cs="Arial"/>
            <w:color w:val="202122"/>
          </w:rPr>
          <w:delText>. Oscar was two years younger than his brother, </w:delText>
        </w:r>
        <w:r>
          <w:fldChar w:fldCharType="begin"/>
        </w:r>
        <w:r>
          <w:delInstrText>HYPERLINK "https://en.wikipedia.org/wiki/Willie_Wilde" \o "Willie Wilde"</w:delInstrText>
        </w:r>
        <w:r>
          <w:fldChar w:fldCharType="separate"/>
        </w:r>
        <w:r>
          <w:rPr>
            <w:rStyle w:val="Hyperlink"/>
            <w:rFonts w:ascii="Arial" w:eastAsiaTheme="majorEastAsia" w:hAnsi="Arial" w:cs="Arial"/>
            <w:color w:val="3366CC"/>
          </w:rPr>
          <w:delText>William (Willie) Wilde</w:delText>
        </w:r>
        <w:r>
          <w:fldChar w:fldCharType="end"/>
        </w:r>
        <w:r>
          <w:rPr>
            <w:rFonts w:ascii="Arial" w:hAnsi="Arial" w:cs="Arial"/>
            <w:color w:val="202122"/>
          </w:rPr>
          <w:delText>.</w:delText>
        </w:r>
      </w:del>
    </w:p>
    <w:p w14:paraId="4DE4BCB3" w14:textId="77777777" w:rsidR="000E6136" w:rsidRDefault="000E6136" w:rsidP="000E6136">
      <w:pPr>
        <w:pStyle w:val="NormalWeb"/>
        <w:shd w:val="clear" w:color="auto" w:fill="FFFFFF"/>
        <w:spacing w:before="120" w:beforeAutospacing="0" w:after="240" w:afterAutospacing="0"/>
        <w:rPr>
          <w:del w:id="111" w:author="Vivienne Salisbury" w:date="2026-09-26T15:19:00Z" w16du:dateUtc="2026-09-26T19:19:00Z"/>
          <w:rFonts w:ascii="Arial" w:hAnsi="Arial" w:cs="Arial"/>
          <w:color w:val="202122"/>
        </w:rPr>
      </w:pPr>
      <w:del w:id="112" w:author="Vivienne Salisbury" w:date="2026-09-26T15:19:00Z" w16du:dateUtc="2026-09-26T19:19:00Z">
        <w:r>
          <w:rPr>
            <w:rFonts w:ascii="Arial" w:hAnsi="Arial" w:cs="Arial"/>
            <w:color w:val="202122"/>
          </w:rPr>
          <w:delText>Jane Wilde was a niece (by marriage) of the novelist, playwright and clergyman </w:delText>
        </w:r>
        <w:r>
          <w:fldChar w:fldCharType="begin"/>
        </w:r>
        <w:r>
          <w:delInstrText>HYPERLINK "https://en.wikipedia.org/wiki/Charles_Maturin" \o "Charles Maturin"</w:delInstrText>
        </w:r>
        <w:r>
          <w:fldChar w:fldCharType="separate"/>
        </w:r>
        <w:r>
          <w:rPr>
            <w:rStyle w:val="Hyperlink"/>
            <w:rFonts w:ascii="Arial" w:eastAsiaTheme="majorEastAsia" w:hAnsi="Arial" w:cs="Arial"/>
            <w:color w:val="3366CC"/>
          </w:rPr>
          <w:delText>Charles Maturin</w:delText>
        </w:r>
        <w:r>
          <w:fldChar w:fldCharType="end"/>
        </w:r>
        <w:r>
          <w:rPr>
            <w:rFonts w:ascii="Arial" w:hAnsi="Arial" w:cs="Arial"/>
            <w:color w:val="202122"/>
          </w:rPr>
          <w:delText>, who may have influenced her own literary career. She believed, mistakenly, that she was of Italian ancestry,</w:delText>
        </w:r>
        <w:r>
          <w:fldChar w:fldCharType="begin"/>
        </w:r>
        <w:r>
          <w:delInstrText>HYPERLINK "https://en.wikipedia.org/wiki/Oscar_Wilde" \l "cite_note-9"</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8</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and under the pseudonym </w:delText>
        </w:r>
        <w:r>
          <w:rPr>
            <w:rFonts w:ascii="Arial" w:hAnsi="Arial" w:cs="Arial"/>
            <w:i/>
            <w:iCs/>
            <w:color w:val="202122"/>
          </w:rPr>
          <w:delText>"Speranza"</w:delText>
        </w:r>
        <w:r>
          <w:rPr>
            <w:rFonts w:ascii="Arial" w:hAnsi="Arial" w:cs="Arial"/>
            <w:color w:val="202122"/>
          </w:rPr>
          <w:delText> (the Italian word for 'hope'), she wrote poetry for the revolutionary </w:delText>
        </w:r>
        <w:r>
          <w:fldChar w:fldCharType="begin"/>
        </w:r>
        <w:r>
          <w:delInstrText>HYPERLINK "https://en.wikipedia.org/wiki/Young_Irelanders" \o "Young Irelanders"</w:delInstrText>
        </w:r>
        <w:r>
          <w:fldChar w:fldCharType="separate"/>
        </w:r>
        <w:r>
          <w:rPr>
            <w:rStyle w:val="Hyperlink"/>
            <w:rFonts w:ascii="Arial" w:eastAsiaTheme="majorEastAsia" w:hAnsi="Arial" w:cs="Arial"/>
            <w:color w:val="3366CC"/>
          </w:rPr>
          <w:delText>Young Irelanders</w:delText>
        </w:r>
        <w:r>
          <w:fldChar w:fldCharType="end"/>
        </w:r>
        <w:r>
          <w:rPr>
            <w:rFonts w:ascii="Arial" w:hAnsi="Arial" w:cs="Arial"/>
            <w:color w:val="202122"/>
          </w:rPr>
          <w:delText> in 1848; she was a lifelong </w:delText>
        </w:r>
        <w:r>
          <w:fldChar w:fldCharType="begin"/>
        </w:r>
        <w:r>
          <w:delInstrText>HYPERLINK "https://en.wikipedia.org/wiki/Irish_nationalism" \o "Irish nationalism"</w:delInstrText>
        </w:r>
        <w:r>
          <w:fldChar w:fldCharType="separate"/>
        </w:r>
        <w:r>
          <w:rPr>
            <w:rStyle w:val="Hyperlink"/>
            <w:rFonts w:ascii="Arial" w:eastAsiaTheme="majorEastAsia" w:hAnsi="Arial" w:cs="Arial"/>
            <w:color w:val="3366CC"/>
          </w:rPr>
          <w:delText>Irish nationalist</w:delText>
        </w:r>
        <w:r>
          <w:fldChar w:fldCharType="end"/>
        </w:r>
        <w:r>
          <w:rPr>
            <w:rFonts w:ascii="Arial" w:hAnsi="Arial" w:cs="Arial"/>
            <w:color w:val="202122"/>
          </w:rPr>
          <w:delText>.</w:delText>
        </w:r>
        <w:r>
          <w:fldChar w:fldCharType="begin"/>
        </w:r>
        <w:r>
          <w:delInstrText>HYPERLINK "https://en.wikipedia.org/wiki/Oscar_Wilde" \l "cite_note-Parents-10"</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9</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Jane Wilde read the Young Irelanders' poetry to Willie and Oscar, inculcating a love of these poets in her sons.</w:delText>
        </w:r>
        <w:r>
          <w:fldChar w:fldCharType="begin"/>
        </w:r>
        <w:r>
          <w:delInstrText>HYPERLINK "https://en.wikipedia.org/wiki/Oscar_Wilde" \l "cite_note-FOOTNOTESandulescu199453-11"</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10</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Her interest in the neo-classical revival showed in the paintings and busts of ancient Greece and Rome in her home.</w:delText>
        </w:r>
        <w:r>
          <w:fldChar w:fldCharType="begin"/>
        </w:r>
        <w:r>
          <w:delInstrText>HYPERLINK "https://en.wikipedia.org/wiki/Oscar_Wilde" \l "cite_note-FOOTNOTESandulescu199453-11"</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10</w:delText>
        </w:r>
        <w:r>
          <w:rPr>
            <w:rStyle w:val="cite-bracket"/>
            <w:rFonts w:ascii="Arial" w:eastAsiaTheme="majorEastAsia" w:hAnsi="Arial" w:cs="Arial"/>
            <w:color w:val="3366CC"/>
            <w:sz w:val="19"/>
            <w:szCs w:val="19"/>
            <w:vertAlign w:val="superscript"/>
          </w:rPr>
          <w:delText>]</w:delText>
        </w:r>
        <w:r>
          <w:fldChar w:fldCharType="end"/>
        </w:r>
      </w:del>
    </w:p>
    <w:p w14:paraId="3E80F523" w14:textId="77777777" w:rsidR="000E6136" w:rsidRDefault="000E6136" w:rsidP="000E6136">
      <w:pPr>
        <w:pStyle w:val="Heading3"/>
        <w:rPr>
          <w:del w:id="113" w:author="Vivienne Salisbury" w:date="2026-09-26T15:19:00Z" w16du:dateUtc="2026-09-26T19:19:00Z"/>
        </w:rPr>
      </w:pPr>
    </w:p>
    <w:p w14:paraId="5A8ED9B4" w14:textId="39C8819E" w:rsidR="000E6136" w:rsidRDefault="00B8258C" w:rsidP="000E6136">
      <w:pPr>
        <w:pStyle w:val="Heading3"/>
        <w:rPr>
          <w:del w:id="114" w:author="Vivienne Salisbury" w:date="2026-09-26T15:19:00Z" w16du:dateUtc="2026-09-26T19:19:00Z"/>
        </w:rPr>
      </w:pPr>
      <w:del w:id="115" w:author="Vivienne Salisbury" w:date="2026-09-26T15:19:00Z" w16du:dateUtc="2026-09-26T19:19:00Z">
        <w:r>
          <w:delText xml:space="preserve">(increasing) </w:delText>
        </w:r>
        <w:r w:rsidR="000E6136">
          <w:delText>Line height</w:delText>
        </w:r>
      </w:del>
    </w:p>
    <w:p w14:paraId="423B7E67" w14:textId="77777777" w:rsidR="00B8258C" w:rsidRDefault="00B8258C" w:rsidP="00B8258C">
      <w:pPr>
        <w:rPr>
          <w:del w:id="116" w:author="Vivienne Salisbury" w:date="2026-09-26T15:19:00Z" w16du:dateUtc="2026-09-26T19:19:00Z"/>
        </w:rPr>
      </w:pPr>
    </w:p>
    <w:p w14:paraId="6DC4CEF8" w14:textId="77777777" w:rsidR="00B8258C" w:rsidRDefault="00B8258C" w:rsidP="00B8258C">
      <w:pPr>
        <w:pStyle w:val="NormalWeb"/>
        <w:shd w:val="clear" w:color="auto" w:fill="FFFFFF"/>
        <w:spacing w:before="120" w:beforeAutospacing="0" w:after="240" w:afterAutospacing="0" w:line="360" w:lineRule="auto"/>
        <w:rPr>
          <w:del w:id="117" w:author="Vivienne Salisbury" w:date="2026-09-26T15:19:00Z" w16du:dateUtc="2026-09-26T19:19:00Z"/>
          <w:rFonts w:ascii="Arial" w:hAnsi="Arial" w:cs="Arial"/>
          <w:color w:val="202122"/>
        </w:rPr>
      </w:pPr>
      <w:del w:id="118" w:author="Vivienne Salisbury" w:date="2026-09-26T15:19:00Z" w16du:dateUtc="2026-09-26T19:19:00Z">
        <w:r>
          <w:rPr>
            <w:rFonts w:ascii="Arial" w:hAnsi="Arial" w:cs="Arial"/>
            <w:color w:val="202122"/>
          </w:rPr>
          <w:delText>couple: </w:delText>
        </w:r>
        <w:r>
          <w:fldChar w:fldCharType="begin"/>
        </w:r>
        <w:r>
          <w:delInstrText>HYPERLINK "https://en.wikipedia.org/wiki/Jane_Wilde" \o "Jane Wilde"</w:delInstrText>
        </w:r>
        <w:r>
          <w:fldChar w:fldCharType="separate"/>
        </w:r>
        <w:r>
          <w:rPr>
            <w:rStyle w:val="Hyperlink"/>
            <w:rFonts w:ascii="Arial" w:eastAsiaTheme="majorEastAsia" w:hAnsi="Arial" w:cs="Arial"/>
            <w:color w:val="3366CC"/>
          </w:rPr>
          <w:delText>Jane, née Elgee</w:delText>
        </w:r>
        <w:r>
          <w:fldChar w:fldCharType="end"/>
        </w:r>
        <w:r>
          <w:rPr>
            <w:rFonts w:ascii="Arial" w:hAnsi="Arial" w:cs="Arial"/>
            <w:color w:val="202122"/>
          </w:rPr>
          <w:delText>, and </w:delText>
        </w:r>
        <w:r>
          <w:fldChar w:fldCharType="begin"/>
        </w:r>
        <w:r>
          <w:delInstrText>HYPERLINK "https://en.wikipedia.org/wiki/Sir_William_Wilde" \o "Sir William Wilde"</w:delInstrText>
        </w:r>
        <w:r>
          <w:fldChar w:fldCharType="separate"/>
        </w:r>
        <w:r>
          <w:rPr>
            <w:rStyle w:val="Hyperlink"/>
            <w:rFonts w:ascii="Arial" w:eastAsiaTheme="majorEastAsia" w:hAnsi="Arial" w:cs="Arial"/>
            <w:color w:val="3366CC"/>
          </w:rPr>
          <w:delText>Sir William Wilde</w:delText>
        </w:r>
        <w:r>
          <w:fldChar w:fldCharType="end"/>
        </w:r>
        <w:r>
          <w:rPr>
            <w:rFonts w:ascii="Arial" w:hAnsi="Arial" w:cs="Arial"/>
            <w:color w:val="202122"/>
          </w:rPr>
          <w:delText>. Oscar was two years younger than his brother, </w:delText>
        </w:r>
        <w:r>
          <w:fldChar w:fldCharType="begin"/>
        </w:r>
        <w:r>
          <w:delInstrText>HYPERLINK "https://en.wikipedia.org/wiki/Willie_Wilde" \o "Willie Wilde"</w:delInstrText>
        </w:r>
        <w:r>
          <w:fldChar w:fldCharType="separate"/>
        </w:r>
        <w:r>
          <w:rPr>
            <w:rStyle w:val="Hyperlink"/>
            <w:rFonts w:ascii="Arial" w:eastAsiaTheme="majorEastAsia" w:hAnsi="Arial" w:cs="Arial"/>
            <w:color w:val="3366CC"/>
          </w:rPr>
          <w:delText>William (Willie) Wilde</w:delText>
        </w:r>
        <w:r>
          <w:fldChar w:fldCharType="end"/>
        </w:r>
        <w:r>
          <w:rPr>
            <w:rFonts w:ascii="Arial" w:hAnsi="Arial" w:cs="Arial"/>
            <w:color w:val="202122"/>
          </w:rPr>
          <w:delText>.</w:delText>
        </w:r>
      </w:del>
    </w:p>
    <w:p w14:paraId="49A36FC3" w14:textId="77777777" w:rsidR="00B8258C" w:rsidRDefault="00B8258C" w:rsidP="00B8258C">
      <w:pPr>
        <w:spacing w:line="480" w:lineRule="auto"/>
        <w:rPr>
          <w:del w:id="119" w:author="Vivienne Salisbury" w:date="2026-09-26T15:19:00Z" w16du:dateUtc="2026-09-26T19:19:00Z"/>
          <w:rFonts w:ascii="Arial" w:hAnsi="Arial" w:cs="Arial"/>
          <w:color w:val="202122"/>
        </w:rPr>
      </w:pPr>
      <w:del w:id="120" w:author="Vivienne Salisbury" w:date="2026-09-26T15:19:00Z" w16du:dateUtc="2026-09-26T19:19:00Z">
        <w:r>
          <w:rPr>
            <w:rFonts w:ascii="Arial" w:hAnsi="Arial" w:cs="Arial"/>
            <w:color w:val="202122"/>
          </w:rPr>
          <w:delText>Jane Wilde was a niece (by marriage) of the novelist, playwright and clergyman </w:delText>
        </w:r>
        <w:r>
          <w:fldChar w:fldCharType="begin"/>
        </w:r>
        <w:r>
          <w:delInstrText>HYPERLINK "https://en.wikipedia.org/wiki/Charles_Maturin" \o "Charles Maturin"</w:delInstrText>
        </w:r>
        <w:r>
          <w:fldChar w:fldCharType="separate"/>
        </w:r>
        <w:r>
          <w:rPr>
            <w:rStyle w:val="Hyperlink"/>
            <w:rFonts w:ascii="Arial" w:eastAsiaTheme="majorEastAsia" w:hAnsi="Arial" w:cs="Arial"/>
            <w:color w:val="3366CC"/>
          </w:rPr>
          <w:delText>Charles Maturin</w:delText>
        </w:r>
        <w:r>
          <w:fldChar w:fldCharType="end"/>
        </w:r>
        <w:r>
          <w:rPr>
            <w:rFonts w:ascii="Arial" w:hAnsi="Arial" w:cs="Arial"/>
            <w:color w:val="202122"/>
          </w:rPr>
          <w:delText>, who may have influenced her own literary career. She believed, mistakenly, that she was of Italian ancestry,</w:delText>
        </w:r>
        <w:r>
          <w:fldChar w:fldCharType="begin"/>
        </w:r>
        <w:r>
          <w:delInstrText>HYPERLINK "https://en.wikipedia.org/wiki/Oscar_Wilde" \l "cite_note-9"</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8</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and under the pseudonym </w:delText>
        </w:r>
        <w:r>
          <w:rPr>
            <w:rFonts w:ascii="Arial" w:hAnsi="Arial" w:cs="Arial"/>
            <w:i/>
            <w:iCs/>
            <w:color w:val="202122"/>
          </w:rPr>
          <w:delText>"Speranza"</w:delText>
        </w:r>
        <w:r>
          <w:rPr>
            <w:rFonts w:ascii="Arial" w:hAnsi="Arial" w:cs="Arial"/>
            <w:color w:val="202122"/>
          </w:rPr>
          <w:delText xml:space="preserve"> (the Italian word for 'hope'), </w:delText>
        </w:r>
      </w:del>
    </w:p>
    <w:p w14:paraId="1445BBCB" w14:textId="6AB319BE" w:rsidR="00B8258C" w:rsidRPr="00B8258C" w:rsidRDefault="00B8258C" w:rsidP="00B8258C">
      <w:pPr>
        <w:spacing w:line="720" w:lineRule="auto"/>
        <w:rPr>
          <w:del w:id="121" w:author="Vivienne Salisbury" w:date="2026-09-26T15:19:00Z" w16du:dateUtc="2026-09-26T19:19:00Z"/>
        </w:rPr>
      </w:pPr>
      <w:del w:id="122" w:author="Vivienne Salisbury" w:date="2026-09-26T15:19:00Z" w16du:dateUtc="2026-09-26T19:19:00Z">
        <w:r>
          <w:rPr>
            <w:rFonts w:ascii="Arial" w:hAnsi="Arial" w:cs="Arial"/>
            <w:color w:val="202122"/>
          </w:rPr>
          <w:delText>she wrote poetry for the revolutionary </w:delText>
        </w:r>
        <w:r>
          <w:fldChar w:fldCharType="begin"/>
        </w:r>
        <w:r>
          <w:delInstrText>HYPERLINK "https://en.wikipedia.org/wiki/Young_Irelanders" \o "Young Irelanders"</w:delInstrText>
        </w:r>
        <w:r>
          <w:fldChar w:fldCharType="separate"/>
        </w:r>
        <w:r>
          <w:rPr>
            <w:rStyle w:val="Hyperlink"/>
            <w:rFonts w:ascii="Arial" w:eastAsiaTheme="majorEastAsia" w:hAnsi="Arial" w:cs="Arial"/>
            <w:color w:val="3366CC"/>
          </w:rPr>
          <w:delText>Young Irelanders</w:delText>
        </w:r>
        <w:r>
          <w:fldChar w:fldCharType="end"/>
        </w:r>
        <w:r>
          <w:rPr>
            <w:rFonts w:ascii="Arial" w:hAnsi="Arial" w:cs="Arial"/>
            <w:color w:val="202122"/>
          </w:rPr>
          <w:delText> in 1848; she was a lifelong </w:delText>
        </w:r>
        <w:r>
          <w:fldChar w:fldCharType="begin"/>
        </w:r>
        <w:r>
          <w:delInstrText>HYPERLINK "https://en.wikipedia.org/wiki/Irish_nationalism" \o "Irish nationalism"</w:delInstrText>
        </w:r>
        <w:r>
          <w:fldChar w:fldCharType="separate"/>
        </w:r>
        <w:r>
          <w:rPr>
            <w:rStyle w:val="Hyperlink"/>
            <w:rFonts w:ascii="Arial" w:eastAsiaTheme="majorEastAsia" w:hAnsi="Arial" w:cs="Arial"/>
            <w:color w:val="3366CC"/>
          </w:rPr>
          <w:delText>Irish nationalist</w:delText>
        </w:r>
        <w:r>
          <w:fldChar w:fldCharType="end"/>
        </w:r>
        <w:r>
          <w:rPr>
            <w:rFonts w:ascii="Arial" w:hAnsi="Arial" w:cs="Arial"/>
            <w:color w:val="202122"/>
          </w:rPr>
          <w:delText>.</w:delText>
        </w:r>
        <w:r>
          <w:fldChar w:fldCharType="begin"/>
        </w:r>
        <w:r>
          <w:delInstrText>HYPERLINK "https://en.wikipedia.org/wiki/Oscar_Wilde" \l "cite_note-Parents-10"</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9</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Jane Wilde read the Young Irelanders' poetry to Willie and Oscar, inculcating a love of these poets in her sons.</w:delText>
        </w:r>
        <w:r>
          <w:fldChar w:fldCharType="begin"/>
        </w:r>
        <w:r>
          <w:delInstrText>HYPERLINK "https://en.wikipedia.org/wiki/Oscar_Wilde" \l "cite_note-FOOTNOTESandulescu199453-11"</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10</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Her interest in the neo-classical</w:delText>
        </w:r>
      </w:del>
    </w:p>
    <w:p w14:paraId="106CC53F" w14:textId="77777777" w:rsidR="00B8258C" w:rsidRDefault="00B8258C" w:rsidP="00B8258C">
      <w:pPr>
        <w:pStyle w:val="Heading2"/>
        <w:rPr>
          <w:del w:id="123" w:author="Vivienne Salisbury" w:date="2026-09-26T15:19:00Z" w16du:dateUtc="2026-09-26T19:19:00Z"/>
        </w:rPr>
      </w:pPr>
      <w:bookmarkStart w:id="124" w:name="_Toc359077859"/>
      <w:del w:id="125" w:author="Vivienne Salisbury" w:date="2026-09-26T15:19:00Z" w16du:dateUtc="2026-09-26T19:19:00Z">
        <w:r>
          <w:delText>Dropcaps</w:delText>
        </w:r>
        <w:bookmarkEnd w:id="124"/>
      </w:del>
    </w:p>
    <w:p w14:paraId="37D7BF67" w14:textId="77777777" w:rsidR="00B8258C" w:rsidRPr="004C7966" w:rsidRDefault="00B8258C" w:rsidP="00B8258C">
      <w:pPr>
        <w:keepNext/>
        <w:framePr w:dropCap="drop" w:lines="3" w:wrap="around" w:vAnchor="text" w:hAnchor="text"/>
        <w:spacing w:line="951" w:lineRule="exact"/>
        <w:textAlignment w:val="baseline"/>
        <w:rPr>
          <w:del w:id="126" w:author="Vivienne Salisbury" w:date="2026-09-26T15:19:00Z" w16du:dateUtc="2026-09-26T19:19:00Z"/>
          <w:position w:val="-10"/>
          <w:sz w:val="117"/>
        </w:rPr>
      </w:pPr>
      <w:del w:id="127" w:author="Vivienne Salisbury" w:date="2026-09-26T15:19:00Z" w16du:dateUtc="2026-09-26T19:19:00Z">
        <w:r w:rsidRPr="004C7966">
          <w:rPr>
            <w:position w:val="-10"/>
            <w:sz w:val="117"/>
          </w:rPr>
          <w:delText>D</w:delText>
        </w:r>
      </w:del>
    </w:p>
    <w:p w14:paraId="4E5AE76B" w14:textId="22998529" w:rsidR="00B8258C" w:rsidRDefault="00B8258C" w:rsidP="00B8258C">
      <w:pPr>
        <w:spacing w:before="600"/>
        <w:rPr>
          <w:del w:id="128" w:author="Vivienne Salisbury" w:date="2026-09-26T15:19:00Z" w16du:dateUtc="2026-09-26T19:19:00Z"/>
        </w:rPr>
      </w:pPr>
      <w:del w:id="129" w:author="Vivienne Salisbury" w:date="2026-09-26T15:19:00Z" w16du:dateUtc="2026-09-26T19:19:00Z">
        <w:r>
          <w:delText xml:space="preserve">rop the base. </w:delText>
        </w:r>
        <w:r w:rsidRPr="00B8258C">
          <w:delText>EDM, or Electronic Dance Music, is a broad genre of music characterized by its electronic instrumentation and focus on rhythms for dancing, primarily made for nightclubs, raves</w:delText>
        </w:r>
        <w:r>
          <w:delText>…</w:delText>
        </w:r>
      </w:del>
    </w:p>
    <w:p w14:paraId="4FDDE9A2" w14:textId="3140CED1" w:rsidR="00B8258C" w:rsidRDefault="004B02A2" w:rsidP="00B8258C">
      <w:pPr>
        <w:pStyle w:val="Heading1"/>
        <w:rPr>
          <w:del w:id="130" w:author="Vivienne Salisbury" w:date="2026-09-26T15:19:00Z" w16du:dateUtc="2026-09-26T19:19:00Z"/>
        </w:rPr>
      </w:pPr>
      <w:del w:id="131" w:author="Vivienne Salisbury" w:date="2026-09-26T15:19:00Z" w16du:dateUtc="2026-09-26T19:19:00Z">
        <w:r>
          <w:delText xml:space="preserve">Lots of </w:delText>
        </w:r>
        <w:r w:rsidR="00B37BA3">
          <w:delText>text-</w:delText>
        </w:r>
        <w:r>
          <w:delText>image positioning options!</w:delText>
        </w:r>
      </w:del>
    </w:p>
    <w:p w14:paraId="7F2B81DC" w14:textId="35E6D267" w:rsidR="00B8258C" w:rsidRDefault="004B02A2" w:rsidP="00B8258C">
      <w:pPr>
        <w:rPr>
          <w:del w:id="132" w:author="Vivienne Salisbury" w:date="2026-09-26T15:19:00Z" w16du:dateUtc="2026-09-26T19:19:00Z"/>
        </w:rPr>
      </w:pPr>
      <w:del w:id="133" w:author="Vivienne Salisbury" w:date="2026-09-26T15:19:00Z" w16du:dateUtc="2026-09-26T19:19:00Z">
        <w:r>
          <w:delText>Some images are inline like this:</w:delText>
        </w:r>
        <w:r w:rsidR="00B8258C">
          <w:delText xml:space="preserve"> </w:delText>
        </w:r>
        <w:r w:rsidR="00B8258C">
          <w:rPr>
            <w:noProof/>
          </w:rPr>
          <w:drawing>
            <wp:inline distT="0" distB="0" distL="0" distR="0" wp14:anchorId="018F0A11" wp14:editId="6781E073">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7"/>
                      <a:stretch>
                        <a:fillRect/>
                      </a:stretch>
                    </pic:blipFill>
                    <pic:spPr>
                      <a:xfrm>
                        <a:off x="0" y="0"/>
                        <a:ext cx="137160" cy="137160"/>
                      </a:xfrm>
                      <a:prstGeom prst="rect">
                        <a:avLst/>
                      </a:prstGeom>
                    </pic:spPr>
                  </pic:pic>
                </a:graphicData>
              </a:graphic>
            </wp:inline>
          </w:drawing>
        </w:r>
        <w:r w:rsidR="00B8258C">
          <w:delText xml:space="preserve">. </w:delText>
        </w:r>
        <w:r w:rsidR="00B8258C">
          <w:br/>
        </w:r>
        <w:r w:rsidR="00B8258C">
          <w:br/>
        </w:r>
      </w:del>
    </w:p>
    <w:p w14:paraId="5B7B3AE2" w14:textId="4B8E196D" w:rsidR="00B8258C" w:rsidRDefault="00B8258C" w:rsidP="004B02A2">
      <w:pPr>
        <w:rPr>
          <w:del w:id="134" w:author="Vivienne Salisbury" w:date="2026-09-26T15:19:00Z" w16du:dateUtc="2026-09-26T19:19:00Z"/>
        </w:rPr>
      </w:pPr>
      <w:del w:id="135" w:author="Vivienne Salisbury" w:date="2026-09-26T15:19:00Z" w16du:dateUtc="2026-09-26T19:19:00Z">
        <w:r>
          <w:rPr>
            <w:noProof/>
          </w:rPr>
          <w:drawing>
            <wp:anchor distT="0" distB="0" distL="114300" distR="114300" simplePos="0" relativeHeight="251659264" behindDoc="0" locked="0" layoutInCell="1" allowOverlap="1" wp14:anchorId="7C8C9768" wp14:editId="38997136">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8"/>
                      <a:stretch>
                        <a:fillRect/>
                      </a:stretch>
                    </pic:blipFill>
                    <pic:spPr>
                      <a:xfrm>
                        <a:off x="0" y="0"/>
                        <a:ext cx="975360" cy="975360"/>
                      </a:xfrm>
                      <a:prstGeom prst="rect">
                        <a:avLst/>
                      </a:prstGeom>
                    </pic:spPr>
                  </pic:pic>
                </a:graphicData>
              </a:graphic>
            </wp:anchor>
          </w:drawing>
        </w:r>
        <w:r w:rsidR="004B02A2">
          <w:delText>And some anchored/abs-positioned (left/right). And some are block images:</w:delText>
        </w:r>
      </w:del>
    </w:p>
    <w:p w14:paraId="218EE25F" w14:textId="318551B4" w:rsidR="00B8258C" w:rsidRDefault="00B8258C" w:rsidP="00B8258C">
      <w:pPr>
        <w:rPr>
          <w:del w:id="136" w:author="Vivienne Salisbury" w:date="2026-09-26T15:19:00Z" w16du:dateUtc="2026-09-26T19:19:00Z"/>
        </w:rPr>
      </w:pPr>
      <w:del w:id="137" w:author="Vivienne Salisbury" w:date="2026-09-26T15:19:00Z" w16du:dateUtc="2026-09-26T19:19:00Z">
        <w:r>
          <w:rPr>
            <w:noProof/>
          </w:rPr>
          <w:drawing>
            <wp:anchor distT="0" distB="0" distL="114300" distR="114300" simplePos="0" relativeHeight="251661312" behindDoc="0" locked="0" layoutInCell="1" allowOverlap="1" wp14:anchorId="7198E4D4" wp14:editId="118F8C69">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7"/>
                      <a:stretch>
                        <a:fillRect/>
                      </a:stretch>
                    </pic:blipFill>
                    <pic:spPr>
                      <a:xfrm>
                        <a:off x="0" y="0"/>
                        <a:ext cx="251460" cy="243840"/>
                      </a:xfrm>
                      <a:prstGeom prst="rect">
                        <a:avLst/>
                      </a:prstGeom>
                    </pic:spPr>
                  </pic:pic>
                </a:graphicData>
              </a:graphic>
            </wp:anchor>
          </w:drawing>
        </w:r>
        <w:r>
          <w:rPr>
            <w:noProof/>
          </w:rPr>
          <w:drawing>
            <wp:anchor distT="0" distB="0" distL="114300" distR="114300" simplePos="0" relativeHeight="251660288" behindDoc="0" locked="0" layoutInCell="1" allowOverlap="1" wp14:anchorId="4B0A4121" wp14:editId="6371768A">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9"/>
                      <a:stretch>
                        <a:fillRect/>
                      </a:stretch>
                    </pic:blipFill>
                    <pic:spPr>
                      <a:xfrm>
                        <a:off x="0" y="0"/>
                        <a:ext cx="975360" cy="975360"/>
                      </a:xfrm>
                      <a:prstGeom prst="rect">
                        <a:avLst/>
                      </a:prstGeom>
                    </pic:spPr>
                  </pic:pic>
                </a:graphicData>
              </a:graphic>
            </wp:anchor>
          </w:drawing>
        </w:r>
      </w:del>
    </w:p>
    <w:p w14:paraId="7BAC5CF0" w14:textId="77777777" w:rsidR="00B8258C" w:rsidRDefault="00B8258C" w:rsidP="00B8258C">
      <w:pPr>
        <w:spacing w:before="600"/>
        <w:rPr>
          <w:del w:id="138" w:author="Vivienne Salisbury" w:date="2026-09-26T15:19:00Z" w16du:dateUtc="2026-09-26T19:19:00Z"/>
        </w:rPr>
      </w:pPr>
    </w:p>
    <w:p w14:paraId="2EEF9783" w14:textId="6C9815A2" w:rsidR="00B37BA3" w:rsidRDefault="0095460A" w:rsidP="00B8258C">
      <w:pPr>
        <w:spacing w:before="600"/>
        <w:rPr>
          <w:del w:id="139" w:author="Vivienne Salisbury" w:date="2026-09-26T15:19:00Z" w16du:dateUtc="2026-09-26T19:19:00Z"/>
        </w:rPr>
      </w:pPr>
      <w:del w:id="140" w:author="Vivienne Salisbury" w:date="2026-09-26T15:19:00Z" w16du:dateUtc="2026-09-26T19:19:00Z">
        <w:r>
          <w:delText xml:space="preserve">We also force some test to </w:delText>
        </w:r>
        <w:r w:rsidRPr="00C95FFA">
          <w:rPr>
            <w:strike/>
          </w:rPr>
          <w:delText>UPPERCASE</w:delText>
        </w:r>
        <w:r>
          <w:delText>. And LOWERCASE. And Caps</w:delText>
        </w:r>
        <w:r w:rsidR="00B37BA3">
          <w:delText>.</w:delText>
        </w:r>
      </w:del>
    </w:p>
    <w:p w14:paraId="3C8FDCC7" w14:textId="00C37342" w:rsidR="00B37BA3" w:rsidRDefault="00B37BA3" w:rsidP="00B8258C">
      <w:pPr>
        <w:spacing w:before="600"/>
        <w:rPr>
          <w:del w:id="141" w:author="Vivienne Salisbury" w:date="2026-09-26T15:19:00Z" w16du:dateUtc="2026-09-26T19:19:00Z"/>
        </w:rPr>
      </w:pPr>
      <w:del w:id="142" w:author="Vivienne Salisbury" w:date="2026-09-26T15:19:00Z" w16du:dateUtc="2026-09-26T19:19:00Z">
        <w:r>
          <w:delText>And page numbers:</w:delText>
        </w:r>
      </w:del>
    </w:p>
    <w:p w14:paraId="2CC79704" w14:textId="22549BB3" w:rsidR="00B37BA3" w:rsidRDefault="00B37BA3" w:rsidP="00B8258C">
      <w:pPr>
        <w:spacing w:before="600"/>
        <w:rPr>
          <w:del w:id="143" w:author="Vivienne Salisbury" w:date="2026-09-26T15:19:00Z" w16du:dateUtc="2026-09-26T19:19:00Z"/>
        </w:rPr>
      </w:pPr>
      <w:del w:id="144" w:author="Vivienne Salisbury" w:date="2026-09-26T15:19:00Z" w16du:dateUtc="2026-09-26T19:19:00Z">
        <w:r>
          <w:tab/>
          <w:delText xml:space="preserve">Auto-page:- </w:delText>
        </w:r>
        <w:r>
          <w:fldChar w:fldCharType="begin"/>
        </w:r>
        <w:r>
          <w:delInstrText xml:space="preserve"> PAGE </w:delInstrText>
        </w:r>
        <w:r>
          <w:fldChar w:fldCharType="separate"/>
        </w:r>
        <w:r>
          <w:rPr>
            <w:noProof/>
          </w:rPr>
          <w:delText>3</w:delText>
        </w:r>
        <w:r>
          <w:fldChar w:fldCharType="end"/>
        </w:r>
        <w:r>
          <w:delText xml:space="preserve"> –</w:delText>
        </w:r>
      </w:del>
    </w:p>
    <w:p w14:paraId="0F4E3B16" w14:textId="387C0BF6" w:rsidR="00B37BA3" w:rsidRDefault="00B37BA3" w:rsidP="00B8258C">
      <w:pPr>
        <w:spacing w:before="600"/>
        <w:rPr>
          <w:del w:id="145" w:author="Vivienne Salisbury" w:date="2026-09-26T15:19:00Z" w16du:dateUtc="2026-09-26T19:19:00Z"/>
        </w:rPr>
      </w:pPr>
      <w:del w:id="146" w:author="Vivienne Salisbury" w:date="2026-09-26T15:19:00Z" w16du:dateUtc="2026-09-26T19:19:00Z">
        <w:r w:rsidRPr="00B37BA3">
          <w:delText xml:space="preserve">Page </w:delText>
        </w:r>
        <w:r w:rsidRPr="00B37BA3">
          <w:fldChar w:fldCharType="begin"/>
        </w:r>
        <w:r w:rsidRPr="00B37BA3">
          <w:delInstrText xml:space="preserve"> PAGE </w:delInstrText>
        </w:r>
        <w:r w:rsidRPr="00B37BA3">
          <w:fldChar w:fldCharType="separate"/>
        </w:r>
        <w:r>
          <w:rPr>
            <w:noProof/>
          </w:rPr>
          <w:delText>3</w:delText>
        </w:r>
        <w:r w:rsidRPr="00B37BA3">
          <w:fldChar w:fldCharType="end"/>
        </w:r>
        <w:r w:rsidRPr="00B37BA3">
          <w:delText xml:space="preserve"> of </w:delText>
        </w:r>
        <w:r w:rsidRPr="00B37BA3">
          <w:fldChar w:fldCharType="begin"/>
        </w:r>
        <w:r w:rsidRPr="00B37BA3">
          <w:delInstrText xml:space="preserve"> NUMPAGES </w:delInstrText>
        </w:r>
        <w:r w:rsidRPr="00B37BA3">
          <w:fldChar w:fldCharType="separate"/>
        </w:r>
        <w:r>
          <w:rPr>
            <w:noProof/>
          </w:rPr>
          <w:delText>4</w:delText>
        </w:r>
        <w:r w:rsidRPr="00B37BA3">
          <w:fldChar w:fldCharType="end"/>
        </w:r>
      </w:del>
    </w:p>
    <w:p w14:paraId="7E5BA258" w14:textId="5702407E" w:rsidR="00B37BA3" w:rsidRDefault="00B37BA3" w:rsidP="00B8258C">
      <w:pPr>
        <w:spacing w:before="600"/>
        <w:rPr>
          <w:del w:id="147" w:author="Vivienne Salisbury" w:date="2026-09-26T15:19:00Z" w16du:dateUtc="2026-09-26T19:19:00Z"/>
        </w:rPr>
      </w:pPr>
      <w:commentRangeStart w:id="148"/>
      <w:del w:id="149" w:author="Vivienne Salisbury" w:date="2026-09-26T15:19:00Z" w16du:dateUtc="2026-09-26T19:19:00Z">
        <w:r>
          <w:delText>And we have comments~!</w:delText>
        </w:r>
        <w:commentRangeEnd w:id="148"/>
        <w:r>
          <w:rPr>
            <w:rStyle w:val="CommentReference"/>
            <w:sz w:val="24"/>
            <w:szCs w:val="24"/>
          </w:rPr>
          <w:commentReference w:id="148"/>
        </w:r>
      </w:del>
    </w:p>
    <w:p w14:paraId="7855F71A" w14:textId="0092F9AF" w:rsidR="00B37BA3" w:rsidRDefault="00B37BA3" w:rsidP="00B8258C">
      <w:pPr>
        <w:spacing w:before="600"/>
        <w:rPr>
          <w:del w:id="150" w:author="Vivienne Salisbury" w:date="2026-09-26T15:19:00Z" w16du:dateUtc="2026-09-26T19:19:00Z"/>
        </w:rPr>
      </w:pPr>
      <w:del w:id="151" w:author="Vivienne Salisbury" w:date="2026-09-26T15:19:00Z" w16du:dateUtc="2026-09-26T19:19:00Z">
        <w:r>
          <w:delText>And suggested change</w:delText>
        </w:r>
      </w:del>
    </w:p>
    <w:p w14:paraId="668FE3C8" w14:textId="77777777" w:rsidR="00B37BA3" w:rsidRDefault="00B37BA3" w:rsidP="00B8258C">
      <w:pPr>
        <w:spacing w:before="600"/>
        <w:rPr>
          <w:del w:id="152" w:author="Vivienne Salisbury" w:date="2026-09-26T15:19:00Z" w16du:dateUtc="2026-09-26T19:19:00Z"/>
        </w:rPr>
      </w:pPr>
    </w:p>
    <w:p w14:paraId="0DA95969" w14:textId="77777777" w:rsidR="00B8258C" w:rsidRDefault="00B8258C" w:rsidP="00B8258C">
      <w:pPr>
        <w:spacing w:before="600"/>
        <w:rPr>
          <w:del w:id="153" w:author="Vivienne Salisbury" w:date="2026-09-26T15:19:00Z" w16du:dateUtc="2026-09-26T19:19:00Z"/>
        </w:rPr>
      </w:pPr>
    </w:p>
    <w:p w14:paraId="57FD32A2" w14:textId="77777777" w:rsidR="00B8258C" w:rsidRDefault="00B8258C" w:rsidP="00B8258C">
      <w:pPr>
        <w:spacing w:before="600"/>
        <w:rPr>
          <w:del w:id="154" w:author="Vivienne Salisbury" w:date="2026-09-26T15:19:00Z" w16du:dateUtc="2026-09-26T19:19:00Z"/>
        </w:rPr>
      </w:pPr>
    </w:p>
    <w:p w14:paraId="14121DEC" w14:textId="77777777" w:rsidR="000E6136" w:rsidRDefault="000E6136" w:rsidP="00A900CE">
      <w:pPr>
        <w:rPr>
          <w:del w:id="155" w:author="Vivienne Salisbury" w:date="2026-09-26T15:19:00Z" w16du:dateUtc="2026-09-26T19:19:00Z"/>
        </w:rPr>
      </w:pPr>
    </w:p>
    <w:p w14:paraId="1D400E32" w14:textId="2CBF510E" w:rsidR="00A900CE" w:rsidRDefault="00A900CE" w:rsidP="00A900CE">
      <w:pPr>
        <w:rPr>
          <w:del w:id="156" w:author="Vivienne Salisbury" w:date="2026-09-26T15:19:00Z" w16du:dateUtc="2026-09-26T19:19:00Z"/>
        </w:rPr>
      </w:pPr>
      <w:del w:id="157" w:author="Vivienne Salisbury" w:date="2026-09-26T15:19:00Z" w16du:dateUtc="2026-09-26T19:19:00Z">
        <w:r>
          <w:delText>And there can be empty pages:</w:delText>
        </w:r>
      </w:del>
    </w:p>
    <w:p w14:paraId="74381F2D" w14:textId="77777777" w:rsidR="00A900CE" w:rsidRPr="00573A9C" w:rsidRDefault="00A900CE" w:rsidP="00105ADC">
      <w:pPr>
        <w:rPr>
          <w:rFonts w:ascii="Arial" w:hAnsi="Arial"/>
          <w:color w:val="1F2328"/>
          <w:rPrChange w:id="158" w:author="Vivienne Salisbury" w:date="2026-09-26T15:19:00Z" w16du:dateUtc="2026-09-26T19:19:00Z">
            <w:rPr/>
          </w:rPrChange>
        </w:rPr>
      </w:pPr>
    </w:p>
    <w:sectPr w:rsidR="00A900CE" w:rsidRPr="00573A9C">
      <w:headerReference w:type="default" r:id="rId14"/>
      <w:footerReference w:type="even" r:id="rId15"/>
      <w:footerReference w:type="default" r:id="rId16"/>
      <w:pgSz w:w="12240" w:h="15840"/>
      <w:pgMar w:top="1440" w:right="1440" w:bottom="1440" w:left="1440" w:header="720" w:footer="720" w:gutter="0"/>
      <w:pgNumType w:start="1"/>
      <w:cols w:space="720"/>
      <w:docGrid w:linePitch="0"/>
      <w:sectPrChange w:id="164" w:author="Vivienne Salisbury" w:date="2026-09-26T15:19:00Z" w16du:dateUtc="2026-09-26T19:19:00Z">
        <w:sectPr w:rsidR="00A900CE" w:rsidRPr="00573A9C">
          <w:pgMar w:top="1440" w:right="1440" w:bottom="1440" w:left="1440" w:header="720" w:footer="720" w:gutter="0"/>
          <w:pgNumType w:start="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8" w:author="Eric Doversbergetr" w:date="2025-08-21T10:32:00Z" w:initials="ED">
    <w:p w14:paraId="0C710941" w14:textId="77777777" w:rsidR="00B37BA3" w:rsidRDefault="00B37BA3" w:rsidP="00B37BA3">
      <w:r>
        <w:rPr>
          <w:rStyle w:val="CommentReference"/>
        </w:rPr>
        <w:annotationRef/>
      </w:r>
      <w:r>
        <w:rPr>
          <w:sz w:val="20"/>
          <w:szCs w:val="20"/>
        </w:rPr>
        <w:t>I am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7109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D200E4A" w16cex:dateUtc="2025-08-21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710941" w16cid:durableId="1D200E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09610C" w14:textId="77777777" w:rsidR="00867431" w:rsidRDefault="00867431">
      <w:pPr>
        <w:pPrChange w:id="11" w:author="Vivienne Salisbury" w:date="2026-09-26T15:19:00Z" w16du:dateUtc="2026-09-26T19:19:00Z">
          <w:pPr>
            <w:spacing w:line="240" w:lineRule="auto"/>
          </w:pPr>
        </w:pPrChange>
      </w:pPr>
      <w:r>
        <w:separator/>
      </w:r>
    </w:p>
  </w:endnote>
  <w:endnote w:type="continuationSeparator" w:id="0">
    <w:p w14:paraId="3C80052F" w14:textId="77777777" w:rsidR="00867431" w:rsidRDefault="00867431">
      <w:pPr>
        <w:pPrChange w:id="12" w:author="Vivienne Salisbury" w:date="2026-09-26T15:19:00Z" w16du:dateUtc="2026-09-26T19:19: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91491486"/>
      <w:docPartObj>
        <w:docPartGallery w:val="Page Numbers (Bottom of Page)"/>
        <w:docPartUnique/>
      </w:docPartObj>
    </w:sdtPr>
    <w:sdtEndPr>
      <w:rPr>
        <w:rStyle w:val="PageNumber"/>
      </w:rPr>
    </w:sdtEndPr>
    <w:sdtContent>
      <w:p w14:paraId="26D299EF" w14:textId="4E1DD672" w:rsidR="00B37BA3" w:rsidRDefault="00B37BA3" w:rsidP="002533FF">
        <w:pPr>
          <w:pStyle w:val="Footer"/>
          <w:framePr w:wrap="none" w:vAnchor="text" w:hAnchor="margin" w:xAlign="right" w:y="1"/>
          <w:rPr>
            <w:rStyle w:val="PageNumber"/>
          </w:rPr>
        </w:pPr>
        <w:del w:id="160" w:author="Vivienne Salisbury" w:date="2026-09-26T15:19:00Z" w16du:dateUtc="2026-09-26T19:19:00Z">
          <w:r>
            <w:rPr>
              <w:rStyle w:val="PageNumber"/>
            </w:rPr>
            <w:fldChar w:fldCharType="begin"/>
          </w:r>
          <w:r>
            <w:rPr>
              <w:rStyle w:val="PageNumber"/>
            </w:rPr>
            <w:delInstrText xml:space="preserve"> PAGE </w:delInstrText>
          </w:r>
          <w:r>
            <w:rPr>
              <w:rStyle w:val="PageNumber"/>
            </w:rPr>
            <w:fldChar w:fldCharType="separate"/>
          </w:r>
          <w:r>
            <w:rPr>
              <w:rStyle w:val="PageNumber"/>
            </w:rPr>
            <w:fldChar w:fldCharType="end"/>
          </w:r>
        </w:del>
      </w:p>
    </w:sdtContent>
  </w:sdt>
  <w:p w14:paraId="01F172ED" w14:textId="77777777" w:rsidR="00B37BA3" w:rsidRDefault="00B37BA3">
    <w:pPr>
      <w:pStyle w:val="Subtitle"/>
      <w:pPrChange w:id="161" w:author="Vivienne Salisbury" w:date="2026-09-26T15:19:00Z" w16du:dateUtc="2026-09-26T19:19:00Z">
        <w:pPr>
          <w:pStyle w:val="Footer"/>
          <w:ind w:right="36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8852222"/>
      <w:docPartObj>
        <w:docPartGallery w:val="Page Numbers (Bottom of Page)"/>
        <w:docPartUnique/>
      </w:docPartObj>
    </w:sdtPr>
    <w:sdtEndPr>
      <w:rPr>
        <w:rStyle w:val="PageNumber"/>
      </w:rPr>
    </w:sdtEndPr>
    <w:sdtContent>
      <w:p w14:paraId="426CBCF8" w14:textId="6A564BA5" w:rsidR="00B37BA3" w:rsidRDefault="00B37BA3" w:rsidP="002533FF">
        <w:pPr>
          <w:pStyle w:val="Footer"/>
          <w:framePr w:wrap="none" w:vAnchor="text" w:hAnchor="margin" w:xAlign="right" w:y="1"/>
          <w:rPr>
            <w:rStyle w:val="PageNumber"/>
          </w:rPr>
        </w:pPr>
        <w:del w:id="162" w:author="Vivienne Salisbury" w:date="2026-09-26T15:19:00Z" w16du:dateUtc="2026-09-26T19:19: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2</w:delText>
          </w:r>
          <w:r>
            <w:rPr>
              <w:rStyle w:val="PageNumber"/>
            </w:rPr>
            <w:fldChar w:fldCharType="end"/>
          </w:r>
        </w:del>
      </w:p>
    </w:sdtContent>
  </w:sdt>
  <w:p w14:paraId="2F89541E" w14:textId="77777777" w:rsidR="00B37BA3" w:rsidRDefault="00B37BA3">
    <w:pPr>
      <w:pPrChange w:id="163" w:author="Vivienne Salisbury" w:date="2026-09-26T15:19:00Z" w16du:dateUtc="2026-09-26T19:19:00Z">
        <w:pPr>
          <w:pStyle w:val="Footer"/>
          <w:ind w:right="360"/>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FC6107" w14:textId="77777777" w:rsidR="00867431" w:rsidRDefault="00867431">
      <w:pPr>
        <w:pPrChange w:id="9" w:author="Vivienne Salisbury" w:date="2026-09-26T15:19:00Z" w16du:dateUtc="2026-09-26T19:19:00Z">
          <w:pPr>
            <w:spacing w:line="240" w:lineRule="auto"/>
          </w:pPr>
        </w:pPrChange>
      </w:pPr>
      <w:r>
        <w:separator/>
      </w:r>
    </w:p>
  </w:footnote>
  <w:footnote w:type="continuationSeparator" w:id="0">
    <w:p w14:paraId="5DDCCC8F" w14:textId="77777777" w:rsidR="00867431" w:rsidRDefault="00867431">
      <w:pPr>
        <w:pPrChange w:id="10" w:author="Vivienne Salisbury" w:date="2026-09-26T15:19:00Z" w16du:dateUtc="2026-09-26T19:19: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236AE4" w14:textId="77777777" w:rsidR="00105ADC" w:rsidRDefault="00105ADC">
    <w:pPr>
      <w:pPrChange w:id="159" w:author="Vivienne Salisbury" w:date="2026-09-26T15:19:00Z" w16du:dateUtc="2026-09-26T19:1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ric Doversbergetr">
    <w15:presenceInfo w15:providerId="AD" w15:userId="S::eric@harbourclients.com::429b556c-9450-458a-93f8-582620d0847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36"/>
    <w:rsid w:val="000E6136"/>
    <w:rsid w:val="00105ADC"/>
    <w:rsid w:val="001321F7"/>
    <w:rsid w:val="002302B2"/>
    <w:rsid w:val="002B11BE"/>
    <w:rsid w:val="004B02A2"/>
    <w:rsid w:val="004B7331"/>
    <w:rsid w:val="005451CC"/>
    <w:rsid w:val="00573A9C"/>
    <w:rsid w:val="00747512"/>
    <w:rsid w:val="007D64BB"/>
    <w:rsid w:val="00802E69"/>
    <w:rsid w:val="00835ADC"/>
    <w:rsid w:val="0085026E"/>
    <w:rsid w:val="00867431"/>
    <w:rsid w:val="008A1DF4"/>
    <w:rsid w:val="008B0B28"/>
    <w:rsid w:val="0095460A"/>
    <w:rsid w:val="00957044"/>
    <w:rsid w:val="00A4510A"/>
    <w:rsid w:val="00A900CE"/>
    <w:rsid w:val="00AF4127"/>
    <w:rsid w:val="00B378F9"/>
    <w:rsid w:val="00B37BA3"/>
    <w:rsid w:val="00B8258C"/>
    <w:rsid w:val="00C95FFA"/>
    <w:rsid w:val="00D0270F"/>
    <w:rsid w:val="00D128C0"/>
    <w:rsid w:val="00D46AC3"/>
    <w:rsid w:val="00D80997"/>
    <w:rsid w:val="00E64DEA"/>
    <w:rsid w:val="00E84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6707"/>
  <w15:chartTrackingRefBased/>
  <w15:docId w15:val="{977615DF-23D8-9A42-A60F-A44BC18B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after="0" w:line="240" w:lineRule="auto"/>
      <w:pPrChange w:id="0" w:author="Vivienne Salisbury" w:date="2026-09-26T15:19:00Z">
        <w:pPr>
          <w:spacing w:line="276" w:lineRule="auto"/>
          <w:ind w:firstLine="432"/>
        </w:pPr>
      </w:pPrChange>
    </w:pPr>
    <w:rPr>
      <w:rFonts w:ascii="Times New Roman" w:eastAsia="Arial Unicode MS" w:hAnsi="Times New Roman" w:cs="Times New Roman"/>
      <w:kern w:val="0"/>
      <w:bdr w:val="nil"/>
      <w14:ligatures w14:val="none"/>
      <w:rPrChange w:id="0" w:author="Vivienne Salisbury" w:date="2026-09-26T15:19: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0E6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Change w:id="1" w:author="Vivienne Salisbury" w:date="2026-09-26T15:19:00Z">
        <w:pPr>
          <w:keepNext/>
          <w:keepLines/>
          <w:pBdr>
            <w:top w:val="nil"/>
            <w:left w:val="nil"/>
            <w:bottom w:val="nil"/>
            <w:right w:val="nil"/>
            <w:between w:val="nil"/>
            <w:bar w:val="nil"/>
          </w:pBdr>
          <w:spacing w:before="160" w:after="80"/>
          <w:outlineLvl w:val="1"/>
        </w:pPr>
      </w:pPrChange>
    </w:pPr>
    <w:rPr>
      <w:rFonts w:asciiTheme="majorHAnsi" w:eastAsiaTheme="majorEastAsia" w:hAnsiTheme="majorHAnsi" w:cstheme="majorBidi"/>
      <w:color w:val="0F4761" w:themeColor="accent1" w:themeShade="BF"/>
      <w:sz w:val="32"/>
      <w:szCs w:val="32"/>
      <w:rPrChange w:id="1" w:author="Vivienne Salisbury" w:date="2026-09-26T15:19:00Z">
        <w:rPr>
          <w:rFonts w:asciiTheme="majorHAnsi" w:eastAsiaTheme="majorEastAsia" w:hAnsiTheme="majorHAnsi" w:cstheme="majorBidi"/>
          <w:color w:val="0F4761" w:themeColor="accent1" w:themeShade="BF"/>
          <w:sz w:val="32"/>
          <w:szCs w:val="32"/>
          <w:bdr w:val="nil"/>
          <w:lang w:val="en-US" w:eastAsia="en-US" w:bidi="ar-SA"/>
        </w:rPr>
      </w:rPrChange>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Change w:id="2" w:author="Vivienne Salisbury" w:date="2026-09-26T15:19:00Z">
        <w:pPr>
          <w:keepNext/>
          <w:keepLines/>
          <w:pBdr>
            <w:top w:val="nil"/>
            <w:left w:val="nil"/>
            <w:bottom w:val="nil"/>
            <w:right w:val="nil"/>
            <w:between w:val="nil"/>
            <w:bar w:val="nil"/>
          </w:pBdr>
          <w:spacing w:before="160" w:after="80"/>
          <w:outlineLvl w:val="2"/>
        </w:pPr>
      </w:pPrChange>
    </w:pPr>
    <w:rPr>
      <w:rFonts w:eastAsiaTheme="majorEastAsia" w:cstheme="majorBidi"/>
      <w:color w:val="0F4761" w:themeColor="accent1" w:themeShade="BF"/>
      <w:sz w:val="28"/>
      <w:szCs w:val="28"/>
      <w:rPrChange w:id="2" w:author="Vivienne Salisbury" w:date="2026-09-26T15:19:00Z">
        <w:rPr>
          <w:rFonts w:eastAsiaTheme="majorEastAsia" w:cstheme="majorBidi"/>
          <w:color w:val="0F4761" w:themeColor="accent1" w:themeShade="BF"/>
          <w:sz w:val="28"/>
          <w:szCs w:val="28"/>
          <w:bdr w:val="nil"/>
          <w:lang w:val="en-US" w:eastAsia="en-US" w:bidi="ar-SA"/>
        </w:rPr>
      </w:rPrChange>
    </w:rPr>
  </w:style>
  <w:style w:type="paragraph" w:styleId="Heading4">
    <w:name w:val="heading 4"/>
    <w:basedOn w:val="Normal"/>
    <w:next w:val="Normal"/>
    <w:link w:val="Heading4Char"/>
    <w:uiPriority w:val="9"/>
    <w:semiHidden/>
    <w:unhideWhenUsed/>
    <w:qFormat/>
    <w:rsid w:val="000E6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1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1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136"/>
    <w:rPr>
      <w:rFonts w:asciiTheme="majorHAnsi" w:eastAsiaTheme="majorEastAsia" w:hAnsiTheme="majorHAnsi" w:cstheme="majorBidi"/>
      <w:color w:val="0F4761" w:themeColor="accent1" w:themeShade="BF"/>
      <w:kern w:val="0"/>
      <w:sz w:val="32"/>
      <w:szCs w:val="32"/>
      <w:bdr w:val="nil"/>
      <w14:ligatures w14:val="none"/>
    </w:rPr>
  </w:style>
  <w:style w:type="character" w:customStyle="1" w:styleId="Heading3Char">
    <w:name w:val="Heading 3 Char"/>
    <w:basedOn w:val="DefaultParagraphFont"/>
    <w:link w:val="Heading3"/>
    <w:uiPriority w:val="9"/>
    <w:rsid w:val="000E6136"/>
    <w:rPr>
      <w:rFonts w:ascii="Times New Roman" w:eastAsiaTheme="majorEastAsia" w:hAnsi="Times New Roman" w:cstheme="majorBidi"/>
      <w:color w:val="0F4761" w:themeColor="accent1" w:themeShade="BF"/>
      <w:kern w:val="0"/>
      <w:sz w:val="28"/>
      <w:szCs w:val="28"/>
      <w:bdr w:val="nil"/>
      <w14:ligatures w14:val="none"/>
    </w:rPr>
  </w:style>
  <w:style w:type="character" w:customStyle="1" w:styleId="Heading4Char">
    <w:name w:val="Heading 4 Char"/>
    <w:basedOn w:val="DefaultParagraphFont"/>
    <w:link w:val="Heading4"/>
    <w:uiPriority w:val="9"/>
    <w:semiHidden/>
    <w:rsid w:val="000E6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136"/>
    <w:rPr>
      <w:rFonts w:eastAsiaTheme="majorEastAsia" w:cstheme="majorBidi"/>
      <w:color w:val="272727" w:themeColor="text1" w:themeTint="D8"/>
    </w:rPr>
  </w:style>
  <w:style w:type="paragraph" w:styleId="Title">
    <w:name w:val="Title"/>
    <w:basedOn w:val="Normal"/>
    <w:next w:val="Normal"/>
    <w:link w:val="TitleChar"/>
    <w:uiPriority w:val="10"/>
    <w:qFormat/>
    <w:rsid w:val="00B72667"/>
    <w:pPr>
      <w:spacing w:after="80"/>
      <w:contextualSpacing/>
      <w:pPrChange w:id="3" w:author="Vivienne Salisbury" w:date="2026-09-26T15:19:00Z">
        <w:pPr>
          <w:pBdr>
            <w:top w:val="nil"/>
            <w:left w:val="nil"/>
            <w:bottom w:val="nil"/>
            <w:right w:val="nil"/>
            <w:between w:val="nil"/>
            <w:bar w:val="nil"/>
          </w:pBdr>
          <w:spacing w:after="80"/>
          <w:contextualSpacing/>
        </w:pPr>
      </w:pPrChange>
    </w:pPr>
    <w:rPr>
      <w:rFonts w:asciiTheme="majorHAnsi" w:eastAsiaTheme="majorEastAsia" w:hAnsiTheme="majorHAnsi" w:cstheme="majorBidi"/>
      <w:spacing w:val="-10"/>
      <w:kern w:val="28"/>
      <w:sz w:val="56"/>
      <w:szCs w:val="56"/>
      <w:rPrChange w:id="3" w:author="Vivienne Salisbury" w:date="2026-09-26T15:19:00Z">
        <w:rPr>
          <w:rFonts w:asciiTheme="majorHAnsi" w:eastAsiaTheme="majorEastAsia" w:hAnsiTheme="majorHAnsi" w:cstheme="majorBidi"/>
          <w:spacing w:val="-10"/>
          <w:kern w:val="28"/>
          <w:sz w:val="56"/>
          <w:szCs w:val="56"/>
          <w:bdr w:val="nil"/>
          <w:lang w:val="en-US" w:eastAsia="en-US" w:bidi="ar-SA"/>
        </w:rPr>
      </w:rPrChange>
    </w:rPr>
  </w:style>
  <w:style w:type="character" w:customStyle="1" w:styleId="TitleChar">
    <w:name w:val="Title Char"/>
    <w:basedOn w:val="DefaultParagraphFont"/>
    <w:link w:val="Title"/>
    <w:uiPriority w:val="10"/>
    <w:rsid w:val="000E6136"/>
    <w:rPr>
      <w:rFonts w:asciiTheme="majorHAnsi" w:eastAsiaTheme="majorEastAsia" w:hAnsiTheme="majorHAnsi" w:cstheme="majorBidi"/>
      <w:spacing w:val="-10"/>
      <w:kern w:val="28"/>
      <w:sz w:val="56"/>
      <w:szCs w:val="56"/>
      <w:bdr w:val="nil"/>
      <w14:ligatures w14:val="none"/>
    </w:rPr>
  </w:style>
  <w:style w:type="paragraph" w:styleId="Subtitle">
    <w:name w:val="Subtitle"/>
    <w:basedOn w:val="Normal"/>
    <w:next w:val="Normal"/>
    <w:link w:val="SubtitleChar"/>
    <w:uiPriority w:val="11"/>
    <w:qFormat/>
    <w:rsid w:val="00B72667"/>
    <w:pPr>
      <w:numPr>
        <w:ilvl w:val="1"/>
      </w:numPr>
      <w:spacing w:after="160"/>
      <w:pPrChange w:id="4" w:author="Vivienne Salisbury" w:date="2026-09-26T15:19:00Z">
        <w:pPr>
          <w:numPr>
            <w:ilvl w:val="1"/>
          </w:numPr>
          <w:pBdr>
            <w:top w:val="nil"/>
            <w:left w:val="nil"/>
            <w:bottom w:val="nil"/>
            <w:right w:val="nil"/>
            <w:between w:val="nil"/>
            <w:bar w:val="nil"/>
          </w:pBdr>
          <w:ind w:firstLine="432"/>
        </w:pPr>
      </w:pPrChange>
    </w:pPr>
    <w:rPr>
      <w:rFonts w:asciiTheme="minorHAnsi" w:eastAsiaTheme="majorEastAsia" w:hAnsiTheme="minorHAnsi" w:cstheme="majorBidi"/>
      <w:color w:val="595959" w:themeColor="text1" w:themeTint="A6"/>
      <w:spacing w:val="15"/>
      <w:sz w:val="28"/>
      <w:szCs w:val="28"/>
      <w:rPrChange w:id="4" w:author="Vivienne Salisbury" w:date="2026-09-26T15:19:00Z">
        <w:rPr>
          <w:rFonts w:eastAsiaTheme="majorEastAsia" w:cstheme="majorBidi"/>
          <w:color w:val="595959" w:themeColor="text1" w:themeTint="A6"/>
          <w:spacing w:val="15"/>
          <w:sz w:val="28"/>
          <w:szCs w:val="28"/>
          <w:bdr w:val="nil"/>
          <w:lang w:val="en-US" w:eastAsia="en-US" w:bidi="ar-SA"/>
        </w:rPr>
      </w:rPrChange>
    </w:rPr>
  </w:style>
  <w:style w:type="character" w:customStyle="1" w:styleId="SubtitleChar">
    <w:name w:val="Subtitle Char"/>
    <w:basedOn w:val="DefaultParagraphFont"/>
    <w:link w:val="Subtitle"/>
    <w:uiPriority w:val="11"/>
    <w:rsid w:val="000E6136"/>
    <w:rPr>
      <w:rFonts w:eastAsiaTheme="majorEastAsia" w:cstheme="majorBidi"/>
      <w:color w:val="595959" w:themeColor="text1" w:themeTint="A6"/>
      <w:spacing w:val="15"/>
      <w:kern w:val="0"/>
      <w:sz w:val="28"/>
      <w:szCs w:val="28"/>
      <w:bdr w:val="nil"/>
      <w14:ligatures w14:val="none"/>
    </w:rPr>
  </w:style>
  <w:style w:type="paragraph" w:styleId="Quote">
    <w:name w:val="Quote"/>
    <w:basedOn w:val="Normal"/>
    <w:next w:val="Normal"/>
    <w:link w:val="QuoteChar"/>
    <w:uiPriority w:val="29"/>
    <w:qFormat/>
    <w:rsid w:val="000E6136"/>
    <w:pPr>
      <w:spacing w:before="160"/>
      <w:jc w:val="center"/>
    </w:pPr>
    <w:rPr>
      <w:i/>
      <w:iCs/>
      <w:color w:val="404040" w:themeColor="text1" w:themeTint="BF"/>
    </w:rPr>
  </w:style>
  <w:style w:type="character" w:customStyle="1" w:styleId="QuoteChar">
    <w:name w:val="Quote Char"/>
    <w:basedOn w:val="DefaultParagraphFont"/>
    <w:link w:val="Quote"/>
    <w:uiPriority w:val="29"/>
    <w:rsid w:val="000E6136"/>
    <w:rPr>
      <w:i/>
      <w:iCs/>
      <w:color w:val="404040" w:themeColor="text1" w:themeTint="BF"/>
    </w:rPr>
  </w:style>
  <w:style w:type="paragraph" w:styleId="ListParagraph">
    <w:name w:val="List Paragraph"/>
    <w:basedOn w:val="Normal"/>
    <w:uiPriority w:val="34"/>
    <w:qFormat/>
    <w:rsid w:val="000E6136"/>
    <w:pPr>
      <w:ind w:left="720"/>
      <w:contextualSpacing/>
    </w:pPr>
  </w:style>
  <w:style w:type="character" w:styleId="IntenseEmphasis">
    <w:name w:val="Intense Emphasis"/>
    <w:basedOn w:val="DefaultParagraphFont"/>
    <w:uiPriority w:val="21"/>
    <w:qFormat/>
    <w:rsid w:val="000E6136"/>
    <w:rPr>
      <w:i/>
      <w:iCs/>
      <w:color w:val="0F4761" w:themeColor="accent1" w:themeShade="BF"/>
    </w:rPr>
  </w:style>
  <w:style w:type="paragraph" w:styleId="IntenseQuote">
    <w:name w:val="Intense Quote"/>
    <w:basedOn w:val="Normal"/>
    <w:next w:val="Normal"/>
    <w:link w:val="IntenseQuoteChar"/>
    <w:uiPriority w:val="30"/>
    <w:qFormat/>
    <w:rsid w:val="000E6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136"/>
    <w:rPr>
      <w:i/>
      <w:iCs/>
      <w:color w:val="0F4761" w:themeColor="accent1" w:themeShade="BF"/>
    </w:rPr>
  </w:style>
  <w:style w:type="character" w:styleId="IntenseReference">
    <w:name w:val="Intense Reference"/>
    <w:basedOn w:val="DefaultParagraphFont"/>
    <w:uiPriority w:val="32"/>
    <w:qFormat/>
    <w:rsid w:val="000E6136"/>
    <w:rPr>
      <w:b/>
      <w:bCs/>
      <w:smallCaps/>
      <w:color w:val="0F4761" w:themeColor="accent1" w:themeShade="BF"/>
      <w:spacing w:val="5"/>
    </w:rPr>
  </w:style>
  <w:style w:type="character" w:styleId="SubtleEmphasis">
    <w:name w:val="Subtle Emphasis"/>
    <w:basedOn w:val="DefaultParagraphFont"/>
    <w:uiPriority w:val="19"/>
    <w:qFormat/>
    <w:rsid w:val="000E6136"/>
    <w:rPr>
      <w:i/>
      <w:iCs/>
      <w:color w:val="808080" w:themeColor="text1" w:themeTint="7F"/>
    </w:rPr>
  </w:style>
  <w:style w:type="character" w:styleId="Strong">
    <w:name w:val="Strong"/>
    <w:basedOn w:val="DefaultParagraphFont"/>
    <w:uiPriority w:val="22"/>
    <w:qFormat/>
    <w:rsid w:val="000E6136"/>
    <w:rPr>
      <w:b/>
      <w:bCs/>
    </w:rPr>
  </w:style>
  <w:style w:type="character" w:styleId="Hyperlink">
    <w:name w:val="Hyperlink"/>
    <w:rPr>
      <w:u w:val="single"/>
      <w:rPrChange w:id="5" w:author="Vivienne Salisbury" w:date="2026-09-26T15:19:00Z">
        <w:rPr>
          <w:color w:val="0000FF"/>
          <w:u w:val="single"/>
        </w:rPr>
      </w:rPrChange>
    </w:rPr>
  </w:style>
  <w:style w:type="character" w:customStyle="1" w:styleId="cite-bracket">
    <w:name w:val="cite-bracket"/>
    <w:basedOn w:val="DefaultParagraphFont"/>
    <w:rsid w:val="000E6136"/>
  </w:style>
  <w:style w:type="paragraph" w:styleId="NormalWeb">
    <w:name w:val="Normal (Web)"/>
    <w:basedOn w:val="Normal"/>
    <w:uiPriority w:val="99"/>
    <w:semiHidden/>
    <w:unhideWhenUsed/>
    <w:rsid w:val="000E6136"/>
    <w:pPr>
      <w:spacing w:before="100" w:beforeAutospacing="1" w:after="100" w:afterAutospacing="1"/>
    </w:pPr>
    <w:rPr>
      <w:rFonts w:eastAsia="Times New Roman"/>
    </w:rPr>
  </w:style>
  <w:style w:type="paragraph" w:styleId="Footer">
    <w:name w:val="footer"/>
    <w:basedOn w:val="Normal"/>
    <w:link w:val="FooterChar"/>
    <w:uiPriority w:val="99"/>
    <w:unhideWhenUsed/>
    <w:rsid w:val="00B37BA3"/>
    <w:pPr>
      <w:tabs>
        <w:tab w:val="center" w:pos="4680"/>
        <w:tab w:val="right" w:pos="9360"/>
      </w:tabs>
    </w:pPr>
  </w:style>
  <w:style w:type="character" w:customStyle="1" w:styleId="FooterChar">
    <w:name w:val="Footer Char"/>
    <w:basedOn w:val="DefaultParagraphFont"/>
    <w:link w:val="Footer"/>
    <w:uiPriority w:val="99"/>
    <w:rsid w:val="00B37BA3"/>
    <w:rPr>
      <w:rFonts w:ascii="Ubuntu" w:hAnsi="Ubuntu"/>
      <w:kern w:val="0"/>
      <w:szCs w:val="22"/>
      <w14:ligatures w14:val="none"/>
    </w:rPr>
  </w:style>
  <w:style w:type="character" w:styleId="PageNumber">
    <w:name w:val="page number"/>
    <w:basedOn w:val="DefaultParagraphFont"/>
    <w:uiPriority w:val="99"/>
    <w:semiHidden/>
    <w:unhideWhenUsed/>
    <w:rsid w:val="00B37BA3"/>
  </w:style>
  <w:style w:type="character" w:styleId="CommentReference">
    <w:name w:val="annotation reference"/>
    <w:basedOn w:val="DefaultParagraphFont"/>
    <w:uiPriority w:val="99"/>
    <w:semiHidden/>
    <w:unhideWhenUsed/>
    <w:rsid w:val="00B37BA3"/>
    <w:rPr>
      <w:sz w:val="16"/>
      <w:szCs w:val="16"/>
    </w:rPr>
  </w:style>
  <w:style w:type="paragraph" w:styleId="CommentText">
    <w:name w:val="annotation text"/>
    <w:basedOn w:val="Normal"/>
    <w:link w:val="CommentTextChar"/>
    <w:uiPriority w:val="99"/>
    <w:semiHidden/>
    <w:unhideWhenUsed/>
    <w:rsid w:val="00B37BA3"/>
    <w:rPr>
      <w:sz w:val="20"/>
      <w:szCs w:val="20"/>
    </w:rPr>
  </w:style>
  <w:style w:type="character" w:customStyle="1" w:styleId="CommentTextChar">
    <w:name w:val="Comment Text Char"/>
    <w:basedOn w:val="DefaultParagraphFont"/>
    <w:link w:val="CommentText"/>
    <w:uiPriority w:val="99"/>
    <w:semiHidden/>
    <w:rsid w:val="00B37BA3"/>
    <w:rPr>
      <w:rFonts w:ascii="Ubuntu" w:hAnsi="Ubuntu"/>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37BA3"/>
    <w:rPr>
      <w:b/>
      <w:bCs/>
    </w:rPr>
  </w:style>
  <w:style w:type="character" w:customStyle="1" w:styleId="CommentSubjectChar">
    <w:name w:val="Comment Subject Char"/>
    <w:basedOn w:val="CommentTextChar"/>
    <w:link w:val="CommentSubject"/>
    <w:uiPriority w:val="99"/>
    <w:semiHidden/>
    <w:rsid w:val="00B37BA3"/>
    <w:rPr>
      <w:rFonts w:ascii="Ubuntu" w:hAnsi="Ubuntu"/>
      <w:b/>
      <w:bCs/>
      <w:kern w:val="0"/>
      <w:sz w:val="20"/>
      <w:szCs w:val="20"/>
      <w14:ligatures w14:val="none"/>
    </w:rPr>
  </w:style>
  <w:style w:type="paragraph" w:styleId="Revision">
    <w:name w:val="Revision"/>
    <w:hidden/>
    <w:uiPriority w:val="99"/>
    <w:semiHidden/>
    <w:rsid w:val="00D80997"/>
    <w:pPr>
      <w:spacing w:after="0" w:line="240" w:lineRule="auto"/>
      <w:pPrChange w:id="6" w:author="Vivienne Salisbury" w:date="2026-09-26T15:19:00Z">
        <w:pPr/>
      </w:pPrChange>
    </w:pPr>
    <w:rPr>
      <w:rFonts w:ascii="Times New Roman" w:eastAsia="Arial Unicode MS" w:hAnsi="Times New Roman" w:cs="Times New Roman"/>
      <w:kern w:val="0"/>
      <w:bdr w:val="nil"/>
      <w14:ligatures w14:val="none"/>
      <w:rPrChange w:id="6" w:author="Vivienne Salisbury" w:date="2026-09-26T15:19:00Z">
        <w:rPr>
          <w:rFonts w:ascii="Ubuntu" w:eastAsiaTheme="minorHAnsi" w:hAnsi="Ubuntu" w:cstheme="minorBidi"/>
          <w:sz w:val="24"/>
          <w:szCs w:val="22"/>
          <w:lang w:val="en-US" w:eastAsia="en-US" w:bidi="ar-SA"/>
        </w:rPr>
      </w:rPrChange>
    </w:rPr>
  </w:style>
  <w:style w:type="paragraph" w:customStyle="1" w:styleId="HeaderFooter">
    <w:name w:val="Header &amp; Footer"/>
    <w:pPr>
      <w:pBdr>
        <w:top w:val="nil"/>
        <w:left w:val="nil"/>
        <w:bottom w:val="nil"/>
        <w:right w:val="nil"/>
        <w:between w:val="nil"/>
        <w:bar w:val="nil"/>
      </w:pBdr>
      <w:tabs>
        <w:tab w:val="right" w:pos="9020"/>
      </w:tabs>
      <w:spacing w:after="0" w:line="240" w:lineRule="auto"/>
      <w:pPrChange w:id="7" w:author="Vivienne Salisbury" w:date="2026-09-26T15:19: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Change w:id="7" w:author="Vivienne Salisbury" w:date="2026-09-26T15:19:00Z">
        <w:rPr>
          <w:rFonts w:ascii="Helvetica Neue" w:eastAsia="Arial Unicode MS" w:hAnsi="Helvetica Neue" w:cs="Arial Unicode MS"/>
          <w:color w:val="000000"/>
          <w:sz w:val="24"/>
          <w:szCs w:val="24"/>
          <w:bdr w:val="nil"/>
          <w:lang w:val="en-US" w:eastAsia="en-US" w:bidi="ar-SA"/>
          <w14:textOutline w14:w="0" w14:cap="flat" w14:cmpd="sng" w14:algn="ctr">
            <w14:noFill/>
            <w14:prstDash w14:val="solid"/>
            <w14:bevel/>
          </w14:textOutline>
        </w:rPr>
      </w:rPrChange>
    </w:rPr>
  </w:style>
  <w:style w:type="paragraph" w:customStyle="1" w:styleId="Body">
    <w:name w:val="Body"/>
    <w:pPr>
      <w:pBdr>
        <w:top w:val="nil"/>
        <w:left w:val="nil"/>
        <w:bottom w:val="nil"/>
        <w:right w:val="nil"/>
        <w:between w:val="nil"/>
        <w:bar w:val="nil"/>
      </w:pBdr>
      <w:spacing w:after="0" w:line="276" w:lineRule="auto"/>
      <w:pPrChange w:id="8" w:author="Vivienne Salisbury" w:date="2026-09-26T15:19:00Z">
        <w:pPr>
          <w:pBdr>
            <w:top w:val="nil"/>
            <w:left w:val="nil"/>
            <w:bottom w:val="nil"/>
            <w:right w:val="nil"/>
            <w:between w:val="nil"/>
            <w:bar w:val="nil"/>
          </w:pBdr>
          <w:spacing w:line="276" w:lineRule="auto"/>
        </w:pPr>
      </w:pPrChange>
    </w:pPr>
    <w:rPr>
      <w:rFonts w:ascii="Arial" w:eastAsia="Arial Unicode MS" w:hAnsi="Arial" w:cs="Arial Unicode MS"/>
      <w:color w:val="000000"/>
      <w:kern w:val="0"/>
      <w:sz w:val="22"/>
      <w:szCs w:val="22"/>
      <w:u w:color="000000"/>
      <w:bdr w:val="nil"/>
      <w14:textOutline w14:w="0" w14:cap="flat" w14:cmpd="sng" w14:algn="ctr">
        <w14:noFill/>
        <w14:prstDash w14:val="solid"/>
        <w14:bevel/>
      </w14:textOutline>
      <w14:ligatures w14:val="none"/>
      <w:rPrChange w:id="8" w:author="Vivienne Salisbury" w:date="2026-09-26T15:19:00Z">
        <w:rPr>
          <w:rFonts w:ascii="Arial" w:eastAsia="Arial Unicode MS" w:hAnsi="Arial" w:cs="Arial Unicode MS"/>
          <w:color w:val="000000"/>
          <w:sz w:val="22"/>
          <w:szCs w:val="22"/>
          <w:u w:color="000000"/>
          <w:bdr w:val="nil"/>
          <w:lang w:val="en-US" w:eastAsia="en-US" w:bidi="ar-SA"/>
          <w14:textOutline w14:w="0" w14:cap="flat" w14:cmpd="sng" w14:algn="ctr">
            <w14:noFill/>
            <w14:prstDash w14:val="solid"/>
            <w14:bevel/>
          </w14:textOutline>
        </w:rPr>
      </w:rPrChange>
    </w:rPr>
  </w:style>
  <w:style w:type="character" w:customStyle="1" w:styleId="None">
    <w:name w:val="None"/>
    <w:rsid w:val="00105ADC"/>
  </w:style>
  <w:style w:type="character" w:customStyle="1" w:styleId="Hyperlink0">
    <w:name w:val="Hyperlink.0"/>
    <w:basedOn w:val="None"/>
    <w:rsid w:val="00105ADC"/>
    <w:rPr>
      <w:u w:val="single"/>
    </w:rPr>
  </w:style>
  <w:style w:type="character" w:customStyle="1" w:styleId="Hyperlink1">
    <w:name w:val="Hyperlink.1"/>
    <w:basedOn w:val="None"/>
    <w:rsid w:val="00105ADC"/>
    <w:rPr>
      <w:outline w:val="0"/>
      <w:color w:val="1155CC"/>
      <w:u w:val="single" w:color="1155CC"/>
    </w:rPr>
  </w:style>
  <w:style w:type="numbering" w:customStyle="1" w:styleId="ImportedStyle1">
    <w:name w:val="Imported Style 1"/>
    <w:rsid w:val="00105ADC"/>
    <w:pPr>
      <w:numPr>
        <w:numId w:val="1"/>
      </w:numPr>
    </w:pPr>
  </w:style>
  <w:style w:type="character" w:customStyle="1" w:styleId="Hyperlink2">
    <w:name w:val="Hyperlink.2"/>
    <w:basedOn w:val="None"/>
    <w:rsid w:val="00105ADC"/>
    <w:rPr>
      <w:outline w:val="0"/>
      <w:color w:val="1155CC"/>
      <w:sz w:val="24"/>
      <w:szCs w:val="24"/>
      <w:u w:val="single" w:color="1155CC"/>
    </w:rPr>
  </w:style>
  <w:style w:type="paragraph" w:styleId="Header">
    <w:name w:val="header"/>
    <w:basedOn w:val="Normal"/>
    <w:link w:val="HeaderChar"/>
    <w:uiPriority w:val="99"/>
    <w:unhideWhenUsed/>
    <w:rsid w:val="00105ADC"/>
    <w:pPr>
      <w:tabs>
        <w:tab w:val="center" w:pos="4680"/>
        <w:tab w:val="right" w:pos="9360"/>
      </w:tabs>
    </w:pPr>
  </w:style>
  <w:style w:type="character" w:customStyle="1" w:styleId="HeaderChar">
    <w:name w:val="Header Char"/>
    <w:basedOn w:val="DefaultParagraphFont"/>
    <w:link w:val="Header"/>
    <w:uiPriority w:val="99"/>
    <w:rsid w:val="00105ADC"/>
    <w:rPr>
      <w:rFonts w:ascii="Ubuntu" w:hAnsi="Ubuntu"/>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1603</Words>
  <Characters>9139</Characters>
  <Application>Microsoft Office Word</Application>
  <DocSecurity>0</DocSecurity>
  <Lines>76</Lines>
  <Paragraphs>21</Paragraphs>
  <ScaleCrop>false</ScaleCrop>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Doversbergetr</dc:creator>
  <cp:keywords/>
  <dc:description/>
  <cp:lastModifiedBy>Arthur Souza Rodrigues</cp:lastModifiedBy>
  <cp:revision>1</cp:revision>
  <dcterms:created xsi:type="dcterms:W3CDTF">2025-08-18T15:38:00Z</dcterms:created>
  <dcterms:modified xsi:type="dcterms:W3CDTF">2026-09-26T19:19:00Z</dcterms:modified>
</cp:coreProperties>
</file>