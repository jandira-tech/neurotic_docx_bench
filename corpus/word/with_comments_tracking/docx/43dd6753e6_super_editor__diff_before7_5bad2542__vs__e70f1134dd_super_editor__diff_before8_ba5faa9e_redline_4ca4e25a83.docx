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2FCEC9" w14:textId="4772EADD" w:rsidR="004F60CB" w:rsidRDefault="004F60CB">
      <w:pPr>
        <w:rPr>
          <w:ins w:id="0" w:author="Luccas Correa" w:date="2026-09-26T15:10:00Z" w16du:dateUtc="2026-09-26T19:10:00Z"/>
        </w:rPr>
      </w:pPr>
      <w:ins w:id="1" w:author="Luccas Correa" w:date="2026-09-26T15:10:00Z" w16du:dateUtc="2026-09-26T19:10:00Z">
        <w:r>
          <w:t xml:space="preserve">Here’s some text. It has a </w:t>
        </w:r>
        <w:commentRangeStart w:id="2"/>
        <w:r>
          <w:t>comment</w:t>
        </w:r>
        <w:commentRangeEnd w:id="2"/>
        <w:r>
          <w:rPr>
            <w:rStyle w:val="CommentReference"/>
            <w:sz w:val="24"/>
            <w:szCs w:val="24"/>
          </w:rPr>
          <w:commentReference w:id="2"/>
        </w:r>
        <w:r>
          <w:t>.</w:t>
        </w:r>
      </w:ins>
    </w:p>
    <w:p w14:paraId="36CACCE1" w14:textId="69F61DB1" w:rsidR="002D644D" w:rsidRDefault="004F60CB">
      <w:pPr>
        <w:rPr>
          <w:del w:id="3" w:author="Luccas Correa" w:date="2026-09-26T15:10:00Z" w16du:dateUtc="2026-09-26T19:10:00Z"/>
        </w:rPr>
      </w:pPr>
      <w:ins w:id="4" w:author="Luccas Correa" w:date="2026-09-26T15:10:00Z" w16du:dateUtc="2026-09-26T19:10:00Z">
        <w:r>
          <w:t>I</w:t>
        </w:r>
      </w:ins>
      <w:del w:id="5" w:author="Luccas Correa" w:date="2026-09-26T15:10:00Z" w16du:dateUtc="2026-09-26T19:10:00Z">
        <w:r w:rsidR="002D644D">
          <w:delText>This paragraph formatting</w:delText>
        </w:r>
      </w:del>
      <w:r w:rsidR="002D644D">
        <w:t xml:space="preserve"> will </w:t>
      </w:r>
      <w:ins w:id="6" w:author="Luccas Correa" w:date="2026-09-26T15:10:00Z" w16du:dateUtc="2026-09-26T19:10:00Z">
        <w:r>
          <w:t>add a comment to this one too.</w:t>
        </w:r>
      </w:ins>
      <w:del w:id="7" w:author="Luccas Correa" w:date="2026-09-26T15:10:00Z" w16du:dateUtc="2026-09-26T19:10:00Z">
        <w:r w:rsidR="002D644D">
          <w:delText>change.</w:delText>
        </w:r>
      </w:del>
    </w:p>
    <w:p w14:paraId="5E25639F" w14:textId="268DFE7C" w:rsidR="002D644D" w:rsidRDefault="002D644D">
      <w:pPr>
        <w:rPr>
          <w:del w:id="8" w:author="Luccas Correa" w:date="2026-09-26T15:10:00Z" w16du:dateUtc="2026-09-26T19:10:00Z"/>
        </w:rPr>
      </w:pPr>
      <w:del w:id="9" w:author="Luccas Correa" w:date="2026-09-26T15:10:00Z" w16du:dateUtc="2026-09-26T19:10:00Z">
        <w:r>
          <w:delText>This paragraph will have words.</w:delText>
        </w:r>
      </w:del>
    </w:p>
    <w:p w14:paraId="392FF9D2" w14:textId="29F358FA" w:rsidR="002D644D" w:rsidRDefault="002D644D">
      <w:pPr>
        <w:rPr>
          <w:del w:id="10" w:author="Luccas Correa" w:date="2026-09-26T15:10:00Z" w16du:dateUtc="2026-09-26T19:10:00Z"/>
        </w:rPr>
      </w:pPr>
      <w:del w:id="11" w:author="Luccas Correa" w:date="2026-09-26T15:10:00Z" w16du:dateUtc="2026-09-26T19:10:00Z">
        <w:r>
          <w:delText>This paragraph will be deleted.</w:delText>
        </w:r>
      </w:del>
    </w:p>
    <w:p w14:paraId="3010FE36" w14:textId="399BDE3D" w:rsidR="002D644D" w:rsidRDefault="002D644D">
      <w:pPr>
        <w:rPr>
          <w:del w:id="12" w:author="Luccas Correa" w:date="2026-09-26T15:10:00Z" w16du:dateUtc="2026-09-26T19:10:00Z"/>
        </w:rPr>
      </w:pPr>
      <w:del w:id="13" w:author="Luccas Correa" w:date="2026-09-26T15:10:00Z" w16du:dateUtc="2026-09-26T19:10:00Z">
        <w:r>
          <w:delText>This word will be deleted.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644D" w14:paraId="30638D50" w14:textId="77777777" w:rsidTr="002D644D">
        <w:trPr>
          <w:del w:id="14" w:author="Luccas Correa" w:date="2026-09-26T15:10:00Z" w16du:dateUtc="2026-09-26T19:10:00Z"/>
        </w:trPr>
        <w:tc>
          <w:tcPr>
            <w:tcW w:w="3116" w:type="dxa"/>
          </w:tcPr>
          <w:p w14:paraId="7C31E005" w14:textId="035B6396" w:rsidR="002D644D" w:rsidRDefault="002D644D">
            <w:pPr>
              <w:rPr>
                <w:del w:id="15" w:author="Luccas Correa" w:date="2026-09-26T15:10:00Z" w16du:dateUtc="2026-09-26T19:10:00Z"/>
              </w:rPr>
            </w:pPr>
            <w:del w:id="16" w:author="Luccas Correa" w:date="2026-09-26T15:10:00Z" w16du:dateUtc="2026-09-26T19:10:00Z">
              <w:r>
                <w:delText>First header</w:delText>
              </w:r>
            </w:del>
          </w:p>
        </w:tc>
        <w:tc>
          <w:tcPr>
            <w:tcW w:w="3117" w:type="dxa"/>
          </w:tcPr>
          <w:p w14:paraId="206C1B14" w14:textId="58AC6CF7" w:rsidR="002D644D" w:rsidRDefault="002D644D">
            <w:pPr>
              <w:rPr>
                <w:del w:id="17" w:author="Luccas Correa" w:date="2026-09-26T15:10:00Z" w16du:dateUtc="2026-09-26T19:10:00Z"/>
              </w:rPr>
            </w:pPr>
            <w:del w:id="18" w:author="Luccas Correa" w:date="2026-09-26T15:10:00Z" w16du:dateUtc="2026-09-26T19:10:00Z">
              <w:r>
                <w:delText>Second header</w:delText>
              </w:r>
            </w:del>
          </w:p>
        </w:tc>
        <w:tc>
          <w:tcPr>
            <w:tcW w:w="3117" w:type="dxa"/>
          </w:tcPr>
          <w:p w14:paraId="6E579106" w14:textId="5C2D55D5" w:rsidR="002D644D" w:rsidRDefault="002D644D">
            <w:pPr>
              <w:rPr>
                <w:del w:id="19" w:author="Luccas Correa" w:date="2026-09-26T15:10:00Z" w16du:dateUtc="2026-09-26T19:10:00Z"/>
              </w:rPr>
            </w:pPr>
            <w:del w:id="20" w:author="Luccas Correa" w:date="2026-09-26T15:10:00Z" w16du:dateUtc="2026-09-26T19:10:00Z">
              <w:r>
                <w:delText>Third header</w:delText>
              </w:r>
            </w:del>
          </w:p>
        </w:tc>
      </w:tr>
      <w:tr w:rsidR="002D644D" w14:paraId="6647EAD1" w14:textId="77777777" w:rsidTr="002D644D">
        <w:trPr>
          <w:del w:id="21" w:author="Luccas Correa" w:date="2026-09-26T15:10:00Z" w16du:dateUtc="2026-09-26T19:10:00Z"/>
        </w:trPr>
        <w:tc>
          <w:tcPr>
            <w:tcW w:w="3116" w:type="dxa"/>
          </w:tcPr>
          <w:p w14:paraId="763112BF" w14:textId="363643B7" w:rsidR="002D644D" w:rsidRDefault="002D644D">
            <w:pPr>
              <w:rPr>
                <w:del w:id="22" w:author="Luccas Correa" w:date="2026-09-26T15:10:00Z" w16du:dateUtc="2026-09-26T19:10:00Z"/>
              </w:rPr>
            </w:pPr>
            <w:del w:id="23" w:author="Luccas Correa" w:date="2026-09-26T15:10:00Z" w16du:dateUtc="2026-09-26T19:10:00Z">
              <w:r>
                <w:delText>First cell</w:delText>
              </w:r>
            </w:del>
          </w:p>
        </w:tc>
        <w:tc>
          <w:tcPr>
            <w:tcW w:w="3117" w:type="dxa"/>
          </w:tcPr>
          <w:p w14:paraId="53A91DAD" w14:textId="738B1DF6" w:rsidR="002D644D" w:rsidRDefault="002D644D">
            <w:pPr>
              <w:rPr>
                <w:del w:id="24" w:author="Luccas Correa" w:date="2026-09-26T15:10:00Z" w16du:dateUtc="2026-09-26T19:10:00Z"/>
              </w:rPr>
            </w:pPr>
            <w:del w:id="25" w:author="Luccas Correa" w:date="2026-09-26T15:10:00Z" w16du:dateUtc="2026-09-26T19:10:00Z">
              <w:r>
                <w:delText>Second cell</w:delText>
              </w:r>
            </w:del>
          </w:p>
        </w:tc>
        <w:tc>
          <w:tcPr>
            <w:tcW w:w="3117" w:type="dxa"/>
          </w:tcPr>
          <w:p w14:paraId="19E44C18" w14:textId="2F212CA3" w:rsidR="002D644D" w:rsidRDefault="002D644D">
            <w:pPr>
              <w:rPr>
                <w:del w:id="26" w:author="Luccas Correa" w:date="2026-09-26T15:10:00Z" w16du:dateUtc="2026-09-26T19:10:00Z"/>
              </w:rPr>
            </w:pPr>
            <w:del w:id="27" w:author="Luccas Correa" w:date="2026-09-26T15:10:00Z" w16du:dateUtc="2026-09-26T19:10:00Z">
              <w:r>
                <w:delText>Third cell</w:delText>
              </w:r>
            </w:del>
          </w:p>
        </w:tc>
      </w:tr>
    </w:tbl>
    <w:p w14:paraId="27195942" w14:textId="77777777" w:rsidR="002D644D" w:rsidRDefault="002D644D"/>
    <w:sectPr w:rsidR="002D64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Luccas Correa" w:date="2025-12-31T09:29:00Z" w:initials="LC">
    <w:p w14:paraId="22469102" w14:textId="77777777" w:rsidR="004F60CB" w:rsidRDefault="004F60CB" w:rsidP="004F60CB">
      <w:r>
        <w:rPr>
          <w:rStyle w:val="CommentReference"/>
        </w:rPr>
        <w:annotationRef/>
      </w:r>
      <w:r>
        <w:rPr>
          <w:sz w:val="20"/>
          <w:szCs w:val="20"/>
        </w:rPr>
        <w:t>Old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24691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1DD5D86" w16cex:dateUtc="2025-12-31T12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2469102" w16cid:durableId="21DD5D8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44D"/>
    <w:rsid w:val="002D644D"/>
    <w:rsid w:val="004F60CB"/>
    <w:rsid w:val="00524058"/>
    <w:rsid w:val="007A5F2B"/>
    <w:rsid w:val="00AF4127"/>
    <w:rsid w:val="00B35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711551"/>
  <w15:chartTrackingRefBased/>
  <w15:docId w15:val="{5A37B0FF-C411-B04A-A338-44A7E2096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4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6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7A5F2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7A5F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5F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5F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5F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5F2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2025-12-29T12:57:00Z</dcterms:created>
  <dcterms:modified xsi:type="dcterms:W3CDTF">2026-09-26T19:10:00Z</dcterms:modified>
</cp:coreProperties>
</file>