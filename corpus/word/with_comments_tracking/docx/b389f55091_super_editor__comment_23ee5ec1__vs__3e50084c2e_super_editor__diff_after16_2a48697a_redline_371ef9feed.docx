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rPr>
          <w:ins w:id="7" w:author="Luccas Correa" w:date="2026-09-26T15:16:00Z" w16du:dateUtc="2026-09-26T19:16:00Z"/>
        </w:rPr>
      </w:pPr>
      <w:ins w:id="8" w:author="Luccas Correa" w:date="2026-09-26T15:16:00Z" w16du:dateUtc="2026-09-26T19:16:00Z">
        <w:r>
          <w:t>Diffing feature</w:t>
        </w:r>
      </w:ins>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ins w:id="9"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ins w:id="10" w:author="Luccas Correa" w:date="2026-09-26T15:16:00Z" w16du:dateUtc="2026-09-26T19:16:00Z"/>
              </w:rPr>
            </w:pPr>
            <w:ins w:id="11" w:author="Luccas Correa" w:date="2026-09-26T15:16:00Z" w16du:dateUtc="2026-09-26T19:16: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ins w:id="12"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ins w:id="13" w:author="Luccas Correa" w:date="2026-09-26T15:16:00Z" w16du:dateUtc="2026-09-26T19:16:00Z"/>
              </w:rPr>
            </w:pPr>
            <w:ins w:id="14" w:author="Luccas Correa" w:date="2026-09-26T15:16:00Z" w16du:dateUtc="2026-09-26T19:16: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F11F43">
        <w:trPr>
          <w:ins w:id="15"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ins w:id="16" w:author="Luccas Correa" w:date="2026-09-26T15:16:00Z" w16du:dateUtc="2026-09-26T19:16:00Z"/>
              </w:rPr>
            </w:pPr>
            <w:ins w:id="17" w:author="Luccas Correa" w:date="2026-09-26T15:16:00Z" w16du:dateUtc="2026-09-26T19:16: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ins w:id="18"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ins w:id="19" w:author="Luccas Correa" w:date="2026-09-26T15:16:00Z" w16du:dateUtc="2026-09-26T19:16:00Z"/>
              </w:rPr>
            </w:pPr>
            <w:ins w:id="20" w:author="Luccas Correa" w:date="2026-09-26T15:16:00Z" w16du:dateUtc="2026-09-26T19:16: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F11F43">
        <w:trPr>
          <w:ins w:id="21"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ins w:id="22" w:author="Luccas Correa" w:date="2026-09-26T15:16:00Z" w16du:dateUtc="2026-09-26T19:16:00Z"/>
              </w:rPr>
            </w:pPr>
            <w:ins w:id="23" w:author="Luccas Correa" w:date="2026-09-26T15:16:00Z" w16du:dateUtc="2026-09-26T19:16: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ins w:id="24" w:author="Luccas Correa" w:date="2026-09-26T15:16:00Z" w16du:dateUtc="2026-09-26T19:16: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ins w:id="25" w:author="Luccas Correa" w:date="2026-09-26T15:16:00Z" w16du:dateUtc="2026-09-26T19:16:00Z"/>
              </w:rPr>
            </w:pPr>
            <w:ins w:id="26" w:author="Luccas Correa" w:date="2026-09-26T15:16:00Z" w16du:dateUtc="2026-09-26T19:16: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17E9693C" w14:textId="78034D79" w:rsidR="003C58BC" w:rsidRDefault="002A40D3">
      <w:commentRangeStart w:id="27"/>
      <w:del w:id="28" w:author="Luccas Correa" w:date="2026-09-26T15:16:00Z" w16du:dateUtc="2026-09-26T19:16:00Z">
        <w:r>
          <w:delText>My comment</w:delText>
        </w:r>
        <w:commentRangeEnd w:id="27"/>
        <w:r>
          <w:rPr>
            <w:rStyle w:val="CommentReference"/>
            <w:sz w:val="24"/>
            <w:szCs w:val="24"/>
          </w:rPr>
          <w:commentReference w:id="27"/>
        </w:r>
      </w:del>
    </w:p>
    <w:sectPr w:rsidR="003C58BC">
      <w:pgSz w:w="12240" w:h="15840"/>
      <w:pgMar w:top="1440" w:right="1440" w:bottom="1440" w:left="1440" w:header="708" w:footer="708" w:gutter="0"/>
      <w:cols w:space="708"/>
      <w:docGrid w:linePitch="360"/>
      <w:sectPrChange w:id="29" w:author="Luccas Correa" w:date="2026-09-26T15:16:00Z" w16du:dateUtc="2026-09-26T19:16:00Z">
        <w:sectPr w:rsidR="003C58BC">
          <w:pgMar w:top="1440" w:right="1440" w:bottom="1440" w:left="1440" w:header="720" w:footer="720" w:gutter="0"/>
          <w:cols w:space="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 w:author="Nick Bernal" w:date="2024-08-12T17:12:00Z" w:initials="NB">
    <w:p w14:paraId="31C01DDC" w14:textId="77777777" w:rsidR="002A40D3" w:rsidRDefault="002A40D3" w:rsidP="002A40D3">
      <w:r>
        <w:rPr>
          <w:rStyle w:val="CommentReference"/>
        </w:rPr>
        <w:annotationRef/>
      </w:r>
      <w:r>
        <w:rPr>
          <w:sz w:val="20"/>
          <w:szCs w:val="20"/>
        </w:rPr>
        <w:t>Some comment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1C01D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58F7BE" w16cex:dateUtc="2024-08-13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1C01DDC" w16cid:durableId="6E58F7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D3"/>
    <w:rsid w:val="002A40D3"/>
    <w:rsid w:val="00360F1B"/>
    <w:rsid w:val="003C1D14"/>
    <w:rsid w:val="003C58BC"/>
    <w:rsid w:val="00523539"/>
    <w:rsid w:val="00765E93"/>
    <w:rsid w:val="009A0631"/>
    <w:rsid w:val="00AE7C33"/>
    <w:rsid w:val="00AF4127"/>
    <w:rsid w:val="00B96C71"/>
    <w:rsid w:val="00BF2CA6"/>
    <w:rsid w:val="00D8714A"/>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3358E"/>
  <w15:chartTrackingRefBased/>
  <w15:docId w15:val="{9B3B0207-5647-0C4D-AA43-B6DA6A74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line="278" w:lineRule="auto"/>
      <w:outlineLvl w:val="5"/>
      <w:pPrChange w:id="0" w:author="Luccas Correa" w:date="2026-09-26T15:16:00Z">
        <w:pPr>
          <w:keepNext/>
          <w:keepLines/>
          <w:spacing w:before="40"/>
          <w:outlineLvl w:val="5"/>
        </w:pPr>
      </w:pPrChange>
    </w:pPr>
    <w:rPr>
      <w:rFonts w:eastAsiaTheme="majorEastAsia" w:cstheme="majorBidi"/>
      <w:i/>
      <w:iCs/>
      <w:color w:val="595959" w:themeColor="text1" w:themeTint="A6"/>
      <w:rPrChange w:id="0" w:author="Luccas Correa" w:date="2026-09-26T15:16: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BF2CA6"/>
    <w:pPr>
      <w:keepNext/>
      <w:keepLines/>
      <w:spacing w:before="40" w:line="278" w:lineRule="auto"/>
      <w:outlineLvl w:val="6"/>
      <w:pPrChange w:id="1" w:author="Luccas Correa" w:date="2026-09-26T15:16:00Z">
        <w:pPr>
          <w:keepNext/>
          <w:keepLines/>
          <w:spacing w:before="40"/>
          <w:outlineLvl w:val="6"/>
        </w:pPr>
      </w:pPrChange>
    </w:pPr>
    <w:rPr>
      <w:rFonts w:eastAsiaTheme="majorEastAsia" w:cstheme="majorBidi"/>
      <w:color w:val="595959" w:themeColor="text1" w:themeTint="A6"/>
      <w:rPrChange w:id="1" w:author="Luccas Correa" w:date="2026-09-26T15:16: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BF2CA6"/>
    <w:pPr>
      <w:keepNext/>
      <w:keepLines/>
      <w:spacing w:line="278" w:lineRule="auto"/>
      <w:outlineLvl w:val="7"/>
      <w:pPrChange w:id="2" w:author="Luccas Correa" w:date="2026-09-26T15:16:00Z">
        <w:pPr>
          <w:keepNext/>
          <w:keepLines/>
          <w:outlineLvl w:val="7"/>
        </w:pPr>
      </w:pPrChange>
    </w:pPr>
    <w:rPr>
      <w:rFonts w:eastAsiaTheme="majorEastAsia" w:cstheme="majorBidi"/>
      <w:i/>
      <w:iCs/>
      <w:color w:val="272727" w:themeColor="text1" w:themeTint="D8"/>
      <w:rPrChange w:id="2" w:author="Luccas Correa" w:date="2026-09-26T15:16: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BF2CA6"/>
    <w:pPr>
      <w:keepNext/>
      <w:keepLines/>
      <w:spacing w:line="278" w:lineRule="auto"/>
      <w:outlineLvl w:val="8"/>
      <w:pPrChange w:id="3" w:author="Luccas Correa" w:date="2026-09-26T15:16:00Z">
        <w:pPr>
          <w:keepNext/>
          <w:keepLines/>
          <w:outlineLvl w:val="8"/>
        </w:pPr>
      </w:pPrChange>
    </w:pPr>
    <w:rPr>
      <w:rFonts w:eastAsiaTheme="majorEastAsia" w:cstheme="majorBidi"/>
      <w:color w:val="272727" w:themeColor="text1" w:themeTint="D8"/>
      <w:rPrChange w:id="3" w:author="Luccas Correa" w:date="2026-09-26T15:16: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D3"/>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contextualSpacing/>
      <w:pPrChange w:id="4" w:author="Luccas Correa" w:date="2026-09-26T15:16:00Z">
        <w:pPr>
          <w:spacing w:after="80"/>
          <w:contextualSpacing/>
        </w:pPr>
      </w:pPrChange>
    </w:pPr>
    <w:rPr>
      <w:rFonts w:asciiTheme="majorHAnsi" w:eastAsiaTheme="majorEastAsia" w:hAnsiTheme="majorHAnsi" w:cstheme="majorBidi"/>
      <w:spacing w:val="-10"/>
      <w:kern w:val="28"/>
      <w:sz w:val="56"/>
      <w:szCs w:val="56"/>
      <w:rPrChange w:id="4" w:author="Luccas Correa" w:date="2026-09-26T15:16: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2A4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spacing w:after="160" w:line="278" w:lineRule="auto"/>
      <w:pPrChange w:id="5" w:author="Luccas Correa" w:date="2026-09-26T15:16:00Z">
        <w:pPr>
          <w:numPr>
            <w:ilvl w:val="1"/>
          </w:numPr>
          <w:spacing w:after="160"/>
        </w:pPr>
      </w:pPrChange>
    </w:pPr>
    <w:rPr>
      <w:rFonts w:eastAsiaTheme="majorEastAsia" w:cstheme="majorBidi"/>
      <w:color w:val="595959" w:themeColor="text1" w:themeTint="A6"/>
      <w:spacing w:val="15"/>
      <w:sz w:val="28"/>
      <w:szCs w:val="28"/>
      <w:rPrChange w:id="5" w:author="Luccas Correa" w:date="2026-09-26T15:16: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2A4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after="160" w:line="278" w:lineRule="auto"/>
      <w:jc w:val="center"/>
      <w:pPrChange w:id="6" w:author="Luccas Correa" w:date="2026-09-26T15:16:00Z">
        <w:pPr>
          <w:spacing w:before="160" w:after="160"/>
          <w:jc w:val="center"/>
        </w:pPr>
      </w:pPrChange>
    </w:pPr>
    <w:rPr>
      <w:i/>
      <w:iCs/>
      <w:color w:val="404040" w:themeColor="text1" w:themeTint="BF"/>
      <w:rPrChange w:id="6" w:author="Luccas Correa" w:date="2026-09-26T15:16: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2A40D3"/>
    <w:rPr>
      <w:i/>
      <w:iCs/>
      <w:color w:val="404040" w:themeColor="text1" w:themeTint="BF"/>
    </w:rPr>
  </w:style>
  <w:style w:type="paragraph" w:styleId="ListParagraph">
    <w:name w:val="List Paragraph"/>
    <w:basedOn w:val="Normal"/>
    <w:uiPriority w:val="34"/>
    <w:qFormat/>
    <w:rsid w:val="002A40D3"/>
    <w:pPr>
      <w:ind w:left="720"/>
      <w:contextualSpacing/>
    </w:pPr>
  </w:style>
  <w:style w:type="character" w:styleId="IntenseEmphasis">
    <w:name w:val="Intense Emphasis"/>
    <w:basedOn w:val="DefaultParagraphFont"/>
    <w:uiPriority w:val="21"/>
    <w:qFormat/>
    <w:rsid w:val="002A40D3"/>
    <w:rPr>
      <w:i/>
      <w:iCs/>
      <w:color w:val="0F4761" w:themeColor="accent1" w:themeShade="BF"/>
    </w:rPr>
  </w:style>
  <w:style w:type="paragraph" w:styleId="IntenseQuote">
    <w:name w:val="Intense Quote"/>
    <w:basedOn w:val="Normal"/>
    <w:next w:val="Normal"/>
    <w:link w:val="IntenseQuoteChar"/>
    <w:uiPriority w:val="30"/>
    <w:qFormat/>
    <w:rsid w:val="002A4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D3"/>
    <w:rPr>
      <w:i/>
      <w:iCs/>
      <w:color w:val="0F4761" w:themeColor="accent1" w:themeShade="BF"/>
    </w:rPr>
  </w:style>
  <w:style w:type="character" w:styleId="IntenseReference">
    <w:name w:val="Intense Reference"/>
    <w:basedOn w:val="DefaultParagraphFont"/>
    <w:uiPriority w:val="32"/>
    <w:qFormat/>
    <w:rsid w:val="002A40D3"/>
    <w:rPr>
      <w:b/>
      <w:bCs/>
      <w:smallCaps/>
      <w:color w:val="0F4761" w:themeColor="accent1" w:themeShade="BF"/>
      <w:spacing w:val="5"/>
    </w:rPr>
  </w:style>
  <w:style w:type="character" w:styleId="CommentReference">
    <w:name w:val="annotation reference"/>
    <w:basedOn w:val="DefaultParagraphFont"/>
    <w:uiPriority w:val="99"/>
    <w:semiHidden/>
    <w:unhideWhenUsed/>
    <w:rsid w:val="002A40D3"/>
    <w:rPr>
      <w:sz w:val="16"/>
      <w:szCs w:val="16"/>
    </w:rPr>
  </w:style>
  <w:style w:type="paragraph" w:styleId="CommentText">
    <w:name w:val="annotation text"/>
    <w:basedOn w:val="Normal"/>
    <w:link w:val="CommentTextChar"/>
    <w:uiPriority w:val="99"/>
    <w:semiHidden/>
    <w:unhideWhenUsed/>
    <w:rsid w:val="002A40D3"/>
    <w:rPr>
      <w:sz w:val="20"/>
      <w:szCs w:val="20"/>
    </w:rPr>
  </w:style>
  <w:style w:type="character" w:customStyle="1" w:styleId="CommentTextChar">
    <w:name w:val="Comment Text Char"/>
    <w:basedOn w:val="DefaultParagraphFont"/>
    <w:link w:val="CommentText"/>
    <w:uiPriority w:val="99"/>
    <w:semiHidden/>
    <w:rsid w:val="002A40D3"/>
    <w:rPr>
      <w:sz w:val="20"/>
      <w:szCs w:val="20"/>
    </w:rPr>
  </w:style>
  <w:style w:type="paragraph" w:styleId="CommentSubject">
    <w:name w:val="annotation subject"/>
    <w:basedOn w:val="CommentText"/>
    <w:next w:val="CommentText"/>
    <w:link w:val="CommentSubjectChar"/>
    <w:uiPriority w:val="99"/>
    <w:semiHidden/>
    <w:unhideWhenUsed/>
    <w:rsid w:val="002A40D3"/>
    <w:rPr>
      <w:b/>
      <w:bCs/>
    </w:rPr>
  </w:style>
  <w:style w:type="character" w:customStyle="1" w:styleId="CommentSubjectChar">
    <w:name w:val="Comment Subject Char"/>
    <w:basedOn w:val="CommentTextChar"/>
    <w:link w:val="CommentSubject"/>
    <w:uiPriority w:val="99"/>
    <w:semiHidden/>
    <w:rsid w:val="002A40D3"/>
    <w:rPr>
      <w:b/>
      <w:bCs/>
      <w:sz w:val="20"/>
      <w:szCs w:val="20"/>
    </w:rPr>
  </w:style>
  <w:style w:type="table" w:styleId="TableGrid">
    <w:name w:val="Table Grid"/>
    <w:basedOn w:val="TableNormal"/>
    <w:uiPriority w:val="39"/>
    <w:rsid w:val="00AE7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AE7C33"/>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2024-08-13T00:12:00Z</dcterms:created>
  <dcterms:modified xsi:type="dcterms:W3CDTF">2026-09-26T19:16:00Z</dcterms:modified>
</cp:coreProperties>
</file>