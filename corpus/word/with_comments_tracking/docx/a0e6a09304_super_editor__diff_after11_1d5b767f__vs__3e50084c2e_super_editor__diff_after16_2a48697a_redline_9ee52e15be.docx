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rPr>
          <w:ins w:id="0" w:author="Luccas Correa" w:date="2026-09-26T15:09:00Z" w16du:dateUtc="2026-09-26T19:09:00Z"/>
        </w:rPr>
      </w:pPr>
      <w:ins w:id="1" w:author="Luccas Correa" w:date="2026-09-26T15:09:00Z" w16du:dateUtc="2026-09-26T19:09:00Z">
        <w:r>
          <w:t>Diffing feature</w:t>
        </w:r>
      </w:ins>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ins w:id="2"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pPr>
              <w:rPr>
                <w:ins w:id="3" w:author="Luccas Correa" w:date="2026-09-26T15:09:00Z" w16du:dateUtc="2026-09-26T19:09:00Z"/>
              </w:rPr>
            </w:pPr>
            <w:ins w:id="4" w:author="Luccas Correa" w:date="2026-09-26T15:09:00Z" w16du:dateUtc="2026-09-26T19:09: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ins w:id="5"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pPr>
              <w:rPr>
                <w:ins w:id="6" w:author="Luccas Correa" w:date="2026-09-26T15:09:00Z" w16du:dateUtc="2026-09-26T19:09:00Z"/>
              </w:rPr>
            </w:pPr>
            <w:ins w:id="7" w:author="Luccas Correa" w:date="2026-09-26T15:09:00Z" w16du:dateUtc="2026-09-26T19:09: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F11F43">
        <w:trPr>
          <w:ins w:id="8"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pPr>
              <w:rPr>
                <w:ins w:id="9" w:author="Luccas Correa" w:date="2026-09-26T15:09:00Z" w16du:dateUtc="2026-09-26T19:09:00Z"/>
              </w:rPr>
            </w:pPr>
            <w:ins w:id="10" w:author="Luccas Correa" w:date="2026-09-26T15:09:00Z" w16du:dateUtc="2026-09-26T19:09: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ins w:id="11"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pPr>
              <w:rPr>
                <w:ins w:id="12" w:author="Luccas Correa" w:date="2026-09-26T15:09:00Z" w16du:dateUtc="2026-09-26T19:09:00Z"/>
              </w:rPr>
            </w:pPr>
            <w:ins w:id="13" w:author="Luccas Correa" w:date="2026-09-26T15:09:00Z" w16du:dateUtc="2026-09-26T19:09: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F11F43">
        <w:trPr>
          <w:ins w:id="14"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pPr>
              <w:rPr>
                <w:ins w:id="15" w:author="Luccas Correa" w:date="2026-09-26T15:09:00Z" w16du:dateUtc="2026-09-26T19:09:00Z"/>
              </w:rPr>
            </w:pPr>
            <w:ins w:id="16" w:author="Luccas Correa" w:date="2026-09-26T15:09:00Z" w16du:dateUtc="2026-09-26T19:09: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ins w:id="17" w:author="Luccas Correa" w:date="2026-09-26T15:09:00Z" w16du:dateUtc="2026-09-26T19:09:00Z"/>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pPr>
              <w:rPr>
                <w:ins w:id="18" w:author="Luccas Correa" w:date="2026-09-26T15:09:00Z" w16du:dateUtc="2026-09-26T19:09:00Z"/>
              </w:rPr>
            </w:pPr>
            <w:ins w:id="19" w:author="Luccas Correa" w:date="2026-09-26T15:09:00Z" w16du:dateUtc="2026-09-26T19:09: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69708074" w14:textId="2A02D6C7" w:rsidR="000A7665" w:rsidRDefault="000A7665">
      <w:pPr>
        <w:rPr>
          <w:del w:id="20" w:author="Luccas Correa" w:date="2026-09-26T15:09:00Z" w16du:dateUtc="2026-09-26T19:09:00Z"/>
        </w:rPr>
      </w:pPr>
      <w:del w:id="21" w:author="Luccas Correa" w:date="2026-09-26T15:09:00Z" w16du:dateUtc="2026-09-26T19:09:00Z">
        <w:r>
          <w:delText xml:space="preserve">This is some </w:delText>
        </w:r>
        <w:commentRangeStart w:id="22"/>
        <w:r>
          <w:delText>text</w:delText>
        </w:r>
        <w:commentRangeEnd w:id="22"/>
        <w:r w:rsidR="0097502B">
          <w:rPr>
            <w:rStyle w:val="CommentReference"/>
            <w:sz w:val="24"/>
            <w:szCs w:val="24"/>
          </w:rPr>
          <w:commentReference w:id="22"/>
        </w:r>
        <w:r>
          <w:delText xml:space="preserve"> with tracked changes.</w:delText>
        </w:r>
      </w:del>
    </w:p>
    <w:p w14:paraId="26449FD6" w14:textId="55550F61" w:rsidR="008E06E2" w:rsidRDefault="008E06E2">
      <w:pPr>
        <w:rPr>
          <w:del w:id="23" w:author="Luccas Correa" w:date="2026-09-26T15:09:00Z" w16du:dateUtc="2026-09-26T19:09:00Z"/>
        </w:rPr>
      </w:pPr>
      <w:del w:id="24" w:author="Luccas Correa" w:date="2026-09-26T15:09:00Z" w16du:dateUtc="2026-09-26T19:09:00Z">
        <w:r>
          <w:delText>And this is more text.</w:delText>
        </w:r>
      </w:del>
    </w:p>
    <w:p w14:paraId="01EC8ACE" w14:textId="0A33710A" w:rsidR="008E06E2" w:rsidRDefault="008E06E2">
      <w:del w:id="25" w:author="Luccas Correa" w:date="2026-09-26T15:09:00Z" w16du:dateUtc="2026-09-26T19:09:00Z">
        <w:r>
          <w:delText>And some more.</w:delText>
        </w:r>
      </w:del>
    </w:p>
    <w:sectPr w:rsidR="008E06E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2" w:author="Luccas Correa" w:date="2026-03-02T14:12:00Z" w:initials="LC">
    <w:p w14:paraId="036BD125" w14:textId="77777777" w:rsidR="0097502B" w:rsidRDefault="0097502B" w:rsidP="0097502B">
      <w:r>
        <w:rPr>
          <w:rStyle w:val="CommentReference"/>
        </w:rPr>
        <w:annotationRef/>
      </w:r>
      <w:r>
        <w:rPr>
          <w:sz w:val="20"/>
          <w:szCs w:val="20"/>
        </w:rPr>
        <w:t>Old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6BD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000363" w16cex:dateUtc="2026-03-02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6BD125" w16cid:durableId="560003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65"/>
    <w:rsid w:val="000A7665"/>
    <w:rsid w:val="00523539"/>
    <w:rsid w:val="00765E93"/>
    <w:rsid w:val="008E06E2"/>
    <w:rsid w:val="0097502B"/>
    <w:rsid w:val="009A0631"/>
    <w:rsid w:val="00AF4127"/>
    <w:rsid w:val="00BF2CA6"/>
    <w:rsid w:val="00EB37BD"/>
    <w:rsid w:val="00EF50E9"/>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0AF60"/>
  <w15:chartTrackingRefBased/>
  <w15:docId w15:val="{919D4776-68E9-9A4B-8118-E6201B8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65"/>
    <w:rPr>
      <w:rFonts w:eastAsiaTheme="majorEastAsia" w:cstheme="majorBidi"/>
      <w:color w:val="272727" w:themeColor="text1" w:themeTint="D8"/>
    </w:rPr>
  </w:style>
  <w:style w:type="paragraph" w:styleId="Title">
    <w:name w:val="Title"/>
    <w:basedOn w:val="Normal"/>
    <w:next w:val="Normal"/>
    <w:link w:val="TitleChar"/>
    <w:uiPriority w:val="10"/>
    <w:qFormat/>
    <w:rsid w:val="000A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65"/>
    <w:pPr>
      <w:spacing w:before="160"/>
      <w:jc w:val="center"/>
    </w:pPr>
    <w:rPr>
      <w:i/>
      <w:iCs/>
      <w:color w:val="404040" w:themeColor="text1" w:themeTint="BF"/>
    </w:rPr>
  </w:style>
  <w:style w:type="character" w:customStyle="1" w:styleId="QuoteChar">
    <w:name w:val="Quote Char"/>
    <w:basedOn w:val="DefaultParagraphFont"/>
    <w:link w:val="Quote"/>
    <w:uiPriority w:val="29"/>
    <w:rsid w:val="000A7665"/>
    <w:rPr>
      <w:i/>
      <w:iCs/>
      <w:color w:val="404040" w:themeColor="text1" w:themeTint="BF"/>
    </w:rPr>
  </w:style>
  <w:style w:type="paragraph" w:styleId="ListParagraph">
    <w:name w:val="List Paragraph"/>
    <w:basedOn w:val="Normal"/>
    <w:uiPriority w:val="34"/>
    <w:qFormat/>
    <w:rsid w:val="000A7665"/>
    <w:pPr>
      <w:ind w:left="720"/>
      <w:contextualSpacing/>
    </w:pPr>
  </w:style>
  <w:style w:type="character" w:styleId="IntenseEmphasis">
    <w:name w:val="Intense Emphasis"/>
    <w:basedOn w:val="DefaultParagraphFont"/>
    <w:uiPriority w:val="21"/>
    <w:qFormat/>
    <w:rsid w:val="000A7665"/>
    <w:rPr>
      <w:i/>
      <w:iCs/>
      <w:color w:val="0F4761" w:themeColor="accent1" w:themeShade="BF"/>
    </w:rPr>
  </w:style>
  <w:style w:type="paragraph" w:styleId="IntenseQuote">
    <w:name w:val="Intense Quote"/>
    <w:basedOn w:val="Normal"/>
    <w:next w:val="Normal"/>
    <w:link w:val="IntenseQuoteChar"/>
    <w:uiPriority w:val="30"/>
    <w:qFormat/>
    <w:rsid w:val="000A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665"/>
    <w:rPr>
      <w:i/>
      <w:iCs/>
      <w:color w:val="0F4761" w:themeColor="accent1" w:themeShade="BF"/>
    </w:rPr>
  </w:style>
  <w:style w:type="character" w:styleId="IntenseReference">
    <w:name w:val="Intense Reference"/>
    <w:basedOn w:val="DefaultParagraphFont"/>
    <w:uiPriority w:val="32"/>
    <w:qFormat/>
    <w:rsid w:val="000A7665"/>
    <w:rPr>
      <w:b/>
      <w:bCs/>
      <w:smallCaps/>
      <w:color w:val="0F4761" w:themeColor="accent1" w:themeShade="BF"/>
      <w:spacing w:val="5"/>
    </w:rPr>
  </w:style>
  <w:style w:type="paragraph" w:styleId="Revision">
    <w:name w:val="Revision"/>
    <w:hidden/>
    <w:uiPriority w:val="99"/>
    <w:semiHidden/>
    <w:rsid w:val="000A7665"/>
    <w:pPr>
      <w:spacing w:after="0" w:line="240" w:lineRule="auto"/>
    </w:pPr>
  </w:style>
  <w:style w:type="character" w:styleId="CommentReference">
    <w:name w:val="annotation reference"/>
    <w:basedOn w:val="DefaultParagraphFont"/>
    <w:uiPriority w:val="99"/>
    <w:semiHidden/>
    <w:unhideWhenUsed/>
    <w:rsid w:val="0097502B"/>
    <w:rPr>
      <w:sz w:val="16"/>
      <w:szCs w:val="16"/>
    </w:rPr>
  </w:style>
  <w:style w:type="paragraph" w:styleId="CommentText">
    <w:name w:val="annotation text"/>
    <w:basedOn w:val="Normal"/>
    <w:link w:val="CommentTextChar"/>
    <w:uiPriority w:val="99"/>
    <w:semiHidden/>
    <w:unhideWhenUsed/>
    <w:rsid w:val="0097502B"/>
    <w:pPr>
      <w:spacing w:line="240" w:lineRule="auto"/>
    </w:pPr>
    <w:rPr>
      <w:sz w:val="20"/>
      <w:szCs w:val="20"/>
    </w:rPr>
  </w:style>
  <w:style w:type="character" w:customStyle="1" w:styleId="CommentTextChar">
    <w:name w:val="Comment Text Char"/>
    <w:basedOn w:val="DefaultParagraphFont"/>
    <w:link w:val="CommentText"/>
    <w:uiPriority w:val="99"/>
    <w:semiHidden/>
    <w:rsid w:val="0097502B"/>
    <w:rPr>
      <w:sz w:val="20"/>
      <w:szCs w:val="20"/>
    </w:rPr>
  </w:style>
  <w:style w:type="paragraph" w:styleId="CommentSubject">
    <w:name w:val="annotation subject"/>
    <w:basedOn w:val="CommentText"/>
    <w:next w:val="CommentText"/>
    <w:link w:val="CommentSubjectChar"/>
    <w:uiPriority w:val="99"/>
    <w:semiHidden/>
    <w:unhideWhenUsed/>
    <w:rsid w:val="0097502B"/>
    <w:rPr>
      <w:b/>
      <w:bCs/>
    </w:rPr>
  </w:style>
  <w:style w:type="character" w:customStyle="1" w:styleId="CommentSubjectChar">
    <w:name w:val="Comment Subject Char"/>
    <w:basedOn w:val="CommentTextChar"/>
    <w:link w:val="CommentSubject"/>
    <w:uiPriority w:val="99"/>
    <w:semiHidden/>
    <w:rsid w:val="0097502B"/>
    <w:rPr>
      <w:b/>
      <w:bCs/>
      <w:sz w:val="20"/>
      <w:szCs w:val="20"/>
    </w:rPr>
  </w:style>
  <w:style w:type="table" w:styleId="TableGrid">
    <w:name w:val="Table Grid"/>
    <w:basedOn w:val="TableNormal"/>
    <w:uiPriority w:val="39"/>
    <w:rsid w:val="00EB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EB37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2026-03-02T17:13:00Z</dcterms:created>
  <dcterms:modified xsi:type="dcterms:W3CDTF">2026-09-26T19:09:00Z</dcterms:modified>
</cp:coreProperties>
</file>