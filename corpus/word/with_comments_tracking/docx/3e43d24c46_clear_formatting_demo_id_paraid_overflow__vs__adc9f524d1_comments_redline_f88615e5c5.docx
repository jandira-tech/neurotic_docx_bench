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38701D" w14:textId="77777777" w:rsidR="00F508C6" w:rsidRDefault="00EA7BFB">
      <w:pPr>
        <w:rPr>
          <w:del w:id="1" w:author="Michael Williamson" w:date="2026-09-26T14:39:00Z" w16du:dateUtc="2026-09-26T18:39:00Z"/>
        </w:rPr>
      </w:pPr>
      <w:commentRangeStart w:id="2"/>
      <w:ins w:id="3" w:author="Michael Williamson" w:date="2026-09-26T14:39:00Z" w16du:dateUtc="2026-09-26T18:39:00Z">
        <w:r>
          <w:t>Ouch</w:t>
        </w:r>
        <w:commentRangeEnd w:id="2"/>
        <w:r>
          <w:rPr>
            <w:rStyle w:val="CommentReference"/>
            <w:sz w:val="22"/>
            <w:szCs w:val="20"/>
          </w:rPr>
          <w:commentReference w:id="2"/>
        </w:r>
        <w:r>
          <w:t>.</w:t>
        </w:r>
      </w:ins>
      <w:del w:id="4" w:author="Michael Williamson" w:date="2026-09-26T14:39:00Z" w16du:dateUtc="2026-09-26T18:39:00Z">
        <w:r w:rsidR="00292525">
          <w:delText>Clear Formatting Demo</w:delText>
        </w:r>
      </w:del>
    </w:p>
    <w:p w14:paraId="0831DC75" w14:textId="77777777" w:rsidR="00F508C6" w:rsidRDefault="00292525">
      <w:pPr>
        <w:rPr>
          <w:del w:id="5" w:author="Michael Williamson" w:date="2026-09-26T14:39:00Z" w16du:dateUtc="2026-09-26T18:39:00Z"/>
        </w:rPr>
      </w:pPr>
      <w:del w:id="6" w:author="Michael Williamson" w:date="2026-09-26T14:39:00Z" w16du:dateUtc="2026-09-26T18:39:00Z">
        <w:r>
          <w:delText>This document demonstrates clear formatting.</w:delText>
        </w:r>
      </w:del>
    </w:p>
    <w:p w14:paraId="7BE338C3" w14:textId="77777777" w:rsidR="00F508C6" w:rsidRDefault="00292525">
      <w:del w:id="7" w:author="Michael Williamson" w:date="2026-09-26T14:39:00Z" w16du:dateUtc="2026-09-26T18:39:00Z">
        <w:r>
          <w:delText>Text with bold, italic, underline formatting removed.</w:delText>
        </w:r>
      </w:del>
      <w:commentRangeStart w:id="8"/>
      <w:commentRangeEnd w:id="8"/>
      <w:r w:rsidR="00EA7BFB">
        <w:rPr>
          <w:rStyle w:val="CommentReference"/>
          <w:sz w:val="22"/>
          <w:szCs w:val="20"/>
        </w:rPr>
        <w:commentReference w:id="8"/>
      </w:r>
    </w:p>
    <w:sectPr w:rsidR="00F508C6">
      <w:pgSz w:w="11906" w:h="16838"/>
      <w:pgMar w:top="1440" w:right="1440" w:bottom="1440" w:left="1440" w:header="708" w:footer="708" w:gutter="0"/>
      <w:cols w:space="708"/>
      <w:docGrid w:linePitch="360"/>
      <w:sectPrChange w:id="9" w:author="Michael Williamson" w:date="2026-09-26T14:39:00Z" w16du:dateUtc="2026-09-26T18:39:00Z">
        <w:sectPr w:rsidR="00F508C6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Michael Williamson" w:date="2016-07-03T15:10:00Z" w:initials="MW">
    <w:p w14:paraId="4E1C9FCD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8" w:author="Michael Williamson" w:date="2016-07-03T15:12:00Z" w:initials="MW">
    <w:p w14:paraId="3B2B583C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E1C9FCD" w15:done="0"/>
  <w15:commentEx w15:paraId="3B2B583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E1C9FCD" w16cid:durableId="1AF504B6"/>
  <w16cid:commentId w16cid:paraId="3B2B583C" w16cid:durableId="3D41B4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8C6"/>
    <w:rsid w:val="00212576"/>
    <w:rsid w:val="005017B3"/>
    <w:rsid w:val="006A0FDE"/>
    <w:rsid w:val="00DE0323"/>
    <w:rsid w:val="00E44C40"/>
    <w:rsid w:val="00EA7BFB"/>
    <w:rsid w:val="00F5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44C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  <w:pPrChange w:id="0" w:author="Michael Williamson" w:date="2026-09-26T14:39:00Z">
        <w:pPr>
          <w:spacing w:after="200"/>
        </w:pPr>
      </w:pPrChange>
    </w:pPr>
    <w:rPr>
      <w:rFonts w:asciiTheme="minorHAnsi" w:eastAsiaTheme="minorHAnsi" w:hAnsiTheme="minorHAnsi" w:cstheme="minorBidi"/>
      <w:sz w:val="20"/>
      <w:lang w:val="en-GB"/>
      <w:rPrChange w:id="0" w:author="Michael Williamson" w:date="2026-09-26T14:39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4C40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4C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4C40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C40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C40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6E1B5-3EE4-0B48-9B40-6BF2D9360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2026-09-26T18:39:00Z</dcterms:modified>
</cp:coreProperties>
</file>