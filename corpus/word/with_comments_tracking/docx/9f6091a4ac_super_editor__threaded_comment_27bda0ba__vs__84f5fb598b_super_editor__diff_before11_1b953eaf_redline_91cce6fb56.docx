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EF663E" w14:textId="5B468A40" w:rsidR="003C58BC" w:rsidRDefault="000A7665">
      <w:pPr>
        <w:rPr>
          <w:del w:id="12" w:author="Luccas Correa" w:date="2026-09-26T15:25:00Z" w16du:dateUtc="2026-09-26T19:25:00Z"/>
        </w:rPr>
      </w:pPr>
      <w:ins w:id="13" w:author="Luccas Correa" w:date="2026-09-26T15:25:00Z" w16du:dateUtc="2026-09-26T19:25:00Z">
        <w:r>
          <w:t xml:space="preserve">This is some </w:t>
        </w:r>
        <w:commentRangeStart w:id="14"/>
        <w:r>
          <w:t>text</w:t>
        </w:r>
        <w:commentRangeEnd w:id="14"/>
        <w:r w:rsidR="0097502B">
          <w:rPr>
            <w:rStyle w:val="CommentReference"/>
            <w:sz w:val="24"/>
            <w:szCs w:val="24"/>
          </w:rPr>
          <w:commentReference w:id="14"/>
        </w:r>
        <w:r>
          <w:t xml:space="preserve"> with tracked changes.</w:t>
        </w:r>
      </w:ins>
      <w:commentRangeStart w:id="15"/>
      <w:commentRangeStart w:id="16"/>
      <w:del w:id="17" w:author="Luccas Correa" w:date="2026-09-26T15:25:00Z" w16du:dateUtc="2026-09-26T19:25:00Z">
        <w:r w:rsidR="00715FB8">
          <w:delText>Text</w:delText>
        </w:r>
        <w:commentRangeEnd w:id="15"/>
        <w:r w:rsidR="00715FB8">
          <w:rPr>
            <w:rStyle w:val="CommentReference"/>
            <w:sz w:val="24"/>
            <w:szCs w:val="24"/>
          </w:rPr>
          <w:commentReference w:id="15"/>
        </w:r>
        <w:commentRangeEnd w:id="16"/>
        <w:r w:rsidR="00715FB8">
          <w:rPr>
            <w:rStyle w:val="CommentReference"/>
            <w:sz w:val="24"/>
            <w:szCs w:val="24"/>
          </w:rPr>
          <w:commentReference w:id="16"/>
        </w:r>
      </w:del>
    </w:p>
    <w:p w14:paraId="4C492E00" w14:textId="77777777" w:rsidR="00715FB8" w:rsidRDefault="00715FB8">
      <w:pPr>
        <w:rPr>
          <w:del w:id="18" w:author="Luccas Correa" w:date="2026-09-26T15:25:00Z" w16du:dateUtc="2026-09-26T19:25:00Z"/>
        </w:rPr>
      </w:pPr>
    </w:p>
    <w:p w14:paraId="14484A7D" w14:textId="060FB933" w:rsidR="00715FB8" w:rsidRDefault="00715FB8">
      <w:commentRangeStart w:id="19"/>
      <w:del w:id="20" w:author="Luccas Correa" w:date="2026-09-26T15:25:00Z" w16du:dateUtc="2026-09-26T19:25:00Z">
        <w:r>
          <w:delText>Text 2</w:delText>
        </w:r>
        <w:commentRangeEnd w:id="19"/>
        <w:r>
          <w:rPr>
            <w:rStyle w:val="CommentReference"/>
            <w:sz w:val="24"/>
            <w:szCs w:val="24"/>
          </w:rPr>
          <w:commentReference w:id="19"/>
        </w:r>
      </w:del>
    </w:p>
    <w:sectPr w:rsidR="00715FB8">
      <w:pgSz w:w="12240" w:h="15840"/>
      <w:pgMar w:top="1440" w:right="1440" w:bottom="1440" w:left="1440" w:header="708" w:footer="708" w:gutter="0"/>
      <w:cols w:space="708"/>
      <w:docGrid w:linePitch="360"/>
      <w:sectPrChange w:id="21" w:author="Luccas Correa" w:date="2026-09-26T15:25:00Z" w16du:dateUtc="2026-09-26T19:25:00Z">
        <w:sectPr w:rsidR="00715FB8">
          <w:pgMar w:top="1440" w:right="1440" w:bottom="1440" w:left="1440" w:header="720" w:footer="720" w:gutter="0"/>
          <w:cols w:space="72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4" w:author="Luccas Correa" w:date="2026-03-02T14:12:00Z" w:initials="LC">
    <w:p w14:paraId="036BD125" w14:textId="77777777" w:rsidR="0097502B" w:rsidRDefault="0097502B" w:rsidP="0097502B">
      <w:r>
        <w:rPr>
          <w:rStyle w:val="CommentReference"/>
        </w:rPr>
        <w:annotationRef/>
      </w:r>
      <w:r>
        <w:rPr>
          <w:sz w:val="20"/>
          <w:szCs w:val="20"/>
        </w:rPr>
        <w:t>Old comment</w:t>
      </w:r>
    </w:p>
  </w:comment>
  <w:comment w:id="15" w:author="Nick Bernal" w:date="2025-02-13T08:07:00Z" w:initials="NB">
    <w:p w14:paraId="3C32A513" w14:textId="77777777" w:rsidR="00715FB8" w:rsidRDefault="00715FB8" w:rsidP="00715FB8">
      <w:r>
        <w:rPr>
          <w:rStyle w:val="CommentReference"/>
        </w:rPr>
        <w:annotationRef/>
      </w:r>
      <w:r>
        <w:rPr>
          <w:sz w:val="20"/>
          <w:szCs w:val="20"/>
        </w:rPr>
        <w:t>First comment</w:t>
      </w:r>
    </w:p>
  </w:comment>
  <w:comment w:id="16" w:author="Nick Bernal" w:date="2025-02-13T08:07:00Z" w:initials="NB">
    <w:p w14:paraId="57D89ACE" w14:textId="77777777" w:rsidR="00715FB8" w:rsidRDefault="00715FB8" w:rsidP="00715FB8">
      <w:r>
        <w:rPr>
          <w:rStyle w:val="CommentReference"/>
        </w:rPr>
        <w:annotationRef/>
      </w:r>
      <w:r>
        <w:rPr>
          <w:sz w:val="20"/>
          <w:szCs w:val="20"/>
        </w:rPr>
        <w:t>Threaded</w:t>
      </w:r>
    </w:p>
  </w:comment>
  <w:comment w:id="19" w:author="Nick Bernal" w:date="2025-02-13T08:08:00Z" w:initials="NB">
    <w:p w14:paraId="68121C0A" w14:textId="77777777" w:rsidR="00715FB8" w:rsidRDefault="00715FB8" w:rsidP="00715FB8">
      <w:r>
        <w:rPr>
          <w:rStyle w:val="CommentReference"/>
        </w:rPr>
        <w:annotationRef/>
      </w:r>
      <w:r>
        <w:rPr>
          <w:sz w:val="20"/>
          <w:szCs w:val="20"/>
        </w:rPr>
        <w:t>Single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36BD125" w15:done="0"/>
  <w15:commentEx w15:paraId="3C32A513" w15:done="0"/>
  <w15:commentEx w15:paraId="57D89ACE" w15:paraIdParent="3C32A513" w15:done="0"/>
  <w15:commentEx w15:paraId="68121C0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6000363" w16cex:dateUtc="2026-03-02T17:12:00Z"/>
  <w16cex:commentExtensible w16cex:durableId="4BDD32A5" w16cex:dateUtc="2025-02-13T16:07:00Z"/>
  <w16cex:commentExtensible w16cex:durableId="603D14EB" w16cex:dateUtc="2025-02-13T16:07:00Z"/>
  <w16cex:commentExtensible w16cex:durableId="40F34AB8" w16cex:dateUtc="2025-02-13T16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36BD125" w16cid:durableId="56000363"/>
  <w16cid:commentId w16cid:paraId="3C32A513" w16cid:durableId="4BDD32A5"/>
  <w16cid:commentId w16cid:paraId="57D89ACE" w16cid:durableId="603D14EB"/>
  <w16cid:commentId w16cid:paraId="68121C0A" w16cid:durableId="40F34AB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FB8"/>
    <w:rsid w:val="000A7665"/>
    <w:rsid w:val="00360F1B"/>
    <w:rsid w:val="003C1D14"/>
    <w:rsid w:val="003C58BC"/>
    <w:rsid w:val="00474DD6"/>
    <w:rsid w:val="00527386"/>
    <w:rsid w:val="00715FB8"/>
    <w:rsid w:val="00765E93"/>
    <w:rsid w:val="00931F1A"/>
    <w:rsid w:val="0097502B"/>
    <w:rsid w:val="00AF4127"/>
    <w:rsid w:val="00CE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20DD00"/>
  <w15:chartTrackingRefBased/>
  <w15:docId w15:val="{2E69770B-6FA3-4E4F-99D3-65FDAD0F4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665"/>
    <w:pPr>
      <w:keepNext/>
      <w:keepLines/>
      <w:spacing w:before="160" w:after="80" w:line="278" w:lineRule="auto"/>
      <w:outlineLvl w:val="2"/>
      <w:pPrChange w:id="0" w:author="Luccas Correa" w:date="2026-09-26T15:25:00Z">
        <w:pPr>
          <w:keepNext/>
          <w:keepLines/>
          <w:spacing w:before="160" w:after="80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rPrChange w:id="0" w:author="Luccas Correa" w:date="2026-09-26T15:25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665"/>
    <w:pPr>
      <w:keepNext/>
      <w:keepLines/>
      <w:spacing w:before="80" w:after="40" w:line="278" w:lineRule="auto"/>
      <w:outlineLvl w:val="3"/>
      <w:pPrChange w:id="1" w:author="Luccas Correa" w:date="2026-09-26T15:25:00Z">
        <w:pPr>
          <w:keepNext/>
          <w:keepLines/>
          <w:spacing w:before="80" w:after="40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rPrChange w:id="1" w:author="Luccas Correa" w:date="2026-09-26T15:25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665"/>
    <w:pPr>
      <w:keepNext/>
      <w:keepLines/>
      <w:spacing w:before="80" w:after="40" w:line="278" w:lineRule="auto"/>
      <w:outlineLvl w:val="4"/>
      <w:pPrChange w:id="2" w:author="Luccas Correa" w:date="2026-09-26T15:25:00Z">
        <w:pPr>
          <w:keepNext/>
          <w:keepLines/>
          <w:spacing w:before="80" w:after="40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rPrChange w:id="2" w:author="Luccas Correa" w:date="2026-09-26T15:25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665"/>
    <w:pPr>
      <w:keepNext/>
      <w:keepLines/>
      <w:spacing w:before="40" w:line="278" w:lineRule="auto"/>
      <w:outlineLvl w:val="5"/>
      <w:pPrChange w:id="3" w:author="Luccas Correa" w:date="2026-09-26T15:25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3" w:author="Luccas Correa" w:date="2026-09-26T15:25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665"/>
    <w:pPr>
      <w:keepNext/>
      <w:keepLines/>
      <w:spacing w:before="40" w:line="278" w:lineRule="auto"/>
      <w:outlineLvl w:val="6"/>
      <w:pPrChange w:id="4" w:author="Luccas Correa" w:date="2026-09-26T15:25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4" w:author="Luccas Correa" w:date="2026-09-26T15:25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665"/>
    <w:pPr>
      <w:keepNext/>
      <w:keepLines/>
      <w:spacing w:line="278" w:lineRule="auto"/>
      <w:outlineLvl w:val="7"/>
      <w:pPrChange w:id="5" w:author="Luccas Correa" w:date="2026-09-26T15:25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5" w:author="Luccas Correa" w:date="2026-09-26T15:25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665"/>
    <w:pPr>
      <w:keepNext/>
      <w:keepLines/>
      <w:spacing w:line="278" w:lineRule="auto"/>
      <w:outlineLvl w:val="8"/>
      <w:pPrChange w:id="6" w:author="Luccas Correa" w:date="2026-09-26T15:25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6" w:author="Luccas Correa" w:date="2026-09-26T15:25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FB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FB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FB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FB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F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F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FB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665"/>
    <w:pPr>
      <w:spacing w:after="80"/>
      <w:contextualSpacing/>
      <w:pPrChange w:id="7" w:author="Luccas Correa" w:date="2026-09-26T15:25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7" w:author="Luccas Correa" w:date="2026-09-26T15:25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715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665"/>
    <w:pPr>
      <w:numPr>
        <w:ilvl w:val="1"/>
      </w:numPr>
      <w:spacing w:after="160" w:line="278" w:lineRule="auto"/>
      <w:pPrChange w:id="8" w:author="Luccas Correa" w:date="2026-09-26T15:25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8" w:author="Luccas Correa" w:date="2026-09-26T15:25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715F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665"/>
    <w:pPr>
      <w:spacing w:before="160" w:after="160" w:line="278" w:lineRule="auto"/>
      <w:jc w:val="center"/>
      <w:pPrChange w:id="9" w:author="Luccas Correa" w:date="2026-09-26T15:25:00Z">
        <w:pPr>
          <w:spacing w:before="160" w:after="160"/>
          <w:jc w:val="center"/>
        </w:pPr>
      </w:pPrChange>
    </w:pPr>
    <w:rPr>
      <w:rFonts w:asciiTheme="minorHAnsi" w:hAnsiTheme="minorHAnsi" w:cstheme="minorBidi"/>
      <w:i/>
      <w:iCs/>
      <w:color w:val="404040" w:themeColor="text1" w:themeTint="BF"/>
      <w:rPrChange w:id="9" w:author="Luccas Correa" w:date="2026-09-26T15:25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715FB8"/>
    <w:rPr>
      <w:rFonts w:asciiTheme="minorHAnsi" w:hAnsiTheme="minorHAnsi" w:cstheme="min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FB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15F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502B"/>
    <w:pPr>
      <w:spacing w:after="160"/>
      <w:pPrChange w:id="10" w:author="Luccas Correa" w:date="2026-09-26T15:25:00Z">
        <w:pPr/>
      </w:pPrChange>
    </w:pPr>
    <w:rPr>
      <w:rFonts w:asciiTheme="minorHAnsi" w:hAnsiTheme="minorHAnsi" w:cstheme="minorBidi"/>
      <w:sz w:val="20"/>
      <w:szCs w:val="20"/>
      <w:rPrChange w:id="10" w:author="Luccas Correa" w:date="2026-09-26T15:25:00Z">
        <w:rPr>
          <w:rFonts w:ascii="Arial" w:eastAsiaTheme="minorHAnsi" w:hAnsi="Arial" w:cs="Times New Roman (Body CS)"/>
          <w:kern w:val="2"/>
          <w:lang w:val="en-US" w:eastAsia="en-US" w:bidi="ar-SA"/>
          <w14:ligatures w14:val="standardContextual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5FB8"/>
    <w:rPr>
      <w:rFonts w:asciiTheme="minorHAnsi" w:hAnsiTheme="minorHAnsi" w:cstheme="minorBid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5F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5FB8"/>
    <w:rPr>
      <w:rFonts w:asciiTheme="minorHAnsi" w:hAnsiTheme="minorHAnsi" w:cstheme="minorBidi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A7665"/>
    <w:pPr>
      <w:pPrChange w:id="11" w:author="Luccas Correa" w:date="2026-09-26T15:25:00Z">
        <w:pPr/>
      </w:pPrChange>
    </w:pPr>
    <w:rPr>
      <w:rFonts w:asciiTheme="minorHAnsi" w:hAnsiTheme="minorHAnsi" w:cstheme="minorBidi"/>
      <w:rPrChange w:id="11" w:author="Luccas Correa" w:date="2026-09-26T15:25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2025-02-13T16:07:00Z</dcterms:created>
  <dcterms:modified xsi:type="dcterms:W3CDTF">2026-09-26T19:25:00Z</dcterms:modified>
</cp:coreProperties>
</file>