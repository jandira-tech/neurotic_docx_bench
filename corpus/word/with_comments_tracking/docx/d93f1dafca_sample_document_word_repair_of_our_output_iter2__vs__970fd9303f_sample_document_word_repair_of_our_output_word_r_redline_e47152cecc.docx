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BD6514" w:rsidRDefault="006A5BED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6A5BED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2" w:author="Arthur Souza Rodrigues" w:date="2026-06-29T11:21:00Z" w16du:dateUtc="2026-06-29T15:2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3">
          <w:tblGrid>
            <w:gridCol w:w="4"/>
            <w:gridCol w:w="4676"/>
            <w:gridCol w:w="4"/>
            <w:gridCol w:w="4676"/>
            <w:gridCol w:w="4"/>
          </w:tblGrid>
        </w:tblGridChange>
      </w:tblGrid>
      <w:tr w:rsidR="005115D6" w14:paraId="1B12DB5D" w14:textId="77777777">
        <w:trPr>
          <w:trPrChange w:id="14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5" w:author="Arthur Souza Rodrigues" w:date="2026-06-29T11:21:00Z" w16du:dateUtc="2026-06-29T15:2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 w:rsidR="00BD6514">
              <w:fldChar w:fldCharType="begin"/>
            </w:r>
            <w:r w:rsidR="00BD6514">
              <w:instrText>HYPERLINK "https://www.npmjs.com/package/@eigenpal/docx-js-editor" \h</w:instrText>
            </w:r>
            <w:r w:rsidR="00BD6514">
              <w:fldChar w:fldCharType="separate"/>
            </w:r>
            <w:r w:rsidR="00BD6514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 w:rsidR="00BD6514"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6" w:author="Arthur Souza Rodrigues" w:date="2026-06-29T11:21:00Z" w16du:dateUtc="2026-06-29T15:2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34CBC884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 w:rsidR="00BD6514">
              <w:fldChar w:fldCharType="begin"/>
            </w:r>
            <w:r w:rsidR="00BD6514">
              <w:instrText>HYPERLINK "https://github.com/eigenpal/docx-editor" \h</w:instrText>
            </w:r>
            <w:r w:rsidR="00BD6514">
              <w:fldChar w:fldCharType="separate"/>
            </w:r>
            <w:r w:rsidR="00BD6514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 w:rsidR="00BD6514">
              <w:fldChar w:fldCharType="end"/>
            </w:r>
          </w:p>
        </w:tc>
      </w:tr>
    </w:tbl>
    <w:p w14:paraId="6721D1A6" w14:textId="77777777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BD6514" w:rsidRDefault="006A5BED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17" w:author="sara.k" w:date="2026-03-04T09:21:00Z">
        <w:r>
          <w:rPr>
            <w:color w:val="0F172A"/>
          </w:rPr>
          <w:delText>zero backend required</w:delText>
        </w:r>
      </w:del>
      <w:ins w:id="18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07BFC780" w:rsidR="00BD6514" w:rsidRDefault="006A5BED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19" w:author="thomas.v" w:date="2026-03-04T11:07:00Z">
        <w:r>
          <w:rPr>
            <w:color w:val="0F172A"/>
          </w:rPr>
          <w:delText>docx-js-editor skips the pipeline entirely</w:delText>
        </w:r>
      </w:del>
      <w:ins w:id="20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1" w:author="Arthur Souza Rodrigues" w:date="2026-06-29T11:21:00Z" w16du:dateUtc="2026-06-29T15:2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22">
          <w:tblGrid>
            <w:gridCol w:w="5"/>
            <w:gridCol w:w="9355"/>
            <w:gridCol w:w="5"/>
          </w:tblGrid>
        </w:tblGridChange>
      </w:tblGrid>
      <w:tr w:rsidR="005115D6" w14:paraId="7BE5D553" w14:textId="77777777">
        <w:trPr>
          <w:trPrChange w:id="23" w:author="Arthur Souza Rodrigues" w:date="2026-06-29T11:21:00Z" w16du:dateUtc="2026-06-29T15:21:00Z">
            <w:trPr>
              <w:gridAfter w:val="0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24" w:author="Arthur Souza Rodrigues" w:date="2026-06-29T11:21:00Z" w16du:dateUtc="2026-06-29T15:2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285A22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BD6514" w:rsidRDefault="00BD6514">
      <w:pPr>
        <w:spacing w:before="160"/>
      </w:pPr>
    </w:p>
    <w:p w14:paraId="124B2800" w14:textId="77777777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6A5BED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6A5BED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6A5BED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6A5BED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6A5BED">
      <w:pPr>
        <w:spacing w:before="180" w:after="40"/>
      </w:pPr>
      <w:r>
        <w:rPr>
          <w:b/>
          <w:bCs/>
          <w:color w:val="0F172A"/>
        </w:rPr>
        <w:lastRenderedPageBreak/>
        <w:t xml:space="preserve">Comments         </w:t>
      </w:r>
    </w:p>
    <w:p w14:paraId="35357F55" w14:textId="2F40A200" w:rsidR="00BD6514" w:rsidRDefault="006A5BED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25"/>
      <w:commentRangeStart w:id="26"/>
      <w:r>
        <w:rPr>
          <w:color w:val="0F172A"/>
        </w:rPr>
        <w:t xml:space="preserve">add a comment anchored to that selection         </w:t>
      </w:r>
      <w:commentRangeEnd w:id="26"/>
      <w:r>
        <w:rPr>
          <w:rStyle w:val="CommentReference"/>
          <w:color w:val="0F172A"/>
          <w:sz w:val="22"/>
          <w:szCs w:val="22"/>
        </w:rPr>
        <w:commentReference w:id="26"/>
      </w:r>
      <w:commentRangeEnd w:id="25"/>
      <w:r>
        <w:rPr>
          <w:rStyle w:val="CommentReference"/>
          <w:color w:val="0F172A"/>
          <w:sz w:val="22"/>
          <w:szCs w:val="22"/>
        </w:rPr>
        <w:commentReference w:id="25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6A5BED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6A5BED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6A5BED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6A5BED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7" w:author="Arthur Souza Rodrigues" w:date="2026-06-29T11:21:00Z" w16du:dateUtc="2026-06-29T15:2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885"/>
        <w:gridCol w:w="1715"/>
        <w:gridCol w:w="965"/>
        <w:gridCol w:w="4795"/>
        <w:tblGridChange w:id="28">
          <w:tblGrid>
            <w:gridCol w:w="4"/>
            <w:gridCol w:w="1881"/>
            <w:gridCol w:w="4"/>
            <w:gridCol w:w="1711"/>
            <w:gridCol w:w="4"/>
            <w:gridCol w:w="961"/>
            <w:gridCol w:w="4"/>
            <w:gridCol w:w="4791"/>
            <w:gridCol w:w="4"/>
          </w:tblGrid>
        </w:tblGridChange>
      </w:tblGrid>
      <w:tr w:rsidR="005115D6" w14:paraId="1B6DF911" w14:textId="77777777">
        <w:trPr>
          <w:trPrChange w:id="29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0" w:author="Arthur Souza Rodrigues" w:date="2026-06-29T11:21:00Z" w16du:dateUtc="2026-06-29T15:21:00Z">
              <w:tcPr>
                <w:tcW w:w="188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4DCB1E86" w14:textId="77777777" w:rsidR="00BD6514" w:rsidRDefault="006A5BED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1" w:author="Arthur Souza Rodrigues" w:date="2026-06-29T11:21:00Z" w16du:dateUtc="2026-06-29T15:21:00Z">
              <w:tcPr>
                <w:tcW w:w="171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679C00" w14:textId="77777777" w:rsidR="00BD6514" w:rsidRDefault="006A5BED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2" w:author="Arthur Souza Rodrigues" w:date="2026-06-29T11:21:00Z" w16du:dateUtc="2026-06-29T15:21:00Z">
              <w:tcPr>
                <w:tcW w:w="96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25B5C901" w14:textId="77777777" w:rsidR="00BD6514" w:rsidRDefault="006A5BED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3" w:author="Arthur Souza Rodrigues" w:date="2026-06-29T11:21:00Z" w16du:dateUtc="2026-06-29T15:21:00Z">
              <w:tcPr>
                <w:tcW w:w="479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C23D00" w14:textId="223CD600" w:rsidR="00BD6514" w:rsidRDefault="006A5BED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>
        <w:trPr>
          <w:trPrChange w:id="34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5" w:author="Arthur Souza Rodrigues" w:date="2026-06-29T11:21:00Z" w16du:dateUtc="2026-06-29T15:2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965000" w14:textId="77777777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6" w:author="Arthur Souza Rodrigues" w:date="2026-06-29T11:21:00Z" w16du:dateUtc="2026-06-29T15:2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E3FB680" w14:textId="212C5C00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7" w:author="Arthur Souza Rodrigues" w:date="2026-06-29T11:21:00Z" w16du:dateUtc="2026-06-29T15:2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BBC00" w14:textId="421BAF0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8" w:author="Arthur Souza Rodrigues" w:date="2026-06-29T11:21:00Z" w16du:dateUtc="2026-06-29T15:2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3A66678" w14:textId="29548C00" w:rsidR="00BD6514" w:rsidRDefault="006A5BED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>
        <w:trPr>
          <w:trPrChange w:id="39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0" w:author="Arthur Souza Rodrigues" w:date="2026-06-29T11:21:00Z" w16du:dateUtc="2026-06-29T15:2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F3BD780" w14:textId="4E64A0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1" w:author="Arthur Souza Rodrigues" w:date="2026-06-29T11:21:00Z" w16du:dateUtc="2026-06-29T15:2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595A767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2" w:author="Arthur Souza Rodrigues" w:date="2026-06-29T11:21:00Z" w16du:dateUtc="2026-06-29T15:2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F132E33" w14:textId="77777777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3" w:author="Arthur Souza Rodrigues" w:date="2026-06-29T11:21:00Z" w16du:dateUtc="2026-06-29T15:2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7A86E00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>
        <w:trPr>
          <w:trPrChange w:id="44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5" w:author="Arthur Souza Rodrigues" w:date="2026-06-29T11:21:00Z" w16du:dateUtc="2026-06-29T15:2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B775B84" w14:textId="321050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6" w:author="Arthur Souza Rodrigues" w:date="2026-06-29T11:21:00Z" w16du:dateUtc="2026-06-29T15:2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A5E4F1D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7" w:author="Arthur Souza Rodrigues" w:date="2026-06-29T11:21:00Z" w16du:dateUtc="2026-06-29T15:2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0EC1084" w14:textId="4BB7A7B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8" w:author="Arthur Souza Rodrigues" w:date="2026-06-29T11:21:00Z" w16du:dateUtc="2026-06-29T15:2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8079A00" w14:textId="7BFB2E00" w:rsidR="00BD6514" w:rsidRDefault="006A5BED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>
        <w:trPr>
          <w:trPrChange w:id="49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0" w:author="Arthur Souza Rodrigues" w:date="2026-06-29T11:21:00Z" w16du:dateUtc="2026-06-29T15:2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6C9C400" w14:textId="7CDA6C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1" w:author="Arthur Souza Rodrigues" w:date="2026-06-29T11:21:00Z" w16du:dateUtc="2026-06-29T15:2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D6C116F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2" w:author="Arthur Souza Rodrigues" w:date="2026-06-29T11:21:00Z" w16du:dateUtc="2026-06-29T15:2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F652800" w14:textId="1496E40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3" w:author="Arthur Souza Rodrigues" w:date="2026-06-29T11:21:00Z" w16du:dateUtc="2026-06-29T15:2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720FEF5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>
        <w:trPr>
          <w:trPrChange w:id="54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5" w:author="Arthur Souza Rodrigues" w:date="2026-06-29T11:21:00Z" w16du:dateUtc="2026-06-29T15:2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3A17200" w14:textId="75E8E2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6" w:author="Arthur Souza Rodrigues" w:date="2026-06-29T11:21:00Z" w16du:dateUtc="2026-06-29T15:2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C2A5600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7" w:author="Arthur Souza Rodrigues" w:date="2026-06-29T11:21:00Z" w16du:dateUtc="2026-06-29T15:2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D777800" w14:textId="77777777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8" w:author="Arthur Souza Rodrigues" w:date="2026-06-29T11:21:00Z" w16du:dateUtc="2026-06-29T15:2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582CC60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>
        <w:trPr>
          <w:trPrChange w:id="59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0" w:author="Arthur Souza Rodrigues" w:date="2026-06-29T11:21:00Z" w16du:dateUtc="2026-06-29T15:2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6422EE" w14:textId="7DC086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1" w:author="Arthur Souza Rodrigues" w:date="2026-06-29T11:21:00Z" w16du:dateUtc="2026-06-29T15:2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9532C00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2" w:author="Arthur Souza Rodrigues" w:date="2026-06-29T11:21:00Z" w16du:dateUtc="2026-06-29T15:2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5B507E9" w14:textId="39B43C0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3" w:author="Arthur Souza Rodrigues" w:date="2026-06-29T11:21:00Z" w16du:dateUtc="2026-06-29T15:2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14C0281" w14:textId="2C0BBC80" w:rsidR="00BD6514" w:rsidRDefault="006A5BED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>
        <w:trPr>
          <w:trPrChange w:id="64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5" w:author="Arthur Souza Rodrigues" w:date="2026-06-29T11:21:00Z" w16du:dateUtc="2026-06-29T15:2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B823400" w14:textId="77777777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6" w:author="Arthur Souza Rodrigues" w:date="2026-06-29T11:21:00Z" w16du:dateUtc="2026-06-29T15:2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F8BD500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7" w:author="Arthur Souza Rodrigues" w:date="2026-06-29T11:21:00Z" w16du:dateUtc="2026-06-29T15:2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679B6C5" w14:textId="67735D0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8" w:author="Arthur Souza Rodrigues" w:date="2026-06-29T11:21:00Z" w16du:dateUtc="2026-06-29T15:2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964A00" w14:textId="57CCD400" w:rsidR="00BD6514" w:rsidRDefault="006A5BED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6A5BED">
      <w:r>
        <w:br w:type="page"/>
      </w:r>
    </w:p>
    <w:p w14:paraId="763C62D1" w14:textId="7D8B6000" w:rsidR="00BD6514" w:rsidRDefault="006A5BED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69" w:author="Arthur Souza Rodrigues" w:date="2026-06-29T11:21:00Z" w16du:dateUtc="2026-06-29T15:2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70">
          <w:tblGrid>
            <w:gridCol w:w="5"/>
            <w:gridCol w:w="9355"/>
            <w:gridCol w:w="5"/>
          </w:tblGrid>
        </w:tblGridChange>
      </w:tblGrid>
      <w:tr w:rsidR="005115D6" w14:paraId="2990B494" w14:textId="77777777">
        <w:trPr>
          <w:trPrChange w:id="71" w:author="Arthur Souza Rodrigues" w:date="2026-06-29T11:21:00Z" w16du:dateUtc="2026-06-29T15:21:00Z">
            <w:trPr>
              <w:gridAfter w:val="0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72" w:author="Arthur Souza Rodrigues" w:date="2026-06-29T11:21:00Z" w16du:dateUtc="2026-06-29T15:2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5AA864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F190000" w14:textId="5C749680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73934498" w14:textId="5084D000" w:rsidR="00BD6514" w:rsidRDefault="006A5BED">
      <w:pPr>
        <w:spacing w:before="60" w:after="60"/>
      </w:pPr>
      <w:r>
        <w:rPr>
          <w:color w:val="0F172A"/>
        </w:rPr>
        <w:t xml:space="preserve">Read         </w:t>
      </w:r>
      <w:hyperlink r:id="rId10">
        <w:r w:rsidR="00BD651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37545226" w14:textId="24089F00" w:rsidR="00BD6514" w:rsidRDefault="00BD6514">
      <w:pPr>
        <w:spacing w:before="60"/>
      </w:pPr>
    </w:p>
    <w:p w14:paraId="5D0DEE00" w14:textId="77777777" w:rsidR="00BD6514" w:rsidRDefault="006A5BED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1A8E72BD" w14:textId="68145E00" w:rsidR="00BD6514" w:rsidRDefault="006A5BED">
      <w:pPr>
        <w:pStyle w:val="ListParagraph"/>
        <w:numPr>
          <w:ilvl w:val="0"/>
          <w:numId w:val="4"/>
        </w:numPr>
        <w:spacing w:before="40" w:after="40"/>
        <w:pPrChange w:id="73" w:author="Arthur Souza Rodrigues" w:date="2026-06-29T11:21:00Z" w16du:dateUtc="2026-06-29T15:2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BD6514" w:rsidRDefault="006A5BED">
      <w:pPr>
        <w:pStyle w:val="ListParagraph"/>
        <w:numPr>
          <w:ilvl w:val="0"/>
          <w:numId w:val="4"/>
        </w:numPr>
        <w:spacing w:before="40" w:after="40"/>
        <w:pPrChange w:id="74" w:author="Arthur Souza Rodrigues" w:date="2026-06-29T11:21:00Z" w16du:dateUtc="2026-06-29T15:2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3B2503D" w14:textId="706BF800" w:rsidR="00BD6514" w:rsidRDefault="006A5BED">
      <w:pPr>
        <w:pStyle w:val="ListParagraph"/>
        <w:numPr>
          <w:ilvl w:val="0"/>
          <w:numId w:val="4"/>
        </w:numPr>
        <w:spacing w:before="40" w:after="40"/>
        <w:pPrChange w:id="75" w:author="Arthur Souza Rodrigues" w:date="2026-06-29T11:21:00Z" w16du:dateUtc="2026-06-29T15:2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del w:id="76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77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65CA389A" w14:textId="77777777" w:rsidR="00BD6514" w:rsidRDefault="006A5BED">
      <w:pPr>
        <w:pStyle w:val="ListParagraph"/>
        <w:numPr>
          <w:ilvl w:val="0"/>
          <w:numId w:val="4"/>
        </w:numPr>
        <w:spacing w:before="40" w:after="40"/>
        <w:pPrChange w:id="78" w:author="Arthur Souza Rodrigues" w:date="2026-06-29T11:21:00Z" w16du:dateUtc="2026-06-29T15:2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70AAEC4D" w14:textId="10AA3000" w:rsidR="00BD6514" w:rsidRDefault="00BD6514">
      <w:pPr>
        <w:spacing w:before="80"/>
      </w:pPr>
    </w:p>
    <w:p w14:paraId="7AB6E680" w14:textId="77777777" w:rsidR="00BD6514" w:rsidRDefault="006A5BED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79" w:author="Arthur Souza Rodrigues" w:date="2026-06-29T11:21:00Z" w16du:dateUtc="2026-06-29T15:2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80">
          <w:tblGrid>
            <w:gridCol w:w="5"/>
            <w:gridCol w:w="9355"/>
            <w:gridCol w:w="5"/>
          </w:tblGrid>
        </w:tblGridChange>
      </w:tblGrid>
      <w:tr w:rsidR="005115D6" w14:paraId="6A81DC69" w14:textId="77777777">
        <w:trPr>
          <w:trPrChange w:id="81" w:author="Arthur Souza Rodrigues" w:date="2026-06-29T11:21:00Z" w16du:dateUtc="2026-06-29T15:21:00Z">
            <w:trPr>
              <w:gridAfter w:val="0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82" w:author="Arthur Souza Rodrigues" w:date="2026-06-29T11:21:00Z" w16du:dateUtc="2026-06-29T15:2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0F4B1E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4F6DDCB4" w14:textId="689A8600" w:rsidR="00BD6514" w:rsidRDefault="00BD6514">
      <w:pPr>
        <w:spacing w:before="200"/>
      </w:pPr>
    </w:p>
    <w:p w14:paraId="6D436C00" w14:textId="6FF0F000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83" w:author="Arthur Souza Rodrigues" w:date="2026-06-29T11:21:00Z" w16du:dateUtc="2026-06-29T15:21:00Z">
          <w:tblPr>
            <w:tblW w:w="9360" w:type="dxa"/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84">
          <w:tblGrid>
            <w:gridCol w:w="4680"/>
            <w:gridCol w:w="4680"/>
          </w:tblGrid>
        </w:tblGridChange>
      </w:tblGrid>
      <w:tr w:rsidR="00BD6514"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  <w:tcPrChange w:id="85" w:author="Arthur Souza Rodrigues" w:date="2026-06-29T11:21:00Z" w16du:dateUtc="2026-06-29T15:21:00Z">
              <w:tcPr>
                <w:tcW w:w="4680" w:type="dxa"/>
                <w:tcMar>
                  <w:top w:w="80" w:type="dxa"/>
                  <w:left w:w="0" w:type="dxa"/>
                  <w:bottom w:w="80" w:type="dxa"/>
                  <w:right w:w="200" w:type="dxa"/>
                </w:tcMar>
              </w:tcPr>
            </w:tcPrChange>
          </w:tcPr>
          <w:p w14:paraId="4A295E97" w14:textId="45F16900" w:rsidR="00BD6514" w:rsidRDefault="006A5BED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D6514" w:rsidRDefault="006A5BED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  <w:tcPrChange w:id="86" w:author="Arthur Souza Rodrigues" w:date="2026-06-29T11:21:00Z" w16du:dateUtc="2026-06-29T15:21:00Z">
              <w:tcPr>
                <w:tcW w:w="4680" w:type="dxa"/>
                <w:tcMar>
                  <w:top w:w="80" w:type="dxa"/>
                  <w:left w:w="200" w:type="dxa"/>
                  <w:bottom w:w="80" w:type="dxa"/>
                  <w:right w:w="0" w:type="dxa"/>
                </w:tcMar>
              </w:tcPr>
            </w:tcPrChange>
          </w:tcPr>
          <w:p w14:paraId="079630FC" w14:textId="1E5E2600" w:rsidR="00BD6514" w:rsidRDefault="006A5BED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6A5BED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6A5BED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6" w:author="User" w:date="2026-03-05T19:41:00Z" w:initials="">
    <w:p w14:paraId="4FDEEBBE" w14:textId="77777777" w:rsidR="0031481F" w:rsidRDefault="006A5BED">
      <w:r>
        <w:rPr>
          <w:rStyle w:val="CommentReference"/>
        </w:rPr>
        <w:annotationRef/>
      </w:r>
      <w:r>
        <w:t xml:space="preserve">Just like that!         </w:t>
      </w:r>
    </w:p>
  </w:comment>
  <w:comment w:id="25" w:author="User" w:date="2026-03-05T19:41:00Z" w:initials="">
    <w:p w14:paraId="758E8A85" w14:textId="77777777" w:rsidR="00BD6514" w:rsidRDefault="006A5BED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FDEEBBE" w15:done="0"/>
  <w15:commentEx w15:paraId="758E8A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FDEEBBE" w16cid:durableId="4FDEEBBE"/>
  <w16cid:commentId w16cid:paraId="758E8A85" w16cid:durableId="758E8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6DFA27" w14:textId="77777777" w:rsidR="006A5BED" w:rsidRDefault="006A5BED">
      <w:r>
        <w:separator/>
      </w:r>
    </w:p>
  </w:endnote>
  <w:endnote w:type="continuationSeparator" w:id="0">
    <w:p w14:paraId="411021DD" w14:textId="77777777" w:rsidR="006A5BED" w:rsidRDefault="006A5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6A5BED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BD6514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295757" w14:textId="77777777" w:rsidR="006A5BED" w:rsidRDefault="006A5BED">
      <w:r>
        <w:separator/>
      </w:r>
    </w:p>
  </w:footnote>
  <w:footnote w:type="continuationSeparator" w:id="0">
    <w:p w14:paraId="2B06F4A5" w14:textId="77777777" w:rsidR="006A5BED" w:rsidRDefault="006A5B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6A5BED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3"/>
    <w:lvlOverride w:ilvl="0">
      <w:startOverride w:val="1"/>
    </w:lvlOverride>
  </w:num>
  <w:num w:numId="3" w16cid:durableId="781920468">
    <w:abstractNumId w:val="2"/>
    <w:lvlOverride w:ilvl="0">
      <w:startOverride w:val="1"/>
    </w:lvlOverride>
  </w:num>
  <w:num w:numId="4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220155"/>
    <w:rsid w:val="0031481F"/>
    <w:rsid w:val="00336008"/>
    <w:rsid w:val="005115D6"/>
    <w:rsid w:val="00536214"/>
    <w:rsid w:val="006A5BED"/>
    <w:rsid w:val="007F6CB4"/>
    <w:rsid w:val="009A0E52"/>
    <w:rsid w:val="00BD6514"/>
    <w:rsid w:val="00DC2887"/>
    <w:rsid w:val="00DD7B63"/>
    <w:rsid w:val="00E8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1AE46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  <w:pPrChange w:id="0" w:author="Arthur Souza Rodrigues" w:date="2026-06-29T11:21:00Z">
        <w:pPr>
          <w:outlineLvl w:val="0"/>
        </w:pPr>
      </w:pPrChange>
    </w:pPr>
    <w:rPr>
      <w:color w:val="2E74B5"/>
      <w:sz w:val="32"/>
      <w:szCs w:val="32"/>
      <w:rPrChange w:id="0" w:author="Arthur Souza Rodrigues" w:date="2026-06-29T11:21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uiPriority w:val="9"/>
    <w:semiHidden/>
    <w:unhideWhenUsed/>
    <w:qFormat/>
    <w:pPr>
      <w:outlineLvl w:val="1"/>
      <w:pPrChange w:id="1" w:author="Arthur Souza Rodrigues" w:date="2026-06-29T11:21:00Z">
        <w:pPr>
          <w:outlineLvl w:val="1"/>
        </w:pPr>
      </w:pPrChange>
    </w:pPr>
    <w:rPr>
      <w:color w:val="2E74B5"/>
      <w:sz w:val="26"/>
      <w:szCs w:val="26"/>
      <w:rPrChange w:id="1" w:author="Arthur Souza Rodrigues" w:date="2026-06-29T11:21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uiPriority w:val="9"/>
    <w:semiHidden/>
    <w:unhideWhenUsed/>
    <w:qFormat/>
    <w:pPr>
      <w:outlineLvl w:val="2"/>
      <w:pPrChange w:id="2" w:author="Arthur Souza Rodrigues" w:date="2026-06-29T11:21:00Z">
        <w:pPr>
          <w:outlineLvl w:val="2"/>
        </w:pPr>
      </w:pPrChange>
    </w:pPr>
    <w:rPr>
      <w:color w:val="1F4D78"/>
      <w:sz w:val="24"/>
      <w:szCs w:val="24"/>
      <w:rPrChange w:id="2" w:author="Arthur Souza Rodrigues" w:date="2026-06-29T11:21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uiPriority w:val="9"/>
    <w:semiHidden/>
    <w:unhideWhenUsed/>
    <w:qFormat/>
    <w:pPr>
      <w:outlineLvl w:val="3"/>
      <w:pPrChange w:id="3" w:author="Arthur Souza Rodrigues" w:date="2026-06-29T11:21:00Z">
        <w:pPr>
          <w:outlineLvl w:val="3"/>
        </w:pPr>
      </w:pPrChange>
    </w:pPr>
    <w:rPr>
      <w:i/>
      <w:iCs/>
      <w:color w:val="2E74B5"/>
      <w:rPrChange w:id="3" w:author="Arthur Souza Rodrigues" w:date="2026-06-29T11:21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uiPriority w:val="9"/>
    <w:semiHidden/>
    <w:unhideWhenUsed/>
    <w:qFormat/>
    <w:pPr>
      <w:outlineLvl w:val="4"/>
      <w:pPrChange w:id="4" w:author="Arthur Souza Rodrigues" w:date="2026-06-29T11:21:00Z">
        <w:pPr>
          <w:outlineLvl w:val="4"/>
        </w:pPr>
      </w:pPrChange>
    </w:pPr>
    <w:rPr>
      <w:color w:val="2E74B5"/>
      <w:rPrChange w:id="4" w:author="Arthur Souza Rodrigues" w:date="2026-06-29T11:21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uiPriority w:val="9"/>
    <w:semiHidden/>
    <w:unhideWhenUsed/>
    <w:qFormat/>
    <w:pPr>
      <w:outlineLvl w:val="5"/>
      <w:pPrChange w:id="5" w:author="Arthur Souza Rodrigues" w:date="2026-06-29T11:21:00Z">
        <w:pPr>
          <w:outlineLvl w:val="5"/>
        </w:pPr>
      </w:pPrChange>
    </w:pPr>
    <w:rPr>
      <w:color w:val="1F4D78"/>
      <w:rPrChange w:id="5" w:author="Arthur Souza Rodrigues" w:date="2026-06-29T11:21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pPrChange w:id="6" w:author="Arthur Souza Rodrigues" w:date="2026-06-29T11:21:00Z">
        <w:pPr/>
      </w:pPrChange>
    </w:pPr>
    <w:rPr>
      <w:sz w:val="56"/>
      <w:szCs w:val="56"/>
      <w:rPrChange w:id="6" w:author="Arthur Souza Rodrigues" w:date="2026-06-29T11:21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paragraph" w:customStyle="1" w:styleId="Strong1">
    <w:name w:val="Strong1"/>
    <w:qFormat/>
    <w:pPr>
      <w:pPrChange w:id="7" w:author="Arthur Souza Rodrigues" w:date="2026-06-29T11:21:00Z">
        <w:pPr/>
      </w:pPrChange>
    </w:pPr>
    <w:rPr>
      <w:b/>
      <w:bCs/>
      <w:rPrChange w:id="7" w:author="Arthur Souza Rodrigues" w:date="2026-06-29T11:21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pPrChange w:id="8" w:author="Arthur Souza Rodrigues" w:date="2026-06-29T11:21:00Z">
        <w:pPr/>
      </w:pPrChange>
    </w:pPr>
    <w:rPr>
      <w:rPrChange w:id="8" w:author="Arthur Souza Rodrigues" w:date="2026-06-29T11:21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Pr>
      <w:color w:val="0563C1"/>
      <w:u w:val="single"/>
      <w:rPrChange w:id="9" w:author="Arthur Souza Rodrigues" w:date="2026-06-29T11:21:00Z">
        <w:rPr>
          <w:color w:val="0563C1"/>
          <w:u w:val="single"/>
        </w:rPr>
      </w:rPrChange>
    </w:rPr>
  </w:style>
  <w:style w:type="character" w:styleId="FootnoteReference">
    <w:name w:val="footnote reference"/>
    <w:uiPriority w:val="99"/>
    <w:semiHidden/>
    <w:unhideWhenUsed/>
    <w:rPr>
      <w:vertAlign w:val="superscript"/>
      <w:rPrChange w:id="10" w:author="Arthur Souza Rodrigues" w:date="2026-06-29T11:21:00Z">
        <w:rPr>
          <w:vertAlign w:val="superscript"/>
        </w:rPr>
      </w:rPrChange>
    </w:rPr>
  </w:style>
  <w:style w:type="paragraph" w:styleId="FootnoteText">
    <w:name w:val="footnote text"/>
    <w:link w:val="FootnoteTextChar"/>
    <w:uiPriority w:val="99"/>
    <w:semiHidden/>
    <w:unhideWhenUsed/>
    <w:pPr>
      <w:pPrChange w:id="11" w:author="Arthur Souza Rodrigues" w:date="2026-06-29T11:21:00Z">
        <w:pPr/>
      </w:pPrChange>
    </w:pPr>
    <w:rPr>
      <w:sz w:val="20"/>
      <w:szCs w:val="20"/>
      <w:rPrChange w:id="11" w:author="Arthur Souza Rodrigues" w:date="2026-06-29T11:2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eigenpal/docx-editor/blob/main/docs/PLUGINS.md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2026-05-10T03:23:00Z</dcterms:created>
  <dcterms:modified xsi:type="dcterms:W3CDTF">2026-06-29T15:21:00Z</dcterms:modified>
</cp:coreProperties>
</file>