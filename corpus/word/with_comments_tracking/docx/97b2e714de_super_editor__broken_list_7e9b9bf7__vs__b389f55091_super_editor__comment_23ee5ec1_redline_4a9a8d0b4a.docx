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DEEC" w14:textId="45156276" w:rsidR="0011499D" w:rsidRPr="0006262E" w:rsidRDefault="002A40D3" w:rsidP="00B65CF8">
      <w:pPr>
        <w:pStyle w:val="ListParagraph"/>
        <w:numPr>
          <w:ilvl w:val="0"/>
          <w:numId w:val="1"/>
        </w:numPr>
        <w:jc w:val="both"/>
        <w:rPr>
          <w:del w:id="17" w:author="Nick Bernal" w:date="2026-08-03T22:17:00Z" w16du:dateUtc="2026-08-04T02:17:00Z"/>
          <w:rFonts w:cstheme="minorHAnsi"/>
          <w:b/>
          <w:bCs/>
          <w:u w:val="single"/>
        </w:rPr>
      </w:pPr>
      <w:commentRangeStart w:id="18"/>
      <w:ins w:id="19" w:author="Nick Bernal" w:date="2026-08-03T22:17:00Z" w16du:dateUtc="2026-08-04T02:17:00Z">
        <w:r>
          <w:t>My comment</w:t>
        </w:r>
        <w:commentRangeEnd w:id="18"/>
        <w:r>
          <w:rPr>
            <w:rStyle w:val="CommentReference"/>
            <w:rFonts w:cstheme="minorHAnsi"/>
            <w:b/>
            <w:bCs/>
            <w:sz w:val="24"/>
            <w:szCs w:val="24"/>
            <w:u w:val="single"/>
          </w:rPr>
          <w:commentReference w:id="18"/>
        </w:r>
      </w:ins>
      <w:del w:id="20" w:author="Nick Bernal" w:date="2026-08-03T22:17:00Z" w16du:dateUtc="2026-08-04T02:17:00Z">
        <w:r w:rsidR="00C4298F">
          <w:rPr>
            <w:rFonts w:cstheme="minorHAnsi"/>
            <w:b/>
            <w:bCs/>
            <w:u w:val="single"/>
          </w:rPr>
          <w:delText>ONE</w:delText>
        </w:r>
      </w:del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1" w:author="Nick Bernal" w:date="2026-08-03T22:17:00Z" w16du:dateUtc="2026-08-04T02:17:00Z"/>
          <w:rFonts w:cstheme="minorHAnsi"/>
          <w:b/>
          <w:bCs/>
          <w:u w:val="single"/>
        </w:rPr>
      </w:pPr>
      <w:del w:id="22" w:author="Nick Bernal" w:date="2026-08-03T22:17:00Z" w16du:dateUtc="2026-08-04T02:17:00Z">
        <w:r>
          <w:rPr>
            <w:rFonts w:cstheme="minorHAnsi"/>
          </w:rPr>
          <w:delText>a</w:delText>
        </w:r>
      </w:del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3" w:author="Nick Bernal" w:date="2026-08-03T22:17:00Z" w16du:dateUtc="2026-08-04T02:17:00Z"/>
          <w:rFonts w:cstheme="minorHAnsi"/>
          <w:b/>
          <w:bCs/>
          <w:u w:val="single"/>
        </w:rPr>
      </w:pPr>
      <w:del w:id="24" w:author="Nick Bernal" w:date="2026-08-03T22:17:00Z" w16du:dateUtc="2026-08-04T02:17:00Z">
        <w:r>
          <w:rPr>
            <w:rFonts w:cstheme="minorHAnsi"/>
          </w:rPr>
          <w:delText>b</w:delText>
        </w:r>
      </w:del>
    </w:p>
    <w:p w14:paraId="0701C4E8" w14:textId="77777777" w:rsidR="00A23DCF" w:rsidRPr="00945DAD" w:rsidRDefault="00A23DCF" w:rsidP="00945DAD">
      <w:pPr>
        <w:jc w:val="both"/>
        <w:rPr>
          <w:del w:id="25" w:author="Nick Bernal" w:date="2026-08-03T22:17:00Z" w16du:dateUtc="2026-08-04T02:17:00Z"/>
          <w:rFonts w:cstheme="minorHAnsi"/>
          <w:b/>
          <w:bCs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jc w:val="both"/>
        <w:rPr>
          <w:del w:id="26" w:author="Nick Bernal" w:date="2026-08-03T22:17:00Z" w16du:dateUtc="2026-08-04T02:17:00Z"/>
          <w:rFonts w:cstheme="minorHAnsi"/>
          <w:b/>
          <w:bCs/>
          <w:u w:val="single"/>
        </w:rPr>
      </w:pPr>
      <w:del w:id="27" w:author="Nick Bernal" w:date="2026-08-03T22:17:00Z" w16du:dateUtc="2026-08-04T02:17:00Z">
        <w:r>
          <w:rPr>
            <w:rFonts w:cstheme="minorHAnsi"/>
            <w:b/>
            <w:bCs/>
            <w:u w:val="single"/>
          </w:rPr>
          <w:delText>TWO</w:delText>
        </w:r>
      </w:del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jc w:val="both"/>
        <w:rPr>
          <w:del w:id="28" w:author="Nick Bernal" w:date="2026-08-03T22:17:00Z" w16du:dateUtc="2026-08-04T02:17:00Z"/>
          <w:rFonts w:cstheme="minorHAnsi"/>
        </w:rPr>
      </w:pPr>
      <w:del w:id="29" w:author="Nick Bernal" w:date="2026-08-03T22:17:00Z" w16du:dateUtc="2026-08-04T02:17:00Z">
        <w:r>
          <w:rPr>
            <w:rFonts w:cstheme="minorHAnsi"/>
          </w:rPr>
          <w:delText>a</w:delText>
        </w:r>
      </w:del>
    </w:p>
    <w:p w14:paraId="017CCEB1" w14:textId="77777777" w:rsidR="00520B3B" w:rsidRPr="00520B3B" w:rsidRDefault="00520B3B" w:rsidP="00945DAD">
      <w:pPr>
        <w:jc w:val="both"/>
        <w:rPr>
          <w:del w:id="30" w:author="Nick Bernal" w:date="2026-08-03T22:17:00Z" w16du:dateUtc="2026-08-04T02:17:00Z"/>
          <w:rFonts w:cstheme="minorHAnsi"/>
        </w:rPr>
      </w:pPr>
    </w:p>
    <w:p w14:paraId="35FDB90D" w14:textId="0D87920D" w:rsidR="00B846D8" w:rsidRDefault="00B846D8">
      <w:pPr>
        <w:rPr>
          <w:rPrChange w:id="31" w:author="Nick Bernal" w:date="2026-08-03T22:17:00Z" w16du:dateUtc="2026-08-04T02:17:00Z">
            <w:rPr>
              <w:b/>
              <w:bCs/>
              <w:u w:val="single"/>
            </w:rPr>
          </w:rPrChange>
        </w:rPr>
        <w:pPrChange w:id="32" w:author="Nick Bernal" w:date="2026-08-03T22:17:00Z" w16du:dateUtc="2026-08-04T02:17:00Z">
          <w:pPr>
            <w:tabs>
              <w:tab w:val="left" w:pos="4820"/>
            </w:tabs>
            <w:jc w:val="both"/>
          </w:pPr>
        </w:pPrChange>
      </w:pPr>
    </w:p>
    <w:sectPr w:rsidR="00B846D8">
      <w:headerReference w:type="even" r:id="rId12"/>
      <w:headerReference w:type="default" r:id="rId13"/>
      <w:footerReference w:type="default" r:id="rId14"/>
      <w:headerReference w:type="first" r:id="rId15"/>
      <w:pgSz w:w="12240" w:h="15840" w:code="0"/>
      <w:pgMar w:top="1440" w:right="1440" w:bottom="1440" w:left="1440" w:header="720" w:footer="720" w:gutter="0"/>
      <w:cols w:space="720"/>
      <w:docGrid w:type="default" w:linePitch="360"/>
      <w:sectPrChange w:id="41" w:author="Nick Bernal" w:date="2026-08-03T22:17:00Z" w16du:dateUtc="2026-08-04T02:17:00Z">
        <w:sectPr w:rsidR="00B846D8">
          <w:pgSz w:h="20160" w:code="5"/>
          <w:pgMar w:top="1440" w:right="1440" w:bottom="1440" w:left="1440" w:header="862" w:footer="431" w:gutter="0"/>
          <w:cols w:space="425"/>
          <w:docGrid w:type="lines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Nick Bernal [2]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1DDC" w16cid:durableId="6E58F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1AA96" w14:textId="77777777" w:rsidR="00E00BA4" w:rsidRDefault="00E00BA4" w:rsidP="00A71CB8">
      <w:r>
        <w:separator/>
      </w:r>
    </w:p>
  </w:endnote>
  <w:endnote w:type="continuationSeparator" w:id="0">
    <w:p w14:paraId="6B83739B" w14:textId="77777777" w:rsidR="00E00BA4" w:rsidRDefault="00E00BA4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EndPr/>
    <w:sdtContent>
      <w:p w14:paraId="23359EAE" w14:textId="2DA8E2AD" w:rsidR="0074560B" w:rsidRDefault="0074560B">
        <w:pPr>
          <w:pStyle w:val="Footer"/>
          <w:jc w:val="right"/>
        </w:pPr>
        <w:del w:id="37" w:author="Nick Bernal" w:date="2026-08-03T22:17:00Z" w16du:dateUtc="2026-08-04T02:17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rPr>
              <w:lang w:val="zh-TW"/>
            </w:rPr>
            <w:delText>2</w:delText>
          </w:r>
          <w:r>
            <w:fldChar w:fldCharType="end"/>
          </w:r>
        </w:del>
      </w:p>
    </w:sdtContent>
  </w:sdt>
  <w:p w14:paraId="6A353B7B" w14:textId="77777777" w:rsidR="00F629CF" w:rsidRDefault="00F629CF">
    <w:pPr>
      <w:pStyle w:val="IntenseQuoteChar"/>
      <w:pPrChange w:id="38" w:author="Nick Bernal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85F4" w14:textId="77777777" w:rsidR="00E00BA4" w:rsidRDefault="00E00BA4" w:rsidP="00A71CB8">
      <w:r>
        <w:separator/>
      </w:r>
    </w:p>
  </w:footnote>
  <w:footnote w:type="continuationSeparator" w:id="0">
    <w:p w14:paraId="4CB89821" w14:textId="77777777" w:rsidR="00E00BA4" w:rsidRDefault="00E00BA4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E94B" w14:textId="22D5CE1C" w:rsidR="00607CB9" w:rsidRDefault="00E00BA4">
    <w:pPr>
      <w:pStyle w:val="IntenseEmphasis"/>
      <w:pPrChange w:id="33" w:author="Nick Bernal" w:date="2026-08-03T22:17:00Z" w16du:dateUtc="2026-08-04T02:17:00Z">
        <w:pPr>
          <w:pStyle w:val="Header"/>
        </w:pPr>
      </w:pPrChange>
    </w:pPr>
    <w:del w:id="34" w:author="Nick Bernal" w:date="2026-08-03T22:17:00Z" w16du:dateUtc="2026-08-04T02:17:00Z">
      <w:r>
        <w:rPr>
          <w:noProof/>
        </w:rPr>
        <w:pict w14:anchorId="7F50C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1E8" w14:textId="0D4FBB04" w:rsidR="00C90EF7" w:rsidRDefault="00C90EF7">
    <w:pPr>
      <w:pStyle w:val="IntenseEmphasis"/>
      <w:rPr>
        <w:rPrChange w:id="35" w:author="Nick Bernal" w:date="2026-08-03T22:17:00Z" w16du:dateUtc="2026-08-04T02:17:00Z">
          <w:rPr>
            <w:rFonts w:ascii="Lucida Bright" w:eastAsia="PMingLiU" w:hAnsi="Lucida Bright" w:cs="Adobe Devanagari"/>
            <w:kern w:val="0"/>
            <w:sz w:val="18"/>
            <w:szCs w:val="18"/>
          </w:rPr>
        </w:rPrChange>
      </w:rPr>
      <w:pPrChange w:id="36" w:author="Nick Bernal" w:date="2026-08-03T22:17:00Z" w16du:dateUtc="2026-08-04T02:17:00Z">
        <w:pPr>
          <w:widowControl/>
          <w:spacing w:after="160" w:line="200" w:lineRule="exact"/>
          <w:contextualSpacing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7F19" w14:textId="438CD0E4" w:rsidR="00607CB9" w:rsidRDefault="00E00BA4">
    <w:pPr>
      <w:pStyle w:val="IntenseEmphasis"/>
      <w:pPrChange w:id="39" w:author="Nick Bernal" w:date="2026-08-03T22:17:00Z" w16du:dateUtc="2026-08-04T02:17:00Z">
        <w:pPr>
          <w:pStyle w:val="Header"/>
        </w:pPr>
      </w:pPrChange>
    </w:pPr>
    <w:del w:id="40" w:author="Nick Bernal" w:date="2026-08-03T22:17:00Z" w16du:dateUtc="2026-08-04T02:17:00Z">
      <w:r>
        <w:rPr>
          <w:noProof/>
        </w:rPr>
        <w:pict w14:anchorId="0C368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13DF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57A1"/>
    <w:rsid w:val="00285A7F"/>
    <w:rsid w:val="002878FD"/>
    <w:rsid w:val="00296840"/>
    <w:rsid w:val="002A40D3"/>
    <w:rsid w:val="002A7708"/>
    <w:rsid w:val="002B1C2A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87E4C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96C71"/>
    <w:rsid w:val="00BA4841"/>
    <w:rsid w:val="00BA689B"/>
    <w:rsid w:val="00BB1D95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6D78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0BA4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17:00Z">
        <w:pPr>
          <w:widowControl w:val="0"/>
        </w:pPr>
      </w:pPrChange>
    </w:pPr>
    <w:rPr>
      <w:rFonts w:eastAsiaTheme="minorHAnsi"/>
      <w:szCs w:val="24"/>
      <w:lang w:eastAsia="en-US"/>
      <w14:ligatures w14:val="standardContextual"/>
      <w:rPrChange w:id="0" w:author="Nick Bernal" w:date="2026-08-03T22:17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  <w:pPrChange w:id="1" w:author="Nick Bernal" w:date="2026-08-03T22:1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Nick Bernal" w:date="2026-08-03T22:17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  <w:pPrChange w:id="2" w:author="Nick Bernal" w:date="2026-08-03T22:1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Nick Bernal" w:date="2026-08-03T22:17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  <w:pPrChange w:id="3" w:author="Nick Bernal" w:date="2026-08-03T22:17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Nick Bernal" w:date="2026-08-03T22:17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  <w:pPrChange w:id="4" w:author="Nick Bernal" w:date="2026-08-03T22:1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Nick Bernal" w:date="2026-08-03T22:17:00Z">
        <w:rPr>
          <w:rFonts w:asciiTheme="minorHAnsi" w:eastAsiaTheme="majorEastAsia" w:hAnsiTheme="minorHAnsi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  <w:pPrChange w:id="5" w:author="Nick Bernal" w:date="2026-08-03T22:1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Nick Bernal" w:date="2026-08-03T22:17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  <w:pPrChange w:id="6" w:author="Nick Bernal" w:date="2026-08-03T22:1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  <w:pPrChange w:id="7" w:author="Nick Bernal" w:date="2026-08-03T22:1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  <w:pPrChange w:id="8" w:author="Nick Bernal" w:date="2026-08-03T22:1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  <w:pPrChange w:id="9" w:author="Nick Bernal" w:date="2026-08-03T22:1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  <w:pPrChange w:id="10" w:author="Nick Bernal" w:date="2026-08-03T22:17:00Z">
        <w:pPr>
          <w:spacing w:before="240" w:after="6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17:00Z"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  <w:pPrChange w:id="11" w:author="Nick Bernal" w:date="2026-08-03T22:17:00Z">
        <w:pPr>
          <w:ind w:leftChars="200" w:left="480"/>
        </w:pPr>
      </w:pPrChange>
    </w:pPr>
    <w:rPr>
      <w:rPrChange w:id="11" w:author="Nick Bernal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  <w:rPrChange w:id="12" w:author="Nick Bernal" w:date="2026-08-03T22:17:00Z">
        <w:rPr>
          <w:sz w:val="18"/>
          <w:szCs w:val="18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pPrChange w:id="13" w:author="Nick Bernal" w:date="2026-08-03T22:17:00Z">
        <w:pPr/>
      </w:pPrChange>
    </w:pPr>
    <w:rPr>
      <w:sz w:val="20"/>
      <w:szCs w:val="20"/>
      <w:rPrChange w:id="13" w:author="Nick Bernal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BA4841"/>
    <w:rPr>
      <w:rFonts w:eastAsiaTheme="minorHAnsi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rFonts w:eastAsiaTheme="minorHAnsi"/>
      <w:b/>
      <w:bCs/>
      <w:sz w:val="20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6D78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7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78"/>
    <w:rPr>
      <w:rFonts w:eastAsiaTheme="majorEastAsia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78"/>
    <w:rPr>
      <w:rFonts w:eastAsiaTheme="majorEastAsia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78"/>
    <w:rPr>
      <w:rFonts w:eastAsiaTheme="majorEastAsia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78"/>
    <w:rPr>
      <w:rFonts w:eastAsiaTheme="majorEastAsia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78"/>
    <w:rPr>
      <w:rFonts w:eastAsiaTheme="majorEastAsia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78"/>
    <w:rPr>
      <w:rFonts w:eastAsiaTheme="majorEastAsia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78"/>
    <w:rPr>
      <w:rFonts w:eastAsiaTheme="majorEastAsia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  <w:pPrChange w:id="14" w:author="Nick Bernal" w:date="2026-08-03T22:1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4" w:author="Nick Bernal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36D78"/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  <w:pPrChange w:id="15" w:author="Nick Bernal" w:date="2026-08-03T22:17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5" w:author="Nick Bernal" w:date="2026-08-03T22:1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36D78"/>
    <w:rPr>
      <w:rFonts w:eastAsiaTheme="minorHAnsi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D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6" w:author="Nick Bernal" w:date="2026-08-03T22:17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6" w:author="Nick Bernal" w:date="2026-08-03T22:17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78"/>
    <w:rPr>
      <w:rFonts w:eastAsiaTheme="minorHAnsi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36D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1</cp:revision>
  <dcterms:created xsi:type="dcterms:W3CDTF">2025-05-20T03:09:00Z</dcterms:created>
  <dcterms:modified xsi:type="dcterms:W3CDTF">2026-08-04T02:17:00Z</dcterms:modified>
</cp:coreProperties>
</file>