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911B" w14:textId="77777777" w:rsidR="00DE0A42" w:rsidRDefault="004F60CB">
      <w:pPr>
        <w:rPr>
          <w:del w:id="0" w:author="Luccas Correa" w:date="2026-08-03T22:25:00Z" w16du:dateUtc="2026-08-04T02:25:00Z"/>
        </w:rPr>
      </w:pPr>
      <w:ins w:id="1" w:author="Luccas Correa" w:date="2026-08-03T22:25:00Z" w16du:dateUtc="2026-08-04T02:25:00Z">
        <w:r>
          <w:t>Here’s some</w:t>
        </w:r>
      </w:ins>
      <w:del w:id="2" w:author="Luccas Correa" w:date="2026-08-03T22:25:00Z" w16du:dateUtc="2026-08-04T02:25:00Z">
        <w:r w:rsidR="00133146">
          <w:delText xml:space="preserve">1. Inline E=mc2: </w:delText>
        </w:r>
      </w:del>
      <m:oMath>
        <m:r>
          <w:del w:id="3" w:author="Luccas Correa" w:date="2026-08-03T22:25:00Z" w16du:dateUtc="2026-08-04T02:25:00Z">
            <w:rPr>
              <w:rFonts w:ascii="Cambria Math" w:hAnsi="Cambria Math"/>
            </w:rPr>
            <m:t>E=m</m:t>
          </w:del>
        </m:r>
        <m:sSup>
          <m:sSupPr>
            <m:ctrlPr>
              <w:del w:id="4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sSupPr>
          <m:e>
            <m:r>
              <w:del w:id="5" w:author="Luccas Correa" w:date="2026-08-03T22:25:00Z" w16du:dateUtc="2026-08-04T02:25:00Z">
                <w:rPr>
                  <w:rFonts w:ascii="Cambria Math" w:hAnsi="Cambria Math"/>
                </w:rPr>
                <m:t>c</m:t>
              </w:del>
            </m:r>
          </m:e>
          <m:sup>
            <m:r>
              <w:del w:id="6" w:author="Luccas Correa" w:date="2026-08-03T22:25:00Z" w16du:dateUtc="2026-08-04T02:25:00Z">
                <w:rPr>
                  <w:rFonts w:ascii="Cambria Math" w:hAnsi="Cambria Math"/>
                </w:rPr>
                <m:t>2</m:t>
              </w:del>
            </m:r>
          </m:sup>
        </m:sSup>
      </m:oMath>
    </w:p>
    <w:p w14:paraId="1070B2E8" w14:textId="77777777" w:rsidR="00133146" w:rsidRDefault="00133146">
      <w:pPr>
        <w:rPr>
          <w:del w:id="7" w:author="Luccas Correa" w:date="2026-08-03T22:25:00Z" w16du:dateUtc="2026-08-04T02:25:00Z"/>
        </w:rPr>
      </w:pPr>
      <w:del w:id="8" w:author="Luccas Correa" w:date="2026-08-03T22:25:00Z" w16du:dateUtc="2026-08-04T02:25:00Z">
        <w:r>
          <w:delText xml:space="preserve">2. Multiple inline: </w:delText>
        </w:r>
      </w:del>
      <m:oMath>
        <m:r>
          <w:del w:id="9" w:author="Luccas Correa" w:date="2026-08-03T22:25:00Z" w16du:dateUtc="2026-08-04T02:25:00Z">
            <w:rPr>
              <w:rFonts w:ascii="Cambria Math" w:hAnsi="Cambria Math"/>
            </w:rPr>
            <m:t>x+y=z</m:t>
          </w:del>
        </m:r>
      </m:oMath>
    </w:p>
    <w:p w14:paraId="4E8C3457" w14:textId="77777777" w:rsidR="00133146" w:rsidRDefault="00133146">
      <w:pPr>
        <w:rPr>
          <w:del w:id="10" w:author="Luccas Correa" w:date="2026-08-03T22:25:00Z" w16du:dateUtc="2026-08-04T02:25:00Z"/>
        </w:rPr>
      </w:pPr>
      <w:del w:id="11" w:author="Luccas Correa" w:date="2026-08-03T22:25:00Z" w16du:dateUtc="2026-08-04T02:25:00Z">
        <w:r>
          <w:delText>3. Display fraction:</w:delText>
        </w:r>
      </w:del>
    </w:p>
    <w:p w14:paraId="73C0C113" w14:textId="77777777" w:rsidR="00B30DF3" w:rsidRDefault="00F11B57">
      <w:pPr>
        <w:rPr>
          <w:del w:id="12" w:author="Luccas Correa" w:date="2026-08-03T22:25:00Z" w16du:dateUtc="2026-08-04T02:25:00Z"/>
        </w:rPr>
      </w:pPr>
      <m:oMathPara>
        <m:oMath>
          <m:f>
            <m:fPr>
              <m:ctrlPr>
                <w:del w:id="13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fPr>
            <m:num>
              <m:r>
                <w:del w:id="14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num>
            <m:den>
              <m:r>
                <w:del w:id="15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den>
          </m:f>
        </m:oMath>
      </m:oMathPara>
    </w:p>
    <w:p w14:paraId="44BBDD14" w14:textId="77777777" w:rsidR="00133146" w:rsidRDefault="00133146">
      <w:pPr>
        <w:rPr>
          <w:del w:id="16" w:author="Luccas Correa" w:date="2026-08-03T22:25:00Z" w16du:dateUtc="2026-08-04T02:25:00Z"/>
        </w:rPr>
      </w:pPr>
      <w:del w:id="17" w:author="Luccas Correa" w:date="2026-08-03T22:25:00Z" w16du:dateUtc="2026-08-04T02:25:00Z">
        <w:r>
          <w:delText>4. Quadratic formula:</w:delText>
        </w:r>
      </w:del>
    </w:p>
    <w:p w14:paraId="761D26BF" w14:textId="77777777" w:rsidR="00B30DF3" w:rsidRDefault="00F11B57">
      <w:pPr>
        <w:rPr>
          <w:del w:id="18" w:author="Luccas Correa" w:date="2026-08-03T22:25:00Z" w16du:dateUtc="2026-08-04T02:25:00Z"/>
        </w:rPr>
      </w:pPr>
      <m:oMathPara>
        <m:oMath>
          <m:r>
            <w:del w:id="19" w:author="Luccas Correa" w:date="2026-08-03T22:25:00Z" w16du:dateUtc="2026-08-04T02:25:00Z">
              <w:rPr>
                <w:rFonts w:ascii="Cambria Math" w:hAnsi="Cambria Math"/>
              </w:rPr>
              <m:t>x</m:t>
            </w:del>
          </m:r>
          <m:r>
            <w:del w:id="20" w:author="Luccas Correa" w:date="2026-08-03T22:25:00Z" w16du:dateUtc="2026-08-04T02:25:00Z">
              <w:rPr>
                <w:rFonts w:ascii="Cambria Math" w:hAnsi="Cambria Math"/>
              </w:rPr>
              <m:t>=</m:t>
            </w:del>
          </m:r>
          <m:f>
            <m:fPr>
              <m:ctrlPr>
                <w:del w:id="21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fPr>
            <m:num>
              <m:r>
                <w:del w:id="22" w:author="Luccas Correa" w:date="2026-08-03T22:25:00Z" w16du:dateUtc="2026-08-04T02:25:00Z">
                  <w:rPr>
                    <w:rFonts w:ascii="Cambria Math" w:hAnsi="Cambria Math"/>
                  </w:rPr>
                  <m:t>-</m:t>
                </w:del>
              </m:r>
              <m:r>
                <w:del w:id="23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  <m:r>
                <w:del w:id="24" w:author="Luccas Correa" w:date="2026-08-03T22:25:00Z" w16du:dateUtc="2026-08-04T02:25:00Z">
                  <w:rPr>
                    <w:rFonts w:ascii="Cambria Math" w:hAnsi="Cambria Math"/>
                  </w:rPr>
                  <m:t>±</m:t>
                </w:del>
              </m:r>
              <m:rad>
                <m:radPr>
                  <m:degHide m:val="1"/>
                  <m:ctrlPr>
                    <w:del w:id="25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radPr>
                <m:deg/>
                <m:e>
                  <m:sSup>
                    <m:sSupPr>
                      <m:ctrlPr>
                        <w:del w:id="26" w:author="Luccas Correa" w:date="2026-08-03T22:25:00Z" w16du:dateUtc="2026-08-04T02:25:00Z">
                          <w:rPr>
                            <w:rFonts w:ascii="Cambria Math" w:hAnsi="Cambria Math"/>
                          </w:rPr>
                        </w:del>
                      </m:ctrlPr>
                    </m:sSupPr>
                    <m:e>
                      <m:r>
                        <w:del w:id="27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e>
                    <m:sup>
                      <m:r>
                        <w:del w:id="28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2</m:t>
                        </w:del>
                      </m:r>
                    </m:sup>
                  </m:sSup>
                  <m:r>
                    <w:del w:id="29" w:author="Luccas Correa" w:date="2026-08-03T22:25:00Z" w16du:dateUtc="2026-08-04T02:25:00Z">
                      <w:rPr>
                        <w:rFonts w:ascii="Cambria Math" w:hAnsi="Cambria Math"/>
                      </w:rPr>
                      <m:t>-</m:t>
                    </w:del>
                  </m:r>
                  <m:r>
                    <w:del w:id="30" w:author="Luccas Correa" w:date="2026-08-03T22:25:00Z" w16du:dateUtc="2026-08-04T02:25:00Z">
                      <w:rPr>
                        <w:rFonts w:ascii="Cambria Math" w:hAnsi="Cambria Math"/>
                      </w:rPr>
                      <m:t>4</m:t>
                    </w:del>
                  </m:r>
                  <m:r>
                    <w:del w:id="31" w:author="Luccas Correa" w:date="2026-08-03T22:25:00Z" w16du:dateUtc="2026-08-04T02:25:00Z">
                      <w:rPr>
                        <w:rFonts w:ascii="Cambria Math" w:hAnsi="Cambria Math"/>
                      </w:rPr>
                      <m:t>ac</m:t>
                    </w:del>
                  </m:r>
                </m:e>
              </m:rad>
            </m:num>
            <m:den>
              <m:r>
                <w:del w:id="32" w:author="Luccas Correa" w:date="2026-08-03T22:25:00Z" w16du:dateUtc="2026-08-04T02:25:00Z">
                  <w:rPr>
                    <w:rFonts w:ascii="Cambria Math" w:hAnsi="Cambria Math"/>
                  </w:rPr>
                  <m:t>2</m:t>
                </w:del>
              </m:r>
              <m:r>
                <w:del w:id="33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den>
          </m:f>
        </m:oMath>
      </m:oMathPara>
    </w:p>
    <w:p w14:paraId="57646F76" w14:textId="77777777" w:rsidR="00133146" w:rsidRDefault="00133146">
      <w:pPr>
        <w:rPr>
          <w:del w:id="34" w:author="Luccas Correa" w:date="2026-08-03T22:25:00Z" w16du:dateUtc="2026-08-04T02:25:00Z"/>
        </w:rPr>
      </w:pPr>
      <w:del w:id="35" w:author="Luccas Correa" w:date="2026-08-03T22:25:00Z" w16du:dateUtc="2026-08-04T02:25:00Z">
        <w:r>
          <w:delText xml:space="preserve">5. Superscript: </w:delText>
        </w:r>
      </w:del>
      <m:oMath>
        <m:sSup>
          <m:sSupPr>
            <m:ctrlPr>
              <w:del w:id="36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sSupPr>
          <m:e>
            <m:r>
              <w:del w:id="37" w:author="Luccas Correa" w:date="2026-08-03T22:25:00Z" w16du:dateUtc="2026-08-04T02:25:00Z">
                <w:rPr>
                  <w:rFonts w:ascii="Cambria Math" w:hAnsi="Cambria Math"/>
                </w:rPr>
                <m:t>x</m:t>
              </w:del>
            </m:r>
          </m:e>
          <m:sup>
            <m:r>
              <w:del w:id="38" w:author="Luccas Correa" w:date="2026-08-03T22:25:00Z" w16du:dateUtc="2026-08-04T02:25:00Z">
                <w:rPr>
                  <w:rFonts w:ascii="Cambria Math" w:hAnsi="Cambria Math"/>
                </w:rPr>
                <m:t>2</m:t>
              </w:del>
            </m:r>
          </m:sup>
        </m:sSup>
      </m:oMath>
    </w:p>
    <w:p w14:paraId="4314E84B" w14:textId="77777777" w:rsidR="00133146" w:rsidRDefault="00133146">
      <w:pPr>
        <w:rPr>
          <w:del w:id="39" w:author="Luccas Correa" w:date="2026-08-03T22:25:00Z" w16du:dateUtc="2026-08-04T02:25:00Z"/>
        </w:rPr>
      </w:pPr>
      <w:del w:id="40" w:author="Luccas Correa" w:date="2026-08-03T22:25:00Z" w16du:dateUtc="2026-08-04T02:25:00Z">
        <w:r>
          <w:delText xml:space="preserve">6. Subscript: </w:delText>
        </w:r>
      </w:del>
      <m:oMath>
        <m:sSub>
          <m:sSubPr>
            <m:ctrlPr>
              <w:del w:id="41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sSubPr>
          <m:e>
            <m:r>
              <w:del w:id="42" w:author="Luccas Correa" w:date="2026-08-03T22:25:00Z" w16du:dateUtc="2026-08-04T02:25:00Z">
                <w:rPr>
                  <w:rFonts w:ascii="Cambria Math" w:hAnsi="Cambria Math"/>
                </w:rPr>
                <m:t>a</m:t>
              </w:del>
            </m:r>
          </m:e>
          <m:sub>
            <m:r>
              <w:del w:id="43" w:author="Luccas Correa" w:date="2026-08-03T22:25:00Z" w16du:dateUtc="2026-08-04T02:25:00Z">
                <w:rPr>
                  <w:rFonts w:ascii="Cambria Math" w:hAnsi="Cambria Math"/>
                </w:rPr>
                <m:t>1</m:t>
              </w:del>
            </m:r>
          </m:sub>
        </m:sSub>
      </m:oMath>
    </w:p>
    <w:p w14:paraId="14206AB4" w14:textId="77777777" w:rsidR="00133146" w:rsidRDefault="00133146">
      <w:pPr>
        <w:rPr>
          <w:del w:id="44" w:author="Luccas Correa" w:date="2026-08-03T22:25:00Z" w16du:dateUtc="2026-08-04T02:25:00Z"/>
        </w:rPr>
      </w:pPr>
      <w:del w:id="45" w:author="Luccas Correa" w:date="2026-08-03T22:25:00Z" w16du:dateUtc="2026-08-04T02:25:00Z">
        <w:r>
          <w:delText xml:space="preserve">7. Sub+Super: </w:delText>
        </w:r>
      </w:del>
      <m:oMath>
        <m:sSubSup>
          <m:sSubSupPr>
            <m:ctrlPr>
              <w:del w:id="46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sSubSupPr>
          <m:e>
            <m:r>
              <w:del w:id="47" w:author="Luccas Correa" w:date="2026-08-03T22:25:00Z" w16du:dateUtc="2026-08-04T02:25:00Z">
                <w:rPr>
                  <w:rFonts w:ascii="Cambria Math" w:hAnsi="Cambria Math"/>
                </w:rPr>
                <m:t>x</m:t>
              </w:del>
            </m:r>
          </m:e>
          <m:sub>
            <m:r>
              <w:del w:id="48" w:author="Luccas Correa" w:date="2026-08-03T22:25:00Z" w16du:dateUtc="2026-08-04T02:25:00Z">
                <w:rPr>
                  <w:rFonts w:ascii="Cambria Math" w:hAnsi="Cambria Math"/>
                </w:rPr>
                <m:t>i</m:t>
              </w:del>
            </m:r>
          </m:sub>
          <m:sup>
            <m:r>
              <w:del w:id="49" w:author="Luccas Correa" w:date="2026-08-03T22:25:00Z" w16du:dateUtc="2026-08-04T02:25:00Z">
                <w:rPr>
                  <w:rFonts w:ascii="Cambria Math" w:hAnsi="Cambria Math"/>
                </w:rPr>
                <m:t>2</m:t>
              </w:del>
            </m:r>
          </m:sup>
        </m:sSubSup>
      </m:oMath>
    </w:p>
    <w:p w14:paraId="3AAA2C9F" w14:textId="77777777" w:rsidR="00133146" w:rsidRDefault="00133146">
      <w:pPr>
        <w:rPr>
          <w:del w:id="50" w:author="Luccas Correa" w:date="2026-08-03T22:25:00Z" w16du:dateUtc="2026-08-04T02:25:00Z"/>
        </w:rPr>
      </w:pPr>
      <w:del w:id="51" w:author="Luccas Correa" w:date="2026-08-03T22:25:00Z" w16du:dateUtc="2026-08-04T02:25:00Z">
        <w:r>
          <w:delText xml:space="preserve">8. Square root: </w:delText>
        </w:r>
      </w:del>
      <m:oMath>
        <m:rad>
          <m:radPr>
            <m:degHide m:val="1"/>
            <m:ctrlPr>
              <w:del w:id="52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53" w:author="Luccas Correa" w:date="2026-08-03T22:25:00Z" w16du:dateUtc="2026-08-04T02:25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2D7E9034" w14:textId="77777777" w:rsidR="00133146" w:rsidRDefault="00133146">
      <w:pPr>
        <w:rPr>
          <w:del w:id="54" w:author="Luccas Correa" w:date="2026-08-03T22:25:00Z" w16du:dateUtc="2026-08-04T02:25:00Z"/>
        </w:rPr>
      </w:pPr>
      <w:del w:id="55" w:author="Luccas Correa" w:date="2026-08-03T22:25:00Z" w16du:dateUtc="2026-08-04T02:25:00Z">
        <w:r>
          <w:delText>9. Summation:</w:delText>
        </w:r>
      </w:del>
    </w:p>
    <w:p w14:paraId="6B6ED675" w14:textId="77777777" w:rsidR="00B30DF3" w:rsidRDefault="00F11B57">
      <w:pPr>
        <w:rPr>
          <w:del w:id="56" w:author="Luccas Correa" w:date="2026-08-03T22:25:00Z" w16du:dateUtc="2026-08-04T02:25:00Z"/>
        </w:rPr>
      </w:pPr>
      <m:oMathPara>
        <m:oMath>
          <m:nary>
            <m:naryPr>
              <m:chr m:val="∑"/>
              <m:limLoc m:val="undOvr"/>
              <m:ctrlPr>
                <w:del w:id="57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58" w:author="Luccas Correa" w:date="2026-08-03T22:25:00Z" w16du:dateUtc="2026-08-04T02:25:00Z">
                  <w:rPr>
                    <w:rFonts w:ascii="Cambria Math" w:hAnsi="Cambria Math"/>
                  </w:rPr>
                  <m:t>i</m:t>
                </w:del>
              </m:r>
              <m:r>
                <w:del w:id="59" w:author="Luccas Correa" w:date="2026-08-03T22:25:00Z" w16du:dateUtc="2026-08-04T02:25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60" w:author="Luccas Correa" w:date="2026-08-03T22:25:00Z" w16du:dateUtc="2026-08-04T02:25:00Z">
                  <w:rPr>
                    <w:rFonts w:ascii="Cambria Math" w:hAnsi="Cambria Math"/>
                  </w:rPr>
                  <m:t>n</m:t>
                </w:del>
              </m:r>
            </m:sup>
            <m:e>
              <m:sSup>
                <m:sSupPr>
                  <m:ctrlPr>
                    <w:del w:id="61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62" w:author="Luccas Correa" w:date="2026-08-03T22:25:00Z" w16du:dateUtc="2026-08-04T02:25:00Z">
                      <w:rPr>
                        <w:rFonts w:ascii="Cambria Math" w:hAnsi="Cambria Math"/>
                      </w:rPr>
                      <m:t>i</m:t>
                    </w:del>
                  </m:r>
                </m:e>
                <m:sup>
                  <m:r>
                    <w:del w:id="63" w:author="Luccas Correa" w:date="2026-08-03T22:25:00Z" w16du:dateUtc="2026-08-04T02:2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nary>
        </m:oMath>
      </m:oMathPara>
    </w:p>
    <w:p w14:paraId="16262FDB" w14:textId="77777777" w:rsidR="00133146" w:rsidRDefault="00133146">
      <w:pPr>
        <w:rPr>
          <w:del w:id="64" w:author="Luccas Correa" w:date="2026-08-03T22:25:00Z" w16du:dateUtc="2026-08-04T02:25:00Z"/>
        </w:rPr>
      </w:pPr>
      <w:del w:id="65" w:author="Luccas Correa" w:date="2026-08-03T22:25:00Z" w16du:dateUtc="2026-08-04T02:25:00Z">
        <w:r>
          <w:delText>10. Integral:</w:delText>
        </w:r>
      </w:del>
    </w:p>
    <w:p w14:paraId="5206A6DF" w14:textId="77777777" w:rsidR="00B30DF3" w:rsidRDefault="00F11B57">
      <w:pPr>
        <w:rPr>
          <w:del w:id="66" w:author="Luccas Correa" w:date="2026-08-03T22:25:00Z" w16du:dateUtc="2026-08-04T02:25:00Z"/>
        </w:rPr>
      </w:pPr>
      <m:oMathPara>
        <m:oMath>
          <m:nary>
            <m:naryPr>
              <m:limLoc m:val="subSup"/>
              <m:ctrlPr>
                <w:del w:id="67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68" w:author="Luccas Correa" w:date="2026-08-03T22:25:00Z" w16du:dateUtc="2026-08-04T02:25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69" w:author="Luccas Correa" w:date="2026-08-03T22:25:00Z" w16du:dateUtc="2026-08-04T02:25:00Z">
                  <w:rPr>
                    <w:rFonts w:ascii="Cambria Math" w:hAnsi="Cambria Math"/>
                  </w:rPr>
                  <m:t>1</m:t>
                </w:del>
              </m:r>
            </m:sup>
            <m:e>
              <m:sSup>
                <m:sSupPr>
                  <m:ctrlPr>
                    <w:del w:id="70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71" w:author="Luccas Correa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p>
                  <m:r>
                    <w:del w:id="72" w:author="Luccas Correa" w:date="2026-08-03T22:25:00Z" w16du:dateUtc="2026-08-04T02:2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73" w:author="Luccas Correa" w:date="2026-08-03T22:25:00Z" w16du:dateUtc="2026-08-04T02:25:00Z">
                  <w:rPr>
                    <w:rFonts w:ascii="Cambria Math" w:hAnsi="Cambria Math"/>
                  </w:rPr>
                  <m:t>dx</m:t>
                </w:del>
              </m:r>
            </m:e>
          </m:nary>
        </m:oMath>
      </m:oMathPara>
    </w:p>
    <w:p w14:paraId="643C8955" w14:textId="77777777" w:rsidR="00133146" w:rsidRDefault="00133146">
      <w:pPr>
        <w:rPr>
          <w:del w:id="74" w:author="Luccas Correa" w:date="2026-08-03T22:25:00Z" w16du:dateUtc="2026-08-04T02:25:00Z"/>
        </w:rPr>
      </w:pPr>
      <w:del w:id="75" w:author="Luccas Correa" w:date="2026-08-03T22:25:00Z" w16du:dateUtc="2026-08-04T02:25:00Z">
        <w:r>
          <w:delText>11. Matrix:</w:delText>
        </w:r>
      </w:del>
    </w:p>
    <w:p w14:paraId="016D774C" w14:textId="77777777" w:rsidR="00B30DF3" w:rsidRDefault="00F11B57">
      <w:pPr>
        <w:rPr>
          <w:del w:id="76" w:author="Luccas Correa" w:date="2026-08-03T22:25:00Z" w16du:dateUtc="2026-08-04T02:25:00Z"/>
        </w:rPr>
      </w:pPr>
      <m:oMathPara>
        <m:oMath>
          <m:d>
            <m:dPr>
              <m:begChr m:val="["/>
              <m:endChr m:val="]"/>
              <m:ctrlPr>
                <w:del w:id="77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del w:id="78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79" w:author="Luccas Correa" w:date="2026-08-03T22:25:00Z" w16du:dateUtc="2026-08-04T02:25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  <m:e>
                    <m:r>
                      <w:del w:id="80" w:author="Luccas Correa" w:date="2026-08-03T22:25:00Z" w16du:dateUtc="2026-08-04T02:25:00Z">
                        <w:rPr>
                          <w:rFonts w:ascii="Cambria Math" w:hAnsi="Cambria Math"/>
                        </w:rPr>
                        <m:t>0</m:t>
                      </w:del>
                    </m:r>
                  </m:e>
                </m:mr>
                <m:mr>
                  <m:e>
                    <m:r>
                      <w:del w:id="81" w:author="Luccas Correa" w:date="2026-08-03T22:25:00Z" w16du:dateUtc="2026-08-04T02:25:00Z">
                        <w:rPr>
                          <w:rFonts w:ascii="Cambria Math" w:hAnsi="Cambria Math"/>
                        </w:rPr>
                        <m:t>0</m:t>
                      </w:del>
                    </m:r>
                  </m:e>
                  <m:e>
                    <m:r>
                      <w:del w:id="82" w:author="Luccas Correa" w:date="2026-08-03T22:25:00Z" w16du:dateUtc="2026-08-04T02:25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</m:mr>
              </m:m>
            </m:e>
          </m:d>
        </m:oMath>
      </m:oMathPara>
    </w:p>
    <w:p w14:paraId="5F8643EC" w14:textId="77777777" w:rsidR="00133146" w:rsidRDefault="00133146">
      <w:pPr>
        <w:rPr>
          <w:del w:id="83" w:author="Luccas Correa" w:date="2026-08-03T22:25:00Z" w16du:dateUtc="2026-08-04T02:25:00Z"/>
        </w:rPr>
      </w:pPr>
      <w:del w:id="84" w:author="Luccas Correa" w:date="2026-08-03T22:25:00Z" w16du:dateUtc="2026-08-04T02:25:00Z">
        <w:r>
          <w:delText xml:space="preserve">12. Accent hat: </w:delText>
        </w:r>
      </w:del>
      <m:oMath>
        <m:acc>
          <m:accPr>
            <m:ctrlPr>
              <w:del w:id="85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accPr>
          <m:e>
            <m:r>
              <w:del w:id="86" w:author="Luccas Correa" w:date="2026-08-03T22:25:00Z" w16du:dateUtc="2026-08-04T02:25:00Z">
                <w:rPr>
                  <w:rFonts w:ascii="Cambria Math" w:hAnsi="Cambria Math"/>
                </w:rPr>
                <m:t>x</m:t>
              </w:del>
            </m:r>
          </m:e>
        </m:acc>
      </m:oMath>
    </w:p>
    <w:p w14:paraId="3CE8A01C" w14:textId="77777777" w:rsidR="00133146" w:rsidRDefault="00133146">
      <w:pPr>
        <w:rPr>
          <w:del w:id="87" w:author="Luccas Correa" w:date="2026-08-03T22:25:00Z" w16du:dateUtc="2026-08-04T02:25:00Z"/>
        </w:rPr>
      </w:pPr>
      <w:del w:id="88" w:author="Luccas Correa" w:date="2026-08-03T22:25:00Z" w16du:dateUtc="2026-08-04T02:25:00Z">
        <w:r>
          <w:delText xml:space="preserve">13. Function sin: </w:delText>
        </w:r>
      </w:del>
      <m:oMath>
        <m:func>
          <m:funcPr>
            <m:ctrlPr>
              <w:del w:id="89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funcPr>
          <m:fName>
            <m:r>
              <w:del w:id="90" w:author="Luccas Correa" w:date="2026-08-03T22:25:00Z" w16du:dateUtc="2026-08-04T02:25:00Z">
                <m:rPr>
                  <m:sty m:val="p"/>
                </m:rPr>
                <w:rPr>
                  <w:rFonts w:ascii="Cambria Math" w:hAnsi="Cambria Math"/>
                </w:rPr>
                <m:t>sin</m:t>
              </w:del>
            </m:r>
          </m:fName>
          <m:e>
            <m:d>
              <m:dPr>
                <m:ctrlPr>
                  <w:del w:id="91" w:author="Luccas Correa" w:date="2026-08-03T22:25:00Z" w16du:dateUtc="2026-08-04T02:25:00Z">
                    <w:rPr>
                      <w:rFonts w:ascii="Cambria Math" w:hAnsi="Cambria Math"/>
                    </w:rPr>
                  </w:del>
                </m:ctrlPr>
              </m:dPr>
              <m:e>
                <m:r>
                  <w:del w:id="92" w:author="Luccas Correa" w:date="2026-08-03T22:25:00Z" w16du:dateUtc="2026-08-04T02:25:00Z">
                    <w:rPr>
                      <w:rFonts w:ascii="Cambria Math" w:hAnsi="Cambria Math"/>
                    </w:rPr>
                    <m:t>x</m:t>
                  </w:del>
                </m:r>
              </m:e>
            </m:d>
          </m:e>
        </m:func>
      </m:oMath>
    </w:p>
    <w:p w14:paraId="43531C47" w14:textId="77777777" w:rsidR="00133146" w:rsidRDefault="00133146">
      <w:pPr>
        <w:rPr>
          <w:del w:id="93" w:author="Luccas Correa" w:date="2026-08-03T22:25:00Z" w16du:dateUtc="2026-08-04T02:25:00Z"/>
        </w:rPr>
      </w:pPr>
      <w:del w:id="94" w:author="Luccas Correa" w:date="2026-08-03T22:25:00Z" w16du:dateUtc="2026-08-04T02:25:00Z">
        <w:r>
          <w:delText xml:space="preserve">14. Overbar: </w:delText>
        </w:r>
      </w:del>
      <m:oMath>
        <m:bar>
          <m:barPr>
            <m:pos m:val="top"/>
            <m:ctrlPr>
              <w:del w:id="95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barPr>
          <m:e>
            <m:r>
              <w:del w:id="96" w:author="Luccas Correa" w:date="2026-08-03T22:25:00Z" w16du:dateUtc="2026-08-04T02:25:00Z">
                <w:rPr>
                  <w:rFonts w:ascii="Cambria Math" w:hAnsi="Cambria Math"/>
                </w:rPr>
                <m:t>x</m:t>
              </w:del>
            </m:r>
          </m:e>
        </m:bar>
      </m:oMath>
    </w:p>
    <w:p w14:paraId="66709BEB" w14:textId="77777777" w:rsidR="00133146" w:rsidRDefault="00133146">
      <w:pPr>
        <w:rPr>
          <w:del w:id="97" w:author="Luccas Correa" w:date="2026-08-03T22:25:00Z" w16du:dateUtc="2026-08-04T02:25:00Z"/>
        </w:rPr>
      </w:pPr>
      <w:del w:id="98" w:author="Luccas Correa" w:date="2026-08-03T22:25:00Z" w16du:dateUtc="2026-08-04T02:25:00Z">
        <w:r>
          <w:delText xml:space="preserve">15. Lower limit: </w:delText>
        </w:r>
      </w:del>
      <m:oMath>
        <m:limLow>
          <m:limLowPr>
            <m:ctrlPr>
              <w:del w:id="99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limLowPr>
          <m:e>
            <m:r>
              <w:del w:id="100" w:author="Luccas Correa" w:date="2026-08-03T22:25:00Z" w16du:dateUtc="2026-08-04T02:25:00Z">
                <m:rPr>
                  <m:sty m:val="p"/>
                </m:rPr>
                <w:rPr>
                  <w:rFonts w:ascii="Cambria Math" w:hAnsi="Cambria Math"/>
                </w:rPr>
                <m:t>lim</m:t>
              </w:del>
            </m:r>
          </m:e>
          <m:lim>
            <m:r>
              <w:del w:id="101" w:author="Luccas Correa" w:date="2026-08-03T22:25:00Z" w16du:dateUtc="2026-08-04T02:25:00Z">
                <w:rPr>
                  <w:rFonts w:ascii="Cambria Math" w:hAnsi="Cambria Math"/>
                </w:rPr>
                <m:t>n→∞</m:t>
              </w:del>
            </m:r>
          </m:lim>
        </m:limLow>
      </m:oMath>
    </w:p>
    <w:p w14:paraId="091A7532" w14:textId="77777777" w:rsidR="00133146" w:rsidRDefault="00133146">
      <w:pPr>
        <w:rPr>
          <w:del w:id="102" w:author="Luccas Correa" w:date="2026-08-03T22:25:00Z" w16du:dateUtc="2026-08-04T02:25:00Z"/>
        </w:rPr>
      </w:pPr>
      <w:del w:id="103" w:author="Luccas Correa" w:date="2026-08-03T22:25:00Z" w16du:dateUtc="2026-08-04T02:25:00Z">
        <w:r>
          <w:delText xml:space="preserve">16. Group char: </w:delText>
        </w:r>
      </w:del>
      <m:oMath>
        <m:groupChr>
          <m:groupChrPr>
            <m:ctrlPr>
              <w:del w:id="104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groupChrPr>
          <m:e>
            <m:r>
              <w:del w:id="105" w:author="Luccas Correa" w:date="2026-08-03T22:25:00Z" w16du:dateUtc="2026-08-04T02:25:00Z">
                <w:rPr>
                  <w:rFonts w:ascii="Cambria Math" w:hAnsi="Cambria Math"/>
                </w:rPr>
                <m:t>a+b+c</m:t>
              </w:del>
            </m:r>
          </m:e>
        </m:groupChr>
      </m:oMath>
    </w:p>
    <w:p w14:paraId="570EA514" w14:textId="77777777" w:rsidR="00133146" w:rsidRDefault="00133146">
      <w:pPr>
        <w:rPr>
          <w:del w:id="106" w:author="Luccas Correa" w:date="2026-08-03T22:25:00Z" w16du:dateUtc="2026-08-04T02:25:00Z"/>
        </w:rPr>
      </w:pPr>
      <w:del w:id="107" w:author="Luccas Correa" w:date="2026-08-03T22:25:00Z" w16du:dateUtc="2026-08-04T02:25:00Z">
        <w:r>
          <w:delText xml:space="preserve">17. Delimiter: </w:delText>
        </w:r>
      </w:del>
      <m:oMath>
        <m:d>
          <m:dPr>
            <m:ctrlPr>
              <w:del w:id="108" w:author="Luccas Correa" w:date="2026-08-03T22:25:00Z" w16du:dateUtc="2026-08-04T02:25:00Z">
                <w:rPr>
                  <w:rFonts w:ascii="Cambria Math" w:hAnsi="Cambria Math"/>
                </w:rPr>
              </w:del>
            </m:ctrlPr>
          </m:dPr>
          <m:e>
            <m:r>
              <w:del w:id="109" w:author="Luccas Correa" w:date="2026-08-03T22:25:00Z" w16du:dateUtc="2026-08-04T02:25:00Z">
                <w:rPr>
                  <w:rFonts w:ascii="Cambria Math" w:hAnsi="Cambria Math"/>
                </w:rPr>
                <m:t>x+y</m:t>
              </w:del>
            </m:r>
          </m:e>
        </m:d>
      </m:oMath>
    </w:p>
    <w:p w14:paraId="302FCEC9" w14:textId="4772EADD" w:rsidR="004F60CB" w:rsidRDefault="00133146">
      <w:pPr>
        <w:rPr>
          <w:ins w:id="110" w:author="Luccas Correa" w:date="2026-08-03T22:25:00Z" w16du:dateUtc="2026-08-04T02:25:00Z"/>
        </w:rPr>
      </w:pPr>
      <w:del w:id="111" w:author="Luccas Correa" w:date="2026-08-03T22:25:00Z" w16du:dateUtc="2026-08-04T02:25:00Z">
        <w:r>
          <w:delText>18. Mixed paragraph with math and</w:delText>
        </w:r>
      </w:del>
      <w:r>
        <w:t xml:space="preserve"> text.</w:t>
      </w:r>
      <w:ins w:id="112" w:author="Luccas Correa" w:date="2026-08-03T22:25:00Z" w16du:dateUtc="2026-08-04T02:25:00Z">
        <w:r w:rsidR="004F60CB">
          <w:t xml:space="preserve"> It has a </w:t>
        </w:r>
        <w:commentRangeStart w:id="113"/>
        <w:r w:rsidR="004F60CB">
          <w:t>comment</w:t>
        </w:r>
        <w:commentRangeEnd w:id="113"/>
        <w:r w:rsidR="004F60CB">
          <w:rPr>
            <w:rStyle w:val="CommentReference"/>
            <w:sz w:val="24"/>
            <w:szCs w:val="24"/>
          </w:rPr>
          <w:commentReference w:id="113"/>
        </w:r>
        <w:r w:rsidR="004F60CB">
          <w:t>.</w:t>
        </w:r>
      </w:ins>
    </w:p>
    <w:p w14:paraId="67DFC6A8" w14:textId="77777777" w:rsidR="00133146" w:rsidRDefault="004F60CB">
      <w:ins w:id="114" w:author="Luccas Correa" w:date="2026-08-03T22:25:00Z" w16du:dateUtc="2026-08-04T02:25:00Z">
        <w:r>
          <w:t xml:space="preserve">I will </w:t>
        </w:r>
        <w:commentRangeStart w:id="115"/>
        <w:r>
          <w:t xml:space="preserve">add a comment </w:t>
        </w:r>
        <w:commentRangeEnd w:id="115"/>
        <w:r w:rsidR="00FD36A5">
          <w:rPr>
            <w:rStyle w:val="CommentReference"/>
            <w:sz w:val="24"/>
            <w:szCs w:val="24"/>
          </w:rPr>
          <w:commentReference w:id="115"/>
        </w:r>
        <w:r>
          <w:t>to this one.</w:t>
        </w:r>
      </w:ins>
    </w:p>
    <w:sectPr w:rsidR="00133146">
      <w:pgSz w:w="12240" w:h="15840"/>
      <w:pgMar w:top="1440" w:right="1440" w:bottom="1440" w:left="1440" w:header="708" w:footer="708" w:gutter="0"/>
      <w:cols w:space="708"/>
      <w:docGrid w:linePitch="360"/>
      <w:sectPrChange w:id="116" w:author="Luccas Correa" w:date="2026-08-03T22:25:00Z" w16du:dateUtc="2026-08-04T02:25:00Z">
        <w:sectPr w:rsidR="00133146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115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096AA2"/>
    <w:rsid w:val="00133146"/>
    <w:rsid w:val="002031F9"/>
    <w:rsid w:val="004D21EE"/>
    <w:rsid w:val="004F60CB"/>
    <w:rsid w:val="0051369D"/>
    <w:rsid w:val="00524058"/>
    <w:rsid w:val="00744453"/>
    <w:rsid w:val="00A16521"/>
    <w:rsid w:val="00B30DF3"/>
    <w:rsid w:val="00CA26D4"/>
    <w:rsid w:val="00DE0A42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D21E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D21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1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1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1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1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2026-08-04T02:25:00Z</dcterms:modified>
</cp:coreProperties>
</file>