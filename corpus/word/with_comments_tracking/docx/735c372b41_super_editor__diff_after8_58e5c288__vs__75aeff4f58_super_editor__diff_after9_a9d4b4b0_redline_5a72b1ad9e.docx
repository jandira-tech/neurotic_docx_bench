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02FCEC9" w14:textId="4772EADD" w:rsidR="004F60CB" w:rsidRDefault="006C4ACB">
      <w:pPr>
        <w:rPr>
          <w:del w:id="0" w:author="Luccas Correa" w:date="2026-09-26T15:10:00Z" w16du:dateUtc="2026-09-26T19:10:00Z"/>
        </w:rPr>
      </w:pPr>
      <w:ins w:id="1" w:author="Luccas Correa" w:date="2026-09-26T15:10:00Z" w16du:dateUtc="2026-09-26T19:10:00Z">
        <w:r>
          <w:t xml:space="preserve">This is the </w:t>
        </w:r>
        <w:r w:rsidR="001B23B6">
          <w:t>end</w:t>
        </w:r>
        <w:r>
          <w:t>.</w:t>
        </w:r>
      </w:ins>
      <w:del w:id="2" w:author="Luccas Correa" w:date="2026-09-26T15:10:00Z" w16du:dateUtc="2026-09-26T19:10:00Z">
        <w:r w:rsidR="004F60CB">
          <w:delText xml:space="preserve">Here’s some text. It has a </w:delText>
        </w:r>
        <w:commentRangeStart w:id="3"/>
        <w:r w:rsidR="004F60CB">
          <w:delText>comment</w:delText>
        </w:r>
        <w:commentRangeEnd w:id="3"/>
        <w:r w:rsidR="004F60CB">
          <w:rPr>
            <w:rStyle w:val="CommentReference"/>
            <w:sz w:val="24"/>
            <w:szCs w:val="24"/>
          </w:rPr>
          <w:commentReference w:id="3"/>
        </w:r>
        <w:r w:rsidR="004F60CB">
          <w:delText>.</w:delText>
        </w:r>
      </w:del>
    </w:p>
    <w:p w14:paraId="35FF776A" w14:textId="3761FF25" w:rsidR="004F60CB" w:rsidRDefault="004F60CB">
      <w:del w:id="4" w:author="Luccas Correa" w:date="2026-09-26T15:10:00Z" w16du:dateUtc="2026-09-26T19:10:00Z">
        <w:r>
          <w:delText xml:space="preserve">I will </w:delText>
        </w:r>
        <w:commentRangeStart w:id="5"/>
        <w:r>
          <w:delText xml:space="preserve">add a comment </w:delText>
        </w:r>
        <w:commentRangeEnd w:id="5"/>
        <w:r w:rsidR="00FD36A5">
          <w:rPr>
            <w:rStyle w:val="CommentReference"/>
            <w:sz w:val="24"/>
            <w:szCs w:val="24"/>
          </w:rPr>
          <w:commentReference w:id="5"/>
        </w:r>
        <w:r>
          <w:delText>to this one.</w:delText>
        </w:r>
      </w:del>
    </w:p>
    <w:sectPr w:rsidR="004F60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3" w:author="Luccas Correa" w:date="2025-12-31T09:29:00Z" w:initials="LC">
    <w:p w14:paraId="22469102" w14:textId="77777777" w:rsidR="004F60CB" w:rsidRDefault="004F60CB" w:rsidP="004F60CB">
      <w:r>
        <w:rPr>
          <w:rStyle w:val="CommentReference"/>
        </w:rPr>
        <w:annotationRef/>
      </w:r>
      <w:r>
        <w:rPr>
          <w:sz w:val="20"/>
          <w:szCs w:val="20"/>
        </w:rPr>
        <w:t>Old comment.</w:t>
      </w:r>
    </w:p>
  </w:comment>
  <w:comment w:id="5" w:author="Luccas Correa" w:date="2025-12-31T09:30:00Z" w:initials="LC">
    <w:p w14:paraId="069422BD" w14:textId="77777777" w:rsidR="00FD36A5" w:rsidRDefault="00FD36A5" w:rsidP="00FD36A5">
      <w:r>
        <w:rPr>
          <w:rStyle w:val="CommentReference"/>
        </w:rPr>
        <w:annotationRef/>
      </w:r>
      <w:r>
        <w:rPr>
          <w:sz w:val="20"/>
          <w:szCs w:val="20"/>
        </w:rPr>
        <w:t>New comment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22469102" w15:done="1"/>
  <w15:commentEx w15:paraId="069422B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21DD5D86" w16cex:dateUtc="2025-12-31T12:29:00Z"/>
  <w16cex:commentExtensible w16cex:durableId="2645084D" w16cex:dateUtc="2025-12-31T12:3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22469102" w16cid:durableId="21DD5D86"/>
  <w16cid:commentId w16cid:paraId="069422BD" w16cid:durableId="2645084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Luccas Correa">
    <w15:presenceInfo w15:providerId="AD" w15:userId="S::luccas@harbourteam.onmicrosoft.com::6b456913-ee82-49db-8f20-f0d928c05c3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0CB"/>
    <w:rsid w:val="00096AA2"/>
    <w:rsid w:val="001B23B6"/>
    <w:rsid w:val="003968E5"/>
    <w:rsid w:val="004F60CB"/>
    <w:rsid w:val="00524058"/>
    <w:rsid w:val="00623D1B"/>
    <w:rsid w:val="006C4ACB"/>
    <w:rsid w:val="00AF4127"/>
    <w:rsid w:val="00CA26D4"/>
    <w:rsid w:val="00FD3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4CC8B7"/>
  <w15:chartTrackingRefBased/>
  <w15:docId w15:val="{43550BD2-7416-1042-82DF-FCE5F0BC6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6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0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0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0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0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0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0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0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0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0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0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0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0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0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0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0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0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0CB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4F60C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4F60C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F60C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F60C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F60C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F60C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Arthur Souza Rodrigues</cp:lastModifiedBy>
  <cp:revision>1</cp:revision>
  <dcterms:created xsi:type="dcterms:W3CDTF">2025-12-31T12:30:00Z</dcterms:created>
  <dcterms:modified xsi:type="dcterms:W3CDTF">2026-09-26T19:10:00Z</dcterms:modified>
</cp:coreProperties>
</file>