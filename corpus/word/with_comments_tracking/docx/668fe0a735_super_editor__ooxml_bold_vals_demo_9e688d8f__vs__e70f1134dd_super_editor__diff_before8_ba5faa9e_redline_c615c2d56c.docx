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C5D71" w14:textId="77777777" w:rsidR="00D33545" w:rsidRDefault="004F60CB">
      <w:pPr>
        <w:rPr>
          <w:del w:id="17" w:author="Luccas Correa" w:date="2026-08-04T06:08:00Z" w16du:dateUtc="2026-08-04T10:08:00Z"/>
        </w:rPr>
      </w:pPr>
      <w:ins w:id="18" w:author="Luccas Correa" w:date="2026-08-04T06:08:00Z" w16du:dateUtc="2026-08-04T10:08:00Z">
        <w:r>
          <w:t>Here’s some</w:t>
        </w:r>
      </w:ins>
      <w:del w:id="19" w:author="Luccas Correa" w:date="2026-08-04T06:08:00Z" w16du:dateUtc="2026-08-04T10:08:00Z">
        <w:r w:rsidR="00714A5C">
          <w:delText>This document demonstrates all valid ST_OnOff values for the w:b (bold) run property in OOXML. Each line shows the exact w:val used and the resulting rendering.</w:delText>
        </w:r>
      </w:del>
    </w:p>
    <w:p w14:paraId="6599994E" w14:textId="77777777" w:rsidR="00D33545" w:rsidRDefault="00714A5C">
      <w:del w:id="20" w:author="Luccas Correa" w:date="2026-08-04T06:08:00Z" w16du:dateUtc="2026-08-04T10:08:00Z">
        <w:r>
          <w:delText xml:space="preserve">w:b w:val=(omitted): </w:delText>
        </w:r>
        <w:r>
          <w:rPr>
            <w:b/>
          </w:rPr>
          <w:delText>Sample</w:delText>
        </w:r>
      </w:del>
      <w:r>
        <w:rPr>
          <w:rPrChange w:id="21" w:author="Luccas Correa" w:date="2026-08-04T06:08:00Z" w16du:dateUtc="2026-08-04T10:08:00Z">
            <w:rPr>
              <w:b/>
            </w:rPr>
          </w:rPrChange>
        </w:rPr>
        <w:t xml:space="preserve"> text</w:t>
      </w:r>
      <w:ins w:id="22" w:author="Luccas Correa" w:date="2026-08-04T06:08:00Z" w16du:dateUtc="2026-08-04T10:08:00Z">
        <w:r w:rsidR="004F60CB">
          <w:t xml:space="preserve">. It has a </w:t>
        </w:r>
        <w:commentRangeStart w:id="23"/>
        <w:r w:rsidR="004F60CB">
          <w:t>comment</w:t>
        </w:r>
        <w:commentRangeEnd w:id="23"/>
        <w:r w:rsidR="004F60CB">
          <w:rPr>
            <w:rStyle w:val="CommentReference"/>
            <w:sz w:val="22"/>
            <w:szCs w:val="22"/>
          </w:rPr>
          <w:commentReference w:id="23"/>
        </w:r>
        <w:r w:rsidR="004F60CB">
          <w:t>.</w:t>
        </w:r>
      </w:ins>
    </w:p>
    <w:p w14:paraId="509B3CB2" w14:textId="77777777" w:rsidR="00D33545" w:rsidRDefault="004F60CB">
      <w:pPr>
        <w:rPr>
          <w:del w:id="24" w:author="Luccas Correa" w:date="2026-08-04T06:08:00Z" w16du:dateUtc="2026-08-04T10:08:00Z"/>
        </w:rPr>
      </w:pPr>
      <w:ins w:id="25" w:author="Luccas Correa" w:date="2026-08-04T06:08:00Z" w16du:dateUtc="2026-08-04T10:08:00Z">
        <w:r>
          <w:t>I will add a comment to this one too.</w:t>
        </w:r>
      </w:ins>
      <w:del w:id="26" w:author="Luccas Correa" w:date="2026-08-04T06:08:00Z" w16du:dateUtc="2026-08-04T10:08:00Z">
        <w:r w:rsidR="00714A5C">
          <w:delText xml:space="preserve">w:b w:val=true: </w:delText>
        </w:r>
        <w:r w:rsidR="00714A5C">
          <w:rPr>
            <w:b/>
          </w:rPr>
          <w:delText>Sample text</w:delText>
        </w:r>
      </w:del>
    </w:p>
    <w:p w14:paraId="6E746010" w14:textId="77777777" w:rsidR="00D33545" w:rsidRDefault="00714A5C">
      <w:pPr>
        <w:rPr>
          <w:del w:id="27" w:author="Luccas Correa" w:date="2026-08-04T06:08:00Z" w16du:dateUtc="2026-08-04T10:08:00Z"/>
        </w:rPr>
      </w:pPr>
      <w:del w:id="28" w:author="Luccas Correa" w:date="2026-08-04T06:08:00Z" w16du:dateUtc="2026-08-04T10:08:00Z">
        <w:r>
          <w:delText xml:space="preserve">w:b w:val=1: </w:delText>
        </w:r>
        <w:r>
          <w:rPr>
            <w:b/>
          </w:rPr>
          <w:delText>Sample text</w:delText>
        </w:r>
      </w:del>
    </w:p>
    <w:p w14:paraId="01963922" w14:textId="77777777" w:rsidR="00D33545" w:rsidRDefault="00714A5C">
      <w:pPr>
        <w:rPr>
          <w:del w:id="29" w:author="Luccas Correa" w:date="2026-08-04T06:08:00Z" w16du:dateUtc="2026-08-04T10:08:00Z"/>
        </w:rPr>
      </w:pPr>
      <w:del w:id="30" w:author="Luccas Correa" w:date="2026-08-04T06:08:00Z" w16du:dateUtc="2026-08-04T10:08:00Z">
        <w:r>
          <w:delText xml:space="preserve">w:b w:val=on: </w:delText>
        </w:r>
        <w:r>
          <w:rPr>
            <w:b/>
          </w:rPr>
          <w:delText>Sample text</w:delText>
        </w:r>
      </w:del>
    </w:p>
    <w:p w14:paraId="7B1A6F71" w14:textId="77777777" w:rsidR="00D33545" w:rsidRDefault="00714A5C">
      <w:pPr>
        <w:rPr>
          <w:del w:id="31" w:author="Luccas Correa" w:date="2026-08-04T06:08:00Z" w16du:dateUtc="2026-08-04T10:08:00Z"/>
        </w:rPr>
      </w:pPr>
      <w:del w:id="32" w:author="Luccas Correa" w:date="2026-08-04T06:08:00Z" w16du:dateUtc="2026-08-04T10:08:00Z">
        <w:r>
          <w:delText>w:b w:val=false: Sample text</w:delText>
        </w:r>
      </w:del>
    </w:p>
    <w:p w14:paraId="403234B1" w14:textId="77777777" w:rsidR="00D33545" w:rsidRDefault="00714A5C">
      <w:pPr>
        <w:rPr>
          <w:del w:id="33" w:author="Luccas Correa" w:date="2026-08-04T06:08:00Z" w16du:dateUtc="2026-08-04T10:08:00Z"/>
        </w:rPr>
      </w:pPr>
      <w:del w:id="34" w:author="Luccas Correa" w:date="2026-08-04T06:08:00Z" w16du:dateUtc="2026-08-04T10:08:00Z">
        <w:r>
          <w:delText>w:b w:val=0: Sample text</w:delText>
        </w:r>
      </w:del>
    </w:p>
    <w:p w14:paraId="611C4C3B" w14:textId="77777777" w:rsidR="00D33545" w:rsidRDefault="00714A5C">
      <w:pPr>
        <w:rPr>
          <w:del w:id="35" w:author="Luccas Correa" w:date="2026-08-04T06:08:00Z" w16du:dateUtc="2026-08-04T10:08:00Z"/>
        </w:rPr>
      </w:pPr>
      <w:del w:id="36" w:author="Luccas Correa" w:date="2026-08-04T06:08:00Z" w16du:dateUtc="2026-08-04T10:08:00Z">
        <w:r>
          <w:delText>w:b w:val=off: Sample text</w:delText>
        </w:r>
      </w:del>
    </w:p>
    <w:p w14:paraId="15A55CC9" w14:textId="77777777" w:rsidR="00D33545" w:rsidRDefault="00D33545">
      <w:pPr>
        <w:rPr>
          <w:del w:id="37" w:author="Luccas Correa" w:date="2026-08-04T06:08:00Z" w16du:dateUtc="2026-08-04T10:08:00Z"/>
        </w:rPr>
      </w:pPr>
    </w:p>
    <w:p w14:paraId="03E54D56" w14:textId="77777777" w:rsidR="00D33545" w:rsidRDefault="00714A5C">
      <w:pPr>
        <w:rPr>
          <w:del w:id="38" w:author="Luccas Correa" w:date="2026-08-04T06:08:00Z" w16du:dateUtc="2026-08-04T10:08:00Z"/>
        </w:rPr>
      </w:pPr>
      <w:del w:id="39" w:author="Luccas Correa" w:date="2026-08-04T06:08:00Z" w16du:dateUtc="2026-08-04T10:08:00Z">
        <w:r>
          <w:delText>Table examples: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3545" w14:paraId="22680072" w14:textId="77777777">
        <w:trPr>
          <w:del w:id="40" w:author="Luccas Correa" w:date="2026-08-04T06:08:00Z" w16du:dateUtc="2026-08-04T10:08:00Z"/>
        </w:trPr>
        <w:tc>
          <w:tcPr>
            <w:tcW w:w="3120" w:type="dxa"/>
          </w:tcPr>
          <w:p w14:paraId="0ED48635" w14:textId="77777777" w:rsidR="00D33545" w:rsidRDefault="00714A5C">
            <w:pPr>
              <w:rPr>
                <w:del w:id="41" w:author="Luccas Correa" w:date="2026-08-04T06:08:00Z" w16du:dateUtc="2026-08-04T10:08:00Z"/>
              </w:rPr>
            </w:pPr>
            <w:del w:id="42" w:author="Luccas Correa" w:date="2026-08-04T06:08:00Z" w16du:dateUtc="2026-08-04T10:08:00Z">
              <w:r>
                <w:rPr>
                  <w:b/>
                </w:rPr>
                <w:delText>Omitted (bold)</w:delText>
              </w:r>
            </w:del>
          </w:p>
        </w:tc>
        <w:tc>
          <w:tcPr>
            <w:tcW w:w="3120" w:type="dxa"/>
          </w:tcPr>
          <w:p w14:paraId="0A2D47F2" w14:textId="77777777" w:rsidR="00D33545" w:rsidRDefault="00714A5C">
            <w:pPr>
              <w:rPr>
                <w:del w:id="43" w:author="Luccas Correa" w:date="2026-08-04T06:08:00Z" w16du:dateUtc="2026-08-04T10:08:00Z"/>
              </w:rPr>
            </w:pPr>
            <w:del w:id="44" w:author="Luccas Correa" w:date="2026-08-04T06:08:00Z" w16du:dateUtc="2026-08-04T10:08:00Z">
              <w:r>
                <w:delText>val='off' (not bold)</w:delText>
              </w:r>
            </w:del>
          </w:p>
        </w:tc>
        <w:tc>
          <w:tcPr>
            <w:tcW w:w="3120" w:type="dxa"/>
          </w:tcPr>
          <w:p w14:paraId="062DB43B" w14:textId="77777777" w:rsidR="00D33545" w:rsidRDefault="00714A5C">
            <w:pPr>
              <w:rPr>
                <w:del w:id="45" w:author="Luccas Correa" w:date="2026-08-04T06:08:00Z" w16du:dateUtc="2026-08-04T10:08:00Z"/>
              </w:rPr>
            </w:pPr>
            <w:del w:id="46" w:author="Luccas Correa" w:date="2026-08-04T06:08:00Z" w16du:dateUtc="2026-08-04T10:08:00Z">
              <w:r>
                <w:rPr>
                  <w:b/>
                </w:rPr>
                <w:delText>val='1' (bold)</w:delText>
              </w:r>
            </w:del>
          </w:p>
        </w:tc>
      </w:tr>
    </w:tbl>
    <w:p w14:paraId="0AE5D40F" w14:textId="77777777" w:rsidR="00310140" w:rsidRDefault="00310140"/>
    <w:sectPr w:rsidR="00310140">
      <w:pgSz w:w="12240" w:h="15840"/>
      <w:pgMar w:top="1440" w:right="1440" w:bottom="1440" w:left="1440" w:header="708" w:footer="708" w:gutter="0"/>
      <w:cols w:space="708"/>
      <w:docGrid w:linePitch="360"/>
      <w:sectPrChange w:id="47" w:author="Luccas Correa" w:date="2026-08-04T06:08:00Z" w16du:dateUtc="2026-08-04T10:08:00Z">
        <w:sectPr w:rsidR="00310140">
          <w:pgMar w:top="1440" w:right="1440" w:bottom="1440" w:left="1440" w:header="720" w:footer="720" w:gutter="0"/>
          <w:cols w:space="72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3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4691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DD5D86" w16cex:dateUtc="2025-12-31T1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469102" w16cid:durableId="21DD5D8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727093">
    <w:abstractNumId w:val="8"/>
  </w:num>
  <w:num w:numId="2" w16cid:durableId="1302927224">
    <w:abstractNumId w:val="6"/>
  </w:num>
  <w:num w:numId="3" w16cid:durableId="507673581">
    <w:abstractNumId w:val="5"/>
  </w:num>
  <w:num w:numId="4" w16cid:durableId="48847512">
    <w:abstractNumId w:val="4"/>
  </w:num>
  <w:num w:numId="5" w16cid:durableId="17128574">
    <w:abstractNumId w:val="7"/>
  </w:num>
  <w:num w:numId="6" w16cid:durableId="1347976572">
    <w:abstractNumId w:val="3"/>
  </w:num>
  <w:num w:numId="7" w16cid:durableId="1128889791">
    <w:abstractNumId w:val="2"/>
  </w:num>
  <w:num w:numId="8" w16cid:durableId="2085254847">
    <w:abstractNumId w:val="1"/>
  </w:num>
  <w:num w:numId="9" w16cid:durableId="18366070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5B14"/>
    <w:rsid w:val="0029639D"/>
    <w:rsid w:val="00310140"/>
    <w:rsid w:val="00326F90"/>
    <w:rsid w:val="004F60CB"/>
    <w:rsid w:val="00524058"/>
    <w:rsid w:val="00827171"/>
    <w:rsid w:val="00971ABF"/>
    <w:rsid w:val="00A16521"/>
    <w:rsid w:val="00AA1D8D"/>
    <w:rsid w:val="00B47730"/>
    <w:rsid w:val="00CB0664"/>
    <w:rsid w:val="00D33545"/>
    <w:rsid w:val="00F040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E66D2"/>
  <w14:defaultImageDpi w14:val="300"/>
  <w15:docId w15:val="{56176B47-2B90-4C47-8BF5-3D928D07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4F60CB"/>
    <w:pPr>
      <w:keepNext/>
      <w:keepLines/>
      <w:spacing w:before="360" w:after="80" w:line="278" w:lineRule="auto"/>
      <w:outlineLvl w:val="0"/>
      <w:pPrChange w:id="0" w:author="Luccas Correa" w:date="2026-08-04T06:08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Luccas Correa" w:date="2026-08-04T06:08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CB"/>
    <w:pPr>
      <w:keepNext/>
      <w:keepLines/>
      <w:spacing w:before="160" w:after="80" w:line="278" w:lineRule="auto"/>
      <w:outlineLvl w:val="1"/>
      <w:pPrChange w:id="1" w:author="Luccas Correa" w:date="2026-08-04T06:08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Luccas Correa" w:date="2026-08-04T06:08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CB"/>
    <w:pPr>
      <w:keepNext/>
      <w:keepLines/>
      <w:spacing w:before="160" w:after="80" w:line="278" w:lineRule="auto"/>
      <w:outlineLvl w:val="2"/>
      <w:pPrChange w:id="2" w:author="Luccas Correa" w:date="2026-08-04T06:08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Luccas Correa" w:date="2026-08-04T06:08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CB"/>
    <w:pPr>
      <w:keepNext/>
      <w:keepLines/>
      <w:spacing w:before="80" w:after="40" w:line="278" w:lineRule="auto"/>
      <w:outlineLvl w:val="3"/>
      <w:pPrChange w:id="3" w:author="Luccas Correa" w:date="2026-08-04T06:08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Luccas Correa" w:date="2026-08-04T06:08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CB"/>
    <w:pPr>
      <w:keepNext/>
      <w:keepLines/>
      <w:spacing w:before="80" w:after="40" w:line="278" w:lineRule="auto"/>
      <w:outlineLvl w:val="4"/>
      <w:pPrChange w:id="4" w:author="Luccas Correa" w:date="2026-08-04T06:08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Luccas Correa" w:date="2026-08-04T06:08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CB"/>
    <w:pPr>
      <w:keepNext/>
      <w:keepLines/>
      <w:spacing w:before="40" w:after="0" w:line="278" w:lineRule="auto"/>
      <w:outlineLvl w:val="5"/>
      <w:pPrChange w:id="5" w:author="Luccas Correa" w:date="2026-08-04T06:08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Luccas Correa" w:date="2026-08-04T06:08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CB"/>
    <w:pPr>
      <w:keepNext/>
      <w:keepLines/>
      <w:spacing w:before="40" w:after="0" w:line="278" w:lineRule="auto"/>
      <w:outlineLvl w:val="6"/>
      <w:pPrChange w:id="6" w:author="Luccas Correa" w:date="2026-08-04T06:08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Luccas Correa" w:date="2026-08-04T06:08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CB"/>
    <w:pPr>
      <w:keepNext/>
      <w:keepLines/>
      <w:spacing w:after="0" w:line="278" w:lineRule="auto"/>
      <w:outlineLvl w:val="7"/>
      <w:pPrChange w:id="7" w:author="Luccas Correa" w:date="2026-08-04T06:08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Luccas Correa" w:date="2026-08-04T06:08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CB"/>
    <w:pPr>
      <w:keepNext/>
      <w:keepLines/>
      <w:spacing w:after="0" w:line="278" w:lineRule="auto"/>
      <w:outlineLvl w:val="8"/>
      <w:pPrChange w:id="8" w:author="Luccas Correa" w:date="2026-08-04T06:08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Luccas Correa" w:date="2026-08-04T06:08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4F60CB"/>
    <w:pPr>
      <w:spacing w:after="80" w:line="240" w:lineRule="auto"/>
      <w:contextualSpacing/>
      <w:pPrChange w:id="9" w:author="Luccas Correa" w:date="2026-08-04T06:08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Luccas Correa" w:date="2026-08-04T06:08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CB"/>
    <w:pPr>
      <w:numPr>
        <w:ilvl w:val="1"/>
      </w:numPr>
      <w:spacing w:after="160" w:line="278" w:lineRule="auto"/>
      <w:pPrChange w:id="10" w:author="Luccas Correa" w:date="2026-08-04T06:08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Luccas Correa" w:date="2026-08-04T06:08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F60CB"/>
    <w:pPr>
      <w:spacing w:before="160" w:after="160" w:line="278" w:lineRule="auto"/>
      <w:jc w:val="center"/>
      <w:pPrChange w:id="11" w:author="Luccas Correa" w:date="2026-08-04T06:08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Luccas Correa" w:date="2026-08-04T06:08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C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Luccas Correa" w:date="2026-08-04T06:08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Luccas Correa" w:date="2026-08-04T06:08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365F91" w:themeColor="accent1" w:themeShade="BF"/>
      <w:rPrChange w:id="13" w:author="Luccas Correa" w:date="2026-08-04T06:08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365F91" w:themeColor="accent1" w:themeShade="BF"/>
      <w:spacing w:val="5"/>
      <w:rPrChange w:id="14" w:author="Luccas Correa" w:date="2026-08-04T06:08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4F60CB"/>
    <w:pPr>
      <w:spacing w:after="0" w:line="240" w:lineRule="auto"/>
      <w:pPrChange w:id="15" w:author="Luccas Correa" w:date="2026-08-04T06:08:00Z">
        <w:pPr/>
      </w:pPrChange>
    </w:pPr>
    <w:rPr>
      <w:rFonts w:eastAsiaTheme="minorHAnsi"/>
      <w:kern w:val="2"/>
      <w:sz w:val="24"/>
      <w:szCs w:val="24"/>
      <w14:ligatures w14:val="standardContextual"/>
      <w:rPrChange w:id="15" w:author="Luccas Correa" w:date="2026-08-04T06:08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8271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0CB"/>
    <w:pPr>
      <w:spacing w:after="160" w:line="240" w:lineRule="auto"/>
      <w:pPrChange w:id="16" w:author="Luccas Correa" w:date="2026-08-04T06:08:00Z">
        <w:pPr>
          <w:spacing w:after="160"/>
        </w:pPr>
      </w:pPrChange>
    </w:pPr>
    <w:rPr>
      <w:rFonts w:eastAsiaTheme="minorHAnsi"/>
      <w:kern w:val="2"/>
      <w:sz w:val="20"/>
      <w:szCs w:val="20"/>
      <w14:ligatures w14:val="standardContextual"/>
      <w:rPrChange w:id="16" w:author="Luccas Correa" w:date="2026-08-04T06:08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7171"/>
    <w:rPr>
      <w:rFonts w:eastAsiaTheme="minorHAnsi"/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71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7171"/>
    <w:rPr>
      <w:rFonts w:eastAsiaTheme="minorHAnsi"/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2025-09-12T22:54:00Z</dcterms:created>
  <dcterms:modified xsi:type="dcterms:W3CDTF">2026-08-04T10:08:00Z</dcterms:modified>
  <cp:category/>
</cp:coreProperties>
</file>