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27D880" w14:textId="77777777" w:rsidR="008E714B" w:rsidRDefault="00B13B7A">
      <w:pPr>
        <w:rPr>
          <w:ins w:id="4" w:author="Comparison" w:date="2026-09-26T14:44:00Z" w16du:dateUtc="2026-09-26T18:44:00Z"/>
        </w:rPr>
      </w:pPr>
      <w:ins w:id="5" w:author="Comparison" w:date="2026-09-26T14:44:00Z" w16du:dateUtc="2026-09-26T18:44:00Z">
        <w:r>
          <w:rPr>
            <w:sz w:val="16"/>
            <w:szCs w:val="16"/>
          </w:rPr>
          <w:t>Small Font Size Demo</w:t>
        </w:r>
      </w:ins>
    </w:p>
    <w:p w14:paraId="05A97601" w14:textId="77777777" w:rsidR="008E714B" w:rsidRDefault="00B13B7A">
      <w:pPr>
        <w:rPr>
          <w:ins w:id="6" w:author="Comparison" w:date="2026-09-26T14:44:00Z" w16du:dateUtc="2026-09-26T18:44:00Z"/>
        </w:rPr>
      </w:pPr>
      <w:ins w:id="7" w:author="Comparison" w:date="2026-09-26T14:44:00Z" w16du:dateUtc="2026-09-26T18:44:00Z">
        <w:r>
          <w:rPr>
            <w:sz w:val="16"/>
            <w:szCs w:val="16"/>
          </w:rPr>
          <w:t>This document demonstrates very small font size of 8pt.</w:t>
        </w:r>
      </w:ins>
    </w:p>
    <w:p w14:paraId="2313C800" w14:textId="6454BBE0" w:rsidR="0031481F" w:rsidRDefault="00B13B7A">
      <w:pPr>
        <w:spacing w:after="20"/>
        <w:rPr>
          <w:del w:id="8" w:author="Comparison" w:date="2026-09-26T14:44:00Z" w16du:dateUtc="2026-09-26T18:44:00Z"/>
        </w:rPr>
      </w:pPr>
      <w:ins w:id="9" w:author="Comparison" w:date="2026-09-26T14:44:00Z" w16du:dateUtc="2026-09-26T18:44:00Z">
        <w:r>
          <w:rPr>
            <w:sz w:val="16"/>
            <w:szCs w:val="16"/>
          </w:rPr>
          <w:t>Small fonts are used in footnotes and disclaimers.</w:t>
        </w:r>
      </w:ins>
      <w:del w:id="10" w:author="Comparison" w:date="2026-09-26T14:44:00Z" w16du:dateUtc="2026-09-26T18:44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5A91964" w14:textId="77777777" w:rsidR="0031481F" w:rsidRDefault="00B13B7A">
      <w:pPr>
        <w:spacing w:after="60"/>
        <w:rPr>
          <w:del w:id="11" w:author="Comparison" w:date="2026-09-26T14:44:00Z" w16du:dateUtc="2026-09-26T18:44:00Z"/>
        </w:rPr>
      </w:pPr>
      <w:del w:id="12" w:author="Comparison" w:date="2026-09-26T14:44:00Z" w16du:dateUtc="2026-09-26T18:44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31481F" w:rsidRDefault="0031481F">
      <w:pPr>
        <w:spacing w:after="60"/>
        <w:rPr>
          <w:del w:id="13" w:author="Comparison" w:date="2026-09-26T14:44:00Z" w16du:dateUtc="2026-09-26T18:44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rPr>
          <w:del w:id="14" w:author="Comparison" w:date="2026-09-26T14:44:00Z" w16du:dateUtc="2026-09-26T18:44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B13B7A">
            <w:pPr>
              <w:rPr>
                <w:del w:id="15" w:author="Comparison" w:date="2026-09-26T14:44:00Z" w16du:dateUtc="2026-09-26T18:44:00Z"/>
              </w:rPr>
            </w:pPr>
            <w:del w:id="16" w:author="Comparison" w:date="2026-09-26T14:44:00Z" w16du:dateUtc="2026-09-26T18:44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 w:rsidR="0031481F">
                <w:fldChar w:fldCharType="begin"/>
              </w:r>
              <w:r w:rsidR="0031481F">
                <w:delInstrText>HYPERLINK "https://www.npmjs.com/package/@eigenpal/docx-js-editor" \h</w:delInstrText>
              </w:r>
              <w:r w:rsidR="0031481F">
                <w:fldChar w:fldCharType="separate"/>
              </w:r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 w:rsidR="0031481F"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B13B7A">
            <w:pPr>
              <w:rPr>
                <w:del w:id="17" w:author="Comparison" w:date="2026-09-26T14:44:00Z" w16du:dateUtc="2026-09-26T18:44:00Z"/>
              </w:rPr>
            </w:pPr>
            <w:del w:id="18" w:author="Comparison" w:date="2026-09-26T14:44:00Z" w16du:dateUtc="2026-09-26T18:44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 w:rsidR="0031481F">
                <w:fldChar w:fldCharType="begin"/>
              </w:r>
              <w:r w:rsidR="0031481F">
                <w:delInstrText>HYPERLINK "https://github.com/eigenpal/docx-editor" \h</w:delInstrText>
              </w:r>
              <w:r w:rsidR="0031481F">
                <w:fldChar w:fldCharType="separate"/>
              </w:r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R="0031481F">
                <w:fldChar w:fldCharType="end"/>
              </w:r>
            </w:del>
          </w:p>
        </w:tc>
      </w:tr>
    </w:tbl>
    <w:p w14:paraId="60C47B2A" w14:textId="77777777" w:rsidR="0031481F" w:rsidRDefault="00B13B7A">
      <w:pPr>
        <w:pBdr>
          <w:bottom w:val="single" w:sz="3" w:space="4" w:color="E2E8F0"/>
        </w:pBdr>
        <w:spacing w:before="300" w:after="80"/>
        <w:rPr>
          <w:del w:id="19" w:author="Comparison" w:date="2026-09-26T14:44:00Z" w16du:dateUtc="2026-09-26T18:44:00Z"/>
        </w:rPr>
      </w:pPr>
      <w:del w:id="20" w:author="Comparison" w:date="2026-09-26T14:44:00Z" w16du:dateUtc="2026-09-26T18:44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6114A36B" w:rsidR="0031481F" w:rsidRDefault="00B13B7A">
      <w:pPr>
        <w:spacing w:before="60" w:after="60"/>
        <w:rPr>
          <w:del w:id="21" w:author="Comparison" w:date="2026-09-26T14:44:00Z" w16du:dateUtc="2026-09-26T18:44:00Z"/>
        </w:rPr>
      </w:pPr>
      <w:del w:id="22" w:author="Comparison" w:date="2026-09-26T14:44:00Z" w16du:dateUtc="2026-09-26T18:44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</w:delText>
        </w:r>
        <w:r>
          <w:rPr>
            <w:color w:val="0F172A"/>
          </w:rPr>
          <w:delText xml:space="preserve">no backend required           </w:delText>
        </w:r>
        <w:r>
          <w:rPr>
            <w:color w:val="0F172A"/>
          </w:rPr>
          <w:delText xml:space="preserve">, no document data leaving the client.         </w:delText>
        </w:r>
      </w:del>
    </w:p>
    <w:p w14:paraId="040B2180" w14:textId="64A1A000" w:rsidR="0031481F" w:rsidRDefault="0031481F">
      <w:pPr>
        <w:spacing w:before="60"/>
        <w:rPr>
          <w:del w:id="23" w:author="Comparison" w:date="2026-09-26T14:44:00Z" w16du:dateUtc="2026-09-26T18:44:00Z"/>
        </w:rPr>
      </w:pPr>
    </w:p>
    <w:p w14:paraId="28B83400" w14:textId="6FCE1895" w:rsidR="0031481F" w:rsidRDefault="00B13B7A">
      <w:pPr>
        <w:spacing w:before="60" w:after="60"/>
        <w:rPr>
          <w:del w:id="24" w:author="Comparison" w:date="2026-09-26T14:44:00Z" w16du:dateUtc="2026-09-26T18:44:00Z"/>
        </w:rPr>
      </w:pPr>
      <w:del w:id="25" w:author="Comparison" w:date="2026-09-26T14:44:00Z" w16du:dateUtc="2026-09-26T18:44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</w:delText>
        </w:r>
        <w:r>
          <w:rPr>
            <w:color w:val="0F172A"/>
          </w:rPr>
          <w:delText xml:space="preserve">This library skips it           </w:delText>
        </w:r>
        <w:r>
          <w:rPr>
            <w:color w:val="0F172A"/>
          </w:rPr>
          <w:delText xml:space="preserve">— OOXML is the canonical format throughout.         </w:delText>
        </w:r>
      </w:del>
    </w:p>
    <w:p w14:paraId="1ACD3EF5" w14:textId="77777777" w:rsidR="0031481F" w:rsidRDefault="0031481F">
      <w:pPr>
        <w:spacing w:before="80"/>
        <w:rPr>
          <w:del w:id="26" w:author="Comparison" w:date="2026-09-26T14:44:00Z" w16du:dateUtc="2026-09-26T18:44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rPr>
          <w:del w:id="27" w:author="Comparison" w:date="2026-09-26T14:44:00Z" w16du:dateUtc="2026-09-26T18:4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B13B7A">
            <w:pPr>
              <w:rPr>
                <w:del w:id="28" w:author="Comparison" w:date="2026-09-26T14:44:00Z" w16du:dateUtc="2026-09-26T18:44:00Z"/>
              </w:rPr>
            </w:pPr>
            <w:del w:id="29" w:author="Comparison" w:date="2026-09-26T14:44:00Z" w16du:dateUtc="2026-09-26T18:4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7CBEE50D" w14:textId="77777777" w:rsidR="0031481F" w:rsidRDefault="00B13B7A">
            <w:pPr>
              <w:rPr>
                <w:del w:id="30" w:author="Comparison" w:date="2026-09-26T14:44:00Z" w16du:dateUtc="2026-09-26T18:44:00Z"/>
              </w:rPr>
            </w:pPr>
            <w:del w:id="31" w:author="Comparison" w:date="2026-09-26T14:44:00Z" w16du:dateUtc="2026-09-26T18:4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2D7B6896" w14:textId="6D263800" w:rsidR="0031481F" w:rsidRDefault="0031481F">
            <w:pPr>
              <w:rPr>
                <w:del w:id="32" w:author="Comparison" w:date="2026-09-26T14:44:00Z" w16du:dateUtc="2026-09-26T18:44:00Z"/>
              </w:rPr>
            </w:pPr>
          </w:p>
          <w:p w14:paraId="567EA400" w14:textId="30A68100" w:rsidR="0031481F" w:rsidRDefault="00B13B7A">
            <w:pPr>
              <w:rPr>
                <w:del w:id="33" w:author="Comparison" w:date="2026-09-26T14:44:00Z" w16du:dateUtc="2026-09-26T18:44:00Z"/>
              </w:rPr>
            </w:pPr>
            <w:del w:id="34" w:author="Comparison" w:date="2026-09-26T14:44:00Z" w16du:dateUtc="2026-09-26T18:4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73A7E944" w14:textId="1F183200" w:rsidR="0031481F" w:rsidRDefault="00B13B7A">
            <w:pPr>
              <w:rPr>
                <w:del w:id="35" w:author="Comparison" w:date="2026-09-26T14:44:00Z" w16du:dateUtc="2026-09-26T18:44:00Z"/>
              </w:rPr>
            </w:pPr>
            <w:del w:id="36" w:author="Comparison" w:date="2026-09-26T14:44:00Z" w16du:dateUtc="2026-09-26T18:4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31481F" w:rsidRDefault="00B13B7A">
            <w:pPr>
              <w:rPr>
                <w:del w:id="37" w:author="Comparison" w:date="2026-09-26T14:44:00Z" w16du:dateUtc="2026-09-26T18:44:00Z"/>
              </w:rPr>
            </w:pPr>
            <w:del w:id="38" w:author="Comparison" w:date="2026-09-26T14:44:00Z" w16du:dateUtc="2026-09-26T18:4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31481F" w:rsidRDefault="00B13B7A">
            <w:pPr>
              <w:rPr>
                <w:del w:id="39" w:author="Comparison" w:date="2026-09-26T14:44:00Z" w16du:dateUtc="2026-09-26T18:44:00Z"/>
              </w:rPr>
            </w:pPr>
            <w:del w:id="40" w:author="Comparison" w:date="2026-09-26T14:44:00Z" w16du:dateUtc="2026-09-26T18:4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283D17EE" w14:textId="4854BC00" w:rsidR="0031481F" w:rsidRDefault="00B13B7A">
            <w:pPr>
              <w:rPr>
                <w:del w:id="41" w:author="Comparison" w:date="2026-09-26T14:44:00Z" w16du:dateUtc="2026-09-26T18:44:00Z"/>
              </w:rPr>
            </w:pPr>
            <w:del w:id="42" w:author="Comparison" w:date="2026-09-26T14:44:00Z" w16du:dateUtc="2026-09-26T18:4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31481F" w:rsidRDefault="00B13B7A">
            <w:pPr>
              <w:rPr>
                <w:del w:id="43" w:author="Comparison" w:date="2026-09-26T14:44:00Z" w16du:dateUtc="2026-09-26T18:44:00Z"/>
              </w:rPr>
            </w:pPr>
            <w:del w:id="44" w:author="Comparison" w:date="2026-09-26T14:44:00Z" w16du:dateUtc="2026-09-26T18:4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639A3F70" w14:textId="77777777" w:rsidR="0031481F" w:rsidRDefault="00B13B7A">
            <w:pPr>
              <w:rPr>
                <w:del w:id="45" w:author="Comparison" w:date="2026-09-26T14:44:00Z" w16du:dateUtc="2026-09-26T18:44:00Z"/>
              </w:rPr>
            </w:pPr>
            <w:del w:id="46" w:author="Comparison" w:date="2026-09-26T14:44:00Z" w16du:dateUtc="2026-09-26T18:4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6A43CA43" w14:textId="77777777" w:rsidR="0031481F" w:rsidRDefault="00B13B7A">
            <w:pPr>
              <w:rPr>
                <w:del w:id="47" w:author="Comparison" w:date="2026-09-26T14:44:00Z" w16du:dateUtc="2026-09-26T18:44:00Z"/>
              </w:rPr>
            </w:pPr>
            <w:del w:id="48" w:author="Comparison" w:date="2026-09-26T14:44:00Z" w16du:dateUtc="2026-09-26T18:4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31481F" w:rsidRDefault="0031481F">
      <w:pPr>
        <w:spacing w:before="160"/>
        <w:rPr>
          <w:del w:id="49" w:author="Comparison" w:date="2026-09-26T14:44:00Z" w16du:dateUtc="2026-09-26T18:44:00Z"/>
        </w:rPr>
      </w:pPr>
    </w:p>
    <w:p w14:paraId="124B2800" w14:textId="77777777" w:rsidR="0031481F" w:rsidRDefault="00B13B7A">
      <w:pPr>
        <w:pBdr>
          <w:bottom w:val="single" w:sz="3" w:space="4" w:color="E2E8F0"/>
        </w:pBdr>
        <w:spacing w:before="300" w:after="80"/>
        <w:rPr>
          <w:del w:id="50" w:author="Comparison" w:date="2026-09-26T14:44:00Z" w16du:dateUtc="2026-09-26T18:44:00Z"/>
        </w:rPr>
      </w:pPr>
      <w:del w:id="51" w:author="Comparison" w:date="2026-09-26T14:44:00Z" w16du:dateUtc="2026-09-26T18:44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31481F" w:rsidRDefault="00B13B7A">
      <w:pPr>
        <w:spacing w:before="60" w:after="60"/>
        <w:rPr>
          <w:del w:id="52" w:author="Comparison" w:date="2026-09-26T14:44:00Z" w16du:dateUtc="2026-09-26T18:44:00Z"/>
        </w:rPr>
      </w:pPr>
      <w:del w:id="53" w:author="Comparison" w:date="2026-09-26T14:44:00Z" w16du:dateUtc="2026-09-26T18:44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31481F" w:rsidRDefault="0031481F">
      <w:pPr>
        <w:spacing w:before="80"/>
        <w:rPr>
          <w:del w:id="54" w:author="Comparison" w:date="2026-09-26T14:44:00Z" w16du:dateUtc="2026-09-26T18:44:00Z"/>
        </w:rPr>
      </w:pPr>
    </w:p>
    <w:p w14:paraId="7EB872EE" w14:textId="15C85C00" w:rsidR="0031481F" w:rsidRDefault="00B13B7A">
      <w:pPr>
        <w:spacing w:before="180" w:after="40"/>
        <w:rPr>
          <w:del w:id="55" w:author="Comparison" w:date="2026-09-26T14:44:00Z" w16du:dateUtc="2026-09-26T18:44:00Z"/>
        </w:rPr>
      </w:pPr>
      <w:del w:id="56" w:author="Comparison" w:date="2026-09-26T14:44:00Z" w16du:dateUtc="2026-09-26T18:44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31481F" w:rsidRDefault="00B13B7A">
      <w:pPr>
        <w:spacing w:before="60" w:after="60"/>
        <w:rPr>
          <w:del w:id="57" w:author="Comparison" w:date="2026-09-26T14:44:00Z" w16du:dateUtc="2026-09-26T18:44:00Z"/>
        </w:rPr>
      </w:pPr>
      <w:del w:id="58" w:author="Comparison" w:date="2026-09-26T14:44:00Z" w16du:dateUtc="2026-09-26T18:44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2D132B74" w14:textId="78C5FE00" w:rsidR="0031481F" w:rsidRDefault="0031481F">
      <w:pPr>
        <w:spacing w:before="60"/>
        <w:rPr>
          <w:del w:id="59" w:author="Comparison" w:date="2026-09-26T14:44:00Z" w16du:dateUtc="2026-09-26T18:44:00Z"/>
        </w:rPr>
      </w:pPr>
    </w:p>
    <w:p w14:paraId="2228E200" w14:textId="40AC8A00" w:rsidR="0031481F" w:rsidRDefault="00B13B7A">
      <w:pPr>
        <w:spacing w:before="60" w:after="60"/>
        <w:rPr>
          <w:del w:id="60" w:author="Comparison" w:date="2026-09-26T14:44:00Z" w16du:dateUtc="2026-09-26T18:44:00Z"/>
        </w:rPr>
      </w:pPr>
      <w:del w:id="61" w:author="Comparison" w:date="2026-09-26T14:44:00Z" w16du:dateUtc="2026-09-26T18:44:00Z">
        <w:r>
          <w:rPr>
            <w:color w:val="0F172A"/>
          </w:rPr>
          <w:lastRenderedPageBreak/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31481F" w:rsidRDefault="0031481F">
      <w:pPr>
        <w:spacing w:before="80"/>
        <w:rPr>
          <w:del w:id="62" w:author="Comparison" w:date="2026-09-26T14:44:00Z" w16du:dateUtc="2026-09-26T18:44:00Z"/>
        </w:rPr>
      </w:pPr>
    </w:p>
    <w:p w14:paraId="735D1F42" w14:textId="77777777" w:rsidR="0031481F" w:rsidRDefault="00B13B7A">
      <w:pPr>
        <w:spacing w:before="180" w:after="40"/>
        <w:rPr>
          <w:del w:id="63" w:author="Comparison" w:date="2026-09-26T14:44:00Z" w16du:dateUtc="2026-09-26T18:44:00Z"/>
        </w:rPr>
      </w:pPr>
      <w:del w:id="64" w:author="Comparison" w:date="2026-09-26T14:44:00Z" w16du:dateUtc="2026-09-26T18:44:00Z">
        <w:r>
          <w:rPr>
            <w:b/>
            <w:bCs/>
            <w:color w:val="0F172A"/>
          </w:rPr>
          <w:delText xml:space="preserve">Comments         </w:delText>
        </w:r>
      </w:del>
    </w:p>
    <w:p w14:paraId="4D11EC27" w14:textId="2F40A200" w:rsidR="0031481F" w:rsidRDefault="00B13B7A">
      <w:pPr>
        <w:spacing w:before="60" w:after="60"/>
        <w:rPr>
          <w:del w:id="65" w:author="Comparison" w:date="2026-09-26T14:44:00Z" w16du:dateUtc="2026-09-26T18:44:00Z"/>
        </w:rPr>
      </w:pPr>
      <w:del w:id="66" w:author="Comparison" w:date="2026-09-26T14:44:00Z" w16du:dateUtc="2026-09-26T18:44:00Z">
        <w:r>
          <w:rPr>
            <w:color w:val="0F172A"/>
          </w:rPr>
          <w:delText xml:space="preserve">Select text and click the floating button on the page edge to         </w:delText>
        </w:r>
        <w:commentRangeStart w:id="67"/>
        <w:r>
          <w:rPr>
            <w:color w:val="0F172A"/>
          </w:rPr>
          <w:delText xml:space="preserve">add a comment anchored to that selection         </w:delText>
        </w:r>
        <w:commentRangeEnd w:id="67"/>
        <w:r>
          <w:rPr>
            <w:rStyle w:val="CommentReference"/>
            <w:color w:val="0F172A"/>
            <w:sz w:val="22"/>
            <w:szCs w:val="22"/>
          </w:rPr>
          <w:commentReference w:id="67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31481F" w:rsidRDefault="0031481F">
      <w:pPr>
        <w:spacing w:before="60"/>
        <w:rPr>
          <w:del w:id="68" w:author="Comparison" w:date="2026-09-26T14:44:00Z" w16du:dateUtc="2026-09-26T18:44:00Z"/>
        </w:rPr>
      </w:pPr>
    </w:p>
    <w:p w14:paraId="0F969D64" w14:textId="255A2400" w:rsidR="0031481F" w:rsidRDefault="00B13B7A">
      <w:pPr>
        <w:spacing w:before="60" w:after="60"/>
        <w:rPr>
          <w:del w:id="69" w:author="Comparison" w:date="2026-09-26T14:44:00Z" w16du:dateUtc="2026-09-26T18:44:00Z"/>
        </w:rPr>
      </w:pPr>
      <w:del w:id="70" w:author="Comparison" w:date="2026-09-26T14:44:00Z" w16du:dateUtc="2026-09-26T18:44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31481F" w:rsidRDefault="0031481F">
      <w:pPr>
        <w:spacing w:before="80"/>
        <w:rPr>
          <w:del w:id="71" w:author="Comparison" w:date="2026-09-26T14:44:00Z" w16du:dateUtc="2026-09-26T18:44:00Z"/>
        </w:rPr>
      </w:pPr>
    </w:p>
    <w:p w14:paraId="07D0CE00" w14:textId="0F7CE400" w:rsidR="0031481F" w:rsidRDefault="00B13B7A">
      <w:pPr>
        <w:spacing w:before="180" w:after="40"/>
        <w:rPr>
          <w:del w:id="72" w:author="Comparison" w:date="2026-09-26T14:44:00Z" w16du:dateUtc="2026-09-26T18:44:00Z"/>
        </w:rPr>
      </w:pPr>
      <w:del w:id="73" w:author="Comparison" w:date="2026-09-26T14:44:00Z" w16du:dateUtc="2026-09-26T18:44:00Z">
        <w:r>
          <w:rPr>
            <w:b/>
            <w:bCs/>
            <w:color w:val="0F172A"/>
          </w:rPr>
          <w:delText xml:space="preserve">Agent-friendly         </w:delText>
        </w:r>
      </w:del>
    </w:p>
    <w:p w14:paraId="318CC4E6" w14:textId="77777777" w:rsidR="0031481F" w:rsidRDefault="00B13B7A">
      <w:pPr>
        <w:spacing w:before="60" w:after="60"/>
        <w:rPr>
          <w:del w:id="74" w:author="Comparison" w:date="2026-09-26T14:44:00Z" w16du:dateUtc="2026-09-26T18:44:00Z"/>
        </w:rPr>
      </w:pPr>
      <w:del w:id="75" w:author="Comparison" w:date="2026-09-26T14:44:00Z" w16du:dateUtc="2026-09-26T18:44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473FFAF2" w14:textId="7A256D00" w:rsidR="0031481F" w:rsidRDefault="0031481F">
      <w:pPr>
        <w:spacing w:before="160"/>
        <w:rPr>
          <w:del w:id="76" w:author="Comparison" w:date="2026-09-26T14:44:00Z" w16du:dateUtc="2026-09-26T18:44:00Z"/>
        </w:rPr>
      </w:pPr>
    </w:p>
    <w:p w14:paraId="467B1700" w14:textId="00AE9C00" w:rsidR="0031481F" w:rsidRDefault="00B13B7A">
      <w:pPr>
        <w:pBdr>
          <w:bottom w:val="single" w:sz="3" w:space="4" w:color="E2E8F0"/>
        </w:pBdr>
        <w:spacing w:before="300" w:after="80"/>
        <w:rPr>
          <w:del w:id="77" w:author="Comparison" w:date="2026-09-26T14:44:00Z" w16du:dateUtc="2026-09-26T18:44:00Z"/>
        </w:rPr>
      </w:pPr>
      <w:del w:id="78" w:author="Comparison" w:date="2026-09-26T14:44:00Z" w16du:dateUtc="2026-09-26T18:44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31481F" w:rsidRDefault="00B13B7A">
      <w:pPr>
        <w:spacing w:before="60" w:after="60"/>
        <w:rPr>
          <w:del w:id="79" w:author="Comparison" w:date="2026-09-26T14:44:00Z" w16du:dateUtc="2026-09-26T18:44:00Z"/>
        </w:rPr>
      </w:pPr>
      <w:del w:id="80" w:author="Comparison" w:date="2026-09-26T14:44:00Z" w16du:dateUtc="2026-09-26T18:44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31481F" w:rsidRDefault="0031481F">
      <w:pPr>
        <w:spacing w:before="60"/>
        <w:rPr>
          <w:del w:id="81" w:author="Comparison" w:date="2026-09-26T14:44:00Z" w16du:dateUtc="2026-09-26T18:44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rPr>
          <w:del w:id="82" w:author="Comparison" w:date="2026-09-26T14:44:00Z" w16du:dateUtc="2026-09-26T18:44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B13B7A">
            <w:pPr>
              <w:rPr>
                <w:del w:id="83" w:author="Comparison" w:date="2026-09-26T14:44:00Z" w16du:dateUtc="2026-09-26T18:44:00Z"/>
              </w:rPr>
            </w:pPr>
            <w:del w:id="84" w:author="Comparison" w:date="2026-09-26T14:44:00Z" w16du:dateUtc="2026-09-26T18:44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B13B7A">
            <w:pPr>
              <w:rPr>
                <w:del w:id="85" w:author="Comparison" w:date="2026-09-26T14:44:00Z" w16du:dateUtc="2026-09-26T18:44:00Z"/>
              </w:rPr>
            </w:pPr>
            <w:del w:id="86" w:author="Comparison" w:date="2026-09-26T14:44:00Z" w16du:dateUtc="2026-09-26T18:44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B13B7A">
            <w:pPr>
              <w:rPr>
                <w:del w:id="87" w:author="Comparison" w:date="2026-09-26T14:44:00Z" w16du:dateUtc="2026-09-26T18:44:00Z"/>
              </w:rPr>
            </w:pPr>
            <w:del w:id="88" w:author="Comparison" w:date="2026-09-26T14:44:00Z" w16du:dateUtc="2026-09-26T18:44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B13B7A">
            <w:pPr>
              <w:rPr>
                <w:del w:id="89" w:author="Comparison" w:date="2026-09-26T14:44:00Z" w16du:dateUtc="2026-09-26T18:44:00Z"/>
              </w:rPr>
            </w:pPr>
            <w:del w:id="90" w:author="Comparison" w:date="2026-09-26T14:44:00Z" w16du:dateUtc="2026-09-26T18:44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DC2887" w14:paraId="6BAD06BC" w14:textId="77777777">
        <w:trPr>
          <w:del w:id="91" w:author="Comparison" w:date="2026-09-26T14:44:00Z" w16du:dateUtc="2026-09-26T18:4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B13B7A">
            <w:pPr>
              <w:rPr>
                <w:del w:id="92" w:author="Comparison" w:date="2026-09-26T14:44:00Z" w16du:dateUtc="2026-09-26T18:44:00Z"/>
              </w:rPr>
            </w:pPr>
            <w:del w:id="93" w:author="Comparison" w:date="2026-09-26T14:44:00Z" w16du:dateUtc="2026-09-26T18:4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B13B7A">
            <w:pPr>
              <w:rPr>
                <w:del w:id="94" w:author="Comparison" w:date="2026-09-26T14:44:00Z" w16du:dateUtc="2026-09-26T18:44:00Z"/>
              </w:rPr>
            </w:pPr>
            <w:del w:id="95" w:author="Comparison" w:date="2026-09-26T14:44:00Z" w16du:dateUtc="2026-09-26T18:4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B13B7A">
            <w:pPr>
              <w:rPr>
                <w:del w:id="96" w:author="Comparison" w:date="2026-09-26T14:44:00Z" w16du:dateUtc="2026-09-26T18:44:00Z"/>
              </w:rPr>
            </w:pPr>
            <w:del w:id="97" w:author="Comparison" w:date="2026-09-26T14:44:00Z" w16du:dateUtc="2026-09-26T18:4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B13B7A">
            <w:pPr>
              <w:rPr>
                <w:del w:id="98" w:author="Comparison" w:date="2026-09-26T14:44:00Z" w16du:dateUtc="2026-09-26T18:44:00Z"/>
              </w:rPr>
            </w:pPr>
            <w:del w:id="99" w:author="Comparison" w:date="2026-09-26T14:44:00Z" w16du:dateUtc="2026-09-26T18:44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DC2887" w14:paraId="55E7E910" w14:textId="77777777">
        <w:trPr>
          <w:del w:id="100" w:author="Comparison" w:date="2026-09-26T14:44:00Z" w16du:dateUtc="2026-09-26T18:4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B13B7A">
            <w:pPr>
              <w:rPr>
                <w:del w:id="101" w:author="Comparison" w:date="2026-09-26T14:44:00Z" w16du:dateUtc="2026-09-26T18:44:00Z"/>
              </w:rPr>
            </w:pPr>
            <w:del w:id="102" w:author="Comparison" w:date="2026-09-26T14:44:00Z" w16du:dateUtc="2026-09-26T18:4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B13B7A">
            <w:pPr>
              <w:rPr>
                <w:del w:id="103" w:author="Comparison" w:date="2026-09-26T14:44:00Z" w16du:dateUtc="2026-09-26T18:44:00Z"/>
              </w:rPr>
            </w:pPr>
            <w:del w:id="104" w:author="Comparison" w:date="2026-09-26T14:44:00Z" w16du:dateUtc="2026-09-26T18:4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B13B7A">
            <w:pPr>
              <w:rPr>
                <w:del w:id="105" w:author="Comparison" w:date="2026-09-26T14:44:00Z" w16du:dateUtc="2026-09-26T18:44:00Z"/>
              </w:rPr>
            </w:pPr>
            <w:del w:id="106" w:author="Comparison" w:date="2026-09-26T14:44:00Z" w16du:dateUtc="2026-09-26T18:4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B13B7A">
            <w:pPr>
              <w:rPr>
                <w:del w:id="107" w:author="Comparison" w:date="2026-09-26T14:44:00Z" w16du:dateUtc="2026-09-26T18:44:00Z"/>
              </w:rPr>
            </w:pPr>
            <w:del w:id="108" w:author="Comparison" w:date="2026-09-26T14:44:00Z" w16du:dateUtc="2026-09-26T18:44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DC2887" w14:paraId="34278C36" w14:textId="77777777">
        <w:trPr>
          <w:del w:id="109" w:author="Comparison" w:date="2026-09-26T14:44:00Z" w16du:dateUtc="2026-09-26T18:4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B13B7A">
            <w:pPr>
              <w:rPr>
                <w:del w:id="110" w:author="Comparison" w:date="2026-09-26T14:44:00Z" w16du:dateUtc="2026-09-26T18:44:00Z"/>
              </w:rPr>
            </w:pPr>
            <w:del w:id="111" w:author="Comparison" w:date="2026-09-26T14:44:00Z" w16du:dateUtc="2026-09-26T18:4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B13B7A">
            <w:pPr>
              <w:rPr>
                <w:del w:id="112" w:author="Comparison" w:date="2026-09-26T14:44:00Z" w16du:dateUtc="2026-09-26T18:44:00Z"/>
              </w:rPr>
            </w:pPr>
            <w:del w:id="113" w:author="Comparison" w:date="2026-09-26T14:44:00Z" w16du:dateUtc="2026-09-26T18:4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B13B7A">
            <w:pPr>
              <w:rPr>
                <w:del w:id="114" w:author="Comparison" w:date="2026-09-26T14:44:00Z" w16du:dateUtc="2026-09-26T18:44:00Z"/>
              </w:rPr>
            </w:pPr>
            <w:del w:id="115" w:author="Comparison" w:date="2026-09-26T14:44:00Z" w16du:dateUtc="2026-09-26T18:4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B13B7A">
            <w:pPr>
              <w:rPr>
                <w:del w:id="116" w:author="Comparison" w:date="2026-09-26T14:44:00Z" w16du:dateUtc="2026-09-26T18:44:00Z"/>
              </w:rPr>
            </w:pPr>
            <w:del w:id="117" w:author="Comparison" w:date="2026-09-26T14:44:00Z" w16du:dateUtc="2026-09-26T18:44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DC2887" w14:paraId="26397B11" w14:textId="77777777">
        <w:trPr>
          <w:del w:id="118" w:author="Comparison" w:date="2026-09-26T14:44:00Z" w16du:dateUtc="2026-09-26T18:4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B13B7A">
            <w:pPr>
              <w:rPr>
                <w:del w:id="119" w:author="Comparison" w:date="2026-09-26T14:44:00Z" w16du:dateUtc="2026-09-26T18:44:00Z"/>
              </w:rPr>
            </w:pPr>
            <w:del w:id="120" w:author="Comparison" w:date="2026-09-26T14:44:00Z" w16du:dateUtc="2026-09-26T18:4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B13B7A">
            <w:pPr>
              <w:rPr>
                <w:del w:id="121" w:author="Comparison" w:date="2026-09-26T14:44:00Z" w16du:dateUtc="2026-09-26T18:44:00Z"/>
              </w:rPr>
            </w:pPr>
            <w:del w:id="122" w:author="Comparison" w:date="2026-09-26T14:44:00Z" w16du:dateUtc="2026-09-26T18:4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B13B7A">
            <w:pPr>
              <w:rPr>
                <w:del w:id="123" w:author="Comparison" w:date="2026-09-26T14:44:00Z" w16du:dateUtc="2026-09-26T18:44:00Z"/>
              </w:rPr>
            </w:pPr>
            <w:del w:id="124" w:author="Comparison" w:date="2026-09-26T14:44:00Z" w16du:dateUtc="2026-09-26T18:4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B13B7A">
            <w:pPr>
              <w:rPr>
                <w:del w:id="125" w:author="Comparison" w:date="2026-09-26T14:44:00Z" w16du:dateUtc="2026-09-26T18:44:00Z"/>
              </w:rPr>
            </w:pPr>
            <w:del w:id="126" w:author="Comparison" w:date="2026-09-26T14:44:00Z" w16du:dateUtc="2026-09-26T18:44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DC2887" w14:paraId="6E196A62" w14:textId="77777777">
        <w:trPr>
          <w:del w:id="127" w:author="Comparison" w:date="2026-09-26T14:44:00Z" w16du:dateUtc="2026-09-26T18:4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B13B7A">
            <w:pPr>
              <w:rPr>
                <w:del w:id="128" w:author="Comparison" w:date="2026-09-26T14:44:00Z" w16du:dateUtc="2026-09-26T18:44:00Z"/>
              </w:rPr>
            </w:pPr>
            <w:del w:id="129" w:author="Comparison" w:date="2026-09-26T14:44:00Z" w16du:dateUtc="2026-09-26T18:4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B13B7A">
            <w:pPr>
              <w:rPr>
                <w:del w:id="130" w:author="Comparison" w:date="2026-09-26T14:44:00Z" w16du:dateUtc="2026-09-26T18:44:00Z"/>
              </w:rPr>
            </w:pPr>
            <w:del w:id="131" w:author="Comparison" w:date="2026-09-26T14:44:00Z" w16du:dateUtc="2026-09-26T18:4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B13B7A">
            <w:pPr>
              <w:rPr>
                <w:del w:id="132" w:author="Comparison" w:date="2026-09-26T14:44:00Z" w16du:dateUtc="2026-09-26T18:44:00Z"/>
              </w:rPr>
            </w:pPr>
            <w:del w:id="133" w:author="Comparison" w:date="2026-09-26T14:44:00Z" w16du:dateUtc="2026-09-26T18:4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B13B7A">
            <w:pPr>
              <w:rPr>
                <w:del w:id="134" w:author="Comparison" w:date="2026-09-26T14:44:00Z" w16du:dateUtc="2026-09-26T18:44:00Z"/>
              </w:rPr>
            </w:pPr>
            <w:del w:id="135" w:author="Comparison" w:date="2026-09-26T14:44:00Z" w16du:dateUtc="2026-09-26T18:44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DC2887" w14:paraId="5C22754E" w14:textId="77777777">
        <w:trPr>
          <w:del w:id="136" w:author="Comparison" w:date="2026-09-26T14:44:00Z" w16du:dateUtc="2026-09-26T18:4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B13B7A">
            <w:pPr>
              <w:rPr>
                <w:del w:id="137" w:author="Comparison" w:date="2026-09-26T14:44:00Z" w16du:dateUtc="2026-09-26T18:44:00Z"/>
              </w:rPr>
            </w:pPr>
            <w:del w:id="138" w:author="Comparison" w:date="2026-09-26T14:44:00Z" w16du:dateUtc="2026-09-26T18:4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B13B7A">
            <w:pPr>
              <w:rPr>
                <w:del w:id="139" w:author="Comparison" w:date="2026-09-26T14:44:00Z" w16du:dateUtc="2026-09-26T18:44:00Z"/>
              </w:rPr>
            </w:pPr>
            <w:del w:id="140" w:author="Comparison" w:date="2026-09-26T14:44:00Z" w16du:dateUtc="2026-09-26T18:4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B13B7A">
            <w:pPr>
              <w:rPr>
                <w:del w:id="141" w:author="Comparison" w:date="2026-09-26T14:44:00Z" w16du:dateUtc="2026-09-26T18:44:00Z"/>
              </w:rPr>
            </w:pPr>
            <w:del w:id="142" w:author="Comparison" w:date="2026-09-26T14:44:00Z" w16du:dateUtc="2026-09-26T18:4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B13B7A">
            <w:pPr>
              <w:rPr>
                <w:del w:id="143" w:author="Comparison" w:date="2026-09-26T14:44:00Z" w16du:dateUtc="2026-09-26T18:44:00Z"/>
              </w:rPr>
            </w:pPr>
            <w:del w:id="144" w:author="Comparison" w:date="2026-09-26T14:44:00Z" w16du:dateUtc="2026-09-26T18:44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DC2887" w14:paraId="2B9A9B7E" w14:textId="77777777">
        <w:trPr>
          <w:del w:id="145" w:author="Comparison" w:date="2026-09-26T14:44:00Z" w16du:dateUtc="2026-09-26T18:4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B13B7A">
            <w:pPr>
              <w:rPr>
                <w:del w:id="146" w:author="Comparison" w:date="2026-09-26T14:44:00Z" w16du:dateUtc="2026-09-26T18:44:00Z"/>
              </w:rPr>
            </w:pPr>
            <w:del w:id="147" w:author="Comparison" w:date="2026-09-26T14:44:00Z" w16du:dateUtc="2026-09-26T18:4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B13B7A">
            <w:pPr>
              <w:rPr>
                <w:del w:id="148" w:author="Comparison" w:date="2026-09-26T14:44:00Z" w16du:dateUtc="2026-09-26T18:44:00Z"/>
              </w:rPr>
            </w:pPr>
            <w:del w:id="149" w:author="Comparison" w:date="2026-09-26T14:44:00Z" w16du:dateUtc="2026-09-26T18:4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B13B7A">
            <w:pPr>
              <w:rPr>
                <w:del w:id="150" w:author="Comparison" w:date="2026-09-26T14:44:00Z" w16du:dateUtc="2026-09-26T18:44:00Z"/>
              </w:rPr>
            </w:pPr>
            <w:del w:id="151" w:author="Comparison" w:date="2026-09-26T14:44:00Z" w16du:dateUtc="2026-09-26T18:4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B13B7A">
            <w:pPr>
              <w:rPr>
                <w:del w:id="152" w:author="Comparison" w:date="2026-09-26T14:44:00Z" w16du:dateUtc="2026-09-26T18:44:00Z"/>
              </w:rPr>
            </w:pPr>
            <w:del w:id="153" w:author="Comparison" w:date="2026-09-26T14:44:00Z" w16du:dateUtc="2026-09-26T18:44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31481F" w:rsidRDefault="0031481F">
      <w:pPr>
        <w:spacing w:before="80"/>
        <w:rPr>
          <w:del w:id="154" w:author="Comparison" w:date="2026-09-26T14:44:00Z" w16du:dateUtc="2026-09-26T18:44:00Z"/>
        </w:rPr>
      </w:pPr>
    </w:p>
    <w:p w14:paraId="6BC0CA74" w14:textId="77777777" w:rsidR="0031481F" w:rsidRDefault="00B13B7A">
      <w:pPr>
        <w:rPr>
          <w:del w:id="155" w:author="Comparison" w:date="2026-09-26T14:44:00Z" w16du:dateUtc="2026-09-26T18:44:00Z"/>
        </w:rPr>
      </w:pPr>
      <w:del w:id="156" w:author="Comparison" w:date="2026-09-26T14:44:00Z" w16du:dateUtc="2026-09-26T18:44:00Z">
        <w:r>
          <w:br w:type="page"/>
        </w:r>
      </w:del>
    </w:p>
    <w:p w14:paraId="5E915A5D" w14:textId="7D8B6000" w:rsidR="0031481F" w:rsidRDefault="00B13B7A">
      <w:pPr>
        <w:spacing w:before="180" w:after="40"/>
        <w:rPr>
          <w:del w:id="157" w:author="Comparison" w:date="2026-09-26T14:44:00Z" w16du:dateUtc="2026-09-26T18:44:00Z"/>
        </w:rPr>
      </w:pPr>
      <w:del w:id="158" w:author="Comparison" w:date="2026-09-26T14:44:00Z" w16du:dateUtc="2026-09-26T18:44:00Z"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rPr>
          <w:del w:id="159" w:author="Comparison" w:date="2026-09-26T14:44:00Z" w16du:dateUtc="2026-09-26T18:4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B13B7A">
            <w:pPr>
              <w:rPr>
                <w:del w:id="160" w:author="Comparison" w:date="2026-09-26T14:44:00Z" w16du:dateUtc="2026-09-26T18:44:00Z"/>
              </w:rPr>
            </w:pPr>
            <w:del w:id="161" w:author="Comparison" w:date="2026-09-26T14:44:00Z" w16du:dateUtc="2026-09-26T18:4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1FFD3656" w14:textId="77777777" w:rsidR="0031481F" w:rsidRDefault="0031481F">
            <w:pPr>
              <w:rPr>
                <w:del w:id="162" w:author="Comparison" w:date="2026-09-26T14:44:00Z" w16du:dateUtc="2026-09-26T18:44:00Z"/>
              </w:rPr>
            </w:pPr>
          </w:p>
          <w:p w14:paraId="1FD060BE" w14:textId="7641B600" w:rsidR="0031481F" w:rsidRDefault="00B13B7A">
            <w:pPr>
              <w:rPr>
                <w:del w:id="163" w:author="Comparison" w:date="2026-09-26T14:44:00Z" w16du:dateUtc="2026-09-26T18:44:00Z"/>
              </w:rPr>
            </w:pPr>
            <w:del w:id="164" w:author="Comparison" w:date="2026-09-26T14:44:00Z" w16du:dateUtc="2026-09-26T18:4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3B619477" w14:textId="4C570E00" w:rsidR="0031481F" w:rsidRDefault="00B13B7A">
            <w:pPr>
              <w:rPr>
                <w:del w:id="165" w:author="Comparison" w:date="2026-09-26T14:44:00Z" w16du:dateUtc="2026-09-26T18:44:00Z"/>
              </w:rPr>
            </w:pPr>
            <w:del w:id="166" w:author="Comparison" w:date="2026-09-26T14:44:00Z" w16du:dateUtc="2026-09-26T18:4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511E9DEB" w14:textId="77777777" w:rsidR="0031481F" w:rsidRDefault="00B13B7A">
            <w:pPr>
              <w:rPr>
                <w:del w:id="167" w:author="Comparison" w:date="2026-09-26T14:44:00Z" w16du:dateUtc="2026-09-26T18:44:00Z"/>
              </w:rPr>
            </w:pPr>
            <w:del w:id="168" w:author="Comparison" w:date="2026-09-26T14:44:00Z" w16du:dateUtc="2026-09-26T18:4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50AD9B76" w14:textId="2F654B00" w:rsidR="0031481F" w:rsidRDefault="00B13B7A">
            <w:pPr>
              <w:rPr>
                <w:del w:id="169" w:author="Comparison" w:date="2026-09-26T14:44:00Z" w16du:dateUtc="2026-09-26T18:44:00Z"/>
              </w:rPr>
            </w:pPr>
            <w:del w:id="170" w:author="Comparison" w:date="2026-09-26T14:44:00Z" w16du:dateUtc="2026-09-26T18:4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31481F" w:rsidRDefault="00B13B7A">
            <w:pPr>
              <w:rPr>
                <w:del w:id="171" w:author="Comparison" w:date="2026-09-26T14:44:00Z" w16du:dateUtc="2026-09-26T18:44:00Z"/>
              </w:rPr>
            </w:pPr>
            <w:del w:id="172" w:author="Comparison" w:date="2026-09-26T14:44:00Z" w16du:dateUtc="2026-09-26T18:4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2FA99D5C" w14:textId="77777777" w:rsidR="0031481F" w:rsidRDefault="0031481F">
      <w:pPr>
        <w:spacing w:before="160"/>
        <w:rPr>
          <w:del w:id="173" w:author="Comparison" w:date="2026-09-26T14:44:00Z" w16du:dateUtc="2026-09-26T18:44:00Z"/>
        </w:rPr>
      </w:pPr>
    </w:p>
    <w:p w14:paraId="3F190000" w14:textId="5C749680" w:rsidR="0031481F" w:rsidRDefault="00B13B7A">
      <w:pPr>
        <w:pBdr>
          <w:bottom w:val="single" w:sz="3" w:space="4" w:color="E2E8F0"/>
        </w:pBdr>
        <w:spacing w:before="300" w:after="80"/>
        <w:rPr>
          <w:del w:id="174" w:author="Comparison" w:date="2026-09-26T14:44:00Z" w16du:dateUtc="2026-09-26T18:44:00Z"/>
        </w:rPr>
      </w:pPr>
      <w:del w:id="175" w:author="Comparison" w:date="2026-09-26T14:44:00Z" w16du:dateUtc="2026-09-26T18:44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10435EDF" w14:textId="5084D000" w:rsidR="0031481F" w:rsidRDefault="00B13B7A">
      <w:pPr>
        <w:spacing w:before="60" w:after="60"/>
        <w:rPr>
          <w:del w:id="176" w:author="Comparison" w:date="2026-09-26T14:44:00Z" w16du:dateUtc="2026-09-26T18:44:00Z"/>
        </w:rPr>
      </w:pPr>
      <w:del w:id="177" w:author="Comparison" w:date="2026-09-26T14:44:00Z" w16du:dateUtc="2026-09-26T18:44:00Z">
        <w:r>
          <w:rPr>
            <w:color w:val="0F172A"/>
          </w:rPr>
          <w:delText xml:space="preserve">Read         </w:delText>
        </w:r>
        <w:r w:rsidR="0031481F">
          <w:fldChar w:fldCharType="begin"/>
        </w:r>
        <w:r w:rsidR="0031481F">
          <w:delInstrText>HYPERLINK "https://github.com/eigenpal/docx-editor/blob/main/docs/PLUGINS.md" \h</w:delInstrText>
        </w:r>
        <w:r w:rsidR="0031481F">
          <w:fldChar w:fldCharType="separate"/>
        </w:r>
        <w:r w:rsidR="0031481F"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 w:rsidR="0031481F"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2B851729" w14:textId="24089F00" w:rsidR="0031481F" w:rsidRDefault="0031481F">
      <w:pPr>
        <w:spacing w:before="60"/>
        <w:rPr>
          <w:del w:id="178" w:author="Comparison" w:date="2026-09-26T14:44:00Z" w16du:dateUtc="2026-09-26T18:44:00Z"/>
        </w:rPr>
      </w:pPr>
    </w:p>
    <w:p w14:paraId="5D0DEE00" w14:textId="77777777" w:rsidR="0031481F" w:rsidRDefault="00B13B7A">
      <w:pPr>
        <w:spacing w:before="180" w:after="40"/>
        <w:rPr>
          <w:del w:id="179" w:author="Comparison" w:date="2026-09-26T14:44:00Z" w16du:dateUtc="2026-09-26T18:44:00Z"/>
        </w:rPr>
      </w:pPr>
      <w:del w:id="180" w:author="Comparison" w:date="2026-09-26T14:44:00Z" w16du:dateUtc="2026-09-26T18:44:00Z">
        <w:r>
          <w:rPr>
            <w:b/>
            <w:bCs/>
            <w:color w:val="0F172A"/>
          </w:rPr>
          <w:delText xml:space="preserve">Ground rules         </w:delText>
        </w:r>
      </w:del>
    </w:p>
    <w:p w14:paraId="273DBD3A" w14:textId="68145E00" w:rsidR="0031481F" w:rsidRDefault="00B13B7A">
      <w:pPr>
        <w:pStyle w:val="ListParagraph"/>
        <w:numPr>
          <w:ilvl w:val="0"/>
          <w:numId w:val="2"/>
        </w:numPr>
        <w:spacing w:before="40" w:after="40"/>
        <w:rPr>
          <w:del w:id="181" w:author="Comparison" w:date="2026-09-26T14:44:00Z" w16du:dateUtc="2026-09-26T18:44:00Z"/>
        </w:rPr>
      </w:pPr>
      <w:del w:id="182" w:author="Comparison" w:date="2026-09-26T14:44:00Z" w16du:dateUtc="2026-09-26T18:44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31481F" w:rsidRDefault="00B13B7A">
      <w:pPr>
        <w:pStyle w:val="ListParagraph"/>
        <w:numPr>
          <w:ilvl w:val="0"/>
          <w:numId w:val="2"/>
        </w:numPr>
        <w:spacing w:before="40" w:after="40"/>
        <w:rPr>
          <w:del w:id="183" w:author="Comparison" w:date="2026-09-26T14:44:00Z" w16du:dateUtc="2026-09-26T18:44:00Z"/>
        </w:rPr>
      </w:pPr>
      <w:del w:id="184" w:author="Comparison" w:date="2026-09-26T14:44:00Z" w16du:dateUtc="2026-09-26T18:44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55E5C8B3" w14:textId="50920EBA" w:rsidR="0031481F" w:rsidRDefault="00B13B7A">
      <w:pPr>
        <w:pStyle w:val="ListParagraph"/>
        <w:numPr>
          <w:ilvl w:val="0"/>
          <w:numId w:val="2"/>
        </w:numPr>
        <w:spacing w:before="40" w:after="40"/>
        <w:rPr>
          <w:del w:id="185" w:author="Comparison" w:date="2026-09-26T14:44:00Z" w16du:dateUtc="2026-09-26T18:44:00Z"/>
        </w:rPr>
      </w:pPr>
      <w:del w:id="186" w:author="Comparison" w:date="2026-09-26T14:44:00Z" w16du:dateUtc="2026-09-26T18:44:00Z">
        <w:r>
          <w:rPr>
            <w:color w:val="0F172A"/>
          </w:rPr>
          <w:delText xml:space="preserve">Avoid intermediate HTML serialisation where possible.           </w:delText>
        </w:r>
      </w:del>
    </w:p>
    <w:p w14:paraId="2A8BE4B1" w14:textId="77777777" w:rsidR="0031481F" w:rsidRDefault="00B13B7A">
      <w:pPr>
        <w:pStyle w:val="ListParagraph"/>
        <w:numPr>
          <w:ilvl w:val="0"/>
          <w:numId w:val="2"/>
        </w:numPr>
        <w:spacing w:before="40" w:after="40"/>
        <w:rPr>
          <w:del w:id="187" w:author="Comparison" w:date="2026-09-26T14:44:00Z" w16du:dateUtc="2026-09-26T18:44:00Z"/>
        </w:rPr>
      </w:pPr>
      <w:del w:id="188" w:author="Comparison" w:date="2026-09-26T14:44:00Z" w16du:dateUtc="2026-09-26T18:44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47378C71" w14:textId="10AA3000" w:rsidR="0031481F" w:rsidRDefault="0031481F">
      <w:pPr>
        <w:spacing w:before="80"/>
        <w:rPr>
          <w:del w:id="189" w:author="Comparison" w:date="2026-09-26T14:44:00Z" w16du:dateUtc="2026-09-26T18:44:00Z"/>
        </w:rPr>
      </w:pPr>
    </w:p>
    <w:p w14:paraId="7AB6E680" w14:textId="77777777" w:rsidR="0031481F" w:rsidRDefault="00B13B7A">
      <w:pPr>
        <w:spacing w:before="180" w:after="40"/>
        <w:rPr>
          <w:del w:id="190" w:author="Comparison" w:date="2026-09-26T14:44:00Z" w16du:dateUtc="2026-09-26T18:44:00Z"/>
        </w:rPr>
      </w:pPr>
      <w:del w:id="191" w:author="Comparison" w:date="2026-09-26T14:44:00Z" w16du:dateUtc="2026-09-26T18:44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rPr>
          <w:del w:id="192" w:author="Comparison" w:date="2026-09-26T14:44:00Z" w16du:dateUtc="2026-09-26T18:4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B13B7A">
            <w:pPr>
              <w:rPr>
                <w:del w:id="193" w:author="Comparison" w:date="2026-09-26T14:44:00Z" w16du:dateUtc="2026-09-26T18:44:00Z"/>
              </w:rPr>
            </w:pPr>
            <w:del w:id="194" w:author="Comparison" w:date="2026-09-26T14:44:00Z" w16du:dateUtc="2026-09-26T18:4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31481F" w:rsidRDefault="00B13B7A">
            <w:pPr>
              <w:rPr>
                <w:del w:id="195" w:author="Comparison" w:date="2026-09-26T14:44:00Z" w16du:dateUtc="2026-09-26T18:44:00Z"/>
              </w:rPr>
            </w:pPr>
            <w:del w:id="196" w:author="Comparison" w:date="2026-09-26T14:44:00Z" w16du:dateUtc="2026-09-26T18:4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15453BF2" w14:textId="689A8600" w:rsidR="0031481F" w:rsidRDefault="0031481F">
      <w:pPr>
        <w:spacing w:before="200"/>
        <w:rPr>
          <w:del w:id="197" w:author="Comparison" w:date="2026-09-26T14:44:00Z" w16du:dateUtc="2026-09-26T18:44:00Z"/>
        </w:rPr>
      </w:pPr>
    </w:p>
    <w:p w14:paraId="6D436C00" w14:textId="6FF0F000" w:rsidR="0031481F" w:rsidRDefault="00B13B7A">
      <w:pPr>
        <w:pBdr>
          <w:bottom w:val="single" w:sz="3" w:space="4" w:color="E2E8F0"/>
        </w:pBdr>
        <w:spacing w:before="300" w:after="80"/>
        <w:rPr>
          <w:del w:id="198" w:author="Comparison" w:date="2026-09-26T14:44:00Z" w16du:dateUtc="2026-09-26T18:44:00Z"/>
        </w:rPr>
      </w:pPr>
      <w:del w:id="199" w:author="Comparison" w:date="2026-09-26T14:44:00Z" w16du:dateUtc="2026-09-26T18:44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00BE2CA6" w14:textId="77777777" w:rsidR="0031481F" w:rsidRDefault="0031481F">
      <w:pPr>
        <w:spacing w:before="60"/>
        <w:rPr>
          <w:del w:id="200" w:author="Comparison" w:date="2026-09-26T14:44:00Z" w16du:dateUtc="2026-09-26T18:44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rPr>
          <w:del w:id="201" w:author="Comparison" w:date="2026-09-26T14:44:00Z" w16du:dateUtc="2026-09-26T18:44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B13B7A">
            <w:pPr>
              <w:spacing w:after="8"/>
              <w:rPr>
                <w:del w:id="202" w:author="Comparison" w:date="2026-09-26T14:44:00Z" w16du:dateUtc="2026-09-26T18:44:00Z"/>
              </w:rPr>
            </w:pPr>
            <w:del w:id="203" w:author="Comparison" w:date="2026-09-26T14:44:00Z" w16du:dateUtc="2026-09-26T18:44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31481F" w:rsidRDefault="00B13B7A">
            <w:pPr>
              <w:spacing w:after="320"/>
              <w:rPr>
                <w:del w:id="204" w:author="Comparison" w:date="2026-09-26T14:44:00Z" w16du:dateUtc="2026-09-26T18:44:00Z"/>
              </w:rPr>
            </w:pPr>
            <w:del w:id="205" w:author="Comparison" w:date="2026-09-26T14:44:00Z" w16du:dateUtc="2026-09-26T18:44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del w:id="206" w:author="Comparison" w:date="2026-09-26T14:44:00Z" w16du:dateUtc="2026-09-26T18:44:00Z"/>
              </w:rPr>
            </w:pPr>
          </w:p>
          <w:p w14:paraId="18004CB4" w14:textId="77777777" w:rsidR="0031481F" w:rsidRDefault="00B13B7A">
            <w:pPr>
              <w:rPr>
                <w:del w:id="207" w:author="Comparison" w:date="2026-09-26T14:44:00Z" w16du:dateUtc="2026-09-26T18:44:00Z"/>
              </w:rPr>
            </w:pPr>
            <w:del w:id="208" w:author="Comparison" w:date="2026-09-26T14:44:00Z" w16du:dateUtc="2026-09-26T18:44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B13B7A">
            <w:pPr>
              <w:spacing w:after="8"/>
              <w:rPr>
                <w:del w:id="209" w:author="Comparison" w:date="2026-09-26T14:44:00Z" w16du:dateUtc="2026-09-26T18:44:00Z"/>
              </w:rPr>
            </w:pPr>
            <w:del w:id="210" w:author="Comparison" w:date="2026-09-26T14:44:00Z" w16du:dateUtc="2026-09-26T18:44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3099E6A8" w14:textId="23392000" w:rsidR="0031481F" w:rsidRDefault="00B13B7A">
            <w:pPr>
              <w:spacing w:after="320"/>
              <w:rPr>
                <w:del w:id="211" w:author="Comparison" w:date="2026-09-26T14:44:00Z" w16du:dateUtc="2026-09-26T18:44:00Z"/>
              </w:rPr>
            </w:pPr>
            <w:del w:id="212" w:author="Comparison" w:date="2026-09-26T14:44:00Z" w16du:dateUtc="2026-09-26T18:44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del w:id="213" w:author="Comparison" w:date="2026-09-26T14:44:00Z" w16du:dateUtc="2026-09-26T18:44:00Z"/>
              </w:rPr>
            </w:pPr>
          </w:p>
          <w:p w14:paraId="09E07E00" w14:textId="72F92000" w:rsidR="0031481F" w:rsidRDefault="00B13B7A">
            <w:pPr>
              <w:rPr>
                <w:del w:id="214" w:author="Comparison" w:date="2026-09-26T14:44:00Z" w16du:dateUtc="2026-09-26T18:44:00Z"/>
              </w:rPr>
            </w:pPr>
            <w:del w:id="215" w:author="Comparison" w:date="2026-09-26T14:44:00Z" w16du:dateUtc="2026-09-26T18:44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7DC9D877" w14:textId="77777777" w:rsidR="00336008" w:rsidRDefault="00336008"/>
    <w:sectPr w:rsidR="0033600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0"/>
      <w:sectPrChange w:id="220" w:author="Comparison" w:date="2026-09-26T14:44:00Z" w16du:dateUtc="2026-09-26T18:44:00Z">
        <w:sectPr w:rsidR="00336008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7" w:author="User" w:date="2026-03-05T19:41:00Z" w:initials="">
    <w:p w14:paraId="4FDEEBBE" w14:textId="77777777" w:rsidR="0031481F" w:rsidRDefault="00B13B7A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39DB07" w14:textId="77777777" w:rsidR="00B13B7A" w:rsidRDefault="00B13B7A" w:rsidP="00422DFC">
      <w:pPr>
        <w:pPrChange w:id="2" w:author="Comparison" w:date="2026-09-26T14:44:00Z" w16du:dateUtc="2026-09-26T18:44:00Z">
          <w:pPr/>
        </w:pPrChange>
      </w:pPr>
      <w:r>
        <w:separator/>
      </w:r>
    </w:p>
  </w:endnote>
  <w:endnote w:type="continuationSeparator" w:id="0">
    <w:p w14:paraId="3FB44681" w14:textId="77777777" w:rsidR="00B13B7A" w:rsidRDefault="00B13B7A" w:rsidP="00422DFC">
      <w:pPr>
        <w:pPrChange w:id="3" w:author="Comparison" w:date="2026-09-26T14:44:00Z" w16du:dateUtc="2026-09-26T18:44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7777777" w:rsidR="0031481F" w:rsidRDefault="00B13B7A">
    <w:pPr>
      <w:pStyle w:val="ListParagraph"/>
      <w:pPrChange w:id="218" w:author="Comparison" w:date="2026-09-26T14:44:00Z" w16du:dateUtc="2026-09-26T18:44:00Z">
        <w:pPr>
          <w:pBdr>
            <w:top w:val="single" w:sz="2" w:space="1" w:color="E2E8F0"/>
          </w:pBdr>
          <w:spacing w:before="80"/>
          <w:jc w:val="center"/>
        </w:pPr>
      </w:pPrChange>
    </w:pPr>
    <w:del w:id="219" w:author="Comparison" w:date="2026-09-26T14:44:00Z" w16du:dateUtc="2026-09-26T18:44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 w:rsidR="0031481F">
        <w:fldChar w:fldCharType="begin"/>
      </w:r>
      <w:r w:rsidR="0031481F">
        <w:delInstrText>HYPERLINK \h</w:delInstrText>
      </w:r>
      <w:r w:rsidR="0031481F">
        <w:fldChar w:fldCharType="separate"/>
      </w:r>
      <w:r w:rsidR="0031481F">
        <w:rPr>
          <w:color w:val="64748B"/>
          <w:sz w:val="20"/>
          <w:szCs w:val="20"/>
        </w:rPr>
        <w:delText xml:space="preserve">eigenpal.com         </w:delText>
      </w:r>
      <w:r w:rsidR="0031481F"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279D84" w14:textId="77777777" w:rsidR="00B13B7A" w:rsidRDefault="00B13B7A" w:rsidP="00422DFC">
      <w:pPr>
        <w:pPrChange w:id="0" w:author="Comparison" w:date="2026-09-26T14:44:00Z" w16du:dateUtc="2026-09-26T18:44:00Z">
          <w:pPr/>
        </w:pPrChange>
      </w:pPr>
      <w:r>
        <w:separator/>
      </w:r>
    </w:p>
  </w:footnote>
  <w:footnote w:type="continuationSeparator" w:id="0">
    <w:p w14:paraId="1DC94A15" w14:textId="77777777" w:rsidR="00B13B7A" w:rsidRDefault="00B13B7A" w:rsidP="00422DFC">
      <w:pPr>
        <w:pPrChange w:id="1" w:author="Comparison" w:date="2026-09-26T14:44:00Z" w16du:dateUtc="2026-09-26T18:44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B13B7A">
    <w:pPr>
      <w:pPrChange w:id="216" w:author="Comparison" w:date="2026-09-26T14:44:00Z" w16du:dateUtc="2026-09-26T18:44:00Z">
        <w:pPr>
          <w:pBdr>
            <w:bottom w:val="single" w:sz="2" w:space="1" w:color="E2E8F0"/>
          </w:pBdr>
          <w:jc w:val="center"/>
        </w:pPr>
      </w:pPrChange>
    </w:pPr>
    <w:del w:id="217" w:author="Comparison" w:date="2026-09-26T14:44:00Z" w16du:dateUtc="2026-09-26T18:44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0605F7"/>
    <w:rsid w:val="0031481F"/>
    <w:rsid w:val="00336008"/>
    <w:rsid w:val="00422DFC"/>
    <w:rsid w:val="005017B3"/>
    <w:rsid w:val="008E714B"/>
    <w:rsid w:val="0095142B"/>
    <w:rsid w:val="00B13B7A"/>
    <w:rsid w:val="00DC2887"/>
    <w:rsid w:val="00E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2026-05-10T03:08:00Z</dcterms:created>
  <dcterms:modified xsi:type="dcterms:W3CDTF">2026-09-26T18:44:00Z</dcterms:modified>
</cp:coreProperties>
</file>