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7D032" w14:textId="77777777" w:rsidR="003C6C97" w:rsidRDefault="003C6C97">
      <w:pPr>
        <w:spacing w:after="20"/>
        <w:rPr>
          <w:b/>
          <w:color w:val="0F172A"/>
          <w:sz w:val="64"/>
          <w:rPrChange w:id="15" w:author="Arthur Souza Rodrigues" w:date="2026-07-10T21:49:00Z" w16du:dateUtc="2026-07-11T01:49:00Z">
            <w:rPr>
              <w:b/>
              <w:bCs/>
            </w:rPr>
          </w:rPrChange>
        </w:rPr>
        <w:pPrChange w:id="16" w:author="Arthur Souza Rodrigues" w:date="2026-07-10T21:49:00Z" w16du:dateUtc="2026-07-11T01:49:00Z">
          <w:pPr/>
        </w:pPrChange>
      </w:pPr>
      <w:r>
        <w:rPr>
          <w:b/>
          <w:color w:val="0F172A"/>
          <w:sz w:val="64"/>
          <w:rPrChange w:id="17" w:author="Arthur Souza Rodrigues" w:date="2026-07-10T21:49:00Z" w16du:dateUtc="2026-07-11T01:49:00Z">
            <w:rPr>
              <w:b/>
              <w:bCs/>
            </w:rPr>
          </w:rPrChange>
        </w:rPr>
        <w:t>file_</w:t>
      </w:r>
      <w:ins w:id="18" w:author="Arthur Souza Rodrigues" w:date="2026-07-10T21:49:00Z" w16du:dateUtc="2026-07-11T01:49:00Z">
        <w:r w:rsidR="00C957FF">
          <w:rPr>
            <w:b/>
            <w:bCs/>
            <w:color w:val="0F172A"/>
            <w:sz w:val="64"/>
            <w:szCs w:val="64"/>
          </w:rPr>
          <w:t>143</w:t>
        </w:r>
      </w:ins>
      <w:del w:id="19" w:author="Arthur Souza Rodrigues" w:date="2026-07-10T21:49:00Z" w16du:dateUtc="2026-07-11T01:49:00Z">
        <w:r>
          <w:rPr>
            <w:b/>
            <w:bCs/>
          </w:rPr>
          <w:delText>142</w:delText>
        </w:r>
      </w:del>
      <w:r>
        <w:rPr>
          <w:b/>
          <w:color w:val="0F172A"/>
          <w:sz w:val="64"/>
          <w:rPrChange w:id="20" w:author="Arthur Souza Rodrigues" w:date="2026-07-10T21:49:00Z" w16du:dateUtc="2026-07-11T01:49:00Z">
            <w:rPr>
              <w:b/>
              <w:bCs/>
            </w:rPr>
          </w:rPrChange>
        </w:rPr>
        <w:t>.docx</w:t>
      </w:r>
    </w:p>
    <w:p w14:paraId="2313C800" w14:textId="77E7997F" w:rsidR="00547A28" w:rsidRDefault="0004690D">
      <w:pPr>
        <w:spacing w:after="20"/>
        <w:rPr>
          <w:ins w:id="21" w:author="Arthur Souza Rodrigues" w:date="2026-07-10T21:49:00Z" w16du:dateUtc="2026-07-11T01:49:00Z"/>
        </w:rPr>
      </w:pPr>
      <w:ins w:id="22" w:author="Arthur Souza Rodrigues" w:date="2026-07-10T21:49:00Z" w16du:dateUtc="2026-07-11T01:4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547A28" w:rsidRDefault="0004690D">
      <w:pPr>
        <w:spacing w:after="60"/>
        <w:rPr>
          <w:ins w:id="23" w:author="Arthur Souza Rodrigues" w:date="2026-07-10T21:49:00Z" w16du:dateUtc="2026-07-11T01:49:00Z"/>
        </w:rPr>
      </w:pPr>
      <w:ins w:id="24" w:author="Arthur Souza Rodrigues" w:date="2026-07-10T21:49:00Z" w16du:dateUtc="2026-07-11T01:4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547A28" w:rsidRDefault="00547A28">
      <w:pPr>
        <w:spacing w:after="60"/>
        <w:rPr>
          <w:ins w:id="25" w:author="Arthur Souza Rodrigues" w:date="2026-07-10T21:49:00Z" w16du:dateUtc="2026-07-11T01:4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A7E99" w14:paraId="46126A86" w14:textId="77777777">
        <w:trPr>
          <w:ins w:id="26" w:author="Arthur Souza Rodrigues" w:date="2026-07-10T21:49:00Z" w16du:dateUtc="2026-07-11T01:4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547A28" w:rsidRDefault="0004690D">
            <w:pPr>
              <w:rPr>
                <w:ins w:id="27" w:author="Arthur Souza Rodrigues" w:date="2026-07-10T21:49:00Z" w16du:dateUtc="2026-07-11T01:49:00Z"/>
              </w:rPr>
            </w:pPr>
            <w:ins w:id="2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npm               </w:t>
              </w:r>
              <w:r w:rsidR="00547A28">
                <w:fldChar w:fldCharType="begin"/>
              </w:r>
              <w:r w:rsidR="00547A28">
                <w:instrText>HYPERLINK "https://www.npmjs.com/package/@eigenpal/docx-js-editor"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547A28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547A28" w:rsidRDefault="0004690D">
            <w:pPr>
              <w:rPr>
                <w:ins w:id="29" w:author="Arthur Souza Rodrigues" w:date="2026-07-10T21:49:00Z" w16du:dateUtc="2026-07-11T01:49:00Z"/>
              </w:rPr>
            </w:pPr>
            <w:ins w:id="3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github               </w:t>
              </w:r>
              <w:r w:rsidR="00547A28">
                <w:fldChar w:fldCharType="begin"/>
              </w:r>
              <w:r w:rsidR="00547A28">
                <w:instrText>HYPERLINK "https://github.com/eigenpal/docx-editor" \h</w:instrText>
              </w:r>
              <w:r w:rsidR="00547A28">
                <w:fldChar w:fldCharType="separate"/>
              </w:r>
              <w:r w:rsidR="00547A28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547A28">
                <w:fldChar w:fldCharType="end"/>
              </w:r>
            </w:ins>
          </w:p>
        </w:tc>
      </w:tr>
    </w:tbl>
    <w:p w14:paraId="49E996B2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31" w:author="Arthur Souza Rodrigues" w:date="2026-07-10T21:49:00Z" w16du:dateUtc="2026-07-11T01:49:00Z"/>
        </w:rPr>
      </w:pPr>
      <w:ins w:id="32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09E61788" w:rsidR="00547A28" w:rsidRDefault="0004690D">
      <w:pPr>
        <w:spacing w:before="60" w:after="60"/>
        <w:rPr>
          <w:ins w:id="33" w:author="Arthur Souza Rodrigues" w:date="2026-07-10T21:49:00Z" w16du:dateUtc="2026-07-11T01:49:00Z"/>
        </w:rPr>
      </w:pPr>
      <w:ins w:id="34" w:author="Arthur Souza Rodrigues" w:date="2026-07-10T21:49:00Z" w16du:dateUtc="2026-07-11T01:4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547A28" w:rsidRDefault="00547A28">
      <w:pPr>
        <w:spacing w:before="60"/>
        <w:rPr>
          <w:ins w:id="35" w:author="Arthur Souza Rodrigues" w:date="2026-07-10T21:49:00Z" w16du:dateUtc="2026-07-11T01:49:00Z"/>
        </w:rPr>
      </w:pPr>
    </w:p>
    <w:p w14:paraId="28B83400" w14:textId="5B2169E3" w:rsidR="00547A28" w:rsidRDefault="0004690D">
      <w:pPr>
        <w:spacing w:before="60" w:after="60"/>
        <w:rPr>
          <w:ins w:id="36" w:author="Arthur Souza Rodrigues" w:date="2026-07-10T21:49:00Z" w16du:dateUtc="2026-07-11T01:49:00Z"/>
        </w:rPr>
      </w:pPr>
      <w:ins w:id="37" w:author="Arthur Souza Rodrigues" w:date="2026-07-10T21:49:00Z" w16du:dateUtc="2026-07-11T01:4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681C5E84" w14:textId="77777777" w:rsidR="00547A28" w:rsidRDefault="00547A28">
      <w:pPr>
        <w:spacing w:before="80"/>
        <w:rPr>
          <w:ins w:id="38" w:author="Arthur Souza Rodrigues" w:date="2026-07-10T21:49:00Z" w16du:dateUtc="2026-07-11T01:4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09736EE7" w14:textId="77777777">
        <w:trPr>
          <w:ins w:id="39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547A28" w:rsidRDefault="0004690D">
            <w:pPr>
              <w:rPr>
                <w:ins w:id="40" w:author="Arthur Souza Rodrigues" w:date="2026-07-10T21:49:00Z" w16du:dateUtc="2026-07-11T01:49:00Z"/>
              </w:rPr>
            </w:pPr>
            <w:ins w:id="41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547A28" w:rsidRDefault="0004690D">
            <w:pPr>
              <w:rPr>
                <w:ins w:id="42" w:author="Arthur Souza Rodrigues" w:date="2026-07-10T21:49:00Z" w16du:dateUtc="2026-07-11T01:49:00Z"/>
              </w:rPr>
            </w:pPr>
            <w:ins w:id="4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547A28" w:rsidRDefault="00547A28">
            <w:pPr>
              <w:rPr>
                <w:ins w:id="44" w:author="Arthur Souza Rodrigues" w:date="2026-07-10T21:49:00Z" w16du:dateUtc="2026-07-11T01:49:00Z"/>
              </w:rPr>
            </w:pPr>
          </w:p>
          <w:p w14:paraId="567EA400" w14:textId="30A68100" w:rsidR="00547A28" w:rsidRDefault="0004690D">
            <w:pPr>
              <w:rPr>
                <w:ins w:id="45" w:author="Arthur Souza Rodrigues" w:date="2026-07-10T21:49:00Z" w16du:dateUtc="2026-07-11T01:49:00Z"/>
              </w:rPr>
            </w:pPr>
            <w:ins w:id="4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547A28" w:rsidRDefault="0004690D">
            <w:pPr>
              <w:rPr>
                <w:ins w:id="47" w:author="Arthur Souza Rodrigues" w:date="2026-07-10T21:49:00Z" w16du:dateUtc="2026-07-11T01:49:00Z"/>
              </w:rPr>
            </w:pPr>
            <w:ins w:id="4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547A28" w:rsidRDefault="0004690D">
            <w:pPr>
              <w:rPr>
                <w:ins w:id="49" w:author="Arthur Souza Rodrigues" w:date="2026-07-10T21:49:00Z" w16du:dateUtc="2026-07-11T01:49:00Z"/>
              </w:rPr>
            </w:pPr>
            <w:ins w:id="5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547A28" w:rsidRDefault="0004690D">
            <w:pPr>
              <w:rPr>
                <w:ins w:id="51" w:author="Arthur Souza Rodrigues" w:date="2026-07-10T21:49:00Z" w16du:dateUtc="2026-07-11T01:49:00Z"/>
              </w:rPr>
            </w:pPr>
            <w:ins w:id="5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547A28" w:rsidRDefault="0004690D">
            <w:pPr>
              <w:rPr>
                <w:ins w:id="53" w:author="Arthur Souza Rodrigues" w:date="2026-07-10T21:49:00Z" w16du:dateUtc="2026-07-11T01:49:00Z"/>
              </w:rPr>
            </w:pPr>
            <w:ins w:id="5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547A28" w:rsidRDefault="0004690D">
            <w:pPr>
              <w:rPr>
                <w:ins w:id="55" w:author="Arthur Souza Rodrigues" w:date="2026-07-10T21:49:00Z" w16du:dateUtc="2026-07-11T01:49:00Z"/>
              </w:rPr>
            </w:pPr>
            <w:ins w:id="5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547A28" w:rsidRDefault="0004690D">
            <w:pPr>
              <w:rPr>
                <w:ins w:id="57" w:author="Arthur Souza Rodrigues" w:date="2026-07-10T21:49:00Z" w16du:dateUtc="2026-07-11T01:49:00Z"/>
              </w:rPr>
            </w:pPr>
            <w:ins w:id="5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547A28" w:rsidRDefault="0004690D">
            <w:pPr>
              <w:rPr>
                <w:ins w:id="59" w:author="Arthur Souza Rodrigues" w:date="2026-07-10T21:49:00Z" w16du:dateUtc="2026-07-11T01:49:00Z"/>
              </w:rPr>
            </w:pPr>
            <w:ins w:id="6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547A28" w:rsidRDefault="00547A28">
      <w:pPr>
        <w:spacing w:before="160"/>
        <w:rPr>
          <w:ins w:id="61" w:author="Arthur Souza Rodrigues" w:date="2026-07-10T21:49:00Z" w16du:dateUtc="2026-07-11T01:49:00Z"/>
        </w:rPr>
      </w:pPr>
    </w:p>
    <w:p w14:paraId="124B2800" w14:textId="77777777" w:rsidR="00547A28" w:rsidRDefault="0004690D">
      <w:pPr>
        <w:pBdr>
          <w:bottom w:val="single" w:sz="3" w:space="4" w:color="E2E8F0"/>
        </w:pBdr>
        <w:spacing w:before="300" w:after="80"/>
        <w:rPr>
          <w:ins w:id="62" w:author="Arthur Souza Rodrigues" w:date="2026-07-10T21:49:00Z" w16du:dateUtc="2026-07-11T01:49:00Z"/>
        </w:rPr>
      </w:pPr>
      <w:ins w:id="63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lastRenderedPageBreak/>
          <w:t xml:space="preserve">2. Collaboration — Tracked Changes &amp; Comments         </w:t>
        </w:r>
      </w:ins>
    </w:p>
    <w:p w14:paraId="2409DE00" w14:textId="1129CE00" w:rsidR="00547A28" w:rsidRDefault="0004690D">
      <w:pPr>
        <w:spacing w:before="60" w:after="60"/>
        <w:rPr>
          <w:ins w:id="64" w:author="Arthur Souza Rodrigues" w:date="2026-07-10T21:49:00Z" w16du:dateUtc="2026-07-11T01:49:00Z"/>
        </w:rPr>
      </w:pPr>
      <w:ins w:id="65" w:author="Arthur Souza Rodrigues" w:date="2026-07-10T21:49:00Z" w16du:dateUtc="2026-07-11T01:49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547A28" w:rsidRDefault="00547A28">
      <w:pPr>
        <w:spacing w:before="80"/>
        <w:rPr>
          <w:ins w:id="66" w:author="Arthur Souza Rodrigues" w:date="2026-07-10T21:49:00Z" w16du:dateUtc="2026-07-11T01:49:00Z"/>
        </w:rPr>
      </w:pPr>
    </w:p>
    <w:p w14:paraId="334AE0C7" w14:textId="15C85C00" w:rsidR="00547A28" w:rsidRDefault="0004690D">
      <w:pPr>
        <w:spacing w:before="180" w:after="40"/>
        <w:rPr>
          <w:ins w:id="67" w:author="Arthur Souza Rodrigues" w:date="2026-07-10T21:49:00Z" w16du:dateUtc="2026-07-11T01:49:00Z"/>
        </w:rPr>
      </w:pPr>
      <w:ins w:id="68" w:author="Arthur Souza Rodrigues" w:date="2026-07-10T21:49:00Z" w16du:dateUtc="2026-07-11T01:4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547A28" w:rsidRDefault="0004690D">
      <w:pPr>
        <w:spacing w:before="60" w:after="60"/>
        <w:rPr>
          <w:ins w:id="69" w:author="Arthur Souza Rodrigues" w:date="2026-07-10T21:49:00Z" w16du:dateUtc="2026-07-11T01:49:00Z"/>
        </w:rPr>
      </w:pPr>
      <w:ins w:id="70" w:author="Arthur Souza Rodrigues" w:date="2026-07-10T21:49:00Z" w16du:dateUtc="2026-07-11T01:4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547A28" w:rsidRDefault="00547A28">
      <w:pPr>
        <w:spacing w:before="60"/>
        <w:rPr>
          <w:ins w:id="71" w:author="Arthur Souza Rodrigues" w:date="2026-07-10T21:49:00Z" w16du:dateUtc="2026-07-11T01:49:00Z"/>
        </w:rPr>
      </w:pPr>
    </w:p>
    <w:p w14:paraId="2228E200" w14:textId="40AC8A00" w:rsidR="00547A28" w:rsidRDefault="0004690D">
      <w:pPr>
        <w:spacing w:before="60" w:after="60"/>
        <w:rPr>
          <w:ins w:id="72" w:author="Arthur Souza Rodrigues" w:date="2026-07-10T21:49:00Z" w16du:dateUtc="2026-07-11T01:49:00Z"/>
        </w:rPr>
      </w:pPr>
      <w:ins w:id="73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547A28" w:rsidRDefault="00547A28">
      <w:pPr>
        <w:spacing w:before="80"/>
        <w:rPr>
          <w:ins w:id="74" w:author="Arthur Souza Rodrigues" w:date="2026-07-10T21:49:00Z" w16du:dateUtc="2026-07-11T01:49:00Z"/>
        </w:rPr>
      </w:pPr>
    </w:p>
    <w:p w14:paraId="749CF692" w14:textId="77777777" w:rsidR="00547A28" w:rsidRDefault="0004690D">
      <w:pPr>
        <w:spacing w:before="180" w:after="40"/>
        <w:rPr>
          <w:ins w:id="75" w:author="Arthur Souza Rodrigues" w:date="2026-07-10T21:49:00Z" w16du:dateUtc="2026-07-11T01:49:00Z"/>
        </w:rPr>
      </w:pPr>
      <w:ins w:id="76" w:author="Arthur Souza Rodrigues" w:date="2026-07-10T21:49:00Z" w16du:dateUtc="2026-07-11T01:49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547A28" w:rsidRDefault="0004690D">
      <w:pPr>
        <w:spacing w:before="60" w:after="60"/>
        <w:rPr>
          <w:ins w:id="77" w:author="Arthur Souza Rodrigues" w:date="2026-07-10T21:49:00Z" w16du:dateUtc="2026-07-11T01:49:00Z"/>
        </w:rPr>
      </w:pPr>
      <w:ins w:id="78" w:author="Arthur Souza Rodrigues" w:date="2026-07-10T21:49:00Z" w16du:dateUtc="2026-07-11T01:49:00Z">
        <w:r>
          <w:rPr>
            <w:color w:val="0F172A"/>
          </w:rPr>
          <w:t xml:space="preserve">Select text and click the floating button on the page edge to         </w:t>
        </w:r>
        <w:commentRangeStart w:id="79"/>
        <w:r>
          <w:rPr>
            <w:color w:val="0F172A"/>
          </w:rPr>
          <w:t xml:space="preserve">add a comment anchored to that selection         </w:t>
        </w:r>
        <w:commentRangeEnd w:id="79"/>
        <w:r>
          <w:rPr>
            <w:rStyle w:val="CommentReference"/>
            <w:color w:val="0F172A"/>
            <w:sz w:val="22"/>
            <w:szCs w:val="20"/>
          </w:rPr>
          <w:commentReference w:id="79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547A28" w:rsidRDefault="00547A28">
      <w:pPr>
        <w:spacing w:before="60"/>
        <w:rPr>
          <w:ins w:id="80" w:author="Arthur Souza Rodrigues" w:date="2026-07-10T21:49:00Z" w16du:dateUtc="2026-07-11T01:49:00Z"/>
        </w:rPr>
      </w:pPr>
    </w:p>
    <w:p w14:paraId="73ABDE4F" w14:textId="255A2400" w:rsidR="00547A28" w:rsidRDefault="0004690D">
      <w:pPr>
        <w:spacing w:before="60" w:after="60"/>
        <w:rPr>
          <w:ins w:id="81" w:author="Arthur Souza Rodrigues" w:date="2026-07-10T21:49:00Z" w16du:dateUtc="2026-07-11T01:49:00Z"/>
        </w:rPr>
      </w:pPr>
      <w:ins w:id="82" w:author="Arthur Souza Rodrigues" w:date="2026-07-10T21:49:00Z" w16du:dateUtc="2026-07-11T01:4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547A28" w:rsidRDefault="00547A28">
      <w:pPr>
        <w:spacing w:before="80"/>
        <w:rPr>
          <w:ins w:id="83" w:author="Arthur Souza Rodrigues" w:date="2026-07-10T21:49:00Z" w16du:dateUtc="2026-07-11T01:49:00Z"/>
        </w:rPr>
      </w:pPr>
    </w:p>
    <w:p w14:paraId="07D0CE00" w14:textId="0F7CE400" w:rsidR="00547A28" w:rsidRDefault="0004690D">
      <w:pPr>
        <w:spacing w:before="180" w:after="40"/>
        <w:rPr>
          <w:ins w:id="84" w:author="Arthur Souza Rodrigues" w:date="2026-07-10T21:49:00Z" w16du:dateUtc="2026-07-11T01:49:00Z"/>
        </w:rPr>
      </w:pPr>
      <w:ins w:id="85" w:author="Arthur Souza Rodrigues" w:date="2026-07-10T21:49:00Z" w16du:dateUtc="2026-07-11T01:49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547A28" w:rsidRDefault="0004690D">
      <w:pPr>
        <w:spacing w:before="60" w:after="60"/>
        <w:rPr>
          <w:ins w:id="86" w:author="Arthur Souza Rodrigues" w:date="2026-07-10T21:49:00Z" w16du:dateUtc="2026-07-11T01:49:00Z"/>
        </w:rPr>
      </w:pPr>
      <w:ins w:id="87" w:author="Arthur Souza Rodrigues" w:date="2026-07-10T21:49:00Z" w16du:dateUtc="2026-07-11T01:4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547A28" w:rsidRDefault="00547A28">
      <w:pPr>
        <w:spacing w:before="160"/>
        <w:rPr>
          <w:ins w:id="88" w:author="Arthur Souza Rodrigues" w:date="2026-07-10T21:49:00Z" w16du:dateUtc="2026-07-11T01:49:00Z"/>
        </w:rPr>
      </w:pPr>
    </w:p>
    <w:p w14:paraId="467B1700" w14:textId="00AE9C00" w:rsidR="00547A28" w:rsidRDefault="0004690D">
      <w:pPr>
        <w:pBdr>
          <w:bottom w:val="single" w:sz="3" w:space="4" w:color="E2E8F0"/>
        </w:pBdr>
        <w:spacing w:before="300" w:after="80"/>
        <w:rPr>
          <w:ins w:id="89" w:author="Arthur Souza Rodrigues" w:date="2026-07-10T21:49:00Z" w16du:dateUtc="2026-07-11T01:49:00Z"/>
        </w:rPr>
      </w:pPr>
      <w:ins w:id="90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547A28" w:rsidRDefault="0004690D">
      <w:pPr>
        <w:spacing w:before="60" w:after="60"/>
        <w:rPr>
          <w:ins w:id="91" w:author="Arthur Souza Rodrigues" w:date="2026-07-10T21:49:00Z" w16du:dateUtc="2026-07-11T01:49:00Z"/>
        </w:rPr>
      </w:pPr>
      <w:ins w:id="92" w:author="Arthur Souza Rodrigues" w:date="2026-07-10T21:49:00Z" w16du:dateUtc="2026-07-11T01:4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547A28" w:rsidRDefault="00547A28">
      <w:pPr>
        <w:spacing w:before="60"/>
        <w:rPr>
          <w:ins w:id="93" w:author="Arthur Souza Rodrigues" w:date="2026-07-10T21:49:00Z" w16du:dateUtc="2026-07-11T01:4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8A7E99" w14:paraId="353875BD" w14:textId="77777777">
        <w:trPr>
          <w:ins w:id="94" w:author="Arthur Souza Rodrigues" w:date="2026-07-10T21:49:00Z" w16du:dateUtc="2026-07-11T01:4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547A28" w:rsidRDefault="0004690D">
            <w:pPr>
              <w:rPr>
                <w:ins w:id="95" w:author="Arthur Souza Rodrigues" w:date="2026-07-10T21:49:00Z" w16du:dateUtc="2026-07-11T01:49:00Z"/>
              </w:rPr>
            </w:pPr>
            <w:ins w:id="96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547A28" w:rsidRDefault="0004690D">
            <w:pPr>
              <w:rPr>
                <w:ins w:id="97" w:author="Arthur Souza Rodrigues" w:date="2026-07-10T21:49:00Z" w16du:dateUtc="2026-07-11T01:49:00Z"/>
              </w:rPr>
            </w:pPr>
            <w:ins w:id="98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547A28" w:rsidRDefault="0004690D">
            <w:pPr>
              <w:rPr>
                <w:ins w:id="99" w:author="Arthur Souza Rodrigues" w:date="2026-07-10T21:49:00Z" w16du:dateUtc="2026-07-11T01:49:00Z"/>
              </w:rPr>
            </w:pPr>
            <w:ins w:id="100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547A28" w:rsidRDefault="0004690D">
            <w:pPr>
              <w:rPr>
                <w:ins w:id="101" w:author="Arthur Souza Rodrigues" w:date="2026-07-10T21:49:00Z" w16du:dateUtc="2026-07-11T01:49:00Z"/>
              </w:rPr>
            </w:pPr>
            <w:ins w:id="102" w:author="Arthur Souza Rodrigues" w:date="2026-07-10T21:49:00Z" w16du:dateUtc="2026-07-11T01:4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8A7E99" w14:paraId="55DC557E" w14:textId="77777777">
        <w:trPr>
          <w:ins w:id="103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547A28" w:rsidRDefault="0004690D">
            <w:pPr>
              <w:rPr>
                <w:ins w:id="104" w:author="Arthur Souza Rodrigues" w:date="2026-07-10T21:49:00Z" w16du:dateUtc="2026-07-11T01:49:00Z"/>
              </w:rPr>
            </w:pPr>
            <w:ins w:id="105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547A28" w:rsidRDefault="0004690D">
            <w:pPr>
              <w:rPr>
                <w:ins w:id="106" w:author="Arthur Souza Rodrigues" w:date="2026-07-10T21:49:00Z" w16du:dateUtc="2026-07-11T01:49:00Z"/>
              </w:rPr>
            </w:pPr>
            <w:ins w:id="107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547A28" w:rsidRDefault="0004690D">
            <w:pPr>
              <w:rPr>
                <w:ins w:id="108" w:author="Arthur Souza Rodrigues" w:date="2026-07-10T21:49:00Z" w16du:dateUtc="2026-07-11T01:49:00Z"/>
              </w:rPr>
            </w:pPr>
            <w:ins w:id="109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547A28" w:rsidRDefault="0004690D">
            <w:pPr>
              <w:rPr>
                <w:ins w:id="110" w:author="Arthur Souza Rodrigues" w:date="2026-07-10T21:49:00Z" w16du:dateUtc="2026-07-11T01:49:00Z"/>
              </w:rPr>
            </w:pPr>
            <w:ins w:id="111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8A7E99" w14:paraId="2E2102B2" w14:textId="77777777">
        <w:trPr>
          <w:ins w:id="112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547A28" w:rsidRDefault="0004690D">
            <w:pPr>
              <w:rPr>
                <w:ins w:id="113" w:author="Arthur Souza Rodrigues" w:date="2026-07-10T21:49:00Z" w16du:dateUtc="2026-07-11T01:49:00Z"/>
              </w:rPr>
            </w:pPr>
            <w:ins w:id="114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547A28" w:rsidRDefault="0004690D">
            <w:pPr>
              <w:rPr>
                <w:ins w:id="115" w:author="Arthur Souza Rodrigues" w:date="2026-07-10T21:49:00Z" w16du:dateUtc="2026-07-11T01:49:00Z"/>
              </w:rPr>
            </w:pPr>
            <w:ins w:id="116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547A28" w:rsidRDefault="0004690D">
            <w:pPr>
              <w:rPr>
                <w:ins w:id="117" w:author="Arthur Souza Rodrigues" w:date="2026-07-10T21:49:00Z" w16du:dateUtc="2026-07-11T01:49:00Z"/>
              </w:rPr>
            </w:pPr>
            <w:ins w:id="118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547A28" w:rsidRDefault="0004690D">
            <w:pPr>
              <w:rPr>
                <w:ins w:id="119" w:author="Arthur Souza Rodrigues" w:date="2026-07-10T21:49:00Z" w16du:dateUtc="2026-07-11T01:49:00Z"/>
              </w:rPr>
            </w:pPr>
            <w:ins w:id="12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8A7E99" w14:paraId="6940637E" w14:textId="77777777">
        <w:trPr>
          <w:ins w:id="121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547A28" w:rsidRDefault="0004690D">
            <w:pPr>
              <w:rPr>
                <w:ins w:id="122" w:author="Arthur Souza Rodrigues" w:date="2026-07-10T21:49:00Z" w16du:dateUtc="2026-07-11T01:49:00Z"/>
              </w:rPr>
            </w:pPr>
            <w:ins w:id="123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547A28" w:rsidRDefault="0004690D">
            <w:pPr>
              <w:rPr>
                <w:ins w:id="124" w:author="Arthur Souza Rodrigues" w:date="2026-07-10T21:49:00Z" w16du:dateUtc="2026-07-11T01:49:00Z"/>
              </w:rPr>
            </w:pPr>
            <w:ins w:id="125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547A28" w:rsidRDefault="0004690D">
            <w:pPr>
              <w:rPr>
                <w:ins w:id="126" w:author="Arthur Souza Rodrigues" w:date="2026-07-10T21:49:00Z" w16du:dateUtc="2026-07-11T01:49:00Z"/>
              </w:rPr>
            </w:pPr>
            <w:ins w:id="127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547A28" w:rsidRDefault="0004690D">
            <w:pPr>
              <w:rPr>
                <w:ins w:id="128" w:author="Arthur Souza Rodrigues" w:date="2026-07-10T21:49:00Z" w16du:dateUtc="2026-07-11T01:49:00Z"/>
              </w:rPr>
            </w:pPr>
            <w:ins w:id="129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8A7E99" w14:paraId="3A16E8E6" w14:textId="77777777">
        <w:trPr>
          <w:ins w:id="130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547A28" w:rsidRDefault="0004690D">
            <w:pPr>
              <w:rPr>
                <w:ins w:id="131" w:author="Arthur Souza Rodrigues" w:date="2026-07-10T21:49:00Z" w16du:dateUtc="2026-07-11T01:49:00Z"/>
              </w:rPr>
            </w:pPr>
            <w:ins w:id="132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547A28" w:rsidRDefault="0004690D">
            <w:pPr>
              <w:rPr>
                <w:ins w:id="133" w:author="Arthur Souza Rodrigues" w:date="2026-07-10T21:49:00Z" w16du:dateUtc="2026-07-11T01:49:00Z"/>
              </w:rPr>
            </w:pPr>
            <w:ins w:id="134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547A28" w:rsidRDefault="0004690D">
            <w:pPr>
              <w:rPr>
                <w:ins w:id="135" w:author="Arthur Souza Rodrigues" w:date="2026-07-10T21:49:00Z" w16du:dateUtc="2026-07-11T01:49:00Z"/>
              </w:rPr>
            </w:pPr>
            <w:ins w:id="136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547A28" w:rsidRDefault="0004690D">
            <w:pPr>
              <w:rPr>
                <w:ins w:id="137" w:author="Arthur Souza Rodrigues" w:date="2026-07-10T21:49:00Z" w16du:dateUtc="2026-07-11T01:49:00Z"/>
              </w:rPr>
            </w:pPr>
            <w:ins w:id="138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8A7E99" w14:paraId="1E6B6B4E" w14:textId="77777777">
        <w:trPr>
          <w:ins w:id="139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547A28" w:rsidRDefault="0004690D">
            <w:pPr>
              <w:rPr>
                <w:ins w:id="140" w:author="Arthur Souza Rodrigues" w:date="2026-07-10T21:49:00Z" w16du:dateUtc="2026-07-11T01:49:00Z"/>
              </w:rPr>
            </w:pPr>
            <w:ins w:id="141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547A28" w:rsidRDefault="0004690D">
            <w:pPr>
              <w:rPr>
                <w:ins w:id="142" w:author="Arthur Souza Rodrigues" w:date="2026-07-10T21:49:00Z" w16du:dateUtc="2026-07-11T01:49:00Z"/>
              </w:rPr>
            </w:pPr>
            <w:ins w:id="143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547A28" w:rsidRDefault="0004690D">
            <w:pPr>
              <w:rPr>
                <w:ins w:id="144" w:author="Arthur Souza Rodrigues" w:date="2026-07-10T21:49:00Z" w16du:dateUtc="2026-07-11T01:49:00Z"/>
              </w:rPr>
            </w:pPr>
            <w:ins w:id="145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547A28" w:rsidRDefault="0004690D">
            <w:pPr>
              <w:rPr>
                <w:ins w:id="146" w:author="Arthur Souza Rodrigues" w:date="2026-07-10T21:49:00Z" w16du:dateUtc="2026-07-11T01:49:00Z"/>
              </w:rPr>
            </w:pPr>
            <w:ins w:id="14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8A7E99" w14:paraId="1A826F89" w14:textId="77777777">
        <w:trPr>
          <w:ins w:id="148" w:author="Arthur Souza Rodrigues" w:date="2026-07-10T21:49:00Z" w16du:dateUtc="2026-07-11T01:4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547A28" w:rsidRDefault="0004690D">
            <w:pPr>
              <w:rPr>
                <w:ins w:id="149" w:author="Arthur Souza Rodrigues" w:date="2026-07-10T21:49:00Z" w16du:dateUtc="2026-07-11T01:49:00Z"/>
              </w:rPr>
            </w:pPr>
            <w:ins w:id="150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547A28" w:rsidRDefault="0004690D">
            <w:pPr>
              <w:rPr>
                <w:ins w:id="151" w:author="Arthur Souza Rodrigues" w:date="2026-07-10T21:49:00Z" w16du:dateUtc="2026-07-11T01:49:00Z"/>
              </w:rPr>
            </w:pPr>
            <w:ins w:id="152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547A28" w:rsidRDefault="0004690D">
            <w:pPr>
              <w:rPr>
                <w:ins w:id="153" w:author="Arthur Souza Rodrigues" w:date="2026-07-10T21:49:00Z" w16du:dateUtc="2026-07-11T01:49:00Z"/>
              </w:rPr>
            </w:pPr>
            <w:ins w:id="154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547A28" w:rsidRDefault="0004690D">
            <w:pPr>
              <w:rPr>
                <w:ins w:id="155" w:author="Arthur Souza Rodrigues" w:date="2026-07-10T21:49:00Z" w16du:dateUtc="2026-07-11T01:49:00Z"/>
              </w:rPr>
            </w:pPr>
            <w:ins w:id="156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8A7E99" w14:paraId="525537E9" w14:textId="77777777">
        <w:trPr>
          <w:ins w:id="157" w:author="Arthur Souza Rodrigues" w:date="2026-07-10T21:49:00Z" w16du:dateUtc="2026-07-11T01:4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547A28" w:rsidRDefault="0004690D">
            <w:pPr>
              <w:rPr>
                <w:ins w:id="158" w:author="Arthur Souza Rodrigues" w:date="2026-07-10T21:49:00Z" w16du:dateUtc="2026-07-11T01:49:00Z"/>
              </w:rPr>
            </w:pPr>
            <w:ins w:id="159" w:author="Arthur Souza Rodrigues" w:date="2026-07-10T21:49:00Z" w16du:dateUtc="2026-07-11T01:4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547A28" w:rsidRDefault="0004690D">
            <w:pPr>
              <w:rPr>
                <w:ins w:id="160" w:author="Arthur Souza Rodrigues" w:date="2026-07-10T21:49:00Z" w16du:dateUtc="2026-07-11T01:49:00Z"/>
              </w:rPr>
            </w:pPr>
            <w:ins w:id="161" w:author="Arthur Souza Rodrigues" w:date="2026-07-10T21:49:00Z" w16du:dateUtc="2026-07-11T01:4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547A28" w:rsidRDefault="0004690D">
            <w:pPr>
              <w:rPr>
                <w:ins w:id="162" w:author="Arthur Souza Rodrigues" w:date="2026-07-10T21:49:00Z" w16du:dateUtc="2026-07-11T01:49:00Z"/>
              </w:rPr>
            </w:pPr>
            <w:ins w:id="163" w:author="Arthur Souza Rodrigues" w:date="2026-07-10T21:49:00Z" w16du:dateUtc="2026-07-11T01:4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547A28" w:rsidRDefault="0004690D">
            <w:pPr>
              <w:rPr>
                <w:ins w:id="164" w:author="Arthur Souza Rodrigues" w:date="2026-07-10T21:49:00Z" w16du:dateUtc="2026-07-11T01:49:00Z"/>
              </w:rPr>
            </w:pPr>
            <w:ins w:id="165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547A28" w:rsidRDefault="00547A28">
      <w:pPr>
        <w:spacing w:before="80"/>
        <w:rPr>
          <w:ins w:id="166" w:author="Arthur Souza Rodrigues" w:date="2026-07-10T21:49:00Z" w16du:dateUtc="2026-07-11T01:49:00Z"/>
        </w:rPr>
      </w:pPr>
    </w:p>
    <w:p w14:paraId="460BB7FA" w14:textId="77777777" w:rsidR="00547A28" w:rsidRDefault="0004690D">
      <w:pPr>
        <w:rPr>
          <w:ins w:id="167" w:author="Arthur Souza Rodrigues" w:date="2026-07-10T21:49:00Z" w16du:dateUtc="2026-07-11T01:49:00Z"/>
        </w:rPr>
      </w:pPr>
      <w:ins w:id="168" w:author="Arthur Souza Rodrigues" w:date="2026-07-10T21:49:00Z" w16du:dateUtc="2026-07-11T01:49:00Z">
        <w:r>
          <w:br w:type="page"/>
        </w:r>
      </w:ins>
    </w:p>
    <w:p w14:paraId="219D9206" w14:textId="7D8B6000" w:rsidR="00547A28" w:rsidRDefault="0004690D">
      <w:pPr>
        <w:spacing w:before="180" w:after="40"/>
        <w:rPr>
          <w:ins w:id="169" w:author="Arthur Souza Rodrigues" w:date="2026-07-10T21:49:00Z" w16du:dateUtc="2026-07-11T01:49:00Z"/>
        </w:rPr>
      </w:pPr>
      <w:ins w:id="170" w:author="Arthur Souza Rodrigues" w:date="2026-07-10T21:49:00Z" w16du:dateUtc="2026-07-11T01:49:00Z">
        <w:r>
          <w:rPr>
            <w:b/>
            <w:bCs/>
            <w:color w:val="0F172A"/>
          </w:rPr>
          <w:lastRenderedPageBreak/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2CACCBD9" w14:textId="77777777">
        <w:trPr>
          <w:ins w:id="171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547A28" w:rsidRDefault="0004690D">
            <w:pPr>
              <w:rPr>
                <w:ins w:id="172" w:author="Arthur Souza Rodrigues" w:date="2026-07-10T21:49:00Z" w16du:dateUtc="2026-07-11T01:49:00Z"/>
              </w:rPr>
            </w:pPr>
            <w:ins w:id="173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547A28" w:rsidRDefault="00547A28">
            <w:pPr>
              <w:rPr>
                <w:ins w:id="174" w:author="Arthur Souza Rodrigues" w:date="2026-07-10T21:49:00Z" w16du:dateUtc="2026-07-11T01:49:00Z"/>
              </w:rPr>
            </w:pPr>
          </w:p>
          <w:p w14:paraId="31FF7C43" w14:textId="7641B600" w:rsidR="00547A28" w:rsidRDefault="0004690D">
            <w:pPr>
              <w:rPr>
                <w:ins w:id="175" w:author="Arthur Souza Rodrigues" w:date="2026-07-10T21:49:00Z" w16du:dateUtc="2026-07-11T01:49:00Z"/>
              </w:rPr>
            </w:pPr>
            <w:ins w:id="17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547A28" w:rsidRDefault="0004690D">
            <w:pPr>
              <w:rPr>
                <w:ins w:id="177" w:author="Arthur Souza Rodrigues" w:date="2026-07-10T21:49:00Z" w16du:dateUtc="2026-07-11T01:49:00Z"/>
              </w:rPr>
            </w:pPr>
            <w:ins w:id="17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547A28" w:rsidRDefault="0004690D">
            <w:pPr>
              <w:rPr>
                <w:ins w:id="179" w:author="Arthur Souza Rodrigues" w:date="2026-07-10T21:49:00Z" w16du:dateUtc="2026-07-11T01:49:00Z"/>
              </w:rPr>
            </w:pPr>
            <w:ins w:id="180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547A28" w:rsidRDefault="0004690D">
            <w:pPr>
              <w:rPr>
                <w:ins w:id="181" w:author="Arthur Souza Rodrigues" w:date="2026-07-10T21:49:00Z" w16du:dateUtc="2026-07-11T01:49:00Z"/>
              </w:rPr>
            </w:pPr>
            <w:ins w:id="182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547A28" w:rsidRDefault="0004690D">
            <w:pPr>
              <w:rPr>
                <w:ins w:id="183" w:author="Arthur Souza Rodrigues" w:date="2026-07-10T21:49:00Z" w16du:dateUtc="2026-07-11T01:49:00Z"/>
              </w:rPr>
            </w:pPr>
            <w:ins w:id="184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547A28" w:rsidRDefault="00547A28">
      <w:pPr>
        <w:spacing w:before="160"/>
        <w:rPr>
          <w:ins w:id="185" w:author="Arthur Souza Rodrigues" w:date="2026-07-10T21:49:00Z" w16du:dateUtc="2026-07-11T01:49:00Z"/>
        </w:rPr>
      </w:pPr>
    </w:p>
    <w:p w14:paraId="3F190000" w14:textId="5C749680" w:rsidR="00547A28" w:rsidRDefault="0004690D">
      <w:pPr>
        <w:pBdr>
          <w:bottom w:val="single" w:sz="3" w:space="4" w:color="E2E8F0"/>
        </w:pBdr>
        <w:spacing w:before="300" w:after="80"/>
        <w:rPr>
          <w:ins w:id="186" w:author="Arthur Souza Rodrigues" w:date="2026-07-10T21:49:00Z" w16du:dateUtc="2026-07-11T01:49:00Z"/>
        </w:rPr>
      </w:pPr>
      <w:ins w:id="187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547A28" w:rsidRDefault="0004690D">
      <w:pPr>
        <w:spacing w:before="60" w:after="60"/>
        <w:rPr>
          <w:ins w:id="188" w:author="Arthur Souza Rodrigues" w:date="2026-07-10T21:49:00Z" w16du:dateUtc="2026-07-11T01:49:00Z"/>
        </w:rPr>
      </w:pPr>
      <w:ins w:id="189" w:author="Arthur Souza Rodrigues" w:date="2026-07-10T21:49:00Z" w16du:dateUtc="2026-07-11T01:49:00Z">
        <w:r>
          <w:rPr>
            <w:color w:val="0F172A"/>
          </w:rPr>
          <w:t xml:space="preserve">Read         </w:t>
        </w:r>
        <w:r w:rsidR="00547A28">
          <w:fldChar w:fldCharType="begin"/>
        </w:r>
        <w:r w:rsidR="00547A28">
          <w:instrText>HYPERLINK "https://github.com/eigenpal/docx-editor/blob/main/docs/PLUGINS.md" \h</w:instrText>
        </w:r>
        <w:r w:rsidR="00547A28">
          <w:fldChar w:fldCharType="separate"/>
        </w:r>
        <w:r w:rsidR="00547A28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547A28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547A28" w:rsidRDefault="00547A28">
      <w:pPr>
        <w:spacing w:before="60"/>
        <w:rPr>
          <w:ins w:id="190" w:author="Arthur Souza Rodrigues" w:date="2026-07-10T21:49:00Z" w16du:dateUtc="2026-07-11T01:49:00Z"/>
        </w:rPr>
      </w:pPr>
    </w:p>
    <w:p w14:paraId="5D0DEE00" w14:textId="77777777" w:rsidR="00547A28" w:rsidRDefault="0004690D">
      <w:pPr>
        <w:spacing w:before="180" w:after="40"/>
        <w:rPr>
          <w:ins w:id="191" w:author="Arthur Souza Rodrigues" w:date="2026-07-10T21:49:00Z" w16du:dateUtc="2026-07-11T01:49:00Z"/>
        </w:rPr>
      </w:pPr>
      <w:ins w:id="192" w:author="Arthur Souza Rodrigues" w:date="2026-07-10T21:49:00Z" w16du:dateUtc="2026-07-11T01:49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7-10T21:49:00Z" w16du:dateUtc="2026-07-11T01:49:00Z"/>
        </w:rPr>
      </w:pPr>
      <w:ins w:id="194" w:author="Arthur Souza Rodrigues" w:date="2026-07-10T21:49:00Z" w16du:dateUtc="2026-07-11T01:4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7-10T21:49:00Z" w16du:dateUtc="2026-07-11T01:49:00Z"/>
        </w:rPr>
      </w:pPr>
      <w:ins w:id="196" w:author="Arthur Souza Rodrigues" w:date="2026-07-10T21:49:00Z" w16du:dateUtc="2026-07-11T01:4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2BE80D1F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7-10T21:49:00Z" w16du:dateUtc="2026-07-11T01:49:00Z"/>
        </w:rPr>
      </w:pPr>
      <w:ins w:id="198" w:author="Arthur Souza Rodrigues" w:date="2026-07-10T21:49:00Z" w16du:dateUtc="2026-07-11T01:49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547A28" w:rsidRDefault="0004690D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7-10T21:49:00Z" w16du:dateUtc="2026-07-11T01:49:00Z"/>
        </w:rPr>
      </w:pPr>
      <w:ins w:id="200" w:author="Arthur Souza Rodrigues" w:date="2026-07-10T21:49:00Z" w16du:dateUtc="2026-07-11T01:4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547A28" w:rsidRDefault="00547A28">
      <w:pPr>
        <w:spacing w:before="80"/>
        <w:rPr>
          <w:ins w:id="201" w:author="Arthur Souza Rodrigues" w:date="2026-07-10T21:49:00Z" w16du:dateUtc="2026-07-11T01:49:00Z"/>
        </w:rPr>
      </w:pPr>
    </w:p>
    <w:p w14:paraId="7AB6E680" w14:textId="77777777" w:rsidR="00547A28" w:rsidRDefault="0004690D">
      <w:pPr>
        <w:spacing w:before="180" w:after="40"/>
        <w:rPr>
          <w:ins w:id="202" w:author="Arthur Souza Rodrigues" w:date="2026-07-10T21:49:00Z" w16du:dateUtc="2026-07-11T01:49:00Z"/>
        </w:rPr>
      </w:pPr>
      <w:ins w:id="203" w:author="Arthur Souza Rodrigues" w:date="2026-07-10T21:49:00Z" w16du:dateUtc="2026-07-11T01:4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A7E99" w14:paraId="4C6037DC" w14:textId="77777777">
        <w:trPr>
          <w:ins w:id="204" w:author="Arthur Souza Rodrigues" w:date="2026-07-10T21:49:00Z" w16du:dateUtc="2026-07-11T01:4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547A28" w:rsidRDefault="0004690D">
            <w:pPr>
              <w:rPr>
                <w:ins w:id="205" w:author="Arthur Souza Rodrigues" w:date="2026-07-10T21:49:00Z" w16du:dateUtc="2026-07-11T01:49:00Z"/>
              </w:rPr>
            </w:pPr>
            <w:ins w:id="206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547A28" w:rsidRDefault="0004690D">
            <w:pPr>
              <w:rPr>
                <w:ins w:id="207" w:author="Arthur Souza Rodrigues" w:date="2026-07-10T21:49:00Z" w16du:dateUtc="2026-07-11T01:49:00Z"/>
              </w:rPr>
            </w:pPr>
            <w:ins w:id="208" w:author="Arthur Souza Rodrigues" w:date="2026-07-10T21:49:00Z" w16du:dateUtc="2026-07-11T01:4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547A28" w:rsidRDefault="00547A28">
      <w:pPr>
        <w:spacing w:before="200"/>
        <w:rPr>
          <w:ins w:id="209" w:author="Arthur Souza Rodrigues" w:date="2026-07-10T21:49:00Z" w16du:dateUtc="2026-07-11T01:49:00Z"/>
        </w:rPr>
      </w:pPr>
    </w:p>
    <w:p w14:paraId="6D436C00" w14:textId="6FF0F000" w:rsidR="00547A28" w:rsidRDefault="0004690D">
      <w:pPr>
        <w:pBdr>
          <w:bottom w:val="single" w:sz="3" w:space="4" w:color="E2E8F0"/>
        </w:pBdr>
        <w:spacing w:before="300" w:after="80"/>
        <w:rPr>
          <w:ins w:id="210" w:author="Arthur Souza Rodrigues" w:date="2026-07-10T21:49:00Z" w16du:dateUtc="2026-07-11T01:49:00Z"/>
        </w:rPr>
      </w:pPr>
      <w:ins w:id="211" w:author="Arthur Souza Rodrigues" w:date="2026-07-10T21:49:00Z" w16du:dateUtc="2026-07-11T01:4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547A28" w:rsidRDefault="00547A28">
      <w:pPr>
        <w:spacing w:before="60"/>
        <w:rPr>
          <w:ins w:id="212" w:author="Arthur Souza Rodrigues" w:date="2026-07-10T21:49:00Z" w16du:dateUtc="2026-07-11T01:4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47A28" w14:paraId="612FA903" w14:textId="77777777">
        <w:trPr>
          <w:ins w:id="213" w:author="Arthur Souza Rodrigues" w:date="2026-07-10T21:49:00Z" w16du:dateUtc="2026-07-11T01:4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547A28" w:rsidRDefault="0004690D">
            <w:pPr>
              <w:spacing w:after="8"/>
              <w:rPr>
                <w:ins w:id="214" w:author="Arthur Souza Rodrigues" w:date="2026-07-10T21:49:00Z" w16du:dateUtc="2026-07-11T01:49:00Z"/>
              </w:rPr>
            </w:pPr>
            <w:ins w:id="215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547A28" w:rsidRDefault="0004690D">
            <w:pPr>
              <w:spacing w:after="320"/>
              <w:rPr>
                <w:ins w:id="216" w:author="Arthur Souza Rodrigues" w:date="2026-07-10T21:49:00Z" w16du:dateUtc="2026-07-11T01:49:00Z"/>
              </w:rPr>
            </w:pPr>
            <w:ins w:id="21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18" w:author="Arthur Souza Rodrigues" w:date="2026-07-10T21:49:00Z" w16du:dateUtc="2026-07-11T01:49:00Z"/>
              </w:rPr>
            </w:pPr>
          </w:p>
          <w:p w14:paraId="739E1328" w14:textId="77777777" w:rsidR="00547A28" w:rsidRDefault="0004690D">
            <w:pPr>
              <w:rPr>
                <w:ins w:id="219" w:author="Arthur Souza Rodrigues" w:date="2026-07-10T21:49:00Z" w16du:dateUtc="2026-07-11T01:49:00Z"/>
              </w:rPr>
            </w:pPr>
            <w:ins w:id="220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547A28" w:rsidRDefault="0004690D">
            <w:pPr>
              <w:spacing w:after="8"/>
              <w:rPr>
                <w:ins w:id="221" w:author="Arthur Souza Rodrigues" w:date="2026-07-10T21:49:00Z" w16du:dateUtc="2026-07-11T01:49:00Z"/>
              </w:rPr>
            </w:pPr>
            <w:ins w:id="222" w:author="Arthur Souza Rodrigues" w:date="2026-07-10T21:49:00Z" w16du:dateUtc="2026-07-11T01:4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  <w:t xml:space="preserve">Contributor               </w:t>
              </w:r>
            </w:ins>
          </w:p>
          <w:p w14:paraId="4DB16C97" w14:textId="23392000" w:rsidR="00547A28" w:rsidRDefault="0004690D">
            <w:pPr>
              <w:spacing w:after="320"/>
              <w:rPr>
                <w:ins w:id="223" w:author="Arthur Souza Rodrigues" w:date="2026-07-10T21:49:00Z" w16du:dateUtc="2026-07-11T01:49:00Z"/>
              </w:rPr>
            </w:pPr>
            <w:ins w:id="224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547A28" w:rsidRDefault="00547A28">
            <w:pPr>
              <w:pBdr>
                <w:bottom w:val="single" w:sz="3" w:space="1" w:color="E2E8F0"/>
              </w:pBdr>
              <w:spacing w:after="60"/>
              <w:rPr>
                <w:ins w:id="225" w:author="Arthur Souza Rodrigues" w:date="2026-07-10T21:49:00Z" w16du:dateUtc="2026-07-11T01:49:00Z"/>
              </w:rPr>
            </w:pPr>
          </w:p>
          <w:p w14:paraId="09E07E00" w14:textId="72F92000" w:rsidR="00547A28" w:rsidRDefault="0004690D">
            <w:pPr>
              <w:rPr>
                <w:ins w:id="226" w:author="Arthur Souza Rodrigues" w:date="2026-07-10T21:49:00Z" w16du:dateUtc="2026-07-11T01:49:00Z"/>
              </w:rPr>
            </w:pPr>
            <w:ins w:id="227" w:author="Arthur Souza Rodrigues" w:date="2026-07-10T21:49:00Z" w16du:dateUtc="2026-07-11T01:4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1F4FCB51" w14:textId="2562E995" w:rsidR="004E7307" w:rsidRDefault="002E72E1">
      <w:pPr>
        <w:rPr>
          <w:del w:id="228" w:author="Arthur Souza Rodrigues" w:date="2026-07-10T21:49:00Z" w16du:dateUtc="2026-07-11T01:49:00Z"/>
        </w:rPr>
      </w:pPr>
      <w:del w:id="229" w:author="Arthur Souza Rodrigues" w:date="2026-07-10T21:49:00Z" w16du:dateUtc="2026-07-11T01:49:00Z">
        <w:r>
          <w:rPr>
            <w:b/>
            <w:bCs/>
          </w:rPr>
          <w:lastRenderedPageBreak/>
          <w:delText>Bold Text Formatting Demo</w:delText>
        </w:r>
      </w:del>
    </w:p>
    <w:p w14:paraId="5337A230" w14:textId="77777777" w:rsidR="004E7307" w:rsidRDefault="002E72E1">
      <w:pPr>
        <w:rPr>
          <w:del w:id="230" w:author="Arthur Souza Rodrigues" w:date="2026-07-10T21:49:00Z" w16du:dateUtc="2026-07-11T01:49:00Z"/>
        </w:rPr>
      </w:pPr>
      <w:del w:id="231" w:author="Arthur Souza Rodrigues" w:date="2026-07-10T21:49:00Z" w16du:dateUtc="2026-07-11T01:49:00Z">
        <w:r>
          <w:rPr>
            <w:b/>
            <w:bCs/>
          </w:rPr>
          <w:delText>This document demonstrates bold text formatting.</w:delText>
        </w:r>
      </w:del>
    </w:p>
    <w:p w14:paraId="1855FB62" w14:textId="77777777" w:rsidR="004E7307" w:rsidRDefault="002E72E1">
      <w:del w:id="232" w:author="Arthur Souza Rodrigues" w:date="2026-07-10T21:49:00Z" w16du:dateUtc="2026-07-11T01:49:00Z">
        <w:r>
          <w:rPr>
            <w:b/>
            <w:bCs/>
          </w:rPr>
          <w:delText>This text is bold.</w:delText>
        </w:r>
      </w:del>
    </w:p>
    <w:sectPr w:rsidR="004E7307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37" w:author="Arthur Souza Rodrigues" w:date="2026-07-10T21:49:00Z" w16du:dateUtc="2026-07-11T01:49:00Z">
        <w:sectPr w:rsidR="004E7307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9" w:author="User" w:date="2026-03-05T19:41:00Z" w:initials="">
    <w:p w14:paraId="456E2E6B" w14:textId="77777777" w:rsidR="00547A28" w:rsidRDefault="0004690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99E544" w14:textId="77777777" w:rsidR="002E72E1" w:rsidRDefault="002E72E1">
      <w:pPr>
        <w:pPrChange w:id="13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0DD8C785" w14:textId="77777777" w:rsidR="002E72E1" w:rsidRDefault="002E72E1">
      <w:pPr>
        <w:pPrChange w:id="14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D3C18" w14:textId="77777777" w:rsidR="004C04A9" w:rsidRDefault="0004690D">
    <w:pPr>
      <w:pBdr>
        <w:top w:val="single" w:sz="2" w:space="1" w:color="E2E8F0"/>
      </w:pBdr>
      <w:spacing w:before="80"/>
      <w:jc w:val="center"/>
      <w:pPrChange w:id="235" w:author="Arthur Souza Rodrigues" w:date="2026-07-10T21:49:00Z" w16du:dateUtc="2026-07-11T01:49:00Z">
        <w:pPr>
          <w:pStyle w:val="Footer"/>
        </w:pPr>
      </w:pPrChange>
    </w:pPr>
    <w:ins w:id="236" w:author="Arthur Souza Rodrigues" w:date="2026-07-10T21:49:00Z" w16du:dateUtc="2026-07-11T01:4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547A28">
        <w:fldChar w:fldCharType="begin"/>
      </w:r>
      <w:r w:rsidR="00547A28">
        <w:instrText>HYPERLINK \h</w:instrText>
      </w:r>
      <w:r w:rsidR="00547A28">
        <w:fldChar w:fldCharType="separate"/>
      </w:r>
      <w:r w:rsidR="00547A28">
        <w:rPr>
          <w:color w:val="64748B"/>
          <w:sz w:val="20"/>
        </w:rPr>
        <w:t xml:space="preserve">eigenpal.com         </w:t>
      </w:r>
      <w:r w:rsidR="00547A28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8F3E22" w14:textId="77777777" w:rsidR="002E72E1" w:rsidRDefault="002E72E1">
      <w:pPr>
        <w:pPrChange w:id="11" w:author="Arthur Souza Rodrigues" w:date="2026-07-10T21:49:00Z" w16du:dateUtc="2026-07-11T01:4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A77ADE4" w14:textId="77777777" w:rsidR="002E72E1" w:rsidRDefault="002E72E1">
      <w:pPr>
        <w:pPrChange w:id="12" w:author="Arthur Souza Rodrigues" w:date="2026-07-10T21:49:00Z" w16du:dateUtc="2026-07-11T01:4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97992F" w14:textId="77777777" w:rsidR="004C04A9" w:rsidRDefault="0004690D">
    <w:pPr>
      <w:pBdr>
        <w:bottom w:val="single" w:sz="2" w:space="1" w:color="E2E8F0"/>
      </w:pBdr>
      <w:jc w:val="center"/>
      <w:pPrChange w:id="233" w:author="Arthur Souza Rodrigues" w:date="2026-07-10T21:49:00Z" w16du:dateUtc="2026-07-11T01:49:00Z">
        <w:pPr>
          <w:pStyle w:val="Header"/>
        </w:pPr>
      </w:pPrChange>
    </w:pPr>
    <w:ins w:id="234" w:author="Arthur Souza Rodrigues" w:date="2026-07-10T21:49:00Z" w16du:dateUtc="2026-07-11T01:4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06B26"/>
    <w:multiLevelType w:val="hybridMultilevel"/>
    <w:tmpl w:val="DDE8B812"/>
    <w:lvl w:ilvl="0" w:tplc="25A490FC">
      <w:start w:val="1"/>
      <w:numFmt w:val="bullet"/>
      <w:lvlText w:val="–"/>
      <w:lvlJc w:val="left"/>
      <w:pPr>
        <w:ind w:left="640" w:hanging="320"/>
      </w:pPr>
    </w:lvl>
    <w:lvl w:ilvl="1" w:tplc="837C9170">
      <w:numFmt w:val="decimal"/>
      <w:lvlText w:val=""/>
      <w:lvlJc w:val="left"/>
    </w:lvl>
    <w:lvl w:ilvl="2" w:tplc="1F4C11A0">
      <w:numFmt w:val="decimal"/>
      <w:lvlText w:val=""/>
      <w:lvlJc w:val="left"/>
    </w:lvl>
    <w:lvl w:ilvl="3" w:tplc="9D08B5FE">
      <w:numFmt w:val="decimal"/>
      <w:lvlText w:val=""/>
      <w:lvlJc w:val="left"/>
    </w:lvl>
    <w:lvl w:ilvl="4" w:tplc="4ADC650E">
      <w:numFmt w:val="decimal"/>
      <w:lvlText w:val=""/>
      <w:lvlJc w:val="left"/>
    </w:lvl>
    <w:lvl w:ilvl="5" w:tplc="641ABCCE">
      <w:numFmt w:val="decimal"/>
      <w:lvlText w:val=""/>
      <w:lvlJc w:val="left"/>
    </w:lvl>
    <w:lvl w:ilvl="6" w:tplc="DD442880">
      <w:numFmt w:val="decimal"/>
      <w:lvlText w:val=""/>
      <w:lvlJc w:val="left"/>
    </w:lvl>
    <w:lvl w:ilvl="7" w:tplc="1F1A8114">
      <w:numFmt w:val="decimal"/>
      <w:lvlText w:val=""/>
      <w:lvlJc w:val="left"/>
    </w:lvl>
    <w:lvl w:ilvl="8" w:tplc="5F42CBC8">
      <w:numFmt w:val="decimal"/>
      <w:lvlText w:val=""/>
      <w:lvlJc w:val="left"/>
    </w:lvl>
  </w:abstractNum>
  <w:abstractNum w:abstractNumId="1" w15:restartNumberingAfterBreak="0">
    <w:nsid w:val="197C71D8"/>
    <w:multiLevelType w:val="hybridMultilevel"/>
    <w:tmpl w:val="C9EAB158"/>
    <w:lvl w:ilvl="0" w:tplc="08086484">
      <w:start w:val="1"/>
      <w:numFmt w:val="bullet"/>
      <w:lvlText w:val="●"/>
      <w:lvlJc w:val="left"/>
      <w:pPr>
        <w:ind w:left="720" w:hanging="360"/>
      </w:pPr>
    </w:lvl>
    <w:lvl w:ilvl="1" w:tplc="8014DD0A">
      <w:start w:val="1"/>
      <w:numFmt w:val="bullet"/>
      <w:lvlText w:val="○"/>
      <w:lvlJc w:val="left"/>
      <w:pPr>
        <w:ind w:left="1440" w:hanging="360"/>
      </w:pPr>
    </w:lvl>
    <w:lvl w:ilvl="2" w:tplc="5F281E66">
      <w:start w:val="1"/>
      <w:numFmt w:val="bullet"/>
      <w:lvlText w:val="■"/>
      <w:lvlJc w:val="left"/>
      <w:pPr>
        <w:ind w:left="2160" w:hanging="360"/>
      </w:pPr>
    </w:lvl>
    <w:lvl w:ilvl="3" w:tplc="73E0CB06">
      <w:start w:val="1"/>
      <w:numFmt w:val="bullet"/>
      <w:lvlText w:val="●"/>
      <w:lvlJc w:val="left"/>
      <w:pPr>
        <w:ind w:left="2880" w:hanging="360"/>
      </w:pPr>
    </w:lvl>
    <w:lvl w:ilvl="4" w:tplc="42E499B6">
      <w:start w:val="1"/>
      <w:numFmt w:val="bullet"/>
      <w:lvlText w:val="○"/>
      <w:lvlJc w:val="left"/>
      <w:pPr>
        <w:ind w:left="3600" w:hanging="360"/>
      </w:pPr>
    </w:lvl>
    <w:lvl w:ilvl="5" w:tplc="450C67BC">
      <w:start w:val="1"/>
      <w:numFmt w:val="bullet"/>
      <w:lvlText w:val="■"/>
      <w:lvlJc w:val="left"/>
      <w:pPr>
        <w:ind w:left="4320" w:hanging="360"/>
      </w:pPr>
    </w:lvl>
    <w:lvl w:ilvl="6" w:tplc="0DC6B620">
      <w:start w:val="1"/>
      <w:numFmt w:val="bullet"/>
      <w:lvlText w:val="●"/>
      <w:lvlJc w:val="left"/>
      <w:pPr>
        <w:ind w:left="5040" w:hanging="360"/>
      </w:pPr>
    </w:lvl>
    <w:lvl w:ilvl="7" w:tplc="66D67D14">
      <w:start w:val="1"/>
      <w:numFmt w:val="bullet"/>
      <w:lvlText w:val="●"/>
      <w:lvlJc w:val="left"/>
      <w:pPr>
        <w:ind w:left="5760" w:hanging="360"/>
      </w:pPr>
    </w:lvl>
    <w:lvl w:ilvl="8" w:tplc="CC128228">
      <w:start w:val="1"/>
      <w:numFmt w:val="bullet"/>
      <w:lvlText w:val="●"/>
      <w:lvlJc w:val="left"/>
      <w:pPr>
        <w:ind w:left="6480" w:hanging="360"/>
      </w:pPr>
    </w:lvl>
  </w:abstractNum>
  <w:num w:numId="1" w16cid:durableId="1108429792">
    <w:abstractNumId w:val="1"/>
    <w:lvlOverride w:ilvl="0">
      <w:startOverride w:val="1"/>
    </w:lvlOverride>
  </w:num>
  <w:num w:numId="2" w16cid:durableId="69496089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307"/>
    <w:rsid w:val="0004690D"/>
    <w:rsid w:val="002E72E1"/>
    <w:rsid w:val="00380FB2"/>
    <w:rsid w:val="003C6C97"/>
    <w:rsid w:val="004C04A9"/>
    <w:rsid w:val="004E7307"/>
    <w:rsid w:val="00547A28"/>
    <w:rsid w:val="006C3EDA"/>
    <w:rsid w:val="008A7E99"/>
    <w:rsid w:val="00B90B26"/>
    <w:rsid w:val="00C957FF"/>
    <w:rsid w:val="00D53FE7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6C3C8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7-10T21:4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7-10T21:4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7-10T21:4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7-10T21:4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7-10T21:4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7-10T21:4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7-10T21:4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7-10T21:4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7-10T21:4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7-10T21:4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7-10T21:4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7-10T21:4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A9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4A9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A9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A9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A9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A9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7-10T21:49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7-10T21:4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C04A9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7-10T21:49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7-10T21:4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7-10T21:49:00Z">
        <w:pPr/>
      </w:pPrChange>
    </w:pPr>
    <w:rPr>
      <w:rFonts w:ascii="Inter" w:eastAsia="Inter" w:hAnsi="Inter" w:cs="Inter"/>
      <w:szCs w:val="22"/>
      <w:rPrChange w:id="8" w:author="Arthur Souza Rodrigues" w:date="2026-07-10T21:4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4C04A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C04A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7-10T21:49:00Z">
        <w:pPr/>
      </w:pPrChange>
    </w:pPr>
    <w:rPr>
      <w:rFonts w:ascii="Inter" w:eastAsia="Inter" w:hAnsi="Inter" w:cs="Inter"/>
      <w:sz w:val="20"/>
      <w:rPrChange w:id="9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04A9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7-10T21:49:00Z">
        <w:pPr/>
      </w:pPrChange>
    </w:pPr>
    <w:rPr>
      <w:rFonts w:ascii="Inter" w:eastAsia="Inter" w:hAnsi="Inter" w:cs="Inter"/>
      <w:sz w:val="20"/>
      <w:rPrChange w:id="10" w:author="Arthur Souza Rodrigues" w:date="2026-07-10T21:4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04A9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C04A9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A9"/>
  </w:style>
  <w:style w:type="paragraph" w:styleId="Footer">
    <w:name w:val="footer"/>
    <w:basedOn w:val="Normal"/>
    <w:link w:val="FooterChar"/>
    <w:uiPriority w:val="99"/>
    <w:unhideWhenUsed/>
    <w:rsid w:val="004C0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2026-07-11T01:49:00Z</dcterms:modified>
</cp:coreProperties>
</file>