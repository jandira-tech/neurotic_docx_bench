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FE5637">
      <w:pPr>
        <w:rPr>
          <w:ins w:id="36" w:author="Nick Bernal [2]" w:date="2026-08-03T22:22:00Z" w16du:dateUtc="2026-08-04T02:22:00Z"/>
        </w:rPr>
      </w:pPr>
      <w:sdt>
        <w:sdtPr>
          <w:rPr>
            <w:b/>
            <w:bCs/>
            <w:color w:val="FF0000"/>
          </w:rPr>
          <w:tag w:val="goog_rdk_0"/>
          <w:id w:val="-544146087"/>
        </w:sdtPr>
        <w:sdtEndPr/>
        <w:sdtContent>
          <w:ins w:id="37" w:author="Nick Bernal [2]" w:date="2026-08-03T22:22:00Z" w16du:dateUtc="2026-08-04T02:22:00Z">
            <w:r>
              <w:t xml:space="preserve">This is some inline </w:t>
            </w:r>
          </w:ins>
          <w:r>
            <w:rPr>
              <w:rPrChange w:id="38" w:author="Nick Bernal [2]" w:date="2026-08-03T22:22:00Z" w16du:dateUtc="2026-08-04T02:22:00Z">
                <w:rPr>
                  <w:b/>
                  <w:bCs/>
                  <w:color w:val="FF0000"/>
                </w:rPr>
              </w:rPrChange>
            </w:rPr>
            <w:t xml:space="preserve">SDT </w:t>
          </w:r>
          <w:del w:id="39" w:author="Nick Bernal [2]" w:date="2026-08-03T22:22:00Z" w16du:dateUtc="2026-08-04T02:22:00Z">
            <w:r w:rsidRPr="1AC6F92B">
              <w:rPr>
                <w:b/>
                <w:bCs/>
                <w:color w:val="FF0000"/>
              </w:rPr>
              <w:delText xml:space="preserve">field with </w:delText>
            </w:r>
          </w:del>
          <w:commentRangeStart w:id="40"/>
          <w:r>
            <w:rPr>
              <w:rPrChange w:id="41" w:author="Nick Bernal [2]" w:date="2026-08-03T22:22:00Z" w16du:dateUtc="2026-08-04T02:22:00Z">
                <w:rPr>
                  <w:b/>
                  <w:bCs/>
                  <w:color w:val="FF0000"/>
                </w:rPr>
              </w:rPrChange>
            </w:rPr>
            <w:t xml:space="preserve">text </w:t>
          </w:r>
          <w:ins w:id="42" w:author="Nick Bernal [2]" w:date="2026-08-03T22:22:00Z" w16du:dateUtc="2026-08-04T02:22:00Z">
            <w:r>
              <w:t>content inside a run.</w:t>
            </w:r>
          </w:ins>
          <w:del w:id="43" w:author="Nick Bernal [2]" w:date="2026-08-03T22:22:00Z" w16du:dateUtc="2026-08-04T02:22:00Z">
            <w:r w:rsidRPr="1AC6F92B">
              <w:rPr>
                <w:b/>
                <w:bCs/>
                <w:color w:val="FF0000"/>
              </w:rPr>
              <w:delText>and comment</w:delText>
            </w:r>
            <w:commentRangeEnd w:id="40"/>
            <w:r w:rsidR="0079062D">
              <w:rPr>
                <w:rStyle w:val="CommentReference"/>
                <w:b/>
                <w:bCs/>
                <w:sz w:val="24"/>
                <w:szCs w:val="24"/>
              </w:rPr>
              <w:commentReference w:id="40"/>
            </w:r>
          </w:del>
        </w:sdtContent>
      </w:sdt>
    </w:p>
    <w:p w14:paraId="7D94D2F9" w14:textId="77777777" w:rsidR="00591DAD" w:rsidRDefault="00FE5637">
      <w:pPr>
        <w:rPr>
          <w:ins w:id="44" w:author="Nick Bernal [2]" w:date="2026-08-03T22:22:00Z" w16du:dateUtc="2026-08-04T02:22:00Z"/>
        </w:rPr>
      </w:pPr>
      <w:ins w:id="45" w:author="Nick Bernal [2]" w:date="2026-08-03T22:22:00Z" w16du:dateUtc="2026-08-04T02:22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1644"/>
        <w:gridCol w:w="1644"/>
      </w:tblGrid>
      <w:tr w:rsidR="00591DAD" w14:paraId="20B98786" w14:textId="77777777">
        <w:trPr>
          <w:ins w:id="46" w:author="Nick Bernal [2]" w:date="2026-08-03T22:22:00Z" w16du:dateUtc="2026-08-04T02:22:00Z"/>
        </w:trPr>
        <w:tc>
          <w:tcPr>
            <w:tcW w:w="0" w:type="auto"/>
          </w:tcPr>
          <w:p w14:paraId="516EA23A" w14:textId="77777777" w:rsidR="00591DAD" w:rsidRDefault="00FE5637">
            <w:pPr>
              <w:rPr>
                <w:ins w:id="47" w:author="Nick Bernal [2]" w:date="2026-08-03T22:22:00Z" w16du:dateUtc="2026-08-04T02:22:00Z"/>
              </w:rPr>
            </w:pPr>
            <w:ins w:id="48" w:author="Nick Bernal [2]" w:date="2026-08-03T22:22:00Z" w16du:dateUtc="2026-08-04T02:22:00Z">
              <w:r>
                <w:t>Row 1, Cell 1</w:t>
              </w:r>
            </w:ins>
          </w:p>
        </w:tc>
        <w:tc>
          <w:tcPr>
            <w:tcW w:w="0" w:type="auto"/>
          </w:tcPr>
          <w:p w14:paraId="1C526A02" w14:textId="77777777" w:rsidR="00591DAD" w:rsidRDefault="00FE5637">
            <w:pPr>
              <w:rPr>
                <w:ins w:id="49" w:author="Nick Bernal [2]" w:date="2026-08-03T22:22:00Z" w16du:dateUtc="2026-08-04T02:22:00Z"/>
              </w:rPr>
            </w:pPr>
            <w:ins w:id="50" w:author="Nick Bernal [2]" w:date="2026-08-03T22:22:00Z" w16du:dateUtc="2026-08-04T02:22:00Z">
              <w:r>
                <w:t>Row 1, Cell 2</w:t>
              </w:r>
            </w:ins>
          </w:p>
        </w:tc>
      </w:tr>
      <w:tr w:rsidR="00591DAD" w14:paraId="128BA504" w14:textId="77777777">
        <w:trPr>
          <w:ins w:id="51" w:author="Nick Bernal [2]" w:date="2026-08-03T22:22:00Z" w16du:dateUtc="2026-08-04T02:22:00Z"/>
        </w:trPr>
        <w:tc>
          <w:tcPr>
            <w:tcW w:w="0" w:type="auto"/>
          </w:tcPr>
          <w:p w14:paraId="0890ED62" w14:textId="77777777" w:rsidR="00591DAD" w:rsidRDefault="00FE5637">
            <w:pPr>
              <w:rPr>
                <w:ins w:id="52" w:author="Nick Bernal [2]" w:date="2026-08-03T22:22:00Z" w16du:dateUtc="2026-08-04T02:22:00Z"/>
              </w:rPr>
            </w:pPr>
            <w:ins w:id="53" w:author="Nick Bernal [2]" w:date="2026-08-03T22:22:00Z" w16du:dateUtc="2026-08-04T02:22:00Z">
              <w:r>
                <w:t>Row 2, Cell 1</w:t>
              </w:r>
            </w:ins>
          </w:p>
        </w:tc>
        <w:tc>
          <w:tcPr>
            <w:tcW w:w="0" w:type="auto"/>
          </w:tcPr>
          <w:p w14:paraId="3AEF89F1" w14:textId="77777777" w:rsidR="00591DAD" w:rsidRDefault="00FE5637">
            <w:pPr>
              <w:rPr>
                <w:ins w:id="54" w:author="Nick Bernal [2]" w:date="2026-08-03T22:22:00Z" w16du:dateUtc="2026-08-04T02:22:00Z"/>
              </w:rPr>
            </w:pPr>
            <w:ins w:id="55" w:author="Nick Bernal [2]" w:date="2026-08-03T22:22:00Z" w16du:dateUtc="2026-08-04T02:22:00Z">
              <w:r>
                <w:t>Row 2, Cell 2</w:t>
              </w:r>
            </w:ins>
          </w:p>
        </w:tc>
      </w:tr>
    </w:tbl>
    <w:p w14:paraId="0ECB54D3" w14:textId="211B8F8B" w:rsidR="00F90945" w:rsidRDefault="00FE5637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del w:id="56" w:author="Nick Bernal [2]" w:date="2026-08-03T22:22:00Z" w16du:dateUtc="2026-08-04T02:22:00Z"/>
          <w:b/>
          <w:bCs/>
          <w:color w:val="FF0000"/>
        </w:rPr>
      </w:pPr>
      <w:ins w:id="57" w:author="Nick Bernal [2]" w:date="2026-08-03T22:22:00Z" w16du:dateUtc="2026-08-04T02:22:00Z">
        <w:r>
          <w:t>Additional</w:t>
        </w:r>
      </w:ins>
      <w:r>
        <w:rPr>
          <w:rPrChange w:id="58" w:author="Nick Bernal [2]" w:date="2026-08-03T22:22:00Z" w16du:dateUtc="2026-08-04T02:22:00Z">
            <w:rPr>
              <w:b/>
              <w:bCs/>
              <w:color w:val="FF0000"/>
            </w:rPr>
          </w:rPrChange>
        </w:rPr>
        <w:t xml:space="preserve"> text</w:t>
      </w:r>
      <w:ins w:id="59" w:author="Nick Bernal [2]" w:date="2026-08-03T22:22:00Z" w16du:dateUtc="2026-08-04T02:22:00Z">
        <w:r>
          <w:t xml:space="preserve"> after the table inside the block SDT.</w:t>
        </w:r>
      </w:ins>
    </w:p>
    <w:p w14:paraId="5D1C4156" w14:textId="77777777" w:rsidR="003C58BC" w:rsidRDefault="003C58BC"/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60" w:author="Nick Bernal [2]" w:date="2026-08-03T22:22:00Z" w16du:dateUtc="2026-08-04T02:22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0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A6BBE" w16cid:durableId="47F605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23"/>
    <w:rsid w:val="00034616"/>
    <w:rsid w:val="0006063C"/>
    <w:rsid w:val="00112874"/>
    <w:rsid w:val="00134FB4"/>
    <w:rsid w:val="0015074B"/>
    <w:rsid w:val="00214498"/>
    <w:rsid w:val="0029639D"/>
    <w:rsid w:val="00326F90"/>
    <w:rsid w:val="00360F1B"/>
    <w:rsid w:val="003C1D14"/>
    <w:rsid w:val="003C58BC"/>
    <w:rsid w:val="004C1F44"/>
    <w:rsid w:val="00591DAD"/>
    <w:rsid w:val="0079062D"/>
    <w:rsid w:val="00931F1A"/>
    <w:rsid w:val="00962170"/>
    <w:rsid w:val="00AA1D8D"/>
    <w:rsid w:val="00B47730"/>
    <w:rsid w:val="00CB0664"/>
    <w:rsid w:val="00D52BD0"/>
    <w:rsid w:val="00E46123"/>
    <w:rsid w:val="00F512AB"/>
    <w:rsid w:val="00F90945"/>
    <w:rsid w:val="00FC693F"/>
    <w:rsid w:val="00FE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C6BBE"/>
  <w15:chartTrackingRefBased/>
  <w15:docId w15:val="{6F6E1989-94E6-4248-80BA-D5E95192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 [2]" w:date="2026-08-03T22:2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 [2]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 [2]" w:date="2026-08-03T22:2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 [2]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 [2]" w:date="2026-08-03T22:22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 [2]" w:date="2026-08-03T22:22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 [2]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 [2]" w:date="2026-08-03T22:22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 [2]" w:date="2026-08-03T22:22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 [2]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 [2]" w:date="2026-08-03T22:22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 [2]" w:date="2026-08-03T22:22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 [2]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 [2]" w:date="2026-08-03T22:22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 [2]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2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12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12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2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2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2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2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2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2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 [2]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 [2]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12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 [2]" w:date="2026-08-03T22:22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12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 [2]" w:date="2026-08-03T22:22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 [2]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123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 [2]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 [2]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 [2]" w:date="2026-08-03T22:22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23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 [2]" w:date="2026-08-03T22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790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62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 [2]" w:date="2026-08-03T22:2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 [2]" w:date="2026-08-03T22:2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 [2]" w:date="2026-08-03T22:22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 [2]" w:date="2026-08-03T22:2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 [2]" w:date="2026-08-03T22:22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 [2]" w:date="2026-08-03T22:2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 [2]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34FB4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 [2]" w:date="2026-08-03T22:22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 [2]" w:date="2026-08-03T22:22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 [2]" w:date="2026-08-03T22:22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 [2]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 [2]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 [2]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 [2]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 [2]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 [2]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 [2]" w:date="2026-08-03T22:22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 [2]" w:date="2026-08-03T22:22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 [2]" w:date="2026-08-03T22:22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 [2]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 [2]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134FB4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 [2]" w:date="2026-08-03T22:22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 [2]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34FB4"/>
    <w:rPr>
      <w:b/>
      <w:bCs/>
    </w:rPr>
  </w:style>
  <w:style w:type="character" w:styleId="Emphasis">
    <w:name w:val="Emphasis"/>
    <w:basedOn w:val="DefaultParagraphFont"/>
    <w:uiPriority w:val="20"/>
    <w:qFormat/>
    <w:rsid w:val="00134FB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34FB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34FB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34FB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 [2]" w:date="2026-08-03T22:22:00Z">
        <w:pPr>
          <w:keepNext/>
          <w:keepLines/>
          <w:spacing w:before="480" w:line="276" w:lineRule="auto"/>
        </w:pPr>
      </w:pPrChange>
    </w:pPr>
    <w:rPr>
      <w:rPrChange w:id="35" w:author="Nick Bernal [2]" w:date="2026-08-03T22:2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34FB4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34FB4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34FB4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34FB4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34FB4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34FB4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34FB4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FB665-46A7-A14F-88FF-1CBC421A9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2025-05-28T18:11:00Z</dcterms:created>
  <dcterms:modified xsi:type="dcterms:W3CDTF">2026-08-04T02:22:00Z</dcterms:modified>
</cp:coreProperties>
</file>