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4A8D3" w14:textId="77777777" w:rsidR="007155A3" w:rsidRDefault="007155A3">
      <w:pPr>
        <w:rPr>
          <w:ins w:id="8" w:author="Vladislava Andrushchenko" w:date="2026-09-26T15:27:00Z" w16du:dateUtc="2026-09-26T19:27:00Z"/>
        </w:rPr>
      </w:pPr>
      <w:ins w:id="9" w:author="Vladislava Andrushchenko" w:date="2026-09-26T15:27:00Z" w16du:dateUtc="2026-09-26T19:27:00Z">
        <w:r>
          <w:t>Test file with hyperlink</w:t>
        </w:r>
      </w:ins>
    </w:p>
    <w:p w14:paraId="1EB27D1B" w14:textId="7A4249D9" w:rsidR="003C58BC" w:rsidRPr="00C4612A" w:rsidRDefault="007155A3">
      <w:pPr>
        <w:rPr>
          <w:sz w:val="20"/>
          <w:rPrChange w:id="10" w:author="Vladislava Andrushchenko" w:date="2026-09-26T15:27:00Z" w16du:dateUtc="2026-09-26T19:27:00Z">
            <w:rPr/>
          </w:rPrChange>
        </w:rPr>
      </w:pPr>
      <w:ins w:id="11" w:author="Vladislava Andrushchenko" w:date="2026-09-26T15:27:00Z" w16du:dateUtc="2026-09-26T19:27:00Z">
        <w:r>
          <w:br/>
        </w:r>
        <w:r>
          <w:fldChar w:fldCharType="begin"/>
        </w:r>
        <w:r>
          <w:instrText>HYPERLINK "https://stackoverflow.com/questions/66669593/how-to-attach-image-at-first-page-in-docx-file-nodejs"</w:instrText>
        </w:r>
        <w:r>
          <w:fldChar w:fldCharType="separate"/>
        </w:r>
        <w:r w:rsidRPr="00C4612A">
          <w:rPr>
            <w:rStyle w:val="Hyperlink"/>
            <w:rFonts w:cs="Arial"/>
            <w:sz w:val="20"/>
            <w:szCs w:val="20"/>
          </w:rPr>
          <w:t>https://stackoverflow.com/questions/66669593/how-to-attach-image-at-first-page-in-docx-file-nodejs</w:t>
        </w:r>
        <w:r>
          <w:fldChar w:fldCharType="end"/>
        </w:r>
        <w:r w:rsidRPr="00C4612A">
          <w:rPr>
            <w:rFonts w:cs="Arial"/>
            <w:sz w:val="20"/>
            <w:szCs w:val="20"/>
          </w:rPr>
          <w:t> </w:t>
        </w:r>
      </w:ins>
      <w:commentRangeStart w:id="12"/>
      <w:del w:id="13" w:author="Vladislava Andrushchenko" w:date="2026-09-26T15:27:00Z" w16du:dateUtc="2026-09-26T19:27:00Z">
        <w:r w:rsidR="0045155D">
          <w:delText>test</w:delText>
        </w:r>
        <w:commentRangeEnd w:id="12"/>
        <w:r w:rsidR="0045155D" w:rsidRPr="00C4612A">
          <w:rPr>
            <w:rStyle w:val="CommentReference"/>
            <w:sz w:val="20"/>
            <w:szCs w:val="24"/>
            <w:rPrChange w:id="14" w:author="Vladislava Andrushchenko" w:date="2026-09-26T15:27:00Z" w16du:dateUtc="2026-09-26T19:27:00Z">
              <w:rPr>
                <w:rStyle w:val="CommentReference"/>
                <w:sz w:val="24"/>
                <w:szCs w:val="24"/>
              </w:rPr>
            </w:rPrChange>
          </w:rPr>
          <w:commentReference w:id="12"/>
        </w:r>
      </w:del>
    </w:p>
    <w:sectPr w:rsidR="003C58BC" w:rsidRPr="00C4612A">
      <w:pgSz w:w="11906" w:h="16838"/>
      <w:pgMar w:top="1440" w:right="1440" w:bottom="1440" w:left="1440" w:header="708" w:footer="708" w:gutter="0"/>
      <w:cols w:space="708"/>
      <w:docGrid w:linePitch="360"/>
      <w:sectPrChange w:id="15" w:author="Vladislava Andrushchenko" w:date="2026-09-26T15:27:00Z" w16du:dateUtc="2026-09-26T19:27:00Z">
        <w:sectPr w:rsidR="003C58BC" w:rsidRPr="00C4612A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277575"/>
    <w:rsid w:val="002B6D86"/>
    <w:rsid w:val="00360F1B"/>
    <w:rsid w:val="003A1882"/>
    <w:rsid w:val="003C1D14"/>
    <w:rsid w:val="003C58BC"/>
    <w:rsid w:val="0045155D"/>
    <w:rsid w:val="004A427B"/>
    <w:rsid w:val="005122DE"/>
    <w:rsid w:val="00635D55"/>
    <w:rsid w:val="007155A3"/>
    <w:rsid w:val="00931F1A"/>
    <w:rsid w:val="009F58C9"/>
    <w:rsid w:val="00AF4127"/>
    <w:rsid w:val="00B41974"/>
    <w:rsid w:val="00C4612A"/>
    <w:rsid w:val="00CE3856"/>
    <w:rsid w:val="00D2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/>
      <w:outlineLvl w:val="2"/>
      <w:pPrChange w:id="0" w:author="Vladislava Andrushchenko" w:date="2026-09-26T15:2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/>
      <w:rPrChange w:id="0" w:author="Vladislava Andrushchenko" w:date="2026-09-26T15:2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/>
      <w:outlineLvl w:val="3"/>
      <w:pPrChange w:id="1" w:author="Vladislava Andrushchenko" w:date="2026-09-26T15:2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lang/>
      <w:rPrChange w:id="1" w:author="Vladislava Andrushchenko" w:date="2026-09-26T15:2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/>
      <w:outlineLvl w:val="4"/>
      <w:pPrChange w:id="2" w:author="Vladislava Andrushchenko" w:date="2026-09-26T15:2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lang/>
      <w:rPrChange w:id="2" w:author="Vladislava Andrushchenko" w:date="2026-09-26T15:2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A3"/>
    <w:pPr>
      <w:keepNext/>
      <w:keepLines/>
      <w:spacing w:before="40"/>
      <w:outlineLvl w:val="5"/>
      <w:pPrChange w:id="3" w:author="Vladislava Andrushchenko" w:date="2026-09-26T15:2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lang/>
      <w:rPrChange w:id="3" w:author="Vladislava Andrushchenko" w:date="2026-09-26T15:2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/>
      <w:outlineLvl w:val="6"/>
      <w:pPrChange w:id="4" w:author="Vladislava Andrushchenko" w:date="2026-09-26T15:2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lang/>
      <w:rPrChange w:id="4" w:author="Vladislava Andrushchenko" w:date="2026-09-26T15:2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outlineLvl w:val="7"/>
      <w:pPrChange w:id="5" w:author="Vladislava Andrushchenko" w:date="2026-09-26T15:2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lang/>
      <w:rPrChange w:id="5" w:author="Vladislava Andrushchenko" w:date="2026-09-26T15:2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outlineLvl w:val="8"/>
      <w:pPrChange w:id="6" w:author="Vladislava Andrushchenko" w:date="2026-09-26T15:2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lang/>
      <w:rPrChange w:id="6" w:author="Vladislava Andrushchenko" w:date="2026-09-26T15:2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  <w:lang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  <w:lang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lang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A3"/>
    <w:pPr>
      <w:numPr>
        <w:ilvl w:val="1"/>
      </w:numPr>
      <w:spacing w:after="160"/>
      <w:pPrChange w:id="7" w:author="Vladislava Andrushchenko" w:date="2026-09-26T15:2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/>
      <w:rPrChange w:id="7" w:author="Vladislava Andrushchenko" w:date="2026-09-26T15:2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757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757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2026-09-26T19:27:00Z</dcterms:modified>
</cp:coreProperties>
</file>