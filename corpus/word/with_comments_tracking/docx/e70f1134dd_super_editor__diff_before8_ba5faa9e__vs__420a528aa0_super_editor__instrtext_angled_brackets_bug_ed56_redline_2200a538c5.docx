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FCEC9" w14:textId="4772EADD" w:rsidR="004F60CB" w:rsidRDefault="004F60CB">
      <w:pPr>
        <w:rPr>
          <w:del w:id="201" w:author="Nick Bernal" w:date="2026-09-26T15:27:00Z" w16du:dateUtc="2026-09-26T19:27:00Z"/>
        </w:rPr>
      </w:pPr>
      <w:del w:id="202" w:author="Nick Bernal" w:date="2026-09-26T15:27:00Z" w16du:dateUtc="2026-09-26T19:27:00Z">
        <w:r>
          <w:delText xml:space="preserve">Here’s some text. It has a </w:delText>
        </w:r>
        <w:commentRangeStart w:id="203"/>
        <w:r>
          <w:delText>comment</w:delText>
        </w:r>
      </w:del>
      <w:commentRangeEnd w:id="203"/>
      <w:ins w:id="204" w:author="Nick Bernal" w:date="2026-09-26T15:27:00Z" w16du:dateUtc="2026-09-26T19:27:00Z">
        <w:r>
          <w:rPr>
            <w:rStyle w:val="CommentReference"/>
            <w:sz w:val="24"/>
            <w:szCs w:val="20"/>
          </w:rPr>
          <w:commentReference w:id="203"/>
        </w:r>
      </w:ins>
      <w:del w:id="205" w:author="Nick Bernal" w:date="2026-09-26T15:27:00Z" w16du:dateUtc="2026-09-26T19:27:00Z">
        <w:r>
          <w:delText>.</w:delText>
        </w:r>
      </w:del>
    </w:p>
    <w:p w14:paraId="35FF776A" w14:textId="231A6A76" w:rsidR="004F60CB" w:rsidRDefault="004F60CB">
      <w:del w:id="206" w:author="Nick Bernal" w:date="2026-09-26T15:27:00Z" w16du:dateUtc="2026-09-26T19:27:00Z">
        <w:r>
          <w:delText>I will add a comment to this one too.</w:delText>
        </w:r>
      </w:del>
    </w:p>
    <w:sectPr w:rsidR="004F60CB" w:rsidSect="007A7661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080" w:left="1440" w:header="720" w:footer="720" w:gutter="0"/>
      <w:pgNumType w:start="1"/>
      <w:cols w:space="720"/>
      <w:docGrid w:linePitch="360"/>
      <w:sectPrChange w:id="214" w:author="Nick Bernal" w:date="2026-09-26T15:27:00Z" w16du:dateUtc="2026-09-26T19:27:00Z">
        <w:sectPr w:rsidR="004F60CB" w:rsidSect="007A7661">
          <w:pgMar w:top="1440" w:right="1440" w:bottom="1440" w:left="1440" w:header="708" w:footer="708" w:gutter="0"/>
          <w:pgNumType w:start="0"/>
          <w:cols w:space="708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03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469102" w16cid:durableId="21DD5D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7BB0F2" w14:textId="77777777" w:rsidR="00B22490" w:rsidRDefault="00B22490">
      <w:pPr>
        <w:pPrChange w:id="199" w:author="Nick Bernal" w:date="2026-09-26T15:27:00Z" w16du:dateUtc="2026-09-26T19:27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74F2C99B" w14:textId="77777777" w:rsidR="00B22490" w:rsidRDefault="00B22490">
      <w:pPr>
        <w:pPrChange w:id="200" w:author="Nick Bernal" w:date="2026-09-26T15:27:00Z" w16du:dateUtc="2026-09-26T19:27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notTrueType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6BF585" w14:textId="437FD974" w:rsidR="00354727" w:rsidRDefault="00B22490" w:rsidP="001D0102">
    <w:pPr>
      <w:pStyle w:val="Footer"/>
      <w:framePr w:wrap="none" w:vAnchor="text" w:hAnchor="margin" w:xAlign="center" w:y="1"/>
      <w:rPr>
        <w:ins w:id="207" w:author="Nick Bernal" w:date="2026-09-26T15:27:00Z" w16du:dateUtc="2026-09-26T19:27:00Z"/>
        <w:rStyle w:val="PageNumber"/>
      </w:rPr>
    </w:pPr>
    <w:ins w:id="208" w:author="Nick Bernal" w:date="2026-09-26T15:27:00Z" w16du:dateUtc="2026-09-26T19:27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00212603" w14:textId="77777777" w:rsidR="00D5537D" w:rsidRDefault="00B22490" w:rsidP="00750BBD">
    <w:pPr>
      <w:pStyle w:val="DocID"/>
      <w:pPrChange w:id="209" w:author="Nick Bernal" w:date="2026-09-26T15:27:00Z" w16du:dateUtc="2026-09-26T19:27:00Z">
        <w:pPr>
          <w:pStyle w:val="Footer"/>
        </w:pPr>
      </w:pPrChange>
    </w:pPr>
    <w:ins w:id="210" w:author="Nick Bernal" w:date="2026-09-26T15:27:00Z" w16du:dateUtc="2026-09-26T19:27:00Z">
      <w:r>
        <w:fldChar w:fldCharType="begin"/>
      </w:r>
      <w:r w:rsidR="00551B40">
        <w:instrText xml:space="preserve"> DOCPROPERTY DOCXDOCID DMS=InterwovenIManage Format=&lt;&lt;NUM&gt;&gt;_&lt;&lt;VER&gt;&gt; PRESERVELOCATION \* MERGEFORMAT </w:instrText>
      </w:r>
      <w:r>
        <w:fldChar w:fldCharType="separate"/>
      </w:r>
      <w:r>
        <w:t>62240622_2</w:t>
      </w:r>
      <w: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C24CD4" w14:textId="31F76515" w:rsidR="00354727" w:rsidRDefault="00B22490" w:rsidP="001D0102">
    <w:pPr>
      <w:pStyle w:val="Footer"/>
      <w:framePr w:wrap="none" w:vAnchor="text" w:hAnchor="margin" w:xAlign="center" w:y="1"/>
      <w:rPr>
        <w:rStyle w:val="PageNumber"/>
      </w:rPr>
    </w:pPr>
    <w:ins w:id="211" w:author="Nick Bernal" w:date="2026-09-26T15:27:00Z" w16du:dateUtc="2026-09-26T19:27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1</w:t>
      </w:r>
      <w:r>
        <w:rPr>
          <w:rStyle w:val="PageNumber"/>
        </w:rPr>
        <w:fldChar w:fldCharType="end"/>
      </w:r>
    </w:ins>
  </w:p>
  <w:p w14:paraId="22C2DA67" w14:textId="77777777" w:rsidR="00D5537D" w:rsidRDefault="00D553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4489E4" w14:textId="5BF67AC4" w:rsidR="00354727" w:rsidRDefault="00B22490" w:rsidP="001D0102">
    <w:pPr>
      <w:pStyle w:val="Footer"/>
      <w:framePr w:wrap="none" w:vAnchor="text" w:hAnchor="margin" w:xAlign="center" w:y="1"/>
      <w:rPr>
        <w:rStyle w:val="PageNumber"/>
      </w:rPr>
    </w:pPr>
    <w:ins w:id="213" w:author="Nick Bernal" w:date="2026-09-26T15:27:00Z" w16du:dateUtc="2026-09-26T19:27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1</w:t>
      </w:r>
      <w:r>
        <w:rPr>
          <w:rStyle w:val="PageNumber"/>
        </w:rPr>
        <w:fldChar w:fldCharType="end"/>
      </w:r>
    </w:ins>
  </w:p>
  <w:p w14:paraId="502617A5" w14:textId="77777777" w:rsidR="00D5537D" w:rsidRDefault="00D553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F36412" w14:textId="77777777" w:rsidR="00B22490" w:rsidRDefault="00B22490">
      <w:pPr>
        <w:pPrChange w:id="197" w:author="Nick Bernal" w:date="2026-09-26T15:27:00Z" w16du:dateUtc="2026-09-26T19:27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1A872096" w14:textId="77777777" w:rsidR="00B22490" w:rsidRDefault="00B22490">
      <w:pPr>
        <w:pPrChange w:id="198" w:author="Nick Bernal" w:date="2026-09-26T15:27:00Z" w16du:dateUtc="2026-09-26T19:27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0AE68F" w14:textId="77777777" w:rsidR="00D5537D" w:rsidRDefault="00D553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68876D" w14:textId="77777777" w:rsidR="00D5537D" w:rsidRDefault="00B22490">
    <w:pPr>
      <w:pStyle w:val="Header"/>
    </w:pPr>
    <w:ins w:id="212" w:author="Nick Bernal" w:date="2026-09-26T15:27:00Z" w16du:dateUtc="2026-09-26T19:27:00Z">
      <w:r>
        <w:t>Project Alcott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6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A567D51"/>
    <w:multiLevelType w:val="multilevel"/>
    <w:tmpl w:val="04090021"/>
    <w:numStyleLink w:val="FerencyMutli-TierBulletList"/>
  </w:abstractNum>
  <w:abstractNum w:abstractNumId="20" w15:restartNumberingAfterBreak="0">
    <w:nsid w:val="569C6D64"/>
    <w:multiLevelType w:val="multilevel"/>
    <w:tmpl w:val="04090021"/>
    <w:numStyleLink w:val="FerencyMutli-TierBulletList"/>
  </w:abstractNum>
  <w:abstractNum w:abstractNumId="21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2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3" w15:restartNumberingAfterBreak="0">
    <w:nsid w:val="69202B8C"/>
    <w:multiLevelType w:val="multilevel"/>
    <w:tmpl w:val="04090021"/>
    <w:numStyleLink w:val="FerencyMutli-TierBulletList"/>
  </w:abstractNum>
  <w:abstractNum w:abstractNumId="24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5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5165507">
    <w:abstractNumId w:val="7"/>
  </w:num>
  <w:num w:numId="2" w16cid:durableId="126825798">
    <w:abstractNumId w:val="6"/>
  </w:num>
  <w:num w:numId="3" w16cid:durableId="1916626937">
    <w:abstractNumId w:val="5"/>
  </w:num>
  <w:num w:numId="4" w16cid:durableId="1348169016">
    <w:abstractNumId w:val="4"/>
  </w:num>
  <w:num w:numId="5" w16cid:durableId="611208139">
    <w:abstractNumId w:val="8"/>
  </w:num>
  <w:num w:numId="6" w16cid:durableId="1490561378">
    <w:abstractNumId w:val="3"/>
  </w:num>
  <w:num w:numId="7" w16cid:durableId="2094012897">
    <w:abstractNumId w:val="2"/>
  </w:num>
  <w:num w:numId="8" w16cid:durableId="852959171">
    <w:abstractNumId w:val="1"/>
  </w:num>
  <w:num w:numId="9" w16cid:durableId="1519536518">
    <w:abstractNumId w:val="0"/>
  </w:num>
  <w:num w:numId="10" w16cid:durableId="1102604878">
    <w:abstractNumId w:val="9"/>
  </w:num>
  <w:num w:numId="11" w16cid:durableId="1455370040">
    <w:abstractNumId w:val="16"/>
  </w:num>
  <w:num w:numId="12" w16cid:durableId="172385059">
    <w:abstractNumId w:val="11"/>
  </w:num>
  <w:num w:numId="13" w16cid:durableId="1203522549">
    <w:abstractNumId w:val="18"/>
  </w:num>
  <w:num w:numId="14" w16cid:durableId="541790948">
    <w:abstractNumId w:val="22"/>
  </w:num>
  <w:num w:numId="15" w16cid:durableId="309528231">
    <w:abstractNumId w:val="12"/>
  </w:num>
  <w:num w:numId="16" w16cid:durableId="571624014">
    <w:abstractNumId w:val="24"/>
  </w:num>
  <w:num w:numId="17" w16cid:durableId="275910503">
    <w:abstractNumId w:val="13"/>
  </w:num>
  <w:num w:numId="18" w16cid:durableId="1474713735">
    <w:abstractNumId w:val="23"/>
  </w:num>
  <w:num w:numId="19" w16cid:durableId="1523932474">
    <w:abstractNumId w:val="10"/>
  </w:num>
  <w:num w:numId="20" w16cid:durableId="747045026">
    <w:abstractNumId w:val="20"/>
  </w:num>
  <w:num w:numId="21" w16cid:durableId="508258859">
    <w:abstractNumId w:val="14"/>
  </w:num>
  <w:num w:numId="22" w16cid:durableId="752165018">
    <w:abstractNumId w:val="19"/>
  </w:num>
  <w:num w:numId="23" w16cid:durableId="2092849763">
    <w:abstractNumId w:val="25"/>
  </w:num>
  <w:num w:numId="24" w16cid:durableId="1174496991">
    <w:abstractNumId w:val="21"/>
  </w:num>
  <w:num w:numId="25" w16cid:durableId="1736316455">
    <w:abstractNumId w:val="15"/>
  </w:num>
  <w:num w:numId="26" w16cid:durableId="782768553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023CB1"/>
    <w:rsid w:val="0006347B"/>
    <w:rsid w:val="000964E5"/>
    <w:rsid w:val="000A0C2F"/>
    <w:rsid w:val="000A6FE3"/>
    <w:rsid w:val="000B7C8C"/>
    <w:rsid w:val="000C43DB"/>
    <w:rsid w:val="00117995"/>
    <w:rsid w:val="001650AE"/>
    <w:rsid w:val="0017399D"/>
    <w:rsid w:val="001808E5"/>
    <w:rsid w:val="00182001"/>
    <w:rsid w:val="001D0102"/>
    <w:rsid w:val="001F43E1"/>
    <w:rsid w:val="00211024"/>
    <w:rsid w:val="002224D2"/>
    <w:rsid w:val="002342BF"/>
    <w:rsid w:val="002422E6"/>
    <w:rsid w:val="002467EE"/>
    <w:rsid w:val="00260ADD"/>
    <w:rsid w:val="002710AA"/>
    <w:rsid w:val="0029125D"/>
    <w:rsid w:val="00296E7F"/>
    <w:rsid w:val="002C3D12"/>
    <w:rsid w:val="002C6F83"/>
    <w:rsid w:val="002D7872"/>
    <w:rsid w:val="002F61EC"/>
    <w:rsid w:val="00302C65"/>
    <w:rsid w:val="00305501"/>
    <w:rsid w:val="0031033A"/>
    <w:rsid w:val="003270C8"/>
    <w:rsid w:val="00330131"/>
    <w:rsid w:val="003525AD"/>
    <w:rsid w:val="00354727"/>
    <w:rsid w:val="0036191F"/>
    <w:rsid w:val="00370AD9"/>
    <w:rsid w:val="00375B3D"/>
    <w:rsid w:val="00394144"/>
    <w:rsid w:val="003A0E2A"/>
    <w:rsid w:val="003B1464"/>
    <w:rsid w:val="003B4F45"/>
    <w:rsid w:val="003B51E9"/>
    <w:rsid w:val="003C297B"/>
    <w:rsid w:val="003F04A7"/>
    <w:rsid w:val="003F0E1A"/>
    <w:rsid w:val="00406E7C"/>
    <w:rsid w:val="00416A26"/>
    <w:rsid w:val="004171AE"/>
    <w:rsid w:val="00423D31"/>
    <w:rsid w:val="0043097F"/>
    <w:rsid w:val="00441899"/>
    <w:rsid w:val="00444573"/>
    <w:rsid w:val="00456F31"/>
    <w:rsid w:val="00462E6B"/>
    <w:rsid w:val="00471099"/>
    <w:rsid w:val="004717F0"/>
    <w:rsid w:val="00473B17"/>
    <w:rsid w:val="00474F0A"/>
    <w:rsid w:val="004B3535"/>
    <w:rsid w:val="004B642A"/>
    <w:rsid w:val="004C00A2"/>
    <w:rsid w:val="004E0BB3"/>
    <w:rsid w:val="004F07D0"/>
    <w:rsid w:val="004F124E"/>
    <w:rsid w:val="004F3DC3"/>
    <w:rsid w:val="004F60CB"/>
    <w:rsid w:val="00502858"/>
    <w:rsid w:val="00524058"/>
    <w:rsid w:val="00551B40"/>
    <w:rsid w:val="005572A5"/>
    <w:rsid w:val="00565F1B"/>
    <w:rsid w:val="00577AAD"/>
    <w:rsid w:val="0058452C"/>
    <w:rsid w:val="005A2022"/>
    <w:rsid w:val="005A2F5D"/>
    <w:rsid w:val="0061764F"/>
    <w:rsid w:val="00625452"/>
    <w:rsid w:val="006478A6"/>
    <w:rsid w:val="006526E2"/>
    <w:rsid w:val="006623D7"/>
    <w:rsid w:val="00686B75"/>
    <w:rsid w:val="006B0DAB"/>
    <w:rsid w:val="006C530E"/>
    <w:rsid w:val="006D0A56"/>
    <w:rsid w:val="006F3882"/>
    <w:rsid w:val="00705293"/>
    <w:rsid w:val="00715160"/>
    <w:rsid w:val="00715B95"/>
    <w:rsid w:val="00732950"/>
    <w:rsid w:val="00737821"/>
    <w:rsid w:val="00750BBD"/>
    <w:rsid w:val="00762110"/>
    <w:rsid w:val="00766743"/>
    <w:rsid w:val="007A3639"/>
    <w:rsid w:val="007A5340"/>
    <w:rsid w:val="007A7661"/>
    <w:rsid w:val="007B1E4A"/>
    <w:rsid w:val="007B66CB"/>
    <w:rsid w:val="007C1DA2"/>
    <w:rsid w:val="007D08F0"/>
    <w:rsid w:val="00810337"/>
    <w:rsid w:val="00853203"/>
    <w:rsid w:val="00854D8A"/>
    <w:rsid w:val="00883551"/>
    <w:rsid w:val="008934A9"/>
    <w:rsid w:val="00897E0E"/>
    <w:rsid w:val="008A2151"/>
    <w:rsid w:val="008D5967"/>
    <w:rsid w:val="008D7C04"/>
    <w:rsid w:val="008F2A2C"/>
    <w:rsid w:val="00916CBC"/>
    <w:rsid w:val="009337C4"/>
    <w:rsid w:val="009378A8"/>
    <w:rsid w:val="00941566"/>
    <w:rsid w:val="009602D8"/>
    <w:rsid w:val="00962493"/>
    <w:rsid w:val="0097189E"/>
    <w:rsid w:val="009902CA"/>
    <w:rsid w:val="009B4C28"/>
    <w:rsid w:val="009C0C22"/>
    <w:rsid w:val="009C43ED"/>
    <w:rsid w:val="00A03D7A"/>
    <w:rsid w:val="00A1473F"/>
    <w:rsid w:val="00A4579B"/>
    <w:rsid w:val="00A45E5C"/>
    <w:rsid w:val="00A56808"/>
    <w:rsid w:val="00A5698D"/>
    <w:rsid w:val="00A640B7"/>
    <w:rsid w:val="00A94EDD"/>
    <w:rsid w:val="00AA7189"/>
    <w:rsid w:val="00AB39E0"/>
    <w:rsid w:val="00AB5213"/>
    <w:rsid w:val="00AB6C2B"/>
    <w:rsid w:val="00AC4790"/>
    <w:rsid w:val="00AE12AF"/>
    <w:rsid w:val="00AE2D46"/>
    <w:rsid w:val="00AE3489"/>
    <w:rsid w:val="00AF4127"/>
    <w:rsid w:val="00B000E5"/>
    <w:rsid w:val="00B22490"/>
    <w:rsid w:val="00B231B7"/>
    <w:rsid w:val="00B4227E"/>
    <w:rsid w:val="00B42E3D"/>
    <w:rsid w:val="00B545D8"/>
    <w:rsid w:val="00B646F4"/>
    <w:rsid w:val="00B664C9"/>
    <w:rsid w:val="00B75676"/>
    <w:rsid w:val="00BD5A82"/>
    <w:rsid w:val="00BD7DCD"/>
    <w:rsid w:val="00C02597"/>
    <w:rsid w:val="00C033A2"/>
    <w:rsid w:val="00C12E8A"/>
    <w:rsid w:val="00C2738D"/>
    <w:rsid w:val="00C353E6"/>
    <w:rsid w:val="00C514A9"/>
    <w:rsid w:val="00C60919"/>
    <w:rsid w:val="00C6732E"/>
    <w:rsid w:val="00C741C4"/>
    <w:rsid w:val="00C82E3B"/>
    <w:rsid w:val="00CA7F93"/>
    <w:rsid w:val="00CB0AD0"/>
    <w:rsid w:val="00CB29F8"/>
    <w:rsid w:val="00CB5E94"/>
    <w:rsid w:val="00CF25B5"/>
    <w:rsid w:val="00D02461"/>
    <w:rsid w:val="00D31C9E"/>
    <w:rsid w:val="00D44978"/>
    <w:rsid w:val="00D5537D"/>
    <w:rsid w:val="00D64EC4"/>
    <w:rsid w:val="00D7187D"/>
    <w:rsid w:val="00D8519C"/>
    <w:rsid w:val="00D85E2C"/>
    <w:rsid w:val="00DA1D50"/>
    <w:rsid w:val="00DA25D6"/>
    <w:rsid w:val="00DB0B00"/>
    <w:rsid w:val="00DE3983"/>
    <w:rsid w:val="00DE6CA8"/>
    <w:rsid w:val="00DF1645"/>
    <w:rsid w:val="00E00166"/>
    <w:rsid w:val="00E043ED"/>
    <w:rsid w:val="00E11149"/>
    <w:rsid w:val="00E21876"/>
    <w:rsid w:val="00E33656"/>
    <w:rsid w:val="00E42088"/>
    <w:rsid w:val="00E53AB0"/>
    <w:rsid w:val="00E84D1E"/>
    <w:rsid w:val="00EA3351"/>
    <w:rsid w:val="00EB0E4B"/>
    <w:rsid w:val="00ED5936"/>
    <w:rsid w:val="00EE1B25"/>
    <w:rsid w:val="00F256C5"/>
    <w:rsid w:val="00F33A25"/>
    <w:rsid w:val="00F34D16"/>
    <w:rsid w:val="00F46982"/>
    <w:rsid w:val="00F77D2F"/>
    <w:rsid w:val="00F83FDD"/>
    <w:rsid w:val="00F91414"/>
    <w:rsid w:val="00FA1FD5"/>
    <w:rsid w:val="00FA2608"/>
    <w:rsid w:val="00FC1F2E"/>
    <w:rsid w:val="00FC6DAE"/>
    <w:rsid w:val="00FE5857"/>
    <w:rsid w:val="00F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5F8"/>
    <w:pPr>
      <w:spacing w:after="0" w:line="240" w:lineRule="auto"/>
      <w:jc w:val="both"/>
      <w:pPrChange w:id="0" w:author="Nick Bernal" w:date="2026-09-26T15:27:00Z">
        <w:pPr>
          <w:spacing w:after="160" w:line="278" w:lineRule="auto"/>
        </w:pPr>
      </w:pPrChange>
    </w:pPr>
    <w:rPr>
      <w:rFonts w:ascii="Times New Roman" w:eastAsia="Times New Roman" w:hAnsi="Times New Roman" w:cs="Times New Roman"/>
      <w:kern w:val="0"/>
      <w:szCs w:val="20"/>
      <w14:ligatures w14:val="none"/>
      <w:rPrChange w:id="0" w:author="Nick Bernal" w:date="2026-09-26T15:2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link w:val="Heading1Char"/>
    <w:qFormat/>
    <w:locked/>
    <w:rsid w:val="00A3727F"/>
    <w:pPr>
      <w:spacing w:after="240"/>
      <w:outlineLvl w:val="0"/>
      <w:pPrChange w:id="1" w:author="Nick Bernal" w:date="2026-09-26T15:27:00Z">
        <w:pPr>
          <w:keepNext/>
          <w:keepLines/>
          <w:spacing w:before="360" w:after="80"/>
          <w:jc w:val="both"/>
          <w:outlineLvl w:val="0"/>
        </w:pPr>
      </w:pPrChange>
    </w:pPr>
    <w:rPr>
      <w:snapToGrid w:val="0"/>
      <w:rPrChange w:id="1" w:author="Nick Bernal" w:date="2026-09-26T15:27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link w:val="Heading2Char"/>
    <w:qFormat/>
    <w:locked/>
    <w:rsid w:val="00A3727F"/>
    <w:pPr>
      <w:spacing w:after="240"/>
      <w:ind w:left="1440" w:hanging="720"/>
      <w:outlineLvl w:val="1"/>
      <w:pPrChange w:id="2" w:author="Nick Bernal" w:date="2026-09-26T15:27:00Z">
        <w:pPr>
          <w:keepNext/>
          <w:keepLines/>
          <w:spacing w:before="160" w:after="80"/>
          <w:jc w:val="both"/>
          <w:outlineLvl w:val="1"/>
        </w:pPr>
      </w:pPrChange>
    </w:pPr>
    <w:rPr>
      <w:snapToGrid w:val="0"/>
      <w:rPrChange w:id="2" w:author="Nick Bernal" w:date="2026-09-26T15:27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link w:val="Heading3Char"/>
    <w:qFormat/>
    <w:locked/>
    <w:rsid w:val="00A3727F"/>
    <w:pPr>
      <w:spacing w:after="240"/>
      <w:ind w:left="2160" w:hanging="720"/>
      <w:outlineLvl w:val="2"/>
      <w:pPrChange w:id="3" w:author="Nick Bernal" w:date="2026-09-26T15:27:00Z">
        <w:pPr>
          <w:keepNext/>
          <w:keepLines/>
          <w:spacing w:before="160" w:after="80"/>
          <w:jc w:val="both"/>
          <w:outlineLvl w:val="2"/>
        </w:pPr>
      </w:pPrChange>
    </w:pPr>
    <w:rPr>
      <w:snapToGrid w:val="0"/>
      <w:rPrChange w:id="3" w:author="Nick Bernal" w:date="2026-09-26T15:27:00Z">
        <w:rPr>
          <w:rFonts w:eastAsiaTheme="majorEastAsia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link w:val="Heading4Char"/>
    <w:qFormat/>
    <w:locked/>
    <w:rsid w:val="00A3727F"/>
    <w:pPr>
      <w:tabs>
        <w:tab w:val="num" w:pos="2520"/>
      </w:tabs>
      <w:spacing w:after="240"/>
      <w:ind w:left="2160"/>
      <w:outlineLvl w:val="3"/>
      <w:pPrChange w:id="4" w:author="Nick Bernal" w:date="2026-09-26T15:27:00Z">
        <w:pPr>
          <w:keepNext/>
          <w:keepLines/>
          <w:spacing w:before="80" w:after="40"/>
          <w:jc w:val="both"/>
          <w:outlineLvl w:val="3"/>
        </w:pPr>
      </w:pPrChange>
    </w:pPr>
    <w:rPr>
      <w:snapToGrid w:val="0"/>
      <w:rPrChange w:id="4" w:author="Nick Bernal" w:date="2026-09-26T15:27:00Z">
        <w:rPr>
          <w:rFonts w:eastAsiaTheme="majorEastAsia" w:cstheme="majorBidi"/>
          <w:i/>
          <w:iCs/>
          <w:color w:val="0F4761" w:themeColor="accent1" w:themeShade="BF"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link w:val="Heading5Char"/>
    <w:qFormat/>
    <w:locked/>
    <w:rsid w:val="00A3727F"/>
    <w:pPr>
      <w:tabs>
        <w:tab w:val="num" w:pos="3240"/>
      </w:tabs>
      <w:spacing w:after="240"/>
      <w:ind w:left="2880"/>
      <w:outlineLvl w:val="4"/>
      <w:pPrChange w:id="5" w:author="Nick Bernal" w:date="2026-09-26T15:27:00Z">
        <w:pPr>
          <w:keepNext/>
          <w:keepLines/>
          <w:spacing w:before="80" w:after="40"/>
          <w:jc w:val="both"/>
          <w:outlineLvl w:val="4"/>
        </w:pPr>
      </w:pPrChange>
    </w:pPr>
    <w:rPr>
      <w:snapToGrid w:val="0"/>
      <w:rPrChange w:id="5" w:author="Nick Bernal" w:date="2026-09-26T15:27:00Z">
        <w:rPr>
          <w:rFonts w:eastAsiaTheme="majorEastAsia" w:cstheme="majorBidi"/>
          <w:color w:val="0F4761" w:themeColor="accent1" w:themeShade="BF"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link w:val="Heading6Char"/>
    <w:qFormat/>
    <w:locked/>
    <w:rsid w:val="00A3727F"/>
    <w:pPr>
      <w:tabs>
        <w:tab w:val="num" w:pos="3960"/>
      </w:tabs>
      <w:spacing w:after="240"/>
      <w:ind w:left="3600"/>
      <w:outlineLvl w:val="5"/>
      <w:pPrChange w:id="6" w:author="Nick Bernal" w:date="2026-09-26T15:27:00Z">
        <w:pPr>
          <w:keepNext/>
          <w:keepLines/>
          <w:spacing w:before="40"/>
          <w:jc w:val="both"/>
          <w:outlineLvl w:val="5"/>
        </w:pPr>
      </w:pPrChange>
    </w:pPr>
    <w:rPr>
      <w:snapToGrid w:val="0"/>
      <w:rPrChange w:id="6" w:author="Nick Bernal" w:date="2026-09-26T15:27:00Z">
        <w:rPr>
          <w:rFonts w:eastAsiaTheme="majorEastAsia" w:cstheme="majorBidi"/>
          <w:i/>
          <w:iCs/>
          <w:color w:val="595959" w:themeColor="text1" w:themeTint="A6"/>
          <w:sz w:val="24"/>
          <w:lang w:val="en-US" w:eastAsia="en-US" w:bidi="ar-SA"/>
        </w:rPr>
      </w:rPrChange>
    </w:rPr>
  </w:style>
  <w:style w:type="paragraph" w:styleId="Heading7">
    <w:name w:val="heading 7"/>
    <w:basedOn w:val="Normal"/>
    <w:link w:val="Heading7Char"/>
    <w:qFormat/>
    <w:locked/>
    <w:rsid w:val="00A3727F"/>
    <w:pPr>
      <w:tabs>
        <w:tab w:val="num" w:pos="4680"/>
      </w:tabs>
      <w:spacing w:after="240"/>
      <w:ind w:left="4320"/>
      <w:outlineLvl w:val="6"/>
      <w:pPrChange w:id="7" w:author="Nick Bernal" w:date="2026-09-26T15:27:00Z">
        <w:pPr>
          <w:keepNext/>
          <w:keepLines/>
          <w:spacing w:before="40"/>
          <w:jc w:val="both"/>
          <w:outlineLvl w:val="6"/>
        </w:pPr>
      </w:pPrChange>
    </w:pPr>
    <w:rPr>
      <w:snapToGrid w:val="0"/>
      <w:rPrChange w:id="7" w:author="Nick Bernal" w:date="2026-09-26T15:27:00Z">
        <w:rPr>
          <w:rFonts w:eastAsiaTheme="majorEastAsia" w:cstheme="majorBidi"/>
          <w:color w:val="595959" w:themeColor="text1" w:themeTint="A6"/>
          <w:sz w:val="24"/>
          <w:lang w:val="en-US" w:eastAsia="en-US" w:bidi="ar-SA"/>
        </w:rPr>
      </w:rPrChange>
    </w:rPr>
  </w:style>
  <w:style w:type="paragraph" w:styleId="Heading8">
    <w:name w:val="heading 8"/>
    <w:basedOn w:val="Normal"/>
    <w:link w:val="Heading8Char"/>
    <w:qFormat/>
    <w:locked/>
    <w:rsid w:val="00A3727F"/>
    <w:pPr>
      <w:tabs>
        <w:tab w:val="num" w:pos="5400"/>
      </w:tabs>
      <w:spacing w:after="240"/>
      <w:ind w:left="5040"/>
      <w:outlineLvl w:val="7"/>
      <w:pPrChange w:id="8" w:author="Nick Bernal" w:date="2026-09-26T15:27:00Z">
        <w:pPr>
          <w:keepNext/>
          <w:keepLines/>
          <w:jc w:val="both"/>
          <w:outlineLvl w:val="7"/>
        </w:pPr>
      </w:pPrChange>
    </w:pPr>
    <w:rPr>
      <w:snapToGrid w:val="0"/>
      <w:rPrChange w:id="8" w:author="Nick Bernal" w:date="2026-09-26T15:27:00Z">
        <w:rPr>
          <w:rFonts w:eastAsiaTheme="majorEastAsia" w:cstheme="majorBidi"/>
          <w:i/>
          <w:iCs/>
          <w:color w:val="272727" w:themeColor="text1" w:themeTint="D8"/>
          <w:sz w:val="24"/>
          <w:lang w:val="en-US" w:eastAsia="en-US" w:bidi="ar-SA"/>
        </w:rPr>
      </w:rPrChange>
    </w:rPr>
  </w:style>
  <w:style w:type="paragraph" w:styleId="Heading9">
    <w:name w:val="heading 9"/>
    <w:basedOn w:val="Normal"/>
    <w:link w:val="Heading9Char"/>
    <w:qFormat/>
    <w:locked/>
    <w:rsid w:val="00A3727F"/>
    <w:pPr>
      <w:tabs>
        <w:tab w:val="num" w:pos="6120"/>
      </w:tabs>
      <w:spacing w:after="240"/>
      <w:ind w:left="5760"/>
      <w:outlineLvl w:val="8"/>
      <w:pPrChange w:id="9" w:author="Nick Bernal" w:date="2026-09-26T15:27:00Z">
        <w:pPr>
          <w:keepNext/>
          <w:keepLines/>
          <w:jc w:val="both"/>
          <w:outlineLvl w:val="8"/>
        </w:pPr>
      </w:pPrChange>
    </w:pPr>
    <w:rPr>
      <w:snapToGrid w:val="0"/>
      <w:rPrChange w:id="9" w:author="Nick Bernal" w:date="2026-09-26T15:27:00Z">
        <w:rPr>
          <w:rFonts w:eastAsiaTheme="majorEastAsia" w:cstheme="majorBidi"/>
          <w:color w:val="272727" w:themeColor="text1" w:themeTint="D8"/>
          <w:sz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paragraph" w:styleId="Title">
    <w:name w:val="Title"/>
    <w:basedOn w:val="Normal"/>
    <w:next w:val="BodyText"/>
    <w:link w:val="TitleChar"/>
    <w:qFormat/>
    <w:locked/>
    <w:rsid w:val="00A3727F"/>
    <w:pPr>
      <w:keepNext/>
      <w:keepLines/>
      <w:spacing w:before="240" w:after="240"/>
      <w:jc w:val="center"/>
      <w:outlineLvl w:val="0"/>
      <w:pPrChange w:id="10" w:author="Nick Bernal" w:date="2026-09-26T15:27:00Z">
        <w:pPr>
          <w:spacing w:after="80"/>
          <w:contextualSpacing/>
          <w:jc w:val="both"/>
        </w:pPr>
      </w:pPrChange>
    </w:pPr>
    <w:rPr>
      <w:b/>
      <w:rPrChange w:id="10" w:author="Nick Bernal" w:date="2026-09-26T15:2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4F60CB"/>
    <w:rPr>
      <w:rFonts w:ascii="Times New Roman" w:eastAsia="Times New Roman" w:hAnsi="Times New Roman" w:cs="Times New Roman"/>
      <w:b/>
      <w:kern w:val="0"/>
      <w:szCs w:val="20"/>
      <w14:ligatures w14:val="none"/>
    </w:rPr>
  </w:style>
  <w:style w:type="paragraph" w:styleId="Subtitle">
    <w:name w:val="Subtitle"/>
    <w:basedOn w:val="Normal"/>
    <w:next w:val="BodyText"/>
    <w:link w:val="SubtitleChar"/>
    <w:qFormat/>
    <w:locked/>
    <w:rsid w:val="00A3727F"/>
    <w:pPr>
      <w:keepNext/>
      <w:keepLines/>
      <w:spacing w:after="240"/>
      <w:jc w:val="center"/>
      <w:pPrChange w:id="11" w:author="Nick Bernal" w:date="2026-09-26T15:27:00Z">
        <w:pPr>
          <w:numPr>
            <w:ilvl w:val="1"/>
          </w:numPr>
          <w:jc w:val="both"/>
        </w:pPr>
      </w:pPrChange>
    </w:pPr>
    <w:rPr>
      <w:rPrChange w:id="11" w:author="Nick Bernal" w:date="2026-09-26T15:27:00Z">
        <w:rPr>
          <w:rFonts w:eastAsiaTheme="majorEastAsia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rsid w:val="004F60CB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locked/>
    <w:rsid w:val="00DA2F35"/>
    <w:pPr>
      <w:ind w:left="720"/>
      <w:contextualSpacing/>
      <w:pPrChange w:id="12" w:author="Nick Bernal" w:date="2026-09-26T15:27:00Z">
        <w:pPr>
          <w:ind w:left="720"/>
          <w:contextualSpacing/>
          <w:jc w:val="both"/>
        </w:pPr>
      </w:pPrChange>
    </w:pPr>
    <w:rPr>
      <w:rPrChange w:id="12" w:author="Nick Bernal" w:date="2026-09-26T15:27:00Z">
        <w:rPr>
          <w:sz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C6F83"/>
    <w:pPr>
      <w:spacing w:after="0" w:line="240" w:lineRule="auto"/>
      <w:pPrChange w:id="13" w:author="Nick Bernal" w:date="2026-09-26T15:27:00Z">
        <w:pPr/>
      </w:pPrChange>
    </w:pPr>
    <w:rPr>
      <w:rFonts w:ascii="Times New Roman" w:eastAsia="Times New Roman" w:hAnsi="Times New Roman" w:cs="Times New Roman"/>
      <w:kern w:val="0"/>
      <w:szCs w:val="20"/>
      <w14:ligatures w14:val="none"/>
      <w:rPrChange w:id="13" w:author="Nick Bernal" w:date="2026-09-26T15:27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semiHidden/>
    <w:unhideWhenUsed/>
    <w:locked/>
    <w:rsid w:val="002342BF"/>
    <w:rPr>
      <w:sz w:val="16"/>
      <w:szCs w:val="16"/>
      <w:rPrChange w:id="14" w:author="Nick Bernal" w:date="2026-09-26T15:27:00Z">
        <w:rPr>
          <w:sz w:val="16"/>
          <w:szCs w:val="16"/>
        </w:rPr>
      </w:rPrChange>
    </w:rPr>
  </w:style>
  <w:style w:type="paragraph" w:styleId="CommentText">
    <w:name w:val="annotation text"/>
    <w:basedOn w:val="Normal"/>
    <w:link w:val="CommentTextChar"/>
    <w:semiHidden/>
    <w:unhideWhenUsed/>
    <w:locked/>
    <w:rsid w:val="002342BF"/>
    <w:pPr>
      <w:pPrChange w:id="15" w:author="Nick Bernal" w:date="2026-09-26T15:27:00Z">
        <w:pPr>
          <w:jc w:val="both"/>
        </w:pPr>
      </w:pPrChange>
    </w:pPr>
    <w:rPr>
      <w:sz w:val="20"/>
      <w:rPrChange w:id="15" w:author="Nick Bernal" w:date="2026-09-26T15:27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semiHidden/>
    <w:rsid w:val="004F60C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pPr>
      <w:pPrChange w:id="16" w:author="Nick Bernal" w:date="2026-09-26T15:27:00Z">
        <w:pPr>
          <w:jc w:val="both"/>
        </w:pPr>
      </w:pPrChange>
    </w:pPr>
    <w:rPr>
      <w:b/>
      <w:bCs/>
      <w:rPrChange w:id="16" w:author="Nick Bernal" w:date="2026-09-26T15:27:00Z">
        <w:rPr>
          <w:b/>
          <w:bCs/>
          <w:lang w:val="en-US" w:eastAsia="en-US" w:bidi="ar-SA"/>
        </w:rPr>
      </w:rPrChange>
    </w:rPr>
  </w:style>
  <w:style w:type="character" w:customStyle="1" w:styleId="CommentSubjectChar">
    <w:name w:val="Comment Subject Char"/>
    <w:basedOn w:val="CommentTextChar"/>
    <w:link w:val="CommentSubject"/>
    <w:semiHidden/>
    <w:rsid w:val="004F60CB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Address">
    <w:name w:val="Address"/>
    <w:basedOn w:val="Normal"/>
    <w:locked/>
    <w:rsid w:val="00A3727F"/>
    <w:pPr>
      <w:pPrChange w:id="17" w:author="Nick Bernal" w:date="2026-09-26T15:27:00Z">
        <w:pPr>
          <w:jc w:val="both"/>
        </w:pPr>
      </w:pPrChange>
    </w:pPr>
    <w:rPr>
      <w:rPrChange w:id="17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  <w:pPrChange w:id="18" w:author="Nick Bernal" w:date="2026-09-26T15:27:00Z">
        <w:pPr>
          <w:keepNext/>
          <w:spacing w:after="240"/>
          <w:ind w:left="720" w:hanging="720"/>
          <w:jc w:val="both"/>
        </w:pPr>
      </w:pPrChange>
    </w:pPr>
    <w:rPr>
      <w:rPrChange w:id="18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Dbl">
    <w:name w:val="Body Dbl"/>
    <w:basedOn w:val="Normal"/>
    <w:locked/>
    <w:rsid w:val="00A3727F"/>
    <w:pPr>
      <w:spacing w:after="240" w:line="480" w:lineRule="auto"/>
      <w:pPrChange w:id="19" w:author="Nick Bernal" w:date="2026-09-26T15:27:00Z">
        <w:pPr>
          <w:spacing w:after="240" w:line="480" w:lineRule="auto"/>
          <w:jc w:val="both"/>
        </w:pPr>
      </w:pPrChange>
    </w:pPr>
    <w:rPr>
      <w:rPrChange w:id="19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  <w:pPrChange w:id="20" w:author="Nick Bernal" w:date="2026-09-26T15:27:00Z">
        <w:pPr>
          <w:spacing w:after="240" w:line="480" w:lineRule="auto"/>
          <w:ind w:firstLine="720"/>
          <w:jc w:val="both"/>
        </w:pPr>
      </w:pPrChange>
    </w:pPr>
    <w:rPr>
      <w:rPrChange w:id="20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  <w:pPrChange w:id="21" w:author="Nick Bernal" w:date="2026-09-26T15:27:00Z">
        <w:pPr>
          <w:spacing w:after="240" w:line="480" w:lineRule="auto"/>
          <w:ind w:firstLine="1440"/>
          <w:jc w:val="both"/>
        </w:pPr>
      </w:pPrChange>
    </w:pPr>
    <w:rPr>
      <w:rPrChange w:id="21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Exactly12">
    <w:name w:val="Body Exactly 12"/>
    <w:basedOn w:val="Normal"/>
    <w:locked/>
    <w:rsid w:val="00A3727F"/>
    <w:pPr>
      <w:widowControl w:val="0"/>
      <w:spacing w:after="240" w:line="240" w:lineRule="exact"/>
      <w:pPrChange w:id="22" w:author="Nick Bernal" w:date="2026-09-26T15:27:00Z">
        <w:pPr>
          <w:widowControl w:val="0"/>
          <w:spacing w:after="240" w:line="240" w:lineRule="exact"/>
          <w:jc w:val="both"/>
        </w:pPr>
      </w:pPrChange>
    </w:pPr>
    <w:rPr>
      <w:rPrChange w:id="22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Exactly24">
    <w:name w:val="Body Exactly 24"/>
    <w:basedOn w:val="Normal"/>
    <w:locked/>
    <w:rsid w:val="00A3727F"/>
    <w:pPr>
      <w:widowControl w:val="0"/>
      <w:spacing w:line="480" w:lineRule="exact"/>
      <w:pPrChange w:id="23" w:author="Nick Bernal" w:date="2026-09-26T15:27:00Z">
        <w:pPr>
          <w:widowControl w:val="0"/>
          <w:spacing w:line="480" w:lineRule="exact"/>
          <w:jc w:val="both"/>
        </w:pPr>
      </w:pPrChange>
    </w:pPr>
    <w:rPr>
      <w:rPrChange w:id="23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  <w:pPrChange w:id="24" w:author="Nick Bernal" w:date="2026-09-26T15:27:00Z">
        <w:pPr>
          <w:spacing w:after="240"/>
          <w:ind w:firstLine="720"/>
          <w:jc w:val="both"/>
        </w:pPr>
      </w:pPrChange>
    </w:pPr>
    <w:rPr>
      <w:rPrChange w:id="24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  <w:pPrChange w:id="25" w:author="Nick Bernal" w:date="2026-09-26T15:27:00Z">
        <w:pPr>
          <w:spacing w:after="240"/>
          <w:ind w:left="720" w:firstLine="720"/>
          <w:jc w:val="both"/>
        </w:pPr>
      </w:pPrChange>
    </w:pPr>
    <w:rPr>
      <w:rPrChange w:id="25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  <w:pPrChange w:id="26" w:author="Nick Bernal" w:date="2026-09-26T15:27:00Z">
        <w:pPr>
          <w:spacing w:after="240"/>
          <w:ind w:left="1440" w:firstLine="720"/>
          <w:jc w:val="both"/>
        </w:pPr>
      </w:pPrChange>
    </w:pPr>
    <w:rPr>
      <w:rPrChange w:id="26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  <w:pPrChange w:id="27" w:author="Nick Bernal" w:date="2026-09-26T15:27:00Z">
        <w:pPr>
          <w:spacing w:after="240"/>
          <w:ind w:firstLine="1440"/>
          <w:jc w:val="both"/>
        </w:pPr>
      </w:pPrChange>
    </w:pPr>
    <w:rPr>
      <w:rPrChange w:id="27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  <w:pPrChange w:id="28" w:author="Nick Bernal" w:date="2026-09-26T15:27:00Z">
        <w:pPr>
          <w:spacing w:after="240" w:line="240" w:lineRule="exact"/>
          <w:ind w:firstLine="1440"/>
          <w:jc w:val="both"/>
        </w:pPr>
      </w:pPrChange>
    </w:pPr>
    <w:rPr>
      <w:rPrChange w:id="28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  <w:pPrChange w:id="29" w:author="Nick Bernal" w:date="2026-09-26T15:27:00Z">
        <w:pPr>
          <w:spacing w:line="480" w:lineRule="exact"/>
          <w:ind w:firstLine="1440"/>
          <w:jc w:val="both"/>
        </w:pPr>
      </w:pPrChange>
    </w:pPr>
    <w:rPr>
      <w:rPrChange w:id="29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  <w:pPrChange w:id="30" w:author="Nick Bernal" w:date="2026-09-26T15:27:00Z">
        <w:pPr>
          <w:spacing w:after="240"/>
          <w:ind w:left="1440"/>
          <w:jc w:val="both"/>
        </w:pPr>
      </w:pPrChange>
    </w:pPr>
    <w:rPr>
      <w:rPrChange w:id="30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  <w:pPrChange w:id="31" w:author="Nick Bernal" w:date="2026-09-26T15:27:00Z">
        <w:pPr>
          <w:spacing w:after="240"/>
          <w:ind w:left="720"/>
          <w:jc w:val="both"/>
        </w:pPr>
      </w:pPrChange>
    </w:pPr>
    <w:rPr>
      <w:rPrChange w:id="31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  <w:pPrChange w:id="32" w:author="Nick Bernal" w:date="2026-09-26T15:27:00Z">
        <w:pPr>
          <w:spacing w:after="240" w:line="480" w:lineRule="auto"/>
          <w:ind w:left="720"/>
          <w:jc w:val="both"/>
        </w:pPr>
      </w:pPrChange>
    </w:pPr>
    <w:rPr>
      <w:rPrChange w:id="32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  <w:pPrChange w:id="33" w:author="Nick Bernal" w:date="2026-09-26T15:27:00Z">
        <w:pPr>
          <w:spacing w:after="240"/>
          <w:ind w:left="1440"/>
          <w:jc w:val="both"/>
        </w:pPr>
      </w:pPrChange>
    </w:pPr>
    <w:rPr>
      <w:rPrChange w:id="33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  <w:pPrChange w:id="34" w:author="Nick Bernal" w:date="2026-09-26T15:27:00Z">
        <w:pPr>
          <w:spacing w:after="240"/>
          <w:ind w:left="2160"/>
          <w:jc w:val="both"/>
        </w:pPr>
      </w:pPrChange>
    </w:pPr>
    <w:rPr>
      <w:rPrChange w:id="34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  <w:pPrChange w:id="35" w:author="Nick Bernal" w:date="2026-09-26T15:27:00Z">
        <w:pPr>
          <w:spacing w:after="240"/>
          <w:ind w:left="2880"/>
          <w:jc w:val="both"/>
        </w:pPr>
      </w:pPrChange>
    </w:pPr>
    <w:rPr>
      <w:rPrChange w:id="35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  <w:pPrChange w:id="36" w:author="Nick Bernal" w:date="2026-09-26T15:27:00Z">
        <w:pPr>
          <w:spacing w:after="240"/>
          <w:ind w:firstLine="187"/>
          <w:jc w:val="both"/>
        </w:pPr>
      </w:pPrChange>
    </w:pPr>
    <w:rPr>
      <w:rPrChange w:id="36" w:author="Nick Bernal" w:date="2026-09-26T15:27:00Z">
        <w:rPr>
          <w:sz w:val="24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locked/>
    <w:rsid w:val="00A3727F"/>
    <w:pPr>
      <w:spacing w:after="240"/>
      <w:pPrChange w:id="37" w:author="Nick Bernal" w:date="2026-09-26T15:27:00Z">
        <w:pPr>
          <w:spacing w:after="240"/>
          <w:jc w:val="both"/>
        </w:pPr>
      </w:pPrChange>
    </w:pPr>
    <w:rPr>
      <w:rPrChange w:id="37" w:author="Nick Bernal" w:date="2026-09-26T15:27:00Z">
        <w:rPr>
          <w:sz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rsid w:val="00D5537D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  <w:pPrChange w:id="38" w:author="Nick Bernal" w:date="2026-09-26T15:27:00Z">
        <w:pPr>
          <w:spacing w:line="480" w:lineRule="exact"/>
          <w:jc w:val="center"/>
        </w:pPr>
      </w:pPrChange>
    </w:pPr>
    <w:rPr>
      <w:rPrChange w:id="38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  <w:pPrChange w:id="39" w:author="Nick Bernal" w:date="2026-09-26T15:27:00Z">
        <w:pPr>
          <w:keepNext/>
          <w:keepLines/>
          <w:spacing w:after="240"/>
          <w:ind w:left="720" w:hanging="720"/>
          <w:jc w:val="both"/>
        </w:pPr>
      </w:pPrChange>
    </w:pPr>
    <w:rPr>
      <w:rPrChange w:id="39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Letteraddress">
    <w:name w:val="Letter address"/>
    <w:basedOn w:val="Normal"/>
    <w:locked/>
    <w:rsid w:val="00A3727F"/>
    <w:pPr>
      <w:jc w:val="center"/>
      <w:pPrChange w:id="40" w:author="Nick Bernal" w:date="2026-09-26T15:27:00Z">
        <w:pPr>
          <w:jc w:val="center"/>
        </w:pPr>
      </w:pPrChange>
    </w:pPr>
    <w:rPr>
      <w:rFonts w:ascii="Book Antiqua" w:hAnsi="Book Antiqua"/>
      <w:smallCaps/>
      <w:spacing w:val="20"/>
      <w:sz w:val="18"/>
      <w:rPrChange w:id="40" w:author="Nick Bernal" w:date="2026-09-26T15:27:00Z">
        <w:rPr>
          <w:rFonts w:ascii="Book Antiqua" w:hAnsi="Book Antiqua"/>
          <w:smallCaps/>
          <w:spacing w:val="20"/>
          <w:sz w:val="18"/>
          <w:lang w:val="en-US" w:eastAsia="en-US" w:bidi="ar-SA"/>
        </w:rPr>
      </w:rPrChange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  <w:pPrChange w:id="41" w:author="Nick Bernal" w:date="2026-09-26T15:27:00Z">
        <w:pPr>
          <w:spacing w:after="60"/>
          <w:jc w:val="center"/>
        </w:pPr>
      </w:pPrChange>
    </w:pPr>
    <w:rPr>
      <w:rFonts w:ascii="FZFangSong-Z02" w:eastAsia="FZFangSong-Z02"/>
      <w:sz w:val="14"/>
      <w:rPrChange w:id="41" w:author="Nick Bernal" w:date="2026-09-26T15:27:00Z">
        <w:rPr>
          <w:rFonts w:ascii="FZFangSong-Z02" w:eastAsia="FZFangSong-Z02"/>
          <w:sz w:val="14"/>
          <w:lang w:val="en-US" w:eastAsia="en-US" w:bidi="ar-SA"/>
        </w:rPr>
      </w:rPrChange>
    </w:rPr>
  </w:style>
  <w:style w:type="paragraph" w:styleId="Closing">
    <w:name w:val="Closing"/>
    <w:basedOn w:val="Normal"/>
    <w:next w:val="Signature"/>
    <w:link w:val="ClosingChar"/>
    <w:locked/>
    <w:rsid w:val="00A3727F"/>
    <w:pPr>
      <w:keepNext/>
      <w:spacing w:after="240"/>
      <w:ind w:left="4680"/>
      <w:jc w:val="left"/>
      <w:pPrChange w:id="42" w:author="Nick Bernal" w:date="2026-09-26T15:27:00Z">
        <w:pPr>
          <w:keepNext/>
          <w:spacing w:after="240"/>
          <w:ind w:left="4680"/>
          <w:jc w:val="both"/>
        </w:pPr>
      </w:pPrChange>
    </w:pPr>
    <w:rPr>
      <w:rPrChange w:id="42" w:author="Nick Bernal" w:date="2026-09-26T15:27:00Z">
        <w:rPr>
          <w:sz w:val="24"/>
          <w:lang w:val="en-US" w:eastAsia="en-US" w:bidi="ar-SA"/>
        </w:rPr>
      </w:rPrChange>
    </w:rPr>
  </w:style>
  <w:style w:type="character" w:customStyle="1" w:styleId="ClosingChar">
    <w:name w:val="Closing Char"/>
    <w:basedOn w:val="DefaultParagraphFont"/>
    <w:link w:val="Closing"/>
    <w:rsid w:val="00D5537D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Signature">
    <w:name w:val="Signature"/>
    <w:basedOn w:val="Normal"/>
    <w:next w:val="Initials"/>
    <w:link w:val="SignatureChar"/>
    <w:locked/>
    <w:rsid w:val="00A3727F"/>
    <w:pPr>
      <w:keepNext/>
      <w:keepLines/>
      <w:spacing w:before="480" w:after="240"/>
      <w:ind w:left="4680"/>
      <w:pPrChange w:id="43" w:author="Nick Bernal" w:date="2026-09-26T15:27:00Z">
        <w:pPr>
          <w:keepNext/>
          <w:keepLines/>
          <w:spacing w:before="480" w:after="240"/>
          <w:ind w:left="4680"/>
          <w:jc w:val="both"/>
        </w:pPr>
      </w:pPrChange>
    </w:pPr>
    <w:rPr>
      <w:rPrChange w:id="43" w:author="Nick Bernal" w:date="2026-09-26T15:27:00Z">
        <w:rPr>
          <w:sz w:val="24"/>
          <w:lang w:val="en-US" w:eastAsia="en-US" w:bidi="ar-SA"/>
        </w:rPr>
      </w:rPrChange>
    </w:rPr>
  </w:style>
  <w:style w:type="character" w:customStyle="1" w:styleId="SignatureChar">
    <w:name w:val="Signature Char"/>
    <w:basedOn w:val="DefaultParagraphFont"/>
    <w:link w:val="Signature"/>
    <w:rsid w:val="00D5537D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  <w:pPrChange w:id="44" w:author="Nick Bernal" w:date="2026-09-26T15:27:00Z">
        <w:pPr>
          <w:keepNext/>
          <w:spacing w:after="240"/>
          <w:jc w:val="both"/>
        </w:pPr>
      </w:pPrChange>
    </w:pPr>
    <w:rPr>
      <w:rPrChange w:id="44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  <w:pPrChange w:id="45" w:author="Nick Bernal" w:date="2026-09-26T15:27:00Z">
        <w:pPr>
          <w:keepNext/>
          <w:keepLines/>
          <w:spacing w:after="240"/>
          <w:jc w:val="both"/>
        </w:pPr>
      </w:pPrChange>
    </w:pPr>
    <w:rPr>
      <w:rPrChange w:id="45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  <w:pPrChange w:id="46" w:author="Nick Bernal" w:date="2026-09-26T15:27:00Z">
        <w:pPr>
          <w:spacing w:after="60"/>
          <w:ind w:left="994" w:hanging="994"/>
          <w:jc w:val="both"/>
        </w:pPr>
      </w:pPrChange>
    </w:pPr>
    <w:rPr>
      <w:rPrChange w:id="46" w:author="Nick Bernal" w:date="2026-09-26T15:27:00Z">
        <w:rPr>
          <w:sz w:val="24"/>
          <w:lang w:val="en-US" w:eastAsia="en-US" w:bidi="ar-SA"/>
        </w:rPr>
      </w:rPrChange>
    </w:rPr>
  </w:style>
  <w:style w:type="paragraph" w:styleId="Date">
    <w:name w:val="Date"/>
    <w:basedOn w:val="Normal"/>
    <w:next w:val="Normal"/>
    <w:link w:val="DateChar"/>
    <w:locked/>
    <w:rsid w:val="00A3727F"/>
    <w:pPr>
      <w:spacing w:after="480"/>
      <w:jc w:val="center"/>
      <w:pPrChange w:id="47" w:author="Nick Bernal" w:date="2026-09-26T15:27:00Z">
        <w:pPr>
          <w:spacing w:after="480"/>
          <w:jc w:val="center"/>
        </w:pPr>
      </w:pPrChange>
    </w:pPr>
    <w:rPr>
      <w:rPrChange w:id="47" w:author="Nick Bernal" w:date="2026-09-26T15:27:00Z">
        <w:rPr>
          <w:sz w:val="24"/>
          <w:lang w:val="en-US" w:eastAsia="en-US" w:bidi="ar-SA"/>
        </w:rPr>
      </w:rPrChange>
    </w:rPr>
  </w:style>
  <w:style w:type="character" w:customStyle="1" w:styleId="DateChar">
    <w:name w:val="Date Char"/>
    <w:basedOn w:val="DefaultParagraphFont"/>
    <w:link w:val="Date"/>
    <w:rsid w:val="00D5537D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er">
    <w:name w:val="header"/>
    <w:basedOn w:val="Normal"/>
    <w:link w:val="HeaderChar"/>
    <w:uiPriority w:val="99"/>
    <w:locked/>
    <w:rsid w:val="00A3727F"/>
    <w:pPr>
      <w:tabs>
        <w:tab w:val="center" w:pos="4680"/>
        <w:tab w:val="right" w:pos="9360"/>
      </w:tabs>
      <w:pPrChange w:id="48" w:author="Nick Bernal" w:date="2026-09-26T15:27:00Z">
        <w:pPr>
          <w:tabs>
            <w:tab w:val="center" w:pos="4680"/>
            <w:tab w:val="right" w:pos="9360"/>
          </w:tabs>
          <w:jc w:val="both"/>
        </w:pPr>
      </w:pPrChange>
    </w:pPr>
    <w:rPr>
      <w:rPrChange w:id="48" w:author="Nick Bernal" w:date="2026-09-26T15:27:00Z">
        <w:rPr>
          <w:sz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D5537D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raftStamp">
    <w:name w:val="Draft Stamp"/>
    <w:basedOn w:val="Header"/>
    <w:next w:val="Header"/>
    <w:locked/>
    <w:rsid w:val="00D5537D"/>
    <w:pPr>
      <w:tabs>
        <w:tab w:val="clear" w:pos="4680"/>
        <w:tab w:val="clear" w:pos="9360"/>
      </w:tabs>
    </w:pPr>
    <w:rPr>
      <w:b/>
      <w:sz w:val="20"/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  <w:spacing w:after="0" w:line="240" w:lineRule="auto"/>
      <w:pPrChange w:id="49" w:author="Nick Bernal" w:date="2026-09-26T15:27:00Z">
        <w:pPr>
          <w:framePr w:hSpace="187" w:vSpace="187" w:wrap="around" w:vAnchor="page" w:hAnchor="page" w:x="13062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49" w:author="Nick Bernal" w:date="2026-09-26T15:27:00Z">
        <w:rPr>
          <w:b/>
          <w:lang w:val="en-US" w:eastAsia="en-US" w:bidi="ar-SA"/>
        </w:rPr>
      </w:rPrChange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  <w:pPrChange w:id="50" w:author="Nick Bernal" w:date="2026-09-26T15:27:00Z">
        <w:pPr>
          <w:framePr w:vSpace="187" w:wrap="around" w:vAnchor="page" w:hAnchor="page" w:x="12241" w:y="1"/>
        </w:pPr>
      </w:pPrChange>
    </w:pPr>
    <w:rPr>
      <w:rPrChange w:id="50" w:author="Nick Bernal" w:date="2026-09-26T15:27:00Z">
        <w:rPr>
          <w:b/>
          <w:lang w:val="en-US" w:eastAsia="en-US" w:bidi="ar-SA"/>
        </w:rPr>
      </w:rPrChange>
    </w:r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  <w:spacing w:after="0" w:line="240" w:lineRule="auto"/>
      <w:pPrChange w:id="51" w:author="Nick Bernal" w:date="2026-09-26T15:27:00Z">
        <w:pPr>
          <w:framePr w:hSpace="187" w:vSpace="187" w:wrap="around" w:vAnchor="page" w:hAnchor="page" w:x="9548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51" w:author="Nick Bernal" w:date="2026-09-26T15:27:00Z">
        <w:rPr>
          <w:b/>
          <w:lang w:val="en-US" w:eastAsia="en-US" w:bidi="ar-SA"/>
        </w:rPr>
      </w:rPrChange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  <w:spacing w:after="0" w:line="240" w:lineRule="auto"/>
      <w:pPrChange w:id="52" w:author="Nick Bernal" w:date="2026-09-26T15:27:00Z">
        <w:pPr>
          <w:framePr w:hSpace="187" w:vSpace="187" w:wrap="around" w:vAnchor="page" w:hAnchor="page" w:x="9548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52" w:author="Nick Bernal" w:date="2026-09-26T15:27:00Z">
        <w:rPr>
          <w:b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"/>
    <w:locked/>
    <w:rsid w:val="00A3727F"/>
    <w:pPr>
      <w:tabs>
        <w:tab w:val="center" w:pos="4320"/>
        <w:tab w:val="right" w:pos="8640"/>
      </w:tabs>
      <w:pPrChange w:id="53" w:author="Nick Bernal" w:date="2026-09-26T15:27:00Z">
        <w:pPr>
          <w:tabs>
            <w:tab w:val="center" w:pos="4320"/>
            <w:tab w:val="right" w:pos="8640"/>
          </w:tabs>
          <w:jc w:val="both"/>
        </w:pPr>
      </w:pPrChange>
    </w:pPr>
    <w:rPr>
      <w:rPrChange w:id="53" w:author="Nick Bernal" w:date="2026-09-26T15:27:00Z">
        <w:rPr>
          <w:sz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"/>
    <w:rsid w:val="00D5537D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  <w:pPrChange w:id="54" w:author="Nick Bernal" w:date="2026-09-26T15:27:00Z">
        <w:pPr>
          <w:spacing w:line="100" w:lineRule="exact"/>
          <w:jc w:val="both"/>
        </w:pPr>
      </w:pPrChange>
    </w:pPr>
    <w:rPr>
      <w:rPrChange w:id="54" w:author="Nick Bernal" w:date="2026-09-26T15:27:00Z">
        <w:rPr>
          <w:sz w:val="24"/>
          <w:lang w:val="en-US" w:eastAsia="en-US" w:bidi="ar-SA"/>
        </w:rPr>
      </w:rPrChange>
    </w:rPr>
  </w:style>
  <w:style w:type="paragraph" w:styleId="FootnoteText">
    <w:name w:val="footnote text"/>
    <w:basedOn w:val="Normal"/>
    <w:link w:val="FootnoteTextChar"/>
    <w:locked/>
    <w:rsid w:val="003A0E2A"/>
    <w:pPr>
      <w:spacing w:after="120"/>
      <w:ind w:left="360" w:hanging="360"/>
      <w:pPrChange w:id="55" w:author="Nick Bernal" w:date="2026-09-26T15:27:00Z">
        <w:pPr>
          <w:spacing w:after="120"/>
          <w:ind w:left="360" w:hanging="360"/>
          <w:jc w:val="both"/>
        </w:pPr>
      </w:pPrChange>
    </w:pPr>
    <w:rPr>
      <w:rFonts w:ascii="Garamond" w:hAnsi="Garamond"/>
      <w:sz w:val="18"/>
      <w:rPrChange w:id="55" w:author="Nick Bernal" w:date="2026-09-26T15:27:00Z">
        <w:rPr>
          <w:rFonts w:ascii="Garamond" w:hAnsi="Garamond"/>
          <w:sz w:val="18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rsid w:val="00D5537D"/>
    <w:rPr>
      <w:rFonts w:ascii="Garamond" w:eastAsia="Times New Roman" w:hAnsi="Garamond" w:cs="Times New Roman"/>
      <w:kern w:val="0"/>
      <w:sz w:val="18"/>
      <w:szCs w:val="20"/>
      <w14:ligatures w14:val="none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  <w:pPrChange w:id="56" w:author="Nick Bernal" w:date="2026-09-26T15:27:00Z">
        <w:pPr>
          <w:tabs>
            <w:tab w:val="center" w:pos="6480"/>
            <w:tab w:val="right" w:pos="12960"/>
          </w:tabs>
          <w:jc w:val="both"/>
        </w:pPr>
      </w:pPrChange>
    </w:pPr>
    <w:rPr>
      <w:rPrChange w:id="56" w:author="Nick Bernal" w:date="2026-09-26T15:27:00Z">
        <w:rPr>
          <w:sz w:val="24"/>
          <w:lang w:val="en-US" w:eastAsia="en-US" w:bidi="ar-SA"/>
        </w:rPr>
      </w:rPrChange>
    </w:r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  <w:pPrChange w:id="57" w:author="Nick Bernal" w:date="2026-09-26T15:27:00Z">
        <w:pPr>
          <w:ind w:left="240" w:hanging="240"/>
          <w:jc w:val="both"/>
        </w:pPr>
      </w:pPrChange>
    </w:pPr>
    <w:rPr>
      <w:rPrChange w:id="57" w:author="Nick Bernal" w:date="2026-09-26T15:27:00Z">
        <w:rPr>
          <w:sz w:val="24"/>
          <w:lang w:val="en-US" w:eastAsia="en-US" w:bidi="ar-SA"/>
        </w:rPr>
      </w:rPrChange>
    </w:r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  <w:pPrChange w:id="58" w:author="Nick Bernal" w:date="2026-09-26T15:27:00Z">
        <w:pPr>
          <w:ind w:left="480" w:hanging="240"/>
          <w:jc w:val="both"/>
        </w:pPr>
      </w:pPrChange>
    </w:pPr>
    <w:rPr>
      <w:rPrChange w:id="58" w:author="Nick Bernal" w:date="2026-09-26T15:27:00Z">
        <w:rPr>
          <w:sz w:val="24"/>
          <w:lang w:val="en-US" w:eastAsia="en-US" w:bidi="ar-SA"/>
        </w:rPr>
      </w:rPrChange>
    </w:r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  <w:pPrChange w:id="59" w:author="Nick Bernal" w:date="2026-09-26T15:27:00Z">
        <w:pPr>
          <w:ind w:left="720" w:hanging="240"/>
          <w:jc w:val="both"/>
        </w:pPr>
      </w:pPrChange>
    </w:pPr>
    <w:rPr>
      <w:rPrChange w:id="59" w:author="Nick Bernal" w:date="2026-09-26T15:27:00Z">
        <w:rPr>
          <w:sz w:val="24"/>
          <w:lang w:val="en-US" w:eastAsia="en-US" w:bidi="ar-SA"/>
        </w:rPr>
      </w:rPrChange>
    </w:r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  <w:pPrChange w:id="60" w:author="Nick Bernal" w:date="2026-09-26T15:27:00Z">
        <w:pPr>
          <w:ind w:left="960" w:hanging="240"/>
          <w:jc w:val="both"/>
        </w:pPr>
      </w:pPrChange>
    </w:pPr>
    <w:rPr>
      <w:rPrChange w:id="60" w:author="Nick Bernal" w:date="2026-09-26T15:27:00Z">
        <w:rPr>
          <w:sz w:val="24"/>
          <w:lang w:val="en-US" w:eastAsia="en-US" w:bidi="ar-SA"/>
        </w:rPr>
      </w:rPrChange>
    </w:r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  <w:pPrChange w:id="61" w:author="Nick Bernal" w:date="2026-09-26T15:27:00Z">
        <w:pPr>
          <w:ind w:left="1200" w:hanging="240"/>
          <w:jc w:val="both"/>
        </w:pPr>
      </w:pPrChange>
    </w:pPr>
    <w:rPr>
      <w:rPrChange w:id="61" w:author="Nick Bernal" w:date="2026-09-26T15:27:00Z">
        <w:rPr>
          <w:sz w:val="24"/>
          <w:lang w:val="en-US" w:eastAsia="en-US" w:bidi="ar-SA"/>
        </w:rPr>
      </w:rPrChange>
    </w:r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  <w:pPrChange w:id="62" w:author="Nick Bernal" w:date="2026-09-26T15:27:00Z">
        <w:pPr>
          <w:ind w:left="1440" w:hanging="240"/>
          <w:jc w:val="both"/>
        </w:pPr>
      </w:pPrChange>
    </w:pPr>
    <w:rPr>
      <w:rPrChange w:id="62" w:author="Nick Bernal" w:date="2026-09-26T15:27:00Z">
        <w:rPr>
          <w:sz w:val="24"/>
          <w:lang w:val="en-US" w:eastAsia="en-US" w:bidi="ar-SA"/>
        </w:rPr>
      </w:rPrChange>
    </w:r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  <w:pPrChange w:id="63" w:author="Nick Bernal" w:date="2026-09-26T15:27:00Z">
        <w:pPr>
          <w:ind w:left="1680" w:hanging="240"/>
          <w:jc w:val="both"/>
        </w:pPr>
      </w:pPrChange>
    </w:pPr>
    <w:rPr>
      <w:rPrChange w:id="63" w:author="Nick Bernal" w:date="2026-09-26T15:27:00Z">
        <w:rPr>
          <w:sz w:val="24"/>
          <w:lang w:val="en-US" w:eastAsia="en-US" w:bidi="ar-SA"/>
        </w:rPr>
      </w:rPrChange>
    </w:r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  <w:pPrChange w:id="64" w:author="Nick Bernal" w:date="2026-09-26T15:27:00Z">
        <w:pPr>
          <w:ind w:left="1920" w:hanging="240"/>
          <w:jc w:val="both"/>
        </w:pPr>
      </w:pPrChange>
    </w:pPr>
    <w:rPr>
      <w:rPrChange w:id="64" w:author="Nick Bernal" w:date="2026-09-26T15:27:00Z">
        <w:rPr>
          <w:sz w:val="24"/>
          <w:lang w:val="en-US" w:eastAsia="en-US" w:bidi="ar-SA"/>
        </w:rPr>
      </w:rPrChange>
    </w:r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  <w:pPrChange w:id="65" w:author="Nick Bernal" w:date="2026-09-26T15:27:00Z">
        <w:pPr>
          <w:ind w:left="2160" w:hanging="240"/>
          <w:jc w:val="both"/>
        </w:pPr>
      </w:pPrChange>
    </w:pPr>
    <w:rPr>
      <w:rPrChange w:id="65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internet">
    <w:name w:val="internet"/>
    <w:locked/>
    <w:rsid w:val="00A3727F"/>
    <w:pPr>
      <w:spacing w:after="120" w:line="240" w:lineRule="auto"/>
      <w:jc w:val="center"/>
      <w:pPrChange w:id="66" w:author="Nick Bernal" w:date="2026-09-26T15:27:00Z">
        <w:pPr>
          <w:spacing w:after="120"/>
          <w:jc w:val="center"/>
        </w:pPr>
      </w:pPrChange>
    </w:pPr>
    <w:rPr>
      <w:rFonts w:ascii="Book Antiqua" w:eastAsia="Times New Roman" w:hAnsi="Book Antiqua" w:cs="Times New Roman"/>
      <w:noProof/>
      <w:kern w:val="0"/>
      <w:sz w:val="18"/>
      <w:szCs w:val="20"/>
      <w14:ligatures w14:val="none"/>
      <w:rPrChange w:id="66" w:author="Nick Bernal" w:date="2026-09-26T15:27:00Z">
        <w:rPr>
          <w:rFonts w:ascii="Book Antiqua" w:hAnsi="Book Antiqua"/>
          <w:noProof/>
          <w:sz w:val="18"/>
          <w:lang w:val="en-US" w:eastAsia="en-US" w:bidi="ar-SA"/>
        </w:rPr>
      </w:rPrChange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  <w:pPrChange w:id="67" w:author="Nick Bernal" w:date="2026-09-26T15:27:00Z">
        <w:pPr>
          <w:jc w:val="center"/>
          <w:outlineLvl w:val="0"/>
        </w:pPr>
      </w:pPrChange>
    </w:pPr>
    <w:rPr>
      <w:rFonts w:ascii="Book Antiqua" w:eastAsia="MS Song" w:hAnsi="Book Antiqua"/>
      <w:smallCaps/>
      <w:spacing w:val="26"/>
      <w:sz w:val="30"/>
      <w:lang w:eastAsia="zh-CN"/>
      <w:rPrChange w:id="67" w:author="Nick Bernal" w:date="2026-09-26T15:27:00Z">
        <w:rPr>
          <w:rFonts w:ascii="Book Antiqua" w:eastAsia="MS Song" w:hAnsi="Book Antiqua"/>
          <w:smallCaps/>
          <w:spacing w:val="26"/>
          <w:sz w:val="30"/>
          <w:lang w:val="en-US" w:eastAsia="zh-CN" w:bidi="ar-SA"/>
        </w:rPr>
      </w:rPrChange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  <w:pPrChange w:id="68" w:author="Nick Bernal" w:date="2026-09-26T15:27:00Z">
        <w:pPr>
          <w:spacing w:line="220" w:lineRule="exact"/>
          <w:jc w:val="center"/>
        </w:pPr>
      </w:pPrChange>
    </w:pPr>
    <w:rPr>
      <w:rFonts w:ascii="Book Antiqua" w:hAnsi="Book Antiqua"/>
      <w:smallCaps/>
      <w:sz w:val="18"/>
      <w:rPrChange w:id="68" w:author="Nick Bernal" w:date="2026-09-26T15:27:00Z">
        <w:rPr>
          <w:rFonts w:ascii="Book Antiqua" w:hAnsi="Book Antiqua"/>
          <w:smallCaps/>
          <w:sz w:val="18"/>
          <w:lang w:val="en-US" w:eastAsia="en-US" w:bidi="ar-SA"/>
        </w:rPr>
      </w:rPrChange>
    </w:rPr>
  </w:style>
  <w:style w:type="paragraph" w:customStyle="1" w:styleId="Londoninternet">
    <w:name w:val="London internet"/>
    <w:basedOn w:val="internet"/>
    <w:locked/>
    <w:rsid w:val="00D5537D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  <w:pPrChange w:id="69" w:author="Nick Bernal" w:date="2026-09-26T15:27:00Z">
        <w:pPr>
          <w:spacing w:line="220" w:lineRule="exact"/>
          <w:jc w:val="center"/>
        </w:pPr>
      </w:pPrChange>
    </w:pPr>
    <w:rPr>
      <w:rFonts w:ascii="Book Antiqua" w:hAnsi="Book Antiqua"/>
      <w:caps/>
      <w:spacing w:val="20"/>
      <w:sz w:val="15"/>
      <w:rPrChange w:id="69" w:author="Nick Bernal" w:date="2026-09-26T15:27:00Z">
        <w:rPr>
          <w:rFonts w:ascii="Book Antiqua" w:hAnsi="Book Antiqua"/>
          <w:caps/>
          <w:spacing w:val="20"/>
          <w:sz w:val="15"/>
          <w:lang w:val="en-US" w:eastAsia="en-US" w:bidi="ar-SA"/>
        </w:rPr>
      </w:rPrChange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  <w:pPrChange w:id="70" w:author="Nick Bernal" w:date="2026-09-26T15:27:00Z">
        <w:pPr>
          <w:tabs>
            <w:tab w:val="right" w:pos="540"/>
            <w:tab w:val="right" w:pos="900"/>
            <w:tab w:val="right" w:pos="1260"/>
            <w:tab w:val="right" w:pos="1620"/>
            <w:tab w:val="right" w:pos="1980"/>
            <w:tab w:val="right" w:pos="2340"/>
            <w:tab w:val="right" w:pos="2700"/>
          </w:tabs>
          <w:spacing w:before="240" w:after="240"/>
          <w:jc w:val="both"/>
        </w:pPr>
      </w:pPrChange>
    </w:pPr>
    <w:rPr>
      <w:i/>
      <w:rPrChange w:id="70" w:author="Nick Bernal" w:date="2026-09-26T15:27:00Z">
        <w:rPr>
          <w:i/>
          <w:sz w:val="24"/>
          <w:lang w:val="en-US" w:eastAsia="en-US" w:bidi="ar-SA"/>
        </w:rPr>
      </w:rPrChange>
    </w:rPr>
  </w:style>
  <w:style w:type="paragraph" w:customStyle="1" w:styleId="Name">
    <w:name w:val="Name"/>
    <w:basedOn w:val="Normal"/>
    <w:next w:val="Address"/>
    <w:locked/>
    <w:rsid w:val="00A3727F"/>
    <w:pPr>
      <w:pPrChange w:id="71" w:author="Nick Bernal" w:date="2026-09-26T15:27:00Z">
        <w:pPr>
          <w:jc w:val="both"/>
        </w:pPr>
      </w:pPrChange>
    </w:pPr>
    <w:rPr>
      <w:rPrChange w:id="71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  <w:pPrChange w:id="72" w:author="Nick Bernal" w:date="2026-09-26T15:27:00Z">
        <w:pPr>
          <w:suppressAutoHyphens/>
          <w:spacing w:after="120"/>
          <w:jc w:val="center"/>
        </w:pPr>
      </w:pPrChange>
    </w:pPr>
    <w:rPr>
      <w:rFonts w:ascii="Book Antiqua" w:hAnsi="Book Antiqua"/>
      <w:smallCaps/>
      <w:noProof/>
      <w:sz w:val="15"/>
      <w:rPrChange w:id="72" w:author="Nick Bernal" w:date="2026-09-26T15:27:00Z">
        <w:rPr>
          <w:rFonts w:ascii="Book Antiqua" w:hAnsi="Book Antiqua"/>
          <w:smallCaps/>
          <w:noProof/>
          <w:sz w:val="15"/>
          <w:lang w:val="en-US" w:eastAsia="en-US" w:bidi="ar-SA"/>
        </w:rPr>
      </w:rPrChange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  <w:pPrChange w:id="73" w:author="Nick Bernal" w:date="2026-09-26T15:27:00Z">
        <w:pPr>
          <w:tabs>
            <w:tab w:val="right" w:pos="9360"/>
          </w:tabs>
          <w:jc w:val="both"/>
        </w:pPr>
      </w:pPrChange>
    </w:pPr>
    <w:rPr>
      <w:rFonts w:ascii="Book Antiqua" w:hAnsi="Book Antiqua"/>
      <w:b/>
      <w:smallCaps/>
      <w:spacing w:val="42"/>
      <w:rPrChange w:id="73" w:author="Nick Bernal" w:date="2026-09-26T15:27:00Z">
        <w:rPr>
          <w:rFonts w:ascii="Book Antiqua" w:hAnsi="Book Antiqua"/>
          <w:b/>
          <w:smallCaps/>
          <w:spacing w:val="42"/>
          <w:sz w:val="24"/>
          <w:lang w:val="en-US" w:eastAsia="en-US" w:bidi="ar-SA"/>
        </w:rPr>
      </w:rPrChange>
    </w:rPr>
  </w:style>
  <w:style w:type="paragraph" w:customStyle="1" w:styleId="Powers">
    <w:name w:val="Powers"/>
    <w:basedOn w:val="Normal"/>
    <w:locked/>
    <w:rsid w:val="00A3727F"/>
    <w:pPr>
      <w:numPr>
        <w:numId w:val="11"/>
      </w:numPr>
      <w:tabs>
        <w:tab w:val="clear" w:pos="360"/>
      </w:tabs>
      <w:spacing w:after="240"/>
      <w:pPrChange w:id="74" w:author="Nick Bernal" w:date="2026-09-26T15:27:00Z">
        <w:pPr>
          <w:numPr>
            <w:numId w:val="11"/>
          </w:numPr>
          <w:spacing w:after="240"/>
          <w:ind w:left="360" w:hanging="360"/>
          <w:jc w:val="both"/>
        </w:pPr>
      </w:pPrChange>
    </w:pPr>
    <w:rPr>
      <w:rPrChange w:id="74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  <w:pPrChange w:id="75" w:author="Nick Bernal" w:date="2026-09-26T15:27:00Z">
        <w:pPr>
          <w:spacing w:after="240"/>
          <w:jc w:val="center"/>
        </w:pPr>
      </w:pPrChange>
    </w:pPr>
    <w:rPr>
      <w:b/>
      <w:caps/>
      <w:rPrChange w:id="75" w:author="Nick Bernal" w:date="2026-09-26T15:27:00Z">
        <w:rPr>
          <w:b/>
          <w:caps/>
          <w:sz w:val="24"/>
          <w:lang w:val="en-US" w:eastAsia="en-US" w:bidi="ar-SA"/>
        </w:rPr>
      </w:rPrChange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  <w:pPrChange w:id="76" w:author="Nick Bernal" w:date="2026-09-26T15:27:00Z">
        <w:pPr>
          <w:spacing w:after="240"/>
          <w:ind w:left="1440" w:hanging="720"/>
          <w:jc w:val="both"/>
        </w:pPr>
      </w:pPrChange>
    </w:pPr>
    <w:rPr>
      <w:rPrChange w:id="76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  <w:pPrChange w:id="77" w:author="Nick Bernal" w:date="2026-09-26T15:27:00Z">
        <w:pPr>
          <w:spacing w:after="240"/>
          <w:ind w:left="2880" w:right="1440" w:hanging="720"/>
          <w:jc w:val="both"/>
        </w:pPr>
      </w:pPrChange>
    </w:pPr>
    <w:rPr>
      <w:rPrChange w:id="77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  <w:pPrChange w:id="78" w:author="Nick Bernal" w:date="2026-09-26T15:27:00Z">
        <w:pPr>
          <w:spacing w:after="240"/>
          <w:ind w:left="720" w:hanging="720"/>
          <w:jc w:val="both"/>
        </w:pPr>
      </w:pPrChange>
    </w:pPr>
    <w:rPr>
      <w:rPrChange w:id="78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  <w:pPrChange w:id="79" w:author="Nick Bernal" w:date="2026-09-26T15:27:00Z">
        <w:pPr>
          <w:spacing w:after="240"/>
          <w:ind w:left="2160" w:right="1440" w:hanging="720"/>
          <w:jc w:val="both"/>
        </w:pPr>
      </w:pPrChange>
    </w:pPr>
    <w:rPr>
      <w:rPrChange w:id="79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  <w:pPrChange w:id="80" w:author="Nick Bernal" w:date="2026-09-26T15:27:00Z">
        <w:pPr>
          <w:spacing w:line="480" w:lineRule="exact"/>
          <w:ind w:left="720" w:right="720"/>
          <w:jc w:val="both"/>
        </w:pPr>
      </w:pPrChange>
    </w:pPr>
    <w:rPr>
      <w:rPrChange w:id="80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  <w:pPrChange w:id="81" w:author="Nick Bernal" w:date="2026-09-26T15:27:00Z">
        <w:pPr>
          <w:spacing w:after="240"/>
          <w:ind w:left="1440" w:right="1440"/>
          <w:jc w:val="both"/>
        </w:pPr>
      </w:pPrChange>
    </w:pPr>
    <w:rPr>
      <w:rPrChange w:id="81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  <w:pPrChange w:id="82" w:author="Nick Bernal" w:date="2026-09-26T15:27:00Z">
        <w:pPr>
          <w:spacing w:after="120"/>
          <w:ind w:left="1440" w:right="1440"/>
          <w:jc w:val="both"/>
        </w:pPr>
      </w:pPrChange>
    </w:pPr>
    <w:rPr>
      <w:rPrChange w:id="82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  <w:pPrChange w:id="83" w:author="Nick Bernal" w:date="2026-09-26T15:27:00Z">
        <w:pPr>
          <w:spacing w:after="240" w:line="480" w:lineRule="auto"/>
          <w:ind w:left="1440" w:right="1440"/>
          <w:jc w:val="both"/>
        </w:pPr>
      </w:pPrChange>
    </w:pPr>
    <w:rPr>
      <w:rPrChange w:id="83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  <w:pPrChange w:id="84" w:author="Nick Bernal" w:date="2026-09-26T15:27:00Z">
        <w:pPr>
          <w:spacing w:after="240" w:line="480" w:lineRule="auto"/>
          <w:ind w:left="1440" w:right="1440" w:firstLine="720"/>
          <w:jc w:val="both"/>
        </w:pPr>
      </w:pPrChange>
    </w:pPr>
    <w:rPr>
      <w:rPrChange w:id="84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  <w:pPrChange w:id="85" w:author="Nick Bernal" w:date="2026-09-26T15:27:00Z">
        <w:pPr>
          <w:spacing w:after="240" w:line="480" w:lineRule="auto"/>
          <w:ind w:left="1440" w:right="1440" w:firstLine="1440"/>
          <w:jc w:val="both"/>
        </w:pPr>
      </w:pPrChange>
    </w:pPr>
    <w:rPr>
      <w:rPrChange w:id="85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jpaddress">
    <w:name w:val="jpaddress"/>
    <w:basedOn w:val="Normal"/>
    <w:locked/>
    <w:rsid w:val="00A3727F"/>
    <w:pPr>
      <w:widowControl w:val="0"/>
      <w:snapToGrid w:val="0"/>
      <w:spacing w:after="24"/>
      <w:jc w:val="center"/>
      <w:pPrChange w:id="86" w:author="Nick Bernal" w:date="2026-09-26T15:27:00Z">
        <w:pPr>
          <w:widowControl w:val="0"/>
          <w:snapToGrid w:val="0"/>
          <w:spacing w:after="24"/>
          <w:jc w:val="center"/>
        </w:pPr>
      </w:pPrChange>
    </w:pPr>
    <w:rPr>
      <w:rFonts w:ascii="Book Antiqua" w:eastAsia="MS Mincho" w:hAnsi="Book Antiqua"/>
      <w:smallCaps/>
      <w:spacing w:val="10"/>
      <w:kern w:val="2"/>
      <w:sz w:val="16"/>
      <w:lang w:eastAsia="ja-JP"/>
      <w:rPrChange w:id="86" w:author="Nick Bernal" w:date="2026-09-26T15:27:00Z">
        <w:rPr>
          <w:rFonts w:ascii="Book Antiqua" w:eastAsia="MS Mincho" w:hAnsi="Book Antiqua"/>
          <w:smallCaps/>
          <w:spacing w:val="10"/>
          <w:sz w:val="16"/>
          <w:lang w:val="en-US" w:eastAsia="ja-JP" w:bidi="ar-SA"/>
        </w:rPr>
      </w:rPrChange>
    </w:rPr>
  </w:style>
  <w:style w:type="paragraph" w:customStyle="1" w:styleId="QuoteExactly12">
    <w:name w:val="Quote Exactly 12"/>
    <w:basedOn w:val="Normal"/>
    <w:locked/>
    <w:rsid w:val="00A3727F"/>
    <w:pPr>
      <w:widowControl w:val="0"/>
      <w:spacing w:before="240" w:line="240" w:lineRule="exact"/>
      <w:ind w:left="1440" w:right="1440"/>
      <w:pPrChange w:id="87" w:author="Nick Bernal" w:date="2026-09-26T15:27:00Z">
        <w:pPr>
          <w:widowControl w:val="0"/>
          <w:spacing w:before="240" w:line="240" w:lineRule="exact"/>
          <w:ind w:left="1440" w:right="1440"/>
          <w:jc w:val="both"/>
        </w:pPr>
      </w:pPrChange>
    </w:pPr>
    <w:rPr>
      <w:rPrChange w:id="87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Exactly24">
    <w:name w:val="Quote Exactly 24"/>
    <w:basedOn w:val="Normal"/>
    <w:locked/>
    <w:rsid w:val="00A3727F"/>
    <w:pPr>
      <w:widowControl w:val="0"/>
      <w:spacing w:line="480" w:lineRule="exact"/>
      <w:ind w:left="1440" w:right="1440"/>
      <w:pPrChange w:id="88" w:author="Nick Bernal" w:date="2026-09-26T15:27:00Z">
        <w:pPr>
          <w:widowControl w:val="0"/>
          <w:spacing w:line="480" w:lineRule="exact"/>
          <w:ind w:left="1440" w:right="1440"/>
          <w:jc w:val="both"/>
        </w:pPr>
      </w:pPrChange>
    </w:pPr>
    <w:rPr>
      <w:rPrChange w:id="88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  <w:pPrChange w:id="89" w:author="Nick Bernal" w:date="2026-09-26T15:27:00Z">
        <w:pPr>
          <w:spacing w:after="240"/>
          <w:ind w:left="1440" w:right="1440" w:firstLine="720"/>
          <w:jc w:val="both"/>
        </w:pPr>
      </w:pPrChange>
    </w:pPr>
    <w:rPr>
      <w:rPrChange w:id="89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  <w:pPrChange w:id="90" w:author="Nick Bernal" w:date="2026-09-26T15:27:00Z">
        <w:pPr>
          <w:spacing w:after="240"/>
          <w:ind w:left="1440" w:right="1440" w:firstLine="1440"/>
          <w:jc w:val="both"/>
        </w:pPr>
      </w:pPrChange>
    </w:pPr>
    <w:rPr>
      <w:rPrChange w:id="90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  <w:pPrChange w:id="91" w:author="Nick Bernal" w:date="2026-09-26T15:27:00Z">
        <w:pPr>
          <w:spacing w:before="240"/>
          <w:ind w:left="2160" w:hanging="720"/>
          <w:jc w:val="both"/>
        </w:pPr>
      </w:pPrChange>
    </w:pPr>
    <w:rPr>
      <w:rPrChange w:id="91" w:author="Nick Bernal" w:date="2026-09-26T15:27:00Z">
        <w:rPr>
          <w:sz w:val="24"/>
          <w:lang w:val="en-US" w:eastAsia="en-US" w:bidi="ar-SA"/>
        </w:rPr>
      </w:rPrChange>
    </w:rPr>
  </w:style>
  <w:style w:type="paragraph" w:styleId="Salutation">
    <w:name w:val="Salutation"/>
    <w:basedOn w:val="Normal"/>
    <w:next w:val="BodyText"/>
    <w:link w:val="SalutationChar"/>
    <w:locked/>
    <w:rsid w:val="00A3727F"/>
    <w:pPr>
      <w:spacing w:before="240" w:after="240"/>
      <w:pPrChange w:id="92" w:author="Nick Bernal" w:date="2026-09-26T15:27:00Z">
        <w:pPr>
          <w:spacing w:before="240" w:after="240"/>
          <w:jc w:val="both"/>
        </w:pPr>
      </w:pPrChange>
    </w:pPr>
    <w:rPr>
      <w:rPrChange w:id="92" w:author="Nick Bernal" w:date="2026-09-26T15:27:00Z">
        <w:rPr>
          <w:sz w:val="24"/>
          <w:lang w:val="en-US" w:eastAsia="en-US" w:bidi="ar-SA"/>
        </w:rPr>
      </w:rPrChange>
    </w:rPr>
  </w:style>
  <w:style w:type="character" w:customStyle="1" w:styleId="SalutationChar">
    <w:name w:val="Salutation Char"/>
    <w:basedOn w:val="DefaultParagraphFont"/>
    <w:link w:val="Salutation"/>
    <w:rsid w:val="00D5537D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LettersmallTitle">
    <w:name w:val="Letter small Title"/>
    <w:basedOn w:val="Normal"/>
    <w:locked/>
    <w:rsid w:val="00A3727F"/>
    <w:pPr>
      <w:jc w:val="center"/>
      <w:pPrChange w:id="93" w:author="Nick Bernal" w:date="2026-09-26T15:27:00Z">
        <w:pPr>
          <w:jc w:val="center"/>
        </w:pPr>
      </w:pPrChange>
    </w:pPr>
    <w:rPr>
      <w:rFonts w:ascii="Book Antiqua" w:hAnsi="Book Antiqua"/>
      <w:caps/>
      <w:sz w:val="10"/>
      <w:rPrChange w:id="93" w:author="Nick Bernal" w:date="2026-09-26T15:27:00Z">
        <w:rPr>
          <w:rFonts w:ascii="Book Antiqua" w:hAnsi="Book Antiqua"/>
          <w:caps/>
          <w:sz w:val="10"/>
          <w:lang w:val="en-US" w:eastAsia="en-US" w:bidi="ar-SA"/>
        </w:rPr>
      </w:rPrChange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  <w:pPrChange w:id="94" w:author="Nick Bernal" w:date="2026-09-26T15:27:00Z">
        <w:pPr>
          <w:spacing w:after="240"/>
          <w:jc w:val="center"/>
        </w:pPr>
      </w:pPrChange>
    </w:pPr>
    <w:rPr>
      <w:rFonts w:ascii="Book Antiqua" w:eastAsia="MS Song" w:hAnsi="Book Antiqua"/>
      <w:caps/>
      <w:sz w:val="10"/>
      <w:lang w:eastAsia="zh-CN"/>
      <w:rPrChange w:id="94" w:author="Nick Bernal" w:date="2026-09-26T15:27:00Z">
        <w:rPr>
          <w:rFonts w:ascii="Book Antiqua" w:eastAsia="MS Song" w:hAnsi="Book Antiqua"/>
          <w:caps/>
          <w:sz w:val="10"/>
          <w:lang w:val="en-US" w:eastAsia="zh-CN" w:bidi="ar-SA"/>
        </w:rPr>
      </w:rPrChange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  <w:pPrChange w:id="95" w:author="Nick Bernal" w:date="2026-09-26T15:27:00Z">
        <w:pPr>
          <w:keepNext/>
          <w:keepLines/>
          <w:spacing w:after="120"/>
          <w:jc w:val="center"/>
        </w:pPr>
      </w:pPrChange>
    </w:pPr>
    <w:rPr>
      <w:b/>
      <w:rPrChange w:id="95" w:author="Nick Bernal" w:date="2026-09-26T15:27:00Z">
        <w:rPr>
          <w:b/>
          <w:sz w:val="24"/>
          <w:lang w:val="en-US" w:eastAsia="en-US" w:bidi="ar-SA"/>
        </w:rPr>
      </w:rPrChange>
    </w:r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  <w:pPrChange w:id="96" w:author="Nick Bernal" w:date="2026-09-26T15:27:00Z">
        <w:pPr>
          <w:tabs>
            <w:tab w:val="decimal" w:pos="1570"/>
          </w:tabs>
          <w:jc w:val="both"/>
        </w:pPr>
      </w:pPrChange>
    </w:pPr>
    <w:rPr>
      <w:rPrChange w:id="96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TDecSub">
    <w:name w:val="TDecSub"/>
    <w:basedOn w:val="TDec"/>
    <w:locked/>
    <w:rsid w:val="00D5537D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D5537D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  <w:pPrChange w:id="97" w:author="Nick Bernal" w:date="2026-09-26T15:27:00Z">
        <w:pPr>
          <w:pBdr>
            <w:bottom w:val="single" w:sz="4" w:space="1" w:color="auto"/>
          </w:pBdr>
          <w:spacing w:after="240"/>
          <w:jc w:val="center"/>
        </w:pPr>
      </w:pPrChange>
    </w:pPr>
    <w:rPr>
      <w:b/>
      <w:rPrChange w:id="97" w:author="Nick Bernal" w:date="2026-09-26T15:27:00Z">
        <w:rPr>
          <w:b/>
          <w:sz w:val="24"/>
          <w:lang w:val="en-US" w:eastAsia="en-US" w:bidi="ar-SA"/>
        </w:rPr>
      </w:rPrChange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  <w:pPrChange w:id="98" w:author="Nick Bernal" w:date="2026-09-26T15:27:00Z">
        <w:pPr>
          <w:keepNext/>
          <w:spacing w:after="240"/>
          <w:jc w:val="both"/>
        </w:pPr>
      </w:pPrChange>
    </w:pPr>
    <w:rPr>
      <w:b/>
      <w:rPrChange w:id="98" w:author="Nick Bernal" w:date="2026-09-26T15:27:00Z">
        <w:rPr>
          <w:b/>
          <w:sz w:val="24"/>
          <w:lang w:val="en-US" w:eastAsia="en-US" w:bidi="ar-SA"/>
        </w:rPr>
      </w:rPrChange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  <w:pPrChange w:id="99" w:author="Nick Bernal" w:date="2026-09-26T15:27:00Z">
        <w:pPr>
          <w:keepNext/>
          <w:spacing w:after="240"/>
          <w:jc w:val="right"/>
        </w:pPr>
      </w:pPrChange>
    </w:pPr>
    <w:rPr>
      <w:b/>
      <w:rPrChange w:id="99" w:author="Nick Bernal" w:date="2026-09-26T15:27:00Z">
        <w:rPr>
          <w:b/>
          <w:sz w:val="24"/>
          <w:lang w:val="en-US" w:eastAsia="en-US" w:bidi="ar-SA"/>
        </w:rPr>
      </w:rPrChange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  <w:pPrChange w:id="100" w:author="Nick Bernal" w:date="2026-09-26T15:27:00Z">
        <w:pPr>
          <w:tabs>
            <w:tab w:val="right" w:leader="dot" w:pos="1987"/>
          </w:tabs>
          <w:jc w:val="both"/>
        </w:pPr>
      </w:pPrChange>
    </w:pPr>
    <w:rPr>
      <w:rPrChange w:id="100" w:author="Nick Bernal" w:date="2026-09-26T15:27:00Z">
        <w:rPr>
          <w:sz w:val="24"/>
          <w:lang w:val="en-US" w:eastAsia="en-US" w:bidi="ar-SA"/>
        </w:rPr>
      </w:rPrChange>
    </w:r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  <w:pPrChange w:id="101" w:author="Nick Bernal" w:date="2026-09-26T15:27:00Z">
        <w:pPr>
          <w:spacing w:before="120"/>
          <w:jc w:val="both"/>
        </w:pPr>
      </w:pPrChange>
    </w:pPr>
    <w:rPr>
      <w:b/>
      <w:rPrChange w:id="101" w:author="Nick Bernal" w:date="2026-09-26T15:27:00Z">
        <w:rPr>
          <w:b/>
          <w:sz w:val="24"/>
          <w:lang w:val="en-US" w:eastAsia="en-US" w:bidi="ar-SA"/>
        </w:rPr>
      </w:rPrChange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  <w:pPrChange w:id="102" w:author="Nick Bernal" w:date="2026-09-26T15:27:00Z">
        <w:pPr>
          <w:spacing w:after="240"/>
          <w:ind w:left="720" w:right="720" w:hanging="720"/>
          <w:jc w:val="both"/>
        </w:pPr>
      </w:pPrChange>
    </w:pPr>
    <w:rPr>
      <w:rPrChange w:id="102" w:author="Nick Bernal" w:date="2026-09-26T15:27:00Z">
        <w:rPr>
          <w:sz w:val="24"/>
          <w:lang w:val="en-US" w:eastAsia="en-US" w:bidi="ar-SA"/>
        </w:rPr>
      </w:rPrChange>
    </w:r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  <w:pPrChange w:id="103" w:author="Nick Bernal" w:date="2026-09-26T15:27:00Z">
        <w:pPr>
          <w:spacing w:after="240"/>
          <w:ind w:left="1440" w:right="720" w:hanging="720"/>
          <w:jc w:val="both"/>
        </w:pPr>
      </w:pPrChange>
    </w:pPr>
    <w:rPr>
      <w:rPrChange w:id="103" w:author="Nick Bernal" w:date="2026-09-26T15:27:00Z">
        <w:rPr>
          <w:sz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  <w:pPrChange w:id="104" w:author="Nick Bernal" w:date="2026-09-26T15:27:00Z">
        <w:pPr>
          <w:spacing w:after="240"/>
          <w:ind w:left="2160" w:right="720" w:hanging="720"/>
          <w:jc w:val="both"/>
        </w:pPr>
      </w:pPrChange>
    </w:pPr>
    <w:rPr>
      <w:rPrChange w:id="104" w:author="Nick Bernal" w:date="2026-09-26T15:27:00Z">
        <w:rPr>
          <w:sz w:val="24"/>
          <w:lang w:val="en-US" w:eastAsia="en-US" w:bidi="ar-SA"/>
        </w:rPr>
      </w:rPrChange>
    </w:r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  <w:pPrChange w:id="105" w:author="Nick Bernal" w:date="2026-09-26T15:27:00Z">
        <w:pPr>
          <w:spacing w:after="240"/>
          <w:ind w:left="2880" w:right="720" w:hanging="720"/>
          <w:jc w:val="both"/>
        </w:pPr>
      </w:pPrChange>
    </w:pPr>
    <w:rPr>
      <w:rPrChange w:id="105" w:author="Nick Bernal" w:date="2026-09-26T15:27:00Z">
        <w:rPr>
          <w:sz w:val="24"/>
          <w:lang w:val="en-US" w:eastAsia="en-US" w:bidi="ar-SA"/>
        </w:rPr>
      </w:rPrChange>
    </w:r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  <w:pPrChange w:id="106" w:author="Nick Bernal" w:date="2026-09-26T15:27:00Z">
        <w:pPr>
          <w:spacing w:after="240"/>
          <w:ind w:left="3600" w:right="720" w:hanging="720"/>
          <w:jc w:val="both"/>
        </w:pPr>
      </w:pPrChange>
    </w:pPr>
    <w:rPr>
      <w:rPrChange w:id="106" w:author="Nick Bernal" w:date="2026-09-26T15:27:00Z">
        <w:rPr>
          <w:sz w:val="24"/>
          <w:lang w:val="en-US" w:eastAsia="en-US" w:bidi="ar-SA"/>
        </w:rPr>
      </w:rPrChange>
    </w:r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  <w:pPrChange w:id="107" w:author="Nick Bernal" w:date="2026-09-26T15:27:00Z">
        <w:pPr>
          <w:spacing w:after="240"/>
          <w:ind w:left="4320" w:right="720" w:hanging="720"/>
          <w:jc w:val="both"/>
        </w:pPr>
      </w:pPrChange>
    </w:pPr>
    <w:rPr>
      <w:rPrChange w:id="107" w:author="Nick Bernal" w:date="2026-09-26T15:27:00Z">
        <w:rPr>
          <w:sz w:val="24"/>
          <w:lang w:val="en-US" w:eastAsia="en-US" w:bidi="ar-SA"/>
        </w:rPr>
      </w:rPrChange>
    </w:r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  <w:pPrChange w:id="108" w:author="Nick Bernal" w:date="2026-09-26T15:27:00Z">
        <w:pPr>
          <w:spacing w:after="240"/>
          <w:ind w:left="5040" w:right="720" w:hanging="720"/>
          <w:jc w:val="both"/>
        </w:pPr>
      </w:pPrChange>
    </w:pPr>
    <w:rPr>
      <w:rPrChange w:id="108" w:author="Nick Bernal" w:date="2026-09-26T15:27:00Z">
        <w:rPr>
          <w:sz w:val="24"/>
          <w:lang w:val="en-US" w:eastAsia="en-US" w:bidi="ar-SA"/>
        </w:rPr>
      </w:rPrChange>
    </w:r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  <w:pPrChange w:id="109" w:author="Nick Bernal" w:date="2026-09-26T15:27:00Z">
        <w:pPr>
          <w:spacing w:after="240"/>
          <w:ind w:left="5760" w:right="720" w:hanging="720"/>
          <w:jc w:val="both"/>
        </w:pPr>
      </w:pPrChange>
    </w:pPr>
    <w:rPr>
      <w:rPrChange w:id="109" w:author="Nick Bernal" w:date="2026-09-26T15:27:00Z">
        <w:rPr>
          <w:sz w:val="24"/>
          <w:lang w:val="en-US" w:eastAsia="en-US" w:bidi="ar-SA"/>
        </w:rPr>
      </w:rPrChange>
    </w:r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  <w:pPrChange w:id="110" w:author="Nick Bernal" w:date="2026-09-26T15:27:00Z">
        <w:pPr>
          <w:spacing w:after="240"/>
          <w:ind w:left="6480" w:right="720" w:hanging="720"/>
          <w:jc w:val="both"/>
        </w:pPr>
      </w:pPrChange>
    </w:pPr>
    <w:rPr>
      <w:rPrChange w:id="110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spacing w:after="0" w:line="240" w:lineRule="auto"/>
      <w:jc w:val="center"/>
      <w:pPrChange w:id="111" w:author="Nick Bernal" w:date="2026-09-26T15:27:00Z">
        <w:pPr>
          <w:tabs>
            <w:tab w:val="right" w:pos="9360"/>
          </w:tabs>
          <w:jc w:val="center"/>
        </w:pPr>
      </w:pPrChange>
    </w:pPr>
    <w:rPr>
      <w:rFonts w:ascii="Times New Roman" w:eastAsia="Times New Roman" w:hAnsi="Times New Roman" w:cs="Times New Roman"/>
      <w:noProof/>
      <w:kern w:val="0"/>
      <w:szCs w:val="20"/>
      <w14:ligatures w14:val="none"/>
      <w:rPrChange w:id="111" w:author="Nick Bernal" w:date="2026-09-26T15:27:00Z">
        <w:rPr>
          <w:noProof/>
          <w:sz w:val="24"/>
          <w:lang w:val="en-US" w:eastAsia="en-US" w:bidi="ar-SA"/>
        </w:rPr>
      </w:rPrChange>
    </w:rPr>
  </w:style>
  <w:style w:type="paragraph" w:customStyle="1" w:styleId="UKAddress">
    <w:name w:val="UK Address"/>
    <w:basedOn w:val="Normal"/>
    <w:next w:val="Normal"/>
    <w:locked/>
    <w:rsid w:val="00A3727F"/>
    <w:pPr>
      <w:pPrChange w:id="112" w:author="Nick Bernal" w:date="2026-09-26T15:27:00Z">
        <w:pPr>
          <w:jc w:val="both"/>
        </w:pPr>
      </w:pPrChange>
    </w:pPr>
    <w:rPr>
      <w:lang w:val="en-GB"/>
      <w:rPrChange w:id="112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">
    <w:name w:val="UK Body"/>
    <w:basedOn w:val="Normal"/>
    <w:locked/>
    <w:rsid w:val="00A3727F"/>
    <w:pPr>
      <w:spacing w:after="240"/>
      <w:pPrChange w:id="113" w:author="Nick Bernal" w:date="2026-09-26T15:27:00Z">
        <w:pPr>
          <w:spacing w:after="240"/>
          <w:jc w:val="both"/>
        </w:pPr>
      </w:pPrChange>
    </w:pPr>
    <w:rPr>
      <w:lang w:val="en-GB"/>
      <w:rPrChange w:id="113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  <w:pPrChange w:id="114" w:author="Nick Bernal" w:date="2026-09-26T15:27:00Z">
        <w:pPr>
          <w:spacing w:after="240" w:line="480" w:lineRule="auto"/>
          <w:jc w:val="both"/>
        </w:pPr>
      </w:pPrChange>
    </w:pPr>
    <w:rPr>
      <w:lang w:val="en-GB"/>
      <w:rPrChange w:id="114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  <w:pPrChange w:id="115" w:author="Nick Bernal" w:date="2026-09-26T15:27:00Z">
        <w:pPr>
          <w:spacing w:after="240" w:line="480" w:lineRule="auto"/>
          <w:ind w:firstLine="720"/>
          <w:jc w:val="both"/>
        </w:pPr>
      </w:pPrChange>
    </w:pPr>
    <w:rPr>
      <w:lang w:val="en-GB"/>
      <w:rPrChange w:id="115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  <w:pPrChange w:id="116" w:author="Nick Bernal" w:date="2026-09-26T15:27:00Z">
        <w:pPr>
          <w:spacing w:after="240" w:line="480" w:lineRule="auto"/>
          <w:ind w:firstLine="720"/>
          <w:jc w:val="both"/>
        </w:pPr>
      </w:pPrChange>
    </w:pPr>
    <w:rPr>
      <w:lang w:val="en-GB"/>
      <w:rPrChange w:id="116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  <w:pPrChange w:id="117" w:author="Nick Bernal" w:date="2026-09-26T15:27:00Z">
        <w:pPr>
          <w:spacing w:after="480" w:line="480" w:lineRule="auto"/>
          <w:jc w:val="both"/>
        </w:pPr>
      </w:pPrChange>
    </w:pPr>
    <w:rPr>
      <w:lang w:val="en-GB"/>
      <w:rPrChange w:id="117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  <w:pPrChange w:id="118" w:author="Nick Bernal" w:date="2026-09-26T15:27:00Z">
        <w:pPr>
          <w:spacing w:after="240"/>
          <w:ind w:firstLine="720"/>
          <w:jc w:val="both"/>
        </w:pPr>
      </w:pPrChange>
    </w:pPr>
    <w:rPr>
      <w:lang w:val="en-GB"/>
      <w:rPrChange w:id="118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  <w:pPrChange w:id="119" w:author="Nick Bernal" w:date="2026-09-26T15:27:00Z">
        <w:pPr>
          <w:spacing w:after="240"/>
          <w:ind w:firstLine="720"/>
          <w:jc w:val="both"/>
        </w:pPr>
      </w:pPrChange>
    </w:pPr>
    <w:rPr>
      <w:lang w:val="en-GB"/>
      <w:rPrChange w:id="119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  <w:pPrChange w:id="120" w:author="Nick Bernal" w:date="2026-09-26T15:27:00Z">
        <w:pPr>
          <w:spacing w:after="240"/>
          <w:ind w:left="720"/>
          <w:jc w:val="both"/>
        </w:pPr>
      </w:pPrChange>
    </w:pPr>
    <w:rPr>
      <w:lang w:val="en-GB"/>
      <w:rPrChange w:id="120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  <w:pPrChange w:id="121" w:author="Nick Bernal" w:date="2026-09-26T15:27:00Z">
        <w:pPr>
          <w:spacing w:after="480" w:line="480" w:lineRule="auto"/>
          <w:ind w:left="720"/>
          <w:jc w:val="both"/>
        </w:pPr>
      </w:pPrChange>
    </w:pPr>
    <w:rPr>
      <w:lang w:val="en-GB"/>
      <w:rPrChange w:id="121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  <w:pPrChange w:id="122" w:author="Nick Bernal" w:date="2026-09-26T15:27:00Z">
        <w:pPr>
          <w:spacing w:after="480" w:line="480" w:lineRule="auto"/>
          <w:ind w:left="720"/>
          <w:jc w:val="both"/>
        </w:pPr>
      </w:pPrChange>
    </w:pPr>
    <w:rPr>
      <w:lang w:val="en-GB"/>
      <w:rPrChange w:id="122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  <w:pPrChange w:id="123" w:author="Nick Bernal" w:date="2026-09-26T15:27:00Z">
        <w:pPr>
          <w:spacing w:after="240"/>
          <w:ind w:left="720"/>
          <w:jc w:val="both"/>
        </w:pPr>
      </w:pPrChange>
    </w:pPr>
    <w:rPr>
      <w:lang w:val="en-GB"/>
      <w:rPrChange w:id="123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  <w:pPrChange w:id="124" w:author="Nick Bernal" w:date="2026-09-26T15:27:00Z">
        <w:pPr>
          <w:spacing w:after="240"/>
          <w:ind w:left="1440"/>
          <w:jc w:val="both"/>
        </w:pPr>
      </w:pPrChange>
    </w:pPr>
    <w:rPr>
      <w:lang w:val="en-GB"/>
      <w:rPrChange w:id="124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  <w:pPrChange w:id="125" w:author="Nick Bernal" w:date="2026-09-26T15:27:00Z">
        <w:pPr>
          <w:spacing w:after="240"/>
          <w:ind w:left="2160"/>
          <w:jc w:val="both"/>
        </w:pPr>
      </w:pPrChange>
    </w:pPr>
    <w:rPr>
      <w:lang w:val="en-GB"/>
      <w:rPrChange w:id="125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  <w:pPrChange w:id="126" w:author="Nick Bernal" w:date="2026-09-26T15:27:00Z">
        <w:pPr>
          <w:spacing w:after="240"/>
          <w:ind w:left="2880"/>
          <w:jc w:val="both"/>
        </w:pPr>
      </w:pPrChange>
    </w:pPr>
    <w:rPr>
      <w:lang w:val="en-GB"/>
      <w:rPrChange w:id="126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Left">
    <w:name w:val="UK Body Left"/>
    <w:basedOn w:val="Normal"/>
    <w:locked/>
    <w:rsid w:val="00A3727F"/>
    <w:pPr>
      <w:spacing w:after="240"/>
      <w:pPrChange w:id="127" w:author="Nick Bernal" w:date="2026-09-26T15:27:00Z">
        <w:pPr>
          <w:spacing w:after="240"/>
          <w:jc w:val="both"/>
        </w:pPr>
      </w:pPrChange>
    </w:pPr>
    <w:rPr>
      <w:lang w:val="en-GB"/>
      <w:rPrChange w:id="127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BodyText">
    <w:name w:val="UK Body Text"/>
    <w:basedOn w:val="Normal"/>
    <w:locked/>
    <w:rsid w:val="00A3727F"/>
    <w:pPr>
      <w:spacing w:after="240"/>
      <w:pPrChange w:id="128" w:author="Nick Bernal" w:date="2026-09-26T15:27:00Z">
        <w:pPr>
          <w:spacing w:after="240"/>
          <w:jc w:val="both"/>
        </w:pPr>
      </w:pPrChange>
    </w:pPr>
    <w:rPr>
      <w:lang w:val="en-GB"/>
      <w:rPrChange w:id="128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  <w:pPrChange w:id="129" w:author="Nick Bernal" w:date="2026-09-26T15:27:00Z">
        <w:pPr>
          <w:spacing w:before="240" w:after="240"/>
          <w:ind w:left="720" w:hanging="720"/>
          <w:jc w:val="both"/>
        </w:pPr>
      </w:pPrChange>
    </w:pPr>
    <w:rPr>
      <w:lang w:val="en-GB"/>
      <w:rPrChange w:id="129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  <w:pPrChange w:id="130" w:author="Nick Bernal" w:date="2026-09-26T15:27:00Z">
        <w:pPr>
          <w:spacing w:after="480"/>
          <w:jc w:val="right"/>
        </w:pPr>
      </w:pPrChange>
    </w:pPr>
    <w:rPr>
      <w:lang w:val="en-GB"/>
      <w:rPrChange w:id="130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  <w:pPrChange w:id="131" w:author="Nick Bernal" w:date="2026-09-26T15:27:00Z">
        <w:pPr>
          <w:spacing w:after="240"/>
          <w:jc w:val="both"/>
        </w:pPr>
      </w:pPrChange>
    </w:pPr>
    <w:rPr>
      <w:b/>
      <w:smallCaps/>
      <w:u w:val="single"/>
      <w:lang w:val="en-GB"/>
      <w:rPrChange w:id="131" w:author="Nick Bernal" w:date="2026-09-26T15:27:00Z">
        <w:rPr>
          <w:b/>
          <w:smallCaps/>
          <w:sz w:val="24"/>
          <w:u w:val="single"/>
          <w:lang w:val="en-GB" w:eastAsia="en-US" w:bidi="ar-SA"/>
        </w:rPr>
      </w:rPrChange>
    </w:rPr>
  </w:style>
  <w:style w:type="paragraph" w:customStyle="1" w:styleId="UKEnclosure">
    <w:name w:val="UK Enclosure"/>
    <w:basedOn w:val="Normal"/>
    <w:locked/>
    <w:rsid w:val="00A3727F"/>
    <w:pPr>
      <w:pPrChange w:id="132" w:author="Nick Bernal" w:date="2026-09-26T15:27:00Z">
        <w:pPr>
          <w:jc w:val="both"/>
        </w:pPr>
      </w:pPrChange>
    </w:pPr>
    <w:rPr>
      <w:lang w:val="en-GB"/>
      <w:rPrChange w:id="132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  <w:pPrChange w:id="133" w:author="Nick Bernal" w:date="2026-09-26T15:27:00Z">
        <w:pPr>
          <w:tabs>
            <w:tab w:val="center" w:pos="4536"/>
            <w:tab w:val="right" w:pos="9000"/>
          </w:tabs>
          <w:jc w:val="both"/>
        </w:pPr>
      </w:pPrChange>
    </w:pPr>
    <w:rPr>
      <w:lang w:val="en-GB"/>
      <w:rPrChange w:id="133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  <w:pPrChange w:id="134" w:author="Nick Bernal" w:date="2026-09-26T15:27:00Z">
        <w:pPr>
          <w:tabs>
            <w:tab w:val="center" w:pos="6696"/>
            <w:tab w:val="right" w:pos="13896"/>
          </w:tabs>
          <w:jc w:val="both"/>
        </w:pPr>
      </w:pPrChange>
    </w:pPr>
    <w:rPr>
      <w:lang w:val="en-GB"/>
      <w:rPrChange w:id="134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  <w:pPrChange w:id="135" w:author="Nick Bernal" w:date="2026-09-26T15:27:00Z">
        <w:pPr>
          <w:tabs>
            <w:tab w:val="center" w:pos="4536"/>
            <w:tab w:val="right" w:pos="9000"/>
          </w:tabs>
          <w:jc w:val="both"/>
        </w:pPr>
      </w:pPrChange>
    </w:pPr>
    <w:rPr>
      <w:lang w:val="en-GB"/>
      <w:rPrChange w:id="135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  <w:pPrChange w:id="136" w:author="Nick Bernal" w:date="2026-09-26T15:27:00Z">
        <w:pPr>
          <w:tabs>
            <w:tab w:val="center" w:pos="6696"/>
            <w:tab w:val="right" w:pos="13896"/>
          </w:tabs>
          <w:jc w:val="both"/>
        </w:pPr>
      </w:pPrChange>
    </w:pPr>
    <w:rPr>
      <w:lang w:val="en-GB"/>
      <w:rPrChange w:id="136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1">
    <w:name w:val="UK Heading 1"/>
    <w:basedOn w:val="Normal"/>
    <w:locked/>
    <w:rsid w:val="00A3727F"/>
    <w:pPr>
      <w:widowControl w:val="0"/>
      <w:ind w:left="720" w:hanging="720"/>
      <w:outlineLvl w:val="0"/>
      <w:pPrChange w:id="137" w:author="Nick Bernal" w:date="2026-09-26T15:27:00Z">
        <w:pPr>
          <w:widowControl w:val="0"/>
          <w:ind w:left="720" w:hanging="720"/>
          <w:jc w:val="both"/>
          <w:outlineLvl w:val="0"/>
        </w:pPr>
      </w:pPrChange>
    </w:pPr>
    <w:rPr>
      <w:lang w:val="en-GB"/>
      <w:rPrChange w:id="137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2">
    <w:name w:val="UK Heading 2"/>
    <w:basedOn w:val="Normal"/>
    <w:locked/>
    <w:rsid w:val="00A3727F"/>
    <w:pPr>
      <w:widowControl w:val="0"/>
      <w:ind w:left="1440" w:hanging="720"/>
      <w:outlineLvl w:val="1"/>
      <w:pPrChange w:id="138" w:author="Nick Bernal" w:date="2026-09-26T15:27:00Z">
        <w:pPr>
          <w:widowControl w:val="0"/>
          <w:ind w:left="1440" w:hanging="720"/>
          <w:jc w:val="both"/>
          <w:outlineLvl w:val="1"/>
        </w:pPr>
      </w:pPrChange>
    </w:pPr>
    <w:rPr>
      <w:lang w:val="en-GB"/>
      <w:rPrChange w:id="138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3">
    <w:name w:val="UK Heading 3"/>
    <w:basedOn w:val="Normal"/>
    <w:locked/>
    <w:rsid w:val="00A3727F"/>
    <w:pPr>
      <w:widowControl w:val="0"/>
      <w:ind w:left="2160" w:hanging="720"/>
      <w:outlineLvl w:val="2"/>
      <w:pPrChange w:id="139" w:author="Nick Bernal" w:date="2026-09-26T15:27:00Z">
        <w:pPr>
          <w:widowControl w:val="0"/>
          <w:ind w:left="2160" w:hanging="720"/>
          <w:jc w:val="both"/>
          <w:outlineLvl w:val="2"/>
        </w:pPr>
      </w:pPrChange>
    </w:pPr>
    <w:rPr>
      <w:lang w:val="en-GB"/>
      <w:rPrChange w:id="139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4">
    <w:name w:val="UK Heading 4"/>
    <w:basedOn w:val="Normal"/>
    <w:locked/>
    <w:rsid w:val="00A3727F"/>
    <w:pPr>
      <w:widowControl w:val="0"/>
      <w:ind w:left="2880" w:hanging="720"/>
      <w:outlineLvl w:val="3"/>
      <w:pPrChange w:id="140" w:author="Nick Bernal" w:date="2026-09-26T15:27:00Z">
        <w:pPr>
          <w:widowControl w:val="0"/>
          <w:ind w:left="2880" w:hanging="720"/>
          <w:jc w:val="both"/>
          <w:outlineLvl w:val="3"/>
        </w:pPr>
      </w:pPrChange>
    </w:pPr>
    <w:rPr>
      <w:lang w:val="en-GB"/>
      <w:rPrChange w:id="140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5">
    <w:name w:val="UK Heading 5"/>
    <w:basedOn w:val="Normal"/>
    <w:locked/>
    <w:rsid w:val="00A3727F"/>
    <w:pPr>
      <w:widowControl w:val="0"/>
      <w:ind w:left="3600" w:hanging="720"/>
      <w:outlineLvl w:val="4"/>
      <w:pPrChange w:id="141" w:author="Nick Bernal" w:date="2026-09-26T15:27:00Z">
        <w:pPr>
          <w:widowControl w:val="0"/>
          <w:ind w:left="3600" w:hanging="720"/>
          <w:jc w:val="both"/>
          <w:outlineLvl w:val="4"/>
        </w:pPr>
      </w:pPrChange>
    </w:pPr>
    <w:rPr>
      <w:lang w:val="en-GB"/>
      <w:rPrChange w:id="141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6">
    <w:name w:val="UK Heading 6"/>
    <w:basedOn w:val="Normal"/>
    <w:locked/>
    <w:rsid w:val="00A3727F"/>
    <w:pPr>
      <w:widowControl w:val="0"/>
      <w:ind w:left="4320" w:hanging="720"/>
      <w:outlineLvl w:val="5"/>
      <w:pPrChange w:id="142" w:author="Nick Bernal" w:date="2026-09-26T15:27:00Z">
        <w:pPr>
          <w:widowControl w:val="0"/>
          <w:ind w:left="4320" w:hanging="720"/>
          <w:jc w:val="both"/>
          <w:outlineLvl w:val="5"/>
        </w:pPr>
      </w:pPrChange>
    </w:pPr>
    <w:rPr>
      <w:lang w:val="en-GB"/>
      <w:rPrChange w:id="142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7">
    <w:name w:val="UK Heading 7"/>
    <w:basedOn w:val="Normal"/>
    <w:locked/>
    <w:rsid w:val="00A3727F"/>
    <w:pPr>
      <w:widowControl w:val="0"/>
      <w:ind w:left="5040" w:hanging="720"/>
      <w:outlineLvl w:val="6"/>
      <w:pPrChange w:id="143" w:author="Nick Bernal" w:date="2026-09-26T15:27:00Z">
        <w:pPr>
          <w:widowControl w:val="0"/>
          <w:ind w:left="5040" w:hanging="720"/>
          <w:jc w:val="both"/>
          <w:outlineLvl w:val="6"/>
        </w:pPr>
      </w:pPrChange>
    </w:pPr>
    <w:rPr>
      <w:lang w:val="en-GB"/>
      <w:rPrChange w:id="143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8">
    <w:name w:val="UK Heading 8"/>
    <w:basedOn w:val="Normal"/>
    <w:locked/>
    <w:rsid w:val="00A3727F"/>
    <w:pPr>
      <w:widowControl w:val="0"/>
      <w:ind w:left="5760" w:hanging="720"/>
      <w:outlineLvl w:val="7"/>
      <w:pPrChange w:id="144" w:author="Nick Bernal" w:date="2026-09-26T15:27:00Z">
        <w:pPr>
          <w:widowControl w:val="0"/>
          <w:ind w:left="5760" w:hanging="720"/>
          <w:jc w:val="both"/>
          <w:outlineLvl w:val="7"/>
        </w:pPr>
      </w:pPrChange>
    </w:pPr>
    <w:rPr>
      <w:lang w:val="en-GB"/>
      <w:rPrChange w:id="144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Heading9">
    <w:name w:val="UK Heading 9"/>
    <w:basedOn w:val="Normal"/>
    <w:locked/>
    <w:rsid w:val="00A3727F"/>
    <w:pPr>
      <w:widowControl w:val="0"/>
      <w:ind w:left="6480" w:hanging="720"/>
      <w:outlineLvl w:val="8"/>
      <w:pPrChange w:id="145" w:author="Nick Bernal" w:date="2026-09-26T15:27:00Z">
        <w:pPr>
          <w:widowControl w:val="0"/>
          <w:ind w:left="6480" w:hanging="720"/>
          <w:jc w:val="both"/>
          <w:outlineLvl w:val="8"/>
        </w:pPr>
      </w:pPrChange>
    </w:pPr>
    <w:rPr>
      <w:lang w:val="en-GB"/>
      <w:rPrChange w:id="145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  <w:pPrChange w:id="146" w:author="Nick Bernal" w:date="2026-09-26T15:27:00Z">
        <w:pPr>
          <w:spacing w:after="240"/>
          <w:jc w:val="center"/>
        </w:pPr>
      </w:pPrChange>
    </w:pPr>
    <w:rPr>
      <w:rFonts w:ascii="Book Antiqua" w:hAnsi="Book Antiqua"/>
      <w:smallCaps/>
      <w:spacing w:val="26"/>
      <w:sz w:val="30"/>
      <w:rPrChange w:id="146" w:author="Nick Bernal" w:date="2026-09-26T15:27:00Z">
        <w:rPr>
          <w:rFonts w:ascii="Book Antiqua" w:hAnsi="Book Antiqua"/>
          <w:smallCaps/>
          <w:spacing w:val="26"/>
          <w:sz w:val="30"/>
          <w:lang w:val="en-US" w:eastAsia="en-US" w:bidi="ar-SA"/>
        </w:rPr>
      </w:rPrChange>
    </w:rPr>
  </w:style>
  <w:style w:type="paragraph" w:customStyle="1" w:styleId="UKListBullet">
    <w:name w:val="UK List Bullet"/>
    <w:basedOn w:val="Normal"/>
    <w:locked/>
    <w:rsid w:val="00A3727F"/>
    <w:pPr>
      <w:numPr>
        <w:numId w:val="12"/>
      </w:numPr>
      <w:tabs>
        <w:tab w:val="clear" w:pos="360"/>
        <w:tab w:val="left" w:pos="720"/>
      </w:tabs>
      <w:spacing w:after="240"/>
      <w:ind w:left="720" w:hanging="720"/>
      <w:pPrChange w:id="147" w:author="Nick Bernal" w:date="2026-09-26T15:27:00Z">
        <w:pPr>
          <w:numPr>
            <w:numId w:val="12"/>
          </w:numPr>
          <w:tabs>
            <w:tab w:val="left" w:pos="720"/>
          </w:tabs>
          <w:spacing w:after="240"/>
          <w:ind w:left="360" w:hanging="360"/>
          <w:jc w:val="both"/>
        </w:pPr>
      </w:pPrChange>
    </w:pPr>
    <w:rPr>
      <w:lang w:val="en-GB"/>
      <w:rPrChange w:id="147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ListNumber">
    <w:name w:val="UK List Number"/>
    <w:basedOn w:val="Normal"/>
    <w:locked/>
    <w:rsid w:val="00A3727F"/>
    <w:pPr>
      <w:numPr>
        <w:numId w:val="13"/>
      </w:numPr>
      <w:tabs>
        <w:tab w:val="clear" w:pos="360"/>
        <w:tab w:val="left" w:pos="720"/>
      </w:tabs>
      <w:spacing w:after="240"/>
      <w:ind w:left="720" w:hanging="720"/>
      <w:pPrChange w:id="148" w:author="Nick Bernal" w:date="2026-09-26T15:27:00Z">
        <w:pPr>
          <w:numPr>
            <w:numId w:val="13"/>
          </w:numPr>
          <w:tabs>
            <w:tab w:val="left" w:pos="720"/>
          </w:tabs>
          <w:spacing w:after="240"/>
          <w:ind w:left="360" w:hanging="360"/>
          <w:jc w:val="both"/>
        </w:pPr>
      </w:pPrChange>
    </w:pPr>
    <w:rPr>
      <w:lang w:val="en-GB"/>
      <w:rPrChange w:id="148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LT">
    <w:name w:val="uk LT"/>
    <w:basedOn w:val="UKLetterTitle"/>
    <w:locked/>
    <w:rsid w:val="00D5537D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  <w:pPrChange w:id="149" w:author="Nick Bernal" w:date="2026-09-26T15:27:00Z">
        <w:pPr>
          <w:jc w:val="center"/>
          <w:outlineLvl w:val="0"/>
        </w:pPr>
      </w:pPrChange>
    </w:pPr>
    <w:rPr>
      <w:rFonts w:ascii="Book Antiqua" w:hAnsi="Book Antiqua"/>
      <w:b/>
      <w:smallCaps/>
      <w:spacing w:val="40"/>
      <w:sz w:val="36"/>
      <w:rPrChange w:id="149" w:author="Nick Bernal" w:date="2026-09-26T15:27:00Z">
        <w:rPr>
          <w:rFonts w:ascii="Book Antiqua" w:hAnsi="Book Antiqua"/>
          <w:b/>
          <w:smallCaps/>
          <w:spacing w:val="40"/>
          <w:sz w:val="36"/>
          <w:lang w:val="en-US" w:eastAsia="en-US" w:bidi="ar-SA"/>
        </w:rPr>
      </w:rPrChange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  <w:pPrChange w:id="150" w:author="Nick Bernal" w:date="2026-09-26T15:27:00Z">
        <w:pPr>
          <w:spacing w:after="240"/>
          <w:jc w:val="both"/>
        </w:pPr>
      </w:pPrChange>
    </w:pPr>
    <w:rPr>
      <w:b/>
      <w:smallCaps/>
      <w:u w:val="single"/>
      <w:lang w:val="en-GB"/>
      <w:rPrChange w:id="150" w:author="Nick Bernal" w:date="2026-09-26T15:27:00Z">
        <w:rPr>
          <w:b/>
          <w:smallCaps/>
          <w:sz w:val="24"/>
          <w:u w:val="single"/>
          <w:lang w:val="en-GB" w:eastAsia="en-US" w:bidi="ar-SA"/>
        </w:rPr>
      </w:rPrChange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  <w:pPrChange w:id="151" w:author="Nick Bernal" w:date="2026-09-26T15:27:00Z">
        <w:pPr>
          <w:spacing w:before="240" w:after="240"/>
          <w:jc w:val="center"/>
        </w:pPr>
      </w:pPrChange>
    </w:pPr>
    <w:rPr>
      <w:b/>
      <w:u w:val="single"/>
      <w:lang w:val="en-GB"/>
      <w:rPrChange w:id="151" w:author="Nick Bernal" w:date="2026-09-26T15:27:00Z">
        <w:rPr>
          <w:b/>
          <w:sz w:val="24"/>
          <w:u w:val="single"/>
          <w:lang w:val="en-GB" w:eastAsia="en-US" w:bidi="ar-SA"/>
        </w:rPr>
      </w:rPrChange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  <w:pPrChange w:id="152" w:author="Nick Bernal" w:date="2026-09-26T15:27:00Z">
        <w:pPr>
          <w:spacing w:before="240" w:after="240"/>
          <w:jc w:val="both"/>
        </w:pPr>
      </w:pPrChange>
    </w:pPr>
    <w:rPr>
      <w:lang w:val="en-GB"/>
      <w:rPrChange w:id="152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  <w:pPrChange w:id="153" w:author="Nick Bernal" w:date="2026-09-26T15:27:00Z">
        <w:pPr>
          <w:keepNext/>
          <w:keepLines/>
          <w:spacing w:before="480" w:after="240"/>
          <w:jc w:val="both"/>
        </w:pPr>
      </w:pPrChange>
    </w:pPr>
    <w:rPr>
      <w:b/>
      <w:lang w:val="en-GB"/>
      <w:rPrChange w:id="153" w:author="Nick Bernal" w:date="2026-09-26T15:27:00Z">
        <w:rPr>
          <w:b/>
          <w:sz w:val="24"/>
          <w:lang w:val="en-GB" w:eastAsia="en-US" w:bidi="ar-SA"/>
        </w:rPr>
      </w:rPrChange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  <w:pPrChange w:id="154" w:author="Nick Bernal" w:date="2026-09-26T15:27:00Z">
        <w:pPr>
          <w:spacing w:before="240" w:after="240" w:line="480" w:lineRule="auto"/>
          <w:jc w:val="both"/>
        </w:pPr>
      </w:pPrChange>
    </w:pPr>
    <w:rPr>
      <w:lang w:val="en-GB"/>
      <w:rPrChange w:id="154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  <w:pPrChange w:id="155" w:author="Nick Bernal" w:date="2026-09-26T15:27:00Z">
        <w:pPr>
          <w:spacing w:after="480"/>
          <w:jc w:val="right"/>
        </w:pPr>
      </w:pPrChange>
    </w:pPr>
    <w:rPr>
      <w:lang w:val="en-GB"/>
      <w:rPrChange w:id="155" w:author="Nick Bernal" w:date="2026-09-26T15:27:00Z">
        <w:rPr>
          <w:sz w:val="24"/>
          <w:lang w:val="en-GB" w:eastAsia="en-US" w:bidi="ar-SA"/>
        </w:rPr>
      </w:rPrChange>
    </w:rPr>
  </w:style>
  <w:style w:type="paragraph" w:customStyle="1" w:styleId="Via">
    <w:name w:val="Via"/>
    <w:basedOn w:val="Normal"/>
    <w:next w:val="Name"/>
    <w:locked/>
    <w:rsid w:val="00A3727F"/>
    <w:pPr>
      <w:spacing w:after="240"/>
      <w:pPrChange w:id="156" w:author="Nick Bernal" w:date="2026-09-26T15:27:00Z">
        <w:pPr>
          <w:spacing w:after="240"/>
          <w:jc w:val="both"/>
        </w:pPr>
      </w:pPrChange>
    </w:pPr>
    <w:rPr>
      <w:b/>
      <w:rPrChange w:id="156" w:author="Nick Bernal" w:date="2026-09-26T15:27:00Z">
        <w:rPr>
          <w:b/>
          <w:sz w:val="24"/>
          <w:lang w:val="en-US" w:eastAsia="en-US" w:bidi="ar-SA"/>
        </w:rPr>
      </w:rPrChange>
    </w:rPr>
  </w:style>
  <w:style w:type="paragraph" w:customStyle="1" w:styleId="Will">
    <w:name w:val="Will"/>
    <w:basedOn w:val="Normal"/>
    <w:locked/>
    <w:rsid w:val="00A3727F"/>
    <w:pPr>
      <w:spacing w:line="360" w:lineRule="auto"/>
      <w:pPrChange w:id="157" w:author="Nick Bernal" w:date="2026-09-26T15:27:00Z">
        <w:pPr>
          <w:spacing w:line="360" w:lineRule="auto"/>
          <w:jc w:val="both"/>
        </w:pPr>
      </w:pPrChange>
    </w:pPr>
    <w:rPr>
      <w:rPrChange w:id="157" w:author="Nick Bernal" w:date="2026-09-26T15:27:00Z">
        <w:rPr>
          <w:sz w:val="24"/>
          <w:lang w:val="en-US" w:eastAsia="en-US" w:bidi="ar-SA"/>
        </w:rPr>
      </w:rPrChange>
    </w:rPr>
  </w:style>
  <w:style w:type="character" w:customStyle="1" w:styleId="Bold">
    <w:name w:val="Bold"/>
    <w:basedOn w:val="DefaultParagraphFont"/>
    <w:locked/>
    <w:rsid w:val="00D5537D"/>
    <w:rPr>
      <w:b/>
    </w:rPr>
  </w:style>
  <w:style w:type="character" w:customStyle="1" w:styleId="BoldUnderline">
    <w:name w:val="Bold Underline"/>
    <w:basedOn w:val="DefaultParagraphFont"/>
    <w:locked/>
    <w:rsid w:val="00D5537D"/>
    <w:rPr>
      <w:b/>
      <w:u w:val="single"/>
    </w:rPr>
  </w:style>
  <w:style w:type="character" w:customStyle="1" w:styleId="Underline">
    <w:name w:val="Underline"/>
    <w:basedOn w:val="DefaultParagraphFont"/>
    <w:locked/>
    <w:rsid w:val="00D5537D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  <w:pPrChange w:id="158" w:author="Nick Bernal" w:date="2026-09-26T15:27:00Z">
        <w:pPr>
          <w:ind w:left="1800" w:hanging="360"/>
          <w:jc w:val="both"/>
        </w:pPr>
      </w:pPrChange>
    </w:pPr>
    <w:rPr>
      <w:rPrChange w:id="158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  <w:pPrChange w:id="159" w:author="Nick Bernal" w:date="2026-09-26T15:27:00Z">
        <w:pPr>
          <w:spacing w:after="120"/>
          <w:jc w:val="center"/>
        </w:pPr>
      </w:pPrChange>
    </w:pPr>
    <w:rPr>
      <w:rFonts w:ascii="Book Antiqua" w:hAnsi="Book Antiqua"/>
      <w:smallCaps/>
      <w:spacing w:val="20"/>
      <w:sz w:val="15"/>
      <w:rPrChange w:id="159" w:author="Nick Bernal" w:date="2026-09-26T15:27:00Z">
        <w:rPr>
          <w:rFonts w:ascii="Book Antiqua" w:hAnsi="Book Antiqua"/>
          <w:smallCaps/>
          <w:spacing w:val="20"/>
          <w:sz w:val="15"/>
          <w:lang w:val="en-US" w:eastAsia="en-US" w:bidi="ar-SA"/>
        </w:rPr>
      </w:rPrChange>
    </w:rPr>
  </w:style>
  <w:style w:type="paragraph" w:customStyle="1" w:styleId="Spacer">
    <w:name w:val="Spacer"/>
    <w:basedOn w:val="Normal"/>
    <w:locked/>
    <w:rsid w:val="00A3727F"/>
    <w:pPr>
      <w:pPrChange w:id="160" w:author="Nick Bernal" w:date="2026-09-26T15:27:00Z">
        <w:pPr>
          <w:jc w:val="both"/>
        </w:pPr>
      </w:pPrChange>
    </w:pPr>
    <w:rPr>
      <w:sz w:val="10"/>
      <w:rPrChange w:id="160" w:author="Nick Bernal" w:date="2026-09-26T15:27:00Z">
        <w:rPr>
          <w:sz w:val="10"/>
          <w:lang w:val="en-US" w:eastAsia="en-US" w:bidi="ar-SA"/>
        </w:rPr>
      </w:rPrChange>
    </w:rPr>
  </w:style>
  <w:style w:type="paragraph" w:customStyle="1" w:styleId="letteraddress0">
    <w:name w:val="letter address"/>
    <w:basedOn w:val="Normal"/>
    <w:locked/>
    <w:rsid w:val="00A3727F"/>
    <w:pPr>
      <w:jc w:val="center"/>
      <w:pPrChange w:id="161" w:author="Nick Bernal" w:date="2026-09-26T15:27:00Z">
        <w:pPr>
          <w:jc w:val="center"/>
        </w:pPr>
      </w:pPrChange>
    </w:pPr>
    <w:rPr>
      <w:rFonts w:ascii="Book Antiqua" w:hAnsi="Book Antiqua"/>
      <w:smallCaps/>
      <w:spacing w:val="20"/>
      <w:sz w:val="18"/>
      <w:rPrChange w:id="161" w:author="Nick Bernal" w:date="2026-09-26T15:27:00Z">
        <w:rPr>
          <w:rFonts w:ascii="Book Antiqua" w:hAnsi="Book Antiqua"/>
          <w:smallCaps/>
          <w:spacing w:val="20"/>
          <w:sz w:val="18"/>
          <w:lang w:val="en-US" w:eastAsia="en-US" w:bidi="ar-SA"/>
        </w:rPr>
      </w:rPrChange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  <w:pPrChange w:id="162" w:author="Nick Bernal" w:date="2026-09-26T15:27:00Z">
        <w:pPr>
          <w:tabs>
            <w:tab w:val="right" w:pos="9360"/>
          </w:tabs>
          <w:jc w:val="both"/>
        </w:pPr>
      </w:pPrChange>
    </w:pPr>
    <w:rPr>
      <w:rFonts w:ascii="Book Antiqua" w:hAnsi="Book Antiqua"/>
      <w:smallCaps/>
      <w:rPrChange w:id="162" w:author="Nick Bernal" w:date="2026-09-26T15:27:00Z">
        <w:rPr>
          <w:rFonts w:ascii="Book Antiqua" w:hAnsi="Book Antiqua"/>
          <w:smallCaps/>
          <w:sz w:val="24"/>
          <w:lang w:val="en-US" w:eastAsia="en-US" w:bidi="ar-SA"/>
        </w:rPr>
      </w:rPrChange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  <w:pPrChange w:id="163" w:author="Nick Bernal" w:date="2026-09-26T15:27:00Z">
        <w:pPr>
          <w:spacing w:after="120"/>
          <w:jc w:val="center"/>
        </w:pPr>
      </w:pPrChange>
    </w:pPr>
    <w:rPr>
      <w:rFonts w:ascii="Book Antiqua" w:hAnsi="Book Antiqua"/>
      <w:caps/>
      <w:sz w:val="10"/>
      <w:rPrChange w:id="163" w:author="Nick Bernal" w:date="2026-09-26T15:27:00Z">
        <w:rPr>
          <w:rFonts w:ascii="Book Antiqua" w:hAnsi="Book Antiqua"/>
          <w:caps/>
          <w:sz w:val="10"/>
          <w:lang w:val="en-US" w:eastAsia="en-US" w:bidi="ar-SA"/>
        </w:rPr>
      </w:rPrChange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  <w:pPrChange w:id="164" w:author="Nick Bernal" w:date="2026-09-26T15:27:00Z">
        <w:pPr>
          <w:spacing w:after="24"/>
          <w:jc w:val="center"/>
        </w:pPr>
      </w:pPrChange>
    </w:pPr>
    <w:rPr>
      <w:rFonts w:eastAsia="MS Mincho"/>
      <w:spacing w:val="30"/>
      <w:sz w:val="20"/>
      <w:rPrChange w:id="164" w:author="Nick Bernal" w:date="2026-09-26T15:27:00Z">
        <w:rPr>
          <w:rFonts w:eastAsia="MS Mincho"/>
          <w:spacing w:val="30"/>
          <w:lang w:val="en-US" w:eastAsia="en-US" w:bidi="ar-SA"/>
        </w:rPr>
      </w:rPrChange>
    </w:rPr>
  </w:style>
  <w:style w:type="paragraph" w:styleId="ListBullet">
    <w:name w:val="List Bullet"/>
    <w:basedOn w:val="Normal"/>
    <w:autoRedefine/>
    <w:locked/>
    <w:rsid w:val="00A3727F"/>
    <w:pPr>
      <w:numPr>
        <w:numId w:val="10"/>
      </w:numPr>
      <w:tabs>
        <w:tab w:val="clear" w:pos="360"/>
      </w:tabs>
      <w:spacing w:after="240"/>
      <w:pPrChange w:id="165" w:author="Nick Bernal" w:date="2026-09-26T15:27:00Z">
        <w:pPr>
          <w:numPr>
            <w:numId w:val="10"/>
          </w:numPr>
          <w:spacing w:after="240"/>
          <w:ind w:left="360" w:hanging="360"/>
          <w:jc w:val="both"/>
        </w:pPr>
      </w:pPrChange>
    </w:pPr>
    <w:rPr>
      <w:rPrChange w:id="165" w:author="Nick Bernal" w:date="2026-09-26T15:27:00Z">
        <w:rPr>
          <w:sz w:val="24"/>
          <w:lang w:val="en-US" w:eastAsia="en-US" w:bidi="ar-SA"/>
        </w:rPr>
      </w:rPrChange>
    </w:rPr>
  </w:style>
  <w:style w:type="paragraph" w:styleId="ListBullet2">
    <w:name w:val="List Bullet 2"/>
    <w:basedOn w:val="Normal"/>
    <w:autoRedefine/>
    <w:locked/>
    <w:rsid w:val="00A3727F"/>
    <w:pPr>
      <w:numPr>
        <w:numId w:val="1"/>
      </w:numPr>
      <w:tabs>
        <w:tab w:val="clear" w:pos="720"/>
      </w:tabs>
      <w:spacing w:after="240"/>
      <w:pPrChange w:id="166" w:author="Nick Bernal" w:date="2026-09-26T15:27:00Z">
        <w:pPr>
          <w:numPr>
            <w:numId w:val="1"/>
          </w:numPr>
          <w:spacing w:after="240"/>
          <w:ind w:left="720" w:hanging="360"/>
          <w:jc w:val="both"/>
        </w:pPr>
      </w:pPrChange>
    </w:pPr>
    <w:rPr>
      <w:rPrChange w:id="166" w:author="Nick Bernal" w:date="2026-09-26T15:27:00Z">
        <w:rPr>
          <w:sz w:val="24"/>
          <w:lang w:val="en-US" w:eastAsia="en-US" w:bidi="ar-SA"/>
        </w:rPr>
      </w:rPrChange>
    </w:rPr>
  </w:style>
  <w:style w:type="paragraph" w:styleId="ListBullet3">
    <w:name w:val="List Bullet 3"/>
    <w:basedOn w:val="Normal"/>
    <w:autoRedefine/>
    <w:locked/>
    <w:rsid w:val="00A3727F"/>
    <w:pPr>
      <w:numPr>
        <w:numId w:val="2"/>
      </w:numPr>
      <w:tabs>
        <w:tab w:val="clear" w:pos="1080"/>
      </w:tabs>
      <w:spacing w:after="240"/>
      <w:pPrChange w:id="167" w:author="Nick Bernal" w:date="2026-09-26T15:27:00Z">
        <w:pPr>
          <w:numPr>
            <w:numId w:val="2"/>
          </w:numPr>
          <w:spacing w:after="240"/>
          <w:ind w:left="1080" w:hanging="360"/>
          <w:jc w:val="both"/>
        </w:pPr>
      </w:pPrChange>
    </w:pPr>
    <w:rPr>
      <w:rPrChange w:id="167" w:author="Nick Bernal" w:date="2026-09-26T15:27:00Z">
        <w:rPr>
          <w:sz w:val="24"/>
          <w:lang w:val="en-US" w:eastAsia="en-US" w:bidi="ar-SA"/>
        </w:rPr>
      </w:rPrChange>
    </w:rPr>
  </w:style>
  <w:style w:type="paragraph" w:styleId="ListBullet4">
    <w:name w:val="List Bullet 4"/>
    <w:basedOn w:val="Normal"/>
    <w:autoRedefine/>
    <w:locked/>
    <w:rsid w:val="00A3727F"/>
    <w:pPr>
      <w:numPr>
        <w:numId w:val="3"/>
      </w:numPr>
      <w:tabs>
        <w:tab w:val="clear" w:pos="1440"/>
      </w:tabs>
      <w:spacing w:after="240"/>
      <w:pPrChange w:id="168" w:author="Nick Bernal" w:date="2026-09-26T15:27:00Z">
        <w:pPr>
          <w:numPr>
            <w:numId w:val="3"/>
          </w:numPr>
          <w:spacing w:after="240"/>
          <w:ind w:left="1440" w:hanging="360"/>
          <w:jc w:val="both"/>
        </w:pPr>
      </w:pPrChange>
    </w:pPr>
    <w:rPr>
      <w:rPrChange w:id="168" w:author="Nick Bernal" w:date="2026-09-26T15:27:00Z">
        <w:rPr>
          <w:sz w:val="24"/>
          <w:lang w:val="en-US" w:eastAsia="en-US" w:bidi="ar-SA"/>
        </w:rPr>
      </w:rPrChange>
    </w:rPr>
  </w:style>
  <w:style w:type="paragraph" w:styleId="ListBullet5">
    <w:name w:val="List Bullet 5"/>
    <w:basedOn w:val="Normal"/>
    <w:autoRedefine/>
    <w:locked/>
    <w:rsid w:val="00A3727F"/>
    <w:pPr>
      <w:numPr>
        <w:numId w:val="4"/>
      </w:numPr>
      <w:tabs>
        <w:tab w:val="clear" w:pos="1800"/>
      </w:tabs>
      <w:spacing w:after="240"/>
      <w:pPrChange w:id="169" w:author="Nick Bernal" w:date="2026-09-26T15:27:00Z">
        <w:pPr>
          <w:numPr>
            <w:numId w:val="4"/>
          </w:numPr>
          <w:spacing w:after="240"/>
          <w:ind w:left="1800" w:hanging="360"/>
          <w:jc w:val="both"/>
        </w:pPr>
      </w:pPrChange>
    </w:pPr>
    <w:rPr>
      <w:rPrChange w:id="169" w:author="Nick Bernal" w:date="2026-09-26T15:27:00Z">
        <w:rPr>
          <w:sz w:val="24"/>
          <w:lang w:val="en-US" w:eastAsia="en-US" w:bidi="ar-SA"/>
        </w:rPr>
      </w:rPrChange>
    </w:rPr>
  </w:style>
  <w:style w:type="paragraph" w:styleId="ListNumber">
    <w:name w:val="List Number"/>
    <w:basedOn w:val="Normal"/>
    <w:locked/>
    <w:rsid w:val="00A3727F"/>
    <w:pPr>
      <w:numPr>
        <w:numId w:val="5"/>
      </w:numPr>
      <w:spacing w:after="240"/>
      <w:pPrChange w:id="170" w:author="Nick Bernal" w:date="2026-09-26T15:27:00Z">
        <w:pPr>
          <w:numPr>
            <w:numId w:val="5"/>
          </w:numPr>
          <w:tabs>
            <w:tab w:val="num" w:pos="360"/>
          </w:tabs>
          <w:spacing w:after="240"/>
          <w:ind w:left="360" w:hanging="360"/>
          <w:jc w:val="both"/>
        </w:pPr>
      </w:pPrChange>
    </w:pPr>
    <w:rPr>
      <w:rPrChange w:id="170" w:author="Nick Bernal" w:date="2026-09-26T15:27:00Z">
        <w:rPr>
          <w:sz w:val="24"/>
          <w:lang w:val="en-US" w:eastAsia="en-US" w:bidi="ar-SA"/>
        </w:rPr>
      </w:rPrChange>
    </w:rPr>
  </w:style>
  <w:style w:type="paragraph" w:styleId="ListNumber2">
    <w:name w:val="List Number 2"/>
    <w:basedOn w:val="Normal"/>
    <w:locked/>
    <w:rsid w:val="00A3727F"/>
    <w:pPr>
      <w:numPr>
        <w:numId w:val="6"/>
      </w:numPr>
      <w:spacing w:after="240"/>
      <w:pPrChange w:id="171" w:author="Nick Bernal" w:date="2026-09-26T15:27:00Z">
        <w:pPr>
          <w:numPr>
            <w:numId w:val="6"/>
          </w:numPr>
          <w:tabs>
            <w:tab w:val="num" w:pos="720"/>
          </w:tabs>
          <w:spacing w:after="240"/>
          <w:ind w:left="720" w:hanging="360"/>
          <w:jc w:val="both"/>
        </w:pPr>
      </w:pPrChange>
    </w:pPr>
    <w:rPr>
      <w:rPrChange w:id="171" w:author="Nick Bernal" w:date="2026-09-26T15:27:00Z">
        <w:rPr>
          <w:sz w:val="24"/>
          <w:lang w:val="en-US" w:eastAsia="en-US" w:bidi="ar-SA"/>
        </w:rPr>
      </w:rPrChange>
    </w:rPr>
  </w:style>
  <w:style w:type="paragraph" w:styleId="ListNumber3">
    <w:name w:val="List Number 3"/>
    <w:basedOn w:val="Normal"/>
    <w:locked/>
    <w:rsid w:val="00A3727F"/>
    <w:pPr>
      <w:numPr>
        <w:numId w:val="7"/>
      </w:numPr>
      <w:spacing w:after="240"/>
      <w:pPrChange w:id="172" w:author="Nick Bernal" w:date="2026-09-26T15:27:00Z">
        <w:pPr>
          <w:numPr>
            <w:numId w:val="7"/>
          </w:numPr>
          <w:tabs>
            <w:tab w:val="num" w:pos="1080"/>
          </w:tabs>
          <w:spacing w:after="240"/>
          <w:ind w:left="1080" w:hanging="360"/>
          <w:jc w:val="both"/>
        </w:pPr>
      </w:pPrChange>
    </w:pPr>
    <w:rPr>
      <w:rPrChange w:id="172" w:author="Nick Bernal" w:date="2026-09-26T15:27:00Z">
        <w:rPr>
          <w:sz w:val="24"/>
          <w:lang w:val="en-US" w:eastAsia="en-US" w:bidi="ar-SA"/>
        </w:rPr>
      </w:rPrChange>
    </w:rPr>
  </w:style>
  <w:style w:type="paragraph" w:styleId="ListNumber4">
    <w:name w:val="List Number 4"/>
    <w:basedOn w:val="Normal"/>
    <w:locked/>
    <w:rsid w:val="00A3727F"/>
    <w:pPr>
      <w:numPr>
        <w:numId w:val="8"/>
      </w:numPr>
      <w:spacing w:after="240"/>
      <w:pPrChange w:id="173" w:author="Nick Bernal" w:date="2026-09-26T15:27:00Z">
        <w:pPr>
          <w:numPr>
            <w:numId w:val="8"/>
          </w:numPr>
          <w:tabs>
            <w:tab w:val="num" w:pos="1440"/>
          </w:tabs>
          <w:spacing w:after="240"/>
          <w:ind w:left="1440" w:hanging="360"/>
          <w:jc w:val="both"/>
        </w:pPr>
      </w:pPrChange>
    </w:pPr>
    <w:rPr>
      <w:rPrChange w:id="173" w:author="Nick Bernal" w:date="2026-09-26T15:27:00Z">
        <w:rPr>
          <w:sz w:val="24"/>
          <w:lang w:val="en-US" w:eastAsia="en-US" w:bidi="ar-SA"/>
        </w:rPr>
      </w:rPrChange>
    </w:rPr>
  </w:style>
  <w:style w:type="paragraph" w:styleId="ListNumber5">
    <w:name w:val="List Number 5"/>
    <w:basedOn w:val="Normal"/>
    <w:locked/>
    <w:rsid w:val="00A3727F"/>
    <w:pPr>
      <w:numPr>
        <w:numId w:val="9"/>
      </w:numPr>
      <w:spacing w:after="240"/>
      <w:pPrChange w:id="174" w:author="Nick Bernal" w:date="2026-09-26T15:27:00Z">
        <w:pPr>
          <w:numPr>
            <w:numId w:val="9"/>
          </w:numPr>
          <w:tabs>
            <w:tab w:val="num" w:pos="1800"/>
          </w:tabs>
          <w:spacing w:after="240"/>
          <w:ind w:left="1800" w:hanging="360"/>
          <w:jc w:val="both"/>
        </w:pPr>
      </w:pPrChange>
    </w:pPr>
    <w:rPr>
      <w:rPrChange w:id="174" w:author="Nick Bernal" w:date="2026-09-26T15:27:00Z">
        <w:rPr>
          <w:sz w:val="24"/>
          <w:lang w:val="en-US" w:eastAsia="en-US" w:bidi="ar-SA"/>
        </w:rPr>
      </w:rPrChange>
    </w:rPr>
  </w:style>
  <w:style w:type="paragraph" w:styleId="ListContinue">
    <w:name w:val="List Continue"/>
    <w:basedOn w:val="Normal"/>
    <w:locked/>
    <w:rsid w:val="00A3727F"/>
    <w:pPr>
      <w:spacing w:after="240"/>
      <w:ind w:left="360"/>
      <w:pPrChange w:id="175" w:author="Nick Bernal" w:date="2026-09-26T15:27:00Z">
        <w:pPr>
          <w:spacing w:after="240"/>
          <w:ind w:left="360"/>
          <w:jc w:val="both"/>
        </w:pPr>
      </w:pPrChange>
    </w:pPr>
    <w:rPr>
      <w:rPrChange w:id="175" w:author="Nick Bernal" w:date="2026-09-26T15:27:00Z">
        <w:rPr>
          <w:sz w:val="24"/>
          <w:lang w:val="en-US" w:eastAsia="en-US" w:bidi="ar-SA"/>
        </w:rPr>
      </w:rPrChange>
    </w:rPr>
  </w:style>
  <w:style w:type="paragraph" w:styleId="ListContinue2">
    <w:name w:val="List Continue 2"/>
    <w:basedOn w:val="Normal"/>
    <w:locked/>
    <w:rsid w:val="00A3727F"/>
    <w:pPr>
      <w:spacing w:after="240"/>
      <w:ind w:left="720"/>
      <w:pPrChange w:id="176" w:author="Nick Bernal" w:date="2026-09-26T15:27:00Z">
        <w:pPr>
          <w:spacing w:after="240"/>
          <w:ind w:left="720"/>
          <w:jc w:val="both"/>
        </w:pPr>
      </w:pPrChange>
    </w:pPr>
    <w:rPr>
      <w:rPrChange w:id="176" w:author="Nick Bernal" w:date="2026-09-26T15:27:00Z">
        <w:rPr>
          <w:sz w:val="24"/>
          <w:lang w:val="en-US" w:eastAsia="en-US" w:bidi="ar-SA"/>
        </w:rPr>
      </w:rPrChange>
    </w:rPr>
  </w:style>
  <w:style w:type="paragraph" w:styleId="ListContinue3">
    <w:name w:val="List Continue 3"/>
    <w:basedOn w:val="Normal"/>
    <w:locked/>
    <w:rsid w:val="00A3727F"/>
    <w:pPr>
      <w:spacing w:after="240"/>
      <w:ind w:left="1080"/>
      <w:pPrChange w:id="177" w:author="Nick Bernal" w:date="2026-09-26T15:27:00Z">
        <w:pPr>
          <w:spacing w:after="240"/>
          <w:ind w:left="1080"/>
          <w:jc w:val="both"/>
        </w:pPr>
      </w:pPrChange>
    </w:pPr>
    <w:rPr>
      <w:rPrChange w:id="177" w:author="Nick Bernal" w:date="2026-09-26T15:27:00Z">
        <w:rPr>
          <w:sz w:val="24"/>
          <w:lang w:val="en-US" w:eastAsia="en-US" w:bidi="ar-SA"/>
        </w:rPr>
      </w:rPrChange>
    </w:rPr>
  </w:style>
  <w:style w:type="paragraph" w:styleId="ListContinue4">
    <w:name w:val="List Continue 4"/>
    <w:basedOn w:val="Normal"/>
    <w:locked/>
    <w:rsid w:val="00A3727F"/>
    <w:pPr>
      <w:spacing w:after="240"/>
      <w:ind w:left="1440"/>
      <w:pPrChange w:id="178" w:author="Nick Bernal" w:date="2026-09-26T15:27:00Z">
        <w:pPr>
          <w:spacing w:after="240"/>
          <w:ind w:left="1440"/>
          <w:jc w:val="both"/>
        </w:pPr>
      </w:pPrChange>
    </w:pPr>
    <w:rPr>
      <w:rPrChange w:id="178" w:author="Nick Bernal" w:date="2026-09-26T15:27:00Z">
        <w:rPr>
          <w:sz w:val="24"/>
          <w:lang w:val="en-US" w:eastAsia="en-US" w:bidi="ar-SA"/>
        </w:rPr>
      </w:rPrChange>
    </w:rPr>
  </w:style>
  <w:style w:type="paragraph" w:styleId="ListContinue5">
    <w:name w:val="List Continue 5"/>
    <w:basedOn w:val="Normal"/>
    <w:locked/>
    <w:rsid w:val="00A3727F"/>
    <w:pPr>
      <w:spacing w:after="240"/>
      <w:ind w:left="1800"/>
      <w:pPrChange w:id="179" w:author="Nick Bernal" w:date="2026-09-26T15:27:00Z">
        <w:pPr>
          <w:spacing w:after="240"/>
          <w:ind w:left="1800"/>
          <w:jc w:val="both"/>
        </w:pPr>
      </w:pPrChange>
    </w:pPr>
    <w:rPr>
      <w:rPrChange w:id="179" w:author="Nick Bernal" w:date="2026-09-26T15:27:00Z">
        <w:rPr>
          <w:sz w:val="24"/>
          <w:lang w:val="en-US" w:eastAsia="en-US" w:bidi="ar-SA"/>
        </w:rPr>
      </w:rPrChange>
    </w:rPr>
  </w:style>
  <w:style w:type="paragraph" w:customStyle="1" w:styleId="LetterTitle2">
    <w:name w:val="Letter Title2"/>
    <w:basedOn w:val="LetterTitle"/>
    <w:locked/>
    <w:rsid w:val="00D5537D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  <w:spacing w:after="0" w:line="240" w:lineRule="auto"/>
      <w:pPrChange w:id="180" w:author="Nick Bernal" w:date="2026-09-26T15:27:00Z">
        <w:pPr>
          <w:framePr w:hSpace="187" w:vSpace="187" w:wrap="around" w:vAnchor="page" w:hAnchor="page" w:x="9548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180" w:author="Nick Bernal" w:date="2026-09-26T15:27:00Z">
        <w:rPr>
          <w:b/>
          <w:lang w:val="en-US" w:eastAsia="en-US" w:bidi="ar-SA"/>
        </w:rPr>
      </w:rPrChange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  <w:pPrChange w:id="181" w:author="Nick Bernal" w:date="2026-09-26T15:27:00Z">
        <w:pPr>
          <w:tabs>
            <w:tab w:val="center" w:pos="4680"/>
            <w:tab w:val="right" w:pos="9360"/>
          </w:tabs>
          <w:jc w:val="both"/>
        </w:pPr>
      </w:pPrChange>
    </w:pPr>
    <w:rPr>
      <w:rFonts w:ascii="Book Antiqua" w:hAnsi="Book Antiqua"/>
      <w:i/>
      <w:snapToGrid w:val="0"/>
      <w:sz w:val="12"/>
      <w:lang w:val="en-GB"/>
      <w:rPrChange w:id="181" w:author="Nick Bernal" w:date="2026-09-26T15:27:00Z">
        <w:rPr>
          <w:rFonts w:ascii="Book Antiqua" w:hAnsi="Book Antiqua"/>
          <w:i/>
          <w:snapToGrid w:val="0"/>
          <w:sz w:val="12"/>
          <w:lang w:val="en-GB" w:eastAsia="en-US" w:bidi="ar-SA"/>
        </w:rPr>
      </w:rPrChange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  <w:pPrChange w:id="182" w:author="Nick Bernal" w:date="2026-09-26T15:27:00Z">
        <w:pPr>
          <w:tabs>
            <w:tab w:val="center" w:pos="4680"/>
            <w:tab w:val="right" w:pos="9360"/>
          </w:tabs>
          <w:jc w:val="both"/>
        </w:pPr>
      </w:pPrChange>
    </w:pPr>
    <w:rPr>
      <w:rFonts w:ascii="Book Antiqua" w:hAnsi="Book Antiqua"/>
      <w:snapToGrid w:val="0"/>
      <w:spacing w:val="-10"/>
      <w:sz w:val="14"/>
      <w:lang w:val="en-GB"/>
      <w:rPrChange w:id="182" w:author="Nick Bernal" w:date="2026-09-26T15:27:00Z">
        <w:rPr>
          <w:rFonts w:ascii="Book Antiqua" w:hAnsi="Book Antiqua"/>
          <w:snapToGrid w:val="0"/>
          <w:spacing w:val="-10"/>
          <w:sz w:val="14"/>
          <w:lang w:val="en-GB" w:eastAsia="en-US" w:bidi="ar-SA"/>
        </w:rPr>
      </w:rPrChange>
    </w:rPr>
  </w:style>
  <w:style w:type="paragraph" w:customStyle="1" w:styleId="letteremail">
    <w:name w:val="letter email"/>
    <w:basedOn w:val="Letterlargetitle"/>
    <w:locked/>
    <w:rsid w:val="00D5537D"/>
    <w:pPr>
      <w:spacing w:after="0"/>
    </w:pPr>
  </w:style>
  <w:style w:type="paragraph" w:customStyle="1" w:styleId="SAHeader">
    <w:name w:val="SA Header"/>
    <w:basedOn w:val="Header"/>
    <w:locked/>
    <w:rsid w:val="00D5537D"/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</w:rPr>
  </w:style>
  <w:style w:type="character" w:styleId="PageNumber">
    <w:name w:val="page number"/>
    <w:basedOn w:val="DefaultParagraphFont"/>
    <w:uiPriority w:val="9"/>
    <w:unhideWhenUsed/>
    <w:locked/>
    <w:rsid w:val="003A0E2A"/>
    <w:rPr>
      <w:rPrChange w:id="183" w:author="Nick Bernal" w:date="2026-09-26T15:27:00Z">
        <w:rPr/>
      </w:rPrChange>
    </w:rPr>
  </w:style>
  <w:style w:type="paragraph" w:customStyle="1" w:styleId="OutlineGS">
    <w:name w:val="Outline GS"/>
    <w:basedOn w:val="Normal"/>
    <w:locked/>
    <w:rsid w:val="002422E6"/>
    <w:pPr>
      <w:widowControl w:val="0"/>
      <w:numPr>
        <w:numId w:val="14"/>
      </w:numPr>
      <w:spacing w:after="240"/>
      <w:outlineLvl w:val="0"/>
      <w:pPrChange w:id="184" w:author="Nick Bernal" w:date="2026-09-26T15:27:00Z">
        <w:pPr>
          <w:widowControl w:val="0"/>
          <w:numPr>
            <w:numId w:val="14"/>
          </w:numPr>
          <w:tabs>
            <w:tab w:val="num" w:pos="432"/>
          </w:tabs>
          <w:spacing w:after="240"/>
          <w:ind w:left="432" w:hanging="173"/>
          <w:jc w:val="both"/>
          <w:outlineLvl w:val="0"/>
        </w:pPr>
      </w:pPrChange>
    </w:pPr>
    <w:rPr>
      <w:rFonts w:ascii="Garamond" w:hAnsi="Garamond"/>
      <w:sz w:val="22"/>
      <w:szCs w:val="24"/>
      <w:rPrChange w:id="184" w:author="Nick Bernal" w:date="2026-09-26T15:27:00Z">
        <w:rPr>
          <w:rFonts w:ascii="Garamond" w:hAnsi="Garamond"/>
          <w:sz w:val="22"/>
          <w:lang w:val="en-US" w:eastAsia="en-US" w:bidi="ar-SA"/>
        </w:rPr>
      </w:rPrChange>
    </w:r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  <w:pPrChange w:id="185" w:author="Nick Bernal" w:date="2026-09-26T15:27:00Z">
        <w:pPr>
          <w:jc w:val="right"/>
        </w:pPr>
      </w:pPrChange>
    </w:pPr>
    <w:rPr>
      <w:rFonts w:ascii="Garamond" w:hAnsi="Garamond"/>
      <w:b/>
      <w:i/>
      <w:sz w:val="22"/>
      <w:szCs w:val="24"/>
      <w:u w:val="single"/>
      <w:rPrChange w:id="185" w:author="Nick Bernal" w:date="2026-09-26T15:27:00Z">
        <w:rPr>
          <w:rFonts w:ascii="Garamond" w:hAnsi="Garamond"/>
          <w:b/>
          <w:i/>
          <w:sz w:val="22"/>
          <w:u w:val="single"/>
          <w:lang w:val="en-US" w:eastAsia="en-US" w:bidi="ar-SA"/>
        </w:rPr>
      </w:rPrChange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5"/>
      </w:numPr>
      <w:pPrChange w:id="186" w:author="Nick Bernal" w:date="2026-09-26T15:27:00Z">
        <w:pPr>
          <w:widowControl w:val="0"/>
          <w:numPr>
            <w:numId w:val="15"/>
          </w:numPr>
          <w:tabs>
            <w:tab w:val="num" w:pos="432"/>
          </w:tabs>
          <w:spacing w:after="240"/>
          <w:ind w:left="432" w:hanging="432"/>
          <w:jc w:val="both"/>
          <w:outlineLvl w:val="0"/>
        </w:pPr>
      </w:pPrChange>
    </w:pPr>
    <w:rPr>
      <w:rPrChange w:id="186" w:author="Nick Bernal" w:date="2026-09-26T15:27:00Z">
        <w:rPr>
          <w:rFonts w:ascii="Garamond" w:hAnsi="Garamond"/>
          <w:sz w:val="22"/>
          <w:szCs w:val="24"/>
          <w:lang w:val="en-US" w:eastAsia="en-US" w:bidi="ar-SA"/>
        </w:rPr>
      </w:rPrChange>
    </w:r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6"/>
      </w:numPr>
      <w:pPrChange w:id="187" w:author="Nick Bernal" w:date="2026-09-26T15:27:00Z">
        <w:pPr>
          <w:widowControl w:val="0"/>
          <w:numPr>
            <w:numId w:val="16"/>
          </w:numPr>
          <w:spacing w:after="240"/>
          <w:ind w:left="504" w:hanging="360"/>
          <w:jc w:val="both"/>
          <w:outlineLvl w:val="0"/>
        </w:pPr>
      </w:pPrChange>
    </w:pPr>
    <w:rPr>
      <w:rPrChange w:id="187" w:author="Nick Bernal" w:date="2026-09-26T15:27:00Z">
        <w:rPr>
          <w:rFonts w:ascii="Garamond" w:hAnsi="Garamond"/>
          <w:sz w:val="22"/>
          <w:szCs w:val="24"/>
          <w:lang w:val="en-US" w:eastAsia="en-US" w:bidi="ar-SA"/>
        </w:rPr>
      </w:rPrChange>
    </w:r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  <w:rPrChange w:id="188" w:author="Nick Bernal" w:date="2026-09-26T15:27:00Z">
        <w:rPr>
          <w:rFonts w:ascii="Garamond" w:hAnsi="Garamond"/>
          <w:vertAlign w:val="superscript"/>
        </w:rPr>
      </w:rPrChange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  <w:pPrChange w:id="189" w:author="Nick Bernal" w:date="2026-09-26T15:27:00Z">
        <w:pPr>
          <w:spacing w:after="360"/>
          <w:jc w:val="center"/>
          <w:outlineLvl w:val="0"/>
        </w:pPr>
      </w:pPrChange>
    </w:pPr>
    <w:rPr>
      <w:rFonts w:ascii="Garamond" w:hAnsi="Garamond"/>
      <w:b/>
      <w:bCs/>
      <w:sz w:val="22"/>
      <w:szCs w:val="24"/>
      <w:rPrChange w:id="189" w:author="Nick Bernal" w:date="2026-09-26T15:27:00Z">
        <w:rPr>
          <w:rFonts w:ascii="Garamond" w:hAnsi="Garamond"/>
          <w:b/>
          <w:bCs/>
          <w:sz w:val="22"/>
          <w:lang w:val="en-US" w:eastAsia="en-US" w:bidi="ar-SA"/>
        </w:rPr>
      </w:rPrChange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  <w:pPrChange w:id="190" w:author="Nick Bernal" w:date="2026-09-26T15:27:00Z">
        <w:pPr>
          <w:spacing w:after="240"/>
          <w:jc w:val="both"/>
        </w:pPr>
      </w:pPrChange>
    </w:pPr>
    <w:rPr>
      <w:rFonts w:ascii="Garamond" w:hAnsi="Garamond"/>
      <w:sz w:val="22"/>
      <w:szCs w:val="24"/>
      <w:rPrChange w:id="190" w:author="Nick Bernal" w:date="2026-09-26T15:27:00Z">
        <w:rPr>
          <w:rFonts w:ascii="Garamond" w:hAnsi="Garamond"/>
          <w:sz w:val="22"/>
          <w:lang w:val="en-US" w:eastAsia="en-US" w:bidi="ar-SA"/>
        </w:rPr>
      </w:rPrChange>
    </w:rPr>
  </w:style>
  <w:style w:type="paragraph" w:customStyle="1" w:styleId="TextLevel1GS">
    <w:name w:val="Text Level 1 GS"/>
    <w:basedOn w:val="TextGS"/>
    <w:uiPriority w:val="1"/>
    <w:locked/>
    <w:rsid w:val="00D5537D"/>
    <w:pPr>
      <w:widowControl w:val="0"/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D5537D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D5537D"/>
    <w:pPr>
      <w:ind w:left="1296"/>
    </w:pPr>
  </w:style>
  <w:style w:type="numbering" w:customStyle="1" w:styleId="FerencyMutli-TierBulletList">
    <w:name w:val="Ferency Mutli-Tier Bullet List"/>
    <w:locked/>
    <w:rsid w:val="00D5537D"/>
    <w:pPr>
      <w:numPr>
        <w:numId w:val="17"/>
      </w:numPr>
    </w:pPr>
  </w:style>
  <w:style w:type="numbering" w:customStyle="1" w:styleId="FerencyBullets">
    <w:name w:val="Ferency Bullets"/>
    <w:locked/>
    <w:rsid w:val="00D5537D"/>
    <w:pPr>
      <w:numPr>
        <w:numId w:val="21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  <w:pPrChange w:id="191" w:author="Nick Bernal" w:date="2026-09-26T15:27:00Z">
        <w:pPr>
          <w:tabs>
            <w:tab w:val="num" w:pos="432"/>
          </w:tabs>
          <w:spacing w:after="240"/>
          <w:ind w:left="432" w:hanging="288"/>
          <w:jc w:val="both"/>
          <w:outlineLvl w:val="0"/>
        </w:pPr>
      </w:pPrChange>
    </w:pPr>
    <w:rPr>
      <w:rFonts w:ascii="Garamond" w:hAnsi="Garamond"/>
      <w:szCs w:val="24"/>
      <w:rPrChange w:id="191" w:author="Nick Bernal" w:date="2026-09-26T15:27:00Z">
        <w:rPr>
          <w:rFonts w:ascii="Garamond" w:hAnsi="Garamond"/>
          <w:sz w:val="24"/>
          <w:lang w:val="en-US" w:eastAsia="en-US" w:bidi="ar-SA"/>
        </w:rPr>
      </w:rPrChange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  <w:pPrChange w:id="192" w:author="Nick Bernal" w:date="2026-09-26T15:27:00Z">
        <w:pPr>
          <w:spacing w:after="240"/>
          <w:jc w:val="both"/>
        </w:pPr>
      </w:pPrChange>
    </w:pPr>
    <w:rPr>
      <w:rFonts w:ascii="Garamond" w:hAnsi="Garamond"/>
      <w:szCs w:val="24"/>
      <w:rPrChange w:id="192" w:author="Nick Bernal" w:date="2026-09-26T15:27:00Z">
        <w:rPr>
          <w:rFonts w:ascii="Garamond" w:hAnsi="Garamond"/>
          <w:sz w:val="24"/>
          <w:lang w:val="en-US" w:eastAsia="en-US" w:bidi="ar-SA"/>
        </w:rPr>
      </w:rPrChange>
    </w:rPr>
  </w:style>
  <w:style w:type="paragraph" w:styleId="BalloonText">
    <w:name w:val="Balloon Text"/>
    <w:basedOn w:val="Normal"/>
    <w:link w:val="BalloonTextChar"/>
    <w:locked/>
    <w:rsid w:val="00CE08EA"/>
    <w:pPr>
      <w:pPrChange w:id="193" w:author="Nick Bernal" w:date="2026-09-26T15:27:00Z">
        <w:pPr>
          <w:jc w:val="both"/>
        </w:pPr>
      </w:pPrChange>
    </w:pPr>
    <w:rPr>
      <w:rFonts w:ascii="Tahoma" w:hAnsi="Tahoma" w:cs="Tahoma"/>
      <w:sz w:val="16"/>
      <w:szCs w:val="16"/>
      <w:rPrChange w:id="193" w:author="Nick Bernal" w:date="2026-09-26T15:27:00Z">
        <w:rPr>
          <w:rFonts w:ascii="Tahoma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D5537D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Paranumber">
    <w:name w:val="Para number"/>
    <w:basedOn w:val="Normal"/>
    <w:rsid w:val="00A640B7"/>
    <w:pPr>
      <w:numPr>
        <w:numId w:val="25"/>
      </w:numPr>
      <w:tabs>
        <w:tab w:val="left" w:pos="360"/>
        <w:tab w:val="num" w:pos="720"/>
        <w:tab w:val="left" w:pos="1080"/>
      </w:tabs>
      <w:suppressAutoHyphens/>
      <w:spacing w:after="220"/>
      <w:jc w:val="left"/>
      <w:pPrChange w:id="194" w:author="Nick Bernal" w:date="2026-09-26T15:27:00Z">
        <w:pPr>
          <w:numPr>
            <w:numId w:val="25"/>
          </w:numPr>
          <w:tabs>
            <w:tab w:val="left" w:pos="360"/>
            <w:tab w:val="num" w:pos="720"/>
            <w:tab w:val="left" w:pos="1080"/>
          </w:tabs>
          <w:suppressAutoHyphens/>
          <w:spacing w:after="220"/>
          <w:ind w:firstLine="720"/>
          <w:jc w:val="both"/>
        </w:pPr>
      </w:pPrChange>
    </w:pPr>
    <w:rPr>
      <w:spacing w:val="-2"/>
      <w:sz w:val="22"/>
      <w:rPrChange w:id="194" w:author="Nick Bernal" w:date="2026-09-26T15:27:00Z">
        <w:rPr>
          <w:spacing w:val="-2"/>
          <w:sz w:val="22"/>
          <w:lang w:val="en-US" w:eastAsia="en-US" w:bidi="ar-SA"/>
        </w:rPr>
      </w:rPrChange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  <w:pPrChange w:id="195" w:author="Nick Bernal" w:date="2026-09-26T15:27:00Z">
        <w:pPr>
          <w:tabs>
            <w:tab w:val="left" w:pos="567"/>
            <w:tab w:val="left" w:pos="1134"/>
            <w:tab w:val="left" w:pos="5103"/>
          </w:tabs>
          <w:spacing w:line="360" w:lineRule="exact"/>
          <w:jc w:val="both"/>
        </w:pPr>
      </w:pPrChange>
    </w:pPr>
    <w:rPr>
      <w:rFonts w:ascii="Arial" w:hAnsi="Arial"/>
      <w:sz w:val="23"/>
      <w:rPrChange w:id="195" w:author="Nick Bernal" w:date="2026-09-26T15:27:00Z">
        <w:rPr>
          <w:rFonts w:ascii="Arial" w:hAnsi="Arial"/>
          <w:sz w:val="23"/>
          <w:lang w:val="en-US" w:eastAsia="en-US" w:bidi="ar-SA"/>
        </w:rPr>
      </w:rPrChange>
    </w:rPr>
  </w:style>
  <w:style w:type="character" w:customStyle="1" w:styleId="DeltaViewInsertion">
    <w:name w:val="DeltaView Insertion"/>
    <w:uiPriority w:val="99"/>
    <w:rsid w:val="00D5537D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pPr>
      <w:jc w:val="left"/>
      <w:pPrChange w:id="196" w:author="Nick Bernal" w:date="2026-09-26T15:27:00Z">
        <w:pPr>
          <w:jc w:val="both"/>
        </w:pPr>
      </w:pPrChange>
    </w:pPr>
    <w:rPr>
      <w:rFonts w:eastAsiaTheme="minorEastAsia" w:cstheme="minorBidi"/>
      <w:sz w:val="16"/>
      <w:szCs w:val="22"/>
      <w:lang w:eastAsia="zh-CN"/>
      <w:rPrChange w:id="196" w:author="Nick Bernal" w:date="2026-09-26T15:27:00Z">
        <w:rPr>
          <w:rFonts w:eastAsiaTheme="minorEastAsia"/>
          <w:sz w:val="16"/>
          <w:szCs w:val="22"/>
          <w:lang w:val="en-US" w:eastAsia="zh-CN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91C03F-00B2-8148-BF38-2DD091F03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2025-12-31T12:28:00Z</dcterms:created>
  <dcterms:modified xsi:type="dcterms:W3CDTF">2026-09-26T19:27:00Z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