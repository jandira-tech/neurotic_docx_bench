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2613A" w14:paraId="192B5BD0" w14:textId="77777777" w:rsidTr="004556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15" w:author="Nick Bernal [2]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68439" w14:textId="77777777" w:rsidR="0022613A" w:rsidRDefault="0022613A" w:rsidP="00455680">
            <w:pPr>
              <w:rPr>
                <w:ins w:id="16" w:author="Nick Bernal [2]" w:date="2026-08-03T22:22:00Z" w16du:dateUtc="2026-08-04T02:22:00Z"/>
              </w:rPr>
            </w:pPr>
            <w:ins w:id="17" w:author="Nick Bernal [2]" w:date="2026-08-03T22:22:00Z" w16du:dateUtc="2026-08-04T02:22:00Z">
              <w:r>
                <w:t>Top Left</w:t>
              </w:r>
            </w:ins>
          </w:p>
        </w:tc>
        <w:tc>
          <w:tcPr>
            <w:tcW w:w="4320" w:type="dxa"/>
          </w:tcPr>
          <w:p w14:paraId="726B4B0E" w14:textId="77777777" w:rsidR="0022613A" w:rsidRDefault="0022613A" w:rsidP="004556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18" w:author="Nick Bernal [2]" w:date="2026-08-03T22:22:00Z" w16du:dateUtc="2026-08-04T02:22:00Z"/>
              </w:rPr>
            </w:pPr>
            <w:ins w:id="19" w:author="Nick Bernal [2]" w:date="2026-08-03T22:22:00Z" w16du:dateUtc="2026-08-04T02:22:00Z">
              <w:r>
                <w:t>Top Right</w:t>
              </w:r>
            </w:ins>
          </w:p>
        </w:tc>
      </w:tr>
      <w:tr w:rsidR="0022613A" w14:paraId="09007E94" w14:textId="77777777" w:rsidTr="004556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20" w:author="Nick Bernal [2]" w:date="2026-08-03T22:22:00Z" w16du:dateUtc="2026-08-04T02:2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DFA7A" w14:textId="77777777" w:rsidR="0022613A" w:rsidRDefault="0022613A" w:rsidP="00455680">
            <w:pPr>
              <w:rPr>
                <w:ins w:id="21" w:author="Nick Bernal [2]" w:date="2026-08-03T22:22:00Z" w16du:dateUtc="2026-08-04T02:22:00Z"/>
              </w:rPr>
            </w:pPr>
            <w:ins w:id="22" w:author="Nick Bernal [2]" w:date="2026-08-03T22:22:00Z" w16du:dateUtc="2026-08-04T02:22:00Z">
              <w:r>
                <w:t>Bottom Left</w:t>
              </w:r>
            </w:ins>
          </w:p>
        </w:tc>
        <w:tc>
          <w:tcPr>
            <w:tcW w:w="4320" w:type="dxa"/>
          </w:tcPr>
          <w:p w14:paraId="292EF1D7" w14:textId="77777777" w:rsidR="0022613A" w:rsidRDefault="0022613A" w:rsidP="004556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23" w:author="Nick Bernal [2]" w:date="2026-08-03T22:22:00Z" w16du:dateUtc="2026-08-04T02:22:00Z"/>
              </w:rPr>
            </w:pPr>
            <w:ins w:id="24" w:author="Nick Bernal [2]" w:date="2026-08-03T22:22:00Z" w16du:dateUtc="2026-08-04T02:22:00Z">
              <w:r>
                <w:t>Bottom Right</w:t>
              </w:r>
            </w:ins>
          </w:p>
        </w:tc>
      </w:tr>
    </w:tbl>
    <w:p w14:paraId="1EB27D1B" w14:textId="7A4249D9" w:rsidR="003C58BC" w:rsidRDefault="0045155D">
      <w:commentRangeStart w:id="25"/>
      <w:del w:id="26" w:author="Nick Bernal [2]" w:date="2026-08-03T22:22:00Z" w16du:dateUtc="2026-08-04T02:22:00Z">
        <w:r>
          <w:delText>test</w:delText>
        </w:r>
        <w:commentRangeEnd w:id="25"/>
        <w:r>
          <w:rPr>
            <w:rStyle w:val="CommentReference"/>
            <w:sz w:val="22"/>
            <w:szCs w:val="22"/>
          </w:rPr>
          <w:commentReference w:id="25"/>
        </w:r>
      </w:del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Nick Bernal" w:date="2025-02-12T19:47:00Z" w:initials="NB">
    <w:p w14:paraId="5C17FA99" w14:textId="77777777" w:rsidR="0045155D" w:rsidRDefault="0045155D" w:rsidP="0045155D">
      <w:r>
        <w:rPr>
          <w:rStyle w:val="CommentReference"/>
        </w:rPr>
        <w:annotationRef/>
      </w:r>
      <w:r>
        <w:rPr>
          <w:sz w:val="20"/>
          <w:szCs w:val="20"/>
        </w:rPr>
        <w:t>abcabc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17FA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4553A" w16cex:dateUtc="2025-02-13T03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17FA99" w16cid:durableId="380455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 [2]">
    <w15:presenceInfo w15:providerId="AD" w15:userId="S::nick@superdoc.dev::4464350f-9f85-4a67-a601-d9205f9ec23e"/>
  </w15:person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5D"/>
    <w:rsid w:val="00112874"/>
    <w:rsid w:val="0022613A"/>
    <w:rsid w:val="00360F1B"/>
    <w:rsid w:val="003C1D14"/>
    <w:rsid w:val="003C58BC"/>
    <w:rsid w:val="0045155D"/>
    <w:rsid w:val="00931F1A"/>
    <w:rsid w:val="00B1254C"/>
    <w:rsid w:val="00C536B3"/>
    <w:rsid w:val="00CE3856"/>
    <w:rsid w:val="00F7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A39B9D"/>
  <w15:chartTrackingRefBased/>
  <w15:docId w15:val="{D080AC35-7903-C742-821B-9ACB64742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13A"/>
    <w:pPr>
      <w:spacing w:after="200" w:line="276" w:lineRule="auto"/>
      <w:pPrChange w:id="0" w:author="Nick Bernal [2]" w:date="2026-08-03T22:22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0" w:author="Nick Bernal [2]" w:date="2026-08-03T22:22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2613A"/>
    <w:pPr>
      <w:keepNext/>
      <w:keepLines/>
      <w:spacing w:before="360" w:after="80" w:line="240" w:lineRule="auto"/>
      <w:outlineLvl w:val="0"/>
      <w:pPrChange w:id="1" w:author="Nick Bernal [2]" w:date="2026-08-03T22:22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Nick Bernal [2]" w:date="2026-08-03T22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1"/>
      <w:pPrChange w:id="2" w:author="Nick Bernal [2]" w:date="2026-08-03T22:22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Nick Bernal [2]" w:date="2026-08-03T22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13A"/>
    <w:pPr>
      <w:keepNext/>
      <w:keepLines/>
      <w:spacing w:before="160" w:after="80" w:line="240" w:lineRule="auto"/>
      <w:outlineLvl w:val="2"/>
      <w:pPrChange w:id="3" w:author="Nick Bernal [2]" w:date="2026-08-03T22:22:00Z">
        <w:pPr>
          <w:keepNext/>
          <w:keepLines/>
          <w:spacing w:before="160" w:after="80" w:line="276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3"/>
      <w:pPrChange w:id="4" w:author="Nick Bernal [2]" w:date="2026-08-03T22:22:00Z">
        <w:pPr>
          <w:keepNext/>
          <w:keepLines/>
          <w:spacing w:before="80" w:after="40" w:line="276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Nick Bernal [2]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13A"/>
    <w:pPr>
      <w:keepNext/>
      <w:keepLines/>
      <w:spacing w:before="80" w:after="40" w:line="240" w:lineRule="auto"/>
      <w:outlineLvl w:val="4"/>
      <w:pPrChange w:id="5" w:author="Nick Bernal [2]" w:date="2026-08-03T22:22:00Z">
        <w:pPr>
          <w:keepNext/>
          <w:keepLines/>
          <w:spacing w:before="80" w:after="40" w:line="276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Nick Bernal [2]" w:date="2026-08-03T22:22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5"/>
      <w:pPrChange w:id="6" w:author="Nick Bernal [2]" w:date="2026-08-03T22:22:00Z">
        <w:pPr>
          <w:keepNext/>
          <w:keepLines/>
          <w:spacing w:before="40" w:after="200" w:line="276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Nick Bernal [2]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13A"/>
    <w:pPr>
      <w:keepNext/>
      <w:keepLines/>
      <w:spacing w:before="40" w:after="0" w:line="240" w:lineRule="auto"/>
      <w:outlineLvl w:val="6"/>
      <w:pPrChange w:id="7" w:author="Nick Bernal [2]" w:date="2026-08-03T22:22:00Z">
        <w:pPr>
          <w:keepNext/>
          <w:keepLines/>
          <w:spacing w:before="40" w:after="200" w:line="276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13A"/>
    <w:pPr>
      <w:keepNext/>
      <w:keepLines/>
      <w:spacing w:after="0" w:line="240" w:lineRule="auto"/>
      <w:outlineLvl w:val="7"/>
      <w:pPrChange w:id="8" w:author="Nick Bernal [2]" w:date="2026-08-03T22:22:00Z">
        <w:pPr>
          <w:keepNext/>
          <w:keepLines/>
          <w:spacing w:after="200" w:line="276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Nick Bernal [2]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13A"/>
    <w:pPr>
      <w:keepNext/>
      <w:keepLines/>
      <w:spacing w:after="0" w:line="240" w:lineRule="auto"/>
      <w:outlineLvl w:val="8"/>
      <w:pPrChange w:id="9" w:author="Nick Bernal [2]" w:date="2026-08-03T22:22:00Z">
        <w:pPr>
          <w:keepNext/>
          <w:keepLines/>
          <w:spacing w:after="200" w:line="276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Nick Bernal [2]" w:date="2026-08-03T22:22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5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5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5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5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5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5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13A"/>
    <w:pPr>
      <w:spacing w:after="80" w:line="240" w:lineRule="auto"/>
      <w:contextualSpacing/>
      <w:pPrChange w:id="10" w:author="Nick Bernal [2]" w:date="2026-08-03T22:22:00Z">
        <w:pPr>
          <w:spacing w:after="80" w:line="276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Nick Bernal [2]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51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13A"/>
    <w:pPr>
      <w:numPr>
        <w:ilvl w:val="1"/>
      </w:numPr>
      <w:spacing w:after="160" w:line="240" w:lineRule="auto"/>
      <w:pPrChange w:id="11" w:author="Nick Bernal [2]" w:date="2026-08-03T22:22:00Z">
        <w:pPr>
          <w:numPr>
            <w:ilvl w:val="1"/>
          </w:numPr>
          <w:spacing w:after="160" w:line="276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Nick Bernal [2]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515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13A"/>
    <w:pPr>
      <w:spacing w:before="160" w:after="160" w:line="240" w:lineRule="auto"/>
      <w:jc w:val="center"/>
      <w:pPrChange w:id="12" w:author="Nick Bernal [2]" w:date="2026-08-03T22:22:00Z">
        <w:pPr>
          <w:spacing w:before="160" w:after="160" w:line="276" w:lineRule="auto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sz w:val="24"/>
      <w:szCs w:val="24"/>
      <w14:ligatures w14:val="standardContextual"/>
      <w:rPrChange w:id="12" w:author="Nick Bernal [2]" w:date="2026-08-03T22:22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51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13A"/>
    <w:pPr>
      <w:spacing w:after="0" w:line="240" w:lineRule="auto"/>
      <w:ind w:left="720"/>
      <w:contextualSpacing/>
      <w:pPrChange w:id="13" w:author="Nick Bernal [2]" w:date="2026-08-03T22:22:00Z">
        <w:pPr>
          <w:spacing w:after="200" w:line="276" w:lineRule="auto"/>
          <w:ind w:left="720"/>
          <w:contextualSpacing/>
        </w:pPr>
      </w:pPrChange>
    </w:pPr>
    <w:rPr>
      <w:rFonts w:ascii="Arial" w:eastAsiaTheme="minorHAnsi" w:hAnsi="Arial" w:cs="Times New Roman (Body CS)"/>
      <w:kern w:val="2"/>
      <w:sz w:val="24"/>
      <w:szCs w:val="24"/>
      <w14:ligatures w14:val="standardContextual"/>
      <w:rPrChange w:id="13" w:author="Nick Bernal [2]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51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  <w:pPrChange w:id="14" w:author="Nick Bernal [2]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0F4761" w:themeColor="accent1" w:themeShade="BF"/>
      <w:kern w:val="2"/>
      <w:sz w:val="24"/>
      <w:szCs w:val="24"/>
      <w14:ligatures w14:val="standardContextual"/>
      <w:rPrChange w:id="14" w:author="Nick Bernal [2]" w:date="2026-08-03T22:22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5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515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55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5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5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55D"/>
    <w:rPr>
      <w:b/>
      <w:bCs/>
      <w:sz w:val="20"/>
      <w:szCs w:val="20"/>
    </w:rPr>
  </w:style>
  <w:style w:type="table" w:styleId="LightGrid-Accent1">
    <w:name w:val="Light Grid Accent 1"/>
    <w:basedOn w:val="TableNormal"/>
    <w:uiPriority w:val="62"/>
    <w:rsid w:val="00B1254C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2025-02-13T03:47:00Z</dcterms:created>
  <dcterms:modified xsi:type="dcterms:W3CDTF">2026-08-04T02:22:00Z</dcterms:modified>
</cp:coreProperties>
</file>