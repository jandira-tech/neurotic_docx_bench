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BDC151" w14:textId="554551FA" w:rsidR="005937A4" w:rsidRDefault="001C3440" w:rsidP="000C06C6">
      <w:ins w:id="9" w:author="Comparison" w:date="2026-09-26T15:07:00Z" w16du:dateUtc="2026-09-26T19:07:00Z">
        <w:r>
          <w:t xml:space="preserve">Open </w:t>
        </w:r>
        <w:commentRangeStart w:id="10"/>
        <w:commentRangeStart w:id="11"/>
        <w:r>
          <w:t>comment</w:t>
        </w:r>
        <w:commentRangeEnd w:id="11"/>
        <w:r>
          <w:rPr>
            <w:rStyle w:val="CommentReference"/>
            <w:sz w:val="22"/>
            <w:szCs w:val="22"/>
          </w:rPr>
          <w:commentReference w:id="11"/>
        </w:r>
        <w:commentRangeEnd w:id="10"/>
        <w:r>
          <w:rPr>
            <w:rStyle w:val="CommentReference"/>
            <w:sz w:val="22"/>
            <w:szCs w:val="22"/>
          </w:rPr>
          <w:commentReference w:id="10"/>
        </w:r>
        <w:r>
          <w:t xml:space="preserve"> from Google Docs.</w:t>
        </w:r>
      </w:ins>
    </w:p>
    <w:sectPr w:rsidR="005937A4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12" w:author="Comparison" w:date="2026-09-26T15:07:00Z" w16du:dateUtc="2026-09-26T19:07:00Z">
        <w:sectPr w:rsidR="005937A4">
          <w:pgMar w:top="1440" w:right="1800" w:bottom="1440" w:left="180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1" w:author="Missy Fox" w:date="2026-01-07T19:13:00Z" w:initials="">
    <w:p w14:paraId="00000002" w14:textId="77777777" w:rsidR="00195B04" w:rsidRDefault="00BA78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1C3440">
        <w:rPr>
          <w:rFonts w:ascii="Arial" w:eastAsia="Arial" w:hAnsi="Arial" w:cs="Arial"/>
          <w:color w:val="000000"/>
        </w:rPr>
        <w:t>Here is a comment</w:t>
      </w:r>
    </w:p>
  </w:comment>
  <w:comment w:id="10" w:author="Missy Fox" w:date="2026-01-07T19:14:00Z" w:initials="">
    <w:p w14:paraId="00000003" w14:textId="77777777" w:rsidR="00195B04" w:rsidRDefault="00BA78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1C3440">
        <w:rPr>
          <w:rFonts w:ascii="Arial" w:eastAsia="Arial" w:hAnsi="Arial" w:cs="Arial"/>
          <w:color w:val="000000"/>
        </w:rPr>
        <w:t>with a thread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2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2" w16cid:durableId="00000002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0DEC001"/>
    <w:multiLevelType w:val="multilevel"/>
    <w:tmpl w:val="C0DEC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22996">
    <w:abstractNumId w:val="9"/>
  </w:num>
  <w:num w:numId="2" w16cid:durableId="1798835058">
    <w:abstractNumId w:val="7"/>
  </w:num>
  <w:num w:numId="3" w16cid:durableId="1560556228">
    <w:abstractNumId w:val="6"/>
  </w:num>
  <w:num w:numId="4" w16cid:durableId="301882927">
    <w:abstractNumId w:val="5"/>
  </w:num>
  <w:num w:numId="5" w16cid:durableId="2009550434">
    <w:abstractNumId w:val="8"/>
  </w:num>
  <w:num w:numId="6" w16cid:durableId="1656759260">
    <w:abstractNumId w:val="4"/>
  </w:num>
  <w:num w:numId="7" w16cid:durableId="2131969040">
    <w:abstractNumId w:val="3"/>
  </w:num>
  <w:num w:numId="8" w16cid:durableId="1862232444">
    <w:abstractNumId w:val="2"/>
  </w:num>
  <w:num w:numId="9" w16cid:durableId="1691712099">
    <w:abstractNumId w:val="1"/>
  </w:num>
  <w:num w:numId="10" w16cid:durableId="3141592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6C6"/>
    <w:rsid w:val="0015074B"/>
    <w:rsid w:val="0016576B"/>
    <w:rsid w:val="00195B04"/>
    <w:rsid w:val="001C3440"/>
    <w:rsid w:val="00237FCE"/>
    <w:rsid w:val="0029639D"/>
    <w:rsid w:val="002E1B47"/>
    <w:rsid w:val="00326F90"/>
    <w:rsid w:val="005937A4"/>
    <w:rsid w:val="005B61B1"/>
    <w:rsid w:val="00A47B7D"/>
    <w:rsid w:val="00A910F3"/>
    <w:rsid w:val="00AA1D8D"/>
    <w:rsid w:val="00AF4127"/>
    <w:rsid w:val="00B47730"/>
    <w:rsid w:val="00BA7800"/>
    <w:rsid w:val="00C61255"/>
    <w:rsid w:val="00CA2D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709CB8"/>
  <w14:defaultImageDpi w14:val="300"/>
  <w15:docId w15:val="{1725ACE8-3F6F-1F49-AACD-5D9AF7D7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Comparison" w:date="2026-09-26T15:07:00Z">
        <w:pPr>
          <w:keepNext/>
          <w:keepLines/>
          <w:spacing w:before="48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Comparison" w:date="2026-09-26T15:07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Comparison" w:date="2026-09-26T15:07:00Z">
        <w:pPr>
          <w:keepNext/>
          <w:keepLines/>
          <w:spacing w:before="20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Comparison" w:date="2026-09-26T15:07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Comparison" w:date="2026-09-26T15:07:00Z">
        <w:pPr>
          <w:keepNext/>
          <w:keepLines/>
          <w:spacing w:before="20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Comparison" w:date="2026-09-26T15:07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Comparison" w:date="2026-09-26T15:07:00Z">
        <w:pPr>
          <w:keepNext/>
          <w:keepLines/>
          <w:spacing w:before="20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Comparison" w:date="2026-09-26T15:07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Comparison" w:date="2026-09-26T15:07:00Z">
        <w:pPr>
          <w:keepNext/>
          <w:keepLines/>
          <w:spacing w:before="20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Comparison" w:date="2026-09-26T15:07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Comparison" w:date="2026-09-26T15:07:00Z">
        <w:pPr>
          <w:keepNext/>
          <w:keepLines/>
          <w:spacing w:before="200" w:line="276" w:lineRule="auto"/>
          <w:outlineLvl w:val="5"/>
        </w:pPr>
      </w:pPrChange>
    </w:pPr>
    <w:rPr>
      <w:rFonts w:ascii="Arial" w:eastAsia="Arial" w:hAnsi="Arial" w:cs="Arial"/>
      <w:i/>
      <w:iCs/>
      <w:color w:val="666666"/>
      <w:lang w:val="en"/>
      <w:rPrChange w:id="5" w:author="Comparison" w:date="2026-09-26T15:07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="Arial" w:hAnsi="Arial" w:cs="Arial"/>
      <w:color w:val="434343"/>
      <w:sz w:val="28"/>
      <w:szCs w:val="28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Comparison" w:date="2026-09-26T15:07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="Arial" w:eastAsia="Arial" w:hAnsi="Arial" w:cs="Arial"/>
      <w:sz w:val="52"/>
      <w:szCs w:val="52"/>
      <w:lang w:val="en"/>
      <w:rPrChange w:id="6" w:author="Comparison" w:date="2026-09-26T15:07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Comparison" w:date="2026-09-26T15:07:00Z">
        <w:pPr>
          <w:numPr>
            <w:ilvl w:val="1"/>
          </w:numPr>
          <w:spacing w:after="20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Comparison" w:date="2026-09-26T15:07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iCs/>
      <w:color w:val="666666"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Normal"/>
    <w:rsid w:val="002E1B47"/>
    <w:pPr>
      <w:spacing w:after="0"/>
    </w:pPr>
    <w:rPr>
      <w:rFonts w:ascii="Arial" w:eastAsia="Arial" w:hAnsi="Arial" w:cs="Arial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8" w:author="Comparison" w:date="2026-09-26T15:07:00Z">
        <w:pPr/>
      </w:pPrChange>
    </w:pPr>
    <w:rPr>
      <w:rFonts w:ascii="Arial" w:eastAsia="Arial" w:hAnsi="Arial" w:cs="Arial"/>
      <w:sz w:val="20"/>
      <w:szCs w:val="20"/>
      <w:lang w:val="en"/>
      <w:rPrChange w:id="8" w:author="Comparison" w:date="2026-09-26T15:07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1B47"/>
    <w:rPr>
      <w:rFonts w:ascii="Arial" w:eastAsia="Arial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2E1B4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2026-09-26T19:07:00Z</dcterms:modified>
  <cp:category/>
</cp:coreProperties>
</file>