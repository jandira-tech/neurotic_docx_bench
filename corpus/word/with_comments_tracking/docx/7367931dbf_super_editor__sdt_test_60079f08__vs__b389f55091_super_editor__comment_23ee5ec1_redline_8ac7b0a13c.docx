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135AF2" w14:textId="77777777" w:rsidR="00591DAD" w:rsidRDefault="002A40D3">
      <w:pPr>
        <w:rPr>
          <w:del w:id="16" w:author="Nick Bernal" w:date="2026-09-26T15:15:00Z" w16du:dateUtc="2026-09-26T19:15:00Z"/>
        </w:rPr>
      </w:pPr>
      <w:commentRangeStart w:id="17"/>
      <w:ins w:id="18" w:author="Nick Bernal" w:date="2026-09-26T15:15:00Z" w16du:dateUtc="2026-09-26T19:15:00Z">
        <w:r>
          <w:t>My comment</w:t>
        </w:r>
        <w:commentRangeEnd w:id="17"/>
        <w:r>
          <w:rPr>
            <w:rStyle w:val="CommentReference"/>
            <w:sz w:val="22"/>
            <w:szCs w:val="22"/>
          </w:rPr>
          <w:commentReference w:id="17"/>
        </w:r>
      </w:ins>
      <w:sdt>
        <w:sdtPr>
          <w:alias w:val="Inline Test Content"/>
          <w:tag w:val="InlineSDT"/>
          <w:id w:val="1432317586"/>
        </w:sdtPr>
        <w:sdtEndPr/>
        <w:sdtContent>
          <w:del w:id="19" w:author="Nick Bernal" w:date="2026-09-26T15:15:00Z" w16du:dateUtc="2026-09-26T19:15:00Z">
            <w:r w:rsidR="00973255">
              <w:delText>This is some inline SDT text content inside a run.</w:delText>
            </w:r>
          </w:del>
        </w:sdtContent>
      </w:sdt>
    </w:p>
    <w:sdt>
      <w:sdtPr>
        <w:alias w:val="Block Level Test"/>
        <w:tag w:val="BlockSDT"/>
        <w:id w:val="508022206"/>
      </w:sdtPr>
      <w:sdtEndPr/>
      <w:sdtContent>
        <w:p w14:paraId="7D94D2F9" w14:textId="77777777" w:rsidR="00591DAD" w:rsidRDefault="00973255">
          <w:pPr>
            <w:rPr>
              <w:del w:id="20" w:author="Nick Bernal" w:date="2026-09-26T15:15:00Z" w16du:dateUtc="2026-09-26T19:15:00Z"/>
            </w:rPr>
          </w:pPr>
          <w:del w:id="21" w:author="Nick Bernal" w:date="2026-09-26T15:15:00Z" w16du:dateUtc="2026-09-26T19:15:00Z">
            <w:r>
              <w:delText>This is a paragraph inside the block SDT.</w:delText>
            </w:r>
          </w:del>
        </w:p>
        <w:tbl>
          <w:tblPr>
            <w:tblW w:w="0" w:type="auto"/>
            <w:tblLook w:val="04A0" w:firstRow="1" w:lastRow="0" w:firstColumn="1" w:lastColumn="0" w:noHBand="0" w:noVBand="1"/>
          </w:tblPr>
          <w:tblGrid>
            <w:gridCol w:w="1425"/>
            <w:gridCol w:w="1425"/>
          </w:tblGrid>
          <w:tr w:rsidR="00591DAD" w14:paraId="20B98786" w14:textId="77777777">
            <w:trPr>
              <w:del w:id="22" w:author="Nick Bernal" w:date="2026-09-26T15:15:00Z" w16du:dateUtc="2026-09-26T19:15:00Z"/>
            </w:trPr>
            <w:tc>
              <w:tcPr>
                <w:tcW w:w="0" w:type="auto"/>
              </w:tcPr>
              <w:p w14:paraId="516EA23A" w14:textId="77777777" w:rsidR="00591DAD" w:rsidRDefault="00973255">
                <w:pPr>
                  <w:rPr>
                    <w:del w:id="23" w:author="Nick Bernal" w:date="2026-09-26T15:15:00Z" w16du:dateUtc="2026-09-26T19:15:00Z"/>
                  </w:rPr>
                </w:pPr>
                <w:del w:id="24" w:author="Nick Bernal" w:date="2026-09-26T15:15:00Z" w16du:dateUtc="2026-09-26T19:15:00Z">
                  <w:r>
                    <w:delText>Row 1, Cell 1</w:delText>
                  </w:r>
                </w:del>
              </w:p>
            </w:tc>
            <w:tc>
              <w:tcPr>
                <w:tcW w:w="0" w:type="auto"/>
              </w:tcPr>
              <w:p w14:paraId="1C526A02" w14:textId="77777777" w:rsidR="00591DAD" w:rsidRDefault="00973255">
                <w:pPr>
                  <w:rPr>
                    <w:del w:id="25" w:author="Nick Bernal" w:date="2026-09-26T15:15:00Z" w16du:dateUtc="2026-09-26T19:15:00Z"/>
                  </w:rPr>
                </w:pPr>
                <w:del w:id="26" w:author="Nick Bernal" w:date="2026-09-26T15:15:00Z" w16du:dateUtc="2026-09-26T19:15:00Z">
                  <w:r>
                    <w:delText>Row 1, Cell 2</w:delText>
                  </w:r>
                </w:del>
              </w:p>
            </w:tc>
          </w:tr>
          <w:tr w:rsidR="00591DAD" w14:paraId="128BA504" w14:textId="77777777">
            <w:trPr>
              <w:del w:id="27" w:author="Nick Bernal" w:date="2026-09-26T15:15:00Z" w16du:dateUtc="2026-09-26T19:15:00Z"/>
            </w:trPr>
            <w:tc>
              <w:tcPr>
                <w:tcW w:w="0" w:type="auto"/>
              </w:tcPr>
              <w:p w14:paraId="0890ED62" w14:textId="77777777" w:rsidR="00591DAD" w:rsidRDefault="00973255">
                <w:pPr>
                  <w:rPr>
                    <w:del w:id="28" w:author="Nick Bernal" w:date="2026-09-26T15:15:00Z" w16du:dateUtc="2026-09-26T19:15:00Z"/>
                  </w:rPr>
                </w:pPr>
                <w:del w:id="29" w:author="Nick Bernal" w:date="2026-09-26T15:15:00Z" w16du:dateUtc="2026-09-26T19:15:00Z">
                  <w:r>
                    <w:delText>Row 2, Cell 1</w:delText>
                  </w:r>
                </w:del>
              </w:p>
            </w:tc>
            <w:tc>
              <w:tcPr>
                <w:tcW w:w="0" w:type="auto"/>
              </w:tcPr>
              <w:p w14:paraId="3AEF89F1" w14:textId="77777777" w:rsidR="00591DAD" w:rsidRDefault="00973255">
                <w:pPr>
                  <w:rPr>
                    <w:del w:id="30" w:author="Nick Bernal" w:date="2026-09-26T15:15:00Z" w16du:dateUtc="2026-09-26T19:15:00Z"/>
                  </w:rPr>
                </w:pPr>
                <w:del w:id="31" w:author="Nick Bernal" w:date="2026-09-26T15:15:00Z" w16du:dateUtc="2026-09-26T19:15:00Z">
                  <w:r>
                    <w:delText>Row 2, Cell 2</w:delText>
                  </w:r>
                </w:del>
              </w:p>
            </w:tc>
          </w:tr>
        </w:tbl>
        <w:p w14:paraId="1246425A" w14:textId="77777777" w:rsidR="00591DAD" w:rsidRDefault="00973255">
          <w:del w:id="32" w:author="Nick Bernal" w:date="2026-09-26T15:15:00Z" w16du:dateUtc="2026-09-26T19:15:00Z">
            <w:r>
              <w:delText>Additional text after the table inside the block SDT.</w:delText>
            </w:r>
          </w:del>
        </w:p>
      </w:sdtContent>
    </w:sdt>
    <w:sectPr w:rsidR="00591DAD">
      <w:pgSz w:w="12240" w:h="15840"/>
      <w:pgMar w:top="1440" w:right="1440" w:bottom="1440" w:left="1440" w:header="720" w:footer="720" w:gutter="0"/>
      <w:cols w:space="720"/>
      <w:docGrid w:linePitch="360"/>
      <w:sectPrChange w:id="33" w:author="Nick Bernal" w:date="2026-09-26T15:15:00Z" w16du:dateUtc="2026-09-26T19:15:00Z">
        <w:sectPr w:rsidR="00591DAD">
          <w:pgMar w:top="1440" w:right="1800" w:bottom="1440" w:left="1800" w:header="720" w:footer="720" w:gutter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7" w:author="Nick Bernal" w:date="2024-08-12T17:12:00Z" w:initials="NB">
    <w:p w14:paraId="31C01DDC" w14:textId="77777777" w:rsidR="002A40D3" w:rsidRDefault="002A40D3" w:rsidP="002A40D3">
      <w:r>
        <w:rPr>
          <w:rStyle w:val="CommentReference"/>
        </w:rPr>
        <w:annotationRef/>
      </w:r>
      <w:r>
        <w:rPr>
          <w:sz w:val="20"/>
          <w:szCs w:val="20"/>
        </w:rPr>
        <w:t>Some comment here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31C01DD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6E58F7BE" w16cex:dateUtc="2024-08-13T00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31C01DDC" w16cid:durableId="6E58F7B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396997">
    <w:abstractNumId w:val="8"/>
  </w:num>
  <w:num w:numId="2" w16cid:durableId="1450051056">
    <w:abstractNumId w:val="6"/>
  </w:num>
  <w:num w:numId="3" w16cid:durableId="703865657">
    <w:abstractNumId w:val="5"/>
  </w:num>
  <w:num w:numId="4" w16cid:durableId="1401488791">
    <w:abstractNumId w:val="4"/>
  </w:num>
  <w:num w:numId="5" w16cid:durableId="860315653">
    <w:abstractNumId w:val="7"/>
  </w:num>
  <w:num w:numId="6" w16cid:durableId="550922894">
    <w:abstractNumId w:val="3"/>
  </w:num>
  <w:num w:numId="7" w16cid:durableId="1528172931">
    <w:abstractNumId w:val="2"/>
  </w:num>
  <w:num w:numId="8" w16cid:durableId="1017123778">
    <w:abstractNumId w:val="1"/>
  </w:num>
  <w:num w:numId="9" w16cid:durableId="23982753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5D86"/>
    <w:rsid w:val="0015074B"/>
    <w:rsid w:val="0029639D"/>
    <w:rsid w:val="002A40D3"/>
    <w:rsid w:val="00326F90"/>
    <w:rsid w:val="00360F1B"/>
    <w:rsid w:val="003C1D14"/>
    <w:rsid w:val="003C58BC"/>
    <w:rsid w:val="004C1F44"/>
    <w:rsid w:val="00591DAD"/>
    <w:rsid w:val="00791B9B"/>
    <w:rsid w:val="00AA1D8D"/>
    <w:rsid w:val="00AF4127"/>
    <w:rsid w:val="00B47730"/>
    <w:rsid w:val="00B96C71"/>
    <w:rsid w:val="00CB0664"/>
    <w:rsid w:val="00D52B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6942C6"/>
  <w14:defaultImageDpi w14:val="300"/>
  <w15:docId w15:val="{9C33DB12-28CD-CE49-9BD8-C9526B669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2A40D3"/>
    <w:pPr>
      <w:keepNext/>
      <w:keepLines/>
      <w:spacing w:before="360" w:after="80" w:line="240" w:lineRule="auto"/>
      <w:outlineLvl w:val="0"/>
      <w:pPrChange w:id="0" w:author="Nick Bernal" w:date="2026-09-26T15:15:00Z">
        <w:pPr>
          <w:keepNext/>
          <w:keepLines/>
          <w:spacing w:before="480" w:line="276" w:lineRule="auto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  <w:rPrChange w:id="0" w:author="Nick Bernal" w:date="2026-09-26T15:15:00Z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0D3"/>
    <w:pPr>
      <w:keepNext/>
      <w:keepLines/>
      <w:spacing w:before="160" w:after="80" w:line="240" w:lineRule="auto"/>
      <w:outlineLvl w:val="1"/>
      <w:pPrChange w:id="1" w:author="Nick Bernal" w:date="2026-09-26T15:15:00Z">
        <w:pPr>
          <w:keepNext/>
          <w:keepLines/>
          <w:spacing w:before="200" w:line="276" w:lineRule="auto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  <w:rPrChange w:id="1" w:author="Nick Bernal" w:date="2026-09-26T15:15:00Z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0D3"/>
    <w:pPr>
      <w:keepNext/>
      <w:keepLines/>
      <w:spacing w:before="160" w:after="80" w:line="240" w:lineRule="auto"/>
      <w:outlineLvl w:val="2"/>
      <w:pPrChange w:id="2" w:author="Nick Bernal" w:date="2026-09-26T15:15:00Z">
        <w:pPr>
          <w:keepNext/>
          <w:keepLines/>
          <w:spacing w:before="200" w:line="276" w:lineRule="auto"/>
          <w:outlineLvl w:val="2"/>
        </w:pPr>
      </w:pPrChange>
    </w:pPr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  <w:rPrChange w:id="2" w:author="Nick Bernal" w:date="2026-09-26T15:15:00Z">
        <w:rPr>
          <w:rFonts w:asciiTheme="majorHAnsi" w:eastAsiaTheme="majorEastAsia" w:hAnsiTheme="majorHAnsi" w:cstheme="majorBidi"/>
          <w:b/>
          <w:b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0D3"/>
    <w:pPr>
      <w:keepNext/>
      <w:keepLines/>
      <w:spacing w:before="80" w:after="40" w:line="240" w:lineRule="auto"/>
      <w:outlineLvl w:val="3"/>
      <w:pPrChange w:id="3" w:author="Nick Bernal" w:date="2026-09-26T15:15:00Z">
        <w:pPr>
          <w:keepNext/>
          <w:keepLines/>
          <w:spacing w:before="200" w:line="276" w:lineRule="auto"/>
          <w:outlineLvl w:val="3"/>
        </w:pPr>
      </w:pPrChange>
    </w:pPr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  <w:rPrChange w:id="3" w:author="Nick Bernal" w:date="2026-09-26T15:15:00Z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0D3"/>
    <w:pPr>
      <w:keepNext/>
      <w:keepLines/>
      <w:spacing w:before="80" w:after="40" w:line="240" w:lineRule="auto"/>
      <w:outlineLvl w:val="4"/>
      <w:pPrChange w:id="4" w:author="Nick Bernal" w:date="2026-09-26T15:15:00Z">
        <w:pPr>
          <w:keepNext/>
          <w:keepLines/>
          <w:spacing w:before="200" w:line="276" w:lineRule="auto"/>
          <w:outlineLvl w:val="4"/>
        </w:pPr>
      </w:pPrChange>
    </w:pPr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  <w:rPrChange w:id="4" w:author="Nick Bernal" w:date="2026-09-26T15:15:00Z">
        <w:rPr>
          <w:rFonts w:asciiTheme="majorHAnsi" w:eastAsiaTheme="majorEastAsia" w:hAnsiTheme="majorHAnsi" w:cstheme="majorBidi"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0D3"/>
    <w:pPr>
      <w:keepNext/>
      <w:keepLines/>
      <w:spacing w:before="40" w:after="0" w:line="240" w:lineRule="auto"/>
      <w:outlineLvl w:val="5"/>
      <w:pPrChange w:id="5" w:author="Nick Bernal" w:date="2026-09-26T15:15:00Z">
        <w:pPr>
          <w:keepNext/>
          <w:keepLines/>
          <w:spacing w:before="200" w:line="276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  <w:rPrChange w:id="5" w:author="Nick Bernal" w:date="2026-09-26T15:15:00Z">
        <w:rPr>
          <w:rFonts w:asciiTheme="majorHAnsi" w:eastAsiaTheme="majorEastAsia" w:hAnsiTheme="majorHAnsi" w:cstheme="majorBidi"/>
          <w:i/>
          <w:iCs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0D3"/>
    <w:pPr>
      <w:keepNext/>
      <w:keepLines/>
      <w:spacing w:before="40" w:after="0" w:line="240" w:lineRule="auto"/>
      <w:outlineLvl w:val="6"/>
      <w:pPrChange w:id="6" w:author="Nick Bernal" w:date="2026-09-26T15:15:00Z">
        <w:pPr>
          <w:keepNext/>
          <w:keepLines/>
          <w:spacing w:before="200" w:line="276" w:lineRule="auto"/>
          <w:outlineLvl w:val="6"/>
        </w:pPr>
      </w:pPrChange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  <w:rPrChange w:id="6" w:author="Nick Bernal" w:date="2026-09-26T15:15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0D3"/>
    <w:pPr>
      <w:keepNext/>
      <w:keepLines/>
      <w:spacing w:after="0" w:line="240" w:lineRule="auto"/>
      <w:outlineLvl w:val="7"/>
      <w:pPrChange w:id="7" w:author="Nick Bernal" w:date="2026-09-26T15:15:00Z">
        <w:pPr>
          <w:keepNext/>
          <w:keepLines/>
          <w:spacing w:before="200" w:line="276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  <w:rPrChange w:id="7" w:author="Nick Bernal" w:date="2026-09-26T15:15:00Z">
        <w:rPr>
          <w:rFonts w:asciiTheme="majorHAnsi" w:eastAsiaTheme="majorEastAsia" w:hAnsiTheme="majorHAnsi" w:cstheme="majorBidi"/>
          <w:color w:val="4F81BD" w:themeColor="accent1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0D3"/>
    <w:pPr>
      <w:keepNext/>
      <w:keepLines/>
      <w:spacing w:after="0" w:line="240" w:lineRule="auto"/>
      <w:outlineLvl w:val="8"/>
      <w:pPrChange w:id="8" w:author="Nick Bernal" w:date="2026-09-26T15:15:00Z">
        <w:pPr>
          <w:keepNext/>
          <w:keepLines/>
          <w:spacing w:before="200" w:line="276" w:lineRule="auto"/>
          <w:outlineLvl w:val="8"/>
        </w:pPr>
      </w:pPrChange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  <w:rPrChange w:id="8" w:author="Nick Bernal" w:date="2026-09-26T15:15:00Z">
        <w:rPr>
          <w:rFonts w:asciiTheme="majorHAnsi" w:eastAsiaTheme="majorEastAsia" w:hAnsiTheme="majorHAnsi" w:cstheme="majorBidi"/>
          <w:i/>
          <w:iCs/>
          <w:color w:val="404040" w:themeColor="text1" w:themeTint="BF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2A40D3"/>
    <w:pPr>
      <w:spacing w:after="80" w:line="240" w:lineRule="auto"/>
      <w:contextualSpacing/>
      <w:pPrChange w:id="9" w:author="Nick Bernal" w:date="2026-09-26T15:15:00Z">
        <w:pPr>
          <w:pBdr>
            <w:bottom w:val="single" w:sz="8" w:space="4" w:color="4F81BD" w:themeColor="accent1"/>
          </w:pBdr>
          <w:spacing w:after="30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  <w:rPrChange w:id="9" w:author="Nick Bernal" w:date="2026-09-26T15:15:00Z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0D3"/>
    <w:pPr>
      <w:numPr>
        <w:ilvl w:val="1"/>
      </w:numPr>
      <w:spacing w:after="160" w:line="240" w:lineRule="auto"/>
      <w:pPrChange w:id="10" w:author="Nick Bernal" w:date="2026-09-26T15:15:00Z">
        <w:pPr>
          <w:numPr>
            <w:ilvl w:val="1"/>
          </w:numPr>
          <w:spacing w:after="200" w:line="276" w:lineRule="auto"/>
        </w:pPr>
      </w:pPrChange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  <w:rPrChange w:id="10" w:author="Nick Bernal" w:date="2026-09-26T15:15:00Z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2A40D3"/>
    <w:pPr>
      <w:spacing w:before="160" w:after="160" w:line="240" w:lineRule="auto"/>
      <w:jc w:val="center"/>
      <w:pPrChange w:id="11" w:author="Nick Bernal" w:date="2026-09-26T15:15:00Z">
        <w:pPr>
          <w:spacing w:after="200" w:line="276" w:lineRule="auto"/>
        </w:pPr>
      </w:pPrChange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  <w:rPrChange w:id="11" w:author="Nick Bernal" w:date="2026-09-26T15:15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0D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40" w:lineRule="auto"/>
      <w:ind w:left="864" w:right="864"/>
      <w:jc w:val="center"/>
      <w:pPrChange w:id="12" w:author="Nick Bernal" w:date="2026-09-26T15:15:00Z">
        <w:pPr>
          <w:pBdr>
            <w:bottom w:val="single" w:sz="4" w:space="4" w:color="4F81BD" w:themeColor="accent1"/>
          </w:pBdr>
          <w:spacing w:before="200" w:after="280" w:line="276" w:lineRule="auto"/>
          <w:ind w:left="936" w:right="936"/>
        </w:pPr>
      </w:pPrChange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  <w:rPrChange w:id="12" w:author="Nick Bernal" w:date="2026-09-26T15:15:00Z">
        <w:rPr>
          <w:rFonts w:asciiTheme="minorHAnsi" w:eastAsiaTheme="minorEastAsia" w:hAnsiTheme="minorHAnsi" w:cstheme="min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2A40D3"/>
    <w:rPr>
      <w:i/>
      <w:iCs/>
      <w:color w:val="365F91" w:themeColor="accent1" w:themeShade="BF"/>
      <w:rPrChange w:id="13" w:author="Nick Bernal" w:date="2026-09-26T15:15:00Z">
        <w:rPr>
          <w:b/>
          <w:bCs/>
          <w:i/>
          <w:iCs/>
          <w:color w:val="4F81BD" w:themeColor="accent1"/>
        </w:rPr>
      </w:rPrChange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2A40D3"/>
    <w:rPr>
      <w:b/>
      <w:bCs/>
      <w:smallCaps/>
      <w:color w:val="365F91" w:themeColor="accent1" w:themeShade="BF"/>
      <w:spacing w:val="5"/>
      <w:rPrChange w:id="14" w:author="Nick Bernal" w:date="2026-09-26T15:15:00Z">
        <w:rPr>
          <w:b/>
          <w:bCs/>
          <w:smallCaps/>
          <w:color w:val="C0504D" w:themeColor="accent2"/>
          <w:spacing w:val="5"/>
          <w:u w:val="single"/>
        </w:rPr>
      </w:rPrChange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0E5D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40D3"/>
    <w:pPr>
      <w:spacing w:after="0" w:line="240" w:lineRule="auto"/>
      <w:pPrChange w:id="15" w:author="Nick Bernal" w:date="2026-09-26T15:15:00Z">
        <w:pPr/>
      </w:pPrChange>
    </w:pPr>
    <w:rPr>
      <w:rFonts w:eastAsiaTheme="minorHAnsi"/>
      <w:kern w:val="2"/>
      <w:sz w:val="20"/>
      <w:szCs w:val="20"/>
      <w14:ligatures w14:val="standardContextual"/>
      <w:rPrChange w:id="15" w:author="Nick Bernal" w:date="2026-09-26T15:15:00Z">
        <w:rPr>
          <w:rFonts w:asciiTheme="minorHAnsi" w:eastAsiaTheme="minorHAnsi" w:hAnsiTheme="minorHAnsi" w:cstheme="minorBidi"/>
          <w:kern w:val="2"/>
          <w:lang w:val="en-US" w:eastAsia="en-US" w:bidi="ar-SA"/>
          <w14:ligatures w14:val="standardContextual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E5D86"/>
    <w:rPr>
      <w:rFonts w:eastAsiaTheme="minorHAnsi"/>
      <w:kern w:val="2"/>
      <w:sz w:val="20"/>
      <w:szCs w:val="20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5D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5D86"/>
    <w:rPr>
      <w:rFonts w:eastAsiaTheme="minorHAnsi"/>
      <w:b/>
      <w:bCs/>
      <w:kern w:val="2"/>
      <w:sz w:val="20"/>
      <w:szCs w:val="20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2025-11-11T00:55:00Z</dcterms:created>
  <dcterms:modified xsi:type="dcterms:W3CDTF">2026-09-26T19:15:00Z</dcterms:modified>
  <cp:category/>
</cp:coreProperties>
</file>