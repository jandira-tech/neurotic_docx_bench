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975CF4" w14:textId="77777777" w:rsidR="00DC714C" w:rsidRDefault="00DC714C">
      <w:pPr>
        <w:spacing w:after="20"/>
        <w:rPr>
          <w:ins w:id="0" w:author="Arthur Souza Rodrigues" w:date="2026-07-10T21:32:00Z" w16du:dateUtc="2026-07-11T01:32:00Z"/>
          <w:b/>
          <w:bCs/>
          <w:color w:val="0F172A"/>
          <w:sz w:val="64"/>
          <w:szCs w:val="64"/>
        </w:rPr>
      </w:pPr>
      <w:ins w:id="1" w:author="Arthur Souza Rodrigues" w:date="2026-07-10T21:32:00Z" w16du:dateUtc="2026-07-11T01:32:00Z">
        <w:r>
          <w:rPr>
            <w:b/>
            <w:bCs/>
            <w:color w:val="0F172A"/>
            <w:sz w:val="64"/>
            <w:szCs w:val="64"/>
          </w:rPr>
          <w:t>file_146.docx</w:t>
        </w:r>
      </w:ins>
    </w:p>
    <w:p w14:paraId="2313C800" w14:textId="3BDC683A" w:rsidR="00BD6514" w:rsidRDefault="00B431B0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00B47E53" w14:textId="77777777" w:rsidR="00BD6514" w:rsidRDefault="00B431B0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BD6514" w:rsidRDefault="00BD65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5115D6" w14:paraId="1B12DB5D" w14:textId="77777777"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BD6514" w:rsidRDefault="00B431B0">
            <w:r>
              <w:rPr>
                <w:color w:val="64748B"/>
                <w:sz w:val="20"/>
                <w:szCs w:val="20"/>
              </w:rPr>
              <w:t xml:space="preserve">npm               </w:t>
            </w:r>
            <w:hyperlink r:id="rId7">
              <w:r w:rsidR="00BD651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</w:hyperlink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CBC884" w14:textId="77777777" w:rsidR="00BD6514" w:rsidRDefault="00B431B0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hyperlink r:id="rId8">
              <w:r w:rsidR="00BD651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</w:hyperlink>
          </w:p>
        </w:tc>
      </w:tr>
    </w:tbl>
    <w:p w14:paraId="6721D1A6" w14:textId="77777777" w:rsidR="00BD6514" w:rsidRDefault="00B431B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3003B800" w:rsidR="00BD6514" w:rsidRDefault="00B431B0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</w:t>
      </w:r>
      <w:del w:id="2" w:author="sara.k" w:date="2026-03-04T09:21:00Z">
        <w:r>
          <w:rPr>
            <w:color w:val="0F172A"/>
          </w:rPr>
          <w:delText>zero backend required</w:delText>
        </w:r>
      </w:del>
      <w:ins w:id="3" w:author="sara.k" w:date="2026-03-04T09:21:00Z">
        <w:r>
          <w:rPr>
            <w:color w:val="0F172A"/>
          </w:rPr>
          <w:t xml:space="preserve">no backend required           </w:t>
        </w:r>
      </w:ins>
      <w:r>
        <w:rPr>
          <w:color w:val="0F172A"/>
        </w:rPr>
        <w:t xml:space="preserve">, no document data leaving the client.         </w:t>
      </w:r>
    </w:p>
    <w:p w14:paraId="040B2180" w14:textId="64A1A000" w:rsidR="00BD6514" w:rsidRDefault="00BD6514">
      <w:pPr>
        <w:spacing w:before="60"/>
      </w:pPr>
    </w:p>
    <w:p w14:paraId="28B83400" w14:textId="07BFC780" w:rsidR="00BD6514" w:rsidRDefault="00B431B0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</w:t>
      </w:r>
      <w:del w:id="4" w:author="thomas.v" w:date="2026-03-04T11:07:00Z">
        <w:r>
          <w:rPr>
            <w:color w:val="0F172A"/>
          </w:rPr>
          <w:delText>docx-js-editor skips the pipeline entirely</w:delText>
        </w:r>
      </w:del>
      <w:ins w:id="5" w:author="thomas.v" w:date="2026-03-04T11:07:00Z">
        <w:r>
          <w:rPr>
            <w:color w:val="0F172A"/>
          </w:rPr>
          <w:t xml:space="preserve">This library skips it           </w:t>
        </w:r>
      </w:ins>
      <w:r>
        <w:rPr>
          <w:color w:val="0F172A"/>
        </w:rPr>
        <w:t xml:space="preserve">— OOXML is the canonical format throughout.         </w:t>
      </w:r>
    </w:p>
    <w:p w14:paraId="5AD58312" w14:textId="77777777" w:rsidR="00BD6514" w:rsidRDefault="00BD651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7BE5D553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BD6514" w:rsidRDefault="00B431B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659AC4B1" w14:textId="77777777" w:rsidR="00BD6514" w:rsidRDefault="00B431B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6ED1FCA3" w14:textId="6D263800" w:rsidR="00BD6514" w:rsidRDefault="00BD6514"/>
          <w:p w14:paraId="567EA400" w14:textId="30A68100" w:rsidR="00BD6514" w:rsidRDefault="00B431B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052F851D" w14:textId="1F183200" w:rsidR="00BD6514" w:rsidRDefault="00B431B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BD6514" w:rsidRDefault="00B431B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BD6514" w:rsidRDefault="00B431B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2EEA108A" w14:textId="4854BC00" w:rsidR="00BD6514" w:rsidRDefault="00B431B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BD6514" w:rsidRDefault="00B431B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529DB9F3" w14:textId="77777777" w:rsidR="00BD6514" w:rsidRDefault="00B431B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156A50D3" w14:textId="77777777" w:rsidR="00BD6514" w:rsidRDefault="00B431B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BD6514" w:rsidRDefault="00BD6514">
      <w:pPr>
        <w:spacing w:before="160"/>
      </w:pPr>
    </w:p>
    <w:p w14:paraId="124B2800" w14:textId="77777777" w:rsidR="00BD6514" w:rsidRDefault="00B431B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BD6514" w:rsidRDefault="00B431B0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BD6514" w:rsidRDefault="00BD6514">
      <w:pPr>
        <w:spacing w:before="80"/>
      </w:pPr>
    </w:p>
    <w:p w14:paraId="673CC941" w14:textId="15C85C00" w:rsidR="00BD6514" w:rsidRDefault="00B431B0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BD6514" w:rsidRDefault="00B431B0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1DBD35E0" w14:textId="78C5FE00" w:rsidR="00BD6514" w:rsidRDefault="00BD6514">
      <w:pPr>
        <w:spacing w:before="60"/>
      </w:pPr>
    </w:p>
    <w:p w14:paraId="2228E200" w14:textId="40AC8A00" w:rsidR="00BD6514" w:rsidRDefault="00B431B0">
      <w:pPr>
        <w:spacing w:before="60" w:after="60"/>
      </w:pPr>
      <w:r>
        <w:rPr>
          <w:color w:val="0F172A"/>
        </w:rPr>
        <w:lastRenderedPageBreak/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BD6514" w:rsidRDefault="00BD6514">
      <w:pPr>
        <w:spacing w:before="80"/>
      </w:pPr>
    </w:p>
    <w:p w14:paraId="02E987F1" w14:textId="77777777" w:rsidR="00BD6514" w:rsidRDefault="00B431B0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35357F55" w14:textId="2F40A200" w:rsidR="00BD6514" w:rsidRDefault="00B431B0">
      <w:pPr>
        <w:spacing w:before="60" w:after="60"/>
      </w:pPr>
      <w:r>
        <w:rPr>
          <w:color w:val="0F172A"/>
        </w:rPr>
        <w:t xml:space="preserve">Select text and click the floating button on the page edge to         </w:t>
      </w:r>
      <w:commentRangeStart w:id="6"/>
      <w:r>
        <w:rPr>
          <w:color w:val="0F172A"/>
        </w:rPr>
        <w:t xml:space="preserve">add a comment anchored to that selection         </w:t>
      </w:r>
      <w:commentRangeEnd w:id="6"/>
      <w:r>
        <w:rPr>
          <w:rStyle w:val="CommentReference"/>
          <w:color w:val="0F172A"/>
          <w:sz w:val="22"/>
          <w:szCs w:val="22"/>
        </w:rPr>
        <w:commentReference w:id="6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5EB00800" w14:textId="4A396600" w:rsidR="00BD6514" w:rsidRDefault="00BD6514">
      <w:pPr>
        <w:spacing w:before="60"/>
      </w:pPr>
    </w:p>
    <w:p w14:paraId="78E6D99E" w14:textId="255A2400" w:rsidR="00BD6514" w:rsidRDefault="00B431B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BD6514" w:rsidRDefault="00BD6514">
      <w:pPr>
        <w:spacing w:before="80"/>
      </w:pPr>
    </w:p>
    <w:p w14:paraId="07D0CE00" w14:textId="0F7CE400" w:rsidR="00BD6514" w:rsidRDefault="00B431B0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67656C55" w14:textId="77777777" w:rsidR="00BD6514" w:rsidRDefault="00B431B0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685865EF" w14:textId="7A256D00" w:rsidR="00BD6514" w:rsidRDefault="00BD6514">
      <w:pPr>
        <w:spacing w:before="160"/>
      </w:pPr>
    </w:p>
    <w:p w14:paraId="467B1700" w14:textId="00AE9C00" w:rsidR="00BD6514" w:rsidRDefault="00B431B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BD6514" w:rsidRDefault="00B431B0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BD6514" w:rsidRDefault="00BD651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115D6" w14:paraId="1B6DF911" w14:textId="77777777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B1E86" w14:textId="77777777" w:rsidR="00BD6514" w:rsidRDefault="00B431B0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BD6514" w:rsidRDefault="00B431B0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5C901" w14:textId="77777777" w:rsidR="00BD6514" w:rsidRDefault="00B431B0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BD6514" w:rsidRDefault="00B431B0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5115D6" w14:paraId="38C367F7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BD6514" w:rsidRDefault="00B431B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BD6514" w:rsidRDefault="00B431B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BD6514" w:rsidRDefault="00B431B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3A66678" w14:textId="29548C00" w:rsidR="00BD6514" w:rsidRDefault="00B431B0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5115D6" w14:paraId="0D8B1CFC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BD6514" w:rsidRDefault="00B431B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95A767" w14:textId="77777777" w:rsidR="00BD6514" w:rsidRDefault="00B431B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F132E33" w14:textId="77777777" w:rsidR="00BD6514" w:rsidRDefault="00B431B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BD6514" w:rsidRDefault="00B431B0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5115D6" w14:paraId="368FB0B8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B775B84" w14:textId="32105000" w:rsidR="00BD6514" w:rsidRDefault="00B431B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A5E4F1D" w14:textId="77777777" w:rsidR="00BD6514" w:rsidRDefault="00B431B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0EC1084" w14:textId="4BB7A7B0" w:rsidR="00BD6514" w:rsidRDefault="00B431B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BD6514" w:rsidRDefault="00B431B0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5115D6" w14:paraId="346319F7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BD6514" w:rsidRDefault="00B431B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D6C116F" w14:textId="77777777" w:rsidR="00BD6514" w:rsidRDefault="00B431B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BD6514" w:rsidRDefault="00B431B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20FEF5" w14:textId="77777777" w:rsidR="00BD6514" w:rsidRDefault="00B431B0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5115D6" w14:paraId="50F92EC2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BD6514" w:rsidRDefault="00B431B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BD6514" w:rsidRDefault="00B431B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BD6514" w:rsidRDefault="00B431B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582CC60" w14:textId="77777777" w:rsidR="00BD6514" w:rsidRDefault="00B431B0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5115D6" w14:paraId="122FC9FC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6422EE" w14:textId="7DC08600" w:rsidR="00BD6514" w:rsidRDefault="00B431B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BD6514" w:rsidRDefault="00B431B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B507E9" w14:textId="39B43C00" w:rsidR="00BD6514" w:rsidRDefault="00B431B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14C0281" w14:textId="2C0BBC80" w:rsidR="00BD6514" w:rsidRDefault="00B431B0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5115D6" w14:paraId="00DFB062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BD6514" w:rsidRDefault="00B431B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BD6514" w:rsidRDefault="00B431B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679B6C5" w14:textId="67735D00" w:rsidR="00BD6514" w:rsidRDefault="00B431B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BD6514" w:rsidRDefault="00B431B0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BD6514" w:rsidRDefault="00BD6514">
      <w:pPr>
        <w:spacing w:before="80"/>
      </w:pPr>
    </w:p>
    <w:p w14:paraId="18DA3080" w14:textId="77777777" w:rsidR="00BD6514" w:rsidRDefault="00B431B0">
      <w:r>
        <w:br w:type="page"/>
      </w:r>
    </w:p>
    <w:p w14:paraId="763C62D1" w14:textId="7D8B6000" w:rsidR="00BD6514" w:rsidRDefault="00B431B0">
      <w:pPr>
        <w:spacing w:before="180" w:after="40"/>
      </w:pPr>
      <w:r>
        <w:rPr>
          <w:b/>
          <w:bCs/>
          <w:color w:val="0F172A"/>
        </w:rPr>
        <w:lastRenderedPageBreak/>
        <w:t xml:space="preserve">Ref methods       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2990B494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BD6514" w:rsidRDefault="00B431B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66262511" w14:textId="77777777" w:rsidR="00BD6514" w:rsidRDefault="00BD6514"/>
          <w:p w14:paraId="5FCB559F" w14:textId="7641B600" w:rsidR="00BD6514" w:rsidRDefault="00B431B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7659C79F" w14:textId="4C570E00" w:rsidR="00BD6514" w:rsidRDefault="00B431B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647A3A9C" w14:textId="77777777" w:rsidR="00BD6514" w:rsidRDefault="00B431B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69C447F7" w14:textId="2F654B00" w:rsidR="00BD6514" w:rsidRDefault="00B431B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BD6514" w:rsidRDefault="00B431B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561ED6B7" w14:textId="77777777" w:rsidR="00BD6514" w:rsidRDefault="00BD6514">
      <w:pPr>
        <w:spacing w:before="160"/>
      </w:pPr>
    </w:p>
    <w:p w14:paraId="3F190000" w14:textId="1762F7E7" w:rsidR="00BD6514" w:rsidDel="00537FA1" w:rsidRDefault="00B431B0" w:rsidP="00537FA1">
      <w:pPr>
        <w:pBdr>
          <w:bottom w:val="single" w:sz="3" w:space="4" w:color="E2E8F0"/>
        </w:pBdr>
        <w:spacing w:before="300" w:after="80"/>
        <w:rPr>
          <w:del w:id="7" w:author="Arthur Souza Rodrigues" w:date="2026-07-04T23:18:00Z" w16du:dateUtc="2026-07-05T03:18:00Z"/>
        </w:rPr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73934498" w14:textId="695EEB0A" w:rsidR="00BD6514" w:rsidDel="00537FA1" w:rsidRDefault="00B431B0">
      <w:pPr>
        <w:pBdr>
          <w:bottom w:val="single" w:sz="3" w:space="4" w:color="E2E8F0"/>
        </w:pBdr>
        <w:spacing w:before="300" w:after="80"/>
        <w:rPr>
          <w:del w:id="8" w:author="Arthur Souza Rodrigues" w:date="2026-07-04T23:18:00Z" w16du:dateUtc="2026-07-05T03:18:00Z"/>
        </w:rPr>
        <w:pPrChange w:id="9" w:author="Arthur Souza Rodrigues" w:date="2026-07-04T23:18:00Z" w16du:dateUtc="2026-07-05T03:18:00Z">
          <w:pPr>
            <w:spacing w:before="60" w:after="60"/>
          </w:pPr>
        </w:pPrChange>
      </w:pPr>
      <w:del w:id="10" w:author="Arthur Souza Rodrigues" w:date="2026-07-04T23:18:00Z" w16du:dateUtc="2026-07-05T03:18:00Z">
        <w:r w:rsidDel="00537FA1">
          <w:rPr>
            <w:color w:val="0F172A"/>
          </w:rPr>
          <w:delText xml:space="preserve">Read         </w:delText>
        </w:r>
        <w:r w:rsidR="00BD6514" w:rsidDel="00537FA1">
          <w:fldChar w:fldCharType="begin"/>
        </w:r>
        <w:r w:rsidR="00BD6514" w:rsidDel="00537FA1">
          <w:delInstrText>HYPERLINK "https://github.com/eigenpal/docx-editor/blob/main/docs/PLUGINS.md" \h</w:delInstrText>
        </w:r>
        <w:r w:rsidR="00BD6514" w:rsidDel="00537FA1">
          <w:fldChar w:fldCharType="separate"/>
        </w:r>
        <w:r w:rsidR="00BD6514" w:rsidDel="00537FA1">
          <w:rPr>
            <w:rFonts w:ascii="Courier New" w:hAnsi="Courier New" w:cs="Courier New"/>
            <w:color w:val="2563EB"/>
            <w:sz w:val="19"/>
            <w:szCs w:val="19"/>
            <w:u w:val="single"/>
          </w:rPr>
          <w:delText xml:space="preserve">docs/PLUGINS.md           </w:delText>
        </w:r>
        <w:r w:rsidR="00BD6514" w:rsidDel="00537FA1">
          <w:fldChar w:fldCharType="end"/>
        </w:r>
        <w:r w:rsidDel="00537FA1">
          <w:rPr>
            <w:color w:val="0F172A"/>
          </w:rPr>
          <w:delText xml:space="preserve">before opening a pull request that touches the plugin API.         </w:delText>
        </w:r>
      </w:del>
    </w:p>
    <w:p w14:paraId="37545226" w14:textId="796BC907" w:rsidR="00BD6514" w:rsidDel="00537FA1" w:rsidRDefault="00BD6514">
      <w:pPr>
        <w:pBdr>
          <w:bottom w:val="single" w:sz="3" w:space="4" w:color="E2E8F0"/>
        </w:pBdr>
        <w:spacing w:before="300" w:after="80"/>
        <w:rPr>
          <w:del w:id="11" w:author="Arthur Souza Rodrigues" w:date="2026-07-04T23:18:00Z" w16du:dateUtc="2026-07-05T03:18:00Z"/>
        </w:rPr>
        <w:pPrChange w:id="12" w:author="Arthur Souza Rodrigues" w:date="2026-07-04T23:18:00Z" w16du:dateUtc="2026-07-05T03:18:00Z">
          <w:pPr>
            <w:spacing w:before="60"/>
          </w:pPr>
        </w:pPrChange>
      </w:pPr>
    </w:p>
    <w:p w14:paraId="5D0DEE00" w14:textId="64AA22CA" w:rsidR="00BD6514" w:rsidDel="00537FA1" w:rsidRDefault="00B431B0">
      <w:pPr>
        <w:pBdr>
          <w:bottom w:val="single" w:sz="3" w:space="4" w:color="E2E8F0"/>
        </w:pBdr>
        <w:spacing w:before="300" w:after="80"/>
        <w:rPr>
          <w:del w:id="13" w:author="Arthur Souza Rodrigues" w:date="2026-07-04T23:18:00Z" w16du:dateUtc="2026-07-05T03:18:00Z"/>
        </w:rPr>
        <w:pPrChange w:id="14" w:author="Arthur Souza Rodrigues" w:date="2026-07-04T23:18:00Z" w16du:dateUtc="2026-07-05T03:18:00Z">
          <w:pPr>
            <w:spacing w:before="180" w:after="40"/>
          </w:pPr>
        </w:pPrChange>
      </w:pPr>
      <w:del w:id="15" w:author="Arthur Souza Rodrigues" w:date="2026-07-04T23:18:00Z" w16du:dateUtc="2026-07-05T03:18:00Z">
        <w:r w:rsidDel="00537FA1">
          <w:rPr>
            <w:b/>
            <w:bCs/>
            <w:color w:val="0F172A"/>
          </w:rPr>
          <w:delText xml:space="preserve">Ground rules         </w:delText>
        </w:r>
      </w:del>
    </w:p>
    <w:p w14:paraId="1A8E72BD" w14:textId="633EEEEB" w:rsidR="00BD6514" w:rsidDel="00537FA1" w:rsidRDefault="00B431B0">
      <w:pPr>
        <w:pBdr>
          <w:bottom w:val="single" w:sz="3" w:space="4" w:color="E2E8F0"/>
        </w:pBdr>
        <w:spacing w:before="300" w:after="80"/>
        <w:rPr>
          <w:del w:id="16" w:author="Arthur Souza Rodrigues" w:date="2026-07-04T23:18:00Z" w16du:dateUtc="2026-07-05T03:18:00Z"/>
        </w:rPr>
        <w:pPrChange w:id="17" w:author="Arthur Souza Rodrigues" w:date="2026-07-04T23:18:00Z" w16du:dateUtc="2026-07-05T03:18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del w:id="18" w:author="Arthur Souza Rodrigues" w:date="2026-07-04T23:18:00Z" w16du:dateUtc="2026-07-05T03:18:00Z">
        <w:r w:rsidDel="00537FA1">
          <w:rPr>
            <w:color w:val="0F172A"/>
          </w:rPr>
          <w:delText xml:space="preserve">Every PR must pass the round-trip test: load a .docx, apply an edit, export, reload — content and formatting must be stable on unchanged content.         </w:delText>
        </w:r>
      </w:del>
    </w:p>
    <w:p w14:paraId="07FC7A00" w14:textId="421A5708" w:rsidR="00BD6514" w:rsidDel="00537FA1" w:rsidRDefault="00B431B0">
      <w:pPr>
        <w:pBdr>
          <w:bottom w:val="single" w:sz="3" w:space="4" w:color="E2E8F0"/>
        </w:pBdr>
        <w:spacing w:before="300" w:after="80"/>
        <w:rPr>
          <w:del w:id="19" w:author="Arthur Souza Rodrigues" w:date="2026-07-04T23:18:00Z" w16du:dateUtc="2026-07-05T03:18:00Z"/>
        </w:rPr>
        <w:pPrChange w:id="20" w:author="Arthur Souza Rodrigues" w:date="2026-07-04T23:18:00Z" w16du:dateUtc="2026-07-05T03:18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del w:id="21" w:author="Arthur Souza Rodrigues" w:date="2026-07-04T23:18:00Z" w16du:dateUtc="2026-07-05T03:18:00Z">
        <w:r w:rsidDel="00537FA1">
          <w:rPr>
            <w:color w:val="0F172A"/>
          </w:rPr>
          <w:delText xml:space="preserve">Run         </w:delText>
        </w:r>
        <w:r w:rsidDel="00537FA1">
          <w:rPr>
            <w:rFonts w:ascii="Courier New" w:hAnsi="Courier New" w:cs="Courier New"/>
            <w:color w:val="0F172A"/>
            <w:sz w:val="19"/>
            <w:szCs w:val="19"/>
          </w:rPr>
          <w:delText xml:space="preserve">bun test         </w:delText>
        </w:r>
        <w:r w:rsidDel="00537FA1">
          <w:rPr>
            <w:color w:val="0F172A"/>
          </w:rPr>
          <w:delText xml:space="preserve">and         </w:delText>
        </w:r>
        <w:r w:rsidDel="00537FA1">
          <w:rPr>
            <w:rFonts w:ascii="Courier New" w:hAnsi="Courier New" w:cs="Courier New"/>
            <w:color w:val="0F172A"/>
            <w:sz w:val="19"/>
            <w:szCs w:val="19"/>
          </w:rPr>
          <w:delText xml:space="preserve">bun run test:e2e         </w:delText>
        </w:r>
        <w:r w:rsidDel="00537FA1">
          <w:rPr>
            <w:color w:val="0F172A"/>
          </w:rPr>
          <w:delText xml:space="preserve">locally before pushing.         </w:delText>
        </w:r>
      </w:del>
    </w:p>
    <w:p w14:paraId="33B2503D" w14:textId="137EDC2D" w:rsidR="00BD6514" w:rsidDel="00537FA1" w:rsidRDefault="00B431B0">
      <w:pPr>
        <w:pBdr>
          <w:bottom w:val="single" w:sz="3" w:space="4" w:color="E2E8F0"/>
        </w:pBdr>
        <w:spacing w:before="300" w:after="80"/>
        <w:rPr>
          <w:del w:id="22" w:author="Arthur Souza Rodrigues" w:date="2026-07-04T23:18:00Z" w16du:dateUtc="2026-07-05T03:18:00Z"/>
        </w:rPr>
        <w:pPrChange w:id="23" w:author="Arthur Souza Rodrigues" w:date="2026-07-04T23:18:00Z" w16du:dateUtc="2026-07-05T03:18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del w:id="24" w:author="Arthur Souza Rodrigues" w:date="2026-07-04T23:18:00Z" w16du:dateUtc="2026-07-05T03:18:00Z">
        <w:r w:rsidDel="00537FA1">
          <w:rPr>
            <w:color w:val="0F172A"/>
          </w:rPr>
          <w:delText>Do not introduce intermediate HTML serialisation. This is a hard constraint.</w:delText>
        </w:r>
      </w:del>
      <w:ins w:id="25" w:author="anon-contributor" w:date="2026-03-04T23:44:00Z">
        <w:del w:id="26" w:author="Arthur Souza Rodrigues" w:date="2026-07-04T23:18:00Z" w16du:dateUtc="2026-07-05T03:18:00Z">
          <w:r w:rsidDel="00537FA1">
            <w:rPr>
              <w:color w:val="0F172A"/>
            </w:rPr>
            <w:delText xml:space="preserve">Avoid intermediate HTML serialisation where possible.           </w:delText>
          </w:r>
        </w:del>
      </w:ins>
    </w:p>
    <w:p w14:paraId="65CA389A" w14:textId="7081C861" w:rsidR="00BD6514" w:rsidDel="00537FA1" w:rsidRDefault="00B431B0">
      <w:pPr>
        <w:pBdr>
          <w:bottom w:val="single" w:sz="3" w:space="4" w:color="E2E8F0"/>
        </w:pBdr>
        <w:spacing w:before="300" w:after="80"/>
        <w:rPr>
          <w:del w:id="27" w:author="Arthur Souza Rodrigues" w:date="2026-07-04T23:18:00Z" w16du:dateUtc="2026-07-05T03:18:00Z"/>
        </w:rPr>
        <w:pPrChange w:id="28" w:author="Arthur Souza Rodrigues" w:date="2026-07-04T23:18:00Z" w16du:dateUtc="2026-07-05T03:18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del w:id="29" w:author="Arthur Souza Rodrigues" w:date="2026-07-04T23:18:00Z" w16du:dateUtc="2026-07-05T03:18:00Z">
        <w:r w:rsidDel="00537FA1">
          <w:rPr>
            <w:color w:val="0F172A"/>
          </w:rPr>
          <w:delText xml:space="preserve">Tracked changes and comments must survive a full OOXML round-trip — save, open in Word, verify changes are reviewable, reload in the editor.         </w:delText>
        </w:r>
      </w:del>
    </w:p>
    <w:p w14:paraId="70AAEC4D" w14:textId="3DF12E38" w:rsidR="00BD6514" w:rsidDel="00537FA1" w:rsidRDefault="00BD6514">
      <w:pPr>
        <w:pBdr>
          <w:bottom w:val="single" w:sz="3" w:space="4" w:color="E2E8F0"/>
        </w:pBdr>
        <w:spacing w:before="300" w:after="80"/>
        <w:rPr>
          <w:del w:id="30" w:author="Arthur Souza Rodrigues" w:date="2026-07-04T23:18:00Z" w16du:dateUtc="2026-07-05T03:18:00Z"/>
        </w:rPr>
        <w:pPrChange w:id="31" w:author="Arthur Souza Rodrigues" w:date="2026-07-04T23:18:00Z" w16du:dateUtc="2026-07-05T03:18:00Z">
          <w:pPr>
            <w:spacing w:before="80"/>
          </w:pPr>
        </w:pPrChange>
      </w:pPr>
    </w:p>
    <w:p w14:paraId="7AB6E680" w14:textId="1C30024D" w:rsidR="00BD6514" w:rsidDel="00537FA1" w:rsidRDefault="00B431B0">
      <w:pPr>
        <w:pBdr>
          <w:bottom w:val="single" w:sz="3" w:space="4" w:color="E2E8F0"/>
        </w:pBdr>
        <w:spacing w:before="300" w:after="80"/>
        <w:rPr>
          <w:del w:id="32" w:author="Arthur Souza Rodrigues" w:date="2026-07-04T23:18:00Z" w16du:dateUtc="2026-07-05T03:18:00Z"/>
        </w:rPr>
        <w:pPrChange w:id="33" w:author="Arthur Souza Rodrigues" w:date="2026-07-04T23:18:00Z" w16du:dateUtc="2026-07-05T03:18:00Z">
          <w:pPr>
            <w:spacing w:before="180" w:after="40"/>
          </w:pPr>
        </w:pPrChange>
      </w:pPr>
      <w:del w:id="34" w:author="Arthur Souza Rodrigues" w:date="2026-07-04T23:18:00Z" w16du:dateUtc="2026-07-05T03:18:00Z">
        <w:r w:rsidDel="00537FA1">
          <w:rPr>
            <w:b/>
            <w:bCs/>
            <w:color w:val="0F172A"/>
          </w:rPr>
          <w:delText xml:space="preserve">Dev setup         </w:delText>
        </w:r>
      </w:del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:rsidDel="00537FA1" w14:paraId="6A81DC69" w14:textId="12D90EFC">
        <w:trPr>
          <w:del w:id="35" w:author="Arthur Souza Rodrigues" w:date="2026-07-04T23:18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1EBDF616" w:rsidR="00BD6514" w:rsidDel="00537FA1" w:rsidRDefault="00B431B0">
            <w:pPr>
              <w:pBdr>
                <w:bottom w:val="single" w:sz="3" w:space="4" w:color="E2E8F0"/>
              </w:pBdr>
              <w:spacing w:before="300" w:after="80"/>
              <w:rPr>
                <w:del w:id="36" w:author="Arthur Souza Rodrigues" w:date="2026-07-04T23:18:00Z" w16du:dateUtc="2026-07-05T03:18:00Z"/>
              </w:rPr>
              <w:pPrChange w:id="37" w:author="Arthur Souza Rodrigues" w:date="2026-07-04T23:18:00Z" w16du:dateUtc="2026-07-05T03:18:00Z">
                <w:pPr/>
              </w:pPrChange>
            </w:pPr>
            <w:del w:id="38" w:author="Arthur Souza Rodrigues" w:date="2026-07-04T23:18:00Z" w16du:dateUtc="2026-07-05T03:18:00Z">
              <w:r w:rsidDel="00537FA1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install               </w:delText>
              </w:r>
            </w:del>
          </w:p>
          <w:p w14:paraId="60D6F200" w14:textId="3FC565A4" w:rsidR="00BD6514" w:rsidDel="00537FA1" w:rsidRDefault="00B431B0">
            <w:pPr>
              <w:pBdr>
                <w:bottom w:val="single" w:sz="3" w:space="4" w:color="E2E8F0"/>
              </w:pBdr>
              <w:spacing w:before="300" w:after="80"/>
              <w:rPr>
                <w:del w:id="39" w:author="Arthur Souza Rodrigues" w:date="2026-07-04T23:18:00Z" w16du:dateUtc="2026-07-05T03:18:00Z"/>
              </w:rPr>
              <w:pPrChange w:id="40" w:author="Arthur Souza Rodrigues" w:date="2026-07-04T23:18:00Z" w16du:dateUtc="2026-07-05T03:18:00Z">
                <w:pPr/>
              </w:pPrChange>
            </w:pPr>
            <w:del w:id="41" w:author="Arthur Souza Rodrigues" w:date="2026-07-04T23:18:00Z" w16du:dateUtc="2026-07-05T03:18:00Z">
              <w:r w:rsidDel="00537FA1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run dev // Vite demo on localhost:5173               </w:delText>
              </w:r>
            </w:del>
          </w:p>
        </w:tc>
      </w:tr>
    </w:tbl>
    <w:p w14:paraId="2A9942CA" w14:textId="79EE3868" w:rsidR="00537FA1" w:rsidDel="00537FA1" w:rsidRDefault="00537FA1">
      <w:pPr>
        <w:pBdr>
          <w:bottom w:val="single" w:sz="3" w:space="4" w:color="E2E8F0"/>
        </w:pBdr>
        <w:spacing w:before="300" w:after="80"/>
        <w:rPr>
          <w:del w:id="42" w:author="Arthur Souza Rodrigues" w:date="2026-07-04T23:18:00Z" w16du:dateUtc="2026-07-05T03:18:00Z"/>
        </w:rPr>
        <w:pPrChange w:id="43" w:author="Arthur Souza Rodrigues" w:date="2026-07-04T23:18:00Z" w16du:dateUtc="2026-07-05T03:18:00Z">
          <w:pPr>
            <w:spacing w:after="20"/>
          </w:pPr>
        </w:pPrChange>
      </w:pPr>
      <w:commentRangeStart w:id="44"/>
      <w:commentRangeStart w:id="45"/>
      <w:del w:id="46" w:author="Arthur Souza Rodrigues" w:date="2026-07-04T23:18:00Z" w16du:dateUtc="2026-07-05T03:18:00Z">
        <w:r w:rsidDel="00537FA1">
          <w:rPr>
            <w:b/>
            <w:bCs/>
            <w:color w:val="0F172A"/>
            <w:sz w:val="64"/>
            <w:szCs w:val="64"/>
          </w:rPr>
          <w:delText xml:space="preserve">eigenpal/docx-editor         </w:delText>
        </w:r>
      </w:del>
    </w:p>
    <w:p w14:paraId="54A4006B" w14:textId="1445E30B" w:rsidR="00537FA1" w:rsidDel="00537FA1" w:rsidRDefault="00537FA1">
      <w:pPr>
        <w:pBdr>
          <w:bottom w:val="single" w:sz="3" w:space="4" w:color="E2E8F0"/>
        </w:pBdr>
        <w:spacing w:before="300" w:after="80"/>
        <w:rPr>
          <w:del w:id="47" w:author="Arthur Souza Rodrigues" w:date="2026-07-04T23:18:00Z" w16du:dateUtc="2026-07-05T03:18:00Z"/>
        </w:rPr>
        <w:pPrChange w:id="48" w:author="Arthur Souza Rodrigues" w:date="2026-07-04T23:18:00Z" w16du:dateUtc="2026-07-05T03:18:00Z">
          <w:pPr>
            <w:spacing w:after="60"/>
          </w:pPr>
        </w:pPrChange>
      </w:pPr>
      <w:del w:id="49" w:author="Arthur Souza Rodrigues" w:date="2026-07-04T23:18:00Z" w16du:dateUtc="2026-07-05T03:18:00Z">
        <w:r w:rsidDel="00537FA1">
          <w:rPr>
            <w:color w:val="64748B"/>
            <w:sz w:val="24"/>
            <w:szCs w:val="24"/>
          </w:rPr>
          <w:delText xml:space="preserve">Project Charter &amp; Contributor Agreement         </w:delText>
        </w:r>
      </w:del>
    </w:p>
    <w:p w14:paraId="32B0FC30" w14:textId="5823DB56" w:rsidR="00537FA1" w:rsidDel="00537FA1" w:rsidRDefault="00537FA1">
      <w:pPr>
        <w:pBdr>
          <w:bottom w:val="single" w:sz="3" w:space="4" w:color="E2E8F0"/>
        </w:pBdr>
        <w:spacing w:before="300" w:after="80"/>
        <w:rPr>
          <w:del w:id="50" w:author="Arthur Souza Rodrigues" w:date="2026-07-04T23:18:00Z" w16du:dateUtc="2026-07-05T03:18:00Z"/>
        </w:rPr>
        <w:pPrChange w:id="51" w:author="Arthur Souza Rodrigues" w:date="2026-07-04T23:18:00Z" w16du:dateUtc="2026-07-05T03:18:00Z">
          <w:pPr>
            <w:spacing w:after="60"/>
          </w:pPr>
        </w:pPrChange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37FA1" w:rsidDel="00537FA1" w14:paraId="4A1C5E18" w14:textId="7C36AFC7" w:rsidTr="00F14043">
        <w:trPr>
          <w:del w:id="52" w:author="Arthur Souza Rodrigues" w:date="2026-07-04T23:18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C785D1" w14:textId="02262136" w:rsidR="00537FA1" w:rsidDel="00537FA1" w:rsidRDefault="00537FA1">
            <w:pPr>
              <w:pBdr>
                <w:bottom w:val="single" w:sz="3" w:space="4" w:color="E2E8F0"/>
              </w:pBdr>
              <w:spacing w:before="300" w:after="80"/>
              <w:rPr>
                <w:del w:id="53" w:author="Arthur Souza Rodrigues" w:date="2026-07-04T23:18:00Z" w16du:dateUtc="2026-07-05T03:18:00Z"/>
              </w:rPr>
              <w:pPrChange w:id="54" w:author="Arthur Souza Rodrigues" w:date="2026-07-04T23:18:00Z" w16du:dateUtc="2026-07-05T03:18:00Z">
                <w:pPr/>
              </w:pPrChange>
            </w:pPr>
            <w:del w:id="55" w:author="Arthur Souza Rodrigues" w:date="2026-07-04T23:18:00Z" w16du:dateUtc="2026-07-05T03:18:00Z">
              <w:r w:rsidDel="00537FA1">
                <w:rPr>
                  <w:color w:val="64748B"/>
                  <w:sz w:val="20"/>
                  <w:szCs w:val="20"/>
                </w:rPr>
                <w:lastRenderedPageBreak/>
                <w:delText xml:space="preserve">npm               </w:delText>
              </w:r>
              <w:r w:rsidDel="00537FA1">
                <w:fldChar w:fldCharType="begin"/>
              </w:r>
              <w:r w:rsidDel="00537FA1">
                <w:delInstrText>HYPERLINK "https://www.npmjs.com/package/@eigenpal/docx-js-editor" \h</w:delInstrText>
              </w:r>
              <w:r w:rsidDel="00537FA1">
                <w:fldChar w:fldCharType="separate"/>
              </w:r>
              <w:r w:rsidDel="00537FA1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@eigenpal/docx-js-editor                 </w:delText>
              </w:r>
              <w:r w:rsidDel="00537FA1">
                <w:fldChar w:fldCharType="end"/>
              </w:r>
            </w:del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658E99" w14:textId="314D4401" w:rsidR="00537FA1" w:rsidDel="00537FA1" w:rsidRDefault="00537FA1">
            <w:pPr>
              <w:pBdr>
                <w:bottom w:val="single" w:sz="3" w:space="4" w:color="E2E8F0"/>
              </w:pBdr>
              <w:spacing w:before="300" w:after="80"/>
              <w:rPr>
                <w:del w:id="56" w:author="Arthur Souza Rodrigues" w:date="2026-07-04T23:18:00Z" w16du:dateUtc="2026-07-05T03:18:00Z"/>
              </w:rPr>
              <w:pPrChange w:id="57" w:author="Arthur Souza Rodrigues" w:date="2026-07-04T23:18:00Z" w16du:dateUtc="2026-07-05T03:18:00Z">
                <w:pPr/>
              </w:pPrChange>
            </w:pPr>
            <w:del w:id="58" w:author="Arthur Souza Rodrigues" w:date="2026-07-04T23:18:00Z" w16du:dateUtc="2026-07-05T03:18:00Z">
              <w:r w:rsidDel="00537FA1">
                <w:rPr>
                  <w:color w:val="64748B"/>
                  <w:sz w:val="20"/>
                  <w:szCs w:val="20"/>
                </w:rPr>
                <w:delText xml:space="preserve">github               </w:delText>
              </w:r>
              <w:r w:rsidDel="00537FA1">
                <w:fldChar w:fldCharType="begin"/>
              </w:r>
              <w:r w:rsidDel="00537FA1">
                <w:delInstrText>HYPERLINK "https://github.com/eigenpal/docx-editor" \h</w:delInstrText>
              </w:r>
              <w:r w:rsidDel="00537FA1">
                <w:fldChar w:fldCharType="separate"/>
              </w:r>
              <w:r w:rsidDel="00537FA1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eigenpal/docx-editor                 </w:delText>
              </w:r>
              <w:r w:rsidDel="00537FA1">
                <w:fldChar w:fldCharType="end"/>
              </w:r>
            </w:del>
          </w:p>
        </w:tc>
      </w:tr>
    </w:tbl>
    <w:p w14:paraId="3D52A8BE" w14:textId="4C64063A" w:rsidR="00537FA1" w:rsidDel="00537FA1" w:rsidRDefault="00537FA1" w:rsidP="00537FA1">
      <w:pPr>
        <w:pBdr>
          <w:bottom w:val="single" w:sz="3" w:space="4" w:color="E2E8F0"/>
        </w:pBdr>
        <w:spacing w:before="300" w:after="80"/>
        <w:rPr>
          <w:del w:id="59" w:author="Arthur Souza Rodrigues" w:date="2026-07-04T23:18:00Z" w16du:dateUtc="2026-07-05T03:18:00Z"/>
        </w:rPr>
      </w:pPr>
      <w:del w:id="60" w:author="Arthur Souza Rodrigues" w:date="2026-07-04T23:18:00Z" w16du:dateUtc="2026-07-05T03:18:00Z">
        <w:r w:rsidDel="00537FA1">
          <w:rPr>
            <w:b/>
            <w:bCs/>
            <w:color w:val="0F172A"/>
            <w:sz w:val="32"/>
            <w:szCs w:val="32"/>
          </w:rPr>
          <w:delText xml:space="preserve">1. What this is         </w:delText>
        </w:r>
      </w:del>
    </w:p>
    <w:p w14:paraId="27205BB0" w14:textId="5872C99F" w:rsidR="00537FA1" w:rsidDel="00537FA1" w:rsidRDefault="00537FA1">
      <w:pPr>
        <w:pBdr>
          <w:bottom w:val="single" w:sz="3" w:space="4" w:color="E2E8F0"/>
        </w:pBdr>
        <w:spacing w:before="300" w:after="80"/>
        <w:rPr>
          <w:del w:id="61" w:author="Arthur Souza Rodrigues" w:date="2026-07-04T23:18:00Z" w16du:dateUtc="2026-07-05T03:18:00Z"/>
        </w:rPr>
        <w:pPrChange w:id="62" w:author="Arthur Souza Rodrigues" w:date="2026-07-04T23:18:00Z" w16du:dateUtc="2026-07-05T03:18:00Z">
          <w:pPr>
            <w:spacing w:before="60" w:after="60"/>
          </w:pPr>
        </w:pPrChange>
      </w:pPr>
      <w:del w:id="63" w:author="Arthur Souza Rodrigues" w:date="2026-07-04T23:18:00Z" w16du:dateUtc="2026-07-05T03:18:00Z">
        <w:r w:rsidDel="00537FA1">
          <w:rPr>
            <w:color w:val="0F172A"/>
          </w:rPr>
          <w:delText xml:space="preserve">An open-source WYSIWYG         </w:delText>
        </w:r>
        <w:r w:rsidDel="00537FA1">
          <w:rPr>
            <w:rFonts w:ascii="Courier New" w:hAnsi="Courier New" w:cs="Courier New"/>
            <w:color w:val="0F172A"/>
            <w:sz w:val="19"/>
            <w:szCs w:val="19"/>
          </w:rPr>
          <w:delText xml:space="preserve">.docx         </w:delText>
        </w:r>
        <w:r w:rsidDel="00537FA1">
          <w:rPr>
            <w:color w:val="0F172A"/>
          </w:rPr>
          <w:delText xml:space="preserve">editor for React. Drop in         </w:delText>
        </w:r>
        <w:r w:rsidDel="00537FA1"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documentBuffer={file} /&gt;         </w:delText>
        </w:r>
        <w:r w:rsidDel="00537FA1">
          <w:rPr>
            <w:color w:val="0F172A"/>
          </w:rPr>
          <w:delText>and your users can open, edit, and save Word documents entirely in the browser —         zero backend required</w:delText>
        </w:r>
      </w:del>
      <w:ins w:id="64" w:author="sara.k" w:date="2026-03-04T09:21:00Z">
        <w:del w:id="65" w:author="Arthur Souza Rodrigues" w:date="2026-07-04T23:18:00Z" w16du:dateUtc="2026-07-05T03:18:00Z">
          <w:r w:rsidDel="00537FA1">
            <w:rPr>
              <w:color w:val="0F172A"/>
            </w:rPr>
            <w:delText xml:space="preserve">no backend required           </w:delText>
          </w:r>
        </w:del>
      </w:ins>
      <w:del w:id="66" w:author="Arthur Souza Rodrigues" w:date="2026-07-04T23:18:00Z" w16du:dateUtc="2026-07-05T03:18:00Z">
        <w:r w:rsidDel="00537FA1">
          <w:rPr>
            <w:color w:val="0F172A"/>
          </w:rPr>
          <w:delText xml:space="preserve">, no document data leaving the client.         </w:delText>
        </w:r>
      </w:del>
    </w:p>
    <w:p w14:paraId="1F6A4089" w14:textId="46ADC422" w:rsidR="00537FA1" w:rsidDel="00537FA1" w:rsidRDefault="00537FA1">
      <w:pPr>
        <w:pBdr>
          <w:bottom w:val="single" w:sz="3" w:space="4" w:color="E2E8F0"/>
        </w:pBdr>
        <w:spacing w:before="300" w:after="80"/>
        <w:rPr>
          <w:del w:id="67" w:author="Arthur Souza Rodrigues" w:date="2026-07-04T23:18:00Z" w16du:dateUtc="2026-07-05T03:18:00Z"/>
        </w:rPr>
        <w:pPrChange w:id="68" w:author="Arthur Souza Rodrigues" w:date="2026-07-04T23:18:00Z" w16du:dateUtc="2026-07-05T03:18:00Z">
          <w:pPr>
            <w:spacing w:before="60"/>
          </w:pPr>
        </w:pPrChange>
      </w:pPr>
    </w:p>
    <w:p w14:paraId="4A3A9A31" w14:textId="53A16A0B" w:rsidR="00537FA1" w:rsidDel="00537FA1" w:rsidRDefault="00537FA1">
      <w:pPr>
        <w:pBdr>
          <w:bottom w:val="single" w:sz="3" w:space="4" w:color="E2E8F0"/>
        </w:pBdr>
        <w:spacing w:before="300" w:after="80"/>
        <w:rPr>
          <w:del w:id="69" w:author="Arthur Souza Rodrigues" w:date="2026-07-04T23:18:00Z" w16du:dateUtc="2026-07-05T03:18:00Z"/>
        </w:rPr>
        <w:pPrChange w:id="70" w:author="Arthur Souza Rodrigues" w:date="2026-07-04T23:18:00Z" w16du:dateUtc="2026-07-05T03:18:00Z">
          <w:pPr>
            <w:spacing w:before="60" w:after="60"/>
          </w:pPr>
        </w:pPrChange>
      </w:pPr>
      <w:del w:id="71" w:author="Arthur Souza Rodrigues" w:date="2026-07-04T23:18:00Z" w16du:dateUtc="2026-07-05T03:18:00Z">
        <w:r w:rsidDel="00537FA1">
          <w:rPr>
            <w:color w:val="0F172A"/>
          </w:rPr>
          <w:delText xml:space="preserve">Most editors serialise to HTML and back:         </w:delText>
        </w:r>
        <w:r w:rsidDel="00537FA1">
          <w:rPr>
            <w:rFonts w:ascii="Courier New" w:hAnsi="Courier New" w:cs="Courier New"/>
            <w:color w:val="64748B"/>
            <w:sz w:val="19"/>
            <w:szCs w:val="19"/>
          </w:rPr>
          <w:delText xml:space="preserve">DOCX → HTML → edits → HTML → DOCX         </w:delText>
        </w:r>
        <w:r w:rsidDel="00537FA1">
          <w:rPr>
            <w:color w:val="0F172A"/>
          </w:rPr>
          <w:delText>. Every hop loses formatting, tracked changes, and styles.         docx-js-editor skips the pipeline entirely</w:delText>
        </w:r>
      </w:del>
      <w:ins w:id="72" w:author="thomas.v" w:date="2026-03-04T11:07:00Z">
        <w:del w:id="73" w:author="Arthur Souza Rodrigues" w:date="2026-07-04T23:18:00Z" w16du:dateUtc="2026-07-05T03:18:00Z">
          <w:r w:rsidDel="00537FA1">
            <w:rPr>
              <w:color w:val="0F172A"/>
            </w:rPr>
            <w:delText xml:space="preserve">This library skips it           </w:delText>
          </w:r>
        </w:del>
      </w:ins>
      <w:del w:id="74" w:author="Arthur Souza Rodrigues" w:date="2026-07-04T23:18:00Z" w16du:dateUtc="2026-07-05T03:18:00Z">
        <w:r w:rsidDel="00537FA1">
          <w:rPr>
            <w:color w:val="0F172A"/>
          </w:rPr>
          <w:delText xml:space="preserve">— OOXML is the canonical format throughout.         </w:delText>
        </w:r>
      </w:del>
    </w:p>
    <w:p w14:paraId="453A1C26" w14:textId="726E13F7" w:rsidR="00537FA1" w:rsidDel="00537FA1" w:rsidRDefault="00537FA1">
      <w:pPr>
        <w:pBdr>
          <w:bottom w:val="single" w:sz="3" w:space="4" w:color="E2E8F0"/>
        </w:pBdr>
        <w:spacing w:before="300" w:after="80"/>
        <w:rPr>
          <w:del w:id="75" w:author="Arthur Souza Rodrigues" w:date="2026-07-04T23:18:00Z" w16du:dateUtc="2026-07-05T03:18:00Z"/>
        </w:rPr>
        <w:pPrChange w:id="76" w:author="Arthur Souza Rodrigues" w:date="2026-07-04T23:18:00Z" w16du:dateUtc="2026-07-05T03:18:00Z">
          <w:pPr>
            <w:spacing w:before="80"/>
          </w:pPr>
        </w:pPrChange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FA1" w:rsidDel="00537FA1" w14:paraId="00D9BEF8" w14:textId="36884EB6" w:rsidTr="00F14043">
        <w:trPr>
          <w:del w:id="77" w:author="Arthur Souza Rodrigues" w:date="2026-07-04T23:18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56A92E" w14:textId="30C91570" w:rsidR="00537FA1" w:rsidDel="00537FA1" w:rsidRDefault="00537FA1">
            <w:pPr>
              <w:pBdr>
                <w:bottom w:val="single" w:sz="3" w:space="4" w:color="E2E8F0"/>
              </w:pBdr>
              <w:spacing w:before="300" w:after="80"/>
              <w:rPr>
                <w:del w:id="78" w:author="Arthur Souza Rodrigues" w:date="2026-07-04T23:18:00Z" w16du:dateUtc="2026-07-05T03:18:00Z"/>
              </w:rPr>
              <w:pPrChange w:id="79" w:author="Arthur Souza Rodrigues" w:date="2026-07-04T23:18:00Z" w16du:dateUtc="2026-07-05T03:18:00Z">
                <w:pPr/>
              </w:pPrChange>
            </w:pPr>
            <w:del w:id="80" w:author="Arthur Souza Rodrigues" w:date="2026-07-04T23:18:00Z" w16du:dateUtc="2026-07-05T03:18:00Z">
              <w:r w:rsidDel="00537FA1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{ DocxEditor } from '@eigenpal/docx-js-editor'               </w:delText>
              </w:r>
            </w:del>
          </w:p>
          <w:p w14:paraId="54A53F92" w14:textId="48AC7FB5" w:rsidR="00537FA1" w:rsidDel="00537FA1" w:rsidRDefault="00537FA1">
            <w:pPr>
              <w:pBdr>
                <w:bottom w:val="single" w:sz="3" w:space="4" w:color="E2E8F0"/>
              </w:pBdr>
              <w:spacing w:before="300" w:after="80"/>
              <w:rPr>
                <w:del w:id="81" w:author="Arthur Souza Rodrigues" w:date="2026-07-04T23:18:00Z" w16du:dateUtc="2026-07-05T03:18:00Z"/>
              </w:rPr>
              <w:pPrChange w:id="82" w:author="Arthur Souza Rodrigues" w:date="2026-07-04T23:18:00Z" w16du:dateUtc="2026-07-05T03:18:00Z">
                <w:pPr/>
              </w:pPrChange>
            </w:pPr>
            <w:del w:id="83" w:author="Arthur Souza Rodrigues" w:date="2026-07-04T23:18:00Z" w16du:dateUtc="2026-07-05T03:18:00Z">
              <w:r w:rsidDel="00537FA1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'@eigenpal/docx-js-editor/styles.css'               </w:delText>
              </w:r>
            </w:del>
          </w:p>
          <w:p w14:paraId="6284B986" w14:textId="1CAC0F7C" w:rsidR="00537FA1" w:rsidDel="00537FA1" w:rsidRDefault="00537FA1">
            <w:pPr>
              <w:pBdr>
                <w:bottom w:val="single" w:sz="3" w:space="4" w:color="E2E8F0"/>
              </w:pBdr>
              <w:spacing w:before="300" w:after="80"/>
              <w:rPr>
                <w:del w:id="84" w:author="Arthur Souza Rodrigues" w:date="2026-07-04T23:18:00Z" w16du:dateUtc="2026-07-05T03:18:00Z"/>
              </w:rPr>
              <w:pPrChange w:id="85" w:author="Arthur Souza Rodrigues" w:date="2026-07-04T23:18:00Z" w16du:dateUtc="2026-07-05T03:18:00Z">
                <w:pPr/>
              </w:pPrChange>
            </w:pPr>
          </w:p>
          <w:p w14:paraId="18CE42B1" w14:textId="5558D55A" w:rsidR="00537FA1" w:rsidDel="00537FA1" w:rsidRDefault="00537FA1">
            <w:pPr>
              <w:pBdr>
                <w:bottom w:val="single" w:sz="3" w:space="4" w:color="E2E8F0"/>
              </w:pBdr>
              <w:spacing w:before="300" w:after="80"/>
              <w:rPr>
                <w:del w:id="86" w:author="Arthur Souza Rodrigues" w:date="2026-07-04T23:18:00Z" w16du:dateUtc="2026-07-05T03:18:00Z"/>
              </w:rPr>
              <w:pPrChange w:id="87" w:author="Arthur Souza Rodrigues" w:date="2026-07-04T23:18:00Z" w16du:dateUtc="2026-07-05T03:18:00Z">
                <w:pPr/>
              </w:pPrChange>
            </w:pPr>
            <w:del w:id="88" w:author="Arthur Souza Rodrigues" w:date="2026-07-04T23:18:00Z" w16du:dateUtc="2026-07-05T03:18:00Z">
              <w:r w:rsidDel="00537FA1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function App({ file }: { file: ArrayBuffer }) {               </w:delText>
              </w:r>
            </w:del>
          </w:p>
          <w:p w14:paraId="3BE14130" w14:textId="5F659537" w:rsidR="00537FA1" w:rsidDel="00537FA1" w:rsidRDefault="00537FA1">
            <w:pPr>
              <w:pBdr>
                <w:bottom w:val="single" w:sz="3" w:space="4" w:color="E2E8F0"/>
              </w:pBdr>
              <w:spacing w:before="300" w:after="80"/>
              <w:rPr>
                <w:del w:id="89" w:author="Arthur Souza Rodrigues" w:date="2026-07-04T23:18:00Z" w16du:dateUtc="2026-07-05T03:18:00Z"/>
              </w:rPr>
              <w:pPrChange w:id="90" w:author="Arthur Souza Rodrigues" w:date="2026-07-04T23:18:00Z" w16du:dateUtc="2026-07-05T03:18:00Z">
                <w:pPr/>
              </w:pPrChange>
            </w:pPr>
            <w:del w:id="91" w:author="Arthur Souza Rodrigues" w:date="2026-07-04T23:18:00Z" w16du:dateUtc="2026-07-05T03:18:00Z">
              <w:r w:rsidDel="00537FA1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return (               </w:delText>
              </w:r>
            </w:del>
          </w:p>
          <w:p w14:paraId="4B8EB3D1" w14:textId="27A5F810" w:rsidR="00537FA1" w:rsidDel="00537FA1" w:rsidRDefault="00537FA1">
            <w:pPr>
              <w:pBdr>
                <w:bottom w:val="single" w:sz="3" w:space="4" w:color="E2E8F0"/>
              </w:pBdr>
              <w:spacing w:before="300" w:after="80"/>
              <w:rPr>
                <w:del w:id="92" w:author="Arthur Souza Rodrigues" w:date="2026-07-04T23:18:00Z" w16du:dateUtc="2026-07-05T03:18:00Z"/>
              </w:rPr>
              <w:pPrChange w:id="93" w:author="Arthur Souza Rodrigues" w:date="2026-07-04T23:18:00Z" w16du:dateUtc="2026-07-05T03:18:00Z">
                <w:pPr/>
              </w:pPrChange>
            </w:pPr>
            <w:del w:id="94" w:author="Arthur Souza Rodrigues" w:date="2026-07-04T23:18:00Z" w16du:dateUtc="2026-07-05T03:18:00Z">
              <w:r w:rsidDel="00537FA1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&lt;DocxEditor               </w:delText>
              </w:r>
            </w:del>
          </w:p>
          <w:p w14:paraId="3C95298D" w14:textId="5FBFE965" w:rsidR="00537FA1" w:rsidDel="00537FA1" w:rsidRDefault="00537FA1">
            <w:pPr>
              <w:pBdr>
                <w:bottom w:val="single" w:sz="3" w:space="4" w:color="E2E8F0"/>
              </w:pBdr>
              <w:spacing w:before="300" w:after="80"/>
              <w:rPr>
                <w:del w:id="95" w:author="Arthur Souza Rodrigues" w:date="2026-07-04T23:18:00Z" w16du:dateUtc="2026-07-05T03:18:00Z"/>
              </w:rPr>
              <w:pPrChange w:id="96" w:author="Arthur Souza Rodrigues" w:date="2026-07-04T23:18:00Z" w16du:dateUtc="2026-07-05T03:18:00Z">
                <w:pPr/>
              </w:pPrChange>
            </w:pPr>
            <w:del w:id="97" w:author="Arthur Souza Rodrigues" w:date="2026-07-04T23:18:00Z" w16du:dateUtc="2026-07-05T03:18:00Z">
              <w:r w:rsidDel="00537FA1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documentBuffer={file}               </w:delText>
              </w:r>
            </w:del>
          </w:p>
          <w:p w14:paraId="4167CAC8" w14:textId="5485751B" w:rsidR="00537FA1" w:rsidDel="00537FA1" w:rsidRDefault="00537FA1">
            <w:pPr>
              <w:pBdr>
                <w:bottom w:val="single" w:sz="3" w:space="4" w:color="E2E8F0"/>
              </w:pBdr>
              <w:spacing w:before="300" w:after="80"/>
              <w:rPr>
                <w:del w:id="98" w:author="Arthur Souza Rodrigues" w:date="2026-07-04T23:18:00Z" w16du:dateUtc="2026-07-05T03:18:00Z"/>
              </w:rPr>
              <w:pPrChange w:id="99" w:author="Arthur Souza Rodrigues" w:date="2026-07-04T23:18:00Z" w16du:dateUtc="2026-07-05T03:18:00Z">
                <w:pPr/>
              </w:pPrChange>
            </w:pPr>
            <w:del w:id="100" w:author="Arthur Souza Rodrigues" w:date="2026-07-04T23:18:00Z" w16du:dateUtc="2026-07-05T03:18:00Z">
              <w:r w:rsidDel="00537FA1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onSave={(buffer) =&gt; uploadToServer(buffer)}               </w:delText>
              </w:r>
            </w:del>
          </w:p>
          <w:p w14:paraId="45DB3C36" w14:textId="21767FB8" w:rsidR="00537FA1" w:rsidDel="00537FA1" w:rsidRDefault="00537FA1">
            <w:pPr>
              <w:pBdr>
                <w:bottom w:val="single" w:sz="3" w:space="4" w:color="E2E8F0"/>
              </w:pBdr>
              <w:spacing w:before="300" w:after="80"/>
              <w:rPr>
                <w:del w:id="101" w:author="Arthur Souza Rodrigues" w:date="2026-07-04T23:18:00Z" w16du:dateUtc="2026-07-05T03:18:00Z"/>
              </w:rPr>
              <w:pPrChange w:id="102" w:author="Arthur Souza Rodrigues" w:date="2026-07-04T23:18:00Z" w16du:dateUtc="2026-07-05T03:18:00Z">
                <w:pPr/>
              </w:pPrChange>
            </w:pPr>
            <w:del w:id="103" w:author="Arthur Souza Rodrigues" w:date="2026-07-04T23:18:00Z" w16du:dateUtc="2026-07-05T03:18:00Z">
              <w:r w:rsidDel="00537FA1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/&gt;               </w:delText>
              </w:r>
            </w:del>
          </w:p>
          <w:p w14:paraId="06A1D07E" w14:textId="7A5D8D3F" w:rsidR="00537FA1" w:rsidDel="00537FA1" w:rsidRDefault="00537FA1">
            <w:pPr>
              <w:pBdr>
                <w:bottom w:val="single" w:sz="3" w:space="4" w:color="E2E8F0"/>
              </w:pBdr>
              <w:spacing w:before="300" w:after="80"/>
              <w:rPr>
                <w:del w:id="104" w:author="Arthur Souza Rodrigues" w:date="2026-07-04T23:18:00Z" w16du:dateUtc="2026-07-05T03:18:00Z"/>
              </w:rPr>
              <w:pPrChange w:id="105" w:author="Arthur Souza Rodrigues" w:date="2026-07-04T23:18:00Z" w16du:dateUtc="2026-07-05T03:18:00Z">
                <w:pPr/>
              </w:pPrChange>
            </w:pPr>
            <w:del w:id="106" w:author="Arthur Souza Rodrigues" w:date="2026-07-04T23:18:00Z" w16du:dateUtc="2026-07-05T03:18:00Z">
              <w:r w:rsidDel="00537FA1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)               </w:delText>
              </w:r>
            </w:del>
          </w:p>
          <w:p w14:paraId="08C82255" w14:textId="1B5F6A93" w:rsidR="00537FA1" w:rsidDel="00537FA1" w:rsidRDefault="00537FA1">
            <w:pPr>
              <w:pBdr>
                <w:bottom w:val="single" w:sz="3" w:space="4" w:color="E2E8F0"/>
              </w:pBdr>
              <w:spacing w:before="300" w:after="80"/>
              <w:rPr>
                <w:del w:id="107" w:author="Arthur Souza Rodrigues" w:date="2026-07-04T23:18:00Z" w16du:dateUtc="2026-07-05T03:18:00Z"/>
              </w:rPr>
              <w:pPrChange w:id="108" w:author="Arthur Souza Rodrigues" w:date="2026-07-04T23:18:00Z" w16du:dateUtc="2026-07-05T03:18:00Z">
                <w:pPr/>
              </w:pPrChange>
            </w:pPr>
            <w:del w:id="109" w:author="Arthur Souza Rodrigues" w:date="2026-07-04T23:18:00Z" w16du:dateUtc="2026-07-05T03:18:00Z">
              <w:r w:rsidDel="00537FA1"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}               </w:delText>
              </w:r>
            </w:del>
          </w:p>
        </w:tc>
      </w:tr>
    </w:tbl>
    <w:commentRangeEnd w:id="44"/>
    <w:p w14:paraId="3C7FEA63" w14:textId="77777777" w:rsidR="00537FA1" w:rsidRDefault="00537FA1" w:rsidP="00537FA1">
      <w:pPr>
        <w:spacing w:before="160"/>
      </w:pPr>
      <w:del w:id="110" w:author="Arthur Souza Rodrigues" w:date="2026-07-04T23:18:00Z" w16du:dateUtc="2026-07-05T03:18:00Z">
        <w:r w:rsidDel="00537FA1">
          <w:rPr>
            <w:rStyle w:val="CommentReference"/>
            <w:sz w:val="22"/>
            <w:szCs w:val="22"/>
          </w:rPr>
          <w:commentReference w:id="44"/>
        </w:r>
        <w:commentRangeEnd w:id="45"/>
        <w:r w:rsidDel="00537FA1">
          <w:rPr>
            <w:rStyle w:val="CommentReference"/>
            <w:sz w:val="22"/>
            <w:szCs w:val="22"/>
          </w:rPr>
          <w:commentReference w:id="45"/>
        </w:r>
      </w:del>
    </w:p>
    <w:p w14:paraId="124FBDF2" w14:textId="77777777" w:rsidR="00537FA1" w:rsidRDefault="00537FA1" w:rsidP="00537FA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1836B406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05A50C1F" w14:textId="77777777" w:rsidR="00537FA1" w:rsidRDefault="00537FA1" w:rsidP="00537FA1">
      <w:pPr>
        <w:spacing w:before="80"/>
      </w:pPr>
    </w:p>
    <w:p w14:paraId="27CEAEBF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3F1292AE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4691E704" w14:textId="77777777" w:rsidR="00537FA1" w:rsidRDefault="00537FA1" w:rsidP="00537FA1">
      <w:pPr>
        <w:spacing w:before="60"/>
      </w:pPr>
    </w:p>
    <w:p w14:paraId="66585B11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66AA9A7A" w14:textId="77777777" w:rsidR="00537FA1" w:rsidRDefault="00537FA1" w:rsidP="00537FA1">
      <w:pPr>
        <w:spacing w:before="80"/>
      </w:pPr>
    </w:p>
    <w:p w14:paraId="39F52B76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0D913259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Select text and click the floating button on the page edge to         </w:t>
      </w:r>
      <w:commentRangeStart w:id="111"/>
      <w:r>
        <w:rPr>
          <w:color w:val="0F172A"/>
        </w:rPr>
        <w:t xml:space="preserve">add a comment anchored to that selection         </w:t>
      </w:r>
      <w:commentRangeEnd w:id="111"/>
      <w:r>
        <w:rPr>
          <w:rStyle w:val="CommentReference"/>
          <w:color w:val="0F172A"/>
          <w:sz w:val="22"/>
          <w:szCs w:val="22"/>
        </w:rPr>
        <w:commentReference w:id="111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16454A10" w14:textId="77777777" w:rsidR="00537FA1" w:rsidRDefault="00537FA1" w:rsidP="00537FA1">
      <w:pPr>
        <w:spacing w:before="60"/>
      </w:pPr>
    </w:p>
    <w:p w14:paraId="7B371775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0B8BE6EF" w14:textId="77777777" w:rsidR="00537FA1" w:rsidRDefault="00537FA1" w:rsidP="00537FA1">
      <w:pPr>
        <w:spacing w:before="80"/>
      </w:pPr>
    </w:p>
    <w:p w14:paraId="112702DE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20A5C04A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11CE8EDB" w14:textId="77777777" w:rsidR="00537FA1" w:rsidRDefault="00537FA1" w:rsidP="00537FA1">
      <w:pPr>
        <w:spacing w:before="160"/>
      </w:pPr>
    </w:p>
    <w:p w14:paraId="3C4B3556" w14:textId="77777777" w:rsidR="00537FA1" w:rsidRDefault="00537FA1" w:rsidP="00537FA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C49EC8D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2B049B91" w14:textId="77777777" w:rsidR="00537FA1" w:rsidRDefault="00537FA1" w:rsidP="00537FA1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37FA1" w14:paraId="596F4427" w14:textId="77777777" w:rsidTr="00F14043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0C1F2" w14:textId="77777777" w:rsidR="00537FA1" w:rsidRDefault="00537FA1" w:rsidP="00F14043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D4A90" w14:textId="77777777" w:rsidR="00537FA1" w:rsidRDefault="00537FA1" w:rsidP="00F14043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2547F" w14:textId="77777777" w:rsidR="00537FA1" w:rsidRDefault="00537FA1" w:rsidP="00F14043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07258" w14:textId="77777777" w:rsidR="00537FA1" w:rsidRDefault="00537FA1" w:rsidP="00F14043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537FA1" w14:paraId="6A39F725" w14:textId="77777777" w:rsidTr="00F14043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C967020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2583AF0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DD9F5B0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DB31503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537FA1" w14:paraId="2E9E27D6" w14:textId="77777777" w:rsidTr="00F14043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CCB253A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85FF34B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055A31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C61CA63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537FA1" w14:paraId="283A8F36" w14:textId="77777777" w:rsidTr="00F14043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6AF77D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6A53979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9AA03C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02105C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537FA1" w14:paraId="5FA75A22" w14:textId="77777777" w:rsidTr="00F14043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94D2C5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D66CCB3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BC7AF8B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A62A08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537FA1" w14:paraId="513EB0FA" w14:textId="77777777" w:rsidTr="00F14043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239B37A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AA72316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8FA060B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C6A1ED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537FA1" w14:paraId="0B08F37B" w14:textId="77777777" w:rsidTr="00F14043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D184348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DA008A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5390D1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4E75DDF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537FA1" w14:paraId="60C04AA6" w14:textId="77777777" w:rsidTr="00F14043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1716363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5FEC587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9EC898F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26611A9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BFC9C5E" w14:textId="77777777" w:rsidR="00537FA1" w:rsidRDefault="00537FA1" w:rsidP="00537FA1">
      <w:pPr>
        <w:spacing w:before="80"/>
      </w:pPr>
    </w:p>
    <w:p w14:paraId="3507A8BA" w14:textId="77777777" w:rsidR="00537FA1" w:rsidRDefault="00537FA1" w:rsidP="00537FA1">
      <w:r>
        <w:br w:type="page"/>
      </w:r>
    </w:p>
    <w:p w14:paraId="01E0B49A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lastRenderedPageBreak/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FA1" w14:paraId="40AABC4F" w14:textId="77777777" w:rsidTr="00F14043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7D20EF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6F653203" w14:textId="77777777" w:rsidR="00537FA1" w:rsidRDefault="00537FA1" w:rsidP="00F14043"/>
          <w:p w14:paraId="183C8EFC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6646109E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28F86AA5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5D200F56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31F93674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7106F711" w14:textId="77777777" w:rsidR="00537FA1" w:rsidRDefault="00537FA1" w:rsidP="00537FA1">
      <w:pPr>
        <w:spacing w:before="160"/>
      </w:pPr>
    </w:p>
    <w:p w14:paraId="3341353F" w14:textId="77777777" w:rsidR="00537FA1" w:rsidRDefault="00537FA1" w:rsidP="00537FA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67A48548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Read         </w:t>
      </w:r>
      <w:hyperlink r:id="rId13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2D99FB5E" w14:textId="77777777" w:rsidR="00537FA1" w:rsidRDefault="00537FA1" w:rsidP="00537FA1">
      <w:pPr>
        <w:spacing w:before="60"/>
      </w:pPr>
    </w:p>
    <w:p w14:paraId="074D0152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303854CC" w14:textId="77777777" w:rsidR="00537FA1" w:rsidRDefault="00537FA1" w:rsidP="00537FA1">
      <w:pPr>
        <w:pStyle w:val="ListParagraph"/>
        <w:numPr>
          <w:ilvl w:val="0"/>
          <w:numId w:val="3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7C19DDD0" w14:textId="77777777" w:rsidR="00537FA1" w:rsidRDefault="00537FA1" w:rsidP="00537FA1">
      <w:pPr>
        <w:pStyle w:val="ListParagraph"/>
        <w:numPr>
          <w:ilvl w:val="0"/>
          <w:numId w:val="3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075F6E40" w14:textId="77777777" w:rsidR="00537FA1" w:rsidRDefault="00537FA1" w:rsidP="00537FA1">
      <w:pPr>
        <w:pStyle w:val="ListParagraph"/>
        <w:numPr>
          <w:ilvl w:val="0"/>
          <w:numId w:val="3"/>
        </w:numPr>
        <w:spacing w:before="40" w:after="40"/>
      </w:pPr>
      <w:del w:id="112" w:author="anon-contributor" w:date="2026-03-04T23:44:00Z">
        <w:r>
          <w:rPr>
            <w:color w:val="0F172A"/>
          </w:rPr>
          <w:delText>Do not introduce intermediate HTML serialisation. This is a hard constraint.</w:delText>
        </w:r>
      </w:del>
      <w:ins w:id="113" w:author="anon-contributor" w:date="2026-03-04T23:44:00Z">
        <w:r>
          <w:rPr>
            <w:color w:val="0F172A"/>
          </w:rPr>
          <w:t xml:space="preserve">Avoid intermediate HTML serialisation where possible.           </w:t>
        </w:r>
      </w:ins>
    </w:p>
    <w:p w14:paraId="73154020" w14:textId="77777777" w:rsidR="00537FA1" w:rsidRDefault="00537FA1" w:rsidP="00537FA1">
      <w:pPr>
        <w:pStyle w:val="ListParagraph"/>
        <w:numPr>
          <w:ilvl w:val="0"/>
          <w:numId w:val="3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1149F248" w14:textId="77777777" w:rsidR="00537FA1" w:rsidRDefault="00537FA1" w:rsidP="00537FA1">
      <w:pPr>
        <w:spacing w:before="80"/>
      </w:pPr>
    </w:p>
    <w:p w14:paraId="5CE061C9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FA1" w14:paraId="78CB61F2" w14:textId="77777777" w:rsidTr="00F14043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144D9D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50F24199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2D79792D" w14:textId="77777777" w:rsidR="00537FA1" w:rsidRDefault="00537FA1" w:rsidP="00537FA1">
      <w:pPr>
        <w:spacing w:before="200"/>
      </w:pPr>
    </w:p>
    <w:p w14:paraId="282A7B5B" w14:textId="77777777" w:rsidR="00537FA1" w:rsidRDefault="00537FA1" w:rsidP="00537FA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00CB1AE5" w14:textId="77777777" w:rsidR="00537FA1" w:rsidRDefault="00537FA1" w:rsidP="00537FA1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37FA1" w14:paraId="03E38437" w14:textId="77777777" w:rsidTr="00F14043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0AD36596" w14:textId="77777777" w:rsidR="00537FA1" w:rsidRDefault="00537FA1" w:rsidP="00F14043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6AECED47" w14:textId="77777777" w:rsidR="00537FA1" w:rsidRDefault="00537FA1" w:rsidP="00F14043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1E57B491" w14:textId="77777777" w:rsidR="00537FA1" w:rsidRDefault="00537FA1" w:rsidP="00F14043">
            <w:pPr>
              <w:pBdr>
                <w:bottom w:val="single" w:sz="3" w:space="1" w:color="E2E8F0"/>
              </w:pBdr>
              <w:spacing w:after="60"/>
            </w:pPr>
          </w:p>
          <w:p w14:paraId="25B6F2D2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68E3B73" w14:textId="77777777" w:rsidR="00537FA1" w:rsidRDefault="00537FA1" w:rsidP="00F14043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98BB0D3" w14:textId="77777777" w:rsidR="00537FA1" w:rsidRDefault="00537FA1" w:rsidP="00F14043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0F0B66D9" w14:textId="77777777" w:rsidR="00537FA1" w:rsidRDefault="00537FA1" w:rsidP="00F14043">
            <w:pPr>
              <w:pBdr>
                <w:bottom w:val="single" w:sz="3" w:space="1" w:color="E2E8F0"/>
              </w:pBdr>
              <w:spacing w:after="60"/>
            </w:pPr>
          </w:p>
          <w:p w14:paraId="43753E4A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4A53D19A" w14:textId="77777777" w:rsidR="00537FA1" w:rsidRDefault="00537FA1" w:rsidP="00537FA1"/>
    <w:p w14:paraId="4F6DDCB4" w14:textId="689A8600" w:rsidR="00BD6514" w:rsidRDefault="00BD6514">
      <w:pPr>
        <w:spacing w:before="200"/>
      </w:pPr>
    </w:p>
    <w:p w14:paraId="6D436C00" w14:textId="6FF0F000" w:rsidR="00BD6514" w:rsidRDefault="00B431B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4EE47BE2" w14:textId="77777777" w:rsidR="00BD6514" w:rsidRDefault="00BD6514">
      <w:pPr>
        <w:spacing w:before="6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BD6514" w14:paraId="5DE5C4D6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A295E97" w14:textId="45F16900" w:rsidR="00BD6514" w:rsidRDefault="00B431B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lastRenderedPageBreak/>
              <w:t xml:space="preserve">EigenPal               </w:t>
            </w:r>
          </w:p>
          <w:p w14:paraId="4F81C000" w14:textId="10DD3300" w:rsidR="00BD6514" w:rsidRDefault="00B431B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BD6514" w:rsidRDefault="00BD6514">
            <w:pPr>
              <w:pBdr>
                <w:bottom w:val="single" w:sz="3" w:space="1" w:color="E2E8F0"/>
              </w:pBdr>
              <w:spacing w:after="60"/>
            </w:pPr>
          </w:p>
          <w:p w14:paraId="3006A16A" w14:textId="77777777" w:rsidR="00BD6514" w:rsidRDefault="00B431B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79630FC" w14:textId="1E5E2600" w:rsidR="00BD6514" w:rsidRDefault="00B431B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66A8EE4" w14:textId="23392000" w:rsidR="00BD6514" w:rsidRDefault="00B431B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BD6514" w:rsidRDefault="00BD6514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BD6514" w:rsidRDefault="00B431B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574FBFCE" w14:textId="77777777" w:rsidR="00536214" w:rsidRDefault="00536214"/>
    <w:sectPr w:rsidR="00536214">
      <w:headerReference w:type="default" r:id="rId14"/>
      <w:footerReference w:type="default" r:id="rId15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6" w:author="User" w:date="2026-03-05T19:41:00Z" w:initials="">
    <w:p w14:paraId="758E8A85" w14:textId="77777777" w:rsidR="00BD6514" w:rsidRDefault="00B431B0">
      <w:r>
        <w:rPr>
          <w:rStyle w:val="CommentReference"/>
        </w:rPr>
        <w:annotationRef/>
      </w:r>
      <w:r>
        <w:t xml:space="preserve">Just like that!         </w:t>
      </w:r>
    </w:p>
  </w:comment>
  <w:comment w:id="44" w:author="Arthur Souza Rodrigues" w:date="2026-07-04T23:17:00Z" w:initials="AS">
    <w:p w14:paraId="0C9CCD73" w14:textId="77777777" w:rsidR="00537FA1" w:rsidRDefault="00537FA1" w:rsidP="00ED30A4">
      <w:r>
        <w:rPr>
          <w:rStyle w:val="CommentReference"/>
        </w:rPr>
        <w:annotationRef/>
      </w:r>
      <w:r>
        <w:rPr>
          <w:sz w:val="20"/>
          <w:szCs w:val="20"/>
        </w:rPr>
        <w:t>Horrible.</w:t>
      </w:r>
    </w:p>
  </w:comment>
  <w:comment w:id="45" w:author="Arthur Souza Rodrigues" w:date="2026-07-04T23:17:00Z" w:initials="AS">
    <w:p w14:paraId="768279B5" w14:textId="77777777" w:rsidR="00537FA1" w:rsidRDefault="00537FA1" w:rsidP="00ED30A4">
      <w:r>
        <w:rPr>
          <w:rStyle w:val="CommentReference"/>
        </w:rPr>
        <w:annotationRef/>
      </w:r>
      <w:r>
        <w:rPr>
          <w:sz w:val="20"/>
          <w:szCs w:val="20"/>
        </w:rPr>
        <w:t>Terrible.</w:t>
      </w:r>
    </w:p>
  </w:comment>
  <w:comment w:id="111" w:author="User" w:date="2026-03-05T19:41:00Z" w:initials="">
    <w:p w14:paraId="06841928" w14:textId="77777777" w:rsidR="00537FA1" w:rsidRDefault="00537FA1">
      <w:r>
        <w:rPr>
          <w:rStyle w:val="CommentReference"/>
        </w:rP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58E8A85" w15:done="0"/>
  <w15:commentEx w15:paraId="0C9CCD73" w15:done="0"/>
  <w15:commentEx w15:paraId="768279B5" w15:paraIdParent="0C9CCD73" w15:done="0"/>
  <w15:commentEx w15:paraId="0684192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424E444" w16cex:dateUtc="2026-07-05T03:17:00Z"/>
  <w16cex:commentExtensible w16cex:durableId="66E4D541" w16cex:dateUtc="2026-07-05T03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58E8A85" w16cid:durableId="758E8A85"/>
  <w16cid:commentId w16cid:paraId="0C9CCD73" w16cid:durableId="3424E444"/>
  <w16cid:commentId w16cid:paraId="768279B5" w16cid:durableId="66E4D541"/>
  <w16cid:commentId w16cid:paraId="06841928" w16cid:durableId="4FDEEB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BD49D88" w14:textId="77777777" w:rsidR="00B431B0" w:rsidRDefault="00B431B0">
      <w:r>
        <w:separator/>
      </w:r>
    </w:p>
  </w:endnote>
  <w:endnote w:type="continuationSeparator" w:id="0">
    <w:p w14:paraId="76CEF891" w14:textId="77777777" w:rsidR="00B431B0" w:rsidRDefault="00B4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946E24" w14:textId="77777777" w:rsidR="00BD6514" w:rsidRDefault="00B431B0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 w:rsidR="00BD6514"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BAE0977" w14:textId="77777777" w:rsidR="00B431B0" w:rsidRDefault="00B431B0">
      <w:r>
        <w:separator/>
      </w:r>
    </w:p>
  </w:footnote>
  <w:footnote w:type="continuationSeparator" w:id="0">
    <w:p w14:paraId="44731186" w14:textId="77777777" w:rsidR="00B431B0" w:rsidRDefault="00B4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32F390" w14:textId="77777777" w:rsidR="00BD6514" w:rsidRDefault="00B431B0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5B7B4A3B"/>
    <w:multiLevelType w:val="hybridMultilevel"/>
    <w:tmpl w:val="85B4DB7E"/>
    <w:lvl w:ilvl="0" w:tplc="180624C2">
      <w:start w:val="1"/>
      <w:numFmt w:val="bullet"/>
      <w:lvlText w:val="●"/>
      <w:lvlJc w:val="left"/>
      <w:pPr>
        <w:ind w:left="720" w:hanging="360"/>
      </w:pPr>
    </w:lvl>
    <w:lvl w:ilvl="1" w:tplc="933E2D14">
      <w:start w:val="1"/>
      <w:numFmt w:val="bullet"/>
      <w:lvlText w:val="○"/>
      <w:lvlJc w:val="left"/>
      <w:pPr>
        <w:ind w:left="1440" w:hanging="360"/>
      </w:pPr>
    </w:lvl>
    <w:lvl w:ilvl="2" w:tplc="D2583530">
      <w:start w:val="1"/>
      <w:numFmt w:val="bullet"/>
      <w:lvlText w:val="■"/>
      <w:lvlJc w:val="left"/>
      <w:pPr>
        <w:ind w:left="2160" w:hanging="360"/>
      </w:pPr>
    </w:lvl>
    <w:lvl w:ilvl="3" w:tplc="FD881762">
      <w:start w:val="1"/>
      <w:numFmt w:val="bullet"/>
      <w:lvlText w:val="●"/>
      <w:lvlJc w:val="left"/>
      <w:pPr>
        <w:ind w:left="2880" w:hanging="360"/>
      </w:pPr>
    </w:lvl>
    <w:lvl w:ilvl="4" w:tplc="532C43CE">
      <w:start w:val="1"/>
      <w:numFmt w:val="bullet"/>
      <w:lvlText w:val="○"/>
      <w:lvlJc w:val="left"/>
      <w:pPr>
        <w:ind w:left="3600" w:hanging="360"/>
      </w:pPr>
    </w:lvl>
    <w:lvl w:ilvl="5" w:tplc="85F22CBE">
      <w:start w:val="1"/>
      <w:numFmt w:val="bullet"/>
      <w:lvlText w:val="■"/>
      <w:lvlJc w:val="left"/>
      <w:pPr>
        <w:ind w:left="4320" w:hanging="360"/>
      </w:pPr>
    </w:lvl>
    <w:lvl w:ilvl="6" w:tplc="FDAA04B2">
      <w:start w:val="1"/>
      <w:numFmt w:val="bullet"/>
      <w:lvlText w:val="●"/>
      <w:lvlJc w:val="left"/>
      <w:pPr>
        <w:ind w:left="5040" w:hanging="360"/>
      </w:pPr>
    </w:lvl>
    <w:lvl w:ilvl="7" w:tplc="6D829BDC">
      <w:start w:val="1"/>
      <w:numFmt w:val="bullet"/>
      <w:lvlText w:val="●"/>
      <w:lvlJc w:val="left"/>
      <w:pPr>
        <w:ind w:left="5760" w:hanging="360"/>
      </w:pPr>
    </w:lvl>
    <w:lvl w:ilvl="8" w:tplc="E8E8AED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CC6924"/>
    <w:multiLevelType w:val="hybridMultilevel"/>
    <w:tmpl w:val="D128A15E"/>
    <w:lvl w:ilvl="0" w:tplc="3AA681A8">
      <w:start w:val="1"/>
      <w:numFmt w:val="bullet"/>
      <w:lvlText w:val="–"/>
      <w:lvlJc w:val="left"/>
      <w:pPr>
        <w:ind w:left="640" w:hanging="320"/>
      </w:pPr>
    </w:lvl>
    <w:lvl w:ilvl="1" w:tplc="8F622066">
      <w:numFmt w:val="decimal"/>
      <w:lvlText w:val=""/>
      <w:lvlJc w:val="left"/>
    </w:lvl>
    <w:lvl w:ilvl="2" w:tplc="45C8858E">
      <w:numFmt w:val="decimal"/>
      <w:lvlText w:val=""/>
      <w:lvlJc w:val="left"/>
    </w:lvl>
    <w:lvl w:ilvl="3" w:tplc="3F9A4C2A">
      <w:numFmt w:val="decimal"/>
      <w:lvlText w:val=""/>
      <w:lvlJc w:val="left"/>
    </w:lvl>
    <w:lvl w:ilvl="4" w:tplc="4B94F416">
      <w:numFmt w:val="decimal"/>
      <w:lvlText w:val=""/>
      <w:lvlJc w:val="left"/>
    </w:lvl>
    <w:lvl w:ilvl="5" w:tplc="7672881A">
      <w:numFmt w:val="decimal"/>
      <w:lvlText w:val=""/>
      <w:lvlJc w:val="left"/>
    </w:lvl>
    <w:lvl w:ilvl="6" w:tplc="B3600C44">
      <w:numFmt w:val="decimal"/>
      <w:lvlText w:val=""/>
      <w:lvlJc w:val="left"/>
    </w:lvl>
    <w:lvl w:ilvl="7" w:tplc="FCFCFB3E">
      <w:numFmt w:val="decimal"/>
      <w:lvlText w:val=""/>
      <w:lvlJc w:val="left"/>
    </w:lvl>
    <w:lvl w:ilvl="8" w:tplc="179AD280">
      <w:numFmt w:val="decimal"/>
      <w:lvlText w:val=""/>
      <w:lvlJc w:val="left"/>
    </w:lvl>
  </w:abstractNum>
  <w:num w:numId="1" w16cid:durableId="669524346">
    <w:abstractNumId w:val="1"/>
    <w:lvlOverride w:ilvl="0">
      <w:startOverride w:val="1"/>
    </w:lvlOverride>
  </w:num>
  <w:num w:numId="2" w16cid:durableId="914239016">
    <w:abstractNumId w:val="2"/>
    <w:lvlOverride w:ilvl="0">
      <w:startOverride w:val="1"/>
    </w:lvlOverride>
  </w:num>
  <w:num w:numId="3" w16cid:durableId="1473253948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514"/>
    <w:rsid w:val="004320DA"/>
    <w:rsid w:val="005115D6"/>
    <w:rsid w:val="00536214"/>
    <w:rsid w:val="00537FA1"/>
    <w:rsid w:val="00A337E2"/>
    <w:rsid w:val="00B431B0"/>
    <w:rsid w:val="00BD6514"/>
    <w:rsid w:val="00D53FE7"/>
    <w:rsid w:val="00DC714C"/>
    <w:rsid w:val="00DD7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2B75FE0-50BD-D247-9EB0-C07E6734E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Revision">
    <w:name w:val="Revision"/>
    <w:hidden/>
    <w:uiPriority w:val="99"/>
    <w:semiHidden/>
    <w:rsid w:val="00537F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igenpal/docx-editor" TargetMode="External"/><Relationship Id="rId13" Type="http://schemas.openxmlformats.org/officeDocument/2006/relationships/hyperlink" Target="https://github.com/eigenpal/docx-editor/blob/main/docs/PLUGINS.md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@eigenpal/docx-js-editor" TargetMode="External"/><Relationship Id="rId12" Type="http://schemas.microsoft.com/office/2018/08/relationships/commentsExtensible" Target="commentsExtensible.xml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1633</Words>
  <Characters>9309</Characters>
  <Application>Microsoft Office Word</Application>
  <DocSecurity>0</DocSecurity>
  <Lines>77</Lines>
  <Paragraphs>21</Paragraphs>
  <ScaleCrop>false</ScaleCrop>
  <Company/>
  <LinksUpToDate>false</LinksUpToDate>
  <CharactersWithSpaces>10921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3</cp:revision>
  <dcterms:created xsi:type="dcterms:W3CDTF">2026-05-10T03:23:00Z</dcterms:created>
  <dcterms:modified xsi:type="dcterms:W3CDTF">2026-07-11T01:32:00Z</dcterms:modified>
</cp:coreProperties>
</file>