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BC748" w14:textId="77777777" w:rsidR="00011AEE" w:rsidRDefault="00011AEE">
      <w:pPr>
        <w:spacing w:after="20"/>
        <w:rPr>
          <w:b/>
          <w:color w:val="0F172A"/>
          <w:sz w:val="64"/>
          <w:rPrChange w:id="14" w:author="Arthur Souza Rodrigues" w:date="2026-09-26T14:59:00Z" w16du:dateUtc="2026-09-26T18:59:00Z">
            <w:rPr/>
          </w:rPrChange>
        </w:rPr>
        <w:pPrChange w:id="15" w:author="Arthur Souza Rodrigues" w:date="2026-09-26T14:59:00Z" w16du:dateUtc="2026-09-26T18:59:00Z">
          <w:pPr/>
        </w:pPrChange>
      </w:pPr>
      <w:r>
        <w:rPr>
          <w:b/>
          <w:color w:val="0F172A"/>
          <w:sz w:val="64"/>
          <w:rPrChange w:id="16" w:author="Arthur Souza Rodrigues" w:date="2026-09-26T14:59:00Z" w16du:dateUtc="2026-09-26T18:59:00Z">
            <w:rPr/>
          </w:rPrChange>
        </w:rPr>
        <w:t>file_</w:t>
      </w:r>
      <w:ins w:id="17" w:author="Arthur Souza Rodrigues" w:date="2026-09-26T14:59:00Z" w16du:dateUtc="2026-09-26T18:59:00Z">
        <w:r w:rsidR="00062270">
          <w:rPr>
            <w:b/>
            <w:bCs/>
            <w:color w:val="0F172A"/>
            <w:sz w:val="64"/>
            <w:szCs w:val="64"/>
          </w:rPr>
          <w:t>78</w:t>
        </w:r>
      </w:ins>
      <w:del w:id="18" w:author="Arthur Souza Rodrigues" w:date="2026-09-26T14:59:00Z" w16du:dateUtc="2026-09-26T18:59:00Z">
        <w:r>
          <w:delText>77</w:delText>
        </w:r>
      </w:del>
      <w:r>
        <w:rPr>
          <w:b/>
          <w:color w:val="0F172A"/>
          <w:sz w:val="64"/>
          <w:rPrChange w:id="19" w:author="Arthur Souza Rodrigues" w:date="2026-09-26T14:59:00Z" w16du:dateUtc="2026-09-26T18:59:00Z">
            <w:rPr/>
          </w:rPrChange>
        </w:rPr>
        <w:t>.docx</w:t>
      </w:r>
    </w:p>
    <w:p w14:paraId="2313C800" w14:textId="5CCB9D30" w:rsidR="00202DA4" w:rsidRDefault="00D67EA0">
      <w:pPr>
        <w:spacing w:after="20"/>
        <w:rPr>
          <w:ins w:id="20" w:author="Arthur Souza Rodrigues" w:date="2026-09-26T14:59:00Z" w16du:dateUtc="2026-09-26T18:59:00Z"/>
        </w:rPr>
      </w:pPr>
      <w:ins w:id="21" w:author="Arthur Souza Rodrigues" w:date="2026-09-26T14:59:00Z" w16du:dateUtc="2026-09-26T18:59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202DA4" w:rsidRDefault="00D67EA0">
      <w:pPr>
        <w:spacing w:after="60"/>
        <w:rPr>
          <w:ins w:id="22" w:author="Arthur Souza Rodrigues" w:date="2026-09-26T14:59:00Z" w16du:dateUtc="2026-09-26T18:59:00Z"/>
        </w:rPr>
      </w:pPr>
      <w:ins w:id="23" w:author="Arthur Souza Rodrigues" w:date="2026-09-26T14:59:00Z" w16du:dateUtc="2026-09-26T18:59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202DA4" w:rsidRDefault="00202DA4">
      <w:pPr>
        <w:spacing w:after="60"/>
        <w:rPr>
          <w:ins w:id="24" w:author="Arthur Souza Rodrigues" w:date="2026-09-26T14:59:00Z" w16du:dateUtc="2026-09-26T18:5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5" w:author="Arthur Souza Rodrigues" w:date="2026-09-26T14:59:00Z" w16du:dateUtc="2026-09-26T18:5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67EA0">
            <w:pPr>
              <w:rPr>
                <w:ins w:id="26" w:author="Arthur Souza Rodrigues" w:date="2026-09-26T14:59:00Z" w16du:dateUtc="2026-09-26T18:59:00Z"/>
              </w:rPr>
            </w:pPr>
            <w:ins w:id="27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 w:rsidR="00202DA4">
                <w:fldChar w:fldCharType="begin"/>
              </w:r>
              <w:r w:rsidR="00202DA4">
                <w:instrText>HYPERLINK "https://www.npmjs.com/package/@eigenpal/docx-js-editor"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202DA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67EA0">
            <w:pPr>
              <w:rPr>
                <w:ins w:id="28" w:author="Arthur Souza Rodrigues" w:date="2026-09-26T14:59:00Z" w16du:dateUtc="2026-09-26T18:59:00Z"/>
              </w:rPr>
            </w:pPr>
            <w:ins w:id="29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 w:rsidR="00202DA4">
                <w:fldChar w:fldCharType="begin"/>
              </w:r>
              <w:r w:rsidR="00202DA4">
                <w:instrText>HYPERLINK "https://github.com/eigenpal/docx-editor"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202DA4">
                <w:fldChar w:fldCharType="end"/>
              </w:r>
            </w:ins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  <w:rPr>
          <w:ins w:id="30" w:author="Arthur Souza Rodrigues" w:date="2026-09-26T14:59:00Z" w16du:dateUtc="2026-09-26T18:59:00Z"/>
        </w:rPr>
      </w:pPr>
      <w:ins w:id="31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4B6C548C" w:rsidR="00202DA4" w:rsidRDefault="00D67EA0">
      <w:pPr>
        <w:spacing w:before="60" w:after="60"/>
        <w:rPr>
          <w:ins w:id="32" w:author="Arthur Souza Rodrigues" w:date="2026-09-26T14:59:00Z" w16du:dateUtc="2026-09-26T18:59:00Z"/>
        </w:rPr>
      </w:pPr>
      <w:ins w:id="33" w:author="Arthur Souza Rodrigues" w:date="2026-09-26T14:59:00Z" w16du:dateUtc="2026-09-26T18:59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202DA4" w:rsidRDefault="00202DA4">
      <w:pPr>
        <w:spacing w:before="60"/>
        <w:rPr>
          <w:ins w:id="34" w:author="Arthur Souza Rodrigues" w:date="2026-09-26T14:59:00Z" w16du:dateUtc="2026-09-26T18:59:00Z"/>
        </w:rPr>
      </w:pPr>
    </w:p>
    <w:p w14:paraId="28B83400" w14:textId="15F46BF5" w:rsidR="00202DA4" w:rsidRDefault="00D67EA0">
      <w:pPr>
        <w:spacing w:before="60" w:after="60"/>
        <w:rPr>
          <w:ins w:id="35" w:author="Arthur Souza Rodrigues" w:date="2026-09-26T14:59:00Z" w16du:dateUtc="2026-09-26T18:59:00Z"/>
        </w:rPr>
      </w:pPr>
      <w:ins w:id="36" w:author="Arthur Souza Rodrigues" w:date="2026-09-26T14:59:00Z" w16du:dateUtc="2026-09-26T18:59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81C5E84" w14:textId="77777777" w:rsidR="00202DA4" w:rsidRDefault="00202DA4">
      <w:pPr>
        <w:spacing w:before="80"/>
        <w:rPr>
          <w:ins w:id="37" w:author="Arthur Souza Rodrigues" w:date="2026-09-26T14:59:00Z" w16du:dateUtc="2026-09-26T18:59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8" w:author="Arthur Souza Rodrigues" w:date="2026-09-26T14:59:00Z" w16du:dateUtc="2026-09-26T18:5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pPr>
              <w:rPr>
                <w:ins w:id="39" w:author="Arthur Souza Rodrigues" w:date="2026-09-26T14:59:00Z" w16du:dateUtc="2026-09-26T18:59:00Z"/>
              </w:rPr>
            </w:pPr>
            <w:ins w:id="40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202DA4" w:rsidRDefault="00D67EA0">
            <w:pPr>
              <w:rPr>
                <w:ins w:id="41" w:author="Arthur Souza Rodrigues" w:date="2026-09-26T14:59:00Z" w16du:dateUtc="2026-09-26T18:59:00Z"/>
              </w:rPr>
            </w:pPr>
            <w:ins w:id="42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202DA4" w:rsidRDefault="00202DA4">
            <w:pPr>
              <w:rPr>
                <w:ins w:id="43" w:author="Arthur Souza Rodrigues" w:date="2026-09-26T14:59:00Z" w16du:dateUtc="2026-09-26T18:59:00Z"/>
              </w:rPr>
            </w:pPr>
          </w:p>
          <w:p w14:paraId="567EA400" w14:textId="30A68100" w:rsidR="00202DA4" w:rsidRDefault="00D67EA0">
            <w:pPr>
              <w:rPr>
                <w:ins w:id="44" w:author="Arthur Souza Rodrigues" w:date="2026-09-26T14:59:00Z" w16du:dateUtc="2026-09-26T18:59:00Z"/>
              </w:rPr>
            </w:pPr>
            <w:ins w:id="45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202DA4" w:rsidRDefault="00D67EA0">
            <w:pPr>
              <w:rPr>
                <w:ins w:id="46" w:author="Arthur Souza Rodrigues" w:date="2026-09-26T14:59:00Z" w16du:dateUtc="2026-09-26T18:59:00Z"/>
              </w:rPr>
            </w:pPr>
            <w:ins w:id="47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202DA4" w:rsidRDefault="00D67EA0">
            <w:pPr>
              <w:rPr>
                <w:ins w:id="48" w:author="Arthur Souza Rodrigues" w:date="2026-09-26T14:59:00Z" w16du:dateUtc="2026-09-26T18:59:00Z"/>
              </w:rPr>
            </w:pPr>
            <w:ins w:id="49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202DA4" w:rsidRDefault="00D67EA0">
            <w:pPr>
              <w:rPr>
                <w:ins w:id="50" w:author="Arthur Souza Rodrigues" w:date="2026-09-26T14:59:00Z" w16du:dateUtc="2026-09-26T18:59:00Z"/>
              </w:rPr>
            </w:pPr>
            <w:ins w:id="51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202DA4" w:rsidRDefault="00D67EA0">
            <w:pPr>
              <w:rPr>
                <w:ins w:id="52" w:author="Arthur Souza Rodrigues" w:date="2026-09-26T14:59:00Z" w16du:dateUtc="2026-09-26T18:59:00Z"/>
              </w:rPr>
            </w:pPr>
            <w:ins w:id="53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202DA4" w:rsidRDefault="00D67EA0">
            <w:pPr>
              <w:rPr>
                <w:ins w:id="54" w:author="Arthur Souza Rodrigues" w:date="2026-09-26T14:59:00Z" w16du:dateUtc="2026-09-26T18:59:00Z"/>
              </w:rPr>
            </w:pPr>
            <w:ins w:id="55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202DA4" w:rsidRDefault="00D67EA0">
            <w:pPr>
              <w:rPr>
                <w:ins w:id="56" w:author="Arthur Souza Rodrigues" w:date="2026-09-26T14:59:00Z" w16du:dateUtc="2026-09-26T18:59:00Z"/>
              </w:rPr>
            </w:pPr>
            <w:ins w:id="57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202DA4" w:rsidRDefault="00D67EA0">
            <w:pPr>
              <w:rPr>
                <w:ins w:id="58" w:author="Arthur Souza Rodrigues" w:date="2026-09-26T14:59:00Z" w16du:dateUtc="2026-09-26T18:59:00Z"/>
              </w:rPr>
            </w:pPr>
            <w:ins w:id="59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202DA4" w:rsidRDefault="00202DA4">
      <w:pPr>
        <w:spacing w:before="160"/>
        <w:rPr>
          <w:ins w:id="60" w:author="Arthur Souza Rodrigues" w:date="2026-09-26T14:59:00Z" w16du:dateUtc="2026-09-26T18:59:00Z"/>
        </w:rPr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  <w:rPr>
          <w:ins w:id="61" w:author="Arthur Souza Rodrigues" w:date="2026-09-26T14:59:00Z" w16du:dateUtc="2026-09-26T18:59:00Z"/>
        </w:rPr>
      </w:pPr>
      <w:ins w:id="62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202DA4" w:rsidRDefault="00D67EA0">
      <w:pPr>
        <w:spacing w:before="60" w:after="60"/>
        <w:rPr>
          <w:ins w:id="63" w:author="Arthur Souza Rodrigues" w:date="2026-09-26T14:59:00Z" w16du:dateUtc="2026-09-26T18:59:00Z"/>
        </w:rPr>
      </w:pPr>
      <w:ins w:id="64" w:author="Arthur Souza Rodrigues" w:date="2026-09-26T14:59:00Z" w16du:dateUtc="2026-09-26T18:59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202DA4" w:rsidRDefault="00202DA4">
      <w:pPr>
        <w:spacing w:before="80"/>
        <w:rPr>
          <w:ins w:id="65" w:author="Arthur Souza Rodrigues" w:date="2026-09-26T14:59:00Z" w16du:dateUtc="2026-09-26T18:59:00Z"/>
        </w:rPr>
      </w:pPr>
    </w:p>
    <w:p w14:paraId="334AE0C7" w14:textId="15C85C00" w:rsidR="00202DA4" w:rsidRDefault="00D67EA0">
      <w:pPr>
        <w:spacing w:before="180" w:after="40"/>
        <w:rPr>
          <w:ins w:id="66" w:author="Arthur Souza Rodrigues" w:date="2026-09-26T14:59:00Z" w16du:dateUtc="2026-09-26T18:59:00Z"/>
        </w:rPr>
      </w:pPr>
      <w:ins w:id="67" w:author="Arthur Souza Rodrigues" w:date="2026-09-26T14:59:00Z" w16du:dateUtc="2026-09-26T18:59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202DA4" w:rsidRDefault="00D67EA0">
      <w:pPr>
        <w:spacing w:before="60" w:after="60"/>
        <w:rPr>
          <w:ins w:id="68" w:author="Arthur Souza Rodrigues" w:date="2026-09-26T14:59:00Z" w16du:dateUtc="2026-09-26T18:59:00Z"/>
        </w:rPr>
      </w:pPr>
      <w:ins w:id="69" w:author="Arthur Souza Rodrigues" w:date="2026-09-26T14:59:00Z" w16du:dateUtc="2026-09-26T18:5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202DA4" w:rsidRDefault="00202DA4">
      <w:pPr>
        <w:spacing w:before="60"/>
        <w:rPr>
          <w:ins w:id="70" w:author="Arthur Souza Rodrigues" w:date="2026-09-26T14:59:00Z" w16du:dateUtc="2026-09-26T18:59:00Z"/>
        </w:rPr>
      </w:pPr>
    </w:p>
    <w:p w14:paraId="2228E200" w14:textId="40AC8A00" w:rsidR="00202DA4" w:rsidRDefault="00D67EA0">
      <w:pPr>
        <w:spacing w:before="60" w:after="60"/>
        <w:rPr>
          <w:ins w:id="71" w:author="Arthur Souza Rodrigues" w:date="2026-09-26T14:59:00Z" w16du:dateUtc="2026-09-26T18:59:00Z"/>
        </w:rPr>
      </w:pPr>
      <w:ins w:id="72" w:author="Arthur Souza Rodrigues" w:date="2026-09-26T14:59:00Z" w16du:dateUtc="2026-09-26T18:5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202DA4" w:rsidRDefault="00202DA4">
      <w:pPr>
        <w:spacing w:before="80"/>
        <w:rPr>
          <w:ins w:id="73" w:author="Arthur Souza Rodrigues" w:date="2026-09-26T14:59:00Z" w16du:dateUtc="2026-09-26T18:59:00Z"/>
        </w:rPr>
      </w:pPr>
    </w:p>
    <w:p w14:paraId="749CF692" w14:textId="77777777" w:rsidR="00202DA4" w:rsidRDefault="00D67EA0">
      <w:pPr>
        <w:spacing w:before="180" w:after="40"/>
        <w:rPr>
          <w:ins w:id="74" w:author="Arthur Souza Rodrigues" w:date="2026-09-26T14:59:00Z" w16du:dateUtc="2026-09-26T18:59:00Z"/>
        </w:rPr>
      </w:pPr>
      <w:ins w:id="75" w:author="Arthur Souza Rodrigues" w:date="2026-09-26T14:59:00Z" w16du:dateUtc="2026-09-26T18:59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202DA4" w:rsidRDefault="00D67EA0">
      <w:pPr>
        <w:spacing w:before="60" w:after="60"/>
        <w:rPr>
          <w:ins w:id="76" w:author="Arthur Souza Rodrigues" w:date="2026-09-26T14:59:00Z" w16du:dateUtc="2026-09-26T18:59:00Z"/>
        </w:rPr>
      </w:pPr>
      <w:ins w:id="77" w:author="Arthur Souza Rodrigues" w:date="2026-09-26T14:59:00Z" w16du:dateUtc="2026-09-26T18:59:00Z">
        <w:r>
          <w:rPr>
            <w:color w:val="0F172A"/>
          </w:rPr>
          <w:t xml:space="preserve">Select text and click the floating button on the page edge to         </w:t>
        </w:r>
        <w:commentRangeStart w:id="78"/>
        <w:r>
          <w:rPr>
            <w:color w:val="0F172A"/>
          </w:rPr>
          <w:t xml:space="preserve">add a comment anchored to that selection         </w:t>
        </w:r>
        <w:commentRangeEnd w:id="78"/>
        <w:r>
          <w:rPr>
            <w:rStyle w:val="CommentReference"/>
            <w:color w:val="0F172A"/>
            <w:sz w:val="22"/>
            <w:szCs w:val="22"/>
          </w:rPr>
          <w:commentReference w:id="78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202DA4" w:rsidRDefault="00202DA4">
      <w:pPr>
        <w:spacing w:before="60"/>
        <w:rPr>
          <w:ins w:id="79" w:author="Arthur Souza Rodrigues" w:date="2026-09-26T14:59:00Z" w16du:dateUtc="2026-09-26T18:59:00Z"/>
        </w:rPr>
      </w:pPr>
    </w:p>
    <w:p w14:paraId="73ABDE4F" w14:textId="255A2400" w:rsidR="00202DA4" w:rsidRDefault="00D67EA0">
      <w:pPr>
        <w:spacing w:before="60" w:after="60"/>
        <w:rPr>
          <w:ins w:id="80" w:author="Arthur Souza Rodrigues" w:date="2026-09-26T14:59:00Z" w16du:dateUtc="2026-09-26T18:59:00Z"/>
        </w:rPr>
      </w:pPr>
      <w:ins w:id="81" w:author="Arthur Souza Rodrigues" w:date="2026-09-26T14:59:00Z" w16du:dateUtc="2026-09-26T18:5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202DA4" w:rsidRDefault="00202DA4">
      <w:pPr>
        <w:spacing w:before="80"/>
        <w:rPr>
          <w:ins w:id="82" w:author="Arthur Souza Rodrigues" w:date="2026-09-26T14:59:00Z" w16du:dateUtc="2026-09-26T18:59:00Z"/>
        </w:rPr>
      </w:pPr>
    </w:p>
    <w:p w14:paraId="07D0CE00" w14:textId="0F7CE400" w:rsidR="00202DA4" w:rsidRDefault="00D67EA0">
      <w:pPr>
        <w:spacing w:before="180" w:after="40"/>
        <w:rPr>
          <w:ins w:id="83" w:author="Arthur Souza Rodrigues" w:date="2026-09-26T14:59:00Z" w16du:dateUtc="2026-09-26T18:59:00Z"/>
        </w:rPr>
      </w:pPr>
      <w:ins w:id="84" w:author="Arthur Souza Rodrigues" w:date="2026-09-26T14:59:00Z" w16du:dateUtc="2026-09-26T18:59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202DA4" w:rsidRDefault="00D67EA0">
      <w:pPr>
        <w:spacing w:before="60" w:after="60"/>
        <w:rPr>
          <w:ins w:id="85" w:author="Arthur Souza Rodrigues" w:date="2026-09-26T14:59:00Z" w16du:dateUtc="2026-09-26T18:59:00Z"/>
        </w:rPr>
      </w:pPr>
      <w:ins w:id="86" w:author="Arthur Souza Rodrigues" w:date="2026-09-26T14:59:00Z" w16du:dateUtc="2026-09-26T18:5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202DA4" w:rsidRDefault="00202DA4">
      <w:pPr>
        <w:spacing w:before="160"/>
        <w:rPr>
          <w:ins w:id="87" w:author="Arthur Souza Rodrigues" w:date="2026-09-26T14:59:00Z" w16du:dateUtc="2026-09-26T18:59:00Z"/>
        </w:rPr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  <w:rPr>
          <w:ins w:id="88" w:author="Arthur Souza Rodrigues" w:date="2026-09-26T14:59:00Z" w16du:dateUtc="2026-09-26T18:59:00Z"/>
        </w:rPr>
      </w:pPr>
      <w:ins w:id="89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202DA4" w:rsidRDefault="00D67EA0">
      <w:pPr>
        <w:spacing w:before="60" w:after="60"/>
        <w:rPr>
          <w:ins w:id="90" w:author="Arthur Souza Rodrigues" w:date="2026-09-26T14:59:00Z" w16du:dateUtc="2026-09-26T18:59:00Z"/>
        </w:rPr>
      </w:pPr>
      <w:ins w:id="91" w:author="Arthur Souza Rodrigues" w:date="2026-09-26T14:59:00Z" w16du:dateUtc="2026-09-26T18:5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202DA4" w:rsidRDefault="00202DA4">
      <w:pPr>
        <w:spacing w:before="60"/>
        <w:rPr>
          <w:ins w:id="92" w:author="Arthur Souza Rodrigues" w:date="2026-09-26T14:59:00Z" w16du:dateUtc="2026-09-26T18:5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93" w:author="Arthur Souza Rodrigues" w:date="2026-09-26T14:59:00Z" w16du:dateUtc="2026-09-26T18:5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pPr>
              <w:rPr>
                <w:ins w:id="94" w:author="Arthur Souza Rodrigues" w:date="2026-09-26T14:59:00Z" w16du:dateUtc="2026-09-26T18:59:00Z"/>
              </w:rPr>
            </w:pPr>
            <w:ins w:id="95" w:author="Arthur Souza Rodrigues" w:date="2026-09-26T14:59:00Z" w16du:dateUtc="2026-09-26T18:5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pPr>
              <w:rPr>
                <w:ins w:id="96" w:author="Arthur Souza Rodrigues" w:date="2026-09-26T14:59:00Z" w16du:dateUtc="2026-09-26T18:59:00Z"/>
              </w:rPr>
            </w:pPr>
            <w:ins w:id="97" w:author="Arthur Souza Rodrigues" w:date="2026-09-26T14:59:00Z" w16du:dateUtc="2026-09-26T18:5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pPr>
              <w:rPr>
                <w:ins w:id="98" w:author="Arthur Souza Rodrigues" w:date="2026-09-26T14:59:00Z" w16du:dateUtc="2026-09-26T18:59:00Z"/>
              </w:rPr>
            </w:pPr>
            <w:ins w:id="99" w:author="Arthur Souza Rodrigues" w:date="2026-09-26T14:59:00Z" w16du:dateUtc="2026-09-26T18:5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pPr>
              <w:rPr>
                <w:ins w:id="100" w:author="Arthur Souza Rodrigues" w:date="2026-09-26T14:59:00Z" w16du:dateUtc="2026-09-26T18:59:00Z"/>
              </w:rPr>
            </w:pPr>
            <w:ins w:id="101" w:author="Arthur Souza Rodrigues" w:date="2026-09-26T14:59:00Z" w16du:dateUtc="2026-09-26T18:5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496057" w14:paraId="33D63C49" w14:textId="77777777">
        <w:trPr>
          <w:ins w:id="102" w:author="Arthur Souza Rodrigues" w:date="2026-09-26T14:59:00Z" w16du:dateUtc="2026-09-26T18:5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pPr>
              <w:rPr>
                <w:ins w:id="103" w:author="Arthur Souza Rodrigues" w:date="2026-09-26T14:59:00Z" w16du:dateUtc="2026-09-26T18:59:00Z"/>
              </w:rPr>
            </w:pPr>
            <w:ins w:id="104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pPr>
              <w:rPr>
                <w:ins w:id="105" w:author="Arthur Souza Rodrigues" w:date="2026-09-26T14:59:00Z" w16du:dateUtc="2026-09-26T18:59:00Z"/>
              </w:rPr>
            </w:pPr>
            <w:ins w:id="106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pPr>
              <w:rPr>
                <w:ins w:id="107" w:author="Arthur Souza Rodrigues" w:date="2026-09-26T14:59:00Z" w16du:dateUtc="2026-09-26T18:59:00Z"/>
              </w:rPr>
            </w:pPr>
            <w:ins w:id="108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pPr>
              <w:rPr>
                <w:ins w:id="109" w:author="Arthur Souza Rodrigues" w:date="2026-09-26T14:59:00Z" w16du:dateUtc="2026-09-26T18:59:00Z"/>
              </w:rPr>
            </w:pPr>
            <w:ins w:id="110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496057" w14:paraId="18BE2151" w14:textId="77777777">
        <w:trPr>
          <w:ins w:id="111" w:author="Arthur Souza Rodrigues" w:date="2026-09-26T14:59:00Z" w16du:dateUtc="2026-09-26T18:5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pPr>
              <w:rPr>
                <w:ins w:id="112" w:author="Arthur Souza Rodrigues" w:date="2026-09-26T14:59:00Z" w16du:dateUtc="2026-09-26T18:59:00Z"/>
              </w:rPr>
            </w:pPr>
            <w:ins w:id="113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pPr>
              <w:rPr>
                <w:ins w:id="114" w:author="Arthur Souza Rodrigues" w:date="2026-09-26T14:59:00Z" w16du:dateUtc="2026-09-26T18:59:00Z"/>
              </w:rPr>
            </w:pPr>
            <w:ins w:id="115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pPr>
              <w:rPr>
                <w:ins w:id="116" w:author="Arthur Souza Rodrigues" w:date="2026-09-26T14:59:00Z" w16du:dateUtc="2026-09-26T18:59:00Z"/>
              </w:rPr>
            </w:pPr>
            <w:ins w:id="117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pPr>
              <w:rPr>
                <w:ins w:id="118" w:author="Arthur Souza Rodrigues" w:date="2026-09-26T14:59:00Z" w16du:dateUtc="2026-09-26T18:59:00Z"/>
              </w:rPr>
            </w:pPr>
            <w:ins w:id="119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496057" w14:paraId="0FE59C57" w14:textId="77777777">
        <w:trPr>
          <w:ins w:id="120" w:author="Arthur Souza Rodrigues" w:date="2026-09-26T14:59:00Z" w16du:dateUtc="2026-09-26T18:5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pPr>
              <w:rPr>
                <w:ins w:id="121" w:author="Arthur Souza Rodrigues" w:date="2026-09-26T14:59:00Z" w16du:dateUtc="2026-09-26T18:59:00Z"/>
              </w:rPr>
            </w:pPr>
            <w:ins w:id="122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pPr>
              <w:rPr>
                <w:ins w:id="123" w:author="Arthur Souza Rodrigues" w:date="2026-09-26T14:59:00Z" w16du:dateUtc="2026-09-26T18:59:00Z"/>
              </w:rPr>
            </w:pPr>
            <w:ins w:id="124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pPr>
              <w:rPr>
                <w:ins w:id="125" w:author="Arthur Souza Rodrigues" w:date="2026-09-26T14:59:00Z" w16du:dateUtc="2026-09-26T18:59:00Z"/>
              </w:rPr>
            </w:pPr>
            <w:ins w:id="126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pPr>
              <w:rPr>
                <w:ins w:id="127" w:author="Arthur Souza Rodrigues" w:date="2026-09-26T14:59:00Z" w16du:dateUtc="2026-09-26T18:59:00Z"/>
              </w:rPr>
            </w:pPr>
            <w:ins w:id="128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496057" w14:paraId="29F67046" w14:textId="77777777">
        <w:trPr>
          <w:ins w:id="129" w:author="Arthur Souza Rodrigues" w:date="2026-09-26T14:59:00Z" w16du:dateUtc="2026-09-26T18:5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pPr>
              <w:rPr>
                <w:ins w:id="130" w:author="Arthur Souza Rodrigues" w:date="2026-09-26T14:59:00Z" w16du:dateUtc="2026-09-26T18:59:00Z"/>
              </w:rPr>
            </w:pPr>
            <w:ins w:id="131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pPr>
              <w:rPr>
                <w:ins w:id="132" w:author="Arthur Souza Rodrigues" w:date="2026-09-26T14:59:00Z" w16du:dateUtc="2026-09-26T18:59:00Z"/>
              </w:rPr>
            </w:pPr>
            <w:ins w:id="133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pPr>
              <w:rPr>
                <w:ins w:id="134" w:author="Arthur Souza Rodrigues" w:date="2026-09-26T14:59:00Z" w16du:dateUtc="2026-09-26T18:59:00Z"/>
              </w:rPr>
            </w:pPr>
            <w:ins w:id="135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pPr>
              <w:rPr>
                <w:ins w:id="136" w:author="Arthur Souza Rodrigues" w:date="2026-09-26T14:59:00Z" w16du:dateUtc="2026-09-26T18:59:00Z"/>
              </w:rPr>
            </w:pPr>
            <w:ins w:id="137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496057" w14:paraId="5CA9B3BD" w14:textId="77777777">
        <w:trPr>
          <w:ins w:id="138" w:author="Arthur Souza Rodrigues" w:date="2026-09-26T14:59:00Z" w16du:dateUtc="2026-09-26T18:5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pPr>
              <w:rPr>
                <w:ins w:id="139" w:author="Arthur Souza Rodrigues" w:date="2026-09-26T14:59:00Z" w16du:dateUtc="2026-09-26T18:59:00Z"/>
              </w:rPr>
            </w:pPr>
            <w:ins w:id="140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pPr>
              <w:rPr>
                <w:ins w:id="141" w:author="Arthur Souza Rodrigues" w:date="2026-09-26T14:59:00Z" w16du:dateUtc="2026-09-26T18:59:00Z"/>
              </w:rPr>
            </w:pPr>
            <w:ins w:id="142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pPr>
              <w:rPr>
                <w:ins w:id="143" w:author="Arthur Souza Rodrigues" w:date="2026-09-26T14:59:00Z" w16du:dateUtc="2026-09-26T18:59:00Z"/>
              </w:rPr>
            </w:pPr>
            <w:ins w:id="144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pPr>
              <w:rPr>
                <w:ins w:id="145" w:author="Arthur Souza Rodrigues" w:date="2026-09-26T14:59:00Z" w16du:dateUtc="2026-09-26T18:59:00Z"/>
              </w:rPr>
            </w:pPr>
            <w:ins w:id="146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496057" w14:paraId="2CF047F3" w14:textId="77777777">
        <w:trPr>
          <w:ins w:id="147" w:author="Arthur Souza Rodrigues" w:date="2026-09-26T14:59:00Z" w16du:dateUtc="2026-09-26T18:5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pPr>
              <w:rPr>
                <w:ins w:id="148" w:author="Arthur Souza Rodrigues" w:date="2026-09-26T14:59:00Z" w16du:dateUtc="2026-09-26T18:59:00Z"/>
              </w:rPr>
            </w:pPr>
            <w:ins w:id="149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pPr>
              <w:rPr>
                <w:ins w:id="150" w:author="Arthur Souza Rodrigues" w:date="2026-09-26T14:59:00Z" w16du:dateUtc="2026-09-26T18:59:00Z"/>
              </w:rPr>
            </w:pPr>
            <w:ins w:id="151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pPr>
              <w:rPr>
                <w:ins w:id="152" w:author="Arthur Souza Rodrigues" w:date="2026-09-26T14:59:00Z" w16du:dateUtc="2026-09-26T18:59:00Z"/>
              </w:rPr>
            </w:pPr>
            <w:ins w:id="153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pPr>
              <w:rPr>
                <w:ins w:id="154" w:author="Arthur Souza Rodrigues" w:date="2026-09-26T14:59:00Z" w16du:dateUtc="2026-09-26T18:59:00Z"/>
              </w:rPr>
            </w:pPr>
            <w:ins w:id="155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496057" w14:paraId="70055BE2" w14:textId="77777777">
        <w:trPr>
          <w:ins w:id="156" w:author="Arthur Souza Rodrigues" w:date="2026-09-26T14:59:00Z" w16du:dateUtc="2026-09-26T18:5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pPr>
              <w:rPr>
                <w:ins w:id="157" w:author="Arthur Souza Rodrigues" w:date="2026-09-26T14:59:00Z" w16du:dateUtc="2026-09-26T18:59:00Z"/>
              </w:rPr>
            </w:pPr>
            <w:ins w:id="158" w:author="Arthur Souza Rodrigues" w:date="2026-09-26T14:59:00Z" w16du:dateUtc="2026-09-26T18:5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pPr>
              <w:rPr>
                <w:ins w:id="159" w:author="Arthur Souza Rodrigues" w:date="2026-09-26T14:59:00Z" w16du:dateUtc="2026-09-26T18:59:00Z"/>
              </w:rPr>
            </w:pPr>
            <w:ins w:id="160" w:author="Arthur Souza Rodrigues" w:date="2026-09-26T14:59:00Z" w16du:dateUtc="2026-09-26T18:5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pPr>
              <w:rPr>
                <w:ins w:id="161" w:author="Arthur Souza Rodrigues" w:date="2026-09-26T14:59:00Z" w16du:dateUtc="2026-09-26T18:59:00Z"/>
              </w:rPr>
            </w:pPr>
            <w:ins w:id="162" w:author="Arthur Souza Rodrigues" w:date="2026-09-26T14:59:00Z" w16du:dateUtc="2026-09-26T18:5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pPr>
              <w:rPr>
                <w:ins w:id="163" w:author="Arthur Souza Rodrigues" w:date="2026-09-26T14:59:00Z" w16du:dateUtc="2026-09-26T18:59:00Z"/>
              </w:rPr>
            </w:pPr>
            <w:ins w:id="164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202DA4" w:rsidRDefault="00202DA4">
      <w:pPr>
        <w:spacing w:before="80"/>
        <w:rPr>
          <w:ins w:id="165" w:author="Arthur Souza Rodrigues" w:date="2026-09-26T14:59:00Z" w16du:dateUtc="2026-09-26T18:59:00Z"/>
        </w:rPr>
      </w:pPr>
    </w:p>
    <w:p w14:paraId="460BB7FA" w14:textId="77777777" w:rsidR="00202DA4" w:rsidRDefault="00D67EA0">
      <w:pPr>
        <w:rPr>
          <w:ins w:id="166" w:author="Arthur Souza Rodrigues" w:date="2026-09-26T14:59:00Z" w16du:dateUtc="2026-09-26T18:59:00Z"/>
        </w:rPr>
      </w:pPr>
      <w:ins w:id="167" w:author="Arthur Souza Rodrigues" w:date="2026-09-26T14:59:00Z" w16du:dateUtc="2026-09-26T18:59:00Z">
        <w:r>
          <w:br w:type="page"/>
        </w:r>
      </w:ins>
    </w:p>
    <w:p w14:paraId="219D9206" w14:textId="7D8B6000" w:rsidR="00202DA4" w:rsidRDefault="00D67EA0">
      <w:pPr>
        <w:spacing w:before="180" w:after="40"/>
        <w:rPr>
          <w:ins w:id="168" w:author="Arthur Souza Rodrigues" w:date="2026-09-26T14:59:00Z" w16du:dateUtc="2026-09-26T18:59:00Z"/>
        </w:rPr>
      </w:pPr>
      <w:ins w:id="169" w:author="Arthur Souza Rodrigues" w:date="2026-09-26T14:59:00Z" w16du:dateUtc="2026-09-26T18:59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70" w:author="Arthur Souza Rodrigues" w:date="2026-09-26T14:59:00Z" w16du:dateUtc="2026-09-26T18:5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pPr>
              <w:rPr>
                <w:ins w:id="171" w:author="Arthur Souza Rodrigues" w:date="2026-09-26T14:59:00Z" w16du:dateUtc="2026-09-26T18:59:00Z"/>
              </w:rPr>
            </w:pPr>
            <w:ins w:id="172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202DA4" w:rsidRDefault="00202DA4">
            <w:pPr>
              <w:rPr>
                <w:ins w:id="173" w:author="Arthur Souza Rodrigues" w:date="2026-09-26T14:59:00Z" w16du:dateUtc="2026-09-26T18:59:00Z"/>
              </w:rPr>
            </w:pPr>
          </w:p>
          <w:p w14:paraId="31FF7C43" w14:textId="7641B600" w:rsidR="00202DA4" w:rsidRDefault="00D67EA0">
            <w:pPr>
              <w:rPr>
                <w:ins w:id="174" w:author="Arthur Souza Rodrigues" w:date="2026-09-26T14:59:00Z" w16du:dateUtc="2026-09-26T18:59:00Z"/>
              </w:rPr>
            </w:pPr>
            <w:ins w:id="175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202DA4" w:rsidRDefault="00D67EA0">
            <w:pPr>
              <w:rPr>
                <w:ins w:id="176" w:author="Arthur Souza Rodrigues" w:date="2026-09-26T14:59:00Z" w16du:dateUtc="2026-09-26T18:59:00Z"/>
              </w:rPr>
            </w:pPr>
            <w:ins w:id="177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202DA4" w:rsidRDefault="00D67EA0">
            <w:pPr>
              <w:rPr>
                <w:ins w:id="178" w:author="Arthur Souza Rodrigues" w:date="2026-09-26T14:59:00Z" w16du:dateUtc="2026-09-26T18:59:00Z"/>
              </w:rPr>
            </w:pPr>
            <w:ins w:id="179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202DA4" w:rsidRDefault="00D67EA0">
            <w:pPr>
              <w:rPr>
                <w:ins w:id="180" w:author="Arthur Souza Rodrigues" w:date="2026-09-26T14:59:00Z" w16du:dateUtc="2026-09-26T18:59:00Z"/>
              </w:rPr>
            </w:pPr>
            <w:ins w:id="181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202DA4" w:rsidRDefault="00D67EA0">
            <w:pPr>
              <w:rPr>
                <w:ins w:id="182" w:author="Arthur Souza Rodrigues" w:date="2026-09-26T14:59:00Z" w16du:dateUtc="2026-09-26T18:59:00Z"/>
              </w:rPr>
            </w:pPr>
            <w:ins w:id="183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202DA4" w:rsidRDefault="00202DA4">
      <w:pPr>
        <w:spacing w:before="160"/>
        <w:rPr>
          <w:ins w:id="184" w:author="Arthur Souza Rodrigues" w:date="2026-09-26T14:59:00Z" w16du:dateUtc="2026-09-26T18:59:00Z"/>
        </w:rPr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  <w:rPr>
          <w:ins w:id="185" w:author="Arthur Souza Rodrigues" w:date="2026-09-26T14:59:00Z" w16du:dateUtc="2026-09-26T18:59:00Z"/>
        </w:rPr>
      </w:pPr>
      <w:ins w:id="186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202DA4" w:rsidRDefault="00D67EA0">
      <w:pPr>
        <w:spacing w:before="60" w:after="60"/>
        <w:rPr>
          <w:ins w:id="187" w:author="Arthur Souza Rodrigues" w:date="2026-09-26T14:59:00Z" w16du:dateUtc="2026-09-26T18:59:00Z"/>
        </w:rPr>
      </w:pPr>
      <w:ins w:id="188" w:author="Arthur Souza Rodrigues" w:date="2026-09-26T14:59:00Z" w16du:dateUtc="2026-09-26T18:59:00Z">
        <w:r>
          <w:rPr>
            <w:color w:val="0F172A"/>
          </w:rPr>
          <w:t xml:space="preserve">Read         </w:t>
        </w:r>
        <w:r w:rsidR="00202DA4">
          <w:fldChar w:fldCharType="begin"/>
        </w:r>
        <w:r w:rsidR="00202DA4">
          <w:instrText>HYPERLINK "https://github.com/eigenpal/docx-editor/blob/main/docs/PLUGINS.md" \h</w:instrText>
        </w:r>
        <w:r w:rsidR="00202DA4">
          <w:fldChar w:fldCharType="separate"/>
        </w:r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202DA4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202DA4" w:rsidRDefault="00202DA4">
      <w:pPr>
        <w:spacing w:before="60"/>
        <w:rPr>
          <w:ins w:id="189" w:author="Arthur Souza Rodrigues" w:date="2026-09-26T14:59:00Z" w16du:dateUtc="2026-09-26T18:59:00Z"/>
        </w:rPr>
      </w:pPr>
    </w:p>
    <w:p w14:paraId="5D0DEE00" w14:textId="77777777" w:rsidR="00202DA4" w:rsidRDefault="00D67EA0">
      <w:pPr>
        <w:spacing w:before="180" w:after="40"/>
        <w:rPr>
          <w:ins w:id="190" w:author="Arthur Souza Rodrigues" w:date="2026-09-26T14:59:00Z" w16du:dateUtc="2026-09-26T18:59:00Z"/>
        </w:rPr>
      </w:pPr>
      <w:ins w:id="191" w:author="Arthur Souza Rodrigues" w:date="2026-09-26T14:59:00Z" w16du:dateUtc="2026-09-26T18:59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2" w:author="Arthur Souza Rodrigues" w:date="2026-09-26T14:59:00Z" w16du:dateUtc="2026-09-26T18:59:00Z"/>
        </w:rPr>
      </w:pPr>
      <w:ins w:id="193" w:author="Arthur Souza Rodrigues" w:date="2026-09-26T14:59:00Z" w16du:dateUtc="2026-09-26T18:59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4" w:author="Arthur Souza Rodrigues" w:date="2026-09-26T14:59:00Z" w16du:dateUtc="2026-09-26T18:59:00Z"/>
        </w:rPr>
      </w:pPr>
      <w:ins w:id="195" w:author="Arthur Souza Rodrigues" w:date="2026-09-26T14:59:00Z" w16du:dateUtc="2026-09-26T18:59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5CDE5B76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6" w:author="Arthur Souza Rodrigues" w:date="2026-09-26T14:59:00Z" w16du:dateUtc="2026-09-26T18:59:00Z"/>
        </w:rPr>
      </w:pPr>
      <w:ins w:id="197" w:author="Arthur Souza Rodrigues" w:date="2026-09-26T14:59:00Z" w16du:dateUtc="2026-09-26T18:59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  <w:rPr>
          <w:ins w:id="198" w:author="Arthur Souza Rodrigues" w:date="2026-09-26T14:59:00Z" w16du:dateUtc="2026-09-26T18:59:00Z"/>
        </w:rPr>
      </w:pPr>
      <w:ins w:id="199" w:author="Arthur Souza Rodrigues" w:date="2026-09-26T14:59:00Z" w16du:dateUtc="2026-09-26T18:59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202DA4" w:rsidRDefault="00202DA4">
      <w:pPr>
        <w:spacing w:before="80"/>
        <w:rPr>
          <w:ins w:id="200" w:author="Arthur Souza Rodrigues" w:date="2026-09-26T14:59:00Z" w16du:dateUtc="2026-09-26T18:59:00Z"/>
        </w:rPr>
      </w:pPr>
    </w:p>
    <w:p w14:paraId="7AB6E680" w14:textId="77777777" w:rsidR="00202DA4" w:rsidRDefault="00D67EA0">
      <w:pPr>
        <w:spacing w:before="180" w:after="40"/>
        <w:rPr>
          <w:ins w:id="201" w:author="Arthur Souza Rodrigues" w:date="2026-09-26T14:59:00Z" w16du:dateUtc="2026-09-26T18:59:00Z"/>
        </w:rPr>
      </w:pPr>
      <w:ins w:id="202" w:author="Arthur Souza Rodrigues" w:date="2026-09-26T14:59:00Z" w16du:dateUtc="2026-09-26T18:59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203" w:author="Arthur Souza Rodrigues" w:date="2026-09-26T14:59:00Z" w16du:dateUtc="2026-09-26T18:5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pPr>
              <w:rPr>
                <w:ins w:id="204" w:author="Arthur Souza Rodrigues" w:date="2026-09-26T14:59:00Z" w16du:dateUtc="2026-09-26T18:59:00Z"/>
              </w:rPr>
            </w:pPr>
            <w:ins w:id="205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202DA4" w:rsidRDefault="00D67EA0">
            <w:pPr>
              <w:rPr>
                <w:ins w:id="206" w:author="Arthur Souza Rodrigues" w:date="2026-09-26T14:59:00Z" w16du:dateUtc="2026-09-26T18:59:00Z"/>
              </w:rPr>
            </w:pPr>
            <w:ins w:id="207" w:author="Arthur Souza Rodrigues" w:date="2026-09-26T14:59:00Z" w16du:dateUtc="2026-09-26T18:5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202DA4" w:rsidRDefault="00202DA4">
      <w:pPr>
        <w:spacing w:before="200"/>
        <w:rPr>
          <w:ins w:id="208" w:author="Arthur Souza Rodrigues" w:date="2026-09-26T14:59:00Z" w16du:dateUtc="2026-09-26T18:59:00Z"/>
        </w:rPr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  <w:rPr>
          <w:ins w:id="209" w:author="Arthur Souza Rodrigues" w:date="2026-09-26T14:59:00Z" w16du:dateUtc="2026-09-26T18:59:00Z"/>
        </w:rPr>
      </w:pPr>
      <w:ins w:id="210" w:author="Arthur Souza Rodrigues" w:date="2026-09-26T14:59:00Z" w16du:dateUtc="2026-09-26T18:5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202DA4" w:rsidRDefault="00202DA4">
      <w:pPr>
        <w:spacing w:before="60"/>
        <w:rPr>
          <w:ins w:id="211" w:author="Arthur Souza Rodrigues" w:date="2026-09-26T14:59:00Z" w16du:dateUtc="2026-09-26T18:5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12" w:author="Arthur Souza Rodrigues" w:date="2026-09-26T14:59:00Z" w16du:dateUtc="2026-09-26T18:5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  <w:rPr>
                <w:ins w:id="213" w:author="Arthur Souza Rodrigues" w:date="2026-09-26T14:59:00Z" w16du:dateUtc="2026-09-26T18:59:00Z"/>
              </w:rPr>
            </w:pPr>
            <w:ins w:id="214" w:author="Arthur Souza Rodrigues" w:date="2026-09-26T14:59:00Z" w16du:dateUtc="2026-09-26T18:5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202DA4" w:rsidRDefault="00D67EA0">
            <w:pPr>
              <w:spacing w:after="320"/>
              <w:rPr>
                <w:ins w:id="215" w:author="Arthur Souza Rodrigues" w:date="2026-09-26T14:59:00Z" w16du:dateUtc="2026-09-26T18:59:00Z"/>
              </w:rPr>
            </w:pPr>
            <w:ins w:id="216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7" w:author="Arthur Souza Rodrigues" w:date="2026-09-26T14:59:00Z" w16du:dateUtc="2026-09-26T18:59:00Z"/>
              </w:rPr>
            </w:pPr>
          </w:p>
          <w:p w14:paraId="739E1328" w14:textId="77777777" w:rsidR="00202DA4" w:rsidRDefault="00D67EA0">
            <w:pPr>
              <w:rPr>
                <w:ins w:id="218" w:author="Arthur Souza Rodrigues" w:date="2026-09-26T14:59:00Z" w16du:dateUtc="2026-09-26T18:59:00Z"/>
              </w:rPr>
            </w:pPr>
            <w:ins w:id="219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  <w:rPr>
                <w:ins w:id="220" w:author="Arthur Souza Rodrigues" w:date="2026-09-26T14:59:00Z" w16du:dateUtc="2026-09-26T18:59:00Z"/>
              </w:rPr>
            </w:pPr>
            <w:ins w:id="221" w:author="Arthur Souza Rodrigues" w:date="2026-09-26T14:59:00Z" w16du:dateUtc="2026-09-26T18:5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202DA4" w:rsidRDefault="00D67EA0">
            <w:pPr>
              <w:spacing w:after="320"/>
              <w:rPr>
                <w:ins w:id="222" w:author="Arthur Souza Rodrigues" w:date="2026-09-26T14:59:00Z" w16du:dateUtc="2026-09-26T18:59:00Z"/>
              </w:rPr>
            </w:pPr>
            <w:ins w:id="223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24" w:author="Arthur Souza Rodrigues" w:date="2026-09-26T14:59:00Z" w16du:dateUtc="2026-09-26T18:59:00Z"/>
              </w:rPr>
            </w:pPr>
          </w:p>
          <w:p w14:paraId="09E07E00" w14:textId="72F92000" w:rsidR="00202DA4" w:rsidRDefault="00D67EA0">
            <w:pPr>
              <w:rPr>
                <w:ins w:id="225" w:author="Arthur Souza Rodrigues" w:date="2026-09-26T14:59:00Z" w16du:dateUtc="2026-09-26T18:59:00Z"/>
              </w:rPr>
            </w:pPr>
            <w:ins w:id="226" w:author="Arthur Souza Rodrigues" w:date="2026-09-26T14:59:00Z" w16du:dateUtc="2026-09-26T18:59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25C7A1C9" w14:textId="0C299D14" w:rsidR="00AF2909" w:rsidRDefault="00E44D4B">
      <w:del w:id="227" w:author="Arthur Souza Rodrigues" w:date="2026-09-26T14:59:00Z" w16du:dateUtc="2026-09-26T18:59:00Z">
        <w:r>
          <w:delText>Ouch</w:delText>
        </w:r>
        <w:r>
          <w:rPr>
            <w:rStyle w:val="Endnoteanchor"/>
          </w:rPr>
          <w:endnoteReference w:id="1"/>
        </w:r>
        <w:r>
          <w:delText>.</w:delText>
        </w:r>
        <w:r>
          <w:rPr>
            <w:rStyle w:val="Endnoteanchor"/>
          </w:rPr>
          <w:endnoteReference w:id="2"/>
        </w:r>
      </w:del>
    </w:p>
    <w:sectPr w:rsidR="00AF2909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formProt/>
      <w:docGrid w:linePitch="360"/>
      <w:sectPrChange w:id="234" w:author="Arthur Souza Rodrigues" w:date="2026-09-26T14:59:00Z" w16du:dateUtc="2026-09-26T18:59:00Z">
        <w:sectPr w:rsidR="00AF2909">
          <w:pgSz w:w="11906" w:h="16838"/>
          <w:pgMar w:top="1134" w:right="1134" w:bottom="1134" w:left="1134" w:header="0" w:footer="0" w:gutter="0"/>
          <w:formProt w:val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8" w:author="User" w:date="2026-03-05T19:41:00Z" w:initials="">
    <w:p w14:paraId="456E2E6B" w14:textId="77777777" w:rsidR="00202DA4" w:rsidRDefault="00D67EA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483A88" w14:textId="77777777" w:rsidR="00AA7243" w:rsidRDefault="00AA7243">
      <w:r>
        <w:separator/>
      </w:r>
    </w:p>
  </w:endnote>
  <w:endnote w:type="continuationSeparator" w:id="0">
    <w:p w14:paraId="1A6C24CD" w14:textId="77777777" w:rsidR="00AA7243" w:rsidRDefault="00AA7243"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del w:id="228" w:author="Arthur Souza Rodrigues" w:date="2026-09-26T14:59:00Z" w16du:dateUtc="2026-09-26T18:59:00Z">
        <w:r>
          <w:endnoteRef/>
        </w:r>
        <w:r>
          <w:delText>A tachyon walks into a bar.</w:delText>
        </w:r>
      </w:del>
    </w:p>
  </w:endnote>
  <w:endnote w:id="2">
    <w:p w14:paraId="4B3E6B64" w14:textId="77777777" w:rsidR="00AF2909" w:rsidRDefault="00E44D4B">
      <w:pPr>
        <w:pStyle w:val="Endnote"/>
      </w:pPr>
      <w:del w:id="229" w:author="Arthur Souza Rodrigues" w:date="2026-09-26T14:59:00Z" w16du:dateUtc="2026-09-26T18:59:00Z">
        <w:r>
          <w:endnoteRef/>
        </w:r>
        <w:r>
          <w:delText>Fin.</w:delText>
        </w:r>
      </w:del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roid Sans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46DC6E" w14:textId="77777777" w:rsidR="00387890" w:rsidRDefault="00D67EA0">
    <w:pPr>
      <w:pBdr>
        <w:top w:val="single" w:sz="2" w:space="1" w:color="E2E8F0"/>
      </w:pBdr>
      <w:spacing w:before="80"/>
      <w:jc w:val="center"/>
      <w:pPrChange w:id="232" w:author="Arthur Souza Rodrigues" w:date="2026-09-26T14:59:00Z" w16du:dateUtc="2026-09-26T18:59:00Z">
        <w:pPr>
          <w:pStyle w:val="Footer"/>
        </w:pPr>
      </w:pPrChange>
    </w:pPr>
    <w:ins w:id="233" w:author="Arthur Souza Rodrigues" w:date="2026-09-26T14:59:00Z" w16du:dateUtc="2026-09-26T18:59:00Z">
      <w:r>
        <w:rPr>
          <w:color w:val="64748B"/>
          <w:sz w:val="20"/>
          <w:szCs w:val="20"/>
        </w:rPr>
        <w:t xml:space="preserve">Page      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PAGE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 xml:space="preserve">1       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of      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NUMPAGES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 xml:space="preserve">1       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·       </w:t>
      </w:r>
      <w:r w:rsidR="00202DA4">
        <w:fldChar w:fldCharType="begin"/>
      </w:r>
      <w:r w:rsidR="00202DA4">
        <w:instrText>HYPERLINK \h</w:instrText>
      </w:r>
      <w:r w:rsidR="00202DA4">
        <w:fldChar w:fldCharType="separate"/>
      </w:r>
      <w:r w:rsidR="00202DA4">
        <w:rPr>
          <w:color w:val="64748B"/>
          <w:sz w:val="20"/>
          <w:szCs w:val="20"/>
        </w:rPr>
        <w:t xml:space="preserve">eigenpal.com         </w:t>
      </w:r>
      <w:r w:rsidR="00202DA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045F84" w14:textId="77777777" w:rsidR="00AA7243" w:rsidRDefault="00AA7243">
      <w:pPr>
        <w:pPrChange w:id="12" w:author="Arthur Souza Rodrigues" w:date="2026-09-26T14:59:00Z" w16du:dateUtc="2026-09-26T18:5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A8BDC48" w14:textId="77777777" w:rsidR="00AA7243" w:rsidRDefault="00AA7243">
      <w:pPr>
        <w:pPrChange w:id="13" w:author="Arthur Souza Rodrigues" w:date="2026-09-26T14:59:00Z" w16du:dateUtc="2026-09-26T18:5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13231B" w14:textId="77777777" w:rsidR="00387890" w:rsidRDefault="00D67EA0">
    <w:pPr>
      <w:pBdr>
        <w:bottom w:val="single" w:sz="2" w:space="1" w:color="E2E8F0"/>
      </w:pBdr>
      <w:jc w:val="center"/>
      <w:pPrChange w:id="230" w:author="Arthur Souza Rodrigues" w:date="2026-09-26T14:59:00Z" w16du:dateUtc="2026-09-26T18:59:00Z">
        <w:pPr>
          <w:pStyle w:val="Header"/>
        </w:pPr>
      </w:pPrChange>
    </w:pPr>
    <w:ins w:id="231" w:author="Arthur Souza Rodrigues" w:date="2026-09-26T14:59:00Z" w16du:dateUtc="2026-09-26T18:59:00Z">
      <w:r>
        <w:rPr>
          <w:color w:val="64748B"/>
          <w:sz w:val="20"/>
          <w:szCs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909"/>
    <w:rsid w:val="00011AEE"/>
    <w:rsid w:val="00062270"/>
    <w:rsid w:val="000C4A32"/>
    <w:rsid w:val="00202DA4"/>
    <w:rsid w:val="002F5B90"/>
    <w:rsid w:val="00387890"/>
    <w:rsid w:val="00475264"/>
    <w:rsid w:val="00496057"/>
    <w:rsid w:val="00A7749F"/>
    <w:rsid w:val="00AA7243"/>
    <w:rsid w:val="00AF2909"/>
    <w:rsid w:val="00D53FE7"/>
    <w:rsid w:val="00D67EA0"/>
    <w:rsid w:val="00E44D4B"/>
    <w:rsid w:val="00E4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FC9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Arthur Souza Rodrigues" w:date="2026-09-26T14:59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ascii="Inter" w:eastAsia="Inter" w:hAnsi="Inter" w:cs="Inter"/>
      <w:kern w:val="0"/>
      <w:sz w:val="22"/>
      <w:szCs w:val="22"/>
      <w14:ligatures w14:val="none"/>
      <w:rPrChange w:id="0" w:author="Arthur Souza Rodrigues" w:date="2026-09-26T14:59:00Z">
        <w:rPr>
          <w:rFonts w:eastAsia="Droid Sans" w:cs="FreeSans"/>
          <w:kern w:val="2"/>
          <w:sz w:val="24"/>
          <w:szCs w:val="24"/>
          <w:lang w:val="en-GB" w:eastAsia="zh-CN" w:bidi="hi-IN"/>
          <w14:ligatures w14:val="standardContextual"/>
        </w:rPr>
      </w:rPrChange>
    </w:rPr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1" w:author="Arthur Souza Rodrigues" w:date="2026-09-26T14:59:00Z">
        <w:pPr>
          <w:outlineLvl w:val="0"/>
        </w:pPr>
      </w:pPrChange>
    </w:pPr>
    <w:rPr>
      <w:rFonts w:ascii="Inter" w:eastAsia="Inter" w:hAnsi="Inter" w:cs="Inter"/>
      <w:color w:val="2E74B5"/>
      <w:kern w:val="0"/>
      <w:sz w:val="32"/>
      <w:szCs w:val="32"/>
      <w:rPrChange w:id="1" w:author="Arthur Souza Rodrigues" w:date="2026-09-26T14:5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2" w:author="Arthur Souza Rodrigues" w:date="2026-09-26T14:59:00Z">
        <w:pPr>
          <w:outlineLvl w:val="1"/>
        </w:pPr>
      </w:pPrChange>
    </w:pPr>
    <w:rPr>
      <w:rFonts w:ascii="Inter" w:eastAsia="Inter" w:hAnsi="Inter" w:cs="Inter"/>
      <w:color w:val="2E74B5"/>
      <w:kern w:val="0"/>
      <w:sz w:val="26"/>
      <w:szCs w:val="26"/>
      <w:rPrChange w:id="2" w:author="Arthur Souza Rodrigues" w:date="2026-09-26T14:5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3" w:author="Arthur Souza Rodrigues" w:date="2026-09-26T14:59:00Z">
        <w:pPr>
          <w:outlineLvl w:val="2"/>
        </w:pPr>
      </w:pPrChange>
    </w:pPr>
    <w:rPr>
      <w:rFonts w:ascii="Inter" w:eastAsia="Inter" w:hAnsi="Inter" w:cs="Inter"/>
      <w:color w:val="1F4D78"/>
      <w:kern w:val="0"/>
      <w:rPrChange w:id="3" w:author="Arthur Souza Rodrigues" w:date="2026-09-26T14:5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4" w:author="Arthur Souza Rodrigues" w:date="2026-09-26T14:59:00Z">
        <w:pPr>
          <w:outlineLvl w:val="3"/>
        </w:pPr>
      </w:pPrChange>
    </w:pPr>
    <w:rPr>
      <w:rFonts w:ascii="Inter" w:eastAsia="Inter" w:hAnsi="Inter" w:cs="Inter"/>
      <w:i/>
      <w:iCs/>
      <w:color w:val="2E74B5"/>
      <w:kern w:val="0"/>
      <w:sz w:val="22"/>
      <w:szCs w:val="22"/>
      <w:rPrChange w:id="4" w:author="Arthur Souza Rodrigues" w:date="2026-09-26T14:5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5" w:author="Arthur Souza Rodrigues" w:date="2026-09-26T14:59:00Z">
        <w:pPr>
          <w:outlineLvl w:val="4"/>
        </w:pPr>
      </w:pPrChange>
    </w:pPr>
    <w:rPr>
      <w:rFonts w:ascii="Inter" w:eastAsia="Inter" w:hAnsi="Inter" w:cs="Inter"/>
      <w:color w:val="2E74B5"/>
      <w:kern w:val="0"/>
      <w:sz w:val="22"/>
      <w:szCs w:val="22"/>
      <w:rPrChange w:id="5" w:author="Arthur Souza Rodrigues" w:date="2026-09-26T14:5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6" w:author="Arthur Souza Rodrigues" w:date="2026-09-26T14:59:00Z">
        <w:pPr>
          <w:outlineLvl w:val="5"/>
        </w:pPr>
      </w:pPrChange>
    </w:pPr>
    <w:rPr>
      <w:rFonts w:ascii="Inter" w:eastAsia="Inter" w:hAnsi="Inter" w:cs="Inter"/>
      <w:color w:val="1F4D78"/>
      <w:kern w:val="0"/>
      <w:sz w:val="22"/>
      <w:szCs w:val="22"/>
      <w:rPrChange w:id="6" w:author="Arthur Souza Rodrigues" w:date="2026-09-26T14:5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</w:style>
  <w:style w:type="character" w:customStyle="1" w:styleId="Endnoteanchor">
    <w:name w:val="Endnote anchor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Endnote">
    <w:name w:val="Endnote"/>
    <w:basedOn w:val="Normal"/>
    <w:pPr>
      <w:suppressLineNumbers/>
      <w:ind w:left="339" w:hanging="339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87890"/>
    <w:rPr>
      <w:rFonts w:ascii="Inter" w:eastAsia="Inter" w:hAnsi="Inter" w:cs="Inter"/>
      <w:color w:val="2E74B5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890"/>
    <w:rPr>
      <w:rFonts w:ascii="Inter" w:eastAsia="Inter" w:hAnsi="Inter" w:cs="Inter"/>
      <w:color w:val="2E74B5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890"/>
    <w:rPr>
      <w:rFonts w:ascii="Inter" w:eastAsia="Inter" w:hAnsi="Inter" w:cs="Inter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890"/>
    <w:rPr>
      <w:rFonts w:ascii="Inter" w:eastAsia="Inter" w:hAnsi="Inter" w:cs="Inter"/>
      <w:i/>
      <w:iCs/>
      <w:color w:val="2E74B5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890"/>
    <w:rPr>
      <w:rFonts w:ascii="Inter" w:eastAsia="Inter" w:hAnsi="Inter" w:cs="Inter"/>
      <w:color w:val="2E74B5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890"/>
    <w:rPr>
      <w:rFonts w:ascii="Inter" w:eastAsia="Inter" w:hAnsi="Inter" w:cs="Inter"/>
      <w:color w:val="1F4D78"/>
      <w:kern w:val="0"/>
      <w:sz w:val="22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7" w:author="Arthur Souza Rodrigues" w:date="2026-09-26T14:59:00Z">
        <w:pPr/>
      </w:pPrChange>
    </w:pPr>
    <w:rPr>
      <w:rFonts w:ascii="Inter" w:eastAsia="Inter" w:hAnsi="Inter" w:cs="Inter"/>
      <w:kern w:val="0"/>
      <w:sz w:val="56"/>
      <w:szCs w:val="56"/>
      <w:rPrChange w:id="7" w:author="Arthur Souza Rodrigues" w:date="2026-09-26T14:5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387890"/>
    <w:rPr>
      <w:rFonts w:ascii="Inter" w:eastAsia="Inter" w:hAnsi="Inter" w:cs="Inter"/>
      <w:kern w:val="0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8" w:author="Arthur Souza Rodrigues" w:date="2026-09-26T14:59:00Z">
        <w:pPr/>
      </w:pPrChange>
    </w:pPr>
    <w:rPr>
      <w:rFonts w:ascii="Inter" w:eastAsia="Inter" w:hAnsi="Inter" w:cs="Inter"/>
      <w:b/>
      <w:bCs/>
      <w:kern w:val="0"/>
      <w:sz w:val="22"/>
      <w:szCs w:val="22"/>
      <w14:ligatures w14:val="none"/>
      <w:rPrChange w:id="8" w:author="Arthur Souza Rodrigues" w:date="2026-09-26T14:5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Paragraph">
    <w:name w:val="List Paragraph"/>
    <w:qFormat/>
    <w:pPr>
      <w:spacing w:after="0" w:line="240" w:lineRule="auto"/>
      <w:pPrChange w:id="9" w:author="Arthur Souza Rodrigues" w:date="2026-09-26T14:59:00Z">
        <w:pPr/>
      </w:pPrChange>
    </w:pPr>
    <w:rPr>
      <w:rFonts w:ascii="Inter" w:eastAsia="Inter" w:hAnsi="Inter" w:cs="Inter"/>
      <w:kern w:val="0"/>
      <w:sz w:val="22"/>
      <w:szCs w:val="22"/>
      <w14:ligatures w14:val="none"/>
      <w:rPrChange w:id="9" w:author="Arthur Souza Rodrigues" w:date="2026-09-26T14:59:00Z">
        <w:rPr>
          <w:rFonts w:ascii="Inter" w:eastAsia="Inter" w:hAnsi="Inter" w:cs="Inter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uiPriority w:val="99"/>
    <w:unhideWhenUsed/>
    <w:rsid w:val="0038789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8789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10" w:author="Arthur Souza Rodrigues" w:date="2026-09-26T14:59:00Z">
        <w:pPr/>
      </w:pPrChange>
    </w:pPr>
    <w:rPr>
      <w:rFonts w:ascii="Inter" w:eastAsia="Inter" w:hAnsi="Inter" w:cs="Inter"/>
      <w:kern w:val="0"/>
      <w:sz w:val="20"/>
      <w:szCs w:val="20"/>
      <w:rPrChange w:id="10" w:author="Arthur Souza Rodrigues" w:date="2026-09-26T14:5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7890"/>
    <w:rPr>
      <w:rFonts w:ascii="Inter" w:eastAsia="Inter" w:hAnsi="Inter" w:cs="Inter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pPrChange w:id="11" w:author="Arthur Souza Rodrigues" w:date="2026-09-26T14:59:00Z">
        <w:pPr/>
      </w:pPrChange>
    </w:pPr>
    <w:rPr>
      <w:sz w:val="20"/>
      <w:szCs w:val="20"/>
      <w:rPrChange w:id="11" w:author="Arthur Souza Rodrigues" w:date="2026-09-26T14:5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7890"/>
    <w:rPr>
      <w:rFonts w:ascii="Inter" w:eastAsia="Inter" w:hAnsi="Inter" w:cs="Inter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87890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789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87890"/>
    <w:rPr>
      <w:rFonts w:ascii="Times New Roman" w:eastAsia="Droid Sans" w:hAnsi="Times New Roman" w:cs="Mangal"/>
      <w:szCs w:val="21"/>
      <w:lang w:val="en-GB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38789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87890"/>
    <w:rPr>
      <w:rFonts w:ascii="Times New Roman" w:eastAsia="Droid Sans" w:hAnsi="Times New Roman" w:cs="Mangal"/>
      <w:szCs w:val="21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2015-01-19T19:42:00Z</dcterms:created>
  <dcterms:modified xsi:type="dcterms:W3CDTF">2026-09-26T18:59:00Z</dcterms:modified>
</cp:coreProperties>
</file>