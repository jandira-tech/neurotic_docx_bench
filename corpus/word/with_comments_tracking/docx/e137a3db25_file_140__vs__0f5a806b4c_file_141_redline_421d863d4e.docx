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0B6AB6" w14:textId="77777777" w:rsidR="00C530D5" w:rsidRDefault="00C530D5">
      <w:pPr>
        <w:rPr>
          <w:rFonts w:ascii="Verdana, Geneva, sans-serif" w:hAnsi="Verdana, Geneva, sans-serif"/>
          <w:rPrChange w:id="0" w:author="Arthur Souza Rodrigues" w:date="2026-07-10T21:49:00Z" w16du:dateUtc="2026-07-11T01:49:00Z">
            <w:rPr>
              <w:sz w:val="24"/>
              <w:szCs w:val="24"/>
            </w:rPr>
          </w:rPrChange>
        </w:rPr>
      </w:pPr>
      <w:r>
        <w:rPr>
          <w:rFonts w:ascii="Verdana, Geneva, sans-serif" w:hAnsi="Verdana, Geneva, sans-serif"/>
          <w:rPrChange w:id="1" w:author="Arthur Souza Rodrigues" w:date="2026-07-10T21:49:00Z" w16du:dateUtc="2026-07-11T01:49:00Z">
            <w:rPr>
              <w:sz w:val="24"/>
              <w:szCs w:val="24"/>
            </w:rPr>
          </w:rPrChange>
        </w:rPr>
        <w:t>file_</w:t>
      </w:r>
      <w:ins w:id="2" w:author="Arthur Souza Rodrigues" w:date="2026-07-10T21:49:00Z" w16du:dateUtc="2026-07-11T01:49:00Z">
        <w:r w:rsidR="00B14B7B">
          <w:rPr>
            <w:rFonts w:ascii="Verdana, Geneva, sans-serif" w:hAnsi="Verdana, Geneva, sans-serif" w:cs="Verdana, Geneva, sans-serif"/>
          </w:rPr>
          <w:t>141</w:t>
        </w:r>
      </w:ins>
      <w:del w:id="3" w:author="Arthur Souza Rodrigues" w:date="2026-07-10T21:49:00Z" w16du:dateUtc="2026-07-11T01:49:00Z">
        <w:r>
          <w:rPr>
            <w:sz w:val="24"/>
            <w:szCs w:val="24"/>
          </w:rPr>
          <w:delText>140</w:delText>
        </w:r>
      </w:del>
      <w:r>
        <w:rPr>
          <w:rFonts w:ascii="Verdana, Geneva, sans-serif" w:hAnsi="Verdana, Geneva, sans-serif"/>
          <w:rPrChange w:id="4" w:author="Arthur Souza Rodrigues" w:date="2026-07-10T21:49:00Z" w16du:dateUtc="2026-07-11T01:49:00Z">
            <w:rPr>
              <w:sz w:val="24"/>
              <w:szCs w:val="24"/>
            </w:rPr>
          </w:rPrChange>
        </w:rPr>
        <w:t>.docx</w:t>
      </w:r>
    </w:p>
    <w:p w14:paraId="6F7081FE" w14:textId="11CA46D1" w:rsidR="00A6530E" w:rsidRDefault="00315F00">
      <w:commentRangeStart w:id="5"/>
      <w:commentRangeStart w:id="6"/>
      <w:ins w:id="7" w:author="Arthur Souza Rodrigues" w:date="2026-07-10T21:49:00Z" w16du:dateUtc="2026-07-11T01:49:00Z">
        <w:r>
          <w:rPr>
            <w:rFonts w:ascii="Verdana, Geneva, sans-serif" w:hAnsi="Verdana, Geneva, sans-serif" w:cs="Verdana, Geneva, sans-serif"/>
          </w:rPr>
          <w:t xml:space="preserve">Verdana </w:t>
        </w:r>
      </w:ins>
      <w:r>
        <w:rPr>
          <w:rFonts w:ascii="Verdana, Geneva, sans-serif" w:hAnsi="Verdana, Geneva, sans-serif"/>
          <w:rPrChange w:id="8" w:author="Arthur Souza Rodrigues" w:date="2026-07-10T21:49:00Z" w16du:dateUtc="2026-07-11T01:49:00Z">
            <w:rPr>
              <w:sz w:val="24"/>
              <w:szCs w:val="24"/>
            </w:rPr>
          </w:rPrChange>
        </w:rPr>
        <w:t xml:space="preserve">Font </w:t>
      </w:r>
      <w:del w:id="9" w:author="Arthur Souza Rodrigues" w:date="2026-07-10T21:49:00Z" w16du:dateUtc="2026-07-11T01:49:00Z">
        <w:r>
          <w:rPr>
            <w:sz w:val="24"/>
            <w:szCs w:val="24"/>
          </w:rPr>
          <w:delText xml:space="preserve">Size 12 </w:delText>
        </w:r>
      </w:del>
      <w:r>
        <w:rPr>
          <w:rFonts w:ascii="Verdana, Geneva, sans-serif" w:hAnsi="Verdana, Geneva, sans-serif"/>
          <w:rPrChange w:id="10" w:author="Arthur Souza Rodrigues" w:date="2026-07-10T21:49:00Z" w16du:dateUtc="2026-07-11T01:49:00Z">
            <w:rPr>
              <w:sz w:val="24"/>
              <w:szCs w:val="24"/>
            </w:rPr>
          </w:rPrChange>
        </w:rPr>
        <w:t>Demo</w:t>
      </w:r>
    </w:p>
    <w:p w14:paraId="4A37F2F2" w14:textId="77777777" w:rsidR="00A6530E" w:rsidRDefault="00315F00">
      <w:r>
        <w:rPr>
          <w:rFonts w:ascii="Verdana, Geneva, sans-serif" w:hAnsi="Verdana, Geneva, sans-serif"/>
          <w:rPrChange w:id="11" w:author="Arthur Souza Rodrigues" w:date="2026-07-10T21:49:00Z" w16du:dateUtc="2026-07-11T01:49:00Z">
            <w:rPr>
              <w:sz w:val="24"/>
              <w:szCs w:val="24"/>
            </w:rPr>
          </w:rPrChange>
        </w:rPr>
        <w:t xml:space="preserve">This document </w:t>
      </w:r>
      <w:ins w:id="12" w:author="Arthur Souza Rodrigues" w:date="2026-07-10T21:49:00Z" w16du:dateUtc="2026-07-11T01:49:00Z">
        <w:r>
          <w:rPr>
            <w:rFonts w:ascii="Verdana, Geneva, sans-serif" w:hAnsi="Verdana, Geneva, sans-serif" w:cs="Verdana, Geneva, sans-serif"/>
          </w:rPr>
          <w:t>uses the Verdana</w:t>
        </w:r>
      </w:ins>
      <w:del w:id="13" w:author="Arthur Souza Rodrigues" w:date="2026-07-10T21:49:00Z" w16du:dateUtc="2026-07-11T01:49:00Z">
        <w:r>
          <w:rPr>
            <w:sz w:val="24"/>
            <w:szCs w:val="24"/>
          </w:rPr>
          <w:delText>demonstrates</w:delText>
        </w:r>
      </w:del>
      <w:r>
        <w:rPr>
          <w:rFonts w:ascii="Verdana, Geneva, sans-serif" w:hAnsi="Verdana, Geneva, sans-serif"/>
          <w:rPrChange w:id="14" w:author="Arthur Souza Rodrigues" w:date="2026-07-10T21:49:00Z" w16du:dateUtc="2026-07-11T01:49:00Z">
            <w:rPr>
              <w:sz w:val="24"/>
              <w:szCs w:val="24"/>
            </w:rPr>
          </w:rPrChange>
        </w:rPr>
        <w:t xml:space="preserve"> font </w:t>
      </w:r>
      <w:ins w:id="15" w:author="Arthur Souza Rodrigues" w:date="2026-07-10T21:49:00Z" w16du:dateUtc="2026-07-11T01:49:00Z">
        <w:r>
          <w:rPr>
            <w:rFonts w:ascii="Verdana, Geneva, sans-serif" w:hAnsi="Verdana, Geneva, sans-serif" w:cs="Verdana, Geneva, sans-serif"/>
          </w:rPr>
          <w:t>family</w:t>
        </w:r>
      </w:ins>
      <w:del w:id="16" w:author="Arthur Souza Rodrigues" w:date="2026-07-10T21:49:00Z" w16du:dateUtc="2026-07-11T01:49:00Z">
        <w:r>
          <w:rPr>
            <w:sz w:val="24"/>
            <w:szCs w:val="24"/>
          </w:rPr>
          <w:delText>size 12 point text</w:delText>
        </w:r>
      </w:del>
      <w:r>
        <w:rPr>
          <w:rFonts w:ascii="Verdana, Geneva, sans-serif" w:hAnsi="Verdana, Geneva, sans-serif"/>
          <w:rPrChange w:id="17" w:author="Arthur Souza Rodrigues" w:date="2026-07-10T21:49:00Z" w16du:dateUtc="2026-07-11T01:49:00Z">
            <w:rPr>
              <w:sz w:val="24"/>
              <w:szCs w:val="24"/>
            </w:rPr>
          </w:rPrChange>
        </w:rPr>
        <w:t>.</w:t>
      </w:r>
    </w:p>
    <w:p w14:paraId="5F70098D" w14:textId="77777777" w:rsidR="00A6530E" w:rsidRDefault="00315F00">
      <w:ins w:id="18" w:author="Arthur Souza Rodrigues" w:date="2026-07-10T21:49:00Z" w16du:dateUtc="2026-07-11T01:49:00Z">
        <w:r>
          <w:rPr>
            <w:rFonts w:ascii="Verdana, Geneva, sans-serif" w:hAnsi="Verdana, Geneva, sans-serif" w:cs="Verdana, Geneva, sans-serif"/>
          </w:rPr>
          <w:t>Verdana</w:t>
        </w:r>
      </w:ins>
      <w:del w:id="19" w:author="Arthur Souza Rodrigues" w:date="2026-07-10T21:49:00Z" w16du:dateUtc="2026-07-11T01:49:00Z">
        <w:r>
          <w:rPr>
            <w:sz w:val="24"/>
            <w:szCs w:val="24"/>
          </w:rPr>
          <w:delText>Size 12</w:delText>
        </w:r>
      </w:del>
      <w:r>
        <w:rPr>
          <w:rFonts w:ascii="Verdana, Geneva, sans-serif" w:hAnsi="Verdana, Geneva, sans-serif"/>
          <w:rPrChange w:id="20" w:author="Arthur Souza Rodrigues" w:date="2026-07-10T21:49:00Z" w16du:dateUtc="2026-07-11T01:49:00Z">
            <w:rPr>
              <w:sz w:val="24"/>
              <w:szCs w:val="24"/>
            </w:rPr>
          </w:rPrChange>
        </w:rPr>
        <w:t xml:space="preserve"> is a </w:t>
      </w:r>
      <w:ins w:id="21" w:author="Arthur Souza Rodrigues" w:date="2026-07-10T21:49:00Z" w16du:dateUtc="2026-07-11T01:49:00Z">
        <w:r>
          <w:rPr>
            <w:rFonts w:ascii="Verdana, Geneva, sans-serif" w:hAnsi="Verdana, Geneva, sans-serif" w:cs="Verdana, Geneva, sans-serif"/>
          </w:rPr>
          <w:t>highly</w:t>
        </w:r>
      </w:ins>
      <w:del w:id="22" w:author="Arthur Souza Rodrigues" w:date="2026-07-10T21:49:00Z" w16du:dateUtc="2026-07-11T01:49:00Z">
        <w:r>
          <w:rPr>
            <w:sz w:val="24"/>
            <w:szCs w:val="24"/>
          </w:rPr>
          <w:delText>standard</w:delText>
        </w:r>
      </w:del>
      <w:r>
        <w:rPr>
          <w:rFonts w:ascii="Verdana, Geneva, sans-serif" w:hAnsi="Verdana, Geneva, sans-serif"/>
          <w:rPrChange w:id="23" w:author="Arthur Souza Rodrigues" w:date="2026-07-10T21:49:00Z" w16du:dateUtc="2026-07-11T01:49:00Z">
            <w:rPr>
              <w:sz w:val="24"/>
              <w:szCs w:val="24"/>
            </w:rPr>
          </w:rPrChange>
        </w:rPr>
        <w:t xml:space="preserve"> readable </w:t>
      </w:r>
      <w:ins w:id="24" w:author="Arthur Souza Rodrigues" w:date="2026-07-10T21:49:00Z" w16du:dateUtc="2026-07-11T01:49:00Z">
        <w:r>
          <w:rPr>
            <w:rFonts w:ascii="Verdana, Geneva, sans-serif" w:hAnsi="Verdana, Geneva, sans-serif" w:cs="Verdana, Geneva, sans-serif"/>
          </w:rPr>
          <w:t xml:space="preserve">sans-serif </w:t>
        </w:r>
      </w:ins>
      <w:r>
        <w:rPr>
          <w:rFonts w:ascii="Verdana, Geneva, sans-serif" w:hAnsi="Verdana, Geneva, sans-serif"/>
          <w:rPrChange w:id="25" w:author="Arthur Souza Rodrigues" w:date="2026-07-10T21:49:00Z" w16du:dateUtc="2026-07-11T01:49:00Z">
            <w:rPr>
              <w:sz w:val="24"/>
              <w:szCs w:val="24"/>
            </w:rPr>
          </w:rPrChange>
        </w:rPr>
        <w:t>font</w:t>
      </w:r>
      <w:del w:id="26" w:author="Arthur Souza Rodrigues" w:date="2026-07-10T21:49:00Z" w16du:dateUtc="2026-07-11T01:49:00Z">
        <w:r>
          <w:rPr>
            <w:sz w:val="24"/>
            <w:szCs w:val="24"/>
          </w:rPr>
          <w:delText xml:space="preserve"> size for documents</w:delText>
        </w:r>
      </w:del>
      <w:r>
        <w:rPr>
          <w:rFonts w:ascii="Verdana, Geneva, sans-serif" w:hAnsi="Verdana, Geneva, sans-serif"/>
          <w:rPrChange w:id="27" w:author="Arthur Souza Rodrigues" w:date="2026-07-10T21:49:00Z" w16du:dateUtc="2026-07-11T01:49:00Z">
            <w:rPr>
              <w:sz w:val="24"/>
              <w:szCs w:val="24"/>
            </w:rPr>
          </w:rPrChange>
        </w:rPr>
        <w:t>.</w:t>
      </w:r>
      <w:commentRangeEnd w:id="5"/>
      <w:r w:rsidR="00F42E24">
        <w:rPr>
          <w:rStyle w:val="CommentReference"/>
          <w:sz w:val="22"/>
          <w:szCs w:val="20"/>
        </w:rPr>
        <w:commentReference w:id="5"/>
      </w:r>
      <w:commentRangeEnd w:id="6"/>
      <w:r w:rsidR="00F42E24">
        <w:rPr>
          <w:rStyle w:val="CommentReference"/>
          <w:sz w:val="22"/>
          <w:szCs w:val="20"/>
        </w:rPr>
        <w:commentReference w:id="6"/>
      </w:r>
    </w:p>
    <w:sectPr w:rsidR="00A6530E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5" w:author="Arthur Souza Rodrigues" w:date="2026-07-04T23:22:00Z" w:initials="AS">
    <w:p w14:paraId="5547A557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Comment.</w:t>
      </w:r>
    </w:p>
  </w:comment>
  <w:comment w:id="6" w:author="Arthur Souza Rodrigues" w:date="2026-07-04T23:22:00Z" w:initials="AS">
    <w:p w14:paraId="1837D8A1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Another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547A557" w15:done="0"/>
  <w15:commentEx w15:paraId="1837D8A1" w15:paraIdParent="5547A5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1FB5698" w16cex:dateUtc="2026-07-05T03:22:00Z"/>
  <w16cex:commentExtensible w16cex:durableId="17DC5B5D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547A557" w16cid:durableId="41FB5698"/>
  <w16cid:commentId w16cid:paraId="1837D8A1" w16cid:durableId="17DC5B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530E"/>
    <w:rsid w:val="0033635D"/>
    <w:rsid w:val="0046780D"/>
    <w:rsid w:val="0050181B"/>
    <w:rsid w:val="008255F4"/>
    <w:rsid w:val="00A6530E"/>
    <w:rsid w:val="00B14B7B"/>
    <w:rsid w:val="00C530D5"/>
    <w:rsid w:val="00D53FE7"/>
    <w:rsid w:val="00F4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9D7B1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255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55F4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55F4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55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55F4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2026-07-11T01:49:00Z</dcterms:modified>
</cp:coreProperties>
</file>