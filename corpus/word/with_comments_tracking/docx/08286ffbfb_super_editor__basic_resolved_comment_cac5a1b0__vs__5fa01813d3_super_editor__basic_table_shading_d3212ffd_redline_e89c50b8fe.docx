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5" w:author="Nick Bernal" w:date="2026-09-26T15:08:00Z" w16du:dateUtc="2026-09-26T19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pPr>
              <w:rPr>
                <w:ins w:id="16" w:author="Nick Bernal" w:date="2026-09-26T15:08:00Z" w16du:dateUtc="2026-09-26T19:08:00Z"/>
              </w:rPr>
            </w:pPr>
            <w:ins w:id="17" w:author="Nick Bernal" w:date="2026-09-26T15:08:00Z" w16du:dateUtc="2026-09-26T19:08:00Z">
              <w:r>
                <w:t>Top Left</w:t>
              </w:r>
            </w:ins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" w:author="Nick Bernal" w:date="2026-09-26T15:08:00Z" w16du:dateUtc="2026-09-26T19:08:00Z"/>
              </w:rPr>
            </w:pPr>
            <w:ins w:id="19" w:author="Nick Bernal" w:date="2026-09-26T15:08:00Z" w16du:dateUtc="2026-09-26T19:08:00Z">
              <w:r>
                <w:t>Top Right</w:t>
              </w:r>
            </w:ins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" w:author="Nick Bernal" w:date="2026-09-26T15:08:00Z" w16du:dateUtc="2026-09-26T19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ins w:id="21" w:author="Nick Bernal" w:date="2026-09-26T15:08:00Z" w16du:dateUtc="2026-09-26T19:08:00Z"/>
              </w:rPr>
            </w:pPr>
            <w:ins w:id="22" w:author="Nick Bernal" w:date="2026-09-26T15:08:00Z" w16du:dateUtc="2026-09-26T19:08:00Z">
              <w:r>
                <w:t>Bottom Left</w:t>
              </w:r>
            </w:ins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" w:author="Nick Bernal" w:date="2026-09-26T15:08:00Z" w16du:dateUtc="2026-09-26T19:08:00Z"/>
              </w:rPr>
            </w:pPr>
            <w:ins w:id="24" w:author="Nick Bernal" w:date="2026-09-26T15:08:00Z" w16du:dateUtc="2026-09-26T19:08:00Z">
              <w:r>
                <w:t>Bottom Right</w:t>
              </w:r>
            </w:ins>
          </w:p>
        </w:tc>
      </w:tr>
    </w:tbl>
    <w:p w14:paraId="1EB27D1B" w14:textId="7A4249D9" w:rsidR="003C58BC" w:rsidRDefault="0045155D">
      <w:pPr>
        <w:rPr>
          <w:del w:id="25" w:author="Nick Bernal" w:date="2026-09-26T15:08:00Z" w16du:dateUtc="2026-09-26T19:08:00Z"/>
        </w:rPr>
      </w:pPr>
      <w:commentRangeStart w:id="26"/>
      <w:del w:id="27" w:author="Nick Bernal" w:date="2026-09-26T15:08:00Z" w16du:dateUtc="2026-09-26T19:08:00Z">
        <w:r>
          <w:delText>test</w:delText>
        </w:r>
        <w:commentRangeEnd w:id="26"/>
        <w:r>
          <w:rPr>
            <w:rStyle w:val="CommentReference"/>
            <w:sz w:val="22"/>
            <w:szCs w:val="22"/>
          </w:rPr>
          <w:commentReference w:id="26"/>
        </w:r>
      </w:del>
    </w:p>
    <w:p w14:paraId="2B4C215A" w14:textId="77777777" w:rsidR="00AD55AB" w:rsidRDefault="00AD55AB">
      <w:pPr>
        <w:rPr>
          <w:del w:id="28" w:author="Nick Bernal" w:date="2026-09-26T15:08:00Z" w16du:dateUtc="2026-09-26T19:08:00Z"/>
        </w:rPr>
      </w:pPr>
    </w:p>
    <w:p w14:paraId="2E20C5E0" w14:textId="687BEA9A" w:rsidR="00AD55AB" w:rsidRDefault="00AD55AB">
      <w:commentRangeStart w:id="29"/>
      <w:del w:id="30" w:author="Nick Bernal" w:date="2026-09-26T15:08:00Z" w16du:dateUtc="2026-09-26T19:08:00Z">
        <w:r>
          <w:delText>resolved</w:delText>
        </w:r>
        <w:commentRangeEnd w:id="29"/>
        <w:r>
          <w:rPr>
            <w:rStyle w:val="CommentReference"/>
            <w:sz w:val="22"/>
            <w:szCs w:val="22"/>
          </w:rPr>
          <w:commentReference w:id="29"/>
        </w:r>
      </w:del>
    </w:p>
    <w:sectPr w:rsidR="00AD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29" w:author="Nick Bernal" w:date="2025-02-13T10:17:00Z" w:initials="NB">
    <w:p w14:paraId="74E3FEC4" w14:textId="77777777" w:rsidR="00AD55AB" w:rsidRDefault="00AD55AB" w:rsidP="00AD55AB">
      <w:r>
        <w:rPr>
          <w:rStyle w:val="CommentReference"/>
        </w:rPr>
        <w:annotationRef/>
      </w:r>
      <w:r>
        <w:rPr>
          <w:sz w:val="20"/>
          <w:szCs w:val="20"/>
        </w:rPr>
        <w:t>Resolve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  <w15:commentEx w15:paraId="74E3FEC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  <w16cex:commentExtensible w16cex:durableId="78CB7A70" w16cex:dateUtc="2025-02-13T18:17:00Z">
    <w16cex:extLst>
      <w16:ext w16:uri="{CE6994B0-6A32-4C9F-8C6B-6E91EDA988CE}">
        <cr:reactions xmlns:cr="http://schemas.microsoft.com/office/comments/2020/reactions">
          <cr:reaction reactionType="1">
            <cr:reactionInfo dateUtc="2025-02-13T18:17:56Z">
              <cr:user userId="9a812e40746bcabb" userProvider="Windows Live" userName="Nick Bernal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  <w16cid:commentId w16cid:paraId="74E3FEC4" w16cid:durableId="78CB7A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22613A"/>
    <w:rsid w:val="00360F1B"/>
    <w:rsid w:val="003C1D14"/>
    <w:rsid w:val="003C58BC"/>
    <w:rsid w:val="0045155D"/>
    <w:rsid w:val="00833B1F"/>
    <w:rsid w:val="00931F1A"/>
    <w:rsid w:val="00AD55AB"/>
    <w:rsid w:val="00AF4127"/>
    <w:rsid w:val="00C536B3"/>
    <w:rsid w:val="00CE3856"/>
    <w:rsid w:val="00D9213C"/>
    <w:rsid w:val="00F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  <w:pPr>
      <w:spacing w:after="200" w:line="276" w:lineRule="auto"/>
      <w:pPrChange w:id="0" w:author="Nick Bernal" w:date="2026-09-26T15:08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0" w:author="Nick Bernal" w:date="2026-09-26T15:0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40" w:lineRule="auto"/>
      <w:outlineLvl w:val="0"/>
      <w:pPrChange w:id="1" w:author="Nick Bernal" w:date="2026-09-26T15:08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Nick Bernal" w:date="2026-09-26T15:08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1"/>
      <w:pPrChange w:id="2" w:author="Nick Bernal" w:date="2026-09-26T15:08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Nick Bernal" w:date="2026-09-26T15:08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2"/>
      <w:pPrChange w:id="3" w:author="Nick Bernal" w:date="2026-09-26T15:08:00Z">
        <w:pPr>
          <w:keepNext/>
          <w:keepLines/>
          <w:spacing w:before="160" w:after="80" w:line="276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Nick Bernal" w:date="2026-09-26T15:08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3"/>
      <w:pPrChange w:id="4" w:author="Nick Bernal" w:date="2026-09-26T15:08:00Z">
        <w:pPr>
          <w:keepNext/>
          <w:keepLines/>
          <w:spacing w:before="80" w:after="40" w:line="276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Nick Bernal" w:date="2026-09-26T15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4"/>
      <w:pPrChange w:id="5" w:author="Nick Bernal" w:date="2026-09-26T15:08:00Z">
        <w:pPr>
          <w:keepNext/>
          <w:keepLines/>
          <w:spacing w:before="80" w:after="40" w:line="276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Nick Bernal" w:date="2026-09-26T15:08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5"/>
      <w:pPrChange w:id="6" w:author="Nick Bernal" w:date="2026-09-26T15:08:00Z">
        <w:pPr>
          <w:keepNext/>
          <w:keepLines/>
          <w:spacing w:before="40" w:after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Nick Bernal" w:date="2026-09-26T15:08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6"/>
      <w:pPrChange w:id="7" w:author="Nick Bernal" w:date="2026-09-26T15:08:00Z">
        <w:pPr>
          <w:keepNext/>
          <w:keepLines/>
          <w:spacing w:before="40" w:after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Nick Bernal" w:date="2026-09-26T15:08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spacing w:after="0" w:line="240" w:lineRule="auto"/>
      <w:outlineLvl w:val="7"/>
      <w:pPrChange w:id="8" w:author="Nick Bernal" w:date="2026-09-26T15:08:00Z">
        <w:pPr>
          <w:keepNext/>
          <w:keepLines/>
          <w:spacing w:after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Nick Bernal" w:date="2026-09-26T15:08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spacing w:after="0" w:line="240" w:lineRule="auto"/>
      <w:outlineLvl w:val="8"/>
      <w:pPrChange w:id="9" w:author="Nick Bernal" w:date="2026-09-26T15:08:00Z">
        <w:pPr>
          <w:keepNext/>
          <w:keepLines/>
          <w:spacing w:after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Nick Bernal" w:date="2026-09-26T15:08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40" w:lineRule="auto"/>
      <w:contextualSpacing/>
      <w:pPrChange w:id="10" w:author="Nick Bernal" w:date="2026-09-26T15:08:00Z">
        <w:pPr>
          <w:spacing w:after="80" w:line="276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Nick Bernal" w:date="2026-09-26T15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40" w:lineRule="auto"/>
      <w:pPrChange w:id="11" w:author="Nick Bernal" w:date="2026-09-26T15:08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" w:date="2026-09-26T15:08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40" w:lineRule="auto"/>
      <w:jc w:val="center"/>
      <w:pPrChange w:id="12" w:author="Nick Bernal" w:date="2026-09-26T15:08:00Z">
        <w:pPr>
          <w:spacing w:before="160" w:after="160" w:line="276" w:lineRule="auto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2" w:author="Nick Bernal" w:date="2026-09-26T15:08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3A"/>
    <w:pPr>
      <w:spacing w:after="0" w:line="240" w:lineRule="auto"/>
      <w:ind w:left="720"/>
      <w:contextualSpacing/>
      <w:pPrChange w:id="13" w:author="Nick Bernal" w:date="2026-09-26T15:08:00Z">
        <w:pPr>
          <w:spacing w:after="200" w:line="276" w:lineRule="auto"/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3" w:author="Nick Bernal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Nick Bernal" w:date="2026-09-26T15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  <w:rPrChange w:id="14" w:author="Nick Bernal" w:date="2026-09-26T15:08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D9213C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2025-02-13T18:18:00Z</dcterms:created>
  <dcterms:modified xsi:type="dcterms:W3CDTF">2026-09-26T19:08:00Z</dcterms:modified>
</cp:coreProperties>
</file>