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05823F" w14:textId="77777777" w:rsidR="00C67DEA" w:rsidRDefault="004A14D5">
      <w:pPr>
        <w:spacing w:after="230"/>
        <w:ind w:left="3061"/>
        <w:rPr>
          <w:del w:id="3" w:author="James MacDonald" w:date="2026-09-25T21:07:00Z" w16du:dateUtc="2026-09-26T01:07:00Z"/>
          <w:b/>
          <w:sz w:val="32"/>
        </w:rPr>
      </w:pPr>
      <w:ins w:id="4" w:author="James MacDonald" w:date="2026-09-25T21:07:00Z" w16du:dateUtc="2026-09-26T01:07:00Z">
        <w:r>
          <w:rPr>
            <w:b/>
            <w:sz w:val="24"/>
          </w:rPr>
          <w:t>STATEMENT</w:t>
        </w:r>
      </w:ins>
    </w:p>
    <w:p w14:paraId="70EC60D8" w14:textId="77777777" w:rsidR="00C67DEA" w:rsidRDefault="00C67DEA">
      <w:pPr>
        <w:spacing w:after="230"/>
        <w:ind w:left="3061"/>
        <w:rPr>
          <w:del w:id="5" w:author="James MacDonald" w:date="2026-09-25T21:07:00Z" w16du:dateUtc="2026-09-26T01:07:00Z"/>
          <w:b/>
          <w:sz w:val="32"/>
        </w:rPr>
      </w:pPr>
    </w:p>
    <w:p w14:paraId="7909FEBB" w14:textId="3A628746" w:rsidR="00D00B3D" w:rsidRDefault="000C30A2">
      <w:pPr>
        <w:spacing w:after="230"/>
        <w:ind w:left="3061"/>
        <w:rPr>
          <w:del w:id="6" w:author="James MacDonald" w:date="2026-09-25T21:07:00Z" w16du:dateUtc="2026-09-26T01:07:00Z"/>
        </w:rPr>
      </w:pPr>
      <w:del w:id="7" w:author="James MacDonald" w:date="2026-09-25T21:07:00Z" w16du:dateUtc="2026-09-26T01:07:00Z">
        <w:r>
          <w:rPr>
            <w:b/>
            <w:sz w:val="32"/>
          </w:rPr>
          <w:delText xml:space="preserve">STATE OF CONNECTICUT </w:delText>
        </w:r>
      </w:del>
    </w:p>
    <w:p w14:paraId="0F7E4D0A" w14:textId="77777777" w:rsidR="00D00B3D" w:rsidRDefault="000C30A2">
      <w:pPr>
        <w:spacing w:after="228"/>
        <w:ind w:right="2115"/>
        <w:jc w:val="right"/>
        <w:rPr>
          <w:del w:id="8" w:author="James MacDonald" w:date="2026-09-25T21:07:00Z" w16du:dateUtc="2026-09-26T01:07:00Z"/>
        </w:rPr>
      </w:pPr>
      <w:del w:id="9" w:author="James MacDonald" w:date="2026-09-25T21:07:00Z" w16du:dateUtc="2026-09-26T01:07:00Z">
        <w:r>
          <w:rPr>
            <w:b/>
            <w:sz w:val="32"/>
          </w:rPr>
          <w:delText>OFFICE</w:delText>
        </w:r>
      </w:del>
      <w:r>
        <w:rPr>
          <w:b/>
          <w:sz w:val="24"/>
          <w:rPrChange w:id="10" w:author="James MacDonald" w:date="2026-09-25T21:07:00Z" w16du:dateUtc="2026-09-26T01:07:00Z">
            <w:rPr>
              <w:b/>
              <w:sz w:val="32"/>
            </w:rPr>
          </w:rPrChange>
        </w:rPr>
        <w:t xml:space="preserve"> OF POLICY AND </w:t>
      </w:r>
      <w:ins w:id="11" w:author="James MacDonald" w:date="2026-09-25T21:07:00Z" w16du:dateUtc="2026-09-26T01:07:00Z">
        <w:r w:rsidR="004A14D5">
          <w:rPr>
            <w:b/>
            <w:sz w:val="24"/>
          </w:rPr>
          <w:t>PROCEDURE</w:t>
        </w:r>
      </w:ins>
      <w:del w:id="12" w:author="James MacDonald" w:date="2026-09-25T21:07:00Z" w16du:dateUtc="2026-09-26T01:07:00Z">
        <w:r>
          <w:rPr>
            <w:b/>
            <w:sz w:val="32"/>
          </w:rPr>
          <w:delText xml:space="preserve">MANAGEMENT </w:delText>
        </w:r>
      </w:del>
    </w:p>
    <w:p w14:paraId="7B5E2AE8" w14:textId="71050457" w:rsidR="00D00B3D" w:rsidRDefault="000A1EDF">
      <w:pPr>
        <w:spacing w:after="163"/>
        <w:ind w:left="70"/>
        <w:jc w:val="center"/>
        <w:rPr>
          <w:del w:id="13" w:author="James MacDonald" w:date="2026-09-25T21:07:00Z" w16du:dateUtc="2026-09-26T01:07:00Z"/>
        </w:rPr>
      </w:pPr>
      <w:del w:id="14" w:author="James MacDonald" w:date="2026-09-25T21:07:00Z" w16du:dateUtc="2026-09-26T01:07:00Z">
        <w:r>
          <w:rPr>
            <w:noProof/>
          </w:rPr>
          <w:drawing>
            <wp:anchor distT="0" distB="0" distL="114300" distR="114300" simplePos="0" relativeHeight="251657216" behindDoc="0" locked="0" layoutInCell="1" allowOverlap="1" wp14:anchorId="7291BB81" wp14:editId="6EE0C841">
              <wp:simplePos x="0" y="0"/>
              <wp:positionH relativeFrom="column">
                <wp:posOffset>1805305</wp:posOffset>
              </wp:positionH>
              <wp:positionV relativeFrom="paragraph">
                <wp:posOffset>287655</wp:posOffset>
              </wp:positionV>
              <wp:extent cx="2349500" cy="1851025"/>
              <wp:effectExtent l="0" t="0" r="0" b="0"/>
              <wp:wrapTopAndBottom/>
              <wp:docPr id="1" name="Picture 1" descr="Flag of Connecticut | United States state flag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g of Connecticut | United States state flag | Britannica"/>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349500" cy="1851025"/>
                      </a:xfrm>
                      <a:prstGeom prst="rect">
                        <a:avLst/>
                      </a:prstGeom>
                      <a:noFill/>
                      <a:ln>
                        <a:noFill/>
                      </a:ln>
                    </pic:spPr>
                  </pic:pic>
                </a:graphicData>
              </a:graphic>
              <wp14:sizeRelH relativeFrom="margin">
                <wp14:pctWidth>0</wp14:pctWidth>
              </wp14:sizeRelH>
            </wp:anchor>
          </w:drawing>
        </w:r>
        <w:r w:rsidR="000C30A2">
          <w:rPr>
            <w:b/>
            <w:sz w:val="32"/>
          </w:rPr>
          <w:delText xml:space="preserve"> </w:delText>
        </w:r>
      </w:del>
    </w:p>
    <w:p w14:paraId="66A101E9" w14:textId="57192210" w:rsidR="00D00B3D" w:rsidRDefault="00D40328">
      <w:pPr>
        <w:spacing w:after="141"/>
        <w:ind w:right="3156"/>
        <w:jc w:val="right"/>
        <w:rPr>
          <w:del w:id="15" w:author="James MacDonald" w:date="2026-09-25T21:07:00Z" w16du:dateUtc="2026-09-26T01:07:00Z"/>
        </w:rPr>
      </w:pPr>
      <w:del w:id="16" w:author="James MacDonald" w:date="2026-09-25T21:07:00Z" w16du:dateUtc="2026-09-26T01:07:00Z">
        <w:r>
          <w:rPr>
            <w:b/>
            <w:sz w:val="32"/>
          </w:rPr>
          <w:delText xml:space="preserve"> </w:delText>
        </w:r>
        <w:r w:rsidR="000C30A2">
          <w:rPr>
            <w:b/>
            <w:sz w:val="32"/>
          </w:rPr>
          <w:delText xml:space="preserve"> </w:delText>
        </w:r>
      </w:del>
    </w:p>
    <w:p w14:paraId="49D33CC2" w14:textId="0451E636" w:rsidR="00D00B3D" w:rsidRDefault="000C30A2">
      <w:pPr>
        <w:spacing w:after="227"/>
        <w:ind w:left="70"/>
        <w:jc w:val="center"/>
        <w:rPr>
          <w:del w:id="17" w:author="James MacDonald" w:date="2026-09-25T21:07:00Z" w16du:dateUtc="2026-09-26T01:07:00Z"/>
          <w:b/>
          <w:sz w:val="32"/>
        </w:rPr>
      </w:pPr>
      <w:del w:id="18" w:author="James MacDonald" w:date="2026-09-25T21:07:00Z" w16du:dateUtc="2026-09-26T01:07:00Z">
        <w:r>
          <w:rPr>
            <w:b/>
            <w:sz w:val="32"/>
          </w:rPr>
          <w:delText xml:space="preserve"> </w:delText>
        </w:r>
      </w:del>
    </w:p>
    <w:p w14:paraId="47CEB4A5" w14:textId="77777777" w:rsidR="00D00B3D" w:rsidRDefault="000C30A2">
      <w:pPr>
        <w:spacing w:after="228"/>
        <w:ind w:right="2115"/>
        <w:jc w:val="right"/>
        <w:rPr>
          <w:del w:id="19" w:author="James MacDonald" w:date="2026-09-25T21:07:00Z" w16du:dateUtc="2026-09-26T01:07:00Z"/>
        </w:rPr>
      </w:pPr>
      <w:del w:id="20" w:author="James MacDonald" w:date="2026-09-25T21:07:00Z" w16du:dateUtc="2026-09-26T01:07:00Z">
        <w:r>
          <w:rPr>
            <w:b/>
            <w:sz w:val="32"/>
          </w:rPr>
          <w:delText xml:space="preserve">INVENTORY OF STATE REAL PROPERTY </w:delText>
        </w:r>
      </w:del>
    </w:p>
    <w:p w14:paraId="5FF4F36F" w14:textId="77777777" w:rsidR="00D00B3D" w:rsidRDefault="000C30A2">
      <w:pPr>
        <w:spacing w:after="228"/>
        <w:ind w:right="2440"/>
        <w:jc w:val="right"/>
        <w:rPr>
          <w:del w:id="21" w:author="James MacDonald" w:date="2026-09-25T21:07:00Z" w16du:dateUtc="2026-09-26T01:07:00Z"/>
          <w:b/>
          <w:sz w:val="32"/>
        </w:rPr>
      </w:pPr>
      <w:del w:id="22" w:author="James MacDonald" w:date="2026-09-25T21:07:00Z" w16du:dateUtc="2026-09-26T01:07:00Z">
        <w:r>
          <w:rPr>
            <w:b/>
            <w:sz w:val="32"/>
          </w:rPr>
          <w:delText xml:space="preserve">IN ACCORDANCE WITH CGS 4-67G </w:delText>
        </w:r>
      </w:del>
    </w:p>
    <w:p w14:paraId="532BCCD4" w14:textId="5C2CE678" w:rsidR="0099566E" w:rsidRDefault="0099566E">
      <w:pPr>
        <w:spacing w:after="228"/>
        <w:ind w:right="2440"/>
        <w:jc w:val="right"/>
        <w:rPr>
          <w:del w:id="23" w:author="James MacDonald" w:date="2026-09-25T21:07:00Z" w16du:dateUtc="2026-09-26T01:07:00Z"/>
          <w:b/>
        </w:rPr>
      </w:pPr>
      <w:del w:id="24" w:author="James MacDonald" w:date="2026-09-25T21:07:00Z" w16du:dateUtc="2026-09-26T01:07:00Z">
        <w:r>
          <w:rPr>
            <w:b/>
          </w:rPr>
          <w:delText xml:space="preserve">    Submitted by the Office of Policy and Management</w:delText>
        </w:r>
      </w:del>
    </w:p>
    <w:p w14:paraId="41927EB5" w14:textId="1772A8A4" w:rsidR="009D4391" w:rsidRDefault="00B608EB" w:rsidP="00B608EB">
      <w:pPr>
        <w:spacing w:after="228"/>
        <w:ind w:right="2440"/>
        <w:jc w:val="center"/>
        <w:rPr>
          <w:del w:id="25" w:author="James MacDonald" w:date="2026-09-25T21:07:00Z" w16du:dateUtc="2026-09-26T01:07:00Z"/>
          <w:b/>
        </w:rPr>
      </w:pPr>
      <w:del w:id="26" w:author="James MacDonald" w:date="2026-09-25T21:07:00Z" w16du:dateUtc="2026-09-26T01:07:00Z">
        <w:r>
          <w:rPr>
            <w:b/>
          </w:rPr>
          <w:delText xml:space="preserve">                                                  Secretary </w:delText>
        </w:r>
        <w:r w:rsidR="00C21041">
          <w:rPr>
            <w:b/>
          </w:rPr>
          <w:delText>Jeffrey Beckham</w:delText>
        </w:r>
      </w:del>
    </w:p>
    <w:p w14:paraId="5E48600C" w14:textId="481F3ECA" w:rsidR="00B44D66" w:rsidRDefault="001B0BDE" w:rsidP="00B608EB">
      <w:pPr>
        <w:spacing w:after="228"/>
        <w:ind w:right="2440"/>
        <w:jc w:val="center"/>
        <w:rPr>
          <w:del w:id="27" w:author="James MacDonald" w:date="2026-09-25T21:07:00Z" w16du:dateUtc="2026-09-26T01:07:00Z"/>
          <w:b/>
        </w:rPr>
      </w:pPr>
      <w:del w:id="28" w:author="James MacDonald" w:date="2026-09-25T21:07:00Z" w16du:dateUtc="2026-09-26T01:07:00Z">
        <w:r>
          <w:rPr>
            <w:b/>
          </w:rPr>
          <w:delText xml:space="preserve">                                                 </w:delText>
        </w:r>
        <w:r w:rsidR="00E30A3A">
          <w:rPr>
            <w:b/>
          </w:rPr>
          <w:delText xml:space="preserve"> </w:delText>
        </w:r>
        <w:r w:rsidR="00B44D66">
          <w:rPr>
            <w:b/>
          </w:rPr>
          <w:delText xml:space="preserve"> Paul Hinsch – Policy Director</w:delText>
        </w:r>
      </w:del>
    </w:p>
    <w:p w14:paraId="721826BE" w14:textId="6AD27226" w:rsidR="00D00B3D" w:rsidRDefault="00D756A1" w:rsidP="00D756A1">
      <w:pPr>
        <w:spacing w:after="148"/>
        <w:ind w:left="2880" w:right="6" w:firstLine="720"/>
        <w:rPr>
          <w:del w:id="29" w:author="James MacDonald" w:date="2026-09-25T21:07:00Z" w16du:dateUtc="2026-09-26T01:07:00Z"/>
        </w:rPr>
      </w:pPr>
      <w:del w:id="30" w:author="James MacDonald" w:date="2026-09-25T21:07:00Z" w16du:dateUtc="2026-09-26T01:07:00Z">
        <w:r>
          <w:rPr>
            <w:b/>
            <w:sz w:val="32"/>
          </w:rPr>
          <w:delText xml:space="preserve">   </w:delText>
        </w:r>
        <w:r w:rsidR="0079260D">
          <w:rPr>
            <w:b/>
            <w:sz w:val="32"/>
          </w:rPr>
          <w:delText xml:space="preserve">  </w:delText>
        </w:r>
        <w:r>
          <w:rPr>
            <w:b/>
            <w:sz w:val="32"/>
          </w:rPr>
          <w:delText xml:space="preserve"> </w:delText>
        </w:r>
        <w:r w:rsidR="0099566E">
          <w:rPr>
            <w:b/>
            <w:sz w:val="32"/>
          </w:rPr>
          <w:delText>JULY 20</w:delText>
        </w:r>
        <w:r w:rsidR="00824735">
          <w:rPr>
            <w:b/>
            <w:sz w:val="32"/>
          </w:rPr>
          <w:delText>2</w:delText>
        </w:r>
        <w:r w:rsidR="00821CF4">
          <w:rPr>
            <w:b/>
            <w:sz w:val="32"/>
          </w:rPr>
          <w:delText>3</w:delText>
        </w:r>
      </w:del>
    </w:p>
    <w:p w14:paraId="23934594" w14:textId="77777777" w:rsidR="00D00B3D" w:rsidRDefault="000C30A2">
      <w:pPr>
        <w:spacing w:after="0"/>
        <w:rPr>
          <w:del w:id="31" w:author="James MacDonald" w:date="2026-09-25T21:07:00Z" w16du:dateUtc="2026-09-26T01:07:00Z"/>
        </w:rPr>
      </w:pPr>
      <w:del w:id="32" w:author="James MacDonald" w:date="2026-09-25T21:07:00Z" w16du:dateUtc="2026-09-26T01:07:00Z">
        <w:r>
          <w:rPr>
            <w:b/>
          </w:rPr>
          <w:delText xml:space="preserve"> </w:delText>
        </w:r>
        <w:r>
          <w:rPr>
            <w:b/>
          </w:rPr>
          <w:tab/>
          <w:delText xml:space="preserve"> </w:delText>
        </w:r>
      </w:del>
    </w:p>
    <w:p w14:paraId="63E110A9" w14:textId="77777777" w:rsidR="00D00B3D" w:rsidRDefault="00D00B3D">
      <w:pPr>
        <w:spacing w:after="0"/>
        <w:ind w:right="1"/>
        <w:jc w:val="center"/>
        <w:rPr>
          <w:del w:id="33" w:author="James MacDonald" w:date="2026-09-25T21:07:00Z" w16du:dateUtc="2026-09-26T01:07:00Z"/>
        </w:rPr>
      </w:pPr>
    </w:p>
    <w:p w14:paraId="4C4911B0" w14:textId="77777777" w:rsidR="0099566E" w:rsidRDefault="0099566E">
      <w:pPr>
        <w:spacing w:after="0"/>
        <w:ind w:right="1"/>
        <w:jc w:val="center"/>
        <w:rPr>
          <w:del w:id="34" w:author="James MacDonald" w:date="2026-09-25T21:07:00Z" w16du:dateUtc="2026-09-26T01:07:00Z"/>
        </w:rPr>
      </w:pPr>
    </w:p>
    <w:p w14:paraId="7EAACACC" w14:textId="77777777" w:rsidR="00C67DEA" w:rsidRDefault="00C67DEA">
      <w:pPr>
        <w:spacing w:after="0"/>
        <w:rPr>
          <w:del w:id="35" w:author="James MacDonald" w:date="2026-09-25T21:07:00Z" w16du:dateUtc="2026-09-26T01:07:00Z"/>
        </w:rPr>
      </w:pPr>
    </w:p>
    <w:p w14:paraId="2F809917" w14:textId="77777777" w:rsidR="00C67DEA" w:rsidRDefault="00C67DEA">
      <w:pPr>
        <w:spacing w:after="0"/>
        <w:rPr>
          <w:del w:id="36" w:author="James MacDonald" w:date="2026-09-25T21:07:00Z" w16du:dateUtc="2026-09-26T01:07:00Z"/>
        </w:rPr>
      </w:pPr>
    </w:p>
    <w:p w14:paraId="3F070EE8" w14:textId="77777777" w:rsidR="00C67DEA" w:rsidRDefault="00C67DEA">
      <w:pPr>
        <w:spacing w:after="0"/>
        <w:rPr>
          <w:del w:id="37" w:author="James MacDonald" w:date="2026-09-25T21:07:00Z" w16du:dateUtc="2026-09-26T01:07:00Z"/>
        </w:rPr>
      </w:pPr>
    </w:p>
    <w:p w14:paraId="1D1970BC" w14:textId="77777777" w:rsidR="00C67DEA" w:rsidRDefault="00C67DEA">
      <w:pPr>
        <w:spacing w:after="0"/>
        <w:rPr>
          <w:del w:id="38" w:author="James MacDonald" w:date="2026-09-25T21:07:00Z" w16du:dateUtc="2026-09-26T01:07:00Z"/>
        </w:rPr>
      </w:pPr>
    </w:p>
    <w:p w14:paraId="2A38752A" w14:textId="16BE4994" w:rsidR="00D00B3D" w:rsidRDefault="000C30A2">
      <w:pPr>
        <w:spacing w:after="0" w:line="259" w:lineRule="auto"/>
        <w:ind w:left="-5"/>
        <w:pPrChange w:id="39" w:author="James MacDonald" w:date="2026-09-25T21:07:00Z" w16du:dateUtc="2026-09-26T01:07:00Z">
          <w:pPr>
            <w:spacing w:after="0"/>
          </w:pPr>
        </w:pPrChange>
      </w:pPr>
      <w:r>
        <w:rPr>
          <w:b/>
          <w:sz w:val="24"/>
          <w:rPrChange w:id="40" w:author="James MacDonald" w:date="2026-09-25T21:07:00Z" w16du:dateUtc="2026-09-26T01:07:00Z">
            <w:rPr/>
          </w:rPrChange>
        </w:rPr>
        <w:t xml:space="preserve"> </w:t>
      </w:r>
    </w:p>
    <w:p w14:paraId="52F39922" w14:textId="77777777" w:rsidR="00D00B3D" w:rsidRDefault="000C30A2">
      <w:pPr>
        <w:ind w:right="6"/>
        <w:pPrChange w:id="41" w:author="James MacDonald" w:date="2026-09-25T21:07:00Z" w16du:dateUtc="2026-09-26T01:07:00Z">
          <w:pPr>
            <w:spacing w:after="5" w:line="249" w:lineRule="auto"/>
            <w:ind w:left="-5" w:hanging="10"/>
          </w:pPr>
        </w:pPrChange>
      </w:pPr>
      <w:r>
        <w:t>Section</w:t>
      </w:r>
      <w:ins w:id="42" w:author="James MacDonald" w:date="2026-09-25T21:07:00Z" w16du:dateUtc="2026-09-26T01:07:00Z">
        <w:r w:rsidR="004A14D5">
          <w:t>: NLLS Board | Chapter: Vision and Policy Statements | Page(s): 2</w:t>
        </w:r>
      </w:ins>
      <w:del w:id="43" w:author="James MacDonald" w:date="2026-09-25T21:07:00Z" w16du:dateUtc="2026-09-26T01:07:00Z">
        <w:r>
          <w:delText xml:space="preserve"> 2 of Connecticut General Statute 4-67g, requires the Office of Policy and Management (i.e. “OPM”) to maintain an inventory of State real property, both owned and leased.  In addition the statute requires that OPM annually submit copies of the inventories to the joint standing committees of the General Assembly having cognizance of matters relating to government administration and appropriations and the budgets of state agencies.  A copy of CGS 4-67g is included in </w:delText>
        </w:r>
        <w:r>
          <w:rPr>
            <w:i/>
          </w:rPr>
          <w:delText>Appendix A</w:delText>
        </w:r>
        <w:r>
          <w:delText xml:space="preserve"> of this document.</w:delText>
        </w:r>
      </w:del>
      <w:r>
        <w:t xml:space="preserve"> </w:t>
      </w:r>
    </w:p>
    <w:p w14:paraId="66469520" w14:textId="77777777" w:rsidR="00D00B3D" w:rsidRDefault="000C30A2">
      <w:pPr>
        <w:spacing w:after="0"/>
        <w:rPr>
          <w:del w:id="44" w:author="James MacDonald" w:date="2026-09-25T21:07:00Z" w16du:dateUtc="2026-09-26T01:07:00Z"/>
        </w:rPr>
      </w:pPr>
      <w:del w:id="45" w:author="James MacDonald" w:date="2026-09-25T21:07:00Z" w16du:dateUtc="2026-09-26T01:07:00Z">
        <w:r>
          <w:delText xml:space="preserve"> </w:delText>
        </w:r>
      </w:del>
    </w:p>
    <w:p w14:paraId="3CD3DC6B" w14:textId="77777777" w:rsidR="00D00B3D" w:rsidRDefault="000C30A2">
      <w:pPr>
        <w:spacing w:after="5" w:line="249" w:lineRule="auto"/>
        <w:ind w:left="-5"/>
        <w:rPr>
          <w:del w:id="46" w:author="James MacDonald" w:date="2026-09-25T21:07:00Z" w16du:dateUtc="2026-09-26T01:07:00Z"/>
        </w:rPr>
      </w:pPr>
      <w:del w:id="47" w:author="James MacDonald" w:date="2026-09-25T21:07:00Z" w16du:dateUtc="2026-09-26T01:07:00Z">
        <w:r>
          <w:delText xml:space="preserve">Currently, in order to produce the most complete inventory of the State’s real property it is necessary to combine three (3) separate sources: </w:delText>
        </w:r>
      </w:del>
    </w:p>
    <w:p w14:paraId="26BBCF03" w14:textId="77777777" w:rsidR="00D00B3D" w:rsidRDefault="000C30A2">
      <w:pPr>
        <w:numPr>
          <w:ilvl w:val="0"/>
          <w:numId w:val="4"/>
        </w:numPr>
        <w:ind w:right="6" w:hanging="360"/>
        <w:rPr>
          <w:moveFrom w:id="48" w:author="James MacDonald" w:date="2026-09-25T21:07:00Z" w16du:dateUtc="2026-09-26T01:07:00Z"/>
        </w:rPr>
        <w:pPrChange w:id="49" w:author="James MacDonald" w:date="2026-09-25T21:07:00Z" w16du:dateUtc="2026-09-26T01:07:00Z">
          <w:pPr>
            <w:spacing w:after="9"/>
          </w:pPr>
        </w:pPrChange>
      </w:pPr>
      <w:moveFromRangeStart w:id="50" w:author="James MacDonald" w:date="2026-09-25T21:07:00Z" w:name="move241262844"/>
      <w:moveFrom w:id="51" w:author="James MacDonald" w:date="2026-09-25T21:07:00Z" w16du:dateUtc="2026-09-26T01:07:00Z">
        <w:r>
          <w:t xml:space="preserve"> </w:t>
        </w:r>
      </w:moveFrom>
    </w:p>
    <w:p w14:paraId="0E016D46" w14:textId="4B23D2EB" w:rsidR="00D00B3D" w:rsidRDefault="000C30A2">
      <w:pPr>
        <w:numPr>
          <w:ilvl w:val="0"/>
          <w:numId w:val="1"/>
        </w:numPr>
        <w:spacing w:after="5" w:line="249" w:lineRule="auto"/>
        <w:ind w:hanging="360"/>
        <w:rPr>
          <w:del w:id="52" w:author="James MacDonald" w:date="2026-09-25T21:07:00Z" w16du:dateUtc="2026-09-26T01:07:00Z"/>
        </w:rPr>
      </w:pPr>
      <w:moveFrom w:id="53" w:author="James MacDonald" w:date="2026-09-25T21:07:00Z" w16du:dateUtc="2026-09-26T01:07:00Z">
        <w:r>
          <w:rPr>
            <w:rPrChange w:id="54" w:author="James MacDonald" w:date="2026-09-25T21:07:00Z" w16du:dateUtc="2026-09-26T01:07:00Z">
              <w:rPr>
                <w:u w:val="single" w:color="000000"/>
              </w:rPr>
            </w:rPrChange>
          </w:rPr>
          <w:lastRenderedPageBreak/>
          <w:t xml:space="preserve">The </w:t>
        </w:r>
      </w:moveFrom>
      <w:moveFromRangeEnd w:id="50"/>
      <w:del w:id="55" w:author="James MacDonald" w:date="2026-09-25T21:07:00Z" w16du:dateUtc="2026-09-26T01:07:00Z">
        <w:r>
          <w:rPr>
            <w:u w:val="single" w:color="000000"/>
          </w:rPr>
          <w:delText>State building inventory</w:delText>
        </w:r>
        <w:r>
          <w:delText xml:space="preserve"> - contains information on structures that are owned by the State of Connecticut.  This inventory is currently maintained by the OPM and information is self-reported by those agencies that have custody and control over State owned buildings.  </w:delText>
        </w:r>
      </w:del>
    </w:p>
    <w:p w14:paraId="67C9DF55" w14:textId="77777777" w:rsidR="00D00B3D" w:rsidRDefault="000C30A2">
      <w:pPr>
        <w:numPr>
          <w:ilvl w:val="1"/>
          <w:numId w:val="4"/>
        </w:numPr>
        <w:ind w:right="6" w:hanging="360"/>
        <w:rPr>
          <w:moveFrom w:id="56" w:author="James MacDonald" w:date="2026-09-25T21:07:00Z" w16du:dateUtc="2026-09-26T01:07:00Z"/>
        </w:rPr>
        <w:pPrChange w:id="57" w:author="James MacDonald" w:date="2026-09-25T21:07:00Z" w16du:dateUtc="2026-09-26T01:07:00Z">
          <w:pPr>
            <w:spacing w:after="12"/>
            <w:ind w:left="720"/>
          </w:pPr>
        </w:pPrChange>
      </w:pPr>
      <w:moveFromRangeStart w:id="58" w:author="James MacDonald" w:date="2026-09-25T21:07:00Z" w:name="move241262845"/>
      <w:moveFrom w:id="59" w:author="James MacDonald" w:date="2026-09-25T21:07:00Z" w16du:dateUtc="2026-09-26T01:07:00Z">
        <w:r>
          <w:t xml:space="preserve"> </w:t>
        </w:r>
      </w:moveFrom>
    </w:p>
    <w:p w14:paraId="61A8835E" w14:textId="2C0BD03B" w:rsidR="004A5176" w:rsidRDefault="000C30A2">
      <w:pPr>
        <w:ind w:right="6"/>
        <w:rPr>
          <w:ins w:id="60" w:author="James MacDonald" w:date="2026-09-25T21:07:00Z" w16du:dateUtc="2026-09-26T01:07:00Z"/>
        </w:rPr>
      </w:pPr>
      <w:moveFrom w:id="61" w:author="James MacDonald" w:date="2026-09-25T21:07:00Z" w16du:dateUtc="2026-09-26T01:07:00Z">
        <w:r>
          <w:rPr>
            <w:rPrChange w:id="62" w:author="James MacDonald" w:date="2026-09-25T21:07:00Z" w16du:dateUtc="2026-09-26T01:07:00Z">
              <w:rPr>
                <w:u w:val="single" w:color="000000"/>
              </w:rPr>
            </w:rPrChange>
          </w:rPr>
          <w:t xml:space="preserve">The </w:t>
        </w:r>
      </w:moveFrom>
      <w:moveFromRangeEnd w:id="58"/>
      <w:ins w:id="63" w:author="James MacDonald" w:date="2026-09-25T21:07:00Z" w16du:dateUtc="2026-09-26T01:07:00Z">
        <w:r w:rsidR="004A14D5">
          <w:t xml:space="preserve">Subject: </w:t>
        </w:r>
        <w:r w:rsidR="004A14D5">
          <w:rPr>
            <w:b/>
          </w:rPr>
          <w:t>GOVERNANCE</w:t>
        </w:r>
        <w:r w:rsidR="00891627">
          <w:rPr>
            <w:b/>
          </w:rPr>
          <w:t xml:space="preserve"> </w:t>
        </w:r>
        <w:r w:rsidR="00891627" w:rsidRPr="007340E3">
          <w:rPr>
            <w:b/>
            <w:color w:val="70AD47" w:themeColor="accent6"/>
          </w:rPr>
          <w:t>&amp; POLICY DEVELOPMENT</w:t>
        </w:r>
        <w:r w:rsidR="004A14D5" w:rsidRPr="007340E3">
          <w:rPr>
            <w:b/>
            <w:color w:val="70AD47" w:themeColor="accent6"/>
          </w:rPr>
          <w:t xml:space="preserve"> </w:t>
        </w:r>
        <w:r w:rsidR="004A14D5">
          <w:t xml:space="preserve">| Sec 2, 1B </w:t>
        </w:r>
      </w:ins>
    </w:p>
    <w:p w14:paraId="18C4A3EA" w14:textId="77777777" w:rsidR="004A5176" w:rsidRDefault="004A14D5">
      <w:pPr>
        <w:spacing w:after="550"/>
        <w:ind w:right="6"/>
        <w:rPr>
          <w:ins w:id="64" w:author="James MacDonald" w:date="2026-09-25T21:07:00Z" w16du:dateUtc="2026-09-26T01:07:00Z"/>
        </w:rPr>
      </w:pPr>
      <w:ins w:id="65" w:author="James MacDonald" w:date="2026-09-25T21:07:00Z" w16du:dateUtc="2026-09-26T01:07:00Z">
        <w:r>
          <w:t xml:space="preserve">Reviewed: 2021/11/06 | Revised: 2021/11/27 | </w:t>
        </w:r>
        <w:r>
          <w:rPr>
            <w:b/>
          </w:rPr>
          <w:t>Effective: 2017/05/13</w:t>
        </w:r>
        <w:r>
          <w:t xml:space="preserve"> </w:t>
        </w:r>
      </w:ins>
    </w:p>
    <w:p w14:paraId="4AD0F7A9" w14:textId="77777777" w:rsidR="004A5176" w:rsidRDefault="004A14D5">
      <w:pPr>
        <w:spacing w:after="172" w:line="259" w:lineRule="auto"/>
        <w:ind w:left="0" w:firstLine="0"/>
        <w:rPr>
          <w:ins w:id="66" w:author="James MacDonald" w:date="2026-09-25T21:07:00Z" w16du:dateUtc="2026-09-26T01:07:00Z"/>
        </w:rPr>
      </w:pPr>
      <w:ins w:id="67" w:author="James MacDonald" w:date="2026-09-25T21:07:00Z" w16du:dateUtc="2026-09-26T01:07:00Z">
        <w:r>
          <w:rPr>
            <w:b/>
            <w:sz w:val="28"/>
          </w:rPr>
          <w:t xml:space="preserve">SECTION 2 – 1.B </w:t>
        </w:r>
      </w:ins>
    </w:p>
    <w:p w14:paraId="4DB9FC50" w14:textId="39036B0A" w:rsidR="004A5176" w:rsidRDefault="004A14D5">
      <w:pPr>
        <w:spacing w:after="0" w:line="259" w:lineRule="auto"/>
        <w:ind w:left="-5"/>
        <w:rPr>
          <w:ins w:id="68" w:author="James MacDonald" w:date="2026-09-25T21:07:00Z" w16du:dateUtc="2026-09-26T01:07:00Z"/>
        </w:rPr>
      </w:pPr>
      <w:ins w:id="69" w:author="James MacDonald" w:date="2026-09-25T21:07:00Z" w16du:dateUtc="2026-09-26T01:07:00Z">
        <w:r>
          <w:rPr>
            <w:b/>
            <w:sz w:val="24"/>
          </w:rPr>
          <w:t xml:space="preserve">GOVERNANCE </w:t>
        </w:r>
      </w:ins>
    </w:p>
    <w:p w14:paraId="00D81CE6" w14:textId="77777777" w:rsidR="00D00B3D" w:rsidRDefault="004A14D5">
      <w:pPr>
        <w:numPr>
          <w:ilvl w:val="0"/>
          <w:numId w:val="4"/>
        </w:numPr>
        <w:ind w:right="6" w:hanging="360"/>
        <w:rPr>
          <w:moveTo w:id="70" w:author="James MacDonald" w:date="2026-09-25T21:07:00Z" w16du:dateUtc="2026-09-26T01:07:00Z"/>
        </w:rPr>
        <w:pPrChange w:id="71" w:author="James MacDonald" w:date="2026-09-25T21:07:00Z" w16du:dateUtc="2026-09-26T01:07:00Z">
          <w:pPr>
            <w:spacing w:after="9"/>
          </w:pPr>
        </w:pPrChange>
      </w:pPr>
      <w:ins w:id="72" w:author="James MacDonald" w:date="2026-09-25T21:07:00Z" w16du:dateUtc="2026-09-26T01:07:00Z">
        <w:r>
          <w:t>Role of the Board and Trustee</w:t>
        </w:r>
      </w:ins>
      <w:del w:id="73" w:author="James MacDonald" w:date="2026-09-25T21:07:00Z" w16du:dateUtc="2026-09-26T01:07:00Z">
        <w:r w:rsidR="000C30A2">
          <w:rPr>
            <w:u w:val="single" w:color="000000"/>
          </w:rPr>
          <w:delText>State leasing inventory</w:delText>
        </w:r>
        <w:r w:rsidR="000C30A2">
          <w:delText xml:space="preserve"> - contains information on those locations that are leased by the State of Connecticut to </w:delText>
        </w:r>
      </w:del>
      <w:moveToRangeStart w:id="74" w:author="James MacDonald" w:date="2026-09-25T21:07:00Z" w:name="move241262844"/>
      <w:moveTo w:id="75" w:author="James MacDonald" w:date="2026-09-25T21:07:00Z" w16du:dateUtc="2026-09-26T01:07:00Z">
        <w:r w:rsidR="000C30A2">
          <w:t xml:space="preserve"> </w:t>
        </w:r>
      </w:moveTo>
    </w:p>
    <w:p w14:paraId="4689B5F7" w14:textId="77777777" w:rsidR="00D00B3D" w:rsidRDefault="000C30A2">
      <w:pPr>
        <w:numPr>
          <w:ilvl w:val="0"/>
          <w:numId w:val="1"/>
        </w:numPr>
        <w:spacing w:after="5" w:line="249" w:lineRule="auto"/>
        <w:ind w:hanging="360"/>
        <w:rPr>
          <w:del w:id="76" w:author="James MacDonald" w:date="2026-09-25T21:07:00Z" w16du:dateUtc="2026-09-26T01:07:00Z"/>
        </w:rPr>
      </w:pPr>
      <w:moveTo w:id="77" w:author="James MacDonald" w:date="2026-09-25T21:07:00Z" w16du:dateUtc="2026-09-26T01:07:00Z">
        <w:r>
          <w:rPr>
            <w:rPrChange w:id="78" w:author="James MacDonald" w:date="2026-09-25T21:07:00Z" w16du:dateUtc="2026-09-26T01:07:00Z">
              <w:rPr>
                <w:u w:val="single" w:color="000000"/>
              </w:rPr>
            </w:rPrChange>
          </w:rPr>
          <w:t xml:space="preserve">The </w:t>
        </w:r>
      </w:moveTo>
      <w:moveToRangeEnd w:id="74"/>
      <w:ins w:id="79" w:author="James MacDonald" w:date="2026-09-25T21:07:00Z" w16du:dateUtc="2026-09-26T01:07:00Z">
        <w:r w:rsidR="004A14D5">
          <w:t xml:space="preserve">Board shall </w:t>
        </w:r>
      </w:ins>
      <w:r>
        <w:t xml:space="preserve">meet </w:t>
      </w:r>
      <w:ins w:id="80" w:author="James MacDonald" w:date="2026-09-25T21:07:00Z" w16du:dateUtc="2026-09-26T01:07:00Z">
        <w:r w:rsidR="004A14D5">
          <w:t xml:space="preserve">and deliberate at specific </w:t>
        </w:r>
      </w:ins>
      <w:del w:id="81" w:author="James MacDonald" w:date="2026-09-25T21:07:00Z" w16du:dateUtc="2026-09-26T01:07:00Z">
        <w:r>
          <w:delText xml:space="preserve">its realty needs.  The information is currently maintained by the Department of Administrative Services (i.e. “DAS”).  </w:delText>
        </w:r>
      </w:del>
    </w:p>
    <w:p w14:paraId="2C16A8C3" w14:textId="77777777" w:rsidR="00D00B3D" w:rsidRDefault="000C30A2">
      <w:pPr>
        <w:spacing w:after="12"/>
        <w:ind w:left="720"/>
        <w:rPr>
          <w:del w:id="82" w:author="James MacDonald" w:date="2026-09-25T21:07:00Z" w16du:dateUtc="2026-09-26T01:07:00Z"/>
        </w:rPr>
      </w:pPr>
      <w:del w:id="83" w:author="James MacDonald" w:date="2026-09-25T21:07:00Z" w16du:dateUtc="2026-09-26T01:07:00Z">
        <w:r>
          <w:delText xml:space="preserve"> </w:delText>
        </w:r>
      </w:del>
    </w:p>
    <w:p w14:paraId="7C55071F" w14:textId="77777777" w:rsidR="00D00B3D" w:rsidRDefault="000C30A2">
      <w:pPr>
        <w:numPr>
          <w:ilvl w:val="0"/>
          <w:numId w:val="1"/>
        </w:numPr>
        <w:spacing w:after="5" w:line="249" w:lineRule="auto"/>
        <w:ind w:hanging="360"/>
        <w:rPr>
          <w:del w:id="84" w:author="James MacDonald" w:date="2026-09-25T21:07:00Z" w16du:dateUtc="2026-09-26T01:07:00Z"/>
        </w:rPr>
      </w:pPr>
      <w:del w:id="85" w:author="James MacDonald" w:date="2026-09-25T21:07:00Z" w16du:dateUtc="2026-09-26T01:07:00Z">
        <w:r>
          <w:rPr>
            <w:u w:val="single" w:color="000000"/>
          </w:rPr>
          <w:delText>Payment in Lieu of Taxes (i.e. “PILOT”) information</w:delText>
        </w:r>
        <w:r>
          <w:delText xml:space="preserve"> - this program provides payment in lieu of local property taxes (PILOT) to municipalities for property owned </w:delText>
        </w:r>
      </w:del>
      <w:r>
        <w:t xml:space="preserve">and </w:t>
      </w:r>
      <w:ins w:id="86" w:author="James MacDonald" w:date="2026-09-25T21:07:00Z" w16du:dateUtc="2026-09-26T01:07:00Z">
        <w:r w:rsidR="004A14D5">
          <w:t>regular times</w:t>
        </w:r>
      </w:ins>
      <w:del w:id="87" w:author="James MacDonald" w:date="2026-09-25T21:07:00Z" w16du:dateUtc="2026-09-26T01:07:00Z">
        <w:r>
          <w:delText xml:space="preserve">used by the State of Connecticut; however, it does not include personal property owned by the State or property used for highway purposes. </w:delText>
        </w:r>
      </w:del>
    </w:p>
    <w:p w14:paraId="64FF18A3" w14:textId="77777777" w:rsidR="00D00B3D" w:rsidRDefault="000C30A2">
      <w:pPr>
        <w:spacing w:after="0"/>
        <w:rPr>
          <w:del w:id="88" w:author="James MacDonald" w:date="2026-09-25T21:07:00Z" w16du:dateUtc="2026-09-26T01:07:00Z"/>
        </w:rPr>
      </w:pPr>
      <w:del w:id="89" w:author="James MacDonald" w:date="2026-09-25T21:07:00Z" w16du:dateUtc="2026-09-26T01:07:00Z">
        <w:r>
          <w:delText xml:space="preserve"> </w:delText>
        </w:r>
      </w:del>
    </w:p>
    <w:p w14:paraId="2961001B" w14:textId="77777777" w:rsidR="00D00B3D" w:rsidRDefault="000C30A2">
      <w:pPr>
        <w:spacing w:after="5" w:line="249" w:lineRule="auto"/>
        <w:ind w:left="-5"/>
        <w:rPr>
          <w:del w:id="90" w:author="James MacDonald" w:date="2026-09-25T21:07:00Z" w16du:dateUtc="2026-09-26T01:07:00Z"/>
        </w:rPr>
      </w:pPr>
      <w:del w:id="91" w:author="James MacDonald" w:date="2026-09-25T21:07:00Z" w16du:dateUtc="2026-09-26T01:07:00Z">
        <w:r>
          <w:delText xml:space="preserve">Within the confines of existing resources, it is the intention of the OPM to combine these separate data sources into a single, comprehensive inventory. </w:delText>
        </w:r>
      </w:del>
    </w:p>
    <w:p w14:paraId="094DCBF3" w14:textId="77777777" w:rsidR="00D00B3D" w:rsidRDefault="000C30A2">
      <w:pPr>
        <w:spacing w:after="0"/>
        <w:rPr>
          <w:del w:id="92" w:author="James MacDonald" w:date="2026-09-25T21:07:00Z" w16du:dateUtc="2026-09-26T01:07:00Z"/>
        </w:rPr>
      </w:pPr>
      <w:del w:id="93" w:author="James MacDonald" w:date="2026-09-25T21:07:00Z" w16du:dateUtc="2026-09-26T01:07:00Z">
        <w:r>
          <w:delText xml:space="preserve"> </w:delText>
        </w:r>
      </w:del>
    </w:p>
    <w:p w14:paraId="0895EF57" w14:textId="77777777" w:rsidR="00D00B3D" w:rsidRDefault="000C30A2">
      <w:pPr>
        <w:spacing w:after="5" w:line="249" w:lineRule="auto"/>
        <w:ind w:left="-5"/>
        <w:rPr>
          <w:del w:id="94" w:author="James MacDonald" w:date="2026-09-25T21:07:00Z" w16du:dateUtc="2026-09-26T01:07:00Z"/>
        </w:rPr>
      </w:pPr>
      <w:del w:id="95" w:author="James MacDonald" w:date="2026-09-25T21:07:00Z" w16du:dateUtc="2026-09-26T01:07:00Z">
        <w:r>
          <w:delText xml:space="preserve">CGS 4-67g requires OPM to: </w:delText>
        </w:r>
      </w:del>
    </w:p>
    <w:p w14:paraId="7B0B89B6" w14:textId="77777777" w:rsidR="00D00B3D" w:rsidRDefault="000C30A2">
      <w:pPr>
        <w:spacing w:after="12"/>
        <w:rPr>
          <w:del w:id="96" w:author="James MacDonald" w:date="2026-09-25T21:07:00Z" w16du:dateUtc="2026-09-26T01:07:00Z"/>
        </w:rPr>
      </w:pPr>
      <w:del w:id="97" w:author="James MacDonald" w:date="2026-09-25T21:07:00Z" w16du:dateUtc="2026-09-26T01:07:00Z">
        <w:r>
          <w:delText xml:space="preserve"> </w:delText>
        </w:r>
      </w:del>
    </w:p>
    <w:p w14:paraId="04AEF24C" w14:textId="77777777" w:rsidR="00D00B3D" w:rsidRDefault="000C30A2">
      <w:pPr>
        <w:numPr>
          <w:ilvl w:val="0"/>
          <w:numId w:val="2"/>
        </w:numPr>
        <w:spacing w:after="5" w:line="249" w:lineRule="auto"/>
        <w:ind w:hanging="360"/>
        <w:rPr>
          <w:del w:id="98" w:author="James MacDonald" w:date="2026-09-25T21:07:00Z" w16du:dateUtc="2026-09-26T01:07:00Z"/>
        </w:rPr>
      </w:pPr>
      <w:del w:id="99" w:author="James MacDonald" w:date="2026-09-25T21:07:00Z" w16du:dateUtc="2026-09-26T01:07:00Z">
        <w:r>
          <w:delText xml:space="preserve">Identify existing buildings that are of historic, architectural or cultural significance, including buildings listed or eligible to be listed in the national register established under the National Historic Preservation Act of 1966.   </w:delText>
        </w:r>
      </w:del>
    </w:p>
    <w:p w14:paraId="469205BB" w14:textId="77777777" w:rsidR="00D00B3D" w:rsidRDefault="000C30A2">
      <w:pPr>
        <w:spacing w:after="0"/>
        <w:ind w:left="758"/>
        <w:rPr>
          <w:del w:id="100" w:author="James MacDonald" w:date="2026-09-25T21:07:00Z" w16du:dateUtc="2026-09-26T01:07:00Z"/>
        </w:rPr>
      </w:pPr>
      <w:del w:id="101" w:author="James MacDonald" w:date="2026-09-25T21:07:00Z" w16du:dateUtc="2026-09-26T01:07:00Z">
        <w:r>
          <w:delText xml:space="preserve"> </w:delText>
        </w:r>
      </w:del>
    </w:p>
    <w:p w14:paraId="6AF2B2A5" w14:textId="77777777" w:rsidR="00D00B3D" w:rsidRDefault="000C30A2">
      <w:pPr>
        <w:spacing w:after="5" w:line="249" w:lineRule="auto"/>
        <w:ind w:left="768"/>
        <w:rPr>
          <w:del w:id="102" w:author="James MacDonald" w:date="2026-09-25T21:07:00Z" w16du:dateUtc="2026-09-26T01:07:00Z"/>
        </w:rPr>
      </w:pPr>
      <w:del w:id="103" w:author="James MacDonald" w:date="2026-09-25T21:07:00Z" w16du:dateUtc="2026-09-26T01:07:00Z">
        <w:r>
          <w:delText>This is accomplished</w:delText>
        </w:r>
      </w:del>
      <w:r>
        <w:t xml:space="preserve"> as </w:t>
      </w:r>
      <w:ins w:id="104" w:author="James MacDonald" w:date="2026-09-25T21:07:00Z" w16du:dateUtc="2026-09-26T01:07:00Z">
        <w:r w:rsidR="004A14D5">
          <w:t>determined by its members</w:t>
        </w:r>
      </w:ins>
      <w:del w:id="105" w:author="James MacDonald" w:date="2026-09-25T21:07:00Z" w16du:dateUtc="2026-09-26T01:07:00Z">
        <w:r>
          <w:delText>part of the inventory of State owned buildings which includes a field called “</w:delText>
        </w:r>
        <w:r>
          <w:rPr>
            <w:i/>
          </w:rPr>
          <w:delText>On/Eligible for Historic Register</w:delText>
        </w:r>
        <w:r>
          <w:delText>”.  The agency with custody</w:delText>
        </w:r>
      </w:del>
      <w:r>
        <w:t xml:space="preserve"> and </w:t>
      </w:r>
      <w:del w:id="106" w:author="James MacDonald" w:date="2026-09-25T21:07:00Z" w16du:dateUtc="2026-09-26T01:07:00Z">
        <w:r>
          <w:delText xml:space="preserve">control over the building is required to determine and report this information to OPM. </w:delText>
        </w:r>
      </w:del>
    </w:p>
    <w:p w14:paraId="7BBC4A5D" w14:textId="77777777" w:rsidR="00D00B3D" w:rsidRDefault="000C30A2">
      <w:pPr>
        <w:spacing w:after="12"/>
        <w:ind w:left="758"/>
        <w:rPr>
          <w:del w:id="107" w:author="James MacDonald" w:date="2026-09-25T21:07:00Z" w16du:dateUtc="2026-09-26T01:07:00Z"/>
        </w:rPr>
      </w:pPr>
      <w:del w:id="108" w:author="James MacDonald" w:date="2026-09-25T21:07:00Z" w16du:dateUtc="2026-09-26T01:07:00Z">
        <w:r>
          <w:delText xml:space="preserve"> </w:delText>
        </w:r>
      </w:del>
    </w:p>
    <w:p w14:paraId="017DDDAE" w14:textId="77777777" w:rsidR="00D00B3D" w:rsidRDefault="000C30A2">
      <w:pPr>
        <w:numPr>
          <w:ilvl w:val="1"/>
          <w:numId w:val="4"/>
        </w:numPr>
        <w:ind w:right="6" w:hanging="360"/>
        <w:pPrChange w:id="109" w:author="James MacDonald" w:date="2026-09-25T21:07:00Z" w16du:dateUtc="2026-09-26T01:07:00Z">
          <w:pPr>
            <w:numPr>
              <w:numId w:val="2"/>
            </w:numPr>
            <w:spacing w:after="5" w:line="249" w:lineRule="auto"/>
            <w:ind w:left="758" w:hanging="360"/>
          </w:pPr>
        </w:pPrChange>
      </w:pPr>
      <w:del w:id="110" w:author="James MacDonald" w:date="2026-09-25T21:07:00Z" w16du:dateUtc="2026-09-26T01:07:00Z">
        <w:r>
          <w:delText xml:space="preserve">Identify existing buildings that would be suitable, whether or not in need of repair, alteration or addition, to meet the public building needs of the state or to meet the needs of the public </w:delText>
        </w:r>
      </w:del>
      <w:r>
        <w:t xml:space="preserve">in accordance with the </w:t>
      </w:r>
      <w:ins w:id="111" w:author="James MacDonald" w:date="2026-09-25T21:07:00Z" w16du:dateUtc="2026-09-26T01:07:00Z">
        <w:r w:rsidR="004A14D5">
          <w:t>Alberta Libraries Act</w:t>
        </w:r>
      </w:ins>
      <w:del w:id="112" w:author="James MacDonald" w:date="2026-09-25T21:07:00Z" w16du:dateUtc="2026-09-26T01:07:00Z">
        <w:r>
          <w:delText>provisions of subsection (m) of section 4b-23</w:delText>
        </w:r>
      </w:del>
      <w:r>
        <w:t xml:space="preserve">. </w:t>
      </w:r>
    </w:p>
    <w:p w14:paraId="54AE147B" w14:textId="77777777" w:rsidR="00D00B3D" w:rsidRDefault="000C30A2">
      <w:pPr>
        <w:spacing w:after="0"/>
        <w:ind w:left="758"/>
        <w:rPr>
          <w:del w:id="113" w:author="James MacDonald" w:date="2026-09-25T21:07:00Z" w16du:dateUtc="2026-09-26T01:07:00Z"/>
        </w:rPr>
      </w:pPr>
      <w:del w:id="114" w:author="James MacDonald" w:date="2026-09-25T21:07:00Z" w16du:dateUtc="2026-09-26T01:07:00Z">
        <w:r>
          <w:delText xml:space="preserve"> </w:delText>
        </w:r>
      </w:del>
    </w:p>
    <w:p w14:paraId="7FEFCACB" w14:textId="77777777" w:rsidR="00D00B3D" w:rsidRDefault="000C30A2">
      <w:pPr>
        <w:numPr>
          <w:ilvl w:val="1"/>
          <w:numId w:val="4"/>
        </w:numPr>
        <w:ind w:right="6" w:hanging="360"/>
        <w:rPr>
          <w:moveTo w:id="115" w:author="James MacDonald" w:date="2026-09-25T21:07:00Z" w16du:dateUtc="2026-09-26T01:07:00Z"/>
        </w:rPr>
        <w:pPrChange w:id="116" w:author="James MacDonald" w:date="2026-09-25T21:07:00Z" w16du:dateUtc="2026-09-26T01:07:00Z">
          <w:pPr>
            <w:spacing w:after="12"/>
            <w:ind w:left="720"/>
          </w:pPr>
        </w:pPrChange>
      </w:pPr>
      <w:r>
        <w:t xml:space="preserve">The </w:t>
      </w:r>
      <w:ins w:id="117" w:author="James MacDonald" w:date="2026-09-25T21:07:00Z" w16du:dateUtc="2026-09-26T01:07:00Z">
        <w:r w:rsidR="004A14D5">
          <w:t>Board shall exercise its role as public trustee</w:t>
        </w:r>
        <w:r w:rsidR="003323D1" w:rsidRPr="003323D1">
          <w:rPr>
            <w:color w:val="70AD47" w:themeColor="accent6"/>
          </w:rPr>
          <w:t>s</w:t>
        </w:r>
        <w:r w:rsidR="004A14D5">
          <w:t xml:space="preserve"> for the Municipalities that </w:t>
        </w:r>
        <w:r w:rsidR="003323D1" w:rsidRPr="003323D1">
          <w:rPr>
            <w:color w:val="70AD47" w:themeColor="accent6"/>
          </w:rPr>
          <w:t>comprise</w:t>
        </w:r>
        <w:r w:rsidR="003323D1">
          <w:t xml:space="preserve"> </w:t>
        </w:r>
        <w:r w:rsidR="004A14D5" w:rsidRPr="003323D1">
          <w:rPr>
            <w:strike/>
            <w:color w:val="FF0000"/>
          </w:rPr>
          <w:t>make up</w:t>
        </w:r>
        <w:r w:rsidR="004A14D5" w:rsidRPr="003323D1">
          <w:rPr>
            <w:color w:val="FF0000"/>
          </w:rPr>
          <w:t xml:space="preserve"> </w:t>
        </w:r>
        <w:r w:rsidR="004A14D5">
          <w:t>the Northern Lights Library System</w:t>
        </w:r>
        <w:r w:rsidR="00A02DBD">
          <w:t xml:space="preserve"> </w:t>
        </w:r>
        <w:r w:rsidR="00A02DBD" w:rsidRPr="00A02DBD">
          <w:rPr>
            <w:color w:val="70AD47" w:themeColor="accent6"/>
          </w:rPr>
          <w:t>(NLLS)</w:t>
        </w:r>
        <w:r w:rsidR="004A14D5">
          <w:t>.</w:t>
        </w:r>
      </w:ins>
      <w:del w:id="118" w:author="James MacDonald" w:date="2026-09-25T21:07:00Z" w16du:dateUtc="2026-09-26T01:07:00Z">
        <w:r>
          <w:delText>OPM does not currently</w:delText>
        </w:r>
      </w:del>
      <w:moveToRangeStart w:id="119" w:author="James MacDonald" w:date="2026-09-25T21:07:00Z" w:name="move241262845"/>
      <w:moveTo w:id="120" w:author="James MacDonald" w:date="2026-09-25T21:07:00Z" w16du:dateUtc="2026-09-26T01:07:00Z">
        <w:r>
          <w:t xml:space="preserve"> </w:t>
        </w:r>
      </w:moveTo>
    </w:p>
    <w:p w14:paraId="7FBB0AAD" w14:textId="2A255864" w:rsidR="004A5176" w:rsidRDefault="000C30A2">
      <w:pPr>
        <w:numPr>
          <w:ilvl w:val="1"/>
          <w:numId w:val="4"/>
        </w:numPr>
        <w:ind w:right="6"/>
        <w:rPr>
          <w:ins w:id="121" w:author="James MacDonald" w:date="2026-09-25T21:07:00Z" w16du:dateUtc="2026-09-26T01:07:00Z"/>
        </w:rPr>
      </w:pPr>
      <w:moveTo w:id="122" w:author="James MacDonald" w:date="2026-09-25T21:07:00Z" w16du:dateUtc="2026-09-26T01:07:00Z">
        <w:r>
          <w:rPr>
            <w:rPrChange w:id="123" w:author="James MacDonald" w:date="2026-09-25T21:07:00Z" w16du:dateUtc="2026-09-26T01:07:00Z">
              <w:rPr>
                <w:u w:val="single" w:color="000000"/>
              </w:rPr>
            </w:rPrChange>
          </w:rPr>
          <w:t xml:space="preserve">The </w:t>
        </w:r>
      </w:moveTo>
      <w:moveToRangeEnd w:id="119"/>
      <w:ins w:id="124" w:author="James MacDonald" w:date="2026-09-25T21:07:00Z" w16du:dateUtc="2026-09-26T01:07:00Z">
        <w:r w:rsidR="004A14D5">
          <w:t>Board is responsible for creating a vision of library service for the System, articulating values</w:t>
        </w:r>
        <w:r w:rsidR="003323D1" w:rsidRPr="003323D1">
          <w:rPr>
            <w:strike/>
            <w:color w:val="FF0000"/>
          </w:rPr>
          <w:t>,</w:t>
        </w:r>
        <w:r w:rsidR="004A14D5">
          <w:t xml:space="preserve"> and principles, setting goals, developing effective governance policy, monitoring library performance, and meeting provincial standards. </w:t>
        </w:r>
      </w:ins>
    </w:p>
    <w:p w14:paraId="45959B30" w14:textId="30E9FF6B" w:rsidR="004A5176" w:rsidRDefault="004A14D5">
      <w:pPr>
        <w:numPr>
          <w:ilvl w:val="1"/>
          <w:numId w:val="4"/>
        </w:numPr>
        <w:ind w:right="6"/>
        <w:rPr>
          <w:ins w:id="125" w:author="James MacDonald" w:date="2026-09-25T21:07:00Z" w16du:dateUtc="2026-09-26T01:07:00Z"/>
        </w:rPr>
      </w:pPr>
      <w:ins w:id="126" w:author="James MacDonald" w:date="2026-09-25T21:07:00Z" w16du:dateUtc="2026-09-26T01:07:00Z">
        <w:r>
          <w:t>The Board member is appointed by their council and</w:t>
        </w:r>
        <w:r w:rsidR="003323D1" w:rsidRPr="003323D1">
          <w:rPr>
            <w:color w:val="70AD47" w:themeColor="accent6"/>
          </w:rPr>
          <w:t>,</w:t>
        </w:r>
        <w:r>
          <w:t xml:space="preserve"> while representing the interest of their community</w:t>
        </w:r>
        <w:r w:rsidR="003323D1" w:rsidRPr="003323D1">
          <w:rPr>
            <w:color w:val="70AD47" w:themeColor="accent6"/>
          </w:rPr>
          <w:t>,</w:t>
        </w:r>
        <w:r w:rsidRPr="003323D1">
          <w:rPr>
            <w:color w:val="70AD47" w:themeColor="accent6"/>
          </w:rPr>
          <w:t xml:space="preserve"> </w:t>
        </w:r>
        <w:r>
          <w:t xml:space="preserve">are required to act in the interest of NLLS. </w:t>
        </w:r>
      </w:ins>
    </w:p>
    <w:p w14:paraId="2194ECA1" w14:textId="46E6C32C" w:rsidR="003323D1" w:rsidRPr="00A02DBD" w:rsidRDefault="003323D1">
      <w:pPr>
        <w:numPr>
          <w:ilvl w:val="1"/>
          <w:numId w:val="4"/>
        </w:numPr>
        <w:ind w:right="6"/>
        <w:rPr>
          <w:ins w:id="127" w:author="James MacDonald" w:date="2026-09-25T21:07:00Z" w16du:dateUtc="2026-09-26T01:07:00Z"/>
          <w:color w:val="70AD47" w:themeColor="accent6"/>
        </w:rPr>
      </w:pPr>
      <w:ins w:id="128" w:author="James MacDonald" w:date="2026-09-25T21:07:00Z" w16du:dateUtc="2026-09-26T01:07:00Z">
        <w:r w:rsidRPr="00A02DBD">
          <w:rPr>
            <w:color w:val="70AD47" w:themeColor="accent6"/>
          </w:rPr>
          <w:t xml:space="preserve">The Board is responsible for orienting new members to their roles and responsibilities as trustees. </w:t>
        </w:r>
      </w:ins>
    </w:p>
    <w:p w14:paraId="05EEB834" w14:textId="77777777" w:rsidR="00A02DBD" w:rsidRPr="00A02DBD" w:rsidRDefault="003323D1">
      <w:pPr>
        <w:numPr>
          <w:ilvl w:val="1"/>
          <w:numId w:val="4"/>
        </w:numPr>
        <w:ind w:right="6"/>
        <w:rPr>
          <w:ins w:id="129" w:author="James MacDonald" w:date="2026-09-25T21:07:00Z" w16du:dateUtc="2026-09-26T01:07:00Z"/>
          <w:color w:val="70AD47" w:themeColor="accent6"/>
        </w:rPr>
      </w:pPr>
      <w:ins w:id="130" w:author="James MacDonald" w:date="2026-09-25T21:07:00Z" w16du:dateUtc="2026-09-26T01:07:00Z">
        <w:r w:rsidRPr="00A02DBD">
          <w:rPr>
            <w:color w:val="70AD47" w:themeColor="accent6"/>
          </w:rPr>
          <w:t xml:space="preserve">Board members are responsible for ensuring they understand their responsibilities as trustees. </w:t>
        </w:r>
      </w:ins>
    </w:p>
    <w:p w14:paraId="5BA40740" w14:textId="16BA58D6" w:rsidR="003323D1" w:rsidRPr="00A02DBD" w:rsidRDefault="003323D1">
      <w:pPr>
        <w:numPr>
          <w:ilvl w:val="1"/>
          <w:numId w:val="4"/>
        </w:numPr>
        <w:ind w:right="6"/>
        <w:rPr>
          <w:ins w:id="131" w:author="James MacDonald" w:date="2026-09-25T21:07:00Z" w16du:dateUtc="2026-09-26T01:07:00Z"/>
          <w:color w:val="70AD47" w:themeColor="accent6"/>
        </w:rPr>
      </w:pPr>
      <w:ins w:id="132" w:author="James MacDonald" w:date="2026-09-25T21:07:00Z" w16du:dateUtc="2026-09-26T01:07:00Z">
        <w:r w:rsidRPr="00A02DBD">
          <w:rPr>
            <w:color w:val="70AD47" w:themeColor="accent6"/>
          </w:rPr>
          <w:t xml:space="preserve">The Board maintains a membership in the Alberta Library Trustees Association (ALTA) to </w:t>
        </w:r>
        <w:r w:rsidR="00A02DBD" w:rsidRPr="00A02DBD">
          <w:rPr>
            <w:color w:val="70AD47" w:themeColor="accent6"/>
          </w:rPr>
          <w:t>ensure its trustees</w:t>
        </w:r>
      </w:ins>
      <w:r w:rsidR="000C30A2" w:rsidRPr="00A02DBD">
        <w:rPr>
          <w:color w:val="70AD47" w:themeColor="accent6"/>
          <w:rPrChange w:id="133" w:author="James MacDonald" w:date="2026-09-25T21:07:00Z" w16du:dateUtc="2026-09-26T01:07:00Z">
            <w:rPr/>
          </w:rPrChange>
        </w:rPr>
        <w:t xml:space="preserve"> have </w:t>
      </w:r>
      <w:ins w:id="134" w:author="James MacDonald" w:date="2026-09-25T21:07:00Z" w16du:dateUtc="2026-09-26T01:07:00Z">
        <w:r w:rsidR="00A02DBD" w:rsidRPr="00A02DBD">
          <w:rPr>
            <w:color w:val="70AD47" w:themeColor="accent6"/>
          </w:rPr>
          <w:t xml:space="preserve">access to appropriate professional development opportunities and </w:t>
        </w:r>
      </w:ins>
      <w:del w:id="135" w:author="James MacDonald" w:date="2026-09-25T21:07:00Z" w16du:dateUtc="2026-09-26T01:07:00Z">
        <w:r w:rsidR="000C30A2">
          <w:delText xml:space="preserve">the </w:delText>
        </w:r>
      </w:del>
      <w:r w:rsidR="000C30A2" w:rsidRPr="00A02DBD">
        <w:rPr>
          <w:color w:val="70AD47" w:themeColor="accent6"/>
          <w:rPrChange w:id="136" w:author="James MacDonald" w:date="2026-09-25T21:07:00Z" w16du:dateUtc="2026-09-26T01:07:00Z">
            <w:rPr/>
          </w:rPrChange>
        </w:rPr>
        <w:t>resources</w:t>
      </w:r>
      <w:ins w:id="137" w:author="James MacDonald" w:date="2026-09-25T21:07:00Z" w16du:dateUtc="2026-09-26T01:07:00Z">
        <w:r w:rsidR="00A02DBD" w:rsidRPr="00A02DBD">
          <w:rPr>
            <w:color w:val="70AD47" w:themeColor="accent6"/>
          </w:rPr>
          <w:t>.</w:t>
        </w:r>
      </w:ins>
    </w:p>
    <w:p w14:paraId="176F6285" w14:textId="77777777" w:rsidR="004A5176" w:rsidRPr="00A02DBD" w:rsidRDefault="004A14D5">
      <w:pPr>
        <w:numPr>
          <w:ilvl w:val="0"/>
          <w:numId w:val="4"/>
        </w:numPr>
        <w:ind w:right="6"/>
        <w:rPr>
          <w:ins w:id="138" w:author="James MacDonald" w:date="2026-09-25T21:07:00Z" w16du:dateUtc="2026-09-26T01:07:00Z"/>
          <w:strike/>
          <w:color w:val="FF0000"/>
        </w:rPr>
      </w:pPr>
      <w:ins w:id="139" w:author="James MacDonald" w:date="2026-09-25T21:07:00Z" w16du:dateUtc="2026-09-26T01:07:00Z">
        <w:r w:rsidRPr="00A02DBD">
          <w:rPr>
            <w:strike/>
            <w:color w:val="FF0000"/>
          </w:rPr>
          <w:t xml:space="preserve">Trustee Checklist </w:t>
        </w:r>
      </w:ins>
    </w:p>
    <w:p w14:paraId="2723593E" w14:textId="77777777" w:rsidR="004A5176" w:rsidRPr="00A02DBD" w:rsidRDefault="004A14D5">
      <w:pPr>
        <w:numPr>
          <w:ilvl w:val="1"/>
          <w:numId w:val="4"/>
        </w:numPr>
        <w:ind w:right="6"/>
        <w:rPr>
          <w:ins w:id="140" w:author="James MacDonald" w:date="2026-09-25T21:07:00Z" w16du:dateUtc="2026-09-26T01:07:00Z"/>
          <w:strike/>
          <w:color w:val="FF0000"/>
        </w:rPr>
      </w:pPr>
      <w:ins w:id="141" w:author="James MacDonald" w:date="2026-09-25T21:07:00Z" w16du:dateUtc="2026-09-26T01:07:00Z">
        <w:r w:rsidRPr="00A02DBD">
          <w:rPr>
            <w:strike/>
            <w:color w:val="FF0000"/>
          </w:rPr>
          <w:t xml:space="preserve">An easy way for Board members to understand their responsibilities more clearly and to meet them is to use checklists like the ones below. The Alberta Library Trustees’ Association has many learning resources for trustees. There are learning modules available for personal learning or sharing with Boards on ALTA’s website: </w:t>
        </w:r>
      </w:ins>
    </w:p>
    <w:p w14:paraId="12235999" w14:textId="77777777" w:rsidR="004A5176" w:rsidRPr="00A02DBD" w:rsidRDefault="004A14D5">
      <w:pPr>
        <w:ind w:left="1090" w:right="6"/>
        <w:rPr>
          <w:ins w:id="142" w:author="James MacDonald" w:date="2026-09-25T21:07:00Z" w16du:dateUtc="2026-09-26T01:07:00Z"/>
          <w:strike/>
          <w:color w:val="FF0000"/>
        </w:rPr>
      </w:pPr>
      <w:ins w:id="143" w:author="James MacDonald" w:date="2026-09-25T21:07:00Z" w16du:dateUtc="2026-09-26T01:07:00Z">
        <w:r w:rsidRPr="00A02DBD">
          <w:rPr>
            <w:strike/>
            <w:color w:val="FF0000"/>
          </w:rPr>
          <w:t xml:space="preserve">http://www.librarytrustees.ab.ca/trustee-learning. </w:t>
        </w:r>
      </w:ins>
    </w:p>
    <w:p w14:paraId="7130ED4A" w14:textId="77777777" w:rsidR="004A5176" w:rsidRPr="00A02DBD" w:rsidRDefault="004A14D5">
      <w:pPr>
        <w:numPr>
          <w:ilvl w:val="1"/>
          <w:numId w:val="4"/>
        </w:numPr>
        <w:ind w:right="6"/>
        <w:rPr>
          <w:ins w:id="144" w:author="James MacDonald" w:date="2026-09-25T21:07:00Z" w16du:dateUtc="2026-09-26T01:07:00Z"/>
          <w:strike/>
          <w:color w:val="FF0000"/>
        </w:rPr>
      </w:pPr>
      <w:ins w:id="145" w:author="James MacDonald" w:date="2026-09-25T21:07:00Z" w16du:dateUtc="2026-09-26T01:07:00Z">
        <w:r w:rsidRPr="00A02DBD">
          <w:rPr>
            <w:strike/>
            <w:color w:val="FF0000"/>
          </w:rPr>
          <w:t xml:space="preserve">The following are some tools to help with becoming an effective board member. </w:t>
        </w:r>
      </w:ins>
    </w:p>
    <w:p w14:paraId="7D0C1E40" w14:textId="20BB314F" w:rsidR="004A5176" w:rsidRDefault="004A14D5">
      <w:pPr>
        <w:numPr>
          <w:ilvl w:val="0"/>
          <w:numId w:val="4"/>
        </w:numPr>
        <w:ind w:right="6"/>
        <w:rPr>
          <w:ins w:id="146" w:author="James MacDonald" w:date="2026-09-25T21:07:00Z" w16du:dateUtc="2026-09-26T01:07:00Z"/>
        </w:rPr>
      </w:pPr>
      <w:ins w:id="147" w:author="James MacDonald" w:date="2026-09-25T21:07:00Z" w16du:dateUtc="2026-09-26T01:07:00Z">
        <w:r>
          <w:t>Expectations of a Board Member</w:t>
        </w:r>
        <w:r w:rsidR="00355BAF">
          <w:t>:</w:t>
        </w:r>
        <w:r>
          <w:t xml:space="preserve"> </w:t>
        </w:r>
      </w:ins>
    </w:p>
    <w:p w14:paraId="54F16C84" w14:textId="20858669" w:rsidR="004A5176" w:rsidRPr="00A02DBD" w:rsidRDefault="004A14D5">
      <w:pPr>
        <w:numPr>
          <w:ilvl w:val="1"/>
          <w:numId w:val="4"/>
        </w:numPr>
        <w:ind w:right="6"/>
        <w:rPr>
          <w:ins w:id="148" w:author="James MacDonald" w:date="2026-09-25T21:07:00Z" w16du:dateUtc="2026-09-26T01:07:00Z"/>
          <w:color w:val="70AD47" w:themeColor="accent6"/>
        </w:rPr>
      </w:pPr>
      <w:ins w:id="149" w:author="James MacDonald" w:date="2026-09-25T21:07:00Z" w16du:dateUtc="2026-09-26T01:07:00Z">
        <w:r w:rsidRPr="00A02DBD">
          <w:rPr>
            <w:strike/>
            <w:color w:val="FF0000"/>
          </w:rPr>
          <w:t xml:space="preserve">Acknowledge attendance minimum of one (1) week </w:t>
        </w:r>
        <w:r w:rsidR="00A02DBD" w:rsidRPr="00A02DBD">
          <w:rPr>
            <w:strike/>
            <w:color w:val="FF0000"/>
          </w:rPr>
          <w:t xml:space="preserve">before </w:t>
        </w:r>
        <w:r w:rsidRPr="00A02DBD">
          <w:rPr>
            <w:strike/>
            <w:color w:val="FF0000"/>
          </w:rPr>
          <w:t>in advance of meeting(s)</w:t>
        </w:r>
        <w:r>
          <w:t xml:space="preserve">. </w:t>
        </w:r>
        <w:r w:rsidR="00A02DBD" w:rsidRPr="00A02DBD">
          <w:rPr>
            <w:color w:val="70AD47" w:themeColor="accent6"/>
          </w:rPr>
          <w:t xml:space="preserve">Notify </w:t>
        </w:r>
        <w:r w:rsidR="00A02DBD">
          <w:rPr>
            <w:color w:val="70AD47" w:themeColor="accent6"/>
          </w:rPr>
          <w:t xml:space="preserve">the </w:t>
        </w:r>
        <w:r w:rsidR="00A02DBD" w:rsidRPr="00A02DBD">
          <w:rPr>
            <w:color w:val="70AD47" w:themeColor="accent6"/>
          </w:rPr>
          <w:t>NLLS administration of their intention to attend scheduled meetings one (1) week in advance.</w:t>
        </w:r>
      </w:ins>
    </w:p>
    <w:p w14:paraId="4CDCFA1D" w14:textId="77777777" w:rsidR="004A5176" w:rsidRDefault="004A14D5">
      <w:pPr>
        <w:numPr>
          <w:ilvl w:val="1"/>
          <w:numId w:val="4"/>
        </w:numPr>
        <w:ind w:right="6"/>
        <w:rPr>
          <w:ins w:id="150" w:author="James MacDonald" w:date="2026-09-25T21:07:00Z" w16du:dateUtc="2026-09-26T01:07:00Z"/>
        </w:rPr>
      </w:pPr>
      <w:ins w:id="151" w:author="James MacDonald" w:date="2026-09-25T21:07:00Z" w16du:dateUtc="2026-09-26T01:07:00Z">
        <w:r>
          <w:t xml:space="preserve">Arrive at meetings on time prepared to actively participate. </w:t>
        </w:r>
      </w:ins>
    </w:p>
    <w:p w14:paraId="54741588" w14:textId="5E87F559" w:rsidR="004A5176" w:rsidRDefault="004A14D5">
      <w:pPr>
        <w:numPr>
          <w:ilvl w:val="1"/>
          <w:numId w:val="4"/>
        </w:numPr>
        <w:ind w:right="6"/>
        <w:rPr>
          <w:ins w:id="152" w:author="James MacDonald" w:date="2026-09-25T21:07:00Z" w16du:dateUtc="2026-09-26T01:07:00Z"/>
        </w:rPr>
      </w:pPr>
      <w:ins w:id="153" w:author="James MacDonald" w:date="2026-09-25T21:07:00Z" w16du:dateUtc="2026-09-26T01:07:00Z">
        <w:r>
          <w:t>Prepare reports, motions, etc., in writing if</w:t>
        </w:r>
      </w:ins>
      <w:del w:id="154" w:author="James MacDonald" w:date="2026-09-25T21:07:00Z" w16du:dateUtc="2026-09-26T01:07:00Z">
        <w:r w:rsidR="000C30A2">
          <w:delText xml:space="preserve"> necessary to make such determination; however, to the extent</w:delText>
        </w:r>
      </w:del>
      <w:r w:rsidR="000C30A2">
        <w:t xml:space="preserve"> possible</w:t>
      </w:r>
      <w:ins w:id="155" w:author="James MacDonald" w:date="2026-09-25T21:07:00Z" w16du:dateUtc="2026-09-26T01:07:00Z">
        <w:r>
          <w:t>, and submit</w:t>
        </w:r>
        <w:r w:rsidRPr="00A02DBD">
          <w:rPr>
            <w:color w:val="70AD47" w:themeColor="accent6"/>
          </w:rPr>
          <w:t xml:space="preserve"> </w:t>
        </w:r>
        <w:r w:rsidR="00A02DBD" w:rsidRPr="00A02DBD">
          <w:rPr>
            <w:color w:val="70AD47" w:themeColor="accent6"/>
          </w:rPr>
          <w:t xml:space="preserve">them </w:t>
        </w:r>
        <w:r>
          <w:t>to the</w:t>
        </w:r>
        <w:r w:rsidR="00A02DBD">
          <w:t xml:space="preserve"> </w:t>
        </w:r>
        <w:r w:rsidR="00A02DBD" w:rsidRPr="00A02DBD">
          <w:rPr>
            <w:color w:val="70AD47" w:themeColor="accent6"/>
          </w:rPr>
          <w:t>NLLS administration</w:t>
        </w:r>
        <w:r>
          <w:t xml:space="preserve"> </w:t>
        </w:r>
        <w:r w:rsidRPr="00A02DBD">
          <w:rPr>
            <w:strike/>
            <w:color w:val="FF0000"/>
          </w:rPr>
          <w:t>Board Secretary</w:t>
        </w:r>
        <w:r>
          <w:t xml:space="preserve"> in sufficient time for distribution before the meeting. </w:t>
        </w:r>
      </w:ins>
    </w:p>
    <w:p w14:paraId="046AEAEF" w14:textId="77777777" w:rsidR="004A5176" w:rsidRDefault="004A14D5">
      <w:pPr>
        <w:numPr>
          <w:ilvl w:val="1"/>
          <w:numId w:val="4"/>
        </w:numPr>
        <w:ind w:right="6"/>
        <w:rPr>
          <w:ins w:id="156" w:author="James MacDonald" w:date="2026-09-25T21:07:00Z" w16du:dateUtc="2026-09-26T01:07:00Z"/>
        </w:rPr>
      </w:pPr>
      <w:ins w:id="157" w:author="James MacDonald" w:date="2026-09-25T21:07:00Z" w16du:dateUtc="2026-09-26T01:07:00Z">
        <w:r>
          <w:t xml:space="preserve">Read Board material in advance of meetings, noting comments and questions. </w:t>
        </w:r>
      </w:ins>
    </w:p>
    <w:p w14:paraId="14C39537" w14:textId="77777777" w:rsidR="004A5176" w:rsidRDefault="004A14D5">
      <w:pPr>
        <w:numPr>
          <w:ilvl w:val="1"/>
          <w:numId w:val="4"/>
        </w:numPr>
        <w:ind w:right="6"/>
        <w:rPr>
          <w:ins w:id="158" w:author="James MacDonald" w:date="2026-09-25T21:07:00Z" w16du:dateUtc="2026-09-26T01:07:00Z"/>
        </w:rPr>
      </w:pPr>
      <w:ins w:id="159" w:author="James MacDonald" w:date="2026-09-25T21:07:00Z" w16du:dateUtc="2026-09-26T01:07:00Z">
        <w:r>
          <w:t xml:space="preserve">Follow through on assigned activities. </w:t>
        </w:r>
      </w:ins>
    </w:p>
    <w:p w14:paraId="2E400FE9" w14:textId="77777777" w:rsidR="004A5176" w:rsidRPr="00A02DBD" w:rsidRDefault="004A14D5">
      <w:pPr>
        <w:numPr>
          <w:ilvl w:val="1"/>
          <w:numId w:val="4"/>
        </w:numPr>
        <w:ind w:right="6"/>
        <w:rPr>
          <w:ins w:id="160" w:author="James MacDonald" w:date="2026-09-25T21:07:00Z" w16du:dateUtc="2026-09-26T01:07:00Z"/>
          <w:strike/>
          <w:color w:val="FF0000"/>
        </w:rPr>
      </w:pPr>
      <w:commentRangeStart w:id="161"/>
      <w:ins w:id="162" w:author="James MacDonald" w:date="2026-09-25T21:07:00Z" w16du:dateUtc="2026-09-26T01:07:00Z">
        <w:r w:rsidRPr="00A02DBD">
          <w:rPr>
            <w:strike/>
            <w:color w:val="FF0000"/>
          </w:rPr>
          <w:t xml:space="preserve">Notify the Chair in plenty of time about items for the agenda. </w:t>
        </w:r>
        <w:commentRangeEnd w:id="161"/>
        <w:r w:rsidR="00A02DBD" w:rsidRPr="00A02DBD">
          <w:rPr>
            <w:rStyle w:val="CommentReference"/>
            <w:strike/>
            <w:color w:val="FF0000"/>
            <w:sz w:val="18"/>
            <w:szCs w:val="24"/>
          </w:rPr>
          <w:commentReference w:id="161"/>
        </w:r>
      </w:ins>
    </w:p>
    <w:p w14:paraId="6AAF2892" w14:textId="5E8EF38E" w:rsidR="004A5176" w:rsidRDefault="004A14D5">
      <w:pPr>
        <w:numPr>
          <w:ilvl w:val="1"/>
          <w:numId w:val="4"/>
        </w:numPr>
        <w:ind w:right="6"/>
        <w:rPr>
          <w:ins w:id="163" w:author="James MacDonald" w:date="2026-09-25T21:07:00Z" w16du:dateUtc="2026-09-26T01:07:00Z"/>
        </w:rPr>
      </w:pPr>
      <w:ins w:id="164" w:author="James MacDonald" w:date="2026-09-25T21:07:00Z" w16du:dateUtc="2026-09-26T01:07:00Z">
        <w:r>
          <w:t xml:space="preserve">Develop a working knowledge of </w:t>
        </w:r>
        <w:r w:rsidRPr="00945362">
          <w:rPr>
            <w:strike/>
            <w:color w:val="FF0000"/>
          </w:rPr>
          <w:t>the</w:t>
        </w:r>
        <w:r>
          <w:t xml:space="preserve"> Board </w:t>
        </w:r>
        <w:r w:rsidRPr="00A02DBD">
          <w:rPr>
            <w:strike/>
            <w:color w:val="FF0000"/>
          </w:rPr>
          <w:t>manual</w:t>
        </w:r>
        <w:r>
          <w:t xml:space="preserve"> </w:t>
        </w:r>
        <w:r w:rsidR="00A02DBD" w:rsidRPr="00A02DBD">
          <w:rPr>
            <w:color w:val="70AD47" w:themeColor="accent6"/>
          </w:rPr>
          <w:t>materials</w:t>
        </w:r>
        <w:r w:rsidR="00A02DBD">
          <w:t xml:space="preserve"> </w:t>
        </w:r>
        <w:r>
          <w:t xml:space="preserve">and applicable legislation. </w:t>
        </w:r>
      </w:ins>
    </w:p>
    <w:p w14:paraId="2EF8C2F1" w14:textId="77777777" w:rsidR="00355BAF" w:rsidRDefault="004A14D5">
      <w:pPr>
        <w:numPr>
          <w:ilvl w:val="1"/>
          <w:numId w:val="4"/>
        </w:numPr>
        <w:ind w:right="6"/>
        <w:rPr>
          <w:ins w:id="165" w:author="James MacDonald" w:date="2026-09-25T21:07:00Z" w16du:dateUtc="2026-09-26T01:07:00Z"/>
        </w:rPr>
      </w:pPr>
      <w:ins w:id="166" w:author="James MacDonald" w:date="2026-09-25T21:07:00Z" w16du:dateUtc="2026-09-26T01:07:00Z">
        <w:r>
          <w:t>Maintain friendly, positive relationships with other Board members and staff.</w:t>
        </w:r>
      </w:ins>
    </w:p>
    <w:p w14:paraId="5CB45B74" w14:textId="082E302D" w:rsidR="004A5176" w:rsidRDefault="004A14D5">
      <w:pPr>
        <w:numPr>
          <w:ilvl w:val="1"/>
          <w:numId w:val="4"/>
        </w:numPr>
        <w:ind w:right="6"/>
        <w:rPr>
          <w:ins w:id="167" w:author="James MacDonald" w:date="2026-09-25T21:07:00Z" w16du:dateUtc="2026-09-26T01:07:00Z"/>
        </w:rPr>
      </w:pPr>
      <w:ins w:id="168" w:author="James MacDonald" w:date="2026-09-25T21:07:00Z" w16du:dateUtc="2026-09-26T01:07:00Z">
        <w:r>
          <w:t xml:space="preserve">Ask </w:t>
        </w:r>
        <w:r w:rsidR="00355BAF" w:rsidRPr="00355BAF">
          <w:rPr>
            <w:color w:val="70AD47" w:themeColor="accent6"/>
          </w:rPr>
          <w:t>clarifying</w:t>
        </w:r>
        <w:r w:rsidR="00355BAF">
          <w:t xml:space="preserve"> </w:t>
        </w:r>
        <w:r>
          <w:t>questions</w:t>
        </w:r>
        <w:r w:rsidR="00355BAF">
          <w:t>.</w:t>
        </w:r>
        <w:r w:rsidRPr="00355BAF">
          <w:rPr>
            <w:strike/>
            <w:color w:val="FF0000"/>
          </w:rPr>
          <w:t>!</w:t>
        </w:r>
        <w:r>
          <w:t xml:space="preserve"> </w:t>
        </w:r>
      </w:ins>
    </w:p>
    <w:p w14:paraId="0E2558FF" w14:textId="39930717" w:rsidR="004A5176" w:rsidRDefault="004A14D5">
      <w:pPr>
        <w:numPr>
          <w:ilvl w:val="1"/>
          <w:numId w:val="6"/>
        </w:numPr>
        <w:ind w:right="6"/>
        <w:rPr>
          <w:ins w:id="169" w:author="James MacDonald" w:date="2026-09-25T21:07:00Z" w16du:dateUtc="2026-09-26T01:07:00Z"/>
        </w:rPr>
      </w:pPr>
      <w:ins w:id="170" w:author="James MacDonald" w:date="2026-09-25T21:07:00Z" w16du:dateUtc="2026-09-26T01:07:00Z">
        <w:r>
          <w:t xml:space="preserve">Participate in discussion and </w:t>
        </w:r>
        <w:r w:rsidR="00355BAF">
          <w:t>decision-making</w:t>
        </w:r>
        <w:r>
          <w:t xml:space="preserve">, ensuring that you offer your relevant comments and suggestions prior to the Board’s decisions. </w:t>
        </w:r>
      </w:ins>
    </w:p>
    <w:p w14:paraId="49D3D8AC" w14:textId="77777777" w:rsidR="004A5176" w:rsidRDefault="004A14D5">
      <w:pPr>
        <w:numPr>
          <w:ilvl w:val="1"/>
          <w:numId w:val="6"/>
        </w:numPr>
        <w:ind w:right="6"/>
        <w:rPr>
          <w:ins w:id="171" w:author="James MacDonald" w:date="2026-09-25T21:07:00Z" w16du:dateUtc="2026-09-26T01:07:00Z"/>
        </w:rPr>
      </w:pPr>
      <w:ins w:id="172" w:author="James MacDonald" w:date="2026-09-25T21:07:00Z" w16du:dateUtc="2026-09-26T01:07:00Z">
        <w:r>
          <w:t xml:space="preserve">In addition to these general responsibilities, Board members are expected to serve on committees as required. </w:t>
        </w:r>
      </w:ins>
    </w:p>
    <w:p w14:paraId="391B606C" w14:textId="71A08E10" w:rsidR="004A5176" w:rsidRDefault="004A14D5" w:rsidP="00355BAF">
      <w:pPr>
        <w:numPr>
          <w:ilvl w:val="0"/>
          <w:numId w:val="4"/>
        </w:numPr>
        <w:ind w:right="6"/>
        <w:rPr>
          <w:ins w:id="173" w:author="James MacDonald" w:date="2026-09-25T21:07:00Z" w16du:dateUtc="2026-09-26T01:07:00Z"/>
        </w:rPr>
      </w:pPr>
      <w:ins w:id="174" w:author="James MacDonald" w:date="2026-09-25T21:07:00Z" w16du:dateUtc="2026-09-26T01:07:00Z">
        <w:r>
          <w:t>The Job of the Board is to</w:t>
        </w:r>
        <w:r w:rsidR="00355BAF">
          <w:t xml:space="preserve"> l</w:t>
        </w:r>
        <w:r>
          <w:t xml:space="preserve">iaise with the municipalities and members’ libraries to: </w:t>
        </w:r>
      </w:ins>
    </w:p>
    <w:p w14:paraId="6A4ED49E" w14:textId="44240BF5" w:rsidR="004A5176" w:rsidRPr="00355BAF" w:rsidRDefault="00355BAF">
      <w:pPr>
        <w:numPr>
          <w:ilvl w:val="1"/>
          <w:numId w:val="4"/>
        </w:numPr>
        <w:ind w:right="6"/>
        <w:rPr>
          <w:ins w:id="175" w:author="James MacDonald" w:date="2026-09-25T21:07:00Z" w16du:dateUtc="2026-09-26T01:07:00Z"/>
          <w:strike/>
          <w:color w:val="FF0000"/>
        </w:rPr>
      </w:pPr>
      <w:ins w:id="176" w:author="James MacDonald" w:date="2026-09-25T21:07:00Z" w16du:dateUtc="2026-09-26T01:07:00Z">
        <w:r>
          <w:t>D</w:t>
        </w:r>
        <w:r w:rsidR="004A14D5">
          <w:t xml:space="preserve">etermine </w:t>
        </w:r>
        <w:r>
          <w:t>NLLS’s</w:t>
        </w:r>
        <w:r w:rsidRPr="00355BAF">
          <w:rPr>
            <w:color w:val="70AD47" w:themeColor="accent6"/>
          </w:rPr>
          <w:t xml:space="preserve"> strategic direction through a plan of service</w:t>
        </w:r>
        <w:r>
          <w:t xml:space="preserve">. </w:t>
        </w:r>
        <w:r w:rsidR="004A14D5" w:rsidRPr="00355BAF">
          <w:rPr>
            <w:strike/>
            <w:color w:val="FF0000"/>
          </w:rPr>
          <w:t>what they want the System to be through the plan of service</w:t>
        </w:r>
        <w:r w:rsidRPr="00355BAF">
          <w:rPr>
            <w:strike/>
            <w:color w:val="FF0000"/>
          </w:rPr>
          <w:t>.</w:t>
        </w:r>
        <w:r w:rsidR="004A14D5" w:rsidRPr="00355BAF">
          <w:rPr>
            <w:strike/>
            <w:color w:val="FF0000"/>
          </w:rPr>
          <w:t xml:space="preserve"> </w:t>
        </w:r>
      </w:ins>
    </w:p>
    <w:p w14:paraId="6D3F92E1" w14:textId="161246B5" w:rsidR="004A5176" w:rsidRDefault="00355BAF">
      <w:pPr>
        <w:numPr>
          <w:ilvl w:val="1"/>
          <w:numId w:val="4"/>
        </w:numPr>
        <w:ind w:right="6"/>
        <w:rPr>
          <w:ins w:id="177" w:author="James MacDonald" w:date="2026-09-25T21:07:00Z" w16du:dateUtc="2026-09-26T01:07:00Z"/>
        </w:rPr>
      </w:pPr>
      <w:ins w:id="178" w:author="James MacDonald" w:date="2026-09-25T21:07:00Z" w16du:dateUtc="2026-09-26T01:07:00Z">
        <w:r>
          <w:t>D</w:t>
        </w:r>
        <w:r w:rsidR="004A14D5">
          <w:t xml:space="preserve">etermine </w:t>
        </w:r>
        <w:r w:rsidRPr="00355BAF">
          <w:rPr>
            <w:color w:val="70AD47" w:themeColor="accent6"/>
          </w:rPr>
          <w:t>how</w:t>
        </w:r>
        <w:r>
          <w:t xml:space="preserve"> </w:t>
        </w:r>
        <w:r w:rsidR="004A14D5" w:rsidRPr="00355BAF">
          <w:rPr>
            <w:strike/>
            <w:color w:val="FF0000"/>
          </w:rPr>
          <w:t>what</w:t>
        </w:r>
        <w:r w:rsidR="004A14D5">
          <w:t xml:space="preserve"> </w:t>
        </w:r>
        <w:r w:rsidRPr="00355BAF">
          <w:rPr>
            <w:color w:val="70AD47" w:themeColor="accent6"/>
          </w:rPr>
          <w:t>NLLS</w:t>
        </w:r>
      </w:ins>
      <w:del w:id="179" w:author="James MacDonald" w:date="2026-09-25T21:07:00Z" w16du:dateUtc="2026-09-26T01:07:00Z">
        <w:r w:rsidR="000C30A2">
          <w:delText xml:space="preserve"> OPM</w:delText>
        </w:r>
      </w:del>
      <w:r w:rsidR="000C30A2" w:rsidRPr="00355BAF">
        <w:rPr>
          <w:color w:val="70AD47" w:themeColor="accent6"/>
          <w:rPrChange w:id="180" w:author="James MacDonald" w:date="2026-09-25T21:07:00Z" w16du:dateUtc="2026-09-26T01:07:00Z">
            <w:rPr/>
          </w:rPrChange>
        </w:rPr>
        <w:t xml:space="preserve"> will </w:t>
      </w:r>
      <w:ins w:id="181" w:author="James MacDonald" w:date="2026-09-25T21:07:00Z" w16du:dateUtc="2026-09-26T01:07:00Z">
        <w:r w:rsidRPr="00355BAF">
          <w:rPr>
            <w:color w:val="70AD47" w:themeColor="accent6"/>
          </w:rPr>
          <w:t>be governed</w:t>
        </w:r>
        <w:r>
          <w:t xml:space="preserve"> </w:t>
        </w:r>
        <w:r w:rsidRPr="00355BAF">
          <w:rPr>
            <w:strike/>
            <w:color w:val="FF0000"/>
          </w:rPr>
          <w:t>s</w:t>
        </w:r>
        <w:r w:rsidR="004A14D5" w:rsidRPr="00355BAF">
          <w:rPr>
            <w:strike/>
            <w:color w:val="FF0000"/>
          </w:rPr>
          <w:t>ystem should accomplish</w:t>
        </w:r>
        <w:r w:rsidR="004A14D5">
          <w:t xml:space="preserve"> by developing policies</w:t>
        </w:r>
        <w:r>
          <w:t>.</w:t>
        </w:r>
        <w:r w:rsidR="004A14D5">
          <w:t xml:space="preserve"> </w:t>
        </w:r>
      </w:ins>
    </w:p>
    <w:p w14:paraId="3AF2A7A4" w14:textId="65514689" w:rsidR="004A5176" w:rsidRDefault="00355BAF">
      <w:pPr>
        <w:numPr>
          <w:ilvl w:val="1"/>
          <w:numId w:val="4"/>
        </w:numPr>
        <w:ind w:right="6"/>
        <w:rPr>
          <w:ins w:id="182" w:author="James MacDonald" w:date="2026-09-25T21:07:00Z" w16du:dateUtc="2026-09-26T01:07:00Z"/>
        </w:rPr>
      </w:pPr>
      <w:ins w:id="183" w:author="James MacDonald" w:date="2026-09-25T21:07:00Z" w16du:dateUtc="2026-09-26T01:07:00Z">
        <w:r>
          <w:t xml:space="preserve">Prioritize </w:t>
        </w:r>
        <w:r w:rsidRPr="00355BAF">
          <w:rPr>
            <w:strike/>
            <w:color w:val="FF0000"/>
          </w:rPr>
          <w:t>D</w:t>
        </w:r>
        <w:r w:rsidR="004A14D5" w:rsidRPr="00355BAF">
          <w:rPr>
            <w:strike/>
            <w:color w:val="FF0000"/>
          </w:rPr>
          <w:t>etermine</w:t>
        </w:r>
        <w:r w:rsidR="004A14D5">
          <w:t xml:space="preserve"> service levels through the development of </w:t>
        </w:r>
        <w:r w:rsidRPr="00355BAF">
          <w:rPr>
            <w:color w:val="70AD47" w:themeColor="accent6"/>
          </w:rPr>
          <w:t>an</w:t>
        </w:r>
        <w:r>
          <w:rPr>
            <w:color w:val="70AD47" w:themeColor="accent6"/>
          </w:rPr>
          <w:t xml:space="preserve"> </w:t>
        </w:r>
        <w:r w:rsidR="004A14D5" w:rsidRPr="00355BAF">
          <w:rPr>
            <w:strike/>
            <w:color w:val="FF0000"/>
          </w:rPr>
          <w:t>the</w:t>
        </w:r>
        <w:r w:rsidR="004A14D5">
          <w:t xml:space="preserve"> annual budget</w:t>
        </w:r>
        <w:r>
          <w:t>.</w:t>
        </w:r>
        <w:r w:rsidR="004A14D5">
          <w:t xml:space="preserve"> </w:t>
        </w:r>
      </w:ins>
    </w:p>
    <w:p w14:paraId="0A16199F" w14:textId="2BA95422" w:rsidR="004A5176" w:rsidRDefault="00355BAF">
      <w:pPr>
        <w:numPr>
          <w:ilvl w:val="1"/>
          <w:numId w:val="4"/>
        </w:numPr>
        <w:ind w:right="6"/>
        <w:rPr>
          <w:ins w:id="184" w:author="James MacDonald" w:date="2026-09-25T21:07:00Z" w16du:dateUtc="2026-09-26T01:07:00Z"/>
        </w:rPr>
      </w:pPr>
      <w:ins w:id="185" w:author="James MacDonald" w:date="2026-09-25T21:07:00Z" w16du:dateUtc="2026-09-26T01:07:00Z">
        <w:r>
          <w:t>A</w:t>
        </w:r>
        <w:r w:rsidR="004A14D5">
          <w:t xml:space="preserve">dvocate for </w:t>
        </w:r>
        <w:r w:rsidRPr="00355BAF">
          <w:rPr>
            <w:color w:val="70AD47" w:themeColor="accent6"/>
          </w:rPr>
          <w:t xml:space="preserve">the interests of </w:t>
        </w:r>
        <w:r>
          <w:rPr>
            <w:color w:val="70AD47" w:themeColor="accent6"/>
          </w:rPr>
          <w:t xml:space="preserve">the </w:t>
        </w:r>
        <w:r w:rsidR="004A14D5">
          <w:t xml:space="preserve">Northern Lights Library </w:t>
        </w:r>
        <w:r>
          <w:t>S</w:t>
        </w:r>
        <w:r w:rsidR="004A14D5">
          <w:t xml:space="preserve">ystem </w:t>
        </w:r>
        <w:r w:rsidRPr="00355BAF">
          <w:rPr>
            <w:color w:val="70AD47" w:themeColor="accent6"/>
          </w:rPr>
          <w:t>and other library services</w:t>
        </w:r>
        <w:r>
          <w:t xml:space="preserve"> </w:t>
        </w:r>
        <w:r w:rsidR="004A14D5">
          <w:t>in Alberta</w:t>
        </w:r>
        <w:r>
          <w:t>.</w:t>
        </w:r>
        <w:r w:rsidR="004A14D5">
          <w:t xml:space="preserve"> </w:t>
        </w:r>
      </w:ins>
    </w:p>
    <w:p w14:paraId="0CE1907A" w14:textId="68806B01" w:rsidR="004A5176" w:rsidRDefault="00355BAF">
      <w:pPr>
        <w:numPr>
          <w:ilvl w:val="1"/>
          <w:numId w:val="4"/>
        </w:numPr>
        <w:ind w:right="6"/>
        <w:rPr>
          <w:ins w:id="186" w:author="James MacDonald" w:date="2026-09-25T21:07:00Z" w16du:dateUtc="2026-09-26T01:07:00Z"/>
        </w:rPr>
      </w:pPr>
      <w:ins w:id="187" w:author="James MacDonald" w:date="2026-09-25T21:07:00Z" w16du:dateUtc="2026-09-26T01:07:00Z">
        <w:r>
          <w:t>C</w:t>
        </w:r>
        <w:r w:rsidR="004A14D5">
          <w:t xml:space="preserve">reate partnerships with other agencies to achieve the System’s </w:t>
        </w:r>
        <w:r>
          <w:t>v</w:t>
        </w:r>
        <w:r w:rsidR="004A14D5">
          <w:t xml:space="preserve">ision, </w:t>
        </w:r>
        <w:r>
          <w:t>m</w:t>
        </w:r>
        <w:r w:rsidR="004A14D5">
          <w:t xml:space="preserve">ission, </w:t>
        </w:r>
        <w:r>
          <w:t>b</w:t>
        </w:r>
        <w:r w:rsidR="004A14D5">
          <w:t>elief</w:t>
        </w:r>
        <w:r>
          <w:t>s</w:t>
        </w:r>
        <w:r w:rsidR="004A14D5">
          <w:t xml:space="preserve">, </w:t>
        </w:r>
        <w:r>
          <w:t>g</w:t>
        </w:r>
        <w:r w:rsidR="004A14D5">
          <w:t xml:space="preserve">oals, and </w:t>
        </w:r>
        <w:r>
          <w:t>o</w:t>
        </w:r>
        <w:r w:rsidR="004A14D5">
          <w:t xml:space="preserve">bjectives. </w:t>
        </w:r>
      </w:ins>
    </w:p>
    <w:p w14:paraId="44705623" w14:textId="77777777" w:rsidR="004A5176" w:rsidRPr="00107AD5" w:rsidRDefault="004A14D5">
      <w:pPr>
        <w:numPr>
          <w:ilvl w:val="0"/>
          <w:numId w:val="4"/>
        </w:numPr>
        <w:ind w:right="6"/>
        <w:rPr>
          <w:ins w:id="188" w:author="James MacDonald" w:date="2026-09-25T21:07:00Z" w16du:dateUtc="2026-09-26T01:07:00Z"/>
          <w:strike/>
          <w:color w:val="FF0000"/>
        </w:rPr>
      </w:pPr>
      <w:commentRangeStart w:id="189"/>
      <w:ins w:id="190" w:author="James MacDonald" w:date="2026-09-25T21:07:00Z" w16du:dateUtc="2026-09-26T01:07:00Z">
        <w:r w:rsidRPr="00107AD5">
          <w:rPr>
            <w:strike/>
            <w:color w:val="FF0000"/>
          </w:rPr>
          <w:t xml:space="preserve">Write governing policies which, at the broadest levels, define: </w:t>
        </w:r>
      </w:ins>
    </w:p>
    <w:p w14:paraId="24A550F0" w14:textId="218DA02A" w:rsidR="004A5176" w:rsidRPr="00107AD5" w:rsidRDefault="004A14D5">
      <w:pPr>
        <w:numPr>
          <w:ilvl w:val="1"/>
          <w:numId w:val="4"/>
        </w:numPr>
        <w:ind w:right="6"/>
        <w:rPr>
          <w:ins w:id="191" w:author="James MacDonald" w:date="2026-09-25T21:07:00Z" w16du:dateUtc="2026-09-26T01:07:00Z"/>
          <w:strike/>
          <w:color w:val="FF0000"/>
        </w:rPr>
      </w:pPr>
      <w:ins w:id="192" w:author="James MacDonald" w:date="2026-09-25T21:07:00Z" w16du:dateUtc="2026-09-26T01:07:00Z">
        <w:r w:rsidRPr="00107AD5">
          <w:rPr>
            <w:strike/>
            <w:color w:val="FF0000"/>
          </w:rPr>
          <w:t xml:space="preserve">Vision, Mission, Belief, Goals, and Objectives: Which </w:t>
        </w:r>
        <w:r w:rsidR="00107AD5" w:rsidRPr="00107AD5">
          <w:rPr>
            <w:strike/>
            <w:color w:val="FF0000"/>
          </w:rPr>
          <w:t>long-range</w:t>
        </w:r>
        <w:r w:rsidRPr="00107AD5">
          <w:rPr>
            <w:strike/>
            <w:color w:val="FF0000"/>
          </w:rPr>
          <w:t xml:space="preserve"> benefits will be achieved for whom, and at what cost. </w:t>
        </w:r>
      </w:ins>
    </w:p>
    <w:p w14:paraId="751EC0F4" w14:textId="77777777" w:rsidR="004A5176" w:rsidRPr="00107AD5" w:rsidRDefault="004A14D5">
      <w:pPr>
        <w:numPr>
          <w:ilvl w:val="1"/>
          <w:numId w:val="4"/>
        </w:numPr>
        <w:ind w:right="6"/>
        <w:rPr>
          <w:ins w:id="193" w:author="James MacDonald" w:date="2026-09-25T21:07:00Z" w16du:dateUtc="2026-09-26T01:07:00Z"/>
          <w:strike/>
          <w:color w:val="FF0000"/>
        </w:rPr>
      </w:pPr>
      <w:ins w:id="194" w:author="James MacDonald" w:date="2026-09-25T21:07:00Z" w16du:dateUtc="2026-09-26T01:07:00Z">
        <w:r w:rsidRPr="00107AD5">
          <w:rPr>
            <w:strike/>
            <w:color w:val="FF0000"/>
          </w:rPr>
          <w:t xml:space="preserve">Governance Process: How the Board conceives, carries out and monitors its own job. </w:t>
        </w:r>
      </w:ins>
    </w:p>
    <w:p w14:paraId="37DD5291" w14:textId="77777777" w:rsidR="004A5176" w:rsidRPr="00107AD5" w:rsidRDefault="004A14D5">
      <w:pPr>
        <w:numPr>
          <w:ilvl w:val="1"/>
          <w:numId w:val="4"/>
        </w:numPr>
        <w:ind w:right="6"/>
        <w:rPr>
          <w:ins w:id="195" w:author="James MacDonald" w:date="2026-09-25T21:07:00Z" w16du:dateUtc="2026-09-26T01:07:00Z"/>
          <w:strike/>
          <w:color w:val="FF0000"/>
        </w:rPr>
      </w:pPr>
      <w:ins w:id="196" w:author="James MacDonald" w:date="2026-09-25T21:07:00Z" w16du:dateUtc="2026-09-26T01:07:00Z">
        <w:r w:rsidRPr="00107AD5">
          <w:rPr>
            <w:strike/>
            <w:color w:val="FF0000"/>
          </w:rPr>
          <w:t xml:space="preserve">Board / Executive Director Relationship: Establish policies that govern the relationship between Board as a whole and the Executive Director, and between the elected Executive and the Executive Director. </w:t>
        </w:r>
      </w:ins>
    </w:p>
    <w:p w14:paraId="40B55D51" w14:textId="77777777" w:rsidR="004A5176" w:rsidRPr="00107AD5" w:rsidRDefault="004A14D5">
      <w:pPr>
        <w:numPr>
          <w:ilvl w:val="1"/>
          <w:numId w:val="4"/>
        </w:numPr>
        <w:ind w:right="6"/>
        <w:rPr>
          <w:ins w:id="197" w:author="James MacDonald" w:date="2026-09-25T21:07:00Z" w16du:dateUtc="2026-09-26T01:07:00Z"/>
          <w:strike/>
          <w:color w:val="FF0000"/>
        </w:rPr>
      </w:pPr>
      <w:ins w:id="198" w:author="James MacDonald" w:date="2026-09-25T21:07:00Z" w16du:dateUtc="2026-09-26T01:07:00Z">
        <w:r w:rsidRPr="00107AD5">
          <w:rPr>
            <w:strike/>
            <w:color w:val="FF0000"/>
          </w:rPr>
          <w:t xml:space="preserve">Executive Director / Employee Relationship: Establish policies that govern all aspects of organization operations with input from the Executive Committee. For Example: HR policies, IT policies etc. </w:t>
        </w:r>
      </w:ins>
    </w:p>
    <w:p w14:paraId="2D9630EF" w14:textId="226C3CC7" w:rsidR="004A5176" w:rsidRPr="00107AD5" w:rsidRDefault="004A14D5" w:rsidP="00107AD5">
      <w:pPr>
        <w:numPr>
          <w:ilvl w:val="1"/>
          <w:numId w:val="4"/>
        </w:numPr>
        <w:spacing w:after="114"/>
        <w:ind w:right="6"/>
        <w:rPr>
          <w:ins w:id="199" w:author="James MacDonald" w:date="2026-09-25T21:07:00Z" w16du:dateUtc="2026-09-26T01:07:00Z"/>
          <w:strike/>
          <w:color w:val="FF0000"/>
        </w:rPr>
      </w:pPr>
      <w:ins w:id="200" w:author="James MacDonald" w:date="2026-09-25T21:07:00Z" w16du:dateUtc="2026-09-26T01:07:00Z">
        <w:r w:rsidRPr="00107AD5">
          <w:rPr>
            <w:strike/>
            <w:color w:val="FF0000"/>
          </w:rPr>
          <w:t>Executive Director’s Parameters: Those boundaries of prudent and ethical behavior</w:t>
        </w:r>
      </w:ins>
      <w:del w:id="201" w:author="James MacDonald" w:date="2026-09-25T21:07:00Z" w16du:dateUtc="2026-09-26T01:07:00Z">
        <w:r w:rsidR="000C30A2">
          <w:delText>endeavor,</w:delText>
        </w:r>
      </w:del>
      <w:r w:rsidR="000C30A2" w:rsidRPr="00107AD5">
        <w:rPr>
          <w:strike/>
          <w:color w:val="FF0000"/>
          <w:rPrChange w:id="202" w:author="James MacDonald" w:date="2026-09-25T21:07:00Z" w16du:dateUtc="2026-09-26T01:07:00Z">
            <w:rPr/>
          </w:rPrChange>
        </w:rPr>
        <w:t xml:space="preserve"> within </w:t>
      </w:r>
      <w:ins w:id="203" w:author="James MacDonald" w:date="2026-09-25T21:07:00Z" w16du:dateUtc="2026-09-26T01:07:00Z">
        <w:r w:rsidRPr="00107AD5">
          <w:rPr>
            <w:strike/>
            <w:color w:val="FF0000"/>
          </w:rPr>
          <w:t xml:space="preserve">which the Executive Director can operate. </w:t>
        </w:r>
      </w:ins>
      <w:commentRangeEnd w:id="189"/>
      <w:r w:rsidR="00107AD5" w:rsidRPr="00107AD5">
        <w:rPr>
          <w:rStyle w:val="CommentReference"/>
          <w:strike/>
          <w:color w:val="FF0000"/>
          <w:sz w:val="18"/>
          <w:szCs w:val="24"/>
        </w:rPr>
        <w:commentReference w:id="189"/>
      </w:r>
    </w:p>
    <w:p w14:paraId="75E01E8E" w14:textId="06665FDC" w:rsidR="004A5176" w:rsidRDefault="004A14D5">
      <w:pPr>
        <w:numPr>
          <w:ilvl w:val="0"/>
          <w:numId w:val="4"/>
        </w:numPr>
        <w:ind w:right="6"/>
        <w:rPr>
          <w:ins w:id="204" w:author="James MacDonald" w:date="2026-09-25T21:07:00Z" w16du:dateUtc="2026-09-26T01:07:00Z"/>
        </w:rPr>
      </w:pPr>
      <w:ins w:id="205" w:author="James MacDonald" w:date="2026-09-25T21:07:00Z" w16du:dateUtc="2026-09-26T01:07:00Z">
        <w:r>
          <w:t>Develop and approve a three-year plan of service or a strategic plan, a rolling three-year budget, the</w:t>
        </w:r>
        <w:r w:rsidR="00107AD5">
          <w:t xml:space="preserve"> </w:t>
        </w:r>
        <w:r w:rsidR="00107AD5" w:rsidRPr="00107AD5">
          <w:rPr>
            <w:color w:val="70AD47" w:themeColor="accent6"/>
          </w:rPr>
          <w:t>provincial</w:t>
        </w:r>
        <w:r>
          <w:t xml:space="preserve"> annual report, and audited financial statements. </w:t>
        </w:r>
      </w:ins>
    </w:p>
    <w:p w14:paraId="320136B5" w14:textId="120284AA" w:rsidR="004A5176" w:rsidRDefault="004A14D5">
      <w:pPr>
        <w:numPr>
          <w:ilvl w:val="0"/>
          <w:numId w:val="4"/>
        </w:numPr>
        <w:ind w:right="6"/>
        <w:rPr>
          <w:ins w:id="206" w:author="James MacDonald" w:date="2026-09-25T21:07:00Z" w16du:dateUtc="2026-09-26T01:07:00Z"/>
        </w:rPr>
      </w:pPr>
      <w:ins w:id="207" w:author="James MacDonald" w:date="2026-09-25T21:07:00Z" w16du:dateUtc="2026-09-26T01:07:00Z">
        <w:r>
          <w:t xml:space="preserve">Recognize the value and contributions of </w:t>
        </w:r>
        <w:r w:rsidR="00107AD5">
          <w:t>long-serving</w:t>
        </w:r>
        <w:r>
          <w:t xml:space="preserve"> </w:t>
        </w:r>
        <w:r w:rsidR="00107AD5">
          <w:t>employees</w:t>
        </w:r>
        <w:r w:rsidRPr="00107AD5">
          <w:rPr>
            <w:strike/>
            <w:color w:val="FF0000"/>
          </w:rPr>
          <w:t>(s)</w:t>
        </w:r>
        <w:r>
          <w:t xml:space="preserve">, volunteers, and trustees. </w:t>
        </w:r>
      </w:ins>
    </w:p>
    <w:p w14:paraId="218AE461" w14:textId="1DFF67D4" w:rsidR="00107AD5" w:rsidRDefault="004A14D5">
      <w:pPr>
        <w:numPr>
          <w:ilvl w:val="0"/>
          <w:numId w:val="4"/>
        </w:numPr>
        <w:ind w:right="6"/>
        <w:rPr>
          <w:ins w:id="208" w:author="James MacDonald" w:date="2026-09-25T21:07:00Z" w16du:dateUtc="2026-09-26T01:07:00Z"/>
        </w:rPr>
      </w:pPr>
      <w:ins w:id="209" w:author="James MacDonald" w:date="2026-09-25T21:07:00Z" w16du:dateUtc="2026-09-26T01:07:00Z">
        <w:r>
          <w:t xml:space="preserve">Monitor </w:t>
        </w:r>
        <w:r w:rsidRPr="00891627">
          <w:rPr>
            <w:strike/>
            <w:color w:val="FF0000"/>
          </w:rPr>
          <w:t>achievement</w:t>
        </w:r>
        <w:r w:rsidR="00891627">
          <w:t xml:space="preserve"> efficacy and</w:t>
        </w:r>
        <w:r>
          <w:t xml:space="preserve"> </w:t>
        </w:r>
        <w:r w:rsidRPr="00891627">
          <w:rPr>
            <w:strike/>
            <w:color w:val="FF0000"/>
          </w:rPr>
          <w:t>or</w:t>
        </w:r>
        <w:r>
          <w:t xml:space="preserve"> compliance with polic</w:t>
        </w:r>
        <w:r w:rsidR="00891627">
          <w:t>ies</w:t>
        </w:r>
        <w:r>
          <w:t xml:space="preserve"> </w:t>
        </w:r>
        <w:r w:rsidRPr="00107AD5">
          <w:rPr>
            <w:strike/>
            <w:color w:val="FF0000"/>
          </w:rPr>
          <w:t>against criteria, the Board has previously set</w:t>
        </w:r>
        <w:r>
          <w:t xml:space="preserve">, using: </w:t>
        </w:r>
      </w:ins>
    </w:p>
    <w:p w14:paraId="739C80D0" w14:textId="1107CEA0" w:rsidR="004A5176" w:rsidRDefault="004A14D5" w:rsidP="00107AD5">
      <w:pPr>
        <w:numPr>
          <w:ilvl w:val="1"/>
          <w:numId w:val="4"/>
        </w:numPr>
        <w:ind w:right="6"/>
        <w:rPr>
          <w:ins w:id="210" w:author="James MacDonald" w:date="2026-09-25T21:07:00Z" w16du:dateUtc="2026-09-26T01:07:00Z"/>
        </w:rPr>
      </w:pPr>
      <w:ins w:id="211" w:author="James MacDonald" w:date="2026-09-25T21:07:00Z" w16du:dateUtc="2026-09-26T01:07:00Z">
        <w:r>
          <w:t xml:space="preserve">reports by the Executive Director, </w:t>
        </w:r>
      </w:ins>
    </w:p>
    <w:p w14:paraId="56069B34" w14:textId="77777777" w:rsidR="004A5176" w:rsidRDefault="004A14D5">
      <w:pPr>
        <w:numPr>
          <w:ilvl w:val="1"/>
          <w:numId w:val="5"/>
        </w:numPr>
        <w:ind w:right="6"/>
        <w:rPr>
          <w:ins w:id="212" w:author="James MacDonald" w:date="2026-09-25T21:07:00Z" w16du:dateUtc="2026-09-26T01:07:00Z"/>
        </w:rPr>
      </w:pPr>
      <w:ins w:id="213" w:author="James MacDonald" w:date="2026-09-25T21:07:00Z" w16du:dateUtc="2026-09-26T01:07:00Z">
        <w:r>
          <w:t xml:space="preserve">reports from member municipalities, members’ libraries, and outside agencies, </w:t>
        </w:r>
      </w:ins>
    </w:p>
    <w:p w14:paraId="567D0C9B" w14:textId="77777777" w:rsidR="004A5176" w:rsidRDefault="004A14D5">
      <w:pPr>
        <w:numPr>
          <w:ilvl w:val="1"/>
          <w:numId w:val="5"/>
        </w:numPr>
        <w:ind w:right="6"/>
        <w:rPr>
          <w:ins w:id="214" w:author="James MacDonald" w:date="2026-09-25T21:07:00Z" w16du:dateUtc="2026-09-26T01:07:00Z"/>
        </w:rPr>
      </w:pPr>
      <w:ins w:id="215" w:author="James MacDonald" w:date="2026-09-25T21:07:00Z" w16du:dateUtc="2026-09-26T01:07:00Z">
        <w:r>
          <w:t xml:space="preserve">direct inspection by the Board. </w:t>
        </w:r>
      </w:ins>
    </w:p>
    <w:p w14:paraId="165973AC" w14:textId="1DD88C3B" w:rsidR="004A5176" w:rsidRPr="00891627" w:rsidRDefault="004A14D5">
      <w:pPr>
        <w:numPr>
          <w:ilvl w:val="0"/>
          <w:numId w:val="4"/>
        </w:numPr>
        <w:ind w:right="6"/>
        <w:rPr>
          <w:ins w:id="216" w:author="James MacDonald" w:date="2026-09-25T21:07:00Z" w16du:dateUtc="2026-09-26T01:07:00Z"/>
          <w:strike/>
          <w:color w:val="FF0000"/>
        </w:rPr>
      </w:pPr>
      <w:ins w:id="217" w:author="James MacDonald" w:date="2026-09-25T21:07:00Z" w16du:dateUtc="2026-09-26T01:07:00Z">
        <w:r>
          <w:t xml:space="preserve">Use the results of </w:t>
        </w:r>
        <w:r w:rsidR="00891627" w:rsidRPr="00891627">
          <w:rPr>
            <w:color w:val="70AD47" w:themeColor="accent6"/>
          </w:rPr>
          <w:t>this</w:t>
        </w:r>
        <w:r w:rsidR="00891627">
          <w:t xml:space="preserve"> </w:t>
        </w:r>
        <w:r>
          <w:t xml:space="preserve">monitoring </w:t>
        </w:r>
        <w:r w:rsidRPr="00891627">
          <w:rPr>
            <w:color w:val="70AD47" w:themeColor="accent6"/>
          </w:rPr>
          <w:t xml:space="preserve">to </w:t>
        </w:r>
        <w:r w:rsidR="00891627" w:rsidRPr="00891627">
          <w:rPr>
            <w:color w:val="70AD47" w:themeColor="accent6"/>
          </w:rPr>
          <w:t>inform regular policy revision</w:t>
        </w:r>
        <w:r w:rsidR="00891627">
          <w:t>.</w:t>
        </w:r>
        <w:r w:rsidR="00891627" w:rsidRPr="00891627">
          <w:rPr>
            <w:strike/>
            <w:color w:val="FF0000"/>
          </w:rPr>
          <w:t xml:space="preserve"> </w:t>
        </w:r>
        <w:r w:rsidRPr="00891627">
          <w:rPr>
            <w:strike/>
            <w:color w:val="FF0000"/>
          </w:rPr>
          <w:t xml:space="preserve">improve performance by: </w:t>
        </w:r>
      </w:ins>
    </w:p>
    <w:p w14:paraId="35549C56" w14:textId="77777777" w:rsidR="00D00B3D" w:rsidRPr="00891627" w:rsidRDefault="004A14D5">
      <w:pPr>
        <w:numPr>
          <w:ilvl w:val="1"/>
          <w:numId w:val="4"/>
        </w:numPr>
        <w:ind w:right="6" w:hanging="360"/>
        <w:rPr>
          <w:strike/>
          <w:color w:val="FF0000"/>
          <w:rPrChange w:id="218" w:author="James MacDonald" w:date="2026-09-25T21:07:00Z" w16du:dateUtc="2026-09-26T01:07:00Z">
            <w:rPr/>
          </w:rPrChange>
        </w:rPr>
        <w:pPrChange w:id="219" w:author="James MacDonald" w:date="2026-09-25T21:07:00Z" w16du:dateUtc="2026-09-26T01:07:00Z">
          <w:pPr>
            <w:spacing w:after="0" w:line="239" w:lineRule="auto"/>
            <w:ind w:left="758"/>
            <w:jc w:val="both"/>
          </w:pPr>
        </w:pPrChange>
      </w:pPr>
      <w:ins w:id="220" w:author="James MacDonald" w:date="2026-09-25T21:07:00Z" w16du:dateUtc="2026-09-26T01:07:00Z">
        <w:r w:rsidRPr="00891627">
          <w:rPr>
            <w:strike/>
            <w:color w:val="FF0000"/>
          </w:rPr>
          <w:t xml:space="preserve">reviewing </w:t>
        </w:r>
      </w:ins>
      <w:r w:rsidR="000C30A2" w:rsidRPr="00891627">
        <w:rPr>
          <w:strike/>
          <w:color w:val="FF0000"/>
          <w:rPrChange w:id="221" w:author="James MacDonald" w:date="2026-09-25T21:07:00Z" w16du:dateUtc="2026-09-26T01:07:00Z">
            <w:rPr/>
          </w:rPrChange>
        </w:rPr>
        <w:t xml:space="preserve">existing </w:t>
      </w:r>
      <w:ins w:id="222" w:author="James MacDonald" w:date="2026-09-25T21:07:00Z" w16du:dateUtc="2026-09-26T01:07:00Z">
        <w:r w:rsidRPr="00891627">
          <w:rPr>
            <w:strike/>
            <w:color w:val="FF0000"/>
          </w:rPr>
          <w:t>policies as per review schedule</w:t>
        </w:r>
      </w:ins>
      <w:del w:id="223" w:author="James MacDonald" w:date="2026-09-25T21:07:00Z" w16du:dateUtc="2026-09-26T01:07:00Z">
        <w:r w:rsidR="000C30A2">
          <w:delText xml:space="preserve">resources, to make improvement in this area over time.  </w:delText>
        </w:r>
      </w:del>
      <w:r w:rsidR="000C30A2" w:rsidRPr="00891627">
        <w:rPr>
          <w:strike/>
          <w:color w:val="FF0000"/>
          <w:rPrChange w:id="224" w:author="James MacDonald" w:date="2026-09-25T21:07:00Z" w16du:dateUtc="2026-09-26T01:07:00Z">
            <w:rPr/>
          </w:rPrChange>
        </w:rPr>
        <w:t xml:space="preserve"> </w:t>
      </w:r>
    </w:p>
    <w:p w14:paraId="13211993" w14:textId="77777777" w:rsidR="004A5176" w:rsidRPr="00891627" w:rsidRDefault="004A14D5">
      <w:pPr>
        <w:numPr>
          <w:ilvl w:val="1"/>
          <w:numId w:val="4"/>
        </w:numPr>
        <w:ind w:right="6"/>
        <w:rPr>
          <w:ins w:id="225" w:author="James MacDonald" w:date="2026-09-25T21:07:00Z" w16du:dateUtc="2026-09-26T01:07:00Z"/>
          <w:strike/>
          <w:color w:val="FF0000"/>
        </w:rPr>
      </w:pPr>
      <w:ins w:id="226" w:author="James MacDonald" w:date="2026-09-25T21:07:00Z" w16du:dateUtc="2026-09-26T01:07:00Z">
        <w:r w:rsidRPr="00891627">
          <w:rPr>
            <w:strike/>
            <w:color w:val="FF0000"/>
          </w:rPr>
          <w:t xml:space="preserve">revising existing policies as required </w:t>
        </w:r>
      </w:ins>
    </w:p>
    <w:p w14:paraId="77DED5DF" w14:textId="77777777" w:rsidR="004A5176" w:rsidRPr="00891627" w:rsidRDefault="004A14D5">
      <w:pPr>
        <w:numPr>
          <w:ilvl w:val="1"/>
          <w:numId w:val="4"/>
        </w:numPr>
        <w:ind w:right="6"/>
        <w:rPr>
          <w:ins w:id="227" w:author="James MacDonald" w:date="2026-09-25T21:07:00Z" w16du:dateUtc="2026-09-26T01:07:00Z"/>
          <w:strike/>
          <w:color w:val="FF0000"/>
        </w:rPr>
      </w:pPr>
      <w:ins w:id="228" w:author="James MacDonald" w:date="2026-09-25T21:07:00Z" w16du:dateUtc="2026-09-26T01:07:00Z">
        <w:r w:rsidRPr="00891627">
          <w:rPr>
            <w:strike/>
            <w:color w:val="FF0000"/>
          </w:rPr>
          <w:t xml:space="preserve">formulating new policies as required </w:t>
        </w:r>
      </w:ins>
    </w:p>
    <w:p w14:paraId="3ABFBD91" w14:textId="77777777" w:rsidR="004A5176" w:rsidRPr="003323D1" w:rsidRDefault="004A14D5">
      <w:pPr>
        <w:numPr>
          <w:ilvl w:val="0"/>
          <w:numId w:val="4"/>
        </w:numPr>
        <w:ind w:right="6"/>
        <w:rPr>
          <w:ins w:id="229" w:author="James MacDonald" w:date="2026-09-25T21:07:00Z" w16du:dateUtc="2026-09-26T01:07:00Z"/>
          <w:strike/>
          <w:color w:val="FF0000"/>
        </w:rPr>
      </w:pPr>
      <w:commentRangeStart w:id="230"/>
      <w:ins w:id="231" w:author="James MacDonald" w:date="2026-09-25T21:07:00Z" w16du:dateUtc="2026-09-26T01:07:00Z">
        <w:r w:rsidRPr="003323D1">
          <w:rPr>
            <w:strike/>
            <w:color w:val="FF0000"/>
          </w:rPr>
          <w:t xml:space="preserve">The term of office of the Northern Lights Library System Board Chair is limited to two (2) consecutive two (2) year terms, unless at least 2/3 of the whole board passes a resolution stating that the Chair may be reappointed for more than two </w:t>
        </w:r>
      </w:ins>
    </w:p>
    <w:p w14:paraId="68D834F9" w14:textId="77777777" w:rsidR="004A5176" w:rsidRPr="003323D1" w:rsidRDefault="004A14D5">
      <w:pPr>
        <w:ind w:left="550" w:right="6"/>
        <w:rPr>
          <w:ins w:id="232" w:author="James MacDonald" w:date="2026-09-25T21:07:00Z" w16du:dateUtc="2026-09-26T01:07:00Z"/>
          <w:strike/>
          <w:color w:val="FF0000"/>
        </w:rPr>
      </w:pPr>
      <w:ins w:id="233" w:author="James MacDonald" w:date="2026-09-25T21:07:00Z" w16du:dateUtc="2026-09-26T01:07:00Z">
        <w:r w:rsidRPr="003323D1">
          <w:rPr>
            <w:strike/>
            <w:color w:val="FF0000"/>
          </w:rPr>
          <w:t xml:space="preserve">(2) consecutive terms. </w:t>
        </w:r>
      </w:ins>
    </w:p>
    <w:p w14:paraId="4975115E" w14:textId="77777777" w:rsidR="004A5176" w:rsidRPr="003323D1" w:rsidRDefault="004A14D5">
      <w:pPr>
        <w:numPr>
          <w:ilvl w:val="0"/>
          <w:numId w:val="4"/>
        </w:numPr>
        <w:ind w:right="6"/>
        <w:rPr>
          <w:ins w:id="234" w:author="James MacDonald" w:date="2026-09-25T21:07:00Z" w16du:dateUtc="2026-09-26T01:07:00Z"/>
          <w:strike/>
          <w:color w:val="FF0000"/>
        </w:rPr>
      </w:pPr>
      <w:ins w:id="235" w:author="James MacDonald" w:date="2026-09-25T21:07:00Z" w16du:dateUtc="2026-09-26T01:07:00Z">
        <w:r w:rsidRPr="003323D1">
          <w:rPr>
            <w:strike/>
            <w:color w:val="FF0000"/>
          </w:rPr>
          <w:t xml:space="preserve">Notwithstanding the Systems agreement mandatory seats, the term of office for a Northern Lights Library System Executive Member is limited to two (2) consecutive two-year terms, unless at least 2/3 of the whole board passes a resolution stating that member may be reappointed for more than two (2) consecutive terms. </w:t>
        </w:r>
        <w:commentRangeEnd w:id="230"/>
        <w:r w:rsidR="003323D1" w:rsidRPr="003323D1">
          <w:rPr>
            <w:rStyle w:val="CommentReference"/>
            <w:strike/>
            <w:color w:val="FF0000"/>
            <w:sz w:val="18"/>
            <w:szCs w:val="24"/>
          </w:rPr>
          <w:commentReference w:id="230"/>
        </w:r>
      </w:ins>
    </w:p>
    <w:p w14:paraId="2B2825FB" w14:textId="77777777" w:rsidR="004A5176" w:rsidRPr="00891627" w:rsidRDefault="004A14D5">
      <w:pPr>
        <w:numPr>
          <w:ilvl w:val="0"/>
          <w:numId w:val="4"/>
        </w:numPr>
        <w:ind w:right="6"/>
        <w:rPr>
          <w:ins w:id="236" w:author="James MacDonald" w:date="2026-09-25T21:07:00Z" w16du:dateUtc="2026-09-26T01:07:00Z"/>
          <w:strike/>
          <w:color w:val="FF0000"/>
        </w:rPr>
      </w:pPr>
      <w:commentRangeStart w:id="237"/>
      <w:ins w:id="238" w:author="James MacDonald" w:date="2026-09-25T21:07:00Z" w16du:dateUtc="2026-09-26T01:07:00Z">
        <w:r w:rsidRPr="00891627">
          <w:rPr>
            <w:strike/>
            <w:color w:val="FF0000"/>
          </w:rPr>
          <w:t xml:space="preserve">Meet a minimum of four (4) times per year as per the Libraries Act; Section 33, and as defined in the Northern Lights Library System Agreement. A quorum of the Board shall be a simple majority of the entire board plus one (1). Meetings can be held at NLLS headquarters or virtually. </w:t>
        </w:r>
        <w:commentRangeEnd w:id="237"/>
        <w:r w:rsidR="00891627" w:rsidRPr="00891627">
          <w:rPr>
            <w:rStyle w:val="CommentReference"/>
            <w:strike/>
            <w:color w:val="FF0000"/>
            <w:sz w:val="18"/>
            <w:szCs w:val="24"/>
          </w:rPr>
          <w:commentReference w:id="237"/>
        </w:r>
      </w:ins>
    </w:p>
    <w:p w14:paraId="3E45D810" w14:textId="77777777" w:rsidR="004A5176" w:rsidRPr="00891627" w:rsidRDefault="004A14D5">
      <w:pPr>
        <w:numPr>
          <w:ilvl w:val="0"/>
          <w:numId w:val="4"/>
        </w:numPr>
        <w:ind w:right="6"/>
        <w:rPr>
          <w:ins w:id="239" w:author="James MacDonald" w:date="2026-09-25T21:07:00Z" w16du:dateUtc="2026-09-26T01:07:00Z"/>
          <w:strike/>
          <w:color w:val="FF0000"/>
        </w:rPr>
      </w:pPr>
      <w:ins w:id="240" w:author="James MacDonald" w:date="2026-09-25T21:07:00Z" w16du:dateUtc="2026-09-26T01:07:00Z">
        <w:r w:rsidRPr="00891627">
          <w:rPr>
            <w:strike/>
            <w:color w:val="FF0000"/>
          </w:rPr>
          <w:t xml:space="preserve">Create procedures providing for the orientation and ongoing development of trustees as they fulfill their ethical and legal duties to the regional library system. </w:t>
        </w:r>
      </w:ins>
    </w:p>
    <w:p w14:paraId="27975749" w14:textId="77777777" w:rsidR="00891627" w:rsidRDefault="00891627" w:rsidP="00891627">
      <w:pPr>
        <w:spacing w:after="0" w:line="259" w:lineRule="auto"/>
        <w:ind w:left="-5"/>
        <w:rPr>
          <w:ins w:id="241" w:author="James MacDonald" w:date="2026-09-25T21:07:00Z" w16du:dateUtc="2026-09-26T01:07:00Z"/>
          <w:b/>
          <w:sz w:val="24"/>
        </w:rPr>
      </w:pPr>
    </w:p>
    <w:p w14:paraId="4196C28D" w14:textId="45E44165" w:rsidR="00891627" w:rsidRDefault="00891627" w:rsidP="00891627">
      <w:pPr>
        <w:pStyle w:val="Heading2"/>
        <w:rPr>
          <w:ins w:id="242" w:author="James MacDonald" w:date="2026-09-25T21:07:00Z" w16du:dateUtc="2026-09-26T01:07:00Z"/>
          <w:color w:val="70AD47" w:themeColor="accent6"/>
        </w:rPr>
      </w:pPr>
      <w:ins w:id="243" w:author="James MacDonald" w:date="2026-09-25T21:07:00Z" w16du:dateUtc="2026-09-26T01:07:00Z">
        <w:r>
          <w:t xml:space="preserve">POLICY </w:t>
        </w:r>
        <w:r w:rsidR="007340E3" w:rsidRPr="007340E3">
          <w:rPr>
            <w:strike/>
            <w:color w:val="FF0000"/>
          </w:rPr>
          <w:t>MAKING</w:t>
        </w:r>
        <w:r w:rsidR="007340E3">
          <w:rPr>
            <w:strike/>
            <w:color w:val="FF0000"/>
          </w:rPr>
          <w:t xml:space="preserve"> </w:t>
        </w:r>
        <w:r w:rsidR="007340E3" w:rsidRPr="007340E3">
          <w:rPr>
            <w:color w:val="70AD47" w:themeColor="accent6"/>
          </w:rPr>
          <w:t>DEVELOPMENT</w:t>
        </w:r>
      </w:ins>
    </w:p>
    <w:p w14:paraId="701BC5DF" w14:textId="668272C0" w:rsidR="007340E3" w:rsidRPr="007340E3" w:rsidRDefault="007340E3" w:rsidP="007340E3">
      <w:pPr>
        <w:spacing w:after="11" w:line="277" w:lineRule="auto"/>
        <w:ind w:right="26"/>
        <w:rPr>
          <w:ins w:id="244" w:author="James MacDonald" w:date="2026-09-25T21:07:00Z" w16du:dateUtc="2026-09-26T01:07:00Z"/>
          <w:strike/>
          <w:color w:val="FF0000"/>
        </w:rPr>
      </w:pPr>
      <w:ins w:id="245" w:author="James MacDonald" w:date="2026-09-25T21:07:00Z" w16du:dateUtc="2026-09-26T01:07:00Z">
        <w:r w:rsidRPr="007340E3">
          <w:rPr>
            <w:strike/>
            <w:color w:val="FF0000"/>
          </w:rPr>
          <w:t xml:space="preserve">The Board believes that </w:t>
        </w:r>
        <w:r>
          <w:t xml:space="preserve">Policies provide parameters for the action of the Board, its committees, staff, and member libraries. The Board expects Northern Lights Library System’s people to know the policies related to their duties. </w:t>
        </w:r>
        <w:r w:rsidRPr="007340E3">
          <w:rPr>
            <w:strike/>
            <w:color w:val="FF0000"/>
          </w:rPr>
          <w:t>Northern Lights Library System</w:t>
        </w:r>
        <w:r>
          <w:t xml:space="preserve"> As per The Library </w:t>
        </w:r>
        <w:r w:rsidRPr="007340E3">
          <w:rPr>
            <w:color w:val="70AD47" w:themeColor="accent6"/>
          </w:rPr>
          <w:t xml:space="preserve">Act and </w:t>
        </w:r>
        <w:r>
          <w:t>Regulation t</w:t>
        </w:r>
        <w:r w:rsidRPr="007340E3">
          <w:rPr>
            <w:color w:val="70AD47" w:themeColor="accent6"/>
          </w:rPr>
          <w:t>he</w:t>
        </w:r>
        <w:r>
          <w:t xml:space="preserve"> Board exercises responsible governance by establishing policies.</w:t>
        </w:r>
        <w:r w:rsidRPr="007340E3">
          <w:rPr>
            <w:strike/>
            <w:color w:val="FF0000"/>
          </w:rPr>
          <w:t xml:space="preserve">, which forms a framework within which the Northern Lights Library System Board and staff will carry out their duties. </w:t>
        </w:r>
      </w:ins>
    </w:p>
    <w:p w14:paraId="4FB277D5" w14:textId="5CCD7049" w:rsidR="00891627" w:rsidRPr="007340E3" w:rsidRDefault="00891627" w:rsidP="00891627">
      <w:pPr>
        <w:numPr>
          <w:ilvl w:val="0"/>
          <w:numId w:val="7"/>
        </w:numPr>
        <w:ind w:right="26"/>
        <w:rPr>
          <w:ins w:id="246" w:author="James MacDonald" w:date="2026-09-25T21:07:00Z" w16du:dateUtc="2026-09-26T01:07:00Z"/>
          <w:strike/>
          <w:color w:val="FF0000"/>
        </w:rPr>
      </w:pPr>
      <w:commentRangeStart w:id="247"/>
      <w:ins w:id="248" w:author="James MacDonald" w:date="2026-09-25T21:07:00Z" w16du:dateUtc="2026-09-26T01:07:00Z">
        <w:r w:rsidRPr="007340E3">
          <w:rPr>
            <w:strike/>
            <w:color w:val="FF0000"/>
          </w:rPr>
          <w:t xml:space="preserve">The Board is responsible for the policies adopted by NLLS Northern Lights Library System. </w:t>
        </w:r>
        <w:commentRangeEnd w:id="247"/>
        <w:r w:rsidR="007340E3" w:rsidRPr="007340E3">
          <w:rPr>
            <w:rStyle w:val="CommentReference"/>
            <w:strike/>
            <w:color w:val="FF0000"/>
            <w:sz w:val="18"/>
            <w:szCs w:val="24"/>
          </w:rPr>
          <w:commentReference w:id="247"/>
        </w:r>
      </w:ins>
    </w:p>
    <w:p w14:paraId="06559C6B" w14:textId="4289D010" w:rsidR="00891627" w:rsidRDefault="004A14D5" w:rsidP="00891627">
      <w:pPr>
        <w:numPr>
          <w:ilvl w:val="0"/>
          <w:numId w:val="7"/>
        </w:numPr>
        <w:ind w:right="26"/>
        <w:rPr>
          <w:ins w:id="249" w:author="James MacDonald" w:date="2026-09-25T21:07:00Z" w16du:dateUtc="2026-09-26T01:07:00Z"/>
        </w:rPr>
      </w:pPr>
      <w:ins w:id="250" w:author="James MacDonald" w:date="2026-09-25T21:07:00Z" w16du:dateUtc="2026-09-26T01:07:00Z">
        <w:r>
          <w:t>With assistance from the administration, the Northern Lights Library System Board</w:t>
        </w:r>
        <w:r w:rsidR="00891627">
          <w:t xml:space="preserve"> regularly reviews existing policies to ensure that they are up to date, in keeping with the government legislation and regulations and reflecting evolving needs of the System</w:t>
        </w:r>
        <w:r>
          <w:t>, by:</w:t>
        </w:r>
        <w:r w:rsidR="00891627">
          <w:t xml:space="preserve"> </w:t>
        </w:r>
      </w:ins>
    </w:p>
    <w:p w14:paraId="1D5E716A" w14:textId="77777777" w:rsidR="00891627" w:rsidRDefault="00891627" w:rsidP="00891627">
      <w:pPr>
        <w:numPr>
          <w:ilvl w:val="1"/>
          <w:numId w:val="7"/>
        </w:numPr>
        <w:ind w:right="26"/>
        <w:rPr>
          <w:ins w:id="251" w:author="James MacDonald" w:date="2026-09-25T21:07:00Z" w16du:dateUtc="2026-09-26T01:07:00Z"/>
        </w:rPr>
      </w:pPr>
      <w:ins w:id="252" w:author="James MacDonald" w:date="2026-09-25T21:07:00Z" w16du:dateUtc="2026-09-26T01:07:00Z">
        <w:r>
          <w:t xml:space="preserve">All policies are reviewed annually. </w:t>
        </w:r>
      </w:ins>
    </w:p>
    <w:p w14:paraId="4B31C05B" w14:textId="77777777" w:rsidR="00891627" w:rsidRDefault="00891627" w:rsidP="00891627">
      <w:pPr>
        <w:numPr>
          <w:ilvl w:val="1"/>
          <w:numId w:val="7"/>
        </w:numPr>
        <w:ind w:right="26"/>
        <w:rPr>
          <w:ins w:id="253" w:author="James MacDonald" w:date="2026-09-25T21:07:00Z" w16du:dateUtc="2026-09-26T01:07:00Z"/>
        </w:rPr>
      </w:pPr>
      <w:ins w:id="254" w:author="James MacDonald" w:date="2026-09-25T21:07:00Z" w16du:dateUtc="2026-09-26T01:07:00Z">
        <w:r>
          <w:t xml:space="preserve">The most current Plan of Service shall supply content guidance. </w:t>
        </w:r>
      </w:ins>
    </w:p>
    <w:p w14:paraId="4EAD3C86" w14:textId="77777777" w:rsidR="00891627" w:rsidRDefault="00891627" w:rsidP="00891627">
      <w:pPr>
        <w:numPr>
          <w:ilvl w:val="1"/>
          <w:numId w:val="7"/>
        </w:numPr>
        <w:ind w:right="26"/>
        <w:rPr>
          <w:ins w:id="255" w:author="James MacDonald" w:date="2026-09-25T21:07:00Z" w16du:dateUtc="2026-09-26T01:07:00Z"/>
        </w:rPr>
      </w:pPr>
      <w:ins w:id="256" w:author="James MacDonald" w:date="2026-09-25T21:07:00Z" w16du:dateUtc="2026-09-26T01:07:00Z">
        <w:r>
          <w:t xml:space="preserve">A list of policies, together with prescribed reviewed dates of each policy, shall be maintained for the Board for their review. </w:t>
        </w:r>
      </w:ins>
    </w:p>
    <w:p w14:paraId="66F7B5DF" w14:textId="77777777" w:rsidR="00891627" w:rsidRDefault="00891627" w:rsidP="00891627">
      <w:pPr>
        <w:numPr>
          <w:ilvl w:val="1"/>
          <w:numId w:val="7"/>
        </w:numPr>
        <w:ind w:right="26"/>
        <w:rPr>
          <w:ins w:id="257" w:author="James MacDonald" w:date="2026-09-25T21:07:00Z" w16du:dateUtc="2026-09-26T01:07:00Z"/>
        </w:rPr>
      </w:pPr>
      <w:ins w:id="258" w:author="James MacDonald" w:date="2026-09-25T21:07:00Z" w16du:dateUtc="2026-09-26T01:07:00Z">
        <w:r>
          <w:t xml:space="preserve">Policies requiring revision shall be presented to the Executive Committee for review before proceeding to a vote of the Board. </w:t>
        </w:r>
      </w:ins>
    </w:p>
    <w:p w14:paraId="48091A02" w14:textId="77777777" w:rsidR="00891627" w:rsidRDefault="00891627" w:rsidP="00891627">
      <w:pPr>
        <w:numPr>
          <w:ilvl w:val="1"/>
          <w:numId w:val="7"/>
        </w:numPr>
        <w:ind w:right="26"/>
        <w:rPr>
          <w:ins w:id="259" w:author="James MacDonald" w:date="2026-09-25T21:07:00Z" w16du:dateUtc="2026-09-26T01:07:00Z"/>
        </w:rPr>
      </w:pPr>
      <w:ins w:id="260" w:author="James MacDonald" w:date="2026-09-25T21:07:00Z" w16du:dateUtc="2026-09-26T01:07:00Z">
        <w:r>
          <w:t xml:space="preserve">Policy review dates will be expressly recorded on the policy, tracked, and acknowledged through signature by the Board Chair. </w:t>
        </w:r>
      </w:ins>
    </w:p>
    <w:p w14:paraId="20378B15" w14:textId="77777777" w:rsidR="00891627" w:rsidRDefault="00891627" w:rsidP="00891627">
      <w:pPr>
        <w:numPr>
          <w:ilvl w:val="0"/>
          <w:numId w:val="7"/>
        </w:numPr>
        <w:ind w:right="26"/>
        <w:rPr>
          <w:ins w:id="261" w:author="James MacDonald" w:date="2026-09-25T21:07:00Z" w16du:dateUtc="2026-09-26T01:07:00Z"/>
        </w:rPr>
      </w:pPr>
      <w:ins w:id="262" w:author="James MacDonald" w:date="2026-09-25T21:07:00Z" w16du:dateUtc="2026-09-26T01:07:00Z">
        <w:r>
          <w:t xml:space="preserve">Policies shall be: </w:t>
        </w:r>
      </w:ins>
    </w:p>
    <w:p w14:paraId="0DDF5BA1" w14:textId="77777777" w:rsidR="00891627" w:rsidRDefault="00891627" w:rsidP="00891627">
      <w:pPr>
        <w:numPr>
          <w:ilvl w:val="1"/>
          <w:numId w:val="7"/>
        </w:numPr>
        <w:ind w:right="26"/>
        <w:rPr>
          <w:ins w:id="263" w:author="James MacDonald" w:date="2026-09-25T21:07:00Z" w16du:dateUtc="2026-09-26T01:07:00Z"/>
        </w:rPr>
      </w:pPr>
      <w:ins w:id="264" w:author="James MacDonald" w:date="2026-09-25T21:07:00Z" w16du:dateUtc="2026-09-26T01:07:00Z">
        <w:r>
          <w:t xml:space="preserve">Proposed by any stakeholder in the operation and management of Northern Lights Library System to the Executive Committee via the Board Policy Review Committee. </w:t>
        </w:r>
      </w:ins>
    </w:p>
    <w:p w14:paraId="4CCAEF67" w14:textId="77777777" w:rsidR="00891627" w:rsidRDefault="00891627" w:rsidP="00891627">
      <w:pPr>
        <w:numPr>
          <w:ilvl w:val="1"/>
          <w:numId w:val="7"/>
        </w:numPr>
        <w:ind w:right="26"/>
        <w:rPr>
          <w:ins w:id="265" w:author="James MacDonald" w:date="2026-09-25T21:07:00Z" w16du:dateUtc="2026-09-26T01:07:00Z"/>
        </w:rPr>
      </w:pPr>
      <w:ins w:id="266" w:author="James MacDonald" w:date="2026-09-25T21:07:00Z" w16du:dateUtc="2026-09-26T01:07:00Z">
        <w:r>
          <w:t xml:space="preserve">Monitored by the Executive Director and Executive Committee. </w:t>
        </w:r>
      </w:ins>
    </w:p>
    <w:p w14:paraId="204F19F0" w14:textId="77777777" w:rsidR="00891627" w:rsidRDefault="00891627" w:rsidP="00891627">
      <w:pPr>
        <w:numPr>
          <w:ilvl w:val="1"/>
          <w:numId w:val="7"/>
        </w:numPr>
        <w:ind w:right="26"/>
        <w:rPr>
          <w:ins w:id="267" w:author="James MacDonald" w:date="2026-09-25T21:07:00Z" w16du:dateUtc="2026-09-26T01:07:00Z"/>
        </w:rPr>
      </w:pPr>
      <w:ins w:id="268" w:author="James MacDonald" w:date="2026-09-25T21:07:00Z" w16du:dateUtc="2026-09-26T01:07:00Z">
        <w:r>
          <w:t xml:space="preserve">Approved by the Board as a whole. </w:t>
        </w:r>
      </w:ins>
    </w:p>
    <w:p w14:paraId="15A2C5A9" w14:textId="77777777" w:rsidR="00891627" w:rsidRDefault="00891627" w:rsidP="00891627">
      <w:pPr>
        <w:spacing w:after="15" w:line="259" w:lineRule="auto"/>
        <w:ind w:left="720" w:firstLine="0"/>
        <w:rPr>
          <w:ins w:id="269" w:author="James MacDonald" w:date="2026-09-25T21:07:00Z" w16du:dateUtc="2026-09-26T01:07:00Z"/>
        </w:rPr>
      </w:pPr>
      <w:ins w:id="270" w:author="James MacDonald" w:date="2026-09-25T21:07:00Z" w16du:dateUtc="2026-09-26T01:07:00Z">
        <w:r>
          <w:t xml:space="preserve"> </w:t>
        </w:r>
      </w:ins>
    </w:p>
    <w:p w14:paraId="2085A416" w14:textId="77777777" w:rsidR="00891627" w:rsidRDefault="00891627" w:rsidP="00891627">
      <w:pPr>
        <w:pStyle w:val="Heading2"/>
        <w:ind w:left="-5"/>
        <w:rPr>
          <w:ins w:id="271" w:author="James MacDonald" w:date="2026-09-25T21:07:00Z" w16du:dateUtc="2026-09-26T01:07:00Z"/>
        </w:rPr>
      </w:pPr>
      <w:ins w:id="272" w:author="James MacDonald" w:date="2026-09-25T21:07:00Z" w16du:dateUtc="2026-09-26T01:07:00Z">
        <w:r>
          <w:t>Policy Development</w:t>
        </w:r>
        <w:r>
          <w:rPr>
            <w:b w:val="0"/>
          </w:rPr>
          <w:t xml:space="preserve"> </w:t>
        </w:r>
      </w:ins>
    </w:p>
    <w:p w14:paraId="41F4A29B" w14:textId="77777777" w:rsidR="00891627" w:rsidRDefault="00891627" w:rsidP="00891627">
      <w:pPr>
        <w:numPr>
          <w:ilvl w:val="0"/>
          <w:numId w:val="8"/>
        </w:numPr>
        <w:ind w:right="26"/>
        <w:rPr>
          <w:ins w:id="273" w:author="James MacDonald" w:date="2026-09-25T21:07:00Z" w16du:dateUtc="2026-09-26T01:07:00Z"/>
        </w:rPr>
      </w:pPr>
      <w:ins w:id="274" w:author="James MacDonald" w:date="2026-09-25T21:07:00Z" w16du:dateUtc="2026-09-26T01:07:00Z">
        <w:r>
          <w:t xml:space="preserve">Policies will be developed and reviewed by the Board Policy Review committee with assistance from NLLS staff and administration throughout the calendar year. </w:t>
        </w:r>
      </w:ins>
    </w:p>
    <w:p w14:paraId="610EDA24" w14:textId="10231D7B" w:rsidR="00891627" w:rsidRDefault="00891627" w:rsidP="00891627">
      <w:pPr>
        <w:numPr>
          <w:ilvl w:val="0"/>
          <w:numId w:val="8"/>
        </w:numPr>
        <w:ind w:right="26"/>
        <w:rPr>
          <w:ins w:id="275" w:author="James MacDonald" w:date="2026-09-25T21:07:00Z" w16du:dateUtc="2026-09-26T01:07:00Z"/>
        </w:rPr>
      </w:pPr>
      <w:ins w:id="276" w:author="James MacDonald" w:date="2026-09-25T21:07:00Z" w16du:dateUtc="2026-09-26T01:07:00Z">
        <w:r>
          <w:t xml:space="preserve">The Executive Director will maintain a schedule for </w:t>
        </w:r>
        <w:r w:rsidR="00985974">
          <w:t xml:space="preserve">the </w:t>
        </w:r>
        <w:r>
          <w:t xml:space="preserve">annual review of all policies and bring forward new and updated policies to the Policy Review Committee. </w:t>
        </w:r>
      </w:ins>
    </w:p>
    <w:p w14:paraId="11D37C02" w14:textId="77777777" w:rsidR="00891627" w:rsidRDefault="00891627" w:rsidP="00891627">
      <w:pPr>
        <w:numPr>
          <w:ilvl w:val="0"/>
          <w:numId w:val="8"/>
        </w:numPr>
        <w:ind w:right="26"/>
        <w:rPr>
          <w:ins w:id="277" w:author="James MacDonald" w:date="2026-09-25T21:07:00Z" w16du:dateUtc="2026-09-26T01:07:00Z"/>
        </w:rPr>
      </w:pPr>
      <w:ins w:id="278" w:author="James MacDonald" w:date="2026-09-25T21:07:00Z" w16du:dateUtc="2026-09-26T01:07:00Z">
        <w:r>
          <w:t xml:space="preserve">The Board Policy Review Committee will: </w:t>
        </w:r>
      </w:ins>
    </w:p>
    <w:p w14:paraId="794925E6" w14:textId="77777777" w:rsidR="00891627" w:rsidRDefault="00891627" w:rsidP="00891627">
      <w:pPr>
        <w:numPr>
          <w:ilvl w:val="1"/>
          <w:numId w:val="8"/>
        </w:numPr>
        <w:ind w:right="26"/>
        <w:rPr>
          <w:ins w:id="279" w:author="James MacDonald" w:date="2026-09-25T21:07:00Z" w16du:dateUtc="2026-09-26T01:07:00Z"/>
        </w:rPr>
      </w:pPr>
      <w:ins w:id="280" w:author="James MacDonald" w:date="2026-09-25T21:07:00Z" w16du:dateUtc="2026-09-26T01:07:00Z">
        <w:r>
          <w:t xml:space="preserve">track all policies and faithfully record review dates. </w:t>
        </w:r>
      </w:ins>
    </w:p>
    <w:p w14:paraId="063FEC35" w14:textId="77777777" w:rsidR="00891627" w:rsidRDefault="00891627" w:rsidP="00891627">
      <w:pPr>
        <w:numPr>
          <w:ilvl w:val="1"/>
          <w:numId w:val="8"/>
        </w:numPr>
        <w:ind w:right="26"/>
        <w:rPr>
          <w:ins w:id="281" w:author="James MacDonald" w:date="2026-09-25T21:07:00Z" w16du:dateUtc="2026-09-26T01:07:00Z"/>
        </w:rPr>
      </w:pPr>
      <w:ins w:id="282" w:author="James MacDonald" w:date="2026-09-25T21:07:00Z" w16du:dateUtc="2026-09-26T01:07:00Z">
        <w:r>
          <w:t xml:space="preserve">draft, revise, or update policies as requested by the Executive Committee. </w:t>
        </w:r>
      </w:ins>
    </w:p>
    <w:p w14:paraId="5D556646" w14:textId="77777777" w:rsidR="00891627" w:rsidRDefault="00891627" w:rsidP="00891627">
      <w:pPr>
        <w:numPr>
          <w:ilvl w:val="1"/>
          <w:numId w:val="8"/>
        </w:numPr>
        <w:ind w:right="26"/>
        <w:rPr>
          <w:ins w:id="283" w:author="James MacDonald" w:date="2026-09-25T21:07:00Z" w16du:dateUtc="2026-09-26T01:07:00Z"/>
        </w:rPr>
      </w:pPr>
      <w:ins w:id="284" w:author="James MacDonald" w:date="2026-09-25T21:07:00Z" w16du:dateUtc="2026-09-26T01:07:00Z">
        <w:r>
          <w:t xml:space="preserve">review all policies annually and regularly bring policies forward to the Executive Committee for review or revision when required. </w:t>
        </w:r>
      </w:ins>
    </w:p>
    <w:p w14:paraId="30416E09" w14:textId="77777777" w:rsidR="00891627" w:rsidRDefault="00891627" w:rsidP="00891627">
      <w:pPr>
        <w:numPr>
          <w:ilvl w:val="1"/>
          <w:numId w:val="8"/>
        </w:numPr>
        <w:ind w:right="26"/>
        <w:rPr>
          <w:ins w:id="285" w:author="James MacDonald" w:date="2026-09-25T21:07:00Z" w16du:dateUtc="2026-09-26T01:07:00Z"/>
        </w:rPr>
      </w:pPr>
      <w:ins w:id="286" w:author="James MacDonald" w:date="2026-09-25T21:07:00Z" w16du:dateUtc="2026-09-26T01:07:00Z">
        <w:r>
          <w:t xml:space="preserve">forward electronically all policies and policy revisions to the Executive Director to distribute to all staff for their feedback a minimum of five (5) business days before presentation to the Executive Committee. </w:t>
        </w:r>
      </w:ins>
    </w:p>
    <w:p w14:paraId="59272A9B" w14:textId="77777777" w:rsidR="00891627" w:rsidRDefault="00891627" w:rsidP="00891627">
      <w:pPr>
        <w:numPr>
          <w:ilvl w:val="1"/>
          <w:numId w:val="8"/>
        </w:numPr>
        <w:ind w:right="26"/>
        <w:rPr>
          <w:ins w:id="287" w:author="James MacDonald" w:date="2026-09-25T21:07:00Z" w16du:dateUtc="2026-09-26T01:07:00Z"/>
        </w:rPr>
      </w:pPr>
      <w:ins w:id="288" w:author="James MacDonald" w:date="2026-09-25T21:07:00Z" w16du:dateUtc="2026-09-26T01:07:00Z">
        <w:r>
          <w:t xml:space="preserve">consider all feedback and policies submitted by staff, or interested stakeholders, and act in the best interest of Northern Lights Library System. </w:t>
        </w:r>
      </w:ins>
    </w:p>
    <w:p w14:paraId="4E9A6642" w14:textId="77777777" w:rsidR="00891627" w:rsidRDefault="00891627" w:rsidP="00891627">
      <w:pPr>
        <w:numPr>
          <w:ilvl w:val="0"/>
          <w:numId w:val="8"/>
        </w:numPr>
        <w:ind w:right="26"/>
        <w:rPr>
          <w:ins w:id="289" w:author="James MacDonald" w:date="2026-09-25T21:07:00Z" w16du:dateUtc="2026-09-26T01:07:00Z"/>
        </w:rPr>
      </w:pPr>
      <w:ins w:id="290" w:author="James MacDonald" w:date="2026-09-25T21:07:00Z" w16du:dateUtc="2026-09-26T01:07:00Z">
        <w:r>
          <w:t xml:space="preserve">The Executive Committee will: </w:t>
        </w:r>
      </w:ins>
    </w:p>
    <w:p w14:paraId="1451C5AD" w14:textId="1EDAA841" w:rsidR="00891627" w:rsidRDefault="00891627" w:rsidP="00891627">
      <w:pPr>
        <w:numPr>
          <w:ilvl w:val="1"/>
          <w:numId w:val="8"/>
        </w:numPr>
        <w:ind w:right="26"/>
        <w:rPr>
          <w:ins w:id="291" w:author="James MacDonald" w:date="2026-09-25T21:07:00Z" w16du:dateUtc="2026-09-26T01:07:00Z"/>
        </w:rPr>
      </w:pPr>
      <w:ins w:id="292" w:author="James MacDonald" w:date="2026-09-25T21:07:00Z" w16du:dateUtc="2026-09-26T01:07:00Z">
        <w:r>
          <w:t xml:space="preserve">consider all policies submitted by the Board Policy Review Committee, and act in the best interest of </w:t>
        </w:r>
        <w:r w:rsidR="00D55318" w:rsidRPr="00D55318">
          <w:rPr>
            <w:color w:val="00B050"/>
          </w:rPr>
          <w:t xml:space="preserve">the </w:t>
        </w:r>
        <w:r>
          <w:t xml:space="preserve">Northern Lights Library System. </w:t>
        </w:r>
      </w:ins>
    </w:p>
    <w:p w14:paraId="2210FF48" w14:textId="6DB8C610" w:rsidR="00891627" w:rsidRDefault="00891627" w:rsidP="004A14D5">
      <w:pPr>
        <w:numPr>
          <w:ilvl w:val="1"/>
          <w:numId w:val="8"/>
        </w:numPr>
        <w:ind w:right="26"/>
        <w:rPr>
          <w:ins w:id="293" w:author="James MacDonald" w:date="2026-09-25T21:07:00Z" w16du:dateUtc="2026-09-26T01:07:00Z"/>
        </w:rPr>
      </w:pPr>
      <w:ins w:id="294" w:author="James MacDonald" w:date="2026-09-25T21:07:00Z" w16du:dateUtc="2026-09-26T01:07:00Z">
        <w:r>
          <w:t>forward electronically all policies they approve for adoption or revision to the entire Board and NLLS staff 21 days before a vote is taken.</w:t>
        </w:r>
      </w:ins>
    </w:p>
    <w:p w14:paraId="011E2A01" w14:textId="77777777" w:rsidR="00891627" w:rsidRDefault="00891627" w:rsidP="00891627">
      <w:pPr>
        <w:numPr>
          <w:ilvl w:val="0"/>
          <w:numId w:val="8"/>
        </w:numPr>
        <w:ind w:right="26"/>
        <w:rPr>
          <w:ins w:id="295" w:author="James MacDonald" w:date="2026-09-25T21:07:00Z" w16du:dateUtc="2026-09-26T01:07:00Z"/>
        </w:rPr>
      </w:pPr>
      <w:ins w:id="296" w:author="James MacDonald" w:date="2026-09-25T21:07:00Z" w16du:dateUtc="2026-09-26T01:07:00Z">
        <w:r>
          <w:t xml:space="preserve">The Board will: </w:t>
        </w:r>
      </w:ins>
    </w:p>
    <w:p w14:paraId="7D3E085B" w14:textId="77777777" w:rsidR="00891627" w:rsidRDefault="00891627" w:rsidP="00891627">
      <w:pPr>
        <w:numPr>
          <w:ilvl w:val="1"/>
          <w:numId w:val="8"/>
        </w:numPr>
        <w:ind w:right="26"/>
        <w:rPr>
          <w:ins w:id="297" w:author="James MacDonald" w:date="2026-09-25T21:07:00Z" w16du:dateUtc="2026-09-26T01:07:00Z"/>
        </w:rPr>
      </w:pPr>
      <w:ins w:id="298" w:author="James MacDonald" w:date="2026-09-25T21:07:00Z" w16du:dateUtc="2026-09-26T01:07:00Z">
        <w:r>
          <w:t xml:space="preserve">Individually review all new or revised policies in advance of any vote. </w:t>
        </w:r>
      </w:ins>
    </w:p>
    <w:p w14:paraId="4FD37A67" w14:textId="1F639BB1" w:rsidR="00891627" w:rsidRDefault="00891627" w:rsidP="00891627">
      <w:pPr>
        <w:numPr>
          <w:ilvl w:val="1"/>
          <w:numId w:val="8"/>
        </w:numPr>
        <w:ind w:right="26"/>
        <w:rPr>
          <w:ins w:id="299" w:author="James MacDonald" w:date="2026-09-25T21:07:00Z" w16du:dateUtc="2026-09-26T01:07:00Z"/>
        </w:rPr>
      </w:pPr>
      <w:ins w:id="300" w:author="James MacDonald" w:date="2026-09-25T21:07:00Z" w16du:dateUtc="2026-09-26T01:07:00Z">
        <w:r>
          <w:t xml:space="preserve">Provide feedback, concerns, or questions regarding proposed policies to the Executive Committee and/or Policy Review Committee Chair at least 48 hours prior to the meeting scheduled for </w:t>
        </w:r>
        <w:r w:rsidR="00F44839" w:rsidRPr="00F44839">
          <w:rPr>
            <w:color w:val="00B050"/>
          </w:rPr>
          <w:t xml:space="preserve">a </w:t>
        </w:r>
        <w:r>
          <w:t xml:space="preserve">vote. </w:t>
        </w:r>
      </w:ins>
    </w:p>
    <w:p w14:paraId="7F0BA3A5" w14:textId="0F9B6137" w:rsidR="00891627" w:rsidRDefault="00891627" w:rsidP="00891627">
      <w:pPr>
        <w:numPr>
          <w:ilvl w:val="0"/>
          <w:numId w:val="8"/>
        </w:numPr>
        <w:ind w:right="26"/>
        <w:rPr>
          <w:ins w:id="301" w:author="James MacDonald" w:date="2026-09-25T21:07:00Z" w16du:dateUtc="2026-09-26T01:07:00Z"/>
        </w:rPr>
      </w:pPr>
      <w:ins w:id="302" w:author="James MacDonald" w:date="2026-09-25T21:07:00Z" w16du:dateUtc="2026-09-26T01:07:00Z">
        <w:r>
          <w:t xml:space="preserve">When presenting the Board </w:t>
        </w:r>
        <w:r w:rsidR="008C048D" w:rsidRPr="008C048D">
          <w:rPr>
            <w:color w:val="00B050"/>
          </w:rPr>
          <w:t>with</w:t>
        </w:r>
        <w:r w:rsidR="008C048D">
          <w:t xml:space="preserve"> </w:t>
        </w:r>
        <w:r>
          <w:t xml:space="preserve">new or revised policies for a vote: </w:t>
        </w:r>
      </w:ins>
    </w:p>
    <w:p w14:paraId="7C91F629" w14:textId="77777777" w:rsidR="00891627" w:rsidRDefault="00891627" w:rsidP="00891627">
      <w:pPr>
        <w:numPr>
          <w:ilvl w:val="1"/>
          <w:numId w:val="8"/>
        </w:numPr>
        <w:ind w:right="26"/>
        <w:rPr>
          <w:ins w:id="303" w:author="James MacDonald" w:date="2026-09-25T21:07:00Z" w16du:dateUtc="2026-09-26T01:07:00Z"/>
        </w:rPr>
      </w:pPr>
      <w:ins w:id="304" w:author="James MacDonald" w:date="2026-09-25T21:07:00Z" w16du:dateUtc="2026-09-26T01:07:00Z">
        <w:r>
          <w:t xml:space="preserve">they will be presented as a package (an omnibus motion). </w:t>
        </w:r>
      </w:ins>
    </w:p>
    <w:p w14:paraId="069D819A" w14:textId="77777777" w:rsidR="00891627" w:rsidRDefault="00891627" w:rsidP="00891627">
      <w:pPr>
        <w:numPr>
          <w:ilvl w:val="1"/>
          <w:numId w:val="8"/>
        </w:numPr>
        <w:ind w:right="26"/>
        <w:rPr>
          <w:ins w:id="305" w:author="James MacDonald" w:date="2026-09-25T21:07:00Z" w16du:dateUtc="2026-09-26T01:07:00Z"/>
        </w:rPr>
      </w:pPr>
      <w:ins w:id="306" w:author="James MacDonald" w:date="2026-09-25T21:07:00Z" w16du:dateUtc="2026-09-26T01:07:00Z">
        <w:r>
          <w:t xml:space="preserve">motions to remove one (1) or more policies from the policy package (omnibus motion) for a separate vote will be entertained. </w:t>
        </w:r>
      </w:ins>
    </w:p>
    <w:p w14:paraId="6381AA6A" w14:textId="77777777" w:rsidR="00891627" w:rsidRDefault="00891627" w:rsidP="00891627">
      <w:pPr>
        <w:numPr>
          <w:ilvl w:val="1"/>
          <w:numId w:val="8"/>
        </w:numPr>
        <w:ind w:right="26"/>
        <w:rPr>
          <w:ins w:id="307" w:author="James MacDonald" w:date="2026-09-25T21:07:00Z" w16du:dateUtc="2026-09-26T01:07:00Z"/>
        </w:rPr>
      </w:pPr>
      <w:ins w:id="308" w:author="James MacDonald" w:date="2026-09-25T21:07:00Z" w16du:dateUtc="2026-09-26T01:07:00Z">
        <w:r>
          <w:t xml:space="preserve">amendments of policies will not be entertained at the General Board meetings. </w:t>
        </w:r>
      </w:ins>
    </w:p>
    <w:p w14:paraId="00738A90" w14:textId="77777777" w:rsidR="00891627" w:rsidRDefault="00891627" w:rsidP="00891627">
      <w:pPr>
        <w:numPr>
          <w:ilvl w:val="1"/>
          <w:numId w:val="8"/>
        </w:numPr>
        <w:ind w:right="26"/>
        <w:rPr>
          <w:ins w:id="309" w:author="James MacDonald" w:date="2026-09-25T21:07:00Z" w16du:dateUtc="2026-09-26T01:07:00Z"/>
        </w:rPr>
      </w:pPr>
      <w:ins w:id="310" w:author="James MacDonald" w:date="2026-09-25T21:07:00Z" w16du:dateUtc="2026-09-26T01:07:00Z">
        <w:r>
          <w:t xml:space="preserve">defeated policies will be sent back to the Policy Review Committee for further review. </w:t>
        </w:r>
      </w:ins>
    </w:p>
    <w:p w14:paraId="50E80CDF" w14:textId="07C23C7A" w:rsidR="004A5176" w:rsidRDefault="004A5176" w:rsidP="00891627">
      <w:pPr>
        <w:spacing w:after="17" w:line="259" w:lineRule="auto"/>
        <w:rPr>
          <w:ins w:id="311" w:author="James MacDonald" w:date="2026-09-25T21:07:00Z" w16du:dateUtc="2026-09-26T01:07:00Z"/>
        </w:rPr>
      </w:pPr>
    </w:p>
    <w:p w14:paraId="7142B887" w14:textId="77777777" w:rsidR="004A5176" w:rsidRDefault="004A14D5">
      <w:pPr>
        <w:spacing w:after="15" w:line="259" w:lineRule="auto"/>
        <w:ind w:left="720" w:firstLine="0"/>
        <w:rPr>
          <w:ins w:id="312" w:author="James MacDonald" w:date="2026-09-25T21:07:00Z" w16du:dateUtc="2026-09-26T01:07:00Z"/>
        </w:rPr>
      </w:pPr>
      <w:ins w:id="313" w:author="James MacDonald" w:date="2026-09-25T21:07:00Z" w16du:dateUtc="2026-09-26T01:07:00Z">
        <w:r>
          <w:t xml:space="preserve"> </w:t>
        </w:r>
      </w:ins>
    </w:p>
    <w:p w14:paraId="27ADF401" w14:textId="77777777" w:rsidR="004A5176" w:rsidRDefault="004A14D5">
      <w:pPr>
        <w:spacing w:after="15" w:line="259" w:lineRule="auto"/>
        <w:ind w:left="720" w:firstLine="0"/>
        <w:rPr>
          <w:ins w:id="314" w:author="James MacDonald" w:date="2026-09-25T21:07:00Z" w16du:dateUtc="2026-09-26T01:07:00Z"/>
        </w:rPr>
      </w:pPr>
      <w:ins w:id="315" w:author="James MacDonald" w:date="2026-09-25T21:07:00Z" w16du:dateUtc="2026-09-26T01:07:00Z">
        <w:r>
          <w:t xml:space="preserve"> </w:t>
        </w:r>
      </w:ins>
    </w:p>
    <w:p w14:paraId="57767FA3" w14:textId="77777777" w:rsidR="004A5176" w:rsidRDefault="004A14D5">
      <w:pPr>
        <w:spacing w:after="17" w:line="259" w:lineRule="auto"/>
        <w:ind w:left="720" w:firstLine="0"/>
        <w:rPr>
          <w:ins w:id="316" w:author="James MacDonald" w:date="2026-09-25T21:07:00Z" w16du:dateUtc="2026-09-26T01:07:00Z"/>
        </w:rPr>
      </w:pPr>
      <w:ins w:id="317" w:author="James MacDonald" w:date="2026-09-25T21:07:00Z" w16du:dateUtc="2026-09-26T01:07:00Z">
        <w:r>
          <w:t xml:space="preserve"> </w:t>
        </w:r>
      </w:ins>
    </w:p>
    <w:p w14:paraId="780B6FAC" w14:textId="77777777" w:rsidR="004A5176" w:rsidRDefault="004A14D5">
      <w:pPr>
        <w:spacing w:after="15" w:line="259" w:lineRule="auto"/>
        <w:ind w:left="720" w:firstLine="0"/>
        <w:rPr>
          <w:ins w:id="318" w:author="James MacDonald" w:date="2026-09-25T21:07:00Z" w16du:dateUtc="2026-09-26T01:07:00Z"/>
        </w:rPr>
      </w:pPr>
      <w:ins w:id="319" w:author="James MacDonald" w:date="2026-09-25T21:07:00Z" w16du:dateUtc="2026-09-26T01:07:00Z">
        <w:r>
          <w:t xml:space="preserve"> </w:t>
        </w:r>
      </w:ins>
    </w:p>
    <w:p w14:paraId="69C8030E" w14:textId="77777777" w:rsidR="004A5176" w:rsidRDefault="004A14D5">
      <w:pPr>
        <w:spacing w:after="2" w:line="275" w:lineRule="auto"/>
        <w:ind w:left="0" w:right="8621" w:firstLine="0"/>
        <w:rPr>
          <w:ins w:id="320" w:author="James MacDonald" w:date="2026-09-25T21:07:00Z" w16du:dateUtc="2026-09-26T01:07:00Z"/>
        </w:rPr>
      </w:pPr>
      <w:ins w:id="321" w:author="James MacDonald" w:date="2026-09-25T21:07:00Z" w16du:dateUtc="2026-09-26T01:07:00Z">
        <w:r>
          <w:t xml:space="preserve">  </w:t>
        </w:r>
      </w:ins>
    </w:p>
    <w:p w14:paraId="392A2DBE" w14:textId="77777777" w:rsidR="004A5176" w:rsidRDefault="004A14D5">
      <w:pPr>
        <w:spacing w:after="15" w:line="259" w:lineRule="auto"/>
        <w:ind w:left="0" w:firstLine="0"/>
        <w:rPr>
          <w:ins w:id="322" w:author="James MacDonald" w:date="2026-09-25T21:07:00Z" w16du:dateUtc="2026-09-26T01:07:00Z"/>
        </w:rPr>
      </w:pPr>
      <w:ins w:id="323" w:author="James MacDonald" w:date="2026-09-25T21:07:00Z" w16du:dateUtc="2026-09-26T01:07:00Z">
        <w:r>
          <w:t xml:space="preserve"> </w:t>
        </w:r>
      </w:ins>
    </w:p>
    <w:p w14:paraId="22299CF4" w14:textId="77777777" w:rsidR="004A5176" w:rsidRDefault="004A14D5">
      <w:pPr>
        <w:spacing w:after="15" w:line="259" w:lineRule="auto"/>
        <w:ind w:left="0" w:firstLine="0"/>
        <w:rPr>
          <w:ins w:id="324" w:author="James MacDonald" w:date="2026-09-25T21:07:00Z" w16du:dateUtc="2026-09-26T01:07:00Z"/>
        </w:rPr>
      </w:pPr>
      <w:ins w:id="325" w:author="James MacDonald" w:date="2026-09-25T21:07:00Z" w16du:dateUtc="2026-09-26T01:07:00Z">
        <w:r>
          <w:t xml:space="preserve"> </w:t>
        </w:r>
      </w:ins>
    </w:p>
    <w:p w14:paraId="317708B2" w14:textId="77777777" w:rsidR="004A5176" w:rsidRDefault="004A14D5">
      <w:pPr>
        <w:spacing w:after="15" w:line="259" w:lineRule="auto"/>
        <w:ind w:left="0" w:firstLine="0"/>
        <w:rPr>
          <w:ins w:id="326" w:author="James MacDonald" w:date="2026-09-25T21:07:00Z" w16du:dateUtc="2026-09-26T01:07:00Z"/>
        </w:rPr>
      </w:pPr>
      <w:ins w:id="327" w:author="James MacDonald" w:date="2026-09-25T21:07:00Z" w16du:dateUtc="2026-09-26T01:07:00Z">
        <w:r>
          <w:t xml:space="preserve"> </w:t>
        </w:r>
      </w:ins>
    </w:p>
    <w:p w14:paraId="3E955627" w14:textId="77777777" w:rsidR="004A5176" w:rsidRDefault="004A14D5">
      <w:pPr>
        <w:spacing w:after="0" w:line="259" w:lineRule="auto"/>
        <w:ind w:left="720" w:firstLine="0"/>
        <w:rPr>
          <w:ins w:id="328" w:author="James MacDonald" w:date="2026-09-25T21:07:00Z" w16du:dateUtc="2026-09-26T01:07:00Z"/>
        </w:rPr>
      </w:pPr>
      <w:ins w:id="329" w:author="James MacDonald" w:date="2026-09-25T21:07:00Z" w16du:dateUtc="2026-09-26T01:07:00Z">
        <w:r>
          <w:t xml:space="preserve"> </w:t>
        </w:r>
      </w:ins>
    </w:p>
    <w:p w14:paraId="0216E692" w14:textId="77777777" w:rsidR="004A5176" w:rsidRDefault="004A14D5">
      <w:pPr>
        <w:spacing w:after="114" w:line="259" w:lineRule="auto"/>
        <w:ind w:left="-29" w:firstLine="0"/>
        <w:rPr>
          <w:ins w:id="330" w:author="James MacDonald" w:date="2026-09-25T21:07:00Z" w16du:dateUtc="2026-09-26T01:07:00Z"/>
        </w:rPr>
      </w:pPr>
      <w:ins w:id="331" w:author="James MacDonald" w:date="2026-09-25T21:07:00Z" w16du:dateUtc="2026-09-26T01:07:00Z">
        <w:r>
          <w:rPr>
            <w:noProof/>
            <w:sz w:val="22"/>
          </w:rPr>
          <mc:AlternateContent>
            <mc:Choice Requires="wpg">
              <w:drawing>
                <wp:inline distT="0" distB="0" distL="0" distR="0" wp14:anchorId="6E0DB101" wp14:editId="1E4C53A6">
                  <wp:extent cx="2779776" cy="6096"/>
                  <wp:effectExtent l="0" t="0" r="0" b="0"/>
                  <wp:docPr id="2150" name="Group 2150"/>
                  <wp:cNvGraphicFramePr/>
                  <a:graphic xmlns:a="http://schemas.openxmlformats.org/drawingml/2006/main">
                    <a:graphicData uri="http://schemas.microsoft.com/office/word/2010/wordprocessingGroup">
                      <wpg:wgp>
                        <wpg:cNvGrpSpPr/>
                        <wpg:grpSpPr>
                          <a:xfrm>
                            <a:off x="0" y="0"/>
                            <a:ext cx="2779776" cy="6096"/>
                            <a:chOff x="0" y="0"/>
                            <a:chExt cx="2779776" cy="6096"/>
                          </a:xfrm>
                        </wpg:grpSpPr>
                        <wps:wsp>
                          <wps:cNvPr id="2829" name="Shape 2829"/>
                          <wps:cNvSpPr/>
                          <wps:spPr>
                            <a:xfrm>
                              <a:off x="0" y="0"/>
                              <a:ext cx="2779776" cy="9144"/>
                            </a:xfrm>
                            <a:custGeom>
                              <a:avLst/>
                              <a:gdLst/>
                              <a:ahLst/>
                              <a:cxnLst/>
                              <a:rect l="0" t="0" r="0" b="0"/>
                              <a:pathLst>
                                <a:path w="2779776" h="9144">
                                  <a:moveTo>
                                    <a:pt x="0" y="0"/>
                                  </a:moveTo>
                                  <a:lnTo>
                                    <a:pt x="2779776" y="0"/>
                                  </a:lnTo>
                                  <a:lnTo>
                                    <a:pt x="2779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150" style="width:218.88pt;height:0.480011pt;mso-position-horizontal-relative:char;mso-position-vertical-relative:line" coordsize="27797,60">
                  <v:shape id="Shape 2830" style="position:absolute;width:27797;height:91;left:0;top:0;" coordsize="2779776,9144" path="m0,0l2779776,0l2779776,9144l0,9144l0,0">
                    <v:stroke weight="0pt" endcap="flat" joinstyle="miter" miterlimit="10" on="false" color="#000000" opacity="0"/>
                    <v:fill on="true" color="#000000"/>
                  </v:shape>
                </v:group>
              </w:pict>
            </mc:Fallback>
          </mc:AlternateContent>
        </w:r>
      </w:ins>
    </w:p>
    <w:p w14:paraId="43981EB2" w14:textId="77777777" w:rsidR="004A5176" w:rsidRDefault="004A14D5">
      <w:pPr>
        <w:spacing w:after="75" w:line="259" w:lineRule="auto"/>
        <w:ind w:left="0" w:firstLine="0"/>
        <w:rPr>
          <w:ins w:id="332" w:author="James MacDonald" w:date="2026-09-25T21:07:00Z" w16du:dateUtc="2026-09-26T01:07:00Z"/>
        </w:rPr>
      </w:pPr>
      <w:ins w:id="333" w:author="James MacDonald" w:date="2026-09-25T21:07:00Z" w16du:dateUtc="2026-09-26T01:07:00Z">
        <w:r>
          <w:rPr>
            <w:b/>
          </w:rPr>
          <w:t xml:space="preserve">NLLS Executive Board Chair </w:t>
        </w:r>
      </w:ins>
    </w:p>
    <w:p w14:paraId="3DDE5A39" w14:textId="77777777" w:rsidR="004A5176" w:rsidRDefault="004A14D5">
      <w:pPr>
        <w:spacing w:after="106" w:line="259" w:lineRule="auto"/>
        <w:ind w:left="0" w:firstLine="0"/>
        <w:jc w:val="right"/>
        <w:rPr>
          <w:ins w:id="334" w:author="James MacDonald" w:date="2026-09-25T21:07:00Z" w16du:dateUtc="2026-09-26T01:07:00Z"/>
        </w:rPr>
      </w:pPr>
      <w:ins w:id="335" w:author="James MacDonald" w:date="2026-09-25T21:07:00Z" w16du:dateUtc="2026-09-26T01:07:00Z">
        <w:r>
          <w:t xml:space="preserve">November 27, 2021 </w:t>
        </w:r>
      </w:ins>
    </w:p>
    <w:p w14:paraId="16381919" w14:textId="77777777" w:rsidR="004A5176" w:rsidRDefault="004A14D5">
      <w:pPr>
        <w:spacing w:after="115" w:line="259" w:lineRule="auto"/>
        <w:ind w:left="6811" w:right="-7" w:firstLine="0"/>
        <w:rPr>
          <w:ins w:id="336" w:author="James MacDonald" w:date="2026-09-25T21:07:00Z" w16du:dateUtc="2026-09-26T01:07:00Z"/>
        </w:rPr>
      </w:pPr>
      <w:ins w:id="337" w:author="James MacDonald" w:date="2026-09-25T21:07:00Z" w16du:dateUtc="2026-09-26T01:07:00Z">
        <w:r>
          <w:rPr>
            <w:noProof/>
            <w:sz w:val="22"/>
          </w:rPr>
          <mc:AlternateContent>
            <mc:Choice Requires="wpg">
              <w:drawing>
                <wp:inline distT="0" distB="0" distL="0" distR="0" wp14:anchorId="7131CA83" wp14:editId="1E33012C">
                  <wp:extent cx="1636776" cy="6109"/>
                  <wp:effectExtent l="0" t="0" r="0" b="0"/>
                  <wp:docPr id="2151" name="Group 2151"/>
                  <wp:cNvGraphicFramePr/>
                  <a:graphic xmlns:a="http://schemas.openxmlformats.org/drawingml/2006/main">
                    <a:graphicData uri="http://schemas.microsoft.com/office/word/2010/wordprocessingGroup">
                      <wpg:wgp>
                        <wpg:cNvGrpSpPr/>
                        <wpg:grpSpPr>
                          <a:xfrm>
                            <a:off x="0" y="0"/>
                            <a:ext cx="1636776" cy="6109"/>
                            <a:chOff x="0" y="0"/>
                            <a:chExt cx="1636776" cy="6109"/>
                          </a:xfrm>
                        </wpg:grpSpPr>
                        <wps:wsp>
                          <wps:cNvPr id="2831" name="Shape 2831"/>
                          <wps:cNvSpPr/>
                          <wps:spPr>
                            <a:xfrm>
                              <a:off x="0" y="0"/>
                              <a:ext cx="1636776" cy="9144"/>
                            </a:xfrm>
                            <a:custGeom>
                              <a:avLst/>
                              <a:gdLst/>
                              <a:ahLst/>
                              <a:cxnLst/>
                              <a:rect l="0" t="0" r="0" b="0"/>
                              <a:pathLst>
                                <a:path w="1636776" h="9144">
                                  <a:moveTo>
                                    <a:pt x="0" y="0"/>
                                  </a:moveTo>
                                  <a:lnTo>
                                    <a:pt x="1636776" y="0"/>
                                  </a:lnTo>
                                  <a:lnTo>
                                    <a:pt x="1636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151" style="width:128.88pt;height:0.481018pt;mso-position-horizontal-relative:char;mso-position-vertical-relative:line" coordsize="16367,61">
                  <v:shape id="Shape 2832" style="position:absolute;width:16367;height:91;left:0;top:0;" coordsize="1636776,9144" path="m0,0l1636776,0l1636776,9144l0,9144l0,0">
                    <v:stroke weight="0pt" endcap="flat" joinstyle="miter" miterlimit="10" on="false" color="#000000" opacity="0"/>
                    <v:fill on="true" color="#000000"/>
                  </v:shape>
                </v:group>
              </w:pict>
            </mc:Fallback>
          </mc:AlternateContent>
        </w:r>
      </w:ins>
    </w:p>
    <w:p w14:paraId="01278623" w14:textId="77777777" w:rsidR="004A5176" w:rsidRDefault="004A14D5">
      <w:pPr>
        <w:spacing w:after="4296" w:line="259" w:lineRule="auto"/>
        <w:ind w:left="0" w:right="23" w:firstLine="0"/>
        <w:jc w:val="right"/>
        <w:rPr>
          <w:ins w:id="338" w:author="James MacDonald" w:date="2026-09-25T21:07:00Z" w16du:dateUtc="2026-09-26T01:07:00Z"/>
        </w:rPr>
      </w:pPr>
      <w:ins w:id="339" w:author="James MacDonald" w:date="2026-09-25T21:07:00Z" w16du:dateUtc="2026-09-26T01:07:00Z">
        <w:r>
          <w:rPr>
            <w:b/>
          </w:rPr>
          <w:t xml:space="preserve">Date of Approval </w:t>
        </w:r>
      </w:ins>
    </w:p>
    <w:p w14:paraId="6451AD14" w14:textId="77777777" w:rsidR="004A5176" w:rsidRDefault="004A14D5">
      <w:pPr>
        <w:spacing w:after="0" w:line="259" w:lineRule="auto"/>
        <w:ind w:left="0" w:firstLine="0"/>
        <w:rPr>
          <w:ins w:id="340" w:author="James MacDonald" w:date="2026-09-25T21:07:00Z" w16du:dateUtc="2026-09-26T01:07:00Z"/>
        </w:rPr>
      </w:pPr>
      <w:ins w:id="341" w:author="James MacDonald" w:date="2026-09-25T21:07:00Z" w16du:dateUtc="2026-09-26T01:07:00Z">
        <w:r>
          <w:rPr>
            <w:b/>
            <w:sz w:val="24"/>
          </w:rPr>
          <w:t xml:space="preserve"> </w:t>
        </w:r>
      </w:ins>
    </w:p>
    <w:p w14:paraId="09FE5288" w14:textId="77777777" w:rsidR="00D00B3D" w:rsidRDefault="004A14D5">
      <w:pPr>
        <w:spacing w:after="0"/>
        <w:ind w:left="758"/>
        <w:rPr>
          <w:del w:id="342" w:author="James MacDonald" w:date="2026-09-25T21:07:00Z" w16du:dateUtc="2026-09-26T01:07:00Z"/>
        </w:rPr>
      </w:pPr>
      <w:ins w:id="343" w:author="James MacDonald" w:date="2026-09-25T21:07:00Z" w16du:dateUtc="2026-09-26T01:07:00Z">
        <w:r>
          <w:t>2</w:t>
        </w:r>
      </w:ins>
      <w:del w:id="344" w:author="James MacDonald" w:date="2026-09-25T21:07:00Z" w16du:dateUtc="2026-09-26T01:07:00Z">
        <w:r w:rsidR="000C30A2">
          <w:delText xml:space="preserve"> </w:delText>
        </w:r>
      </w:del>
    </w:p>
    <w:p w14:paraId="7CB0E339" w14:textId="77777777" w:rsidR="00D00B3D" w:rsidRDefault="000C30A2">
      <w:pPr>
        <w:spacing w:after="5" w:line="249" w:lineRule="auto"/>
        <w:ind w:left="768"/>
        <w:rPr>
          <w:del w:id="345" w:author="James MacDonald" w:date="2026-09-25T21:07:00Z" w16du:dateUtc="2026-09-26T01:07:00Z"/>
        </w:rPr>
      </w:pPr>
      <w:del w:id="346" w:author="James MacDonald" w:date="2026-09-25T21:07:00Z" w16du:dateUtc="2026-09-26T01:07:00Z">
        <w:r>
          <w:delText xml:space="preserve">It should be noted that subsection (m) of section 4b-23 does not speak to the building needs of the State or public but rather that section speaks to renewable energy sources in State buildings.  Specifically CGS 4b-23(m) states: </w:delText>
        </w:r>
      </w:del>
    </w:p>
    <w:p w14:paraId="290A0E46" w14:textId="77777777" w:rsidR="00D00B3D" w:rsidRDefault="000C30A2">
      <w:pPr>
        <w:spacing w:after="0"/>
        <w:ind w:left="758"/>
        <w:rPr>
          <w:del w:id="347" w:author="James MacDonald" w:date="2026-09-25T21:07:00Z" w16du:dateUtc="2026-09-26T01:07:00Z"/>
        </w:rPr>
      </w:pPr>
      <w:del w:id="348" w:author="James MacDonald" w:date="2026-09-25T21:07:00Z" w16du:dateUtc="2026-09-26T01:07:00Z">
        <w:r>
          <w:delText xml:space="preserve"> </w:delText>
        </w:r>
      </w:del>
    </w:p>
    <w:p w14:paraId="01D263FB" w14:textId="77777777" w:rsidR="00D00B3D" w:rsidRDefault="000C30A2">
      <w:pPr>
        <w:spacing w:after="0" w:line="239" w:lineRule="auto"/>
        <w:ind w:left="1440"/>
        <w:rPr>
          <w:del w:id="349" w:author="James MacDonald" w:date="2026-09-25T21:07:00Z" w16du:dateUtc="2026-09-26T01:07:00Z"/>
        </w:rPr>
      </w:pPr>
      <w:del w:id="350" w:author="James MacDonald" w:date="2026-09-25T21:07:00Z" w16du:dateUtc="2026-09-26T01:07:00Z">
        <w:r>
          <w:rPr>
            <w:i/>
          </w:rPr>
          <w:delText>(m) (1) Plans to construct, renovate or modify state-owned or occupied buildings shall provide for a portion of the total planned floor area of newly constructed state buildings or buildings constructed specifically for use by the state to be served by renewable sources of energy, including solar, wind, water and biomass sources, for use in space heating and cooling, domestic hot water and other applications. For the plan due December 1, 1979, the portion to be served by renewable energy sources shall be not less than five per cent of total planned new floor area. For each succeeding state facilities plan submitted after December 1, 1979, the portion of the total planned floor area of any additional newly constructed state buildings or buildings constructed specifically for use by the state to be served by renewable energy sources shall be increased by at least five per cent per year until a goal of fifty per cent of total planned floor area of any additional newly constructed state buildings or buildings constructed specifically for use by the state is reached. For any facility served by renewable energy sources in accordance with this subsection, not less than thirty per cent of the total energy requirements of any specific energy application, including, but not limited to, space heating or cooling and providing domestic hot water, shall be provided by renewable energy sources. The installation in newly constructed state buildings or buildings constructed specifically for use by the state of systems using renewable energy sources in accordance with this subsection, shall be subject to the life-cycle cost analysis provided for in section 16a-38. (2) The state shall fulfill the obligations imposed by subdivision (1) of this section unless such action would cause an undue economic hardship to the state.</w:delText>
        </w:r>
        <w:r>
          <w:delText xml:space="preserve"> </w:delText>
        </w:r>
      </w:del>
    </w:p>
    <w:p w14:paraId="7F5251C5" w14:textId="77777777" w:rsidR="00D00B3D" w:rsidRDefault="000C30A2">
      <w:pPr>
        <w:spacing w:after="0"/>
        <w:ind w:left="1440"/>
        <w:rPr>
          <w:del w:id="351" w:author="James MacDonald" w:date="2026-09-25T21:07:00Z" w16du:dateUtc="2026-09-26T01:07:00Z"/>
        </w:rPr>
      </w:pPr>
      <w:del w:id="352" w:author="James MacDonald" w:date="2026-09-25T21:07:00Z" w16du:dateUtc="2026-09-26T01:07:00Z">
        <w:r>
          <w:delText xml:space="preserve"> </w:delText>
        </w:r>
      </w:del>
    </w:p>
    <w:p w14:paraId="1417FE9D" w14:textId="77777777" w:rsidR="00D00B3D" w:rsidRDefault="000C30A2">
      <w:pPr>
        <w:spacing w:after="5" w:line="249" w:lineRule="auto"/>
        <w:ind w:left="730"/>
        <w:rPr>
          <w:del w:id="353" w:author="James MacDonald" w:date="2026-09-25T21:07:00Z" w16du:dateUtc="2026-09-26T01:07:00Z"/>
        </w:rPr>
      </w:pPr>
      <w:del w:id="354" w:author="James MacDonald" w:date="2026-09-25T21:07:00Z" w16du:dateUtc="2026-09-26T01:07:00Z">
        <w:r>
          <w:delText xml:space="preserve">While OPM is not aware of what section was specifically intended, subsection (n) of 4b-23 requires the State Facility Plan </w:delText>
        </w:r>
        <w:r>
          <w:fldChar w:fldCharType="begin"/>
        </w:r>
        <w:r>
          <w:delInstrText>HYPERLINK "http://www.ct.gov/opm/property" \h</w:delInstrText>
        </w:r>
        <w:r>
          <w:fldChar w:fldCharType="separate"/>
        </w:r>
        <w:r>
          <w:delText>(</w:delText>
        </w:r>
        <w:r>
          <w:fldChar w:fldCharType="end"/>
        </w:r>
        <w:r>
          <w:fldChar w:fldCharType="begin"/>
        </w:r>
        <w:r>
          <w:delInstrText>HYPERLINK "http://www.ct.gov/opm/property" \h</w:delInstrText>
        </w:r>
        <w:r>
          <w:fldChar w:fldCharType="separate"/>
        </w:r>
        <w:r>
          <w:rPr>
            <w:color w:val="0000FF"/>
            <w:u w:val="single" w:color="0000FF"/>
          </w:rPr>
          <w:delText>www.ct.gov/opm/property</w:delText>
        </w:r>
        <w:r>
          <w:fldChar w:fldCharType="end"/>
        </w:r>
        <w:r>
          <w:fldChar w:fldCharType="begin"/>
        </w:r>
        <w:r>
          <w:delInstrText>HYPERLINK "http://www.ct.gov/opm/property" \h</w:delInstrText>
        </w:r>
        <w:r>
          <w:fldChar w:fldCharType="separate"/>
        </w:r>
        <w:r>
          <w:delText>)</w:delText>
        </w:r>
        <w:r>
          <w:fldChar w:fldCharType="end"/>
        </w:r>
        <w:r>
          <w:delText xml:space="preserve"> to include various policies including ones to encourage public pedestrian traffic in, through and around State buildings and encourage the public use of State buildings.   </w:delText>
        </w:r>
      </w:del>
    </w:p>
    <w:p w14:paraId="778F83CE" w14:textId="77777777" w:rsidR="00D00B3D" w:rsidRDefault="000C30A2">
      <w:pPr>
        <w:spacing w:after="0"/>
        <w:ind w:left="720"/>
        <w:rPr>
          <w:del w:id="355" w:author="James MacDonald" w:date="2026-09-25T21:07:00Z" w16du:dateUtc="2026-09-26T01:07:00Z"/>
        </w:rPr>
      </w:pPr>
      <w:del w:id="356" w:author="James MacDonald" w:date="2026-09-25T21:07:00Z" w16du:dateUtc="2026-09-26T01:07:00Z">
        <w:r>
          <w:delText xml:space="preserve"> </w:delText>
        </w:r>
      </w:del>
    </w:p>
    <w:p w14:paraId="57C06D92" w14:textId="77777777" w:rsidR="00D00B3D" w:rsidRDefault="000C30A2">
      <w:pPr>
        <w:spacing w:after="0"/>
        <w:ind w:left="720"/>
        <w:rPr>
          <w:del w:id="357" w:author="James MacDonald" w:date="2026-09-25T21:07:00Z" w16du:dateUtc="2026-09-26T01:07:00Z"/>
        </w:rPr>
      </w:pPr>
      <w:del w:id="358" w:author="James MacDonald" w:date="2026-09-25T21:07:00Z" w16du:dateUtc="2026-09-26T01:07:00Z">
        <w:r>
          <w:delText xml:space="preserve"> </w:delText>
        </w:r>
      </w:del>
    </w:p>
    <w:p w14:paraId="0C385E12" w14:textId="77777777" w:rsidR="00D00B3D" w:rsidRDefault="000C30A2">
      <w:pPr>
        <w:spacing w:after="214" w:line="276" w:lineRule="auto"/>
        <w:rPr>
          <w:del w:id="359" w:author="James MacDonald" w:date="2026-09-25T21:07:00Z" w16du:dateUtc="2026-09-26T01:07:00Z"/>
        </w:rPr>
      </w:pPr>
      <w:del w:id="360" w:author="James MacDonald" w:date="2026-09-25T21:07:00Z" w16du:dateUtc="2026-09-26T01:07:00Z">
        <w:r>
          <w:rPr>
            <w:b/>
            <w:u w:val="single" w:color="000000"/>
          </w:rPr>
          <w:delText>IMPORTANT NOTE:  Copies of the Inventories</w:delText>
        </w:r>
        <w:r>
          <w:rPr>
            <w:b/>
          </w:rPr>
          <w:delText xml:space="preserve"> – While CGS 4-67g states that OPM shall submit copies of the inventories to the joint standing committees, complete copies of the State building inventory would be well in excess of 1,000 printed pages, therefore the complete building inventory, along with the inventory of leased locations and PILOT information is made available electronically (Microsoft Excel format) on the OPM website at </w:delText>
        </w:r>
        <w:r>
          <w:fldChar w:fldCharType="begin"/>
        </w:r>
        <w:r>
          <w:delInstrText>HYPERLINK "http://www.ct.gov/opm/property" \h</w:delInstrText>
        </w:r>
        <w:r>
          <w:fldChar w:fldCharType="separate"/>
        </w:r>
        <w:r>
          <w:rPr>
            <w:b/>
            <w:color w:val="0000FF"/>
            <w:u w:val="single" w:color="0000FF"/>
          </w:rPr>
          <w:delText>www.ct.gov/opm/property</w:delText>
        </w:r>
        <w:r>
          <w:fldChar w:fldCharType="end"/>
        </w:r>
        <w:r>
          <w:fldChar w:fldCharType="begin"/>
        </w:r>
        <w:r>
          <w:delInstrText>HYPERLINK "http://www.ct.gov/opm/property" \h</w:delInstrText>
        </w:r>
        <w:r>
          <w:fldChar w:fldCharType="separate"/>
        </w:r>
        <w:r>
          <w:rPr>
            <w:b/>
            <w:color w:val="0000FF"/>
          </w:rPr>
          <w:delText xml:space="preserve"> </w:delText>
        </w:r>
        <w:r>
          <w:fldChar w:fldCharType="end"/>
        </w:r>
      </w:del>
    </w:p>
    <w:p w14:paraId="697D9ED2" w14:textId="77777777" w:rsidR="00D00B3D" w:rsidRDefault="000C30A2">
      <w:pPr>
        <w:spacing w:after="0"/>
        <w:rPr>
          <w:del w:id="361" w:author="James MacDonald" w:date="2026-09-25T21:07:00Z" w16du:dateUtc="2026-09-26T01:07:00Z"/>
        </w:rPr>
      </w:pPr>
      <w:del w:id="362" w:author="James MacDonald" w:date="2026-09-25T21:07:00Z" w16du:dateUtc="2026-09-26T01:07:00Z">
        <w:r>
          <w:rPr>
            <w:color w:val="0000FF"/>
          </w:rPr>
          <w:delText xml:space="preserve"> </w:delText>
        </w:r>
        <w:r>
          <w:rPr>
            <w:color w:val="0000FF"/>
          </w:rPr>
          <w:tab/>
          <w:delText xml:space="preserve"> </w:delText>
        </w:r>
      </w:del>
    </w:p>
    <w:p w14:paraId="1342C6AB" w14:textId="77777777" w:rsidR="00D00B3D" w:rsidRDefault="000C30A2">
      <w:pPr>
        <w:pStyle w:val="Heading1"/>
        <w:rPr>
          <w:del w:id="363" w:author="James MacDonald" w:date="2026-09-25T21:07:00Z" w16du:dateUtc="2026-09-26T01:07:00Z"/>
        </w:rPr>
      </w:pPr>
      <w:del w:id="364" w:author="James MacDonald" w:date="2026-09-25T21:07:00Z" w16du:dateUtc="2026-09-26T01:07:00Z">
        <w:r>
          <w:delText xml:space="preserve">Appendix A </w:delText>
        </w:r>
      </w:del>
    </w:p>
    <w:p w14:paraId="03CC4293" w14:textId="77777777" w:rsidR="00D00B3D" w:rsidRDefault="000C30A2">
      <w:pPr>
        <w:spacing w:after="218"/>
        <w:ind w:left="720"/>
        <w:rPr>
          <w:del w:id="365" w:author="James MacDonald" w:date="2026-09-25T21:07:00Z" w16du:dateUtc="2026-09-26T01:07:00Z"/>
        </w:rPr>
      </w:pPr>
      <w:del w:id="366" w:author="James MacDonald" w:date="2026-09-25T21:07:00Z" w16du:dateUtc="2026-09-26T01:07:00Z">
        <w:r>
          <w:delText xml:space="preserve"> </w:delText>
        </w:r>
      </w:del>
    </w:p>
    <w:p w14:paraId="4E22BA92" w14:textId="77777777" w:rsidR="00D00B3D" w:rsidRDefault="000C30A2">
      <w:pPr>
        <w:spacing w:after="239" w:line="239" w:lineRule="auto"/>
        <w:ind w:left="-15" w:firstLine="230"/>
        <w:jc w:val="both"/>
        <w:rPr>
          <w:del w:id="367" w:author="James MacDonald" w:date="2026-09-25T21:07:00Z" w16du:dateUtc="2026-09-26T01:07:00Z"/>
        </w:rPr>
      </w:pPr>
      <w:del w:id="368" w:author="James MacDonald" w:date="2026-09-25T21:07:00Z" w16du:dateUtc="2026-09-26T01:07:00Z">
        <w:r>
          <w:rPr>
            <w:b/>
          </w:rPr>
          <w:delText>Sec. 4-67g. State real property: Long-range planning, efficiency and appropriateness of use and inventories. Secretary approval re ownership and use.</w:delText>
        </w:r>
        <w:r>
          <w:delText xml:space="preserve"> (a) The Office of Policy and Management shall be responsible for: (1) Long-range planning with regard to the use of all state real property; (2) determining the level of efficiency of each and every state agency’s use of any and all real property under its control; (3) maintaining an inventory of state real property; (4) maintaining an inventory of real property leased by state agencies; and (5) determining the appropriate use of state real property. </w:delText>
        </w:r>
      </w:del>
    </w:p>
    <w:p w14:paraId="255C6395" w14:textId="77777777" w:rsidR="00D00B3D" w:rsidRDefault="000C30A2">
      <w:pPr>
        <w:numPr>
          <w:ilvl w:val="0"/>
          <w:numId w:val="3"/>
        </w:numPr>
        <w:spacing w:after="239" w:line="239" w:lineRule="auto"/>
        <w:ind w:firstLine="230"/>
        <w:jc w:val="both"/>
        <w:rPr>
          <w:del w:id="369" w:author="James MacDonald" w:date="2026-09-25T21:07:00Z" w16du:dateUtc="2026-09-26T01:07:00Z"/>
        </w:rPr>
      </w:pPr>
      <w:del w:id="370" w:author="James MacDonald" w:date="2026-09-25T21:07:00Z" w16du:dateUtc="2026-09-26T01:07:00Z">
        <w:r>
          <w:delText xml:space="preserve">In creating and maintaining such inventories, the secretary shall make recommendations concerning the reuse or disposition of state real property and identify in such inventories existing buildings that (1) are of historic, architectural or cultural significance, including buildings listed or eligible to be listed in the national register established under the National Historic Preservation Act of 1966, 80 Stat. 915 (1966), 16 USC 470a, and (2) would be suitable, whether or not in need of repair, alteration or addition, to meet the public building needs of the state or to meet the needs of the public in accordance with the provisions of subsection (m) of section 4b-23. At the request of the secretary, the Commissioner of Economic and Community Development shall advise the secretary as to whether such buildings are of historic, architectural or cultural significance. </w:delText>
        </w:r>
      </w:del>
    </w:p>
    <w:p w14:paraId="64651E39" w14:textId="77777777" w:rsidR="00D00B3D" w:rsidRDefault="000C30A2">
      <w:pPr>
        <w:numPr>
          <w:ilvl w:val="0"/>
          <w:numId w:val="3"/>
        </w:numPr>
        <w:spacing w:after="239" w:line="239" w:lineRule="auto"/>
        <w:ind w:firstLine="230"/>
        <w:jc w:val="both"/>
        <w:rPr>
          <w:del w:id="371" w:author="James MacDonald" w:date="2026-09-25T21:07:00Z" w16du:dateUtc="2026-09-26T01:07:00Z"/>
        </w:rPr>
      </w:pPr>
      <w:del w:id="372" w:author="James MacDonald" w:date="2026-09-25T21:07:00Z" w16du:dateUtc="2026-09-26T01:07:00Z">
        <w:r>
          <w:delText xml:space="preserve">All state agencies shall provide the secretary, in the manner and form prescribed by the secretary, with any information requested by said secretary for purposes of maintaining the inventories required by this section. </w:delText>
        </w:r>
      </w:del>
    </w:p>
    <w:p w14:paraId="16455B68" w14:textId="77777777" w:rsidR="00D00B3D" w:rsidRDefault="000C30A2">
      <w:pPr>
        <w:numPr>
          <w:ilvl w:val="0"/>
          <w:numId w:val="3"/>
        </w:numPr>
        <w:spacing w:after="239" w:line="239" w:lineRule="auto"/>
        <w:ind w:firstLine="230"/>
        <w:jc w:val="both"/>
        <w:rPr>
          <w:del w:id="373" w:author="James MacDonald" w:date="2026-09-25T21:07:00Z" w16du:dateUtc="2026-09-26T01:07:00Z"/>
        </w:rPr>
      </w:pPr>
      <w:del w:id="374" w:author="James MacDonald" w:date="2026-09-25T21:07:00Z" w16du:dateUtc="2026-09-26T01:07:00Z">
        <w:r>
          <w:delText xml:space="preserve">The secretary shall update such inventories not less than annually and shall provide the Commissioner of Administrative Services with a copy of such inventories whenever the inventories are updated. </w:delText>
        </w:r>
      </w:del>
    </w:p>
    <w:p w14:paraId="7DD0716E" w14:textId="77777777" w:rsidR="00D00B3D" w:rsidRDefault="000C30A2">
      <w:pPr>
        <w:numPr>
          <w:ilvl w:val="0"/>
          <w:numId w:val="3"/>
        </w:numPr>
        <w:spacing w:after="239" w:line="239" w:lineRule="auto"/>
        <w:ind w:firstLine="230"/>
        <w:jc w:val="both"/>
        <w:rPr>
          <w:del w:id="375" w:author="James MacDonald" w:date="2026-09-25T21:07:00Z" w16du:dateUtc="2026-09-26T01:07:00Z"/>
        </w:rPr>
      </w:pPr>
      <w:del w:id="376" w:author="James MacDonald" w:date="2026-09-25T21:07:00Z" w16du:dateUtc="2026-09-26T01:07:00Z">
        <w:r>
          <w:delText xml:space="preserve">Not later than July 1, 2016 and annually thereafter, the Secretary of the Office of Policy and Management shall submit a copy of such inventories, in accordance with the provisions of section 11-4a, to the joint standing committees of the General Assembly having cognizance of matters relating to government administration and appropriations and the budgets of state agencies. </w:delText>
        </w:r>
      </w:del>
    </w:p>
    <w:p w14:paraId="409C8232" w14:textId="77777777" w:rsidR="00D00B3D" w:rsidRDefault="000C30A2">
      <w:pPr>
        <w:numPr>
          <w:ilvl w:val="0"/>
          <w:numId w:val="3"/>
        </w:numPr>
        <w:spacing w:after="239" w:line="239" w:lineRule="auto"/>
        <w:ind w:firstLine="230"/>
        <w:jc w:val="both"/>
        <w:rPr>
          <w:del w:id="377" w:author="James MacDonald" w:date="2026-09-25T21:07:00Z" w16du:dateUtc="2026-09-26T01:07:00Z"/>
        </w:rPr>
      </w:pPr>
      <w:del w:id="378" w:author="James MacDonald" w:date="2026-09-25T21:07:00Z" w16du:dateUtc="2026-09-26T01:07:00Z">
        <w:r>
          <w:delText xml:space="preserve">Each state agency shall request and obtain the written approval of the secretary or his or her designee prior to any (1) change in ownership of state real property, (2) change in use of state real property, (3) use of state real property by an entity other than a state agency, or (4) use of state real property by a state agency other than the state agency with custody and control over such state real property. For purposes of this subsection, “state agency” does not include a constituent unit of the state system of higher education, a technical high school or an agency in the legislative or judicial branch of state government. </w:delText>
        </w:r>
      </w:del>
    </w:p>
    <w:p w14:paraId="4F3B8E1B" w14:textId="77777777" w:rsidR="00D00B3D" w:rsidRDefault="000C30A2">
      <w:pPr>
        <w:numPr>
          <w:ilvl w:val="0"/>
          <w:numId w:val="3"/>
        </w:numPr>
        <w:spacing w:after="0" w:line="239" w:lineRule="auto"/>
        <w:ind w:firstLine="230"/>
        <w:jc w:val="both"/>
        <w:rPr>
          <w:del w:id="379" w:author="James MacDonald" w:date="2026-09-25T21:07:00Z" w16du:dateUtc="2026-09-26T01:07:00Z"/>
        </w:rPr>
      </w:pPr>
      <w:del w:id="380" w:author="James MacDonald" w:date="2026-09-25T21:07:00Z" w16du:dateUtc="2026-09-26T01:07:00Z">
        <w:r>
          <w:delText xml:space="preserve">Except as otherwise provided, for the purposes of this section, “state real property” means any improved or unimproved real property owned by a state agency, and “state agency” means any office, department, board, council, commission, institution, constituent unit of the state system of higher education, technical high school or other agency in the executive, legislative or judicial branch of state government. </w:delText>
        </w:r>
      </w:del>
    </w:p>
    <w:p w14:paraId="3AC788C3" w14:textId="77777777" w:rsidR="00D00B3D" w:rsidRDefault="000C30A2">
      <w:pPr>
        <w:spacing w:after="0"/>
        <w:rPr>
          <w:del w:id="381" w:author="James MacDonald" w:date="2026-09-25T21:07:00Z" w16du:dateUtc="2026-09-26T01:07:00Z"/>
        </w:rPr>
      </w:pPr>
      <w:del w:id="382" w:author="James MacDonald" w:date="2026-09-25T21:07:00Z" w16du:dateUtc="2026-09-26T01:07:00Z">
        <w:r>
          <w:delText xml:space="preserve">  </w:delText>
        </w:r>
      </w:del>
    </w:p>
    <w:p w14:paraId="13D66A59" w14:textId="77777777" w:rsidR="00D00B3D" w:rsidRDefault="000C30A2">
      <w:pPr>
        <w:spacing w:after="279" w:line="259" w:lineRule="auto"/>
        <w:ind w:right="21"/>
        <w:jc w:val="center"/>
        <w:pPrChange w:id="383" w:author="James MacDonald" w:date="2026-09-25T21:07:00Z" w16du:dateUtc="2026-09-26T01:07:00Z">
          <w:pPr>
            <w:spacing w:after="0"/>
            <w:jc w:val="both"/>
          </w:pPr>
        </w:pPrChange>
      </w:pPr>
      <w:del w:id="384" w:author="James MacDonald" w:date="2026-09-25T21:07:00Z" w16du:dateUtc="2026-09-26T01:07:00Z">
        <w:r>
          <w:delText xml:space="preserve"> </w:delText>
        </w:r>
      </w:del>
    </w:p>
    <w:sectPr w:rsidR="00D00B3D">
      <w:pgSz w:w="12240" w:h="15840"/>
      <w:pgMar w:top="755" w:right="1418" w:bottom="566" w:left="1440" w:header="720" w:footer="720" w:gutter="0"/>
      <w:cols w:space="720"/>
      <w:sectPrChange w:id="385" w:author="James MacDonald" w:date="2026-09-25T21:07:00Z" w16du:dateUtc="2026-09-26T01:07:00Z">
        <w:sectPr w:rsidR="00D00B3D">
          <w:pgMar w:top="1481" w:right="1436" w:bottom="1511"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61" w:author="James MacDonald" w:date="2023-05-05T15:06:00Z" w:initials="JM">
    <w:p w14:paraId="20DC3AB0" w14:textId="77777777" w:rsidR="00A02DBD" w:rsidRDefault="00A02DBD">
      <w:r>
        <w:rPr>
          <w:rStyle w:val="CommentReference"/>
        </w:rPr>
        <w:annotationRef/>
      </w:r>
      <w:r>
        <w:rPr>
          <w:sz w:val="20"/>
          <w:szCs w:val="20"/>
        </w:rPr>
        <w:t>Redundant with c</w:t>
      </w:r>
    </w:p>
  </w:comment>
  <w:comment w:id="189" w:author="James MacDonald" w:date="2023-05-05T15:23:00Z" w:initials="JM">
    <w:p w14:paraId="67B48444" w14:textId="77777777" w:rsidR="00107AD5" w:rsidRDefault="00107AD5">
      <w:r>
        <w:rPr>
          <w:rStyle w:val="Heading1Char"/>
        </w:rPr>
        <w:annotationRef/>
      </w:r>
      <w:r>
        <w:rPr>
          <w:sz w:val="20"/>
          <w:szCs w:val="20"/>
        </w:rPr>
        <w:t>Redundant and awkward. See Policy Making and Policy Statements Policy</w:t>
      </w:r>
    </w:p>
  </w:comment>
  <w:comment w:id="230" w:author="James MacDonald" w:date="2023-05-05T14:49:00Z" w:initials="JM">
    <w:p w14:paraId="71CF6600" w14:textId="2BD0E699" w:rsidR="003323D1" w:rsidRDefault="003323D1">
      <w:r>
        <w:rPr>
          <w:rStyle w:val="CommentReference"/>
        </w:rPr>
        <w:annotationRef/>
      </w:r>
      <w:r>
        <w:rPr>
          <w:sz w:val="20"/>
          <w:szCs w:val="20"/>
        </w:rPr>
        <w:t xml:space="preserve">There are already term limits in the Libraries Act </w:t>
      </w:r>
    </w:p>
  </w:comment>
  <w:comment w:id="237" w:author="James MacDonald" w:date="2023-05-05T15:34:00Z" w:initials="JM">
    <w:p w14:paraId="046268E4" w14:textId="77777777" w:rsidR="00891627" w:rsidRDefault="00891627">
      <w:r>
        <w:rPr>
          <w:rStyle w:val="CommentReference"/>
        </w:rPr>
        <w:annotationRef/>
      </w:r>
      <w:r>
        <w:rPr>
          <w:sz w:val="20"/>
          <w:szCs w:val="20"/>
        </w:rPr>
        <w:t>Redundant with the Procedural policy.</w:t>
      </w:r>
    </w:p>
  </w:comment>
  <w:comment w:id="247" w:author="James MacDonald" w:date="2023-05-05T15:42:00Z" w:initials="JM">
    <w:p w14:paraId="6A5DF443" w14:textId="77777777" w:rsidR="007340E3" w:rsidRDefault="007340E3">
      <w:r>
        <w:rPr>
          <w:rStyle w:val="CommentReference"/>
        </w:rPr>
        <w:annotationRef/>
      </w:r>
      <w:r>
        <w:rPr>
          <w:sz w:val="20"/>
          <w:szCs w:val="20"/>
        </w:rPr>
        <w:t>See 1C - redundant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0DC3AB0" w15:done="0"/>
  <w15:commentEx w15:paraId="67B48444" w15:done="0"/>
  <w15:commentEx w15:paraId="71CF6600" w15:done="0"/>
  <w15:commentEx w15:paraId="046268E4" w15:done="0"/>
  <w15:commentEx w15:paraId="6A5DF4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7FF99E8" w16cex:dateUtc="2023-05-05T21:06:00Z"/>
  <w16cex:commentExtensible w16cex:durableId="27FF9DEE" w16cex:dateUtc="2023-05-05T21:23:00Z"/>
  <w16cex:commentExtensible w16cex:durableId="27FF95DF" w16cex:dateUtc="2023-05-05T20:49:00Z"/>
  <w16cex:commentExtensible w16cex:durableId="27FFA068" w16cex:dateUtc="2023-05-05T21:34:00Z"/>
  <w16cex:commentExtensible w16cex:durableId="27FFA261" w16cex:dateUtc="2023-05-05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0DC3AB0" w16cid:durableId="27FF99E8"/>
  <w16cid:commentId w16cid:paraId="67B48444" w16cid:durableId="27FF9DEE"/>
  <w16cid:commentId w16cid:paraId="71CF6600" w16cid:durableId="27FF95DF"/>
  <w16cid:commentId w16cid:paraId="046268E4" w16cid:durableId="27FFA068"/>
  <w16cid:commentId w16cid:paraId="6A5DF443" w16cid:durableId="27FFA2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91B66"/>
    <w:multiLevelType w:val="hybridMultilevel"/>
    <w:tmpl w:val="94C48A86"/>
    <w:lvl w:ilvl="0" w:tplc="E0F47B6E">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9D838F6">
      <w:start w:val="2"/>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9DE7E1A">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0887BA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DD009D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9D21D3A">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A24113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F3010BE">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4B27F6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5CD7C53"/>
    <w:multiLevelType w:val="hybridMultilevel"/>
    <w:tmpl w:val="B0EA796A"/>
    <w:lvl w:ilvl="0" w:tplc="59F21204">
      <w:start w:val="1"/>
      <w:numFmt w:val="decimal"/>
      <w:lvlText w:val="%1."/>
      <w:lvlJc w:val="left"/>
      <w:pPr>
        <w:ind w:left="5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23EF8E4">
      <w:start w:val="1"/>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D9451E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FC2EA9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B4804E8">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D0449D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D8E6D8A">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3EE64D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7063FA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4D0CC4"/>
    <w:multiLevelType w:val="hybridMultilevel"/>
    <w:tmpl w:val="C3041B20"/>
    <w:lvl w:ilvl="0" w:tplc="0270F5A6">
      <w:start w:val="1"/>
      <w:numFmt w:val="decimal"/>
      <w:lvlText w:val="%1."/>
      <w:lvlJc w:val="left"/>
      <w:pPr>
        <w:ind w:left="5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C8C15AC">
      <w:start w:val="1"/>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4D6B4E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1FC710C">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EC8E08C">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292FE4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08C7B7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9F6AE6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6563416">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E2B4120"/>
    <w:multiLevelType w:val="hybridMultilevel"/>
    <w:tmpl w:val="39CA8254"/>
    <w:lvl w:ilvl="0" w:tplc="530455DA">
      <w:start w:val="2"/>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022302">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641C36">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3CA044">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14E1A0">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6EEF48">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506DBA">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88A9F2">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F4DCDA">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B374DB2"/>
    <w:multiLevelType w:val="hybridMultilevel"/>
    <w:tmpl w:val="EBDE42D6"/>
    <w:lvl w:ilvl="0" w:tplc="57FEFE4E">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D80F92C">
      <w:start w:val="10"/>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2AA148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2485A1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FBE7C8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7AA5F6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480DB2A">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08824F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B34AF0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D504B18"/>
    <w:multiLevelType w:val="hybridMultilevel"/>
    <w:tmpl w:val="3842AFB8"/>
    <w:lvl w:ilvl="0" w:tplc="A9A255F4">
      <w:start w:val="1"/>
      <w:numFmt w:val="decimal"/>
      <w:lvlText w:val="%1."/>
      <w:lvlJc w:val="left"/>
      <w:pPr>
        <w:ind w:left="7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A8B52E">
      <w:start w:val="1"/>
      <w:numFmt w:val="lowerLetter"/>
      <w:lvlText w:val="%2"/>
      <w:lvlJc w:val="left"/>
      <w:pPr>
        <w:ind w:left="1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7CC82A">
      <w:start w:val="1"/>
      <w:numFmt w:val="lowerRoman"/>
      <w:lvlText w:val="%3"/>
      <w:lvlJc w:val="left"/>
      <w:pPr>
        <w:ind w:left="21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7EBFCA">
      <w:start w:val="1"/>
      <w:numFmt w:val="decimal"/>
      <w:lvlText w:val="%4"/>
      <w:lvlJc w:val="left"/>
      <w:pPr>
        <w:ind w:left="29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2A11AA">
      <w:start w:val="1"/>
      <w:numFmt w:val="lowerLetter"/>
      <w:lvlText w:val="%5"/>
      <w:lvlJc w:val="left"/>
      <w:pPr>
        <w:ind w:left="36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EC0122">
      <w:start w:val="1"/>
      <w:numFmt w:val="lowerRoman"/>
      <w:lvlText w:val="%6"/>
      <w:lvlJc w:val="left"/>
      <w:pPr>
        <w:ind w:left="43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B661D4">
      <w:start w:val="1"/>
      <w:numFmt w:val="decimal"/>
      <w:lvlText w:val="%7"/>
      <w:lvlJc w:val="left"/>
      <w:pPr>
        <w:ind w:left="50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40C436">
      <w:start w:val="1"/>
      <w:numFmt w:val="lowerLetter"/>
      <w:lvlText w:val="%8"/>
      <w:lvlJc w:val="left"/>
      <w:pPr>
        <w:ind w:left="57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9CA4EC">
      <w:start w:val="1"/>
      <w:numFmt w:val="lowerRoman"/>
      <w:lvlText w:val="%9"/>
      <w:lvlJc w:val="left"/>
      <w:pPr>
        <w:ind w:left="6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EEF37F1"/>
    <w:multiLevelType w:val="hybridMultilevel"/>
    <w:tmpl w:val="A3628AC2"/>
    <w:lvl w:ilvl="0" w:tplc="D784A460">
      <w:start w:val="1"/>
      <w:numFmt w:val="decimal"/>
      <w:lvlText w:val="%1."/>
      <w:lvlJc w:val="left"/>
      <w:pPr>
        <w:ind w:left="5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5CE3D36">
      <w:start w:val="1"/>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D163E7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89A4E2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67879D2">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4C672E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858A2AE">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6A22CE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272834E">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9521EA2"/>
    <w:multiLevelType w:val="hybridMultilevel"/>
    <w:tmpl w:val="C960EFA2"/>
    <w:lvl w:ilvl="0" w:tplc="CFCAFB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C6868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9E121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B2AAB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E4303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0CE84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A8E21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9E6C0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EE205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9719321">
    <w:abstractNumId w:val="7"/>
  </w:num>
  <w:num w:numId="2" w16cid:durableId="313922062">
    <w:abstractNumId w:val="5"/>
  </w:num>
  <w:num w:numId="3" w16cid:durableId="806775388">
    <w:abstractNumId w:val="3"/>
  </w:num>
  <w:num w:numId="4" w16cid:durableId="1303536835">
    <w:abstractNumId w:val="2"/>
  </w:num>
  <w:num w:numId="5" w16cid:durableId="2145194370">
    <w:abstractNumId w:val="0"/>
  </w:num>
  <w:num w:numId="6" w16cid:durableId="983311168">
    <w:abstractNumId w:val="4"/>
  </w:num>
  <w:num w:numId="7" w16cid:durableId="1061563730">
    <w:abstractNumId w:val="6"/>
  </w:num>
  <w:num w:numId="8" w16cid:durableId="13316431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ames MacDonald">
    <w15:presenceInfo w15:providerId="AD" w15:userId="S::jmacdonald@nlls.ab.ca::63e29e2b-de9f-40da-bdb4-24a15605234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B3D"/>
    <w:rsid w:val="000A1EDF"/>
    <w:rsid w:val="000C30A2"/>
    <w:rsid w:val="00107AD5"/>
    <w:rsid w:val="001B0BDE"/>
    <w:rsid w:val="003323D1"/>
    <w:rsid w:val="00355BAF"/>
    <w:rsid w:val="0045229C"/>
    <w:rsid w:val="004A14D5"/>
    <w:rsid w:val="004A5176"/>
    <w:rsid w:val="00655067"/>
    <w:rsid w:val="006F2FA7"/>
    <w:rsid w:val="007340E3"/>
    <w:rsid w:val="0079260D"/>
    <w:rsid w:val="00820FDF"/>
    <w:rsid w:val="00821CF4"/>
    <w:rsid w:val="00824735"/>
    <w:rsid w:val="00891627"/>
    <w:rsid w:val="008C048D"/>
    <w:rsid w:val="00945362"/>
    <w:rsid w:val="00985974"/>
    <w:rsid w:val="0099566E"/>
    <w:rsid w:val="009D4391"/>
    <w:rsid w:val="00A02DBD"/>
    <w:rsid w:val="00A3532D"/>
    <w:rsid w:val="00A949FA"/>
    <w:rsid w:val="00AC1539"/>
    <w:rsid w:val="00B44D66"/>
    <w:rsid w:val="00B608EB"/>
    <w:rsid w:val="00B91D3A"/>
    <w:rsid w:val="00BD5048"/>
    <w:rsid w:val="00C0550A"/>
    <w:rsid w:val="00C21041"/>
    <w:rsid w:val="00C67DEA"/>
    <w:rsid w:val="00C84050"/>
    <w:rsid w:val="00D00B3D"/>
    <w:rsid w:val="00D40328"/>
    <w:rsid w:val="00D55318"/>
    <w:rsid w:val="00D756A1"/>
    <w:rsid w:val="00DD2B65"/>
    <w:rsid w:val="00E30A3A"/>
    <w:rsid w:val="00E579B2"/>
    <w:rsid w:val="00F44839"/>
    <w:rsid w:val="00FD0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124F"/>
  <w15:docId w15:val="{02864418-6356-42B6-ABFC-D8745D7B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69" w:lineRule="auto"/>
      <w:ind w:left="10" w:hanging="10"/>
      <w:pPrChange w:id="0" w:author="James MacDonald" w:date="2026-09-25T21:07:00Z">
        <w:pPr>
          <w:spacing w:after="160" w:line="259" w:lineRule="auto"/>
        </w:pPr>
      </w:pPrChange>
    </w:pPr>
    <w:rPr>
      <w:rFonts w:ascii="Calibri" w:eastAsia="Calibri" w:hAnsi="Calibri" w:cs="Calibri"/>
      <w:color w:val="000000"/>
      <w:kern w:val="2"/>
      <w:sz w:val="18"/>
      <w:szCs w:val="24"/>
      <w:lang w:val="en-CA"/>
      <w14:ligatures w14:val="standardContextual"/>
      <w:rPrChange w:id="0" w:author="James MacDonald" w:date="2026-09-25T21:07:00Z">
        <w:rPr>
          <w:rFonts w:ascii="Calibri" w:eastAsia="Calibri" w:hAnsi="Calibri" w:cs="Calibri"/>
          <w:color w:val="000000"/>
          <w:sz w:val="22"/>
          <w:szCs w:val="22"/>
          <w:lang w:val="en-US" w:eastAsia="en-US" w:bidi="ar-SA"/>
        </w:rPr>
      </w:rPrChange>
    </w:rPr>
  </w:style>
  <w:style w:type="paragraph" w:styleId="Heading1">
    <w:name w:val="heading 1"/>
    <w:next w:val="Normal"/>
    <w:link w:val="Heading1Char"/>
    <w:uiPriority w:val="9"/>
    <w:unhideWhenUsed/>
    <w:qFormat/>
    <w:pPr>
      <w:keepNext/>
      <w:keepLines/>
      <w:spacing w:after="0"/>
      <w:ind w:right="819"/>
      <w:jc w:val="center"/>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rsid w:val="00891627"/>
    <w:pPr>
      <w:keepNext/>
      <w:keepLines/>
      <w:spacing w:after="27"/>
      <w:ind w:left="10" w:hanging="10"/>
      <w:outlineLvl w:val="1"/>
      <w:pPrChange w:id="1" w:author="James MacDonald" w:date="2026-09-25T21:07:00Z">
        <w:pPr>
          <w:keepNext/>
          <w:keepLines/>
          <w:spacing w:after="27" w:line="259" w:lineRule="auto"/>
          <w:ind w:left="10" w:hanging="10"/>
          <w:outlineLvl w:val="1"/>
        </w:pPr>
      </w:pPrChange>
    </w:pPr>
    <w:rPr>
      <w:rFonts w:ascii="Calibri" w:eastAsia="Calibri" w:hAnsi="Calibri" w:cs="Calibri"/>
      <w:b/>
      <w:color w:val="000000"/>
      <w:kern w:val="2"/>
      <w:sz w:val="18"/>
      <w:szCs w:val="24"/>
      <w:lang w:val="en-CA"/>
      <w14:ligatures w14:val="standardContextual"/>
      <w:rPrChange w:id="1" w:author="James MacDonald" w:date="2026-09-25T21:07:00Z">
        <w:rPr>
          <w:rFonts w:ascii="Calibri" w:eastAsia="Calibri" w:hAnsi="Calibri" w:cs="Calibri"/>
          <w:b/>
          <w:color w:val="000000"/>
          <w:kern w:val="2"/>
          <w:sz w:val="18"/>
          <w:szCs w:val="24"/>
          <w:lang w:val="en-CA"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paragraph" w:styleId="BalloonText">
    <w:name w:val="Balloon Text"/>
    <w:basedOn w:val="Normal"/>
    <w:link w:val="BalloonTextChar"/>
    <w:uiPriority w:val="99"/>
    <w:semiHidden/>
    <w:unhideWhenUsed/>
    <w:rsid w:val="0065506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655067"/>
    <w:rPr>
      <w:rFonts w:ascii="Segoe UI" w:eastAsia="Calibri" w:hAnsi="Segoe UI" w:cs="Segoe UI"/>
      <w:color w:val="000000"/>
      <w:sz w:val="18"/>
      <w:szCs w:val="18"/>
    </w:rPr>
  </w:style>
  <w:style w:type="character" w:customStyle="1" w:styleId="Heading2Char">
    <w:name w:val="Heading 2 Char"/>
    <w:basedOn w:val="DefaultParagraphFont"/>
    <w:link w:val="Heading2"/>
    <w:uiPriority w:val="9"/>
    <w:rsid w:val="00A949FA"/>
    <w:rPr>
      <w:rFonts w:ascii="Calibri" w:eastAsia="Calibri" w:hAnsi="Calibri" w:cs="Calibri"/>
      <w:b/>
      <w:color w:val="000000"/>
      <w:kern w:val="2"/>
      <w:sz w:val="18"/>
      <w:szCs w:val="24"/>
      <w:lang w:val="en-CA"/>
      <w14:ligatures w14:val="standardContextual"/>
    </w:rPr>
  </w:style>
  <w:style w:type="character" w:styleId="CommentReference">
    <w:name w:val="annotation reference"/>
    <w:basedOn w:val="DefaultParagraphFont"/>
    <w:uiPriority w:val="99"/>
    <w:semiHidden/>
    <w:unhideWhenUsed/>
    <w:rsid w:val="00A949FA"/>
    <w:rPr>
      <w:sz w:val="16"/>
      <w:szCs w:val="16"/>
    </w:rPr>
  </w:style>
  <w:style w:type="paragraph" w:styleId="CommentText">
    <w:name w:val="annotation text"/>
    <w:basedOn w:val="Normal"/>
    <w:link w:val="CommentTextChar"/>
    <w:uiPriority w:val="99"/>
    <w:semiHidden/>
    <w:unhideWhenUsed/>
    <w:rsid w:val="003323D1"/>
    <w:pPr>
      <w:spacing w:line="240" w:lineRule="auto"/>
      <w:pPrChange w:id="2" w:author="James MacDonald" w:date="2026-09-25T21:07:00Z">
        <w:pPr>
          <w:spacing w:after="19"/>
          <w:ind w:left="10" w:hanging="10"/>
        </w:pPr>
      </w:pPrChange>
    </w:pPr>
    <w:rPr>
      <w:sz w:val="20"/>
      <w:szCs w:val="20"/>
      <w:rPrChange w:id="2" w:author="James MacDonald" w:date="2026-09-25T21:07:00Z">
        <w:rPr>
          <w:rFonts w:ascii="Calibri" w:eastAsia="Calibri" w:hAnsi="Calibri" w:cs="Calibri"/>
          <w:color w:val="000000"/>
          <w:kern w:val="2"/>
          <w:lang w:val="en-CA" w:eastAsia="en-US" w:bidi="ar-SA"/>
          <w14:ligatures w14:val="standardContextual"/>
        </w:rPr>
      </w:rPrChange>
    </w:rPr>
  </w:style>
  <w:style w:type="character" w:customStyle="1" w:styleId="CommentTextChar">
    <w:name w:val="Comment Text Char"/>
    <w:basedOn w:val="DefaultParagraphFont"/>
    <w:link w:val="CommentText"/>
    <w:uiPriority w:val="99"/>
    <w:semiHidden/>
    <w:rsid w:val="00A949FA"/>
    <w:rPr>
      <w:rFonts w:ascii="Calibri" w:eastAsia="Calibri" w:hAnsi="Calibri" w:cs="Calibri"/>
      <w:color w:val="000000"/>
      <w:kern w:val="2"/>
      <w:sz w:val="20"/>
      <w:szCs w:val="20"/>
      <w:lang w:val="en-CA"/>
      <w14:ligatures w14:val="standardContextual"/>
    </w:rPr>
  </w:style>
  <w:style w:type="paragraph" w:styleId="CommentSubject">
    <w:name w:val="annotation subject"/>
    <w:basedOn w:val="CommentText"/>
    <w:next w:val="CommentText"/>
    <w:link w:val="CommentSubjectChar"/>
    <w:uiPriority w:val="99"/>
    <w:semiHidden/>
    <w:unhideWhenUsed/>
    <w:rsid w:val="00A949FA"/>
    <w:rPr>
      <w:b/>
      <w:bCs/>
    </w:rPr>
  </w:style>
  <w:style w:type="character" w:customStyle="1" w:styleId="CommentSubjectChar">
    <w:name w:val="Comment Subject Char"/>
    <w:basedOn w:val="CommentTextChar"/>
    <w:link w:val="CommentSubject"/>
    <w:uiPriority w:val="99"/>
    <w:semiHidden/>
    <w:rsid w:val="00A949FA"/>
    <w:rPr>
      <w:rFonts w:ascii="Calibri" w:eastAsia="Calibri" w:hAnsi="Calibri" w:cs="Calibri"/>
      <w:b/>
      <w:bCs/>
      <w:color w:val="000000"/>
      <w:kern w:val="2"/>
      <w:sz w:val="20"/>
      <w:szCs w:val="20"/>
      <w:lang w:val="en-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cid:image001.jpg@01D76838.CB30819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12347CE1EE8149AC77FCC39D076147" ma:contentTypeVersion="4" ma:contentTypeDescription="Create a new document." ma:contentTypeScope="" ma:versionID="7058d81139c5401979d2a84c8d988048">
  <xsd:schema xmlns:xsd="http://www.w3.org/2001/XMLSchema" xmlns:xs="http://www.w3.org/2001/XMLSchema" xmlns:p="http://schemas.microsoft.com/office/2006/metadata/properties" xmlns:ns2="aae82c01-eba8-4623-b50e-e35e4eb30b72" targetNamespace="http://schemas.microsoft.com/office/2006/metadata/properties" ma:root="true" ma:fieldsID="7af725b05b3c26b9a5c89c3f39547f1b" ns2:_="">
    <xsd:import namespace="aae82c01-eba8-4623-b50e-e35e4eb30b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82c01-eba8-4623-b50e-e35e4eb30b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D52218-7398-4879-975F-560F7988C59B}">
  <ds:schemaRefs>
    <ds:schemaRef ds:uri="http://schemas.microsoft.com/sharepoint/v3/contenttype/forms"/>
  </ds:schemaRefs>
</ds:datastoreItem>
</file>

<file path=customXml/itemProps2.xml><?xml version="1.0" encoding="utf-8"?>
<ds:datastoreItem xmlns:ds="http://schemas.openxmlformats.org/officeDocument/2006/customXml" ds:itemID="{EA90EFE1-7F9E-4873-83DB-BB214B45665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699A62-D7C9-4A20-96AE-19DE63106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82c01-eba8-4623-b50e-e35e4eb30b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2865</Words>
  <Characters>16333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obrienp</dc:creator>
  <cp:keywords/>
  <cp:lastModifiedBy>Arthur Souza Rodrigues</cp:lastModifiedBy>
  <cp:revision>1</cp:revision>
  <cp:lastPrinted>2021-06-23T18:01:00Z</cp:lastPrinted>
  <dcterms:created xsi:type="dcterms:W3CDTF">2023-09-27T19:34:00Z</dcterms:created>
  <dcterms:modified xsi:type="dcterms:W3CDTF">2026-09-26T01:07:00Z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0x0101006312347CE1EE8149AC77FCC39D076147</vt:lpwstr>
  </property>
</Properties>
</file>