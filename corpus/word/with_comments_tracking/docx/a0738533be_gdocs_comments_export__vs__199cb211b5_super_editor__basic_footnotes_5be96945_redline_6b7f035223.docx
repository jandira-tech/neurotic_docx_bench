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B76A21" w:rsidRDefault="00DA22B4">
      <w:pPr>
        <w:rPr>
          <w:del w:id="19" w:author="Nick Bernal" w:date="2026-09-26T15:23:00Z" w16du:dateUtc="2026-09-26T19:23:00Z"/>
        </w:rPr>
      </w:pPr>
      <w:ins w:id="20" w:author="Nick Bernal" w:date="2026-09-26T15:23:00Z" w16du:dateUtc="2026-09-26T19:23:00Z">
        <w:r>
          <w:t>Simple text</w:t>
        </w:r>
        <w:r>
          <w:rPr>
            <w:rStyle w:val="FootnoteReference"/>
          </w:rPr>
          <w:footnoteReference w:id="1"/>
        </w:r>
        <w:r>
          <w:t xml:space="preserve"> with footnotes </w:t>
        </w:r>
        <w:r>
          <w:rPr>
            <w:rStyle w:val="FootnoteReference"/>
          </w:rPr>
          <w:footnoteReference w:id="2"/>
        </w:r>
      </w:ins>
      <w:del w:id="41" w:author="Nick Bernal" w:date="2026-09-26T15:23:00Z" w16du:dateUtc="2026-09-26T19:23:00Z">
        <w:r w:rsidR="00280A15">
          <w:delText xml:space="preserve">I am a </w:delText>
        </w:r>
        <w:commentRangeStart w:id="42"/>
        <w:r w:rsidR="00280A15">
          <w:delText>document</w:delText>
        </w:r>
        <w:commentRangeEnd w:id="42"/>
        <w:r w:rsidR="00280A15">
          <w:rPr>
            <w:rStyle w:val="CommentReference"/>
            <w:sz w:val="22"/>
            <w:szCs w:val="22"/>
          </w:rPr>
          <w:commentReference w:id="42"/>
        </w:r>
      </w:del>
    </w:p>
    <w:p w14:paraId="00000002" w14:textId="77777777" w:rsidR="00B76A21" w:rsidRDefault="00280A15">
      <w:commentRangeStart w:id="43"/>
      <w:del w:id="44" w:author="Nick Bernal" w:date="2026-09-26T15:23:00Z" w16du:dateUtc="2026-09-26T19:23:00Z">
        <w:r>
          <w:delText xml:space="preserve"> </w:delText>
        </w:r>
        <w:commentRangeEnd w:id="43"/>
        <w:r>
          <w:rPr>
            <w:rStyle w:val="CommentReference"/>
            <w:sz w:val="22"/>
            <w:szCs w:val="22"/>
          </w:rPr>
          <w:commentReference w:id="43"/>
        </w:r>
      </w:del>
    </w:p>
    <w:sectPr w:rsidR="00B76A2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47" w:author="Nick Bernal" w:date="2026-09-26T15:23:00Z" w16du:dateUtc="2026-09-26T19:23:00Z">
        <w:sectPr w:rsidR="00B76A21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2" w:author="Nick Bernal" w:date="2025-09-24T00:37:00Z" w:initials="">
    <w:p w14:paraId="00000004" w14:textId="77777777" w:rsidR="00B76A21" w:rsidRDefault="00F33C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280A15">
        <w:rPr>
          <w:color w:val="000000"/>
        </w:rPr>
        <w:t>comment on text</w:t>
      </w:r>
    </w:p>
  </w:comment>
  <w:comment w:id="43" w:author="Nick Bernal" w:date="2025-09-24T00:37:00Z" w:initials="">
    <w:p w14:paraId="00000003" w14:textId="77777777" w:rsidR="00B76A21" w:rsidRDefault="00F33C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280A15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DD8F66" w14:textId="77777777" w:rsidR="00280A15" w:rsidRDefault="00280A15" w:rsidP="00DA22B4">
      <w:pPr>
        <w:pPrChange w:id="17" w:author="Nick Bernal" w:date="2026-09-26T15:23:00Z" w16du:dateUtc="2026-09-26T19:23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44A8679D" w14:textId="77777777" w:rsidR="00280A15" w:rsidRDefault="00280A15" w:rsidP="00DA22B4">
      <w:pPr>
        <w:pPrChange w:id="18" w:author="Nick Bernal" w:date="2026-09-26T15:23:00Z" w16du:dateUtc="2026-09-26T19:23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34D8CC" w14:textId="77777777" w:rsidR="00C65D9D" w:rsidRDefault="00C65D9D">
    <w:pPr>
      <w:pStyle w:val="FootnoteReference"/>
      <w:pPrChange w:id="46" w:author="Nick Bernal" w:date="2026-09-26T15:23:00Z" w16du:dateUtc="2026-09-26T19:2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2607FF" w14:textId="77777777" w:rsidR="00280A15" w:rsidRDefault="00280A15" w:rsidP="00DA22B4">
      <w:pPr>
        <w:pPrChange w:id="15" w:author="Nick Bernal" w:date="2026-09-26T15:23:00Z" w16du:dateUtc="2026-09-26T19:23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24315988" w14:textId="77777777" w:rsidR="00280A15" w:rsidRDefault="00280A15" w:rsidP="00DA22B4">
      <w:pPr>
        <w:pPrChange w:id="16" w:author="Nick Bernal" w:date="2026-09-26T15:23:00Z" w16du:dateUtc="2026-09-26T19:23:00Z">
          <w:pPr>
            <w:spacing w:line="240" w:lineRule="auto"/>
          </w:pPr>
        </w:pPrChange>
      </w:pPr>
      <w:r>
        <w:continuationSeparator/>
      </w:r>
    </w:p>
  </w:footnote>
  <w:footnote w:id="1">
    <w:p w14:paraId="085458EE" w14:textId="51F08CA7" w:rsidR="00DA22B4" w:rsidRDefault="00DA22B4">
      <w:pPr>
        <w:pStyle w:val="FootnoteText"/>
      </w:pPr>
      <w:ins w:id="21" w:author="Nick Bernal" w:date="2026-09-26T15:23:00Z" w16du:dateUtc="2026-09-26T19:23:00Z">
        <w:r>
          <w:rPr>
            <w:rStyle w:val="FootnoteReference"/>
          </w:rPr>
          <w:footnoteRef/>
        </w:r>
        <w:r>
          <w:t xml:space="preserve"> This is a simple footnote</w:t>
        </w:r>
      </w:ins>
    </w:p>
  </w:footnote>
  <w:footnote w:id="2">
    <w:p w14:paraId="78E82317" w14:textId="77777777" w:rsidR="00DA22B4" w:rsidRDefault="00DA22B4">
      <w:pPr>
        <w:pStyle w:val="FootnoteText"/>
        <w:rPr>
          <w:ins w:id="22" w:author="Nick Bernal" w:date="2026-09-26T15:23:00Z" w16du:dateUtc="2026-09-26T19:23:00Z"/>
        </w:rPr>
      </w:pPr>
      <w:ins w:id="23" w:author="Nick Bernal" w:date="2026-09-26T15:23:00Z" w16du:dateUtc="2026-09-26T19:23:00Z">
        <w:r>
          <w:rPr>
            <w:rStyle w:val="FootnoteReference"/>
          </w:rPr>
          <w:footnoteRef/>
        </w:r>
        <w:r>
          <w:t xml:space="preserve"> A longer one with a table </w:t>
        </w:r>
      </w:ins>
    </w:p>
    <w:p w14:paraId="698E4B39" w14:textId="77777777" w:rsidR="00DA22B4" w:rsidRDefault="00DA22B4">
      <w:pPr>
        <w:pStyle w:val="FootnoteText"/>
        <w:rPr>
          <w:ins w:id="24" w:author="Nick Bernal" w:date="2026-09-26T15:23:00Z" w16du:dateUtc="2026-09-26T19:23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22B4" w14:paraId="047FCC33" w14:textId="77777777" w:rsidTr="00DA22B4">
        <w:trPr>
          <w:ins w:id="25" w:author="Nick Bernal" w:date="2026-09-26T15:23:00Z" w16du:dateUtc="2026-09-26T19:23:00Z"/>
        </w:trPr>
        <w:tc>
          <w:tcPr>
            <w:tcW w:w="3116" w:type="dxa"/>
          </w:tcPr>
          <w:p w14:paraId="7800854F" w14:textId="132F530C" w:rsidR="00DA22B4" w:rsidRDefault="00DA22B4">
            <w:pPr>
              <w:pStyle w:val="FootnoteText"/>
              <w:rPr>
                <w:ins w:id="26" w:author="Nick Bernal" w:date="2026-09-26T15:23:00Z" w16du:dateUtc="2026-09-26T19:23:00Z"/>
              </w:rPr>
            </w:pPr>
            <w:ins w:id="27" w:author="Nick Bernal" w:date="2026-09-26T15:23:00Z" w16du:dateUtc="2026-09-26T19:23:00Z">
              <w:r>
                <w:t>a</w:t>
              </w:r>
            </w:ins>
          </w:p>
        </w:tc>
        <w:tc>
          <w:tcPr>
            <w:tcW w:w="3117" w:type="dxa"/>
          </w:tcPr>
          <w:p w14:paraId="47070F2D" w14:textId="1991BA8B" w:rsidR="00DA22B4" w:rsidRDefault="00DA22B4">
            <w:pPr>
              <w:pStyle w:val="FootnoteText"/>
              <w:rPr>
                <w:ins w:id="28" w:author="Nick Bernal" w:date="2026-09-26T15:23:00Z" w16du:dateUtc="2026-09-26T19:23:00Z"/>
              </w:rPr>
            </w:pPr>
            <w:ins w:id="29" w:author="Nick Bernal" w:date="2026-09-26T15:23:00Z" w16du:dateUtc="2026-09-26T19:23:00Z">
              <w:r>
                <w:t>b</w:t>
              </w:r>
            </w:ins>
          </w:p>
        </w:tc>
        <w:tc>
          <w:tcPr>
            <w:tcW w:w="3117" w:type="dxa"/>
          </w:tcPr>
          <w:p w14:paraId="74DE0557" w14:textId="06AE2F68" w:rsidR="00DA22B4" w:rsidRDefault="00DA22B4">
            <w:pPr>
              <w:pStyle w:val="FootnoteText"/>
              <w:rPr>
                <w:ins w:id="30" w:author="Nick Bernal" w:date="2026-09-26T15:23:00Z" w16du:dateUtc="2026-09-26T19:23:00Z"/>
              </w:rPr>
            </w:pPr>
            <w:ins w:id="31" w:author="Nick Bernal" w:date="2026-09-26T15:23:00Z" w16du:dateUtc="2026-09-26T19:23:00Z">
              <w:r>
                <w:t>c</w:t>
              </w:r>
            </w:ins>
          </w:p>
        </w:tc>
      </w:tr>
      <w:tr w:rsidR="00DA22B4" w14:paraId="5A9B2DBD" w14:textId="77777777" w:rsidTr="00DA22B4">
        <w:trPr>
          <w:ins w:id="32" w:author="Nick Bernal" w:date="2026-09-26T15:23:00Z" w16du:dateUtc="2026-09-26T19:23:00Z"/>
        </w:trPr>
        <w:tc>
          <w:tcPr>
            <w:tcW w:w="3116" w:type="dxa"/>
          </w:tcPr>
          <w:p w14:paraId="35C98217" w14:textId="635D5224" w:rsidR="00DA22B4" w:rsidRDefault="00DA22B4">
            <w:pPr>
              <w:pStyle w:val="FootnoteText"/>
              <w:rPr>
                <w:ins w:id="33" w:author="Nick Bernal" w:date="2026-09-26T15:23:00Z" w16du:dateUtc="2026-09-26T19:23:00Z"/>
              </w:rPr>
            </w:pPr>
            <w:ins w:id="34" w:author="Nick Bernal" w:date="2026-09-26T15:23:00Z" w16du:dateUtc="2026-09-26T19:23:00Z">
              <w:r>
                <w:t>d</w:t>
              </w:r>
            </w:ins>
          </w:p>
        </w:tc>
        <w:tc>
          <w:tcPr>
            <w:tcW w:w="3117" w:type="dxa"/>
          </w:tcPr>
          <w:p w14:paraId="0E9083BA" w14:textId="0E25131C" w:rsidR="00DA22B4" w:rsidRDefault="00DA22B4">
            <w:pPr>
              <w:pStyle w:val="FootnoteText"/>
              <w:rPr>
                <w:ins w:id="35" w:author="Nick Bernal" w:date="2026-09-26T15:23:00Z" w16du:dateUtc="2026-09-26T19:23:00Z"/>
              </w:rPr>
            </w:pPr>
            <w:ins w:id="36" w:author="Nick Bernal" w:date="2026-09-26T15:23:00Z" w16du:dateUtc="2026-09-26T19:23:00Z">
              <w:r>
                <w:t>e</w:t>
              </w:r>
            </w:ins>
          </w:p>
        </w:tc>
        <w:tc>
          <w:tcPr>
            <w:tcW w:w="3117" w:type="dxa"/>
          </w:tcPr>
          <w:p w14:paraId="591A221A" w14:textId="059CD815" w:rsidR="00DA22B4" w:rsidRDefault="00DA22B4">
            <w:pPr>
              <w:pStyle w:val="FootnoteText"/>
              <w:rPr>
                <w:ins w:id="37" w:author="Nick Bernal" w:date="2026-09-26T15:23:00Z" w16du:dateUtc="2026-09-26T19:23:00Z"/>
              </w:rPr>
            </w:pPr>
            <w:ins w:id="38" w:author="Nick Bernal" w:date="2026-09-26T15:23:00Z" w16du:dateUtc="2026-09-26T19:23:00Z">
              <w:r>
                <w:t>F</w:t>
              </w:r>
            </w:ins>
          </w:p>
        </w:tc>
      </w:tr>
    </w:tbl>
    <w:p w14:paraId="7BC67194" w14:textId="48AB910B" w:rsidR="00DA22B4" w:rsidRDefault="00DA22B4">
      <w:pPr>
        <w:pStyle w:val="FootnoteText"/>
        <w:rPr>
          <w:ins w:id="39" w:author="Nick Bernal" w:date="2026-09-26T15:23:00Z" w16du:dateUtc="2026-09-26T19:23:00Z"/>
        </w:rPr>
      </w:pPr>
    </w:p>
    <w:p w14:paraId="4C31ADE8" w14:textId="4FA70B4A" w:rsidR="00DA22B4" w:rsidRDefault="00DA22B4">
      <w:pPr>
        <w:pStyle w:val="FootnoteText"/>
      </w:pPr>
      <w:ins w:id="40" w:author="Nick Bernal" w:date="2026-09-26T15:23:00Z" w16du:dateUtc="2026-09-26T19:23:00Z">
        <w:r>
          <w:t>And multi-paragraph content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FB3D0C" w14:textId="77777777" w:rsidR="00C65D9D" w:rsidRDefault="00C65D9D">
    <w:pPr>
      <w:pStyle w:val="FootnoteText"/>
      <w:pPrChange w:id="45" w:author="Nick Bernal" w:date="2026-09-26T15:23:00Z" w16du:dateUtc="2026-09-26T19:23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A21"/>
    <w:rsid w:val="00191D1A"/>
    <w:rsid w:val="001C5D54"/>
    <w:rsid w:val="00280A15"/>
    <w:rsid w:val="00360F1B"/>
    <w:rsid w:val="003C1D14"/>
    <w:rsid w:val="003C58BC"/>
    <w:rsid w:val="00931F1A"/>
    <w:rsid w:val="00AF4127"/>
    <w:rsid w:val="00B76A21"/>
    <w:rsid w:val="00C65D9D"/>
    <w:rsid w:val="00D84805"/>
    <w:rsid w:val="00DA22B4"/>
    <w:rsid w:val="00F3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2B4"/>
    <w:pPr>
      <w:keepNext/>
      <w:keepLines/>
      <w:spacing w:before="360" w:after="80" w:line="240" w:lineRule="auto"/>
      <w:outlineLvl w:val="0"/>
      <w:pPrChange w:id="0" w:author="Nick Bernal" w:date="2026-09-26T15:23:00Z">
        <w:pPr>
          <w:keepNext/>
          <w:keepLines/>
          <w:spacing w:before="400" w:after="12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Nick Bernal" w:date="2026-09-26T15:23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2B4"/>
    <w:pPr>
      <w:keepNext/>
      <w:keepLines/>
      <w:spacing w:before="160" w:after="80" w:line="240" w:lineRule="auto"/>
      <w:outlineLvl w:val="1"/>
      <w:pPrChange w:id="1" w:author="Nick Bernal" w:date="2026-09-26T15:23:00Z">
        <w:pPr>
          <w:keepNext/>
          <w:keepLines/>
          <w:spacing w:before="360" w:after="12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Nick Bernal" w:date="2026-09-26T15:23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2B4"/>
    <w:pPr>
      <w:keepNext/>
      <w:keepLines/>
      <w:spacing w:before="160" w:after="80" w:line="240" w:lineRule="auto"/>
      <w:outlineLvl w:val="2"/>
      <w:pPrChange w:id="2" w:author="Nick Bernal" w:date="2026-09-26T15:23:00Z">
        <w:pPr>
          <w:keepNext/>
          <w:keepLines/>
          <w:spacing w:before="32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Nick Bernal" w:date="2026-09-26T15:23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2B4"/>
    <w:pPr>
      <w:keepNext/>
      <w:keepLines/>
      <w:spacing w:before="80" w:after="40" w:line="240" w:lineRule="auto"/>
      <w:outlineLvl w:val="3"/>
      <w:pPrChange w:id="3" w:author="Nick Bernal" w:date="2026-09-26T15:23:00Z">
        <w:pPr>
          <w:keepNext/>
          <w:keepLines/>
          <w:spacing w:before="280" w:after="80" w:line="276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Nick Bernal" w:date="2026-09-26T15:23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2B4"/>
    <w:pPr>
      <w:keepNext/>
      <w:keepLines/>
      <w:spacing w:before="80" w:after="40" w:line="240" w:lineRule="auto"/>
      <w:outlineLvl w:val="4"/>
      <w:pPrChange w:id="4" w:author="Nick Bernal" w:date="2026-09-26T15:23:00Z">
        <w:pPr>
          <w:keepNext/>
          <w:keepLines/>
          <w:spacing w:before="240" w:after="80" w:line="276" w:lineRule="auto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Nick Bernal" w:date="2026-09-26T15:23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2B4"/>
    <w:pPr>
      <w:keepNext/>
      <w:keepLines/>
      <w:spacing w:before="40" w:line="240" w:lineRule="auto"/>
      <w:outlineLvl w:val="5"/>
      <w:pPrChange w:id="5" w:author="Nick Bernal" w:date="2026-09-26T15:23:00Z">
        <w:pPr>
          <w:keepNext/>
          <w:keepLines/>
          <w:spacing w:before="240" w:after="80" w:line="276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Nick Bernal" w:date="2026-09-26T15:23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2B4"/>
    <w:pPr>
      <w:keepNext/>
      <w:keepLines/>
      <w:spacing w:before="40" w:line="240" w:lineRule="auto"/>
      <w:outlineLvl w:val="6"/>
      <w:pPrChange w:id="6" w:author="Nick Bernal" w:date="2026-09-26T15:23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Nick Bernal" w:date="2026-09-26T15:2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2B4"/>
    <w:pPr>
      <w:keepNext/>
      <w:keepLines/>
      <w:spacing w:line="240" w:lineRule="auto"/>
      <w:outlineLvl w:val="7"/>
      <w:pPrChange w:id="7" w:author="Nick Bernal" w:date="2026-09-26T15:23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Nick Bernal" w:date="2026-09-26T15:2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2B4"/>
    <w:pPr>
      <w:keepNext/>
      <w:keepLines/>
      <w:spacing w:line="240" w:lineRule="auto"/>
      <w:outlineLvl w:val="8"/>
      <w:pPrChange w:id="8" w:author="Nick Bernal" w:date="2026-09-26T15:23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Nick Bernal" w:date="2026-09-26T15:2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A22B4"/>
    <w:pPr>
      <w:spacing w:after="80" w:line="240" w:lineRule="auto"/>
      <w:contextualSpacing/>
      <w:pPrChange w:id="9" w:author="Nick Bernal" w:date="2026-09-26T15:23:00Z">
        <w:pPr>
          <w:keepNext/>
          <w:keepLines/>
          <w:spacing w:after="60" w:line="276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Nick Bernal" w:date="2026-09-26T15:23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DA22B4"/>
    <w:pPr>
      <w:numPr>
        <w:ilvl w:val="1"/>
      </w:numPr>
      <w:spacing w:after="160" w:line="240" w:lineRule="auto"/>
      <w:pPrChange w:id="10" w:author="Nick Bernal" w:date="2026-09-26T15:23:00Z">
        <w:pPr>
          <w:keepNext/>
          <w:keepLines/>
          <w:spacing w:after="32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Nick Bernal" w:date="2026-09-26T15:23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D9D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D9D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D9D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65D9D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9D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D9D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D9D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D9D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D9D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5D9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5D9D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A22B4"/>
    <w:pPr>
      <w:spacing w:before="160" w:after="160" w:line="240" w:lineRule="auto"/>
      <w:jc w:val="center"/>
      <w:pPrChange w:id="11" w:author="Nick Bernal" w:date="2026-09-26T15:23:00Z">
        <w:pPr>
          <w:spacing w:before="160" w:after="160"/>
          <w:jc w:val="center"/>
        </w:pPr>
      </w:pPrChange>
    </w:pPr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Nick Bernal" w:date="2026-09-26T15:23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65D9D"/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DA22B4"/>
    <w:pPr>
      <w:spacing w:line="240" w:lineRule="auto"/>
      <w:ind w:left="720"/>
      <w:contextualSpacing/>
      <w:pPrChange w:id="12" w:author="Nick Bernal" w:date="2026-09-26T15:23:00Z">
        <w:pPr>
          <w:ind w:left="720"/>
          <w:contextualSpacing/>
        </w:pPr>
      </w:pPrChange>
    </w:pPr>
    <w:rPr>
      <w:rFonts w:eastAsiaTheme="minorHAnsi" w:cs="Times New Roman (Body CS)"/>
      <w:kern w:val="2"/>
      <w:sz w:val="24"/>
      <w:szCs w:val="24"/>
      <w:lang w:val="en-US"/>
      <w14:ligatures w14:val="standardContextual"/>
      <w:rPrChange w:id="12" w:author="Nick Bernal" w:date="2026-09-26T15:23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C65D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3" w:author="Nick Bernal" w:date="2026-09-26T15:23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Nick Bernal" w:date="2026-09-26T15:23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D9D"/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65D9D"/>
    <w:rPr>
      <w:b/>
      <w:bCs/>
      <w:smallCaps/>
      <w:color w:val="365F9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A22B4"/>
    <w:pPr>
      <w:spacing w:line="240" w:lineRule="auto"/>
      <w:pPrChange w:id="14" w:author="Nick Bernal" w:date="2026-09-26T15:23:00Z">
        <w:pPr/>
      </w:pPrChange>
    </w:pPr>
    <w:rPr>
      <w:rFonts w:eastAsiaTheme="minorHAnsi" w:cs="Times New Roman (Body CS)"/>
      <w:kern w:val="2"/>
      <w:sz w:val="20"/>
      <w:szCs w:val="20"/>
      <w:lang w:val="en-US"/>
      <w14:ligatures w14:val="standardContextual"/>
      <w:rPrChange w:id="14" w:author="Nick Bernal" w:date="2026-09-26T15:23:00Z">
        <w:rPr>
          <w:rFonts w:ascii="Arial" w:eastAsiaTheme="minorHAnsi" w:hAnsi="Arial" w:cs="Times New Roman (Body CS)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D9D"/>
    <w:rPr>
      <w:rFonts w:eastAsiaTheme="minorHAnsi" w:cs="Times New Roman (Body CS)"/>
      <w:kern w:val="2"/>
      <w:sz w:val="20"/>
      <w:szCs w:val="20"/>
      <w:lang w:val="en-US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C65D9D"/>
    <w:rPr>
      <w:vertAlign w:val="superscript"/>
    </w:rPr>
  </w:style>
  <w:style w:type="table" w:styleId="TableGrid">
    <w:name w:val="Table Grid"/>
    <w:basedOn w:val="TableNormal"/>
    <w:uiPriority w:val="39"/>
    <w:rsid w:val="00C65D9D"/>
    <w:pPr>
      <w:spacing w:line="240" w:lineRule="auto"/>
    </w:pPr>
    <w:rPr>
      <w:rFonts w:eastAsiaTheme="minorHAnsi" w:cs="Times New Roman (Body CS)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5D9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D9D"/>
  </w:style>
  <w:style w:type="paragraph" w:styleId="Footer">
    <w:name w:val="footer"/>
    <w:basedOn w:val="Normal"/>
    <w:link w:val="FooterChar"/>
    <w:uiPriority w:val="99"/>
    <w:unhideWhenUsed/>
    <w:rsid w:val="00C65D9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3D2DF7-D0CD-0546-9A5B-C4011951D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2026-09-26T19:23:00Z</dcterms:created>
  <dcterms:modified xsi:type="dcterms:W3CDTF">2026-09-26T19:23:00Z</dcterms:modified>
</cp:coreProperties>
</file>