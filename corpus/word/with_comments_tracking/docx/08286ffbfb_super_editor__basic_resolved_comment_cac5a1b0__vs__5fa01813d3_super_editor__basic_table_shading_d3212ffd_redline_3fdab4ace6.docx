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5" w:author="Nick Bernal [2]" w:date="2026-08-03T22:17:00Z" w16du:dateUtc="2026-08-04T02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ins w:id="16" w:author="Nick Bernal [2]" w:date="2026-08-03T22:17:00Z" w16du:dateUtc="2026-08-04T02:17:00Z"/>
              </w:rPr>
            </w:pPr>
            <w:ins w:id="17" w:author="Nick Bernal [2]" w:date="2026-08-03T22:17:00Z" w16du:dateUtc="2026-08-04T02:17:00Z">
              <w:r>
                <w:t>Top Left</w:t>
              </w:r>
            </w:ins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" w:author="Nick Bernal [2]" w:date="2026-08-03T22:17:00Z" w16du:dateUtc="2026-08-04T02:17:00Z"/>
              </w:rPr>
            </w:pPr>
            <w:ins w:id="19" w:author="Nick Bernal [2]" w:date="2026-08-03T22:17:00Z" w16du:dateUtc="2026-08-04T02:17:00Z">
              <w:r>
                <w:t>Top Right</w:t>
              </w:r>
            </w:ins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" w:author="Nick Bernal [2]" w:date="2026-08-03T22:17:00Z" w16du:dateUtc="2026-08-04T02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ins w:id="21" w:author="Nick Bernal [2]" w:date="2026-08-03T22:17:00Z" w16du:dateUtc="2026-08-04T02:17:00Z"/>
              </w:rPr>
            </w:pPr>
            <w:ins w:id="22" w:author="Nick Bernal [2]" w:date="2026-08-03T22:17:00Z" w16du:dateUtc="2026-08-04T02:17:00Z">
              <w:r>
                <w:t>Bottom Left</w:t>
              </w:r>
            </w:ins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" w:author="Nick Bernal [2]" w:date="2026-08-03T22:17:00Z" w16du:dateUtc="2026-08-04T02:17:00Z"/>
              </w:rPr>
            </w:pPr>
            <w:ins w:id="24" w:author="Nick Bernal [2]" w:date="2026-08-03T22:17:00Z" w16du:dateUtc="2026-08-04T02:17:00Z">
              <w:r>
                <w:t>Bottom Right</w:t>
              </w:r>
            </w:ins>
          </w:p>
        </w:tc>
      </w:tr>
    </w:tbl>
    <w:p w14:paraId="1EB27D1B" w14:textId="7A4249D9" w:rsidR="003C58BC" w:rsidRDefault="0045155D">
      <w:pPr>
        <w:rPr>
          <w:del w:id="25" w:author="Nick Bernal [2]" w:date="2026-08-03T22:17:00Z" w16du:dateUtc="2026-08-04T02:17:00Z"/>
        </w:rPr>
      </w:pPr>
      <w:commentRangeStart w:id="26"/>
      <w:del w:id="27" w:author="Nick Bernal [2]" w:date="2026-08-03T22:17:00Z" w16du:dateUtc="2026-08-04T02:17:00Z">
        <w:r>
          <w:delText>test</w:delText>
        </w:r>
        <w:commentRangeEnd w:id="26"/>
        <w:r>
          <w:rPr>
            <w:rStyle w:val="CommentReference"/>
            <w:sz w:val="22"/>
            <w:szCs w:val="22"/>
          </w:rPr>
          <w:commentReference w:id="26"/>
        </w:r>
      </w:del>
    </w:p>
    <w:p w14:paraId="2B4C215A" w14:textId="77777777" w:rsidR="00AD55AB" w:rsidRDefault="00AD55AB">
      <w:pPr>
        <w:rPr>
          <w:del w:id="28" w:author="Nick Bernal [2]" w:date="2026-08-03T22:17:00Z" w16du:dateUtc="2026-08-04T02:17:00Z"/>
        </w:rPr>
      </w:pPr>
    </w:p>
    <w:p w14:paraId="2E20C5E0" w14:textId="687BEA9A" w:rsidR="00AD55AB" w:rsidRDefault="00AD55AB">
      <w:commentRangeStart w:id="29"/>
      <w:del w:id="30" w:author="Nick Bernal [2]" w:date="2026-08-03T22:17:00Z" w16du:dateUtc="2026-08-04T02:17:00Z">
        <w:r>
          <w:delText>resolved</w:delText>
        </w:r>
        <w:commentRangeEnd w:id="29"/>
        <w:r>
          <w:rPr>
            <w:rStyle w:val="CommentReference"/>
            <w:sz w:val="22"/>
            <w:szCs w:val="22"/>
          </w:rPr>
          <w:commentReference w:id="29"/>
        </w:r>
      </w:del>
    </w:p>
    <w:sectPr w:rsidR="00AD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6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29" w:author="Nick Bernal" w:date="2025-02-13T10:17:00Z" w:initials="NB">
    <w:p w14:paraId="74E3FEC4" w14:textId="77777777" w:rsidR="00AD55AB" w:rsidRDefault="00AD55AB" w:rsidP="00AD55AB">
      <w:r>
        <w:rPr>
          <w:rStyle w:val="CommentReference"/>
        </w:rPr>
        <w:annotationRef/>
      </w:r>
      <w:r>
        <w:rPr>
          <w:sz w:val="20"/>
          <w:szCs w:val="20"/>
        </w:rPr>
        <w:t>Resolve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  <w15:commentEx w15:paraId="74E3FE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  <w16cex:commentExtensible w16cex:durableId="78CB7A70" w16cex:dateUtc="2025-02-13T18:17:00Z">
    <w16cex:extLst>
      <w16:ext w16:uri="{CE6994B0-6A32-4C9F-8C6B-6E91EDA988CE}">
        <cr:reactions xmlns:cr="http://schemas.microsoft.com/office/comments/2020/reactions">
          <cr:reaction reactionType="1">
            <cr:reactionInfo dateUtc="2025-02-13T18:17:56Z">
              <cr:user userId="9a812e40746bcabb" userProvider="Windows Live" userName="Nick Bernal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  <w16cid:commentId w16cid:paraId="74E3FEC4" w16cid:durableId="78CB7A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22613A"/>
    <w:rsid w:val="002B1C2A"/>
    <w:rsid w:val="00360F1B"/>
    <w:rsid w:val="003C1D14"/>
    <w:rsid w:val="003C58BC"/>
    <w:rsid w:val="0045155D"/>
    <w:rsid w:val="00931F1A"/>
    <w:rsid w:val="009C2B0F"/>
    <w:rsid w:val="00AD55AB"/>
    <w:rsid w:val="00C536B3"/>
    <w:rsid w:val="00CE3856"/>
    <w:rsid w:val="00E51B80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  <w:pPrChange w:id="0" w:author="Nick Bernal [2]" w:date="2026-08-03T22:17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Nick Bernal [2]" w:date="2026-08-03T22:17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  <w:pPrChange w:id="1" w:author="Nick Bernal [2]" w:date="2026-08-03T22:17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Nick Bernal [2]" w:date="2026-08-03T22:17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  <w:pPrChange w:id="2" w:author="Nick Bernal [2]" w:date="2026-08-03T22:17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Nick Bernal [2]" w:date="2026-08-03T22:17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  <w:pPrChange w:id="3" w:author="Nick Bernal [2]" w:date="2026-08-03T22:17:00Z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Nick Bernal [2]" w:date="2026-08-03T22:17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  <w:pPrChange w:id="4" w:author="Nick Bernal [2]" w:date="2026-08-03T22:17:00Z">
        <w:pPr>
          <w:keepNext/>
          <w:keepLines/>
          <w:spacing w:before="80" w:after="40" w:line="276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Nick Bernal [2]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  <w:pPrChange w:id="5" w:author="Nick Bernal [2]" w:date="2026-08-03T22:17:00Z">
        <w:pPr>
          <w:keepNext/>
          <w:keepLines/>
          <w:spacing w:before="80" w:after="40" w:line="276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Nick Bernal [2]" w:date="2026-08-03T22:17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  <w:pPrChange w:id="6" w:author="Nick Bernal [2]" w:date="2026-08-03T22:17:00Z">
        <w:pPr>
          <w:keepNext/>
          <w:keepLines/>
          <w:spacing w:before="40" w:after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Nick Bernal [2]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  <w:pPrChange w:id="7" w:author="Nick Bernal [2]" w:date="2026-08-03T22:17:00Z">
        <w:pPr>
          <w:keepNext/>
          <w:keepLines/>
          <w:spacing w:before="40" w:after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Nick Bernal [2]" w:date="2026-08-03T22:17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  <w:pPrChange w:id="8" w:author="Nick Bernal [2]" w:date="2026-08-03T22:17:00Z">
        <w:pPr>
          <w:keepNext/>
          <w:keepLines/>
          <w:spacing w:after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Nick Bernal [2]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  <w:pPrChange w:id="9" w:author="Nick Bernal [2]" w:date="2026-08-03T22:17:00Z">
        <w:pPr>
          <w:keepNext/>
          <w:keepLines/>
          <w:spacing w:after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Nick Bernal [2]" w:date="2026-08-03T22:17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  <w:pPrChange w:id="10" w:author="Nick Bernal [2]" w:date="2026-08-03T22:17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Nick Bernal [2]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  <w:pPrChange w:id="11" w:author="Nick Bernal [2]" w:date="2026-08-03T22:17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 [2]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  <w:pPrChange w:id="12" w:author="Nick Bernal [2]" w:date="2026-08-03T22:17:00Z">
        <w:pPr>
          <w:spacing w:before="160" w:after="160" w:line="276" w:lineRule="auto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 [2]" w:date="2026-08-03T22:17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  <w:pPrChange w:id="13" w:author="Nick Bernal [2]" w:date="2026-08-03T22:17:00Z">
        <w:pPr>
          <w:spacing w:after="200" w:line="276" w:lineRule="auto"/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3" w:author="Nick Bernal [2]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Nick Bernal [2]" w:date="2026-08-03T22:1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  <w:rPrChange w:id="14" w:author="Nick Bernal [2]" w:date="2026-08-03T22:17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9C2B0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2025-02-13T18:18:00Z</dcterms:created>
  <dcterms:modified xsi:type="dcterms:W3CDTF">2026-08-04T02:17:00Z</dcterms:modified>
</cp:coreProperties>
</file>