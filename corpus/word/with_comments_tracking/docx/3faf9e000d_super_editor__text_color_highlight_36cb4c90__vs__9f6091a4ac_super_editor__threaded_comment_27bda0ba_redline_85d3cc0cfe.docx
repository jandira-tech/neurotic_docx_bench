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663E" w14:textId="5B468A40" w:rsidR="003C58BC" w:rsidRDefault="00715FB8">
      <w:pPr>
        <w:rPr>
          <w:ins w:id="17" w:author="Nick Bernal" w:date="2026-08-03T22:22:00Z" w16du:dateUtc="2026-08-04T02:22:00Z"/>
        </w:rPr>
      </w:pPr>
      <w:commentRangeStart w:id="18"/>
      <w:commentRangeStart w:id="19"/>
      <w:ins w:id="20" w:author="Nick Bernal" w:date="2026-08-03T22:22:00Z" w16du:dateUtc="2026-08-04T02:22:00Z">
        <w:r>
          <w:t>Text</w:t>
        </w:r>
        <w:commentRangeEnd w:id="18"/>
        <w:r>
          <w:rPr>
            <w:rStyle w:val="CommentReference"/>
            <w:sz w:val="24"/>
            <w:szCs w:val="24"/>
          </w:rPr>
          <w:commentReference w:id="18"/>
        </w:r>
        <w:commentRangeEnd w:id="19"/>
        <w:r>
          <w:rPr>
            <w:rStyle w:val="CommentReference"/>
            <w:sz w:val="24"/>
            <w:szCs w:val="24"/>
          </w:rPr>
          <w:commentReference w:id="19"/>
        </w:r>
      </w:ins>
    </w:p>
    <w:p w14:paraId="4C492E00" w14:textId="77777777" w:rsidR="00715FB8" w:rsidRDefault="00715FB8">
      <w:pPr>
        <w:rPr>
          <w:ins w:id="21" w:author="Nick Bernal" w:date="2026-08-03T22:22:00Z" w16du:dateUtc="2026-08-04T02:22:00Z"/>
        </w:rPr>
      </w:pPr>
    </w:p>
    <w:p w14:paraId="1D400E32" w14:textId="342C51CE" w:rsidR="00A900CE" w:rsidRDefault="00715FB8" w:rsidP="001D5E9E">
      <w:pPr>
        <w:rPr>
          <w:del w:id="22" w:author="Nick Bernal" w:date="2026-08-03T22:22:00Z" w16du:dateUtc="2026-08-04T02:22:00Z"/>
        </w:rPr>
      </w:pPr>
      <w:commentRangeStart w:id="23"/>
      <w:ins w:id="24" w:author="Nick Bernal" w:date="2026-08-03T22:22:00Z" w16du:dateUtc="2026-08-04T02:22:00Z">
        <w:r>
          <w:t>Text 2</w:t>
        </w:r>
        <w:commentRangeEnd w:id="23"/>
        <w:r>
          <w:rPr>
            <w:rStyle w:val="CommentReference"/>
            <w:rFonts w:cs="Arial"/>
            <w:sz w:val="24"/>
            <w:szCs w:val="24"/>
          </w:rPr>
          <w:commentReference w:id="23"/>
        </w:r>
      </w:ins>
      <w:del w:id="25" w:author="Nick Bernal" w:date="2026-08-03T22:22:00Z" w16du:dateUtc="2026-08-04T02:22:00Z">
        <w:r w:rsidR="000E6136">
          <w:rPr>
            <w:rFonts w:cs="Arial"/>
          </w:rPr>
          <w:delText>The world is better in technicolor:</w:delText>
        </w:r>
        <w:r w:rsidR="000E6136" w:rsidRPr="000E6136">
          <w:rPr>
            <w:rFonts w:cs="Arial"/>
          </w:rPr>
          <w:delText xml:space="preserve"> </w:delText>
        </w:r>
        <w:r w:rsidR="000E6136">
          <w:rPr>
            <w:rFonts w:cs="Arial"/>
            <w:color w:val="A02B93" w:themeColor="accent5"/>
          </w:rPr>
          <w:delText>purple</w:delText>
        </w:r>
        <w:r w:rsidR="000E6136" w:rsidRPr="000E6136">
          <w:rPr>
            <w:rFonts w:cs="Arial"/>
          </w:rPr>
          <w:delText xml:space="preserve">, </w:delText>
        </w:r>
        <w:r w:rsidR="000E6136">
          <w:rPr>
            <w:rFonts w:ascii="Helvetica" w:hAnsi="Helvetica" w:cs="Arial"/>
            <w:b/>
            <w:bCs/>
            <w:color w:val="0070C0"/>
          </w:rPr>
          <w:delText>BLUE</w:delText>
        </w:r>
        <w:r w:rsidR="000E6136" w:rsidRPr="000E6136">
          <w:rPr>
            <w:rFonts w:cs="Arial"/>
            <w:color w:val="0070C0"/>
          </w:rPr>
          <w:delText xml:space="preserve"> </w:delText>
        </w:r>
        <w:r w:rsidR="000E6136" w:rsidRPr="000E6136">
          <w:rPr>
            <w:rFonts w:cs="Arial"/>
          </w:rPr>
          <w:delText xml:space="preserve">and </w:delText>
        </w:r>
        <w:r w:rsidR="000E6136" w:rsidRPr="000E6136">
          <w:rPr>
            <w:rFonts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="000E6136" w:rsidRPr="000E6136">
          <w:rPr>
            <w:rFonts w:cs="Arial"/>
            <w:color w:val="275317" w:themeColor="accent6" w:themeShade="80"/>
            <w:highlight w:val="yellow"/>
          </w:rPr>
          <w:delText xml:space="preserve"> </w:delText>
        </w:r>
        <w:r w:rsidR="000E6136" w:rsidRPr="000E6136">
          <w:rPr>
            <w:rFonts w:cs="Arial"/>
            <w:highlight w:val="yellow"/>
          </w:rPr>
          <w:delText>text with highlight</w:delText>
        </w:r>
        <w:r w:rsidR="000E6136" w:rsidRPr="000E6136">
          <w:rPr>
            <w:rFonts w:cs="Arial"/>
          </w:rPr>
          <w:delText xml:space="preserve">. </w:delText>
        </w:r>
      </w:del>
    </w:p>
    <w:p w14:paraId="74381F2D" w14:textId="77777777" w:rsidR="00A900CE" w:rsidRDefault="00A900CE" w:rsidP="00217AFF"/>
    <w:sectPr w:rsidR="00A900CE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8" w:author="Nick Bernal [2]" w:date="2025-02-13T08:07:00Z" w:initials="NB">
    <w:p w14:paraId="3C32A513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First comment</w:t>
      </w:r>
    </w:p>
  </w:comment>
  <w:comment w:id="19" w:author="Nick Bernal [2]" w:date="2025-02-13T08:07:00Z" w:initials="NB">
    <w:p w14:paraId="57D89ACE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Threaded</w:t>
      </w:r>
    </w:p>
  </w:comment>
  <w:comment w:id="23" w:author="Nick Bernal [2]" w:date="2025-02-13T08:08:00Z" w:initials="NB">
    <w:p w14:paraId="68121C0A" w14:textId="77777777" w:rsidR="00715FB8" w:rsidRDefault="00715FB8" w:rsidP="00715FB8">
      <w:r>
        <w:rPr>
          <w:rStyle w:val="CommentReference"/>
        </w:rPr>
        <w:annotationRef/>
      </w:r>
      <w:r>
        <w:rPr>
          <w:sz w:val="20"/>
          <w:szCs w:val="20"/>
        </w:rPr>
        <w:t>Single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32A513" w15:done="0"/>
  <w15:commentEx w15:paraId="57D89ACE" w15:paraIdParent="3C32A513" w15:done="0"/>
  <w15:commentEx w15:paraId="68121C0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BDD32A5" w16cex:dateUtc="2025-02-13T16:07:00Z"/>
  <w16cex:commentExtensible w16cex:durableId="603D14EB" w16cex:dateUtc="2025-02-13T16:07:00Z"/>
  <w16cex:commentExtensible w16cex:durableId="40F34AB8" w16cex:dateUtc="2025-02-13T16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32A513" w16cid:durableId="4BDD32A5"/>
  <w16cid:commentId w16cid:paraId="57D89ACE" w16cid:durableId="603D14EB"/>
  <w16cid:commentId w16cid:paraId="68121C0A" w16cid:durableId="40F34A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F3914" w14:textId="77777777" w:rsidR="008A7B64" w:rsidRDefault="008A7B64" w:rsidP="00F46C38">
      <w:pPr>
        <w:pPrChange w:id="15" w:author="Nick Bernal" w:date="2026-08-03T22:22:00Z" w16du:dateUtc="2026-08-04T02:22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2115078B" w14:textId="77777777" w:rsidR="008A7B64" w:rsidRDefault="008A7B64" w:rsidP="00F46C38">
      <w:pPr>
        <w:pPrChange w:id="16" w:author="Nick Bernal" w:date="2026-08-03T22:22:00Z" w16du:dateUtc="2026-08-04T02:22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27" w:author="Nick Bernal" w:date="2026-08-03T22:22:00Z" w16du:dateUtc="2026-08-04T02:22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PageNumber"/>
      <w:pPrChange w:id="28" w:author="Nick Bernal" w:date="2026-08-03T22:22:00Z" w16du:dateUtc="2026-08-04T02:22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29" w:author="Nick Bernal" w:date="2026-08-03T22:22:00Z" w16du:dateUtc="2026-08-04T02:22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PageNumber"/>
      <w:pPrChange w:id="30" w:author="Nick Bernal" w:date="2026-08-03T22:22:00Z" w16du:dateUtc="2026-08-04T02:22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54E3B" w14:textId="77777777" w:rsidR="008A7B64" w:rsidRDefault="008A7B64" w:rsidP="00F46C38">
      <w:pPr>
        <w:pPrChange w:id="13" w:author="Nick Bernal" w:date="2026-08-03T22:22:00Z" w16du:dateUtc="2026-08-04T02:22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42313F7F" w14:textId="77777777" w:rsidR="008A7B64" w:rsidRDefault="008A7B64" w:rsidP="00F46C38">
      <w:pPr>
        <w:pPrChange w:id="14" w:author="Nick Bernal" w:date="2026-08-03T22:22:00Z" w16du:dateUtc="2026-08-04T02:22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106CB" w14:textId="77777777" w:rsidR="00217AFF" w:rsidRDefault="00217AFF">
    <w:pPr>
      <w:pStyle w:val="Footer"/>
      <w:pPrChange w:id="26" w:author="Nick Bernal" w:date="2026-08-03T22:22:00Z" w16du:dateUtc="2026-08-04T02:22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  <w15:person w15:author="Nick Bernal [2]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12874"/>
    <w:rsid w:val="00113920"/>
    <w:rsid w:val="001321F7"/>
    <w:rsid w:val="001D5E9E"/>
    <w:rsid w:val="00217AFF"/>
    <w:rsid w:val="00360F1B"/>
    <w:rsid w:val="003C1D14"/>
    <w:rsid w:val="003C58BC"/>
    <w:rsid w:val="004B02A2"/>
    <w:rsid w:val="00715FB8"/>
    <w:rsid w:val="007D64BB"/>
    <w:rsid w:val="00835ADC"/>
    <w:rsid w:val="008A1DF4"/>
    <w:rsid w:val="008A2EF8"/>
    <w:rsid w:val="008A7B64"/>
    <w:rsid w:val="008B0B28"/>
    <w:rsid w:val="00931F1A"/>
    <w:rsid w:val="0095460A"/>
    <w:rsid w:val="00957044"/>
    <w:rsid w:val="00A4510A"/>
    <w:rsid w:val="00A900CE"/>
    <w:rsid w:val="00B37BA3"/>
    <w:rsid w:val="00B8258C"/>
    <w:rsid w:val="00C95FFA"/>
    <w:rsid w:val="00CE3856"/>
    <w:rsid w:val="00D128C0"/>
    <w:rsid w:val="00D46AC3"/>
    <w:rsid w:val="00E84113"/>
    <w:rsid w:val="00E97158"/>
    <w:rsid w:val="00F4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8-03T22:22:00Z">
        <w:pPr>
          <w:spacing w:line="276" w:lineRule="auto"/>
          <w:ind w:firstLine="432"/>
        </w:pPr>
      </w:pPrChange>
    </w:pPr>
    <w:rPr>
      <w:rFonts w:ascii="Arial" w:hAnsi="Arial" w:cs="Times New Roman (Body CS)"/>
      <w:rPrChange w:id="0" w:author="Nick Bernal" w:date="2026-08-03T22:22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FB8"/>
    <w:pPr>
      <w:keepNext/>
      <w:keepLines/>
      <w:spacing w:before="160" w:after="80"/>
      <w:outlineLvl w:val="1"/>
      <w:pPrChange w:id="1" w:author="Nick Bernal" w:date="2026-08-03T22:22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Nick Bernal" w:date="2026-08-03T22:22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FB8"/>
    <w:pPr>
      <w:keepNext/>
      <w:keepLines/>
      <w:spacing w:before="160" w:after="80"/>
      <w:outlineLvl w:val="2"/>
      <w:pPrChange w:id="2" w:author="Nick Bernal" w:date="2026-08-03T22:22:00Z">
        <w:pPr>
          <w:keepNext/>
          <w:keepLines/>
          <w:spacing w:before="160" w:after="80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2" w:author="Nick Bernal" w:date="2026-08-03T22:22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FB8"/>
    <w:pPr>
      <w:keepNext/>
      <w:keepLines/>
      <w:spacing w:before="80" w:after="40"/>
      <w:outlineLvl w:val="3"/>
      <w:pPrChange w:id="3" w:author="Nick Bernal" w:date="2026-08-03T22:22:00Z">
        <w:pPr>
          <w:keepNext/>
          <w:keepLines/>
          <w:spacing w:before="8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3" w:author="Nick Bernal" w:date="2026-08-03T22:22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FB8"/>
    <w:pPr>
      <w:keepNext/>
      <w:keepLines/>
      <w:spacing w:before="80" w:after="40"/>
      <w:outlineLvl w:val="4"/>
      <w:pPrChange w:id="4" w:author="Nick Bernal" w:date="2026-08-03T22:22:00Z">
        <w:pPr>
          <w:keepNext/>
          <w:keepLines/>
          <w:spacing w:before="80" w:after="40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4" w:author="Nick Bernal" w:date="2026-08-03T22:22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FB8"/>
    <w:pPr>
      <w:keepNext/>
      <w:keepLines/>
      <w:spacing w:before="40"/>
      <w:outlineLvl w:val="5"/>
      <w:pPrChange w:id="5" w:author="Nick Bernal" w:date="2026-08-03T22:22:00Z">
        <w:pPr>
          <w:keepNext/>
          <w:keepLines/>
          <w:spacing w:before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5" w:author="Nick Bernal" w:date="2026-08-03T22:22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FB8"/>
    <w:pPr>
      <w:keepNext/>
      <w:keepLines/>
      <w:spacing w:before="40"/>
      <w:outlineLvl w:val="6"/>
      <w:pPrChange w:id="6" w:author="Nick Bernal" w:date="2026-08-03T22:22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6" w:author="Nick Bernal" w:date="2026-08-03T22:22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FB8"/>
    <w:pPr>
      <w:keepNext/>
      <w:keepLines/>
      <w:outlineLvl w:val="7"/>
      <w:pPrChange w:id="7" w:author="Nick Bernal" w:date="2026-08-03T22:22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7" w:author="Nick Bernal" w:date="2026-08-03T22:22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FB8"/>
    <w:pPr>
      <w:keepNext/>
      <w:keepLines/>
      <w:outlineLvl w:val="8"/>
      <w:pPrChange w:id="8" w:author="Nick Bernal" w:date="2026-08-03T22:22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8" w:author="Nick Bernal" w:date="2026-08-03T22:22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FB8"/>
    <w:pPr>
      <w:spacing w:after="80"/>
      <w:contextualSpacing/>
      <w:pPrChange w:id="9" w:author="Nick Bernal" w:date="2026-08-03T22:22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9" w:author="Nick Bernal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FB8"/>
    <w:pPr>
      <w:numPr>
        <w:ilvl w:val="1"/>
      </w:numPr>
      <w:spacing w:after="160"/>
      <w:pPrChange w:id="10" w:author="Nick Bernal" w:date="2026-08-03T22:22:00Z">
        <w:pPr>
          <w:numPr>
            <w:ilvl w:val="1"/>
          </w:numPr>
          <w:ind w:firstLine="432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0" w:author="Nick Bernal" w:date="2026-08-03T22:22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FB8"/>
    <w:pPr>
      <w:spacing w:before="160" w:after="160"/>
      <w:jc w:val="center"/>
      <w:pPrChange w:id="11" w:author="Nick Bernal" w:date="2026-08-03T22:22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11" w:author="Nick Bernal" w:date="2026-08-03T22:22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5FB8"/>
    <w:pPr>
      <w:pPrChange w:id="12" w:author="Nick Bernal" w:date="2026-08-03T22:22:00Z">
        <w:pPr/>
      </w:pPrChange>
    </w:pPr>
    <w:rPr>
      <w:sz w:val="20"/>
      <w:szCs w:val="20"/>
      <w:rPrChange w:id="12" w:author="Nick Bernal" w:date="2026-08-03T22:22:00Z">
        <w:rPr>
          <w:rFonts w:ascii="Arial" w:eastAsiaTheme="minorHAnsi" w:hAnsi="Arial" w:cs="Times New Roman (Body CS)"/>
          <w:kern w:val="2"/>
          <w:lang w:val="en-US" w:eastAsia="en-US" w:bidi="ar-SA"/>
          <w14:ligatures w14:val="standardContextual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Arial" w:hAnsi="Arial" w:cs="Times New Roman (Body CS)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 w:cs="Times New Roman (Body CS)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17A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17AFF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2025-09-19T16:25:00Z</dcterms:created>
  <dcterms:modified xsi:type="dcterms:W3CDTF">2026-08-04T02:22:00Z</dcterms:modified>
</cp:coreProperties>
</file>