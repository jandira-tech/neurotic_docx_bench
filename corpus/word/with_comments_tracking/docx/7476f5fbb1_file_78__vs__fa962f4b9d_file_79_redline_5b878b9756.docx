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2284" w14:textId="77777777" w:rsidR="00062270" w:rsidRDefault="00062270">
      <w:pPr>
        <w:rPr>
          <w:rPrChange w:id="4" w:author="Arthur Souza Rodrigues" w:date="2026-09-26T14:59:00Z" w16du:dateUtc="2026-09-26T18:59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9-26T14:59:00Z" w16du:dateUtc="2026-09-26T18:59:00Z">
          <w:pPr>
            <w:spacing w:after="20"/>
          </w:pPr>
        </w:pPrChange>
      </w:pPr>
      <w:r>
        <w:rPr>
          <w:rPrChange w:id="6" w:author="Arthur Souza Rodrigues" w:date="2026-09-26T14:59:00Z" w16du:dateUtc="2026-09-26T18:59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9-26T14:59:00Z" w16du:dateUtc="2026-09-26T18:59:00Z">
        <w:r w:rsidR="00AD2045">
          <w:t>79</w:t>
        </w:r>
      </w:ins>
      <w:del w:id="8" w:author="Arthur Souza Rodrigues" w:date="2026-09-26T14:59:00Z" w16du:dateUtc="2026-09-26T18:59:00Z">
        <w:r>
          <w:rPr>
            <w:b/>
            <w:bCs/>
            <w:color w:val="0F172A"/>
            <w:sz w:val="64"/>
            <w:szCs w:val="64"/>
          </w:rPr>
          <w:delText>78</w:delText>
        </w:r>
      </w:del>
      <w:r>
        <w:rPr>
          <w:rPrChange w:id="9" w:author="Arthur Souza Rodrigues" w:date="2026-09-26T14:59:00Z" w16du:dateUtc="2026-09-26T18:59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385A3724" w14:textId="06ACB0BE" w:rsidR="00E7131A" w:rsidRDefault="00F62C5F">
      <w:pPr>
        <w:rPr>
          <w:ins w:id="10" w:author="Arthur Souza Rodrigues" w:date="2026-09-26T14:59:00Z" w16du:dateUtc="2026-09-26T18:59:00Z"/>
        </w:rPr>
      </w:pPr>
      <w:ins w:id="11" w:author="Arthur Souza Rodrigues" w:date="2026-09-26T14:59:00Z" w16du:dateUtc="2026-09-26T18:59:00Z">
        <w:r>
          <w:t>Quarterly Performance Report</w:t>
        </w:r>
      </w:ins>
    </w:p>
    <w:p w14:paraId="780230D9" w14:textId="77777777" w:rsidR="00E7131A" w:rsidRDefault="00E7131A">
      <w:pPr>
        <w:rPr>
          <w:ins w:id="12" w:author="Arthur Souza Rodrigues" w:date="2026-09-26T14:59:00Z" w16du:dateUtc="2026-09-26T18:59:00Z"/>
        </w:rPr>
      </w:pPr>
    </w:p>
    <w:p w14:paraId="0718EDB2" w14:textId="77777777" w:rsidR="00E7131A" w:rsidRDefault="00E7131A">
      <w:pPr>
        <w:rPr>
          <w:ins w:id="13" w:author="Arthur Souza Rodrigues" w:date="2026-09-26T14:59:00Z" w16du:dateUtc="2026-09-26T18:59:00Z"/>
        </w:rPr>
      </w:pPr>
    </w:p>
    <w:p w14:paraId="2313C800" w14:textId="5CCB9D30" w:rsidR="00202DA4" w:rsidRDefault="00D67EA0">
      <w:pPr>
        <w:spacing w:after="20"/>
        <w:rPr>
          <w:del w:id="14" w:author="Arthur Souza Rodrigues" w:date="2026-09-26T14:59:00Z" w16du:dateUtc="2026-09-26T18:59:00Z"/>
        </w:rPr>
      </w:pPr>
      <w:del w:id="15" w:author="Arthur Souza Rodrigues" w:date="2026-09-26T14:59:00Z" w16du:dateUtc="2026-09-26T18:59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2895964" w14:textId="77777777" w:rsidR="00202DA4" w:rsidRDefault="00D67EA0">
      <w:pPr>
        <w:spacing w:after="60"/>
        <w:rPr>
          <w:del w:id="16" w:author="Arthur Souza Rodrigues" w:date="2026-09-26T14:59:00Z" w16du:dateUtc="2026-09-26T18:59:00Z"/>
        </w:rPr>
      </w:pPr>
      <w:del w:id="17" w:author="Arthur Souza Rodrigues" w:date="2026-09-26T14:59:00Z" w16du:dateUtc="2026-09-26T18:59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202DA4" w:rsidRDefault="00202DA4">
      <w:pPr>
        <w:spacing w:after="60"/>
        <w:rPr>
          <w:del w:id="18" w:author="Arthur Souza Rodrigues" w:date="2026-09-26T14:59:00Z" w16du:dateUtc="2026-09-26T18:5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19" w:author="Arthur Souza Rodrigues" w:date="2026-09-26T14:59:00Z" w16du:dateUtc="2026-09-26T18:59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40"/>
        <w:gridCol w:w="2340"/>
        <w:gridCol w:w="2340"/>
        <w:gridCol w:w="2340"/>
        <w:tblGridChange w:id="20">
          <w:tblGrid>
            <w:gridCol w:w="10"/>
            <w:gridCol w:w="2340"/>
            <w:gridCol w:w="2330"/>
            <w:gridCol w:w="10"/>
            <w:gridCol w:w="1160"/>
            <w:gridCol w:w="1180"/>
            <w:gridCol w:w="1160"/>
            <w:gridCol w:w="1170"/>
            <w:gridCol w:w="10"/>
          </w:tblGrid>
        </w:tblGridChange>
      </w:tblGrid>
      <w:tr w:rsidR="00496057" w14:paraId="299F8167" w14:textId="530EE760">
        <w:trPr>
          <w:trHeight w:val="360"/>
          <w:trPrChange w:id="21" w:author="Arthur Souza Rodrigues" w:date="2026-09-26T14:59:00Z" w16du:dateUtc="2026-09-26T18:59:00Z">
            <w:trPr>
              <w:gridAfter w:val="1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Arthur Souza Rodrigues" w:date="2026-09-26T14:59:00Z" w16du:dateUtc="2026-09-26T18:59:00Z">
              <w:tcPr>
                <w:tcW w:w="4680" w:type="dxa"/>
                <w:gridSpan w:val="3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F62C5F">
            <w:ins w:id="23" w:author="Arthur Souza Rodrigues" w:date="2026-09-26T14:59:00Z" w16du:dateUtc="2026-09-26T18:59:00Z">
              <w:r>
                <w:t>Metric</w:t>
              </w:r>
            </w:ins>
            <w:del w:id="24" w:author="Arthur Souza Rodrigues" w:date="2026-09-26T14:59:00Z" w16du:dateUtc="2026-09-26T18:59:00Z">
              <w:r w:rsidR="00D67EA0"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202DA4">
                <w:fldChar w:fldCharType="begin"/>
              </w:r>
              <w:r w:rsidR="00202DA4">
                <w:delInstrText>HYPERLINK "https://www.npmjs.com/package/@eigenpal/docx-js-editor" \h</w:del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202DA4">
                <w:fldChar w:fldCharType="end"/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" w:author="Arthur Souza Rodrigues" w:date="2026-09-26T14:59:00Z" w16du:dateUtc="2026-09-26T18:59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F62C5F">
            <w:ins w:id="26" w:author="Arthur Souza Rodrigues" w:date="2026-09-26T14:59:00Z" w16du:dateUtc="2026-09-26T18:59:00Z">
              <w:r>
                <w:t>Q1</w:t>
              </w:r>
            </w:ins>
            <w:del w:id="27" w:author="Arthur Souza Rodrigues" w:date="2026-09-26T14:59:00Z" w16du:dateUtc="2026-09-26T18:59:00Z">
              <w:r w:rsidR="00D67EA0"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202DA4">
                <w:fldChar w:fldCharType="begin"/>
              </w:r>
              <w:r w:rsidR="00202DA4">
                <w:delInstrText>HYPERLINK "https://github.com/eigenpal/docx-editor" \h</w:del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202DA4">
                <w:fldChar w:fldCharType="end"/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Arthur Souza Rodrigues" w:date="2026-09-26T14:59:00Z" w16du:dateUtc="2026-09-26T18:59:00Z">
              <w:tcPr>
                <w:tcW w:w="234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693C2CD" w14:textId="77777777" w:rsidR="00F62C5F" w:rsidRDefault="00F62C5F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29" w:author="Arthur Souza Rodrigues" w:date="2026-09-26T14:59:00Z" w16du:dateUtc="2026-09-26T18:59:00Z">
              <w:r>
                <w:t>Q2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" w:author="Arthur Souza Rodrigues" w:date="2026-09-26T14:59:00Z" w16du:dateUtc="2026-09-26T18:5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DA4D816" w14:textId="77777777" w:rsidR="00F62C5F" w:rsidRDefault="00F62C5F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31" w:author="Arthur Souza Rodrigues" w:date="2026-09-26T14:59:00Z" w16du:dateUtc="2026-09-26T18:59:00Z">
              <w:r>
                <w:t>Q3</w:t>
              </w:r>
            </w:ins>
          </w:p>
        </w:tc>
      </w:tr>
      <w:tr w:rsidR="00E7131A" w14:paraId="59CF5E38" w14:textId="77777777">
        <w:trPr>
          <w:trHeight w:val="360"/>
          <w:ins w:id="32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99F20" w14:textId="77777777" w:rsidR="00E7131A" w:rsidRDefault="00F62C5F">
            <w:pPr>
              <w:rPr>
                <w:ins w:id="33" w:author="Arthur Souza Rodrigues" w:date="2026-09-26T14:59:00Z" w16du:dateUtc="2026-09-26T18:59:00Z"/>
              </w:rPr>
            </w:pPr>
            <w:ins w:id="34" w:author="Arthur Souza Rodrigues" w:date="2026-09-26T14:59:00Z" w16du:dateUtc="2026-09-26T18:59:00Z">
              <w:r>
                <w:t>Revenue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4519" w14:textId="77777777" w:rsidR="00E7131A" w:rsidRDefault="00F62C5F">
            <w:pPr>
              <w:rPr>
                <w:ins w:id="35" w:author="Arthur Souza Rodrigues" w:date="2026-09-26T14:59:00Z" w16du:dateUtc="2026-09-26T18:59:00Z"/>
              </w:rPr>
            </w:pPr>
            <w:ins w:id="36" w:author="Arthur Souza Rodrigues" w:date="2026-09-26T14:59:00Z" w16du:dateUtc="2026-09-26T18:59:00Z">
              <w:r>
                <w:t>$1.2M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ABF2" w14:textId="77777777" w:rsidR="00E7131A" w:rsidRDefault="00F62C5F">
            <w:pPr>
              <w:rPr>
                <w:ins w:id="37" w:author="Arthur Souza Rodrigues" w:date="2026-09-26T14:59:00Z" w16du:dateUtc="2026-09-26T18:59:00Z"/>
              </w:rPr>
            </w:pPr>
            <w:ins w:id="38" w:author="Arthur Souza Rodrigues" w:date="2026-09-26T14:59:00Z" w16du:dateUtc="2026-09-26T18:59:00Z">
              <w:r>
                <w:t>$1.5M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30EB" w14:textId="77777777" w:rsidR="00E7131A" w:rsidRDefault="00F62C5F">
            <w:pPr>
              <w:rPr>
                <w:ins w:id="39" w:author="Arthur Souza Rodrigues" w:date="2026-09-26T14:59:00Z" w16du:dateUtc="2026-09-26T18:59:00Z"/>
              </w:rPr>
            </w:pPr>
            <w:ins w:id="40" w:author="Arthur Souza Rodrigues" w:date="2026-09-26T14:59:00Z" w16du:dateUtc="2026-09-26T18:59:00Z">
              <w:r>
                <w:t>$1.8M</w:t>
              </w:r>
            </w:ins>
          </w:p>
        </w:tc>
      </w:tr>
      <w:tr w:rsidR="00E7131A" w14:paraId="50065CF0" w14:textId="77777777">
        <w:trPr>
          <w:trHeight w:val="360"/>
          <w:ins w:id="41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62B1" w14:textId="77777777" w:rsidR="00E7131A" w:rsidRDefault="00F62C5F">
            <w:pPr>
              <w:rPr>
                <w:ins w:id="42" w:author="Arthur Souza Rodrigues" w:date="2026-09-26T14:59:00Z" w16du:dateUtc="2026-09-26T18:59:00Z"/>
              </w:rPr>
            </w:pPr>
            <w:ins w:id="43" w:author="Arthur Souza Rodrigues" w:date="2026-09-26T14:59:00Z" w16du:dateUtc="2026-09-26T18:59:00Z">
              <w:r>
                <w:t>NPS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CA56" w14:textId="77777777" w:rsidR="00E7131A" w:rsidRDefault="00F62C5F">
            <w:pPr>
              <w:rPr>
                <w:ins w:id="44" w:author="Arthur Souza Rodrigues" w:date="2026-09-26T14:59:00Z" w16du:dateUtc="2026-09-26T18:59:00Z"/>
              </w:rPr>
            </w:pPr>
            <w:ins w:id="45" w:author="Arthur Souza Rodrigues" w:date="2026-09-26T14:59:00Z" w16du:dateUtc="2026-09-26T18:59:00Z">
              <w:r>
                <w:t>65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1B43" w14:textId="77777777" w:rsidR="00E7131A" w:rsidRDefault="00F62C5F">
            <w:pPr>
              <w:rPr>
                <w:ins w:id="46" w:author="Arthur Souza Rodrigues" w:date="2026-09-26T14:59:00Z" w16du:dateUtc="2026-09-26T18:59:00Z"/>
              </w:rPr>
            </w:pPr>
            <w:ins w:id="47" w:author="Arthur Souza Rodrigues" w:date="2026-09-26T14:59:00Z" w16du:dateUtc="2026-09-26T18:59:00Z">
              <w:r>
                <w:t>70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A0E5" w14:textId="77777777" w:rsidR="00E7131A" w:rsidRDefault="00F62C5F">
            <w:pPr>
              <w:rPr>
                <w:ins w:id="48" w:author="Arthur Souza Rodrigues" w:date="2026-09-26T14:59:00Z" w16du:dateUtc="2026-09-26T18:59:00Z"/>
              </w:rPr>
            </w:pPr>
            <w:ins w:id="49" w:author="Arthur Souza Rodrigues" w:date="2026-09-26T14:59:00Z" w16du:dateUtc="2026-09-26T18:59:00Z">
              <w:r>
                <w:t>72</w:t>
              </w:r>
            </w:ins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  <w:rPr>
          <w:del w:id="50" w:author="Arthur Souza Rodrigues" w:date="2026-09-26T14:59:00Z" w16du:dateUtc="2026-09-26T18:59:00Z"/>
        </w:rPr>
      </w:pPr>
      <w:del w:id="51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7F2CF83C" w:rsidR="00202DA4" w:rsidRDefault="00D67EA0">
      <w:pPr>
        <w:spacing w:before="60" w:after="60"/>
        <w:rPr>
          <w:del w:id="52" w:author="Arthur Souza Rodrigues" w:date="2026-09-26T14:59:00Z" w16du:dateUtc="2026-09-26T18:59:00Z"/>
        </w:rPr>
      </w:pPr>
      <w:del w:id="53" w:author="Arthur Souza Rodrigues" w:date="2026-09-26T14:59:00Z" w16du:dateUtc="2026-09-26T18:59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202DA4" w:rsidRDefault="00202DA4">
      <w:pPr>
        <w:spacing w:before="60"/>
        <w:rPr>
          <w:del w:id="54" w:author="Arthur Souza Rodrigues" w:date="2026-09-26T14:59:00Z" w16du:dateUtc="2026-09-26T18:59:00Z"/>
        </w:rPr>
      </w:pPr>
    </w:p>
    <w:p w14:paraId="28B83400" w14:textId="7B3C1ADE" w:rsidR="00202DA4" w:rsidRDefault="00D67EA0">
      <w:pPr>
        <w:spacing w:before="60" w:after="60"/>
        <w:rPr>
          <w:del w:id="55" w:author="Arthur Souza Rodrigues" w:date="2026-09-26T14:59:00Z" w16du:dateUtc="2026-09-26T18:59:00Z"/>
        </w:rPr>
      </w:pPr>
      <w:del w:id="56" w:author="Arthur Souza Rodrigues" w:date="2026-09-26T14:59:00Z" w16du:dateUtc="2026-09-26T18:59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81C5E84" w14:textId="77777777" w:rsidR="00202DA4" w:rsidRDefault="00202DA4">
      <w:pPr>
        <w:spacing w:before="80"/>
        <w:rPr>
          <w:del w:id="57" w:author="Arthur Souza Rodrigues" w:date="2026-09-26T14:59:00Z" w16du:dateUtc="2026-09-26T18:59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del w:id="58" w:author="Arthur Souza Rodrigues" w:date="2026-09-26T14:59:00Z" w16du:dateUtc="2026-09-26T18:5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pPr>
              <w:rPr>
                <w:del w:id="59" w:author="Arthur Souza Rodrigues" w:date="2026-09-26T14:59:00Z" w16du:dateUtc="2026-09-26T18:59:00Z"/>
              </w:rPr>
            </w:pPr>
            <w:del w:id="60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361C3C30" w14:textId="77777777" w:rsidR="00202DA4" w:rsidRDefault="00D67EA0">
            <w:pPr>
              <w:rPr>
                <w:del w:id="61" w:author="Arthur Souza Rodrigues" w:date="2026-09-26T14:59:00Z" w16du:dateUtc="2026-09-26T18:59:00Z"/>
              </w:rPr>
            </w:pPr>
            <w:del w:id="62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3C22B7C4" w14:textId="6D263800" w:rsidR="00202DA4" w:rsidRDefault="00202DA4">
            <w:pPr>
              <w:rPr>
                <w:del w:id="63" w:author="Arthur Souza Rodrigues" w:date="2026-09-26T14:59:00Z" w16du:dateUtc="2026-09-26T18:59:00Z"/>
              </w:rPr>
            </w:pPr>
          </w:p>
          <w:p w14:paraId="567EA400" w14:textId="30A68100" w:rsidR="00202DA4" w:rsidRDefault="00D67EA0">
            <w:pPr>
              <w:rPr>
                <w:del w:id="64" w:author="Arthur Souza Rodrigues" w:date="2026-09-26T14:59:00Z" w16du:dateUtc="2026-09-26T18:59:00Z"/>
              </w:rPr>
            </w:pPr>
            <w:del w:id="6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CFDB86E" w14:textId="1F183200" w:rsidR="00202DA4" w:rsidRDefault="00D67EA0">
            <w:pPr>
              <w:rPr>
                <w:del w:id="66" w:author="Arthur Souza Rodrigues" w:date="2026-09-26T14:59:00Z" w16du:dateUtc="2026-09-26T18:59:00Z"/>
              </w:rPr>
            </w:pPr>
            <w:del w:id="6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202DA4" w:rsidRDefault="00D67EA0">
            <w:pPr>
              <w:rPr>
                <w:del w:id="68" w:author="Arthur Souza Rodrigues" w:date="2026-09-26T14:59:00Z" w16du:dateUtc="2026-09-26T18:59:00Z"/>
              </w:rPr>
            </w:pPr>
            <w:del w:id="69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202DA4" w:rsidRDefault="00D67EA0">
            <w:pPr>
              <w:rPr>
                <w:del w:id="70" w:author="Arthur Souza Rodrigues" w:date="2026-09-26T14:59:00Z" w16du:dateUtc="2026-09-26T18:59:00Z"/>
              </w:rPr>
            </w:pPr>
            <w:del w:id="71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37A8266F" w14:textId="4854BC00" w:rsidR="00202DA4" w:rsidRDefault="00D67EA0">
            <w:pPr>
              <w:rPr>
                <w:del w:id="72" w:author="Arthur Souza Rodrigues" w:date="2026-09-26T14:59:00Z" w16du:dateUtc="2026-09-26T18:59:00Z"/>
              </w:rPr>
            </w:pPr>
            <w:del w:id="73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202DA4" w:rsidRDefault="00D67EA0">
            <w:pPr>
              <w:rPr>
                <w:del w:id="74" w:author="Arthur Souza Rodrigues" w:date="2026-09-26T14:59:00Z" w16du:dateUtc="2026-09-26T18:59:00Z"/>
              </w:rPr>
            </w:pPr>
            <w:del w:id="7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2E85494C" w14:textId="77777777" w:rsidR="00202DA4" w:rsidRDefault="00D67EA0">
            <w:pPr>
              <w:rPr>
                <w:del w:id="76" w:author="Arthur Souza Rodrigues" w:date="2026-09-26T14:59:00Z" w16du:dateUtc="2026-09-26T18:59:00Z"/>
              </w:rPr>
            </w:pPr>
            <w:del w:id="7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7E6A5FCE" w14:textId="77777777" w:rsidR="00202DA4" w:rsidRDefault="00D67EA0">
            <w:pPr>
              <w:rPr>
                <w:del w:id="78" w:author="Arthur Souza Rodrigues" w:date="2026-09-26T14:59:00Z" w16du:dateUtc="2026-09-26T18:59:00Z"/>
              </w:rPr>
            </w:pPr>
            <w:del w:id="79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202DA4" w:rsidRDefault="00202DA4">
      <w:pPr>
        <w:spacing w:before="160"/>
        <w:rPr>
          <w:del w:id="80" w:author="Arthur Souza Rodrigues" w:date="2026-09-26T14:59:00Z" w16du:dateUtc="2026-09-26T18:59:00Z"/>
        </w:rPr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  <w:rPr>
          <w:del w:id="81" w:author="Arthur Souza Rodrigues" w:date="2026-09-26T14:59:00Z" w16du:dateUtc="2026-09-26T18:59:00Z"/>
        </w:rPr>
      </w:pPr>
      <w:del w:id="82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202DA4" w:rsidRDefault="00D67EA0">
      <w:pPr>
        <w:spacing w:before="60" w:after="60"/>
        <w:rPr>
          <w:del w:id="83" w:author="Arthur Souza Rodrigues" w:date="2026-09-26T14:59:00Z" w16du:dateUtc="2026-09-26T18:59:00Z"/>
        </w:rPr>
      </w:pPr>
      <w:del w:id="84" w:author="Arthur Souza Rodrigues" w:date="2026-09-26T14:59:00Z" w16du:dateUtc="2026-09-26T18:59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202DA4" w:rsidRDefault="00202DA4">
      <w:pPr>
        <w:spacing w:before="80"/>
        <w:rPr>
          <w:del w:id="85" w:author="Arthur Souza Rodrigues" w:date="2026-09-26T14:59:00Z" w16du:dateUtc="2026-09-26T18:59:00Z"/>
        </w:rPr>
      </w:pPr>
    </w:p>
    <w:p w14:paraId="334AE0C7" w14:textId="15C85C00" w:rsidR="00202DA4" w:rsidRDefault="00D67EA0">
      <w:pPr>
        <w:spacing w:before="180" w:after="40"/>
        <w:rPr>
          <w:del w:id="86" w:author="Arthur Souza Rodrigues" w:date="2026-09-26T14:59:00Z" w16du:dateUtc="2026-09-26T18:59:00Z"/>
        </w:rPr>
      </w:pPr>
      <w:del w:id="87" w:author="Arthur Souza Rodrigues" w:date="2026-09-26T14:59:00Z" w16du:dateUtc="2026-09-26T18:59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202DA4" w:rsidRDefault="00D67EA0">
      <w:pPr>
        <w:spacing w:before="60" w:after="60"/>
        <w:rPr>
          <w:del w:id="88" w:author="Arthur Souza Rodrigues" w:date="2026-09-26T14:59:00Z" w16du:dateUtc="2026-09-26T18:59:00Z"/>
        </w:rPr>
      </w:pPr>
      <w:del w:id="89" w:author="Arthur Souza Rodrigues" w:date="2026-09-26T14:59:00Z" w16du:dateUtc="2026-09-26T18:59:00Z">
        <w:r>
          <w:rPr>
            <w:color w:val="0F172A"/>
          </w:rPr>
          <w:lastRenderedPageBreak/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0ED76288" w14:textId="78C5FE00" w:rsidR="00202DA4" w:rsidRDefault="00202DA4">
      <w:pPr>
        <w:spacing w:before="60"/>
        <w:rPr>
          <w:del w:id="90" w:author="Arthur Souza Rodrigues" w:date="2026-09-26T14:59:00Z" w16du:dateUtc="2026-09-26T18:59:00Z"/>
        </w:rPr>
      </w:pPr>
    </w:p>
    <w:p w14:paraId="2228E200" w14:textId="40AC8A00" w:rsidR="00202DA4" w:rsidRDefault="00D67EA0">
      <w:pPr>
        <w:spacing w:before="60" w:after="60"/>
        <w:rPr>
          <w:del w:id="91" w:author="Arthur Souza Rodrigues" w:date="2026-09-26T14:59:00Z" w16du:dateUtc="2026-09-26T18:59:00Z"/>
        </w:rPr>
      </w:pPr>
      <w:del w:id="92" w:author="Arthur Souza Rodrigues" w:date="2026-09-26T14:59:00Z" w16du:dateUtc="2026-09-26T18:5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202DA4" w:rsidRDefault="00202DA4">
      <w:pPr>
        <w:spacing w:before="80"/>
        <w:rPr>
          <w:del w:id="93" w:author="Arthur Souza Rodrigues" w:date="2026-09-26T14:59:00Z" w16du:dateUtc="2026-09-26T18:59:00Z"/>
        </w:rPr>
      </w:pPr>
    </w:p>
    <w:p w14:paraId="749CF692" w14:textId="77777777" w:rsidR="00202DA4" w:rsidRDefault="00D67EA0">
      <w:pPr>
        <w:spacing w:before="180" w:after="40"/>
        <w:rPr>
          <w:del w:id="94" w:author="Arthur Souza Rodrigues" w:date="2026-09-26T14:59:00Z" w16du:dateUtc="2026-09-26T18:59:00Z"/>
        </w:rPr>
      </w:pPr>
      <w:del w:id="95" w:author="Arthur Souza Rodrigues" w:date="2026-09-26T14:59:00Z" w16du:dateUtc="2026-09-26T18:59:00Z">
        <w:r>
          <w:rPr>
            <w:b/>
            <w:bCs/>
            <w:color w:val="0F172A"/>
          </w:rPr>
          <w:delText xml:space="preserve">Comments         </w:delText>
        </w:r>
      </w:del>
    </w:p>
    <w:p w14:paraId="20814DB6" w14:textId="2F40A200" w:rsidR="00202DA4" w:rsidRDefault="00D67EA0">
      <w:pPr>
        <w:spacing w:before="60" w:after="60"/>
        <w:rPr>
          <w:del w:id="96" w:author="Arthur Souza Rodrigues" w:date="2026-09-26T14:59:00Z" w16du:dateUtc="2026-09-26T18:59:00Z"/>
        </w:rPr>
      </w:pPr>
      <w:del w:id="97" w:author="Arthur Souza Rodrigues" w:date="2026-09-26T14:59:00Z" w16du:dateUtc="2026-09-26T18:59:00Z">
        <w:r>
          <w:rPr>
            <w:color w:val="0F172A"/>
          </w:rPr>
          <w:delText xml:space="preserve">Select text and click the floating button on the page edge to         </w:delText>
        </w:r>
        <w:commentRangeStart w:id="98"/>
        <w:r>
          <w:rPr>
            <w:color w:val="0F172A"/>
          </w:rPr>
          <w:delText xml:space="preserve">add a comment anchored to that selection         </w:delText>
        </w:r>
        <w:commentRangeEnd w:id="98"/>
        <w:r>
          <w:rPr>
            <w:rStyle w:val="CommentReference"/>
            <w:color w:val="0F172A"/>
            <w:sz w:val="22"/>
            <w:szCs w:val="22"/>
          </w:rPr>
          <w:commentReference w:id="98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202DA4" w:rsidRDefault="00202DA4">
      <w:pPr>
        <w:spacing w:before="60"/>
        <w:rPr>
          <w:del w:id="99" w:author="Arthur Souza Rodrigues" w:date="2026-09-26T14:59:00Z" w16du:dateUtc="2026-09-26T18:59:00Z"/>
        </w:rPr>
      </w:pPr>
    </w:p>
    <w:p w14:paraId="73ABDE4F" w14:textId="255A2400" w:rsidR="00202DA4" w:rsidRDefault="00D67EA0">
      <w:pPr>
        <w:spacing w:before="60" w:after="60"/>
        <w:rPr>
          <w:del w:id="100" w:author="Arthur Souza Rodrigues" w:date="2026-09-26T14:59:00Z" w16du:dateUtc="2026-09-26T18:59:00Z"/>
        </w:rPr>
      </w:pPr>
      <w:del w:id="101" w:author="Arthur Souza Rodrigues" w:date="2026-09-26T14:59:00Z" w16du:dateUtc="2026-09-26T18:5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202DA4" w:rsidRDefault="00202DA4">
      <w:pPr>
        <w:spacing w:before="80"/>
        <w:rPr>
          <w:del w:id="102" w:author="Arthur Souza Rodrigues" w:date="2026-09-26T14:59:00Z" w16du:dateUtc="2026-09-26T18:59:00Z"/>
        </w:rPr>
      </w:pPr>
    </w:p>
    <w:p w14:paraId="07D0CE00" w14:textId="0F7CE400" w:rsidR="00202DA4" w:rsidRDefault="00D67EA0">
      <w:pPr>
        <w:spacing w:before="180" w:after="40"/>
        <w:rPr>
          <w:del w:id="103" w:author="Arthur Souza Rodrigues" w:date="2026-09-26T14:59:00Z" w16du:dateUtc="2026-09-26T18:59:00Z"/>
        </w:rPr>
      </w:pPr>
      <w:del w:id="104" w:author="Arthur Souza Rodrigues" w:date="2026-09-26T14:59:00Z" w16du:dateUtc="2026-09-26T18:59:00Z">
        <w:r>
          <w:rPr>
            <w:b/>
            <w:bCs/>
            <w:color w:val="0F172A"/>
          </w:rPr>
          <w:delText xml:space="preserve">Agent-friendly         </w:delText>
        </w:r>
      </w:del>
    </w:p>
    <w:p w14:paraId="1CE416A0" w14:textId="77777777" w:rsidR="00202DA4" w:rsidRDefault="00D67EA0">
      <w:pPr>
        <w:spacing w:before="60" w:after="60"/>
        <w:rPr>
          <w:del w:id="105" w:author="Arthur Souza Rodrigues" w:date="2026-09-26T14:59:00Z" w16du:dateUtc="2026-09-26T18:59:00Z"/>
        </w:rPr>
      </w:pPr>
      <w:del w:id="106" w:author="Arthur Souza Rodrigues" w:date="2026-09-26T14:59:00Z" w16du:dateUtc="2026-09-26T18:59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7922822C" w14:textId="7A256D00" w:rsidR="00202DA4" w:rsidRDefault="00202DA4">
      <w:pPr>
        <w:spacing w:before="160"/>
        <w:rPr>
          <w:del w:id="107" w:author="Arthur Souza Rodrigues" w:date="2026-09-26T14:59:00Z" w16du:dateUtc="2026-09-26T18:59:00Z"/>
        </w:rPr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  <w:rPr>
          <w:del w:id="108" w:author="Arthur Souza Rodrigues" w:date="2026-09-26T14:59:00Z" w16du:dateUtc="2026-09-26T18:59:00Z"/>
        </w:rPr>
      </w:pPr>
      <w:del w:id="109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202DA4" w:rsidRDefault="00D67EA0">
      <w:pPr>
        <w:spacing w:before="60" w:after="60"/>
        <w:rPr>
          <w:del w:id="110" w:author="Arthur Souza Rodrigues" w:date="2026-09-26T14:59:00Z" w16du:dateUtc="2026-09-26T18:59:00Z"/>
        </w:rPr>
      </w:pPr>
      <w:del w:id="111" w:author="Arthur Souza Rodrigues" w:date="2026-09-26T14:59:00Z" w16du:dateUtc="2026-09-26T18:59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202DA4" w:rsidRDefault="00202DA4">
      <w:pPr>
        <w:spacing w:before="60"/>
        <w:rPr>
          <w:del w:id="112" w:author="Arthur Souza Rodrigues" w:date="2026-09-26T14:59:00Z" w16du:dateUtc="2026-09-26T18:5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del w:id="113" w:author="Arthur Souza Rodrigues" w:date="2026-09-26T14:59:00Z" w16du:dateUtc="2026-09-26T18:5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pPr>
              <w:rPr>
                <w:del w:id="114" w:author="Arthur Souza Rodrigues" w:date="2026-09-26T14:59:00Z" w16du:dateUtc="2026-09-26T18:59:00Z"/>
              </w:rPr>
            </w:pPr>
            <w:del w:id="115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pPr>
              <w:rPr>
                <w:del w:id="116" w:author="Arthur Souza Rodrigues" w:date="2026-09-26T14:59:00Z" w16du:dateUtc="2026-09-26T18:59:00Z"/>
              </w:rPr>
            </w:pPr>
            <w:del w:id="117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pPr>
              <w:rPr>
                <w:del w:id="118" w:author="Arthur Souza Rodrigues" w:date="2026-09-26T14:59:00Z" w16du:dateUtc="2026-09-26T18:59:00Z"/>
              </w:rPr>
            </w:pPr>
            <w:del w:id="119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pPr>
              <w:rPr>
                <w:del w:id="120" w:author="Arthur Souza Rodrigues" w:date="2026-09-26T14:59:00Z" w16du:dateUtc="2026-09-26T18:59:00Z"/>
              </w:rPr>
            </w:pPr>
            <w:del w:id="121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496057" w14:paraId="33D63C49" w14:textId="77777777">
        <w:trPr>
          <w:del w:id="122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pPr>
              <w:rPr>
                <w:del w:id="123" w:author="Arthur Souza Rodrigues" w:date="2026-09-26T14:59:00Z" w16du:dateUtc="2026-09-26T18:59:00Z"/>
              </w:rPr>
            </w:pPr>
            <w:del w:id="124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pPr>
              <w:rPr>
                <w:del w:id="125" w:author="Arthur Souza Rodrigues" w:date="2026-09-26T14:59:00Z" w16du:dateUtc="2026-09-26T18:59:00Z"/>
              </w:rPr>
            </w:pPr>
            <w:del w:id="126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pPr>
              <w:rPr>
                <w:del w:id="127" w:author="Arthur Souza Rodrigues" w:date="2026-09-26T14:59:00Z" w16du:dateUtc="2026-09-26T18:59:00Z"/>
              </w:rPr>
            </w:pPr>
            <w:del w:id="128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pPr>
              <w:rPr>
                <w:del w:id="129" w:author="Arthur Souza Rodrigues" w:date="2026-09-26T14:59:00Z" w16du:dateUtc="2026-09-26T18:59:00Z"/>
              </w:rPr>
            </w:pPr>
            <w:del w:id="130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496057" w14:paraId="18BE2151" w14:textId="77777777">
        <w:trPr>
          <w:del w:id="131" w:author="Arthur Souza Rodrigues" w:date="2026-09-26T14:59:00Z" w16du:dateUtc="2026-09-26T18:5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pPr>
              <w:rPr>
                <w:del w:id="132" w:author="Arthur Souza Rodrigues" w:date="2026-09-26T14:59:00Z" w16du:dateUtc="2026-09-26T18:59:00Z"/>
              </w:rPr>
            </w:pPr>
            <w:del w:id="133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pPr>
              <w:rPr>
                <w:del w:id="134" w:author="Arthur Souza Rodrigues" w:date="2026-09-26T14:59:00Z" w16du:dateUtc="2026-09-26T18:59:00Z"/>
              </w:rPr>
            </w:pPr>
            <w:del w:id="135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pPr>
              <w:rPr>
                <w:del w:id="136" w:author="Arthur Souza Rodrigues" w:date="2026-09-26T14:59:00Z" w16du:dateUtc="2026-09-26T18:59:00Z"/>
              </w:rPr>
            </w:pPr>
            <w:del w:id="137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pPr>
              <w:rPr>
                <w:del w:id="138" w:author="Arthur Souza Rodrigues" w:date="2026-09-26T14:59:00Z" w16du:dateUtc="2026-09-26T18:59:00Z"/>
              </w:rPr>
            </w:pPr>
            <w:del w:id="139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496057" w14:paraId="0FE59C57" w14:textId="77777777">
        <w:trPr>
          <w:del w:id="140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pPr>
              <w:rPr>
                <w:del w:id="141" w:author="Arthur Souza Rodrigues" w:date="2026-09-26T14:59:00Z" w16du:dateUtc="2026-09-26T18:59:00Z"/>
              </w:rPr>
            </w:pPr>
            <w:del w:id="142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pPr>
              <w:rPr>
                <w:del w:id="143" w:author="Arthur Souza Rodrigues" w:date="2026-09-26T14:59:00Z" w16du:dateUtc="2026-09-26T18:59:00Z"/>
              </w:rPr>
            </w:pPr>
            <w:del w:id="144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pPr>
              <w:rPr>
                <w:del w:id="145" w:author="Arthur Souza Rodrigues" w:date="2026-09-26T14:59:00Z" w16du:dateUtc="2026-09-26T18:59:00Z"/>
              </w:rPr>
            </w:pPr>
            <w:del w:id="146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pPr>
              <w:rPr>
                <w:del w:id="147" w:author="Arthur Souza Rodrigues" w:date="2026-09-26T14:59:00Z" w16du:dateUtc="2026-09-26T18:59:00Z"/>
              </w:rPr>
            </w:pPr>
            <w:del w:id="148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496057" w14:paraId="29F67046" w14:textId="77777777">
        <w:trPr>
          <w:del w:id="149" w:author="Arthur Souza Rodrigues" w:date="2026-09-26T14:59:00Z" w16du:dateUtc="2026-09-26T18:5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pPr>
              <w:rPr>
                <w:del w:id="150" w:author="Arthur Souza Rodrigues" w:date="2026-09-26T14:59:00Z" w16du:dateUtc="2026-09-26T18:59:00Z"/>
              </w:rPr>
            </w:pPr>
            <w:del w:id="151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pPr>
              <w:rPr>
                <w:del w:id="152" w:author="Arthur Souza Rodrigues" w:date="2026-09-26T14:59:00Z" w16du:dateUtc="2026-09-26T18:59:00Z"/>
              </w:rPr>
            </w:pPr>
            <w:del w:id="153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pPr>
              <w:rPr>
                <w:del w:id="154" w:author="Arthur Souza Rodrigues" w:date="2026-09-26T14:59:00Z" w16du:dateUtc="2026-09-26T18:59:00Z"/>
              </w:rPr>
            </w:pPr>
            <w:del w:id="155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pPr>
              <w:rPr>
                <w:del w:id="156" w:author="Arthur Souza Rodrigues" w:date="2026-09-26T14:59:00Z" w16du:dateUtc="2026-09-26T18:59:00Z"/>
              </w:rPr>
            </w:pPr>
            <w:del w:id="157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496057" w14:paraId="5CA9B3BD" w14:textId="77777777">
        <w:trPr>
          <w:del w:id="158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pPr>
              <w:rPr>
                <w:del w:id="159" w:author="Arthur Souza Rodrigues" w:date="2026-09-26T14:59:00Z" w16du:dateUtc="2026-09-26T18:59:00Z"/>
              </w:rPr>
            </w:pPr>
            <w:del w:id="160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pPr>
              <w:rPr>
                <w:del w:id="161" w:author="Arthur Souza Rodrigues" w:date="2026-09-26T14:59:00Z" w16du:dateUtc="2026-09-26T18:59:00Z"/>
              </w:rPr>
            </w:pPr>
            <w:del w:id="162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pPr>
              <w:rPr>
                <w:del w:id="163" w:author="Arthur Souza Rodrigues" w:date="2026-09-26T14:59:00Z" w16du:dateUtc="2026-09-26T18:59:00Z"/>
              </w:rPr>
            </w:pPr>
            <w:del w:id="164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pPr>
              <w:rPr>
                <w:del w:id="165" w:author="Arthur Souza Rodrigues" w:date="2026-09-26T14:59:00Z" w16du:dateUtc="2026-09-26T18:59:00Z"/>
              </w:rPr>
            </w:pPr>
            <w:del w:id="166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496057" w14:paraId="2CF047F3" w14:textId="77777777">
        <w:trPr>
          <w:del w:id="167" w:author="Arthur Souza Rodrigues" w:date="2026-09-26T14:59:00Z" w16du:dateUtc="2026-09-26T18:5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pPr>
              <w:rPr>
                <w:del w:id="168" w:author="Arthur Souza Rodrigues" w:date="2026-09-26T14:59:00Z" w16du:dateUtc="2026-09-26T18:59:00Z"/>
              </w:rPr>
            </w:pPr>
            <w:del w:id="169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pPr>
              <w:rPr>
                <w:del w:id="170" w:author="Arthur Souza Rodrigues" w:date="2026-09-26T14:59:00Z" w16du:dateUtc="2026-09-26T18:59:00Z"/>
              </w:rPr>
            </w:pPr>
            <w:del w:id="171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pPr>
              <w:rPr>
                <w:del w:id="172" w:author="Arthur Souza Rodrigues" w:date="2026-09-26T14:59:00Z" w16du:dateUtc="2026-09-26T18:59:00Z"/>
              </w:rPr>
            </w:pPr>
            <w:del w:id="173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pPr>
              <w:rPr>
                <w:del w:id="174" w:author="Arthur Souza Rodrigues" w:date="2026-09-26T14:59:00Z" w16du:dateUtc="2026-09-26T18:59:00Z"/>
              </w:rPr>
            </w:pPr>
            <w:del w:id="175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496057" w14:paraId="70055BE2" w14:textId="77777777">
        <w:trPr>
          <w:del w:id="176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pPr>
              <w:rPr>
                <w:del w:id="177" w:author="Arthur Souza Rodrigues" w:date="2026-09-26T14:59:00Z" w16du:dateUtc="2026-09-26T18:59:00Z"/>
              </w:rPr>
            </w:pPr>
            <w:del w:id="178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pPr>
              <w:rPr>
                <w:del w:id="179" w:author="Arthur Souza Rodrigues" w:date="2026-09-26T14:59:00Z" w16du:dateUtc="2026-09-26T18:59:00Z"/>
              </w:rPr>
            </w:pPr>
            <w:del w:id="180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pPr>
              <w:rPr>
                <w:del w:id="181" w:author="Arthur Souza Rodrigues" w:date="2026-09-26T14:59:00Z" w16du:dateUtc="2026-09-26T18:59:00Z"/>
              </w:rPr>
            </w:pPr>
            <w:del w:id="182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pPr>
              <w:rPr>
                <w:del w:id="183" w:author="Arthur Souza Rodrigues" w:date="2026-09-26T14:59:00Z" w16du:dateUtc="2026-09-26T18:59:00Z"/>
              </w:rPr>
            </w:pPr>
            <w:del w:id="184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202DA4" w:rsidRDefault="00202DA4">
      <w:pPr>
        <w:spacing w:before="80"/>
        <w:rPr>
          <w:del w:id="185" w:author="Arthur Souza Rodrigues" w:date="2026-09-26T14:59:00Z" w16du:dateUtc="2026-09-26T18:59:00Z"/>
        </w:rPr>
      </w:pPr>
    </w:p>
    <w:p w14:paraId="460BB7FA" w14:textId="77777777" w:rsidR="00202DA4" w:rsidRDefault="00D67EA0">
      <w:pPr>
        <w:rPr>
          <w:del w:id="186" w:author="Arthur Souza Rodrigues" w:date="2026-09-26T14:59:00Z" w16du:dateUtc="2026-09-26T18:59:00Z"/>
        </w:rPr>
      </w:pPr>
      <w:del w:id="187" w:author="Arthur Souza Rodrigues" w:date="2026-09-26T14:59:00Z" w16du:dateUtc="2026-09-26T18:59:00Z">
        <w:r>
          <w:br w:type="page"/>
        </w:r>
      </w:del>
    </w:p>
    <w:p w14:paraId="219D9206" w14:textId="7D8B6000" w:rsidR="00202DA4" w:rsidRDefault="00D67EA0">
      <w:pPr>
        <w:spacing w:before="180" w:after="40"/>
        <w:rPr>
          <w:del w:id="188" w:author="Arthur Souza Rodrigues" w:date="2026-09-26T14:59:00Z" w16du:dateUtc="2026-09-26T18:59:00Z"/>
        </w:rPr>
      </w:pPr>
      <w:del w:id="189" w:author="Arthur Souza Rodrigues" w:date="2026-09-26T14:59:00Z" w16du:dateUtc="2026-09-26T18:59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del w:id="190" w:author="Arthur Souza Rodrigues" w:date="2026-09-26T14:59:00Z" w16du:dateUtc="2026-09-26T18:5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pPr>
              <w:rPr>
                <w:del w:id="191" w:author="Arthur Souza Rodrigues" w:date="2026-09-26T14:59:00Z" w16du:dateUtc="2026-09-26T18:59:00Z"/>
              </w:rPr>
            </w:pPr>
            <w:del w:id="192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119BBAD" w14:textId="77777777" w:rsidR="00202DA4" w:rsidRDefault="00202DA4">
            <w:pPr>
              <w:rPr>
                <w:del w:id="193" w:author="Arthur Souza Rodrigues" w:date="2026-09-26T14:59:00Z" w16du:dateUtc="2026-09-26T18:59:00Z"/>
              </w:rPr>
            </w:pPr>
          </w:p>
          <w:p w14:paraId="31FF7C43" w14:textId="7641B600" w:rsidR="00202DA4" w:rsidRDefault="00D67EA0">
            <w:pPr>
              <w:rPr>
                <w:del w:id="194" w:author="Arthur Souza Rodrigues" w:date="2026-09-26T14:59:00Z" w16du:dateUtc="2026-09-26T18:59:00Z"/>
              </w:rPr>
            </w:pPr>
            <w:del w:id="19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93EFC14" w14:textId="4C570E00" w:rsidR="00202DA4" w:rsidRDefault="00D67EA0">
            <w:pPr>
              <w:rPr>
                <w:del w:id="196" w:author="Arthur Souza Rodrigues" w:date="2026-09-26T14:59:00Z" w16du:dateUtc="2026-09-26T18:59:00Z"/>
              </w:rPr>
            </w:pPr>
            <w:del w:id="19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A98A965" w14:textId="77777777" w:rsidR="00202DA4" w:rsidRDefault="00D67EA0">
            <w:pPr>
              <w:rPr>
                <w:del w:id="198" w:author="Arthur Souza Rodrigues" w:date="2026-09-26T14:59:00Z" w16du:dateUtc="2026-09-26T18:59:00Z"/>
              </w:rPr>
            </w:pPr>
            <w:del w:id="199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7D7E86FD" w14:textId="2F654B00" w:rsidR="00202DA4" w:rsidRDefault="00D67EA0">
            <w:pPr>
              <w:rPr>
                <w:del w:id="200" w:author="Arthur Souza Rodrigues" w:date="2026-09-26T14:59:00Z" w16du:dateUtc="2026-09-26T18:59:00Z"/>
              </w:rPr>
            </w:pPr>
            <w:del w:id="201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202DA4" w:rsidRDefault="00D67EA0">
            <w:pPr>
              <w:rPr>
                <w:del w:id="202" w:author="Arthur Souza Rodrigues" w:date="2026-09-26T14:59:00Z" w16du:dateUtc="2026-09-26T18:59:00Z"/>
              </w:rPr>
            </w:pPr>
            <w:del w:id="203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0E79FEF4" w14:textId="77777777" w:rsidR="00202DA4" w:rsidRDefault="00202DA4">
      <w:pPr>
        <w:spacing w:before="160"/>
        <w:rPr>
          <w:del w:id="204" w:author="Arthur Souza Rodrigues" w:date="2026-09-26T14:59:00Z" w16du:dateUtc="2026-09-26T18:59:00Z"/>
        </w:rPr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  <w:rPr>
          <w:del w:id="205" w:author="Arthur Souza Rodrigues" w:date="2026-09-26T14:59:00Z" w16du:dateUtc="2026-09-26T18:59:00Z"/>
        </w:rPr>
      </w:pPr>
      <w:del w:id="206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3DEC521" w14:textId="5084D000" w:rsidR="00202DA4" w:rsidRDefault="00D67EA0">
      <w:pPr>
        <w:spacing w:before="60" w:after="60"/>
        <w:rPr>
          <w:del w:id="207" w:author="Arthur Souza Rodrigues" w:date="2026-09-26T14:59:00Z" w16du:dateUtc="2026-09-26T18:59:00Z"/>
        </w:rPr>
      </w:pPr>
      <w:del w:id="208" w:author="Arthur Souza Rodrigues" w:date="2026-09-26T14:59:00Z" w16du:dateUtc="2026-09-26T18:59:00Z">
        <w:r>
          <w:rPr>
            <w:color w:val="0F172A"/>
          </w:rPr>
          <w:delText xml:space="preserve">Read         </w:delText>
        </w:r>
        <w:r w:rsidR="00202DA4">
          <w:fldChar w:fldCharType="begin"/>
        </w:r>
        <w:r w:rsidR="00202DA4">
          <w:delInstrText>HYPERLINK "https://github.com/eigenpal/docx-editor/blob/main/docs/PLUGINS.md" \h</w:delInstrText>
        </w:r>
        <w:r w:rsidR="00202DA4">
          <w:fldChar w:fldCharType="separate"/>
        </w:r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202DA4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184BDDEC" w14:textId="24089F00" w:rsidR="00202DA4" w:rsidRDefault="00202DA4">
      <w:pPr>
        <w:spacing w:before="60"/>
        <w:rPr>
          <w:del w:id="209" w:author="Arthur Souza Rodrigues" w:date="2026-09-26T14:59:00Z" w16du:dateUtc="2026-09-26T18:59:00Z"/>
        </w:rPr>
      </w:pPr>
    </w:p>
    <w:p w14:paraId="5D0DEE00" w14:textId="77777777" w:rsidR="00202DA4" w:rsidRDefault="00D67EA0">
      <w:pPr>
        <w:spacing w:before="180" w:after="40"/>
        <w:rPr>
          <w:del w:id="210" w:author="Arthur Souza Rodrigues" w:date="2026-09-26T14:59:00Z" w16du:dateUtc="2026-09-26T18:59:00Z"/>
        </w:rPr>
      </w:pPr>
      <w:del w:id="211" w:author="Arthur Souza Rodrigues" w:date="2026-09-26T14:59:00Z" w16du:dateUtc="2026-09-26T18:59:00Z">
        <w:r>
          <w:rPr>
            <w:b/>
            <w:bCs/>
            <w:color w:val="0F172A"/>
          </w:rPr>
          <w:delText xml:space="preserve">Ground rules         </w:delText>
        </w:r>
      </w:del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2" w:author="Arthur Souza Rodrigues" w:date="2026-09-26T14:59:00Z" w16du:dateUtc="2026-09-26T18:59:00Z"/>
        </w:rPr>
      </w:pPr>
      <w:del w:id="213" w:author="Arthur Souza Rodrigues" w:date="2026-09-26T14:59:00Z" w16du:dateUtc="2026-09-26T18:59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4" w:author="Arthur Souza Rodrigues" w:date="2026-09-26T14:59:00Z" w16du:dateUtc="2026-09-26T18:59:00Z"/>
        </w:rPr>
      </w:pPr>
      <w:del w:id="215" w:author="Arthur Souza Rodrigues" w:date="2026-09-26T14:59:00Z" w16du:dateUtc="2026-09-26T18:59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A0C6CF0" w14:textId="4BDFA744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6" w:author="Arthur Souza Rodrigues" w:date="2026-09-26T14:59:00Z" w16du:dateUtc="2026-09-26T18:59:00Z"/>
        </w:rPr>
      </w:pPr>
      <w:del w:id="217" w:author="Arthur Souza Rodrigues" w:date="2026-09-26T14:59:00Z" w16du:dateUtc="2026-09-26T18:59:00Z">
        <w:r>
          <w:rPr>
            <w:color w:val="0F172A"/>
          </w:rPr>
          <w:delText xml:space="preserve">Avoid intermediate HTML serialisation where possible.           </w:delText>
        </w:r>
      </w:del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8" w:author="Arthur Souza Rodrigues" w:date="2026-09-26T14:59:00Z" w16du:dateUtc="2026-09-26T18:59:00Z"/>
        </w:rPr>
      </w:pPr>
      <w:del w:id="219" w:author="Arthur Souza Rodrigues" w:date="2026-09-26T14:59:00Z" w16du:dateUtc="2026-09-26T18:59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67947E03" w14:textId="10AA3000" w:rsidR="00202DA4" w:rsidRDefault="00202DA4">
      <w:pPr>
        <w:spacing w:before="80"/>
        <w:rPr>
          <w:del w:id="220" w:author="Arthur Souza Rodrigues" w:date="2026-09-26T14:59:00Z" w16du:dateUtc="2026-09-26T18:59:00Z"/>
        </w:rPr>
      </w:pPr>
    </w:p>
    <w:p w14:paraId="7AB6E680" w14:textId="77777777" w:rsidR="00202DA4" w:rsidRDefault="00D67EA0">
      <w:pPr>
        <w:spacing w:before="180" w:after="40"/>
        <w:rPr>
          <w:del w:id="221" w:author="Arthur Souza Rodrigues" w:date="2026-09-26T14:59:00Z" w16du:dateUtc="2026-09-26T18:59:00Z"/>
        </w:rPr>
      </w:pPr>
      <w:del w:id="222" w:author="Arthur Souza Rodrigues" w:date="2026-09-26T14:59:00Z" w16du:dateUtc="2026-09-26T18:59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del w:id="223" w:author="Arthur Souza Rodrigues" w:date="2026-09-26T14:59:00Z" w16du:dateUtc="2026-09-26T18:5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pPr>
              <w:rPr>
                <w:del w:id="224" w:author="Arthur Souza Rodrigues" w:date="2026-09-26T14:59:00Z" w16du:dateUtc="2026-09-26T18:59:00Z"/>
              </w:rPr>
            </w:pPr>
            <w:del w:id="22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202DA4" w:rsidRDefault="00D67EA0">
            <w:pPr>
              <w:rPr>
                <w:del w:id="226" w:author="Arthur Souza Rodrigues" w:date="2026-09-26T14:59:00Z" w16du:dateUtc="2026-09-26T18:59:00Z"/>
              </w:rPr>
            </w:pPr>
            <w:del w:id="22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BA3A620" w14:textId="689A8600" w:rsidR="00202DA4" w:rsidRDefault="00202DA4">
      <w:pPr>
        <w:spacing w:before="200"/>
        <w:rPr>
          <w:del w:id="228" w:author="Arthur Souza Rodrigues" w:date="2026-09-26T14:59:00Z" w16du:dateUtc="2026-09-26T18:59:00Z"/>
        </w:rPr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  <w:rPr>
          <w:del w:id="229" w:author="Arthur Souza Rodrigues" w:date="2026-09-26T14:59:00Z" w16du:dateUtc="2026-09-26T18:59:00Z"/>
        </w:rPr>
      </w:pPr>
      <w:del w:id="230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78A32269" w14:textId="77777777" w:rsidR="00202DA4" w:rsidRDefault="00202DA4">
      <w:pPr>
        <w:spacing w:before="60"/>
        <w:rPr>
          <w:del w:id="231" w:author="Arthur Souza Rodrigues" w:date="2026-09-26T14:59:00Z" w16du:dateUtc="2026-09-26T18:5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del w:id="232" w:author="Arthur Souza Rodrigues" w:date="2026-09-26T14:59:00Z" w16du:dateUtc="2026-09-26T18:5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  <w:rPr>
                <w:del w:id="233" w:author="Arthur Souza Rodrigues" w:date="2026-09-26T14:59:00Z" w16du:dateUtc="2026-09-26T18:59:00Z"/>
              </w:rPr>
            </w:pPr>
            <w:del w:id="234" w:author="Arthur Souza Rodrigues" w:date="2026-09-26T14:59:00Z" w16du:dateUtc="2026-09-26T18:5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202DA4" w:rsidRDefault="00D67EA0">
            <w:pPr>
              <w:spacing w:after="320"/>
              <w:rPr>
                <w:del w:id="235" w:author="Arthur Souza Rodrigues" w:date="2026-09-26T14:59:00Z" w16du:dateUtc="2026-09-26T18:59:00Z"/>
              </w:rPr>
            </w:pPr>
            <w:del w:id="236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del w:id="237" w:author="Arthur Souza Rodrigues" w:date="2026-09-26T14:59:00Z" w16du:dateUtc="2026-09-26T18:59:00Z"/>
              </w:rPr>
            </w:pPr>
          </w:p>
          <w:p w14:paraId="739E1328" w14:textId="77777777" w:rsidR="00202DA4" w:rsidRDefault="00D67EA0">
            <w:pPr>
              <w:rPr>
                <w:del w:id="238" w:author="Arthur Souza Rodrigues" w:date="2026-09-26T14:59:00Z" w16du:dateUtc="2026-09-26T18:59:00Z"/>
              </w:rPr>
            </w:pPr>
            <w:del w:id="239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  <w:rPr>
                <w:del w:id="240" w:author="Arthur Souza Rodrigues" w:date="2026-09-26T14:59:00Z" w16du:dateUtc="2026-09-26T18:59:00Z"/>
              </w:rPr>
            </w:pPr>
            <w:del w:id="241" w:author="Arthur Souza Rodrigues" w:date="2026-09-26T14:59:00Z" w16du:dateUtc="2026-09-26T18:5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DB16C97" w14:textId="23392000" w:rsidR="00202DA4" w:rsidRDefault="00D67EA0">
            <w:pPr>
              <w:spacing w:after="320"/>
              <w:rPr>
                <w:del w:id="242" w:author="Arthur Souza Rodrigues" w:date="2026-09-26T14:59:00Z" w16du:dateUtc="2026-09-26T18:59:00Z"/>
              </w:rPr>
            </w:pPr>
            <w:del w:id="243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del w:id="244" w:author="Arthur Souza Rodrigues" w:date="2026-09-26T14:59:00Z" w16du:dateUtc="2026-09-26T18:59:00Z"/>
              </w:rPr>
            </w:pPr>
          </w:p>
          <w:p w14:paraId="09E07E00" w14:textId="72F92000" w:rsidR="00202DA4" w:rsidRDefault="00D67EA0">
            <w:pPr>
              <w:rPr>
                <w:del w:id="245" w:author="Arthur Souza Rodrigues" w:date="2026-09-26T14:59:00Z" w16du:dateUtc="2026-09-26T18:59:00Z"/>
              </w:rPr>
            </w:pPr>
            <w:del w:id="246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464A165D" w14:textId="77777777" w:rsidR="00A7749F" w:rsidRDefault="00A7749F"/>
    <w:sectPr w:rsidR="00A7749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51" w:author="Arthur Souza Rodrigues" w:date="2026-09-26T14:59:00Z" w16du:dateUtc="2026-09-26T18:59:00Z">
        <w:sectPr w:rsidR="00A7749F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8" w:author="User" w:date="2026-03-05T19:41:00Z" w:initials="">
    <w:p w14:paraId="456E2E6B" w14:textId="77777777" w:rsidR="00202DA4" w:rsidRDefault="00D67EA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F89A27" w14:textId="77777777" w:rsidR="00F62C5F" w:rsidRDefault="00F62C5F" w:rsidP="00DE1CC1">
      <w:pPr>
        <w:pPrChange w:id="2" w:author="Arthur Souza Rodrigues" w:date="2026-09-26T14:59:00Z" w16du:dateUtc="2026-09-26T18:59:00Z">
          <w:pPr/>
        </w:pPrChange>
      </w:pPr>
      <w:r>
        <w:separator/>
      </w:r>
    </w:p>
  </w:endnote>
  <w:endnote w:type="continuationSeparator" w:id="0">
    <w:p w14:paraId="3C79E323" w14:textId="77777777" w:rsidR="00F62C5F" w:rsidRDefault="00F62C5F" w:rsidP="00DE1CC1">
      <w:pPr>
        <w:pPrChange w:id="3" w:author="Arthur Souza Rodrigues" w:date="2026-09-26T14:59:00Z" w16du:dateUtc="2026-09-26T18:5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D67EA0">
    <w:pPr>
      <w:pStyle w:val="ListParagraph"/>
      <w:pPrChange w:id="249" w:author="Arthur Souza Rodrigues" w:date="2026-09-26T14:59:00Z" w16du:dateUtc="2026-09-26T18:59:00Z">
        <w:pPr>
          <w:pBdr>
            <w:top w:val="single" w:sz="2" w:space="1" w:color="E2E8F0"/>
          </w:pBdr>
          <w:spacing w:before="80"/>
          <w:jc w:val="center"/>
        </w:pPr>
      </w:pPrChange>
    </w:pPr>
    <w:del w:id="250" w:author="Arthur Souza Rodrigues" w:date="2026-09-26T14:59:00Z" w16du:dateUtc="2026-09-26T18:59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202DA4">
        <w:fldChar w:fldCharType="begin"/>
      </w:r>
      <w:r w:rsidR="00202DA4">
        <w:delInstrText>HYPERLINK \h</w:delInstrText>
      </w:r>
      <w:r w:rsidR="00202DA4">
        <w:fldChar w:fldCharType="separate"/>
      </w:r>
      <w:r w:rsidR="00202DA4">
        <w:rPr>
          <w:color w:val="64748B"/>
          <w:sz w:val="20"/>
          <w:szCs w:val="20"/>
        </w:rPr>
        <w:delText xml:space="preserve">eigenpal.com         </w:delText>
      </w:r>
      <w:r w:rsidR="00202DA4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3A1D5A" w14:textId="77777777" w:rsidR="00F62C5F" w:rsidRDefault="00F62C5F" w:rsidP="00DE1CC1">
      <w:pPr>
        <w:pPrChange w:id="0" w:author="Arthur Souza Rodrigues" w:date="2026-09-26T14:59:00Z" w16du:dateUtc="2026-09-26T18:59:00Z">
          <w:pPr/>
        </w:pPrChange>
      </w:pPr>
      <w:r>
        <w:separator/>
      </w:r>
    </w:p>
  </w:footnote>
  <w:footnote w:type="continuationSeparator" w:id="0">
    <w:p w14:paraId="2DA795A6" w14:textId="77777777" w:rsidR="00F62C5F" w:rsidRDefault="00F62C5F" w:rsidP="00DE1CC1">
      <w:pPr>
        <w:pPrChange w:id="1" w:author="Arthur Souza Rodrigues" w:date="2026-09-26T14:59:00Z" w16du:dateUtc="2026-09-26T18:5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D67EA0">
    <w:pPr>
      <w:pPrChange w:id="247" w:author="Arthur Souza Rodrigues" w:date="2026-09-26T14:59:00Z" w16du:dateUtc="2026-09-26T18:59:00Z">
        <w:pPr>
          <w:pBdr>
            <w:bottom w:val="single" w:sz="2" w:space="1" w:color="E2E8F0"/>
          </w:pBdr>
          <w:jc w:val="center"/>
        </w:pPr>
      </w:pPrChange>
    </w:pPr>
    <w:del w:id="248" w:author="Arthur Souza Rodrigues" w:date="2026-09-26T14:59:00Z" w16du:dateUtc="2026-09-26T18:59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2270"/>
    <w:rsid w:val="00202DA4"/>
    <w:rsid w:val="00262544"/>
    <w:rsid w:val="002F5B90"/>
    <w:rsid w:val="00475264"/>
    <w:rsid w:val="00496057"/>
    <w:rsid w:val="00977FD0"/>
    <w:rsid w:val="00A7749F"/>
    <w:rsid w:val="00AD2045"/>
    <w:rsid w:val="00D53FE7"/>
    <w:rsid w:val="00D67EA0"/>
    <w:rsid w:val="00DE1CC1"/>
    <w:rsid w:val="00E7131A"/>
    <w:rsid w:val="00F6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2026-09-26T18:59:00Z</dcterms:modified>
</cp:coreProperties>
</file>