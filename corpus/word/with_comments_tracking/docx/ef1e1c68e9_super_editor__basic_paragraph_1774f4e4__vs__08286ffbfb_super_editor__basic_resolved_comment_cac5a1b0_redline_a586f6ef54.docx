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27D1B" w14:textId="7A4249D9" w:rsidR="003C58BC" w:rsidRDefault="0045155D">
      <w:pPr>
        <w:rPr>
          <w:ins w:id="0" w:author="Nick Bernal" w:date="2026-09-26T15:08:00Z" w16du:dateUtc="2026-09-26T19:08:00Z"/>
        </w:rPr>
      </w:pPr>
      <w:commentRangeStart w:id="1"/>
      <w:ins w:id="2" w:author="Nick Bernal" w:date="2026-09-26T15:08:00Z" w16du:dateUtc="2026-09-26T19:08:00Z">
        <w:r>
          <w:t>test</w:t>
        </w:r>
        <w:commentRangeEnd w:id="1"/>
        <w:r>
          <w:rPr>
            <w:rStyle w:val="CommentReference"/>
            <w:sz w:val="24"/>
            <w:szCs w:val="24"/>
          </w:rPr>
          <w:commentReference w:id="1"/>
        </w:r>
      </w:ins>
    </w:p>
    <w:p w14:paraId="2B4C215A" w14:textId="77777777" w:rsidR="00AD55AB" w:rsidRDefault="00AD55AB">
      <w:pPr>
        <w:rPr>
          <w:ins w:id="3" w:author="Nick Bernal" w:date="2026-09-26T15:08:00Z" w16du:dateUtc="2026-09-26T19:08:00Z"/>
        </w:rPr>
      </w:pPr>
    </w:p>
    <w:p w14:paraId="6576C81E" w14:textId="65BB2574" w:rsidR="003C58BC" w:rsidRDefault="00AD55AB">
      <w:commentRangeStart w:id="4"/>
      <w:ins w:id="5" w:author="Nick Bernal" w:date="2026-09-26T15:08:00Z" w16du:dateUtc="2026-09-26T19:08:00Z">
        <w:r>
          <w:t>resolved</w:t>
        </w:r>
        <w:commentRangeEnd w:id="4"/>
        <w:r>
          <w:rPr>
            <w:rStyle w:val="CommentReference"/>
            <w:sz w:val="24"/>
            <w:szCs w:val="24"/>
          </w:rPr>
          <w:commentReference w:id="4"/>
        </w:r>
      </w:ins>
      <w:del w:id="6" w:author="Nick Bernal" w:date="2026-09-26T15:08:00Z" w16du:dateUtc="2026-09-26T19:08:00Z">
        <w:r w:rsidR="000440A6">
          <w:delText>Basic paragraph</w:delText>
        </w:r>
      </w:del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  <w:comment w:id="4" w:author="Nick Bernal" w:date="2025-02-13T10:17:00Z" w:initials="NB">
    <w:p w14:paraId="74E3FEC4" w14:textId="77777777" w:rsidR="00AD55AB" w:rsidRDefault="00AD55AB" w:rsidP="00AD55AB">
      <w:r>
        <w:rPr>
          <w:rStyle w:val="CommentReference"/>
        </w:rPr>
        <w:annotationRef/>
      </w:r>
      <w:r>
        <w:rPr>
          <w:sz w:val="20"/>
          <w:szCs w:val="20"/>
        </w:rPr>
        <w:t>Resolve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C17FA99" w15:done="0"/>
  <w15:commentEx w15:paraId="74E3FEC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804553A" w16cex:dateUtc="2025-02-13T03:47:00Z"/>
  <w16cex:commentExtensible w16cex:durableId="78CB7A70" w16cex:dateUtc="2025-02-13T18:17:00Z">
    <w16cex:extLst>
      <w16:ext w16:uri="{CE6994B0-6A32-4C9F-8C6B-6E91EDA988CE}">
        <cr:reactions xmlns:cr="http://schemas.microsoft.com/office/comments/2020/reactions">
          <cr:reaction reactionType="1">
            <cr:reactionInfo dateUtc="2025-02-13T18:17:56Z">
              <cr:user userId="9a812e40746bcabb" userProvider="Windows Live" userName="Nick Bernal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C17FA99" w16cid:durableId="3804553A"/>
  <w16cid:commentId w16cid:paraId="74E3FEC4" w16cid:durableId="78CB7A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A6"/>
    <w:rsid w:val="000440A6"/>
    <w:rsid w:val="00360F1B"/>
    <w:rsid w:val="003C1D14"/>
    <w:rsid w:val="003C58BC"/>
    <w:rsid w:val="0045155D"/>
    <w:rsid w:val="0057219A"/>
    <w:rsid w:val="00886B03"/>
    <w:rsid w:val="00931F1A"/>
    <w:rsid w:val="00A842BC"/>
    <w:rsid w:val="00AD55AB"/>
    <w:rsid w:val="00AF4127"/>
    <w:rsid w:val="00CE3856"/>
    <w:rsid w:val="00F7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FDF4B"/>
  <w15:chartTrackingRefBased/>
  <w15:docId w15:val="{2C8151FE-8CF5-4044-9E85-0E45716B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0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0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0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0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0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0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0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0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0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0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0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0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0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0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0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0A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0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0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0A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842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42B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42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42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42B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2025-11-06T21:25:00Z</dcterms:created>
  <dcterms:modified xsi:type="dcterms:W3CDTF">2026-09-26T19:08:00Z</dcterms:modified>
</cp:coreProperties>
</file>