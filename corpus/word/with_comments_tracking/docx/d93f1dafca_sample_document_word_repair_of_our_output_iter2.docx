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3C800" w14:textId="6454BBE0" w:rsidR="00BD6514" w:rsidRDefault="00000000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000000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Style w:val="Normal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5115D6" w14:paraId="1B12DB5D" w14:textId="77777777"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npm               </w:t>
            </w:r>
            <w:hyperlink r:id="rId7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@eigenpal/docx-js-editor                 </w:t>
              </w:r>
            </w:hyperlink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BC884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hyperlink r:id="rId8"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t xml:space="preserve">eigenpal/docx-editor                 </w:t>
              </w:r>
            </w:hyperlink>
          </w:p>
        </w:tc>
      </w:tr>
    </w:tbl>
    <w:p w14:paraId="6721D1A6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000000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</w:t>
      </w:r>
      <w:del w:id="0" w:author="sara.k" w:date="2026-03-04T09:21:00Z">
        <w:r>
          <w:rPr>
            <w:color w:val="0F172A"/>
          </w:rPr>
          <w:delText>zero backend required</w:delText>
        </w:r>
      </w:del>
      <w:ins w:id="1" w:author="sara.k" w:date="2026-03-04T09:21:00Z">
        <w:r>
          <w:rPr>
            <w:color w:val="0F172A"/>
          </w:rPr>
          <w:t xml:space="preserve">no backend required           </w:t>
        </w:r>
      </w:ins>
      <w:r>
        <w:rPr>
          <w:color w:val="0F172A"/>
        </w:rPr>
        <w:t xml:space="preserve">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000000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</w:t>
      </w:r>
      <w:del w:id="2" w:author="thomas.v" w:date="2026-03-04T11:07:00Z">
        <w:r>
          <w:rPr>
            <w:color w:val="0F172A"/>
          </w:rPr>
          <w:delText>docx-js-editor skips the pipeline entirely</w:delText>
        </w:r>
      </w:del>
      <w:ins w:id="3" w:author="thomas.v" w:date="2026-03-04T11:07:00Z">
        <w:r>
          <w:rPr>
            <w:color w:val="0F172A"/>
          </w:rPr>
          <w:t xml:space="preserve">This library skips it           </w:t>
        </w:r>
      </w:ins>
      <w:r>
        <w:rPr>
          <w:color w:val="0F172A"/>
        </w:rPr>
        <w:t xml:space="preserve">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7BE5D553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000000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000000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000000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000000">
      <w:pPr>
        <w:spacing w:before="180" w:after="40"/>
      </w:pP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000000">
      <w:pPr>
        <w:spacing w:before="60" w:after="60"/>
      </w:pPr>
      <w:r>
        <w:rPr>
          <w:color w:val="0F172A"/>
        </w:rPr>
        <w:lastRenderedPageBreak/>
        <w:t xml:space="preserve">Select text and click the floating button on the page edge to         </w:t>
      </w:r>
      <w:commentRangeStart w:id="4"/>
      <w:r>
        <w:rPr>
          <w:color w:val="0F172A"/>
        </w:rPr>
        <w:t xml:space="preserve">add a comment anchored to that selection         </w:t>
      </w:r>
      <w:commentRangeEnd w:id="4"/>
      <w:r>
        <w:rPr>
          <w:rStyle w:val="CommentReference"/>
          <w:color w:val="0F172A"/>
          <w:sz w:val="22"/>
          <w:szCs w:val="22"/>
        </w:rPr>
        <w:commentReference w:id="4"/>
      </w:r>
      <w:r>
        <w:rPr>
          <w:color w:val="0F172A"/>
        </w:rPr>
        <w:t xml:space="preserve">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000000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000000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000000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000000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5115D6" w14:paraId="1B6DF911" w14:textId="77777777"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CB1E86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5C901" w14:textId="77777777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BD6514" w:rsidRDefault="00000000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A66678" w14:textId="29548C00" w:rsidR="00BD6514" w:rsidRDefault="00000000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95A767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F132E33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B775B84" w14:textId="321050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A5E4F1D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EC1084" w14:textId="4BB7A7B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BD6514" w:rsidRDefault="00000000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D6C116F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20FEF5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582CC60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6422EE" w14:textId="7DC08600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5B507E9" w14:textId="39B43C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14C0281" w14:textId="2C0BBC80" w:rsidR="00BD6514" w:rsidRDefault="00000000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BD6514" w:rsidRDefault="00000000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BD6514" w:rsidRDefault="00000000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679B6C5" w14:textId="67735D00" w:rsidR="00BD6514" w:rsidRDefault="00000000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BD6514" w:rsidRDefault="00000000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000000">
      <w:r>
        <w:br w:type="page"/>
      </w:r>
    </w:p>
    <w:p w14:paraId="763C62D1" w14:textId="7D8B6000" w:rsidR="00BD6514" w:rsidRDefault="00000000">
      <w:pPr>
        <w:spacing w:before="180" w:after="40"/>
      </w:pPr>
      <w:r>
        <w:rPr>
          <w:b/>
          <w:bCs/>
          <w:color w:val="0F172A"/>
        </w:rPr>
        <w:lastRenderedPageBreak/>
        <w:t xml:space="preserve">Ref methods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2990B494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000000">
      <w:pPr>
        <w:spacing w:before="60" w:after="60"/>
      </w:pPr>
      <w:r>
        <w:rPr>
          <w:color w:val="0F172A"/>
        </w:rPr>
        <w:t xml:space="preserve">Read         </w:t>
      </w:r>
      <w:hyperlink r:id="rId12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000000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000000">
      <w:pPr>
        <w:pStyle w:val="ListParagraph"/>
        <w:numPr>
          <w:ilvl w:val="0"/>
          <w:numId w:val="2"/>
        </w:numPr>
        <w:spacing w:before="40" w:after="40"/>
      </w:pPr>
      <w:del w:id="5" w:author="anon-contributor" w:date="2026-03-04T23:44:00Z">
        <w:r>
          <w:rPr>
            <w:color w:val="0F172A"/>
          </w:rPr>
          <w:delText>Do not introduce intermediate HTML serialisation. This is a hard constraint.</w:delText>
        </w:r>
      </w:del>
      <w:ins w:id="6" w:author="anon-contributor" w:date="2026-03-04T23:44:00Z">
        <w:r>
          <w:rPr>
            <w:color w:val="0F172A"/>
          </w:rPr>
          <w:t xml:space="preserve">Avoid intermediate HTML serialisation where possible.           </w:t>
        </w:r>
      </w:ins>
    </w:p>
    <w:p w14:paraId="65CA389A" w14:textId="77777777" w:rsidR="00BD651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000000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5115D6" w14:paraId="6A81DC69" w14:textId="77777777"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000000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000000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Look w:val="04A0" w:firstRow="1" w:lastRow="0" w:firstColumn="1" w:lastColumn="0" w:noHBand="0" w:noVBand="1"/>
      </w:tblPr>
      <w:tblGrid>
        <w:gridCol w:w="4680"/>
        <w:gridCol w:w="4680"/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A295E97" w14:textId="45F169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079630FC" w14:textId="1E5E2600" w:rsidR="00BD6514" w:rsidRDefault="00000000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000000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000000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3"/>
      <w:footerReference w:type="default" r:id="rId14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User" w:date="2026-03-05T19:41:00Z" w:initials="">
    <w:p w14:paraId="758E8A85" w14:textId="77777777" w:rsidR="00BD6514" w:rsidRDefault="00000000">
      <w:r>
        <w:rPr>
          <w:rStyle w:val="CommentReference"/>
        </w:rPr>
        <w:annotationRef/>
      </w:r>
      <w:r>
        <w:t xml:space="preserve">Just like that!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EB284" w14:textId="77777777" w:rsidR="00536214" w:rsidRDefault="00536214">
      <w:r>
        <w:separator/>
      </w:r>
    </w:p>
  </w:endnote>
  <w:endnote w:type="continuationSeparator" w:id="0">
    <w:p w14:paraId="27F034DD" w14:textId="77777777" w:rsidR="00536214" w:rsidRDefault="00536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46E24" w14:textId="77777777" w:rsidR="00BD6514" w:rsidRDefault="00000000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3355E" w14:textId="77777777" w:rsidR="00536214" w:rsidRDefault="00536214">
      <w:r>
        <w:separator/>
      </w:r>
    </w:p>
  </w:footnote>
  <w:footnote w:type="continuationSeparator" w:id="0">
    <w:p w14:paraId="33CE30D0" w14:textId="77777777" w:rsidR="00536214" w:rsidRDefault="005362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32F390" w14:textId="77777777" w:rsidR="00BD6514" w:rsidRDefault="00000000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0"/>
    <w:lvlOverride w:ilvl="0">
      <w:startOverride w:val="1"/>
    </w:lvlOverride>
  </w:num>
  <w:num w:numId="2" w16cid:durableId="914239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5115D6"/>
    <w:rsid w:val="00536214"/>
    <w:rsid w:val="00BD6514"/>
    <w:rsid w:val="00DD7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eigenpal/docx-editor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npmjs.com/package/@eigenpal/docx-js-editor" TargetMode="External"/><Relationship Id="rId12" Type="http://schemas.openxmlformats.org/officeDocument/2006/relationships/hyperlink" Target="https://github.com/eigenpal/docx-editor/blob/main/docs/PLUGINS.m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11/relationships/commentsExtended" Target="commentsExtended.xml"/><Relationship Id="rId4" Type="http://schemas.openxmlformats.org/officeDocument/2006/relationships/webSettings" Target="webSettings.xml"/><Relationship Id="rId9" Type="http://schemas.openxmlformats.org/officeDocument/2006/relationships/comments" Target="comment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4648</Characters>
  <Application>Microsoft Office Word</Application>
  <DocSecurity>0</DocSecurity>
  <Lines>38</Lines>
  <Paragraphs>10</Paragraphs>
  <ScaleCrop>false</ScaleCrop>
  <Company/>
  <LinksUpToDate>false</LinksUpToDate>
  <CharactersWithSpaces>5453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2026-05-10T03:23:00Z</dcterms:modified>
</cp:coreProperties>
</file>