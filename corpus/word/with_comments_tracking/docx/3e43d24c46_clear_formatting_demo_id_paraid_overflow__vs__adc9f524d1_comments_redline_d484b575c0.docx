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0FDEB6" w14:textId="77777777" w:rsidR="000950FC" w:rsidRDefault="00EA7BFB">
      <w:pPr>
        <w:rPr>
          <w:del w:id="1" w:author="Michael Williamson" w:date="2026-06-29T10:56:00Z" w16du:dateUtc="2026-06-29T14:56:00Z"/>
        </w:rPr>
      </w:pPr>
      <w:commentRangeStart w:id="2"/>
      <w:ins w:id="3" w:author="Michael Williamson" w:date="2026-06-29T10:56:00Z" w16du:dateUtc="2026-06-29T14:56:00Z">
        <w:r>
          <w:t>Ouch</w:t>
        </w:r>
        <w:commentRangeEnd w:id="2"/>
        <w:r>
          <w:rPr>
            <w:rStyle w:val="CommentReference"/>
            <w:sz w:val="22"/>
            <w:szCs w:val="20"/>
          </w:rPr>
          <w:commentReference w:id="2"/>
        </w:r>
        <w:r>
          <w:t>.</w:t>
        </w:r>
      </w:ins>
      <w:del w:id="4" w:author="Michael Williamson" w:date="2026-06-29T10:56:00Z" w16du:dateUtc="2026-06-29T14:56:00Z">
        <w:r w:rsidR="002E2C07">
          <w:delText>Clear Formatting Demo</w:delText>
        </w:r>
      </w:del>
    </w:p>
    <w:p w14:paraId="1DDFA9A3" w14:textId="77777777" w:rsidR="000950FC" w:rsidRDefault="002E2C07">
      <w:pPr>
        <w:rPr>
          <w:del w:id="5" w:author="Michael Williamson" w:date="2026-06-29T10:56:00Z" w16du:dateUtc="2026-06-29T14:56:00Z"/>
        </w:rPr>
      </w:pPr>
      <w:del w:id="6" w:author="Michael Williamson" w:date="2026-06-29T10:56:00Z" w16du:dateUtc="2026-06-29T14:56:00Z">
        <w:r>
          <w:delText>This document demonstrates clear formatting.</w:delText>
        </w:r>
      </w:del>
    </w:p>
    <w:p w14:paraId="287B8A90" w14:textId="77777777" w:rsidR="000950FC" w:rsidRDefault="002E2C07">
      <w:del w:id="7" w:author="Michael Williamson" w:date="2026-06-29T10:56:00Z" w16du:dateUtc="2026-06-29T14:56:00Z">
        <w:r>
          <w:delText>Text with bold, italic, underline formatting removed.</w:delText>
        </w:r>
      </w:del>
      <w:commentRangeStart w:id="8"/>
      <w:commentRangeEnd w:id="8"/>
      <w:r w:rsidR="00EA7BFB">
        <w:rPr>
          <w:rStyle w:val="CommentReference"/>
          <w:sz w:val="22"/>
          <w:szCs w:val="20"/>
        </w:rPr>
        <w:commentReference w:id="8"/>
      </w:r>
    </w:p>
    <w:sectPr w:rsidR="000950FC">
      <w:pgSz w:w="11906" w:h="16838"/>
      <w:pgMar w:top="1440" w:right="1440" w:bottom="1440" w:left="1440" w:header="708" w:footer="708" w:gutter="0"/>
      <w:cols w:space="708"/>
      <w:docGrid w:linePitch="360"/>
      <w:sectPrChange w:id="9" w:author="Michael Williamson" w:date="2026-06-29T10:56:00Z" w16du:dateUtc="2026-06-29T14:56:00Z">
        <w:sectPr w:rsidR="000950FC">
          <w:pgSz w:w="12240" w:h="15840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Michael Williamson" w:date="2016-07-03T15:10:00Z" w:initials="MW">
    <w:p w14:paraId="1355BCD6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A tachyon walks into a bar.</w:t>
      </w:r>
    </w:p>
  </w:comment>
  <w:comment w:id="8" w:author="Michael Williamson" w:date="2016-07-03T15:12:00Z" w:initials="MW">
    <w:p w14:paraId="5B3A1E8E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Fin.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355BCD6" w15:done="0"/>
  <w15:commentEx w15:paraId="5B3A1E8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355BCD6" w16cid:durableId="4D3335EA"/>
  <w16cid:commentId w16cid:paraId="5B3A1E8E" w16cid:durableId="64E7D61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50FC"/>
    <w:rsid w:val="000950FC"/>
    <w:rsid w:val="00212576"/>
    <w:rsid w:val="006A0FDE"/>
    <w:rsid w:val="00B272DF"/>
    <w:rsid w:val="00B3365A"/>
    <w:rsid w:val="00EA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BDD99C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272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  <w:pPrChange w:id="0" w:author="Michael Williamson" w:date="2026-06-29T10:56:00Z">
        <w:pPr>
          <w:spacing w:after="200"/>
        </w:pPr>
      </w:pPrChange>
    </w:pPr>
    <w:rPr>
      <w:rFonts w:asciiTheme="minorHAnsi" w:eastAsiaTheme="minorHAnsi" w:hAnsiTheme="minorHAnsi" w:cstheme="minorBidi"/>
      <w:sz w:val="20"/>
      <w:lang w:val="en-GB"/>
      <w:rPrChange w:id="0" w:author="Michael Williamson" w:date="2026-06-29T10:56:00Z">
        <w:rPr>
          <w:rFonts w:asciiTheme="minorHAnsi" w:eastAsiaTheme="minorHAnsi" w:hAnsiTheme="minorHAnsi" w:cstheme="minorBidi"/>
          <w:lang w:val="en-GB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72DF"/>
    <w:rPr>
      <w:rFonts w:asciiTheme="minorHAnsi" w:eastAsiaTheme="minorHAnsi" w:hAnsiTheme="minorHAnsi" w:cstheme="minorBidi"/>
      <w:sz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72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72DF"/>
    <w:rPr>
      <w:rFonts w:asciiTheme="minorHAnsi" w:eastAsiaTheme="minorHAnsi" w:hAnsiTheme="minorHAnsi" w:cstheme="minorBidi"/>
      <w:b/>
      <w:bCs/>
      <w:sz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72DF"/>
    <w:pPr>
      <w:spacing w:after="0" w:line="240" w:lineRule="auto"/>
    </w:pPr>
    <w:rPr>
      <w:rFonts w:ascii="Tahoma" w:eastAsiaTheme="minorHAnsi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2DF"/>
    <w:rPr>
      <w:rFonts w:ascii="Tahoma" w:eastAsiaTheme="minorHAnsi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7D9C9AB-C050-B143-989C-747837121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2026-05-14T16:53:00Z</dcterms:created>
  <dcterms:modified xsi:type="dcterms:W3CDTF">2026-06-29T14:56:00Z</dcterms:modified>
</cp:coreProperties>
</file>