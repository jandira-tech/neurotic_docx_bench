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77777777" w:rsidR="00B416B6" w:rsidRDefault="00B416B6">
      <w:pPr>
        <w:rPr>
          <w:i/>
          <w:u w:val="single"/>
          <w:rPrChange w:id="0" w:author="Arthur Souza Rodrigues" w:date="2026-07-10T21:50:00Z" w16du:dateUtc="2026-07-11T01:50:00Z">
            <w:rPr/>
          </w:rPrChange>
        </w:rPr>
      </w:pPr>
      <w:r>
        <w:rPr>
          <w:i/>
          <w:u w:val="single"/>
          <w:rPrChange w:id="1" w:author="Arthur Souza Rodrigues" w:date="2026-07-10T21:50:00Z" w16du:dateUtc="2026-07-11T01:50:00Z">
            <w:rPr/>
          </w:rPrChange>
        </w:rPr>
        <w:t>file_</w:t>
      </w:r>
      <w:ins w:id="2" w:author="Arthur Souza Rodrigues" w:date="2026-07-10T21:50:00Z" w16du:dateUtc="2026-07-11T01:50:00Z">
        <w:r w:rsidR="00CE7C7A">
          <w:rPr>
            <w:i/>
            <w:iCs/>
            <w:u w:val="single"/>
          </w:rPr>
          <w:t>160</w:t>
        </w:r>
      </w:ins>
      <w:del w:id="3" w:author="Arthur Souza Rodrigues" w:date="2026-07-10T21:50:00Z" w16du:dateUtc="2026-07-11T01:50:00Z">
        <w:r>
          <w:delText>159</w:delText>
        </w:r>
      </w:del>
      <w:r>
        <w:rPr>
          <w:i/>
          <w:u w:val="single"/>
          <w:rPrChange w:id="4" w:author="Arthur Souza Rodrigues" w:date="2026-07-10T21:50:00Z" w16du:dateUtc="2026-07-11T01:50:00Z">
            <w:rPr/>
          </w:rPrChange>
        </w:rPr>
        <w:t>.docx</w:t>
      </w:r>
    </w:p>
    <w:p w14:paraId="0784AA8A" w14:textId="1F078580" w:rsidR="00AB7ED2" w:rsidRDefault="00951012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i/>
            <w:iCs/>
            <w:u w:val="single"/>
          </w:rPr>
          <w:t>Italic and Underline Combo Demo</w:t>
        </w:r>
      </w:ins>
    </w:p>
    <w:p w14:paraId="070FE854" w14:textId="77777777" w:rsidR="00AB7ED2" w:rsidRDefault="0095101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i/>
            <w:iCs/>
            <w:u w:val="single"/>
          </w:rPr>
          <w:t>Demonstrating italic and underline combined.</w:t>
        </w:r>
      </w:ins>
    </w:p>
    <w:p w14:paraId="23862602" w14:textId="74B18D39" w:rsidR="000F09B2" w:rsidRDefault="00951012">
      <w:pPr>
        <w:rPr>
          <w:del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rPr>
            <w:i/>
            <w:iCs/>
            <w:u w:val="single"/>
          </w:rPr>
          <w:t>This text is both italic and underlined.</w:t>
        </w:r>
      </w:ins>
    </w:p>
    <w:p w14:paraId="6C6CEFFE" w14:textId="77777777" w:rsidR="000F09B2" w:rsidRDefault="00951012">
      <w:commentRangeStart w:id="11"/>
      <w:del w:id="12" w:author="Arthur Souza Rodrigues" w:date="2026-07-10T21:50:00Z" w16du:dateUtc="2026-07-11T01:50:00Z">
        <w:r>
          <w:delText xml:space="preserve">Ouch         </w:delText>
        </w:r>
        <w:commentRangeEnd w:id="11"/>
        <w:r>
          <w:rPr>
            <w:rStyle w:val="CommentReference"/>
            <w:sz w:val="20"/>
            <w:szCs w:val="20"/>
          </w:rPr>
          <w:commentReference w:id="11"/>
        </w:r>
        <w:r>
          <w:delText xml:space="preserve">.         </w:delText>
        </w:r>
      </w:del>
      <w:commentRangeStart w:id="13"/>
      <w:commentRangeEnd w:id="13"/>
      <w:r>
        <w:rPr>
          <w:rStyle w:val="CommentReference"/>
          <w:sz w:val="20"/>
          <w:szCs w:val="20"/>
        </w:rPr>
        <w:commentReference w:id="13"/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951012">
        <w:t xml:space="preserve">A tachyon walks into a bar.         </w:t>
      </w:r>
    </w:p>
  </w:comment>
  <w:comment w:id="13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951012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F09B2"/>
    <w:rsid w:val="00A6736A"/>
    <w:rsid w:val="00AB7ED2"/>
    <w:rsid w:val="00B416B6"/>
    <w:rsid w:val="00CE7C7A"/>
    <w:rsid w:val="00D53FE7"/>
    <w:rsid w:val="00E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2026-07-11T01:32:00Z</dcterms:created>
  <dcterms:modified xsi:type="dcterms:W3CDTF">2026-07-11T01:50:00Z</dcterms:modified>
</cp:coreProperties>
</file>