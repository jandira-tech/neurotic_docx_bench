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14C710" w14:textId="77777777" w:rsidR="00637B36" w:rsidRDefault="00637B36">
      <w:pPr>
        <w:spacing w:after="20"/>
        <w:rPr>
          <w:b/>
          <w:color w:val="0F172A"/>
          <w:sz w:val="64"/>
          <w:rPrChange w:id="15" w:author="Arthur Souza Rodrigues" w:date="2026-07-10T21:45:00Z" w16du:dateUtc="2026-07-11T01:45:00Z">
            <w:rPr>
              <w:u w:val="single"/>
            </w:rPr>
          </w:rPrChange>
        </w:rPr>
        <w:pPrChange w:id="16" w:author="Arthur Souza Rodrigues" w:date="2026-07-10T21:45:00Z" w16du:dateUtc="2026-07-11T01:45:00Z">
          <w:pPr/>
        </w:pPrChange>
      </w:pPr>
      <w:r>
        <w:rPr>
          <w:b/>
          <w:color w:val="0F172A"/>
          <w:sz w:val="64"/>
          <w:rPrChange w:id="17" w:author="Arthur Souza Rodrigues" w:date="2026-07-10T21:45:00Z" w16du:dateUtc="2026-07-11T01:45:00Z">
            <w:rPr>
              <w:u w:val="single"/>
            </w:rPr>
          </w:rPrChange>
        </w:rPr>
        <w:t>file_</w:t>
      </w:r>
      <w:ins w:id="18" w:author="Arthur Souza Rodrigues" w:date="2026-07-10T21:45:00Z" w16du:dateUtc="2026-07-11T01:45:00Z">
        <w:r w:rsidR="000D3124">
          <w:rPr>
            <w:b/>
            <w:bCs/>
            <w:color w:val="0F172A"/>
            <w:sz w:val="64"/>
            <w:szCs w:val="64"/>
          </w:rPr>
          <w:t>69</w:t>
        </w:r>
      </w:ins>
      <w:del w:id="19" w:author="Arthur Souza Rodrigues" w:date="2026-07-10T21:45:00Z" w16du:dateUtc="2026-07-11T01:45:00Z">
        <w:r>
          <w:rPr>
            <w:u w:val="single"/>
          </w:rPr>
          <w:delText>68</w:delText>
        </w:r>
      </w:del>
      <w:r>
        <w:rPr>
          <w:b/>
          <w:color w:val="0F172A"/>
          <w:sz w:val="64"/>
          <w:rPrChange w:id="20" w:author="Arthur Souza Rodrigues" w:date="2026-07-10T21:45:00Z" w16du:dateUtc="2026-07-11T01:45:00Z">
            <w:rPr>
              <w:u w:val="single"/>
            </w:rPr>
          </w:rPrChange>
        </w:rPr>
        <w:t>.docx</w:t>
      </w:r>
    </w:p>
    <w:p w14:paraId="2313C800" w14:textId="4521D23A" w:rsidR="00BD6514" w:rsidRDefault="00DF5772">
      <w:pPr>
        <w:spacing w:after="20"/>
        <w:rPr>
          <w:ins w:id="21" w:author="Arthur Souza Rodrigues" w:date="2026-07-10T21:45:00Z" w16du:dateUtc="2026-07-11T01:45:00Z"/>
        </w:rPr>
      </w:pPr>
      <w:ins w:id="22" w:author="Arthur Souza Rodrigues" w:date="2026-07-10T21:45:00Z" w16du:dateUtc="2026-07-11T01:45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00B47E53" w14:textId="77777777" w:rsidR="00BD6514" w:rsidRDefault="00DF5772">
      <w:pPr>
        <w:spacing w:after="60"/>
        <w:rPr>
          <w:ins w:id="23" w:author="Arthur Souza Rodrigues" w:date="2026-07-10T21:45:00Z" w16du:dateUtc="2026-07-11T01:45:00Z"/>
        </w:rPr>
      </w:pPr>
      <w:ins w:id="24" w:author="Arthur Souza Rodrigues" w:date="2026-07-10T21:45:00Z" w16du:dateUtc="2026-07-11T01:45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BD6514" w:rsidRDefault="00BD6514">
      <w:pPr>
        <w:spacing w:after="60"/>
        <w:rPr>
          <w:ins w:id="25" w:author="Arthur Souza Rodrigues" w:date="2026-07-10T21:45:00Z" w16du:dateUtc="2026-07-11T01:45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rPr>
          <w:ins w:id="26" w:author="Arthur Souza Rodrigues" w:date="2026-07-10T21:45:00Z" w16du:dateUtc="2026-07-11T01:45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DF5772">
            <w:pPr>
              <w:rPr>
                <w:ins w:id="27" w:author="Arthur Souza Rodrigues" w:date="2026-07-10T21:45:00Z" w16du:dateUtc="2026-07-11T01:45:00Z"/>
              </w:rPr>
            </w:pPr>
            <w:ins w:id="28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npm               </w:t>
              </w:r>
              <w:r w:rsidR="00BD6514">
                <w:fldChar w:fldCharType="begin"/>
              </w:r>
              <w:r w:rsidR="00BD6514">
                <w:instrText>HYPERLINK "https://www.npmjs.com/package/@eigenpal/docx-js-editor" \h</w:instrText>
              </w:r>
              <w:r w:rsidR="00BD6514">
                <w:fldChar w:fldCharType="separate"/>
              </w:r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 w:rsidR="00BD6514"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DF5772">
            <w:pPr>
              <w:rPr>
                <w:ins w:id="29" w:author="Arthur Souza Rodrigues" w:date="2026-07-10T21:45:00Z" w16du:dateUtc="2026-07-11T01:45:00Z"/>
              </w:rPr>
            </w:pPr>
            <w:ins w:id="30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github               </w:t>
              </w:r>
              <w:r w:rsidR="00BD6514">
                <w:fldChar w:fldCharType="begin"/>
              </w:r>
              <w:r w:rsidR="00BD6514">
                <w:instrText>HYPERLINK "https://github.com/eigenpal/docx-editor" \h</w:instrText>
              </w:r>
              <w:r w:rsidR="00BD6514">
                <w:fldChar w:fldCharType="separate"/>
              </w:r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 w:rsidR="00BD6514">
                <w:fldChar w:fldCharType="end"/>
              </w:r>
            </w:ins>
          </w:p>
        </w:tc>
      </w:tr>
    </w:tbl>
    <w:p w14:paraId="6721D1A6" w14:textId="77777777" w:rsidR="00BD6514" w:rsidRDefault="00DF5772">
      <w:pPr>
        <w:pBdr>
          <w:bottom w:val="single" w:sz="3" w:space="4" w:color="E2E8F0"/>
        </w:pBdr>
        <w:spacing w:before="300" w:after="80"/>
        <w:rPr>
          <w:ins w:id="31" w:author="Arthur Souza Rodrigues" w:date="2026-07-10T21:45:00Z" w16du:dateUtc="2026-07-11T01:45:00Z"/>
        </w:rPr>
      </w:pPr>
      <w:ins w:id="32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4C6C3DED" w:rsidR="00BD6514" w:rsidRDefault="00DF5772">
      <w:pPr>
        <w:spacing w:before="60" w:after="60"/>
        <w:rPr>
          <w:ins w:id="33" w:author="Arthur Souza Rodrigues" w:date="2026-07-10T21:45:00Z" w16du:dateUtc="2026-07-11T01:45:00Z"/>
        </w:rPr>
      </w:pPr>
      <w:ins w:id="34" w:author="Arthur Souza Rodrigues" w:date="2026-07-10T21:45:00Z" w16du:dateUtc="2026-07-11T01:45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BD6514" w:rsidRDefault="00BD6514">
      <w:pPr>
        <w:spacing w:before="60"/>
        <w:rPr>
          <w:ins w:id="35" w:author="Arthur Souza Rodrigues" w:date="2026-07-10T21:45:00Z" w16du:dateUtc="2026-07-11T01:45:00Z"/>
        </w:rPr>
      </w:pPr>
    </w:p>
    <w:p w14:paraId="28B83400" w14:textId="6F908356" w:rsidR="00BD6514" w:rsidRDefault="00DF5772">
      <w:pPr>
        <w:spacing w:before="60" w:after="60"/>
        <w:rPr>
          <w:ins w:id="36" w:author="Arthur Souza Rodrigues" w:date="2026-07-10T21:45:00Z" w16du:dateUtc="2026-07-11T01:45:00Z"/>
        </w:rPr>
      </w:pPr>
      <w:ins w:id="37" w:author="Arthur Souza Rodrigues" w:date="2026-07-10T21:45:00Z" w16du:dateUtc="2026-07-11T01:45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5AD58312" w14:textId="77777777" w:rsidR="00BD6514" w:rsidRDefault="00BD6514">
      <w:pPr>
        <w:spacing w:before="80"/>
        <w:rPr>
          <w:ins w:id="38" w:author="Arthur Souza Rodrigues" w:date="2026-07-10T21:45:00Z" w16du:dateUtc="2026-07-11T01:45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rPr>
          <w:ins w:id="39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DF5772">
            <w:pPr>
              <w:rPr>
                <w:ins w:id="40" w:author="Arthur Souza Rodrigues" w:date="2026-07-10T21:45:00Z" w16du:dateUtc="2026-07-11T01:45:00Z"/>
              </w:rPr>
            </w:pPr>
            <w:ins w:id="4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659AC4B1" w14:textId="77777777" w:rsidR="00BD6514" w:rsidRDefault="00DF5772">
            <w:pPr>
              <w:rPr>
                <w:ins w:id="42" w:author="Arthur Souza Rodrigues" w:date="2026-07-10T21:45:00Z" w16du:dateUtc="2026-07-11T01:45:00Z"/>
              </w:rPr>
            </w:pPr>
            <w:ins w:id="4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6ED1FCA3" w14:textId="6D263800" w:rsidR="00BD6514" w:rsidRDefault="00BD6514">
            <w:pPr>
              <w:rPr>
                <w:ins w:id="44" w:author="Arthur Souza Rodrigues" w:date="2026-07-10T21:45:00Z" w16du:dateUtc="2026-07-11T01:45:00Z"/>
              </w:rPr>
            </w:pPr>
          </w:p>
          <w:p w14:paraId="567EA400" w14:textId="30A68100" w:rsidR="00BD6514" w:rsidRDefault="00DF5772">
            <w:pPr>
              <w:rPr>
                <w:ins w:id="45" w:author="Arthur Souza Rodrigues" w:date="2026-07-10T21:45:00Z" w16du:dateUtc="2026-07-11T01:45:00Z"/>
              </w:rPr>
            </w:pPr>
            <w:ins w:id="46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052F851D" w14:textId="1F183200" w:rsidR="00BD6514" w:rsidRDefault="00DF5772">
            <w:pPr>
              <w:rPr>
                <w:ins w:id="47" w:author="Arthur Souza Rodrigues" w:date="2026-07-10T21:45:00Z" w16du:dateUtc="2026-07-11T01:45:00Z"/>
              </w:rPr>
            </w:pPr>
            <w:ins w:id="48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BD6514" w:rsidRDefault="00DF5772">
            <w:pPr>
              <w:rPr>
                <w:ins w:id="49" w:author="Arthur Souza Rodrigues" w:date="2026-07-10T21:45:00Z" w16du:dateUtc="2026-07-11T01:45:00Z"/>
              </w:rPr>
            </w:pPr>
            <w:ins w:id="50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BD6514" w:rsidRDefault="00DF5772">
            <w:pPr>
              <w:rPr>
                <w:ins w:id="51" w:author="Arthur Souza Rodrigues" w:date="2026-07-10T21:45:00Z" w16du:dateUtc="2026-07-11T01:45:00Z"/>
              </w:rPr>
            </w:pPr>
            <w:ins w:id="52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2EEA108A" w14:textId="4854BC00" w:rsidR="00BD6514" w:rsidRDefault="00DF5772">
            <w:pPr>
              <w:rPr>
                <w:ins w:id="53" w:author="Arthur Souza Rodrigues" w:date="2026-07-10T21:45:00Z" w16du:dateUtc="2026-07-11T01:45:00Z"/>
              </w:rPr>
            </w:pPr>
            <w:ins w:id="54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BD6514" w:rsidRDefault="00DF5772">
            <w:pPr>
              <w:rPr>
                <w:ins w:id="55" w:author="Arthur Souza Rodrigues" w:date="2026-07-10T21:45:00Z" w16du:dateUtc="2026-07-11T01:45:00Z"/>
              </w:rPr>
            </w:pPr>
            <w:ins w:id="56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529DB9F3" w14:textId="77777777" w:rsidR="00BD6514" w:rsidRDefault="00DF5772">
            <w:pPr>
              <w:rPr>
                <w:ins w:id="57" w:author="Arthur Souza Rodrigues" w:date="2026-07-10T21:45:00Z" w16du:dateUtc="2026-07-11T01:45:00Z"/>
              </w:rPr>
            </w:pPr>
            <w:ins w:id="58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156A50D3" w14:textId="77777777" w:rsidR="00BD6514" w:rsidRDefault="00DF5772">
            <w:pPr>
              <w:rPr>
                <w:ins w:id="59" w:author="Arthur Souza Rodrigues" w:date="2026-07-10T21:45:00Z" w16du:dateUtc="2026-07-11T01:45:00Z"/>
              </w:rPr>
            </w:pPr>
            <w:ins w:id="60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BD6514" w:rsidRDefault="00BD6514">
      <w:pPr>
        <w:spacing w:before="160"/>
        <w:rPr>
          <w:ins w:id="61" w:author="Arthur Souza Rodrigues" w:date="2026-07-10T21:45:00Z" w16du:dateUtc="2026-07-11T01:45:00Z"/>
        </w:rPr>
      </w:pPr>
    </w:p>
    <w:p w14:paraId="124B2800" w14:textId="77777777" w:rsidR="00BD6514" w:rsidRDefault="00DF5772">
      <w:pPr>
        <w:pBdr>
          <w:bottom w:val="single" w:sz="3" w:space="4" w:color="E2E8F0"/>
        </w:pBdr>
        <w:spacing w:before="300" w:after="80"/>
        <w:rPr>
          <w:ins w:id="62" w:author="Arthur Souza Rodrigues" w:date="2026-07-10T21:45:00Z" w16du:dateUtc="2026-07-11T01:45:00Z"/>
        </w:rPr>
      </w:pPr>
      <w:ins w:id="63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lastRenderedPageBreak/>
          <w:t>2. Collaboration — Tracked</w:t>
        </w:r>
      </w:ins>
      <w:del w:id="64" w:author="Arthur Souza Rodrigues" w:date="2026-07-10T21:45:00Z" w16du:dateUtc="2026-07-11T01:45:00Z">
        <w:r w:rsidR="00983AC1">
          <w:rPr>
            <w:u w:val="single"/>
          </w:rPr>
          <w:delText>Track</w:delText>
        </w:r>
      </w:del>
      <w:r w:rsidR="00983AC1">
        <w:rPr>
          <w:b/>
          <w:color w:val="0F172A"/>
          <w:sz w:val="32"/>
          <w:rPrChange w:id="65" w:author="Arthur Souza Rodrigues" w:date="2026-07-10T21:45:00Z" w16du:dateUtc="2026-07-11T01:45:00Z">
            <w:rPr>
              <w:u w:val="single"/>
            </w:rPr>
          </w:rPrChange>
        </w:rPr>
        <w:t xml:space="preserve"> Changes </w:t>
      </w:r>
      <w:ins w:id="66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&amp; Comments         </w:t>
        </w:r>
      </w:ins>
    </w:p>
    <w:p w14:paraId="2409DE00" w14:textId="1129CE00" w:rsidR="00BD6514" w:rsidRDefault="00DF5772">
      <w:pPr>
        <w:spacing w:before="60" w:after="60"/>
        <w:rPr>
          <w:ins w:id="67" w:author="Arthur Souza Rodrigues" w:date="2026-07-10T21:45:00Z" w16du:dateUtc="2026-07-11T01:45:00Z"/>
        </w:rPr>
      </w:pPr>
      <w:ins w:id="68" w:author="Arthur Souza Rodrigues" w:date="2026-07-10T21:45:00Z" w16du:dateUtc="2026-07-11T01:45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BD6514" w:rsidRDefault="00BD6514">
      <w:pPr>
        <w:spacing w:before="80"/>
        <w:rPr>
          <w:ins w:id="69" w:author="Arthur Souza Rodrigues" w:date="2026-07-10T21:45:00Z" w16du:dateUtc="2026-07-11T01:45:00Z"/>
        </w:rPr>
      </w:pPr>
    </w:p>
    <w:p w14:paraId="673CC941" w14:textId="15C85C00" w:rsidR="00BD6514" w:rsidRDefault="00DF5772">
      <w:pPr>
        <w:spacing w:before="180" w:after="40"/>
        <w:rPr>
          <w:ins w:id="70" w:author="Arthur Souza Rodrigues" w:date="2026-07-10T21:45:00Z" w16du:dateUtc="2026-07-11T01:45:00Z"/>
        </w:rPr>
      </w:pPr>
      <w:ins w:id="71" w:author="Arthur Souza Rodrigues" w:date="2026-07-10T21:45:00Z" w16du:dateUtc="2026-07-11T01:45:00Z">
        <w:r>
          <w:rPr>
            <w:b/>
            <w:bCs/>
            <w:color w:val="0F172A"/>
          </w:rPr>
          <w:t xml:space="preserve">Suggestion mode         </w:t>
        </w:r>
      </w:ins>
    </w:p>
    <w:p w14:paraId="50ED1FAE" w14:textId="03F1DF6B" w:rsidR="00AC3C3F" w:rsidRDefault="00DF5772">
      <w:pPr>
        <w:spacing w:before="60" w:after="60"/>
        <w:pPrChange w:id="72" w:author="Arthur Souza Rodrigues" w:date="2026-07-10T21:45:00Z" w16du:dateUtc="2026-07-11T01:45:00Z">
          <w:pPr/>
        </w:pPrChange>
      </w:pPr>
      <w:ins w:id="73" w:author="Arthur Souza Rodrigues" w:date="2026-07-10T21:45:00Z" w16du:dateUtc="2026-07-11T01:45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</w:ins>
      <w:r w:rsidR="00983AC1">
        <w:rPr>
          <w:rFonts w:ascii="Courier New" w:hAnsi="Courier New"/>
          <w:color w:val="0F172A"/>
          <w:sz w:val="19"/>
          <w:rPrChange w:id="74" w:author="Arthur Souza Rodrigues" w:date="2026-07-10T21:45:00Z" w16du:dateUtc="2026-07-11T01:45:00Z">
            <w:rPr>
              <w:u w:val="single"/>
            </w:rPr>
          </w:rPrChange>
        </w:rPr>
        <w:t xml:space="preserve">Suggesting </w:t>
      </w:r>
      <w:ins w:id="75" w:author="Arthur Souza Rodrigues" w:date="2026-07-10T21:45:00Z" w16du:dateUtc="2026-07-11T01:45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  <w:del w:id="76" w:author="Arthur Souza Rodrigues" w:date="2026-07-10T21:45:00Z" w16du:dateUtc="2026-07-11T01:45:00Z">
        <w:r w:rsidR="00983AC1">
          <w:rPr>
            <w:u w:val="single"/>
          </w:rPr>
          <w:delText>Center Underline Demo</w:delText>
        </w:r>
      </w:del>
    </w:p>
    <w:p w14:paraId="1DBD35E0" w14:textId="78C5FE00" w:rsidR="00BD6514" w:rsidRDefault="00BD6514">
      <w:pPr>
        <w:spacing w:before="60"/>
        <w:rPr>
          <w:ins w:id="77" w:author="Arthur Souza Rodrigues" w:date="2026-07-10T21:45:00Z" w16du:dateUtc="2026-07-11T01:45:00Z"/>
        </w:rPr>
      </w:pPr>
    </w:p>
    <w:p w14:paraId="2228E200" w14:textId="40AC8A00" w:rsidR="00BD6514" w:rsidRDefault="00DF5772">
      <w:pPr>
        <w:spacing w:before="60" w:after="60"/>
        <w:rPr>
          <w:ins w:id="78" w:author="Arthur Souza Rodrigues" w:date="2026-07-10T21:45:00Z" w16du:dateUtc="2026-07-11T01:45:00Z"/>
        </w:rPr>
      </w:pPr>
      <w:ins w:id="79" w:author="Arthur Souza Rodrigues" w:date="2026-07-10T21:45:00Z" w16du:dateUtc="2026-07-11T01:45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BD6514" w:rsidRDefault="00BD6514">
      <w:pPr>
        <w:spacing w:before="80"/>
        <w:rPr>
          <w:ins w:id="80" w:author="Arthur Souza Rodrigues" w:date="2026-07-10T21:45:00Z" w16du:dateUtc="2026-07-11T01:45:00Z"/>
        </w:rPr>
      </w:pPr>
    </w:p>
    <w:p w14:paraId="02E987F1" w14:textId="77777777" w:rsidR="00BD6514" w:rsidRDefault="00DF5772">
      <w:pPr>
        <w:spacing w:before="180" w:after="40"/>
        <w:rPr>
          <w:ins w:id="81" w:author="Arthur Souza Rodrigues" w:date="2026-07-10T21:45:00Z" w16du:dateUtc="2026-07-11T01:45:00Z"/>
        </w:rPr>
      </w:pPr>
      <w:ins w:id="82" w:author="Arthur Souza Rodrigues" w:date="2026-07-10T21:45:00Z" w16du:dateUtc="2026-07-11T01:45:00Z">
        <w:r>
          <w:rPr>
            <w:b/>
            <w:bCs/>
            <w:color w:val="0F172A"/>
          </w:rPr>
          <w:t xml:space="preserve">Comments         </w:t>
        </w:r>
      </w:ins>
    </w:p>
    <w:p w14:paraId="35357F55" w14:textId="2F40A200" w:rsidR="00BD6514" w:rsidRDefault="00DF5772">
      <w:pPr>
        <w:spacing w:before="60" w:after="60"/>
        <w:rPr>
          <w:ins w:id="83" w:author="Arthur Souza Rodrigues" w:date="2026-07-10T21:45:00Z" w16du:dateUtc="2026-07-11T01:45:00Z"/>
        </w:rPr>
      </w:pPr>
      <w:ins w:id="84" w:author="Arthur Souza Rodrigues" w:date="2026-07-10T21:45:00Z" w16du:dateUtc="2026-07-11T01:45:00Z">
        <w:r>
          <w:rPr>
            <w:color w:val="0F172A"/>
          </w:rPr>
          <w:t xml:space="preserve">Select text and click the floating button on the page edge to         </w:t>
        </w:r>
        <w:commentRangeStart w:id="85"/>
        <w:r>
          <w:rPr>
            <w:color w:val="0F172A"/>
          </w:rPr>
          <w:t xml:space="preserve">add a comment anchored to that selection         </w:t>
        </w:r>
        <w:commentRangeEnd w:id="85"/>
        <w:r>
          <w:rPr>
            <w:rStyle w:val="CommentReference"/>
            <w:color w:val="0F172A"/>
            <w:sz w:val="22"/>
            <w:szCs w:val="20"/>
          </w:rPr>
          <w:commentReference w:id="85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BD6514" w:rsidRDefault="00BD6514">
      <w:pPr>
        <w:spacing w:before="60"/>
        <w:rPr>
          <w:ins w:id="86" w:author="Arthur Souza Rodrigues" w:date="2026-07-10T21:45:00Z" w16du:dateUtc="2026-07-11T01:45:00Z"/>
        </w:rPr>
      </w:pPr>
    </w:p>
    <w:p w14:paraId="78E6D99E" w14:textId="255A2400" w:rsidR="00BD6514" w:rsidRDefault="00DF5772">
      <w:pPr>
        <w:spacing w:before="60" w:after="60"/>
        <w:rPr>
          <w:ins w:id="87" w:author="Arthur Souza Rodrigues" w:date="2026-07-10T21:45:00Z" w16du:dateUtc="2026-07-11T01:45:00Z"/>
        </w:rPr>
      </w:pPr>
      <w:ins w:id="88" w:author="Arthur Souza Rodrigues" w:date="2026-07-10T21:45:00Z" w16du:dateUtc="2026-07-11T01:45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BD6514" w:rsidRDefault="00BD6514">
      <w:pPr>
        <w:spacing w:before="80"/>
        <w:rPr>
          <w:ins w:id="89" w:author="Arthur Souza Rodrigues" w:date="2026-07-10T21:45:00Z" w16du:dateUtc="2026-07-11T01:45:00Z"/>
        </w:rPr>
      </w:pPr>
    </w:p>
    <w:p w14:paraId="07D0CE00" w14:textId="0F7CE400" w:rsidR="00BD6514" w:rsidRDefault="00DF5772">
      <w:pPr>
        <w:spacing w:before="180" w:after="40"/>
        <w:rPr>
          <w:ins w:id="90" w:author="Arthur Souza Rodrigues" w:date="2026-07-10T21:45:00Z" w16du:dateUtc="2026-07-11T01:45:00Z"/>
        </w:rPr>
      </w:pPr>
      <w:ins w:id="91" w:author="Arthur Souza Rodrigues" w:date="2026-07-10T21:45:00Z" w16du:dateUtc="2026-07-11T01:45:00Z">
        <w:r>
          <w:rPr>
            <w:b/>
            <w:bCs/>
            <w:color w:val="0F172A"/>
          </w:rPr>
          <w:t xml:space="preserve">Agent-friendly         </w:t>
        </w:r>
      </w:ins>
    </w:p>
    <w:p w14:paraId="67656C55" w14:textId="77777777" w:rsidR="00BD6514" w:rsidRDefault="00DF5772">
      <w:pPr>
        <w:spacing w:before="60" w:after="60"/>
        <w:rPr>
          <w:ins w:id="92" w:author="Arthur Souza Rodrigues" w:date="2026-07-10T21:45:00Z" w16du:dateUtc="2026-07-11T01:45:00Z"/>
        </w:rPr>
      </w:pPr>
      <w:ins w:id="93" w:author="Arthur Souza Rodrigues" w:date="2026-07-10T21:45:00Z" w16du:dateUtc="2026-07-11T01:45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685865EF" w14:textId="7A256D00" w:rsidR="00BD6514" w:rsidRDefault="00BD6514">
      <w:pPr>
        <w:spacing w:before="160"/>
        <w:rPr>
          <w:ins w:id="94" w:author="Arthur Souza Rodrigues" w:date="2026-07-10T21:45:00Z" w16du:dateUtc="2026-07-11T01:45:00Z"/>
        </w:rPr>
      </w:pPr>
    </w:p>
    <w:p w14:paraId="467B1700" w14:textId="00AE9C00" w:rsidR="00BD6514" w:rsidRDefault="00DF5772">
      <w:pPr>
        <w:pBdr>
          <w:bottom w:val="single" w:sz="3" w:space="4" w:color="E2E8F0"/>
        </w:pBdr>
        <w:spacing w:before="300" w:after="80"/>
        <w:rPr>
          <w:ins w:id="95" w:author="Arthur Souza Rodrigues" w:date="2026-07-10T21:45:00Z" w16du:dateUtc="2026-07-11T01:45:00Z"/>
        </w:rPr>
      </w:pPr>
      <w:ins w:id="96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BD6514" w:rsidRDefault="00DF5772">
      <w:pPr>
        <w:spacing w:before="60" w:after="60"/>
        <w:rPr>
          <w:ins w:id="97" w:author="Arthur Souza Rodrigues" w:date="2026-07-10T21:45:00Z" w16du:dateUtc="2026-07-11T01:45:00Z"/>
        </w:rPr>
      </w:pPr>
      <w:ins w:id="98" w:author="Arthur Souza Rodrigues" w:date="2026-07-10T21:45:00Z" w16du:dateUtc="2026-07-11T01:45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BD6514" w:rsidRDefault="00BD6514">
      <w:pPr>
        <w:spacing w:before="60"/>
        <w:rPr>
          <w:ins w:id="99" w:author="Arthur Souza Rodrigues" w:date="2026-07-10T21:45:00Z" w16du:dateUtc="2026-07-11T01:45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rPr>
          <w:ins w:id="100" w:author="Arthur Souza Rodrigues" w:date="2026-07-10T21:45:00Z" w16du:dateUtc="2026-07-11T01:45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DF5772">
            <w:pPr>
              <w:rPr>
                <w:ins w:id="101" w:author="Arthur Souza Rodrigues" w:date="2026-07-10T21:45:00Z" w16du:dateUtc="2026-07-11T01:45:00Z"/>
              </w:rPr>
            </w:pPr>
            <w:ins w:id="102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DF5772">
            <w:pPr>
              <w:rPr>
                <w:ins w:id="103" w:author="Arthur Souza Rodrigues" w:date="2026-07-10T21:45:00Z" w16du:dateUtc="2026-07-11T01:45:00Z"/>
              </w:rPr>
            </w:pPr>
            <w:ins w:id="104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DF5772">
            <w:pPr>
              <w:rPr>
                <w:ins w:id="105" w:author="Arthur Souza Rodrigues" w:date="2026-07-10T21:45:00Z" w16du:dateUtc="2026-07-11T01:45:00Z"/>
              </w:rPr>
            </w:pPr>
            <w:ins w:id="106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DF5772">
            <w:pPr>
              <w:rPr>
                <w:ins w:id="107" w:author="Arthur Souza Rodrigues" w:date="2026-07-10T21:45:00Z" w16du:dateUtc="2026-07-11T01:45:00Z"/>
              </w:rPr>
            </w:pPr>
            <w:ins w:id="108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5115D6" w14:paraId="38C367F7" w14:textId="77777777">
        <w:trPr>
          <w:ins w:id="109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DF5772">
            <w:pPr>
              <w:rPr>
                <w:ins w:id="110" w:author="Arthur Souza Rodrigues" w:date="2026-07-10T21:45:00Z" w16du:dateUtc="2026-07-11T01:45:00Z"/>
              </w:rPr>
            </w:pPr>
            <w:ins w:id="111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lastRenderedPageBreak/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DF5772">
            <w:pPr>
              <w:rPr>
                <w:ins w:id="112" w:author="Arthur Souza Rodrigues" w:date="2026-07-10T21:45:00Z" w16du:dateUtc="2026-07-11T01:45:00Z"/>
              </w:rPr>
            </w:pPr>
            <w:ins w:id="113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DF5772">
            <w:pPr>
              <w:rPr>
                <w:ins w:id="114" w:author="Arthur Souza Rodrigues" w:date="2026-07-10T21:45:00Z" w16du:dateUtc="2026-07-11T01:45:00Z"/>
              </w:rPr>
            </w:pPr>
            <w:ins w:id="115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DF5772">
            <w:pPr>
              <w:rPr>
                <w:ins w:id="116" w:author="Arthur Souza Rodrigues" w:date="2026-07-10T21:45:00Z" w16du:dateUtc="2026-07-11T01:45:00Z"/>
              </w:rPr>
            </w:pPr>
            <w:ins w:id="117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5115D6" w14:paraId="0D8B1CFC" w14:textId="77777777">
        <w:trPr>
          <w:ins w:id="118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DF5772">
            <w:pPr>
              <w:rPr>
                <w:ins w:id="119" w:author="Arthur Souza Rodrigues" w:date="2026-07-10T21:45:00Z" w16du:dateUtc="2026-07-11T01:45:00Z"/>
              </w:rPr>
            </w:pPr>
            <w:ins w:id="120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DF5772">
            <w:pPr>
              <w:rPr>
                <w:ins w:id="121" w:author="Arthur Souza Rodrigues" w:date="2026-07-10T21:45:00Z" w16du:dateUtc="2026-07-11T01:45:00Z"/>
              </w:rPr>
            </w:pPr>
            <w:ins w:id="122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DF5772">
            <w:pPr>
              <w:rPr>
                <w:ins w:id="123" w:author="Arthur Souza Rodrigues" w:date="2026-07-10T21:45:00Z" w16du:dateUtc="2026-07-11T01:45:00Z"/>
              </w:rPr>
            </w:pPr>
            <w:ins w:id="124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DF5772">
            <w:pPr>
              <w:rPr>
                <w:ins w:id="125" w:author="Arthur Souza Rodrigues" w:date="2026-07-10T21:45:00Z" w16du:dateUtc="2026-07-11T01:45:00Z"/>
              </w:rPr>
            </w:pPr>
            <w:ins w:id="126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5115D6" w14:paraId="368FB0B8" w14:textId="77777777">
        <w:trPr>
          <w:ins w:id="127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DF5772">
            <w:pPr>
              <w:rPr>
                <w:ins w:id="128" w:author="Arthur Souza Rodrigues" w:date="2026-07-10T21:45:00Z" w16du:dateUtc="2026-07-11T01:45:00Z"/>
              </w:rPr>
            </w:pPr>
            <w:ins w:id="129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DF5772">
            <w:pPr>
              <w:rPr>
                <w:ins w:id="130" w:author="Arthur Souza Rodrigues" w:date="2026-07-10T21:45:00Z" w16du:dateUtc="2026-07-11T01:45:00Z"/>
              </w:rPr>
            </w:pPr>
            <w:ins w:id="131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DF5772">
            <w:pPr>
              <w:rPr>
                <w:ins w:id="132" w:author="Arthur Souza Rodrigues" w:date="2026-07-10T21:45:00Z" w16du:dateUtc="2026-07-11T01:45:00Z"/>
              </w:rPr>
            </w:pPr>
            <w:ins w:id="133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DF5772">
            <w:pPr>
              <w:rPr>
                <w:ins w:id="134" w:author="Arthur Souza Rodrigues" w:date="2026-07-10T21:45:00Z" w16du:dateUtc="2026-07-11T01:45:00Z"/>
              </w:rPr>
            </w:pPr>
            <w:ins w:id="135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5115D6" w14:paraId="346319F7" w14:textId="77777777">
        <w:trPr>
          <w:ins w:id="136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DF5772">
            <w:pPr>
              <w:rPr>
                <w:ins w:id="137" w:author="Arthur Souza Rodrigues" w:date="2026-07-10T21:45:00Z" w16du:dateUtc="2026-07-11T01:45:00Z"/>
              </w:rPr>
            </w:pPr>
            <w:ins w:id="138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DF5772">
            <w:pPr>
              <w:rPr>
                <w:ins w:id="139" w:author="Arthur Souza Rodrigues" w:date="2026-07-10T21:45:00Z" w16du:dateUtc="2026-07-11T01:45:00Z"/>
              </w:rPr>
            </w:pPr>
            <w:ins w:id="140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DF5772">
            <w:pPr>
              <w:rPr>
                <w:ins w:id="141" w:author="Arthur Souza Rodrigues" w:date="2026-07-10T21:45:00Z" w16du:dateUtc="2026-07-11T01:45:00Z"/>
              </w:rPr>
            </w:pPr>
            <w:ins w:id="142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DF5772">
            <w:pPr>
              <w:rPr>
                <w:ins w:id="143" w:author="Arthur Souza Rodrigues" w:date="2026-07-10T21:45:00Z" w16du:dateUtc="2026-07-11T01:45:00Z"/>
              </w:rPr>
            </w:pPr>
            <w:ins w:id="144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5115D6" w14:paraId="50F92EC2" w14:textId="77777777">
        <w:trPr>
          <w:ins w:id="145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DF5772">
            <w:pPr>
              <w:rPr>
                <w:ins w:id="146" w:author="Arthur Souza Rodrigues" w:date="2026-07-10T21:45:00Z" w16du:dateUtc="2026-07-11T01:45:00Z"/>
              </w:rPr>
            </w:pPr>
            <w:ins w:id="147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DF5772">
            <w:pPr>
              <w:rPr>
                <w:ins w:id="148" w:author="Arthur Souza Rodrigues" w:date="2026-07-10T21:45:00Z" w16du:dateUtc="2026-07-11T01:45:00Z"/>
              </w:rPr>
            </w:pPr>
            <w:ins w:id="149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DF5772">
            <w:pPr>
              <w:rPr>
                <w:ins w:id="150" w:author="Arthur Souza Rodrigues" w:date="2026-07-10T21:45:00Z" w16du:dateUtc="2026-07-11T01:45:00Z"/>
              </w:rPr>
            </w:pPr>
            <w:ins w:id="151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DF5772">
            <w:pPr>
              <w:rPr>
                <w:ins w:id="152" w:author="Arthur Souza Rodrigues" w:date="2026-07-10T21:45:00Z" w16du:dateUtc="2026-07-11T01:45:00Z"/>
              </w:rPr>
            </w:pPr>
            <w:ins w:id="153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5115D6" w14:paraId="122FC9FC" w14:textId="77777777">
        <w:trPr>
          <w:ins w:id="154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DF5772">
            <w:pPr>
              <w:rPr>
                <w:ins w:id="155" w:author="Arthur Souza Rodrigues" w:date="2026-07-10T21:45:00Z" w16du:dateUtc="2026-07-11T01:45:00Z"/>
              </w:rPr>
            </w:pPr>
            <w:ins w:id="156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DF5772">
            <w:pPr>
              <w:rPr>
                <w:ins w:id="157" w:author="Arthur Souza Rodrigues" w:date="2026-07-10T21:45:00Z" w16du:dateUtc="2026-07-11T01:45:00Z"/>
              </w:rPr>
            </w:pPr>
            <w:ins w:id="158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DF5772">
            <w:pPr>
              <w:rPr>
                <w:ins w:id="159" w:author="Arthur Souza Rodrigues" w:date="2026-07-10T21:45:00Z" w16du:dateUtc="2026-07-11T01:45:00Z"/>
              </w:rPr>
            </w:pPr>
            <w:ins w:id="160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DF5772">
            <w:pPr>
              <w:rPr>
                <w:ins w:id="161" w:author="Arthur Souza Rodrigues" w:date="2026-07-10T21:45:00Z" w16du:dateUtc="2026-07-11T01:45:00Z"/>
              </w:rPr>
            </w:pPr>
            <w:ins w:id="162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5115D6" w14:paraId="00DFB062" w14:textId="77777777">
        <w:trPr>
          <w:ins w:id="163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DF5772">
            <w:pPr>
              <w:rPr>
                <w:ins w:id="164" w:author="Arthur Souza Rodrigues" w:date="2026-07-10T21:45:00Z" w16du:dateUtc="2026-07-11T01:45:00Z"/>
              </w:rPr>
            </w:pPr>
            <w:ins w:id="165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DF5772">
            <w:pPr>
              <w:rPr>
                <w:ins w:id="166" w:author="Arthur Souza Rodrigues" w:date="2026-07-10T21:45:00Z" w16du:dateUtc="2026-07-11T01:45:00Z"/>
              </w:rPr>
            </w:pPr>
            <w:ins w:id="167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DF5772">
            <w:pPr>
              <w:rPr>
                <w:ins w:id="168" w:author="Arthur Souza Rodrigues" w:date="2026-07-10T21:45:00Z" w16du:dateUtc="2026-07-11T01:45:00Z"/>
              </w:rPr>
            </w:pPr>
            <w:ins w:id="169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DF5772">
            <w:pPr>
              <w:rPr>
                <w:ins w:id="170" w:author="Arthur Souza Rodrigues" w:date="2026-07-10T21:45:00Z" w16du:dateUtc="2026-07-11T01:45:00Z"/>
              </w:rPr>
            </w:pPr>
            <w:ins w:id="171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BD6514" w:rsidRDefault="00BD6514">
      <w:pPr>
        <w:spacing w:before="80"/>
        <w:rPr>
          <w:ins w:id="172" w:author="Arthur Souza Rodrigues" w:date="2026-07-10T21:45:00Z" w16du:dateUtc="2026-07-11T01:45:00Z"/>
        </w:rPr>
      </w:pPr>
    </w:p>
    <w:p w14:paraId="18DA3080" w14:textId="77777777" w:rsidR="00BD6514" w:rsidRDefault="00DF5772">
      <w:pPr>
        <w:rPr>
          <w:ins w:id="173" w:author="Arthur Souza Rodrigues" w:date="2026-07-10T21:45:00Z" w16du:dateUtc="2026-07-11T01:45:00Z"/>
        </w:rPr>
      </w:pPr>
      <w:ins w:id="174" w:author="Arthur Souza Rodrigues" w:date="2026-07-10T21:45:00Z" w16du:dateUtc="2026-07-11T01:45:00Z">
        <w:r>
          <w:br w:type="page"/>
        </w:r>
      </w:ins>
    </w:p>
    <w:p w14:paraId="763C62D1" w14:textId="7D8B6000" w:rsidR="00BD6514" w:rsidRDefault="00DF5772">
      <w:pPr>
        <w:spacing w:before="180" w:after="40"/>
        <w:rPr>
          <w:ins w:id="175" w:author="Arthur Souza Rodrigues" w:date="2026-07-10T21:45:00Z" w16du:dateUtc="2026-07-11T01:45:00Z"/>
        </w:rPr>
      </w:pPr>
      <w:ins w:id="176" w:author="Arthur Souza Rodrigues" w:date="2026-07-10T21:45:00Z" w16du:dateUtc="2026-07-11T01:45:00Z">
        <w:r>
          <w:rPr>
            <w:b/>
            <w:bCs/>
            <w:color w:val="0F172A"/>
          </w:rPr>
          <w:lastRenderedPageBreak/>
          <w:t xml:space="preserve">Ref methods         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rPr>
          <w:ins w:id="177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DF5772">
            <w:pPr>
              <w:rPr>
                <w:ins w:id="178" w:author="Arthur Souza Rodrigues" w:date="2026-07-10T21:45:00Z" w16du:dateUtc="2026-07-11T01:45:00Z"/>
              </w:rPr>
            </w:pPr>
            <w:ins w:id="179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66262511" w14:textId="77777777" w:rsidR="00BD6514" w:rsidRDefault="00BD6514">
            <w:pPr>
              <w:rPr>
                <w:ins w:id="180" w:author="Arthur Souza Rodrigues" w:date="2026-07-10T21:45:00Z" w16du:dateUtc="2026-07-11T01:45:00Z"/>
              </w:rPr>
            </w:pPr>
          </w:p>
          <w:p w14:paraId="5FCB559F" w14:textId="7641B600" w:rsidR="00BD6514" w:rsidRDefault="00DF5772">
            <w:pPr>
              <w:rPr>
                <w:ins w:id="181" w:author="Arthur Souza Rodrigues" w:date="2026-07-10T21:45:00Z" w16du:dateUtc="2026-07-11T01:45:00Z"/>
              </w:rPr>
            </w:pPr>
            <w:ins w:id="182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7659C79F" w14:textId="4C570E00" w:rsidR="00BD6514" w:rsidRDefault="00DF5772">
            <w:pPr>
              <w:rPr>
                <w:ins w:id="183" w:author="Arthur Souza Rodrigues" w:date="2026-07-10T21:45:00Z" w16du:dateUtc="2026-07-11T01:45:00Z"/>
              </w:rPr>
            </w:pPr>
            <w:ins w:id="184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647A3A9C" w14:textId="77777777" w:rsidR="00BD6514" w:rsidRDefault="00DF5772">
            <w:pPr>
              <w:rPr>
                <w:ins w:id="185" w:author="Arthur Souza Rodrigues" w:date="2026-07-10T21:45:00Z" w16du:dateUtc="2026-07-11T01:45:00Z"/>
              </w:rPr>
            </w:pPr>
            <w:ins w:id="186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69C447F7" w14:textId="2F654B00" w:rsidR="00BD6514" w:rsidRDefault="00DF5772">
            <w:pPr>
              <w:rPr>
                <w:ins w:id="187" w:author="Arthur Souza Rodrigues" w:date="2026-07-10T21:45:00Z" w16du:dateUtc="2026-07-11T01:45:00Z"/>
              </w:rPr>
            </w:pPr>
            <w:ins w:id="188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BD6514" w:rsidRDefault="00DF5772">
            <w:pPr>
              <w:rPr>
                <w:ins w:id="189" w:author="Arthur Souza Rodrigues" w:date="2026-07-10T21:45:00Z" w16du:dateUtc="2026-07-11T01:45:00Z"/>
              </w:rPr>
            </w:pPr>
            <w:ins w:id="190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561ED6B7" w14:textId="77777777" w:rsidR="00BD6514" w:rsidRDefault="00BD6514">
      <w:pPr>
        <w:spacing w:before="160"/>
        <w:rPr>
          <w:ins w:id="191" w:author="Arthur Souza Rodrigues" w:date="2026-07-10T21:45:00Z" w16du:dateUtc="2026-07-11T01:45:00Z"/>
        </w:rPr>
      </w:pPr>
    </w:p>
    <w:p w14:paraId="3F190000" w14:textId="5C749680" w:rsidR="00BD6514" w:rsidRDefault="00DF5772">
      <w:pPr>
        <w:pBdr>
          <w:bottom w:val="single" w:sz="3" w:space="4" w:color="E2E8F0"/>
        </w:pBdr>
        <w:spacing w:before="300" w:after="80"/>
        <w:rPr>
          <w:ins w:id="192" w:author="Arthur Souza Rodrigues" w:date="2026-07-10T21:45:00Z" w16du:dateUtc="2026-07-11T01:45:00Z"/>
        </w:rPr>
      </w:pPr>
      <w:ins w:id="193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73934498" w14:textId="5084D000" w:rsidR="00BD6514" w:rsidRDefault="00DF5772">
      <w:pPr>
        <w:spacing w:before="60" w:after="60"/>
        <w:rPr>
          <w:ins w:id="194" w:author="Arthur Souza Rodrigues" w:date="2026-07-10T21:45:00Z" w16du:dateUtc="2026-07-11T01:45:00Z"/>
        </w:rPr>
      </w:pPr>
      <w:ins w:id="195" w:author="Arthur Souza Rodrigues" w:date="2026-07-10T21:45:00Z" w16du:dateUtc="2026-07-11T01:45:00Z">
        <w:r>
          <w:rPr>
            <w:color w:val="0F172A"/>
          </w:rPr>
          <w:t xml:space="preserve">Read         </w:t>
        </w:r>
        <w:r w:rsidR="00BD6514">
          <w:fldChar w:fldCharType="begin"/>
        </w:r>
        <w:r w:rsidR="00BD6514">
          <w:instrText>HYPERLINK "https://github.com/eigenpal/docx-editor/blob/main/docs/PLUGINS.md" \h</w:instrText>
        </w:r>
        <w:r w:rsidR="00BD6514">
          <w:fldChar w:fldCharType="separate"/>
        </w:r>
        <w:r w:rsidR="00BD651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 w:rsidR="00BD6514"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37545226" w14:textId="24089F00" w:rsidR="00BD6514" w:rsidRDefault="00BD6514">
      <w:pPr>
        <w:spacing w:before="60"/>
        <w:rPr>
          <w:ins w:id="196" w:author="Arthur Souza Rodrigues" w:date="2026-07-10T21:45:00Z" w16du:dateUtc="2026-07-11T01:45:00Z"/>
        </w:rPr>
      </w:pPr>
    </w:p>
    <w:p w14:paraId="5D0DEE00" w14:textId="77777777" w:rsidR="00BD6514" w:rsidRDefault="00DF5772">
      <w:pPr>
        <w:spacing w:before="180" w:after="40"/>
        <w:rPr>
          <w:ins w:id="197" w:author="Arthur Souza Rodrigues" w:date="2026-07-10T21:45:00Z" w16du:dateUtc="2026-07-11T01:45:00Z"/>
        </w:rPr>
      </w:pPr>
      <w:ins w:id="198" w:author="Arthur Souza Rodrigues" w:date="2026-07-10T21:45:00Z" w16du:dateUtc="2026-07-11T01:45:00Z">
        <w:r>
          <w:rPr>
            <w:b/>
            <w:bCs/>
            <w:color w:val="0F172A"/>
          </w:rPr>
          <w:t xml:space="preserve">Ground rules         </w:t>
        </w:r>
      </w:ins>
    </w:p>
    <w:p w14:paraId="1A8E72BD" w14:textId="68145E00" w:rsidR="00BD6514" w:rsidRDefault="00DF5772">
      <w:pPr>
        <w:pStyle w:val="ListParagraph"/>
        <w:numPr>
          <w:ilvl w:val="0"/>
          <w:numId w:val="2"/>
        </w:numPr>
        <w:spacing w:before="40" w:after="40"/>
        <w:rPr>
          <w:ins w:id="199" w:author="Arthur Souza Rodrigues" w:date="2026-07-10T21:45:00Z" w16du:dateUtc="2026-07-11T01:45:00Z"/>
        </w:rPr>
      </w:pPr>
      <w:ins w:id="200" w:author="Arthur Souza Rodrigues" w:date="2026-07-10T21:45:00Z" w16du:dateUtc="2026-07-11T01:45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BD6514" w:rsidRDefault="00DF5772">
      <w:pPr>
        <w:pStyle w:val="ListParagraph"/>
        <w:numPr>
          <w:ilvl w:val="0"/>
          <w:numId w:val="2"/>
        </w:numPr>
        <w:spacing w:before="40" w:after="40"/>
        <w:rPr>
          <w:ins w:id="201" w:author="Arthur Souza Rodrigues" w:date="2026-07-10T21:45:00Z" w16du:dateUtc="2026-07-11T01:45:00Z"/>
        </w:rPr>
      </w:pPr>
      <w:ins w:id="202" w:author="Arthur Souza Rodrigues" w:date="2026-07-10T21:45:00Z" w16du:dateUtc="2026-07-11T01:45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33B2503D" w14:textId="160B7D12" w:rsidR="00BD6514" w:rsidRDefault="00DF5772">
      <w:pPr>
        <w:pStyle w:val="ListParagraph"/>
        <w:numPr>
          <w:ilvl w:val="0"/>
          <w:numId w:val="2"/>
        </w:numPr>
        <w:spacing w:before="40" w:after="40"/>
        <w:rPr>
          <w:ins w:id="203" w:author="Arthur Souza Rodrigues" w:date="2026-07-10T21:45:00Z" w16du:dateUtc="2026-07-11T01:45:00Z"/>
        </w:rPr>
      </w:pPr>
      <w:ins w:id="204" w:author="Arthur Souza Rodrigues" w:date="2026-07-10T21:45:00Z" w16du:dateUtc="2026-07-11T01:45:00Z">
        <w:r>
          <w:rPr>
            <w:color w:val="0F172A"/>
          </w:rPr>
          <w:t xml:space="preserve">Avoid intermediate HTML serialisation where possible.           </w:t>
        </w:r>
      </w:ins>
    </w:p>
    <w:p w14:paraId="65CA389A" w14:textId="77777777" w:rsidR="00BD6514" w:rsidRDefault="00DF5772">
      <w:pPr>
        <w:pStyle w:val="ListParagraph"/>
        <w:numPr>
          <w:ilvl w:val="0"/>
          <w:numId w:val="2"/>
        </w:numPr>
        <w:spacing w:before="40" w:after="40"/>
        <w:rPr>
          <w:ins w:id="205" w:author="Arthur Souza Rodrigues" w:date="2026-07-10T21:45:00Z" w16du:dateUtc="2026-07-11T01:45:00Z"/>
        </w:rPr>
      </w:pPr>
      <w:ins w:id="206" w:author="Arthur Souza Rodrigues" w:date="2026-07-10T21:45:00Z" w16du:dateUtc="2026-07-11T01:45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70AAEC4D" w14:textId="10AA3000" w:rsidR="00BD6514" w:rsidRDefault="00BD6514">
      <w:pPr>
        <w:spacing w:before="80"/>
        <w:rPr>
          <w:ins w:id="207" w:author="Arthur Souza Rodrigues" w:date="2026-07-10T21:45:00Z" w16du:dateUtc="2026-07-11T01:45:00Z"/>
        </w:rPr>
      </w:pPr>
    </w:p>
    <w:p w14:paraId="7AB6E680" w14:textId="77777777" w:rsidR="00BD6514" w:rsidRDefault="00DF5772">
      <w:pPr>
        <w:spacing w:before="180" w:after="40"/>
        <w:rPr>
          <w:ins w:id="208" w:author="Arthur Souza Rodrigues" w:date="2026-07-10T21:45:00Z" w16du:dateUtc="2026-07-11T01:45:00Z"/>
        </w:rPr>
      </w:pPr>
      <w:ins w:id="209" w:author="Arthur Souza Rodrigues" w:date="2026-07-10T21:45:00Z" w16du:dateUtc="2026-07-11T01:45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6A81DC69" w14:textId="77777777">
        <w:trPr>
          <w:ins w:id="210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BD6514" w:rsidRDefault="00DF5772">
            <w:pPr>
              <w:rPr>
                <w:ins w:id="211" w:author="Arthur Souza Rodrigues" w:date="2026-07-10T21:45:00Z" w16du:dateUtc="2026-07-11T01:45:00Z"/>
              </w:rPr>
            </w:pPr>
            <w:ins w:id="212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BD6514" w:rsidRDefault="00DF5772">
            <w:pPr>
              <w:rPr>
                <w:ins w:id="213" w:author="Arthur Souza Rodrigues" w:date="2026-07-10T21:45:00Z" w16du:dateUtc="2026-07-11T01:45:00Z"/>
              </w:rPr>
            </w:pPr>
            <w:ins w:id="214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4F6DDCB4" w14:textId="689A8600" w:rsidR="00BD6514" w:rsidRDefault="00BD6514">
      <w:pPr>
        <w:spacing w:before="200"/>
        <w:rPr>
          <w:ins w:id="215" w:author="Arthur Souza Rodrigues" w:date="2026-07-10T21:45:00Z" w16du:dateUtc="2026-07-11T01:45:00Z"/>
        </w:rPr>
      </w:pPr>
    </w:p>
    <w:p w14:paraId="6D436C00" w14:textId="6FF0F000" w:rsidR="00BD6514" w:rsidRDefault="00DF5772">
      <w:pPr>
        <w:pBdr>
          <w:bottom w:val="single" w:sz="3" w:space="4" w:color="E2E8F0"/>
        </w:pBdr>
        <w:spacing w:before="300" w:after="80"/>
        <w:rPr>
          <w:ins w:id="216" w:author="Arthur Souza Rodrigues" w:date="2026-07-10T21:45:00Z" w16du:dateUtc="2026-07-11T01:45:00Z"/>
        </w:rPr>
      </w:pPr>
      <w:ins w:id="217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4EE47BE2" w14:textId="77777777" w:rsidR="00BD6514" w:rsidRDefault="00BD6514">
      <w:pPr>
        <w:spacing w:before="60"/>
        <w:rPr>
          <w:ins w:id="218" w:author="Arthur Souza Rodrigues" w:date="2026-07-10T21:45:00Z" w16du:dateUtc="2026-07-11T01:45:00Z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rPr>
          <w:ins w:id="219" w:author="Arthur Souza Rodrigues" w:date="2026-07-10T21:45:00Z" w16du:dateUtc="2026-07-11T01:45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DF5772">
            <w:pPr>
              <w:spacing w:after="8"/>
              <w:rPr>
                <w:ins w:id="220" w:author="Arthur Souza Rodrigues" w:date="2026-07-10T21:45:00Z" w16du:dateUtc="2026-07-11T01:45:00Z"/>
              </w:rPr>
            </w:pPr>
            <w:ins w:id="221" w:author="Arthur Souza Rodrigues" w:date="2026-07-10T21:45:00Z" w16du:dateUtc="2026-07-11T01:45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BD6514" w:rsidRDefault="00DF5772">
            <w:pPr>
              <w:spacing w:after="320"/>
              <w:rPr>
                <w:ins w:id="222" w:author="Arthur Souza Rodrigues" w:date="2026-07-10T21:45:00Z" w16du:dateUtc="2026-07-11T01:45:00Z"/>
              </w:rPr>
            </w:pPr>
            <w:ins w:id="223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ins w:id="224" w:author="Arthur Souza Rodrigues" w:date="2026-07-10T21:45:00Z" w16du:dateUtc="2026-07-11T01:45:00Z"/>
              </w:rPr>
            </w:pPr>
          </w:p>
          <w:p w14:paraId="3006A16A" w14:textId="77777777" w:rsidR="00BD6514" w:rsidRDefault="00DF5772">
            <w:pPr>
              <w:rPr>
                <w:ins w:id="225" w:author="Arthur Souza Rodrigues" w:date="2026-07-10T21:45:00Z" w16du:dateUtc="2026-07-11T01:45:00Z"/>
              </w:rPr>
            </w:pPr>
            <w:ins w:id="226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DF5772">
            <w:pPr>
              <w:spacing w:after="8"/>
              <w:rPr>
                <w:ins w:id="227" w:author="Arthur Souza Rodrigues" w:date="2026-07-10T21:45:00Z" w16du:dateUtc="2026-07-11T01:45:00Z"/>
              </w:rPr>
            </w:pPr>
            <w:ins w:id="228" w:author="Arthur Souza Rodrigues" w:date="2026-07-10T21:45:00Z" w16du:dateUtc="2026-07-11T01:45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  <w:t xml:space="preserve">Contributor               </w:t>
              </w:r>
            </w:ins>
          </w:p>
          <w:p w14:paraId="466A8EE4" w14:textId="23392000" w:rsidR="00BD6514" w:rsidRDefault="00DF5772">
            <w:pPr>
              <w:spacing w:after="320"/>
              <w:rPr>
                <w:ins w:id="229" w:author="Arthur Souza Rodrigues" w:date="2026-07-10T21:45:00Z" w16du:dateUtc="2026-07-11T01:45:00Z"/>
              </w:rPr>
            </w:pPr>
            <w:ins w:id="230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ins w:id="231" w:author="Arthur Souza Rodrigues" w:date="2026-07-10T21:45:00Z" w16du:dateUtc="2026-07-11T01:45:00Z"/>
              </w:rPr>
            </w:pPr>
          </w:p>
          <w:p w14:paraId="09E07E00" w14:textId="72F92000" w:rsidR="00BD6514" w:rsidRDefault="00DF5772">
            <w:pPr>
              <w:rPr>
                <w:ins w:id="232" w:author="Arthur Souza Rodrigues" w:date="2026-07-10T21:45:00Z" w16du:dateUtc="2026-07-11T01:45:00Z"/>
              </w:rPr>
            </w:pPr>
            <w:ins w:id="233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33E52E8D" w14:textId="77777777" w:rsidR="00AC3C3F" w:rsidRDefault="00983AC1">
      <w:pPr>
        <w:rPr>
          <w:del w:id="234" w:author="Arthur Souza Rodrigues" w:date="2026-07-10T21:45:00Z" w16du:dateUtc="2026-07-11T01:45:00Z"/>
        </w:rPr>
      </w:pPr>
      <w:del w:id="235" w:author="Arthur Souza Rodrigues" w:date="2026-07-10T21:45:00Z" w16du:dateUtc="2026-07-11T01:45:00Z">
        <w:r>
          <w:rPr>
            <w:u w:val="single"/>
          </w:rPr>
          <w:lastRenderedPageBreak/>
          <w:delText>This document combines Suggesting mode with center alignment and underline.</w:delText>
        </w:r>
      </w:del>
    </w:p>
    <w:p w14:paraId="7A37B6FA" w14:textId="77777777" w:rsidR="00AC3C3F" w:rsidRDefault="00983AC1">
      <w:del w:id="236" w:author="Arthur Souza Rodrigues" w:date="2026-07-10T21:45:00Z" w16du:dateUtc="2026-07-11T01:45:00Z">
        <w:r>
          <w:rPr>
            <w:u w:val="single"/>
          </w:rPr>
          <w:delText>Centered underlined suggestions are clear for collaborative document editing.</w:delText>
        </w:r>
      </w:del>
    </w:p>
    <w:sectPr w:rsidR="00AC3C3F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41" w:author="Arthur Souza Rodrigues" w:date="2026-07-10T21:45:00Z" w16du:dateUtc="2026-07-11T01:45:00Z">
        <w:sectPr w:rsidR="00AC3C3F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85" w:author="User" w:date="2026-03-05T19:41:00Z" w:initials="">
    <w:p w14:paraId="758E8A85" w14:textId="77777777" w:rsidR="00BD6514" w:rsidRDefault="00DF5772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5483C5" w14:textId="77777777" w:rsidR="00983AC1" w:rsidRDefault="00983AC1">
      <w:pPr>
        <w:pPrChange w:id="13" w:author="Arthur Souza Rodrigues" w:date="2026-07-10T21:45:00Z" w16du:dateUtc="2026-07-11T01:45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1E61864A" w14:textId="77777777" w:rsidR="00983AC1" w:rsidRDefault="00983AC1">
      <w:pPr>
        <w:pPrChange w:id="14" w:author="Arthur Souza Rodrigues" w:date="2026-07-10T21:45:00Z" w16du:dateUtc="2026-07-11T01:45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A9E788" w14:textId="77777777" w:rsidR="00C946EB" w:rsidRDefault="00DF5772">
    <w:pPr>
      <w:pBdr>
        <w:top w:val="single" w:sz="2" w:space="1" w:color="E2E8F0"/>
      </w:pBdr>
      <w:spacing w:before="80"/>
      <w:jc w:val="center"/>
      <w:pPrChange w:id="239" w:author="Arthur Souza Rodrigues" w:date="2026-07-10T21:45:00Z" w16du:dateUtc="2026-07-11T01:45:00Z">
        <w:pPr>
          <w:pStyle w:val="Footer"/>
        </w:pPr>
      </w:pPrChange>
    </w:pPr>
    <w:ins w:id="240" w:author="Arthur Souza Rodrigues" w:date="2026-07-10T21:45:00Z" w16du:dateUtc="2026-07-11T01:45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 w:rsidR="00BD6514">
        <w:fldChar w:fldCharType="begin"/>
      </w:r>
      <w:r w:rsidR="00BD6514">
        <w:instrText>HYPERLINK \h</w:instrText>
      </w:r>
      <w:r w:rsidR="00BD6514">
        <w:fldChar w:fldCharType="separate"/>
      </w:r>
      <w:r w:rsidR="00BD6514">
        <w:rPr>
          <w:color w:val="64748B"/>
          <w:sz w:val="20"/>
        </w:rPr>
        <w:t xml:space="preserve">eigenpal.com         </w:t>
      </w:r>
      <w:r w:rsidR="00BD6514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E29D00" w14:textId="77777777" w:rsidR="00983AC1" w:rsidRDefault="00983AC1">
      <w:pPr>
        <w:pPrChange w:id="11" w:author="Arthur Souza Rodrigues" w:date="2026-07-10T21:45:00Z" w16du:dateUtc="2026-07-11T01:45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1257A123" w14:textId="77777777" w:rsidR="00983AC1" w:rsidRDefault="00983AC1">
      <w:pPr>
        <w:pPrChange w:id="12" w:author="Arthur Souza Rodrigues" w:date="2026-07-10T21:45:00Z" w16du:dateUtc="2026-07-11T01:45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89B5B6" w14:textId="77777777" w:rsidR="00C946EB" w:rsidRDefault="00DF5772">
    <w:pPr>
      <w:pBdr>
        <w:bottom w:val="single" w:sz="2" w:space="1" w:color="E2E8F0"/>
      </w:pBdr>
      <w:jc w:val="center"/>
      <w:pPrChange w:id="237" w:author="Arthur Souza Rodrigues" w:date="2026-07-10T21:45:00Z" w16du:dateUtc="2026-07-11T01:45:00Z">
        <w:pPr>
          <w:pStyle w:val="Header"/>
        </w:pPr>
      </w:pPrChange>
    </w:pPr>
    <w:ins w:id="238" w:author="Arthur Souza Rodrigues" w:date="2026-07-10T21:45:00Z" w16du:dateUtc="2026-07-11T01:45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0"/>
    <w:lvlOverride w:ilvl="0">
      <w:startOverride w:val="1"/>
    </w:lvlOverride>
  </w:num>
  <w:num w:numId="2" w16cid:durableId="91423901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3C3F"/>
    <w:rsid w:val="000D3124"/>
    <w:rsid w:val="005115D6"/>
    <w:rsid w:val="00536214"/>
    <w:rsid w:val="005B6CFC"/>
    <w:rsid w:val="00637B36"/>
    <w:rsid w:val="00660808"/>
    <w:rsid w:val="00983AC1"/>
    <w:rsid w:val="00AC3C3F"/>
    <w:rsid w:val="00BD6514"/>
    <w:rsid w:val="00C946EB"/>
    <w:rsid w:val="00D53FE7"/>
    <w:rsid w:val="00DD7B63"/>
    <w:rsid w:val="00DF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22CC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240" w:lineRule="auto"/>
      <w:outlineLvl w:val="0"/>
      <w:pPrChange w:id="0" w:author="Arthur Souza Rodrigues" w:date="2026-07-10T21:45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7-10T21:45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7-10T21:45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7-10T21:45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7-10T21:45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7-10T21:45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7-10T21:45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7-10T21:45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7-10T21:45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7-10T21:45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7-10T21:45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7-10T21:45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6EB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6EB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6EB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6EB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6EB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6EB"/>
    <w:rPr>
      <w:rFonts w:ascii="Inter" w:eastAsia="Inter" w:hAnsi="Inter" w:cs="Inter"/>
      <w:color w:val="1F4D7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pPrChange w:id="6" w:author="Arthur Souza Rodrigues" w:date="2026-07-10T21:45:00Z">
        <w:pPr/>
      </w:pPrChange>
    </w:pPr>
    <w:rPr>
      <w:rFonts w:ascii="Inter" w:eastAsia="Inter" w:hAnsi="Inter" w:cs="Inter"/>
      <w:sz w:val="56"/>
      <w:szCs w:val="56"/>
      <w:rPrChange w:id="6" w:author="Arthur Souza Rodrigues" w:date="2026-07-10T21:45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946EB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basedOn w:val="Normal"/>
    <w:next w:val="Normal"/>
    <w:qFormat/>
    <w:pPr>
      <w:spacing w:after="0" w:line="240" w:lineRule="auto"/>
      <w:pPrChange w:id="7" w:author="Arthur Souza Rodrigues" w:date="2026-07-10T21:45:00Z">
        <w:pPr/>
      </w:pPrChange>
    </w:pPr>
    <w:rPr>
      <w:rFonts w:ascii="Inter" w:eastAsia="Inter" w:hAnsi="Inter" w:cs="Inter"/>
      <w:b/>
      <w:bCs/>
      <w:szCs w:val="22"/>
      <w:rPrChange w:id="7" w:author="Arthur Souza Rodrigues" w:date="2026-07-10T21:45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basedOn w:val="Normal"/>
    <w:qFormat/>
    <w:pPr>
      <w:spacing w:after="0" w:line="240" w:lineRule="auto"/>
      <w:pPrChange w:id="8" w:author="Arthur Souza Rodrigues" w:date="2026-07-10T21:45:00Z">
        <w:pPr/>
      </w:pPrChange>
    </w:pPr>
    <w:rPr>
      <w:rFonts w:ascii="Inter" w:eastAsia="Inter" w:hAnsi="Inter" w:cs="Inter"/>
      <w:szCs w:val="22"/>
      <w:rPrChange w:id="8" w:author="Arthur Souza Rodrigues" w:date="2026-07-10T21:45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basedOn w:val="DefaultParagraphFont"/>
    <w:uiPriority w:val="99"/>
    <w:unhideWhenUsed/>
    <w:rsid w:val="00C946EB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946E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  <w:pPrChange w:id="9" w:author="Arthur Souza Rodrigues" w:date="2026-07-10T21:45:00Z">
        <w:pPr/>
      </w:pPrChange>
    </w:pPr>
    <w:rPr>
      <w:rFonts w:ascii="Inter" w:eastAsia="Inter" w:hAnsi="Inter" w:cs="Inter"/>
      <w:sz w:val="20"/>
      <w:rPrChange w:id="9" w:author="Arthur Souza Rodrigues" w:date="2026-07-10T21:45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46EB"/>
    <w:rPr>
      <w:rFonts w:ascii="Inter" w:eastAsia="Inter" w:hAnsi="Inter" w:cs="Inter"/>
      <w:sz w:val="20"/>
    </w:rPr>
  </w:style>
  <w:style w:type="character" w:styleId="CommentReference">
    <w:name w:val="annotation reference"/>
    <w:uiPriority w:val="99"/>
    <w:semiHidden/>
    <w:unhideWhenUsed/>
    <w:rsid w:val="00C946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7-10T21:45:00Z">
        <w:pPr/>
      </w:pPrChange>
    </w:pPr>
    <w:rPr>
      <w:rFonts w:ascii="Inter" w:eastAsia="Inter" w:hAnsi="Inter" w:cs="Inter"/>
      <w:sz w:val="20"/>
      <w:rPrChange w:id="10" w:author="Arthur Souza Rodrigues" w:date="2026-07-10T21:45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46EB"/>
    <w:rPr>
      <w:rFonts w:ascii="Inter" w:eastAsia="Inter" w:hAnsi="Inter" w:cs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C94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6EB"/>
  </w:style>
  <w:style w:type="paragraph" w:styleId="Footer">
    <w:name w:val="footer"/>
    <w:basedOn w:val="Normal"/>
    <w:link w:val="FooterChar"/>
    <w:uiPriority w:val="99"/>
    <w:unhideWhenUsed/>
    <w:rsid w:val="00C94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2026-07-11T01:45:00Z</dcterms:modified>
</cp:coreProperties>
</file>