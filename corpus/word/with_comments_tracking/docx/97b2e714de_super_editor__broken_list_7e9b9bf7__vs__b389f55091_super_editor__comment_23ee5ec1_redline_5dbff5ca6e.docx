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19DEEC" w14:textId="45156276" w:rsidR="0011499D" w:rsidRPr="0006262E" w:rsidRDefault="002A40D3" w:rsidP="00B65CF8">
      <w:pPr>
        <w:pStyle w:val="ListParagraph"/>
        <w:numPr>
          <w:ilvl w:val="0"/>
          <w:numId w:val="1"/>
        </w:numPr>
        <w:jc w:val="both"/>
        <w:rPr>
          <w:del w:id="17" w:author="Nick Bernal" w:date="2026-09-26T15:09:00Z" w16du:dateUtc="2026-09-26T19:09:00Z"/>
          <w:rFonts w:cstheme="minorHAnsi"/>
          <w:b/>
          <w:bCs/>
          <w:u w:val="single"/>
        </w:rPr>
      </w:pPr>
      <w:commentRangeStart w:id="18"/>
      <w:ins w:id="19" w:author="Nick Bernal" w:date="2026-09-26T15:09:00Z" w16du:dateUtc="2026-09-26T19:09:00Z">
        <w:r>
          <w:t>My comment</w:t>
        </w:r>
        <w:commentRangeEnd w:id="18"/>
        <w:r>
          <w:rPr>
            <w:rStyle w:val="CommentReference"/>
            <w:rFonts w:cstheme="minorHAnsi"/>
            <w:b/>
            <w:bCs/>
            <w:sz w:val="24"/>
            <w:szCs w:val="24"/>
            <w:u w:val="single"/>
          </w:rPr>
          <w:commentReference w:id="18"/>
        </w:r>
      </w:ins>
      <w:del w:id="20" w:author="Nick Bernal" w:date="2026-09-26T15:09:00Z" w16du:dateUtc="2026-09-26T19:09:00Z">
        <w:r w:rsidR="00C4298F">
          <w:rPr>
            <w:rFonts w:cstheme="minorHAnsi"/>
            <w:b/>
            <w:bCs/>
            <w:u w:val="single"/>
          </w:rPr>
          <w:delText>ONE</w:delText>
        </w:r>
      </w:del>
    </w:p>
    <w:p w14:paraId="61F50988" w14:textId="5EB8B2AF" w:rsidR="0011499D" w:rsidRPr="0006262E" w:rsidRDefault="00C4298F" w:rsidP="00B65CF8">
      <w:pPr>
        <w:pStyle w:val="ListParagraph"/>
        <w:numPr>
          <w:ilvl w:val="0"/>
          <w:numId w:val="5"/>
        </w:numPr>
        <w:jc w:val="both"/>
        <w:rPr>
          <w:del w:id="21" w:author="Nick Bernal" w:date="2026-09-26T15:09:00Z" w16du:dateUtc="2026-09-26T19:09:00Z"/>
          <w:rFonts w:cstheme="minorHAnsi"/>
          <w:b/>
          <w:bCs/>
          <w:u w:val="single"/>
        </w:rPr>
      </w:pPr>
      <w:del w:id="22" w:author="Nick Bernal" w:date="2026-09-26T15:09:00Z" w16du:dateUtc="2026-09-26T19:09:00Z">
        <w:r>
          <w:rPr>
            <w:rFonts w:cstheme="minorHAnsi"/>
          </w:rPr>
          <w:delText>a</w:delText>
        </w:r>
      </w:del>
    </w:p>
    <w:p w14:paraId="3DB280ED" w14:textId="71735191" w:rsidR="0011499D" w:rsidRPr="0006262E" w:rsidRDefault="00C4298F" w:rsidP="00B65CF8">
      <w:pPr>
        <w:pStyle w:val="ListParagraph"/>
        <w:numPr>
          <w:ilvl w:val="0"/>
          <w:numId w:val="5"/>
        </w:numPr>
        <w:jc w:val="both"/>
        <w:rPr>
          <w:del w:id="23" w:author="Nick Bernal" w:date="2026-09-26T15:09:00Z" w16du:dateUtc="2026-09-26T19:09:00Z"/>
          <w:rFonts w:cstheme="minorHAnsi"/>
          <w:b/>
          <w:bCs/>
          <w:u w:val="single"/>
        </w:rPr>
      </w:pPr>
      <w:del w:id="24" w:author="Nick Bernal" w:date="2026-09-26T15:09:00Z" w16du:dateUtc="2026-09-26T19:09:00Z">
        <w:r>
          <w:rPr>
            <w:rFonts w:cstheme="minorHAnsi"/>
          </w:rPr>
          <w:delText>b</w:delText>
        </w:r>
      </w:del>
    </w:p>
    <w:p w14:paraId="0701C4E8" w14:textId="77777777" w:rsidR="00A23DCF" w:rsidRPr="00945DAD" w:rsidRDefault="00A23DCF" w:rsidP="00945DAD">
      <w:pPr>
        <w:jc w:val="both"/>
        <w:rPr>
          <w:del w:id="25" w:author="Nick Bernal" w:date="2026-09-26T15:09:00Z" w16du:dateUtc="2026-09-26T19:09:00Z"/>
          <w:rFonts w:cstheme="minorHAnsi"/>
          <w:b/>
          <w:bCs/>
          <w:u w:val="single"/>
        </w:rPr>
      </w:pPr>
    </w:p>
    <w:p w14:paraId="3A8C1456" w14:textId="1FB609A2" w:rsidR="00F54E76" w:rsidRPr="0006262E" w:rsidRDefault="00C4298F" w:rsidP="00B65CF8">
      <w:pPr>
        <w:pStyle w:val="ListParagraph"/>
        <w:numPr>
          <w:ilvl w:val="0"/>
          <w:numId w:val="1"/>
        </w:numPr>
        <w:jc w:val="both"/>
        <w:rPr>
          <w:del w:id="26" w:author="Nick Bernal" w:date="2026-09-26T15:09:00Z" w16du:dateUtc="2026-09-26T19:09:00Z"/>
          <w:rFonts w:cstheme="minorHAnsi"/>
          <w:b/>
          <w:bCs/>
          <w:u w:val="single"/>
        </w:rPr>
      </w:pPr>
      <w:del w:id="27" w:author="Nick Bernal" w:date="2026-09-26T15:09:00Z" w16du:dateUtc="2026-09-26T19:09:00Z">
        <w:r>
          <w:rPr>
            <w:rFonts w:cstheme="minorHAnsi"/>
            <w:b/>
            <w:bCs/>
            <w:u w:val="single"/>
          </w:rPr>
          <w:delText>TWO</w:delText>
        </w:r>
      </w:del>
    </w:p>
    <w:p w14:paraId="67DFD624" w14:textId="7004BA61" w:rsidR="00B64F82" w:rsidRPr="00B64F82" w:rsidRDefault="00C4298F" w:rsidP="00B64F82">
      <w:pPr>
        <w:pStyle w:val="ListParagraph"/>
        <w:numPr>
          <w:ilvl w:val="0"/>
          <w:numId w:val="6"/>
        </w:numPr>
        <w:jc w:val="both"/>
        <w:rPr>
          <w:del w:id="28" w:author="Nick Bernal" w:date="2026-09-26T15:09:00Z" w16du:dateUtc="2026-09-26T19:09:00Z"/>
          <w:rFonts w:cstheme="minorHAnsi"/>
        </w:rPr>
      </w:pPr>
      <w:del w:id="29" w:author="Nick Bernal" w:date="2026-09-26T15:09:00Z" w16du:dateUtc="2026-09-26T19:09:00Z">
        <w:r>
          <w:rPr>
            <w:rFonts w:cstheme="minorHAnsi"/>
          </w:rPr>
          <w:delText>a</w:delText>
        </w:r>
      </w:del>
    </w:p>
    <w:p w14:paraId="017CCEB1" w14:textId="77777777" w:rsidR="00520B3B" w:rsidRPr="00520B3B" w:rsidRDefault="00520B3B" w:rsidP="00945DAD">
      <w:pPr>
        <w:jc w:val="both"/>
        <w:rPr>
          <w:del w:id="30" w:author="Nick Bernal" w:date="2026-09-26T15:09:00Z" w16du:dateUtc="2026-09-26T19:09:00Z"/>
          <w:rFonts w:cstheme="minorHAnsi"/>
        </w:rPr>
      </w:pPr>
    </w:p>
    <w:p w14:paraId="35FDB90D" w14:textId="0D87920D" w:rsidR="00B846D8" w:rsidRDefault="00B846D8">
      <w:pPr>
        <w:rPr>
          <w:rPrChange w:id="31" w:author="Nick Bernal" w:date="2026-09-26T15:09:00Z" w16du:dateUtc="2026-09-26T19:09:00Z">
            <w:rPr>
              <w:b/>
              <w:bCs/>
              <w:u w:val="single"/>
            </w:rPr>
          </w:rPrChange>
        </w:rPr>
        <w:pPrChange w:id="32" w:author="Nick Bernal" w:date="2026-09-26T15:09:00Z" w16du:dateUtc="2026-09-26T19:09:00Z">
          <w:pPr>
            <w:tabs>
              <w:tab w:val="left" w:pos="4820"/>
            </w:tabs>
            <w:jc w:val="both"/>
          </w:pPr>
        </w:pPrChange>
      </w:pPr>
    </w:p>
    <w:sectPr w:rsidR="00B846D8">
      <w:headerReference w:type="even" r:id="rId12"/>
      <w:headerReference w:type="default" r:id="rId13"/>
      <w:footerReference w:type="default" r:id="rId14"/>
      <w:headerReference w:type="first" r:id="rId15"/>
      <w:pgSz w:w="12240" w:h="15840" w:code="0"/>
      <w:pgMar w:top="1440" w:right="1440" w:bottom="1440" w:left="1440" w:header="720" w:footer="720" w:gutter="0"/>
      <w:cols w:space="720"/>
      <w:docGrid w:type="default" w:linePitch="360"/>
      <w:sectPrChange w:id="41" w:author="Nick Bernal" w:date="2026-09-26T15:09:00Z" w16du:dateUtc="2026-09-26T19:09:00Z">
        <w:sectPr w:rsidR="00B846D8">
          <w:pgSz w:h="20160" w:code="5"/>
          <w:pgMar w:top="1440" w:right="1440" w:bottom="1440" w:left="1440" w:header="862" w:footer="431" w:gutter="0"/>
          <w:cols w:space="425"/>
          <w:docGrid w:type="lines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8" w:author="Nick Bernal" w:date="2024-08-12T17:12:00Z" w:initials="NB">
    <w:p w14:paraId="31C01DDC" w14:textId="77777777" w:rsidR="002A40D3" w:rsidRDefault="002A40D3" w:rsidP="002A40D3">
      <w:r>
        <w:rPr>
          <w:rStyle w:val="CommentReference"/>
        </w:rPr>
        <w:annotationRef/>
      </w:r>
      <w:r>
        <w:rPr>
          <w:sz w:val="20"/>
          <w:szCs w:val="20"/>
        </w:rPr>
        <w:t>Some comment 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1C01D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E58F7BE" w16cex:dateUtc="2024-08-13T0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1C01DDC" w16cid:durableId="6E58F7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5B5622" w14:textId="77777777" w:rsidR="00311200" w:rsidRDefault="00311200" w:rsidP="00A71CB8">
      <w:r>
        <w:separator/>
      </w:r>
    </w:p>
  </w:endnote>
  <w:endnote w:type="continuationSeparator" w:id="0">
    <w:p w14:paraId="3BE4B789" w14:textId="77777777" w:rsidR="00311200" w:rsidRDefault="00311200" w:rsidP="00A71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Bright">
    <w:panose1 w:val="02040602050505020304"/>
    <w:charset w:val="4D"/>
    <w:family w:val="roman"/>
    <w:pitch w:val="variable"/>
    <w:sig w:usb0="00000003" w:usb1="00000000" w:usb2="00000000" w:usb3="00000000" w:csb0="00000001" w:csb1="00000000"/>
  </w:font>
  <w:font w:name="Adobe Devanagari">
    <w:panose1 w:val="020B0604020202020204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045134042"/>
      <w:docPartObj>
        <w:docPartGallery w:val="Page Numbers (Bottom of Page)"/>
        <w:docPartUnique/>
      </w:docPartObj>
    </w:sdtPr>
    <w:sdtEndPr/>
    <w:sdtContent>
      <w:p w14:paraId="23359EAE" w14:textId="2DA8E2AD" w:rsidR="0074560B" w:rsidRDefault="0074560B">
        <w:pPr>
          <w:pStyle w:val="Footer"/>
          <w:jc w:val="right"/>
        </w:pPr>
        <w:del w:id="37" w:author="Nick Bernal" w:date="2026-09-26T15:09:00Z" w16du:dateUtc="2026-09-26T19:09:00Z">
          <w:r>
            <w:fldChar w:fldCharType="begin"/>
          </w:r>
          <w:r>
            <w:delInstrText>PAGE   \* MERGEFORMAT</w:delInstrText>
          </w:r>
          <w:r>
            <w:fldChar w:fldCharType="separate"/>
          </w:r>
          <w:r>
            <w:rPr>
              <w:lang w:val="zh-TW"/>
            </w:rPr>
            <w:delText>2</w:delText>
          </w:r>
          <w:r>
            <w:fldChar w:fldCharType="end"/>
          </w:r>
        </w:del>
      </w:p>
    </w:sdtContent>
  </w:sdt>
  <w:p w14:paraId="6A353B7B" w14:textId="77777777" w:rsidR="00F629CF" w:rsidRDefault="00F629CF">
    <w:pPr>
      <w:pStyle w:val="IntenseQuoteChar"/>
      <w:pPrChange w:id="38" w:author="Nick Bernal" w:date="2026-09-26T15:09:00Z" w16du:dateUtc="2026-09-26T19:09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1924E2" w14:textId="77777777" w:rsidR="00311200" w:rsidRDefault="00311200" w:rsidP="00A71CB8">
      <w:r>
        <w:separator/>
      </w:r>
    </w:p>
  </w:footnote>
  <w:footnote w:type="continuationSeparator" w:id="0">
    <w:p w14:paraId="3D0DE8B6" w14:textId="77777777" w:rsidR="00311200" w:rsidRDefault="00311200" w:rsidP="00A71C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DEE94B" w14:textId="22D5CE1C" w:rsidR="00607CB9" w:rsidRDefault="00311200">
    <w:pPr>
      <w:pStyle w:val="IntenseEmphasis"/>
      <w:pPrChange w:id="33" w:author="Nick Bernal" w:date="2026-09-26T15:09:00Z" w16du:dateUtc="2026-09-26T19:09:00Z">
        <w:pPr>
          <w:pStyle w:val="Header"/>
        </w:pPr>
      </w:pPrChange>
    </w:pPr>
    <w:del w:id="34" w:author="Nick Bernal" w:date="2026-09-26T15:09:00Z" w16du:dateUtc="2026-09-26T19:09:00Z">
      <w:r>
        <w:rPr>
          <w:noProof/>
        </w:rPr>
        <w:pict w14:anchorId="7A7F42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44658688" o:spid="_x0000_s1026" type="#_x0000_t75" alt="" style="position:absolute;margin-left:0;margin-top:0;width:431.95pt;height:227.8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公司LOGO定案_新版 複本 2" gain="19661f" blacklevel="22938f"/>
            <w10:wrap anchorx="margin" anchory="margin"/>
          </v:shape>
        </w:pict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BE31E8" w14:textId="0D4FBB04" w:rsidR="00C90EF7" w:rsidRDefault="00C90EF7">
    <w:pPr>
      <w:pStyle w:val="IntenseEmphasis"/>
      <w:rPr>
        <w:rPrChange w:id="35" w:author="Nick Bernal" w:date="2026-09-26T15:09:00Z" w16du:dateUtc="2026-09-26T19:09:00Z">
          <w:rPr>
            <w:rFonts w:ascii="Lucida Bright" w:eastAsia="PMingLiU" w:hAnsi="Lucida Bright" w:cs="Adobe Devanagari"/>
            <w:kern w:val="0"/>
            <w:sz w:val="18"/>
            <w:szCs w:val="18"/>
          </w:rPr>
        </w:rPrChange>
      </w:rPr>
      <w:pPrChange w:id="36" w:author="Nick Bernal" w:date="2026-09-26T15:09:00Z" w16du:dateUtc="2026-09-26T19:09:00Z">
        <w:pPr>
          <w:widowControl/>
          <w:spacing w:after="160" w:line="200" w:lineRule="exact"/>
          <w:contextualSpacing/>
          <w:jc w:val="cent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297F19" w14:textId="438CD0E4" w:rsidR="00607CB9" w:rsidRDefault="00311200">
    <w:pPr>
      <w:pStyle w:val="IntenseEmphasis"/>
      <w:pPrChange w:id="39" w:author="Nick Bernal" w:date="2026-09-26T15:09:00Z" w16du:dateUtc="2026-09-26T19:09:00Z">
        <w:pPr>
          <w:pStyle w:val="Header"/>
        </w:pPr>
      </w:pPrChange>
    </w:pPr>
    <w:del w:id="40" w:author="Nick Bernal" w:date="2026-09-26T15:09:00Z" w16du:dateUtc="2026-09-26T19:09:00Z">
      <w:r>
        <w:rPr>
          <w:noProof/>
        </w:rPr>
        <w:pict w14:anchorId="1F2D3A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44658687" o:spid="_x0000_s1025" type="#_x0000_t75" alt="" style="position:absolute;margin-left:0;margin-top:0;width:431.95pt;height:227.8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公司LOGO定案_新版 複本 2" gain="19661f" blacklevel="22938f"/>
            <w10:wrap anchorx="margin" anchory="margin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6714E2"/>
    <w:multiLevelType w:val="hybridMultilevel"/>
    <w:tmpl w:val="EB0E3B52"/>
    <w:lvl w:ilvl="0" w:tplc="A80A1026">
      <w:start w:val="1"/>
      <w:numFmt w:val="lowerLetter"/>
      <w:lvlText w:val="(%1)"/>
      <w:lvlJc w:val="left"/>
      <w:pPr>
        <w:ind w:left="480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A6511F"/>
    <w:multiLevelType w:val="hybridMultilevel"/>
    <w:tmpl w:val="D812B3D6"/>
    <w:lvl w:ilvl="0" w:tplc="CE66DB0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E95111C"/>
    <w:multiLevelType w:val="hybridMultilevel"/>
    <w:tmpl w:val="B9348FDC"/>
    <w:lvl w:ilvl="0" w:tplc="6696FBDE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F373602"/>
    <w:multiLevelType w:val="hybridMultilevel"/>
    <w:tmpl w:val="A9268BFA"/>
    <w:lvl w:ilvl="0" w:tplc="69E0304A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83067A7"/>
    <w:multiLevelType w:val="hybridMultilevel"/>
    <w:tmpl w:val="831EB5AA"/>
    <w:lvl w:ilvl="0" w:tplc="4AC6DCC2">
      <w:start w:val="1"/>
      <w:numFmt w:val="low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9D90702"/>
    <w:multiLevelType w:val="hybridMultilevel"/>
    <w:tmpl w:val="180866A2"/>
    <w:lvl w:ilvl="0" w:tplc="ED72DD7C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3AEB0E1B"/>
    <w:multiLevelType w:val="hybridMultilevel"/>
    <w:tmpl w:val="E55A41DE"/>
    <w:lvl w:ilvl="0" w:tplc="442A546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4136719E"/>
    <w:multiLevelType w:val="hybridMultilevel"/>
    <w:tmpl w:val="0122B8B2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41D83C8D"/>
    <w:multiLevelType w:val="hybridMultilevel"/>
    <w:tmpl w:val="5DD41746"/>
    <w:lvl w:ilvl="0" w:tplc="4AC6DCC2">
      <w:start w:val="1"/>
      <w:numFmt w:val="lowerLetter"/>
      <w:lvlText w:val="%1."/>
      <w:lvlJc w:val="left"/>
      <w:pPr>
        <w:ind w:left="104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9" w15:restartNumberingAfterBreak="0">
    <w:nsid w:val="4556413F"/>
    <w:multiLevelType w:val="hybridMultilevel"/>
    <w:tmpl w:val="95440026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51E04BA6"/>
    <w:multiLevelType w:val="hybridMultilevel"/>
    <w:tmpl w:val="F872D9CC"/>
    <w:lvl w:ilvl="0" w:tplc="0ACEECF0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59571914"/>
    <w:multiLevelType w:val="hybridMultilevel"/>
    <w:tmpl w:val="EA64C2DE"/>
    <w:lvl w:ilvl="0" w:tplc="6ADE5B78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5BEA6467"/>
    <w:multiLevelType w:val="hybridMultilevel"/>
    <w:tmpl w:val="FBE8B08A"/>
    <w:lvl w:ilvl="0" w:tplc="4AC6DCC2">
      <w:start w:val="1"/>
      <w:numFmt w:val="low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C915F4B"/>
    <w:multiLevelType w:val="hybridMultilevel"/>
    <w:tmpl w:val="75907CB2"/>
    <w:lvl w:ilvl="0" w:tplc="3AAE912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64892F37"/>
    <w:multiLevelType w:val="hybridMultilevel"/>
    <w:tmpl w:val="33720186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67CB1AF4"/>
    <w:multiLevelType w:val="hybridMultilevel"/>
    <w:tmpl w:val="8E52488E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77F71216"/>
    <w:multiLevelType w:val="hybridMultilevel"/>
    <w:tmpl w:val="B1D6CC6E"/>
    <w:lvl w:ilvl="0" w:tplc="FA58860C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52556930">
    <w:abstractNumId w:val="16"/>
  </w:num>
  <w:num w:numId="2" w16cid:durableId="1207641606">
    <w:abstractNumId w:val="12"/>
  </w:num>
  <w:num w:numId="3" w16cid:durableId="373701941">
    <w:abstractNumId w:val="14"/>
  </w:num>
  <w:num w:numId="4" w16cid:durableId="1549146703">
    <w:abstractNumId w:val="0"/>
  </w:num>
  <w:num w:numId="5" w16cid:durableId="928198860">
    <w:abstractNumId w:val="9"/>
  </w:num>
  <w:num w:numId="6" w16cid:durableId="1417289319">
    <w:abstractNumId w:val="2"/>
  </w:num>
  <w:num w:numId="7" w16cid:durableId="731195626">
    <w:abstractNumId w:val="10"/>
  </w:num>
  <w:num w:numId="8" w16cid:durableId="277683622">
    <w:abstractNumId w:val="3"/>
  </w:num>
  <w:num w:numId="9" w16cid:durableId="809054142">
    <w:abstractNumId w:val="6"/>
  </w:num>
  <w:num w:numId="10" w16cid:durableId="1800490660">
    <w:abstractNumId w:val="7"/>
  </w:num>
  <w:num w:numId="11" w16cid:durableId="728959501">
    <w:abstractNumId w:val="5"/>
  </w:num>
  <w:num w:numId="12" w16cid:durableId="1397819891">
    <w:abstractNumId w:val="11"/>
  </w:num>
  <w:num w:numId="13" w16cid:durableId="1795295302">
    <w:abstractNumId w:val="1"/>
  </w:num>
  <w:num w:numId="14" w16cid:durableId="813840915">
    <w:abstractNumId w:val="4"/>
  </w:num>
  <w:num w:numId="15" w16cid:durableId="939025592">
    <w:abstractNumId w:val="8"/>
  </w:num>
  <w:num w:numId="16" w16cid:durableId="66609871">
    <w:abstractNumId w:val="13"/>
  </w:num>
  <w:num w:numId="17" w16cid:durableId="743797489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58"/>
    <w:rsid w:val="0000194A"/>
    <w:rsid w:val="0001338A"/>
    <w:rsid w:val="000204D6"/>
    <w:rsid w:val="00022889"/>
    <w:rsid w:val="0002310E"/>
    <w:rsid w:val="00026BFD"/>
    <w:rsid w:val="000310EE"/>
    <w:rsid w:val="00031DA1"/>
    <w:rsid w:val="000332BC"/>
    <w:rsid w:val="00035097"/>
    <w:rsid w:val="00036D43"/>
    <w:rsid w:val="00037384"/>
    <w:rsid w:val="00047CBB"/>
    <w:rsid w:val="00054947"/>
    <w:rsid w:val="00057CF8"/>
    <w:rsid w:val="0006262E"/>
    <w:rsid w:val="000633C3"/>
    <w:rsid w:val="000635EE"/>
    <w:rsid w:val="00071D29"/>
    <w:rsid w:val="000736FE"/>
    <w:rsid w:val="000763A2"/>
    <w:rsid w:val="00077317"/>
    <w:rsid w:val="00080457"/>
    <w:rsid w:val="00086A73"/>
    <w:rsid w:val="00086AD8"/>
    <w:rsid w:val="000902D4"/>
    <w:rsid w:val="00092DE2"/>
    <w:rsid w:val="00094460"/>
    <w:rsid w:val="000A3567"/>
    <w:rsid w:val="000A713A"/>
    <w:rsid w:val="000B4F86"/>
    <w:rsid w:val="000C5E7D"/>
    <w:rsid w:val="000C617D"/>
    <w:rsid w:val="000C65C6"/>
    <w:rsid w:val="000D6658"/>
    <w:rsid w:val="000E10D7"/>
    <w:rsid w:val="000E25D4"/>
    <w:rsid w:val="000F4A39"/>
    <w:rsid w:val="000F513B"/>
    <w:rsid w:val="0010197D"/>
    <w:rsid w:val="00104551"/>
    <w:rsid w:val="0010486D"/>
    <w:rsid w:val="00107E59"/>
    <w:rsid w:val="00113C52"/>
    <w:rsid w:val="0011499D"/>
    <w:rsid w:val="00116C10"/>
    <w:rsid w:val="00124402"/>
    <w:rsid w:val="0012525B"/>
    <w:rsid w:val="00127894"/>
    <w:rsid w:val="001322D1"/>
    <w:rsid w:val="00136DBE"/>
    <w:rsid w:val="00141D7C"/>
    <w:rsid w:val="00147173"/>
    <w:rsid w:val="0015270C"/>
    <w:rsid w:val="00157B45"/>
    <w:rsid w:val="00170D16"/>
    <w:rsid w:val="001730DF"/>
    <w:rsid w:val="001772DE"/>
    <w:rsid w:val="0018172A"/>
    <w:rsid w:val="001850A8"/>
    <w:rsid w:val="00186BAE"/>
    <w:rsid w:val="001870B7"/>
    <w:rsid w:val="001905EC"/>
    <w:rsid w:val="00190C28"/>
    <w:rsid w:val="001914EA"/>
    <w:rsid w:val="001947E4"/>
    <w:rsid w:val="001948D6"/>
    <w:rsid w:val="001968EE"/>
    <w:rsid w:val="001A560B"/>
    <w:rsid w:val="001B47AC"/>
    <w:rsid w:val="001B4E76"/>
    <w:rsid w:val="001C407D"/>
    <w:rsid w:val="001C6655"/>
    <w:rsid w:val="001D5EFD"/>
    <w:rsid w:val="001E3DB1"/>
    <w:rsid w:val="001E51B0"/>
    <w:rsid w:val="001E521B"/>
    <w:rsid w:val="001F43DA"/>
    <w:rsid w:val="002029E7"/>
    <w:rsid w:val="0021408F"/>
    <w:rsid w:val="002237F4"/>
    <w:rsid w:val="002302E2"/>
    <w:rsid w:val="00232BA6"/>
    <w:rsid w:val="002411D4"/>
    <w:rsid w:val="00243C19"/>
    <w:rsid w:val="00246475"/>
    <w:rsid w:val="00262770"/>
    <w:rsid w:val="00262A03"/>
    <w:rsid w:val="00266659"/>
    <w:rsid w:val="00267454"/>
    <w:rsid w:val="00272E8E"/>
    <w:rsid w:val="002857A1"/>
    <w:rsid w:val="00285A7F"/>
    <w:rsid w:val="002878FD"/>
    <w:rsid w:val="00296840"/>
    <w:rsid w:val="002A40D3"/>
    <w:rsid w:val="002A7708"/>
    <w:rsid w:val="002B4E77"/>
    <w:rsid w:val="002C3E69"/>
    <w:rsid w:val="002C6C38"/>
    <w:rsid w:val="002D57C3"/>
    <w:rsid w:val="002E22CF"/>
    <w:rsid w:val="002E6653"/>
    <w:rsid w:val="002E6C3F"/>
    <w:rsid w:val="002E769F"/>
    <w:rsid w:val="002F4122"/>
    <w:rsid w:val="002F5F2D"/>
    <w:rsid w:val="00306E37"/>
    <w:rsid w:val="003107B3"/>
    <w:rsid w:val="00311200"/>
    <w:rsid w:val="00314683"/>
    <w:rsid w:val="003165EE"/>
    <w:rsid w:val="00317705"/>
    <w:rsid w:val="00317B60"/>
    <w:rsid w:val="00317C15"/>
    <w:rsid w:val="00317EA7"/>
    <w:rsid w:val="0032099D"/>
    <w:rsid w:val="003272B3"/>
    <w:rsid w:val="00342213"/>
    <w:rsid w:val="0034414C"/>
    <w:rsid w:val="003459FC"/>
    <w:rsid w:val="00350B68"/>
    <w:rsid w:val="0035243F"/>
    <w:rsid w:val="00355551"/>
    <w:rsid w:val="00355BE5"/>
    <w:rsid w:val="00357965"/>
    <w:rsid w:val="00360F1B"/>
    <w:rsid w:val="003635FD"/>
    <w:rsid w:val="00372BC3"/>
    <w:rsid w:val="003742DF"/>
    <w:rsid w:val="0037567C"/>
    <w:rsid w:val="00376B72"/>
    <w:rsid w:val="00380878"/>
    <w:rsid w:val="0038169B"/>
    <w:rsid w:val="00383F0E"/>
    <w:rsid w:val="00395052"/>
    <w:rsid w:val="003958F2"/>
    <w:rsid w:val="00396EFD"/>
    <w:rsid w:val="0039785C"/>
    <w:rsid w:val="003A2246"/>
    <w:rsid w:val="003A618B"/>
    <w:rsid w:val="003B3AF6"/>
    <w:rsid w:val="003B45D7"/>
    <w:rsid w:val="003B605E"/>
    <w:rsid w:val="003C1D14"/>
    <w:rsid w:val="003C58BC"/>
    <w:rsid w:val="003C6616"/>
    <w:rsid w:val="003D57B7"/>
    <w:rsid w:val="003D66F2"/>
    <w:rsid w:val="003E2543"/>
    <w:rsid w:val="00404FB1"/>
    <w:rsid w:val="00406684"/>
    <w:rsid w:val="00406BE1"/>
    <w:rsid w:val="00407058"/>
    <w:rsid w:val="00411E58"/>
    <w:rsid w:val="00421A1E"/>
    <w:rsid w:val="0042484B"/>
    <w:rsid w:val="004258F4"/>
    <w:rsid w:val="0043066C"/>
    <w:rsid w:val="00444ED2"/>
    <w:rsid w:val="004561F9"/>
    <w:rsid w:val="00457FDF"/>
    <w:rsid w:val="00461703"/>
    <w:rsid w:val="00463E57"/>
    <w:rsid w:val="00487D3D"/>
    <w:rsid w:val="0049055A"/>
    <w:rsid w:val="0049442A"/>
    <w:rsid w:val="004A01D2"/>
    <w:rsid w:val="004A0DEE"/>
    <w:rsid w:val="004C082E"/>
    <w:rsid w:val="004C4999"/>
    <w:rsid w:val="004D1F80"/>
    <w:rsid w:val="004D46C8"/>
    <w:rsid w:val="004E1A21"/>
    <w:rsid w:val="004E6384"/>
    <w:rsid w:val="004F5B08"/>
    <w:rsid w:val="0050098A"/>
    <w:rsid w:val="00513B72"/>
    <w:rsid w:val="0051548B"/>
    <w:rsid w:val="00520B3B"/>
    <w:rsid w:val="005235B4"/>
    <w:rsid w:val="005270BD"/>
    <w:rsid w:val="00530770"/>
    <w:rsid w:val="0053177E"/>
    <w:rsid w:val="005402CF"/>
    <w:rsid w:val="00543FDB"/>
    <w:rsid w:val="00544130"/>
    <w:rsid w:val="005458B8"/>
    <w:rsid w:val="005508D5"/>
    <w:rsid w:val="00552C3B"/>
    <w:rsid w:val="0055369A"/>
    <w:rsid w:val="0056758A"/>
    <w:rsid w:val="00582E03"/>
    <w:rsid w:val="005841D0"/>
    <w:rsid w:val="0058637C"/>
    <w:rsid w:val="0059039D"/>
    <w:rsid w:val="005920A8"/>
    <w:rsid w:val="00593A40"/>
    <w:rsid w:val="00595744"/>
    <w:rsid w:val="005A0BB9"/>
    <w:rsid w:val="005A1B50"/>
    <w:rsid w:val="005A628B"/>
    <w:rsid w:val="005B2C07"/>
    <w:rsid w:val="005B34B7"/>
    <w:rsid w:val="005B614F"/>
    <w:rsid w:val="005C3B1C"/>
    <w:rsid w:val="005D12F4"/>
    <w:rsid w:val="005D2979"/>
    <w:rsid w:val="005E3525"/>
    <w:rsid w:val="005F44FB"/>
    <w:rsid w:val="00602CD9"/>
    <w:rsid w:val="0060320B"/>
    <w:rsid w:val="0060335C"/>
    <w:rsid w:val="00603BA2"/>
    <w:rsid w:val="00604F78"/>
    <w:rsid w:val="00607CB9"/>
    <w:rsid w:val="00625FC0"/>
    <w:rsid w:val="0062629F"/>
    <w:rsid w:val="006265CF"/>
    <w:rsid w:val="006302AE"/>
    <w:rsid w:val="00635EE1"/>
    <w:rsid w:val="00641159"/>
    <w:rsid w:val="00641991"/>
    <w:rsid w:val="006426AE"/>
    <w:rsid w:val="00643041"/>
    <w:rsid w:val="00650C49"/>
    <w:rsid w:val="00655772"/>
    <w:rsid w:val="00656CE3"/>
    <w:rsid w:val="00660295"/>
    <w:rsid w:val="006632B8"/>
    <w:rsid w:val="00675584"/>
    <w:rsid w:val="00675F30"/>
    <w:rsid w:val="00676DA7"/>
    <w:rsid w:val="006801A0"/>
    <w:rsid w:val="00683362"/>
    <w:rsid w:val="006841AA"/>
    <w:rsid w:val="00686325"/>
    <w:rsid w:val="00691D77"/>
    <w:rsid w:val="006A144D"/>
    <w:rsid w:val="006A33DC"/>
    <w:rsid w:val="006A6D34"/>
    <w:rsid w:val="006B3231"/>
    <w:rsid w:val="006B6E09"/>
    <w:rsid w:val="006B76DB"/>
    <w:rsid w:val="006B77C4"/>
    <w:rsid w:val="006C0427"/>
    <w:rsid w:val="006C0F44"/>
    <w:rsid w:val="006C2053"/>
    <w:rsid w:val="006D211C"/>
    <w:rsid w:val="006D5433"/>
    <w:rsid w:val="006D74E0"/>
    <w:rsid w:val="006E5C29"/>
    <w:rsid w:val="006E7150"/>
    <w:rsid w:val="006F1628"/>
    <w:rsid w:val="006F5A55"/>
    <w:rsid w:val="00705720"/>
    <w:rsid w:val="007104DA"/>
    <w:rsid w:val="0071406B"/>
    <w:rsid w:val="00715E47"/>
    <w:rsid w:val="00720DF4"/>
    <w:rsid w:val="00741384"/>
    <w:rsid w:val="00741439"/>
    <w:rsid w:val="007429D8"/>
    <w:rsid w:val="00742B05"/>
    <w:rsid w:val="0074560B"/>
    <w:rsid w:val="00747534"/>
    <w:rsid w:val="007506D1"/>
    <w:rsid w:val="007515C2"/>
    <w:rsid w:val="0076553D"/>
    <w:rsid w:val="00765815"/>
    <w:rsid w:val="00766FB3"/>
    <w:rsid w:val="00767EB6"/>
    <w:rsid w:val="007773E4"/>
    <w:rsid w:val="00777FCD"/>
    <w:rsid w:val="00786787"/>
    <w:rsid w:val="00792708"/>
    <w:rsid w:val="00795278"/>
    <w:rsid w:val="007A3B76"/>
    <w:rsid w:val="007B27F7"/>
    <w:rsid w:val="007B3C24"/>
    <w:rsid w:val="007C5919"/>
    <w:rsid w:val="007C6483"/>
    <w:rsid w:val="007D0D30"/>
    <w:rsid w:val="007D433D"/>
    <w:rsid w:val="007D5C63"/>
    <w:rsid w:val="007D7D70"/>
    <w:rsid w:val="007E4752"/>
    <w:rsid w:val="007F0830"/>
    <w:rsid w:val="007F0D28"/>
    <w:rsid w:val="007F4408"/>
    <w:rsid w:val="007F4DE9"/>
    <w:rsid w:val="007F7DB7"/>
    <w:rsid w:val="00803685"/>
    <w:rsid w:val="00804785"/>
    <w:rsid w:val="00804DF0"/>
    <w:rsid w:val="00810E77"/>
    <w:rsid w:val="00816D25"/>
    <w:rsid w:val="00825A01"/>
    <w:rsid w:val="00836D59"/>
    <w:rsid w:val="008451CB"/>
    <w:rsid w:val="00847851"/>
    <w:rsid w:val="008500A3"/>
    <w:rsid w:val="008518CA"/>
    <w:rsid w:val="00854B78"/>
    <w:rsid w:val="0085675C"/>
    <w:rsid w:val="008622D1"/>
    <w:rsid w:val="008629F8"/>
    <w:rsid w:val="008765C5"/>
    <w:rsid w:val="00877AA7"/>
    <w:rsid w:val="0088484E"/>
    <w:rsid w:val="00893331"/>
    <w:rsid w:val="008A056D"/>
    <w:rsid w:val="008A3EA8"/>
    <w:rsid w:val="008A6668"/>
    <w:rsid w:val="008A79E4"/>
    <w:rsid w:val="008B014E"/>
    <w:rsid w:val="008B3053"/>
    <w:rsid w:val="008C21DD"/>
    <w:rsid w:val="008C6AD2"/>
    <w:rsid w:val="008C76CD"/>
    <w:rsid w:val="008D031A"/>
    <w:rsid w:val="008D117B"/>
    <w:rsid w:val="008E1DF0"/>
    <w:rsid w:val="008E40F1"/>
    <w:rsid w:val="008F245A"/>
    <w:rsid w:val="0090083F"/>
    <w:rsid w:val="00906CB6"/>
    <w:rsid w:val="00907CDA"/>
    <w:rsid w:val="009149EC"/>
    <w:rsid w:val="00926A52"/>
    <w:rsid w:val="00927EC5"/>
    <w:rsid w:val="00933F06"/>
    <w:rsid w:val="0093553B"/>
    <w:rsid w:val="0094214B"/>
    <w:rsid w:val="00943063"/>
    <w:rsid w:val="00945DAD"/>
    <w:rsid w:val="0095190B"/>
    <w:rsid w:val="0095383B"/>
    <w:rsid w:val="00954962"/>
    <w:rsid w:val="00956371"/>
    <w:rsid w:val="00961E44"/>
    <w:rsid w:val="0096465E"/>
    <w:rsid w:val="009675D2"/>
    <w:rsid w:val="00970541"/>
    <w:rsid w:val="00972986"/>
    <w:rsid w:val="00976357"/>
    <w:rsid w:val="00980B3E"/>
    <w:rsid w:val="0098206D"/>
    <w:rsid w:val="0098431C"/>
    <w:rsid w:val="0098582E"/>
    <w:rsid w:val="00987AB2"/>
    <w:rsid w:val="00997D5B"/>
    <w:rsid w:val="009A12D9"/>
    <w:rsid w:val="009A152D"/>
    <w:rsid w:val="009A161D"/>
    <w:rsid w:val="009A1C8E"/>
    <w:rsid w:val="009A2D09"/>
    <w:rsid w:val="009B1CA4"/>
    <w:rsid w:val="009B22A3"/>
    <w:rsid w:val="009B2541"/>
    <w:rsid w:val="009C775C"/>
    <w:rsid w:val="009E3F29"/>
    <w:rsid w:val="009E5791"/>
    <w:rsid w:val="009E5D06"/>
    <w:rsid w:val="009F7652"/>
    <w:rsid w:val="00A010B3"/>
    <w:rsid w:val="00A11A16"/>
    <w:rsid w:val="00A11A81"/>
    <w:rsid w:val="00A133FF"/>
    <w:rsid w:val="00A23DCF"/>
    <w:rsid w:val="00A30658"/>
    <w:rsid w:val="00A3074A"/>
    <w:rsid w:val="00A339B2"/>
    <w:rsid w:val="00A33D5A"/>
    <w:rsid w:val="00A42768"/>
    <w:rsid w:val="00A46C4A"/>
    <w:rsid w:val="00A513F4"/>
    <w:rsid w:val="00A6058C"/>
    <w:rsid w:val="00A6414D"/>
    <w:rsid w:val="00A64748"/>
    <w:rsid w:val="00A65E73"/>
    <w:rsid w:val="00A7103D"/>
    <w:rsid w:val="00A71CB8"/>
    <w:rsid w:val="00A841F2"/>
    <w:rsid w:val="00A857F8"/>
    <w:rsid w:val="00A85A06"/>
    <w:rsid w:val="00A90502"/>
    <w:rsid w:val="00A90F45"/>
    <w:rsid w:val="00A92FA5"/>
    <w:rsid w:val="00A97E32"/>
    <w:rsid w:val="00AA052F"/>
    <w:rsid w:val="00AA55C7"/>
    <w:rsid w:val="00AA663E"/>
    <w:rsid w:val="00AB7203"/>
    <w:rsid w:val="00AC183F"/>
    <w:rsid w:val="00AC6D30"/>
    <w:rsid w:val="00AD212C"/>
    <w:rsid w:val="00AD4132"/>
    <w:rsid w:val="00AD449E"/>
    <w:rsid w:val="00AF14CA"/>
    <w:rsid w:val="00AF26FC"/>
    <w:rsid w:val="00AF2736"/>
    <w:rsid w:val="00AF4127"/>
    <w:rsid w:val="00AF47E7"/>
    <w:rsid w:val="00AF52B2"/>
    <w:rsid w:val="00AF5A15"/>
    <w:rsid w:val="00B030D6"/>
    <w:rsid w:val="00B03D3D"/>
    <w:rsid w:val="00B13822"/>
    <w:rsid w:val="00B13827"/>
    <w:rsid w:val="00B1408D"/>
    <w:rsid w:val="00B17F54"/>
    <w:rsid w:val="00B213AD"/>
    <w:rsid w:val="00B21C3B"/>
    <w:rsid w:val="00B2476A"/>
    <w:rsid w:val="00B25112"/>
    <w:rsid w:val="00B310B2"/>
    <w:rsid w:val="00B31426"/>
    <w:rsid w:val="00B31EEF"/>
    <w:rsid w:val="00B35EF1"/>
    <w:rsid w:val="00B41722"/>
    <w:rsid w:val="00B41838"/>
    <w:rsid w:val="00B51C55"/>
    <w:rsid w:val="00B64F82"/>
    <w:rsid w:val="00B65CF8"/>
    <w:rsid w:val="00B6648D"/>
    <w:rsid w:val="00B67204"/>
    <w:rsid w:val="00B70AE5"/>
    <w:rsid w:val="00B712AA"/>
    <w:rsid w:val="00B7267E"/>
    <w:rsid w:val="00B72ECD"/>
    <w:rsid w:val="00B741B2"/>
    <w:rsid w:val="00B75A54"/>
    <w:rsid w:val="00B7715F"/>
    <w:rsid w:val="00B80609"/>
    <w:rsid w:val="00B838CB"/>
    <w:rsid w:val="00B846D8"/>
    <w:rsid w:val="00B865C9"/>
    <w:rsid w:val="00B908F5"/>
    <w:rsid w:val="00B91D29"/>
    <w:rsid w:val="00B945AD"/>
    <w:rsid w:val="00B94BB2"/>
    <w:rsid w:val="00B96C71"/>
    <w:rsid w:val="00BA4841"/>
    <w:rsid w:val="00BA689B"/>
    <w:rsid w:val="00BB1D95"/>
    <w:rsid w:val="00BC3172"/>
    <w:rsid w:val="00BC3843"/>
    <w:rsid w:val="00BC3CA5"/>
    <w:rsid w:val="00BC66E3"/>
    <w:rsid w:val="00BD0C62"/>
    <w:rsid w:val="00BD481D"/>
    <w:rsid w:val="00BE1EEC"/>
    <w:rsid w:val="00BE7964"/>
    <w:rsid w:val="00BF0BF0"/>
    <w:rsid w:val="00BF5532"/>
    <w:rsid w:val="00C01089"/>
    <w:rsid w:val="00C03890"/>
    <w:rsid w:val="00C03FB9"/>
    <w:rsid w:val="00C10AF4"/>
    <w:rsid w:val="00C111CF"/>
    <w:rsid w:val="00C11250"/>
    <w:rsid w:val="00C1715A"/>
    <w:rsid w:val="00C22175"/>
    <w:rsid w:val="00C22D16"/>
    <w:rsid w:val="00C25950"/>
    <w:rsid w:val="00C26D52"/>
    <w:rsid w:val="00C270BF"/>
    <w:rsid w:val="00C325D6"/>
    <w:rsid w:val="00C37DC6"/>
    <w:rsid w:val="00C42903"/>
    <w:rsid w:val="00C4298F"/>
    <w:rsid w:val="00C42D75"/>
    <w:rsid w:val="00C443B3"/>
    <w:rsid w:val="00C47653"/>
    <w:rsid w:val="00C47FC8"/>
    <w:rsid w:val="00C555FD"/>
    <w:rsid w:val="00C61457"/>
    <w:rsid w:val="00C61FDF"/>
    <w:rsid w:val="00C70BB1"/>
    <w:rsid w:val="00C8010B"/>
    <w:rsid w:val="00C86AC6"/>
    <w:rsid w:val="00C90EF7"/>
    <w:rsid w:val="00C935AE"/>
    <w:rsid w:val="00C944F9"/>
    <w:rsid w:val="00C959B2"/>
    <w:rsid w:val="00CA0DD5"/>
    <w:rsid w:val="00CA579D"/>
    <w:rsid w:val="00CB40B5"/>
    <w:rsid w:val="00CB515E"/>
    <w:rsid w:val="00CC6716"/>
    <w:rsid w:val="00CD43CC"/>
    <w:rsid w:val="00CE6AB9"/>
    <w:rsid w:val="00CF48EF"/>
    <w:rsid w:val="00D06170"/>
    <w:rsid w:val="00D119D5"/>
    <w:rsid w:val="00D14104"/>
    <w:rsid w:val="00D20F85"/>
    <w:rsid w:val="00D22F96"/>
    <w:rsid w:val="00D248B6"/>
    <w:rsid w:val="00D24CFA"/>
    <w:rsid w:val="00D25424"/>
    <w:rsid w:val="00D33737"/>
    <w:rsid w:val="00D408CD"/>
    <w:rsid w:val="00D45872"/>
    <w:rsid w:val="00D4771D"/>
    <w:rsid w:val="00D51B44"/>
    <w:rsid w:val="00D51BCA"/>
    <w:rsid w:val="00D52542"/>
    <w:rsid w:val="00D5472C"/>
    <w:rsid w:val="00D56BAB"/>
    <w:rsid w:val="00D700CA"/>
    <w:rsid w:val="00D85630"/>
    <w:rsid w:val="00D907C1"/>
    <w:rsid w:val="00DA5D33"/>
    <w:rsid w:val="00DA6921"/>
    <w:rsid w:val="00DB1AAC"/>
    <w:rsid w:val="00DB1E46"/>
    <w:rsid w:val="00DB2C1E"/>
    <w:rsid w:val="00DB3B70"/>
    <w:rsid w:val="00DB40DF"/>
    <w:rsid w:val="00DB6393"/>
    <w:rsid w:val="00DB6B09"/>
    <w:rsid w:val="00DC4A58"/>
    <w:rsid w:val="00DD5A4D"/>
    <w:rsid w:val="00DD6437"/>
    <w:rsid w:val="00DF0287"/>
    <w:rsid w:val="00DF0750"/>
    <w:rsid w:val="00DF358D"/>
    <w:rsid w:val="00DF60FE"/>
    <w:rsid w:val="00DF7BF3"/>
    <w:rsid w:val="00E0318D"/>
    <w:rsid w:val="00E066DF"/>
    <w:rsid w:val="00E10A23"/>
    <w:rsid w:val="00E17C29"/>
    <w:rsid w:val="00E23B00"/>
    <w:rsid w:val="00E325CA"/>
    <w:rsid w:val="00E37772"/>
    <w:rsid w:val="00E44781"/>
    <w:rsid w:val="00E44AD8"/>
    <w:rsid w:val="00E50651"/>
    <w:rsid w:val="00E54968"/>
    <w:rsid w:val="00E54DAC"/>
    <w:rsid w:val="00E553FE"/>
    <w:rsid w:val="00E64834"/>
    <w:rsid w:val="00E67E2E"/>
    <w:rsid w:val="00E71A9E"/>
    <w:rsid w:val="00E72F08"/>
    <w:rsid w:val="00E74D5B"/>
    <w:rsid w:val="00E775EF"/>
    <w:rsid w:val="00E77D97"/>
    <w:rsid w:val="00E86BEC"/>
    <w:rsid w:val="00E875AB"/>
    <w:rsid w:val="00E91B61"/>
    <w:rsid w:val="00E91CE4"/>
    <w:rsid w:val="00E93443"/>
    <w:rsid w:val="00E93B78"/>
    <w:rsid w:val="00EA0CF1"/>
    <w:rsid w:val="00EA6058"/>
    <w:rsid w:val="00EA60C0"/>
    <w:rsid w:val="00EA7739"/>
    <w:rsid w:val="00EB11DC"/>
    <w:rsid w:val="00EB220D"/>
    <w:rsid w:val="00EB351F"/>
    <w:rsid w:val="00EB56C3"/>
    <w:rsid w:val="00EB6FE7"/>
    <w:rsid w:val="00EC0952"/>
    <w:rsid w:val="00EC2162"/>
    <w:rsid w:val="00EC4EC7"/>
    <w:rsid w:val="00ED25E1"/>
    <w:rsid w:val="00EE4851"/>
    <w:rsid w:val="00EE5DB2"/>
    <w:rsid w:val="00EF345E"/>
    <w:rsid w:val="00EF53B5"/>
    <w:rsid w:val="00F03460"/>
    <w:rsid w:val="00F1284F"/>
    <w:rsid w:val="00F138C8"/>
    <w:rsid w:val="00F1596E"/>
    <w:rsid w:val="00F204AD"/>
    <w:rsid w:val="00F34945"/>
    <w:rsid w:val="00F4042F"/>
    <w:rsid w:val="00F45BA6"/>
    <w:rsid w:val="00F47503"/>
    <w:rsid w:val="00F53CD7"/>
    <w:rsid w:val="00F53F9F"/>
    <w:rsid w:val="00F54E76"/>
    <w:rsid w:val="00F56E29"/>
    <w:rsid w:val="00F627A2"/>
    <w:rsid w:val="00F629CF"/>
    <w:rsid w:val="00F65579"/>
    <w:rsid w:val="00F73CE3"/>
    <w:rsid w:val="00F76CC9"/>
    <w:rsid w:val="00F81A4C"/>
    <w:rsid w:val="00F8278A"/>
    <w:rsid w:val="00F87666"/>
    <w:rsid w:val="00F9579D"/>
    <w:rsid w:val="00F964F1"/>
    <w:rsid w:val="00FA1B96"/>
    <w:rsid w:val="00FA32C3"/>
    <w:rsid w:val="00FA64B6"/>
    <w:rsid w:val="00FC0E15"/>
    <w:rsid w:val="00FD1838"/>
    <w:rsid w:val="00FD1ADC"/>
    <w:rsid w:val="00FD56AB"/>
    <w:rsid w:val="00FD66A0"/>
    <w:rsid w:val="00FE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00DD7"/>
  <w15:chartTrackingRefBased/>
  <w15:docId w15:val="{C309C093-29C6-42E1-88B3-FC2A812A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Nick Bernal" w:date="2026-09-26T15:09:00Z">
        <w:pPr>
          <w:widowControl w:val="0"/>
        </w:pPr>
      </w:pPrChange>
    </w:pPr>
    <w:rPr>
      <w:rFonts w:eastAsiaTheme="minorHAnsi"/>
      <w:szCs w:val="24"/>
      <w:lang w:eastAsia="en-US"/>
      <w14:ligatures w14:val="standardContextual"/>
      <w:rPrChange w:id="0" w:author="Nick Bernal" w:date="2026-09-26T15:09:00Z">
        <w:rPr>
          <w:rFonts w:asciiTheme="minorHAnsi" w:eastAsiaTheme="minorEastAsia" w:hAnsiTheme="minorHAnsi" w:cstheme="minorBidi"/>
          <w:kern w:val="2"/>
          <w:sz w:val="24"/>
          <w:szCs w:val="22"/>
          <w:lang w:val="en-US" w:eastAsia="zh-TW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A40D3"/>
    <w:pPr>
      <w:keepNext/>
      <w:keepLines/>
      <w:spacing w:before="360" w:after="80"/>
      <w:outlineLvl w:val="0"/>
      <w:pPrChange w:id="1" w:author="Nick Bernal" w:date="2026-09-26T15:09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rPrChange w:id="1" w:author="Nick Bernal" w:date="2026-09-26T15:09:00Z">
        <w:rPr>
          <w:rFonts w:asciiTheme="majorHAnsi" w:eastAsiaTheme="majorEastAsia" w:hAnsiTheme="majorHAnsi" w:cstheme="majorBidi"/>
          <w:color w:val="365F9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0D3"/>
    <w:pPr>
      <w:keepNext/>
      <w:keepLines/>
      <w:spacing w:before="160" w:after="80"/>
      <w:outlineLvl w:val="1"/>
      <w:pPrChange w:id="2" w:author="Nick Bernal" w:date="2026-09-26T15:09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rPrChange w:id="2" w:author="Nick Bernal" w:date="2026-09-26T15:09:00Z">
        <w:rPr>
          <w:rFonts w:asciiTheme="majorHAnsi" w:eastAsiaTheme="majorEastAsia" w:hAnsiTheme="majorHAnsi" w:cstheme="majorBidi"/>
          <w:color w:val="365F9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0D3"/>
    <w:pPr>
      <w:keepNext/>
      <w:keepLines/>
      <w:spacing w:before="160" w:after="80"/>
      <w:outlineLvl w:val="2"/>
      <w:pPrChange w:id="3" w:author="Nick Bernal" w:date="2026-09-26T15:09:00Z">
        <w:pPr>
          <w:keepNext/>
          <w:keepLines/>
          <w:spacing w:before="160" w:after="80"/>
          <w:outlineLvl w:val="2"/>
        </w:pPr>
      </w:pPrChange>
    </w:pPr>
    <w:rPr>
      <w:rFonts w:eastAsiaTheme="majorEastAsia" w:cstheme="majorBidi"/>
      <w:color w:val="365F91" w:themeColor="accent1" w:themeShade="BF"/>
      <w:sz w:val="28"/>
      <w:szCs w:val="28"/>
      <w:rPrChange w:id="3" w:author="Nick Bernal" w:date="2026-09-26T15:09:00Z">
        <w:rPr>
          <w:rFonts w:asciiTheme="minorHAnsi" w:eastAsiaTheme="majorEastAsia" w:hAnsiTheme="minorHAnsi" w:cstheme="majorBidi"/>
          <w:color w:val="365F9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0D3"/>
    <w:pPr>
      <w:keepNext/>
      <w:keepLines/>
      <w:spacing w:before="80" w:after="40"/>
      <w:outlineLvl w:val="3"/>
      <w:pPrChange w:id="4" w:author="Nick Bernal" w:date="2026-09-26T15:09:00Z">
        <w:pPr>
          <w:keepNext/>
          <w:keepLines/>
          <w:spacing w:before="80" w:after="40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rPrChange w:id="4" w:author="Nick Bernal" w:date="2026-09-26T15:09:00Z">
        <w:rPr>
          <w:rFonts w:asciiTheme="minorHAnsi" w:eastAsiaTheme="majorEastAsia" w:hAnsiTheme="minorHAnsi" w:cstheme="maj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0D3"/>
    <w:pPr>
      <w:keepNext/>
      <w:keepLines/>
      <w:spacing w:before="80" w:after="40"/>
      <w:outlineLvl w:val="4"/>
      <w:pPrChange w:id="5" w:author="Nick Bernal" w:date="2026-09-26T15:09:00Z">
        <w:pPr>
          <w:keepNext/>
          <w:keepLines/>
          <w:spacing w:before="80" w:after="40"/>
          <w:outlineLvl w:val="4"/>
        </w:pPr>
      </w:pPrChange>
    </w:pPr>
    <w:rPr>
      <w:rFonts w:eastAsiaTheme="majorEastAsia" w:cstheme="majorBidi"/>
      <w:color w:val="365F91" w:themeColor="accent1" w:themeShade="BF"/>
      <w:rPrChange w:id="5" w:author="Nick Bernal" w:date="2026-09-26T15:09:00Z">
        <w:rPr>
          <w:rFonts w:asciiTheme="minorHAnsi" w:eastAsiaTheme="majorEastAsia" w:hAnsiTheme="minorHAnsi" w:cstheme="majorBidi"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D3"/>
    <w:pPr>
      <w:keepNext/>
      <w:keepLines/>
      <w:spacing w:before="40"/>
      <w:outlineLvl w:val="5"/>
      <w:pPrChange w:id="6" w:author="Nick Bernal" w:date="2026-09-26T15:09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Nick Bernal" w:date="2026-09-26T15:09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D3"/>
    <w:pPr>
      <w:keepNext/>
      <w:keepLines/>
      <w:spacing w:before="40"/>
      <w:outlineLvl w:val="6"/>
      <w:pPrChange w:id="7" w:author="Nick Bernal" w:date="2026-09-26T15:09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Nick Bernal" w:date="2026-09-26T15:09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D3"/>
    <w:pPr>
      <w:keepNext/>
      <w:keepLines/>
      <w:outlineLvl w:val="7"/>
      <w:pPrChange w:id="8" w:author="Nick Bernal" w:date="2026-09-26T15:09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Nick Bernal" w:date="2026-09-26T15:09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D3"/>
    <w:pPr>
      <w:keepNext/>
      <w:keepLines/>
      <w:outlineLvl w:val="8"/>
      <w:pPrChange w:id="9" w:author="Nick Bernal" w:date="2026-09-26T15:09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Nick Bernal" w:date="2026-09-26T15:09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A40D3"/>
    <w:pPr>
      <w:spacing w:after="80"/>
      <w:contextualSpacing/>
      <w:pPrChange w:id="10" w:author="Nick Bernal" w:date="2026-09-26T15:09:00Z">
        <w:pPr>
          <w:spacing w:before="240" w:after="60"/>
          <w:jc w:val="center"/>
          <w:outlineLvl w:val="0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Nick Bernal" w:date="2026-09-26T15:09:00Z">
        <w:rPr>
          <w:rFonts w:asciiTheme="majorHAnsi" w:eastAsiaTheme="majorEastAsia" w:hAnsiTheme="majorHAnsi" w:cstheme="majorBidi"/>
          <w:b/>
          <w:bCs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DB40DF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2A40D3"/>
    <w:pPr>
      <w:ind w:left="720"/>
      <w:contextualSpacing/>
      <w:pPrChange w:id="11" w:author="Nick Bernal" w:date="2026-09-26T15:09:00Z">
        <w:pPr>
          <w:ind w:leftChars="200" w:left="480"/>
        </w:pPr>
      </w:pPrChange>
    </w:pPr>
    <w:rPr>
      <w:rPrChange w:id="11" w:author="Nick Bernal" w:date="2026-09-26T15:09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2A40D3"/>
    <w:rPr>
      <w:sz w:val="16"/>
      <w:szCs w:val="16"/>
      <w:rPrChange w:id="12" w:author="Nick Bernal" w:date="2026-09-26T15:09:00Z">
        <w:rPr>
          <w:sz w:val="18"/>
          <w:szCs w:val="18"/>
        </w:rPr>
      </w:rPrChange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40D3"/>
    <w:pPr>
      <w:pPrChange w:id="13" w:author="Nick Bernal" w:date="2026-09-26T15:09:00Z">
        <w:pPr/>
      </w:pPrChange>
    </w:pPr>
    <w:rPr>
      <w:sz w:val="20"/>
      <w:szCs w:val="20"/>
      <w:rPrChange w:id="13" w:author="Nick Bernal" w:date="2026-09-26T15:09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rsid w:val="00BA4841"/>
    <w:rPr>
      <w:rFonts w:eastAsiaTheme="minorHAnsi"/>
      <w:sz w:val="20"/>
      <w:szCs w:val="20"/>
      <w:lang w:eastAsia="en-US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48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4841"/>
    <w:rPr>
      <w:rFonts w:eastAsiaTheme="minorHAnsi"/>
      <w:b/>
      <w:bCs/>
      <w:sz w:val="20"/>
      <w:szCs w:val="20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A71C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71CB8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71C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71CB8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E7150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15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150"/>
    <w:rPr>
      <w:rFonts w:eastAsiaTheme="majorEastAsia" w:cstheme="majorBidi"/>
      <w:color w:val="365F91" w:themeColor="accent1" w:themeShade="BF"/>
      <w:sz w:val="28"/>
      <w:szCs w:val="28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150"/>
    <w:rPr>
      <w:rFonts w:eastAsiaTheme="majorEastAsia" w:cstheme="majorBidi"/>
      <w:i/>
      <w:iCs/>
      <w:color w:val="365F91" w:themeColor="accent1" w:themeShade="BF"/>
      <w:szCs w:val="24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150"/>
    <w:rPr>
      <w:rFonts w:eastAsiaTheme="majorEastAsia" w:cstheme="majorBidi"/>
      <w:color w:val="365F91" w:themeColor="accent1" w:themeShade="BF"/>
      <w:szCs w:val="24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150"/>
    <w:rPr>
      <w:rFonts w:eastAsiaTheme="majorEastAsia" w:cstheme="majorBidi"/>
      <w:i/>
      <w:iCs/>
      <w:color w:val="595959" w:themeColor="text1" w:themeTint="A6"/>
      <w:szCs w:val="24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150"/>
    <w:rPr>
      <w:rFonts w:eastAsiaTheme="majorEastAsia" w:cstheme="majorBidi"/>
      <w:color w:val="595959" w:themeColor="text1" w:themeTint="A6"/>
      <w:szCs w:val="24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150"/>
    <w:rPr>
      <w:rFonts w:eastAsiaTheme="majorEastAsia" w:cstheme="majorBidi"/>
      <w:i/>
      <w:iCs/>
      <w:color w:val="272727" w:themeColor="text1" w:themeTint="D8"/>
      <w:szCs w:val="24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150"/>
    <w:rPr>
      <w:rFonts w:eastAsiaTheme="majorEastAsia" w:cstheme="majorBidi"/>
      <w:color w:val="272727" w:themeColor="text1" w:themeTint="D8"/>
      <w:szCs w:val="24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D3"/>
    <w:pPr>
      <w:numPr>
        <w:ilvl w:val="1"/>
      </w:numPr>
      <w:spacing w:after="160"/>
      <w:pPrChange w:id="14" w:author="Nick Bernal" w:date="2026-09-26T15:09:00Z">
        <w:pPr>
          <w:numPr>
            <w:ilvl w:val="1"/>
          </w:numPr>
          <w:spacing w:after="160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4" w:author="Nick Bernal" w:date="2026-09-26T15:09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E7150"/>
    <w:rPr>
      <w:rFonts w:eastAsiaTheme="majorEastAsia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A40D3"/>
    <w:pPr>
      <w:spacing w:before="160" w:after="160"/>
      <w:jc w:val="center"/>
      <w:pPrChange w:id="15" w:author="Nick Bernal" w:date="2026-09-26T15:09:00Z">
        <w:pPr>
          <w:spacing w:before="160" w:after="160"/>
          <w:jc w:val="center"/>
        </w:pPr>
      </w:pPrChange>
    </w:pPr>
    <w:rPr>
      <w:i/>
      <w:iCs/>
      <w:color w:val="404040" w:themeColor="text1" w:themeTint="BF"/>
      <w:rPrChange w:id="15" w:author="Nick Bernal" w:date="2026-09-26T15:09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E7150"/>
    <w:rPr>
      <w:rFonts w:eastAsiaTheme="minorHAnsi"/>
      <w:i/>
      <w:iCs/>
      <w:color w:val="404040" w:themeColor="text1" w:themeTint="BF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E715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0D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  <w:pPrChange w:id="16" w:author="Nick Bernal" w:date="2026-09-26T15:09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/>
          <w:ind w:left="864" w:right="864"/>
          <w:jc w:val="center"/>
        </w:pPr>
      </w:pPrChange>
    </w:pPr>
    <w:rPr>
      <w:i/>
      <w:iCs/>
      <w:color w:val="365F91" w:themeColor="accent1" w:themeShade="BF"/>
      <w:rPrChange w:id="16" w:author="Nick Bernal" w:date="2026-09-26T15:09:00Z">
        <w:rPr>
          <w:rFonts w:asciiTheme="minorHAnsi" w:eastAsiaTheme="minorHAnsi" w:hAnsiTheme="minorHAnsi" w:cstheme="min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150"/>
    <w:rPr>
      <w:rFonts w:eastAsiaTheme="minorHAnsi"/>
      <w:i/>
      <w:iCs/>
      <w:color w:val="365F91" w:themeColor="accent1" w:themeShade="BF"/>
      <w:szCs w:val="24"/>
      <w:lang w:eastAsia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6E715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6241D-1D57-46B6-AB80-984664784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Selina Tu</dc:creator>
  <cp:keywords/>
  <dc:description/>
  <cp:lastModifiedBy>Arthur Souza Rodrigues</cp:lastModifiedBy>
  <cp:revision>1</cp:revision>
  <dcterms:created xsi:type="dcterms:W3CDTF">2025-05-20T03:09:00Z</dcterms:created>
  <dcterms:modified xsi:type="dcterms:W3CDTF">2026-09-26T19:09:00Z</dcterms:modified>
</cp:coreProperties>
</file>