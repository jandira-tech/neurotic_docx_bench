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692E4" w14:textId="54F2A1FD" w:rsidR="00C80471" w:rsidRDefault="000A7665">
      <w:ins w:id="0" w:author="Luccas Correa" w:date="2026-09-26T15:10:00Z" w16du:dateUtc="2026-09-26T19:10:00Z">
        <w:r>
          <w:t xml:space="preserve">This is some </w:t>
        </w:r>
        <w:commentRangeStart w:id="1"/>
        <w:r>
          <w:t>text</w:t>
        </w:r>
        <w:commentRangeEnd w:id="1"/>
        <w:r w:rsidR="0097502B">
          <w:rPr>
            <w:rStyle w:val="CommentReference"/>
            <w:sz w:val="24"/>
            <w:szCs w:val="24"/>
          </w:rPr>
          <w:commentReference w:id="1"/>
        </w:r>
        <w:r>
          <w:t xml:space="preserve"> with tracked changes.</w:t>
        </w:r>
      </w:ins>
      <w:del w:id="2" w:author="Luccas Correa" w:date="2026-09-26T15:10:00Z" w16du:dateUtc="2026-09-26T19:10:00Z">
        <w:r w:rsidR="00C80471">
          <w:delText>One two</w:delText>
        </w:r>
      </w:del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36BD125" w16cid:durableId="560003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1F7CEA"/>
    <w:rsid w:val="00524058"/>
    <w:rsid w:val="00765E93"/>
    <w:rsid w:val="008A3B7A"/>
    <w:rsid w:val="0097502B"/>
    <w:rsid w:val="00AF4127"/>
    <w:rsid w:val="00C8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A3B7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A3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B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B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B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B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2026-01-02T18:45:00Z</dcterms:created>
  <dcterms:modified xsi:type="dcterms:W3CDTF">2026-09-26T19:10:00Z</dcterms:modified>
</cp:coreProperties>
</file>