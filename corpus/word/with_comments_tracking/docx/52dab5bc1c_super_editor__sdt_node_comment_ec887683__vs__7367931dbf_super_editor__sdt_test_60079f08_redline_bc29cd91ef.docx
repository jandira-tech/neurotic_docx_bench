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35AF2" w14:textId="77777777" w:rsidR="00591DAD" w:rsidRDefault="00882210">
      <w:pPr>
        <w:rPr>
          <w:ins w:id="36" w:author="Nick Bernal" w:date="2026-09-26T15:13:00Z" w16du:dateUtc="2026-09-26T19:13:00Z"/>
        </w:rPr>
      </w:pPr>
      <w:sdt>
        <w:sdtPr>
          <w:rPr>
            <w:b/>
            <w:bCs/>
            <w:color w:val="FF0000"/>
          </w:rPr>
          <w:tag w:val="goog_rdk_0"/>
          <w:id w:val="-544146087"/>
        </w:sdtPr>
        <w:sdtEndPr/>
        <w:sdtContent>
          <w:ins w:id="37" w:author="Nick Bernal" w:date="2026-09-26T15:13:00Z" w16du:dateUtc="2026-09-26T19:13:00Z">
            <w:r>
              <w:t xml:space="preserve">This is some inline </w:t>
            </w:r>
          </w:ins>
          <w:r>
            <w:rPr>
              <w:rPrChange w:id="38" w:author="Nick Bernal" w:date="2026-09-26T15:13:00Z" w16du:dateUtc="2026-09-26T19:13:00Z">
                <w:rPr>
                  <w:b/>
                  <w:bCs/>
                  <w:color w:val="FF0000"/>
                </w:rPr>
              </w:rPrChange>
            </w:rPr>
            <w:t xml:space="preserve">SDT </w:t>
          </w:r>
          <w:del w:id="39" w:author="Nick Bernal" w:date="2026-09-26T15:13:00Z" w16du:dateUtc="2026-09-26T19:13:00Z">
            <w:r w:rsidRPr="1AC6F92B">
              <w:rPr>
                <w:b/>
                <w:bCs/>
                <w:color w:val="FF0000"/>
              </w:rPr>
              <w:delText xml:space="preserve">field with </w:delText>
            </w:r>
          </w:del>
          <w:commentRangeStart w:id="40"/>
          <w:r>
            <w:rPr>
              <w:rPrChange w:id="41" w:author="Nick Bernal" w:date="2026-09-26T15:13:00Z" w16du:dateUtc="2026-09-26T19:13:00Z">
                <w:rPr>
                  <w:b/>
                  <w:bCs/>
                  <w:color w:val="FF0000"/>
                </w:rPr>
              </w:rPrChange>
            </w:rPr>
            <w:t xml:space="preserve">text </w:t>
          </w:r>
          <w:ins w:id="42" w:author="Nick Bernal" w:date="2026-09-26T15:13:00Z" w16du:dateUtc="2026-09-26T19:13:00Z">
            <w:r>
              <w:t>content inside a run.</w:t>
            </w:r>
          </w:ins>
          <w:del w:id="43" w:author="Nick Bernal" w:date="2026-09-26T15:13:00Z" w16du:dateUtc="2026-09-26T19:13:00Z">
            <w:r w:rsidRPr="1AC6F92B">
              <w:rPr>
                <w:b/>
                <w:bCs/>
                <w:color w:val="FF0000"/>
              </w:rPr>
              <w:delText>and comment</w:delText>
            </w:r>
            <w:commentRangeEnd w:id="40"/>
            <w:r w:rsidR="0079062D">
              <w:rPr>
                <w:rStyle w:val="CommentReference"/>
                <w:b/>
                <w:bCs/>
                <w:sz w:val="24"/>
                <w:szCs w:val="24"/>
              </w:rPr>
              <w:commentReference w:id="40"/>
            </w:r>
          </w:del>
        </w:sdtContent>
      </w:sdt>
    </w:p>
    <w:p w14:paraId="7D94D2F9" w14:textId="77777777" w:rsidR="00591DAD" w:rsidRDefault="00882210">
      <w:pPr>
        <w:rPr>
          <w:ins w:id="44" w:author="Nick Bernal" w:date="2026-09-26T15:13:00Z" w16du:dateUtc="2026-09-26T19:13:00Z"/>
        </w:rPr>
      </w:pPr>
      <w:ins w:id="45" w:author="Nick Bernal" w:date="2026-09-26T15:13:00Z" w16du:dateUtc="2026-09-26T19:13:00Z">
        <w:r>
          <w:t>This is a paragraph inside the block SDT.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1644"/>
        <w:gridCol w:w="1644"/>
      </w:tblGrid>
      <w:tr w:rsidR="00591DAD" w14:paraId="20B98786" w14:textId="77777777">
        <w:trPr>
          <w:ins w:id="46" w:author="Nick Bernal" w:date="2026-09-26T15:13:00Z" w16du:dateUtc="2026-09-26T19:13:00Z"/>
        </w:trPr>
        <w:tc>
          <w:tcPr>
            <w:tcW w:w="0" w:type="auto"/>
          </w:tcPr>
          <w:p w14:paraId="516EA23A" w14:textId="77777777" w:rsidR="00591DAD" w:rsidRDefault="00882210">
            <w:pPr>
              <w:rPr>
                <w:ins w:id="47" w:author="Nick Bernal" w:date="2026-09-26T15:13:00Z" w16du:dateUtc="2026-09-26T19:13:00Z"/>
              </w:rPr>
            </w:pPr>
            <w:ins w:id="48" w:author="Nick Bernal" w:date="2026-09-26T15:13:00Z" w16du:dateUtc="2026-09-26T19:13:00Z">
              <w:r>
                <w:t>Row 1, Cell 1</w:t>
              </w:r>
            </w:ins>
          </w:p>
        </w:tc>
        <w:tc>
          <w:tcPr>
            <w:tcW w:w="0" w:type="auto"/>
          </w:tcPr>
          <w:p w14:paraId="1C526A02" w14:textId="77777777" w:rsidR="00591DAD" w:rsidRDefault="00882210">
            <w:pPr>
              <w:rPr>
                <w:ins w:id="49" w:author="Nick Bernal" w:date="2026-09-26T15:13:00Z" w16du:dateUtc="2026-09-26T19:13:00Z"/>
              </w:rPr>
            </w:pPr>
            <w:ins w:id="50" w:author="Nick Bernal" w:date="2026-09-26T15:13:00Z" w16du:dateUtc="2026-09-26T19:13:00Z">
              <w:r>
                <w:t>Row 1, Cell 2</w:t>
              </w:r>
            </w:ins>
          </w:p>
        </w:tc>
      </w:tr>
      <w:tr w:rsidR="00591DAD" w14:paraId="128BA504" w14:textId="77777777">
        <w:trPr>
          <w:ins w:id="51" w:author="Nick Bernal" w:date="2026-09-26T15:13:00Z" w16du:dateUtc="2026-09-26T19:13:00Z"/>
        </w:trPr>
        <w:tc>
          <w:tcPr>
            <w:tcW w:w="0" w:type="auto"/>
          </w:tcPr>
          <w:p w14:paraId="0890ED62" w14:textId="77777777" w:rsidR="00591DAD" w:rsidRDefault="00882210">
            <w:pPr>
              <w:rPr>
                <w:ins w:id="52" w:author="Nick Bernal" w:date="2026-09-26T15:13:00Z" w16du:dateUtc="2026-09-26T19:13:00Z"/>
              </w:rPr>
            </w:pPr>
            <w:ins w:id="53" w:author="Nick Bernal" w:date="2026-09-26T15:13:00Z" w16du:dateUtc="2026-09-26T19:13:00Z">
              <w:r>
                <w:t>Row 2, Cell 1</w:t>
              </w:r>
            </w:ins>
          </w:p>
        </w:tc>
        <w:tc>
          <w:tcPr>
            <w:tcW w:w="0" w:type="auto"/>
          </w:tcPr>
          <w:p w14:paraId="3AEF89F1" w14:textId="77777777" w:rsidR="00591DAD" w:rsidRDefault="00882210">
            <w:pPr>
              <w:rPr>
                <w:ins w:id="54" w:author="Nick Bernal" w:date="2026-09-26T15:13:00Z" w16du:dateUtc="2026-09-26T19:13:00Z"/>
              </w:rPr>
            </w:pPr>
            <w:ins w:id="55" w:author="Nick Bernal" w:date="2026-09-26T15:13:00Z" w16du:dateUtc="2026-09-26T19:13:00Z">
              <w:r>
                <w:t>Row 2, Cell 2</w:t>
              </w:r>
            </w:ins>
          </w:p>
        </w:tc>
      </w:tr>
    </w:tbl>
    <w:p w14:paraId="0ECB54D3" w14:textId="211B8F8B" w:rsidR="00791435" w:rsidRDefault="00882210" w:rsidP="1AC6F92B">
      <w:pPr>
        <w:pBdr>
          <w:top w:val="nil"/>
          <w:left w:val="nil"/>
          <w:bottom w:val="nil"/>
          <w:right w:val="nil"/>
          <w:between w:val="nil"/>
        </w:pBdr>
        <w:jc w:val="both"/>
        <w:rPr>
          <w:del w:id="56" w:author="Nick Bernal" w:date="2026-09-26T15:13:00Z" w16du:dateUtc="2026-09-26T19:13:00Z"/>
          <w:b/>
          <w:bCs/>
          <w:color w:val="FF0000"/>
        </w:rPr>
      </w:pPr>
      <w:ins w:id="57" w:author="Nick Bernal" w:date="2026-09-26T15:13:00Z" w16du:dateUtc="2026-09-26T19:13:00Z">
        <w:r>
          <w:t>Additional</w:t>
        </w:r>
      </w:ins>
      <w:r>
        <w:rPr>
          <w:rPrChange w:id="58" w:author="Nick Bernal" w:date="2026-09-26T15:13:00Z" w16du:dateUtc="2026-09-26T19:13:00Z">
            <w:rPr>
              <w:b/>
              <w:bCs/>
              <w:color w:val="FF0000"/>
            </w:rPr>
          </w:rPrChange>
        </w:rPr>
        <w:t xml:space="preserve"> text</w:t>
      </w:r>
      <w:ins w:id="59" w:author="Nick Bernal" w:date="2026-09-26T15:13:00Z" w16du:dateUtc="2026-09-26T19:13:00Z">
        <w:r>
          <w:t xml:space="preserve"> after the table inside the block SDT.</w:t>
        </w:r>
      </w:ins>
    </w:p>
    <w:p w14:paraId="5D1C4156" w14:textId="77777777" w:rsidR="003C58BC" w:rsidRDefault="003C58BC"/>
    <w:sectPr w:rsidR="003C58BC" w:rsidSect="00034616">
      <w:pgSz w:w="12240" w:h="15840"/>
      <w:pgMar w:top="1440" w:right="1800" w:bottom="1440" w:left="1800" w:header="720" w:footer="720" w:gutter="0"/>
      <w:cols w:space="720"/>
      <w:docGrid w:linePitch="360"/>
      <w:sectPrChange w:id="60" w:author="Nick Bernal" w:date="2026-09-26T15:13:00Z" w16du:dateUtc="2026-09-26T19:13:00Z">
        <w:sectPr w:rsidR="003C58BC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0" w:author="Nick Bernal" w:date="2025-05-28T11:11:00Z" w:initials="NB">
    <w:p w14:paraId="368A6BBE" w14:textId="77777777" w:rsidR="0079062D" w:rsidRDefault="0079062D" w:rsidP="0079062D">
      <w:r>
        <w:rPr>
          <w:rStyle w:val="CommentReference"/>
        </w:rPr>
        <w:annotationRef/>
      </w:r>
      <w:r>
        <w:rPr>
          <w:sz w:val="20"/>
          <w:szCs w:val="20"/>
        </w:rPr>
        <w:t>some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68A6B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7F605AC" w16cex:dateUtc="2025-05-28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68A6BBE" w16cid:durableId="47F605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23"/>
    <w:rsid w:val="00034616"/>
    <w:rsid w:val="0006063C"/>
    <w:rsid w:val="0015074B"/>
    <w:rsid w:val="0029639D"/>
    <w:rsid w:val="00326F90"/>
    <w:rsid w:val="00360F1B"/>
    <w:rsid w:val="003C1D14"/>
    <w:rsid w:val="003C58BC"/>
    <w:rsid w:val="004C1F44"/>
    <w:rsid w:val="00591DAD"/>
    <w:rsid w:val="0079062D"/>
    <w:rsid w:val="00791435"/>
    <w:rsid w:val="00831456"/>
    <w:rsid w:val="00882210"/>
    <w:rsid w:val="00931F1A"/>
    <w:rsid w:val="00962170"/>
    <w:rsid w:val="00AA1D8D"/>
    <w:rsid w:val="00AF4127"/>
    <w:rsid w:val="00B47730"/>
    <w:rsid w:val="00CB0664"/>
    <w:rsid w:val="00D52BD0"/>
    <w:rsid w:val="00DF4758"/>
    <w:rsid w:val="00E46123"/>
    <w:rsid w:val="00F512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C6BBE"/>
  <w15:chartTrackingRefBased/>
  <w15:docId w15:val="{6F6E1989-94E6-4248-80BA-D5E95192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Nick Bernal" w:date="2026-09-26T15:13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Nick Bernal" w:date="2026-09-26T15:13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Nick Bernal" w:date="2026-09-26T15:13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Nick Bernal" w:date="2026-09-26T15:13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9-26T15:1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Nick Bernal" w:date="2026-09-26T15:13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Nick Bernal" w:date="2026-09-26T15:13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9-26T15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Nick Bernal" w:date="2026-09-26T15:13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9-26T15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Nick Bernal" w:date="2026-09-26T15:13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9-26T15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Nick Bernal" w:date="2026-09-26T15:13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9-26T15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2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6123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6123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23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23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23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2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23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2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Nick Bernal" w:date="2026-09-26T15:1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9-26T15:1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6123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9-26T15:13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9-26T15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123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9-26T15:13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Nick Bernal" w:date="2026-09-26T15:1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6123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4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9-26T15:13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9-26T15:1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9-26T15:13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23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9-26T15:13:00Z">
        <w:rPr>
          <w:b/>
          <w:bCs/>
          <w:smallCaps/>
          <w:color w:val="0F4761" w:themeColor="accent1" w:themeShade="BF"/>
          <w:spacing w:val="5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790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6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6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62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Nick Bernal" w:date="2026-09-26T15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Nick Bernal" w:date="2026-09-26T15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Nick Bernal" w:date="2026-09-26T15:13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Nick Bernal" w:date="2026-09-26T15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Nick Bernal" w:date="2026-09-26T15:13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Nick Bernal" w:date="2026-09-26T15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Nick Bernal" w:date="2026-09-26T15:1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831456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Nick Bernal" w:date="2026-09-26T15:13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Nick Bernal" w:date="2026-09-26T15:13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Nick Bernal" w:date="2026-09-26T15:13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Nick Bernal" w:date="2026-09-26T15:1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Nick Bernal" w:date="2026-09-26T15:1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Nick Bernal" w:date="2026-09-26T15:1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Nick Bernal" w:date="2026-09-26T15:1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Nick Bernal" w:date="2026-09-26T15:1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Nick Bernal" w:date="2026-09-26T15:1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Nick Bernal" w:date="2026-09-26T15:13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Nick Bernal" w:date="2026-09-26T15:13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Nick Bernal" w:date="2026-09-26T15:13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Nick Bernal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Nick Bernal" w:date="2026-09-26T15:13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Nick Bernal" w:date="2026-09-26T15:13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831456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Nick Bernal" w:date="2026-09-26T15:13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Nick Bernal" w:date="2026-09-26T15:1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831456"/>
    <w:rPr>
      <w:b/>
      <w:bCs/>
    </w:rPr>
  </w:style>
  <w:style w:type="character" w:styleId="Emphasis">
    <w:name w:val="Emphasis"/>
    <w:basedOn w:val="DefaultParagraphFont"/>
    <w:uiPriority w:val="20"/>
    <w:qFormat/>
    <w:rsid w:val="0083145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3145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3145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3145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Nick Bernal" w:date="2026-09-26T15:13:00Z">
        <w:pPr>
          <w:keepNext/>
          <w:keepLines/>
          <w:spacing w:before="480" w:line="276" w:lineRule="auto"/>
        </w:pPr>
      </w:pPrChange>
    </w:pPr>
    <w:rPr>
      <w:rPrChange w:id="35" w:author="Nick Bernal" w:date="2026-09-26T15:13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31456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31456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1456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31456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31456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31456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31456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3145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3145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83145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3145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3145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3145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3145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3145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3145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3145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5236A8-17DF-044A-991F-8D0FE8A56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2025-05-28T18:11:00Z</dcterms:created>
  <dcterms:modified xsi:type="dcterms:W3CDTF">2026-09-26T19:13:00Z</dcterms:modified>
</cp:coreProperties>
</file>