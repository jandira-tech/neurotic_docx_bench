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 w:rsidR="00FD3507" w:rsidRDefault="00F327DE">
      <w:pPr>
        <w:rPr>
          <w:ins w:id="0" w:author="Author" w:date="2026-06-29T11:15:00Z" w16du:dateUtc="2026-06-29T15:15:00Z"/>
        </w:rPr>
      </w:pPr>
      <w:ins w:id="1" w:author="Author" w:date="2026-06-29T11:15:00Z" w16du:dateUtc="2026-06-29T15:15:00Z">
        <w:r>
          <w:t>Product Roadmap 2026</w:t>
        </w:r>
      </w:ins>
    </w:p>
    <w:p w14:paraId="570D38E6" w14:textId="77777777" w:rsidR="00FD3507" w:rsidRDefault="00F327DE">
      <w:pPr>
        <w:rPr>
          <w:ins w:id="2" w:author="Author" w:date="2026-06-29T11:15:00Z" w16du:dateUtc="2026-06-29T15:15:00Z"/>
        </w:rPr>
      </w:pPr>
      <w:ins w:id="3" w:author="Author" w:date="2026-06-29T11:15:00Z" w16du:dateUtc="2026-06-29T15:15:00Z">
        <w:r>
          <w:t>Q1: Launch v2.0 with new dashboard</w:t>
        </w:r>
      </w:ins>
    </w:p>
    <w:p w14:paraId="314CBB14" w14:textId="77777777" w:rsidR="00FD3507" w:rsidRDefault="00F327DE">
      <w:pPr>
        <w:rPr>
          <w:ins w:id="4" w:author="Author" w:date="2026-06-29T11:15:00Z" w16du:dateUtc="2026-06-29T15:15:00Z"/>
        </w:rPr>
      </w:pPr>
      <w:ins w:id="5" w:author="Author" w:date="2026-06-29T11:15:00Z" w16du:dateUtc="2026-06-29T15:15:00Z">
        <w:r>
          <w:t>Q2: Mobile app release</w:t>
        </w:r>
      </w:ins>
    </w:p>
    <w:p w14:paraId="67B1BAD7" w14:textId="77777777" w:rsidR="00FD3507" w:rsidRDefault="00F327DE">
      <w:pPr>
        <w:rPr>
          <w:ins w:id="6" w:author="Author" w:date="2026-06-29T11:15:00Z" w16du:dateUtc="2026-06-29T15:15:00Z"/>
        </w:rPr>
      </w:pPr>
      <w:ins w:id="7" w:author="Author" w:date="2026-06-29T11:15:00Z" w16du:dateUtc="2026-06-29T15:15:00Z">
        <w:r>
          <w:t xml:space="preserve">Q3: API integrations with </w:t>
        </w:r>
      </w:ins>
      <w:ins w:id="8" w:author="Online User" w:date="2026-05-14T18:20:00Z">
        <w:r>
          <w:t xml:space="preserve"> and 5 enterprise clients</w:t>
        </w:r>
      </w:ins>
      <w:ins w:id="9" w:author="Author" w:date="2026-06-29T11:15:00Z" w16du:dateUtc="2026-06-29T15:15:00Z">
        <w:r>
          <w:t>10 partners</w:t>
        </w:r>
      </w:ins>
    </w:p>
    <w:p w14:paraId="2859BC5F" w14:textId="77777777" w:rsidR="00FD3507" w:rsidRDefault="00F327DE">
      <w:pPr>
        <w:rPr>
          <w:ins w:id="10" w:author="Author" w:date="2026-06-29T11:15:00Z" w16du:dateUtc="2026-06-29T15:15:00Z"/>
        </w:rPr>
      </w:pPr>
      <w:ins w:id="11" w:author="Author" w:date="2026-06-29T11:15:00Z" w16du:dateUtc="2026-06-29T15:15:00Z">
        <w:r>
          <w:t>Q4: AI features implementation</w:t>
        </w:r>
      </w:ins>
    </w:p>
    <w:p w14:paraId="159C626E" w14:textId="77777777" w:rsidR="00FD3507" w:rsidRDefault="00F327DE">
      <w:pPr>
        <w:rPr>
          <w:ins w:id="12" w:author="Author" w:date="2026-06-29T11:15:00Z" w16du:dateUtc="2026-06-29T15:15:00Z"/>
        </w:rPr>
      </w:pPr>
      <w:ins w:id="13" w:author="Author" w:date="2026-06-29T11:15:00Z" w16du:dateUtc="2026-06-29T15:15:00Z">
        <w:r>
          <w:t>Team Size: 30 developers</w:t>
        </w:r>
      </w:ins>
    </w:p>
    <w:p w14:paraId="2B78C83D" w14:textId="77777777" w:rsidR="00FD3507" w:rsidRDefault="00F327DE">
      <w:pPr>
        <w:rPr>
          <w:ins w:id="14" w:author="Author" w:date="2026-06-29T11:15:00Z" w16du:dateUtc="2026-06-29T15:15:00Z"/>
        </w:rPr>
      </w:pPr>
      <w:ins w:id="15" w:author="Author" w:date="2026-06-29T11:15:00Z" w16du:dateUtc="2026-06-29T15:15:00Z">
        <w:r>
          <w:t>Technology Stack: React, Node.js, AWS</w:t>
        </w:r>
      </w:ins>
    </w:p>
    <w:p w14:paraId="10524B7A" w14:textId="40264297" w:rsidR="00F66B6B" w:rsidRDefault="00F327DE" w:rsidP="00F66B6B">
      <w:pPr>
        <w:pStyle w:val="Title"/>
        <w:rPr>
          <w:del w:id="16" w:author="Author" w:date="2026-06-29T11:15:00Z" w16du:dateUtc="2026-06-29T15:15:00Z"/>
        </w:rPr>
      </w:pPr>
      <w:ins w:id="17" w:author="Author" w:date="2026-06-29T11:15:00Z" w16du:dateUtc="2026-06-29T15:15:00Z">
        <w:r>
          <w:t>Release Frequency: Monthly sprints</w:t>
        </w:r>
      </w:ins>
      <w:del w:id="18" w:author="Author" w:date="2026-06-29T11:15:00Z" w16du:dateUtc="2026-06-29T15:15:00Z">
        <w:r w:rsidR="00F66B6B"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9" w:author="Author" w:date="2026-06-29T11:15:00Z" w16du:dateUtc="2026-06-29T15:15:00Z"/>
        </w:rPr>
      </w:pPr>
      <w:del w:id="20" w:author="Author" w:date="2026-06-29T11:15:00Z" w16du:dateUtc="2026-06-29T15:15:00Z">
        <w:r w:rsidRPr="00F66B6B"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21" w:author="Author" w:date="2026-06-29T11:15:00Z" w16du:dateUtc="2026-06-29T15:15:00Z"/>
          <w:rFonts w:ascii="Aptos" w:hAnsi="Aptos"/>
        </w:rPr>
      </w:pPr>
      <w:del w:id="22" w:author="Author" w:date="2026-06-29T11:15:00Z" w16du:dateUtc="2026-06-29T15:15:00Z">
        <w:r w:rsidRPr="00F66B6B">
          <w:rPr>
            <w:rFonts w:ascii="Aptos" w:hAnsi="Aptos"/>
          </w:rPr>
          <w:delText>This document is intentionally varied</w:delText>
        </w:r>
        <w:commentRangeStart w:id="23"/>
        <w:commentRangeStart w:id="24"/>
        <w:commentRangeStart w:id="25"/>
        <w:r w:rsidRPr="00F66B6B"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commentRangeEnd w:id="23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3"/>
        </w:r>
        <w:commentRangeEnd w:id="24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4"/>
        </w:r>
        <w:commentRangeEnd w:id="25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5"/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7" w:author="Author" w:date="2026-06-29T11:15:00Z" w16du:dateUtc="2026-06-29T15:15:00Z"/>
        </w:rPr>
      </w:pPr>
      <w:del w:id="28" w:author="Author" w:date="2026-06-29T11:15:00Z" w16du:dateUtc="2026-06-29T15:15:00Z">
        <w:r w:rsidRPr="00F66B6B"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9" w:author="Author" w:date="2026-06-29T11:15:00Z" w16du:dateUtc="2026-06-29T15:15:00Z"/>
          <w:rFonts w:ascii="Aptos" w:hAnsi="Aptos"/>
        </w:rPr>
      </w:pPr>
      <w:del w:id="30" w:author="Author" w:date="2026-06-29T11:15:00Z" w16du:dateUtc="2026-06-29T15:15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31" w:author="Author" w:date="2026-06-29T11:15:00Z" w16du:dateUtc="2026-06-29T15:15:00Z"/>
          <w:rFonts w:ascii="Aptos" w:hAnsi="Aptos"/>
        </w:rPr>
      </w:pPr>
      <w:del w:id="32" w:author="Author" w:date="2026-06-29T11:15:00Z" w16du:dateUtc="2026-06-29T15:15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33" w:author="Author" w:date="2026-06-29T11:15:00Z" w16du:dateUtc="2026-06-29T15:15:00Z"/>
        </w:rPr>
      </w:pPr>
      <w:del w:id="34" w:author="Author" w:date="2026-06-29T11:15:00Z" w16du:dateUtc="2026-06-29T15:15:00Z">
        <w:r w:rsidRPr="00F66B6B"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35" w:author="Author" w:date="2026-06-29T11:15:00Z" w16du:dateUtc="2026-06-29T15:15:00Z"/>
        </w:rPr>
      </w:pPr>
      <w:del w:id="36" w:author="Author" w:date="2026-06-29T11:15:00Z" w16du:dateUtc="2026-06-29T15:15:00Z">
        <w:r w:rsidRPr="00F66B6B"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7" w:author="Author" w:date="2026-06-29T11:15:00Z" w16du:dateUtc="2026-06-29T15:15:00Z"/>
        </w:rPr>
      </w:pPr>
      <w:del w:id="38" w:author="Author" w:date="2026-06-29T11:15:00Z" w16du:dateUtc="2026-06-29T15:15:00Z">
        <w:r w:rsidRPr="00F66B6B"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9" w:author="Author" w:date="2026-06-29T11:15:00Z" w16du:dateUtc="2026-06-29T15:15:00Z"/>
        </w:rPr>
      </w:pPr>
      <w:del w:id="40" w:author="Author" w:date="2026-06-29T11:15:00Z" w16du:dateUtc="2026-06-29T15:15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41" w:author="Author" w:date="2026-06-29T11:15:00Z" w16du:dateUtc="2026-06-29T15:15:00Z"/>
        </w:rPr>
      </w:pPr>
      <w:del w:id="42" w:author="Author" w:date="2026-06-29T11:15:00Z" w16du:dateUtc="2026-06-29T15:15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43" w:author="Author" w:date="2026-06-29T11:15:00Z" w16du:dateUtc="2026-06-29T15:15:00Z"/>
        </w:rPr>
      </w:pPr>
      <w:del w:id="44" w:author="Author" w:date="2026-06-29T11:15:00Z" w16du:dateUtc="2026-06-29T15:15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45" w:author="Author" w:date="2026-06-29T11:15:00Z" w16du:dateUtc="2026-06-29T15:15:00Z"/>
        </w:rPr>
      </w:pPr>
      <w:del w:id="46" w:author="Author" w:date="2026-06-29T11:15:00Z" w16du:dateUtc="2026-06-29T15:15:00Z">
        <w:r w:rsidRPr="00F66B6B"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7" w:author="Author" w:date="2026-06-29T11:15:00Z" w16du:dateUtc="2026-06-29T15:15:00Z"/>
        </w:rPr>
      </w:pPr>
      <w:del w:id="48" w:author="Author" w:date="2026-06-29T11:15:00Z" w16du:dateUtc="2026-06-29T15:15:00Z">
        <w:r>
          <w:lastRenderedPageBreak/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9" w:author="Author" w:date="2026-06-29T11:15:00Z" w16du:dateUtc="2026-06-29T15:15:00Z"/>
        </w:rPr>
      </w:pPr>
      <w:del w:id="50" w:author="Author" w:date="2026-06-29T11:15:00Z" w16du:dateUtc="2026-06-29T15:15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51" w:author="Author" w:date="2026-06-29T11:15:00Z" w16du:dateUtc="2026-06-29T15:15:00Z"/>
        </w:rPr>
      </w:pPr>
      <w:del w:id="52" w:author="Author" w:date="2026-06-29T11:15:00Z" w16du:dateUtc="2026-06-29T15:15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53" w:author="Author" w:date="2026-06-29T11:15:00Z" w16du:dateUtc="2026-06-29T15:15:00Z"/>
        </w:rPr>
      </w:pPr>
      <w:del w:id="54" w:author="Author" w:date="2026-06-29T11:15:00Z" w16du:dateUtc="2026-06-29T15:15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55" w:author="Author" w:date="2026-06-29T11:15:00Z" w16du:dateUtc="2026-06-29T15:15:00Z"/>
        </w:rPr>
      </w:pPr>
      <w:del w:id="56" w:author="Author" w:date="2026-06-29T11:15:00Z" w16du:dateUtc="2026-06-29T15:15:00Z">
        <w:r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7" w:author="Author" w:date="2026-06-29T11:15:00Z" w16du:dateUtc="2026-06-29T15:15:00Z"/>
          <w:rFonts w:ascii="Aptos" w:hAnsi="Aptos"/>
        </w:rPr>
      </w:pPr>
      <w:del w:id="58" w:author="Author" w:date="2026-06-29T11:15:00Z" w16du:dateUtc="2026-06-29T15:15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9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60" w:author="Author" w:date="2026-06-29T11:15:00Z" w16du:dateUtc="2026-06-29T15:15:00Z"/>
                <w:rFonts w:ascii="Aptos" w:hAnsi="Aptos"/>
              </w:rPr>
            </w:pPr>
            <w:del w:id="61" w:author="Author" w:date="2026-06-29T11:15:00Z" w16du:dateUtc="2026-06-29T15:15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2" w:author="Author" w:date="2026-06-29T11:15:00Z" w16du:dateUtc="2026-06-29T15:15:00Z"/>
                <w:rFonts w:ascii="Aptos" w:hAnsi="Aptos"/>
              </w:rPr>
            </w:pPr>
            <w:del w:id="63" w:author="Author" w:date="2026-06-29T11:15:00Z" w16du:dateUtc="2026-06-29T15:15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4" w:author="Author" w:date="2026-06-29T11:15:00Z" w16du:dateUtc="2026-06-29T15:15:00Z"/>
                <w:rFonts w:ascii="Aptos" w:hAnsi="Aptos"/>
              </w:rPr>
            </w:pPr>
            <w:del w:id="65" w:author="Author" w:date="2026-06-29T11:15:00Z" w16du:dateUtc="2026-06-29T15:15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6" w:author="Author" w:date="2026-06-29T11:15:00Z" w16du:dateUtc="2026-06-29T15:15:00Z"/>
                <w:rFonts w:ascii="Aptos" w:hAnsi="Aptos"/>
              </w:rPr>
            </w:pPr>
            <w:del w:id="67" w:author="Author" w:date="2026-06-29T11:15:00Z" w16du:dateUtc="2026-06-29T15:15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8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9" w:author="Author" w:date="2026-06-29T11:15:00Z" w16du:dateUtc="2026-06-29T15:15:00Z"/>
                <w:rFonts w:ascii="Aptos" w:hAnsi="Aptos"/>
              </w:rPr>
            </w:pPr>
            <w:del w:id="70" w:author="Author" w:date="2026-06-29T11:15:00Z" w16du:dateUtc="2026-06-29T15:15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1" w:author="Author" w:date="2026-06-29T11:15:00Z" w16du:dateUtc="2026-06-29T15:15:00Z"/>
                <w:rFonts w:ascii="Aptos" w:hAnsi="Aptos"/>
              </w:rPr>
            </w:pPr>
            <w:del w:id="72" w:author="Author" w:date="2026-06-29T11:15:00Z" w16du:dateUtc="2026-06-29T15:15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3" w:author="Author" w:date="2026-06-29T11:15:00Z" w16du:dateUtc="2026-06-29T15:15:00Z"/>
                <w:rFonts w:ascii="Aptos" w:hAnsi="Aptos"/>
              </w:rPr>
            </w:pPr>
            <w:del w:id="74" w:author="Author" w:date="2026-06-29T11:15:00Z" w16du:dateUtc="2026-06-29T15:15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5" w:author="Author" w:date="2026-06-29T11:15:00Z" w16du:dateUtc="2026-06-29T15:15:00Z"/>
                <w:rFonts w:ascii="Aptos" w:hAnsi="Aptos"/>
              </w:rPr>
            </w:pPr>
            <w:del w:id="76" w:author="Author" w:date="2026-06-29T11:15:00Z" w16du:dateUtc="2026-06-29T15:15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7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8" w:author="Author" w:date="2026-06-29T11:15:00Z" w16du:dateUtc="2026-06-29T15:15:00Z"/>
                <w:rFonts w:ascii="Aptos" w:hAnsi="Aptos"/>
              </w:rPr>
            </w:pPr>
            <w:del w:id="79" w:author="Author" w:date="2026-06-29T11:15:00Z" w16du:dateUtc="2026-06-29T15:15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0" w:author="Author" w:date="2026-06-29T11:15:00Z" w16du:dateUtc="2026-06-29T15:15:00Z"/>
                <w:rFonts w:ascii="Aptos" w:hAnsi="Aptos"/>
              </w:rPr>
            </w:pPr>
            <w:del w:id="81" w:author="Author" w:date="2026-06-29T11:15:00Z" w16du:dateUtc="2026-06-29T15:15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2" w:author="Author" w:date="2026-06-29T11:15:00Z" w16du:dateUtc="2026-06-29T15:15:00Z"/>
                <w:rFonts w:ascii="Aptos" w:hAnsi="Aptos"/>
              </w:rPr>
            </w:pPr>
            <w:del w:id="83" w:author="Author" w:date="2026-06-29T11:15:00Z" w16du:dateUtc="2026-06-29T15:15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4" w:author="Author" w:date="2026-06-29T11:15:00Z" w16du:dateUtc="2026-06-29T15:15:00Z"/>
                <w:rFonts w:ascii="Aptos" w:hAnsi="Aptos"/>
              </w:rPr>
            </w:pPr>
            <w:del w:id="85" w:author="Author" w:date="2026-06-29T11:15:00Z" w16du:dateUtc="2026-06-29T15:15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6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7" w:author="Author" w:date="2026-06-29T11:15:00Z" w16du:dateUtc="2026-06-29T15:15:00Z"/>
                <w:rFonts w:ascii="Aptos" w:hAnsi="Aptos"/>
              </w:rPr>
            </w:pPr>
            <w:del w:id="88" w:author="Author" w:date="2026-06-29T11:15:00Z" w16du:dateUtc="2026-06-29T15:15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9" w:author="Author" w:date="2026-06-29T11:15:00Z" w16du:dateUtc="2026-06-29T15:15:00Z"/>
                <w:rFonts w:ascii="Aptos" w:hAnsi="Aptos"/>
              </w:rPr>
            </w:pPr>
            <w:del w:id="90" w:author="Author" w:date="2026-06-29T11:15:00Z" w16du:dateUtc="2026-06-29T15:15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1" w:author="Author" w:date="2026-06-29T11:15:00Z" w16du:dateUtc="2026-06-29T15:15:00Z"/>
                <w:rFonts w:ascii="Aptos" w:hAnsi="Aptos"/>
              </w:rPr>
            </w:pPr>
            <w:del w:id="92" w:author="Author" w:date="2026-06-29T11:15:00Z" w16du:dateUtc="2026-06-29T15:15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3" w:author="Author" w:date="2026-06-29T11:15:00Z" w16du:dateUtc="2026-06-29T15:15:00Z"/>
                <w:rFonts w:ascii="Aptos" w:hAnsi="Aptos"/>
              </w:rPr>
            </w:pPr>
            <w:del w:id="94" w:author="Author" w:date="2026-06-29T11:15:00Z" w16du:dateUtc="2026-06-29T15:15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95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6" w:author="Author" w:date="2026-06-29T11:15:00Z" w16du:dateUtc="2026-06-29T15:15:00Z"/>
                <w:rFonts w:ascii="Aptos" w:hAnsi="Aptos"/>
              </w:rPr>
            </w:pPr>
            <w:del w:id="97" w:author="Author" w:date="2026-06-29T11:15:00Z" w16du:dateUtc="2026-06-29T15:15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8" w:author="Author" w:date="2026-06-29T11:15:00Z" w16du:dateUtc="2026-06-29T15:15:00Z"/>
                <w:rFonts w:ascii="Aptos" w:hAnsi="Aptos"/>
              </w:rPr>
            </w:pPr>
            <w:del w:id="99" w:author="Author" w:date="2026-06-29T11:15:00Z" w16du:dateUtc="2026-06-29T15:15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0" w:author="Author" w:date="2026-06-29T11:15:00Z" w16du:dateUtc="2026-06-29T15:15:00Z"/>
                <w:rFonts w:ascii="Aptos" w:hAnsi="Aptos"/>
              </w:rPr>
            </w:pPr>
            <w:del w:id="101" w:author="Author" w:date="2026-06-29T11:15:00Z" w16du:dateUtc="2026-06-29T15:15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2" w:author="Author" w:date="2026-06-29T11:15:00Z" w16du:dateUtc="2026-06-29T15:15:00Z"/>
                <w:rFonts w:ascii="Aptos" w:hAnsi="Aptos"/>
              </w:rPr>
            </w:pPr>
            <w:del w:id="103" w:author="Author" w:date="2026-06-29T11:15:00Z" w16du:dateUtc="2026-06-29T15:15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104" w:author="Author" w:date="2026-06-29T11:15:00Z" w16du:dateUtc="2026-06-29T15:15:00Z"/>
        </w:rPr>
      </w:pPr>
    </w:p>
    <w:p w14:paraId="0349A5D9" w14:textId="3B6C2D6E" w:rsidR="00F66B6B" w:rsidRDefault="00F66B6B" w:rsidP="00F66B6B">
      <w:pPr>
        <w:pStyle w:val="Heading1"/>
        <w:rPr>
          <w:del w:id="105" w:author="Author" w:date="2026-06-29T11:15:00Z" w16du:dateUtc="2026-06-29T15:15:00Z"/>
        </w:rPr>
      </w:pPr>
      <w:del w:id="106" w:author="Author" w:date="2026-06-29T11:15:00Z" w16du:dateUtc="2026-06-29T15:15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7" w:author="Author" w:date="2026-06-29T11:15:00Z" w16du:dateUtc="2026-06-29T15:15:00Z"/>
        </w:rPr>
      </w:pPr>
      <w:del w:id="108" w:author="Author" w:date="2026-06-29T11:15:00Z" w16du:dateUtc="2026-06-29T15:15:00Z">
        <w:r w:rsidRPr="00F66B6B"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9" w:author="Author" w:date="2026-06-29T11:15:00Z" w16du:dateUtc="2026-06-29T15:15:00Z"/>
          <w:rFonts w:ascii="Aptos" w:hAnsi="Aptos"/>
        </w:rPr>
      </w:pPr>
      <w:del w:id="110" w:author="Author" w:date="2026-06-29T11:15:00Z" w16du:dateUtc="2026-06-29T15:15:00Z">
        <w:r w:rsidRPr="00F66B6B"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11" w:author="Author" w:date="2026-06-29T11:15:00Z" w16du:dateUtc="2026-06-29T15:15:00Z"/>
          <w:rFonts w:ascii="Aptos" w:hAnsi="Aptos"/>
        </w:rPr>
      </w:pPr>
      <w:del w:id="112" w:author="Author" w:date="2026-06-29T11:15:00Z" w16du:dateUtc="2026-06-29T15:15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14" w:author="Author" w:date="2026-06-29T11:15:00Z" w16du:dateUtc="2026-06-29T15:15:00Z"/>
        </w:rPr>
      </w:pPr>
      <w:del w:id="115" w:author="Author" w:date="2026-06-29T11:15:00Z" w16du:dateUtc="2026-06-29T15:15:00Z">
        <w:r w:rsidRPr="00F66B6B"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6" w:author="Author" w:date="2026-06-29T11:15:00Z" w16du:dateUtc="2026-06-29T15:15:00Z"/>
          <w:rFonts w:ascii="Aptos" w:hAnsi="Aptos"/>
          <w:b/>
          <w:color w:val="C62828"/>
        </w:rPr>
      </w:pPr>
      <w:del w:id="117" w:author="Author" w:date="2026-06-29T11:15:00Z" w16du:dateUtc="2026-06-29T15:15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8" w:author="Author" w:date="2026-06-29T11:15:00Z" w16du:dateUtc="2026-06-29T15:15:00Z"/>
          <w:rFonts w:ascii="Aptos" w:hAnsi="Aptos"/>
          <w:b/>
          <w:color w:val="1565C0"/>
        </w:rPr>
      </w:pPr>
      <w:del w:id="119" w:author="Author" w:date="2026-06-29T11:15:00Z" w16du:dateUtc="2026-06-29T15:15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20" w:author="Author" w:date="2026-06-29T11:15:00Z" w16du:dateUtc="2026-06-29T15:15:00Z"/>
          <w:rFonts w:ascii="Aptos" w:hAnsi="Aptos"/>
          <w:i/>
          <w:color w:val="6A1B9A"/>
          <w:sz w:val="28"/>
        </w:rPr>
      </w:pPr>
      <w:del w:id="121" w:author="Author" w:date="2026-06-29T11:15:00Z" w16du:dateUtc="2026-06-29T15:15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ins w:id="122" w:author="Arthur Souza Rodrigues" w:date="2026-05-02T14:41:00Z" w16du:dateUtc="2026-05-02T18:41:00Z"/>
        </w:rPr>
      </w:pPr>
      <w:ins w:id="123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24" w:author="Arthur Souza Rodrigues" w:date="2026-05-02T14:41:00Z" w16du:dateUtc="2026-05-02T18:41:00Z"/>
        </w:rPr>
      </w:pPr>
      <w:ins w:id="125" w:author="Arthur Souza Rodrigues" w:date="2026-05-02T14:41:00Z" w16du:dateUtc="2026-05-02T18:41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26" w:author="Arthur Souza Rodrigues" w:date="2026-05-02T14:41:00Z" w16du:dateUtc="2026-05-02T18:41:00Z"/>
          <w:rFonts w:ascii="Aptos" w:hAnsi="Aptos"/>
        </w:rPr>
      </w:pPr>
      <w:ins w:id="127" w:author="Arthur Souza Rodrigues" w:date="2026-05-02T14:41:00Z" w16du:dateUtc="2026-05-02T18:41:00Z">
        <w:r w:rsidRPr="00F66B6B">
          <w:rPr>
            <w:rFonts w:ascii="Aptos" w:hAnsi="Aptos"/>
          </w:rPr>
          <w:lastRenderedPageBreak/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0" w:author="Arthur Souza Rodrigues" w:date="2026-05-02T14:41:00Z" w16du:dateUtc="2026-05-02T18:41:00Z"/>
        </w:rPr>
      </w:pPr>
      <w:ins w:id="131" w:author="Arthur Souza Rodrigues" w:date="2026-05-02T14:41:00Z" w16du:dateUtc="2026-05-02T18:41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2" w:author="Arthur Souza Rodrigues" w:date="2026-05-02T14:41:00Z" w16du:dateUtc="2026-05-02T18:41:00Z"/>
          <w:rFonts w:ascii="Aptos" w:hAnsi="Aptos"/>
        </w:rPr>
      </w:pPr>
      <w:ins w:id="133" w:author="Arthur Souza Rodrigues" w:date="2026-05-02T14:41:00Z" w16du:dateUtc="2026-05-02T18:4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34" w:author="Arthur Souza Rodrigues" w:date="2026-05-02T14:41:00Z" w16du:dateUtc="2026-05-02T18:41:00Z"/>
          <w:rFonts w:ascii="Aptos" w:hAnsi="Aptos"/>
        </w:rPr>
      </w:pPr>
      <w:ins w:id="135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36" w:author="Arthur Souza Rodrigues" w:date="2026-05-02T14:41:00Z" w16du:dateUtc="2026-05-02T18:41:00Z"/>
        </w:rPr>
      </w:pPr>
      <w:ins w:id="137" w:author="Arthur Souza Rodrigues" w:date="2026-05-02T14:41:00Z" w16du:dateUtc="2026-05-02T18:41:00Z">
        <w:r w:rsidRPr="00F66B6B"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38" w:author="Arthur Souza Rodrigues" w:date="2026-05-02T14:41:00Z" w16du:dateUtc="2026-05-02T18:41:00Z"/>
        </w:rPr>
      </w:pPr>
      <w:ins w:id="139" w:author="Arthur Souza Rodrigues" w:date="2026-05-02T14:41:00Z" w16du:dateUtc="2026-05-02T18:41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140" w:author="Arthur Souza Rodrigues" w:date="2026-05-02T14:41:00Z" w16du:dateUtc="2026-05-02T18:41:00Z"/>
        </w:rPr>
      </w:pPr>
      <w:ins w:id="141" w:author="Arthur Souza Rodrigues" w:date="2026-05-02T14:41:00Z" w16du:dateUtc="2026-05-02T18:41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142" w:author="Arthur Souza Rodrigues" w:date="2026-05-02T14:41:00Z" w16du:dateUtc="2026-05-02T18:41:00Z"/>
        </w:rPr>
      </w:pPr>
      <w:ins w:id="143" w:author="Arthur Souza Rodrigues" w:date="2026-05-02T14:41:00Z" w16du:dateUtc="2026-05-02T18:4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144" w:author="Arthur Souza Rodrigues" w:date="2026-05-02T14:41:00Z" w16du:dateUtc="2026-05-02T18:41:00Z"/>
        </w:rPr>
      </w:pPr>
      <w:ins w:id="145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46" w:author="Arthur Souza Rodrigues" w:date="2026-05-02T14:41:00Z" w16du:dateUtc="2026-05-02T18:41:00Z"/>
        </w:rPr>
      </w:pPr>
      <w:ins w:id="147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148" w:author="Arthur Souza Rodrigues" w:date="2026-05-02T14:41:00Z" w16du:dateUtc="2026-05-02T18:41:00Z"/>
        </w:rPr>
      </w:pPr>
      <w:ins w:id="149" w:author="Arthur Souza Rodrigues" w:date="2026-05-02T14:41:00Z" w16du:dateUtc="2026-05-02T18:41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150" w:author="Arthur Souza Rodrigues" w:date="2026-05-02T14:41:00Z" w16du:dateUtc="2026-05-02T18:41:00Z"/>
        </w:rPr>
      </w:pPr>
      <w:ins w:id="151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52" w:author="Arthur Souza Rodrigues" w:date="2026-05-02T14:41:00Z" w16du:dateUtc="2026-05-02T18:41:00Z"/>
        </w:rPr>
      </w:pPr>
      <w:ins w:id="153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154" w:author="Arthur Souza Rodrigues" w:date="2026-05-02T14:41:00Z" w16du:dateUtc="2026-05-02T18:41:00Z"/>
        </w:rPr>
      </w:pPr>
      <w:ins w:id="155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156" w:author="Arthur Souza Rodrigues" w:date="2026-05-02T14:41:00Z" w16du:dateUtc="2026-05-02T18:41:00Z"/>
        </w:rPr>
      </w:pPr>
      <w:ins w:id="157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158" w:author="Arthur Souza Rodrigues" w:date="2026-05-02T14:41:00Z" w16du:dateUtc="2026-05-02T18:41:00Z"/>
        </w:rPr>
      </w:pPr>
      <w:ins w:id="159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60" w:author="Arthur Souza Rodrigues" w:date="2026-05-02T14:41:00Z" w16du:dateUtc="2026-05-02T18:41:00Z"/>
          <w:rFonts w:ascii="Aptos" w:hAnsi="Aptos"/>
        </w:rPr>
      </w:pPr>
      <w:ins w:id="161" w:author="Arthur Souza Rodrigues" w:date="2026-05-02T14:41:00Z" w16du:dateUtc="2026-05-02T18:4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63" w:author="Arthur Souza Rodrigues" w:date="2026-05-02T14:41:00Z" w16du:dateUtc="2026-05-02T18:41:00Z"/>
                <w:rFonts w:ascii="Aptos" w:hAnsi="Aptos"/>
              </w:rPr>
            </w:pPr>
            <w:ins w:id="164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5" w:author="Arthur Souza Rodrigues" w:date="2026-05-02T14:41:00Z" w16du:dateUtc="2026-05-02T18:41:00Z"/>
                <w:rFonts w:ascii="Aptos" w:hAnsi="Aptos"/>
              </w:rPr>
            </w:pPr>
            <w:ins w:id="166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7" w:author="Arthur Souza Rodrigues" w:date="2026-05-02T14:41:00Z" w16du:dateUtc="2026-05-02T18:41:00Z"/>
                <w:rFonts w:ascii="Aptos" w:hAnsi="Aptos"/>
              </w:rPr>
            </w:pPr>
            <w:ins w:id="168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69" w:author="Arthur Souza Rodrigues" w:date="2026-05-02T14:41:00Z" w16du:dateUtc="2026-05-02T18:41:00Z"/>
                <w:rFonts w:ascii="Aptos" w:hAnsi="Aptos"/>
              </w:rPr>
            </w:pPr>
            <w:ins w:id="170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72" w:author="Arthur Souza Rodrigues" w:date="2026-05-02T14:41:00Z" w16du:dateUtc="2026-05-02T18:41:00Z"/>
                <w:rFonts w:ascii="Aptos" w:hAnsi="Aptos"/>
              </w:rPr>
            </w:pPr>
            <w:ins w:id="173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4" w:author="Arthur Souza Rodrigues" w:date="2026-05-02T14:41:00Z" w16du:dateUtc="2026-05-02T18:41:00Z"/>
                <w:rFonts w:ascii="Aptos" w:hAnsi="Aptos"/>
              </w:rPr>
            </w:pPr>
            <w:ins w:id="175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6" w:author="Arthur Souza Rodrigues" w:date="2026-05-02T14:41:00Z" w16du:dateUtc="2026-05-02T18:41:00Z"/>
                <w:rFonts w:ascii="Aptos" w:hAnsi="Aptos"/>
              </w:rPr>
            </w:pPr>
            <w:ins w:id="177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8" w:author="Arthur Souza Rodrigues" w:date="2026-05-02T14:41:00Z" w16du:dateUtc="2026-05-02T18:41:00Z"/>
                <w:rFonts w:ascii="Aptos" w:hAnsi="Aptos"/>
              </w:rPr>
            </w:pPr>
            <w:ins w:id="179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180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181" w:author="Arthur Souza Rodrigues" w:date="2026-05-02T14:41:00Z" w16du:dateUtc="2026-05-02T18:41:00Z"/>
                <w:rFonts w:ascii="Aptos" w:hAnsi="Aptos"/>
              </w:rPr>
            </w:pPr>
            <w:ins w:id="182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3" w:author="Arthur Souza Rodrigues" w:date="2026-05-02T14:41:00Z" w16du:dateUtc="2026-05-02T18:41:00Z"/>
                <w:rFonts w:ascii="Aptos" w:hAnsi="Aptos"/>
              </w:rPr>
            </w:pPr>
            <w:ins w:id="184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5" w:author="Arthur Souza Rodrigues" w:date="2026-05-02T14:41:00Z" w16du:dateUtc="2026-05-02T18:41:00Z"/>
                <w:rFonts w:ascii="Aptos" w:hAnsi="Aptos"/>
              </w:rPr>
            </w:pPr>
            <w:ins w:id="186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7" w:author="Arthur Souza Rodrigues" w:date="2026-05-02T14:41:00Z" w16du:dateUtc="2026-05-02T18:41:00Z"/>
                <w:rFonts w:ascii="Aptos" w:hAnsi="Aptos"/>
              </w:rPr>
            </w:pPr>
            <w:ins w:id="188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9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190" w:author="Arthur Souza Rodrigues" w:date="2026-05-02T14:41:00Z" w16du:dateUtc="2026-05-02T18:41:00Z"/>
                <w:rFonts w:ascii="Aptos" w:hAnsi="Aptos"/>
              </w:rPr>
            </w:pPr>
            <w:ins w:id="191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2" w:author="Arthur Souza Rodrigues" w:date="2026-05-02T14:41:00Z" w16du:dateUtc="2026-05-02T18:41:00Z"/>
                <w:rFonts w:ascii="Aptos" w:hAnsi="Aptos"/>
              </w:rPr>
            </w:pPr>
            <w:ins w:id="193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4" w:author="Arthur Souza Rodrigues" w:date="2026-05-02T14:41:00Z" w16du:dateUtc="2026-05-02T18:41:00Z"/>
                <w:rFonts w:ascii="Aptos" w:hAnsi="Aptos"/>
              </w:rPr>
            </w:pPr>
            <w:ins w:id="195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6" w:author="Arthur Souza Rodrigues" w:date="2026-05-02T14:41:00Z" w16du:dateUtc="2026-05-02T18:41:00Z"/>
                <w:rFonts w:ascii="Aptos" w:hAnsi="Aptos"/>
              </w:rPr>
            </w:pPr>
            <w:ins w:id="197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198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199" w:author="Arthur Souza Rodrigues" w:date="2026-05-02T14:41:00Z" w16du:dateUtc="2026-05-02T18:41:00Z"/>
                <w:rFonts w:ascii="Aptos" w:hAnsi="Aptos"/>
              </w:rPr>
            </w:pPr>
            <w:ins w:id="200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" w:author="Arthur Souza Rodrigues" w:date="2026-05-02T14:41:00Z" w16du:dateUtc="2026-05-02T18:41:00Z"/>
                <w:rFonts w:ascii="Aptos" w:hAnsi="Aptos"/>
              </w:rPr>
            </w:pPr>
            <w:ins w:id="202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" w:author="Arthur Souza Rodrigues" w:date="2026-05-02T14:41:00Z" w16du:dateUtc="2026-05-02T18:41:00Z"/>
                <w:rFonts w:ascii="Aptos" w:hAnsi="Aptos"/>
              </w:rPr>
            </w:pPr>
            <w:ins w:id="204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" w:author="Arthur Souza Rodrigues" w:date="2026-05-02T14:41:00Z" w16du:dateUtc="2026-05-02T18:41:00Z"/>
                <w:rFonts w:ascii="Aptos" w:hAnsi="Aptos"/>
              </w:rPr>
            </w:pPr>
            <w:ins w:id="206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07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208" w:author="Arthur Souza Rodrigues" w:date="2026-05-02T14:41:00Z" w16du:dateUtc="2026-05-02T18:41:00Z"/>
        </w:rPr>
      </w:pPr>
      <w:ins w:id="209" w:author="Arthur Souza Rodrigues" w:date="2026-05-02T14:41:00Z" w16du:dateUtc="2026-05-02T18:41:00Z">
        <w:r>
          <w:lastRenderedPageBreak/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10" w:author="Arthur Souza Rodrigues" w:date="2026-05-02T14:41:00Z" w16du:dateUtc="2026-05-02T18:41:00Z"/>
        </w:rPr>
      </w:pPr>
      <w:ins w:id="211" w:author="Arthur Souza Rodrigues" w:date="2026-05-02T14:41:00Z" w16du:dateUtc="2026-05-02T18:41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12" w:author="Arthur Souza Rodrigues" w:date="2026-05-02T14:41:00Z" w16du:dateUtc="2026-05-02T18:41:00Z"/>
          <w:rFonts w:ascii="Aptos" w:hAnsi="Aptos"/>
        </w:rPr>
      </w:pPr>
      <w:ins w:id="213" w:author="Arthur Souza Rodrigues" w:date="2026-05-02T14:41:00Z" w16du:dateUtc="2026-05-02T18:41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14" w:author="Arthur Souza Rodrigues" w:date="2026-05-02T14:41:00Z" w16du:dateUtc="2026-05-02T18:41:00Z"/>
          <w:rFonts w:ascii="Aptos" w:hAnsi="Aptos"/>
        </w:rPr>
      </w:pPr>
      <w:ins w:id="215" w:author="Arthur Souza Rodrigues" w:date="2026-05-02T14:41:00Z" w16du:dateUtc="2026-05-02T18:4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18" w:author="Arthur Souza Rodrigues" w:date="2026-05-02T14:41:00Z" w16du:dateUtc="2026-05-02T18:41:00Z"/>
        </w:rPr>
      </w:pPr>
      <w:ins w:id="219" w:author="Arthur Souza Rodrigues" w:date="2026-05-02T14:41:00Z" w16du:dateUtc="2026-05-02T18:41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220" w:author="Arthur Souza Rodrigues" w:date="2026-05-02T14:41:00Z" w16du:dateUtc="2026-05-02T18:41:00Z"/>
          <w:rFonts w:ascii="Aptos" w:hAnsi="Aptos"/>
          <w:b/>
          <w:color w:val="C62828"/>
        </w:rPr>
      </w:pPr>
      <w:ins w:id="221" w:author="Arthur Souza Rodrigues" w:date="2026-05-02T14:41:00Z" w16du:dateUtc="2026-05-02T18:4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22" w:author="Arthur Souza Rodrigues" w:date="2026-05-02T14:41:00Z" w16du:dateUtc="2026-05-02T18:41:00Z"/>
          <w:rFonts w:ascii="Aptos" w:hAnsi="Aptos"/>
          <w:b/>
          <w:color w:val="1565C0"/>
        </w:rPr>
      </w:pPr>
      <w:ins w:id="223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24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225" w:author="Arthur Souza Rodrigues" w:date="2026-05-02T14:41:00Z" w16du:dateUtc="2026-05-02T18:41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26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  <w:rPr>
          <w:del w:id="227" w:author="Author" w:date="2026-06-29T11:15:00Z" w16du:dateUtc="2026-06-29T15:15:00Z"/>
        </w:rPr>
      </w:pPr>
      <w:del w:id="228" w:author="Author" w:date="2026-06-29T11:15:00Z" w16du:dateUtc="2026-06-29T15:15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9" w:author="Author" w:date="2026-06-29T11:15:00Z" w16du:dateUtc="2026-06-29T15:15:00Z"/>
        </w:rPr>
      </w:pPr>
      <w:del w:id="230" w:author="Author" w:date="2026-06-29T11:15:00Z" w16du:dateUtc="2026-06-29T15:15:00Z">
        <w:r w:rsidRPr="00F66B6B">
          <w:delText>A Sampler Document for Extraction Testing</w:delText>
        </w:r>
      </w:del>
    </w:p>
    <w:p w14:paraId="09B2A027" w14:textId="20901E79" w:rsidR="00F66B6B" w:rsidRPr="00F66B6B" w:rsidRDefault="00F66B6B" w:rsidP="00F66B6B">
      <w:pPr>
        <w:rPr>
          <w:del w:id="231" w:author="Author" w:date="2026-06-29T11:15:00Z" w16du:dateUtc="2026-06-29T15:15:00Z"/>
          <w:rFonts w:ascii="Aptos" w:hAnsi="Aptos"/>
        </w:rPr>
      </w:pPr>
      <w:del w:id="232" w:author="Author" w:date="2026-06-29T11:15:00Z" w16du:dateUtc="2026-06-29T15:15:00Z">
        <w:r w:rsidRPr="00F66B6B">
          <w:rPr>
            <w:rFonts w:ascii="Aptos" w:hAnsi="Aptos"/>
          </w:rPr>
          <w:delText xml:space="preserve">This document is intentionally </w:delText>
        </w:r>
      </w:del>
      <w:del w:id="233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del w:id="234" w:author="Author" w:date="2026-06-29T11:15:00Z" w16du:dateUtc="2026-06-29T15:15:00Z">
        <w:r w:rsidRPr="00F66B6B">
          <w:rPr>
            <w:rFonts w:ascii="Aptos" w:hAnsi="Aptos"/>
          </w:rPr>
          <w:delText>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36" w:author="Author" w:date="2026-06-29T11:15:00Z" w16du:dateUtc="2026-06-29T15:15:00Z"/>
        </w:rPr>
      </w:pPr>
      <w:del w:id="237" w:author="Author" w:date="2026-06-29T11:15:00Z" w16du:dateUtc="2026-06-29T15:15:00Z">
        <w:r w:rsidRPr="00F66B6B"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38" w:author="Author" w:date="2026-06-29T11:15:00Z" w16du:dateUtc="2026-06-29T15:15:00Z"/>
          <w:rFonts w:ascii="Aptos" w:hAnsi="Aptos"/>
        </w:rPr>
      </w:pPr>
      <w:del w:id="239" w:author="Author" w:date="2026-06-29T11:15:00Z" w16du:dateUtc="2026-06-29T15:15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40" w:author="Author" w:date="2026-06-29T11:15:00Z" w16du:dateUtc="2026-06-29T15:15:00Z"/>
          <w:rFonts w:ascii="Aptos" w:hAnsi="Aptos"/>
        </w:rPr>
      </w:pPr>
      <w:del w:id="241" w:author="Author" w:date="2026-06-29T11:15:00Z" w16du:dateUtc="2026-06-29T15:15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42" w:author="Author" w:date="2026-06-29T11:15:00Z" w16du:dateUtc="2026-06-29T15:15:00Z"/>
        </w:rPr>
      </w:pPr>
      <w:del w:id="243" w:author="Author" w:date="2026-06-29T11:15:00Z" w16du:dateUtc="2026-06-29T15:15:00Z">
        <w:r w:rsidRPr="00F66B6B"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44" w:author="Author" w:date="2026-06-29T11:15:00Z" w16du:dateUtc="2026-06-29T15:15:00Z"/>
        </w:rPr>
      </w:pPr>
      <w:del w:id="245" w:author="Author" w:date="2026-06-29T11:15:00Z" w16du:dateUtc="2026-06-29T15:15:00Z">
        <w:r w:rsidRPr="00F66B6B"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46" w:author="Author" w:date="2026-06-29T11:15:00Z" w16du:dateUtc="2026-06-29T15:15:00Z"/>
        </w:rPr>
      </w:pPr>
      <w:del w:id="247" w:author="Author" w:date="2026-06-29T11:15:00Z" w16du:dateUtc="2026-06-29T15:15:00Z">
        <w:r w:rsidRPr="00F66B6B"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48" w:author="Author" w:date="2026-06-29T11:15:00Z" w16du:dateUtc="2026-06-29T15:15:00Z"/>
        </w:rPr>
      </w:pPr>
      <w:del w:id="249" w:author="Author" w:date="2026-06-29T11:15:00Z" w16du:dateUtc="2026-06-29T15:15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50" w:author="Author" w:date="2026-06-29T11:15:00Z" w16du:dateUtc="2026-06-29T15:15:00Z"/>
        </w:rPr>
      </w:pPr>
      <w:del w:id="251" w:author="Author" w:date="2026-06-29T11:15:00Z" w16du:dateUtc="2026-06-29T15:15:00Z">
        <w:r>
          <w:lastRenderedPageBreak/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52" w:author="Author" w:date="2026-06-29T11:15:00Z" w16du:dateUtc="2026-06-29T15:15:00Z"/>
        </w:rPr>
      </w:pPr>
      <w:del w:id="253" w:author="Author" w:date="2026-06-29T11:15:00Z" w16du:dateUtc="2026-06-29T15:15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54" w:author="Author" w:date="2026-06-29T11:15:00Z" w16du:dateUtc="2026-06-29T15:15:00Z"/>
        </w:rPr>
      </w:pPr>
      <w:del w:id="255" w:author="Author" w:date="2026-06-29T11:15:00Z" w16du:dateUtc="2026-06-29T15:15:00Z">
        <w:r w:rsidRPr="00F66B6B"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56" w:author="Author" w:date="2026-06-29T11:15:00Z" w16du:dateUtc="2026-06-29T15:15:00Z"/>
        </w:rPr>
      </w:pPr>
      <w:del w:id="257" w:author="Author" w:date="2026-06-29T11:15:00Z" w16du:dateUtc="2026-06-29T15:15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8" w:author="Author" w:date="2026-06-29T11:15:00Z" w16du:dateUtc="2026-06-29T15:15:00Z"/>
        </w:rPr>
      </w:pPr>
      <w:del w:id="259" w:author="Author" w:date="2026-06-29T11:15:00Z" w16du:dateUtc="2026-06-29T15:15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60" w:author="Author" w:date="2026-06-29T11:15:00Z" w16du:dateUtc="2026-06-29T15:15:00Z"/>
        </w:rPr>
      </w:pPr>
      <w:del w:id="261" w:author="Author" w:date="2026-06-29T11:15:00Z" w16du:dateUtc="2026-06-29T15:15:00Z">
        <w:r>
          <w:delText>Add a pinch of salt.</w:delText>
        </w:r>
      </w:del>
    </w:p>
    <w:p w14:paraId="12BA04E3" w14:textId="49086E0E" w:rsidR="00F66B6B" w:rsidDel="00F66B6B" w:rsidRDefault="00F66B6B" w:rsidP="00F66B6B">
      <w:pPr>
        <w:pStyle w:val="ListNumber"/>
        <w:rPr>
          <w:del w:id="262" w:author="Arthur Souza Rodrigues" w:date="2026-05-02T14:42:00Z" w16du:dateUtc="2026-05-02T18:42:00Z"/>
        </w:rPr>
      </w:pPr>
      <w:del w:id="263" w:author="Arthur Souza Rodrigues" w:date="2026-05-02T14:42:00Z" w16du:dateUtc="2026-05-02T18:42:00Z">
        <w:r w:rsidDel="00F66B6B"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264" w:author="Arthur Souza Rodrigues" w:date="2026-05-02T14:42:00Z" w16du:dateUtc="2026-05-02T18:42:00Z"/>
        </w:rPr>
      </w:pPr>
      <w:del w:id="265" w:author="Arthur Souza Rodrigues" w:date="2026-05-02T14:42:00Z" w16du:dateUtc="2026-05-02T18:42:00Z">
        <w:r w:rsidDel="00F66B6B"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266" w:author="Arthur Souza Rodrigues" w:date="2026-05-02T14:42:00Z" w16du:dateUtc="2026-05-02T18:42:00Z"/>
          <w:rFonts w:ascii="Aptos" w:hAnsi="Aptos"/>
        </w:rPr>
      </w:pPr>
      <w:del w:id="267" w:author="Arthur Souza Rodrigues" w:date="2026-05-02T14:42:00Z" w16du:dateUtc="2026-05-02T18:42:00Z">
        <w:r w:rsidRPr="00F66B6B" w:rsidDel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6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269" w:author="Arthur Souza Rodrigues" w:date="2026-05-02T14:42:00Z" w16du:dateUtc="2026-05-02T18:42:00Z"/>
                <w:rFonts w:ascii="Aptos" w:hAnsi="Aptos"/>
              </w:rPr>
            </w:pPr>
            <w:del w:id="27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1" w:author="Arthur Souza Rodrigues" w:date="2026-05-02T14:42:00Z" w16du:dateUtc="2026-05-02T18:42:00Z"/>
                <w:rFonts w:ascii="Aptos" w:hAnsi="Aptos"/>
              </w:rPr>
            </w:pPr>
            <w:del w:id="27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3" w:author="Arthur Souza Rodrigues" w:date="2026-05-02T14:42:00Z" w16du:dateUtc="2026-05-02T18:42:00Z"/>
                <w:rFonts w:ascii="Aptos" w:hAnsi="Aptos"/>
              </w:rPr>
            </w:pPr>
            <w:del w:id="27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75" w:author="Arthur Souza Rodrigues" w:date="2026-05-02T14:42:00Z" w16du:dateUtc="2026-05-02T18:42:00Z"/>
                <w:rFonts w:ascii="Aptos" w:hAnsi="Aptos"/>
              </w:rPr>
            </w:pPr>
            <w:del w:id="27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7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278" w:author="Arthur Souza Rodrigues" w:date="2026-05-02T14:42:00Z" w16du:dateUtc="2026-05-02T18:42:00Z"/>
                <w:rFonts w:ascii="Aptos" w:hAnsi="Aptos"/>
              </w:rPr>
            </w:pPr>
            <w:del w:id="27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0" w:author="Arthur Souza Rodrigues" w:date="2026-05-02T14:42:00Z" w16du:dateUtc="2026-05-02T18:42:00Z"/>
                <w:rFonts w:ascii="Aptos" w:hAnsi="Aptos"/>
              </w:rPr>
            </w:pPr>
            <w:del w:id="28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2" w:author="Arthur Souza Rodrigues" w:date="2026-05-02T14:42:00Z" w16du:dateUtc="2026-05-02T18:42:00Z"/>
                <w:rFonts w:ascii="Aptos" w:hAnsi="Aptos"/>
              </w:rPr>
            </w:pPr>
            <w:del w:id="28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84" w:author="Arthur Souza Rodrigues" w:date="2026-05-02T14:42:00Z" w16du:dateUtc="2026-05-02T18:42:00Z"/>
                <w:rFonts w:ascii="Aptos" w:hAnsi="Aptos"/>
              </w:rPr>
            </w:pPr>
            <w:del w:id="28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28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287" w:author="Arthur Souza Rodrigues" w:date="2026-05-02T14:42:00Z" w16du:dateUtc="2026-05-02T18:42:00Z"/>
                <w:rFonts w:ascii="Aptos" w:hAnsi="Aptos"/>
              </w:rPr>
            </w:pPr>
            <w:del w:id="28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Arthur Souza Rodrigues" w:date="2026-05-02T14:42:00Z" w16du:dateUtc="2026-05-02T18:42:00Z"/>
                <w:rFonts w:ascii="Aptos" w:hAnsi="Aptos"/>
              </w:rPr>
            </w:pPr>
            <w:del w:id="29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1" w:author="Arthur Souza Rodrigues" w:date="2026-05-02T14:42:00Z" w16du:dateUtc="2026-05-02T18:42:00Z"/>
                <w:rFonts w:ascii="Aptos" w:hAnsi="Aptos"/>
              </w:rPr>
            </w:pPr>
            <w:del w:id="29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3" w:author="Arthur Souza Rodrigues" w:date="2026-05-02T14:42:00Z" w16du:dateUtc="2026-05-02T18:42:00Z"/>
                <w:rFonts w:ascii="Aptos" w:hAnsi="Aptos"/>
              </w:rPr>
            </w:pPr>
            <w:del w:id="29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296" w:author="Arthur Souza Rodrigues" w:date="2026-05-02T14:42:00Z" w16du:dateUtc="2026-05-02T18:42:00Z"/>
                <w:rFonts w:ascii="Aptos" w:hAnsi="Aptos"/>
              </w:rPr>
            </w:pPr>
            <w:del w:id="29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Arthur Souza Rodrigues" w:date="2026-05-02T14:42:00Z" w16du:dateUtc="2026-05-02T18:42:00Z"/>
                <w:rFonts w:ascii="Aptos" w:hAnsi="Aptos"/>
              </w:rPr>
            </w:pPr>
            <w:del w:id="29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Arthur Souza Rodrigues" w:date="2026-05-02T14:42:00Z" w16du:dateUtc="2026-05-02T18:42:00Z"/>
                <w:rFonts w:ascii="Aptos" w:hAnsi="Aptos"/>
              </w:rPr>
            </w:pPr>
            <w:del w:id="30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Arthur Souza Rodrigues" w:date="2026-05-02T14:42:00Z" w16du:dateUtc="2026-05-02T18:42:00Z"/>
                <w:rFonts w:ascii="Aptos" w:hAnsi="Aptos"/>
              </w:rPr>
            </w:pPr>
            <w:del w:id="30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30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305" w:author="Arthur Souza Rodrigues" w:date="2026-05-02T14:42:00Z" w16du:dateUtc="2026-05-02T18:42:00Z"/>
                <w:rFonts w:ascii="Aptos" w:hAnsi="Aptos"/>
              </w:rPr>
            </w:pPr>
            <w:del w:id="30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7" w:author="Arthur Souza Rodrigues" w:date="2026-05-02T14:42:00Z" w16du:dateUtc="2026-05-02T18:42:00Z"/>
                <w:rFonts w:ascii="Aptos" w:hAnsi="Aptos"/>
              </w:rPr>
            </w:pPr>
            <w:del w:id="30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9" w:author="Arthur Souza Rodrigues" w:date="2026-05-02T14:42:00Z" w16du:dateUtc="2026-05-02T18:42:00Z"/>
                <w:rFonts w:ascii="Aptos" w:hAnsi="Aptos"/>
              </w:rPr>
            </w:pPr>
            <w:del w:id="31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1" w:author="Arthur Souza Rodrigues" w:date="2026-05-02T14:42:00Z" w16du:dateUtc="2026-05-02T18:42:00Z"/>
                <w:rFonts w:ascii="Aptos" w:hAnsi="Aptos"/>
              </w:rPr>
            </w:pPr>
            <w:del w:id="31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313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314" w:author="Arthur Souza Rodrigues" w:date="2026-05-02T14:42:00Z" w16du:dateUtc="2026-05-02T18:42:00Z"/>
        </w:rPr>
      </w:pPr>
      <w:del w:id="315" w:author="Arthur Souza Rodrigues" w:date="2026-05-02T14:42:00Z" w16du:dateUtc="2026-05-02T18:42:00Z">
        <w:r w:rsidDel="00F66B6B"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316" w:author="Arthur Souza Rodrigues" w:date="2026-05-02T14:42:00Z" w16du:dateUtc="2026-05-02T18:42:00Z"/>
        </w:rPr>
      </w:pPr>
      <w:del w:id="317" w:author="Arthur Souza Rodrigues" w:date="2026-05-02T14:42:00Z" w16du:dateUtc="2026-05-02T18:42:00Z">
        <w:r w:rsidRPr="00F66B6B" w:rsidDel="00F66B6B"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318" w:author="Arthur Souza Rodrigues" w:date="2026-05-02T14:42:00Z" w16du:dateUtc="2026-05-02T18:42:00Z"/>
          <w:rFonts w:ascii="Aptos" w:hAnsi="Aptos"/>
        </w:rPr>
      </w:pPr>
      <w:del w:id="319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More information available at our </w:delText>
        </w:r>
        <w:r w:rsidDel="00F66B6B">
          <w:rPr>
            <w:rFonts w:ascii="Aptos" w:hAnsi="Aptos"/>
          </w:rPr>
          <w:fldChar w:fldCharType="begin"/>
        </w:r>
        <w:r w:rsidDel="00F66B6B">
          <w:rPr>
            <w:rFonts w:ascii="Aptos" w:hAnsi="Aptos"/>
          </w:rPr>
          <w:delInstrText>HYPERLINK "https://example.com/reference"</w:delInstrText>
        </w:r>
        <w:r w:rsidDel="00F66B6B">
          <w:rPr>
            <w:rFonts w:ascii="Aptos" w:hAnsi="Aptos"/>
          </w:rPr>
        </w:r>
        <w:r w:rsidDel="00F66B6B">
          <w:rPr>
            <w:rFonts w:ascii="Aptos" w:hAnsi="Aptos"/>
          </w:rPr>
          <w:fldChar w:fldCharType="separate"/>
        </w:r>
        <w:r w:rsidRPr="00F66B6B" w:rsidDel="00F66B6B">
          <w:rPr>
            <w:rStyle w:val="Hyperlink"/>
            <w:rFonts w:ascii="Aptos" w:hAnsi="Aptos"/>
          </w:rPr>
          <w:delText>reference page</w:delText>
        </w:r>
        <w:r w:rsidDel="00F66B6B">
          <w:rPr>
            <w:rFonts w:ascii="Aptos" w:hAnsi="Aptos"/>
          </w:rPr>
          <w:fldChar w:fldCharType="end"/>
        </w:r>
        <w:r w:rsidRPr="00F66B6B" w:rsidDel="00F66B6B"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320" w:author="Arthur Souza Rodrigues" w:date="2026-05-02T14:42:00Z" w16du:dateUtc="2026-05-02T18:42:00Z"/>
          <w:rFonts w:ascii="Aptos" w:hAnsi="Aptos"/>
        </w:rPr>
      </w:pPr>
      <w:del w:id="321" w:author="Arthur Souza Rodrigues" w:date="2026-05-02T14:42:00Z" w16du:dateUtc="2026-05-02T18:42:00Z">
        <w:r w:rsidRPr="00F66B6B" w:rsidDel="00F66B6B">
          <w:rPr>
            <w:rFonts w:ascii="Aptos" w:hAnsi="Aptos"/>
          </w:rPr>
          <w:delText>This sentence carries a second footnote for testing multi-note extraction.</w:delText>
        </w:r>
        <w:r w:rsidDel="00F66B6B">
          <w:rPr>
            <w:rFonts w:ascii="Aptos" w:hAnsi="Aptos"/>
          </w:rPr>
          <w:delText xml:space="preserve"> †</w:delText>
        </w:r>
        <w:r w:rsidDel="00F66B6B"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324" w:author="Arthur Souza Rodrigues" w:date="2026-05-02T14:42:00Z" w16du:dateUtc="2026-05-02T18:42:00Z"/>
        </w:rPr>
      </w:pPr>
      <w:del w:id="325" w:author="Arthur Souza Rodrigues" w:date="2026-05-02T14:42:00Z" w16du:dateUtc="2026-05-02T18:42:00Z">
        <w:r w:rsidRPr="00F66B6B" w:rsidDel="00F66B6B"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326" w:author="Arthur Souza Rodrigues" w:date="2026-05-02T14:42:00Z" w16du:dateUtc="2026-05-02T18:42:00Z"/>
          <w:rFonts w:ascii="Aptos" w:hAnsi="Aptos"/>
          <w:b/>
          <w:color w:val="C62828"/>
        </w:rPr>
      </w:pPr>
      <w:del w:id="327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C62828"/>
          </w:rPr>
          <w:delText xml:space="preserve">WARNING: </w:delText>
        </w:r>
        <w:r w:rsidDel="00F66B6B"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328" w:author="Arthur Souza Rodrigues" w:date="2026-05-02T14:42:00Z" w16du:dateUtc="2026-05-02T18:42:00Z"/>
          <w:rFonts w:ascii="Aptos" w:hAnsi="Aptos"/>
          <w:b/>
          <w:color w:val="1565C0"/>
        </w:rPr>
      </w:pPr>
      <w:del w:id="329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1565C0"/>
          </w:rPr>
          <w:delText xml:space="preserve">INFO: </w:delText>
        </w:r>
        <w:r w:rsidDel="00F66B6B"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330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331" w:author="Arthur Souza Rodrigues" w:date="2026-05-02T14:42:00Z" w16du:dateUtc="2026-05-02T18:42:00Z">
        <w:r w:rsidRPr="00F66B6B" w:rsidDel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335" w:author="Author" w:date="2026-06-29T11:15:00Z" w16du:dateUtc="2026-06-29T15:15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4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5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 w:rsidR="00F327DE" w:rsidRDefault="00F327DE" w:rsidP="00F66B6B">
      <w:pPr>
        <w:spacing w:after="0" w:line="240" w:lineRule="auto"/>
      </w:pPr>
      <w:r>
        <w:separator/>
      </w:r>
    </w:p>
  </w:endnote>
  <w:endnote w:type="continuationSeparator" w:id="0">
    <w:p w14:paraId="08D4ED97" w14:textId="77777777" w:rsidR="00F327DE" w:rsidRDefault="00F327D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332" w:author="Author" w:date="2026-06-29T11:15:00Z" w16du:dateUtc="2026-06-29T15:1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333" w:author="Author" w:date="2026-06-29T11:15:00Z" w16du:dateUtc="2026-06-29T15:1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334" w:author="Author" w:date="2026-06-29T11:15:00Z" w16du:dateUtc="2026-06-29T15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 w:rsidR="00F327DE" w:rsidRDefault="00F327DE" w:rsidP="00F66B6B">
      <w:pPr>
        <w:spacing w:after="0" w:line="240" w:lineRule="auto"/>
      </w:pPr>
      <w:r>
        <w:separator/>
      </w:r>
    </w:p>
  </w:footnote>
  <w:footnote w:type="continuationSeparator" w:id="0">
    <w:p w14:paraId="7B086835" w14:textId="77777777" w:rsidR="00F327DE" w:rsidRDefault="00F327DE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6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13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  <w:rPr>
          <w:ins w:id="128" w:author="Arthur Souza Rodrigues" w:date="2026-05-02T14:41:00Z" w16du:dateUtc="2026-05-02T18:41:00Z"/>
        </w:rPr>
      </w:pPr>
      <w:ins w:id="129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6" w:author="Arthur Souza Rodrigues" w:date="2026-05-02T14:41:00Z" w16du:dateUtc="2026-05-02T18:41:00Z"/>
        </w:rPr>
      </w:pPr>
      <w:ins w:id="217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del w:id="235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2" w:author="Arthur Souza Rodrigues" w:date="2026-05-02T14:42:00Z" w16du:dateUtc="2026-05-02T18:42:00Z"/>
        </w:rPr>
      </w:pPr>
      <w:del w:id="323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