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2" w:author="Nick Bernal" w:date="2026-08-03T22:18:00Z" w16du:dateUtc="2026-08-04T02:18:00Z"/>
          <w:b/>
          <w:bCs/>
          <w:color w:val="A02B93" w:themeColor="accent5"/>
          <w:sz w:val="40"/>
          <w:szCs w:val="40"/>
        </w:rPr>
      </w:pPr>
      <w:bookmarkStart w:id="13" w:name="_Toc359077853"/>
      <w:ins w:id="14" w:author="Nick Bernal" w:date="2026-08-03T22:18:00Z" w16du:dateUtc="2026-08-04T02:18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3"/>
    <w:p w14:paraId="71812FFF" w14:textId="1189A11C" w:rsidR="000E6136" w:rsidRPr="000E6136" w:rsidRDefault="000E6136" w:rsidP="000E6136">
      <w:pPr>
        <w:pStyle w:val="Heading2"/>
        <w:ind w:firstLine="0"/>
        <w:rPr>
          <w:ins w:id="15" w:author="Nick Bernal" w:date="2026-08-03T22:18:00Z" w16du:dateUtc="2026-08-04T02:18:00Z"/>
          <w:rFonts w:ascii="Arial" w:hAnsi="Arial" w:cs="Arial"/>
          <w:b/>
          <w:bCs/>
        </w:rPr>
      </w:pPr>
      <w:ins w:id="16" w:author="Nick Bernal" w:date="2026-08-03T22:18:00Z" w16du:dateUtc="2026-08-04T02:18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7" w:author="Nick Bernal" w:date="2026-08-03T22:18:00Z" w16du:dateUtc="2026-08-04T02:18:00Z"/>
          <w:rFonts w:ascii="Arial" w:hAnsi="Arial" w:cs="Arial"/>
        </w:rPr>
      </w:pPr>
      <w:ins w:id="18" w:author="Nick Bernal" w:date="2026-08-03T22:18:00Z" w16du:dateUtc="2026-08-04T02:18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19" w:author="Nick Bernal" w:date="2026-08-03T22:18:00Z" w16du:dateUtc="2026-08-04T02:18:00Z"/>
          <w:rFonts w:ascii="Arial" w:hAnsi="Arial" w:cs="Arial"/>
        </w:rPr>
      </w:pPr>
      <w:ins w:id="20" w:author="Nick Bernal" w:date="2026-08-03T22:18:00Z" w16du:dateUtc="2026-08-04T02:18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1" w:author="Nick Bernal" w:date="2026-08-03T22:18:00Z" w16du:dateUtc="2026-08-04T02:18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2" w:author="Nick Bernal" w:date="2026-08-03T22:18:00Z" w16du:dateUtc="2026-08-04T02:18:00Z"/>
          <w:rFonts w:ascii="Arial" w:hAnsi="Arial" w:cs="Arial"/>
        </w:rPr>
      </w:pPr>
      <w:ins w:id="23" w:author="Nick Bernal" w:date="2026-08-03T22:18:00Z" w16du:dateUtc="2026-08-04T02:18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4" w:author="Nick Bernal" w:date="2026-08-03T22:18:00Z" w16du:dateUtc="2026-08-04T02:18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5" w:author="Nick Bernal" w:date="2026-08-03T22:18:00Z" w16du:dateUtc="2026-08-04T02:18:00Z"/>
          <w:rFonts w:ascii="Arial" w:hAnsi="Arial" w:cs="Arial"/>
        </w:rPr>
      </w:pPr>
      <w:ins w:id="26" w:author="Nick Bernal" w:date="2026-08-03T22:18:00Z" w16du:dateUtc="2026-08-04T02:18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7" w:author="Nick Bernal" w:date="2026-08-03T22:18:00Z" w16du:dateUtc="2026-08-04T02:18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8" w:author="Nick Bernal" w:date="2026-08-03T22:18:00Z" w16du:dateUtc="2026-08-04T02:18:00Z"/>
          <w:rFonts w:ascii="Arial" w:hAnsi="Arial" w:cs="Arial"/>
        </w:rPr>
      </w:pPr>
      <w:ins w:id="29" w:author="Nick Bernal" w:date="2026-08-03T22:18:00Z" w16du:dateUtc="2026-08-04T02:18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0" w:author="Nick Bernal" w:date="2026-08-03T22:18:00Z" w16du:dateUtc="2026-08-04T02:18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1" w:author="Nick Bernal" w:date="2026-08-03T22:18:00Z" w16du:dateUtc="2026-08-04T02:18:00Z"/>
          <w:rStyle w:val="IntenseEmphasis"/>
          <w:rFonts w:ascii="Arial" w:hAnsi="Arial" w:cs="Arial"/>
          <w:b/>
          <w:bCs/>
          <w:i w:val="0"/>
          <w:iCs w:val="0"/>
        </w:rPr>
      </w:pPr>
      <w:bookmarkStart w:id="32" w:name="_Paragraph_level_formatting"/>
      <w:bookmarkEnd w:id="32"/>
      <w:ins w:id="33" w:author="Nick Bernal" w:date="2026-08-03T22:18:00Z" w16du:dateUtc="2026-08-04T02:18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4" w:author="Nick Bernal" w:date="2026-08-03T22:18:00Z" w16du:dateUtc="2026-08-04T02:18:00Z"/>
          <w:rFonts w:ascii="Arial" w:hAnsi="Arial" w:cs="Arial"/>
        </w:rPr>
      </w:pPr>
      <w:ins w:id="35" w:author="Nick Bernal" w:date="2026-08-03T22:18:00Z" w16du:dateUtc="2026-08-04T02:18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6" w:author="Nick Bernal" w:date="2026-08-03T22:18:00Z" w16du:dateUtc="2026-08-04T02:18:00Z"/>
          <w:rStyle w:val="IntenseEmphasis"/>
          <w:rFonts w:ascii="Arial" w:hAnsi="Arial" w:cs="Arial"/>
          <w:b/>
          <w:bCs/>
          <w:i w:val="0"/>
          <w:iCs w:val="0"/>
        </w:rPr>
      </w:pPr>
      <w:ins w:id="37" w:author="Nick Bernal" w:date="2026-08-03T22:18:00Z" w16du:dateUtc="2026-08-04T02:18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8" w:author="Nick Bernal" w:date="2026-08-03T22:18:00Z" w16du:dateUtc="2026-08-04T02:18:00Z"/>
          <w:rFonts w:ascii="Arial" w:hAnsi="Arial" w:cs="Arial"/>
          <w:color w:val="202122"/>
          <w:shd w:val="clear" w:color="auto" w:fill="FFFFFF"/>
        </w:rPr>
      </w:pPr>
      <w:ins w:id="39" w:author="Nick Bernal" w:date="2026-08-03T22:18:00Z" w16du:dateUtc="2026-08-04T02:18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0" w:author="Nick Bernal" w:date="2026-08-03T22:18:00Z" w16du:dateUtc="2026-08-04T02:18:00Z"/>
          <w:color w:val="202122"/>
        </w:rPr>
      </w:pPr>
      <w:ins w:id="41" w:author="Nick Bernal" w:date="2026-08-03T22:18:00Z" w16du:dateUtc="2026-08-04T02:18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2" w:author="Nick Bernal" w:date="2026-08-03T22:18:00Z" w16du:dateUtc="2026-08-04T02:18:00Z"/>
          <w:rFonts w:ascii="Arial" w:hAnsi="Arial" w:cs="Arial"/>
          <w:color w:val="202122"/>
        </w:rPr>
      </w:pPr>
      <w:ins w:id="43" w:author="Nick Bernal" w:date="2026-08-03T22:18:00Z" w16du:dateUtc="2026-08-04T02:18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4" w:author="Nick Bernal" w:date="2026-08-03T22:18:00Z" w16du:dateUtc="2026-08-04T02:18:00Z"/>
          <w:rFonts w:ascii="Arial" w:hAnsi="Arial" w:cs="Arial"/>
          <w:color w:val="202122"/>
        </w:rPr>
      </w:pPr>
      <w:ins w:id="45" w:author="Nick Bernal" w:date="2026-08-03T22:18:00Z" w16du:dateUtc="2026-08-04T02:18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6" w:author="Nick Bernal" w:date="2026-08-03T22:18:00Z" w16du:dateUtc="2026-08-04T02:18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7" w:author="Nick Bernal" w:date="2026-08-03T22:18:00Z" w16du:dateUtc="2026-08-04T02:18:00Z"/>
        </w:rPr>
      </w:pPr>
      <w:ins w:id="48" w:author="Nick Bernal" w:date="2026-08-03T22:18:00Z" w16du:dateUtc="2026-08-04T02:18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49" w:author="Nick Bernal" w:date="2026-08-03T22:18:00Z" w16du:dateUtc="2026-08-04T02:18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0" w:author="Nick Bernal" w:date="2026-08-03T22:18:00Z" w16du:dateUtc="2026-08-04T02:18:00Z"/>
          <w:rFonts w:ascii="Arial" w:hAnsi="Arial" w:cs="Arial"/>
          <w:color w:val="202122"/>
        </w:rPr>
      </w:pPr>
      <w:ins w:id="51" w:author="Nick Bernal" w:date="2026-08-03T22:18:00Z" w16du:dateUtc="2026-08-04T02:18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2" w:author="Nick Bernal" w:date="2026-08-03T22:18:00Z" w16du:dateUtc="2026-08-04T02:18:00Z"/>
          <w:rFonts w:ascii="Arial" w:hAnsi="Arial" w:cs="Arial"/>
          <w:color w:val="202122"/>
        </w:rPr>
      </w:pPr>
      <w:ins w:id="53" w:author="Nick Bernal" w:date="2026-08-03T22:18:00Z" w16du:dateUtc="2026-08-04T02:18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4" w:author="Nick Bernal" w:date="2026-08-03T22:18:00Z" w16du:dateUtc="2026-08-04T02:18:00Z"/>
        </w:rPr>
      </w:pPr>
      <w:ins w:id="55" w:author="Nick Bernal" w:date="2026-08-03T22:18:00Z" w16du:dateUtc="2026-08-04T02:18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6" w:author="Nick Bernal" w:date="2026-08-03T22:18:00Z" w16du:dateUtc="2026-08-04T02:18:00Z"/>
        </w:rPr>
      </w:pPr>
      <w:bookmarkStart w:id="57" w:name="_Toc359077859"/>
      <w:ins w:id="58" w:author="Nick Bernal" w:date="2026-08-03T22:18:00Z" w16du:dateUtc="2026-08-04T02:18:00Z">
        <w:r>
          <w:t>Dropcaps</w:t>
        </w:r>
        <w:bookmarkEnd w:id="5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59" w:author="Nick Bernal" w:date="2026-08-03T22:18:00Z" w16du:dateUtc="2026-08-04T02:18:00Z"/>
          <w:position w:val="-10"/>
          <w:sz w:val="117"/>
        </w:rPr>
      </w:pPr>
      <w:ins w:id="60" w:author="Nick Bernal" w:date="2026-08-03T22:18:00Z" w16du:dateUtc="2026-08-04T02:18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1" w:author="Nick Bernal" w:date="2026-08-03T22:18:00Z" w16du:dateUtc="2026-08-04T02:18:00Z"/>
        </w:rPr>
      </w:pPr>
      <w:ins w:id="62" w:author="Nick Bernal" w:date="2026-08-03T22:18:00Z" w16du:dateUtc="2026-08-04T02:18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3" w:author="Nick Bernal" w:date="2026-08-03T22:18:00Z" w16du:dateUtc="2026-08-04T02:18:00Z"/>
        </w:rPr>
      </w:pPr>
      <w:ins w:id="64" w:author="Nick Bernal" w:date="2026-08-03T22:18:00Z" w16du:dateUtc="2026-08-04T02:18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5" w:author="Nick Bernal" w:date="2026-08-03T22:18:00Z" w16du:dateUtc="2026-08-04T02:18:00Z"/>
        </w:rPr>
      </w:pPr>
      <w:ins w:id="66" w:author="Nick Bernal" w:date="2026-08-03T22:18:00Z" w16du:dateUtc="2026-08-04T02:18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7" w:author="Nick Bernal" w:date="2026-08-03T22:18:00Z" w16du:dateUtc="2026-08-04T02:18:00Z"/>
        </w:rPr>
      </w:pPr>
      <w:ins w:id="68" w:author="Nick Bernal" w:date="2026-08-03T22:18:00Z" w16du:dateUtc="2026-08-04T02:1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69" w:author="Nick Bernal" w:date="2026-08-03T22:18:00Z" w16du:dateUtc="2026-08-04T02:18:00Z"/>
        </w:rPr>
      </w:pPr>
      <w:ins w:id="70" w:author="Nick Bernal" w:date="2026-08-03T22:18:00Z" w16du:dateUtc="2026-08-04T02:18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1" w:author="Nick Bernal" w:date="2026-08-03T22:18:00Z" w16du:dateUtc="2026-08-04T02:18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2" w:author="Nick Bernal" w:date="2026-08-03T22:18:00Z" w16du:dateUtc="2026-08-04T02:18:00Z"/>
        </w:rPr>
      </w:pPr>
      <w:ins w:id="73" w:author="Nick Bernal" w:date="2026-08-03T22:18:00Z" w16du:dateUtc="2026-08-04T02:18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4" w:author="Nick Bernal" w:date="2026-08-03T22:18:00Z" w16du:dateUtc="2026-08-04T02:18:00Z"/>
        </w:rPr>
      </w:pPr>
      <w:ins w:id="75" w:author="Nick Bernal" w:date="2026-08-03T22:18:00Z" w16du:dateUtc="2026-08-04T02:18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6" w:author="Nick Bernal" w:date="2026-08-03T22:18:00Z" w16du:dateUtc="2026-08-04T02:18:00Z"/>
          <w:rFonts w:ascii="Times New Roman" w:hAnsi="Times New Roman"/>
        </w:rPr>
      </w:pPr>
      <w:ins w:id="77" w:author="Nick Bernal" w:date="2026-08-03T22:18:00Z" w16du:dateUtc="2026-08-04T02:18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8" w:author="Nick Bernal" w:date="2026-08-03T22:18:00Z" w16du:dateUtc="2026-08-04T02:18:00Z"/>
          <w:rFonts w:ascii="Times New Roman" w:hAnsi="Times New Roman"/>
        </w:rPr>
      </w:pPr>
      <w:ins w:id="79" w:author="Nick Bernal" w:date="2026-08-03T22:18:00Z" w16du:dateUtc="2026-08-04T02:18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0" w:author="Nick Bernal" w:date="2026-08-03T22:18:00Z" w16du:dateUtc="2026-08-04T02:18:00Z"/>
          <w:rFonts w:ascii="Times New Roman" w:hAnsi="Times New Roman"/>
        </w:rPr>
      </w:pPr>
      <w:commentRangeStart w:id="81"/>
      <w:ins w:id="82" w:author="Nick Bernal" w:date="2026-08-03T22:18:00Z" w16du:dateUtc="2026-08-04T02:18:00Z">
        <w:r>
          <w:rPr>
            <w:rFonts w:ascii="Times New Roman" w:hAnsi="Times New Roman"/>
          </w:rPr>
          <w:t>And we have comments~!</w:t>
        </w:r>
        <w:commentRangeEnd w:id="8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1"/>
        </w:r>
      </w:ins>
    </w:p>
    <w:p w14:paraId="7855F71A" w14:textId="663C9C88" w:rsidR="00B37BA3" w:rsidRDefault="00B37BA3" w:rsidP="00B8258C">
      <w:pPr>
        <w:spacing w:before="600"/>
        <w:ind w:firstLine="0"/>
        <w:rPr>
          <w:ins w:id="83" w:author="Nick Bernal" w:date="2026-08-03T22:18:00Z" w16du:dateUtc="2026-08-04T02:18:00Z"/>
          <w:rFonts w:ascii="Times New Roman" w:hAnsi="Times New Roman"/>
        </w:rPr>
      </w:pPr>
      <w:ins w:id="84" w:author="Nick Bernal" w:date="2026-08-03T22:18:00Z" w16du:dateUtc="2026-08-04T02:18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5" w:author="Nick Bernal" w:date="2026-08-03T22:18:00Z" w16du:dateUtc="2026-08-04T02:18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6" w:author="Nick Bernal" w:date="2026-08-03T22:18:00Z" w16du:dateUtc="2026-08-04T02:18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7" w:author="Nick Bernal" w:date="2026-08-03T22:18:00Z" w16du:dateUtc="2026-08-04T02:18:00Z"/>
        </w:rPr>
      </w:pPr>
    </w:p>
    <w:p w14:paraId="14121DEC" w14:textId="77777777" w:rsidR="000E6136" w:rsidRDefault="000E6136" w:rsidP="00A900CE">
      <w:pPr>
        <w:ind w:firstLine="0"/>
        <w:rPr>
          <w:ins w:id="88" w:author="Nick Bernal" w:date="2026-08-03T22:18:00Z" w16du:dateUtc="2026-08-04T02:18:00Z"/>
        </w:rPr>
      </w:pPr>
    </w:p>
    <w:p w14:paraId="1D400E32" w14:textId="2CBF510E" w:rsidR="00A900CE" w:rsidRDefault="00A900CE" w:rsidP="00A900CE">
      <w:pPr>
        <w:ind w:firstLine="0"/>
        <w:rPr>
          <w:ins w:id="89" w:author="Nick Bernal" w:date="2026-08-03T22:18:00Z" w16du:dateUtc="2026-08-04T02:18:00Z"/>
        </w:rPr>
      </w:pPr>
      <w:ins w:id="90" w:author="Nick Bernal" w:date="2026-08-03T22:18:00Z" w16du:dateUtc="2026-08-04T02:18:00Z">
        <w:r>
          <w:t>And there can be empty pages:</w:t>
        </w:r>
      </w:ins>
    </w:p>
    <w:p w14:paraId="0F8B80A3" w14:textId="77777777" w:rsidR="00BF7C09" w:rsidRDefault="00E41D73" w:rsidP="00A900CE">
      <w:pPr>
        <w:ind w:firstLine="0"/>
        <w:pPrChange w:id="91" w:author="Nick Bernal" w:date="2026-08-03T22:18:00Z" w16du:dateUtc="2026-08-04T02:18:00Z">
          <w:pPr/>
        </w:pPrChange>
      </w:pPr>
      <w:del w:id="92" w:author="Nick Bernal" w:date="2026-08-03T22:18:00Z" w16du:dateUtc="2026-08-04T02:18:00Z">
        <w:r>
          <w:delText>bold</w:delText>
        </w:r>
        <w:r>
          <w:rPr>
            <w:b/>
            <w:i/>
            <w:u w:val="single"/>
          </w:rPr>
          <w:delText xml:space="preserve"> </w:delText>
        </w:r>
      </w:del>
      <w:sdt>
        <w:sdtPr>
          <w:alias w:val="Enter your full name"/>
          <w:tag w:val="agreementinput-1736387551481-353930551236"/>
          <w:id w:val="1730190785"/>
          <w:lock w:val="sdtContentLocked"/>
        </w:sdtPr>
        <w:sdtEndPr/>
        <w:sdtContent>
          <w:del w:id="93" w:author="Nick Bernal" w:date="2026-08-03T22:18:00Z" w16du:dateUtc="2026-08-04T02:18:00Z">
            <w:r>
              <w:rPr>
                <w:rFonts w:ascii="Courier New" w:eastAsia="Courier New" w:hAnsi="Courier New" w:cs="Courier New"/>
                <w:sz w:val="36"/>
              </w:rPr>
              <w:delText>Enter your full name</w:delText>
            </w:r>
          </w:del>
        </w:sdtContent>
      </w:sdt>
      <w:del w:id="94" w:author="Nick Bernal" w:date="2026-08-03T22:18:00Z" w16du:dateUtc="2026-08-04T02:18:00Z">
        <w:r>
          <w:delText xml:space="preserve"> sentence</w:delText>
        </w:r>
      </w:del>
    </w:p>
    <w:sectPr w:rsidR="00BF7C09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F3D0" w14:textId="77777777" w:rsidR="00E41D73" w:rsidRDefault="00E41D73" w:rsidP="00B37BA3">
      <w:pPr>
        <w:spacing w:line="240" w:lineRule="auto"/>
        <w:pPrChange w:id="10" w:author="Nick Bernal" w:date="2026-08-03T22:18:00Z" w16du:dateUtc="2026-08-04T02:18:00Z">
          <w:pPr/>
        </w:pPrChange>
      </w:pPr>
      <w:r>
        <w:separator/>
      </w:r>
    </w:p>
  </w:endnote>
  <w:endnote w:type="continuationSeparator" w:id="0">
    <w:p w14:paraId="03C110F0" w14:textId="77777777" w:rsidR="00E41D73" w:rsidRDefault="00E41D73" w:rsidP="00B37BA3">
      <w:pPr>
        <w:spacing w:line="240" w:lineRule="auto"/>
        <w:pPrChange w:id="11" w:author="Nick Bernal" w:date="2026-08-03T22:18:00Z" w16du:dateUtc="2026-08-04T02:1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5" w:author="Nick Bernal" w:date="2026-08-03T22:18:00Z" w16du:dateUtc="2026-08-04T02:1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15A01202" w14:textId="77777777" w:rsidR="009F3641" w:rsidRDefault="009F3641" w:rsidP="00B37BA3">
    <w:pPr>
      <w:pStyle w:val="Footer"/>
      <w:ind w:right="360"/>
      <w:pPrChange w:id="96" w:author="Nick Bernal" w:date="2026-08-03T22:18:00Z" w16du:dateUtc="2026-08-04T02:1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7" w:author="Nick Bernal" w:date="2026-08-03T22:18:00Z" w16du:dateUtc="2026-08-04T02:1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78FE37CB" w14:textId="77777777" w:rsidR="009F3641" w:rsidRDefault="009F3641" w:rsidP="00B37BA3">
    <w:pPr>
      <w:pStyle w:val="Footer"/>
      <w:ind w:right="360"/>
      <w:pPrChange w:id="98" w:author="Nick Bernal" w:date="2026-08-03T22:18:00Z" w16du:dateUtc="2026-08-04T02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164C" w14:textId="77777777" w:rsidR="00E41D73" w:rsidRDefault="00E41D73" w:rsidP="00B37BA3">
      <w:pPr>
        <w:spacing w:line="240" w:lineRule="auto"/>
        <w:pPrChange w:id="8" w:author="Nick Bernal" w:date="2026-08-03T22:18:00Z" w16du:dateUtc="2026-08-04T02:18:00Z">
          <w:pPr/>
        </w:pPrChange>
      </w:pPr>
      <w:r>
        <w:separator/>
      </w:r>
    </w:p>
  </w:footnote>
  <w:footnote w:type="continuationSeparator" w:id="0">
    <w:p w14:paraId="20BB7F71" w14:textId="77777777" w:rsidR="00E41D73" w:rsidRDefault="00E41D73" w:rsidP="00B37BA3">
      <w:pPr>
        <w:spacing w:line="240" w:lineRule="auto"/>
        <w:pPrChange w:id="9" w:author="Nick Bernal" w:date="2026-08-03T22:18:00Z" w16du:dateUtc="2026-08-04T02:1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02D4" w14:textId="77777777" w:rsidR="009F3641" w:rsidRDefault="009F3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E6136"/>
    <w:rsid w:val="00103680"/>
    <w:rsid w:val="001321F7"/>
    <w:rsid w:val="00233D7B"/>
    <w:rsid w:val="002B1C2A"/>
    <w:rsid w:val="002D31B0"/>
    <w:rsid w:val="003104CE"/>
    <w:rsid w:val="00344250"/>
    <w:rsid w:val="00360F1B"/>
    <w:rsid w:val="003A4303"/>
    <w:rsid w:val="003C1D14"/>
    <w:rsid w:val="003C58BC"/>
    <w:rsid w:val="0049461A"/>
    <w:rsid w:val="004B02A2"/>
    <w:rsid w:val="00604B62"/>
    <w:rsid w:val="00652E45"/>
    <w:rsid w:val="007D64BB"/>
    <w:rsid w:val="00835ADC"/>
    <w:rsid w:val="008A1DF4"/>
    <w:rsid w:val="008B0B28"/>
    <w:rsid w:val="0095460A"/>
    <w:rsid w:val="00957044"/>
    <w:rsid w:val="009F3641"/>
    <w:rsid w:val="00A4510A"/>
    <w:rsid w:val="00A900CE"/>
    <w:rsid w:val="00AB2838"/>
    <w:rsid w:val="00B37BA3"/>
    <w:rsid w:val="00B8258C"/>
    <w:rsid w:val="00BB1758"/>
    <w:rsid w:val="00BF7C09"/>
    <w:rsid w:val="00C95FFA"/>
    <w:rsid w:val="00CC3C3F"/>
    <w:rsid w:val="00CE0D03"/>
    <w:rsid w:val="00D128C0"/>
    <w:rsid w:val="00D46AC3"/>
    <w:rsid w:val="00E41D73"/>
    <w:rsid w:val="00E84113"/>
    <w:rsid w:val="00E97158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Nick Bernal" w:date="2026-08-03T22:18:00Z">
        <w:pPr/>
      </w:pPrChange>
    </w:pPr>
    <w:rPr>
      <w:rFonts w:ascii="Ubuntu" w:hAnsi="Ubuntu" w:cstheme="minorBidi"/>
      <w:kern w:val="0"/>
      <w:szCs w:val="22"/>
      <w14:ligatures w14:val="none"/>
      <w:rPrChange w:id="0" w:author="Nick Bernal" w:date="2026-08-03T22:1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Nick Bernal" w:date="2026-08-03T22:18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8-03T22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Nick Bernal" w:date="2026-08-03T22:18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Nick Bernal" w:date="2026-08-03T22:18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3" w:author="Nick Bernal" w:date="2026-08-03T22:18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3" w:author="Nick Bernal" w:date="2026-08-03T22:18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F3641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9F36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F3641"/>
    <w:rPr>
      <w:color w:val="0000FF"/>
      <w:u w:val="single"/>
    </w:rPr>
  </w:style>
  <w:style w:type="character" w:customStyle="1" w:styleId="cite-bracket">
    <w:name w:val="cite-bracket"/>
    <w:basedOn w:val="DefaultParagraphFont"/>
    <w:rsid w:val="009F3641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Nick Bernal" w:date="2026-08-03T22:18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Nick Bernal" w:date="2026-08-03T22:18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Nick Bernal" w:date="2026-08-03T22:18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Nick Bernal" w:date="2026-08-03T22:1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F3641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F3641"/>
  </w:style>
  <w:style w:type="character" w:styleId="CommentReference">
    <w:name w:val="annotation reference"/>
    <w:basedOn w:val="DefaultParagraphFont"/>
    <w:uiPriority w:val="99"/>
    <w:semiHidden/>
    <w:unhideWhenUsed/>
    <w:rsid w:val="009F36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Nick Bernal" w:date="2026-08-03T22:18:00Z">
        <w:pPr>
          <w:spacing w:line="276" w:lineRule="auto"/>
          <w:ind w:firstLine="432"/>
        </w:pPr>
      </w:pPrChange>
    </w:pPr>
    <w:rPr>
      <w:sz w:val="20"/>
      <w:szCs w:val="20"/>
      <w:rPrChange w:id="6" w:author="Nick Bernal" w:date="2026-08-03T22:18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641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641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pPrChange w:id="7" w:author="Nick Bernal" w:date="2026-08-03T22:18:00Z">
        <w:pPr/>
      </w:pPrChange>
    </w:pPr>
    <w:rPr>
      <w:rFonts w:ascii="Ubuntu" w:hAnsi="Ubuntu" w:cstheme="minorBidi"/>
      <w:kern w:val="0"/>
      <w:szCs w:val="22"/>
      <w14:ligatures w14:val="none"/>
      <w:rPrChange w:id="7" w:author="Nick Bernal" w:date="2026-08-03T22:1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9F3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2026-08-04T02:18:00Z</dcterms:modified>
</cp:coreProperties>
</file>