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547A28" w:rsidRDefault="00783845">
      <w:pPr>
        <w:spacing w:after="20"/>
        <w:rPr>
          <w:ins w:id="15" w:author="Arthur Souza Rodrigues" w:date="2026-09-26T14:40:00Z" w16du:dateUtc="2026-09-26T18:40:00Z"/>
        </w:rPr>
      </w:pPr>
      <w:ins w:id="16" w:author="Arthur Souza Rodrigues" w:date="2026-09-26T14:40:00Z" w16du:dateUtc="2026-09-26T18:40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547A28" w:rsidRDefault="00783845">
      <w:pPr>
        <w:spacing w:after="60"/>
        <w:rPr>
          <w:ins w:id="17" w:author="Arthur Souza Rodrigues" w:date="2026-09-26T14:40:00Z" w16du:dateUtc="2026-09-26T18:40:00Z"/>
        </w:rPr>
      </w:pPr>
      <w:ins w:id="18" w:author="Arthur Souza Rodrigues" w:date="2026-09-26T14:40:00Z" w16du:dateUtc="2026-09-26T18:40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547A28" w:rsidRDefault="00547A28">
      <w:pPr>
        <w:spacing w:after="60"/>
        <w:rPr>
          <w:ins w:id="19" w:author="Arthur Souza Rodrigues" w:date="2026-09-26T14:40:00Z" w16du:dateUtc="2026-09-26T18:40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rPr>
          <w:ins w:id="20" w:author="Arthur Souza Rodrigues" w:date="2026-09-26T14:40:00Z" w16du:dateUtc="2026-09-26T18:40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783845">
            <w:pPr>
              <w:rPr>
                <w:ins w:id="21" w:author="Arthur Souza Rodrigues" w:date="2026-09-26T14:40:00Z" w16du:dateUtc="2026-09-26T18:40:00Z"/>
              </w:rPr>
            </w:pPr>
            <w:ins w:id="22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npm               </w:t>
              </w:r>
              <w:r w:rsidR="00547A28">
                <w:fldChar w:fldCharType="begin"/>
              </w:r>
              <w:r w:rsidR="00547A28">
                <w:instrText>HYPERLINK "https://www.npmjs.com/package/@eigenpal/docx-js-editor" \h</w: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547A28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783845">
            <w:pPr>
              <w:rPr>
                <w:ins w:id="23" w:author="Arthur Souza Rodrigues" w:date="2026-09-26T14:40:00Z" w16du:dateUtc="2026-09-26T18:40:00Z"/>
              </w:rPr>
            </w:pPr>
            <w:ins w:id="24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github               </w:t>
              </w:r>
              <w:r w:rsidR="00547A28">
                <w:fldChar w:fldCharType="begin"/>
              </w:r>
              <w:r w:rsidR="00547A28">
                <w:instrText>HYPERLINK "https://github.com/eigenpal/docx-editor" \h</w: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547A28">
                <w:fldChar w:fldCharType="end"/>
              </w:r>
            </w:ins>
          </w:p>
        </w:tc>
      </w:tr>
    </w:tbl>
    <w:p w14:paraId="49E996B2" w14:textId="77777777" w:rsidR="00547A28" w:rsidRDefault="00783845">
      <w:pPr>
        <w:pBdr>
          <w:bottom w:val="single" w:sz="3" w:space="4" w:color="E2E8F0"/>
        </w:pBdr>
        <w:spacing w:before="300" w:after="80"/>
        <w:rPr>
          <w:ins w:id="25" w:author="Arthur Souza Rodrigues" w:date="2026-09-26T14:40:00Z" w16du:dateUtc="2026-09-26T18:40:00Z"/>
        </w:rPr>
      </w:pPr>
      <w:ins w:id="26" w:author="Arthur Souza Rodrigues" w:date="2026-09-26T14:40:00Z" w16du:dateUtc="2026-09-26T18:40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26E6B250" w:rsidR="00547A28" w:rsidRDefault="00783845">
      <w:pPr>
        <w:spacing w:before="60" w:after="60"/>
        <w:rPr>
          <w:ins w:id="27" w:author="Arthur Souza Rodrigues" w:date="2026-09-26T14:40:00Z" w16du:dateUtc="2026-09-26T18:40:00Z"/>
        </w:rPr>
      </w:pPr>
      <w:ins w:id="28" w:author="Arthur Souza Rodrigues" w:date="2026-09-26T14:40:00Z" w16du:dateUtc="2026-09-26T18:40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r>
          <w:rPr>
            <w:color w:val="0F172A"/>
          </w:rPr>
          <w:t xml:space="preserve">no backend required           </w:t>
        </w:r>
        <w:r>
          <w:rPr>
            <w:color w:val="0F172A"/>
          </w:rPr>
          <w:t xml:space="preserve">, no document data leaving the client.         </w:t>
        </w:r>
      </w:ins>
    </w:p>
    <w:p w14:paraId="040B2180" w14:textId="64A1A000" w:rsidR="00547A28" w:rsidRDefault="00547A28">
      <w:pPr>
        <w:spacing w:before="60"/>
        <w:rPr>
          <w:ins w:id="29" w:author="Arthur Souza Rodrigues" w:date="2026-09-26T14:40:00Z" w16du:dateUtc="2026-09-26T18:40:00Z"/>
        </w:rPr>
      </w:pPr>
    </w:p>
    <w:p w14:paraId="28B83400" w14:textId="7B535B95" w:rsidR="00547A28" w:rsidRDefault="00783845">
      <w:pPr>
        <w:spacing w:before="60" w:after="60"/>
        <w:rPr>
          <w:ins w:id="30" w:author="Arthur Souza Rodrigues" w:date="2026-09-26T14:40:00Z" w16du:dateUtc="2026-09-26T18:40:00Z"/>
        </w:rPr>
      </w:pPr>
      <w:ins w:id="31" w:author="Arthur Souza Rodrigues" w:date="2026-09-26T14:40:00Z" w16du:dateUtc="2026-09-26T18:40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r>
          <w:rPr>
            <w:color w:val="0F172A"/>
          </w:rPr>
          <w:t xml:space="preserve">This library skips it           </w:t>
        </w:r>
        <w:r>
          <w:rPr>
            <w:color w:val="0F172A"/>
          </w:rPr>
          <w:t xml:space="preserve">— OOXML is the canonical format throughout.         </w:t>
        </w:r>
      </w:ins>
    </w:p>
    <w:p w14:paraId="681C5E84" w14:textId="77777777" w:rsidR="00547A28" w:rsidRDefault="00547A28">
      <w:pPr>
        <w:spacing w:before="80"/>
        <w:rPr>
          <w:ins w:id="32" w:author="Arthur Souza Rodrigues" w:date="2026-09-26T14:40:00Z" w16du:dateUtc="2026-09-26T18:40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rPr>
          <w:ins w:id="33" w:author="Arthur Souza Rodrigues" w:date="2026-09-26T14:40:00Z" w16du:dateUtc="2026-09-26T18:40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783845">
            <w:pPr>
              <w:rPr>
                <w:ins w:id="34" w:author="Arthur Souza Rodrigues" w:date="2026-09-26T14:40:00Z" w16du:dateUtc="2026-09-26T18:40:00Z"/>
              </w:rPr>
            </w:pPr>
            <w:ins w:id="35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547A28" w:rsidRDefault="00783845">
            <w:pPr>
              <w:rPr>
                <w:ins w:id="36" w:author="Arthur Souza Rodrigues" w:date="2026-09-26T14:40:00Z" w16du:dateUtc="2026-09-26T18:40:00Z"/>
              </w:rPr>
            </w:pPr>
            <w:ins w:id="37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547A28" w:rsidRDefault="00547A28">
            <w:pPr>
              <w:rPr>
                <w:ins w:id="38" w:author="Arthur Souza Rodrigues" w:date="2026-09-26T14:40:00Z" w16du:dateUtc="2026-09-26T18:40:00Z"/>
              </w:rPr>
            </w:pPr>
          </w:p>
          <w:p w14:paraId="567EA400" w14:textId="30A68100" w:rsidR="00547A28" w:rsidRDefault="00783845">
            <w:pPr>
              <w:rPr>
                <w:ins w:id="39" w:author="Arthur Souza Rodrigues" w:date="2026-09-26T14:40:00Z" w16du:dateUtc="2026-09-26T18:40:00Z"/>
              </w:rPr>
            </w:pPr>
            <w:ins w:id="40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547A28" w:rsidRDefault="00783845">
            <w:pPr>
              <w:rPr>
                <w:ins w:id="41" w:author="Arthur Souza Rodrigues" w:date="2026-09-26T14:40:00Z" w16du:dateUtc="2026-09-26T18:40:00Z"/>
              </w:rPr>
            </w:pPr>
            <w:ins w:id="42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547A28" w:rsidRDefault="00783845">
            <w:pPr>
              <w:rPr>
                <w:ins w:id="43" w:author="Arthur Souza Rodrigues" w:date="2026-09-26T14:40:00Z" w16du:dateUtc="2026-09-26T18:40:00Z"/>
              </w:rPr>
            </w:pPr>
            <w:ins w:id="44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547A28" w:rsidRDefault="00783845">
            <w:pPr>
              <w:rPr>
                <w:ins w:id="45" w:author="Arthur Souza Rodrigues" w:date="2026-09-26T14:40:00Z" w16du:dateUtc="2026-09-26T18:40:00Z"/>
              </w:rPr>
            </w:pPr>
            <w:ins w:id="46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547A28" w:rsidRDefault="00783845">
            <w:pPr>
              <w:rPr>
                <w:ins w:id="47" w:author="Arthur Souza Rodrigues" w:date="2026-09-26T14:40:00Z" w16du:dateUtc="2026-09-26T18:40:00Z"/>
              </w:rPr>
            </w:pPr>
            <w:ins w:id="48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547A28" w:rsidRDefault="00783845">
            <w:pPr>
              <w:rPr>
                <w:ins w:id="49" w:author="Arthur Souza Rodrigues" w:date="2026-09-26T14:40:00Z" w16du:dateUtc="2026-09-26T18:40:00Z"/>
              </w:rPr>
            </w:pPr>
            <w:ins w:id="50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547A28" w:rsidRDefault="00783845">
            <w:pPr>
              <w:rPr>
                <w:ins w:id="51" w:author="Arthur Souza Rodrigues" w:date="2026-09-26T14:40:00Z" w16du:dateUtc="2026-09-26T18:40:00Z"/>
              </w:rPr>
            </w:pPr>
            <w:ins w:id="52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547A28" w:rsidRDefault="00783845">
            <w:pPr>
              <w:rPr>
                <w:ins w:id="53" w:author="Arthur Souza Rodrigues" w:date="2026-09-26T14:40:00Z" w16du:dateUtc="2026-09-26T18:40:00Z"/>
              </w:rPr>
            </w:pPr>
            <w:ins w:id="54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547A28" w:rsidRDefault="00547A28">
      <w:pPr>
        <w:spacing w:before="160"/>
        <w:rPr>
          <w:ins w:id="55" w:author="Arthur Souza Rodrigues" w:date="2026-09-26T14:40:00Z" w16du:dateUtc="2026-09-26T18:40:00Z"/>
        </w:rPr>
      </w:pPr>
    </w:p>
    <w:p w14:paraId="124B2800" w14:textId="77777777" w:rsidR="00547A28" w:rsidRDefault="00783845">
      <w:pPr>
        <w:pBdr>
          <w:bottom w:val="single" w:sz="3" w:space="4" w:color="E2E8F0"/>
        </w:pBdr>
        <w:spacing w:before="300" w:after="80"/>
        <w:rPr>
          <w:ins w:id="56" w:author="Arthur Souza Rodrigues" w:date="2026-09-26T14:40:00Z" w16du:dateUtc="2026-09-26T18:40:00Z"/>
        </w:rPr>
      </w:pPr>
      <w:ins w:id="57" w:author="Arthur Souza Rodrigues" w:date="2026-09-26T14:40:00Z" w16du:dateUtc="2026-09-26T18:40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547A28" w:rsidRDefault="00783845">
      <w:pPr>
        <w:spacing w:before="60" w:after="60"/>
        <w:rPr>
          <w:ins w:id="58" w:author="Arthur Souza Rodrigues" w:date="2026-09-26T14:40:00Z" w16du:dateUtc="2026-09-26T18:40:00Z"/>
        </w:rPr>
      </w:pPr>
      <w:ins w:id="59" w:author="Arthur Souza Rodrigues" w:date="2026-09-26T14:40:00Z" w16du:dateUtc="2026-09-26T18:40:00Z">
        <w:r>
          <w:rPr>
            <w:color w:val="0F172A"/>
          </w:rPr>
          <w:lastRenderedPageBreak/>
          <w:t xml:space="preserve">Both features round-trip through OOXML so documents open correctly in Word, LibreOffice, and Google Docs.         </w:t>
        </w:r>
      </w:ins>
    </w:p>
    <w:p w14:paraId="2F9DEC00" w14:textId="77777777" w:rsidR="00547A28" w:rsidRDefault="00547A28">
      <w:pPr>
        <w:spacing w:before="80"/>
        <w:rPr>
          <w:ins w:id="60" w:author="Arthur Souza Rodrigues" w:date="2026-09-26T14:40:00Z" w16du:dateUtc="2026-09-26T18:40:00Z"/>
        </w:rPr>
      </w:pPr>
    </w:p>
    <w:p w14:paraId="334AE0C7" w14:textId="15C85C00" w:rsidR="00547A28" w:rsidRDefault="00783845">
      <w:pPr>
        <w:spacing w:before="180" w:after="40"/>
        <w:rPr>
          <w:ins w:id="61" w:author="Arthur Souza Rodrigues" w:date="2026-09-26T14:40:00Z" w16du:dateUtc="2026-09-26T18:40:00Z"/>
        </w:rPr>
      </w:pPr>
      <w:ins w:id="62" w:author="Arthur Souza Rodrigues" w:date="2026-09-26T14:40:00Z" w16du:dateUtc="2026-09-26T18:40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547A28" w:rsidRDefault="00783845">
      <w:pPr>
        <w:spacing w:before="60" w:after="60"/>
        <w:rPr>
          <w:ins w:id="63" w:author="Arthur Souza Rodrigues" w:date="2026-09-26T14:40:00Z" w16du:dateUtc="2026-09-26T18:40:00Z"/>
        </w:rPr>
      </w:pPr>
      <w:ins w:id="64" w:author="Arthur Souza Rodrigues" w:date="2026-09-26T14:40:00Z" w16du:dateUtc="2026-09-26T18:40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547A28" w:rsidRDefault="00547A28">
      <w:pPr>
        <w:spacing w:before="60"/>
        <w:rPr>
          <w:ins w:id="65" w:author="Arthur Souza Rodrigues" w:date="2026-09-26T14:40:00Z" w16du:dateUtc="2026-09-26T18:40:00Z"/>
        </w:rPr>
      </w:pPr>
    </w:p>
    <w:p w14:paraId="2228E200" w14:textId="40AC8A00" w:rsidR="00547A28" w:rsidRDefault="00783845">
      <w:pPr>
        <w:spacing w:before="60" w:after="60"/>
        <w:rPr>
          <w:ins w:id="66" w:author="Arthur Souza Rodrigues" w:date="2026-09-26T14:40:00Z" w16du:dateUtc="2026-09-26T18:40:00Z"/>
        </w:rPr>
      </w:pPr>
      <w:ins w:id="67" w:author="Arthur Souza Rodrigues" w:date="2026-09-26T14:40:00Z" w16du:dateUtc="2026-09-26T18:40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547A28" w:rsidRDefault="00547A28">
      <w:pPr>
        <w:spacing w:before="80"/>
        <w:rPr>
          <w:ins w:id="68" w:author="Arthur Souza Rodrigues" w:date="2026-09-26T14:40:00Z" w16du:dateUtc="2026-09-26T18:40:00Z"/>
        </w:rPr>
      </w:pPr>
    </w:p>
    <w:p w14:paraId="749CF692" w14:textId="77777777" w:rsidR="00547A28" w:rsidRDefault="00783845">
      <w:pPr>
        <w:spacing w:before="180" w:after="40"/>
        <w:rPr>
          <w:ins w:id="69" w:author="Arthur Souza Rodrigues" w:date="2026-09-26T14:40:00Z" w16du:dateUtc="2026-09-26T18:40:00Z"/>
        </w:rPr>
      </w:pPr>
      <w:ins w:id="70" w:author="Arthur Souza Rodrigues" w:date="2026-09-26T14:40:00Z" w16du:dateUtc="2026-09-26T18:40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547A28" w:rsidRDefault="00783845">
      <w:pPr>
        <w:spacing w:before="60" w:after="60"/>
        <w:rPr>
          <w:ins w:id="71" w:author="Arthur Souza Rodrigues" w:date="2026-09-26T14:40:00Z" w16du:dateUtc="2026-09-26T18:40:00Z"/>
        </w:rPr>
      </w:pPr>
      <w:ins w:id="72" w:author="Arthur Souza Rodrigues" w:date="2026-09-26T14:40:00Z" w16du:dateUtc="2026-09-26T18:40:00Z">
        <w:r>
          <w:rPr>
            <w:color w:val="0F172A"/>
          </w:rPr>
          <w:t xml:space="preserve">Select text and click the floating button on the page edge to         </w:t>
        </w:r>
        <w:commentRangeStart w:id="73"/>
        <w:r>
          <w:rPr>
            <w:color w:val="0F172A"/>
          </w:rPr>
          <w:t xml:space="preserve">add a comment anchored to that selection         </w:t>
        </w:r>
        <w:commentRangeEnd w:id="73"/>
        <w:r>
          <w:rPr>
            <w:rStyle w:val="CommentReference"/>
            <w:color w:val="0F172A"/>
            <w:sz w:val="22"/>
            <w:szCs w:val="20"/>
          </w:rPr>
          <w:commentReference w:id="73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547A28" w:rsidRDefault="00547A28">
      <w:pPr>
        <w:spacing w:before="60"/>
        <w:rPr>
          <w:ins w:id="74" w:author="Arthur Souza Rodrigues" w:date="2026-09-26T14:40:00Z" w16du:dateUtc="2026-09-26T18:40:00Z"/>
        </w:rPr>
      </w:pPr>
    </w:p>
    <w:p w14:paraId="73ABDE4F" w14:textId="255A2400" w:rsidR="00547A28" w:rsidRDefault="00783845">
      <w:pPr>
        <w:spacing w:before="60" w:after="60"/>
        <w:rPr>
          <w:ins w:id="75" w:author="Arthur Souza Rodrigues" w:date="2026-09-26T14:40:00Z" w16du:dateUtc="2026-09-26T18:40:00Z"/>
        </w:rPr>
      </w:pPr>
      <w:ins w:id="76" w:author="Arthur Souza Rodrigues" w:date="2026-09-26T14:40:00Z" w16du:dateUtc="2026-09-26T18:40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547A28" w:rsidRDefault="00547A28">
      <w:pPr>
        <w:spacing w:before="80"/>
        <w:rPr>
          <w:ins w:id="77" w:author="Arthur Souza Rodrigues" w:date="2026-09-26T14:40:00Z" w16du:dateUtc="2026-09-26T18:40:00Z"/>
        </w:rPr>
      </w:pPr>
    </w:p>
    <w:p w14:paraId="07D0CE00" w14:textId="0F7CE400" w:rsidR="00547A28" w:rsidRDefault="00783845">
      <w:pPr>
        <w:spacing w:before="180" w:after="40"/>
        <w:rPr>
          <w:ins w:id="78" w:author="Arthur Souza Rodrigues" w:date="2026-09-26T14:40:00Z" w16du:dateUtc="2026-09-26T18:40:00Z"/>
        </w:rPr>
      </w:pPr>
      <w:ins w:id="79" w:author="Arthur Souza Rodrigues" w:date="2026-09-26T14:40:00Z" w16du:dateUtc="2026-09-26T18:40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547A28" w:rsidRDefault="00783845">
      <w:pPr>
        <w:spacing w:before="60" w:after="60"/>
        <w:rPr>
          <w:ins w:id="80" w:author="Arthur Souza Rodrigues" w:date="2026-09-26T14:40:00Z" w16du:dateUtc="2026-09-26T18:40:00Z"/>
        </w:rPr>
      </w:pPr>
      <w:ins w:id="81" w:author="Arthur Souza Rodrigues" w:date="2026-09-26T14:40:00Z" w16du:dateUtc="2026-09-26T18:40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547A28" w:rsidRDefault="00547A28">
      <w:pPr>
        <w:spacing w:before="160"/>
        <w:rPr>
          <w:ins w:id="82" w:author="Arthur Souza Rodrigues" w:date="2026-09-26T14:40:00Z" w16du:dateUtc="2026-09-26T18:40:00Z"/>
        </w:rPr>
      </w:pPr>
    </w:p>
    <w:p w14:paraId="467B1700" w14:textId="00AE9C00" w:rsidR="00547A28" w:rsidRDefault="00783845">
      <w:pPr>
        <w:pBdr>
          <w:bottom w:val="single" w:sz="3" w:space="4" w:color="E2E8F0"/>
        </w:pBdr>
        <w:spacing w:before="300" w:after="80"/>
        <w:rPr>
          <w:ins w:id="83" w:author="Arthur Souza Rodrigues" w:date="2026-09-26T14:40:00Z" w16du:dateUtc="2026-09-26T18:40:00Z"/>
        </w:rPr>
      </w:pPr>
      <w:ins w:id="84" w:author="Arthur Souza Rodrigues" w:date="2026-09-26T14:40:00Z" w16du:dateUtc="2026-09-26T18:40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547A28" w:rsidRDefault="00783845">
      <w:pPr>
        <w:spacing w:before="60" w:after="60"/>
        <w:rPr>
          <w:ins w:id="85" w:author="Arthur Souza Rodrigues" w:date="2026-09-26T14:40:00Z" w16du:dateUtc="2026-09-26T18:40:00Z"/>
        </w:rPr>
      </w:pPr>
      <w:ins w:id="86" w:author="Arthur Souza Rodrigues" w:date="2026-09-26T14:40:00Z" w16du:dateUtc="2026-09-26T18:40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547A28" w:rsidRDefault="00547A28">
      <w:pPr>
        <w:spacing w:before="60"/>
        <w:rPr>
          <w:ins w:id="87" w:author="Arthur Souza Rodrigues" w:date="2026-09-26T14:40:00Z" w16du:dateUtc="2026-09-26T18:40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rPr>
          <w:ins w:id="88" w:author="Arthur Souza Rodrigues" w:date="2026-09-26T14:40:00Z" w16du:dateUtc="2026-09-26T18:40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783845">
            <w:pPr>
              <w:rPr>
                <w:ins w:id="89" w:author="Arthur Souza Rodrigues" w:date="2026-09-26T14:40:00Z" w16du:dateUtc="2026-09-26T18:40:00Z"/>
              </w:rPr>
            </w:pPr>
            <w:ins w:id="90" w:author="Arthur Souza Rodrigues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783845">
            <w:pPr>
              <w:rPr>
                <w:ins w:id="91" w:author="Arthur Souza Rodrigues" w:date="2026-09-26T14:40:00Z" w16du:dateUtc="2026-09-26T18:40:00Z"/>
              </w:rPr>
            </w:pPr>
            <w:ins w:id="92" w:author="Arthur Souza Rodrigues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783845">
            <w:pPr>
              <w:rPr>
                <w:ins w:id="93" w:author="Arthur Souza Rodrigues" w:date="2026-09-26T14:40:00Z" w16du:dateUtc="2026-09-26T18:40:00Z"/>
              </w:rPr>
            </w:pPr>
            <w:ins w:id="94" w:author="Arthur Souza Rodrigues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783845">
            <w:pPr>
              <w:rPr>
                <w:ins w:id="95" w:author="Arthur Souza Rodrigues" w:date="2026-09-26T14:40:00Z" w16du:dateUtc="2026-09-26T18:40:00Z"/>
              </w:rPr>
            </w:pPr>
            <w:ins w:id="96" w:author="Arthur Souza Rodrigues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8A7E99" w14:paraId="55DC557E" w14:textId="77777777">
        <w:trPr>
          <w:ins w:id="97" w:author="Arthur Souza Rodrigues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783845">
            <w:pPr>
              <w:rPr>
                <w:ins w:id="98" w:author="Arthur Souza Rodrigues" w:date="2026-09-26T14:40:00Z" w16du:dateUtc="2026-09-26T18:40:00Z"/>
              </w:rPr>
            </w:pPr>
            <w:ins w:id="99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783845">
            <w:pPr>
              <w:rPr>
                <w:ins w:id="100" w:author="Arthur Souza Rodrigues" w:date="2026-09-26T14:40:00Z" w16du:dateUtc="2026-09-26T18:40:00Z"/>
              </w:rPr>
            </w:pPr>
            <w:ins w:id="101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783845">
            <w:pPr>
              <w:rPr>
                <w:ins w:id="102" w:author="Arthur Souza Rodrigues" w:date="2026-09-26T14:40:00Z" w16du:dateUtc="2026-09-26T18:40:00Z"/>
              </w:rPr>
            </w:pPr>
            <w:ins w:id="103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783845">
            <w:pPr>
              <w:rPr>
                <w:ins w:id="104" w:author="Arthur Souza Rodrigues" w:date="2026-09-26T14:40:00Z" w16du:dateUtc="2026-09-26T18:40:00Z"/>
              </w:rPr>
            </w:pPr>
            <w:ins w:id="105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8A7E99" w14:paraId="2E2102B2" w14:textId="77777777">
        <w:trPr>
          <w:ins w:id="106" w:author="Arthur Souza Rodrigues" w:date="2026-09-26T14:40:00Z" w16du:dateUtc="2026-09-26T18:40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783845">
            <w:pPr>
              <w:rPr>
                <w:ins w:id="107" w:author="Arthur Souza Rodrigues" w:date="2026-09-26T14:40:00Z" w16du:dateUtc="2026-09-26T18:40:00Z"/>
              </w:rPr>
            </w:pPr>
            <w:ins w:id="108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783845">
            <w:pPr>
              <w:rPr>
                <w:ins w:id="109" w:author="Arthur Souza Rodrigues" w:date="2026-09-26T14:40:00Z" w16du:dateUtc="2026-09-26T18:40:00Z"/>
              </w:rPr>
            </w:pPr>
            <w:ins w:id="110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783845">
            <w:pPr>
              <w:rPr>
                <w:ins w:id="111" w:author="Arthur Souza Rodrigues" w:date="2026-09-26T14:40:00Z" w16du:dateUtc="2026-09-26T18:40:00Z"/>
              </w:rPr>
            </w:pPr>
            <w:ins w:id="112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783845">
            <w:pPr>
              <w:rPr>
                <w:ins w:id="113" w:author="Arthur Souza Rodrigues" w:date="2026-09-26T14:40:00Z" w16du:dateUtc="2026-09-26T18:40:00Z"/>
              </w:rPr>
            </w:pPr>
            <w:ins w:id="114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8A7E99" w14:paraId="6940637E" w14:textId="77777777">
        <w:trPr>
          <w:ins w:id="115" w:author="Arthur Souza Rodrigues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783845">
            <w:pPr>
              <w:rPr>
                <w:ins w:id="116" w:author="Arthur Souza Rodrigues" w:date="2026-09-26T14:40:00Z" w16du:dateUtc="2026-09-26T18:40:00Z"/>
              </w:rPr>
            </w:pPr>
            <w:ins w:id="117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783845">
            <w:pPr>
              <w:rPr>
                <w:ins w:id="118" w:author="Arthur Souza Rodrigues" w:date="2026-09-26T14:40:00Z" w16du:dateUtc="2026-09-26T18:40:00Z"/>
              </w:rPr>
            </w:pPr>
            <w:ins w:id="119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783845">
            <w:pPr>
              <w:rPr>
                <w:ins w:id="120" w:author="Arthur Souza Rodrigues" w:date="2026-09-26T14:40:00Z" w16du:dateUtc="2026-09-26T18:40:00Z"/>
              </w:rPr>
            </w:pPr>
            <w:ins w:id="121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783845">
            <w:pPr>
              <w:rPr>
                <w:ins w:id="122" w:author="Arthur Souza Rodrigues" w:date="2026-09-26T14:40:00Z" w16du:dateUtc="2026-09-26T18:40:00Z"/>
              </w:rPr>
            </w:pPr>
            <w:ins w:id="123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8A7E99" w14:paraId="3A16E8E6" w14:textId="77777777">
        <w:trPr>
          <w:ins w:id="124" w:author="Arthur Souza Rodrigues" w:date="2026-09-26T14:40:00Z" w16du:dateUtc="2026-09-26T18:40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783845">
            <w:pPr>
              <w:rPr>
                <w:ins w:id="125" w:author="Arthur Souza Rodrigues" w:date="2026-09-26T14:40:00Z" w16du:dateUtc="2026-09-26T18:40:00Z"/>
              </w:rPr>
            </w:pPr>
            <w:ins w:id="126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783845">
            <w:pPr>
              <w:rPr>
                <w:ins w:id="127" w:author="Arthur Souza Rodrigues" w:date="2026-09-26T14:40:00Z" w16du:dateUtc="2026-09-26T18:40:00Z"/>
              </w:rPr>
            </w:pPr>
            <w:ins w:id="128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783845">
            <w:pPr>
              <w:rPr>
                <w:ins w:id="129" w:author="Arthur Souza Rodrigues" w:date="2026-09-26T14:40:00Z" w16du:dateUtc="2026-09-26T18:40:00Z"/>
              </w:rPr>
            </w:pPr>
            <w:ins w:id="130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783845">
            <w:pPr>
              <w:rPr>
                <w:ins w:id="131" w:author="Arthur Souza Rodrigues" w:date="2026-09-26T14:40:00Z" w16du:dateUtc="2026-09-26T18:40:00Z"/>
              </w:rPr>
            </w:pPr>
            <w:ins w:id="132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8A7E99" w14:paraId="1E6B6B4E" w14:textId="77777777">
        <w:trPr>
          <w:ins w:id="133" w:author="Arthur Souza Rodrigues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783845">
            <w:pPr>
              <w:rPr>
                <w:ins w:id="134" w:author="Arthur Souza Rodrigues" w:date="2026-09-26T14:40:00Z" w16du:dateUtc="2026-09-26T18:40:00Z"/>
              </w:rPr>
            </w:pPr>
            <w:ins w:id="135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783845">
            <w:pPr>
              <w:rPr>
                <w:ins w:id="136" w:author="Arthur Souza Rodrigues" w:date="2026-09-26T14:40:00Z" w16du:dateUtc="2026-09-26T18:40:00Z"/>
              </w:rPr>
            </w:pPr>
            <w:ins w:id="137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783845">
            <w:pPr>
              <w:rPr>
                <w:ins w:id="138" w:author="Arthur Souza Rodrigues" w:date="2026-09-26T14:40:00Z" w16du:dateUtc="2026-09-26T18:40:00Z"/>
              </w:rPr>
            </w:pPr>
            <w:ins w:id="139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783845">
            <w:pPr>
              <w:rPr>
                <w:ins w:id="140" w:author="Arthur Souza Rodrigues" w:date="2026-09-26T14:40:00Z" w16du:dateUtc="2026-09-26T18:40:00Z"/>
              </w:rPr>
            </w:pPr>
            <w:ins w:id="141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8A7E99" w14:paraId="1A826F89" w14:textId="77777777">
        <w:trPr>
          <w:ins w:id="142" w:author="Arthur Souza Rodrigues" w:date="2026-09-26T14:40:00Z" w16du:dateUtc="2026-09-26T18:40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783845">
            <w:pPr>
              <w:rPr>
                <w:ins w:id="143" w:author="Arthur Souza Rodrigues" w:date="2026-09-26T14:40:00Z" w16du:dateUtc="2026-09-26T18:40:00Z"/>
              </w:rPr>
            </w:pPr>
            <w:ins w:id="144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783845">
            <w:pPr>
              <w:rPr>
                <w:ins w:id="145" w:author="Arthur Souza Rodrigues" w:date="2026-09-26T14:40:00Z" w16du:dateUtc="2026-09-26T18:40:00Z"/>
              </w:rPr>
            </w:pPr>
            <w:ins w:id="146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783845">
            <w:pPr>
              <w:rPr>
                <w:ins w:id="147" w:author="Arthur Souza Rodrigues" w:date="2026-09-26T14:40:00Z" w16du:dateUtc="2026-09-26T18:40:00Z"/>
              </w:rPr>
            </w:pPr>
            <w:ins w:id="148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783845">
            <w:pPr>
              <w:rPr>
                <w:ins w:id="149" w:author="Arthur Souza Rodrigues" w:date="2026-09-26T14:40:00Z" w16du:dateUtc="2026-09-26T18:40:00Z"/>
              </w:rPr>
            </w:pPr>
            <w:ins w:id="150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8A7E99" w14:paraId="525537E9" w14:textId="77777777">
        <w:trPr>
          <w:ins w:id="151" w:author="Arthur Souza Rodrigues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783845">
            <w:pPr>
              <w:rPr>
                <w:ins w:id="152" w:author="Arthur Souza Rodrigues" w:date="2026-09-26T14:40:00Z" w16du:dateUtc="2026-09-26T18:40:00Z"/>
              </w:rPr>
            </w:pPr>
            <w:ins w:id="153" w:author="Arthur Souza Rodrigues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783845">
            <w:pPr>
              <w:rPr>
                <w:ins w:id="154" w:author="Arthur Souza Rodrigues" w:date="2026-09-26T14:40:00Z" w16du:dateUtc="2026-09-26T18:40:00Z"/>
              </w:rPr>
            </w:pPr>
            <w:ins w:id="155" w:author="Arthur Souza Rodrigues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783845">
            <w:pPr>
              <w:rPr>
                <w:ins w:id="156" w:author="Arthur Souza Rodrigues" w:date="2026-09-26T14:40:00Z" w16du:dateUtc="2026-09-26T18:40:00Z"/>
              </w:rPr>
            </w:pPr>
            <w:ins w:id="157" w:author="Arthur Souza Rodrigues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783845">
            <w:pPr>
              <w:rPr>
                <w:ins w:id="158" w:author="Arthur Souza Rodrigues" w:date="2026-09-26T14:40:00Z" w16du:dateUtc="2026-09-26T18:40:00Z"/>
              </w:rPr>
            </w:pPr>
            <w:ins w:id="159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547A28" w:rsidRDefault="00547A28">
      <w:pPr>
        <w:spacing w:before="80"/>
        <w:rPr>
          <w:ins w:id="160" w:author="Arthur Souza Rodrigues" w:date="2026-09-26T14:40:00Z" w16du:dateUtc="2026-09-26T18:40:00Z"/>
        </w:rPr>
      </w:pPr>
    </w:p>
    <w:p w14:paraId="460BB7FA" w14:textId="77777777" w:rsidR="00547A28" w:rsidRDefault="00783845">
      <w:pPr>
        <w:rPr>
          <w:ins w:id="161" w:author="Arthur Souza Rodrigues" w:date="2026-09-26T14:40:00Z" w16du:dateUtc="2026-09-26T18:40:00Z"/>
        </w:rPr>
      </w:pPr>
      <w:ins w:id="162" w:author="Arthur Souza Rodrigues" w:date="2026-09-26T14:40:00Z" w16du:dateUtc="2026-09-26T18:40:00Z">
        <w:r>
          <w:br w:type="page"/>
        </w:r>
      </w:ins>
    </w:p>
    <w:p w14:paraId="219D9206" w14:textId="7D8B6000" w:rsidR="00547A28" w:rsidRDefault="00783845">
      <w:pPr>
        <w:spacing w:before="180" w:after="40"/>
        <w:rPr>
          <w:ins w:id="163" w:author="Arthur Souza Rodrigues" w:date="2026-09-26T14:40:00Z" w16du:dateUtc="2026-09-26T18:40:00Z"/>
        </w:rPr>
      </w:pPr>
      <w:ins w:id="164" w:author="Arthur Souza Rodrigues" w:date="2026-09-26T14:40:00Z" w16du:dateUtc="2026-09-26T18:40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rPr>
          <w:ins w:id="165" w:author="Arthur Souza Rodrigues" w:date="2026-09-26T14:40:00Z" w16du:dateUtc="2026-09-26T18:40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783845">
            <w:pPr>
              <w:rPr>
                <w:ins w:id="166" w:author="Arthur Souza Rodrigues" w:date="2026-09-26T14:40:00Z" w16du:dateUtc="2026-09-26T18:40:00Z"/>
              </w:rPr>
            </w:pPr>
            <w:ins w:id="167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547A28" w:rsidRDefault="00547A28">
            <w:pPr>
              <w:rPr>
                <w:ins w:id="168" w:author="Arthur Souza Rodrigues" w:date="2026-09-26T14:40:00Z" w16du:dateUtc="2026-09-26T18:40:00Z"/>
              </w:rPr>
            </w:pPr>
          </w:p>
          <w:p w14:paraId="31FF7C43" w14:textId="7641B600" w:rsidR="00547A28" w:rsidRDefault="00783845">
            <w:pPr>
              <w:rPr>
                <w:ins w:id="169" w:author="Arthur Souza Rodrigues" w:date="2026-09-26T14:40:00Z" w16du:dateUtc="2026-09-26T18:40:00Z"/>
              </w:rPr>
            </w:pPr>
            <w:ins w:id="170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547A28" w:rsidRDefault="00783845">
            <w:pPr>
              <w:rPr>
                <w:ins w:id="171" w:author="Arthur Souza Rodrigues" w:date="2026-09-26T14:40:00Z" w16du:dateUtc="2026-09-26T18:40:00Z"/>
              </w:rPr>
            </w:pPr>
            <w:ins w:id="172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547A28" w:rsidRDefault="00783845">
            <w:pPr>
              <w:rPr>
                <w:ins w:id="173" w:author="Arthur Souza Rodrigues" w:date="2026-09-26T14:40:00Z" w16du:dateUtc="2026-09-26T18:40:00Z"/>
              </w:rPr>
            </w:pPr>
            <w:ins w:id="174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547A28" w:rsidRDefault="00783845">
            <w:pPr>
              <w:rPr>
                <w:ins w:id="175" w:author="Arthur Souza Rodrigues" w:date="2026-09-26T14:40:00Z" w16du:dateUtc="2026-09-26T18:40:00Z"/>
              </w:rPr>
            </w:pPr>
            <w:ins w:id="176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547A28" w:rsidRDefault="00783845">
            <w:pPr>
              <w:rPr>
                <w:ins w:id="177" w:author="Arthur Souza Rodrigues" w:date="2026-09-26T14:40:00Z" w16du:dateUtc="2026-09-26T18:40:00Z"/>
              </w:rPr>
            </w:pPr>
            <w:ins w:id="178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547A28" w:rsidRDefault="00547A28">
      <w:pPr>
        <w:spacing w:before="160"/>
        <w:rPr>
          <w:ins w:id="179" w:author="Arthur Souza Rodrigues" w:date="2026-09-26T14:40:00Z" w16du:dateUtc="2026-09-26T18:40:00Z"/>
        </w:rPr>
      </w:pPr>
    </w:p>
    <w:p w14:paraId="3F190000" w14:textId="5C749680" w:rsidR="00547A28" w:rsidRDefault="00783845">
      <w:pPr>
        <w:pBdr>
          <w:bottom w:val="single" w:sz="3" w:space="4" w:color="E2E8F0"/>
        </w:pBdr>
        <w:spacing w:before="300" w:after="80"/>
        <w:rPr>
          <w:ins w:id="180" w:author="Arthur Souza Rodrigues" w:date="2026-09-26T14:40:00Z" w16du:dateUtc="2026-09-26T18:40:00Z"/>
        </w:rPr>
      </w:pPr>
      <w:ins w:id="181" w:author="Arthur Souza Rodrigues" w:date="2026-09-26T14:40:00Z" w16du:dateUtc="2026-09-26T18:40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547A28" w:rsidRDefault="00783845">
      <w:pPr>
        <w:spacing w:before="60" w:after="60"/>
        <w:rPr>
          <w:ins w:id="182" w:author="Arthur Souza Rodrigues" w:date="2026-09-26T14:40:00Z" w16du:dateUtc="2026-09-26T18:40:00Z"/>
        </w:rPr>
      </w:pPr>
      <w:ins w:id="183" w:author="Arthur Souza Rodrigues" w:date="2026-09-26T14:40:00Z" w16du:dateUtc="2026-09-26T18:40:00Z">
        <w:r>
          <w:rPr>
            <w:color w:val="0F172A"/>
          </w:rPr>
          <w:t xml:space="preserve">Read         </w:t>
        </w:r>
        <w:r w:rsidR="00547A28">
          <w:fldChar w:fldCharType="begin"/>
        </w:r>
        <w:r w:rsidR="00547A28">
          <w:instrText>HYPERLINK "https://github.com/eigenpal/docx-editor/blob/main/docs/PLUGINS.md" \h</w:instrText>
        </w:r>
        <w:r w:rsidR="00547A28">
          <w:fldChar w:fldCharType="separate"/>
        </w:r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547A28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547A28" w:rsidRDefault="00547A28">
      <w:pPr>
        <w:spacing w:before="60"/>
        <w:rPr>
          <w:ins w:id="184" w:author="Arthur Souza Rodrigues" w:date="2026-09-26T14:40:00Z" w16du:dateUtc="2026-09-26T18:40:00Z"/>
        </w:rPr>
      </w:pPr>
    </w:p>
    <w:p w14:paraId="5D0DEE00" w14:textId="77777777" w:rsidR="00547A28" w:rsidRDefault="00783845">
      <w:pPr>
        <w:spacing w:before="180" w:after="40"/>
        <w:rPr>
          <w:ins w:id="185" w:author="Arthur Souza Rodrigues" w:date="2026-09-26T14:40:00Z" w16du:dateUtc="2026-09-26T18:40:00Z"/>
        </w:rPr>
      </w:pPr>
      <w:ins w:id="186" w:author="Arthur Souza Rodrigues" w:date="2026-09-26T14:40:00Z" w16du:dateUtc="2026-09-26T18:40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547A28" w:rsidRDefault="00783845">
      <w:pPr>
        <w:pStyle w:val="ListParagraph"/>
        <w:numPr>
          <w:ilvl w:val="0"/>
          <w:numId w:val="2"/>
        </w:numPr>
        <w:spacing w:before="40" w:after="40"/>
        <w:rPr>
          <w:ins w:id="187" w:author="Arthur Souza Rodrigues" w:date="2026-09-26T14:40:00Z" w16du:dateUtc="2026-09-26T18:40:00Z"/>
        </w:rPr>
      </w:pPr>
      <w:ins w:id="188" w:author="Arthur Souza Rodrigues" w:date="2026-09-26T14:40:00Z" w16du:dateUtc="2026-09-26T18:40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547A28" w:rsidRDefault="00783845">
      <w:pPr>
        <w:pStyle w:val="ListParagraph"/>
        <w:numPr>
          <w:ilvl w:val="0"/>
          <w:numId w:val="2"/>
        </w:numPr>
        <w:spacing w:before="40" w:after="40"/>
        <w:rPr>
          <w:ins w:id="189" w:author="Arthur Souza Rodrigues" w:date="2026-09-26T14:40:00Z" w16du:dateUtc="2026-09-26T18:40:00Z"/>
        </w:rPr>
      </w:pPr>
      <w:ins w:id="190" w:author="Arthur Souza Rodrigues" w:date="2026-09-26T14:40:00Z" w16du:dateUtc="2026-09-26T18:40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47ED6FFE" w:rsidR="00547A28" w:rsidRDefault="00783845">
      <w:pPr>
        <w:pStyle w:val="ListParagraph"/>
        <w:numPr>
          <w:ilvl w:val="0"/>
          <w:numId w:val="2"/>
        </w:numPr>
        <w:spacing w:before="40" w:after="40"/>
        <w:rPr>
          <w:ins w:id="191" w:author="Arthur Souza Rodrigues" w:date="2026-09-26T14:40:00Z" w16du:dateUtc="2026-09-26T18:40:00Z"/>
        </w:rPr>
      </w:pPr>
      <w:ins w:id="192" w:author="Arthur Souza Rodrigues" w:date="2026-09-26T14:40:00Z" w16du:dateUtc="2026-09-26T18:40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783845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9-26T14:40:00Z" w16du:dateUtc="2026-09-26T18:40:00Z"/>
        </w:rPr>
      </w:pPr>
      <w:ins w:id="194" w:author="Arthur Souza Rodrigues" w:date="2026-09-26T14:40:00Z" w16du:dateUtc="2026-09-26T18:40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547A28" w:rsidRDefault="00547A28">
      <w:pPr>
        <w:spacing w:before="80"/>
        <w:rPr>
          <w:ins w:id="195" w:author="Arthur Souza Rodrigues" w:date="2026-09-26T14:40:00Z" w16du:dateUtc="2026-09-26T18:40:00Z"/>
        </w:rPr>
      </w:pPr>
    </w:p>
    <w:p w14:paraId="7AB6E680" w14:textId="77777777" w:rsidR="00547A28" w:rsidRDefault="00783845">
      <w:pPr>
        <w:spacing w:before="180" w:after="40"/>
        <w:rPr>
          <w:ins w:id="196" w:author="Arthur Souza Rodrigues" w:date="2026-09-26T14:40:00Z" w16du:dateUtc="2026-09-26T18:40:00Z"/>
        </w:rPr>
      </w:pPr>
      <w:ins w:id="197" w:author="Arthur Souza Rodrigues" w:date="2026-09-26T14:40:00Z" w16du:dateUtc="2026-09-26T18:40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rPr>
          <w:ins w:id="198" w:author="Arthur Souza Rodrigues" w:date="2026-09-26T14:40:00Z" w16du:dateUtc="2026-09-26T18:40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783845">
            <w:pPr>
              <w:rPr>
                <w:ins w:id="199" w:author="Arthur Souza Rodrigues" w:date="2026-09-26T14:40:00Z" w16du:dateUtc="2026-09-26T18:40:00Z"/>
              </w:rPr>
            </w:pPr>
            <w:ins w:id="200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547A28" w:rsidRDefault="00783845">
            <w:pPr>
              <w:rPr>
                <w:ins w:id="201" w:author="Arthur Souza Rodrigues" w:date="2026-09-26T14:40:00Z" w16du:dateUtc="2026-09-26T18:40:00Z"/>
              </w:rPr>
            </w:pPr>
            <w:ins w:id="202" w:author="Arthur Souza Rodrigues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547A28" w:rsidRDefault="00547A28">
      <w:pPr>
        <w:spacing w:before="200"/>
        <w:rPr>
          <w:ins w:id="203" w:author="Arthur Souza Rodrigues" w:date="2026-09-26T14:40:00Z" w16du:dateUtc="2026-09-26T18:40:00Z"/>
        </w:rPr>
      </w:pPr>
    </w:p>
    <w:p w14:paraId="6D436C00" w14:textId="6FF0F000" w:rsidR="00547A28" w:rsidRDefault="00783845">
      <w:pPr>
        <w:pBdr>
          <w:bottom w:val="single" w:sz="3" w:space="4" w:color="E2E8F0"/>
        </w:pBdr>
        <w:spacing w:before="300" w:after="80"/>
        <w:rPr>
          <w:ins w:id="204" w:author="Arthur Souza Rodrigues" w:date="2026-09-26T14:40:00Z" w16du:dateUtc="2026-09-26T18:40:00Z"/>
        </w:rPr>
      </w:pPr>
      <w:ins w:id="205" w:author="Arthur Souza Rodrigues" w:date="2026-09-26T14:40:00Z" w16du:dateUtc="2026-09-26T18:40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547A28" w:rsidRDefault="00547A28">
      <w:pPr>
        <w:spacing w:before="60"/>
        <w:rPr>
          <w:ins w:id="206" w:author="Arthur Souza Rodrigues" w:date="2026-09-26T14:40:00Z" w16du:dateUtc="2026-09-26T18:40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rPr>
          <w:ins w:id="207" w:author="Arthur Souza Rodrigues" w:date="2026-09-26T14:40:00Z" w16du:dateUtc="2026-09-26T18:40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783845">
            <w:pPr>
              <w:spacing w:after="8"/>
              <w:rPr>
                <w:ins w:id="208" w:author="Arthur Souza Rodrigues" w:date="2026-09-26T14:40:00Z" w16du:dateUtc="2026-09-26T18:40:00Z"/>
              </w:rPr>
            </w:pPr>
            <w:ins w:id="209" w:author="Arthur Souza Rodrigues" w:date="2026-09-26T14:40:00Z" w16du:dateUtc="2026-09-26T18:40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547A28" w:rsidRDefault="00783845">
            <w:pPr>
              <w:spacing w:after="320"/>
              <w:rPr>
                <w:ins w:id="210" w:author="Arthur Souza Rodrigues" w:date="2026-09-26T14:40:00Z" w16du:dateUtc="2026-09-26T18:40:00Z"/>
              </w:rPr>
            </w:pPr>
            <w:ins w:id="211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9-26T14:40:00Z" w16du:dateUtc="2026-09-26T18:40:00Z"/>
              </w:rPr>
            </w:pPr>
          </w:p>
          <w:p w14:paraId="739E1328" w14:textId="77777777" w:rsidR="00547A28" w:rsidRDefault="00783845">
            <w:pPr>
              <w:rPr>
                <w:ins w:id="213" w:author="Arthur Souza Rodrigues" w:date="2026-09-26T14:40:00Z" w16du:dateUtc="2026-09-26T18:40:00Z"/>
              </w:rPr>
            </w:pPr>
            <w:ins w:id="214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783845">
            <w:pPr>
              <w:spacing w:after="8"/>
              <w:rPr>
                <w:ins w:id="215" w:author="Arthur Souza Rodrigues" w:date="2026-09-26T14:40:00Z" w16du:dateUtc="2026-09-26T18:40:00Z"/>
              </w:rPr>
            </w:pPr>
            <w:ins w:id="216" w:author="Arthur Souza Rodrigues" w:date="2026-09-26T14:40:00Z" w16du:dateUtc="2026-09-26T18:40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547A28" w:rsidRDefault="00783845">
            <w:pPr>
              <w:spacing w:after="320"/>
              <w:rPr>
                <w:ins w:id="217" w:author="Arthur Souza Rodrigues" w:date="2026-09-26T14:40:00Z" w16du:dateUtc="2026-09-26T18:40:00Z"/>
              </w:rPr>
            </w:pPr>
            <w:ins w:id="218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9-26T14:40:00Z" w16du:dateUtc="2026-09-26T18:40:00Z"/>
              </w:rPr>
            </w:pPr>
          </w:p>
          <w:p w14:paraId="09E07E00" w14:textId="72F92000" w:rsidR="00547A28" w:rsidRDefault="00783845">
            <w:pPr>
              <w:rPr>
                <w:ins w:id="220" w:author="Arthur Souza Rodrigues" w:date="2026-09-26T14:40:00Z" w16du:dateUtc="2026-09-26T18:40:00Z"/>
              </w:rPr>
            </w:pPr>
            <w:ins w:id="221" w:author="Arthur Souza Rodrigues" w:date="2026-09-26T14:40:00Z" w16du:dateUtc="2026-09-26T18:40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47E63800" w14:textId="77777777" w:rsidR="009E7BB0" w:rsidRDefault="00783845">
      <w:pPr>
        <w:rPr>
          <w:del w:id="222" w:author="Arthur Souza Rodrigues" w:date="2026-09-26T14:40:00Z" w16du:dateUtc="2026-09-26T18:40:00Z"/>
        </w:rPr>
      </w:pPr>
      <w:del w:id="223" w:author="Arthur Souza Rodrigues" w:date="2026-09-26T14:40:00Z" w16du:dateUtc="2026-09-26T18:40:00Z">
        <w:r>
          <w:rPr>
            <w:b/>
            <w:bCs/>
          </w:rPr>
          <w:delText>Double Spacing Bold Demo</w:delText>
        </w:r>
      </w:del>
    </w:p>
    <w:p w14:paraId="65FF30A3" w14:textId="77777777" w:rsidR="009E7BB0" w:rsidRDefault="00783845">
      <w:pPr>
        <w:spacing w:line="480" w:lineRule="auto"/>
        <w:rPr>
          <w:del w:id="224" w:author="Arthur Souza Rodrigues" w:date="2026-09-26T14:40:00Z" w16du:dateUtc="2026-09-26T18:40:00Z"/>
        </w:rPr>
      </w:pPr>
      <w:del w:id="225" w:author="Arthur Souza Rodrigues" w:date="2026-09-26T14:40:00Z" w16du:dateUtc="2026-09-26T18:40:00Z">
        <w:r>
          <w:rPr>
            <w:b/>
            <w:bCs/>
          </w:rPr>
          <w:delText>This document demonstrates double line spacing with bold text.</w:delText>
        </w:r>
      </w:del>
    </w:p>
    <w:p w14:paraId="09F9D8DA" w14:textId="77777777" w:rsidR="009E7BB0" w:rsidRDefault="00783845">
      <w:pPr>
        <w:pPrChange w:id="226" w:author="Arthur Souza Rodrigues" w:date="2026-09-26T14:40:00Z" w16du:dateUtc="2026-09-26T18:40:00Z">
          <w:pPr>
            <w:spacing w:line="480" w:lineRule="auto"/>
          </w:pPr>
        </w:pPrChange>
      </w:pPr>
      <w:del w:id="227" w:author="Arthur Souza Rodrigues" w:date="2026-09-26T14:40:00Z" w16du:dateUtc="2026-09-26T18:40:00Z">
        <w:r>
          <w:rPr>
            <w:b/>
            <w:bCs/>
          </w:rPr>
          <w:delText>Bold double-spaced text for easy document editing and review.</w:delText>
        </w:r>
      </w:del>
    </w:p>
    <w:sectPr w:rsidR="009E7BB0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2" w:author="Arthur Souza Rodrigues" w:date="2026-09-26T14:40:00Z" w16du:dateUtc="2026-09-26T18:40:00Z">
        <w:sectPr w:rsidR="009E7BB0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56E2E6B" w14:textId="77777777" w:rsidR="00547A28" w:rsidRDefault="00783845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9E94B3" w14:textId="77777777" w:rsidR="00783845" w:rsidRDefault="00783845">
      <w:pPr>
        <w:pPrChange w:id="13" w:author="Arthur Souza Rodrigues" w:date="2026-09-26T14:40:00Z" w16du:dateUtc="2026-09-26T18:40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3ABC661" w14:textId="77777777" w:rsidR="00783845" w:rsidRDefault="00783845">
      <w:pPr>
        <w:pPrChange w:id="14" w:author="Arthur Souza Rodrigues" w:date="2026-09-26T14:40:00Z" w16du:dateUtc="2026-09-26T18:40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805DDE" w14:textId="77777777" w:rsidR="00ED2373" w:rsidRDefault="00783845">
    <w:pPr>
      <w:pBdr>
        <w:top w:val="single" w:sz="2" w:space="1" w:color="E2E8F0"/>
      </w:pBdr>
      <w:spacing w:before="80"/>
      <w:jc w:val="center"/>
      <w:pPrChange w:id="230" w:author="Arthur Souza Rodrigues" w:date="2026-09-26T14:40:00Z" w16du:dateUtc="2026-09-26T18:40:00Z">
        <w:pPr>
          <w:pStyle w:val="Footer"/>
        </w:pPr>
      </w:pPrChange>
    </w:pPr>
    <w:ins w:id="231" w:author="Arthur Souza Rodrigues" w:date="2026-09-26T14:40:00Z" w16du:dateUtc="2026-09-26T18:40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547A28">
        <w:fldChar w:fldCharType="begin"/>
      </w:r>
      <w:r w:rsidR="00547A28">
        <w:instrText>HYPERLINK \h</w:instrText>
      </w:r>
      <w:r w:rsidR="00547A28">
        <w:fldChar w:fldCharType="separate"/>
      </w:r>
      <w:r w:rsidR="00547A28">
        <w:rPr>
          <w:color w:val="64748B"/>
          <w:sz w:val="20"/>
        </w:rPr>
        <w:t xml:space="preserve">eigenpal.com         </w:t>
      </w:r>
      <w:r w:rsidR="00547A28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383280" w14:textId="77777777" w:rsidR="00783845" w:rsidRDefault="00783845">
      <w:pPr>
        <w:pPrChange w:id="11" w:author="Arthur Souza Rodrigues" w:date="2026-09-26T14:40:00Z" w16du:dateUtc="2026-09-26T18:40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E765A65" w14:textId="77777777" w:rsidR="00783845" w:rsidRDefault="00783845">
      <w:pPr>
        <w:pPrChange w:id="12" w:author="Arthur Souza Rodrigues" w:date="2026-09-26T14:40:00Z" w16du:dateUtc="2026-09-26T18:40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14752" w14:textId="77777777" w:rsidR="00ED2373" w:rsidRDefault="00783845">
    <w:pPr>
      <w:pBdr>
        <w:bottom w:val="single" w:sz="2" w:space="1" w:color="E2E8F0"/>
      </w:pBdr>
      <w:jc w:val="center"/>
      <w:pPrChange w:id="228" w:author="Arthur Souza Rodrigues" w:date="2026-09-26T14:40:00Z" w16du:dateUtc="2026-09-26T18:40:00Z">
        <w:pPr>
          <w:pStyle w:val="Header"/>
        </w:pPr>
      </w:pPrChange>
    </w:pPr>
    <w:ins w:id="229" w:author="Arthur Souza Rodrigues" w:date="2026-09-26T14:40:00Z" w16du:dateUtc="2026-09-26T18:40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BB0"/>
    <w:rsid w:val="005017B3"/>
    <w:rsid w:val="00547A28"/>
    <w:rsid w:val="006C3EDA"/>
    <w:rsid w:val="00783845"/>
    <w:rsid w:val="008A7E99"/>
    <w:rsid w:val="009E7BB0"/>
    <w:rsid w:val="009F279D"/>
    <w:rsid w:val="00A511F2"/>
    <w:rsid w:val="00B90B26"/>
    <w:rsid w:val="00ED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5CE4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9-26T14:40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40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40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40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40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40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40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40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40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40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40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40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73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373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373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373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373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373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9-26T14:40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40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D2373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9-26T14:40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40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9-26T14:40:00Z">
        <w:pPr/>
      </w:pPrChange>
    </w:pPr>
    <w:rPr>
      <w:rFonts w:ascii="Inter" w:eastAsia="Inter" w:hAnsi="Inter" w:cs="Inter"/>
      <w:szCs w:val="22"/>
      <w:rPrChange w:id="8" w:author="Arthur Souza Rodrigues" w:date="2026-09-26T14:40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ED237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D237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9-26T14:40:00Z">
        <w:pPr/>
      </w:pPrChange>
    </w:pPr>
    <w:rPr>
      <w:rFonts w:ascii="Inter" w:eastAsia="Inter" w:hAnsi="Inter" w:cs="Inter"/>
      <w:sz w:val="20"/>
      <w:rPrChange w:id="9" w:author="Arthur Souza Rodrigues" w:date="2026-09-26T14:40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2373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40:00Z">
        <w:pPr/>
      </w:pPrChange>
    </w:pPr>
    <w:rPr>
      <w:rFonts w:ascii="Inter" w:eastAsia="Inter" w:hAnsi="Inter" w:cs="Inter"/>
      <w:sz w:val="20"/>
      <w:rPrChange w:id="10" w:author="Arthur Souza Rodrigues" w:date="2026-09-26T14:40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2373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D2373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373"/>
  </w:style>
  <w:style w:type="paragraph" w:styleId="Footer">
    <w:name w:val="footer"/>
    <w:basedOn w:val="Normal"/>
    <w:link w:val="FooterChar"/>
    <w:uiPriority w:val="99"/>
    <w:unhideWhenUsed/>
    <w:rsid w:val="00ED23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2026-09-26T18:40:00Z</dcterms:modified>
</cp:coreProperties>
</file>