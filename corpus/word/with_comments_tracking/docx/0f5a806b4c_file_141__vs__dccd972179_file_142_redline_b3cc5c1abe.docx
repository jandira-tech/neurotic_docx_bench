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4948A" w14:textId="77777777" w:rsidR="00B14B7B" w:rsidRDefault="00B14B7B">
      <w:pPr>
        <w:rPr>
          <w:b/>
          <w:rPrChange w:id="0" w:author="Arthur Souza Rodrigues" w:date="2026-09-26T14:54:00Z" w16du:dateUtc="2026-09-26T18:54:00Z">
            <w:rPr>
              <w:rFonts w:ascii="Verdana, Geneva, sans-serif" w:hAnsi="Verdana, Geneva, sans-serif" w:cs="Verdana, Geneva, sans-serif"/>
            </w:rPr>
          </w:rPrChange>
        </w:rPr>
      </w:pPr>
      <w:r>
        <w:rPr>
          <w:b/>
          <w:rPrChange w:id="1" w:author="Arthur Souza Rodrigues" w:date="2026-09-26T14:54:00Z" w16du:dateUtc="2026-09-26T18:54:00Z">
            <w:rPr>
              <w:rFonts w:ascii="Verdana, Geneva, sans-serif" w:hAnsi="Verdana, Geneva, sans-serif" w:cs="Verdana, Geneva, sans-serif"/>
            </w:rPr>
          </w:rPrChange>
        </w:rPr>
        <w:t>file_</w:t>
      </w:r>
      <w:ins w:id="2" w:author="Arthur Souza Rodrigues" w:date="2026-09-26T14:54:00Z" w16du:dateUtc="2026-09-26T18:54:00Z">
        <w:r w:rsidR="003C6C97">
          <w:rPr>
            <w:b/>
            <w:bCs/>
          </w:rPr>
          <w:t>142</w:t>
        </w:r>
      </w:ins>
      <w:del w:id="3" w:author="Arthur Souza Rodrigues" w:date="2026-09-26T14:54:00Z" w16du:dateUtc="2026-09-26T18:54:00Z">
        <w:r>
          <w:rPr>
            <w:rFonts w:ascii="Verdana, Geneva, sans-serif" w:hAnsi="Verdana, Geneva, sans-serif" w:cs="Verdana, Geneva, sans-serif"/>
          </w:rPr>
          <w:delText>141</w:delText>
        </w:r>
      </w:del>
      <w:r>
        <w:rPr>
          <w:b/>
          <w:rPrChange w:id="4" w:author="Arthur Souza Rodrigues" w:date="2026-09-26T14:54:00Z" w16du:dateUtc="2026-09-26T18:54:00Z">
            <w:rPr>
              <w:rFonts w:ascii="Verdana, Geneva, sans-serif" w:hAnsi="Verdana, Geneva, sans-serif" w:cs="Verdana, Geneva, sans-serif"/>
            </w:rPr>
          </w:rPrChange>
        </w:rPr>
        <w:t>.docx</w:t>
      </w:r>
    </w:p>
    <w:p w14:paraId="6384C32D" w14:textId="19703817" w:rsidR="0050181B" w:rsidRDefault="00073FAB">
      <w:ins w:id="5" w:author="Arthur Souza Rodrigues" w:date="2026-09-26T14:54:00Z" w16du:dateUtc="2026-09-26T18:54:00Z">
        <w:r>
          <w:rPr>
            <w:b/>
            <w:bCs/>
          </w:rPr>
          <w:t>Bold Text Formatting</w:t>
        </w:r>
      </w:ins>
      <w:commentRangeStart w:id="6"/>
      <w:commentRangeStart w:id="7"/>
      <w:del w:id="8" w:author="Arthur Souza Rodrigues" w:date="2026-09-26T14:54:00Z" w16du:dateUtc="2026-09-26T18:54:00Z">
        <w:r>
          <w:rPr>
            <w:rFonts w:ascii="Verdana, Geneva, sans-serif" w:hAnsi="Verdana, Geneva, sans-serif" w:cs="Verdana, Geneva, sans-serif"/>
          </w:rPr>
          <w:delText>Verdana Font</w:delText>
        </w:r>
      </w:del>
      <w:r>
        <w:rPr>
          <w:b/>
          <w:rPrChange w:id="9" w:author="Arthur Souza Rodrigues" w:date="2026-09-26T14:54:00Z" w16du:dateUtc="2026-09-26T18:54:00Z">
            <w:rPr>
              <w:rFonts w:ascii="Verdana, Geneva, sans-serif" w:hAnsi="Verdana, Geneva, sans-serif" w:cs="Verdana, Geneva, sans-serif"/>
            </w:rPr>
          </w:rPrChange>
        </w:rPr>
        <w:t xml:space="preserve"> Demo</w:t>
      </w:r>
    </w:p>
    <w:p w14:paraId="7740910D" w14:textId="77777777" w:rsidR="0050181B" w:rsidRDefault="00073FAB">
      <w:r>
        <w:rPr>
          <w:b/>
          <w:rPrChange w:id="10" w:author="Arthur Souza Rodrigues" w:date="2026-09-26T14:54:00Z" w16du:dateUtc="2026-09-26T18:54:00Z">
            <w:rPr>
              <w:rFonts w:ascii="Verdana, Geneva, sans-serif" w:hAnsi="Verdana, Geneva, sans-serif" w:cs="Verdana, Geneva, sans-serif"/>
            </w:rPr>
          </w:rPrChange>
        </w:rPr>
        <w:t xml:space="preserve">This document </w:t>
      </w:r>
      <w:ins w:id="11" w:author="Arthur Souza Rodrigues" w:date="2026-09-26T14:54:00Z" w16du:dateUtc="2026-09-26T18:54:00Z">
        <w:r>
          <w:rPr>
            <w:b/>
            <w:bCs/>
          </w:rPr>
          <w:t>demonstrates bold text formatting</w:t>
        </w:r>
      </w:ins>
      <w:del w:id="12" w:author="Arthur Souza Rodrigues" w:date="2026-09-26T14:54:00Z" w16du:dateUtc="2026-09-26T18:54:00Z">
        <w:r>
          <w:rPr>
            <w:rFonts w:ascii="Verdana, Geneva, sans-serif" w:hAnsi="Verdana, Geneva, sans-serif" w:cs="Verdana, Geneva, sans-serif"/>
          </w:rPr>
          <w:delText>uses the Verdana font family</w:delText>
        </w:r>
      </w:del>
      <w:r>
        <w:rPr>
          <w:b/>
          <w:rPrChange w:id="13" w:author="Arthur Souza Rodrigues" w:date="2026-09-26T14:54:00Z" w16du:dateUtc="2026-09-26T18:54:00Z">
            <w:rPr>
              <w:rFonts w:ascii="Verdana, Geneva, sans-serif" w:hAnsi="Verdana, Geneva, sans-serif" w:cs="Verdana, Geneva, sans-serif"/>
            </w:rPr>
          </w:rPrChange>
        </w:rPr>
        <w:t>.</w:t>
      </w:r>
    </w:p>
    <w:p w14:paraId="03099BA8" w14:textId="77777777" w:rsidR="0050181B" w:rsidRDefault="00073FAB">
      <w:ins w:id="14" w:author="Arthur Souza Rodrigues" w:date="2026-09-26T14:54:00Z" w16du:dateUtc="2026-09-26T18:54:00Z">
        <w:r>
          <w:rPr>
            <w:b/>
            <w:bCs/>
          </w:rPr>
          <w:t>This text is bold.</w:t>
        </w:r>
      </w:ins>
      <w:del w:id="15" w:author="Arthur Souza Rodrigues" w:date="2026-09-26T14:54:00Z" w16du:dateUtc="2026-09-26T18:54:00Z">
        <w:r>
          <w:rPr>
            <w:rFonts w:ascii="Verdana, Geneva, sans-serif" w:hAnsi="Verdana, Geneva, sans-serif" w:cs="Verdana, Geneva, sans-serif"/>
          </w:rPr>
          <w:delText>Verdana is a highly readable sans-serif font.</w:delText>
        </w:r>
        <w:commentRangeEnd w:id="6"/>
        <w:r w:rsidR="00F42E24">
          <w:rPr>
            <w:rStyle w:val="CommentReference"/>
            <w:sz w:val="22"/>
            <w:szCs w:val="20"/>
          </w:rPr>
          <w:commentReference w:id="6"/>
        </w:r>
        <w:commentRangeEnd w:id="7"/>
        <w:r w:rsidR="00F42E24">
          <w:rPr>
            <w:rStyle w:val="CommentReference"/>
            <w:sz w:val="22"/>
            <w:szCs w:val="20"/>
          </w:rPr>
          <w:commentReference w:id="7"/>
        </w:r>
      </w:del>
    </w:p>
    <w:sectPr w:rsidR="0050181B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Arthur Souza Rodrigues" w:date="2026-07-04T23:22:00Z" w:initials="AS">
    <w:p w14:paraId="5547A557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Comment.</w:t>
      </w:r>
    </w:p>
  </w:comment>
  <w:comment w:id="7" w:author="Arthur Souza Rodrigues" w:date="2026-07-04T23:22:00Z" w:initials="AS">
    <w:p w14:paraId="1837D8A1" w14:textId="77777777" w:rsidR="00F42E24" w:rsidRDefault="00F42E24" w:rsidP="00F42E24">
      <w:r>
        <w:rPr>
          <w:rStyle w:val="CommentReference"/>
        </w:rPr>
        <w:annotationRef/>
      </w:r>
      <w:r>
        <w:rPr>
          <w:sz w:val="20"/>
        </w:rPr>
        <w:t>Another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81B"/>
    <w:rsid w:val="002F5B90"/>
    <w:rsid w:val="0033635D"/>
    <w:rsid w:val="003C6C97"/>
    <w:rsid w:val="004B54FB"/>
    <w:rsid w:val="004E7307"/>
    <w:rsid w:val="0050181B"/>
    <w:rsid w:val="00B14B7B"/>
    <w:rsid w:val="00D10E5F"/>
    <w:rsid w:val="00D53FE7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BE74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42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E2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E2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E2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2026-09-26T18:54:00Z</dcterms:modified>
</cp:coreProperties>
</file>