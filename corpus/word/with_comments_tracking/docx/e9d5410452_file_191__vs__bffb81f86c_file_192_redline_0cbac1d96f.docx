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77777777" w:rsidR="006130C0" w:rsidRDefault="006130C0">
      <w:r>
        <w:t>file_</w:t>
      </w:r>
      <w:ins w:id="1" w:author="Arthur Souza Rodrigues" w:date="2026-07-10T21:52:00Z" w16du:dateUtc="2026-07-11T01:52:00Z">
        <w:r w:rsidR="0050229F">
          <w:t>192</w:t>
        </w:r>
      </w:ins>
      <w:del w:id="2" w:author="Arthur Souza Rodrigues" w:date="2026-07-10T21:52:00Z" w16du:dateUtc="2026-07-11T01:52:00Z">
        <w:r>
          <w:delText>191</w:delText>
        </w:r>
      </w:del>
      <w:r>
        <w:t>.docx</w:t>
      </w:r>
    </w:p>
    <w:p w14:paraId="4655DEF8" w14:textId="4B6939B7" w:rsidR="004A2B09" w:rsidRDefault="00EA7BFB">
      <w:pPr>
        <w:rPr>
          <w:del w:id="3" w:author="Arthur Souza Rodrigues" w:date="2026-07-10T21:52:00Z" w16du:dateUtc="2026-07-11T01:52:00Z"/>
        </w:rPr>
      </w:pPr>
      <w:commentRangeStart w:id="4"/>
      <w:ins w:id="5" w:author="Arthur Souza Rodrigues" w:date="2026-07-10T21:52:00Z" w16du:dateUtc="2026-07-11T01:52:00Z">
        <w:r>
          <w:t>Ouch</w:t>
        </w:r>
        <w:commentRangeEnd w:id="4"/>
        <w:r>
          <w:rPr>
            <w:rStyle w:val="CommentReference"/>
            <w:sz w:val="22"/>
            <w:szCs w:val="20"/>
          </w:rPr>
          <w:commentReference w:id="4"/>
        </w:r>
        <w:r>
          <w:t>.</w:t>
        </w:r>
      </w:ins>
      <w:del w:id="6" w:author="Arthur Souza Rodrigues" w:date="2026-07-10T21:52:00Z" w16du:dateUtc="2026-07-11T01:52:00Z">
        <w:r w:rsidR="00FB7968">
          <w:delText>vfdsdfcACawesd</w:delText>
        </w:r>
      </w:del>
    </w:p>
    <w:p w14:paraId="6757B638" w14:textId="77777777" w:rsidR="004A2B09" w:rsidRDefault="00FB7968">
      <w:pPr>
        <w:rPr>
          <w:del w:id="7" w:author="Arthur Souza Rodrigues" w:date="2026-07-10T21:52:00Z" w16du:dateUtc="2026-07-11T01:52:00Z"/>
        </w:rPr>
      </w:pPr>
      <w:del w:id="8" w:author="Arthur Souza Rodrigues" w:date="2026-07-10T21:52:00Z" w16du:dateUtc="2026-07-11T01:52:00Z">
        <w:r>
          <w:delText>vfdsdfcACawesd</w:delText>
        </w:r>
      </w:del>
    </w:p>
    <w:p w14:paraId="093307EC" w14:textId="77777777" w:rsidR="004A2B09" w:rsidRDefault="00FB7968">
      <w:pPr>
        <w:rPr>
          <w:del w:id="9" w:author="Arthur Souza Rodrigues" w:date="2026-07-10T21:52:00Z" w16du:dateUtc="2026-07-11T01:52:00Z"/>
        </w:rPr>
      </w:pPr>
      <w:del w:id="10" w:author="Arthur Souza Rodrigues" w:date="2026-07-10T21:52:00Z" w16du:dateUtc="2026-07-11T01:52:00Z">
        <w:r>
          <w:delText>vfdsdfcACawesd</w:delText>
        </w:r>
      </w:del>
    </w:p>
    <w:p w14:paraId="33D17CC5" w14:textId="77777777" w:rsidR="004A2B09" w:rsidRDefault="00FB7968">
      <w:pPr>
        <w:rPr>
          <w:del w:id="11" w:author="Arthur Souza Rodrigues" w:date="2026-07-10T21:52:00Z" w16du:dateUtc="2026-07-11T01:52:00Z"/>
        </w:rPr>
      </w:pPr>
      <w:del w:id="12" w:author="Arthur Souza Rodrigues" w:date="2026-07-10T21:52:00Z" w16du:dateUtc="2026-07-11T01:52:00Z">
        <w:r>
          <w:delText>vfdsdfcACawesd</w:delText>
        </w:r>
      </w:del>
    </w:p>
    <w:p w14:paraId="2DA16591" w14:textId="77777777" w:rsidR="004A2B09" w:rsidRDefault="00FB7968">
      <w:pPr>
        <w:rPr>
          <w:del w:id="13" w:author="Arthur Souza Rodrigues" w:date="2026-07-10T21:52:00Z" w16du:dateUtc="2026-07-11T01:52:00Z"/>
        </w:rPr>
      </w:pPr>
      <w:del w:id="14" w:author="Arthur Souza Rodrigues" w:date="2026-07-10T21:52:00Z" w16du:dateUtc="2026-07-11T01:52:00Z">
        <w:r>
          <w:delText>vfdsdfcA</w:delText>
        </w:r>
        <w:commentRangeStart w:id="15"/>
        <w:commentRangeStart w:id="16"/>
        <w:commentRangeStart w:id="17"/>
        <w:r>
          <w:delText>Cawesd</w:delTex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del>
    </w:p>
    <w:p w14:paraId="20AF2C56" w14:textId="77777777" w:rsidR="004A2B09" w:rsidRDefault="00FB7968">
      <w:pPr>
        <w:rPr>
          <w:del w:id="18" w:author="Arthur Souza Rodrigues" w:date="2026-07-10T21:52:00Z" w16du:dateUtc="2026-07-11T01:52:00Z"/>
        </w:rPr>
      </w:pPr>
      <w:commentRangeStart w:id="19"/>
      <w:commentRangeStart w:id="20"/>
      <w:commentRangeStart w:id="21"/>
      <w:del w:id="22" w:author="Arthur Souza Rodrigues" w:date="2026-07-10T21:52:00Z" w16du:dateUtc="2026-07-11T01:52:00Z">
        <w:r>
          <w:delText>vfdsdfcACawesd</w:delTex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del>
    </w:p>
    <w:p w14:paraId="66CF0B2F" w14:textId="77777777" w:rsidR="004A2B09" w:rsidRDefault="00FB7968">
      <w:pPr>
        <w:rPr>
          <w:del w:id="23" w:author="Arthur Souza Rodrigues" w:date="2026-07-10T21:52:00Z" w16du:dateUtc="2026-07-11T01:52:00Z"/>
        </w:rPr>
      </w:pPr>
      <w:commentRangeStart w:id="24"/>
      <w:commentRangeStart w:id="25"/>
      <w:commentRangeStart w:id="26"/>
      <w:del w:id="27" w:author="Arthur Souza Rodrigues" w:date="2026-07-10T21:52:00Z" w16du:dateUtc="2026-07-11T01:52:00Z">
        <w:r>
          <w:delText>vfdsdfcACawesd</w:delTex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del>
    </w:p>
    <w:p w14:paraId="5CE41F4B" w14:textId="77777777" w:rsidR="004A2B09" w:rsidRDefault="00FB7968">
      <w:pPr>
        <w:rPr>
          <w:del w:id="28" w:author="Arthur Souza Rodrigues" w:date="2026-07-10T21:52:00Z" w16du:dateUtc="2026-07-11T01:52:00Z"/>
        </w:rPr>
      </w:pPr>
      <w:commentRangeStart w:id="29"/>
      <w:commentRangeStart w:id="30"/>
      <w:commentRangeStart w:id="31"/>
      <w:del w:id="32" w:author="Arthur Souza Rodrigues" w:date="2026-07-10T21:52:00Z" w16du:dateUtc="2026-07-11T01:52:00Z">
        <w:r>
          <w:delText>vfdsdfcACawesd</w:delTex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del>
    </w:p>
    <w:p w14:paraId="16686AD8" w14:textId="77777777" w:rsidR="004A2B09" w:rsidRDefault="00FB7968">
      <w:pPr>
        <w:rPr>
          <w:del w:id="33" w:author="Arthur Souza Rodrigues" w:date="2026-07-10T21:52:00Z" w16du:dateUtc="2026-07-11T01:52:00Z"/>
        </w:rPr>
      </w:pPr>
      <w:commentRangeStart w:id="34"/>
      <w:commentRangeStart w:id="35"/>
      <w:commentRangeStart w:id="36"/>
      <w:del w:id="37" w:author="Arthur Souza Rodrigues" w:date="2026-07-10T21:52:00Z" w16du:dateUtc="2026-07-11T01:52:00Z">
        <w:r>
          <w:delText>vfdsdfcACaw</w:delTex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delText>esd</w:delText>
        </w:r>
      </w:del>
    </w:p>
    <w:p w14:paraId="0C31A338" w14:textId="77777777" w:rsidR="004A2B09" w:rsidRDefault="00FB7968">
      <w:pPr>
        <w:rPr>
          <w:del w:id="38" w:author="Arthur Souza Rodrigues" w:date="2026-07-10T21:52:00Z" w16du:dateUtc="2026-07-11T01:52:00Z"/>
        </w:rPr>
      </w:pPr>
      <w:del w:id="39" w:author="Arthur Souza Rodrigues" w:date="2026-07-10T21:52:00Z" w16du:dateUtc="2026-07-11T01:52:00Z">
        <w:r>
          <w:delText>vfdsdfcACawesd</w:delText>
        </w:r>
      </w:del>
    </w:p>
    <w:p w14:paraId="5A0C5C49" w14:textId="77777777" w:rsidR="004A2B09" w:rsidRDefault="00FB7968">
      <w:pPr>
        <w:rPr>
          <w:del w:id="40" w:author="Arthur Souza Rodrigues" w:date="2026-07-10T21:52:00Z" w16du:dateUtc="2026-07-11T01:52:00Z"/>
        </w:rPr>
      </w:pPr>
      <w:del w:id="41" w:author="Arthur Souza Rodrigues" w:date="2026-07-10T21:52:00Z" w16du:dateUtc="2026-07-11T01:52:00Z">
        <w:r>
          <w:delText>vfdsdfcACawesd</w:delText>
        </w:r>
      </w:del>
    </w:p>
    <w:p w14:paraId="674F5D94" w14:textId="06860056" w:rsidR="004A2B09" w:rsidRDefault="00FB7968">
      <w:pPr>
        <w:rPr>
          <w:del w:id="42" w:author="Arthur Souza Rodrigues" w:date="2026-07-10T21:52:00Z" w16du:dateUtc="2026-07-11T01:52:00Z"/>
        </w:rPr>
      </w:pPr>
      <w:del w:id="43" w:author="Arthur Souza Rodrigues" w:date="2026-07-10T21:52:00Z" w16du:dateUtc="2026-07-11T01:52:00Z">
        <w:r>
          <w:delText>vfds</w:delText>
        </w:r>
      </w:del>
    </w:p>
    <w:p w14:paraId="6AC5E67B" w14:textId="5DC7864F" w:rsidR="004A2B09" w:rsidRDefault="004A2B09">
      <w:pPr>
        <w:rPr>
          <w:del w:id="44" w:author="Arthur Souza Rodrigues" w:date="2026-07-10T21:52:00Z" w16du:dateUtc="2026-07-11T01:52:00Z"/>
        </w:rPr>
      </w:pPr>
    </w:p>
    <w:p w14:paraId="0C90199A" w14:textId="4A785ED6" w:rsidR="004A2B09" w:rsidRDefault="004A2B09">
      <w:pPr>
        <w:rPr>
          <w:del w:id="45" w:author="Arthur Souza Rodrigues" w:date="2026-07-10T21:52:00Z" w16du:dateUtc="2026-07-11T01:52:00Z"/>
        </w:rPr>
      </w:pPr>
    </w:p>
    <w:p w14:paraId="4527F638" w14:textId="06DB254B" w:rsidR="004A2B09" w:rsidRDefault="004A2B09">
      <w:pPr>
        <w:rPr>
          <w:del w:id="46" w:author="Arthur Souza Rodrigues" w:date="2026-07-10T21:52:00Z" w16du:dateUtc="2026-07-11T01:52:00Z"/>
        </w:rPr>
      </w:pPr>
    </w:p>
    <w:p w14:paraId="291D8DA6" w14:textId="203250CA" w:rsidR="004A2B09" w:rsidRDefault="004A2B09">
      <w:pPr>
        <w:rPr>
          <w:del w:id="47" w:author="Arthur Souza Rodrigues" w:date="2026-07-10T21:52:00Z" w16du:dateUtc="2026-07-11T01:52:00Z"/>
        </w:rPr>
      </w:pPr>
    </w:p>
    <w:p w14:paraId="6DCFE1D5" w14:textId="4552251B" w:rsidR="004A2B09" w:rsidRDefault="004A2B09">
      <w:pPr>
        <w:rPr>
          <w:del w:id="48" w:author="Arthur Souza Rodrigues" w:date="2026-07-10T21:52:00Z" w16du:dateUtc="2026-07-11T01:52:00Z"/>
        </w:rPr>
      </w:pPr>
    </w:p>
    <w:p w14:paraId="107DF998" w14:textId="7B6660D6" w:rsidR="004A2B09" w:rsidRDefault="004A2B09">
      <w:pPr>
        <w:rPr>
          <w:del w:id="49" w:author="Arthur Souza Rodrigues" w:date="2026-07-10T21:52:00Z" w16du:dateUtc="2026-07-11T01:52:00Z"/>
        </w:rPr>
      </w:pPr>
    </w:p>
    <w:p w14:paraId="5B17A1FC" w14:textId="219DDE64" w:rsidR="004A2B09" w:rsidRDefault="004A2B09">
      <w:pPr>
        <w:rPr>
          <w:del w:id="50" w:author="Arthur Souza Rodrigues" w:date="2026-07-10T21:52:00Z" w16du:dateUtc="2026-07-11T01:52:00Z"/>
        </w:rPr>
      </w:pPr>
    </w:p>
    <w:p w14:paraId="34AE3942" w14:textId="40696457" w:rsidR="004A2B09" w:rsidRDefault="004A2B09">
      <w:pPr>
        <w:rPr>
          <w:del w:id="51" w:author="Arthur Souza Rodrigues" w:date="2026-07-10T21:52:00Z" w16du:dateUtc="2026-07-11T01:52:00Z"/>
        </w:rPr>
      </w:pPr>
    </w:p>
    <w:p w14:paraId="75637003" w14:textId="263B386C" w:rsidR="004A2B09" w:rsidRDefault="00FB7968">
      <w:pPr>
        <w:rPr>
          <w:del w:id="52" w:author="Arthur Souza Rodrigues" w:date="2026-07-10T21:52:00Z" w16du:dateUtc="2026-07-11T01:52:00Z"/>
        </w:rPr>
      </w:pPr>
      <w:del w:id="53" w:author="Arthur Souza Rodrigues" w:date="2026-07-10T21:52:00Z" w16du:dateUtc="2026-07-11T01:52:00Z">
        <w:r>
          <w:delText>esd</w:delText>
        </w:r>
      </w:del>
    </w:p>
    <w:p w14:paraId="3E29B34B" w14:textId="77777777" w:rsidR="004A2B09" w:rsidRDefault="00FB7968">
      <w:pPr>
        <w:rPr>
          <w:del w:id="54" w:author="Arthur Souza Rodrigues" w:date="2026-07-10T21:52:00Z" w16du:dateUtc="2026-07-11T01:52:00Z"/>
        </w:rPr>
      </w:pPr>
      <w:del w:id="55" w:author="Arthur Souza Rodrigues" w:date="2026-07-10T21:52:00Z" w16du:dateUtc="2026-07-11T01:52:00Z">
        <w:r>
          <w:delText>vfdsdfcACawesd</w:delText>
        </w:r>
      </w:del>
    </w:p>
    <w:p w14:paraId="1AD7645B" w14:textId="77777777" w:rsidR="004A2B09" w:rsidRDefault="00FB7968">
      <w:pPr>
        <w:rPr>
          <w:del w:id="56" w:author="Arthur Souza Rodrigues" w:date="2026-07-10T21:52:00Z" w16du:dateUtc="2026-07-11T01:52:00Z"/>
        </w:rPr>
      </w:pPr>
      <w:del w:id="57" w:author="Arthur Souza Rodrigues" w:date="2026-07-10T21:52:00Z" w16du:dateUtc="2026-07-11T01:52:00Z">
        <w:r>
          <w:delText>vfdsdfcACawesd</w:delText>
        </w:r>
      </w:del>
    </w:p>
    <w:p w14:paraId="39ABACBD" w14:textId="77777777" w:rsidR="004A2B09" w:rsidRDefault="00FB7968">
      <w:pPr>
        <w:rPr>
          <w:del w:id="58" w:author="Arthur Souza Rodrigues" w:date="2026-07-10T21:52:00Z" w16du:dateUtc="2026-07-11T01:52:00Z"/>
        </w:rPr>
      </w:pPr>
      <w:del w:id="59" w:author="Arthur Souza Rodrigues" w:date="2026-07-10T21:52:00Z" w16du:dateUtc="2026-07-11T01:52:00Z">
        <w:r>
          <w:delText>vfdsdfcACawesd</w:delText>
        </w:r>
      </w:del>
    </w:p>
    <w:p w14:paraId="5431C68E" w14:textId="77777777" w:rsidR="004A2B09" w:rsidRDefault="00FB7968">
      <w:pPr>
        <w:rPr>
          <w:del w:id="60" w:author="Arthur Souza Rodrigues" w:date="2026-07-10T21:52:00Z" w16du:dateUtc="2026-07-11T01:52:00Z"/>
        </w:rPr>
      </w:pPr>
      <w:del w:id="61" w:author="Arthur Souza Rodrigues" w:date="2026-07-10T21:52:00Z" w16du:dateUtc="2026-07-11T01:52:00Z">
        <w:r>
          <w:delText>vfdsdfcACawesd</w:delText>
        </w:r>
      </w:del>
    </w:p>
    <w:p w14:paraId="2261BFA4" w14:textId="77777777" w:rsidR="004A2B09" w:rsidRDefault="00FB7968">
      <w:pPr>
        <w:rPr>
          <w:del w:id="62" w:author="Arthur Souza Rodrigues" w:date="2026-07-10T21:52:00Z" w16du:dateUtc="2026-07-11T01:52:00Z"/>
        </w:rPr>
      </w:pPr>
      <w:del w:id="63" w:author="Arthur Souza Rodrigues" w:date="2026-07-10T21:52:00Z" w16du:dateUtc="2026-07-11T01:52:00Z">
        <w:r>
          <w:delText>vfdsdfcACawesd</w:delText>
        </w:r>
      </w:del>
    </w:p>
    <w:p w14:paraId="149B2B14" w14:textId="77777777" w:rsidR="004A2B09" w:rsidRDefault="00FB7968">
      <w:pPr>
        <w:rPr>
          <w:del w:id="64" w:author="Arthur Souza Rodrigues" w:date="2026-07-10T21:52:00Z" w16du:dateUtc="2026-07-11T01:52:00Z"/>
        </w:rPr>
      </w:pPr>
      <w:del w:id="65" w:author="Arthur Souza Rodrigues" w:date="2026-07-10T21:52:00Z" w16du:dateUtc="2026-07-11T01:52:00Z">
        <w:r>
          <w:lastRenderedPageBreak/>
          <w:delText>vfdsdfcACawesd</w:delText>
        </w:r>
      </w:del>
    </w:p>
    <w:p w14:paraId="1FD04A8D" w14:textId="77777777" w:rsidR="004A2B09" w:rsidRDefault="00FB7968">
      <w:pPr>
        <w:rPr>
          <w:del w:id="66" w:author="Arthur Souza Rodrigues" w:date="2026-07-10T21:52:00Z" w16du:dateUtc="2026-07-11T01:52:00Z"/>
        </w:rPr>
      </w:pPr>
      <w:del w:id="67" w:author="Arthur Souza Rodrigues" w:date="2026-07-10T21:52:00Z" w16du:dateUtc="2026-07-11T01:52:00Z">
        <w:r>
          <w:delText>vfdsdfcACawesd</w:delText>
        </w:r>
        <w:r>
          <w:delText>fdsdfcACawesd</w:delText>
        </w:r>
      </w:del>
    </w:p>
    <w:p w14:paraId="14C8C41D" w14:textId="77777777" w:rsidR="004A2B09" w:rsidRDefault="00FB7968">
      <w:pPr>
        <w:rPr>
          <w:del w:id="68" w:author="Arthur Souza Rodrigues" w:date="2026-07-10T21:52:00Z" w16du:dateUtc="2026-07-11T01:52:00Z"/>
        </w:rPr>
      </w:pPr>
      <w:del w:id="69" w:author="Arthur Souza Rodrigues" w:date="2026-07-10T21:52:00Z" w16du:dateUtc="2026-07-11T01:52:00Z">
        <w:r>
          <w:delText>vfdsdfcACawesd</w:delText>
        </w:r>
      </w:del>
    </w:p>
    <w:p w14:paraId="08687E82" w14:textId="77777777" w:rsidR="004A2B09" w:rsidRDefault="00FB7968">
      <w:pPr>
        <w:rPr>
          <w:del w:id="70" w:author="Arthur Souza Rodrigues" w:date="2026-07-10T21:52:00Z" w16du:dateUtc="2026-07-11T01:52:00Z"/>
        </w:rPr>
      </w:pPr>
      <w:del w:id="71" w:author="Arthur Souza Rodrigues" w:date="2026-07-10T21:52:00Z" w16du:dateUtc="2026-07-11T01:52:00Z">
        <w:r>
          <w:delText>vfdsdfcACawesd</w:delText>
        </w:r>
      </w:del>
    </w:p>
    <w:p w14:paraId="1CEDD29D" w14:textId="77777777" w:rsidR="004A2B09" w:rsidRDefault="00FB7968">
      <w:pPr>
        <w:rPr>
          <w:del w:id="72" w:author="Arthur Souza Rodrigues" w:date="2026-07-10T21:52:00Z" w16du:dateUtc="2026-07-11T01:52:00Z"/>
        </w:rPr>
      </w:pPr>
      <w:del w:id="73" w:author="Arthur Souza Rodrigues" w:date="2026-07-10T21:52:00Z" w16du:dateUtc="2026-07-11T01:52:00Z">
        <w:r>
          <w:delText>vfdsdfcACawesd</w:delText>
        </w:r>
      </w:del>
    </w:p>
    <w:p w14:paraId="75184B8C" w14:textId="77777777" w:rsidR="004A2B09" w:rsidRDefault="00FB7968">
      <w:pPr>
        <w:rPr>
          <w:del w:id="74" w:author="Arthur Souza Rodrigues" w:date="2026-07-10T21:52:00Z" w16du:dateUtc="2026-07-11T01:52:00Z"/>
        </w:rPr>
      </w:pPr>
      <w:del w:id="75" w:author="Arthur Souza Rodrigues" w:date="2026-07-10T21:52:00Z" w16du:dateUtc="2026-07-11T01:52:00Z">
        <w:r>
          <w:delText>vfdsdfcACawesdfdsdfcACawesd</w:delText>
        </w:r>
      </w:del>
    </w:p>
    <w:p w14:paraId="0C4A9EBF" w14:textId="77777777" w:rsidR="004A2B09" w:rsidRDefault="00FB7968">
      <w:pPr>
        <w:rPr>
          <w:del w:id="76" w:author="Arthur Souza Rodrigues" w:date="2026-07-10T21:52:00Z" w16du:dateUtc="2026-07-11T01:52:00Z"/>
        </w:rPr>
      </w:pPr>
      <w:del w:id="77" w:author="Arthur Souza Rodrigues" w:date="2026-07-10T21:52:00Z" w16du:dateUtc="2026-07-11T01:52:00Z">
        <w:r>
          <w:delText>vfdsdfcACawesd</w:delText>
        </w:r>
      </w:del>
    </w:p>
    <w:p w14:paraId="5A5C2029" w14:textId="77777777" w:rsidR="004A2B09" w:rsidRDefault="00FB7968">
      <w:pPr>
        <w:rPr>
          <w:del w:id="78" w:author="Arthur Souza Rodrigues" w:date="2026-07-10T21:52:00Z" w16du:dateUtc="2026-07-11T01:52:00Z"/>
        </w:rPr>
      </w:pPr>
      <w:del w:id="79" w:author="Arthur Souza Rodrigues" w:date="2026-07-10T21:52:00Z" w16du:dateUtc="2026-07-11T01:52:00Z">
        <w:r>
          <w:delText>vfdsdfcACawesd</w:delText>
        </w:r>
      </w:del>
    </w:p>
    <w:p w14:paraId="70A749D3" w14:textId="77777777" w:rsidR="004A2B09" w:rsidRDefault="00FB7968">
      <w:pPr>
        <w:rPr>
          <w:del w:id="80" w:author="Arthur Souza Rodrigues" w:date="2026-07-10T21:52:00Z" w16du:dateUtc="2026-07-11T01:52:00Z"/>
        </w:rPr>
      </w:pPr>
      <w:del w:id="81" w:author="Arthur Souza Rodrigues" w:date="2026-07-10T21:52:00Z" w16du:dateUtc="2026-07-11T01:52:00Z">
        <w:r>
          <w:delText>vfdsdfcACawesd</w:delText>
        </w:r>
      </w:del>
    </w:p>
    <w:p w14:paraId="426B3C34" w14:textId="77777777" w:rsidR="004A2B09" w:rsidRDefault="00FB7968">
      <w:pPr>
        <w:rPr>
          <w:del w:id="82" w:author="Arthur Souza Rodrigues" w:date="2026-07-10T21:52:00Z" w16du:dateUtc="2026-07-11T01:52:00Z"/>
        </w:rPr>
      </w:pPr>
      <w:del w:id="83" w:author="Arthur Souza Rodrigues" w:date="2026-07-10T21:52:00Z" w16du:dateUtc="2026-07-11T01:52:00Z">
        <w:r>
          <w:delText>vfdsdfcACawesd</w:delText>
        </w:r>
      </w:del>
    </w:p>
    <w:p w14:paraId="5A3DD8D2" w14:textId="77777777" w:rsidR="004A2B09" w:rsidRDefault="00FB7968">
      <w:del w:id="84" w:author="Arthur Souza Rodrigues" w:date="2026-07-10T21:52:00Z" w16du:dateUtc="2026-07-11T01:52:00Z">
        <w:r>
          <w:delText>vfdsdfcACawesd</w:delText>
        </w:r>
      </w:del>
      <w:commentRangeStart w:id="85"/>
      <w:commentRangeEnd w:id="85"/>
      <w:r w:rsidR="00EA7BFB">
        <w:rPr>
          <w:rStyle w:val="CommentReference"/>
          <w:sz w:val="22"/>
          <w:szCs w:val="20"/>
        </w:rPr>
        <w:commentReference w:id="85"/>
      </w:r>
    </w:p>
    <w:sectPr w:rsidR="004A2B09">
      <w:pgSz w:w="11906" w:h="16838"/>
      <w:pgMar w:top="1440" w:right="1440" w:bottom="1440" w:left="1440" w:header="708" w:footer="708" w:gutter="0"/>
      <w:cols w:space="708"/>
      <w:docGrid w:linePitch="360"/>
      <w:sectPrChange w:id="86" w:author="Arthur Souza Rodrigues" w:date="2026-07-10T21:52:00Z" w16du:dateUtc="2026-07-11T01:52:00Z">
        <w:sectPr w:rsidR="004A2B09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7" w:author="Online User" w:date="2026-05-04T19:40:00Z" w:initials="">
    <w:p w14:paraId="401730D9" w14:textId="77777777" w:rsidR="004A2B09" w:rsidRDefault="00FB7968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FB7968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FB7968">
      <w:r>
        <w:annotationRef/>
      </w:r>
      <w:r>
        <w:t>vfdsdfcACawesd</w:t>
      </w:r>
    </w:p>
  </w:comment>
  <w:comment w:id="21" w:author="" w:initials="">
    <w:p w14:paraId="7B44A7EB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FD2EDF" w:rsidRDefault="00FB7968">
      <w:pPr>
        <w:pStyle w:val="CommentText"/>
      </w:pPr>
      <w:r>
        <w:rPr>
          <w:rStyle w:val="CommentReference"/>
        </w:rPr>
        <w:annotationRef/>
      </w:r>
    </w:p>
  </w:comment>
  <w:comment w:id="85" w:author="Michael Williamson" w:date="2016-07-03T15:12:00Z" w:initials="MW">
    <w:p w14:paraId="50C1692E" w14:textId="77777777" w:rsidR="00EA7BFB" w:rsidRDefault="00EA7BFB">
      <w:pPr>
        <w:pStyle w:val="CommentTextChar"/>
      </w:pPr>
      <w:r>
        <w:rPr>
          <w:rStyle w:val="CommentText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  <w15:commentEx w15:paraId="50C169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212576"/>
    <w:rsid w:val="004A2B09"/>
    <w:rsid w:val="0050229F"/>
    <w:rsid w:val="006130C0"/>
    <w:rsid w:val="006A0FDE"/>
    <w:rsid w:val="007D7F27"/>
    <w:rsid w:val="00C75CF3"/>
    <w:rsid w:val="00D53FE7"/>
    <w:rsid w:val="00EA7BFB"/>
    <w:rsid w:val="00EF43E3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pPr>
      <w:pPrChange w:id="0" w:author="Arthur Souza Rodrigues" w:date="2026-07-10T21:52:00Z">
        <w:pPr>
          <w:spacing w:after="200"/>
        </w:pPr>
      </w:pPrChange>
    </w:pPr>
    <w:rPr>
      <w:rFonts w:asciiTheme="minorHAnsi" w:eastAsiaTheme="minorHAnsi" w:hAnsiTheme="minorHAnsi" w:cstheme="minorBidi"/>
      <w:b/>
      <w:bCs/>
      <w:lang w:val="en-GB"/>
      <w:rPrChange w:id="0" w:author="Arthur Souza Rodrigues" w:date="2026-07-10T21:52:00Z">
        <w:rPr>
          <w:rFonts w:asciiTheme="minorHAnsi" w:eastAsiaTheme="minorHAnsi" w:hAnsiTheme="minorHAnsi" w:cstheme="minorBidi"/>
          <w:b/>
          <w:bCs/>
          <w:lang w:val="en-GB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3E3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3E3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3E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D09EF1-F5FE-1D42-9B7D-D325F259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2026-07-11T01:52:00Z</dcterms:modified>
</cp:coreProperties>
</file>