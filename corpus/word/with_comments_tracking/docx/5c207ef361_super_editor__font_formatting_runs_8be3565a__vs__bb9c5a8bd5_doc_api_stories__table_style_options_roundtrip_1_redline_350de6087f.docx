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66D88" w14:paraId="48375C1E" w14:textId="77777777" w:rsidTr="00C66D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" w:author="Comparison" w:date="2026-09-26T15:20:00Z" w16du:dateUtc="2026-09-26T19:20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3833871D" w14:textId="77777777" w:rsidR="00C66D88" w:rsidRDefault="002C6ACD">
            <w:pPr>
              <w:rPr>
                <w:ins w:id="6" w:author="Comparison" w:date="2026-09-26T15:20:00Z" w16du:dateUtc="2026-09-26T19:20:00Z"/>
              </w:rPr>
            </w:pPr>
            <w:ins w:id="7" w:author="Comparison" w:date="2026-09-26T15:20:00Z" w16du:dateUtc="2026-09-26T19:20:00Z">
              <w:r>
                <w:t>R1C1</w:t>
              </w:r>
            </w:ins>
          </w:p>
        </w:tc>
        <w:tc>
          <w:tcPr>
            <w:tcW w:w="3120" w:type="dxa"/>
          </w:tcPr>
          <w:p w14:paraId="2BD3332F" w14:textId="77777777" w:rsidR="00C66D88" w:rsidRDefault="002C6A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8" w:author="Comparison" w:date="2026-09-26T15:20:00Z" w16du:dateUtc="2026-09-26T19:20:00Z"/>
              </w:rPr>
            </w:pPr>
            <w:ins w:id="9" w:author="Comparison" w:date="2026-09-26T15:20:00Z" w16du:dateUtc="2026-09-26T19:20:00Z">
              <w:r>
                <w:t>R1C2</w:t>
              </w:r>
            </w:ins>
          </w:p>
        </w:tc>
        <w:tc>
          <w:tcPr>
            <w:tcW w:w="3120" w:type="dxa"/>
          </w:tcPr>
          <w:p w14:paraId="605F6F22" w14:textId="77777777" w:rsidR="00C66D88" w:rsidRDefault="002C6A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" w:author="Comparison" w:date="2026-09-26T15:20:00Z" w16du:dateUtc="2026-09-26T19:20:00Z"/>
              </w:rPr>
            </w:pPr>
            <w:ins w:id="11" w:author="Comparison" w:date="2026-09-26T15:20:00Z" w16du:dateUtc="2026-09-26T19:20:00Z">
              <w:r>
                <w:t>R1C3</w:t>
              </w:r>
            </w:ins>
          </w:p>
        </w:tc>
      </w:tr>
      <w:tr w:rsidR="00C66D88" w14:paraId="152BF19E" w14:textId="77777777" w:rsidTr="00C66D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ins w:id="12" w:author="Comparison" w:date="2026-09-26T15:20:00Z" w16du:dateUtc="2026-09-26T19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D5D2E7" w14:textId="77777777" w:rsidR="00C66D88" w:rsidRDefault="002C6ACD">
            <w:pPr>
              <w:rPr>
                <w:ins w:id="13" w:author="Comparison" w:date="2026-09-26T15:20:00Z" w16du:dateUtc="2026-09-26T19:20:00Z"/>
              </w:rPr>
            </w:pPr>
            <w:ins w:id="14" w:author="Comparison" w:date="2026-09-26T15:20:00Z" w16du:dateUtc="2026-09-26T19:20:00Z">
              <w:r>
                <w:t>R2C1</w:t>
              </w:r>
            </w:ins>
          </w:p>
        </w:tc>
        <w:tc>
          <w:tcPr>
            <w:tcW w:w="3120" w:type="dxa"/>
          </w:tcPr>
          <w:p w14:paraId="3C089FE4" w14:textId="77777777" w:rsidR="00C66D88" w:rsidRDefault="002C6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5" w:author="Comparison" w:date="2026-09-26T15:20:00Z" w16du:dateUtc="2026-09-26T19:20:00Z"/>
              </w:rPr>
            </w:pPr>
            <w:ins w:id="16" w:author="Comparison" w:date="2026-09-26T15:20:00Z" w16du:dateUtc="2026-09-26T19:20:00Z">
              <w:r>
                <w:t>R2C2</w:t>
              </w:r>
            </w:ins>
          </w:p>
        </w:tc>
        <w:tc>
          <w:tcPr>
            <w:tcW w:w="3120" w:type="dxa"/>
          </w:tcPr>
          <w:p w14:paraId="31EABB9B" w14:textId="77777777" w:rsidR="00C66D88" w:rsidRDefault="002C6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" w:author="Comparison" w:date="2026-09-26T15:20:00Z" w16du:dateUtc="2026-09-26T19:20:00Z"/>
              </w:rPr>
            </w:pPr>
            <w:ins w:id="18" w:author="Comparison" w:date="2026-09-26T15:20:00Z" w16du:dateUtc="2026-09-26T19:20:00Z">
              <w:r>
                <w:t>R2C3</w:t>
              </w:r>
            </w:ins>
          </w:p>
        </w:tc>
      </w:tr>
      <w:tr w:rsidR="00C66D88" w14:paraId="17424E61" w14:textId="77777777" w:rsidTr="00C66D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ins w:id="19" w:author="Comparison" w:date="2026-09-26T15:20:00Z" w16du:dateUtc="2026-09-26T19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E0F8BD" w14:textId="77777777" w:rsidR="00C66D88" w:rsidRDefault="002C6ACD">
            <w:pPr>
              <w:rPr>
                <w:ins w:id="20" w:author="Comparison" w:date="2026-09-26T15:20:00Z" w16du:dateUtc="2026-09-26T19:20:00Z"/>
              </w:rPr>
            </w:pPr>
            <w:ins w:id="21" w:author="Comparison" w:date="2026-09-26T15:20:00Z" w16du:dateUtc="2026-09-26T19:20:00Z">
              <w:r>
                <w:t>R3C1</w:t>
              </w:r>
            </w:ins>
          </w:p>
        </w:tc>
        <w:tc>
          <w:tcPr>
            <w:tcW w:w="3120" w:type="dxa"/>
          </w:tcPr>
          <w:p w14:paraId="3EB3494C" w14:textId="77777777" w:rsidR="00C66D88" w:rsidRDefault="002C6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" w:author="Comparison" w:date="2026-09-26T15:20:00Z" w16du:dateUtc="2026-09-26T19:20:00Z"/>
              </w:rPr>
            </w:pPr>
            <w:ins w:id="23" w:author="Comparison" w:date="2026-09-26T15:20:00Z" w16du:dateUtc="2026-09-26T19:20:00Z">
              <w:r>
                <w:t>R3C2</w:t>
              </w:r>
            </w:ins>
          </w:p>
        </w:tc>
        <w:tc>
          <w:tcPr>
            <w:tcW w:w="3120" w:type="dxa"/>
          </w:tcPr>
          <w:p w14:paraId="7F0FABE4" w14:textId="77777777" w:rsidR="00C66D88" w:rsidRDefault="002C6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" w:author="Comparison" w:date="2026-09-26T15:20:00Z" w16du:dateUtc="2026-09-26T19:20:00Z"/>
              </w:rPr>
            </w:pPr>
            <w:ins w:id="25" w:author="Comparison" w:date="2026-09-26T15:20:00Z" w16du:dateUtc="2026-09-26T19:20:00Z">
              <w:r>
                <w:t>R3C3</w:t>
              </w:r>
            </w:ins>
          </w:p>
        </w:tc>
      </w:tr>
    </w:tbl>
    <w:p w14:paraId="5903A8B7" w14:textId="3C8B1016" w:rsidR="000E6136" w:rsidRPr="00B55875" w:rsidRDefault="000E6136" w:rsidP="000E6136">
      <w:pPr>
        <w:jc w:val="center"/>
        <w:rPr>
          <w:del w:id="26" w:author="Comparison" w:date="2026-09-26T15:20:00Z" w16du:dateUtc="2026-09-26T19:20:00Z"/>
          <w:b/>
          <w:bCs/>
          <w:color w:val="A02B93" w:themeColor="accent5"/>
          <w:sz w:val="40"/>
          <w:szCs w:val="40"/>
        </w:rPr>
      </w:pPr>
      <w:bookmarkStart w:id="27" w:name="_Toc359077853"/>
      <w:del w:id="28" w:author="Comparison" w:date="2026-09-26T15:20:00Z" w16du:dateUtc="2026-09-26T19:20:00Z">
        <w:r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27"/>
    <w:p w14:paraId="71812FFF" w14:textId="1189A11C" w:rsidR="000E6136" w:rsidRPr="000E6136" w:rsidRDefault="000E6136" w:rsidP="000E6136">
      <w:pPr>
        <w:pStyle w:val="Heading2"/>
        <w:rPr>
          <w:del w:id="29" w:author="Comparison" w:date="2026-09-26T15:20:00Z" w16du:dateUtc="2026-09-26T19:20:00Z"/>
          <w:rFonts w:ascii="Arial" w:hAnsi="Arial" w:cs="Arial"/>
          <w:b/>
          <w:bCs/>
        </w:rPr>
      </w:pPr>
      <w:del w:id="30" w:author="Comparison" w:date="2026-09-26T15:20:00Z" w16du:dateUtc="2026-09-26T19:20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31" w:author="Comparison" w:date="2026-09-26T15:20:00Z" w16du:dateUtc="2026-09-26T19:20:00Z"/>
          <w:rFonts w:ascii="Arial" w:hAnsi="Arial" w:cs="Arial"/>
        </w:rPr>
      </w:pPr>
      <w:del w:id="32" w:author="Comparison" w:date="2026-09-26T15:20:00Z" w16du:dateUtc="2026-09-26T19:20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33" w:author="Comparison" w:date="2026-09-26T15:20:00Z" w16du:dateUtc="2026-09-26T19:20:00Z"/>
          <w:rFonts w:ascii="Arial" w:hAnsi="Arial" w:cs="Arial"/>
        </w:rPr>
      </w:pPr>
      <w:del w:id="34" w:author="Comparison" w:date="2026-09-26T15:20:00Z" w16du:dateUtc="2026-09-26T19:20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35" w:author="Comparison" w:date="2026-09-26T15:20:00Z" w16du:dateUtc="2026-09-26T19:20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36" w:author="Comparison" w:date="2026-09-26T15:20:00Z" w16du:dateUtc="2026-09-26T19:20:00Z"/>
          <w:rFonts w:ascii="Arial" w:hAnsi="Arial" w:cs="Arial"/>
        </w:rPr>
      </w:pPr>
      <w:del w:id="37" w:author="Comparison" w:date="2026-09-26T15:20:00Z" w16du:dateUtc="2026-09-26T19:20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38" w:author="Comparison" w:date="2026-09-26T15:20:00Z" w16du:dateUtc="2026-09-26T19:20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39" w:author="Comparison" w:date="2026-09-26T15:20:00Z" w16du:dateUtc="2026-09-26T19:20:00Z"/>
          <w:rFonts w:ascii="Arial" w:hAnsi="Arial" w:cs="Arial"/>
        </w:rPr>
      </w:pPr>
      <w:del w:id="40" w:author="Comparison" w:date="2026-09-26T15:20:00Z" w16du:dateUtc="2026-09-26T19:20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41" w:author="Comparison" w:date="2026-09-26T15:20:00Z" w16du:dateUtc="2026-09-26T19:20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42" w:author="Comparison" w:date="2026-09-26T15:20:00Z" w16du:dateUtc="2026-09-26T19:20:00Z"/>
          <w:rFonts w:ascii="Arial" w:hAnsi="Arial" w:cs="Arial"/>
        </w:rPr>
      </w:pPr>
      <w:del w:id="43" w:author="Comparison" w:date="2026-09-26T15:20:00Z" w16du:dateUtc="2026-09-26T19:20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44" w:author="Comparison" w:date="2026-09-26T15:20:00Z" w16du:dateUtc="2026-09-26T19:20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45" w:author="Comparison" w:date="2026-09-26T15:20:00Z" w16du:dateUtc="2026-09-26T19:20:00Z"/>
          <w:rStyle w:val="IntenseEmphasis"/>
          <w:rFonts w:ascii="Arial" w:hAnsi="Arial" w:cs="Arial"/>
          <w:b/>
          <w:bCs/>
          <w:i w:val="0"/>
          <w:iCs w:val="0"/>
        </w:rPr>
      </w:pPr>
      <w:bookmarkStart w:id="46" w:name="_Paragraph_level_formatting"/>
      <w:bookmarkEnd w:id="46"/>
      <w:del w:id="47" w:author="Comparison" w:date="2026-09-26T15:20:00Z" w16du:dateUtc="2026-09-26T19:20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48" w:author="Comparison" w:date="2026-09-26T15:20:00Z" w16du:dateUtc="2026-09-26T19:20:00Z"/>
          <w:rFonts w:ascii="Arial" w:hAnsi="Arial" w:cs="Arial"/>
        </w:rPr>
      </w:pPr>
      <w:del w:id="49" w:author="Comparison" w:date="2026-09-26T15:20:00Z" w16du:dateUtc="2026-09-26T19:20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50" w:author="Comparison" w:date="2026-09-26T15:20:00Z" w16du:dateUtc="2026-09-26T19:20:00Z"/>
          <w:rStyle w:val="IntenseEmphasis"/>
          <w:rFonts w:ascii="Arial" w:hAnsi="Arial" w:cs="Arial"/>
          <w:b/>
          <w:bCs/>
          <w:i w:val="0"/>
          <w:iCs w:val="0"/>
        </w:rPr>
      </w:pPr>
      <w:del w:id="51" w:author="Comparison" w:date="2026-09-26T15:20:00Z" w16du:dateUtc="2026-09-26T19:20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52" w:author="Comparison" w:date="2026-09-26T15:20:00Z" w16du:dateUtc="2026-09-26T19:20:00Z"/>
          <w:rFonts w:ascii="Arial" w:hAnsi="Arial" w:cs="Arial"/>
          <w:color w:val="202122"/>
          <w:shd w:val="clear" w:color="auto" w:fill="FFFFFF"/>
        </w:rPr>
      </w:pPr>
      <w:del w:id="53" w:author="Comparison" w:date="2026-09-26T15:20:00Z" w16du:dateUtc="2026-09-26T19:20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54" w:author="Comparison" w:date="2026-09-26T15:20:00Z" w16du:dateUtc="2026-09-26T19:20:00Z"/>
          <w:color w:val="202122"/>
        </w:rPr>
      </w:pPr>
      <w:del w:id="55" w:author="Comparison" w:date="2026-09-26T15:20:00Z" w16du:dateUtc="2026-09-26T19:20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6" w:author="Comparison" w:date="2026-09-26T15:20:00Z" w16du:dateUtc="2026-09-26T19:20:00Z"/>
          <w:rFonts w:ascii="Arial" w:hAnsi="Arial" w:cs="Arial"/>
          <w:color w:val="202122"/>
        </w:rPr>
      </w:pPr>
      <w:del w:id="57" w:author="Comparison" w:date="2026-09-26T15:20:00Z" w16du:dateUtc="2026-09-26T19:20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8" w:author="Comparison" w:date="2026-09-26T15:20:00Z" w16du:dateUtc="2026-09-26T19:20:00Z"/>
          <w:rFonts w:ascii="Arial" w:hAnsi="Arial" w:cs="Arial"/>
          <w:color w:val="202122"/>
        </w:rPr>
      </w:pPr>
      <w:del w:id="59" w:author="Comparison" w:date="2026-09-26T15:20:00Z" w16du:dateUtc="2026-09-26T19:20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 xml:space="preserve">Irish </w:delText>
        </w:r>
        <w:r>
          <w:rPr>
            <w:rStyle w:val="Hyperlink"/>
            <w:rFonts w:ascii="Arial" w:eastAsiaTheme="majorEastAsia" w:hAnsi="Arial" w:cs="Arial"/>
            <w:color w:val="3366CC"/>
          </w:rPr>
          <w:lastRenderedPageBreak/>
          <w:delText>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60" w:author="Comparison" w:date="2026-09-26T15:20:00Z" w16du:dateUtc="2026-09-26T19:20:00Z"/>
        </w:rPr>
      </w:pPr>
    </w:p>
    <w:p w14:paraId="5A8ED9B4" w14:textId="39C8819E" w:rsidR="000E6136" w:rsidRDefault="00B8258C" w:rsidP="000E6136">
      <w:pPr>
        <w:pStyle w:val="Heading3"/>
        <w:rPr>
          <w:del w:id="61" w:author="Comparison" w:date="2026-09-26T15:20:00Z" w16du:dateUtc="2026-09-26T19:20:00Z"/>
        </w:rPr>
      </w:pPr>
      <w:del w:id="62" w:author="Comparison" w:date="2026-09-26T15:20:00Z" w16du:dateUtc="2026-09-26T19:20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63" w:author="Comparison" w:date="2026-09-26T15:20:00Z" w16du:dateUtc="2026-09-26T19:20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64" w:author="Comparison" w:date="2026-09-26T15:20:00Z" w16du:dateUtc="2026-09-26T19:20:00Z"/>
          <w:rFonts w:ascii="Arial" w:hAnsi="Arial" w:cs="Arial"/>
          <w:color w:val="202122"/>
        </w:rPr>
      </w:pPr>
      <w:del w:id="65" w:author="Comparison" w:date="2026-09-26T15:20:00Z" w16du:dateUtc="2026-09-26T19:20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66" w:author="Comparison" w:date="2026-09-26T15:20:00Z" w16du:dateUtc="2026-09-26T19:20:00Z"/>
          <w:rFonts w:ascii="Arial" w:hAnsi="Arial" w:cs="Arial"/>
          <w:color w:val="202122"/>
        </w:rPr>
      </w:pPr>
      <w:del w:id="67" w:author="Comparison" w:date="2026-09-26T15:20:00Z" w16du:dateUtc="2026-09-26T19:20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68" w:author="Comparison" w:date="2026-09-26T15:20:00Z" w16du:dateUtc="2026-09-26T19:20:00Z"/>
        </w:rPr>
      </w:pPr>
      <w:del w:id="69" w:author="Comparison" w:date="2026-09-26T15:20:00Z" w16du:dateUtc="2026-09-26T19:20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70" w:author="Comparison" w:date="2026-09-26T15:20:00Z" w16du:dateUtc="2026-09-26T19:20:00Z"/>
        </w:rPr>
      </w:pPr>
      <w:bookmarkStart w:id="71" w:name="_Toc359077859"/>
      <w:del w:id="72" w:author="Comparison" w:date="2026-09-26T15:20:00Z" w16du:dateUtc="2026-09-26T19:20:00Z">
        <w:r>
          <w:delText>Dropcaps</w:delText>
        </w:r>
        <w:bookmarkEnd w:id="71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73" w:author="Comparison" w:date="2026-09-26T15:20:00Z" w16du:dateUtc="2026-09-26T19:20:00Z"/>
          <w:position w:val="-10"/>
          <w:sz w:val="117"/>
        </w:rPr>
      </w:pPr>
      <w:del w:id="74" w:author="Comparison" w:date="2026-09-26T15:20:00Z" w16du:dateUtc="2026-09-26T19:20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75" w:author="Comparison" w:date="2026-09-26T15:20:00Z" w16du:dateUtc="2026-09-26T19:20:00Z"/>
        </w:rPr>
      </w:pPr>
      <w:del w:id="76" w:author="Comparison" w:date="2026-09-26T15:20:00Z" w16du:dateUtc="2026-09-26T19:20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77" w:author="Comparison" w:date="2026-09-26T15:20:00Z" w16du:dateUtc="2026-09-26T19:20:00Z"/>
        </w:rPr>
      </w:pPr>
      <w:del w:id="78" w:author="Comparison" w:date="2026-09-26T15:20:00Z" w16du:dateUtc="2026-09-26T19:20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79" w:author="Comparison" w:date="2026-09-26T15:20:00Z" w16du:dateUtc="2026-09-26T19:20:00Z"/>
        </w:rPr>
      </w:pPr>
      <w:del w:id="80" w:author="Comparison" w:date="2026-09-26T15:20:00Z" w16du:dateUtc="2026-09-26T19:20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81" w:author="Comparison" w:date="2026-09-26T15:20:00Z" w16du:dateUtc="2026-09-26T19:20:00Z"/>
        </w:rPr>
      </w:pPr>
      <w:del w:id="82" w:author="Comparison" w:date="2026-09-26T15:20:00Z" w16du:dateUtc="2026-09-26T19:20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83" w:author="Comparison" w:date="2026-09-26T15:20:00Z" w16du:dateUtc="2026-09-26T19:20:00Z"/>
        </w:rPr>
      </w:pPr>
      <w:del w:id="84" w:author="Comparison" w:date="2026-09-26T15:20:00Z" w16du:dateUtc="2026-09-26T19:20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85" w:author="Comparison" w:date="2026-09-26T15:20:00Z" w16du:dateUtc="2026-09-26T19:20:00Z"/>
        </w:rPr>
      </w:pPr>
    </w:p>
    <w:p w14:paraId="2EEF9783" w14:textId="6C9815A2" w:rsidR="00B37BA3" w:rsidRDefault="0095460A" w:rsidP="00B8258C">
      <w:pPr>
        <w:spacing w:before="600"/>
        <w:rPr>
          <w:del w:id="86" w:author="Comparison" w:date="2026-09-26T15:20:00Z" w16du:dateUtc="2026-09-26T19:20:00Z"/>
        </w:rPr>
      </w:pPr>
      <w:del w:id="87" w:author="Comparison" w:date="2026-09-26T15:20:00Z" w16du:dateUtc="2026-09-26T19:20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88" w:author="Comparison" w:date="2026-09-26T15:20:00Z" w16du:dateUtc="2026-09-26T19:20:00Z"/>
        </w:rPr>
      </w:pPr>
      <w:del w:id="89" w:author="Comparison" w:date="2026-09-26T15:20:00Z" w16du:dateUtc="2026-09-26T19:20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90" w:author="Comparison" w:date="2026-09-26T15:20:00Z" w16du:dateUtc="2026-09-26T19:20:00Z"/>
          <w:rFonts w:ascii="Times New Roman" w:hAnsi="Times New Roman"/>
        </w:rPr>
      </w:pPr>
      <w:del w:id="91" w:author="Comparison" w:date="2026-09-26T15:20:00Z" w16du:dateUtc="2026-09-26T19:20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92" w:author="Comparison" w:date="2026-09-26T15:20:00Z" w16du:dateUtc="2026-09-26T19:20:00Z"/>
          <w:rFonts w:ascii="Times New Roman" w:hAnsi="Times New Roman"/>
        </w:rPr>
      </w:pPr>
      <w:del w:id="93" w:author="Comparison" w:date="2026-09-26T15:20:00Z" w16du:dateUtc="2026-09-26T19:20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94" w:author="Comparison" w:date="2026-09-26T15:20:00Z" w16du:dateUtc="2026-09-26T19:20:00Z"/>
          <w:rFonts w:ascii="Times New Roman" w:hAnsi="Times New Roman"/>
        </w:rPr>
      </w:pPr>
      <w:commentRangeStart w:id="95"/>
      <w:del w:id="96" w:author="Comparison" w:date="2026-09-26T15:20:00Z" w16du:dateUtc="2026-09-26T19:20:00Z">
        <w:r>
          <w:rPr>
            <w:rFonts w:ascii="Times New Roman" w:hAnsi="Times New Roman"/>
          </w:rPr>
          <w:delText>And we have comments~!</w:delText>
        </w:r>
        <w:commentRangeEnd w:id="95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95"/>
        </w:r>
      </w:del>
    </w:p>
    <w:p w14:paraId="7855F71A" w14:textId="23B956DC" w:rsidR="00B37BA3" w:rsidRDefault="00B37BA3" w:rsidP="00B8258C">
      <w:pPr>
        <w:spacing w:before="600"/>
        <w:rPr>
          <w:del w:id="97" w:author="Comparison" w:date="2026-09-26T15:20:00Z" w16du:dateUtc="2026-09-26T19:20:00Z"/>
          <w:rFonts w:ascii="Times New Roman" w:hAnsi="Times New Roman"/>
        </w:rPr>
      </w:pPr>
      <w:del w:id="98" w:author="Comparison" w:date="2026-09-26T15:20:00Z" w16du:dateUtc="2026-09-26T19:20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99" w:author="Comparison" w:date="2026-09-26T15:20:00Z" w16du:dateUtc="2026-09-26T19:20:00Z"/>
        </w:rPr>
      </w:pPr>
    </w:p>
    <w:p w14:paraId="0DA95969" w14:textId="77777777" w:rsidR="00B8258C" w:rsidRDefault="00B8258C" w:rsidP="00B8258C">
      <w:pPr>
        <w:spacing w:before="600"/>
        <w:rPr>
          <w:del w:id="100" w:author="Comparison" w:date="2026-09-26T15:20:00Z" w16du:dateUtc="2026-09-26T19:20:00Z"/>
        </w:rPr>
      </w:pPr>
    </w:p>
    <w:p w14:paraId="57FD32A2" w14:textId="77777777" w:rsidR="00B8258C" w:rsidRDefault="00B8258C" w:rsidP="00B8258C">
      <w:pPr>
        <w:spacing w:before="600"/>
        <w:rPr>
          <w:del w:id="101" w:author="Comparison" w:date="2026-09-26T15:20:00Z" w16du:dateUtc="2026-09-26T19:20:00Z"/>
        </w:rPr>
      </w:pPr>
    </w:p>
    <w:p w14:paraId="14121DEC" w14:textId="77777777" w:rsidR="000E6136" w:rsidRDefault="000E6136" w:rsidP="00A900CE">
      <w:pPr>
        <w:rPr>
          <w:del w:id="102" w:author="Comparison" w:date="2026-09-26T15:20:00Z" w16du:dateUtc="2026-09-26T19:20:00Z"/>
        </w:rPr>
      </w:pPr>
    </w:p>
    <w:p w14:paraId="1D400E32" w14:textId="2CBF510E" w:rsidR="00A900CE" w:rsidRDefault="00A900CE" w:rsidP="00A900CE">
      <w:pPr>
        <w:rPr>
          <w:del w:id="103" w:author="Comparison" w:date="2026-09-26T15:20:00Z" w16du:dateUtc="2026-09-26T19:20:00Z"/>
        </w:rPr>
      </w:pPr>
      <w:del w:id="104" w:author="Comparison" w:date="2026-09-26T15:20:00Z" w16du:dateUtc="2026-09-26T19:20:00Z">
        <w:r>
          <w:delText>And there can be empty pages:</w:delText>
        </w:r>
      </w:del>
    </w:p>
    <w:p w14:paraId="74381F2D" w14:textId="77777777" w:rsidR="00A900CE" w:rsidRDefault="00A900CE" w:rsidP="004A2AD7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0"/>
      <w:sectPrChange w:id="109" w:author="Comparison" w:date="2026-09-26T15:20:00Z" w16du:dateUtc="2026-09-26T19:20:00Z">
        <w:sectPr w:rsidR="00A900CE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5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A67E9C" w14:textId="77777777" w:rsidR="002C6ACD" w:rsidRDefault="002C6ACD" w:rsidP="00E818A7">
      <w:pPr>
        <w:pPrChange w:id="3" w:author="Comparison" w:date="2026-09-26T15:20:00Z" w16du:dateUtc="2026-09-26T19:20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884D4AE" w14:textId="77777777" w:rsidR="002C6ACD" w:rsidRDefault="002C6ACD" w:rsidP="00E818A7">
      <w:pPr>
        <w:pPrChange w:id="4" w:author="Comparison" w:date="2026-09-26T15:20:00Z" w16du:dateUtc="2026-09-26T19:20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5" w:author="Comparison" w:date="2026-09-26T15:20:00Z" w16du:dateUtc="2026-09-26T19:20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4Char"/>
      <w:pPrChange w:id="106" w:author="Comparison" w:date="2026-09-26T15:20:00Z" w16du:dateUtc="2026-09-26T19:20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7" w:author="Comparison" w:date="2026-09-26T15:20:00Z" w16du:dateUtc="2026-09-26T19:20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4Char"/>
      <w:pPrChange w:id="108" w:author="Comparison" w:date="2026-09-26T15:20:00Z" w16du:dateUtc="2026-09-26T19:20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08E44F" w14:textId="77777777" w:rsidR="002C6ACD" w:rsidRDefault="002C6ACD" w:rsidP="00E818A7">
      <w:pPr>
        <w:pPrChange w:id="1" w:author="Comparison" w:date="2026-09-26T15:20:00Z" w16du:dateUtc="2026-09-26T19:20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F02336E" w14:textId="77777777" w:rsidR="002C6ACD" w:rsidRDefault="002C6ACD" w:rsidP="00E818A7">
      <w:pPr>
        <w:pPrChange w:id="2" w:author="Comparison" w:date="2026-09-26T15:20:00Z" w16du:dateUtc="2026-09-26T19:20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7B4645" w14:textId="77777777" w:rsidR="004A2AD7" w:rsidRDefault="004A2AD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321F7"/>
    <w:rsid w:val="002C6ACD"/>
    <w:rsid w:val="002D31B0"/>
    <w:rsid w:val="004A2AD7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AF4127"/>
    <w:rsid w:val="00B37BA3"/>
    <w:rsid w:val="00B8258C"/>
    <w:rsid w:val="00C66D88"/>
    <w:rsid w:val="00C95FFA"/>
    <w:rsid w:val="00D128C0"/>
    <w:rsid w:val="00D46AC3"/>
    <w:rsid w:val="00E818A7"/>
    <w:rsid w:val="00E84113"/>
    <w:rsid w:val="00E97158"/>
    <w:rsid w:val="00F8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Comparison" w:date="2026-09-26T15:20:00Z">
        <w:pPr>
          <w:spacing w:line="276" w:lineRule="auto"/>
          <w:ind w:firstLine="432"/>
        </w:pPr>
      </w:pPrChange>
    </w:pPr>
    <w:rPr>
      <w:rFonts w:ascii="Calibri" w:eastAsia="Calibri" w:hAnsi="Calibri" w:cs="Times New Roman"/>
      <w:kern w:val="0"/>
      <w:sz w:val="22"/>
      <w:szCs w:val="22"/>
      <w14:ligatures w14:val="none"/>
      <w:rPrChange w:id="0" w:author="Comparison" w:date="2026-09-26T15:20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styleId="TableGrid">
    <w:name w:val="Table Grid"/>
    <w:basedOn w:val="TableNormal"/>
    <w:rsid w:val="004A2AD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lastRow">
      <w:rPr>
        <w:b/>
      </w:rPr>
      <w:tblPr/>
      <w:tcPr>
        <w:shd w:val="clear" w:color="auto" w:fill="E74C3C"/>
      </w:tcPr>
    </w:tblStylePr>
    <w:tblStylePr w:type="firstCol">
      <w:rPr>
        <w:b/>
      </w:rPr>
      <w:tblPr/>
      <w:tcPr>
        <w:shd w:val="clear" w:color="auto" w:fill="27AE60"/>
      </w:tcPr>
    </w:tblStylePr>
    <w:tblStylePr w:type="lastCol">
      <w:rPr>
        <w:b/>
      </w:rPr>
      <w:tblPr/>
      <w:tcPr>
        <w:shd w:val="clear" w:color="auto" w:fill="F39C12"/>
      </w:tcPr>
    </w:tblStylePr>
    <w:tblStylePr w:type="neCell">
      <w:tblPr/>
      <w:tcPr>
        <w:shd w:val="clear" w:color="auto" w:fill="1ABC9C"/>
      </w:tcPr>
    </w:tblStylePr>
    <w:tblStylePr w:type="nwCell">
      <w:tblPr/>
      <w:tcPr>
        <w:shd w:val="clear" w:color="auto" w:fill="8E44AD"/>
      </w:tcPr>
    </w:tblStylePr>
    <w:tblStylePr w:type="seCell">
      <w:tblPr/>
      <w:tcPr>
        <w:shd w:val="clear" w:color="auto" w:fill="D35400"/>
      </w:tcPr>
    </w:tblStylePr>
    <w:tblStylePr w:type="swCell">
      <w:tblPr/>
      <w:tcPr>
        <w:shd w:val="clear" w:color="auto" w:fill="2C3E50"/>
      </w:tcPr>
    </w:tblStylePr>
  </w:style>
  <w:style w:type="paragraph" w:styleId="Header">
    <w:name w:val="header"/>
    <w:basedOn w:val="Normal"/>
    <w:link w:val="HeaderChar"/>
    <w:uiPriority w:val="99"/>
    <w:unhideWhenUsed/>
    <w:rsid w:val="004A2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AD7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2025-09-19T16:33:00Z</dcterms:created>
  <dcterms:modified xsi:type="dcterms:W3CDTF">2026-09-26T19:20:00Z</dcterms:modified>
</cp:coreProperties>
</file>