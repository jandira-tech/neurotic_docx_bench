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FF06D" w14:textId="77777777" w:rsidR="005051FA" w:rsidRDefault="005051FA">
      <w:pPr>
        <w:spacing w:after="20"/>
        <w:rPr>
          <w:b/>
          <w:color w:val="0F172A"/>
          <w:sz w:val="64"/>
          <w:rPrChange w:id="15" w:author="Arthur Souza Rodrigues" w:date="2026-09-26T14:56:00Z" w16du:dateUtc="2026-09-26T18:56:00Z">
            <w:rPr/>
          </w:rPrChange>
        </w:rPr>
        <w:pPrChange w:id="16" w:author="Arthur Souza Rodrigues" w:date="2026-09-26T14:56:00Z" w16du:dateUtc="2026-09-26T18:56:00Z">
          <w:pPr/>
        </w:pPrChange>
      </w:pPr>
      <w:r>
        <w:rPr>
          <w:b/>
          <w:color w:val="0F172A"/>
          <w:sz w:val="64"/>
          <w:rPrChange w:id="17" w:author="Arthur Souza Rodrigues" w:date="2026-09-26T14:56:00Z" w16du:dateUtc="2026-09-26T18:56:00Z">
            <w:rPr/>
          </w:rPrChange>
        </w:rPr>
        <w:t>file_</w:t>
      </w:r>
      <w:ins w:id="18" w:author="Arthur Souza Rodrigues" w:date="2026-09-26T14:56:00Z" w16du:dateUtc="2026-09-26T18:56:00Z">
        <w:r w:rsidR="00D57A56">
          <w:rPr>
            <w:b/>
            <w:bCs/>
            <w:color w:val="0F172A"/>
            <w:sz w:val="64"/>
            <w:szCs w:val="64"/>
          </w:rPr>
          <w:t>188</w:t>
        </w:r>
      </w:ins>
      <w:del w:id="19" w:author="Arthur Souza Rodrigues" w:date="2026-09-26T14:56:00Z" w16du:dateUtc="2026-09-26T18:56:00Z">
        <w:r>
          <w:delText>187</w:delText>
        </w:r>
      </w:del>
      <w:r>
        <w:rPr>
          <w:b/>
          <w:color w:val="0F172A"/>
          <w:sz w:val="64"/>
          <w:rPrChange w:id="20" w:author="Arthur Souza Rodrigues" w:date="2026-09-26T14:56:00Z" w16du:dateUtc="2026-09-26T18:56:00Z">
            <w:rPr/>
          </w:rPrChange>
        </w:rPr>
        <w:t>.docx</w:t>
      </w:r>
    </w:p>
    <w:p w14:paraId="2313C800" w14:textId="65933BEA" w:rsidR="009474C0" w:rsidRDefault="00877D76">
      <w:pPr>
        <w:spacing w:after="20"/>
        <w:rPr>
          <w:ins w:id="21" w:author="Arthur Souza Rodrigues" w:date="2026-09-26T14:56:00Z" w16du:dateUtc="2026-09-26T18:56:00Z"/>
        </w:rPr>
      </w:pPr>
      <w:ins w:id="22" w:author="Arthur Souza Rodrigues" w:date="2026-09-26T14:56:00Z" w16du:dateUtc="2026-09-26T18:56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2D33E5C" w14:textId="19F40C7E" w:rsidR="0007271B" w:rsidRDefault="00877D76">
      <w:pPr>
        <w:rPr>
          <w:del w:id="23" w:author="Arthur Souza Rodrigues" w:date="2026-09-26T14:56:00Z" w16du:dateUtc="2026-09-26T18:56:00Z"/>
        </w:rPr>
      </w:pPr>
      <w:ins w:id="24" w:author="Arthur Souza Rodrigues" w:date="2026-09-26T14:56:00Z" w16du:dateUtc="2026-09-26T18:56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  <w:del w:id="25" w:author="Arthur Souza Rodrigues" w:date="2026-09-26T14:56:00Z" w16du:dateUtc="2026-09-26T18:56:00Z">
        <w:r w:rsidR="00892344">
          <w:delText>Book Catalog</w:delText>
        </w:r>
      </w:del>
    </w:p>
    <w:p w14:paraId="7D0C140E" w14:textId="77777777" w:rsidR="0007271B" w:rsidRDefault="0007271B">
      <w:pPr>
        <w:spacing w:after="60"/>
        <w:pPrChange w:id="26" w:author="Arthur Souza Rodrigues" w:date="2026-09-26T14:56:00Z" w16du:dateUtc="2026-09-26T18:56:00Z">
          <w:pPr/>
        </w:pPrChange>
      </w:pPr>
    </w:p>
    <w:p w14:paraId="536A459D" w14:textId="77777777" w:rsidR="0007271B" w:rsidRDefault="0007271B">
      <w:pPr>
        <w:spacing w:after="60"/>
        <w:pPrChange w:id="27" w:author="Arthur Souza Rodrigues" w:date="2026-09-26T14:56:00Z" w16du:dateUtc="2026-09-26T18:56:00Z">
          <w:pPr/>
        </w:pPrChange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8" w:author="Arthur Souza Rodrigues" w:date="2026-09-26T14:56:00Z" w16du:dateUtc="2026-09-26T18:56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329"/>
        <w:gridCol w:w="3270"/>
        <w:gridCol w:w="2761"/>
        <w:tblGridChange w:id="29">
          <w:tblGrid>
            <w:gridCol w:w="164"/>
            <w:gridCol w:w="3120"/>
            <w:gridCol w:w="45"/>
            <w:gridCol w:w="3075"/>
            <w:gridCol w:w="195"/>
            <w:gridCol w:w="2761"/>
            <w:gridCol w:w="164"/>
          </w:tblGrid>
        </w:tblGridChange>
      </w:tblGrid>
      <w:tr w:rsidR="0007271B" w14:paraId="09ED93C3" w14:textId="77777777">
        <w:trPr>
          <w:trPrChange w:id="30" w:author="Arthur Souza Rodrigues" w:date="2026-09-26T14:56:00Z" w16du:dateUtc="2026-09-26T18:56:00Z">
            <w:trPr>
              <w:gridBefore w:val="1"/>
              <w:trHeight w:val="36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1" w:author="Arthur Souza Rodrigues" w:date="2026-09-26T14:56:00Z" w16du:dateUtc="2026-09-26T18:56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FD716D" w14:textId="77777777" w:rsidR="0007271B" w:rsidRDefault="00877D76">
            <w:ins w:id="32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npm               </w:t>
              </w:r>
              <w:r w:rsidR="009474C0">
                <w:fldChar w:fldCharType="begin"/>
              </w:r>
              <w:r w:rsidR="009474C0">
                <w:instrText>HYPERLINK "https://www.npmjs.com/package/@eigenpal/docx-js-editor" \h</w: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9474C0">
                <w:fldChar w:fldCharType="end"/>
              </w:r>
            </w:ins>
            <w:del w:id="33" w:author="Arthur Souza Rodrigues" w:date="2026-09-26T14:56:00Z" w16du:dateUtc="2026-09-26T18:56:00Z">
              <w:r w:rsidR="00892344">
                <w:delText>Title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4" w:author="Arthur Souza Rodrigues" w:date="2026-09-26T14:56:00Z" w16du:dateUtc="2026-09-26T18:5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BF530D3" w14:textId="77777777" w:rsidR="0007271B" w:rsidRDefault="00877D76">
            <w:ins w:id="35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github               </w:t>
              </w:r>
              <w:r w:rsidR="009474C0">
                <w:fldChar w:fldCharType="begin"/>
              </w:r>
              <w:r w:rsidR="009474C0">
                <w:instrText>HYPERLINK "https://github.com/eigenpal/docx-editor" \h</w: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9474C0">
                <w:fldChar w:fldCharType="end"/>
              </w:r>
            </w:ins>
            <w:del w:id="36" w:author="Arthur Souza Rodrigues" w:date="2026-09-26T14:56:00Z" w16du:dateUtc="2026-09-26T18:56:00Z">
              <w:r w:rsidR="00892344">
                <w:delText>Author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7" w:author="Arthur Souza Rodrigues" w:date="2026-09-26T14:56:00Z" w16du:dateUtc="2026-09-26T18:56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85EDA68" w14:textId="77777777" w:rsidR="0007271B" w:rsidRDefault="00892344">
            <w:del w:id="38" w:author="Arthur Souza Rodrigues" w:date="2026-09-26T14:56:00Z" w16du:dateUtc="2026-09-26T18:56:00Z">
              <w:r>
                <w:delText>Genre</w:delText>
              </w:r>
            </w:del>
          </w:p>
        </w:tc>
      </w:tr>
      <w:tr w:rsidR="0007271B" w14:paraId="7880973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360"/>
          <w:del w:id="39" w:author="Arthur Souza Rodrigues" w:date="2026-09-26T14:56:00Z" w16du:dateUtc="2026-09-26T18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892344">
            <w:pPr>
              <w:rPr>
                <w:del w:id="40" w:author="Arthur Souza Rodrigues" w:date="2026-09-26T14:56:00Z" w16du:dateUtc="2026-09-26T18:56:00Z"/>
              </w:rPr>
            </w:pPr>
            <w:del w:id="41" w:author="Arthur Souza Rodrigues" w:date="2026-09-26T14:56:00Z" w16du:dateUtc="2026-09-26T18:56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892344">
            <w:pPr>
              <w:rPr>
                <w:del w:id="42" w:author="Arthur Souza Rodrigues" w:date="2026-09-26T14:56:00Z" w16du:dateUtc="2026-09-26T18:56:00Z"/>
              </w:rPr>
            </w:pPr>
            <w:del w:id="43" w:author="Arthur Souza Rodrigues" w:date="2026-09-26T14:56:00Z" w16du:dateUtc="2026-09-26T18:56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892344">
            <w:pPr>
              <w:rPr>
                <w:del w:id="44" w:author="Arthur Souza Rodrigues" w:date="2026-09-26T14:56:00Z" w16du:dateUtc="2026-09-26T18:56:00Z"/>
              </w:rPr>
            </w:pPr>
            <w:del w:id="45" w:author="Arthur Souza Rodrigues" w:date="2026-09-26T14:56:00Z" w16du:dateUtc="2026-09-26T18:56:00Z">
              <w:r>
                <w:delText>Fiction</w:delText>
              </w:r>
            </w:del>
          </w:p>
        </w:tc>
      </w:tr>
      <w:tr w:rsidR="0007271B" w14:paraId="7149CAA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360"/>
          <w:del w:id="46" w:author="Arthur Souza Rodrigues" w:date="2026-09-26T14:56:00Z" w16du:dateUtc="2026-09-26T18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892344">
            <w:pPr>
              <w:rPr>
                <w:del w:id="47" w:author="Arthur Souza Rodrigues" w:date="2026-09-26T14:56:00Z" w16du:dateUtc="2026-09-26T18:56:00Z"/>
              </w:rPr>
            </w:pPr>
            <w:del w:id="48" w:author="Arthur Souza Rodrigues" w:date="2026-09-26T14:56:00Z" w16du:dateUtc="2026-09-26T18:56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892344">
            <w:pPr>
              <w:rPr>
                <w:del w:id="49" w:author="Arthur Souza Rodrigues" w:date="2026-09-26T14:56:00Z" w16du:dateUtc="2026-09-26T18:56:00Z"/>
              </w:rPr>
            </w:pPr>
            <w:del w:id="50" w:author="Arthur Souza Rodrigues" w:date="2026-09-26T14:56:00Z" w16du:dateUtc="2026-09-26T18:56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892344">
            <w:pPr>
              <w:rPr>
                <w:del w:id="51" w:author="Arthur Souza Rodrigues" w:date="2026-09-26T14:56:00Z" w16du:dateUtc="2026-09-26T18:56:00Z"/>
              </w:rPr>
            </w:pPr>
            <w:del w:id="52" w:author="Arthur Souza Rodrigues" w:date="2026-09-26T14:56:00Z" w16du:dateUtc="2026-09-26T18:56:00Z">
              <w:r>
                <w:delText>Dystopian</w:delText>
              </w:r>
            </w:del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  <w:rPr>
          <w:ins w:id="53" w:author="Arthur Souza Rodrigues" w:date="2026-09-26T14:56:00Z" w16du:dateUtc="2026-09-26T18:56:00Z"/>
        </w:rPr>
      </w:pPr>
      <w:ins w:id="54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0BD8DA54" w:rsidR="009474C0" w:rsidRDefault="00877D76">
      <w:pPr>
        <w:spacing w:before="60" w:after="60"/>
        <w:rPr>
          <w:ins w:id="55" w:author="Arthur Souza Rodrigues" w:date="2026-09-26T14:56:00Z" w16du:dateUtc="2026-09-26T18:56:00Z"/>
        </w:rPr>
      </w:pPr>
      <w:ins w:id="56" w:author="Arthur Souza Rodrigues" w:date="2026-09-26T14:56:00Z" w16du:dateUtc="2026-09-26T18:56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9474C0" w:rsidRDefault="009474C0">
      <w:pPr>
        <w:spacing w:before="60"/>
        <w:rPr>
          <w:ins w:id="57" w:author="Arthur Souza Rodrigues" w:date="2026-09-26T14:56:00Z" w16du:dateUtc="2026-09-26T18:56:00Z"/>
        </w:rPr>
      </w:pPr>
    </w:p>
    <w:p w14:paraId="28B83400" w14:textId="193C7EEB" w:rsidR="009474C0" w:rsidRDefault="00877D76">
      <w:pPr>
        <w:spacing w:before="60" w:after="60"/>
        <w:rPr>
          <w:ins w:id="58" w:author="Arthur Souza Rodrigues" w:date="2026-09-26T14:56:00Z" w16du:dateUtc="2026-09-26T18:56:00Z"/>
        </w:rPr>
      </w:pPr>
      <w:ins w:id="59" w:author="Arthur Souza Rodrigues" w:date="2026-09-26T14:56:00Z" w16du:dateUtc="2026-09-26T18:56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17EA1849" w14:textId="77777777" w:rsidR="009474C0" w:rsidRDefault="009474C0">
      <w:pPr>
        <w:spacing w:before="80"/>
        <w:rPr>
          <w:ins w:id="60" w:author="Arthur Souza Rodrigues" w:date="2026-09-26T14:56:00Z" w16du:dateUtc="2026-09-26T18:56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rPr>
          <w:ins w:id="61" w:author="Arthur Souza Rodrigues" w:date="2026-09-26T14:56:00Z" w16du:dateUtc="2026-09-26T18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pPr>
              <w:rPr>
                <w:ins w:id="62" w:author="Arthur Souza Rodrigues" w:date="2026-09-26T14:56:00Z" w16du:dateUtc="2026-09-26T18:56:00Z"/>
              </w:rPr>
            </w:pPr>
            <w:ins w:id="63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41FF92A1" w14:textId="77777777" w:rsidR="009474C0" w:rsidRDefault="00877D76">
            <w:pPr>
              <w:rPr>
                <w:ins w:id="64" w:author="Arthur Souza Rodrigues" w:date="2026-09-26T14:56:00Z" w16du:dateUtc="2026-09-26T18:56:00Z"/>
              </w:rPr>
            </w:pPr>
            <w:ins w:id="65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B62361B" w14:textId="6D263800" w:rsidR="009474C0" w:rsidRDefault="009474C0">
            <w:pPr>
              <w:rPr>
                <w:ins w:id="66" w:author="Arthur Souza Rodrigues" w:date="2026-09-26T14:56:00Z" w16du:dateUtc="2026-09-26T18:56:00Z"/>
              </w:rPr>
            </w:pPr>
          </w:p>
          <w:p w14:paraId="567EA400" w14:textId="30A68100" w:rsidR="009474C0" w:rsidRDefault="00877D76">
            <w:pPr>
              <w:rPr>
                <w:ins w:id="67" w:author="Arthur Souza Rodrigues" w:date="2026-09-26T14:56:00Z" w16du:dateUtc="2026-09-26T18:56:00Z"/>
              </w:rPr>
            </w:pPr>
            <w:ins w:id="6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F47C02C" w14:textId="1F183200" w:rsidR="009474C0" w:rsidRDefault="00877D76">
            <w:pPr>
              <w:rPr>
                <w:ins w:id="69" w:author="Arthur Souza Rodrigues" w:date="2026-09-26T14:56:00Z" w16du:dateUtc="2026-09-26T18:56:00Z"/>
              </w:rPr>
            </w:pPr>
            <w:ins w:id="7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9474C0" w:rsidRDefault="00877D76">
            <w:pPr>
              <w:rPr>
                <w:ins w:id="71" w:author="Arthur Souza Rodrigues" w:date="2026-09-26T14:56:00Z" w16du:dateUtc="2026-09-26T18:56:00Z"/>
              </w:rPr>
            </w:pPr>
            <w:ins w:id="72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9474C0" w:rsidRDefault="00877D76">
            <w:pPr>
              <w:rPr>
                <w:ins w:id="73" w:author="Arthur Souza Rodrigues" w:date="2026-09-26T14:56:00Z" w16du:dateUtc="2026-09-26T18:56:00Z"/>
              </w:rPr>
            </w:pPr>
            <w:ins w:id="74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5AC5121E" w14:textId="4854BC00" w:rsidR="009474C0" w:rsidRDefault="00877D76">
            <w:pPr>
              <w:rPr>
                <w:ins w:id="75" w:author="Arthur Souza Rodrigues" w:date="2026-09-26T14:56:00Z" w16du:dateUtc="2026-09-26T18:56:00Z"/>
              </w:rPr>
            </w:pPr>
            <w:ins w:id="76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9474C0" w:rsidRDefault="00877D76">
            <w:pPr>
              <w:rPr>
                <w:ins w:id="77" w:author="Arthur Souza Rodrigues" w:date="2026-09-26T14:56:00Z" w16du:dateUtc="2026-09-26T18:56:00Z"/>
              </w:rPr>
            </w:pPr>
            <w:ins w:id="7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t xml:space="preserve">/&gt;               </w:t>
              </w:r>
            </w:ins>
          </w:p>
          <w:p w14:paraId="49A0A538" w14:textId="77777777" w:rsidR="009474C0" w:rsidRDefault="00877D76">
            <w:pPr>
              <w:rPr>
                <w:ins w:id="79" w:author="Arthur Souza Rodrigues" w:date="2026-09-26T14:56:00Z" w16du:dateUtc="2026-09-26T18:56:00Z"/>
              </w:rPr>
            </w:pPr>
            <w:ins w:id="8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561DF88B" w14:textId="77777777" w:rsidR="009474C0" w:rsidRDefault="00877D76">
            <w:pPr>
              <w:rPr>
                <w:ins w:id="81" w:author="Arthur Souza Rodrigues" w:date="2026-09-26T14:56:00Z" w16du:dateUtc="2026-09-26T18:56:00Z"/>
              </w:rPr>
            </w:pPr>
            <w:ins w:id="82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9474C0" w:rsidRDefault="009474C0">
      <w:pPr>
        <w:spacing w:before="160"/>
        <w:rPr>
          <w:ins w:id="83" w:author="Arthur Souza Rodrigues" w:date="2026-09-26T14:56:00Z" w16du:dateUtc="2026-09-26T18:56:00Z"/>
        </w:rPr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  <w:rPr>
          <w:ins w:id="84" w:author="Arthur Souza Rodrigues" w:date="2026-09-26T14:56:00Z" w16du:dateUtc="2026-09-26T18:56:00Z"/>
        </w:rPr>
      </w:pPr>
      <w:ins w:id="85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9474C0" w:rsidRDefault="00877D76">
      <w:pPr>
        <w:spacing w:before="60" w:after="60"/>
        <w:rPr>
          <w:ins w:id="86" w:author="Arthur Souza Rodrigues" w:date="2026-09-26T14:56:00Z" w16du:dateUtc="2026-09-26T18:56:00Z"/>
        </w:rPr>
      </w:pPr>
      <w:ins w:id="87" w:author="Arthur Souza Rodrigues" w:date="2026-09-26T14:56:00Z" w16du:dateUtc="2026-09-26T18:56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9474C0" w:rsidRDefault="009474C0">
      <w:pPr>
        <w:spacing w:before="80"/>
        <w:rPr>
          <w:ins w:id="88" w:author="Arthur Souza Rodrigues" w:date="2026-09-26T14:56:00Z" w16du:dateUtc="2026-09-26T18:56:00Z"/>
        </w:rPr>
      </w:pPr>
    </w:p>
    <w:p w14:paraId="738EC8D8" w14:textId="15C85C00" w:rsidR="009474C0" w:rsidRDefault="00877D76">
      <w:pPr>
        <w:spacing w:before="180" w:after="40"/>
        <w:rPr>
          <w:ins w:id="89" w:author="Arthur Souza Rodrigues" w:date="2026-09-26T14:56:00Z" w16du:dateUtc="2026-09-26T18:56:00Z"/>
        </w:rPr>
      </w:pPr>
      <w:ins w:id="90" w:author="Arthur Souza Rodrigues" w:date="2026-09-26T14:56:00Z" w16du:dateUtc="2026-09-26T18:56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9474C0" w:rsidRDefault="00877D76">
      <w:pPr>
        <w:spacing w:before="60" w:after="60"/>
        <w:rPr>
          <w:ins w:id="91" w:author="Arthur Souza Rodrigues" w:date="2026-09-26T14:56:00Z" w16du:dateUtc="2026-09-26T18:56:00Z"/>
        </w:rPr>
      </w:pPr>
      <w:ins w:id="92" w:author="Arthur Souza Rodrigues" w:date="2026-09-26T14:56:00Z" w16du:dateUtc="2026-09-26T18:56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05126CC" w14:textId="78C5FE00" w:rsidR="009474C0" w:rsidRDefault="009474C0">
      <w:pPr>
        <w:spacing w:before="60"/>
        <w:rPr>
          <w:ins w:id="93" w:author="Arthur Souza Rodrigues" w:date="2026-09-26T14:56:00Z" w16du:dateUtc="2026-09-26T18:56:00Z"/>
        </w:rPr>
      </w:pPr>
    </w:p>
    <w:p w14:paraId="2228E200" w14:textId="40AC8A00" w:rsidR="009474C0" w:rsidRDefault="00877D76">
      <w:pPr>
        <w:spacing w:before="60" w:after="60"/>
        <w:rPr>
          <w:ins w:id="94" w:author="Arthur Souza Rodrigues" w:date="2026-09-26T14:56:00Z" w16du:dateUtc="2026-09-26T18:56:00Z"/>
        </w:rPr>
      </w:pPr>
      <w:ins w:id="95" w:author="Arthur Souza Rodrigues" w:date="2026-09-26T14:56:00Z" w16du:dateUtc="2026-09-26T18:56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9474C0" w:rsidRDefault="009474C0">
      <w:pPr>
        <w:spacing w:before="80"/>
        <w:rPr>
          <w:ins w:id="96" w:author="Arthur Souza Rodrigues" w:date="2026-09-26T14:56:00Z" w16du:dateUtc="2026-09-26T18:56:00Z"/>
        </w:rPr>
      </w:pPr>
    </w:p>
    <w:p w14:paraId="5E3FB6DC" w14:textId="77777777" w:rsidR="009474C0" w:rsidRDefault="00877D76">
      <w:pPr>
        <w:spacing w:before="180" w:after="40"/>
        <w:rPr>
          <w:ins w:id="97" w:author="Arthur Souza Rodrigues" w:date="2026-09-26T14:56:00Z" w16du:dateUtc="2026-09-26T18:56:00Z"/>
        </w:rPr>
      </w:pPr>
      <w:ins w:id="98" w:author="Arthur Souza Rodrigues" w:date="2026-09-26T14:56:00Z" w16du:dateUtc="2026-09-26T18:56:00Z">
        <w:r>
          <w:rPr>
            <w:b/>
            <w:bCs/>
            <w:color w:val="0F172A"/>
          </w:rPr>
          <w:t xml:space="preserve">Comments         </w:t>
        </w:r>
      </w:ins>
    </w:p>
    <w:p w14:paraId="46D9A0B1" w14:textId="2F40A200" w:rsidR="009474C0" w:rsidRDefault="00877D76">
      <w:pPr>
        <w:spacing w:before="60" w:after="60"/>
        <w:rPr>
          <w:ins w:id="99" w:author="Arthur Souza Rodrigues" w:date="2026-09-26T14:56:00Z" w16du:dateUtc="2026-09-26T18:56:00Z"/>
        </w:rPr>
      </w:pPr>
      <w:ins w:id="100" w:author="Arthur Souza Rodrigues" w:date="2026-09-26T14:56:00Z" w16du:dateUtc="2026-09-26T18:56:00Z">
        <w:r>
          <w:rPr>
            <w:color w:val="0F172A"/>
          </w:rPr>
          <w:t xml:space="preserve">Select text and click the floating button on the page edge to         </w:t>
        </w:r>
        <w:commentRangeStart w:id="101"/>
        <w:r>
          <w:rPr>
            <w:color w:val="0F172A"/>
          </w:rPr>
          <w:t xml:space="preserve">add a comment anchored to that selection         </w:t>
        </w:r>
        <w:commentRangeEnd w:id="101"/>
        <w:r>
          <w:rPr>
            <w:rStyle w:val="CommentReference"/>
            <w:color w:val="0F172A"/>
            <w:sz w:val="22"/>
            <w:szCs w:val="20"/>
          </w:rPr>
          <w:commentReference w:id="101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9474C0" w:rsidRDefault="009474C0">
      <w:pPr>
        <w:spacing w:before="60"/>
        <w:rPr>
          <w:ins w:id="102" w:author="Arthur Souza Rodrigues" w:date="2026-09-26T14:56:00Z" w16du:dateUtc="2026-09-26T18:56:00Z"/>
        </w:rPr>
      </w:pPr>
    </w:p>
    <w:p w14:paraId="4E5B52AD" w14:textId="255A2400" w:rsidR="009474C0" w:rsidRDefault="00877D76">
      <w:pPr>
        <w:spacing w:before="60" w:after="60"/>
        <w:rPr>
          <w:ins w:id="103" w:author="Arthur Souza Rodrigues" w:date="2026-09-26T14:56:00Z" w16du:dateUtc="2026-09-26T18:56:00Z"/>
        </w:rPr>
      </w:pPr>
      <w:ins w:id="104" w:author="Arthur Souza Rodrigues" w:date="2026-09-26T14:56:00Z" w16du:dateUtc="2026-09-26T18:56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9474C0" w:rsidRDefault="009474C0">
      <w:pPr>
        <w:spacing w:before="80"/>
        <w:rPr>
          <w:ins w:id="105" w:author="Arthur Souza Rodrigues" w:date="2026-09-26T14:56:00Z" w16du:dateUtc="2026-09-26T18:56:00Z"/>
        </w:rPr>
      </w:pPr>
    </w:p>
    <w:p w14:paraId="07D0CE00" w14:textId="0F7CE400" w:rsidR="009474C0" w:rsidRDefault="00877D76">
      <w:pPr>
        <w:spacing w:before="180" w:after="40"/>
        <w:rPr>
          <w:ins w:id="106" w:author="Arthur Souza Rodrigues" w:date="2026-09-26T14:56:00Z" w16du:dateUtc="2026-09-26T18:56:00Z"/>
        </w:rPr>
      </w:pPr>
      <w:ins w:id="107" w:author="Arthur Souza Rodrigues" w:date="2026-09-26T14:56:00Z" w16du:dateUtc="2026-09-26T18:56:00Z">
        <w:r>
          <w:rPr>
            <w:b/>
            <w:bCs/>
            <w:color w:val="0F172A"/>
          </w:rPr>
          <w:t xml:space="preserve">Agent-friendly         </w:t>
        </w:r>
      </w:ins>
    </w:p>
    <w:p w14:paraId="4848B882" w14:textId="77777777" w:rsidR="009474C0" w:rsidRDefault="00877D76">
      <w:pPr>
        <w:spacing w:before="60" w:after="60"/>
        <w:rPr>
          <w:ins w:id="108" w:author="Arthur Souza Rodrigues" w:date="2026-09-26T14:56:00Z" w16du:dateUtc="2026-09-26T18:56:00Z"/>
        </w:rPr>
      </w:pPr>
      <w:ins w:id="109" w:author="Arthur Souza Rodrigues" w:date="2026-09-26T14:56:00Z" w16du:dateUtc="2026-09-26T18:56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4198958F" w14:textId="7A256D00" w:rsidR="009474C0" w:rsidRDefault="009474C0">
      <w:pPr>
        <w:spacing w:before="160"/>
        <w:rPr>
          <w:ins w:id="110" w:author="Arthur Souza Rodrigues" w:date="2026-09-26T14:56:00Z" w16du:dateUtc="2026-09-26T18:56:00Z"/>
        </w:rPr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  <w:rPr>
          <w:ins w:id="111" w:author="Arthur Souza Rodrigues" w:date="2026-09-26T14:56:00Z" w16du:dateUtc="2026-09-26T18:56:00Z"/>
        </w:rPr>
      </w:pPr>
      <w:ins w:id="112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9474C0" w:rsidRDefault="00877D76">
      <w:pPr>
        <w:spacing w:before="60" w:after="60"/>
        <w:rPr>
          <w:ins w:id="113" w:author="Arthur Souza Rodrigues" w:date="2026-09-26T14:56:00Z" w16du:dateUtc="2026-09-26T18:56:00Z"/>
        </w:rPr>
      </w:pPr>
      <w:ins w:id="114" w:author="Arthur Souza Rodrigues" w:date="2026-09-26T14:56:00Z" w16du:dateUtc="2026-09-26T18:56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9474C0" w:rsidRDefault="009474C0">
      <w:pPr>
        <w:spacing w:before="60"/>
        <w:rPr>
          <w:ins w:id="115" w:author="Arthur Souza Rodrigues" w:date="2026-09-26T14:56:00Z" w16du:dateUtc="2026-09-26T18:56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rPr>
          <w:ins w:id="116" w:author="Arthur Souza Rodrigues" w:date="2026-09-26T14:56:00Z" w16du:dateUtc="2026-09-26T18:56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pPr>
              <w:rPr>
                <w:ins w:id="117" w:author="Arthur Souza Rodrigues" w:date="2026-09-26T14:56:00Z" w16du:dateUtc="2026-09-26T18:56:00Z"/>
              </w:rPr>
            </w:pPr>
            <w:ins w:id="118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pPr>
              <w:rPr>
                <w:ins w:id="119" w:author="Arthur Souza Rodrigues" w:date="2026-09-26T14:56:00Z" w16du:dateUtc="2026-09-26T18:56:00Z"/>
              </w:rPr>
            </w:pPr>
            <w:ins w:id="120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pPr>
              <w:rPr>
                <w:ins w:id="121" w:author="Arthur Souza Rodrigues" w:date="2026-09-26T14:56:00Z" w16du:dateUtc="2026-09-26T18:56:00Z"/>
              </w:rPr>
            </w:pPr>
            <w:ins w:id="122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pPr>
              <w:rPr>
                <w:ins w:id="123" w:author="Arthur Souza Rodrigues" w:date="2026-09-26T14:56:00Z" w16du:dateUtc="2026-09-26T18:56:00Z"/>
              </w:rPr>
            </w:pPr>
            <w:ins w:id="124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A7DA2" w14:paraId="16A38973" w14:textId="77777777">
        <w:trPr>
          <w:ins w:id="125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pPr>
              <w:rPr>
                <w:ins w:id="126" w:author="Arthur Souza Rodrigues" w:date="2026-09-26T14:56:00Z" w16du:dateUtc="2026-09-26T18:56:00Z"/>
              </w:rPr>
            </w:pPr>
            <w:ins w:id="127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pPr>
              <w:rPr>
                <w:ins w:id="128" w:author="Arthur Souza Rodrigues" w:date="2026-09-26T14:56:00Z" w16du:dateUtc="2026-09-26T18:56:00Z"/>
              </w:rPr>
            </w:pPr>
            <w:ins w:id="129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pPr>
              <w:rPr>
                <w:ins w:id="130" w:author="Arthur Souza Rodrigues" w:date="2026-09-26T14:56:00Z" w16du:dateUtc="2026-09-26T18:56:00Z"/>
              </w:rPr>
            </w:pPr>
            <w:ins w:id="131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pPr>
              <w:rPr>
                <w:ins w:id="132" w:author="Arthur Souza Rodrigues" w:date="2026-09-26T14:56:00Z" w16du:dateUtc="2026-09-26T18:56:00Z"/>
              </w:rPr>
            </w:pPr>
            <w:ins w:id="133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A7DA2" w14:paraId="20522F68" w14:textId="77777777">
        <w:trPr>
          <w:ins w:id="134" w:author="Arthur Souza Rodrigues" w:date="2026-09-26T14:56:00Z" w16du:dateUtc="2026-09-26T18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pPr>
              <w:rPr>
                <w:ins w:id="135" w:author="Arthur Souza Rodrigues" w:date="2026-09-26T14:56:00Z" w16du:dateUtc="2026-09-26T18:56:00Z"/>
              </w:rPr>
            </w:pPr>
            <w:ins w:id="136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pPr>
              <w:rPr>
                <w:ins w:id="137" w:author="Arthur Souza Rodrigues" w:date="2026-09-26T14:56:00Z" w16du:dateUtc="2026-09-26T18:56:00Z"/>
              </w:rPr>
            </w:pPr>
            <w:ins w:id="138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pPr>
              <w:rPr>
                <w:ins w:id="139" w:author="Arthur Souza Rodrigues" w:date="2026-09-26T14:56:00Z" w16du:dateUtc="2026-09-26T18:56:00Z"/>
              </w:rPr>
            </w:pPr>
            <w:ins w:id="140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pPr>
              <w:rPr>
                <w:ins w:id="141" w:author="Arthur Souza Rodrigues" w:date="2026-09-26T14:56:00Z" w16du:dateUtc="2026-09-26T18:56:00Z"/>
              </w:rPr>
            </w:pPr>
            <w:ins w:id="142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A7DA2" w14:paraId="49D3EEF4" w14:textId="77777777">
        <w:trPr>
          <w:ins w:id="143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pPr>
              <w:rPr>
                <w:ins w:id="144" w:author="Arthur Souza Rodrigues" w:date="2026-09-26T14:56:00Z" w16du:dateUtc="2026-09-26T18:56:00Z"/>
              </w:rPr>
            </w:pPr>
            <w:ins w:id="145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pPr>
              <w:rPr>
                <w:ins w:id="146" w:author="Arthur Souza Rodrigues" w:date="2026-09-26T14:56:00Z" w16du:dateUtc="2026-09-26T18:56:00Z"/>
              </w:rPr>
            </w:pPr>
            <w:ins w:id="147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pPr>
              <w:rPr>
                <w:ins w:id="148" w:author="Arthur Souza Rodrigues" w:date="2026-09-26T14:56:00Z" w16du:dateUtc="2026-09-26T18:56:00Z"/>
              </w:rPr>
            </w:pPr>
            <w:ins w:id="149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pPr>
              <w:rPr>
                <w:ins w:id="150" w:author="Arthur Souza Rodrigues" w:date="2026-09-26T14:56:00Z" w16du:dateUtc="2026-09-26T18:56:00Z"/>
              </w:rPr>
            </w:pPr>
            <w:ins w:id="151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A7DA2" w14:paraId="5138685F" w14:textId="77777777">
        <w:trPr>
          <w:ins w:id="152" w:author="Arthur Souza Rodrigues" w:date="2026-09-26T14:56:00Z" w16du:dateUtc="2026-09-26T18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pPr>
              <w:rPr>
                <w:ins w:id="153" w:author="Arthur Souza Rodrigues" w:date="2026-09-26T14:56:00Z" w16du:dateUtc="2026-09-26T18:56:00Z"/>
              </w:rPr>
            </w:pPr>
            <w:ins w:id="154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pPr>
              <w:rPr>
                <w:ins w:id="155" w:author="Arthur Souza Rodrigues" w:date="2026-09-26T14:56:00Z" w16du:dateUtc="2026-09-26T18:56:00Z"/>
              </w:rPr>
            </w:pPr>
            <w:ins w:id="156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pPr>
              <w:rPr>
                <w:ins w:id="157" w:author="Arthur Souza Rodrigues" w:date="2026-09-26T14:56:00Z" w16du:dateUtc="2026-09-26T18:56:00Z"/>
              </w:rPr>
            </w:pPr>
            <w:ins w:id="158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pPr>
              <w:rPr>
                <w:ins w:id="159" w:author="Arthur Souza Rodrigues" w:date="2026-09-26T14:56:00Z" w16du:dateUtc="2026-09-26T18:56:00Z"/>
              </w:rPr>
            </w:pPr>
            <w:ins w:id="160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A7DA2" w14:paraId="7F01496D" w14:textId="77777777">
        <w:trPr>
          <w:ins w:id="161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pPr>
              <w:rPr>
                <w:ins w:id="162" w:author="Arthur Souza Rodrigues" w:date="2026-09-26T14:56:00Z" w16du:dateUtc="2026-09-26T18:56:00Z"/>
              </w:rPr>
            </w:pPr>
            <w:ins w:id="163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pPr>
              <w:rPr>
                <w:ins w:id="164" w:author="Arthur Souza Rodrigues" w:date="2026-09-26T14:56:00Z" w16du:dateUtc="2026-09-26T18:56:00Z"/>
              </w:rPr>
            </w:pPr>
            <w:ins w:id="165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pPr>
              <w:rPr>
                <w:ins w:id="166" w:author="Arthur Souza Rodrigues" w:date="2026-09-26T14:56:00Z" w16du:dateUtc="2026-09-26T18:56:00Z"/>
              </w:rPr>
            </w:pPr>
            <w:ins w:id="167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pPr>
              <w:rPr>
                <w:ins w:id="168" w:author="Arthur Souza Rodrigues" w:date="2026-09-26T14:56:00Z" w16du:dateUtc="2026-09-26T18:56:00Z"/>
              </w:rPr>
            </w:pPr>
            <w:ins w:id="169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A7DA2" w14:paraId="7335E6C0" w14:textId="77777777">
        <w:trPr>
          <w:ins w:id="170" w:author="Arthur Souza Rodrigues" w:date="2026-09-26T14:56:00Z" w16du:dateUtc="2026-09-26T18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pPr>
              <w:rPr>
                <w:ins w:id="171" w:author="Arthur Souza Rodrigues" w:date="2026-09-26T14:56:00Z" w16du:dateUtc="2026-09-26T18:56:00Z"/>
              </w:rPr>
            </w:pPr>
            <w:ins w:id="172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pPr>
              <w:rPr>
                <w:ins w:id="173" w:author="Arthur Souza Rodrigues" w:date="2026-09-26T14:56:00Z" w16du:dateUtc="2026-09-26T18:56:00Z"/>
              </w:rPr>
            </w:pPr>
            <w:ins w:id="174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pPr>
              <w:rPr>
                <w:ins w:id="175" w:author="Arthur Souza Rodrigues" w:date="2026-09-26T14:56:00Z" w16du:dateUtc="2026-09-26T18:56:00Z"/>
              </w:rPr>
            </w:pPr>
            <w:ins w:id="176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pPr>
              <w:rPr>
                <w:ins w:id="177" w:author="Arthur Souza Rodrigues" w:date="2026-09-26T14:56:00Z" w16du:dateUtc="2026-09-26T18:56:00Z"/>
              </w:rPr>
            </w:pPr>
            <w:ins w:id="178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A7DA2" w14:paraId="02EFF51B" w14:textId="77777777">
        <w:trPr>
          <w:ins w:id="179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pPr>
              <w:rPr>
                <w:ins w:id="180" w:author="Arthur Souza Rodrigues" w:date="2026-09-26T14:56:00Z" w16du:dateUtc="2026-09-26T18:56:00Z"/>
              </w:rPr>
            </w:pPr>
            <w:ins w:id="181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pPr>
              <w:rPr>
                <w:ins w:id="182" w:author="Arthur Souza Rodrigues" w:date="2026-09-26T14:56:00Z" w16du:dateUtc="2026-09-26T18:56:00Z"/>
              </w:rPr>
            </w:pPr>
            <w:ins w:id="183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pPr>
              <w:rPr>
                <w:ins w:id="184" w:author="Arthur Souza Rodrigues" w:date="2026-09-26T14:56:00Z" w16du:dateUtc="2026-09-26T18:56:00Z"/>
              </w:rPr>
            </w:pPr>
            <w:ins w:id="185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pPr>
              <w:rPr>
                <w:ins w:id="186" w:author="Arthur Souza Rodrigues" w:date="2026-09-26T14:56:00Z" w16du:dateUtc="2026-09-26T18:56:00Z"/>
              </w:rPr>
            </w:pPr>
            <w:ins w:id="187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9474C0" w:rsidRDefault="009474C0">
      <w:pPr>
        <w:spacing w:before="80"/>
        <w:rPr>
          <w:ins w:id="188" w:author="Arthur Souza Rodrigues" w:date="2026-09-26T14:56:00Z" w16du:dateUtc="2026-09-26T18:56:00Z"/>
        </w:rPr>
      </w:pPr>
    </w:p>
    <w:p w14:paraId="24E1813A" w14:textId="77777777" w:rsidR="009474C0" w:rsidRDefault="00877D76">
      <w:pPr>
        <w:rPr>
          <w:ins w:id="189" w:author="Arthur Souza Rodrigues" w:date="2026-09-26T14:56:00Z" w16du:dateUtc="2026-09-26T18:56:00Z"/>
        </w:rPr>
      </w:pPr>
      <w:ins w:id="190" w:author="Arthur Souza Rodrigues" w:date="2026-09-26T14:56:00Z" w16du:dateUtc="2026-09-26T18:56:00Z">
        <w:r>
          <w:br w:type="page"/>
        </w:r>
      </w:ins>
    </w:p>
    <w:p w14:paraId="06CF0E61" w14:textId="7D8B6000" w:rsidR="009474C0" w:rsidRDefault="00877D76">
      <w:pPr>
        <w:spacing w:before="180" w:after="40"/>
        <w:rPr>
          <w:ins w:id="191" w:author="Arthur Souza Rodrigues" w:date="2026-09-26T14:56:00Z" w16du:dateUtc="2026-09-26T18:56:00Z"/>
        </w:rPr>
      </w:pPr>
      <w:ins w:id="192" w:author="Arthur Souza Rodrigues" w:date="2026-09-26T14:56:00Z" w16du:dateUtc="2026-09-26T18:56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rPr>
          <w:ins w:id="193" w:author="Arthur Souza Rodrigues" w:date="2026-09-26T14:56:00Z" w16du:dateUtc="2026-09-26T18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pPr>
              <w:rPr>
                <w:ins w:id="194" w:author="Arthur Souza Rodrigues" w:date="2026-09-26T14:56:00Z" w16du:dateUtc="2026-09-26T18:56:00Z"/>
              </w:rPr>
            </w:pPr>
            <w:ins w:id="195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83CA734" w14:textId="77777777" w:rsidR="009474C0" w:rsidRDefault="009474C0">
            <w:pPr>
              <w:rPr>
                <w:ins w:id="196" w:author="Arthur Souza Rodrigues" w:date="2026-09-26T14:56:00Z" w16du:dateUtc="2026-09-26T18:56:00Z"/>
              </w:rPr>
            </w:pPr>
          </w:p>
          <w:p w14:paraId="3D3D0108" w14:textId="7641B600" w:rsidR="009474C0" w:rsidRDefault="00877D76">
            <w:pPr>
              <w:rPr>
                <w:ins w:id="197" w:author="Arthur Souza Rodrigues" w:date="2026-09-26T14:56:00Z" w16du:dateUtc="2026-09-26T18:56:00Z"/>
              </w:rPr>
            </w:pPr>
            <w:ins w:id="19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1A665C9" w14:textId="4C570E00" w:rsidR="009474C0" w:rsidRDefault="00877D76">
            <w:pPr>
              <w:rPr>
                <w:ins w:id="199" w:author="Arthur Souza Rodrigues" w:date="2026-09-26T14:56:00Z" w16du:dateUtc="2026-09-26T18:56:00Z"/>
              </w:rPr>
            </w:pPr>
            <w:ins w:id="20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694F6B5" w14:textId="77777777" w:rsidR="009474C0" w:rsidRDefault="00877D76">
            <w:pPr>
              <w:rPr>
                <w:ins w:id="201" w:author="Arthur Souza Rodrigues" w:date="2026-09-26T14:56:00Z" w16du:dateUtc="2026-09-26T18:56:00Z"/>
              </w:rPr>
            </w:pPr>
            <w:ins w:id="202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7225A00" w14:textId="2F654B00" w:rsidR="009474C0" w:rsidRDefault="00877D76">
            <w:pPr>
              <w:rPr>
                <w:ins w:id="203" w:author="Arthur Souza Rodrigues" w:date="2026-09-26T14:56:00Z" w16du:dateUtc="2026-09-26T18:56:00Z"/>
              </w:rPr>
            </w:pPr>
            <w:ins w:id="204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9474C0" w:rsidRDefault="00877D76">
            <w:pPr>
              <w:rPr>
                <w:ins w:id="205" w:author="Arthur Souza Rodrigues" w:date="2026-09-26T14:56:00Z" w16du:dateUtc="2026-09-26T18:56:00Z"/>
              </w:rPr>
            </w:pPr>
            <w:ins w:id="206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48AE0C52" w14:textId="77777777" w:rsidR="009474C0" w:rsidRDefault="009474C0">
      <w:pPr>
        <w:spacing w:before="160"/>
        <w:rPr>
          <w:ins w:id="207" w:author="Arthur Souza Rodrigues" w:date="2026-09-26T14:56:00Z" w16du:dateUtc="2026-09-26T18:56:00Z"/>
        </w:rPr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  <w:rPr>
          <w:ins w:id="208" w:author="Arthur Souza Rodrigues" w:date="2026-09-26T14:56:00Z" w16du:dateUtc="2026-09-26T18:56:00Z"/>
        </w:rPr>
      </w:pPr>
      <w:ins w:id="209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A568B4C" w14:textId="5084D000" w:rsidR="009474C0" w:rsidRDefault="00877D76">
      <w:pPr>
        <w:spacing w:before="60" w:after="60"/>
        <w:rPr>
          <w:ins w:id="210" w:author="Arthur Souza Rodrigues" w:date="2026-09-26T14:56:00Z" w16du:dateUtc="2026-09-26T18:56:00Z"/>
        </w:rPr>
      </w:pPr>
      <w:ins w:id="211" w:author="Arthur Souza Rodrigues" w:date="2026-09-26T14:56:00Z" w16du:dateUtc="2026-09-26T18:56:00Z">
        <w:r>
          <w:rPr>
            <w:color w:val="0F172A"/>
          </w:rPr>
          <w:t xml:space="preserve">Read         </w:t>
        </w:r>
        <w:r w:rsidR="009474C0">
          <w:fldChar w:fldCharType="begin"/>
        </w:r>
        <w:r w:rsidR="009474C0">
          <w:instrText>HYPERLINK "https://github.com/eigenpal/docx-editor/blob/main/docs/PLUGINS.md" \h</w:instrText>
        </w:r>
        <w:r w:rsidR="009474C0">
          <w:fldChar w:fldCharType="separate"/>
        </w:r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9474C0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5935F437" w14:textId="24089F00" w:rsidR="009474C0" w:rsidRDefault="009474C0">
      <w:pPr>
        <w:spacing w:before="60"/>
        <w:rPr>
          <w:ins w:id="212" w:author="Arthur Souza Rodrigues" w:date="2026-09-26T14:56:00Z" w16du:dateUtc="2026-09-26T18:56:00Z"/>
        </w:rPr>
      </w:pPr>
    </w:p>
    <w:p w14:paraId="5D0DEE00" w14:textId="77777777" w:rsidR="009474C0" w:rsidRDefault="00877D76">
      <w:pPr>
        <w:spacing w:before="180" w:after="40"/>
        <w:rPr>
          <w:ins w:id="213" w:author="Arthur Souza Rodrigues" w:date="2026-09-26T14:56:00Z" w16du:dateUtc="2026-09-26T18:56:00Z"/>
        </w:rPr>
      </w:pPr>
      <w:ins w:id="214" w:author="Arthur Souza Rodrigues" w:date="2026-09-26T14:56:00Z" w16du:dateUtc="2026-09-26T18:56:00Z">
        <w:r>
          <w:rPr>
            <w:b/>
            <w:bCs/>
            <w:color w:val="0F172A"/>
          </w:rPr>
          <w:t xml:space="preserve">Ground rules         </w:t>
        </w:r>
      </w:ins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5" w:author="Arthur Souza Rodrigues" w:date="2026-09-26T14:56:00Z" w16du:dateUtc="2026-09-26T18:56:00Z"/>
        </w:rPr>
      </w:pPr>
      <w:ins w:id="216" w:author="Arthur Souza Rodrigues" w:date="2026-09-26T14:56:00Z" w16du:dateUtc="2026-09-26T18:56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7" w:author="Arthur Souza Rodrigues" w:date="2026-09-26T14:56:00Z" w16du:dateUtc="2026-09-26T18:56:00Z"/>
        </w:rPr>
      </w:pPr>
      <w:ins w:id="218" w:author="Arthur Souza Rodrigues" w:date="2026-09-26T14:56:00Z" w16du:dateUtc="2026-09-26T18:56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D30B69D" w14:textId="40DDABE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9" w:author="Arthur Souza Rodrigues" w:date="2026-09-26T14:56:00Z" w16du:dateUtc="2026-09-26T18:56:00Z"/>
        </w:rPr>
      </w:pPr>
      <w:ins w:id="220" w:author="Arthur Souza Rodrigues" w:date="2026-09-26T14:56:00Z" w16du:dateUtc="2026-09-26T18:56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21" w:author="Arthur Souza Rodrigues" w:date="2026-09-26T14:56:00Z" w16du:dateUtc="2026-09-26T18:56:00Z"/>
        </w:rPr>
      </w:pPr>
      <w:ins w:id="222" w:author="Arthur Souza Rodrigues" w:date="2026-09-26T14:56:00Z" w16du:dateUtc="2026-09-26T18:56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3D95E4F" w14:textId="10AA3000" w:rsidR="009474C0" w:rsidRDefault="009474C0">
      <w:pPr>
        <w:spacing w:before="80"/>
        <w:rPr>
          <w:ins w:id="223" w:author="Arthur Souza Rodrigues" w:date="2026-09-26T14:56:00Z" w16du:dateUtc="2026-09-26T18:56:00Z"/>
        </w:rPr>
      </w:pPr>
    </w:p>
    <w:p w14:paraId="7AB6E680" w14:textId="77777777" w:rsidR="009474C0" w:rsidRDefault="00877D76">
      <w:pPr>
        <w:spacing w:before="180" w:after="40"/>
        <w:rPr>
          <w:ins w:id="224" w:author="Arthur Souza Rodrigues" w:date="2026-09-26T14:56:00Z" w16du:dateUtc="2026-09-26T18:56:00Z"/>
        </w:rPr>
      </w:pPr>
      <w:ins w:id="225" w:author="Arthur Souza Rodrigues" w:date="2026-09-26T14:56:00Z" w16du:dateUtc="2026-09-26T18:56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rPr>
          <w:ins w:id="226" w:author="Arthur Souza Rodrigues" w:date="2026-09-26T14:56:00Z" w16du:dateUtc="2026-09-26T18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pPr>
              <w:rPr>
                <w:ins w:id="227" w:author="Arthur Souza Rodrigues" w:date="2026-09-26T14:56:00Z" w16du:dateUtc="2026-09-26T18:56:00Z"/>
              </w:rPr>
            </w:pPr>
            <w:ins w:id="22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9474C0" w:rsidRDefault="00877D76">
            <w:pPr>
              <w:rPr>
                <w:ins w:id="229" w:author="Arthur Souza Rodrigues" w:date="2026-09-26T14:56:00Z" w16du:dateUtc="2026-09-26T18:56:00Z"/>
              </w:rPr>
            </w:pPr>
            <w:ins w:id="23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523C3151" w14:textId="689A8600" w:rsidR="009474C0" w:rsidRDefault="009474C0">
      <w:pPr>
        <w:spacing w:before="200"/>
        <w:rPr>
          <w:ins w:id="231" w:author="Arthur Souza Rodrigues" w:date="2026-09-26T14:56:00Z" w16du:dateUtc="2026-09-26T18:56:00Z"/>
        </w:rPr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  <w:rPr>
          <w:ins w:id="232" w:author="Arthur Souza Rodrigues" w:date="2026-09-26T14:56:00Z" w16du:dateUtc="2026-09-26T18:56:00Z"/>
        </w:rPr>
      </w:pPr>
      <w:ins w:id="233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F4BB77D" w14:textId="77777777" w:rsidR="009474C0" w:rsidRDefault="009474C0">
      <w:pPr>
        <w:spacing w:before="60"/>
        <w:rPr>
          <w:ins w:id="234" w:author="Arthur Souza Rodrigues" w:date="2026-09-26T14:56:00Z" w16du:dateUtc="2026-09-26T18:56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rPr>
          <w:ins w:id="235" w:author="Arthur Souza Rodrigues" w:date="2026-09-26T14:56:00Z" w16du:dateUtc="2026-09-26T18:56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  <w:rPr>
                <w:ins w:id="236" w:author="Arthur Souza Rodrigues" w:date="2026-09-26T14:56:00Z" w16du:dateUtc="2026-09-26T18:56:00Z"/>
              </w:rPr>
            </w:pPr>
            <w:ins w:id="237" w:author="Arthur Souza Rodrigues" w:date="2026-09-26T14:56:00Z" w16du:dateUtc="2026-09-26T18:56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9474C0" w:rsidRDefault="00877D76">
            <w:pPr>
              <w:spacing w:after="320"/>
              <w:rPr>
                <w:ins w:id="238" w:author="Arthur Souza Rodrigues" w:date="2026-09-26T14:56:00Z" w16du:dateUtc="2026-09-26T18:56:00Z"/>
              </w:rPr>
            </w:pPr>
            <w:ins w:id="239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ins w:id="240" w:author="Arthur Souza Rodrigues" w:date="2026-09-26T14:56:00Z" w16du:dateUtc="2026-09-26T18:56:00Z"/>
              </w:rPr>
            </w:pPr>
          </w:p>
          <w:p w14:paraId="2FC89015" w14:textId="77777777" w:rsidR="009474C0" w:rsidRDefault="00877D76">
            <w:pPr>
              <w:rPr>
                <w:ins w:id="241" w:author="Arthur Souza Rodrigues" w:date="2026-09-26T14:56:00Z" w16du:dateUtc="2026-09-26T18:56:00Z"/>
              </w:rPr>
            </w:pPr>
            <w:ins w:id="242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  <w:rPr>
                <w:ins w:id="243" w:author="Arthur Souza Rodrigues" w:date="2026-09-26T14:56:00Z" w16du:dateUtc="2026-09-26T18:56:00Z"/>
              </w:rPr>
            </w:pPr>
            <w:ins w:id="244" w:author="Arthur Souza Rodrigues" w:date="2026-09-26T14:56:00Z" w16du:dateUtc="2026-09-26T18:56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3739843B" w14:textId="23392000" w:rsidR="009474C0" w:rsidRDefault="00877D76">
            <w:pPr>
              <w:spacing w:after="320"/>
              <w:rPr>
                <w:ins w:id="245" w:author="Arthur Souza Rodrigues" w:date="2026-09-26T14:56:00Z" w16du:dateUtc="2026-09-26T18:56:00Z"/>
              </w:rPr>
            </w:pPr>
            <w:ins w:id="246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ins w:id="247" w:author="Arthur Souza Rodrigues" w:date="2026-09-26T14:56:00Z" w16du:dateUtc="2026-09-26T18:56:00Z"/>
              </w:rPr>
            </w:pPr>
          </w:p>
          <w:p w14:paraId="09E07E00" w14:textId="72F92000" w:rsidR="009474C0" w:rsidRDefault="00877D76">
            <w:pPr>
              <w:rPr>
                <w:ins w:id="248" w:author="Arthur Souza Rodrigues" w:date="2026-09-26T14:56:00Z" w16du:dateUtc="2026-09-26T18:56:00Z"/>
              </w:rPr>
            </w:pPr>
            <w:ins w:id="249" w:author="Arthur Souza Rodrigues" w:date="2026-09-26T14:56:00Z" w16du:dateUtc="2026-09-26T18:56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6F07D54" w14:textId="77777777" w:rsidR="0007271B" w:rsidRDefault="0007271B"/>
    <w:sectPr w:rsidR="0007271B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54" w:author="Arthur Souza Rodrigues" w:date="2026-09-26T14:56:00Z" w16du:dateUtc="2026-09-26T18:56:00Z">
        <w:sectPr w:rsidR="0007271B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01" w:author="User" w:date="2026-03-05T19:41:00Z" w:initials="">
    <w:p w14:paraId="7EBC23AD" w14:textId="77777777" w:rsidR="009474C0" w:rsidRDefault="00877D7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DE802C" w14:textId="77777777" w:rsidR="00892344" w:rsidRDefault="00892344">
      <w:pPr>
        <w:pPrChange w:id="13" w:author="Arthur Souza Rodrigues" w:date="2026-09-26T14:56:00Z" w16du:dateUtc="2026-09-26T18:56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E932B04" w14:textId="77777777" w:rsidR="00892344" w:rsidRDefault="00892344">
      <w:pPr>
        <w:pPrChange w:id="14" w:author="Arthur Souza Rodrigues" w:date="2026-09-26T14:56:00Z" w16du:dateUtc="2026-09-26T18:56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9A7D91" w14:textId="77777777" w:rsidR="00183033" w:rsidRDefault="00877D76">
    <w:pPr>
      <w:pBdr>
        <w:top w:val="single" w:sz="2" w:space="1" w:color="E2E8F0"/>
      </w:pBdr>
      <w:spacing w:before="80"/>
      <w:jc w:val="center"/>
      <w:pPrChange w:id="252" w:author="Arthur Souza Rodrigues" w:date="2026-09-26T14:56:00Z" w16du:dateUtc="2026-09-26T18:56:00Z">
        <w:pPr>
          <w:pStyle w:val="Footer"/>
        </w:pPr>
      </w:pPrChange>
    </w:pPr>
    <w:ins w:id="253" w:author="Arthur Souza Rodrigues" w:date="2026-09-26T14:56:00Z" w16du:dateUtc="2026-09-26T18:56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9474C0">
        <w:fldChar w:fldCharType="begin"/>
      </w:r>
      <w:r w:rsidR="009474C0">
        <w:instrText>HYPERLINK \h</w:instrText>
      </w:r>
      <w:r w:rsidR="009474C0">
        <w:fldChar w:fldCharType="separate"/>
      </w:r>
      <w:r w:rsidR="009474C0">
        <w:rPr>
          <w:color w:val="64748B"/>
          <w:sz w:val="20"/>
        </w:rPr>
        <w:t xml:space="preserve">eigenpal.com         </w:t>
      </w:r>
      <w:r w:rsidR="009474C0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A8792F" w14:textId="77777777" w:rsidR="00892344" w:rsidRDefault="00892344">
      <w:pPr>
        <w:pPrChange w:id="11" w:author="Arthur Souza Rodrigues" w:date="2026-09-26T14:56:00Z" w16du:dateUtc="2026-09-26T18:56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442AA2C" w14:textId="77777777" w:rsidR="00892344" w:rsidRDefault="00892344">
      <w:pPr>
        <w:pPrChange w:id="12" w:author="Arthur Souza Rodrigues" w:date="2026-09-26T14:56:00Z" w16du:dateUtc="2026-09-26T18:56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A0A23" w14:textId="77777777" w:rsidR="00183033" w:rsidRDefault="00877D76">
    <w:pPr>
      <w:pBdr>
        <w:bottom w:val="single" w:sz="2" w:space="1" w:color="E2E8F0"/>
      </w:pBdr>
      <w:jc w:val="center"/>
      <w:pPrChange w:id="250" w:author="Arthur Souza Rodrigues" w:date="2026-09-26T14:56:00Z" w16du:dateUtc="2026-09-26T18:56:00Z">
        <w:pPr>
          <w:pStyle w:val="Header"/>
        </w:pPr>
      </w:pPrChange>
    </w:pPr>
    <w:ins w:id="251" w:author="Arthur Souza Rodrigues" w:date="2026-09-26T14:56:00Z" w16du:dateUtc="2026-09-26T18:56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71B"/>
    <w:rsid w:val="0007271B"/>
    <w:rsid w:val="00183033"/>
    <w:rsid w:val="002F5B90"/>
    <w:rsid w:val="005051FA"/>
    <w:rsid w:val="005A7DA2"/>
    <w:rsid w:val="005D6077"/>
    <w:rsid w:val="006B4313"/>
    <w:rsid w:val="00877D76"/>
    <w:rsid w:val="00892344"/>
    <w:rsid w:val="009474C0"/>
    <w:rsid w:val="00D53FE7"/>
    <w:rsid w:val="00D57A56"/>
    <w:rsid w:val="00E90E24"/>
    <w:rsid w:val="00F9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1517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9-26T14:56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56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56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56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56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56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56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56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56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56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56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56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33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33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33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33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33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33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9-26T14:56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56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83033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9-26T14:56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56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9-26T14:56:00Z">
        <w:pPr/>
      </w:pPrChange>
    </w:pPr>
    <w:rPr>
      <w:rFonts w:ascii="Inter" w:eastAsia="Inter" w:hAnsi="Inter" w:cs="Inter"/>
      <w:szCs w:val="22"/>
      <w:rPrChange w:id="8" w:author="Arthur Souza Rodrigues" w:date="2026-09-26T14:56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18303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8303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9-26T14:56:00Z">
        <w:pPr/>
      </w:pPrChange>
    </w:pPr>
    <w:rPr>
      <w:rFonts w:ascii="Inter" w:eastAsia="Inter" w:hAnsi="Inter" w:cs="Inter"/>
      <w:sz w:val="20"/>
      <w:rPrChange w:id="9" w:author="Arthur Souza Rodrigues" w:date="2026-09-26T14:56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83033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56:00Z">
        <w:pPr/>
      </w:pPrChange>
    </w:pPr>
    <w:rPr>
      <w:rFonts w:ascii="Inter" w:eastAsia="Inter" w:hAnsi="Inter" w:cs="Inter"/>
      <w:sz w:val="20"/>
      <w:rPrChange w:id="10" w:author="Arthur Souza Rodrigues" w:date="2026-09-26T14:56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3033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83033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3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033"/>
  </w:style>
  <w:style w:type="paragraph" w:styleId="Footer">
    <w:name w:val="footer"/>
    <w:basedOn w:val="Normal"/>
    <w:link w:val="FooterChar"/>
    <w:uiPriority w:val="99"/>
    <w:unhideWhenUsed/>
    <w:rsid w:val="00183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2026-09-26T18:56:00Z</dcterms:modified>
</cp:coreProperties>
</file>