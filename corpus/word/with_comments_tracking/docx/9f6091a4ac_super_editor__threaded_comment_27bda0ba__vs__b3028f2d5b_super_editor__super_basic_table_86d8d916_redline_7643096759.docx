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D74AD4">
        <w:trPr>
          <w:ins w:id="0" w:author="Nick Bernal" w:date="2026-09-26T15:17:00Z" w16du:dateUtc="2026-09-26T19:17:00Z"/>
        </w:trPr>
        <w:tc>
          <w:tcPr>
            <w:tcW w:w="3116" w:type="dxa"/>
          </w:tcPr>
          <w:p w14:paraId="7A9B162D" w14:textId="019E390D" w:rsidR="00D74AD4" w:rsidRDefault="00D74AD4">
            <w:pPr>
              <w:rPr>
                <w:ins w:id="1" w:author="Nick Bernal" w:date="2026-09-26T15:17:00Z" w16du:dateUtc="2026-09-26T19:17:00Z"/>
              </w:rPr>
            </w:pPr>
            <w:ins w:id="2" w:author="Nick Bernal" w:date="2026-09-26T15:17:00Z" w16du:dateUtc="2026-09-26T19:17:00Z">
              <w:r>
                <w:t>A</w:t>
              </w:r>
            </w:ins>
          </w:p>
        </w:tc>
        <w:tc>
          <w:tcPr>
            <w:tcW w:w="3117" w:type="dxa"/>
          </w:tcPr>
          <w:p w14:paraId="2AAEAD0B" w14:textId="46CD6ABA" w:rsidR="00D74AD4" w:rsidRDefault="00D74AD4">
            <w:pPr>
              <w:rPr>
                <w:ins w:id="3" w:author="Nick Bernal" w:date="2026-09-26T15:17:00Z" w16du:dateUtc="2026-09-26T19:17:00Z"/>
              </w:rPr>
            </w:pPr>
            <w:ins w:id="4" w:author="Nick Bernal" w:date="2026-09-26T15:17:00Z" w16du:dateUtc="2026-09-26T19:17:00Z">
              <w:r>
                <w:t>B</w:t>
              </w:r>
            </w:ins>
          </w:p>
        </w:tc>
        <w:tc>
          <w:tcPr>
            <w:tcW w:w="3117" w:type="dxa"/>
          </w:tcPr>
          <w:p w14:paraId="0A3139AB" w14:textId="5C704666" w:rsidR="00D74AD4" w:rsidRDefault="00D74AD4">
            <w:pPr>
              <w:rPr>
                <w:ins w:id="5" w:author="Nick Bernal" w:date="2026-09-26T15:17:00Z" w16du:dateUtc="2026-09-26T19:17:00Z"/>
              </w:rPr>
            </w:pPr>
            <w:ins w:id="6" w:author="Nick Bernal" w:date="2026-09-26T15:17:00Z" w16du:dateUtc="2026-09-26T19:17:00Z">
              <w:r>
                <w:t>C</w:t>
              </w:r>
            </w:ins>
          </w:p>
        </w:tc>
      </w:tr>
      <w:tr w:rsidR="00D74AD4" w14:paraId="1B8FA21F" w14:textId="77777777" w:rsidTr="00D74AD4">
        <w:trPr>
          <w:ins w:id="7" w:author="Nick Bernal" w:date="2026-09-26T15:17:00Z" w16du:dateUtc="2026-09-26T19:17:00Z"/>
        </w:trPr>
        <w:tc>
          <w:tcPr>
            <w:tcW w:w="3116" w:type="dxa"/>
          </w:tcPr>
          <w:p w14:paraId="08673863" w14:textId="67E14806" w:rsidR="00D74AD4" w:rsidRDefault="00D74AD4">
            <w:pPr>
              <w:rPr>
                <w:ins w:id="8" w:author="Nick Bernal" w:date="2026-09-26T15:17:00Z" w16du:dateUtc="2026-09-26T19:17:00Z"/>
              </w:rPr>
            </w:pPr>
            <w:ins w:id="9" w:author="Nick Bernal" w:date="2026-09-26T15:17:00Z" w16du:dateUtc="2026-09-26T19:17:00Z">
              <w:r>
                <w:t>D</w:t>
              </w:r>
            </w:ins>
          </w:p>
        </w:tc>
        <w:tc>
          <w:tcPr>
            <w:tcW w:w="3117" w:type="dxa"/>
          </w:tcPr>
          <w:p w14:paraId="7AEAD36D" w14:textId="199D047D" w:rsidR="00D74AD4" w:rsidRDefault="00D74AD4">
            <w:pPr>
              <w:rPr>
                <w:ins w:id="10" w:author="Nick Bernal" w:date="2026-09-26T15:17:00Z" w16du:dateUtc="2026-09-26T19:17:00Z"/>
              </w:rPr>
            </w:pPr>
            <w:ins w:id="11" w:author="Nick Bernal" w:date="2026-09-26T15:17:00Z" w16du:dateUtc="2026-09-26T19:17:00Z">
              <w:r>
                <w:t>E</w:t>
              </w:r>
            </w:ins>
          </w:p>
        </w:tc>
        <w:tc>
          <w:tcPr>
            <w:tcW w:w="3117" w:type="dxa"/>
          </w:tcPr>
          <w:p w14:paraId="1DBDF5E9" w14:textId="3B06D86A" w:rsidR="00D74AD4" w:rsidRDefault="00D74AD4">
            <w:pPr>
              <w:rPr>
                <w:ins w:id="12" w:author="Nick Bernal" w:date="2026-09-26T15:17:00Z" w16du:dateUtc="2026-09-26T19:17:00Z"/>
              </w:rPr>
            </w:pPr>
            <w:ins w:id="13" w:author="Nick Bernal" w:date="2026-09-26T15:17:00Z" w16du:dateUtc="2026-09-26T19:17:00Z">
              <w:r>
                <w:t>F</w:t>
              </w:r>
            </w:ins>
          </w:p>
        </w:tc>
      </w:tr>
    </w:tbl>
    <w:p w14:paraId="732115D3" w14:textId="77777777" w:rsidR="003C58BC" w:rsidRDefault="003C58BC">
      <w:pPr>
        <w:rPr>
          <w:ins w:id="14" w:author="Nick Bernal" w:date="2026-09-26T15:17:00Z" w16du:dateUtc="2026-09-26T19:1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rPr>
          <w:ins w:id="15" w:author="Nick Bernal" w:date="2026-09-26T15:17:00Z" w16du:dateUtc="2026-09-26T19:17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ins w:id="16" w:author="Nick Bernal" w:date="2026-09-26T15:17:00Z" w16du:dateUtc="2026-09-26T19:17:00Z"/>
              </w:rPr>
            </w:pPr>
            <w:ins w:id="17" w:author="Nick Bernal" w:date="2026-09-26T15:17:00Z" w16du:dateUtc="2026-09-26T19:17:00Z">
              <w:r>
                <w:t>A</w:t>
              </w:r>
            </w:ins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ins w:id="18" w:author="Nick Bernal" w:date="2026-09-26T15:17:00Z" w16du:dateUtc="2026-09-26T19:17:00Z"/>
              </w:rPr>
            </w:pPr>
            <w:ins w:id="19" w:author="Nick Bernal" w:date="2026-09-26T15:17:00Z" w16du:dateUtc="2026-09-26T19:17:00Z">
              <w:r>
                <w:t>B</w:t>
              </w:r>
            </w:ins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ins w:id="20" w:author="Nick Bernal" w:date="2026-09-26T15:17:00Z" w16du:dateUtc="2026-09-26T19:17:00Z"/>
              </w:rPr>
            </w:pPr>
            <w:ins w:id="21" w:author="Nick Bernal" w:date="2026-09-26T15:17:00Z" w16du:dateUtc="2026-09-26T19:17:00Z">
              <w:r>
                <w:t>C</w:t>
              </w:r>
            </w:ins>
          </w:p>
        </w:tc>
      </w:tr>
      <w:tr w:rsidR="00D74AD4" w14:paraId="35A69F57" w14:textId="77777777" w:rsidTr="0037489B">
        <w:trPr>
          <w:ins w:id="22" w:author="Nick Bernal" w:date="2026-09-26T15:17:00Z" w16du:dateUtc="2026-09-26T19:17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ins w:id="23" w:author="Nick Bernal" w:date="2026-09-26T15:17:00Z" w16du:dateUtc="2026-09-26T19:17:00Z"/>
              </w:rPr>
            </w:pPr>
            <w:ins w:id="24" w:author="Nick Bernal" w:date="2026-09-26T15:17:00Z" w16du:dateUtc="2026-09-26T19:17:00Z">
              <w:r>
                <w:t>D</w:t>
              </w:r>
            </w:ins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ins w:id="25" w:author="Nick Bernal" w:date="2026-09-26T15:17:00Z" w16du:dateUtc="2026-09-26T19:17:00Z"/>
              </w:rPr>
            </w:pPr>
            <w:ins w:id="26" w:author="Nick Bernal" w:date="2026-09-26T15:17:00Z" w16du:dateUtc="2026-09-26T19:17:00Z">
              <w:r>
                <w:t>E</w:t>
              </w:r>
            </w:ins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ins w:id="27" w:author="Nick Bernal" w:date="2026-09-26T15:17:00Z" w16du:dateUtc="2026-09-26T19:17:00Z"/>
              </w:rPr>
            </w:pPr>
            <w:ins w:id="28" w:author="Nick Bernal" w:date="2026-09-26T15:17:00Z" w16du:dateUtc="2026-09-26T19:17:00Z">
              <w:r>
                <w:t>f</w:t>
              </w:r>
            </w:ins>
          </w:p>
        </w:tc>
      </w:tr>
    </w:tbl>
    <w:p w14:paraId="43EF663E" w14:textId="5B468A40" w:rsidR="003C58BC" w:rsidRDefault="00715FB8">
      <w:pPr>
        <w:rPr>
          <w:del w:id="29" w:author="Nick Bernal" w:date="2026-09-26T15:17:00Z" w16du:dateUtc="2026-09-26T19:17:00Z"/>
        </w:rPr>
      </w:pPr>
      <w:commentRangeStart w:id="30"/>
      <w:commentRangeStart w:id="31"/>
      <w:del w:id="32" w:author="Nick Bernal" w:date="2026-09-26T15:17:00Z" w16du:dateUtc="2026-09-26T19:17:00Z">
        <w:r>
          <w:delText>Text</w:delText>
        </w:r>
        <w:commentRangeEnd w:id="30"/>
        <w:r>
          <w:rPr>
            <w:rStyle w:val="CommentReference"/>
            <w:sz w:val="24"/>
            <w:szCs w:val="24"/>
          </w:rPr>
          <w:commentReference w:id="30"/>
        </w:r>
        <w:commentRangeEnd w:id="31"/>
        <w:r>
          <w:rPr>
            <w:rStyle w:val="CommentReference"/>
            <w:sz w:val="24"/>
            <w:szCs w:val="24"/>
          </w:rPr>
          <w:commentReference w:id="31"/>
        </w:r>
      </w:del>
    </w:p>
    <w:p w14:paraId="4C492E00" w14:textId="77777777" w:rsidR="00715FB8" w:rsidRDefault="00715FB8">
      <w:pPr>
        <w:rPr>
          <w:del w:id="33" w:author="Nick Bernal" w:date="2026-09-26T15:17:00Z" w16du:dateUtc="2026-09-26T19:17:00Z"/>
        </w:rPr>
      </w:pPr>
    </w:p>
    <w:p w14:paraId="14484A7D" w14:textId="060FB933" w:rsidR="00715FB8" w:rsidRDefault="00715FB8">
      <w:commentRangeStart w:id="34"/>
      <w:del w:id="35" w:author="Nick Bernal" w:date="2026-09-26T15:17:00Z" w16du:dateUtc="2026-09-26T19:17:00Z">
        <w:r>
          <w:delText>Text 2</w:delText>
        </w:r>
        <w:commentRangeEnd w:id="34"/>
        <w:r>
          <w:rPr>
            <w:rStyle w:val="CommentReference"/>
            <w:sz w:val="24"/>
            <w:szCs w:val="24"/>
          </w:rPr>
          <w:commentReference w:id="34"/>
        </w:r>
      </w:del>
    </w:p>
    <w:sectPr w:rsidR="0071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0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31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34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360F1B"/>
    <w:rsid w:val="003C1D14"/>
    <w:rsid w:val="003C58BC"/>
    <w:rsid w:val="00715FB8"/>
    <w:rsid w:val="00931F1A"/>
    <w:rsid w:val="00977122"/>
    <w:rsid w:val="00AF4127"/>
    <w:rsid w:val="00B33473"/>
    <w:rsid w:val="00CE3856"/>
    <w:rsid w:val="00D16971"/>
    <w:rsid w:val="00D7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F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771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2025-02-13T16:07:00Z</dcterms:created>
  <dcterms:modified xsi:type="dcterms:W3CDTF">2026-09-26T19:17:00Z</dcterms:modified>
</cp:coreProperties>
</file>