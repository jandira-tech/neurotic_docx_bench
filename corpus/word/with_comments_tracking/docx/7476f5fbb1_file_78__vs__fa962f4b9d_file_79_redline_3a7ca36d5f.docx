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A2284" w14:textId="77777777" w:rsidR="00062270" w:rsidRDefault="00062270">
      <w:pPr>
        <w:rPr>
          <w:rPrChange w:id="4" w:author="Arthur Souza Rodrigues" w:date="2026-07-10T21:45:00Z" w16du:dateUtc="2026-07-11T01:45:00Z">
            <w:rPr>
              <w:b/>
              <w:bCs/>
              <w:color w:val="0F172A"/>
              <w:sz w:val="64"/>
              <w:szCs w:val="64"/>
            </w:rPr>
          </w:rPrChange>
        </w:rPr>
        <w:pPrChange w:id="5" w:author="Arthur Souza Rodrigues" w:date="2026-07-10T21:45:00Z" w16du:dateUtc="2026-07-11T01:45:00Z">
          <w:pPr>
            <w:spacing w:after="20"/>
          </w:pPr>
        </w:pPrChange>
      </w:pPr>
      <w:r>
        <w:rPr>
          <w:rPrChange w:id="6" w:author="Arthur Souza Rodrigues" w:date="2026-07-10T21:45:00Z" w16du:dateUtc="2026-07-11T01:45:00Z">
            <w:rPr>
              <w:b/>
              <w:bCs/>
              <w:color w:val="0F172A"/>
              <w:sz w:val="64"/>
              <w:szCs w:val="64"/>
            </w:rPr>
          </w:rPrChange>
        </w:rPr>
        <w:t>file_</w:t>
      </w:r>
      <w:ins w:id="7" w:author="Arthur Souza Rodrigues" w:date="2026-07-10T21:45:00Z" w16du:dateUtc="2026-07-11T01:45:00Z">
        <w:r w:rsidR="00AD2045">
          <w:t>79</w:t>
        </w:r>
      </w:ins>
      <w:del w:id="8" w:author="Arthur Souza Rodrigues" w:date="2026-07-10T21:45:00Z" w16du:dateUtc="2026-07-11T01:45:00Z">
        <w:r>
          <w:rPr>
            <w:b/>
            <w:bCs/>
            <w:color w:val="0F172A"/>
            <w:sz w:val="64"/>
            <w:szCs w:val="64"/>
          </w:rPr>
          <w:delText>78</w:delText>
        </w:r>
      </w:del>
      <w:r>
        <w:rPr>
          <w:rPrChange w:id="9" w:author="Arthur Souza Rodrigues" w:date="2026-07-10T21:45:00Z" w16du:dateUtc="2026-07-11T01:45:00Z">
            <w:rPr>
              <w:b/>
              <w:bCs/>
              <w:color w:val="0F172A"/>
              <w:sz w:val="64"/>
              <w:szCs w:val="64"/>
            </w:rPr>
          </w:rPrChange>
        </w:rPr>
        <w:t>.docx</w:t>
      </w:r>
    </w:p>
    <w:p w14:paraId="385A3724" w14:textId="06ACB0BE" w:rsidR="00E7131A" w:rsidRDefault="00DA15F3">
      <w:pPr>
        <w:rPr>
          <w:ins w:id="10" w:author="Arthur Souza Rodrigues" w:date="2026-07-10T21:45:00Z" w16du:dateUtc="2026-07-11T01:45:00Z"/>
        </w:rPr>
      </w:pPr>
      <w:ins w:id="11" w:author="Arthur Souza Rodrigues" w:date="2026-07-10T21:45:00Z" w16du:dateUtc="2026-07-11T01:45:00Z">
        <w:r>
          <w:t>Quarterly Performance Report</w:t>
        </w:r>
      </w:ins>
    </w:p>
    <w:p w14:paraId="780230D9" w14:textId="77777777" w:rsidR="00E7131A" w:rsidRDefault="00E7131A">
      <w:pPr>
        <w:rPr>
          <w:ins w:id="12" w:author="Arthur Souza Rodrigues" w:date="2026-07-10T21:45:00Z" w16du:dateUtc="2026-07-11T01:45:00Z"/>
        </w:rPr>
      </w:pPr>
    </w:p>
    <w:p w14:paraId="0718EDB2" w14:textId="77777777" w:rsidR="00E7131A" w:rsidRDefault="00E7131A">
      <w:pPr>
        <w:rPr>
          <w:ins w:id="13" w:author="Arthur Souza Rodrigues" w:date="2026-07-10T21:45:00Z" w16du:dateUtc="2026-07-11T01:45:00Z"/>
        </w:rPr>
      </w:pPr>
    </w:p>
    <w:p w14:paraId="2313C800" w14:textId="5CCB9D30" w:rsidR="00202DA4" w:rsidRDefault="00D67EA0">
      <w:pPr>
        <w:spacing w:after="20"/>
        <w:rPr>
          <w:del w:id="14" w:author="Arthur Souza Rodrigues" w:date="2026-07-10T21:45:00Z" w16du:dateUtc="2026-07-11T01:45:00Z"/>
        </w:rPr>
      </w:pPr>
      <w:del w:id="15" w:author="Arthur Souza Rodrigues" w:date="2026-07-10T21:45:00Z" w16du:dateUtc="2026-07-11T01:45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72895964" w14:textId="77777777" w:rsidR="00202DA4" w:rsidRDefault="00D67EA0">
      <w:pPr>
        <w:spacing w:after="60"/>
        <w:rPr>
          <w:del w:id="16" w:author="Arthur Souza Rodrigues" w:date="2026-07-10T21:45:00Z" w16du:dateUtc="2026-07-11T01:45:00Z"/>
        </w:rPr>
      </w:pPr>
      <w:del w:id="17" w:author="Arthur Souza Rodrigues" w:date="2026-07-10T21:45:00Z" w16du:dateUtc="2026-07-11T01:45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202DA4" w:rsidRDefault="00202DA4">
      <w:pPr>
        <w:spacing w:after="60"/>
        <w:rPr>
          <w:del w:id="18" w:author="Arthur Souza Rodrigues" w:date="2026-07-10T21:45:00Z" w16du:dateUtc="2026-07-11T01:45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PrChange w:id="19" w:author="Arthur Souza Rodrigues" w:date="2026-07-10T21:45:00Z" w16du:dateUtc="2026-07-11T01:45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340"/>
        <w:gridCol w:w="2340"/>
        <w:gridCol w:w="2340"/>
        <w:gridCol w:w="2340"/>
        <w:tblGridChange w:id="20">
          <w:tblGrid>
            <w:gridCol w:w="10"/>
            <w:gridCol w:w="2340"/>
            <w:gridCol w:w="2330"/>
            <w:gridCol w:w="10"/>
            <w:gridCol w:w="1160"/>
            <w:gridCol w:w="1180"/>
            <w:gridCol w:w="1160"/>
            <w:gridCol w:w="1170"/>
            <w:gridCol w:w="10"/>
          </w:tblGrid>
        </w:tblGridChange>
      </w:tblGrid>
      <w:tr w:rsidR="00496057" w14:paraId="299F8167" w14:textId="663AA265">
        <w:trPr>
          <w:trHeight w:val="360"/>
          <w:trPrChange w:id="21" w:author="Arthur Souza Rodrigues" w:date="2026-07-10T21:45:00Z" w16du:dateUtc="2026-07-11T01:45:00Z">
            <w:trPr>
              <w:gridAfter w:val="0"/>
            </w:trPr>
          </w:trPrChange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2" w:author="Arthur Souza Rodrigues" w:date="2026-07-10T21:45:00Z" w16du:dateUtc="2026-07-11T01:45:00Z">
              <w:tcPr>
                <w:tcW w:w="4680" w:type="dxa"/>
                <w:gridSpan w:val="3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202DA4" w:rsidRDefault="00DA15F3">
            <w:ins w:id="23" w:author="Arthur Souza Rodrigues" w:date="2026-07-10T21:45:00Z" w16du:dateUtc="2026-07-11T01:45:00Z">
              <w:r>
                <w:t>Metric</w:t>
              </w:r>
            </w:ins>
            <w:del w:id="24" w:author="Arthur Souza Rodrigues" w:date="2026-07-10T21:45:00Z" w16du:dateUtc="2026-07-11T01:45:00Z">
              <w:r w:rsidR="00D67EA0"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 w:rsidR="00202DA4">
                <w:fldChar w:fldCharType="begin"/>
              </w:r>
              <w:r w:rsidR="00202DA4">
                <w:delInstrText>HYPERLINK "https://www.npmjs.com/package/@eigenpal/docx-js-editor" \h</w:delInstrText>
              </w:r>
              <w:r w:rsidR="00202DA4">
                <w:fldChar w:fldCharType="separate"/>
              </w:r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 w:rsidR="00202DA4">
                <w:fldChar w:fldCharType="end"/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5" w:author="Arthur Souza Rodrigues" w:date="2026-07-10T21:45:00Z" w16du:dateUtc="2026-07-11T01:45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63B14DA8" w14:textId="77777777" w:rsidR="00202DA4" w:rsidRDefault="00DA15F3">
            <w:ins w:id="26" w:author="Arthur Souza Rodrigues" w:date="2026-07-10T21:45:00Z" w16du:dateUtc="2026-07-11T01:45:00Z">
              <w:r>
                <w:t>Q1</w:t>
              </w:r>
            </w:ins>
            <w:del w:id="27" w:author="Arthur Souza Rodrigues" w:date="2026-07-10T21:45:00Z" w16du:dateUtc="2026-07-11T01:45:00Z">
              <w:r w:rsidR="00D67EA0"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 w:rsidR="00202DA4">
                <w:fldChar w:fldCharType="begin"/>
              </w:r>
              <w:r w:rsidR="00202DA4">
                <w:delInstrText>HYPERLINK "https://github.com/eigenpal/docx-editor" \h</w:delInstrText>
              </w:r>
              <w:r w:rsidR="00202DA4">
                <w:fldChar w:fldCharType="separate"/>
              </w:r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 w:rsidR="00202DA4">
                <w:fldChar w:fldCharType="end"/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8" w:author="Arthur Souza Rodrigues" w:date="2026-07-10T21:45:00Z" w16du:dateUtc="2026-07-11T01:45:00Z">
              <w:tcPr>
                <w:tcW w:w="234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693C2CD" w14:textId="77777777" w:rsidR="00DA15F3" w:rsidRDefault="00DA15F3">
            <w:pPr>
              <w:spacing w:after="200" w:line="276" w:lineRule="auto"/>
              <w:rPr>
                <w:rFonts w:ascii="Calibri" w:eastAsia="Times New Roman" w:hAnsi="Calibri" w:cs="Times New Roman"/>
                <w:szCs w:val="20"/>
              </w:rPr>
            </w:pPr>
            <w:ins w:id="29" w:author="Arthur Souza Rodrigues" w:date="2026-07-10T21:45:00Z" w16du:dateUtc="2026-07-11T01:45:00Z">
              <w:r>
                <w:t>Q2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0" w:author="Arthur Souza Rodrigues" w:date="2026-07-10T21:45:00Z" w16du:dateUtc="2026-07-11T01:45:00Z">
              <w:tcPr>
                <w:tcW w:w="23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DA4D816" w14:textId="77777777" w:rsidR="00DA15F3" w:rsidRDefault="00DA15F3">
            <w:pPr>
              <w:spacing w:after="200" w:line="276" w:lineRule="auto"/>
              <w:rPr>
                <w:rFonts w:ascii="Calibri" w:eastAsia="Times New Roman" w:hAnsi="Calibri" w:cs="Times New Roman"/>
                <w:szCs w:val="20"/>
              </w:rPr>
            </w:pPr>
            <w:ins w:id="31" w:author="Arthur Souza Rodrigues" w:date="2026-07-10T21:45:00Z" w16du:dateUtc="2026-07-11T01:45:00Z">
              <w:r>
                <w:t>Q3</w:t>
              </w:r>
            </w:ins>
          </w:p>
        </w:tc>
      </w:tr>
      <w:tr w:rsidR="00E7131A" w14:paraId="502CDFFA" w14:textId="77777777">
        <w:trPr>
          <w:trHeight w:val="360"/>
          <w:ins w:id="32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8199A" w14:textId="77777777" w:rsidR="00E7131A" w:rsidRDefault="00DA15F3">
            <w:pPr>
              <w:rPr>
                <w:ins w:id="33" w:author="Arthur Souza Rodrigues" w:date="2026-07-10T21:45:00Z" w16du:dateUtc="2026-07-11T01:45:00Z"/>
              </w:rPr>
            </w:pPr>
            <w:ins w:id="34" w:author="Arthur Souza Rodrigues" w:date="2026-07-10T21:45:00Z" w16du:dateUtc="2026-07-11T01:45:00Z">
              <w:r>
                <w:t>Revenue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AD8D2" w14:textId="77777777" w:rsidR="00E7131A" w:rsidRDefault="00DA15F3">
            <w:pPr>
              <w:rPr>
                <w:ins w:id="35" w:author="Arthur Souza Rodrigues" w:date="2026-07-10T21:45:00Z" w16du:dateUtc="2026-07-11T01:45:00Z"/>
              </w:rPr>
            </w:pPr>
            <w:ins w:id="36" w:author="Arthur Souza Rodrigues" w:date="2026-07-10T21:45:00Z" w16du:dateUtc="2026-07-11T01:45:00Z">
              <w:r>
                <w:t>$1.2M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CF31E" w14:textId="77777777" w:rsidR="00E7131A" w:rsidRDefault="00DA15F3">
            <w:pPr>
              <w:rPr>
                <w:ins w:id="37" w:author="Arthur Souza Rodrigues" w:date="2026-07-10T21:45:00Z" w16du:dateUtc="2026-07-11T01:45:00Z"/>
              </w:rPr>
            </w:pPr>
            <w:ins w:id="38" w:author="Arthur Souza Rodrigues" w:date="2026-07-10T21:45:00Z" w16du:dateUtc="2026-07-11T01:45:00Z">
              <w:r>
                <w:t>$1.5M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77EEB" w14:textId="77777777" w:rsidR="00E7131A" w:rsidRDefault="00DA15F3">
            <w:pPr>
              <w:rPr>
                <w:ins w:id="39" w:author="Arthur Souza Rodrigues" w:date="2026-07-10T21:45:00Z" w16du:dateUtc="2026-07-11T01:45:00Z"/>
              </w:rPr>
            </w:pPr>
            <w:ins w:id="40" w:author="Arthur Souza Rodrigues" w:date="2026-07-10T21:45:00Z" w16du:dateUtc="2026-07-11T01:45:00Z">
              <w:r>
                <w:t>$1.8M</w:t>
              </w:r>
            </w:ins>
          </w:p>
        </w:tc>
      </w:tr>
      <w:tr w:rsidR="00E7131A" w14:paraId="185B6E0E" w14:textId="77777777">
        <w:trPr>
          <w:trHeight w:val="360"/>
          <w:ins w:id="41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5528" w14:textId="77777777" w:rsidR="00E7131A" w:rsidRDefault="00DA15F3">
            <w:pPr>
              <w:rPr>
                <w:ins w:id="42" w:author="Arthur Souza Rodrigues" w:date="2026-07-10T21:45:00Z" w16du:dateUtc="2026-07-11T01:45:00Z"/>
              </w:rPr>
            </w:pPr>
            <w:ins w:id="43" w:author="Arthur Souza Rodrigues" w:date="2026-07-10T21:45:00Z" w16du:dateUtc="2026-07-11T01:45:00Z">
              <w:r>
                <w:t>NPS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4C97A" w14:textId="77777777" w:rsidR="00E7131A" w:rsidRDefault="00DA15F3">
            <w:pPr>
              <w:rPr>
                <w:ins w:id="44" w:author="Arthur Souza Rodrigues" w:date="2026-07-10T21:45:00Z" w16du:dateUtc="2026-07-11T01:45:00Z"/>
              </w:rPr>
            </w:pPr>
            <w:ins w:id="45" w:author="Arthur Souza Rodrigues" w:date="2026-07-10T21:45:00Z" w16du:dateUtc="2026-07-11T01:45:00Z">
              <w:r>
                <w:t>65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4761" w14:textId="77777777" w:rsidR="00E7131A" w:rsidRDefault="00DA15F3">
            <w:pPr>
              <w:rPr>
                <w:ins w:id="46" w:author="Arthur Souza Rodrigues" w:date="2026-07-10T21:45:00Z" w16du:dateUtc="2026-07-11T01:45:00Z"/>
              </w:rPr>
            </w:pPr>
            <w:ins w:id="47" w:author="Arthur Souza Rodrigues" w:date="2026-07-10T21:45:00Z" w16du:dateUtc="2026-07-11T01:45:00Z">
              <w:r>
                <w:t>70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929F5" w14:textId="77777777" w:rsidR="00E7131A" w:rsidRDefault="00DA15F3">
            <w:pPr>
              <w:rPr>
                <w:ins w:id="48" w:author="Arthur Souza Rodrigues" w:date="2026-07-10T21:45:00Z" w16du:dateUtc="2026-07-11T01:45:00Z"/>
              </w:rPr>
            </w:pPr>
            <w:ins w:id="49" w:author="Arthur Souza Rodrigues" w:date="2026-07-10T21:45:00Z" w16du:dateUtc="2026-07-11T01:45:00Z">
              <w:r>
                <w:t>72</w:t>
              </w:r>
            </w:ins>
          </w:p>
        </w:tc>
      </w:tr>
    </w:tbl>
    <w:p w14:paraId="49E996B2" w14:textId="77777777" w:rsidR="00202DA4" w:rsidRDefault="00D67EA0">
      <w:pPr>
        <w:pBdr>
          <w:bottom w:val="single" w:sz="3" w:space="4" w:color="E2E8F0"/>
        </w:pBdr>
        <w:spacing w:before="300" w:after="80"/>
        <w:rPr>
          <w:del w:id="50" w:author="Arthur Souza Rodrigues" w:date="2026-07-10T21:45:00Z" w16du:dateUtc="2026-07-11T01:45:00Z"/>
        </w:rPr>
      </w:pPr>
      <w:del w:id="51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42CA3CC1" w:rsidR="00202DA4" w:rsidRDefault="00D67EA0">
      <w:pPr>
        <w:spacing w:before="60" w:after="60"/>
        <w:rPr>
          <w:del w:id="52" w:author="Arthur Souza Rodrigues" w:date="2026-07-10T21:45:00Z" w16du:dateUtc="2026-07-11T01:45:00Z"/>
        </w:rPr>
      </w:pPr>
      <w:del w:id="53" w:author="Arthur Souza Rodrigues" w:date="2026-07-10T21:45:00Z" w16du:dateUtc="2026-07-11T01:45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040B2180" w14:textId="64A1A000" w:rsidR="00202DA4" w:rsidRDefault="00202DA4">
      <w:pPr>
        <w:spacing w:before="60"/>
        <w:rPr>
          <w:del w:id="54" w:author="Arthur Souza Rodrigues" w:date="2026-07-10T21:45:00Z" w16du:dateUtc="2026-07-11T01:45:00Z"/>
        </w:rPr>
      </w:pPr>
    </w:p>
    <w:p w14:paraId="28B83400" w14:textId="6389A1C3" w:rsidR="00202DA4" w:rsidRDefault="00D67EA0">
      <w:pPr>
        <w:spacing w:before="60" w:after="60"/>
        <w:rPr>
          <w:del w:id="55" w:author="Arthur Souza Rodrigues" w:date="2026-07-10T21:45:00Z" w16du:dateUtc="2026-07-11T01:45:00Z"/>
        </w:rPr>
      </w:pPr>
      <w:del w:id="56" w:author="Arthur Souza Rodrigues" w:date="2026-07-10T21:45:00Z" w16du:dateUtc="2026-07-11T01:45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681C5E84" w14:textId="77777777" w:rsidR="00202DA4" w:rsidRDefault="00202DA4">
      <w:pPr>
        <w:spacing w:before="80"/>
        <w:rPr>
          <w:del w:id="57" w:author="Arthur Souza Rodrigues" w:date="2026-07-10T21:45:00Z" w16du:dateUtc="2026-07-11T01:45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rPr>
          <w:del w:id="58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D67EA0">
            <w:pPr>
              <w:rPr>
                <w:del w:id="59" w:author="Arthur Souza Rodrigues" w:date="2026-07-10T21:45:00Z" w16du:dateUtc="2026-07-11T01:45:00Z"/>
              </w:rPr>
            </w:pPr>
            <w:del w:id="60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361C3C30" w14:textId="77777777" w:rsidR="00202DA4" w:rsidRDefault="00D67EA0">
            <w:pPr>
              <w:rPr>
                <w:del w:id="61" w:author="Arthur Souza Rodrigues" w:date="2026-07-10T21:45:00Z" w16du:dateUtc="2026-07-11T01:45:00Z"/>
              </w:rPr>
            </w:pPr>
            <w:del w:id="62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3C22B7C4" w14:textId="6D263800" w:rsidR="00202DA4" w:rsidRDefault="00202DA4">
            <w:pPr>
              <w:rPr>
                <w:del w:id="63" w:author="Arthur Souza Rodrigues" w:date="2026-07-10T21:45:00Z" w16du:dateUtc="2026-07-11T01:45:00Z"/>
              </w:rPr>
            </w:pPr>
          </w:p>
          <w:p w14:paraId="567EA400" w14:textId="30A68100" w:rsidR="00202DA4" w:rsidRDefault="00D67EA0">
            <w:pPr>
              <w:rPr>
                <w:del w:id="64" w:author="Arthur Souza Rodrigues" w:date="2026-07-10T21:45:00Z" w16du:dateUtc="2026-07-11T01:45:00Z"/>
              </w:rPr>
            </w:pPr>
            <w:del w:id="6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3CFDB86E" w14:textId="1F183200" w:rsidR="00202DA4" w:rsidRDefault="00D67EA0">
            <w:pPr>
              <w:rPr>
                <w:del w:id="66" w:author="Arthur Souza Rodrigues" w:date="2026-07-10T21:45:00Z" w16du:dateUtc="2026-07-11T01:45:00Z"/>
              </w:rPr>
            </w:pPr>
            <w:del w:id="67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202DA4" w:rsidRDefault="00D67EA0">
            <w:pPr>
              <w:rPr>
                <w:del w:id="68" w:author="Arthur Souza Rodrigues" w:date="2026-07-10T21:45:00Z" w16du:dateUtc="2026-07-11T01:45:00Z"/>
              </w:rPr>
            </w:pPr>
            <w:del w:id="69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202DA4" w:rsidRDefault="00D67EA0">
            <w:pPr>
              <w:rPr>
                <w:del w:id="70" w:author="Arthur Souza Rodrigues" w:date="2026-07-10T21:45:00Z" w16du:dateUtc="2026-07-11T01:45:00Z"/>
              </w:rPr>
            </w:pPr>
            <w:del w:id="71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37A8266F" w14:textId="4854BC00" w:rsidR="00202DA4" w:rsidRDefault="00D67EA0">
            <w:pPr>
              <w:rPr>
                <w:del w:id="72" w:author="Arthur Souza Rodrigues" w:date="2026-07-10T21:45:00Z" w16du:dateUtc="2026-07-11T01:45:00Z"/>
              </w:rPr>
            </w:pPr>
            <w:del w:id="7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202DA4" w:rsidRDefault="00D67EA0">
            <w:pPr>
              <w:rPr>
                <w:del w:id="74" w:author="Arthur Souza Rodrigues" w:date="2026-07-10T21:45:00Z" w16du:dateUtc="2026-07-11T01:45:00Z"/>
              </w:rPr>
            </w:pPr>
            <w:del w:id="7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2E85494C" w14:textId="77777777" w:rsidR="00202DA4" w:rsidRDefault="00D67EA0">
            <w:pPr>
              <w:rPr>
                <w:del w:id="76" w:author="Arthur Souza Rodrigues" w:date="2026-07-10T21:45:00Z" w16du:dateUtc="2026-07-11T01:45:00Z"/>
              </w:rPr>
            </w:pPr>
            <w:del w:id="77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7E6A5FCE" w14:textId="77777777" w:rsidR="00202DA4" w:rsidRDefault="00D67EA0">
            <w:pPr>
              <w:rPr>
                <w:del w:id="78" w:author="Arthur Souza Rodrigues" w:date="2026-07-10T21:45:00Z" w16du:dateUtc="2026-07-11T01:45:00Z"/>
              </w:rPr>
            </w:pPr>
            <w:del w:id="79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202DA4" w:rsidRDefault="00202DA4">
      <w:pPr>
        <w:spacing w:before="160"/>
        <w:rPr>
          <w:del w:id="80" w:author="Arthur Souza Rodrigues" w:date="2026-07-10T21:45:00Z" w16du:dateUtc="2026-07-11T01:45:00Z"/>
        </w:rPr>
      </w:pPr>
    </w:p>
    <w:p w14:paraId="124B2800" w14:textId="77777777" w:rsidR="00202DA4" w:rsidRDefault="00D67EA0">
      <w:pPr>
        <w:pBdr>
          <w:bottom w:val="single" w:sz="3" w:space="4" w:color="E2E8F0"/>
        </w:pBdr>
        <w:spacing w:before="300" w:after="80"/>
        <w:rPr>
          <w:del w:id="81" w:author="Arthur Souza Rodrigues" w:date="2026-07-10T21:45:00Z" w16du:dateUtc="2026-07-11T01:45:00Z"/>
        </w:rPr>
      </w:pPr>
      <w:del w:id="82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202DA4" w:rsidRDefault="00D67EA0">
      <w:pPr>
        <w:spacing w:before="60" w:after="60"/>
        <w:rPr>
          <w:del w:id="83" w:author="Arthur Souza Rodrigues" w:date="2026-07-10T21:45:00Z" w16du:dateUtc="2026-07-11T01:45:00Z"/>
        </w:rPr>
      </w:pPr>
      <w:del w:id="84" w:author="Arthur Souza Rodrigues" w:date="2026-07-10T21:45:00Z" w16du:dateUtc="2026-07-11T01:45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202DA4" w:rsidRDefault="00202DA4">
      <w:pPr>
        <w:spacing w:before="80"/>
        <w:rPr>
          <w:del w:id="85" w:author="Arthur Souza Rodrigues" w:date="2026-07-10T21:45:00Z" w16du:dateUtc="2026-07-11T01:45:00Z"/>
        </w:rPr>
      </w:pPr>
    </w:p>
    <w:p w14:paraId="334AE0C7" w14:textId="15C85C00" w:rsidR="00202DA4" w:rsidRDefault="00D67EA0">
      <w:pPr>
        <w:spacing w:before="180" w:after="40"/>
        <w:rPr>
          <w:del w:id="86" w:author="Arthur Souza Rodrigues" w:date="2026-07-10T21:45:00Z" w16du:dateUtc="2026-07-11T01:45:00Z"/>
        </w:rPr>
      </w:pPr>
      <w:del w:id="87" w:author="Arthur Souza Rodrigues" w:date="2026-07-10T21:45:00Z" w16du:dateUtc="2026-07-11T01:45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202DA4" w:rsidRDefault="00D67EA0">
      <w:pPr>
        <w:spacing w:before="60" w:after="60"/>
        <w:rPr>
          <w:del w:id="88" w:author="Arthur Souza Rodrigues" w:date="2026-07-10T21:45:00Z" w16du:dateUtc="2026-07-11T01:45:00Z"/>
        </w:rPr>
      </w:pPr>
      <w:del w:id="89" w:author="Arthur Souza Rodrigues" w:date="2026-07-10T21:45:00Z" w16du:dateUtc="2026-07-11T01:45:00Z">
        <w:r>
          <w:rPr>
            <w:color w:val="0F172A"/>
          </w:rPr>
          <w:lastRenderedPageBreak/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0ED76288" w14:textId="78C5FE00" w:rsidR="00202DA4" w:rsidRDefault="00202DA4">
      <w:pPr>
        <w:spacing w:before="60"/>
        <w:rPr>
          <w:del w:id="90" w:author="Arthur Souza Rodrigues" w:date="2026-07-10T21:45:00Z" w16du:dateUtc="2026-07-11T01:45:00Z"/>
        </w:rPr>
      </w:pPr>
    </w:p>
    <w:p w14:paraId="2228E200" w14:textId="40AC8A00" w:rsidR="00202DA4" w:rsidRDefault="00D67EA0">
      <w:pPr>
        <w:spacing w:before="60" w:after="60"/>
        <w:rPr>
          <w:del w:id="91" w:author="Arthur Souza Rodrigues" w:date="2026-07-10T21:45:00Z" w16du:dateUtc="2026-07-11T01:45:00Z"/>
        </w:rPr>
      </w:pPr>
      <w:del w:id="92" w:author="Arthur Souza Rodrigues" w:date="2026-07-10T21:45:00Z" w16du:dateUtc="2026-07-11T01:45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202DA4" w:rsidRDefault="00202DA4">
      <w:pPr>
        <w:spacing w:before="80"/>
        <w:rPr>
          <w:del w:id="93" w:author="Arthur Souza Rodrigues" w:date="2026-07-10T21:45:00Z" w16du:dateUtc="2026-07-11T01:45:00Z"/>
        </w:rPr>
      </w:pPr>
    </w:p>
    <w:p w14:paraId="749CF692" w14:textId="77777777" w:rsidR="00202DA4" w:rsidRDefault="00D67EA0">
      <w:pPr>
        <w:spacing w:before="180" w:after="40"/>
        <w:rPr>
          <w:del w:id="94" w:author="Arthur Souza Rodrigues" w:date="2026-07-10T21:45:00Z" w16du:dateUtc="2026-07-11T01:45:00Z"/>
        </w:rPr>
      </w:pPr>
      <w:del w:id="95" w:author="Arthur Souza Rodrigues" w:date="2026-07-10T21:45:00Z" w16du:dateUtc="2026-07-11T01:45:00Z">
        <w:r>
          <w:rPr>
            <w:b/>
            <w:bCs/>
            <w:color w:val="0F172A"/>
          </w:rPr>
          <w:delText xml:space="preserve">Comments         </w:delText>
        </w:r>
      </w:del>
    </w:p>
    <w:p w14:paraId="20814DB6" w14:textId="2F40A200" w:rsidR="00202DA4" w:rsidRDefault="00D67EA0">
      <w:pPr>
        <w:spacing w:before="60" w:after="60"/>
        <w:rPr>
          <w:del w:id="96" w:author="Arthur Souza Rodrigues" w:date="2026-07-10T21:45:00Z" w16du:dateUtc="2026-07-11T01:45:00Z"/>
        </w:rPr>
      </w:pPr>
      <w:del w:id="97" w:author="Arthur Souza Rodrigues" w:date="2026-07-10T21:45:00Z" w16du:dateUtc="2026-07-11T01:45:00Z">
        <w:r>
          <w:rPr>
            <w:color w:val="0F172A"/>
          </w:rPr>
          <w:delText xml:space="preserve">Select text and click the floating button on the page edge to         </w:delText>
        </w:r>
        <w:commentRangeStart w:id="98"/>
        <w:r>
          <w:rPr>
            <w:color w:val="0F172A"/>
          </w:rPr>
          <w:delText xml:space="preserve">add a comment anchored to that selection         </w:delText>
        </w:r>
        <w:commentRangeEnd w:id="98"/>
        <w:r>
          <w:rPr>
            <w:rStyle w:val="CommentReference"/>
            <w:color w:val="0F172A"/>
            <w:sz w:val="22"/>
            <w:szCs w:val="22"/>
          </w:rPr>
          <w:commentReference w:id="98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202DA4" w:rsidRDefault="00202DA4">
      <w:pPr>
        <w:spacing w:before="60"/>
        <w:rPr>
          <w:del w:id="99" w:author="Arthur Souza Rodrigues" w:date="2026-07-10T21:45:00Z" w16du:dateUtc="2026-07-11T01:45:00Z"/>
        </w:rPr>
      </w:pPr>
    </w:p>
    <w:p w14:paraId="73ABDE4F" w14:textId="255A2400" w:rsidR="00202DA4" w:rsidRDefault="00D67EA0">
      <w:pPr>
        <w:spacing w:before="60" w:after="60"/>
        <w:rPr>
          <w:del w:id="100" w:author="Arthur Souza Rodrigues" w:date="2026-07-10T21:45:00Z" w16du:dateUtc="2026-07-11T01:45:00Z"/>
        </w:rPr>
      </w:pPr>
      <w:del w:id="101" w:author="Arthur Souza Rodrigues" w:date="2026-07-10T21:45:00Z" w16du:dateUtc="2026-07-11T01:45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202DA4" w:rsidRDefault="00202DA4">
      <w:pPr>
        <w:spacing w:before="80"/>
        <w:rPr>
          <w:del w:id="102" w:author="Arthur Souza Rodrigues" w:date="2026-07-10T21:45:00Z" w16du:dateUtc="2026-07-11T01:45:00Z"/>
        </w:rPr>
      </w:pPr>
    </w:p>
    <w:p w14:paraId="07D0CE00" w14:textId="0F7CE400" w:rsidR="00202DA4" w:rsidRDefault="00D67EA0">
      <w:pPr>
        <w:spacing w:before="180" w:after="40"/>
        <w:rPr>
          <w:del w:id="103" w:author="Arthur Souza Rodrigues" w:date="2026-07-10T21:45:00Z" w16du:dateUtc="2026-07-11T01:45:00Z"/>
        </w:rPr>
      </w:pPr>
      <w:del w:id="104" w:author="Arthur Souza Rodrigues" w:date="2026-07-10T21:45:00Z" w16du:dateUtc="2026-07-11T01:45:00Z">
        <w:r>
          <w:rPr>
            <w:b/>
            <w:bCs/>
            <w:color w:val="0F172A"/>
          </w:rPr>
          <w:delText xml:space="preserve">Agent-friendly         </w:delText>
        </w:r>
      </w:del>
    </w:p>
    <w:p w14:paraId="1CE416A0" w14:textId="77777777" w:rsidR="00202DA4" w:rsidRDefault="00D67EA0">
      <w:pPr>
        <w:spacing w:before="60" w:after="60"/>
        <w:rPr>
          <w:del w:id="105" w:author="Arthur Souza Rodrigues" w:date="2026-07-10T21:45:00Z" w16du:dateUtc="2026-07-11T01:45:00Z"/>
        </w:rPr>
      </w:pPr>
      <w:del w:id="106" w:author="Arthur Souza Rodrigues" w:date="2026-07-10T21:45:00Z" w16du:dateUtc="2026-07-11T01:45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7922822C" w14:textId="7A256D00" w:rsidR="00202DA4" w:rsidRDefault="00202DA4">
      <w:pPr>
        <w:spacing w:before="160"/>
        <w:rPr>
          <w:del w:id="107" w:author="Arthur Souza Rodrigues" w:date="2026-07-10T21:45:00Z" w16du:dateUtc="2026-07-11T01:45:00Z"/>
        </w:rPr>
      </w:pPr>
    </w:p>
    <w:p w14:paraId="467B1700" w14:textId="00AE9C00" w:rsidR="00202DA4" w:rsidRDefault="00D67EA0">
      <w:pPr>
        <w:pBdr>
          <w:bottom w:val="single" w:sz="3" w:space="4" w:color="E2E8F0"/>
        </w:pBdr>
        <w:spacing w:before="300" w:after="80"/>
        <w:rPr>
          <w:del w:id="108" w:author="Arthur Souza Rodrigues" w:date="2026-07-10T21:45:00Z" w16du:dateUtc="2026-07-11T01:45:00Z"/>
        </w:rPr>
      </w:pPr>
      <w:del w:id="109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202DA4" w:rsidRDefault="00D67EA0">
      <w:pPr>
        <w:spacing w:before="60" w:after="60"/>
        <w:rPr>
          <w:del w:id="110" w:author="Arthur Souza Rodrigues" w:date="2026-07-10T21:45:00Z" w16du:dateUtc="2026-07-11T01:45:00Z"/>
        </w:rPr>
      </w:pPr>
      <w:del w:id="111" w:author="Arthur Souza Rodrigues" w:date="2026-07-10T21:45:00Z" w16du:dateUtc="2026-07-11T01:45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202DA4" w:rsidRDefault="00202DA4">
      <w:pPr>
        <w:spacing w:before="60"/>
        <w:rPr>
          <w:del w:id="112" w:author="Arthur Souza Rodrigues" w:date="2026-07-10T21:45:00Z" w16du:dateUtc="2026-07-11T01:45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rPr>
          <w:del w:id="113" w:author="Arthur Souza Rodrigues" w:date="2026-07-10T21:45:00Z" w16du:dateUtc="2026-07-11T01:45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D67EA0">
            <w:pPr>
              <w:rPr>
                <w:del w:id="114" w:author="Arthur Souza Rodrigues" w:date="2026-07-10T21:45:00Z" w16du:dateUtc="2026-07-11T01:45:00Z"/>
              </w:rPr>
            </w:pPr>
            <w:del w:id="115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D67EA0">
            <w:pPr>
              <w:rPr>
                <w:del w:id="116" w:author="Arthur Souza Rodrigues" w:date="2026-07-10T21:45:00Z" w16du:dateUtc="2026-07-11T01:45:00Z"/>
              </w:rPr>
            </w:pPr>
            <w:del w:id="117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D67EA0">
            <w:pPr>
              <w:rPr>
                <w:del w:id="118" w:author="Arthur Souza Rodrigues" w:date="2026-07-10T21:45:00Z" w16du:dateUtc="2026-07-11T01:45:00Z"/>
              </w:rPr>
            </w:pPr>
            <w:del w:id="119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D67EA0">
            <w:pPr>
              <w:rPr>
                <w:del w:id="120" w:author="Arthur Souza Rodrigues" w:date="2026-07-10T21:45:00Z" w16du:dateUtc="2026-07-11T01:45:00Z"/>
              </w:rPr>
            </w:pPr>
            <w:del w:id="121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496057" w14:paraId="33D63C49" w14:textId="77777777">
        <w:trPr>
          <w:del w:id="122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D67EA0">
            <w:pPr>
              <w:rPr>
                <w:del w:id="123" w:author="Arthur Souza Rodrigues" w:date="2026-07-10T21:45:00Z" w16du:dateUtc="2026-07-11T01:45:00Z"/>
              </w:rPr>
            </w:pPr>
            <w:del w:id="124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D67EA0">
            <w:pPr>
              <w:rPr>
                <w:del w:id="125" w:author="Arthur Souza Rodrigues" w:date="2026-07-10T21:45:00Z" w16du:dateUtc="2026-07-11T01:45:00Z"/>
              </w:rPr>
            </w:pPr>
            <w:del w:id="126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D67EA0">
            <w:pPr>
              <w:rPr>
                <w:del w:id="127" w:author="Arthur Souza Rodrigues" w:date="2026-07-10T21:45:00Z" w16du:dateUtc="2026-07-11T01:45:00Z"/>
              </w:rPr>
            </w:pPr>
            <w:del w:id="128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D67EA0">
            <w:pPr>
              <w:rPr>
                <w:del w:id="129" w:author="Arthur Souza Rodrigues" w:date="2026-07-10T21:45:00Z" w16du:dateUtc="2026-07-11T01:45:00Z"/>
              </w:rPr>
            </w:pPr>
            <w:del w:id="130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496057" w14:paraId="18BE2151" w14:textId="77777777">
        <w:trPr>
          <w:del w:id="131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D67EA0">
            <w:pPr>
              <w:rPr>
                <w:del w:id="132" w:author="Arthur Souza Rodrigues" w:date="2026-07-10T21:45:00Z" w16du:dateUtc="2026-07-11T01:45:00Z"/>
              </w:rPr>
            </w:pPr>
            <w:del w:id="133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D67EA0">
            <w:pPr>
              <w:rPr>
                <w:del w:id="134" w:author="Arthur Souza Rodrigues" w:date="2026-07-10T21:45:00Z" w16du:dateUtc="2026-07-11T01:45:00Z"/>
              </w:rPr>
            </w:pPr>
            <w:del w:id="135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D67EA0">
            <w:pPr>
              <w:rPr>
                <w:del w:id="136" w:author="Arthur Souza Rodrigues" w:date="2026-07-10T21:45:00Z" w16du:dateUtc="2026-07-11T01:45:00Z"/>
              </w:rPr>
            </w:pPr>
            <w:del w:id="137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D67EA0">
            <w:pPr>
              <w:rPr>
                <w:del w:id="138" w:author="Arthur Souza Rodrigues" w:date="2026-07-10T21:45:00Z" w16du:dateUtc="2026-07-11T01:45:00Z"/>
              </w:rPr>
            </w:pPr>
            <w:del w:id="139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496057" w14:paraId="0FE59C57" w14:textId="77777777">
        <w:trPr>
          <w:del w:id="140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D67EA0">
            <w:pPr>
              <w:rPr>
                <w:del w:id="141" w:author="Arthur Souza Rodrigues" w:date="2026-07-10T21:45:00Z" w16du:dateUtc="2026-07-11T01:45:00Z"/>
              </w:rPr>
            </w:pPr>
            <w:del w:id="142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D67EA0">
            <w:pPr>
              <w:rPr>
                <w:del w:id="143" w:author="Arthur Souza Rodrigues" w:date="2026-07-10T21:45:00Z" w16du:dateUtc="2026-07-11T01:45:00Z"/>
              </w:rPr>
            </w:pPr>
            <w:del w:id="144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D67EA0">
            <w:pPr>
              <w:rPr>
                <w:del w:id="145" w:author="Arthur Souza Rodrigues" w:date="2026-07-10T21:45:00Z" w16du:dateUtc="2026-07-11T01:45:00Z"/>
              </w:rPr>
            </w:pPr>
            <w:del w:id="146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D67EA0">
            <w:pPr>
              <w:rPr>
                <w:del w:id="147" w:author="Arthur Souza Rodrigues" w:date="2026-07-10T21:45:00Z" w16du:dateUtc="2026-07-11T01:45:00Z"/>
              </w:rPr>
            </w:pPr>
            <w:del w:id="148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496057" w14:paraId="29F67046" w14:textId="77777777">
        <w:trPr>
          <w:del w:id="149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D67EA0">
            <w:pPr>
              <w:rPr>
                <w:del w:id="150" w:author="Arthur Souza Rodrigues" w:date="2026-07-10T21:45:00Z" w16du:dateUtc="2026-07-11T01:45:00Z"/>
              </w:rPr>
            </w:pPr>
            <w:del w:id="151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D67EA0">
            <w:pPr>
              <w:rPr>
                <w:del w:id="152" w:author="Arthur Souza Rodrigues" w:date="2026-07-10T21:45:00Z" w16du:dateUtc="2026-07-11T01:45:00Z"/>
              </w:rPr>
            </w:pPr>
            <w:del w:id="153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D67EA0">
            <w:pPr>
              <w:rPr>
                <w:del w:id="154" w:author="Arthur Souza Rodrigues" w:date="2026-07-10T21:45:00Z" w16du:dateUtc="2026-07-11T01:45:00Z"/>
              </w:rPr>
            </w:pPr>
            <w:del w:id="155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D67EA0">
            <w:pPr>
              <w:rPr>
                <w:del w:id="156" w:author="Arthur Souza Rodrigues" w:date="2026-07-10T21:45:00Z" w16du:dateUtc="2026-07-11T01:45:00Z"/>
              </w:rPr>
            </w:pPr>
            <w:del w:id="157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496057" w14:paraId="5CA9B3BD" w14:textId="77777777">
        <w:trPr>
          <w:del w:id="158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D67EA0">
            <w:pPr>
              <w:rPr>
                <w:del w:id="159" w:author="Arthur Souza Rodrigues" w:date="2026-07-10T21:45:00Z" w16du:dateUtc="2026-07-11T01:45:00Z"/>
              </w:rPr>
            </w:pPr>
            <w:del w:id="160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D67EA0">
            <w:pPr>
              <w:rPr>
                <w:del w:id="161" w:author="Arthur Souza Rodrigues" w:date="2026-07-10T21:45:00Z" w16du:dateUtc="2026-07-11T01:45:00Z"/>
              </w:rPr>
            </w:pPr>
            <w:del w:id="162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D67EA0">
            <w:pPr>
              <w:rPr>
                <w:del w:id="163" w:author="Arthur Souza Rodrigues" w:date="2026-07-10T21:45:00Z" w16du:dateUtc="2026-07-11T01:45:00Z"/>
              </w:rPr>
            </w:pPr>
            <w:del w:id="164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D67EA0">
            <w:pPr>
              <w:rPr>
                <w:del w:id="165" w:author="Arthur Souza Rodrigues" w:date="2026-07-10T21:45:00Z" w16du:dateUtc="2026-07-11T01:45:00Z"/>
              </w:rPr>
            </w:pPr>
            <w:del w:id="166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496057" w14:paraId="2CF047F3" w14:textId="77777777">
        <w:trPr>
          <w:del w:id="167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D67EA0">
            <w:pPr>
              <w:rPr>
                <w:del w:id="168" w:author="Arthur Souza Rodrigues" w:date="2026-07-10T21:45:00Z" w16du:dateUtc="2026-07-11T01:45:00Z"/>
              </w:rPr>
            </w:pPr>
            <w:del w:id="169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D67EA0">
            <w:pPr>
              <w:rPr>
                <w:del w:id="170" w:author="Arthur Souza Rodrigues" w:date="2026-07-10T21:45:00Z" w16du:dateUtc="2026-07-11T01:45:00Z"/>
              </w:rPr>
            </w:pPr>
            <w:del w:id="171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D67EA0">
            <w:pPr>
              <w:rPr>
                <w:del w:id="172" w:author="Arthur Souza Rodrigues" w:date="2026-07-10T21:45:00Z" w16du:dateUtc="2026-07-11T01:45:00Z"/>
              </w:rPr>
            </w:pPr>
            <w:del w:id="173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D67EA0">
            <w:pPr>
              <w:rPr>
                <w:del w:id="174" w:author="Arthur Souza Rodrigues" w:date="2026-07-10T21:45:00Z" w16du:dateUtc="2026-07-11T01:45:00Z"/>
              </w:rPr>
            </w:pPr>
            <w:del w:id="175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496057" w14:paraId="70055BE2" w14:textId="77777777">
        <w:trPr>
          <w:del w:id="176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D67EA0">
            <w:pPr>
              <w:rPr>
                <w:del w:id="177" w:author="Arthur Souza Rodrigues" w:date="2026-07-10T21:45:00Z" w16du:dateUtc="2026-07-11T01:45:00Z"/>
              </w:rPr>
            </w:pPr>
            <w:del w:id="178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D67EA0">
            <w:pPr>
              <w:rPr>
                <w:del w:id="179" w:author="Arthur Souza Rodrigues" w:date="2026-07-10T21:45:00Z" w16du:dateUtc="2026-07-11T01:45:00Z"/>
              </w:rPr>
            </w:pPr>
            <w:del w:id="180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D67EA0">
            <w:pPr>
              <w:rPr>
                <w:del w:id="181" w:author="Arthur Souza Rodrigues" w:date="2026-07-10T21:45:00Z" w16du:dateUtc="2026-07-11T01:45:00Z"/>
              </w:rPr>
            </w:pPr>
            <w:del w:id="182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D67EA0">
            <w:pPr>
              <w:rPr>
                <w:del w:id="183" w:author="Arthur Souza Rodrigues" w:date="2026-07-10T21:45:00Z" w16du:dateUtc="2026-07-11T01:45:00Z"/>
              </w:rPr>
            </w:pPr>
            <w:del w:id="184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202DA4" w:rsidRDefault="00202DA4">
      <w:pPr>
        <w:spacing w:before="80"/>
        <w:rPr>
          <w:del w:id="185" w:author="Arthur Souza Rodrigues" w:date="2026-07-10T21:45:00Z" w16du:dateUtc="2026-07-11T01:45:00Z"/>
        </w:rPr>
      </w:pPr>
    </w:p>
    <w:p w14:paraId="460BB7FA" w14:textId="77777777" w:rsidR="00202DA4" w:rsidRDefault="00D67EA0">
      <w:pPr>
        <w:rPr>
          <w:del w:id="186" w:author="Arthur Souza Rodrigues" w:date="2026-07-10T21:45:00Z" w16du:dateUtc="2026-07-11T01:45:00Z"/>
        </w:rPr>
      </w:pPr>
      <w:del w:id="187" w:author="Arthur Souza Rodrigues" w:date="2026-07-10T21:45:00Z" w16du:dateUtc="2026-07-11T01:45:00Z">
        <w:r>
          <w:br w:type="page"/>
        </w:r>
      </w:del>
    </w:p>
    <w:p w14:paraId="219D9206" w14:textId="7D8B6000" w:rsidR="00202DA4" w:rsidRDefault="00D67EA0">
      <w:pPr>
        <w:spacing w:before="180" w:after="40"/>
        <w:rPr>
          <w:del w:id="188" w:author="Arthur Souza Rodrigues" w:date="2026-07-10T21:45:00Z" w16du:dateUtc="2026-07-11T01:45:00Z"/>
        </w:rPr>
      </w:pPr>
      <w:del w:id="189" w:author="Arthur Souza Rodrigues" w:date="2026-07-10T21:45:00Z" w16du:dateUtc="2026-07-11T01:45:00Z">
        <w:r>
          <w:rPr>
            <w:b/>
            <w:bCs/>
            <w:color w:val="0F172A"/>
          </w:rPr>
          <w:lastRenderedPageBreak/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rPr>
          <w:del w:id="190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D67EA0">
            <w:pPr>
              <w:rPr>
                <w:del w:id="191" w:author="Arthur Souza Rodrigues" w:date="2026-07-10T21:45:00Z" w16du:dateUtc="2026-07-11T01:45:00Z"/>
              </w:rPr>
            </w:pPr>
            <w:del w:id="192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3119BBAD" w14:textId="77777777" w:rsidR="00202DA4" w:rsidRDefault="00202DA4">
            <w:pPr>
              <w:rPr>
                <w:del w:id="193" w:author="Arthur Souza Rodrigues" w:date="2026-07-10T21:45:00Z" w16du:dateUtc="2026-07-11T01:45:00Z"/>
              </w:rPr>
            </w:pPr>
          </w:p>
          <w:p w14:paraId="31FF7C43" w14:textId="7641B600" w:rsidR="00202DA4" w:rsidRDefault="00D67EA0">
            <w:pPr>
              <w:rPr>
                <w:del w:id="194" w:author="Arthur Souza Rodrigues" w:date="2026-07-10T21:45:00Z" w16du:dateUtc="2026-07-11T01:45:00Z"/>
              </w:rPr>
            </w:pPr>
            <w:del w:id="19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093EFC14" w14:textId="4C570E00" w:rsidR="00202DA4" w:rsidRDefault="00D67EA0">
            <w:pPr>
              <w:rPr>
                <w:del w:id="196" w:author="Arthur Souza Rodrigues" w:date="2026-07-10T21:45:00Z" w16du:dateUtc="2026-07-11T01:45:00Z"/>
              </w:rPr>
            </w:pPr>
            <w:del w:id="197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0A98A965" w14:textId="77777777" w:rsidR="00202DA4" w:rsidRDefault="00D67EA0">
            <w:pPr>
              <w:rPr>
                <w:del w:id="198" w:author="Arthur Souza Rodrigues" w:date="2026-07-10T21:45:00Z" w16du:dateUtc="2026-07-11T01:45:00Z"/>
              </w:rPr>
            </w:pPr>
            <w:del w:id="199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7D7E86FD" w14:textId="2F654B00" w:rsidR="00202DA4" w:rsidRDefault="00D67EA0">
            <w:pPr>
              <w:rPr>
                <w:del w:id="200" w:author="Arthur Souza Rodrigues" w:date="2026-07-10T21:45:00Z" w16du:dateUtc="2026-07-11T01:45:00Z"/>
              </w:rPr>
            </w:pPr>
            <w:del w:id="201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202DA4" w:rsidRDefault="00D67EA0">
            <w:pPr>
              <w:rPr>
                <w:del w:id="202" w:author="Arthur Souza Rodrigues" w:date="2026-07-10T21:45:00Z" w16du:dateUtc="2026-07-11T01:45:00Z"/>
              </w:rPr>
            </w:pPr>
            <w:del w:id="20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0E79FEF4" w14:textId="77777777" w:rsidR="00202DA4" w:rsidRDefault="00202DA4">
      <w:pPr>
        <w:spacing w:before="160"/>
        <w:rPr>
          <w:del w:id="204" w:author="Arthur Souza Rodrigues" w:date="2026-07-10T21:45:00Z" w16du:dateUtc="2026-07-11T01:45:00Z"/>
        </w:rPr>
      </w:pPr>
    </w:p>
    <w:p w14:paraId="3F190000" w14:textId="5C749680" w:rsidR="00202DA4" w:rsidRDefault="00D67EA0">
      <w:pPr>
        <w:pBdr>
          <w:bottom w:val="single" w:sz="3" w:space="4" w:color="E2E8F0"/>
        </w:pBdr>
        <w:spacing w:before="300" w:after="80"/>
        <w:rPr>
          <w:del w:id="205" w:author="Arthur Souza Rodrigues" w:date="2026-07-10T21:45:00Z" w16du:dateUtc="2026-07-11T01:45:00Z"/>
        </w:rPr>
      </w:pPr>
      <w:del w:id="206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63DEC521" w14:textId="5084D000" w:rsidR="00202DA4" w:rsidRDefault="00D67EA0">
      <w:pPr>
        <w:spacing w:before="60" w:after="60"/>
        <w:rPr>
          <w:del w:id="207" w:author="Arthur Souza Rodrigues" w:date="2026-07-10T21:45:00Z" w16du:dateUtc="2026-07-11T01:45:00Z"/>
        </w:rPr>
      </w:pPr>
      <w:del w:id="208" w:author="Arthur Souza Rodrigues" w:date="2026-07-10T21:45:00Z" w16du:dateUtc="2026-07-11T01:45:00Z">
        <w:r>
          <w:rPr>
            <w:color w:val="0F172A"/>
          </w:rPr>
          <w:delText xml:space="preserve">Read         </w:delText>
        </w:r>
        <w:r w:rsidR="00202DA4">
          <w:fldChar w:fldCharType="begin"/>
        </w:r>
        <w:r w:rsidR="00202DA4">
          <w:delInstrText>HYPERLINK "https://github.com/eigenpal/docx-editor/blob/main/docs/PLUGINS.md" \h</w:delInstrText>
        </w:r>
        <w:r w:rsidR="00202DA4">
          <w:fldChar w:fldCharType="separate"/>
        </w:r>
        <w:r w:rsidR="00202DA4"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 w:rsidR="00202DA4"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184BDDEC" w14:textId="24089F00" w:rsidR="00202DA4" w:rsidRDefault="00202DA4">
      <w:pPr>
        <w:spacing w:before="60"/>
        <w:rPr>
          <w:del w:id="209" w:author="Arthur Souza Rodrigues" w:date="2026-07-10T21:45:00Z" w16du:dateUtc="2026-07-11T01:45:00Z"/>
        </w:rPr>
      </w:pPr>
    </w:p>
    <w:p w14:paraId="5D0DEE00" w14:textId="77777777" w:rsidR="00202DA4" w:rsidRDefault="00D67EA0">
      <w:pPr>
        <w:spacing w:before="180" w:after="40"/>
        <w:rPr>
          <w:del w:id="210" w:author="Arthur Souza Rodrigues" w:date="2026-07-10T21:45:00Z" w16du:dateUtc="2026-07-11T01:45:00Z"/>
        </w:rPr>
      </w:pPr>
      <w:del w:id="211" w:author="Arthur Souza Rodrigues" w:date="2026-07-10T21:45:00Z" w16du:dateUtc="2026-07-11T01:45:00Z">
        <w:r>
          <w:rPr>
            <w:b/>
            <w:bCs/>
            <w:color w:val="0F172A"/>
          </w:rPr>
          <w:delText xml:space="preserve">Ground rules         </w:delText>
        </w:r>
      </w:del>
    </w:p>
    <w:p w14:paraId="55958B5C" w14:textId="68145E00" w:rsidR="00202DA4" w:rsidRDefault="00D67EA0">
      <w:pPr>
        <w:pStyle w:val="ListParagraph"/>
        <w:numPr>
          <w:ilvl w:val="0"/>
          <w:numId w:val="2"/>
        </w:numPr>
        <w:spacing w:before="40" w:after="40"/>
        <w:rPr>
          <w:del w:id="212" w:author="Arthur Souza Rodrigues" w:date="2026-07-10T21:45:00Z" w16du:dateUtc="2026-07-11T01:45:00Z"/>
        </w:rPr>
      </w:pPr>
      <w:del w:id="213" w:author="Arthur Souza Rodrigues" w:date="2026-07-10T21:45:00Z" w16du:dateUtc="2026-07-11T01:45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202DA4" w:rsidRDefault="00D67EA0">
      <w:pPr>
        <w:pStyle w:val="ListParagraph"/>
        <w:numPr>
          <w:ilvl w:val="0"/>
          <w:numId w:val="2"/>
        </w:numPr>
        <w:spacing w:before="40" w:after="40"/>
        <w:rPr>
          <w:del w:id="214" w:author="Arthur Souza Rodrigues" w:date="2026-07-10T21:45:00Z" w16du:dateUtc="2026-07-11T01:45:00Z"/>
        </w:rPr>
      </w:pPr>
      <w:del w:id="215" w:author="Arthur Souza Rodrigues" w:date="2026-07-10T21:45:00Z" w16du:dateUtc="2026-07-11T01:45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3A0C6CF0" w14:textId="320F9407" w:rsidR="00202DA4" w:rsidRDefault="00D67EA0">
      <w:pPr>
        <w:pStyle w:val="ListParagraph"/>
        <w:numPr>
          <w:ilvl w:val="0"/>
          <w:numId w:val="2"/>
        </w:numPr>
        <w:spacing w:before="40" w:after="40"/>
        <w:rPr>
          <w:del w:id="216" w:author="Arthur Souza Rodrigues" w:date="2026-07-10T21:45:00Z" w16du:dateUtc="2026-07-11T01:45:00Z"/>
        </w:rPr>
      </w:pPr>
      <w:del w:id="217" w:author="Arthur Souza Rodrigues" w:date="2026-07-10T21:45:00Z" w16du:dateUtc="2026-07-11T01:45:00Z">
        <w:r>
          <w:rPr>
            <w:color w:val="0F172A"/>
          </w:rPr>
          <w:delText xml:space="preserve">Avoid intermediate HTML serialisation where possible.           </w:delText>
        </w:r>
      </w:del>
    </w:p>
    <w:p w14:paraId="5C297367" w14:textId="77777777" w:rsidR="00202DA4" w:rsidRDefault="00D67EA0">
      <w:pPr>
        <w:pStyle w:val="ListParagraph"/>
        <w:numPr>
          <w:ilvl w:val="0"/>
          <w:numId w:val="2"/>
        </w:numPr>
        <w:spacing w:before="40" w:after="40"/>
        <w:rPr>
          <w:del w:id="218" w:author="Arthur Souza Rodrigues" w:date="2026-07-10T21:45:00Z" w16du:dateUtc="2026-07-11T01:45:00Z"/>
        </w:rPr>
      </w:pPr>
      <w:del w:id="219" w:author="Arthur Souza Rodrigues" w:date="2026-07-10T21:45:00Z" w16du:dateUtc="2026-07-11T01:45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67947E03" w14:textId="10AA3000" w:rsidR="00202DA4" w:rsidRDefault="00202DA4">
      <w:pPr>
        <w:spacing w:before="80"/>
        <w:rPr>
          <w:del w:id="220" w:author="Arthur Souza Rodrigues" w:date="2026-07-10T21:45:00Z" w16du:dateUtc="2026-07-11T01:45:00Z"/>
        </w:rPr>
      </w:pPr>
    </w:p>
    <w:p w14:paraId="7AB6E680" w14:textId="77777777" w:rsidR="00202DA4" w:rsidRDefault="00D67EA0">
      <w:pPr>
        <w:spacing w:before="180" w:after="40"/>
        <w:rPr>
          <w:del w:id="221" w:author="Arthur Souza Rodrigues" w:date="2026-07-10T21:45:00Z" w16du:dateUtc="2026-07-11T01:45:00Z"/>
        </w:rPr>
      </w:pPr>
      <w:del w:id="222" w:author="Arthur Souza Rodrigues" w:date="2026-07-10T21:45:00Z" w16du:dateUtc="2026-07-11T01:45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rPr>
          <w:del w:id="223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D67EA0">
            <w:pPr>
              <w:rPr>
                <w:del w:id="224" w:author="Arthur Souza Rodrigues" w:date="2026-07-10T21:45:00Z" w16du:dateUtc="2026-07-11T01:45:00Z"/>
              </w:rPr>
            </w:pPr>
            <w:del w:id="225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202DA4" w:rsidRDefault="00D67EA0">
            <w:pPr>
              <w:rPr>
                <w:del w:id="226" w:author="Arthur Souza Rodrigues" w:date="2026-07-10T21:45:00Z" w16du:dateUtc="2026-07-11T01:45:00Z"/>
              </w:rPr>
            </w:pPr>
            <w:del w:id="227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2BA3A620" w14:textId="689A8600" w:rsidR="00202DA4" w:rsidRDefault="00202DA4">
      <w:pPr>
        <w:spacing w:before="200"/>
        <w:rPr>
          <w:del w:id="228" w:author="Arthur Souza Rodrigues" w:date="2026-07-10T21:45:00Z" w16du:dateUtc="2026-07-11T01:45:00Z"/>
        </w:rPr>
      </w:pPr>
    </w:p>
    <w:p w14:paraId="6D436C00" w14:textId="6FF0F000" w:rsidR="00202DA4" w:rsidRDefault="00D67EA0">
      <w:pPr>
        <w:pBdr>
          <w:bottom w:val="single" w:sz="3" w:space="4" w:color="E2E8F0"/>
        </w:pBdr>
        <w:spacing w:before="300" w:after="80"/>
        <w:rPr>
          <w:del w:id="229" w:author="Arthur Souza Rodrigues" w:date="2026-07-10T21:45:00Z" w16du:dateUtc="2026-07-11T01:45:00Z"/>
        </w:rPr>
      </w:pPr>
      <w:del w:id="230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78A32269" w14:textId="77777777" w:rsidR="00202DA4" w:rsidRDefault="00202DA4">
      <w:pPr>
        <w:spacing w:before="60"/>
        <w:rPr>
          <w:del w:id="231" w:author="Arthur Souza Rodrigues" w:date="2026-07-10T21:45:00Z" w16du:dateUtc="2026-07-11T01:45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rPr>
          <w:del w:id="232" w:author="Arthur Souza Rodrigues" w:date="2026-07-10T21:45:00Z" w16du:dateUtc="2026-07-11T01:45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D67EA0">
            <w:pPr>
              <w:spacing w:after="8"/>
              <w:rPr>
                <w:del w:id="233" w:author="Arthur Souza Rodrigues" w:date="2026-07-10T21:45:00Z" w16du:dateUtc="2026-07-11T01:45:00Z"/>
              </w:rPr>
            </w:pPr>
            <w:del w:id="234" w:author="Arthur Souza Rodrigues" w:date="2026-07-10T21:45:00Z" w16du:dateUtc="2026-07-11T01:45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202DA4" w:rsidRDefault="00D67EA0">
            <w:pPr>
              <w:spacing w:after="320"/>
              <w:rPr>
                <w:del w:id="235" w:author="Arthur Souza Rodrigues" w:date="2026-07-10T21:45:00Z" w16du:dateUtc="2026-07-11T01:45:00Z"/>
              </w:rPr>
            </w:pPr>
            <w:del w:id="236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del w:id="237" w:author="Arthur Souza Rodrigues" w:date="2026-07-10T21:45:00Z" w16du:dateUtc="2026-07-11T01:45:00Z"/>
              </w:rPr>
            </w:pPr>
          </w:p>
          <w:p w14:paraId="739E1328" w14:textId="77777777" w:rsidR="00202DA4" w:rsidRDefault="00D67EA0">
            <w:pPr>
              <w:rPr>
                <w:del w:id="238" w:author="Arthur Souza Rodrigues" w:date="2026-07-10T21:45:00Z" w16du:dateUtc="2026-07-11T01:45:00Z"/>
              </w:rPr>
            </w:pPr>
            <w:del w:id="239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D67EA0">
            <w:pPr>
              <w:spacing w:after="8"/>
              <w:rPr>
                <w:del w:id="240" w:author="Arthur Souza Rodrigues" w:date="2026-07-10T21:45:00Z" w16du:dateUtc="2026-07-11T01:45:00Z"/>
              </w:rPr>
            </w:pPr>
            <w:del w:id="241" w:author="Arthur Souza Rodrigues" w:date="2026-07-10T21:45:00Z" w16du:dateUtc="2026-07-11T01:45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4DB16C97" w14:textId="23392000" w:rsidR="00202DA4" w:rsidRDefault="00D67EA0">
            <w:pPr>
              <w:spacing w:after="320"/>
              <w:rPr>
                <w:del w:id="242" w:author="Arthur Souza Rodrigues" w:date="2026-07-10T21:45:00Z" w16du:dateUtc="2026-07-11T01:45:00Z"/>
              </w:rPr>
            </w:pPr>
            <w:del w:id="243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del w:id="244" w:author="Arthur Souza Rodrigues" w:date="2026-07-10T21:45:00Z" w16du:dateUtc="2026-07-11T01:45:00Z"/>
              </w:rPr>
            </w:pPr>
          </w:p>
          <w:p w14:paraId="09E07E00" w14:textId="72F92000" w:rsidR="00202DA4" w:rsidRDefault="00D67EA0">
            <w:pPr>
              <w:rPr>
                <w:del w:id="245" w:author="Arthur Souza Rodrigues" w:date="2026-07-10T21:45:00Z" w16du:dateUtc="2026-07-11T01:45:00Z"/>
              </w:rPr>
            </w:pPr>
            <w:del w:id="246" w:author="Arthur Souza Rodrigues" w:date="2026-07-10T21:45:00Z" w16du:dateUtc="2026-07-11T01:45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464A165D" w14:textId="77777777" w:rsidR="00A7749F" w:rsidRDefault="00A7749F"/>
    <w:sectPr w:rsidR="00A7749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0"/>
      <w:sectPrChange w:id="251" w:author="Arthur Souza Rodrigues" w:date="2026-07-10T21:45:00Z" w16du:dateUtc="2026-07-11T01:45:00Z">
        <w:sectPr w:rsidR="00A7749F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98" w:author="User" w:date="2026-03-05T19:41:00Z" w:initials="">
    <w:p w14:paraId="456E2E6B" w14:textId="77777777" w:rsidR="00202DA4" w:rsidRDefault="00D67EA0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57C42D" w14:textId="77777777" w:rsidR="00DA15F3" w:rsidRDefault="00DA15F3" w:rsidP="00302E0E">
      <w:pPr>
        <w:pPrChange w:id="2" w:author="Arthur Souza Rodrigues" w:date="2026-07-10T21:45:00Z" w16du:dateUtc="2026-07-11T01:45:00Z">
          <w:pPr/>
        </w:pPrChange>
      </w:pPr>
      <w:r>
        <w:separator/>
      </w:r>
    </w:p>
  </w:endnote>
  <w:endnote w:type="continuationSeparator" w:id="0">
    <w:p w14:paraId="2EE5B681" w14:textId="77777777" w:rsidR="00DA15F3" w:rsidRDefault="00DA15F3" w:rsidP="00302E0E">
      <w:pPr>
        <w:pPrChange w:id="3" w:author="Arthur Souza Rodrigues" w:date="2026-07-10T21:45:00Z" w16du:dateUtc="2026-07-11T01:45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570EF" w14:textId="77777777" w:rsidR="00202DA4" w:rsidRDefault="00D67EA0">
    <w:pPr>
      <w:pStyle w:val="ListParagraph"/>
      <w:pPrChange w:id="249" w:author="Arthur Souza Rodrigues" w:date="2026-07-10T21:45:00Z" w16du:dateUtc="2026-07-11T01:45:00Z">
        <w:pPr>
          <w:pBdr>
            <w:top w:val="single" w:sz="2" w:space="1" w:color="E2E8F0"/>
          </w:pBdr>
          <w:spacing w:before="80"/>
          <w:jc w:val="center"/>
        </w:pPr>
      </w:pPrChange>
    </w:pPr>
    <w:del w:id="250" w:author="Arthur Souza Rodrigues" w:date="2026-07-10T21:45:00Z" w16du:dateUtc="2026-07-11T01:45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 w:rsidR="00202DA4">
        <w:fldChar w:fldCharType="begin"/>
      </w:r>
      <w:r w:rsidR="00202DA4">
        <w:delInstrText>HYPERLINK \h</w:delInstrText>
      </w:r>
      <w:r w:rsidR="00202DA4">
        <w:fldChar w:fldCharType="separate"/>
      </w:r>
      <w:r w:rsidR="00202DA4">
        <w:rPr>
          <w:color w:val="64748B"/>
          <w:sz w:val="20"/>
          <w:szCs w:val="20"/>
        </w:rPr>
        <w:delText xml:space="preserve">eigenpal.com         </w:delText>
      </w:r>
      <w:r w:rsidR="00202DA4"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ADE0D2" w14:textId="77777777" w:rsidR="00DA15F3" w:rsidRDefault="00DA15F3" w:rsidP="00302E0E">
      <w:pPr>
        <w:pPrChange w:id="0" w:author="Arthur Souza Rodrigues" w:date="2026-07-10T21:45:00Z" w16du:dateUtc="2026-07-11T01:45:00Z">
          <w:pPr/>
        </w:pPrChange>
      </w:pPr>
      <w:r>
        <w:separator/>
      </w:r>
    </w:p>
  </w:footnote>
  <w:footnote w:type="continuationSeparator" w:id="0">
    <w:p w14:paraId="6784CCF4" w14:textId="77777777" w:rsidR="00DA15F3" w:rsidRDefault="00DA15F3" w:rsidP="00302E0E">
      <w:pPr>
        <w:pPrChange w:id="1" w:author="Arthur Souza Rodrigues" w:date="2026-07-10T21:45:00Z" w16du:dateUtc="2026-07-11T01:45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459A8" w14:textId="77777777" w:rsidR="00202DA4" w:rsidRDefault="00D67EA0">
    <w:pPr>
      <w:pPrChange w:id="247" w:author="Arthur Souza Rodrigues" w:date="2026-07-10T21:45:00Z" w16du:dateUtc="2026-07-11T01:45:00Z">
        <w:pPr>
          <w:pBdr>
            <w:bottom w:val="single" w:sz="2" w:space="1" w:color="E2E8F0"/>
          </w:pBdr>
          <w:jc w:val="center"/>
        </w:pPr>
      </w:pPrChange>
    </w:pPr>
    <w:del w:id="248" w:author="Arthur Souza Rodrigues" w:date="2026-07-10T21:45:00Z" w16du:dateUtc="2026-07-11T01:45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DA4"/>
    <w:rsid w:val="00062270"/>
    <w:rsid w:val="00202DA4"/>
    <w:rsid w:val="00302E0E"/>
    <w:rsid w:val="00475264"/>
    <w:rsid w:val="00496057"/>
    <w:rsid w:val="00544720"/>
    <w:rsid w:val="006C0CF6"/>
    <w:rsid w:val="00A7749F"/>
    <w:rsid w:val="00AD2045"/>
    <w:rsid w:val="00D53FE7"/>
    <w:rsid w:val="00D67EA0"/>
    <w:rsid w:val="00DA15F3"/>
    <w:rsid w:val="00E7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BCF2723-AD1B-6248-A9E1-DE8A2F7F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809</Words>
  <Characters>4616</Characters>
  <Application>Microsoft Office Word</Application>
  <DocSecurity>0</DocSecurity>
  <Lines>38</Lines>
  <Paragraphs>10</Paragraphs>
  <ScaleCrop>false</ScaleCrop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2026-05-10T01:15:00Z</dcterms:created>
  <dcterms:modified xsi:type="dcterms:W3CDTF">2026-07-11T01:45:00Z</dcterms:modified>
</cp:coreProperties>
</file>