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9FBAB" w14:textId="55E7A5AC" w:rsidR="00BF2CA6" w:rsidRDefault="00BF2CA6" w:rsidP="00BF2CA6">
      <w:pPr>
        <w:pStyle w:val="Heading1"/>
        <w:rPr>
          <w:ins w:id="7" w:author="Luccas Correa" w:date="2026-08-03T22:24:00Z" w16du:dateUtc="2026-08-04T02:24:00Z"/>
        </w:rPr>
      </w:pPr>
      <w:ins w:id="8" w:author="Luccas Correa" w:date="2026-08-03T22:24:00Z" w16du:dateUtc="2026-08-04T02:24:00Z">
        <w:r>
          <w:t>Diffing feature</w:t>
        </w:r>
      </w:ins>
    </w:p>
    <w:tbl>
      <w:tblPr>
        <w:tblStyle w:val="GridTable2-Accent3"/>
        <w:tblW w:w="0" w:type="auto"/>
        <w:tblLook w:val="04A0" w:firstRow="1" w:lastRow="0" w:firstColumn="1" w:lastColumn="0" w:noHBand="0" w:noVBand="1"/>
      </w:tblPr>
      <w:tblGrid>
        <w:gridCol w:w="9350"/>
      </w:tblGrid>
      <w:tr w:rsidR="00523539" w14:paraId="718AB3DC" w14:textId="77777777" w:rsidTr="00F11F43">
        <w:trPr>
          <w:cnfStyle w:val="100000000000" w:firstRow="1" w:lastRow="0" w:firstColumn="0" w:lastColumn="0" w:oddVBand="0" w:evenVBand="0" w:oddHBand="0" w:evenHBand="0" w:firstRowFirstColumn="0" w:firstRowLastColumn="0" w:lastRowFirstColumn="0" w:lastRowLastColumn="0"/>
          <w:ins w:id="9" w:author="Luccas Correa" w:date="2026-08-03T22:24:00Z" w16du:dateUtc="2026-08-04T02:24:00Z"/>
        </w:trPr>
        <w:tc>
          <w:tcPr>
            <w:cnfStyle w:val="001000000000" w:firstRow="0" w:lastRow="0" w:firstColumn="1" w:lastColumn="0" w:oddVBand="0" w:evenVBand="0" w:oddHBand="0" w:evenHBand="0" w:firstRowFirstColumn="0" w:firstRowLastColumn="0" w:lastRowFirstColumn="0" w:lastRowLastColumn="0"/>
            <w:tcW w:w="9350" w:type="dxa"/>
          </w:tcPr>
          <w:p w14:paraId="71D0C7B7" w14:textId="0D6B1B09" w:rsidR="00523539" w:rsidRDefault="00523539" w:rsidP="00BF2CA6">
            <w:pPr>
              <w:rPr>
                <w:ins w:id="10" w:author="Luccas Correa" w:date="2026-08-03T22:24:00Z" w16du:dateUtc="2026-08-04T02:24:00Z"/>
              </w:rPr>
            </w:pPr>
            <w:ins w:id="11" w:author="Luccas Correa" w:date="2026-08-03T22:24:00Z" w16du:dateUtc="2026-08-04T02:24:00Z">
              <w:r>
                <w:t>Diffing allows users to compare two versions of a document and quickly identify what changed between them. Instead of reading both files line by line, the editor highlights insertions, deletions, and updates so reviewers can focus on meaningful edits.</w:t>
              </w:r>
            </w:ins>
          </w:p>
        </w:tc>
      </w:tr>
      <w:tr w:rsidR="00523539" w14:paraId="63E4DFED" w14:textId="77777777" w:rsidTr="00F11F43">
        <w:trPr>
          <w:cnfStyle w:val="000000100000" w:firstRow="0" w:lastRow="0" w:firstColumn="0" w:lastColumn="0" w:oddVBand="0" w:evenVBand="0" w:oddHBand="1" w:evenHBand="0" w:firstRowFirstColumn="0" w:firstRowLastColumn="0" w:lastRowFirstColumn="0" w:lastRowLastColumn="0"/>
          <w:ins w:id="12" w:author="Luccas Correa" w:date="2026-08-03T22:24:00Z" w16du:dateUtc="2026-08-04T02:24:00Z"/>
        </w:trPr>
        <w:tc>
          <w:tcPr>
            <w:cnfStyle w:val="001000000000" w:firstRow="0" w:lastRow="0" w:firstColumn="1" w:lastColumn="0" w:oddVBand="0" w:evenVBand="0" w:oddHBand="0" w:evenHBand="0" w:firstRowFirstColumn="0" w:firstRowLastColumn="0" w:lastRowFirstColumn="0" w:lastRowLastColumn="0"/>
            <w:tcW w:w="9350" w:type="dxa"/>
          </w:tcPr>
          <w:p w14:paraId="7122ECD7" w14:textId="2344E7E7" w:rsidR="00523539" w:rsidRDefault="00523539" w:rsidP="00BF2CA6">
            <w:pPr>
              <w:rPr>
                <w:ins w:id="13" w:author="Luccas Correa" w:date="2026-08-03T22:24:00Z" w16du:dateUtc="2026-08-04T02:24:00Z"/>
              </w:rPr>
            </w:pPr>
            <w:ins w:id="14" w:author="Luccas Correa" w:date="2026-08-03T22:24:00Z" w16du:dateUtc="2026-08-04T02:24:00Z">
              <w:r>
                <w: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w:t>
              </w:r>
            </w:ins>
          </w:p>
        </w:tc>
      </w:tr>
      <w:tr w:rsidR="00523539" w14:paraId="741A0F82" w14:textId="77777777" w:rsidTr="00F11F43">
        <w:trPr>
          <w:ins w:id="15" w:author="Luccas Correa" w:date="2026-08-03T22:24:00Z" w16du:dateUtc="2026-08-04T02:24:00Z"/>
        </w:trPr>
        <w:tc>
          <w:tcPr>
            <w:cnfStyle w:val="001000000000" w:firstRow="0" w:lastRow="0" w:firstColumn="1" w:lastColumn="0" w:oddVBand="0" w:evenVBand="0" w:oddHBand="0" w:evenHBand="0" w:firstRowFirstColumn="0" w:firstRowLastColumn="0" w:lastRowFirstColumn="0" w:lastRowLastColumn="0"/>
            <w:tcW w:w="9350" w:type="dxa"/>
          </w:tcPr>
          <w:p w14:paraId="5E6F6F9F" w14:textId="7C87E125" w:rsidR="00523539" w:rsidRDefault="00523539" w:rsidP="00BF2CA6">
            <w:pPr>
              <w:rPr>
                <w:ins w:id="16" w:author="Luccas Correa" w:date="2026-08-03T22:24:00Z" w16du:dateUtc="2026-08-04T02:24:00Z"/>
              </w:rPr>
            </w:pPr>
            <w:ins w:id="17" w:author="Luccas Correa" w:date="2026-08-03T22:24:00Z" w16du:dateUtc="2026-08-04T02:24:00Z">
              <w:r>
                <w: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w:t>
              </w:r>
            </w:ins>
          </w:p>
        </w:tc>
      </w:tr>
      <w:tr w:rsidR="00523539" w14:paraId="5E53081A" w14:textId="77777777" w:rsidTr="00F11F43">
        <w:trPr>
          <w:cnfStyle w:val="000000100000" w:firstRow="0" w:lastRow="0" w:firstColumn="0" w:lastColumn="0" w:oddVBand="0" w:evenVBand="0" w:oddHBand="1" w:evenHBand="0" w:firstRowFirstColumn="0" w:firstRowLastColumn="0" w:lastRowFirstColumn="0" w:lastRowLastColumn="0"/>
          <w:ins w:id="18" w:author="Luccas Correa" w:date="2026-08-03T22:24:00Z" w16du:dateUtc="2026-08-04T02:24:00Z"/>
        </w:trPr>
        <w:tc>
          <w:tcPr>
            <w:cnfStyle w:val="001000000000" w:firstRow="0" w:lastRow="0" w:firstColumn="1" w:lastColumn="0" w:oddVBand="0" w:evenVBand="0" w:oddHBand="0" w:evenHBand="0" w:firstRowFirstColumn="0" w:firstRowLastColumn="0" w:lastRowFirstColumn="0" w:lastRowLastColumn="0"/>
            <w:tcW w:w="9350" w:type="dxa"/>
          </w:tcPr>
          <w:p w14:paraId="26D1EBE2" w14:textId="15B91767" w:rsidR="00523539" w:rsidRDefault="00523539" w:rsidP="00BF2CA6">
            <w:pPr>
              <w:rPr>
                <w:ins w:id="19" w:author="Luccas Correa" w:date="2026-08-03T22:24:00Z" w16du:dateUtc="2026-08-04T02:24:00Z"/>
              </w:rPr>
            </w:pPr>
            <w:ins w:id="20" w:author="Luccas Correa" w:date="2026-08-03T22:24:00Z" w16du:dateUtc="2026-08-04T02:24:00Z">
              <w:r>
                <w:t>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w:t>
              </w:r>
            </w:ins>
          </w:p>
        </w:tc>
      </w:tr>
      <w:tr w:rsidR="00523539" w14:paraId="455A96BF" w14:textId="77777777" w:rsidTr="00F11F43">
        <w:trPr>
          <w:ins w:id="21" w:author="Luccas Correa" w:date="2026-08-03T22:24:00Z" w16du:dateUtc="2026-08-04T02:24:00Z"/>
        </w:trPr>
        <w:tc>
          <w:tcPr>
            <w:cnfStyle w:val="001000000000" w:firstRow="0" w:lastRow="0" w:firstColumn="1" w:lastColumn="0" w:oddVBand="0" w:evenVBand="0" w:oddHBand="0" w:evenHBand="0" w:firstRowFirstColumn="0" w:firstRowLastColumn="0" w:lastRowFirstColumn="0" w:lastRowLastColumn="0"/>
            <w:tcW w:w="9350" w:type="dxa"/>
          </w:tcPr>
          <w:p w14:paraId="326AC6D5" w14:textId="657A841B" w:rsidR="00523539" w:rsidRDefault="00523539" w:rsidP="00BF2CA6">
            <w:pPr>
              <w:rPr>
                <w:ins w:id="22" w:author="Luccas Correa" w:date="2026-08-03T22:24:00Z" w16du:dateUtc="2026-08-04T02:24:00Z"/>
              </w:rPr>
            </w:pPr>
            <w:ins w:id="23" w:author="Luccas Correa" w:date="2026-08-03T22:24:00Z" w16du:dateUtc="2026-08-04T02:24:00Z">
              <w:r>
                <w:t>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w:t>
              </w:r>
            </w:ins>
          </w:p>
        </w:tc>
      </w:tr>
      <w:tr w:rsidR="00523539" w14:paraId="5E9E6D64" w14:textId="77777777" w:rsidTr="00F11F43">
        <w:trPr>
          <w:cnfStyle w:val="000000100000" w:firstRow="0" w:lastRow="0" w:firstColumn="0" w:lastColumn="0" w:oddVBand="0" w:evenVBand="0" w:oddHBand="1" w:evenHBand="0" w:firstRowFirstColumn="0" w:firstRowLastColumn="0" w:lastRowFirstColumn="0" w:lastRowLastColumn="0"/>
          <w:ins w:id="24" w:author="Luccas Correa" w:date="2026-08-03T22:24:00Z" w16du:dateUtc="2026-08-04T02:24:00Z"/>
        </w:trPr>
        <w:tc>
          <w:tcPr>
            <w:cnfStyle w:val="001000000000" w:firstRow="0" w:lastRow="0" w:firstColumn="1" w:lastColumn="0" w:oddVBand="0" w:evenVBand="0" w:oddHBand="0" w:evenHBand="0" w:firstRowFirstColumn="0" w:firstRowLastColumn="0" w:lastRowFirstColumn="0" w:lastRowLastColumn="0"/>
            <w:tcW w:w="9350" w:type="dxa"/>
          </w:tcPr>
          <w:p w14:paraId="3F55EE29" w14:textId="46510B01" w:rsidR="00523539" w:rsidRDefault="00523539" w:rsidP="00BF2CA6">
            <w:pPr>
              <w:rPr>
                <w:ins w:id="25" w:author="Luccas Correa" w:date="2026-08-03T22:24:00Z" w16du:dateUtc="2026-08-04T02:24:00Z"/>
              </w:rPr>
            </w:pPr>
            <w:ins w:id="26" w:author="Luccas Correa" w:date="2026-08-03T22:24:00Z" w16du:dateUtc="2026-08-04T02:24:00Z">
              <w:r>
                <w:t>A reliable diff and replay pipeline gives teams confidence when validating revisions. It supports faster reviews, clearer audit trails, and safer document updates, especially in complex workflows with tracked changes, threaded comments, and repeated compare/replay cycles.</w:t>
              </w:r>
            </w:ins>
          </w:p>
        </w:tc>
      </w:tr>
    </w:tbl>
    <w:p w14:paraId="17E9693C" w14:textId="78034D79" w:rsidR="003C58BC" w:rsidRDefault="002A40D3">
      <w:commentRangeStart w:id="27"/>
      <w:del w:id="28" w:author="Luccas Correa" w:date="2026-08-03T22:24:00Z" w16du:dateUtc="2026-08-04T02:24:00Z">
        <w:r>
          <w:delText>My comment</w:delText>
        </w:r>
        <w:commentRangeEnd w:id="27"/>
        <w:r>
          <w:rPr>
            <w:rStyle w:val="CommentReference"/>
            <w:sz w:val="24"/>
            <w:szCs w:val="24"/>
          </w:rPr>
          <w:commentReference w:id="27"/>
        </w:r>
      </w:del>
    </w:p>
    <w:sectPr w:rsidR="003C58BC">
      <w:pgSz w:w="12240" w:h="15840"/>
      <w:pgMar w:top="1440" w:right="1440" w:bottom="1440" w:left="1440" w:header="708" w:footer="708" w:gutter="0"/>
      <w:cols w:space="708"/>
      <w:docGrid w:linePitch="360"/>
      <w:sectPrChange w:id="29" w:author="Luccas Correa" w:date="2026-08-03T22:24:00Z" w16du:dateUtc="2026-08-04T02:24:00Z">
        <w:sectPr w:rsidR="003C58BC">
          <w:pgMar w:top="1440" w:right="1440" w:bottom="1440" w:left="1440" w:header="720" w:footer="720" w:gutter="0"/>
          <w:cols w:space="72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Nick Bernal" w:date="2024-08-12T17:12:00Z" w:initials="NB">
    <w:p w14:paraId="31C01DDC" w14:textId="77777777" w:rsidR="002A40D3" w:rsidRDefault="002A40D3" w:rsidP="002A40D3">
      <w:r>
        <w:rPr>
          <w:rStyle w:val="CommentReference"/>
        </w:rPr>
        <w:annotationRef/>
      </w:r>
      <w:r>
        <w:rPr>
          <w:sz w:val="20"/>
          <w:szCs w:val="20"/>
        </w:rPr>
        <w:t>Some comment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C01D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58F7BE" w16cex:dateUtc="2024-08-13T0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C01DDC" w16cid:durableId="6E58F7B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cas Correa">
    <w15:presenceInfo w15:providerId="AD" w15:userId="S::luccas@harbourteam.onmicrosoft.com::6b456913-ee82-49db-8f20-f0d928c05c3a"/>
  </w15:person>
  <w15:person w15:author="Nick Bernal">
    <w15:presenceInfo w15:providerId="Windows Live" w15:userId="9a812e40746bca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0D3"/>
    <w:rsid w:val="002A40D3"/>
    <w:rsid w:val="00360F1B"/>
    <w:rsid w:val="003C1D14"/>
    <w:rsid w:val="003C58BC"/>
    <w:rsid w:val="00523539"/>
    <w:rsid w:val="00765E93"/>
    <w:rsid w:val="009A0631"/>
    <w:rsid w:val="00B76A40"/>
    <w:rsid w:val="00B96C71"/>
    <w:rsid w:val="00BF2CA6"/>
    <w:rsid w:val="00BF4213"/>
    <w:rsid w:val="00F11F43"/>
    <w:rsid w:val="00F96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A3358E"/>
  <w15:chartTrackingRefBased/>
  <w15:docId w15:val="{9B3B0207-5647-0C4D-AA43-B6DA6A74F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0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0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0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CA6"/>
    <w:pPr>
      <w:keepNext/>
      <w:keepLines/>
      <w:spacing w:before="40" w:line="278" w:lineRule="auto"/>
      <w:outlineLvl w:val="5"/>
      <w:pPrChange w:id="0" w:author="Luccas Correa" w:date="2026-08-03T22:24:00Z">
        <w:pPr>
          <w:keepNext/>
          <w:keepLines/>
          <w:spacing w:before="40"/>
          <w:outlineLvl w:val="5"/>
        </w:pPr>
      </w:pPrChange>
    </w:pPr>
    <w:rPr>
      <w:rFonts w:eastAsiaTheme="majorEastAsia" w:cstheme="majorBidi"/>
      <w:i/>
      <w:iCs/>
      <w:color w:val="595959" w:themeColor="text1" w:themeTint="A6"/>
      <w:rPrChange w:id="0" w:author="Luccas Correa" w:date="2026-08-03T22:24: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BF2CA6"/>
    <w:pPr>
      <w:keepNext/>
      <w:keepLines/>
      <w:spacing w:before="40" w:line="278" w:lineRule="auto"/>
      <w:outlineLvl w:val="6"/>
      <w:pPrChange w:id="1" w:author="Luccas Correa" w:date="2026-08-03T22:24:00Z">
        <w:pPr>
          <w:keepNext/>
          <w:keepLines/>
          <w:spacing w:before="40"/>
          <w:outlineLvl w:val="6"/>
        </w:pPr>
      </w:pPrChange>
    </w:pPr>
    <w:rPr>
      <w:rFonts w:eastAsiaTheme="majorEastAsia" w:cstheme="majorBidi"/>
      <w:color w:val="595959" w:themeColor="text1" w:themeTint="A6"/>
      <w:rPrChange w:id="1" w:author="Luccas Correa" w:date="2026-08-03T22:24: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BF2CA6"/>
    <w:pPr>
      <w:keepNext/>
      <w:keepLines/>
      <w:spacing w:line="278" w:lineRule="auto"/>
      <w:outlineLvl w:val="7"/>
      <w:pPrChange w:id="2" w:author="Luccas Correa" w:date="2026-08-03T22:24:00Z">
        <w:pPr>
          <w:keepNext/>
          <w:keepLines/>
          <w:outlineLvl w:val="7"/>
        </w:pPr>
      </w:pPrChange>
    </w:pPr>
    <w:rPr>
      <w:rFonts w:eastAsiaTheme="majorEastAsia" w:cstheme="majorBidi"/>
      <w:i/>
      <w:iCs/>
      <w:color w:val="272727" w:themeColor="text1" w:themeTint="D8"/>
      <w:rPrChange w:id="2" w:author="Luccas Correa" w:date="2026-08-03T22:24: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BF2CA6"/>
    <w:pPr>
      <w:keepNext/>
      <w:keepLines/>
      <w:spacing w:line="278" w:lineRule="auto"/>
      <w:outlineLvl w:val="8"/>
      <w:pPrChange w:id="3" w:author="Luccas Correa" w:date="2026-08-03T22:24:00Z">
        <w:pPr>
          <w:keepNext/>
          <w:keepLines/>
          <w:outlineLvl w:val="8"/>
        </w:pPr>
      </w:pPrChange>
    </w:pPr>
    <w:rPr>
      <w:rFonts w:eastAsiaTheme="majorEastAsia" w:cstheme="majorBidi"/>
      <w:color w:val="272727" w:themeColor="text1" w:themeTint="D8"/>
      <w:rPrChange w:id="3" w:author="Luccas Correa" w:date="2026-08-03T22:24: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0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0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0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0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0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0D3"/>
    <w:rPr>
      <w:rFonts w:eastAsiaTheme="majorEastAsia" w:cstheme="majorBidi"/>
      <w:color w:val="272727" w:themeColor="text1" w:themeTint="D8"/>
    </w:rPr>
  </w:style>
  <w:style w:type="paragraph" w:styleId="Title">
    <w:name w:val="Title"/>
    <w:basedOn w:val="Normal"/>
    <w:next w:val="Normal"/>
    <w:link w:val="TitleChar"/>
    <w:uiPriority w:val="10"/>
    <w:qFormat/>
    <w:rsid w:val="00BF2CA6"/>
    <w:pPr>
      <w:spacing w:after="80"/>
      <w:contextualSpacing/>
      <w:pPrChange w:id="4" w:author="Luccas Correa" w:date="2026-08-03T22:24:00Z">
        <w:pPr>
          <w:spacing w:after="80"/>
          <w:contextualSpacing/>
        </w:pPr>
      </w:pPrChange>
    </w:pPr>
    <w:rPr>
      <w:rFonts w:asciiTheme="majorHAnsi" w:eastAsiaTheme="majorEastAsia" w:hAnsiTheme="majorHAnsi" w:cstheme="majorBidi"/>
      <w:spacing w:val="-10"/>
      <w:kern w:val="28"/>
      <w:sz w:val="56"/>
      <w:szCs w:val="56"/>
      <w:rPrChange w:id="4" w:author="Luccas Correa" w:date="2026-08-03T22:24: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2A4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CA6"/>
    <w:pPr>
      <w:numPr>
        <w:ilvl w:val="1"/>
      </w:numPr>
      <w:spacing w:after="160" w:line="278" w:lineRule="auto"/>
      <w:pPrChange w:id="5" w:author="Luccas Correa" w:date="2026-08-03T22:24:00Z">
        <w:pPr>
          <w:numPr>
            <w:ilvl w:val="1"/>
          </w:numPr>
          <w:spacing w:after="160"/>
        </w:pPr>
      </w:pPrChange>
    </w:pPr>
    <w:rPr>
      <w:rFonts w:eastAsiaTheme="majorEastAsia" w:cstheme="majorBidi"/>
      <w:color w:val="595959" w:themeColor="text1" w:themeTint="A6"/>
      <w:spacing w:val="15"/>
      <w:sz w:val="28"/>
      <w:szCs w:val="28"/>
      <w:rPrChange w:id="5" w:author="Luccas Correa" w:date="2026-08-03T22:24: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2A4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CA6"/>
    <w:pPr>
      <w:spacing w:before="160" w:after="160" w:line="278" w:lineRule="auto"/>
      <w:jc w:val="center"/>
      <w:pPrChange w:id="6" w:author="Luccas Correa" w:date="2026-08-03T22:24:00Z">
        <w:pPr>
          <w:spacing w:before="160" w:after="160"/>
          <w:jc w:val="center"/>
        </w:pPr>
      </w:pPrChange>
    </w:pPr>
    <w:rPr>
      <w:i/>
      <w:iCs/>
      <w:color w:val="404040" w:themeColor="text1" w:themeTint="BF"/>
      <w:rPrChange w:id="6" w:author="Luccas Correa" w:date="2026-08-03T22:24:00Z">
        <w:rPr>
          <w:rFonts w:asciiTheme="minorHAnsi" w:eastAsiaTheme="minorHAnsi" w:hAnsiTheme="minorHAnsi" w:cstheme="minorBidi"/>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2A40D3"/>
    <w:rPr>
      <w:i/>
      <w:iCs/>
      <w:color w:val="404040" w:themeColor="text1" w:themeTint="BF"/>
    </w:rPr>
  </w:style>
  <w:style w:type="paragraph" w:styleId="ListParagraph">
    <w:name w:val="List Paragraph"/>
    <w:basedOn w:val="Normal"/>
    <w:uiPriority w:val="34"/>
    <w:qFormat/>
    <w:rsid w:val="002A40D3"/>
    <w:pPr>
      <w:ind w:left="720"/>
      <w:contextualSpacing/>
    </w:pPr>
  </w:style>
  <w:style w:type="character" w:styleId="IntenseEmphasis">
    <w:name w:val="Intense Emphasis"/>
    <w:basedOn w:val="DefaultParagraphFont"/>
    <w:uiPriority w:val="21"/>
    <w:qFormat/>
    <w:rsid w:val="002A40D3"/>
    <w:rPr>
      <w:i/>
      <w:iCs/>
      <w:color w:val="0F4761" w:themeColor="accent1" w:themeShade="BF"/>
    </w:rPr>
  </w:style>
  <w:style w:type="paragraph" w:styleId="IntenseQuote">
    <w:name w:val="Intense Quote"/>
    <w:basedOn w:val="Normal"/>
    <w:next w:val="Normal"/>
    <w:link w:val="IntenseQuoteChar"/>
    <w:uiPriority w:val="30"/>
    <w:qFormat/>
    <w:rsid w:val="002A4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0D3"/>
    <w:rPr>
      <w:i/>
      <w:iCs/>
      <w:color w:val="0F4761" w:themeColor="accent1" w:themeShade="BF"/>
    </w:rPr>
  </w:style>
  <w:style w:type="character" w:styleId="IntenseReference">
    <w:name w:val="Intense Reference"/>
    <w:basedOn w:val="DefaultParagraphFont"/>
    <w:uiPriority w:val="32"/>
    <w:qFormat/>
    <w:rsid w:val="002A40D3"/>
    <w:rPr>
      <w:b/>
      <w:bCs/>
      <w:smallCaps/>
      <w:color w:val="0F4761" w:themeColor="accent1" w:themeShade="BF"/>
      <w:spacing w:val="5"/>
    </w:rPr>
  </w:style>
  <w:style w:type="character" w:styleId="CommentReference">
    <w:name w:val="annotation reference"/>
    <w:basedOn w:val="DefaultParagraphFont"/>
    <w:uiPriority w:val="99"/>
    <w:semiHidden/>
    <w:unhideWhenUsed/>
    <w:rsid w:val="002A40D3"/>
    <w:rPr>
      <w:sz w:val="16"/>
      <w:szCs w:val="16"/>
    </w:rPr>
  </w:style>
  <w:style w:type="paragraph" w:styleId="CommentText">
    <w:name w:val="annotation text"/>
    <w:basedOn w:val="Normal"/>
    <w:link w:val="CommentTextChar"/>
    <w:uiPriority w:val="99"/>
    <w:semiHidden/>
    <w:unhideWhenUsed/>
    <w:rsid w:val="002A40D3"/>
    <w:rPr>
      <w:sz w:val="20"/>
      <w:szCs w:val="20"/>
    </w:rPr>
  </w:style>
  <w:style w:type="character" w:customStyle="1" w:styleId="CommentTextChar">
    <w:name w:val="Comment Text Char"/>
    <w:basedOn w:val="DefaultParagraphFont"/>
    <w:link w:val="CommentText"/>
    <w:uiPriority w:val="99"/>
    <w:semiHidden/>
    <w:rsid w:val="002A40D3"/>
    <w:rPr>
      <w:sz w:val="20"/>
      <w:szCs w:val="20"/>
    </w:rPr>
  </w:style>
  <w:style w:type="paragraph" w:styleId="CommentSubject">
    <w:name w:val="annotation subject"/>
    <w:basedOn w:val="CommentText"/>
    <w:next w:val="CommentText"/>
    <w:link w:val="CommentSubjectChar"/>
    <w:uiPriority w:val="99"/>
    <w:semiHidden/>
    <w:unhideWhenUsed/>
    <w:rsid w:val="002A40D3"/>
    <w:rPr>
      <w:b/>
      <w:bCs/>
    </w:rPr>
  </w:style>
  <w:style w:type="character" w:customStyle="1" w:styleId="CommentSubjectChar">
    <w:name w:val="Comment Subject Char"/>
    <w:basedOn w:val="CommentTextChar"/>
    <w:link w:val="CommentSubject"/>
    <w:uiPriority w:val="99"/>
    <w:semiHidden/>
    <w:rsid w:val="002A40D3"/>
    <w:rPr>
      <w:b/>
      <w:bCs/>
      <w:sz w:val="20"/>
      <w:szCs w:val="20"/>
    </w:rPr>
  </w:style>
  <w:style w:type="table" w:styleId="TableGrid">
    <w:name w:val="Table Grid"/>
    <w:basedOn w:val="TableNormal"/>
    <w:uiPriority w:val="39"/>
    <w:rsid w:val="00F96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F96444"/>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266</Words>
  <Characters>1518</Characters>
  <Application>Microsoft Office Word</Application>
  <DocSecurity>0</DocSecurity>
  <Lines>12</Lines>
  <Paragraphs>3</Paragraphs>
  <ScaleCrop>false</ScaleCrop>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Arthur Souza Rodrigues</cp:lastModifiedBy>
  <cp:revision>1</cp:revision>
  <dcterms:created xsi:type="dcterms:W3CDTF">2024-08-13T00:12:00Z</dcterms:created>
  <dcterms:modified xsi:type="dcterms:W3CDTF">2026-08-04T02:24:00Z</dcterms:modified>
</cp:coreProperties>
</file>