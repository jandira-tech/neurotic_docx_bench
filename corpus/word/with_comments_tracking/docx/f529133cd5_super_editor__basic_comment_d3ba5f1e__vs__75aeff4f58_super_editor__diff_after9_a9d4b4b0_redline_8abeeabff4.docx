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27D1B" w14:textId="7A4249D9" w:rsidR="003C58BC" w:rsidRDefault="006C4ACB">
      <w:ins w:id="10" w:author="Luccas Correa" w:date="2026-09-26T15:20:00Z" w16du:dateUtc="2026-09-26T19:20:00Z">
        <w:r>
          <w:t xml:space="preserve">This is the </w:t>
        </w:r>
        <w:r w:rsidR="001B23B6">
          <w:t>end</w:t>
        </w:r>
        <w:r>
          <w:t>.</w:t>
        </w:r>
      </w:ins>
      <w:commentRangeStart w:id="11"/>
      <w:del w:id="12" w:author="Luccas Correa" w:date="2026-09-26T15:20:00Z" w16du:dateUtc="2026-09-26T19:20:00Z">
        <w:r w:rsidR="0045155D">
          <w:delText>test</w:delText>
        </w:r>
        <w:commentRangeEnd w:id="11"/>
        <w:r w:rsidR="0045155D">
          <w:rPr>
            <w:rStyle w:val="CommentReference"/>
            <w:sz w:val="24"/>
            <w:szCs w:val="24"/>
          </w:rPr>
          <w:commentReference w:id="11"/>
        </w:r>
      </w:del>
    </w:p>
    <w:sectPr w:rsidR="003C58BC">
      <w:pgSz w:w="12240" w:h="15840"/>
      <w:pgMar w:top="1440" w:right="1440" w:bottom="1440" w:left="1440" w:header="708" w:footer="708" w:gutter="0"/>
      <w:cols w:space="708"/>
      <w:docGrid w:linePitch="360"/>
      <w:sectPrChange w:id="13" w:author="Luccas Correa" w:date="2026-09-26T15:20:00Z" w16du:dateUtc="2026-09-26T19:20:00Z">
        <w:sectPr w:rsidR="003C58BC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1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1B23B6"/>
    <w:rsid w:val="00360F1B"/>
    <w:rsid w:val="003C1D14"/>
    <w:rsid w:val="003C58BC"/>
    <w:rsid w:val="0045155D"/>
    <w:rsid w:val="00524058"/>
    <w:rsid w:val="006C4ACB"/>
    <w:rsid w:val="00931F1A"/>
    <w:rsid w:val="009C521E"/>
    <w:rsid w:val="00AF4127"/>
    <w:rsid w:val="00BB2F98"/>
    <w:rsid w:val="00CE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CB"/>
    <w:pPr>
      <w:keepNext/>
      <w:keepLines/>
      <w:spacing w:before="160" w:after="80" w:line="278" w:lineRule="auto"/>
      <w:outlineLvl w:val="2"/>
      <w:pPrChange w:id="0" w:author="Luccas Correa" w:date="2026-09-26T15:20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Luccas Correa" w:date="2026-09-26T15:20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CB"/>
    <w:pPr>
      <w:keepNext/>
      <w:keepLines/>
      <w:spacing w:before="80" w:after="40" w:line="278" w:lineRule="auto"/>
      <w:outlineLvl w:val="3"/>
      <w:pPrChange w:id="1" w:author="Luccas Correa" w:date="2026-09-26T15:20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Luccas Correa" w:date="2026-09-26T15:20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CB"/>
    <w:pPr>
      <w:keepNext/>
      <w:keepLines/>
      <w:spacing w:before="80" w:after="40" w:line="278" w:lineRule="auto"/>
      <w:outlineLvl w:val="4"/>
      <w:pPrChange w:id="2" w:author="Luccas Correa" w:date="2026-09-26T15:20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Luccas Correa" w:date="2026-09-26T15:20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CB"/>
    <w:pPr>
      <w:keepNext/>
      <w:keepLines/>
      <w:spacing w:before="40" w:line="278" w:lineRule="auto"/>
      <w:outlineLvl w:val="5"/>
      <w:pPrChange w:id="3" w:author="Luccas Correa" w:date="2026-09-26T15:20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Luccas Correa" w:date="2026-09-26T15:20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CB"/>
    <w:pPr>
      <w:keepNext/>
      <w:keepLines/>
      <w:spacing w:before="40" w:line="278" w:lineRule="auto"/>
      <w:outlineLvl w:val="6"/>
      <w:pPrChange w:id="4" w:author="Luccas Correa" w:date="2026-09-26T15:20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Luccas Correa" w:date="2026-09-26T15:20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CB"/>
    <w:pPr>
      <w:keepNext/>
      <w:keepLines/>
      <w:spacing w:line="278" w:lineRule="auto"/>
      <w:outlineLvl w:val="7"/>
      <w:pPrChange w:id="5" w:author="Luccas Correa" w:date="2026-09-26T15:20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Luccas Correa" w:date="2026-09-26T15:20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CB"/>
    <w:pPr>
      <w:keepNext/>
      <w:keepLines/>
      <w:spacing w:line="278" w:lineRule="auto"/>
      <w:outlineLvl w:val="8"/>
      <w:pPrChange w:id="6" w:author="Luccas Correa" w:date="2026-09-26T15:20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Luccas Correa" w:date="2026-09-26T15:20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CB"/>
    <w:pPr>
      <w:spacing w:after="80"/>
      <w:contextualSpacing/>
      <w:pPrChange w:id="7" w:author="Luccas Correa" w:date="2026-09-26T15:20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Luccas Correa" w:date="2026-09-26T15:20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CB"/>
    <w:pPr>
      <w:numPr>
        <w:ilvl w:val="1"/>
      </w:numPr>
      <w:spacing w:after="160" w:line="278" w:lineRule="auto"/>
      <w:pPrChange w:id="8" w:author="Luccas Correa" w:date="2026-09-26T15:20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Luccas Correa" w:date="2026-09-26T15:20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CB"/>
    <w:pPr>
      <w:spacing w:before="160" w:after="160" w:line="278" w:lineRule="auto"/>
      <w:jc w:val="center"/>
      <w:pPrChange w:id="9" w:author="Luccas Correa" w:date="2026-09-26T15:20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Luccas Correa" w:date="2026-09-26T15:20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2025-02-13T03:47:00Z</dcterms:created>
  <dcterms:modified xsi:type="dcterms:W3CDTF">2026-09-26T19:20:00Z</dcterms:modified>
</cp:coreProperties>
</file>