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Pr="002E06B9" w:rsidRDefault="00580605">
      <w:pPr>
        <w:rPr>
          <w:ins w:id="36" w:author="Nick Bernal" w:date="2026-09-26T15:14:00Z" w16du:dateUtc="2026-09-26T19:14:00Z"/>
          <w:rFonts w:cs="Arial"/>
        </w:rPr>
      </w:pPr>
      <w:ins w:id="3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FBD7226" w14:textId="77777777" w:rsidR="00AA2F5F" w:rsidRPr="002E06B9" w:rsidRDefault="00580605">
      <w:pPr>
        <w:rPr>
          <w:ins w:id="38" w:author="Nick Bernal" w:date="2026-09-26T15:14:00Z" w16du:dateUtc="2026-09-26T19:14:00Z"/>
          <w:rFonts w:cs="Arial"/>
        </w:rPr>
      </w:pPr>
      <w:ins w:id="3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1D0F1F9" w14:textId="77777777" w:rsidR="00AA2F5F" w:rsidRPr="002E06B9" w:rsidRDefault="00580605">
      <w:pPr>
        <w:rPr>
          <w:ins w:id="40" w:author="Nick Bernal" w:date="2026-09-26T15:14:00Z" w16du:dateUtc="2026-09-26T19:14:00Z"/>
          <w:rFonts w:cs="Arial"/>
        </w:rPr>
      </w:pPr>
      <w:ins w:id="4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DFB2F4" w14:textId="77777777" w:rsidR="00AA2F5F" w:rsidRPr="002E06B9" w:rsidRDefault="00580605">
      <w:pPr>
        <w:rPr>
          <w:ins w:id="42" w:author="Nick Bernal" w:date="2026-09-26T15:14:00Z" w16du:dateUtc="2026-09-26T19:14:00Z"/>
          <w:rFonts w:cs="Arial"/>
        </w:rPr>
      </w:pPr>
      <w:ins w:id="4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BE0F7C9" w14:textId="33A8C047" w:rsidR="00AA2F5F" w:rsidRPr="002E06B9" w:rsidRDefault="00580605">
      <w:pPr>
        <w:rPr>
          <w:ins w:id="44" w:author="Nick Bernal" w:date="2026-09-26T15:14:00Z" w16du:dateUtc="2026-09-26T19:14:00Z"/>
          <w:rFonts w:cs="Arial"/>
        </w:rPr>
      </w:pPr>
      <w:ins w:id="45"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 xml:space="preserve">the top of </w:t>
        </w:r>
        <w:r w:rsidRPr="002E06B9">
          <w:rPr>
            <w:rFonts w:cs="Arial"/>
          </w:rPr>
          <w:t>the right column before continuing to the next page.</w:t>
        </w:r>
        <w:r w:rsidRPr="002E06B9">
          <w:rPr>
            <w:rFonts w:cs="Arial"/>
          </w:rPr>
          <w:br/>
        </w:r>
        <w:r w:rsidRPr="002E06B9">
          <w:rPr>
            <w:rFonts w:cs="Arial"/>
          </w:rPr>
          <w:br/>
        </w:r>
      </w:ins>
    </w:p>
    <w:p w14:paraId="708E95E2" w14:textId="77777777" w:rsidR="00AA2F5F" w:rsidRPr="002E06B9" w:rsidRDefault="00580605">
      <w:pPr>
        <w:rPr>
          <w:ins w:id="46" w:author="Nick Bernal" w:date="2026-09-26T15:14:00Z" w16du:dateUtc="2026-09-26T19:14:00Z"/>
          <w:rFonts w:cs="Arial"/>
        </w:rPr>
      </w:pPr>
      <w:ins w:id="4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9190453" w14:textId="77777777" w:rsidR="00AA2F5F" w:rsidRPr="002E06B9" w:rsidRDefault="00580605">
      <w:pPr>
        <w:rPr>
          <w:ins w:id="48" w:author="Nick Bernal" w:date="2026-09-26T15:14:00Z" w16du:dateUtc="2026-09-26T19:14:00Z"/>
          <w:rFonts w:cs="Arial"/>
        </w:rPr>
      </w:pPr>
      <w:ins w:id="4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FC7BC58" w14:textId="77777777" w:rsidR="00AA2F5F" w:rsidRPr="002E06B9" w:rsidRDefault="00580605">
      <w:pPr>
        <w:rPr>
          <w:ins w:id="50" w:author="Nick Bernal" w:date="2026-09-26T15:14:00Z" w16du:dateUtc="2026-09-26T19:14:00Z"/>
          <w:rFonts w:cs="Arial"/>
        </w:rPr>
      </w:pPr>
      <w:ins w:id="5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914DCA" w14:textId="77777777" w:rsidR="00AA2F5F" w:rsidRPr="002E06B9" w:rsidRDefault="00580605">
      <w:pPr>
        <w:rPr>
          <w:ins w:id="52" w:author="Nick Bernal" w:date="2026-09-26T15:14:00Z" w16du:dateUtc="2026-09-26T19:14:00Z"/>
          <w:rFonts w:cs="Arial"/>
        </w:rPr>
      </w:pPr>
      <w:ins w:id="5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D6225B6" w14:textId="77777777" w:rsidR="00AA2F5F" w:rsidRPr="002E06B9" w:rsidRDefault="00580605">
      <w:pPr>
        <w:rPr>
          <w:ins w:id="54" w:author="Nick Bernal" w:date="2026-09-26T15:14:00Z" w16du:dateUtc="2026-09-26T19:14:00Z"/>
          <w:rFonts w:cs="Arial"/>
        </w:rPr>
      </w:pPr>
      <w:ins w:id="55" w:author="Nick Bernal" w:date="2026-09-26T15:14:00Z" w16du:dateUtc="2026-09-26T19:14:00Z">
        <w:r w:rsidRPr="002E06B9">
          <w:rPr>
            <w:rFonts w:cs="Arial"/>
          </w:rPr>
          <w:t xml:space="preserve">This is sample text to demonstrate a two-column DOCX layout. The text is </w:t>
        </w:r>
        <w:r w:rsidRPr="002E06B9">
          <w:rPr>
            <w:rFonts w:cs="Arial"/>
          </w:rPr>
          <w:lastRenderedPageBreak/>
          <w:t>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94D7D2D" w14:textId="77777777" w:rsidR="00AA2F5F" w:rsidRPr="002E06B9" w:rsidRDefault="00580605">
      <w:pPr>
        <w:rPr>
          <w:ins w:id="56" w:author="Nick Bernal" w:date="2026-09-26T15:14:00Z" w16du:dateUtc="2026-09-26T19:14:00Z"/>
          <w:rFonts w:cs="Arial"/>
        </w:rPr>
      </w:pPr>
      <w:ins w:id="5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CC7FAD2" w14:textId="77777777" w:rsidR="00AA2F5F" w:rsidRPr="002E06B9" w:rsidRDefault="00580605">
      <w:pPr>
        <w:rPr>
          <w:ins w:id="58" w:author="Nick Bernal" w:date="2026-09-26T15:14:00Z" w16du:dateUtc="2026-09-26T19:14:00Z"/>
          <w:rFonts w:cs="Arial"/>
        </w:rPr>
      </w:pPr>
      <w:ins w:id="5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EE0B19" w14:textId="77777777" w:rsidR="00AA2F5F" w:rsidRPr="002E06B9" w:rsidRDefault="00580605">
      <w:pPr>
        <w:rPr>
          <w:ins w:id="60" w:author="Nick Bernal" w:date="2026-09-26T15:14:00Z" w16du:dateUtc="2026-09-26T19:14:00Z"/>
          <w:rFonts w:cs="Arial"/>
        </w:rPr>
      </w:pPr>
      <w:ins w:id="6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D2CC2DB" w14:textId="77777777" w:rsidR="00AA2F5F" w:rsidRPr="002E06B9" w:rsidRDefault="00580605">
      <w:pPr>
        <w:rPr>
          <w:ins w:id="62" w:author="Nick Bernal" w:date="2026-09-26T15:14:00Z" w16du:dateUtc="2026-09-26T19:14:00Z"/>
          <w:rFonts w:cs="Arial"/>
        </w:rPr>
      </w:pPr>
      <w:ins w:id="63"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793C204D" w14:textId="77777777" w:rsidR="00AA2F5F" w:rsidRPr="002E06B9" w:rsidRDefault="00580605">
      <w:pPr>
        <w:rPr>
          <w:ins w:id="64" w:author="Nick Bernal" w:date="2026-09-26T15:14:00Z" w16du:dateUtc="2026-09-26T19:14:00Z"/>
          <w:rFonts w:cs="Arial"/>
        </w:rPr>
      </w:pPr>
      <w:ins w:id="6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2B01486" w14:textId="77777777" w:rsidR="00AA2F5F" w:rsidRPr="002E06B9" w:rsidRDefault="00580605">
      <w:pPr>
        <w:rPr>
          <w:ins w:id="66" w:author="Nick Bernal" w:date="2026-09-26T15:14:00Z" w16du:dateUtc="2026-09-26T19:14:00Z"/>
          <w:rFonts w:cs="Arial"/>
        </w:rPr>
      </w:pPr>
      <w:ins w:id="6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8101766" w14:textId="77777777" w:rsidR="00AA2F5F" w:rsidRPr="002E06B9" w:rsidRDefault="00580605">
      <w:pPr>
        <w:rPr>
          <w:ins w:id="68" w:author="Nick Bernal" w:date="2026-09-26T15:14:00Z" w16du:dateUtc="2026-09-26T19:14:00Z"/>
          <w:rFonts w:cs="Arial"/>
        </w:rPr>
      </w:pPr>
      <w:ins w:id="6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5E58CD" w14:textId="77777777" w:rsidR="00AA2F5F" w:rsidRPr="002E06B9" w:rsidRDefault="00580605">
      <w:pPr>
        <w:rPr>
          <w:ins w:id="70" w:author="Nick Bernal" w:date="2026-09-26T15:14:00Z" w16du:dateUtc="2026-09-26T19:14:00Z"/>
          <w:rFonts w:cs="Arial"/>
        </w:rPr>
      </w:pPr>
      <w:ins w:id="7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A81ABE0" w14:textId="77777777" w:rsidR="00AA2F5F" w:rsidRPr="002E06B9" w:rsidRDefault="00580605">
      <w:pPr>
        <w:rPr>
          <w:ins w:id="72" w:author="Nick Bernal" w:date="2026-09-26T15:14:00Z" w16du:dateUtc="2026-09-26T19:14:00Z"/>
          <w:rFonts w:cs="Arial"/>
        </w:rPr>
      </w:pPr>
      <w:ins w:id="7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BABB6DF" w14:textId="77777777" w:rsidR="00AA2F5F" w:rsidRPr="002E06B9" w:rsidRDefault="00580605">
      <w:pPr>
        <w:rPr>
          <w:ins w:id="74" w:author="Nick Bernal" w:date="2026-09-26T15:14:00Z" w16du:dateUtc="2026-09-26T19:14:00Z"/>
          <w:rFonts w:cs="Arial"/>
        </w:rPr>
      </w:pPr>
      <w:ins w:id="7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59364A6" w14:textId="77777777" w:rsidR="00AA2F5F" w:rsidRPr="002E06B9" w:rsidRDefault="00580605">
      <w:pPr>
        <w:rPr>
          <w:ins w:id="76" w:author="Nick Bernal" w:date="2026-09-26T15:14:00Z" w16du:dateUtc="2026-09-26T19:14:00Z"/>
          <w:rFonts w:cs="Arial"/>
        </w:rPr>
      </w:pPr>
      <w:ins w:id="7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28913C3" w14:textId="77777777" w:rsidR="00AA2F5F" w:rsidRPr="002E06B9" w:rsidRDefault="00580605">
      <w:pPr>
        <w:rPr>
          <w:ins w:id="78" w:author="Nick Bernal" w:date="2026-09-26T15:14:00Z" w16du:dateUtc="2026-09-26T19:14:00Z"/>
          <w:rFonts w:cs="Arial"/>
        </w:rPr>
      </w:pPr>
      <w:ins w:id="7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FC8096A" w14:textId="77777777" w:rsidR="00AA2F5F" w:rsidRPr="002E06B9" w:rsidRDefault="00580605">
      <w:pPr>
        <w:rPr>
          <w:ins w:id="80" w:author="Nick Bernal" w:date="2026-09-26T15:14:00Z" w16du:dateUtc="2026-09-26T19:14:00Z"/>
          <w:rFonts w:cs="Arial"/>
        </w:rPr>
      </w:pPr>
      <w:ins w:id="81"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781DFEB9" w14:textId="77777777" w:rsidR="00AA2F5F" w:rsidRPr="002E06B9" w:rsidRDefault="00580605">
      <w:pPr>
        <w:rPr>
          <w:ins w:id="82" w:author="Nick Bernal" w:date="2026-09-26T15:14:00Z" w16du:dateUtc="2026-09-26T19:14:00Z"/>
          <w:rFonts w:cs="Arial"/>
        </w:rPr>
      </w:pPr>
      <w:ins w:id="8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1C1E988" w14:textId="77777777" w:rsidR="00AA2F5F" w:rsidRPr="002E06B9" w:rsidRDefault="00580605">
      <w:pPr>
        <w:rPr>
          <w:ins w:id="84" w:author="Nick Bernal" w:date="2026-09-26T15:14:00Z" w16du:dateUtc="2026-09-26T19:14:00Z"/>
          <w:rFonts w:cs="Arial"/>
        </w:rPr>
      </w:pPr>
      <w:ins w:id="8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28D6A7" w14:textId="77777777" w:rsidR="00AA2F5F" w:rsidRPr="002E06B9" w:rsidRDefault="00580605">
      <w:pPr>
        <w:rPr>
          <w:ins w:id="86" w:author="Nick Bernal" w:date="2026-09-26T15:14:00Z" w16du:dateUtc="2026-09-26T19:14:00Z"/>
          <w:rFonts w:cs="Arial"/>
        </w:rPr>
      </w:pPr>
      <w:ins w:id="8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BFB31C" w14:textId="77777777" w:rsidR="00AA2F5F" w:rsidRPr="002E06B9" w:rsidRDefault="00580605">
      <w:pPr>
        <w:rPr>
          <w:ins w:id="88" w:author="Nick Bernal" w:date="2026-09-26T15:14:00Z" w16du:dateUtc="2026-09-26T19:14:00Z"/>
          <w:rFonts w:cs="Arial"/>
        </w:rPr>
      </w:pPr>
      <w:ins w:id="8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9472F55" w14:textId="77777777" w:rsidR="00AA2F5F" w:rsidRPr="002E06B9" w:rsidRDefault="00580605">
      <w:pPr>
        <w:rPr>
          <w:ins w:id="90" w:author="Nick Bernal" w:date="2026-09-26T15:14:00Z" w16du:dateUtc="2026-09-26T19:14:00Z"/>
          <w:rFonts w:cs="Arial"/>
        </w:rPr>
      </w:pPr>
      <w:ins w:id="9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EFBAF4" w14:textId="77777777" w:rsidR="00AA2F5F" w:rsidRPr="002E06B9" w:rsidRDefault="00580605">
      <w:pPr>
        <w:rPr>
          <w:ins w:id="92" w:author="Nick Bernal" w:date="2026-09-26T15:14:00Z" w16du:dateUtc="2026-09-26T19:14:00Z"/>
          <w:rFonts w:cs="Arial"/>
        </w:rPr>
      </w:pPr>
      <w:ins w:id="9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9E3EBD9" w14:textId="77777777" w:rsidR="00AA2F5F" w:rsidRPr="002E06B9" w:rsidRDefault="00580605">
      <w:pPr>
        <w:rPr>
          <w:ins w:id="94" w:author="Nick Bernal" w:date="2026-09-26T15:14:00Z" w16du:dateUtc="2026-09-26T19:14:00Z"/>
          <w:rFonts w:cs="Arial"/>
        </w:rPr>
      </w:pPr>
      <w:ins w:id="9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7DBA911" w14:textId="77777777" w:rsidR="00AA2F5F" w:rsidRPr="002E06B9" w:rsidRDefault="00580605">
      <w:pPr>
        <w:rPr>
          <w:ins w:id="96" w:author="Nick Bernal" w:date="2026-09-26T15:14:00Z" w16du:dateUtc="2026-09-26T19:14:00Z"/>
          <w:rFonts w:cs="Arial"/>
        </w:rPr>
      </w:pPr>
      <w:ins w:id="9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0F1C4B9" w14:textId="77777777" w:rsidR="00AA2F5F" w:rsidRPr="002E06B9" w:rsidRDefault="00580605">
      <w:pPr>
        <w:rPr>
          <w:ins w:id="98" w:author="Nick Bernal" w:date="2026-09-26T15:14:00Z" w16du:dateUtc="2026-09-26T19:14:00Z"/>
          <w:rFonts w:cs="Arial"/>
        </w:rPr>
      </w:pPr>
      <w:ins w:id="99"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7614B4FC" w14:textId="77777777" w:rsidR="00AA2F5F" w:rsidRPr="002E06B9" w:rsidRDefault="00580605">
      <w:pPr>
        <w:rPr>
          <w:ins w:id="100" w:author="Nick Bernal" w:date="2026-09-26T15:14:00Z" w16du:dateUtc="2026-09-26T19:14:00Z"/>
          <w:rFonts w:cs="Arial"/>
        </w:rPr>
      </w:pPr>
      <w:ins w:id="10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3702834" w14:textId="77777777" w:rsidR="00AA2F5F" w:rsidRPr="002E06B9" w:rsidRDefault="00580605">
      <w:pPr>
        <w:rPr>
          <w:ins w:id="102" w:author="Nick Bernal" w:date="2026-09-26T15:14:00Z" w16du:dateUtc="2026-09-26T19:14:00Z"/>
          <w:rFonts w:cs="Arial"/>
        </w:rPr>
      </w:pPr>
      <w:ins w:id="10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0C301B8" w14:textId="77777777" w:rsidR="00AA2F5F" w:rsidRPr="002E06B9" w:rsidRDefault="00580605">
      <w:pPr>
        <w:rPr>
          <w:ins w:id="104" w:author="Nick Bernal" w:date="2026-09-26T15:14:00Z" w16du:dateUtc="2026-09-26T19:14:00Z"/>
          <w:rFonts w:cs="Arial"/>
        </w:rPr>
      </w:pPr>
      <w:ins w:id="10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25DDD6" w14:textId="77777777" w:rsidR="00AA2F5F" w:rsidRPr="002E06B9" w:rsidRDefault="00580605">
      <w:pPr>
        <w:rPr>
          <w:ins w:id="106" w:author="Nick Bernal" w:date="2026-09-26T15:14:00Z" w16du:dateUtc="2026-09-26T19:14:00Z"/>
          <w:rFonts w:cs="Arial"/>
        </w:rPr>
      </w:pPr>
      <w:ins w:id="10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BBC4D76" w14:textId="77777777" w:rsidR="00AA2F5F" w:rsidRPr="002E06B9" w:rsidRDefault="00580605">
      <w:pPr>
        <w:rPr>
          <w:ins w:id="108" w:author="Nick Bernal" w:date="2026-09-26T15:14:00Z" w16du:dateUtc="2026-09-26T19:14:00Z"/>
          <w:rFonts w:cs="Arial"/>
        </w:rPr>
      </w:pPr>
      <w:ins w:id="10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1F45EDE" w14:textId="77777777" w:rsidR="00AA2F5F" w:rsidRPr="002E06B9" w:rsidRDefault="00580605">
      <w:pPr>
        <w:rPr>
          <w:ins w:id="110" w:author="Nick Bernal" w:date="2026-09-26T15:14:00Z" w16du:dateUtc="2026-09-26T19:14:00Z"/>
          <w:rFonts w:cs="Arial"/>
        </w:rPr>
      </w:pPr>
      <w:ins w:id="11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6E82A90" w14:textId="77777777" w:rsidR="00AA2F5F" w:rsidRPr="002E06B9" w:rsidRDefault="00580605">
      <w:pPr>
        <w:rPr>
          <w:ins w:id="112" w:author="Nick Bernal" w:date="2026-09-26T15:14:00Z" w16du:dateUtc="2026-09-26T19:14:00Z"/>
          <w:rFonts w:cs="Arial"/>
        </w:rPr>
      </w:pPr>
      <w:ins w:id="11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3B5ADD5" w14:textId="77777777" w:rsidR="00AA2F5F" w:rsidRPr="002E06B9" w:rsidRDefault="00580605">
      <w:pPr>
        <w:rPr>
          <w:ins w:id="114" w:author="Nick Bernal" w:date="2026-09-26T15:14:00Z" w16du:dateUtc="2026-09-26T19:14:00Z"/>
          <w:rFonts w:cs="Arial"/>
        </w:rPr>
      </w:pPr>
      <w:ins w:id="11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BDA7DD9" w14:textId="77777777" w:rsidR="00AA2F5F" w:rsidRPr="002E06B9" w:rsidRDefault="00580605">
      <w:pPr>
        <w:rPr>
          <w:ins w:id="116" w:author="Nick Bernal" w:date="2026-09-26T15:14:00Z" w16du:dateUtc="2026-09-26T19:14:00Z"/>
          <w:rFonts w:cs="Arial"/>
        </w:rPr>
      </w:pPr>
      <w:ins w:id="117"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381AD3E3" w14:textId="77777777" w:rsidR="00AA2F5F" w:rsidRPr="002E06B9" w:rsidRDefault="00580605">
      <w:pPr>
        <w:rPr>
          <w:ins w:id="118" w:author="Nick Bernal" w:date="2026-09-26T15:14:00Z" w16du:dateUtc="2026-09-26T19:14:00Z"/>
          <w:rFonts w:cs="Arial"/>
        </w:rPr>
      </w:pPr>
      <w:ins w:id="11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83F6E13" w14:textId="77777777" w:rsidR="00AA2F5F" w:rsidRPr="002E06B9" w:rsidRDefault="00580605">
      <w:pPr>
        <w:rPr>
          <w:ins w:id="120" w:author="Nick Bernal" w:date="2026-09-26T15:14:00Z" w16du:dateUtc="2026-09-26T19:14:00Z"/>
          <w:rFonts w:cs="Arial"/>
        </w:rPr>
      </w:pPr>
      <w:ins w:id="12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46EBB1A" w14:textId="77777777" w:rsidR="00AA2F5F" w:rsidRPr="002E06B9" w:rsidRDefault="00580605">
      <w:pPr>
        <w:rPr>
          <w:ins w:id="122" w:author="Nick Bernal" w:date="2026-09-26T15:14:00Z" w16du:dateUtc="2026-09-26T19:14:00Z"/>
          <w:rFonts w:cs="Arial"/>
        </w:rPr>
      </w:pPr>
      <w:ins w:id="12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70C9303" w14:textId="77777777" w:rsidR="00AA2F5F" w:rsidRPr="002E06B9" w:rsidRDefault="00580605">
      <w:pPr>
        <w:rPr>
          <w:ins w:id="124" w:author="Nick Bernal" w:date="2026-09-26T15:14:00Z" w16du:dateUtc="2026-09-26T19:14:00Z"/>
          <w:rFonts w:cs="Arial"/>
        </w:rPr>
      </w:pPr>
      <w:ins w:id="12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870A744" w14:textId="77777777" w:rsidR="00AA2F5F" w:rsidRPr="002E06B9" w:rsidRDefault="00580605">
      <w:pPr>
        <w:rPr>
          <w:ins w:id="126" w:author="Nick Bernal" w:date="2026-09-26T15:14:00Z" w16du:dateUtc="2026-09-26T19:14:00Z"/>
          <w:rFonts w:cs="Arial"/>
        </w:rPr>
      </w:pPr>
      <w:ins w:id="12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CDB8FC" w14:textId="77777777" w:rsidR="00AA2F5F" w:rsidRPr="002E06B9" w:rsidRDefault="00580605">
      <w:pPr>
        <w:rPr>
          <w:ins w:id="128" w:author="Nick Bernal" w:date="2026-09-26T15:14:00Z" w16du:dateUtc="2026-09-26T19:14:00Z"/>
          <w:rFonts w:cs="Arial"/>
        </w:rPr>
      </w:pPr>
      <w:ins w:id="12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33EA139" w14:textId="77777777" w:rsidR="00AA2F5F" w:rsidRPr="002E06B9" w:rsidRDefault="00580605">
      <w:pPr>
        <w:rPr>
          <w:ins w:id="130" w:author="Nick Bernal" w:date="2026-09-26T15:14:00Z" w16du:dateUtc="2026-09-26T19:14:00Z"/>
          <w:rFonts w:cs="Arial"/>
        </w:rPr>
      </w:pPr>
      <w:ins w:id="13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BBBCFB" w14:textId="77777777" w:rsidR="00AA2F5F" w:rsidRPr="002E06B9" w:rsidRDefault="00580605">
      <w:pPr>
        <w:rPr>
          <w:ins w:id="132" w:author="Nick Bernal" w:date="2026-09-26T15:14:00Z" w16du:dateUtc="2026-09-26T19:14:00Z"/>
          <w:rFonts w:cs="Arial"/>
        </w:rPr>
      </w:pPr>
      <w:ins w:id="13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14DC8A5" w14:textId="77777777" w:rsidR="00AA2F5F" w:rsidRPr="002E06B9" w:rsidRDefault="00580605">
      <w:pPr>
        <w:rPr>
          <w:ins w:id="134" w:author="Nick Bernal" w:date="2026-09-26T15:14:00Z" w16du:dateUtc="2026-09-26T19:14:00Z"/>
          <w:rFonts w:cs="Arial"/>
        </w:rPr>
      </w:pPr>
      <w:ins w:id="135"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70172526" w14:textId="77777777" w:rsidR="00AA2F5F" w:rsidRPr="002E06B9" w:rsidRDefault="00580605">
      <w:pPr>
        <w:rPr>
          <w:ins w:id="136" w:author="Nick Bernal" w:date="2026-09-26T15:14:00Z" w16du:dateUtc="2026-09-26T19:14:00Z"/>
          <w:rFonts w:cs="Arial"/>
        </w:rPr>
      </w:pPr>
      <w:ins w:id="13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F92062" w14:textId="77777777" w:rsidR="00AA2F5F" w:rsidRPr="002E06B9" w:rsidRDefault="00580605">
      <w:pPr>
        <w:rPr>
          <w:ins w:id="138" w:author="Nick Bernal" w:date="2026-09-26T15:14:00Z" w16du:dateUtc="2026-09-26T19:14:00Z"/>
          <w:rFonts w:cs="Arial"/>
        </w:rPr>
      </w:pPr>
      <w:ins w:id="13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A5C39EC" w14:textId="77777777" w:rsidR="00AA2F5F" w:rsidRPr="002E06B9" w:rsidRDefault="00580605">
      <w:pPr>
        <w:rPr>
          <w:ins w:id="140" w:author="Nick Bernal" w:date="2026-09-26T15:14:00Z" w16du:dateUtc="2026-09-26T19:14:00Z"/>
          <w:rFonts w:cs="Arial"/>
        </w:rPr>
      </w:pPr>
      <w:ins w:id="14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F270945" w14:textId="77777777" w:rsidR="00AA2F5F" w:rsidRPr="002E06B9" w:rsidRDefault="00580605">
      <w:pPr>
        <w:rPr>
          <w:ins w:id="142" w:author="Nick Bernal" w:date="2026-09-26T15:14:00Z" w16du:dateUtc="2026-09-26T19:14:00Z"/>
          <w:rFonts w:cs="Arial"/>
        </w:rPr>
      </w:pPr>
      <w:ins w:id="14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79B838B" w14:textId="77777777" w:rsidR="00AA2F5F" w:rsidRPr="002E06B9" w:rsidRDefault="00580605">
      <w:pPr>
        <w:rPr>
          <w:ins w:id="144" w:author="Nick Bernal" w:date="2026-09-26T15:14:00Z" w16du:dateUtc="2026-09-26T19:14:00Z"/>
          <w:rFonts w:cs="Arial"/>
        </w:rPr>
      </w:pPr>
      <w:ins w:id="14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4123F7E" w14:textId="77777777" w:rsidR="00AA2F5F" w:rsidRPr="002E06B9" w:rsidRDefault="00580605">
      <w:pPr>
        <w:rPr>
          <w:ins w:id="146" w:author="Nick Bernal" w:date="2026-09-26T15:14:00Z" w16du:dateUtc="2026-09-26T19:14:00Z"/>
          <w:rFonts w:cs="Arial"/>
        </w:rPr>
      </w:pPr>
      <w:ins w:id="14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B1A9001" w14:textId="77777777" w:rsidR="00AA2F5F" w:rsidRPr="002E06B9" w:rsidRDefault="00580605">
      <w:pPr>
        <w:rPr>
          <w:ins w:id="148" w:author="Nick Bernal" w:date="2026-09-26T15:14:00Z" w16du:dateUtc="2026-09-26T19:14:00Z"/>
          <w:rFonts w:cs="Arial"/>
        </w:rPr>
      </w:pPr>
      <w:ins w:id="14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51337EE" w14:textId="77777777" w:rsidR="00AA2F5F" w:rsidRPr="002E06B9" w:rsidRDefault="00580605">
      <w:pPr>
        <w:rPr>
          <w:ins w:id="150" w:author="Nick Bernal" w:date="2026-09-26T15:14:00Z" w16du:dateUtc="2026-09-26T19:14:00Z"/>
          <w:rFonts w:cs="Arial"/>
        </w:rPr>
      </w:pPr>
      <w:ins w:id="15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D555677" w14:textId="77777777" w:rsidR="00AA2F5F" w:rsidRPr="002E06B9" w:rsidRDefault="00580605">
      <w:pPr>
        <w:rPr>
          <w:ins w:id="152" w:author="Nick Bernal" w:date="2026-09-26T15:14:00Z" w16du:dateUtc="2026-09-26T19:14:00Z"/>
          <w:rFonts w:cs="Arial"/>
        </w:rPr>
      </w:pPr>
      <w:ins w:id="153"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5DE2E520" w14:textId="77777777" w:rsidR="00AA2F5F" w:rsidRPr="002E06B9" w:rsidRDefault="00580605">
      <w:pPr>
        <w:rPr>
          <w:ins w:id="154" w:author="Nick Bernal" w:date="2026-09-26T15:14:00Z" w16du:dateUtc="2026-09-26T19:14:00Z"/>
          <w:rFonts w:cs="Arial"/>
        </w:rPr>
      </w:pPr>
      <w:ins w:id="15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47CEAEB" w14:textId="77777777" w:rsidR="00AA2F5F" w:rsidRPr="002E06B9" w:rsidRDefault="00580605">
      <w:pPr>
        <w:rPr>
          <w:ins w:id="156" w:author="Nick Bernal" w:date="2026-09-26T15:14:00Z" w16du:dateUtc="2026-09-26T19:14:00Z"/>
          <w:rFonts w:cs="Arial"/>
        </w:rPr>
      </w:pPr>
      <w:ins w:id="15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74D2199" w14:textId="77777777" w:rsidR="00AA2F5F" w:rsidRPr="002E06B9" w:rsidRDefault="00580605">
      <w:pPr>
        <w:rPr>
          <w:ins w:id="158" w:author="Nick Bernal" w:date="2026-09-26T15:14:00Z" w16du:dateUtc="2026-09-26T19:14:00Z"/>
          <w:rFonts w:cs="Arial"/>
        </w:rPr>
      </w:pPr>
      <w:ins w:id="15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50EB775" w14:textId="77777777" w:rsidR="00AA2F5F" w:rsidRPr="002E06B9" w:rsidRDefault="00580605">
      <w:pPr>
        <w:rPr>
          <w:ins w:id="160" w:author="Nick Bernal" w:date="2026-09-26T15:14:00Z" w16du:dateUtc="2026-09-26T19:14:00Z"/>
          <w:rFonts w:cs="Arial"/>
        </w:rPr>
      </w:pPr>
      <w:ins w:id="16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0A0EB48" w14:textId="77777777" w:rsidR="00AA2F5F" w:rsidRPr="002E06B9" w:rsidRDefault="00580605">
      <w:pPr>
        <w:rPr>
          <w:ins w:id="162" w:author="Nick Bernal" w:date="2026-09-26T15:14:00Z" w16du:dateUtc="2026-09-26T19:14:00Z"/>
          <w:rFonts w:cs="Arial"/>
        </w:rPr>
      </w:pPr>
      <w:ins w:id="16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6EF296" w14:textId="77777777" w:rsidR="00AA2F5F" w:rsidRPr="002E06B9" w:rsidRDefault="00580605">
      <w:pPr>
        <w:rPr>
          <w:ins w:id="164" w:author="Nick Bernal" w:date="2026-09-26T15:14:00Z" w16du:dateUtc="2026-09-26T19:14:00Z"/>
          <w:rFonts w:cs="Arial"/>
        </w:rPr>
      </w:pPr>
      <w:ins w:id="16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35D3EA2" w14:textId="77777777" w:rsidR="00AA2F5F" w:rsidRPr="002E06B9" w:rsidRDefault="00580605">
      <w:pPr>
        <w:rPr>
          <w:ins w:id="166" w:author="Nick Bernal" w:date="2026-09-26T15:14:00Z" w16du:dateUtc="2026-09-26T19:14:00Z"/>
          <w:rFonts w:cs="Arial"/>
        </w:rPr>
      </w:pPr>
      <w:ins w:id="16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B389408" w14:textId="77777777" w:rsidR="00AA2F5F" w:rsidRPr="002E06B9" w:rsidRDefault="00580605">
      <w:pPr>
        <w:rPr>
          <w:ins w:id="168" w:author="Nick Bernal" w:date="2026-09-26T15:14:00Z" w16du:dateUtc="2026-09-26T19:14:00Z"/>
          <w:rFonts w:cs="Arial"/>
        </w:rPr>
      </w:pPr>
      <w:ins w:id="16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93E62C" w14:textId="77777777" w:rsidR="00AA2F5F" w:rsidRPr="002E06B9" w:rsidRDefault="00580605">
      <w:pPr>
        <w:rPr>
          <w:ins w:id="170" w:author="Nick Bernal" w:date="2026-09-26T15:14:00Z" w16du:dateUtc="2026-09-26T19:14:00Z"/>
          <w:rFonts w:cs="Arial"/>
        </w:rPr>
      </w:pPr>
      <w:ins w:id="171"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68F21C25" w14:textId="77777777" w:rsidR="00AA2F5F" w:rsidRPr="002E06B9" w:rsidRDefault="00580605">
      <w:pPr>
        <w:rPr>
          <w:ins w:id="172" w:author="Nick Bernal" w:date="2026-09-26T15:14:00Z" w16du:dateUtc="2026-09-26T19:14:00Z"/>
          <w:rFonts w:cs="Arial"/>
        </w:rPr>
      </w:pPr>
      <w:ins w:id="17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B2EA284" w14:textId="77777777" w:rsidR="00AA2F5F" w:rsidRPr="002E06B9" w:rsidRDefault="00580605">
      <w:pPr>
        <w:rPr>
          <w:ins w:id="174" w:author="Nick Bernal" w:date="2026-09-26T15:14:00Z" w16du:dateUtc="2026-09-26T19:14:00Z"/>
          <w:rFonts w:cs="Arial"/>
        </w:rPr>
      </w:pPr>
      <w:ins w:id="17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71D6B16" w14:textId="77777777" w:rsidR="00AA2F5F" w:rsidRPr="002E06B9" w:rsidRDefault="00580605">
      <w:pPr>
        <w:rPr>
          <w:ins w:id="176" w:author="Nick Bernal" w:date="2026-09-26T15:14:00Z" w16du:dateUtc="2026-09-26T19:14:00Z"/>
          <w:rFonts w:cs="Arial"/>
        </w:rPr>
      </w:pPr>
      <w:ins w:id="17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EA1E941" w14:textId="77777777" w:rsidR="00AA2F5F" w:rsidRPr="002E06B9" w:rsidRDefault="00580605">
      <w:pPr>
        <w:rPr>
          <w:ins w:id="178" w:author="Nick Bernal" w:date="2026-09-26T15:14:00Z" w16du:dateUtc="2026-09-26T19:14:00Z"/>
          <w:rFonts w:cs="Arial"/>
        </w:rPr>
      </w:pPr>
      <w:ins w:id="17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47E60A5" w14:textId="77777777" w:rsidR="00AA2F5F" w:rsidRPr="002E06B9" w:rsidRDefault="00580605">
      <w:pPr>
        <w:rPr>
          <w:ins w:id="180" w:author="Nick Bernal" w:date="2026-09-26T15:14:00Z" w16du:dateUtc="2026-09-26T19:14:00Z"/>
          <w:rFonts w:cs="Arial"/>
        </w:rPr>
      </w:pPr>
      <w:ins w:id="18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F4E615A" w14:textId="77777777" w:rsidR="00AA2F5F" w:rsidRPr="002E06B9" w:rsidRDefault="00580605">
      <w:pPr>
        <w:rPr>
          <w:ins w:id="182" w:author="Nick Bernal" w:date="2026-09-26T15:14:00Z" w16du:dateUtc="2026-09-26T19:14:00Z"/>
          <w:rFonts w:cs="Arial"/>
        </w:rPr>
      </w:pPr>
      <w:ins w:id="18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CF97125" w14:textId="77777777" w:rsidR="00AA2F5F" w:rsidRPr="002E06B9" w:rsidRDefault="00580605">
      <w:pPr>
        <w:rPr>
          <w:ins w:id="184" w:author="Nick Bernal" w:date="2026-09-26T15:14:00Z" w16du:dateUtc="2026-09-26T19:14:00Z"/>
          <w:rFonts w:cs="Arial"/>
        </w:rPr>
      </w:pPr>
      <w:ins w:id="18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765BCE" w14:textId="77777777" w:rsidR="00AA2F5F" w:rsidRPr="002E06B9" w:rsidRDefault="00580605">
      <w:pPr>
        <w:rPr>
          <w:ins w:id="186" w:author="Nick Bernal" w:date="2026-09-26T15:14:00Z" w16du:dateUtc="2026-09-26T19:14:00Z"/>
          <w:rFonts w:cs="Arial"/>
        </w:rPr>
      </w:pPr>
      <w:ins w:id="18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FACACA0" w14:textId="77777777" w:rsidR="00AA2F5F" w:rsidRPr="002E06B9" w:rsidRDefault="00580605">
      <w:pPr>
        <w:rPr>
          <w:ins w:id="188" w:author="Nick Bernal" w:date="2026-09-26T15:14:00Z" w16du:dateUtc="2026-09-26T19:14:00Z"/>
          <w:rFonts w:cs="Arial"/>
        </w:rPr>
      </w:pPr>
      <w:ins w:id="189"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7E675834" w14:textId="77777777" w:rsidR="00AA2F5F" w:rsidRPr="002E06B9" w:rsidRDefault="00580605">
      <w:pPr>
        <w:rPr>
          <w:ins w:id="190" w:author="Nick Bernal" w:date="2026-09-26T15:14:00Z" w16du:dateUtc="2026-09-26T19:14:00Z"/>
          <w:rFonts w:cs="Arial"/>
        </w:rPr>
      </w:pPr>
      <w:ins w:id="19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DAFBA2D" w14:textId="77777777" w:rsidR="00AA2F5F" w:rsidRPr="002E06B9" w:rsidRDefault="00580605">
      <w:pPr>
        <w:rPr>
          <w:ins w:id="192" w:author="Nick Bernal" w:date="2026-09-26T15:14:00Z" w16du:dateUtc="2026-09-26T19:14:00Z"/>
          <w:rFonts w:cs="Arial"/>
        </w:rPr>
      </w:pPr>
      <w:ins w:id="19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98630C8" w14:textId="77777777" w:rsidR="00AA2F5F" w:rsidRPr="002E06B9" w:rsidRDefault="00580605">
      <w:pPr>
        <w:rPr>
          <w:ins w:id="194" w:author="Nick Bernal" w:date="2026-09-26T15:14:00Z" w16du:dateUtc="2026-09-26T19:14:00Z"/>
          <w:rFonts w:cs="Arial"/>
        </w:rPr>
      </w:pPr>
      <w:ins w:id="19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C0A39BA" w14:textId="77777777" w:rsidR="00AA2F5F" w:rsidRPr="002E06B9" w:rsidRDefault="00580605">
      <w:pPr>
        <w:rPr>
          <w:ins w:id="196" w:author="Nick Bernal" w:date="2026-09-26T15:14:00Z" w16du:dateUtc="2026-09-26T19:14:00Z"/>
          <w:rFonts w:cs="Arial"/>
        </w:rPr>
      </w:pPr>
      <w:ins w:id="19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F5582F0" w14:textId="77777777" w:rsidR="00AA2F5F" w:rsidRPr="002E06B9" w:rsidRDefault="00580605">
      <w:pPr>
        <w:rPr>
          <w:ins w:id="198" w:author="Nick Bernal" w:date="2026-09-26T15:14:00Z" w16du:dateUtc="2026-09-26T19:14:00Z"/>
          <w:rFonts w:cs="Arial"/>
        </w:rPr>
      </w:pPr>
      <w:ins w:id="19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8D2074" w14:textId="77777777" w:rsidR="00AA2F5F" w:rsidRPr="002E06B9" w:rsidRDefault="00580605">
      <w:pPr>
        <w:rPr>
          <w:ins w:id="200" w:author="Nick Bernal" w:date="2026-09-26T15:14:00Z" w16du:dateUtc="2026-09-26T19:14:00Z"/>
          <w:rFonts w:cs="Arial"/>
        </w:rPr>
      </w:pPr>
      <w:ins w:id="20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722F83A" w14:textId="77777777" w:rsidR="00AA2F5F" w:rsidRPr="002E06B9" w:rsidRDefault="00580605">
      <w:pPr>
        <w:rPr>
          <w:ins w:id="202" w:author="Nick Bernal" w:date="2026-09-26T15:14:00Z" w16du:dateUtc="2026-09-26T19:14:00Z"/>
          <w:rFonts w:cs="Arial"/>
        </w:rPr>
      </w:pPr>
      <w:ins w:id="20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399AD19" w14:textId="77777777" w:rsidR="00AA2F5F" w:rsidRPr="002E06B9" w:rsidRDefault="00580605">
      <w:pPr>
        <w:rPr>
          <w:ins w:id="204" w:author="Nick Bernal" w:date="2026-09-26T15:14:00Z" w16du:dateUtc="2026-09-26T19:14:00Z"/>
          <w:rFonts w:cs="Arial"/>
        </w:rPr>
      </w:pPr>
      <w:ins w:id="20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9284BA" w14:textId="77777777" w:rsidR="00AA2F5F" w:rsidRPr="002E06B9" w:rsidRDefault="00580605">
      <w:pPr>
        <w:rPr>
          <w:ins w:id="206" w:author="Nick Bernal" w:date="2026-09-26T15:14:00Z" w16du:dateUtc="2026-09-26T19:14:00Z"/>
          <w:rFonts w:cs="Arial"/>
        </w:rPr>
      </w:pPr>
      <w:ins w:id="207"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14FABBF3" w14:textId="77777777" w:rsidR="00AA2F5F" w:rsidRPr="002E06B9" w:rsidRDefault="00580605">
      <w:pPr>
        <w:rPr>
          <w:ins w:id="208" w:author="Nick Bernal" w:date="2026-09-26T15:14:00Z" w16du:dateUtc="2026-09-26T19:14:00Z"/>
          <w:rFonts w:cs="Arial"/>
        </w:rPr>
      </w:pPr>
      <w:ins w:id="20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2090DB9" w14:textId="77777777" w:rsidR="00AA2F5F" w:rsidRPr="002E06B9" w:rsidRDefault="00580605">
      <w:pPr>
        <w:rPr>
          <w:ins w:id="210" w:author="Nick Bernal" w:date="2026-09-26T15:14:00Z" w16du:dateUtc="2026-09-26T19:14:00Z"/>
          <w:rFonts w:cs="Arial"/>
        </w:rPr>
      </w:pPr>
      <w:ins w:id="21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060781A" w14:textId="77777777" w:rsidR="00AA2F5F" w:rsidRPr="002E06B9" w:rsidRDefault="00580605">
      <w:pPr>
        <w:rPr>
          <w:ins w:id="212" w:author="Nick Bernal" w:date="2026-09-26T15:14:00Z" w16du:dateUtc="2026-09-26T19:14:00Z"/>
          <w:rFonts w:cs="Arial"/>
        </w:rPr>
      </w:pPr>
      <w:ins w:id="21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FEC6E0F" w14:textId="77777777" w:rsidR="00AA2F5F" w:rsidRPr="002E06B9" w:rsidRDefault="00580605">
      <w:pPr>
        <w:rPr>
          <w:ins w:id="214" w:author="Nick Bernal" w:date="2026-09-26T15:14:00Z" w16du:dateUtc="2026-09-26T19:14:00Z"/>
          <w:rFonts w:cs="Arial"/>
        </w:rPr>
      </w:pPr>
      <w:ins w:id="21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4735E0" w14:textId="77777777" w:rsidR="00AA2F5F" w:rsidRPr="002E06B9" w:rsidRDefault="00580605">
      <w:pPr>
        <w:rPr>
          <w:ins w:id="216" w:author="Nick Bernal" w:date="2026-09-26T15:14:00Z" w16du:dateUtc="2026-09-26T19:14:00Z"/>
          <w:rFonts w:cs="Arial"/>
        </w:rPr>
      </w:pPr>
      <w:ins w:id="21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2EAB8F4" w14:textId="77777777" w:rsidR="00AA2F5F" w:rsidRPr="002E06B9" w:rsidRDefault="00580605">
      <w:pPr>
        <w:rPr>
          <w:ins w:id="218" w:author="Nick Bernal" w:date="2026-09-26T15:14:00Z" w16du:dateUtc="2026-09-26T19:14:00Z"/>
          <w:rFonts w:cs="Arial"/>
        </w:rPr>
      </w:pPr>
      <w:ins w:id="21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1C635AA" w14:textId="77777777" w:rsidR="00AA2F5F" w:rsidRPr="002E06B9" w:rsidRDefault="00580605">
      <w:pPr>
        <w:rPr>
          <w:ins w:id="220" w:author="Nick Bernal" w:date="2026-09-26T15:14:00Z" w16du:dateUtc="2026-09-26T19:14:00Z"/>
          <w:rFonts w:cs="Arial"/>
        </w:rPr>
      </w:pPr>
      <w:ins w:id="22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05B078" w14:textId="77777777" w:rsidR="00AA2F5F" w:rsidRPr="002E06B9" w:rsidRDefault="00580605">
      <w:pPr>
        <w:rPr>
          <w:ins w:id="222" w:author="Nick Bernal" w:date="2026-09-26T15:14:00Z" w16du:dateUtc="2026-09-26T19:14:00Z"/>
          <w:rFonts w:cs="Arial"/>
        </w:rPr>
      </w:pPr>
      <w:ins w:id="22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14FD338" w14:textId="77777777" w:rsidR="00AA2F5F" w:rsidRPr="002E06B9" w:rsidRDefault="00580605">
      <w:pPr>
        <w:rPr>
          <w:ins w:id="224" w:author="Nick Bernal" w:date="2026-09-26T15:14:00Z" w16du:dateUtc="2026-09-26T19:14:00Z"/>
          <w:rFonts w:cs="Arial"/>
        </w:rPr>
      </w:pPr>
      <w:ins w:id="225"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4E66ED33" w14:textId="77777777" w:rsidR="00AA2F5F" w:rsidRPr="002E06B9" w:rsidRDefault="00580605">
      <w:pPr>
        <w:rPr>
          <w:ins w:id="226" w:author="Nick Bernal" w:date="2026-09-26T15:14:00Z" w16du:dateUtc="2026-09-26T19:14:00Z"/>
          <w:rFonts w:cs="Arial"/>
        </w:rPr>
      </w:pPr>
      <w:ins w:id="22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DA69FE8" w14:textId="77777777" w:rsidR="00AA2F5F" w:rsidRPr="002E06B9" w:rsidRDefault="00580605">
      <w:pPr>
        <w:rPr>
          <w:ins w:id="228" w:author="Nick Bernal" w:date="2026-09-26T15:14:00Z" w16du:dateUtc="2026-09-26T19:14:00Z"/>
          <w:rFonts w:cs="Arial"/>
        </w:rPr>
      </w:pPr>
      <w:ins w:id="22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C517413" w14:textId="77777777" w:rsidR="00AA2F5F" w:rsidRPr="002E06B9" w:rsidRDefault="00580605">
      <w:pPr>
        <w:rPr>
          <w:ins w:id="230" w:author="Nick Bernal" w:date="2026-09-26T15:14:00Z" w16du:dateUtc="2026-09-26T19:14:00Z"/>
          <w:rFonts w:cs="Arial"/>
        </w:rPr>
      </w:pPr>
      <w:ins w:id="23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BDEF337" w14:textId="77777777" w:rsidR="00AA2F5F" w:rsidRPr="002E06B9" w:rsidRDefault="00580605">
      <w:pPr>
        <w:rPr>
          <w:ins w:id="232" w:author="Nick Bernal" w:date="2026-09-26T15:14:00Z" w16du:dateUtc="2026-09-26T19:14:00Z"/>
          <w:rFonts w:cs="Arial"/>
        </w:rPr>
      </w:pPr>
      <w:ins w:id="23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325578C" w14:textId="77777777" w:rsidR="00AA2F5F" w:rsidRPr="002E06B9" w:rsidRDefault="00580605">
      <w:pPr>
        <w:rPr>
          <w:ins w:id="234" w:author="Nick Bernal" w:date="2026-09-26T15:14:00Z" w16du:dateUtc="2026-09-26T19:14:00Z"/>
          <w:rFonts w:cs="Arial"/>
        </w:rPr>
      </w:pPr>
      <w:ins w:id="23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A9C9C81" w14:textId="77777777" w:rsidR="00AA2F5F" w:rsidRPr="002E06B9" w:rsidRDefault="00580605">
      <w:pPr>
        <w:rPr>
          <w:ins w:id="236" w:author="Nick Bernal" w:date="2026-09-26T15:14:00Z" w16du:dateUtc="2026-09-26T19:14:00Z"/>
          <w:rFonts w:cs="Arial"/>
        </w:rPr>
      </w:pPr>
      <w:ins w:id="23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52CEA6F" w14:textId="77777777" w:rsidR="00AA2F5F" w:rsidRPr="002E06B9" w:rsidRDefault="00580605">
      <w:pPr>
        <w:rPr>
          <w:ins w:id="238" w:author="Nick Bernal" w:date="2026-09-26T15:14:00Z" w16du:dateUtc="2026-09-26T19:14:00Z"/>
          <w:rFonts w:cs="Arial"/>
        </w:rPr>
      </w:pPr>
      <w:ins w:id="23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2AA1FC" w14:textId="77777777" w:rsidR="00AA2F5F" w:rsidRPr="002E06B9" w:rsidRDefault="00580605">
      <w:pPr>
        <w:rPr>
          <w:ins w:id="240" w:author="Nick Bernal" w:date="2026-09-26T15:14:00Z" w16du:dateUtc="2026-09-26T19:14:00Z"/>
          <w:rFonts w:cs="Arial"/>
        </w:rPr>
      </w:pPr>
      <w:ins w:id="24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994E51E" w14:textId="77777777" w:rsidR="00AA2F5F" w:rsidRPr="002E06B9" w:rsidRDefault="00580605">
      <w:pPr>
        <w:rPr>
          <w:ins w:id="242" w:author="Nick Bernal" w:date="2026-09-26T15:14:00Z" w16du:dateUtc="2026-09-26T19:14:00Z"/>
          <w:rFonts w:cs="Arial"/>
        </w:rPr>
      </w:pPr>
      <w:ins w:id="243"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30265597" w14:textId="77777777" w:rsidR="00AA2F5F" w:rsidRPr="002E06B9" w:rsidRDefault="00580605">
      <w:pPr>
        <w:rPr>
          <w:ins w:id="244" w:author="Nick Bernal" w:date="2026-09-26T15:14:00Z" w16du:dateUtc="2026-09-26T19:14:00Z"/>
          <w:rFonts w:cs="Arial"/>
        </w:rPr>
      </w:pPr>
      <w:ins w:id="24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AE4358" w14:textId="77777777" w:rsidR="00AA2F5F" w:rsidRPr="002E06B9" w:rsidRDefault="00580605">
      <w:pPr>
        <w:rPr>
          <w:ins w:id="246" w:author="Nick Bernal" w:date="2026-09-26T15:14:00Z" w16du:dateUtc="2026-09-26T19:14:00Z"/>
          <w:rFonts w:cs="Arial"/>
        </w:rPr>
      </w:pPr>
      <w:ins w:id="24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D5A575E" w14:textId="77777777" w:rsidR="00AA2F5F" w:rsidRPr="002E06B9" w:rsidRDefault="00580605">
      <w:pPr>
        <w:rPr>
          <w:ins w:id="248" w:author="Nick Bernal" w:date="2026-09-26T15:14:00Z" w16du:dateUtc="2026-09-26T19:14:00Z"/>
          <w:rFonts w:cs="Arial"/>
        </w:rPr>
      </w:pPr>
      <w:ins w:id="24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DD6872A" w14:textId="77777777" w:rsidR="00AA2F5F" w:rsidRPr="002E06B9" w:rsidRDefault="00580605">
      <w:pPr>
        <w:rPr>
          <w:ins w:id="250" w:author="Nick Bernal" w:date="2026-09-26T15:14:00Z" w16du:dateUtc="2026-09-26T19:14:00Z"/>
          <w:rFonts w:cs="Arial"/>
        </w:rPr>
      </w:pPr>
      <w:ins w:id="25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0C442E" w14:textId="77777777" w:rsidR="00AA2F5F" w:rsidRPr="002E06B9" w:rsidRDefault="00580605">
      <w:pPr>
        <w:rPr>
          <w:ins w:id="252" w:author="Nick Bernal" w:date="2026-09-26T15:14:00Z" w16du:dateUtc="2026-09-26T19:14:00Z"/>
          <w:rFonts w:cs="Arial"/>
        </w:rPr>
      </w:pPr>
      <w:ins w:id="25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3A05E19" w14:textId="77777777" w:rsidR="00AA2F5F" w:rsidRPr="002E06B9" w:rsidRDefault="00580605">
      <w:pPr>
        <w:rPr>
          <w:ins w:id="254" w:author="Nick Bernal" w:date="2026-09-26T15:14:00Z" w16du:dateUtc="2026-09-26T19:14:00Z"/>
          <w:rFonts w:cs="Arial"/>
        </w:rPr>
      </w:pPr>
      <w:ins w:id="25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46A033" w14:textId="77777777" w:rsidR="00AA2F5F" w:rsidRPr="002E06B9" w:rsidRDefault="00580605">
      <w:pPr>
        <w:rPr>
          <w:ins w:id="256" w:author="Nick Bernal" w:date="2026-09-26T15:14:00Z" w16du:dateUtc="2026-09-26T19:14:00Z"/>
          <w:rFonts w:cs="Arial"/>
        </w:rPr>
      </w:pPr>
      <w:ins w:id="25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7CAA6E" w14:textId="77777777" w:rsidR="00AA2F5F" w:rsidRPr="002E06B9" w:rsidRDefault="00580605">
      <w:pPr>
        <w:rPr>
          <w:ins w:id="258" w:author="Nick Bernal" w:date="2026-09-26T15:14:00Z" w16du:dateUtc="2026-09-26T19:14:00Z"/>
          <w:rFonts w:cs="Arial"/>
        </w:rPr>
      </w:pPr>
      <w:ins w:id="25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3A31900" w14:textId="77777777" w:rsidR="00AA2F5F" w:rsidRPr="002E06B9" w:rsidRDefault="00580605">
      <w:pPr>
        <w:rPr>
          <w:ins w:id="260" w:author="Nick Bernal" w:date="2026-09-26T15:14:00Z" w16du:dateUtc="2026-09-26T19:14:00Z"/>
          <w:rFonts w:cs="Arial"/>
        </w:rPr>
      </w:pPr>
      <w:ins w:id="261"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6302E313" w14:textId="77777777" w:rsidR="00AA2F5F" w:rsidRPr="002E06B9" w:rsidRDefault="00580605">
      <w:pPr>
        <w:rPr>
          <w:ins w:id="262" w:author="Nick Bernal" w:date="2026-09-26T15:14:00Z" w16du:dateUtc="2026-09-26T19:14:00Z"/>
          <w:rFonts w:cs="Arial"/>
        </w:rPr>
      </w:pPr>
      <w:ins w:id="26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0CE3416" w14:textId="77777777" w:rsidR="00AA2F5F" w:rsidRPr="002E06B9" w:rsidRDefault="00580605">
      <w:pPr>
        <w:rPr>
          <w:ins w:id="264" w:author="Nick Bernal" w:date="2026-09-26T15:14:00Z" w16du:dateUtc="2026-09-26T19:14:00Z"/>
          <w:rFonts w:cs="Arial"/>
        </w:rPr>
      </w:pPr>
      <w:ins w:id="26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1B0DDDA" w14:textId="77777777" w:rsidR="00AA2F5F" w:rsidRPr="002E06B9" w:rsidRDefault="00580605">
      <w:pPr>
        <w:rPr>
          <w:ins w:id="266" w:author="Nick Bernal" w:date="2026-09-26T15:14:00Z" w16du:dateUtc="2026-09-26T19:14:00Z"/>
          <w:rFonts w:cs="Arial"/>
        </w:rPr>
      </w:pPr>
      <w:ins w:id="26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93BADF7" w14:textId="77777777" w:rsidR="00AA2F5F" w:rsidRPr="002E06B9" w:rsidRDefault="00580605">
      <w:pPr>
        <w:rPr>
          <w:ins w:id="268" w:author="Nick Bernal" w:date="2026-09-26T15:14:00Z" w16du:dateUtc="2026-09-26T19:14:00Z"/>
          <w:rFonts w:cs="Arial"/>
        </w:rPr>
      </w:pPr>
      <w:ins w:id="26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18DC3CC" w14:textId="77777777" w:rsidR="00AA2F5F" w:rsidRPr="002E06B9" w:rsidRDefault="00580605">
      <w:pPr>
        <w:rPr>
          <w:ins w:id="270" w:author="Nick Bernal" w:date="2026-09-26T15:14:00Z" w16du:dateUtc="2026-09-26T19:14:00Z"/>
          <w:rFonts w:cs="Arial"/>
        </w:rPr>
      </w:pPr>
      <w:ins w:id="27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69D12D8" w14:textId="77777777" w:rsidR="00AA2F5F" w:rsidRPr="002E06B9" w:rsidRDefault="00580605">
      <w:pPr>
        <w:rPr>
          <w:ins w:id="272" w:author="Nick Bernal" w:date="2026-09-26T15:14:00Z" w16du:dateUtc="2026-09-26T19:14:00Z"/>
          <w:rFonts w:cs="Arial"/>
        </w:rPr>
      </w:pPr>
      <w:ins w:id="27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2E8C8FA" w14:textId="77777777" w:rsidR="00AA2F5F" w:rsidRPr="002E06B9" w:rsidRDefault="00580605">
      <w:pPr>
        <w:rPr>
          <w:ins w:id="274" w:author="Nick Bernal" w:date="2026-09-26T15:14:00Z" w16du:dateUtc="2026-09-26T19:14:00Z"/>
          <w:rFonts w:cs="Arial"/>
        </w:rPr>
      </w:pPr>
      <w:ins w:id="27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730252" w14:textId="77777777" w:rsidR="00AA2F5F" w:rsidRPr="002E06B9" w:rsidRDefault="00580605">
      <w:pPr>
        <w:rPr>
          <w:ins w:id="276" w:author="Nick Bernal" w:date="2026-09-26T15:14:00Z" w16du:dateUtc="2026-09-26T19:14:00Z"/>
          <w:rFonts w:cs="Arial"/>
        </w:rPr>
      </w:pPr>
      <w:ins w:id="27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22D0C63" w14:textId="77777777" w:rsidR="00AA2F5F" w:rsidRPr="002E06B9" w:rsidRDefault="00580605">
      <w:pPr>
        <w:rPr>
          <w:ins w:id="278" w:author="Nick Bernal" w:date="2026-09-26T15:14:00Z" w16du:dateUtc="2026-09-26T19:14:00Z"/>
          <w:rFonts w:cs="Arial"/>
        </w:rPr>
      </w:pPr>
      <w:ins w:id="279"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6540EA89" w14:textId="77777777" w:rsidR="00AA2F5F" w:rsidRPr="002E06B9" w:rsidRDefault="00580605">
      <w:pPr>
        <w:rPr>
          <w:ins w:id="280" w:author="Nick Bernal" w:date="2026-09-26T15:14:00Z" w16du:dateUtc="2026-09-26T19:14:00Z"/>
          <w:rFonts w:cs="Arial"/>
        </w:rPr>
      </w:pPr>
      <w:ins w:id="28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67268EF" w14:textId="77777777" w:rsidR="00AA2F5F" w:rsidRPr="002E06B9" w:rsidRDefault="00580605">
      <w:pPr>
        <w:rPr>
          <w:ins w:id="282" w:author="Nick Bernal" w:date="2026-09-26T15:14:00Z" w16du:dateUtc="2026-09-26T19:14:00Z"/>
          <w:rFonts w:cs="Arial"/>
        </w:rPr>
      </w:pPr>
      <w:ins w:id="28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E304029" w14:textId="77777777" w:rsidR="00AA2F5F" w:rsidRPr="002E06B9" w:rsidRDefault="00580605">
      <w:pPr>
        <w:rPr>
          <w:ins w:id="284" w:author="Nick Bernal" w:date="2026-09-26T15:14:00Z" w16du:dateUtc="2026-09-26T19:14:00Z"/>
          <w:rFonts w:cs="Arial"/>
        </w:rPr>
      </w:pPr>
      <w:ins w:id="28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C1A4C98" w14:textId="77777777" w:rsidR="00AA2F5F" w:rsidRPr="002E06B9" w:rsidRDefault="00580605">
      <w:pPr>
        <w:rPr>
          <w:ins w:id="286" w:author="Nick Bernal" w:date="2026-09-26T15:14:00Z" w16du:dateUtc="2026-09-26T19:14:00Z"/>
          <w:rFonts w:cs="Arial"/>
        </w:rPr>
      </w:pPr>
      <w:ins w:id="28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7F94C0C" w14:textId="77777777" w:rsidR="00AA2F5F" w:rsidRPr="002E06B9" w:rsidRDefault="00580605">
      <w:pPr>
        <w:rPr>
          <w:ins w:id="288" w:author="Nick Bernal" w:date="2026-09-26T15:14:00Z" w16du:dateUtc="2026-09-26T19:14:00Z"/>
          <w:rFonts w:cs="Arial"/>
        </w:rPr>
      </w:pPr>
      <w:ins w:id="28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1E72042" w14:textId="77777777" w:rsidR="00AA2F5F" w:rsidRPr="002E06B9" w:rsidRDefault="00580605">
      <w:pPr>
        <w:rPr>
          <w:ins w:id="290" w:author="Nick Bernal" w:date="2026-09-26T15:14:00Z" w16du:dateUtc="2026-09-26T19:14:00Z"/>
          <w:rFonts w:cs="Arial"/>
        </w:rPr>
      </w:pPr>
      <w:ins w:id="29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ACD4AC9" w14:textId="77777777" w:rsidR="00AA2F5F" w:rsidRPr="002E06B9" w:rsidRDefault="00580605">
      <w:pPr>
        <w:rPr>
          <w:ins w:id="292" w:author="Nick Bernal" w:date="2026-09-26T15:14:00Z" w16du:dateUtc="2026-09-26T19:14:00Z"/>
          <w:rFonts w:cs="Arial"/>
        </w:rPr>
      </w:pPr>
      <w:ins w:id="29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0BACD72" w14:textId="77777777" w:rsidR="00AA2F5F" w:rsidRPr="002E06B9" w:rsidRDefault="00580605">
      <w:pPr>
        <w:rPr>
          <w:ins w:id="294" w:author="Nick Bernal" w:date="2026-09-26T15:14:00Z" w16du:dateUtc="2026-09-26T19:14:00Z"/>
          <w:rFonts w:cs="Arial"/>
        </w:rPr>
      </w:pPr>
      <w:ins w:id="29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96872BE" w14:textId="77777777" w:rsidR="00AA2F5F" w:rsidRPr="002E06B9" w:rsidRDefault="00580605">
      <w:pPr>
        <w:rPr>
          <w:ins w:id="296" w:author="Nick Bernal" w:date="2026-09-26T15:14:00Z" w16du:dateUtc="2026-09-26T19:14:00Z"/>
          <w:rFonts w:cs="Arial"/>
        </w:rPr>
      </w:pPr>
      <w:ins w:id="297"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4706C541" w14:textId="77777777" w:rsidR="00AA2F5F" w:rsidRPr="002E06B9" w:rsidRDefault="00580605">
      <w:pPr>
        <w:rPr>
          <w:ins w:id="298" w:author="Nick Bernal" w:date="2026-09-26T15:14:00Z" w16du:dateUtc="2026-09-26T19:14:00Z"/>
          <w:rFonts w:cs="Arial"/>
        </w:rPr>
      </w:pPr>
      <w:ins w:id="29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9CA2D78" w14:textId="77777777" w:rsidR="00AA2F5F" w:rsidRPr="002E06B9" w:rsidRDefault="00580605">
      <w:pPr>
        <w:rPr>
          <w:ins w:id="300" w:author="Nick Bernal" w:date="2026-09-26T15:14:00Z" w16du:dateUtc="2026-09-26T19:14:00Z"/>
          <w:rFonts w:cs="Arial"/>
        </w:rPr>
      </w:pPr>
      <w:ins w:id="30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C3F5327" w14:textId="77777777" w:rsidR="00AA2F5F" w:rsidRPr="002E06B9" w:rsidRDefault="00580605">
      <w:pPr>
        <w:rPr>
          <w:ins w:id="302" w:author="Nick Bernal" w:date="2026-09-26T15:14:00Z" w16du:dateUtc="2026-09-26T19:14:00Z"/>
          <w:rFonts w:cs="Arial"/>
        </w:rPr>
      </w:pPr>
      <w:ins w:id="30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465AAA0" w14:textId="77777777" w:rsidR="00AA2F5F" w:rsidRPr="002E06B9" w:rsidRDefault="00580605">
      <w:pPr>
        <w:rPr>
          <w:ins w:id="304" w:author="Nick Bernal" w:date="2026-09-26T15:14:00Z" w16du:dateUtc="2026-09-26T19:14:00Z"/>
          <w:rFonts w:cs="Arial"/>
        </w:rPr>
      </w:pPr>
      <w:ins w:id="30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B4FA373" w14:textId="77777777" w:rsidR="00AA2F5F" w:rsidRPr="002E06B9" w:rsidRDefault="00580605">
      <w:pPr>
        <w:rPr>
          <w:ins w:id="306" w:author="Nick Bernal" w:date="2026-09-26T15:14:00Z" w16du:dateUtc="2026-09-26T19:14:00Z"/>
          <w:rFonts w:cs="Arial"/>
        </w:rPr>
      </w:pPr>
      <w:ins w:id="30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393E5F33" w14:textId="77777777" w:rsidR="00AA2F5F" w:rsidRPr="002E06B9" w:rsidRDefault="00580605">
      <w:pPr>
        <w:rPr>
          <w:ins w:id="308" w:author="Nick Bernal" w:date="2026-09-26T15:14:00Z" w16du:dateUtc="2026-09-26T19:14:00Z"/>
          <w:rFonts w:cs="Arial"/>
        </w:rPr>
      </w:pPr>
      <w:ins w:id="30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D6FB13" w14:textId="77777777" w:rsidR="00AA2F5F" w:rsidRPr="002E06B9" w:rsidRDefault="00580605">
      <w:pPr>
        <w:rPr>
          <w:ins w:id="310" w:author="Nick Bernal" w:date="2026-09-26T15:14:00Z" w16du:dateUtc="2026-09-26T19:14:00Z"/>
          <w:rFonts w:cs="Arial"/>
        </w:rPr>
      </w:pPr>
      <w:ins w:id="31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A6ACFAF" w14:textId="77777777" w:rsidR="00AA2F5F" w:rsidRPr="002E06B9" w:rsidRDefault="00580605">
      <w:pPr>
        <w:rPr>
          <w:ins w:id="312" w:author="Nick Bernal" w:date="2026-09-26T15:14:00Z" w16du:dateUtc="2026-09-26T19:14:00Z"/>
          <w:rFonts w:cs="Arial"/>
        </w:rPr>
      </w:pPr>
      <w:ins w:id="31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4EAE46DD" w14:textId="77777777" w:rsidR="00AA2F5F" w:rsidRPr="002E06B9" w:rsidRDefault="00580605">
      <w:pPr>
        <w:rPr>
          <w:ins w:id="314" w:author="Nick Bernal" w:date="2026-09-26T15:14:00Z" w16du:dateUtc="2026-09-26T19:14:00Z"/>
          <w:rFonts w:cs="Arial"/>
        </w:rPr>
      </w:pPr>
      <w:ins w:id="315"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0EE16168" w14:textId="77777777" w:rsidR="00AA2F5F" w:rsidRPr="002E06B9" w:rsidRDefault="00580605">
      <w:pPr>
        <w:rPr>
          <w:ins w:id="316" w:author="Nick Bernal" w:date="2026-09-26T15:14:00Z" w16du:dateUtc="2026-09-26T19:14:00Z"/>
          <w:rFonts w:cs="Arial"/>
        </w:rPr>
      </w:pPr>
      <w:ins w:id="31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77629371" w14:textId="77777777" w:rsidR="00AA2F5F" w:rsidRPr="002E06B9" w:rsidRDefault="00580605">
      <w:pPr>
        <w:rPr>
          <w:ins w:id="318" w:author="Nick Bernal" w:date="2026-09-26T15:14:00Z" w16du:dateUtc="2026-09-26T19:14:00Z"/>
          <w:rFonts w:cs="Arial"/>
        </w:rPr>
      </w:pPr>
      <w:ins w:id="31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BBF4CE4" w14:textId="77777777" w:rsidR="00AA2F5F" w:rsidRPr="002E06B9" w:rsidRDefault="00580605">
      <w:pPr>
        <w:rPr>
          <w:ins w:id="320" w:author="Nick Bernal" w:date="2026-09-26T15:14:00Z" w16du:dateUtc="2026-09-26T19:14:00Z"/>
          <w:rFonts w:cs="Arial"/>
        </w:rPr>
      </w:pPr>
      <w:ins w:id="32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14F57D74" w14:textId="77777777" w:rsidR="00AA2F5F" w:rsidRPr="002E06B9" w:rsidRDefault="00580605">
      <w:pPr>
        <w:rPr>
          <w:ins w:id="322" w:author="Nick Bernal" w:date="2026-09-26T15:14:00Z" w16du:dateUtc="2026-09-26T19:14:00Z"/>
          <w:rFonts w:cs="Arial"/>
        </w:rPr>
      </w:pPr>
      <w:ins w:id="323"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28DA8E94" w14:textId="77777777" w:rsidR="00AA2F5F" w:rsidRPr="002E06B9" w:rsidRDefault="00580605">
      <w:pPr>
        <w:rPr>
          <w:ins w:id="324" w:author="Nick Bernal" w:date="2026-09-26T15:14:00Z" w16du:dateUtc="2026-09-26T19:14:00Z"/>
          <w:rFonts w:cs="Arial"/>
        </w:rPr>
      </w:pPr>
      <w:ins w:id="32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639C8986" w14:textId="77777777" w:rsidR="00AA2F5F" w:rsidRPr="002E06B9" w:rsidRDefault="00580605">
      <w:pPr>
        <w:rPr>
          <w:ins w:id="326" w:author="Nick Bernal" w:date="2026-09-26T15:14:00Z" w16du:dateUtc="2026-09-26T19:14:00Z"/>
          <w:rFonts w:cs="Arial"/>
        </w:rPr>
      </w:pPr>
      <w:ins w:id="327"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0754B7A5" w14:textId="77777777" w:rsidR="00AA2F5F" w:rsidRPr="002E06B9" w:rsidRDefault="00580605">
      <w:pPr>
        <w:rPr>
          <w:ins w:id="328" w:author="Nick Bernal" w:date="2026-09-26T15:14:00Z" w16du:dateUtc="2026-09-26T19:14:00Z"/>
          <w:rFonts w:cs="Arial"/>
        </w:rPr>
      </w:pPr>
      <w:ins w:id="329"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815DFE0" w14:textId="77777777" w:rsidR="00AA2F5F" w:rsidRPr="002E06B9" w:rsidRDefault="00580605">
      <w:pPr>
        <w:rPr>
          <w:ins w:id="330" w:author="Nick Bernal" w:date="2026-09-26T15:14:00Z" w16du:dateUtc="2026-09-26T19:14:00Z"/>
          <w:rFonts w:cs="Arial"/>
        </w:rPr>
      </w:pPr>
      <w:ins w:id="331"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p>
    <w:p w14:paraId="5A3A7149" w14:textId="77777777" w:rsidR="00AA2F5F" w:rsidRPr="002E06B9" w:rsidRDefault="00580605">
      <w:pPr>
        <w:rPr>
          <w:ins w:id="332" w:author="Nick Bernal" w:date="2026-09-26T15:14:00Z" w16du:dateUtc="2026-09-26T19:14:00Z"/>
          <w:rFonts w:cs="Arial"/>
        </w:rPr>
      </w:pPr>
      <w:ins w:id="333" w:author="Nick Bernal" w:date="2026-09-26T15:14:00Z" w16du:dateUtc="2026-09-26T19:14:00Z">
        <w:r w:rsidRPr="002E06B9">
          <w:rPr>
            <w:rFonts w:cs="Arial"/>
          </w:rPr>
          <w:t xml:space="preserve">This is sample text to demonstrate a two-column DOCX layout. The text is repeated many times so that it spans multiple pages. Column formatting should make the text flow from the bottom of the left column to </w:t>
        </w:r>
        <w:r w:rsidRPr="002E06B9">
          <w:rPr>
            <w:rFonts w:cs="Arial"/>
          </w:rPr>
          <w:t>the top of the right column before continuing to the next page.</w:t>
        </w:r>
        <w:r w:rsidRPr="002E06B9">
          <w:rPr>
            <w:rFonts w:cs="Arial"/>
          </w:rPr>
          <w:br/>
        </w:r>
        <w:r w:rsidRPr="002E06B9">
          <w:rPr>
            <w:rFonts w:cs="Arial"/>
          </w:rPr>
          <w:br/>
        </w:r>
      </w:ins>
    </w:p>
    <w:p w14:paraId="43EF663E" w14:textId="5B468A40" w:rsidR="003C58BC" w:rsidRDefault="00580605">
      <w:pPr>
        <w:rPr>
          <w:del w:id="334" w:author="Nick Bernal" w:date="2026-09-26T15:14:00Z" w16du:dateUtc="2026-09-26T19:14:00Z"/>
        </w:rPr>
      </w:pPr>
      <w:ins w:id="335" w:author="Nick Bernal" w:date="2026-09-26T15:14:00Z" w16du:dateUtc="2026-09-26T19:14:00Z">
        <w:r w:rsidRPr="002E06B9">
          <w:rPr>
            <w:rFonts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cs="Arial"/>
          </w:rPr>
          <w:br/>
        </w:r>
        <w:r w:rsidRPr="002E06B9">
          <w:rPr>
            <w:rFonts w:cs="Arial"/>
          </w:rPr>
          <w:br/>
        </w:r>
      </w:ins>
      <w:commentRangeStart w:id="336"/>
      <w:commentRangeStart w:id="337"/>
      <w:del w:id="338" w:author="Nick Bernal" w:date="2026-09-26T15:14:00Z" w16du:dateUtc="2026-09-26T19:14:00Z">
        <w:r w:rsidR="00715FB8">
          <w:delText>Text</w:delText>
        </w:r>
        <w:commentRangeEnd w:id="336"/>
        <w:r w:rsidR="00715FB8">
          <w:rPr>
            <w:rStyle w:val="CommentReference"/>
            <w:sz w:val="24"/>
            <w:szCs w:val="24"/>
          </w:rPr>
          <w:commentReference w:id="336"/>
        </w:r>
        <w:commentRangeEnd w:id="337"/>
        <w:r w:rsidR="00715FB8">
          <w:rPr>
            <w:rStyle w:val="CommentReference"/>
            <w:sz w:val="24"/>
            <w:szCs w:val="24"/>
          </w:rPr>
          <w:commentReference w:id="337"/>
        </w:r>
      </w:del>
    </w:p>
    <w:p w14:paraId="4C492E00" w14:textId="77777777" w:rsidR="00715FB8" w:rsidRDefault="00715FB8">
      <w:pPr>
        <w:rPr>
          <w:del w:id="339" w:author="Nick Bernal" w:date="2026-09-26T15:14:00Z" w16du:dateUtc="2026-09-26T19:14:00Z"/>
        </w:rPr>
      </w:pPr>
    </w:p>
    <w:p w14:paraId="14484A7D" w14:textId="060FB933" w:rsidR="00715FB8" w:rsidRPr="00252D2A" w:rsidRDefault="00715FB8">
      <w:commentRangeStart w:id="340"/>
      <w:del w:id="341" w:author="Nick Bernal" w:date="2026-09-26T15:14:00Z" w16du:dateUtc="2026-09-26T19:14:00Z">
        <w:r>
          <w:delText>Text 2</w:delText>
        </w:r>
        <w:commentRangeEnd w:id="340"/>
        <w:r>
          <w:rPr>
            <w:rStyle w:val="CommentReference"/>
            <w:sz w:val="24"/>
            <w:szCs w:val="24"/>
          </w:rPr>
          <w:commentReference w:id="340"/>
        </w:r>
      </w:del>
    </w:p>
    <w:sectPr w:rsidR="00715FB8" w:rsidRPr="00252D2A" w:rsidSect="00034616">
      <w:pgSz w:w="12240" w:h="15840"/>
      <w:pgMar w:top="1440" w:right="1440" w:bottom="1440" w:left="1440" w:header="720" w:footer="720" w:gutter="0"/>
      <w:cols w:num="2" w:space="720"/>
      <w:docGrid w:linePitch="360"/>
      <w:sectPrChange w:id="342" w:author="Nick Bernal" w:date="2026-09-26T15:14:00Z" w16du:dateUtc="2026-09-26T19:14:00Z">
        <w:sectPr w:rsidR="00715FB8" w:rsidRPr="00252D2A" w:rsidSect="00034616">
          <w:pgMar w:top="1440" w:right="1440" w:bottom="1440" w:left="1440" w:header="720" w:footer="720" w:gutter="0"/>
          <w:cols w:num="1"/>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36" w:author="Nick Bernal" w:date="2025-02-13T08:07:00Z" w:initials="NB">
    <w:p w14:paraId="3C32A513" w14:textId="77777777" w:rsidR="00715FB8" w:rsidRDefault="00715FB8" w:rsidP="00715FB8">
      <w:r>
        <w:rPr>
          <w:rStyle w:val="CommentReference"/>
        </w:rPr>
        <w:annotationRef/>
      </w:r>
      <w:r>
        <w:rPr>
          <w:sz w:val="20"/>
          <w:szCs w:val="20"/>
        </w:rPr>
        <w:t>First comment</w:t>
      </w:r>
    </w:p>
  </w:comment>
  <w:comment w:id="337" w:author="Nick Bernal" w:date="2025-02-13T08:07:00Z" w:initials="NB">
    <w:p w14:paraId="57D89ACE" w14:textId="77777777" w:rsidR="00715FB8" w:rsidRDefault="00715FB8" w:rsidP="00715FB8">
      <w:r>
        <w:rPr>
          <w:rStyle w:val="CommentReference"/>
        </w:rPr>
        <w:annotationRef/>
      </w:r>
      <w:r>
        <w:rPr>
          <w:sz w:val="20"/>
          <w:szCs w:val="20"/>
        </w:rPr>
        <w:t>Threaded</w:t>
      </w:r>
    </w:p>
  </w:comment>
  <w:comment w:id="340" w:author="Nick Bernal" w:date="2025-02-13T08:08:00Z" w:initials="NB">
    <w:p w14:paraId="68121C0A" w14:textId="77777777" w:rsidR="00715FB8" w:rsidRDefault="00715FB8" w:rsidP="00715FB8">
      <w:r>
        <w:rPr>
          <w:rStyle w:val="CommentReference"/>
        </w:rPr>
        <w:annotationRef/>
      </w:r>
      <w:r>
        <w:rPr>
          <w:sz w:val="20"/>
          <w:szCs w:val="20"/>
        </w:rPr>
        <w:t>Single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2A513" w15:done="0"/>
  <w15:commentEx w15:paraId="57D89ACE" w15:paraIdParent="3C32A513" w15:done="0"/>
  <w15:commentEx w15:paraId="68121C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BDD32A5" w16cex:dateUtc="2025-02-13T16:07:00Z"/>
  <w16cex:commentExtensible w16cex:durableId="603D14EB" w16cex:dateUtc="2025-02-13T16:07:00Z"/>
  <w16cex:commentExtensible w16cex:durableId="40F34AB8" w16cex:dateUtc="2025-02-13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2A513" w16cid:durableId="4BDD32A5"/>
  <w16cid:commentId w16cid:paraId="57D89ACE" w16cid:durableId="603D14EB"/>
  <w16cid:commentId w16cid:paraId="68121C0A" w16cid:durableId="40F34A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B8"/>
    <w:rsid w:val="00034616"/>
    <w:rsid w:val="0006063C"/>
    <w:rsid w:val="0015074B"/>
    <w:rsid w:val="001F62B0"/>
    <w:rsid w:val="00252D2A"/>
    <w:rsid w:val="0029639D"/>
    <w:rsid w:val="002E06B9"/>
    <w:rsid w:val="00326F90"/>
    <w:rsid w:val="00360F1B"/>
    <w:rsid w:val="003C1D14"/>
    <w:rsid w:val="003C58BC"/>
    <w:rsid w:val="0057219A"/>
    <w:rsid w:val="00580605"/>
    <w:rsid w:val="00715FB8"/>
    <w:rsid w:val="008B44CC"/>
    <w:rsid w:val="00931F1A"/>
    <w:rsid w:val="00AA1D8D"/>
    <w:rsid w:val="00AA2F5F"/>
    <w:rsid w:val="00AF4127"/>
    <w:rsid w:val="00B47730"/>
    <w:rsid w:val="00CB0664"/>
    <w:rsid w:val="00CE3856"/>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0DD00"/>
  <w15:chartTrackingRefBased/>
  <w15:docId w15:val="{2E69770B-6FA3-4E4F-99D3-65FDAD0F4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Nick Bernal" w:date="2026-09-26T15:14: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14:ligatures w14:val="none"/>
      <w:rPrChange w:id="0" w:author="Nick Bernal" w:date="2026-09-26T15:14: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Nick Bernal" w:date="2026-09-26T15:14: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14:ligatures w14:val="none"/>
      <w:rPrChange w:id="1" w:author="Nick Bernal" w:date="2026-09-26T15:14: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Nick Bernal" w:date="2026-09-26T15:14: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14:ligatures w14:val="none"/>
      <w:rPrChange w:id="2" w:author="Nick Bernal" w:date="2026-09-26T15:14: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Nick Bernal" w:date="2026-09-26T15:14: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14:ligatures w14:val="none"/>
      <w:rPrChange w:id="3" w:author="Nick Bernal" w:date="2026-09-26T15:14: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Nick Bernal" w:date="2026-09-26T15:14: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14:ligatures w14:val="none"/>
      <w:rPrChange w:id="4" w:author="Nick Bernal" w:date="2026-09-26T15:14: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Nick Bernal" w:date="2026-09-26T15:14: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14:ligatures w14:val="none"/>
      <w:rPrChange w:id="5" w:author="Nick Bernal" w:date="2026-09-26T15:1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Nick Bernal" w:date="2026-09-26T15:14: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Nick Bernal" w:date="2026-09-26T15:1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Nick Bernal" w:date="2026-09-26T15:14:00Z">
        <w:pPr>
          <w:keepNext/>
          <w:keepLines/>
          <w:outlineLvl w:val="7"/>
        </w:pPr>
      </w:pPrChange>
    </w:pPr>
    <w:rPr>
      <w:rFonts w:asciiTheme="majorHAnsi" w:eastAsiaTheme="majorEastAsia" w:hAnsiTheme="majorHAnsi" w:cstheme="majorBidi"/>
      <w:color w:val="156082" w:themeColor="accent1"/>
      <w:kern w:val="0"/>
      <w:sz w:val="20"/>
      <w:szCs w:val="20"/>
      <w14:ligatures w14:val="none"/>
      <w:rPrChange w:id="7" w:author="Nick Bernal" w:date="2026-09-26T15:1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Nick Bernal" w:date="2026-09-26T15:14:00Z">
        <w:pPr>
          <w:keepNext/>
          <w:keepLines/>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Nick Bernal" w:date="2026-09-26T15:1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B8"/>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15FB8"/>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15FB8"/>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15FB8"/>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15FB8"/>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15FB8"/>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15FB8"/>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15FB8"/>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15FB8"/>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Nick Bernal" w:date="2026-09-26T15:14:00Z">
        <w:pPr>
          <w:spacing w:after="80"/>
          <w:contextualSpacing/>
        </w:pPr>
      </w:pPrChange>
    </w:pPr>
    <w:rPr>
      <w:rFonts w:asciiTheme="majorHAnsi" w:eastAsiaTheme="majorEastAsia" w:hAnsiTheme="majorHAnsi" w:cstheme="majorBidi"/>
      <w:color w:val="0A1D30" w:themeColor="text2" w:themeShade="BF"/>
      <w:spacing w:val="5"/>
      <w:kern w:val="28"/>
      <w:sz w:val="52"/>
      <w:szCs w:val="52"/>
      <w14:ligatures w14:val="none"/>
      <w:rPrChange w:id="9" w:author="Nick Bernal" w:date="2026-09-26T15:1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715FB8"/>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Nick Bernal" w:date="2026-09-26T15:14:00Z">
        <w:pPr>
          <w:numPr>
            <w:ilvl w:val="1"/>
          </w:numPr>
          <w:spacing w:after="160"/>
        </w:pPr>
      </w:pPrChange>
    </w:pPr>
    <w:rPr>
      <w:rFonts w:asciiTheme="majorHAnsi" w:eastAsiaTheme="majorEastAsia" w:hAnsiTheme="majorHAnsi" w:cstheme="majorBidi"/>
      <w:i/>
      <w:iCs/>
      <w:color w:val="156082" w:themeColor="accent1"/>
      <w:spacing w:val="15"/>
      <w:kern w:val="0"/>
      <w14:ligatures w14:val="none"/>
      <w:rPrChange w:id="10" w:author="Nick Bernal" w:date="2026-09-26T15:1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15FB8"/>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Change w:id="11" w:author="Nick Bernal" w:date="2026-09-26T15:14:00Z">
        <w:pPr>
          <w:spacing w:before="160" w:after="160"/>
          <w:jc w:val="center"/>
        </w:pPr>
      </w:pPrChange>
    </w:pPr>
    <w:rPr>
      <w:rFonts w:asciiTheme="minorHAnsi" w:eastAsiaTheme="minorEastAsia" w:hAnsiTheme="minorHAnsi" w:cstheme="minorBidi"/>
      <w:i/>
      <w:iCs/>
      <w:color w:val="000000" w:themeColor="text1"/>
      <w:kern w:val="0"/>
      <w:sz w:val="22"/>
      <w:szCs w:val="22"/>
      <w14:ligatures w14:val="none"/>
      <w:rPrChange w:id="11" w:author="Nick Bernal" w:date="2026-09-26T15:14: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715FB8"/>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715FB8"/>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Nick Bernal" w:date="2026-09-26T15:14: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Nick Bernal" w:date="2026-09-26T15:14: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asciiTheme="minorHAnsi" w:eastAsiaTheme="minorEastAsia" w:hAnsiTheme="minorHAnsi" w:cstheme="minorBidi"/>
      <w:b/>
      <w:bCs/>
      <w:i/>
      <w:iCs/>
      <w:color w:val="156082" w:themeColor="accent1"/>
      <w:kern w:val="0"/>
      <w:sz w:val="22"/>
      <w:szCs w:val="22"/>
      <w14:ligatures w14:val="none"/>
      <w:rPrChange w:id="13" w:author="Nick Bernal" w:date="2026-09-26T15:14:00Z">
        <w:rPr>
          <w:rFonts w:ascii="Arial" w:eastAsiaTheme="minorHAnsi" w:hAnsi="Arial" w:cs="Times New Roman (Body CS)"/>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715FB8"/>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Nick Bernal" w:date="2026-09-26T15:14:00Z">
        <w:rPr>
          <w:b/>
          <w:bCs/>
          <w:smallCaps/>
          <w:color w:val="0F4761" w:themeColor="accent1" w:themeShade="BF"/>
          <w:spacing w:val="5"/>
        </w:rPr>
      </w:rPrChange>
    </w:rPr>
  </w:style>
  <w:style w:type="character" w:styleId="CommentReference">
    <w:name w:val="annotation reference"/>
    <w:basedOn w:val="DefaultParagraphFont"/>
    <w:uiPriority w:val="99"/>
    <w:semiHidden/>
    <w:unhideWhenUsed/>
    <w:rsid w:val="00715FB8"/>
    <w:rPr>
      <w:sz w:val="16"/>
      <w:szCs w:val="16"/>
    </w:rPr>
  </w:style>
  <w:style w:type="paragraph" w:styleId="CommentText">
    <w:name w:val="annotation text"/>
    <w:basedOn w:val="Normal"/>
    <w:link w:val="CommentTextChar"/>
    <w:uiPriority w:val="99"/>
    <w:semiHidden/>
    <w:unhideWhenUsed/>
    <w:rsid w:val="00715FB8"/>
    <w:rPr>
      <w:sz w:val="20"/>
      <w:szCs w:val="20"/>
    </w:rPr>
  </w:style>
  <w:style w:type="character" w:customStyle="1" w:styleId="CommentTextChar">
    <w:name w:val="Comment Text Char"/>
    <w:basedOn w:val="DefaultParagraphFont"/>
    <w:link w:val="CommentText"/>
    <w:uiPriority w:val="99"/>
    <w:semiHidden/>
    <w:rsid w:val="00715FB8"/>
    <w:rPr>
      <w:sz w:val="20"/>
      <w:szCs w:val="20"/>
    </w:rPr>
  </w:style>
  <w:style w:type="paragraph" w:styleId="CommentSubject">
    <w:name w:val="annotation subject"/>
    <w:basedOn w:val="CommentText"/>
    <w:next w:val="CommentText"/>
    <w:link w:val="CommentSubjectChar"/>
    <w:uiPriority w:val="99"/>
    <w:semiHidden/>
    <w:unhideWhenUsed/>
    <w:rsid w:val="00715FB8"/>
    <w:rPr>
      <w:b/>
      <w:bCs/>
    </w:rPr>
  </w:style>
  <w:style w:type="character" w:customStyle="1" w:styleId="CommentSubjectChar">
    <w:name w:val="Comment Subject Char"/>
    <w:basedOn w:val="CommentTextChar"/>
    <w:link w:val="CommentSubject"/>
    <w:uiPriority w:val="99"/>
    <w:semiHidden/>
    <w:rsid w:val="00715FB8"/>
    <w:rPr>
      <w:b/>
      <w:bCs/>
      <w:sz w:val="20"/>
      <w:szCs w:val="20"/>
    </w:rPr>
  </w:style>
  <w:style w:type="paragraph" w:styleId="Header">
    <w:name w:val="header"/>
    <w:basedOn w:val="Normal"/>
    <w:link w:val="HeaderChar"/>
    <w:uiPriority w:val="99"/>
    <w:unhideWhenUsed/>
    <w:rsid w:val="00E618BF"/>
    <w:pPr>
      <w:tabs>
        <w:tab w:val="center" w:pos="4680"/>
        <w:tab w:val="right" w:pos="9360"/>
      </w:tabs>
      <w:pPrChange w:id="15" w:author="Nick Bernal" w:date="2026-09-26T15:14:00Z">
        <w:pPr>
          <w:tabs>
            <w:tab w:val="center" w:pos="4680"/>
            <w:tab w:val="right" w:pos="9360"/>
          </w:tabs>
        </w:pPr>
      </w:pPrChange>
    </w:pPr>
    <w:rPr>
      <w:rFonts w:asciiTheme="minorHAnsi" w:eastAsiaTheme="minorEastAsia" w:hAnsiTheme="minorHAnsi" w:cstheme="minorBidi"/>
      <w:kern w:val="0"/>
      <w:sz w:val="22"/>
      <w:szCs w:val="22"/>
      <w14:ligatures w14:val="none"/>
      <w:rPrChange w:id="15" w:author="Nick Bernal" w:date="2026-09-26T15:14: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252D2A"/>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6" w:author="Nick Bernal" w:date="2026-09-26T15:14:00Z">
        <w:pPr>
          <w:tabs>
            <w:tab w:val="center" w:pos="4680"/>
            <w:tab w:val="right" w:pos="9360"/>
          </w:tabs>
        </w:pPr>
      </w:pPrChange>
    </w:pPr>
    <w:rPr>
      <w:rFonts w:asciiTheme="minorHAnsi" w:eastAsiaTheme="minorEastAsia" w:hAnsiTheme="minorHAnsi" w:cstheme="minorBidi"/>
      <w:kern w:val="0"/>
      <w:sz w:val="22"/>
      <w:szCs w:val="22"/>
      <w14:ligatures w14:val="none"/>
      <w:rPrChange w:id="16" w:author="Nick Bernal" w:date="2026-09-26T15:14: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252D2A"/>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7" w:author="Nick Bernal" w:date="2026-09-26T15:14:00Z">
        <w:pPr/>
      </w:pPrChange>
    </w:pPr>
    <w:rPr>
      <w:rFonts w:asciiTheme="minorHAnsi" w:eastAsiaTheme="minorEastAsia" w:hAnsiTheme="minorHAnsi" w:cstheme="minorBidi"/>
      <w:kern w:val="0"/>
      <w:sz w:val="22"/>
      <w:szCs w:val="22"/>
      <w14:ligatures w14:val="none"/>
      <w:rPrChange w:id="17" w:author="Nick Bernal" w:date="2026-09-26T15:14: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Nick Bernal" w:date="2026-09-26T15:14:00Z">
        <w:pPr>
          <w:spacing w:after="120" w:line="276" w:lineRule="auto"/>
        </w:pPr>
      </w:pPrChange>
    </w:pPr>
    <w:rPr>
      <w:rFonts w:asciiTheme="minorHAnsi" w:eastAsiaTheme="minorEastAsia" w:hAnsiTheme="minorHAnsi" w:cstheme="minorBidi"/>
      <w:kern w:val="0"/>
      <w:sz w:val="22"/>
      <w:szCs w:val="22"/>
      <w14:ligatures w14:val="none"/>
      <w:rPrChange w:id="18" w:author="Nick Bernal" w:date="2026-09-26T15:14: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252D2A"/>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9" w:author="Nick Bernal" w:date="2026-09-26T15:14:00Z">
        <w:pPr>
          <w:spacing w:after="120" w:line="480" w:lineRule="auto"/>
        </w:pPr>
      </w:pPrChange>
    </w:pPr>
    <w:rPr>
      <w:rFonts w:asciiTheme="minorHAnsi" w:eastAsiaTheme="minorEastAsia" w:hAnsiTheme="minorHAnsi" w:cstheme="minorBidi"/>
      <w:kern w:val="0"/>
      <w:sz w:val="22"/>
      <w:szCs w:val="22"/>
      <w14:ligatures w14:val="none"/>
      <w:rPrChange w:id="19" w:author="Nick Bernal" w:date="2026-09-26T15:14: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252D2A"/>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20" w:author="Nick Bernal" w:date="2026-09-26T15:14:00Z">
        <w:pPr>
          <w:spacing w:after="120" w:line="276" w:lineRule="auto"/>
        </w:pPr>
      </w:pPrChange>
    </w:pPr>
    <w:rPr>
      <w:rFonts w:asciiTheme="minorHAnsi" w:eastAsiaTheme="minorEastAsia" w:hAnsiTheme="minorHAnsi" w:cstheme="minorBidi"/>
      <w:kern w:val="0"/>
      <w:sz w:val="16"/>
      <w:szCs w:val="16"/>
      <w14:ligatures w14:val="none"/>
      <w:rPrChange w:id="20" w:author="Nick Bernal" w:date="2026-09-26T15:14: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252D2A"/>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21" w:author="Nick Bernal" w:date="2026-09-26T15:14:00Z">
        <w:pPr>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1" w:author="Nick Bernal" w:date="2026-09-26T15:14: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Nick Bernal" w:date="2026-09-26T15:14:00Z">
        <w:pPr>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2" w:author="Nick Bernal" w:date="2026-09-26T15:14: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Nick Bernal" w:date="2026-09-26T15:14:00Z">
        <w:pPr>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3" w:author="Nick Bernal" w:date="2026-09-26T15:14: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24" w:author="Nick Bernal" w:date="2026-09-26T15:14:00Z">
        <w:pPr>
          <w:numPr>
            <w:numId w:val="1"/>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4" w:author="Nick Bernal" w:date="2026-09-26T15:14: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25" w:author="Nick Bernal" w:date="2026-09-26T15:14:00Z">
        <w:pPr>
          <w:numPr>
            <w:numId w:val="2"/>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5" w:author="Nick Bernal" w:date="2026-09-26T15:14: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26" w:author="Nick Bernal" w:date="2026-09-26T15:14:00Z">
        <w:pPr>
          <w:numPr>
            <w:numId w:val="3"/>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6" w:author="Nick Bernal" w:date="2026-09-26T15:14: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27" w:author="Nick Bernal" w:date="2026-09-26T15:14:00Z">
        <w:pPr>
          <w:numPr>
            <w:numId w:val="5"/>
          </w:numPr>
          <w:tabs>
            <w:tab w:val="num" w:pos="360"/>
          </w:tabs>
          <w:spacing w:after="200" w:line="276" w:lineRule="auto"/>
          <w:ind w:left="360" w:hanging="360"/>
          <w:contextualSpacing/>
        </w:pPr>
      </w:pPrChange>
    </w:pPr>
    <w:rPr>
      <w:rFonts w:asciiTheme="minorHAnsi" w:eastAsiaTheme="minorEastAsia" w:hAnsiTheme="minorHAnsi" w:cstheme="minorBidi"/>
      <w:kern w:val="0"/>
      <w:sz w:val="22"/>
      <w:szCs w:val="22"/>
      <w14:ligatures w14:val="none"/>
      <w:rPrChange w:id="27" w:author="Nick Bernal" w:date="2026-09-26T15:14: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28" w:author="Nick Bernal" w:date="2026-09-26T15:14:00Z">
        <w:pPr>
          <w:numPr>
            <w:numId w:val="6"/>
          </w:numPr>
          <w:tabs>
            <w:tab w:val="num" w:pos="720"/>
          </w:tabs>
          <w:spacing w:after="200" w:line="276" w:lineRule="auto"/>
          <w:ind w:left="720" w:hanging="360"/>
          <w:contextualSpacing/>
        </w:pPr>
      </w:pPrChange>
    </w:pPr>
    <w:rPr>
      <w:rFonts w:asciiTheme="minorHAnsi" w:eastAsiaTheme="minorEastAsia" w:hAnsiTheme="minorHAnsi" w:cstheme="minorBidi"/>
      <w:kern w:val="0"/>
      <w:sz w:val="22"/>
      <w:szCs w:val="22"/>
      <w14:ligatures w14:val="none"/>
      <w:rPrChange w:id="28" w:author="Nick Bernal" w:date="2026-09-26T15:14: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29" w:author="Nick Bernal" w:date="2026-09-26T15:14:00Z">
        <w:pPr>
          <w:numPr>
            <w:numId w:val="7"/>
          </w:numPr>
          <w:tabs>
            <w:tab w:val="num" w:pos="1080"/>
          </w:tabs>
          <w:spacing w:after="200" w:line="276" w:lineRule="auto"/>
          <w:ind w:left="1080" w:hanging="360"/>
          <w:contextualSpacing/>
        </w:pPr>
      </w:pPrChange>
    </w:pPr>
    <w:rPr>
      <w:rFonts w:asciiTheme="minorHAnsi" w:eastAsiaTheme="minorEastAsia" w:hAnsiTheme="minorHAnsi" w:cstheme="minorBidi"/>
      <w:kern w:val="0"/>
      <w:sz w:val="22"/>
      <w:szCs w:val="22"/>
      <w14:ligatures w14:val="none"/>
      <w:rPrChange w:id="29" w:author="Nick Bernal" w:date="2026-09-26T15:14: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Nick Bernal" w:date="2026-09-26T15:14:00Z">
        <w:pPr>
          <w:spacing w:after="120" w:line="276" w:lineRule="auto"/>
          <w:ind w:left="360"/>
          <w:contextualSpacing/>
        </w:pPr>
      </w:pPrChange>
    </w:pPr>
    <w:rPr>
      <w:rFonts w:asciiTheme="minorHAnsi" w:eastAsiaTheme="minorEastAsia" w:hAnsiTheme="minorHAnsi" w:cstheme="minorBidi"/>
      <w:kern w:val="0"/>
      <w:sz w:val="22"/>
      <w:szCs w:val="22"/>
      <w14:ligatures w14:val="none"/>
      <w:rPrChange w:id="30" w:author="Nick Bernal" w:date="2026-09-26T15:14: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Nick Bernal" w:date="2026-09-26T15:14:00Z">
        <w:pPr>
          <w:spacing w:after="120" w:line="276" w:lineRule="auto"/>
          <w:ind w:left="720"/>
          <w:contextualSpacing/>
        </w:pPr>
      </w:pPrChange>
    </w:pPr>
    <w:rPr>
      <w:rFonts w:asciiTheme="minorHAnsi" w:eastAsiaTheme="minorEastAsia" w:hAnsiTheme="minorHAnsi" w:cstheme="minorBidi"/>
      <w:kern w:val="0"/>
      <w:sz w:val="22"/>
      <w:szCs w:val="22"/>
      <w14:ligatures w14:val="none"/>
      <w:rPrChange w:id="31" w:author="Nick Bernal" w:date="2026-09-26T15:14: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Nick Bernal" w:date="2026-09-26T15:14:00Z">
        <w:pPr>
          <w:spacing w:after="120" w:line="276" w:lineRule="auto"/>
          <w:ind w:left="1080"/>
          <w:contextualSpacing/>
        </w:pPr>
      </w:pPrChange>
    </w:pPr>
    <w:rPr>
      <w:rFonts w:asciiTheme="minorHAnsi" w:eastAsiaTheme="minorEastAsia" w:hAnsiTheme="minorHAnsi" w:cstheme="minorBidi"/>
      <w:kern w:val="0"/>
      <w:sz w:val="22"/>
      <w:szCs w:val="22"/>
      <w14:ligatures w14:val="none"/>
      <w:rPrChange w:id="32" w:author="Nick Bernal" w:date="2026-09-26T15:14: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Nick Bernal" w:date="2026-09-26T15:14: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3" w:author="Nick Bernal" w:date="2026-09-26T15:14: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252D2A"/>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after="200"/>
      <w:pPrChange w:id="34" w:author="Nick Bernal" w:date="2026-09-26T15:14:00Z">
        <w:pPr>
          <w:spacing w:after="200"/>
        </w:pPr>
      </w:pPrChange>
    </w:pPr>
    <w:rPr>
      <w:rFonts w:asciiTheme="minorHAnsi" w:eastAsiaTheme="minorEastAsia" w:hAnsiTheme="minorHAnsi" w:cstheme="minorBidi"/>
      <w:b/>
      <w:bCs/>
      <w:color w:val="156082" w:themeColor="accent1"/>
      <w:kern w:val="0"/>
      <w:sz w:val="18"/>
      <w:szCs w:val="18"/>
      <w14:ligatures w14:val="none"/>
      <w:rPrChange w:id="34" w:author="Nick Bernal" w:date="2026-09-26T15:14: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252D2A"/>
    <w:rPr>
      <w:b/>
      <w:bCs/>
    </w:rPr>
  </w:style>
  <w:style w:type="character" w:styleId="Emphasis">
    <w:name w:val="Emphasis"/>
    <w:basedOn w:val="DefaultParagraphFont"/>
    <w:uiPriority w:val="20"/>
    <w:qFormat/>
    <w:rsid w:val="00252D2A"/>
    <w:rPr>
      <w:i/>
      <w:iCs/>
    </w:rPr>
  </w:style>
  <w:style w:type="character" w:styleId="SubtleEmphasis">
    <w:name w:val="Subtle Emphasis"/>
    <w:basedOn w:val="DefaultParagraphFont"/>
    <w:uiPriority w:val="19"/>
    <w:qFormat/>
    <w:rsid w:val="00252D2A"/>
    <w:rPr>
      <w:i/>
      <w:iCs/>
      <w:color w:val="808080" w:themeColor="text1" w:themeTint="7F"/>
    </w:rPr>
  </w:style>
  <w:style w:type="character" w:styleId="SubtleReference">
    <w:name w:val="Subtle Reference"/>
    <w:basedOn w:val="DefaultParagraphFont"/>
    <w:uiPriority w:val="31"/>
    <w:qFormat/>
    <w:rsid w:val="00252D2A"/>
    <w:rPr>
      <w:smallCaps/>
      <w:color w:val="E97132" w:themeColor="accent2"/>
      <w:u w:val="single"/>
    </w:rPr>
  </w:style>
  <w:style w:type="character" w:styleId="BookTitle">
    <w:name w:val="Book Title"/>
    <w:basedOn w:val="DefaultParagraphFont"/>
    <w:uiPriority w:val="33"/>
    <w:qFormat/>
    <w:rsid w:val="00252D2A"/>
    <w:rPr>
      <w:b/>
      <w:bCs/>
      <w:smallCaps/>
      <w:spacing w:val="5"/>
    </w:rPr>
  </w:style>
  <w:style w:type="paragraph" w:styleId="TOCHeading">
    <w:name w:val="TOC Heading"/>
    <w:basedOn w:val="Heading1"/>
    <w:next w:val="Normal"/>
    <w:uiPriority w:val="39"/>
    <w:semiHidden/>
    <w:unhideWhenUsed/>
    <w:qFormat/>
    <w:rsid w:val="00FC693F"/>
    <w:pPr>
      <w:outlineLvl w:val="9"/>
      <w:pPrChange w:id="35" w:author="Nick Bernal" w:date="2026-09-26T15:14:00Z">
        <w:pPr>
          <w:keepNext/>
          <w:keepLines/>
          <w:spacing w:before="480" w:line="276" w:lineRule="auto"/>
        </w:pPr>
      </w:pPrChange>
    </w:pPr>
    <w:rPr>
      <w:rPrChange w:id="35" w:author="Nick Bernal" w:date="2026-09-26T15:14: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252D2A"/>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52D2A"/>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52D2A"/>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2D2A"/>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52D2A"/>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52D2A"/>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52D2A"/>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52D2A"/>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52D2A"/>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52D2A"/>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52D2A"/>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52D2A"/>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3CDFF-EAE5-1C45-A062-270911A52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6136</Words>
  <Characters>34979</Characters>
  <Application>Microsoft Office Word</Application>
  <DocSecurity>0</DocSecurity>
  <Lines>291</Lines>
  <Paragraphs>82</Paragraphs>
  <ScaleCrop>false</ScaleCrop>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2025-02-13T16:07:00Z</dcterms:created>
  <dcterms:modified xsi:type="dcterms:W3CDTF">2026-09-26T19:14:00Z</dcterms:modified>
</cp:coreProperties>
</file>