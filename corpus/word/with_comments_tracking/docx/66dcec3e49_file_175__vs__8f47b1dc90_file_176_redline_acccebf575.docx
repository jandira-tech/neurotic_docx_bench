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6938B2" w14:textId="77777777" w:rsidR="00AA59A4" w:rsidRDefault="00AA59A4">
      <w:pPr>
        <w:spacing w:after="20"/>
        <w:rPr>
          <w:b/>
          <w:bCs/>
          <w:color w:val="0F172A"/>
          <w:sz w:val="64"/>
          <w:szCs w:val="64"/>
        </w:rPr>
      </w:pPr>
      <w:r>
        <w:rPr>
          <w:b/>
          <w:bCs/>
          <w:color w:val="0F172A"/>
          <w:sz w:val="64"/>
          <w:szCs w:val="64"/>
        </w:rPr>
        <w:t>file_</w:t>
      </w:r>
      <w:ins w:id="1" w:author="Arthur Souza Rodrigues" w:date="2026-07-10T21:51:00Z" w16du:dateUtc="2026-07-11T01:51:00Z">
        <w:r w:rsidR="00C0357D">
          <w:rPr>
            <w:b/>
            <w:bCs/>
            <w:color w:val="0F172A"/>
            <w:sz w:val="64"/>
            <w:szCs w:val="64"/>
          </w:rPr>
          <w:t>176</w:t>
        </w:r>
      </w:ins>
      <w:del w:id="2" w:author="Arthur Souza Rodrigues" w:date="2026-07-10T21:51:00Z" w16du:dateUtc="2026-07-11T01:51:00Z">
        <w:r>
          <w:rPr>
            <w:b/>
            <w:bCs/>
            <w:color w:val="0F172A"/>
            <w:sz w:val="64"/>
            <w:szCs w:val="64"/>
          </w:rPr>
          <w:delText>175</w:delText>
        </w:r>
      </w:del>
      <w:r>
        <w:rPr>
          <w:b/>
          <w:bCs/>
          <w:color w:val="0F172A"/>
          <w:sz w:val="64"/>
          <w:szCs w:val="64"/>
        </w:rPr>
        <w:t>.docx</w:t>
      </w:r>
    </w:p>
    <w:p w14:paraId="2313C800" w14:textId="1FF6A6C9" w:rsidR="00E91EBC" w:rsidRDefault="00ED30A4">
      <w:pPr>
        <w:spacing w:after="20"/>
      </w:pPr>
      <w:commentRangeStart w:id="3"/>
      <w:commentRangeStart w:id="4"/>
      <w:commentRangeEnd w:id="3"/>
      <w:r>
        <w:rPr>
          <w:rStyle w:val="CommentReference"/>
          <w:b/>
          <w:bCs/>
          <w:color w:val="0F172A"/>
          <w:sz w:val="64"/>
          <w:szCs w:val="64"/>
        </w:rPr>
        <w:commentReference w:id="3"/>
      </w:r>
      <w:commentRangeEnd w:id="4"/>
      <w:r>
        <w:rPr>
          <w:rStyle w:val="CommentReference"/>
          <w:b/>
          <w:bCs/>
          <w:color w:val="0F172A"/>
          <w:sz w:val="64"/>
          <w:szCs w:val="64"/>
        </w:rPr>
        <w:commentReference w:id="4"/>
      </w:r>
      <w:r w:rsidR="000C59E6">
        <w:rPr>
          <w:b/>
          <w:bCs/>
          <w:color w:val="0F172A"/>
          <w:sz w:val="64"/>
          <w:szCs w:val="64"/>
        </w:rPr>
        <w:t>eigenpal/docx-editor</w:t>
      </w:r>
      <w:ins w:id="5" w:author="Arthur Souza Rodrigues" w:date="2026-07-10T21:51:00Z" w16du:dateUtc="2026-07-11T01:51:00Z">
        <w:r w:rsidR="00E93D03">
          <w:rPr>
            <w:b/>
            <w:bCs/>
            <w:color w:val="0F172A"/>
            <w:sz w:val="64"/>
            <w:szCs w:val="64"/>
          </w:rPr>
          <w:t xml:space="preserve">         </w:t>
        </w:r>
      </w:ins>
    </w:p>
    <w:p w14:paraId="39D9A197" w14:textId="77777777" w:rsidR="00E91EBC" w:rsidRDefault="000C59E6">
      <w:pPr>
        <w:spacing w:after="60"/>
      </w:pPr>
      <w:r>
        <w:rPr>
          <w:color w:val="64748B"/>
          <w:sz w:val="24"/>
          <w:szCs w:val="24"/>
        </w:rPr>
        <w:t>Project Charter &amp; Contributor Agreement</w:t>
      </w:r>
      <w:ins w:id="6" w:author="Arthur Souza Rodrigues" w:date="2026-07-10T21:51:00Z" w16du:dateUtc="2026-07-11T01:51:00Z">
        <w:r w:rsidR="00E93D03">
          <w:rPr>
            <w:color w:val="64748B"/>
            <w:sz w:val="24"/>
            <w:szCs w:val="24"/>
          </w:rPr>
          <w:t xml:space="preserve">         </w:t>
        </w:r>
      </w:ins>
    </w:p>
    <w:p w14:paraId="6F066E00" w14:textId="77777777" w:rsidR="00E91EBC" w:rsidRDefault="00E91EBC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7" w:author="Arthur Souza Rodrigues" w:date="2026-07-10T21:51:00Z" w16du:dateUtc="2026-07-11T01:5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4680"/>
        <w:gridCol w:w="4680"/>
        <w:tblGridChange w:id="8">
          <w:tblGrid>
            <w:gridCol w:w="4680"/>
            <w:gridCol w:w="4680"/>
          </w:tblGrid>
        </w:tblGridChange>
      </w:tblGrid>
      <w:tr w:rsidR="00E91EBC" w14:paraId="71BAFB25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9" w:author="Arthur Souza Rodrigues" w:date="2026-07-10T21:51:00Z" w16du:dateUtc="2026-07-11T01:51:00Z">
              <w:tcPr>
                <w:tcW w:w="4680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E91EBC" w:rsidRDefault="000C59E6">
            <w:r>
              <w:rPr>
                <w:color w:val="64748B"/>
                <w:sz w:val="20"/>
                <w:szCs w:val="20"/>
              </w:rPr>
              <w:t xml:space="preserve">npm  </w:t>
            </w:r>
            <w:ins w:id="10" w:author="Arthur Souza Rodrigues" w:date="2026-07-10T21:51:00Z" w16du:dateUtc="2026-07-11T01:51:00Z">
              <w:r w:rsidR="00E93D03">
                <w:rPr>
                  <w:color w:val="64748B"/>
                  <w:sz w:val="20"/>
                  <w:szCs w:val="20"/>
                </w:rPr>
                <w:t xml:space="preserve">             </w:t>
              </w:r>
            </w:ins>
            <w:r>
              <w:fldChar w:fldCharType="begin"/>
            </w:r>
            <w:r>
              <w:instrText>HYPERLINK "https://www.npmjs.com/package/@eigenpal/docx-js-editor"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>@eigenpal/docx-js-editor</w:t>
            </w:r>
            <w:ins w:id="11" w:author="Arthur Souza Rodrigues" w:date="2026-07-10T21:51:00Z" w16du:dateUtc="2026-07-11T01:51:00Z"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                 </w:t>
              </w:r>
            </w:ins>
            <w:r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2" w:author="Arthur Souza Rodrigues" w:date="2026-07-10T21:51:00Z" w16du:dateUtc="2026-07-11T01:51:00Z">
              <w:tcPr>
                <w:tcW w:w="4680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6D18F6A5" w14:textId="77777777" w:rsidR="00E91EBC" w:rsidRDefault="000C59E6">
            <w:r>
              <w:rPr>
                <w:color w:val="64748B"/>
                <w:sz w:val="20"/>
                <w:szCs w:val="20"/>
              </w:rPr>
              <w:t xml:space="preserve">github  </w:t>
            </w:r>
            <w:ins w:id="13" w:author="Arthur Souza Rodrigues" w:date="2026-07-10T21:51:00Z" w16du:dateUtc="2026-07-11T01:51:00Z">
              <w:r w:rsidR="00E93D03">
                <w:rPr>
                  <w:color w:val="64748B"/>
                  <w:sz w:val="20"/>
                  <w:szCs w:val="20"/>
                </w:rPr>
                <w:t xml:space="preserve">             </w:t>
              </w:r>
            </w:ins>
            <w:r>
              <w:fldChar w:fldCharType="begin"/>
            </w:r>
            <w:r>
              <w:instrText>HYPERLINK "https://github.com/eigenpal/docx-editor"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>eigenpal/docx-editor</w:t>
            </w:r>
            <w:ins w:id="14" w:author="Arthur Souza Rodrigues" w:date="2026-07-10T21:51:00Z" w16du:dateUtc="2026-07-11T01:51:00Z"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                 </w:t>
              </w:r>
            </w:ins>
            <w:r>
              <w:fldChar w:fldCharType="end"/>
            </w:r>
          </w:p>
        </w:tc>
      </w:tr>
    </w:tbl>
    <w:p w14:paraId="2D41A72A" w14:textId="77777777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</w:t>
      </w:r>
      <w:del w:id="15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 </w:delText>
        </w:r>
      </w:del>
      <w:r>
        <w:rPr>
          <w:b/>
          <w:bCs/>
          <w:color w:val="0F172A"/>
          <w:sz w:val="32"/>
          <w:szCs w:val="32"/>
        </w:rPr>
        <w:t>What this is</w:t>
      </w:r>
      <w:r>
        <w:rPr>
          <w:b/>
          <w:color w:val="0F172A"/>
          <w:sz w:val="32"/>
          <w:rPrChange w:id="16" w:author="Arthur Souza Rodrigues" w:date="2026-07-10T21:51:00Z" w16du:dateUtc="2026-07-11T01:51:00Z">
            <w:rPr>
              <w:b/>
              <w:bCs/>
              <w:sz w:val="32"/>
              <w:szCs w:val="32"/>
            </w:rPr>
          </w:rPrChange>
        </w:rPr>
        <w:t xml:space="preserve"> </w:t>
      </w:r>
      <w:ins w:id="17" w:author="Arthur Souza Rodrigues" w:date="2026-07-10T21:51:00Z" w16du:dateUtc="2026-07-11T01:51:00Z">
        <w:r w:rsidR="00E93D03">
          <w:rPr>
            <w:b/>
            <w:bCs/>
            <w:color w:val="0F172A"/>
            <w:sz w:val="32"/>
            <w:szCs w:val="32"/>
          </w:rPr>
          <w:t xml:space="preserve">        </w:t>
        </w:r>
      </w:ins>
      <w:del w:id="18" w:author="Arthur Souza Rodrigues" w:date="2026-07-10T21:51:00Z" w16du:dateUtc="2026-07-11T01:51:00Z">
        <w:r>
          <w:rPr>
            <w:b/>
            <w:bCs/>
            <w:sz w:val="32"/>
            <w:szCs w:val="32"/>
          </w:rPr>
          <w:delText>- Track Changes Demo</w:delText>
        </w:r>
      </w:del>
    </w:p>
    <w:p w14:paraId="5C239600" w14:textId="4CD71612" w:rsidR="00E91EBC" w:rsidRDefault="000C59E6">
      <w:pPr>
        <w:spacing w:before="60" w:after="60"/>
      </w:pPr>
      <w:r>
        <w:rPr>
          <w:color w:val="0F172A"/>
        </w:rPr>
        <w:t xml:space="preserve">An open-source WYSIWYG </w:t>
      </w:r>
      <w:ins w:id="19" w:author="Arthur Souza Rodrigues" w:date="2026-07-10T21:51:00Z" w16du:dateUtc="2026-07-11T01:51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.docx</w:t>
      </w:r>
      <w:r>
        <w:rPr>
          <w:rFonts w:ascii="Courier New" w:hAnsi="Courier New"/>
          <w:color w:val="0F172A"/>
          <w:sz w:val="19"/>
          <w:rPrChange w:id="20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21" w:author="Arthur Souza Rodrigues" w:date="2026-07-10T21:51:00Z" w16du:dateUtc="2026-07-11T01:51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 xml:space="preserve">editor for React. Drop in </w:t>
      </w:r>
      <w:ins w:id="22" w:author="Arthur Souza Rodrigues" w:date="2026-07-10T21:51:00Z" w16du:dateUtc="2026-07-11T01:51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&lt;DocxEditor documentBuffer={file} /&gt;</w:t>
      </w:r>
      <w:r>
        <w:rPr>
          <w:rFonts w:ascii="Courier New" w:hAnsi="Courier New"/>
          <w:color w:val="0F172A"/>
          <w:sz w:val="19"/>
          <w:rPrChange w:id="23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24" w:author="Arthur Souza Rodrigues" w:date="2026-07-10T21:51:00Z" w16du:dateUtc="2026-07-11T01:51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 xml:space="preserve">and your users can open, edit, and save Word documents entirely in the browser — </w:t>
      </w:r>
      <w:ins w:id="25" w:author="Arthur Souza Rodrigues" w:date="2026-07-10T21:51:00Z" w16du:dateUtc="2026-07-11T01:51:00Z">
        <w:r w:rsidR="00E93D03">
          <w:rPr>
            <w:color w:val="0F172A"/>
          </w:rPr>
          <w:t xml:space="preserve">        </w:t>
        </w:r>
      </w:ins>
      <w:r>
        <w:rPr>
          <w:color w:val="0F172A"/>
        </w:rPr>
        <w:t>no backend required</w:t>
      </w:r>
      <w:ins w:id="26" w:author="Arthur Souza Rodrigues" w:date="2026-07-10T21:51:00Z" w16du:dateUtc="2026-07-11T01:51:00Z">
        <w:r w:rsidR="00E93D03">
          <w:rPr>
            <w:color w:val="0F172A"/>
          </w:rPr>
          <w:t xml:space="preserve">           </w:t>
        </w:r>
      </w:ins>
      <w:r>
        <w:rPr>
          <w:color w:val="0F172A"/>
        </w:rPr>
        <w:t>, no document data leaving the client.</w:t>
      </w:r>
      <w:ins w:id="27" w:author="Arthur Souza Rodrigues" w:date="2026-07-10T21:51:00Z" w16du:dateUtc="2026-07-11T01:51:00Z">
        <w:r w:rsidR="00E93D03">
          <w:rPr>
            <w:color w:val="0F172A"/>
          </w:rPr>
          <w:t xml:space="preserve">         </w:t>
        </w:r>
      </w:ins>
    </w:p>
    <w:p w14:paraId="040B2180" w14:textId="64A1A000" w:rsidR="00E91EBC" w:rsidRDefault="00E91EBC">
      <w:pPr>
        <w:spacing w:before="60"/>
      </w:pPr>
    </w:p>
    <w:p w14:paraId="28B83400" w14:textId="72768E32" w:rsidR="00E91EBC" w:rsidRDefault="000C59E6">
      <w:pPr>
        <w:spacing w:before="60" w:after="60"/>
      </w:pPr>
      <w:r>
        <w:rPr>
          <w:color w:val="0F172A"/>
        </w:rPr>
        <w:t xml:space="preserve">Most editors serialise to HTML and back: </w:t>
      </w:r>
      <w:ins w:id="28" w:author="Arthur Souza Rodrigues" w:date="2026-07-10T21:51:00Z" w16du:dateUtc="2026-07-11T01:51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64748B"/>
          <w:sz w:val="19"/>
          <w:szCs w:val="19"/>
        </w:rPr>
        <w:t>DOCX → HTML → edits → HTML → DOCX</w:t>
      </w:r>
      <w:ins w:id="29" w:author="Arthur Souza Rodrigues" w:date="2026-07-10T21:51:00Z" w16du:dateUtc="2026-07-11T01:51:00Z">
        <w:r w:rsidR="00E93D03">
          <w:rPr>
            <w:rFonts w:ascii="Courier New" w:hAnsi="Courier New" w:cs="Courier New"/>
            <w:color w:val="64748B"/>
            <w:sz w:val="19"/>
            <w:szCs w:val="19"/>
          </w:rPr>
          <w:t xml:space="preserve">         </w:t>
        </w:r>
      </w:ins>
      <w:r>
        <w:rPr>
          <w:color w:val="0F172A"/>
        </w:rPr>
        <w:t xml:space="preserve">. Every hop loses formatting, tracked changes, and styles. </w:t>
      </w:r>
      <w:ins w:id="30" w:author="Arthur Souza Rodrigues" w:date="2026-07-10T21:51:00Z" w16du:dateUtc="2026-07-11T01:51:00Z">
        <w:r w:rsidR="00E93D03">
          <w:rPr>
            <w:color w:val="0F172A"/>
          </w:rPr>
          <w:t xml:space="preserve">        </w:t>
        </w:r>
      </w:ins>
      <w:r>
        <w:rPr>
          <w:color w:val="0F172A"/>
        </w:rPr>
        <w:t xml:space="preserve">This library skips it </w:t>
      </w:r>
      <w:ins w:id="31" w:author="Arthur Souza Rodrigues" w:date="2026-07-10T21:51:00Z" w16du:dateUtc="2026-07-11T01:51:00Z">
        <w:r w:rsidR="00E93D03">
          <w:rPr>
            <w:color w:val="0F172A"/>
          </w:rPr>
          <w:t xml:space="preserve">          </w:t>
        </w:r>
      </w:ins>
      <w:r>
        <w:rPr>
          <w:color w:val="0F172A"/>
        </w:rPr>
        <w:t>— OOXML is the canonical format throughout.</w:t>
      </w:r>
      <w:ins w:id="32" w:author="Arthur Souza Rodrigues" w:date="2026-07-10T21:51:00Z" w16du:dateUtc="2026-07-11T01:51:00Z">
        <w:r w:rsidR="00E93D03">
          <w:rPr>
            <w:color w:val="0F172A"/>
          </w:rPr>
          <w:t xml:space="preserve">         </w:t>
        </w:r>
      </w:ins>
    </w:p>
    <w:p w14:paraId="4AB6BF50" w14:textId="77777777" w:rsidR="00E91EBC" w:rsidRDefault="00E91EBC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33" w:author="Arthur Souza Rodrigues" w:date="2026-07-10T21:51:00Z" w16du:dateUtc="2026-07-11T01:5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60"/>
        <w:tblGridChange w:id="34">
          <w:tblGrid>
            <w:gridCol w:w="9360"/>
          </w:tblGrid>
        </w:tblGridChange>
      </w:tblGrid>
      <w:tr w:rsidR="00E91EBC" w14:paraId="33361193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35" w:author="Arthur Souza Rodrigues" w:date="2026-07-10T21:51:00Z" w16du:dateUtc="2026-07-11T01:51:00Z">
              <w:tcPr>
                <w:tcW w:w="9360" w:type="dxa"/>
                <w:tcBorders>
                  <w:top w:val="single" w:sz="1" w:space="0" w:color="E2E8F0"/>
                  <w:left w:val="single" w:sz="8" w:space="0" w:color="2563EB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285A22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{ DocxEditor } from '@eigenpal/docx-js-editor'</w:t>
            </w:r>
            <w:ins w:id="36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5FD63DB9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'@eigenpal/docx-js-editor/styles.css'</w:t>
            </w:r>
            <w:ins w:id="37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390ABDFF" w14:textId="77777777" w:rsidR="00E91EBC" w:rsidRDefault="00E91EBC"/>
          <w:p w14:paraId="567EA400" w14:textId="30A68100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function App({ file }: { file: ArrayBuffer }) {</w:t>
            </w:r>
            <w:ins w:id="38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6C27A6AB" w14:textId="77777777" w:rsidR="00E91EBC" w:rsidRDefault="000C59E6">
            <w:del w:id="39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return (</w:t>
            </w:r>
            <w:ins w:id="40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3A8E4300" w14:textId="77777777" w:rsidR="00E91EBC" w:rsidRDefault="000C59E6">
            <w:del w:id="41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&lt;DocxEditor</w:t>
            </w:r>
            <w:ins w:id="42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3B343800" w14:textId="77777777" w:rsidR="00E91EBC" w:rsidRDefault="000C59E6">
            <w:del w:id="43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documentBuffer={file}</w:t>
            </w:r>
            <w:ins w:id="44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4831CF74" w14:textId="77777777" w:rsidR="00E91EBC" w:rsidRDefault="000C59E6">
            <w:del w:id="45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onSave={(buffer) =&gt; uploadToServer(buffer)}</w:t>
            </w:r>
            <w:ins w:id="46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10CE9C07" w14:textId="77777777" w:rsidR="0031481F" w:rsidRDefault="00E93D03">
            <w:pPr>
              <w:rPr>
                <w:ins w:id="47" w:author="Arthur Souza Rodrigues" w:date="2026-07-10T21:51:00Z" w16du:dateUtc="2026-07-11T01:51:00Z"/>
              </w:rPr>
            </w:pPr>
            <w:ins w:id="48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639A3F70" w14:textId="77777777" w:rsidR="0031481F" w:rsidRDefault="00E93D03">
            <w:pPr>
              <w:rPr>
                <w:ins w:id="49" w:author="Arthur Souza Rodrigues" w:date="2026-07-10T21:51:00Z" w16du:dateUtc="2026-07-11T01:51:00Z"/>
              </w:rPr>
            </w:pPr>
            <w:ins w:id="50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5947C400" w14:textId="5DC24300" w:rsidR="00E91EBC" w:rsidRDefault="00E93D03">
            <w:pPr>
              <w:rPr>
                <w:del w:id="51" w:author="Arthur Souza Rodrigues" w:date="2026-07-10T21:51:00Z" w16du:dateUtc="2026-07-11T01:51:00Z"/>
              </w:rPr>
            </w:pPr>
            <w:ins w:id="52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  <w:del w:id="53" w:author="Arthur Souza Rodrigues" w:date="2026-07-10T21:51:00Z" w16du:dateUtc="2026-07-11T01:51:00Z">
              <w:r w:rsidR="000C59E6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/&gt;</w:delText>
              </w:r>
            </w:del>
          </w:p>
          <w:p w14:paraId="39F06D2F" w14:textId="77777777" w:rsidR="00E91EBC" w:rsidRDefault="000C59E6">
            <w:pPr>
              <w:rPr>
                <w:del w:id="54" w:author="Arthur Souza Rodrigues" w:date="2026-07-10T21:51:00Z" w16du:dateUtc="2026-07-11T01:51:00Z"/>
              </w:rPr>
            </w:pPr>
            <w:del w:id="55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)</w:delText>
              </w:r>
            </w:del>
          </w:p>
          <w:p w14:paraId="579967F5" w14:textId="77777777" w:rsidR="00E91EBC" w:rsidRDefault="000C59E6">
            <w:del w:id="56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}</w:delText>
              </w:r>
            </w:del>
          </w:p>
        </w:tc>
      </w:tr>
    </w:tbl>
    <w:p w14:paraId="2163BE00" w14:textId="77777777" w:rsidR="00E91EBC" w:rsidRDefault="00E91EBC">
      <w:pPr>
        <w:spacing w:before="160"/>
      </w:pPr>
    </w:p>
    <w:p w14:paraId="124B2800" w14:textId="77777777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2.</w:t>
      </w:r>
      <w:del w:id="57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 </w:delText>
        </w:r>
      </w:del>
      <w:r>
        <w:rPr>
          <w:b/>
          <w:bCs/>
          <w:color w:val="0F172A"/>
          <w:sz w:val="32"/>
          <w:szCs w:val="32"/>
        </w:rPr>
        <w:t xml:space="preserve"> Collaboration — Tracked Changes &amp; Comments</w:t>
      </w:r>
      <w:ins w:id="58" w:author="Arthur Souza Rodrigues" w:date="2026-07-10T21:51:00Z" w16du:dateUtc="2026-07-11T01:51:00Z">
        <w:r w:rsidR="00E93D03">
          <w:rPr>
            <w:b/>
            <w:bCs/>
            <w:color w:val="0F172A"/>
            <w:sz w:val="32"/>
            <w:szCs w:val="32"/>
          </w:rPr>
          <w:t xml:space="preserve">         </w:t>
        </w:r>
      </w:ins>
    </w:p>
    <w:p w14:paraId="2409DE00" w14:textId="1129CE00" w:rsidR="00E91EBC" w:rsidRDefault="000C59E6">
      <w:pPr>
        <w:spacing w:before="60" w:after="60"/>
      </w:pPr>
      <w:r>
        <w:rPr>
          <w:color w:val="0F172A"/>
        </w:rPr>
        <w:t>Both features round-trip through OOXML so documents open correctly in Word, LibreOffice, and Google Docs.</w:t>
      </w:r>
      <w:ins w:id="59" w:author="Arthur Souza Rodrigues" w:date="2026-07-10T21:51:00Z" w16du:dateUtc="2026-07-11T01:51:00Z">
        <w:r w:rsidR="00E93D03">
          <w:rPr>
            <w:color w:val="0F172A"/>
          </w:rPr>
          <w:t xml:space="preserve">         </w:t>
        </w:r>
      </w:ins>
    </w:p>
    <w:p w14:paraId="2F9DEC00" w14:textId="77777777" w:rsidR="00E91EBC" w:rsidRDefault="00E91EBC">
      <w:pPr>
        <w:spacing w:before="80"/>
      </w:pPr>
    </w:p>
    <w:p w14:paraId="3C4CF9A3" w14:textId="77777777" w:rsidR="00E91EBC" w:rsidRDefault="000C59E6">
      <w:pPr>
        <w:spacing w:before="180" w:after="40"/>
      </w:pPr>
      <w:r>
        <w:rPr>
          <w:b/>
          <w:bCs/>
          <w:color w:val="0F172A"/>
        </w:rPr>
        <w:t>Suggestion mode</w:t>
      </w:r>
      <w:ins w:id="60" w:author="Arthur Souza Rodrigues" w:date="2026-07-10T21:51:00Z" w16du:dateUtc="2026-07-11T01:51:00Z">
        <w:r w:rsidR="00E93D03">
          <w:rPr>
            <w:b/>
            <w:bCs/>
            <w:color w:val="0F172A"/>
          </w:rPr>
          <w:t xml:space="preserve">         </w:t>
        </w:r>
      </w:ins>
    </w:p>
    <w:p w14:paraId="0D483E00" w14:textId="77777777" w:rsidR="00E91EBC" w:rsidRDefault="000C59E6">
      <w:pPr>
        <w:spacing w:before="60" w:after="60"/>
      </w:pPr>
      <w:r>
        <w:rPr>
          <w:color w:val="0F172A"/>
        </w:rPr>
        <w:t xml:space="preserve">Toggle between </w:t>
      </w:r>
      <w:ins w:id="61" w:author="Arthur Souza Rodrigues" w:date="2026-07-10T21:51:00Z" w16du:dateUtc="2026-07-11T01:51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Editing</w:t>
      </w:r>
      <w:r>
        <w:rPr>
          <w:rFonts w:ascii="Courier New" w:hAnsi="Courier New"/>
          <w:color w:val="0F172A"/>
          <w:sz w:val="19"/>
          <w:rPrChange w:id="62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63" w:author="Arthur Souza Rodrigues" w:date="2026-07-10T21:51:00Z" w16du:dateUtc="2026-07-11T01:51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 xml:space="preserve">and </w:t>
      </w:r>
      <w:ins w:id="64" w:author="Arthur Souza Rodrigues" w:date="2026-07-10T21:51:00Z" w16du:dateUtc="2026-07-11T01:51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Suggesting</w:t>
      </w:r>
      <w:r>
        <w:rPr>
          <w:rFonts w:ascii="Courier New" w:hAnsi="Courier New"/>
          <w:color w:val="0F172A"/>
          <w:sz w:val="19"/>
          <w:rPrChange w:id="65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66" w:author="Arthur Souza Rodrigues" w:date="2026-07-10T21:51:00Z" w16du:dateUtc="2026-07-11T01:51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>via the toolbar dropdown. In Suggesting mode, every edit becomes a tracked insertion (</w:t>
      </w:r>
      <w:ins w:id="67" w:author="Arthur Souza Rodrigues" w:date="2026-07-10T21:51:00Z" w16du:dateUtc="2026-07-11T01:51:00Z">
        <w:r w:rsidR="00E93D03">
          <w:rPr>
            <w:color w:val="0F172A"/>
          </w:rPr>
          <w:t xml:space="preserve">         </w:t>
        </w:r>
      </w:ins>
      <w:r>
        <w:rPr>
          <w:color w:val="16A34A"/>
        </w:rPr>
        <w:t>green underline</w:t>
      </w:r>
      <w:ins w:id="68" w:author="Arthur Souza Rodrigues" w:date="2026-07-10T21:51:00Z" w16du:dateUtc="2026-07-11T01:51:00Z">
        <w:r w:rsidR="00E93D03">
          <w:rPr>
            <w:color w:val="16A34A"/>
          </w:rPr>
          <w:t xml:space="preserve">         </w:t>
        </w:r>
      </w:ins>
      <w:r>
        <w:rPr>
          <w:color w:val="0F172A"/>
        </w:rPr>
        <w:t>) or deletion (</w:t>
      </w:r>
      <w:ins w:id="69" w:author="Arthur Souza Rodrigues" w:date="2026-07-10T21:51:00Z" w16du:dateUtc="2026-07-11T01:51:00Z">
        <w:r w:rsidR="00E93D03">
          <w:rPr>
            <w:color w:val="0F172A"/>
          </w:rPr>
          <w:t xml:space="preserve">         </w:t>
        </w:r>
      </w:ins>
      <w:r>
        <w:rPr>
          <w:color w:val="DC2626"/>
        </w:rPr>
        <w:t>red strikethrough</w:t>
      </w:r>
      <w:ins w:id="70" w:author="Arthur Souza Rodrigues" w:date="2026-07-10T21:51:00Z" w16du:dateUtc="2026-07-11T01:51:00Z">
        <w:r w:rsidR="00E93D03">
          <w:rPr>
            <w:color w:val="DC2626"/>
          </w:rPr>
          <w:t xml:space="preserve">         </w:t>
        </w:r>
      </w:ins>
      <w:r>
        <w:rPr>
          <w:color w:val="0F172A"/>
        </w:rPr>
        <w:t>). Consecutive keystrokes group into a single change. Accept or reject individually or all at once.</w:t>
      </w:r>
      <w:ins w:id="71" w:author="Arthur Souza Rodrigues" w:date="2026-07-10T21:51:00Z" w16du:dateUtc="2026-07-11T01:51:00Z">
        <w:r w:rsidR="00E93D03">
          <w:rPr>
            <w:color w:val="0F172A"/>
          </w:rPr>
          <w:t xml:space="preserve">         </w:t>
        </w:r>
      </w:ins>
    </w:p>
    <w:p w14:paraId="7011B5C2" w14:textId="77777777" w:rsidR="00E91EBC" w:rsidRDefault="00E91EBC">
      <w:pPr>
        <w:spacing w:before="60"/>
      </w:pPr>
    </w:p>
    <w:p w14:paraId="2228E200" w14:textId="40AC8A00" w:rsidR="00E91EBC" w:rsidRDefault="000C59E6">
      <w:pPr>
        <w:spacing w:before="60" w:after="60"/>
      </w:pPr>
      <w:r>
        <w:rPr>
          <w:color w:val="0F172A"/>
        </w:rPr>
        <w:lastRenderedPageBreak/>
        <w:t xml:space="preserve">Serialises to </w:t>
      </w:r>
      <w:ins w:id="72" w:author="Arthur Souza Rodrigues" w:date="2026-07-10T21:51:00Z" w16du:dateUtc="2026-07-11T01:51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rFonts w:ascii="Courier New" w:hAnsi="Courier New"/>
          <w:color w:val="0F172A"/>
          <w:sz w:val="19"/>
          <w:rPrChange w:id="73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74" w:author="Arthur Souza Rodrigues" w:date="2026-07-10T21:51:00Z" w16du:dateUtc="2026-07-11T01:51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  <w:r w:rsidR="00E93D03">
          <w:rPr>
            <w:color w:val="0F172A"/>
          </w:rPr>
          <w:t xml:space="preserve">/        </w:t>
        </w:r>
      </w:ins>
      <w:del w:id="75" w:author="Arthur Souza Rodrigues" w:date="2026-07-10T21:51:00Z" w16du:dateUtc="2026-07-11T01:51:00Z">
        <w:r>
          <w:rPr>
            <w:color w:val="0F172A"/>
          </w:rPr>
          <w:delText>/</w:delText>
        </w:r>
      </w:del>
      <w:r>
        <w:rPr>
          <w:color w:val="0F172A"/>
        </w:rPr>
        <w:t xml:space="preserve">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ins w:id="76" w:author="Arthur Souza Rodrigues" w:date="2026-07-10T21:51:00Z" w16du:dateUtc="2026-07-11T01:51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rFonts w:ascii="Courier New" w:hAnsi="Courier New"/>
          <w:color w:val="0F172A"/>
          <w:sz w:val="19"/>
          <w:rPrChange w:id="77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r>
        <w:rPr>
          <w:color w:val="0F172A"/>
        </w:rPr>
        <w:t>— the same OOXML markup Word uses. Tracked changes survive a save/reload cycle and are reviewable in Word with full accept/reject UI.</w:t>
      </w:r>
      <w:ins w:id="78" w:author="Arthur Souza Rodrigues" w:date="2026-07-10T21:51:00Z" w16du:dateUtc="2026-07-11T01:51:00Z">
        <w:r w:rsidR="00E93D03">
          <w:rPr>
            <w:color w:val="0F172A"/>
          </w:rPr>
          <w:t xml:space="preserve">         </w:t>
        </w:r>
      </w:ins>
    </w:p>
    <w:p w14:paraId="1E769400" w14:textId="77777777" w:rsidR="00E91EBC" w:rsidRDefault="00E91EBC">
      <w:pPr>
        <w:spacing w:before="80"/>
      </w:pPr>
    </w:p>
    <w:p w14:paraId="7276C19E" w14:textId="77777777" w:rsidR="00E91EBC" w:rsidRDefault="000C59E6">
      <w:pPr>
        <w:spacing w:before="180" w:after="40"/>
      </w:pPr>
      <w:r>
        <w:rPr>
          <w:b/>
          <w:bCs/>
          <w:color w:val="0F172A"/>
        </w:rPr>
        <w:t>Comments</w:t>
      </w:r>
      <w:ins w:id="79" w:author="Arthur Souza Rodrigues" w:date="2026-07-10T21:51:00Z" w16du:dateUtc="2026-07-11T01:51:00Z">
        <w:r w:rsidR="00E93D03">
          <w:rPr>
            <w:b/>
            <w:bCs/>
            <w:color w:val="0F172A"/>
          </w:rPr>
          <w:t xml:space="preserve">         </w:t>
        </w:r>
      </w:ins>
    </w:p>
    <w:p w14:paraId="50EECB0D" w14:textId="77777777" w:rsidR="00E91EBC" w:rsidRDefault="000C59E6">
      <w:pPr>
        <w:spacing w:before="60" w:after="60"/>
      </w:pPr>
      <w:r>
        <w:rPr>
          <w:color w:val="0F172A"/>
        </w:rPr>
        <w:t xml:space="preserve">Select text and click the floating button on the page edge to </w:t>
      </w:r>
      <w:ins w:id="80" w:author="Arthur Souza Rodrigues" w:date="2026-07-10T21:51:00Z" w16du:dateUtc="2026-07-11T01:51:00Z">
        <w:r w:rsidR="00E93D03">
          <w:rPr>
            <w:color w:val="0F172A"/>
          </w:rPr>
          <w:t xml:space="preserve">        </w:t>
        </w:r>
      </w:ins>
      <w:commentRangeStart w:id="81"/>
      <w:commentRangeStart w:id="82"/>
      <w:r>
        <w:rPr>
          <w:color w:val="0F172A"/>
        </w:rPr>
        <w:t>add a comment anchored to that selection</w:t>
      </w:r>
      <w:commentRangeEnd w:id="82"/>
      <w:r>
        <w:rPr>
          <w:rStyle w:val="CommentReference"/>
          <w:color w:val="0F172A"/>
          <w:sz w:val="22"/>
          <w:szCs w:val="22"/>
        </w:rPr>
        <w:commentReference w:id="82"/>
      </w:r>
      <w:ins w:id="83" w:author="Arthur Souza Rodrigues" w:date="2026-07-10T21:51:00Z" w16du:dateUtc="2026-07-11T01:51:00Z">
        <w:r w:rsidR="00E93D03">
          <w:rPr>
            <w:color w:val="0F172A"/>
          </w:rPr>
          <w:t xml:space="preserve">         </w:t>
        </w:r>
      </w:ins>
      <w:commentRangeEnd w:id="81"/>
      <w:r w:rsidR="00E93D03">
        <w:rPr>
          <w:rStyle w:val="CommentReference"/>
          <w:color w:val="0F172A"/>
          <w:sz w:val="22"/>
          <w:szCs w:val="22"/>
        </w:rPr>
        <w:commentReference w:id="81"/>
      </w:r>
      <w:r>
        <w:rPr>
          <w:color w:val="0F172A"/>
        </w:rPr>
        <w:t>. A Google Docs-style sidebar shows threaded cards positioned at their anchor point in the document. Reply, resolve, reopen, or delete inline.</w:t>
      </w:r>
      <w:ins w:id="84" w:author="Arthur Souza Rodrigues" w:date="2026-07-10T21:51:00Z" w16du:dateUtc="2026-07-11T01:51:00Z">
        <w:r w:rsidR="00E93D03">
          <w:rPr>
            <w:color w:val="0F172A"/>
          </w:rPr>
          <w:t xml:space="preserve">         </w:t>
        </w:r>
      </w:ins>
    </w:p>
    <w:p w14:paraId="5EB00800" w14:textId="4A396600" w:rsidR="00E91EBC" w:rsidRDefault="00E91EBC">
      <w:pPr>
        <w:spacing w:before="60"/>
      </w:pPr>
    </w:p>
    <w:p w14:paraId="6D74AD00" w14:textId="77777777" w:rsidR="00E91EBC" w:rsidRDefault="000C59E6">
      <w:pPr>
        <w:spacing w:before="60" w:after="60"/>
      </w:pPr>
      <w:r>
        <w:rPr>
          <w:color w:val="0F172A"/>
        </w:rPr>
        <w:t xml:space="preserve">Serialises to </w:t>
      </w:r>
      <w:ins w:id="85" w:author="Arthur Souza Rodrigues" w:date="2026-07-10T21:51:00Z" w16du:dateUtc="2026-07-11T01:51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comments.xml</w:t>
      </w:r>
      <w:r>
        <w:rPr>
          <w:rFonts w:ascii="Courier New" w:hAnsi="Courier New"/>
          <w:color w:val="0F172A"/>
          <w:sz w:val="19"/>
          <w:rPrChange w:id="86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87" w:author="Arthur Souza Rodrigues" w:date="2026-07-10T21:51:00Z" w16du:dateUtc="2026-07-11T01:51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 xml:space="preserve">with </w:t>
      </w:r>
      <w:ins w:id="88" w:author="Arthur Souza Rodrigues" w:date="2026-07-10T21:51:00Z" w16du:dateUtc="2026-07-11T01:51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w:commentRangeStart</w:t>
      </w:r>
      <w:r>
        <w:rPr>
          <w:rFonts w:ascii="Courier New" w:hAnsi="Courier New"/>
          <w:color w:val="0F172A"/>
          <w:sz w:val="19"/>
          <w:rPrChange w:id="89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90" w:author="Arthur Souza Rodrigues" w:date="2026-07-10T21:51:00Z" w16du:dateUtc="2026-07-11T01:51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  <w:r w:rsidR="00E93D03">
          <w:rPr>
            <w:color w:val="0F172A"/>
          </w:rPr>
          <w:t xml:space="preserve">/        </w:t>
        </w:r>
      </w:ins>
      <w:del w:id="91" w:author="Arthur Souza Rodrigues" w:date="2026-07-10T21:51:00Z" w16du:dateUtc="2026-07-11T01:51:00Z">
        <w:r>
          <w:rPr>
            <w:color w:val="0F172A"/>
          </w:rPr>
          <w:delText>/</w:delText>
        </w:r>
      </w:del>
      <w:r>
        <w:rPr>
          <w:color w:val="0F172A"/>
        </w:rPr>
        <w:t xml:space="preserve"> </w:t>
      </w:r>
      <w:r>
        <w:rPr>
          <w:rFonts w:ascii="Courier New" w:hAnsi="Courier New" w:cs="Courier New"/>
          <w:color w:val="0F172A"/>
          <w:sz w:val="19"/>
          <w:szCs w:val="19"/>
        </w:rPr>
        <w:t>w:commentRangeEnd</w:t>
      </w:r>
      <w:r>
        <w:rPr>
          <w:rFonts w:ascii="Courier New" w:hAnsi="Courier New"/>
          <w:color w:val="0F172A"/>
          <w:sz w:val="19"/>
          <w:rPrChange w:id="92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93" w:author="Arthur Souza Rodrigues" w:date="2026-07-10T21:51:00Z" w16du:dateUtc="2026-07-11T01:51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>markers. Comments and reply threads are preserved on round-trip.</w:t>
      </w:r>
      <w:ins w:id="94" w:author="Arthur Souza Rodrigues" w:date="2026-07-10T21:51:00Z" w16du:dateUtc="2026-07-11T01:51:00Z">
        <w:r w:rsidR="00E93D03">
          <w:rPr>
            <w:color w:val="0F172A"/>
          </w:rPr>
          <w:t xml:space="preserve">         </w:t>
        </w:r>
      </w:ins>
    </w:p>
    <w:p w14:paraId="56FD1A00" w14:textId="226DA740" w:rsidR="00E91EBC" w:rsidRDefault="00E91EBC">
      <w:pPr>
        <w:spacing w:before="80"/>
      </w:pPr>
    </w:p>
    <w:p w14:paraId="07D0CE00" w14:textId="0F7CE400" w:rsidR="00E91EBC" w:rsidRDefault="000C59E6">
      <w:pPr>
        <w:spacing w:before="180" w:after="40"/>
      </w:pPr>
      <w:r>
        <w:rPr>
          <w:b/>
          <w:bCs/>
          <w:color w:val="0F172A"/>
        </w:rPr>
        <w:t>Agent-friendly</w:t>
      </w:r>
      <w:ins w:id="95" w:author="Arthur Souza Rodrigues" w:date="2026-07-10T21:51:00Z" w16du:dateUtc="2026-07-11T01:51:00Z">
        <w:r w:rsidR="00E93D03">
          <w:rPr>
            <w:b/>
            <w:bCs/>
            <w:color w:val="0F172A"/>
          </w:rPr>
          <w:t xml:space="preserve">         </w:t>
        </w:r>
      </w:ins>
    </w:p>
    <w:p w14:paraId="301DCBB7" w14:textId="77777777" w:rsidR="00E91EBC" w:rsidRDefault="000C59E6">
      <w:pPr>
        <w:spacing w:before="60" w:after="60"/>
      </w:pPr>
      <w:r>
        <w:rPr>
          <w:color w:val="0F172A"/>
        </w:rPr>
        <w:t xml:space="preserve">Because tracked changes and comments are native OOXML, an AI agent can write </w:t>
      </w:r>
      <w:ins w:id="96" w:author="Arthur Souza Rodrigues" w:date="2026-07-10T21:51:00Z" w16du:dateUtc="2026-07-11T01:51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rFonts w:ascii="Courier New" w:hAnsi="Courier New"/>
          <w:color w:val="0F172A"/>
          <w:sz w:val="19"/>
          <w:rPrChange w:id="97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98" w:author="Arthur Souza Rodrigues" w:date="2026-07-10T21:51:00Z" w16du:dateUtc="2026-07-11T01:51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  <w:r w:rsidR="00E93D03">
          <w:rPr>
            <w:color w:val="0F172A"/>
          </w:rPr>
          <w:t xml:space="preserve">/        </w:t>
        </w:r>
      </w:ins>
      <w:del w:id="99" w:author="Arthur Souza Rodrigues" w:date="2026-07-10T21:51:00Z" w16du:dateUtc="2026-07-11T01:51:00Z">
        <w:r>
          <w:rPr>
            <w:color w:val="0F172A"/>
          </w:rPr>
          <w:delText>/</w:delText>
        </w:r>
      </w:del>
      <w:r>
        <w:rPr>
          <w:color w:val="0F172A"/>
        </w:rPr>
        <w:t xml:space="preserve">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>
        <w:rPr>
          <w:rFonts w:ascii="Courier New" w:hAnsi="Courier New"/>
          <w:color w:val="0F172A"/>
          <w:sz w:val="19"/>
          <w:rPrChange w:id="100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101" w:author="Arthur Souza Rodrigues" w:date="2026-07-10T21:51:00Z" w16du:dateUtc="2026-07-11T01:51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  <w:r w:rsidR="00E93D03">
          <w:rPr>
            <w:color w:val="0F172A"/>
          </w:rPr>
          <w:t xml:space="preserve">/        </w:t>
        </w:r>
      </w:ins>
      <w:del w:id="102" w:author="Arthur Souza Rodrigues" w:date="2026-07-10T21:51:00Z" w16du:dateUtc="2026-07-11T01:51:00Z">
        <w:r>
          <w:rPr>
            <w:color w:val="0F172A"/>
          </w:rPr>
          <w:delText>/</w:delText>
        </w:r>
      </w:del>
      <w:r>
        <w:rPr>
          <w:color w:val="0F172A"/>
        </w:rPr>
        <w:t xml:space="preserve"> </w:t>
      </w:r>
      <w:r>
        <w:rPr>
          <w:rFonts w:ascii="Courier New" w:hAnsi="Courier New" w:cs="Courier New"/>
          <w:color w:val="0F172A"/>
          <w:sz w:val="19"/>
          <w:szCs w:val="19"/>
        </w:rPr>
        <w:t>w:comment</w:t>
      </w:r>
      <w:r>
        <w:rPr>
          <w:rFonts w:ascii="Courier New" w:hAnsi="Courier New"/>
          <w:color w:val="0F172A"/>
          <w:sz w:val="19"/>
          <w:rPrChange w:id="103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104" w:author="Arthur Souza Rodrigues" w:date="2026-07-10T21:51:00Z" w16du:dateUtc="2026-07-11T01:51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 xml:space="preserve">markup directly into a document and hand it to </w:t>
      </w:r>
      <w:ins w:id="105" w:author="Arthur Souza Rodrigues" w:date="2026-07-10T21:51:00Z" w16du:dateUtc="2026-07-11T01:51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&lt;DocxEditor /&gt;</w:t>
      </w:r>
      <w:r>
        <w:rPr>
          <w:rFonts w:ascii="Courier New" w:hAnsi="Courier New"/>
          <w:color w:val="0F172A"/>
          <w:sz w:val="19"/>
          <w:rPrChange w:id="106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107" w:author="Arthur Souza Rodrigues" w:date="2026-07-10T21:51:00Z" w16du:dateUtc="2026-07-11T01:51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>for human review — no custom diff format, no proprietary API.</w:t>
      </w:r>
      <w:ins w:id="108" w:author="Arthur Souza Rodrigues" w:date="2026-07-10T21:51:00Z" w16du:dateUtc="2026-07-11T01:51:00Z">
        <w:r w:rsidR="00E93D03">
          <w:rPr>
            <w:color w:val="0F172A"/>
          </w:rPr>
          <w:t xml:space="preserve">         </w:t>
        </w:r>
      </w:ins>
    </w:p>
    <w:p w14:paraId="021D08EC" w14:textId="77777777" w:rsidR="00E91EBC" w:rsidRDefault="00E91EBC">
      <w:pPr>
        <w:spacing w:before="160"/>
      </w:pPr>
    </w:p>
    <w:p w14:paraId="467B1700" w14:textId="00AE9C00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</w:t>
      </w:r>
      <w:del w:id="109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 </w:delText>
        </w:r>
      </w:del>
      <w:r>
        <w:rPr>
          <w:b/>
          <w:bCs/>
          <w:color w:val="0F172A"/>
          <w:sz w:val="32"/>
          <w:szCs w:val="32"/>
        </w:rPr>
        <w:t>Props</w:t>
      </w:r>
      <w:ins w:id="110" w:author="Arthur Souza Rodrigues" w:date="2026-07-10T21:51:00Z" w16du:dateUtc="2026-07-11T01:51:00Z">
        <w:r w:rsidR="00E93D03">
          <w:rPr>
            <w:b/>
            <w:bCs/>
            <w:color w:val="0F172A"/>
            <w:sz w:val="32"/>
            <w:szCs w:val="32"/>
          </w:rPr>
          <w:t xml:space="preserve">         </w:t>
        </w:r>
      </w:ins>
    </w:p>
    <w:p w14:paraId="2A6EFC00" w14:textId="77777777" w:rsidR="00E91EBC" w:rsidRDefault="000C59E6">
      <w:pPr>
        <w:spacing w:before="60" w:after="60"/>
      </w:pPr>
      <w:r>
        <w:rPr>
          <w:color w:val="0F172A"/>
        </w:rPr>
        <w:t xml:space="preserve">Pass </w:t>
      </w:r>
      <w:ins w:id="111" w:author="Arthur Souza Rodrigues" w:date="2026-07-10T21:51:00Z" w16du:dateUtc="2026-07-11T01:51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author="Your App"</w:t>
      </w:r>
      <w:ins w:id="112" w:author="Arthur Souza Rodrigues" w:date="2026-07-10T21:51:00Z" w16du:dateUtc="2026-07-11T01:51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rFonts w:ascii="Courier New" w:hAnsi="Courier New"/>
          <w:color w:val="0F172A"/>
          <w:sz w:val="19"/>
          <w:rPrChange w:id="113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r>
        <w:rPr>
          <w:color w:val="0F172A"/>
        </w:rPr>
        <w:t>to set the author name for comments and tracked changes. Toggle suggestion mode via the toolbar dropdown.</w:t>
      </w:r>
      <w:ins w:id="114" w:author="Arthur Souza Rodrigues" w:date="2026-07-10T21:51:00Z" w16du:dateUtc="2026-07-11T01:51:00Z">
        <w:r w:rsidR="00E93D03">
          <w:rPr>
            <w:color w:val="0F172A"/>
          </w:rPr>
          <w:t xml:space="preserve">         </w:t>
        </w:r>
      </w:ins>
    </w:p>
    <w:p w14:paraId="72EED800" w14:textId="0C0A6600" w:rsidR="00E91EBC" w:rsidRDefault="00E91EBC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15" w:author="Arthur Souza Rodrigues" w:date="2026-07-10T21:51:00Z" w16du:dateUtc="2026-07-11T01:5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885"/>
        <w:gridCol w:w="1715"/>
        <w:gridCol w:w="965"/>
        <w:gridCol w:w="4795"/>
        <w:tblGridChange w:id="116">
          <w:tblGrid>
            <w:gridCol w:w="1885"/>
            <w:gridCol w:w="1715"/>
            <w:gridCol w:w="965"/>
            <w:gridCol w:w="4795"/>
          </w:tblGrid>
        </w:tblGridChange>
      </w:tblGrid>
      <w:tr w:rsidR="00E91EBC" w14:paraId="65CB86EF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117" w:author="Arthur Souza Rodrigues" w:date="2026-07-10T21:51:00Z" w16du:dateUtc="2026-07-11T01:51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2EEBE641" w14:textId="77777777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Prop</w:t>
            </w:r>
            <w:ins w:id="118" w:author="Arthur Souza Rodrigues" w:date="2026-07-10T21:51:00Z" w16du:dateUtc="2026-07-11T01:51:00Z">
              <w:r w:rsidR="00E93D03">
                <w:rPr>
                  <w:b/>
                  <w:bCs/>
                  <w:color w:val="FFFFFF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119" w:author="Arthur Souza Rodrigues" w:date="2026-07-10T21:51:00Z" w16du:dateUtc="2026-07-11T01:51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679C00" w14:textId="77777777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  <w:ins w:id="120" w:author="Arthur Souza Rodrigues" w:date="2026-07-10T21:51:00Z" w16du:dateUtc="2026-07-11T01:51:00Z">
              <w:r w:rsidR="00E93D03">
                <w:rPr>
                  <w:b/>
                  <w:bCs/>
                  <w:color w:val="FFFFFF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121" w:author="Arthur Souza Rodrigues" w:date="2026-07-10T21:51:00Z" w16du:dateUtc="2026-07-11T01:51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2AED1F03" w14:textId="77777777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  <w:ins w:id="122" w:author="Arthur Souza Rodrigues" w:date="2026-07-10T21:51:00Z" w16du:dateUtc="2026-07-11T01:51:00Z">
              <w:r w:rsidR="00E93D03">
                <w:rPr>
                  <w:b/>
                  <w:bCs/>
                  <w:color w:val="FFFFFF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123" w:author="Arthur Souza Rodrigues" w:date="2026-07-10T21:51:00Z" w16du:dateUtc="2026-07-11T01:51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C23D00" w14:textId="223CD600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  <w:ins w:id="124" w:author="Arthur Souza Rodrigues" w:date="2026-07-10T21:51:00Z" w16du:dateUtc="2026-07-11T01:51:00Z">
              <w:r w:rsidR="00E93D03">
                <w:rPr>
                  <w:b/>
                  <w:bCs/>
                  <w:color w:val="FFFFFF"/>
                  <w:sz w:val="19"/>
                  <w:szCs w:val="19"/>
                </w:rPr>
                <w:t xml:space="preserve">               </w:t>
              </w:r>
            </w:ins>
          </w:p>
        </w:tc>
      </w:tr>
      <w:tr w:rsidR="00E91EBC" w14:paraId="637BA1DC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25" w:author="Arthur Souza Rodrigues" w:date="2026-07-10T21:51:00Z" w16du:dateUtc="2026-07-11T01:51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965000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documentBuffer</w:t>
            </w:r>
            <w:ins w:id="126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27" w:author="Arthur Souza Rodrigues" w:date="2026-07-10T21:51:00Z" w16du:dateUtc="2026-07-11T01:51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E3FB680" w14:textId="212C5C00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ArrayBuffer</w:t>
            </w:r>
            <w:ins w:id="128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29" w:author="Arthur Souza Rodrigues" w:date="2026-07-10T21:51:00Z" w16du:dateUtc="2026-07-11T01:51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A8BBC00" w14:textId="421BAF00" w:rsidR="00E91EBC" w:rsidRDefault="00E93D03">
            <w:ins w:id="130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  <w:del w:id="131" w:author="Arthur Souza Rodrigues" w:date="2026-07-10T21:51:00Z" w16du:dateUtc="2026-07-11T01:51:00Z">
              <w:r w:rsidR="000C59E6"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—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32" w:author="Arthur Souza Rodrigues" w:date="2026-07-10T21:51:00Z" w16du:dateUtc="2026-07-11T01:51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C047EA7" w14:textId="77777777" w:rsidR="00E91EBC" w:rsidRDefault="000C59E6">
            <w:r>
              <w:rPr>
                <w:color w:val="64748B"/>
                <w:sz w:val="20"/>
                <w:szCs w:val="20"/>
              </w:rPr>
              <w:t>.docx file contents to load</w:t>
            </w:r>
            <w:ins w:id="133" w:author="Arthur Souza Rodrigues" w:date="2026-07-10T21:51:00Z" w16du:dateUtc="2026-07-11T01:51:00Z">
              <w:r w:rsidR="00E93D03">
                <w:rPr>
                  <w:color w:val="64748B"/>
                  <w:sz w:val="20"/>
                  <w:szCs w:val="20"/>
                </w:rPr>
                <w:t xml:space="preserve">               </w:t>
              </w:r>
            </w:ins>
          </w:p>
        </w:tc>
      </w:tr>
      <w:tr w:rsidR="00E91EBC" w14:paraId="6A579F91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34" w:author="Arthur Souza Rodrigues" w:date="2026-07-10T21:51:00Z" w16du:dateUtc="2026-07-11T01:51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F3BD780" w14:textId="4E64A000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readOnly</w:t>
            </w:r>
            <w:ins w:id="135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36" w:author="Arthur Souza Rodrigues" w:date="2026-07-10T21:51:00Z" w16du:dateUtc="2026-07-11T01:51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18FD62EB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  <w:ins w:id="137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38" w:author="Arthur Souza Rodrigues" w:date="2026-07-10T21:51:00Z" w16du:dateUtc="2026-07-11T01:51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BC89DB9" w14:textId="77777777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false</w:t>
            </w:r>
            <w:ins w:id="139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40" w:author="Arthur Souza Rodrigues" w:date="2026-07-10T21:51:00Z" w16du:dateUtc="2026-07-11T01:51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7A86E00" w14:textId="77777777" w:rsidR="00E91EBC" w:rsidRDefault="000C59E6">
            <w:r>
              <w:rPr>
                <w:color w:val="64748B"/>
                <w:sz w:val="20"/>
                <w:szCs w:val="20"/>
              </w:rPr>
              <w:t>Preview mode — no editing UI</w:t>
            </w:r>
            <w:ins w:id="141" w:author="Arthur Souza Rodrigues" w:date="2026-07-10T21:51:00Z" w16du:dateUtc="2026-07-11T01:51:00Z">
              <w:r w:rsidR="00E93D03">
                <w:rPr>
                  <w:color w:val="64748B"/>
                  <w:sz w:val="20"/>
                  <w:szCs w:val="20"/>
                </w:rPr>
                <w:t xml:space="preserve">               </w:t>
              </w:r>
            </w:ins>
          </w:p>
        </w:tc>
      </w:tr>
      <w:tr w:rsidR="00E91EBC" w14:paraId="10AB12D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42" w:author="Arthur Souza Rodrigues" w:date="2026-07-10T21:51:00Z" w16du:dateUtc="2026-07-11T01:51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3E9163F4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showToolbar</w:t>
            </w:r>
            <w:ins w:id="143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44" w:author="Arthur Souza Rodrigues" w:date="2026-07-10T21:51:00Z" w16du:dateUtc="2026-07-11T01:51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AB45F28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  <w:ins w:id="145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46" w:author="Arthur Souza Rodrigues" w:date="2026-07-10T21:51:00Z" w16du:dateUtc="2026-07-11T01:51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B3615E" w14:textId="77777777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true</w:t>
            </w:r>
            <w:ins w:id="147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48" w:author="Arthur Souza Rodrigues" w:date="2026-07-10T21:51:00Z" w16du:dateUtc="2026-07-11T01:51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8079A00" w14:textId="7BFB2E00" w:rsidR="00E91EBC" w:rsidRDefault="000C59E6">
            <w:r>
              <w:rPr>
                <w:color w:val="64748B"/>
                <w:sz w:val="20"/>
                <w:szCs w:val="20"/>
              </w:rPr>
              <w:t>Show formatting toolbar</w:t>
            </w:r>
            <w:ins w:id="149" w:author="Arthur Souza Rodrigues" w:date="2026-07-10T21:51:00Z" w16du:dateUtc="2026-07-11T01:51:00Z">
              <w:r w:rsidR="00E93D03">
                <w:rPr>
                  <w:color w:val="64748B"/>
                  <w:sz w:val="20"/>
                  <w:szCs w:val="20"/>
                </w:rPr>
                <w:t xml:space="preserve">               </w:t>
              </w:r>
            </w:ins>
          </w:p>
        </w:tc>
      </w:tr>
      <w:tr w:rsidR="00E91EBC" w14:paraId="56286DC6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50" w:author="Arthur Souza Rodrigues" w:date="2026-07-10T21:51:00Z" w16du:dateUtc="2026-07-11T01:51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6C9C400" w14:textId="7CDA6C00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author</w:t>
            </w:r>
            <w:ins w:id="151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52" w:author="Arthur Souza Rodrigues" w:date="2026-07-10T21:51:00Z" w16du:dateUtc="2026-07-11T01:51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DFE84B8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string</w:t>
            </w:r>
            <w:ins w:id="153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54" w:author="Arthur Souza Rodrigues" w:date="2026-07-10T21:51:00Z" w16du:dateUtc="2026-07-11T01:51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F652800" w14:textId="1496E400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'User'</w:t>
            </w:r>
            <w:ins w:id="155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56" w:author="Arthur Souza Rodrigues" w:date="2026-07-10T21:51:00Z" w16du:dateUtc="2026-07-11T01:51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8364CAC" w14:textId="77777777" w:rsidR="00E91EBC" w:rsidRDefault="000C59E6">
            <w:r>
              <w:rPr>
                <w:color w:val="64748B"/>
                <w:sz w:val="20"/>
                <w:szCs w:val="20"/>
              </w:rPr>
              <w:t>Author name for comments and tracked changes</w:t>
            </w:r>
            <w:ins w:id="157" w:author="Arthur Souza Rodrigues" w:date="2026-07-10T21:51:00Z" w16du:dateUtc="2026-07-11T01:51:00Z">
              <w:r w:rsidR="00E93D03">
                <w:rPr>
                  <w:color w:val="64748B"/>
                  <w:sz w:val="20"/>
                  <w:szCs w:val="20"/>
                </w:rPr>
                <w:t xml:space="preserve">               </w:t>
              </w:r>
            </w:ins>
          </w:p>
        </w:tc>
      </w:tr>
      <w:tr w:rsidR="00E91EBC" w14:paraId="1E6E10C1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58" w:author="Arthur Souza Rodrigues" w:date="2026-07-10T21:51:00Z" w16du:dateUtc="2026-07-11T01:51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3A17200" w14:textId="75E8E200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onChange</w:t>
            </w:r>
            <w:ins w:id="159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60" w:author="Arthur Souza Rodrigues" w:date="2026-07-10T21:51:00Z" w16du:dateUtc="2026-07-11T01:51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C2A5600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  <w:ins w:id="161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62" w:author="Arthur Souza Rodrigues" w:date="2026-07-10T21:51:00Z" w16du:dateUtc="2026-07-11T01:51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D777800" w14:textId="77777777" w:rsidR="00E91EBC" w:rsidRDefault="00E93D03">
            <w:ins w:id="163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  <w:del w:id="164" w:author="Arthur Souza Rodrigues" w:date="2026-07-10T21:51:00Z" w16du:dateUtc="2026-07-11T01:51:00Z">
              <w:r w:rsidR="000C59E6"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—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65" w:author="Arthur Souza Rodrigues" w:date="2026-07-10T21:51:00Z" w16du:dateUtc="2026-07-11T01:51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808388B" w14:textId="77777777" w:rsidR="00E91EBC" w:rsidRDefault="000C59E6">
            <w:r>
              <w:rPr>
                <w:color w:val="64748B"/>
                <w:sz w:val="20"/>
                <w:szCs w:val="20"/>
              </w:rPr>
              <w:t>Called on every document change</w:t>
            </w:r>
            <w:ins w:id="166" w:author="Arthur Souza Rodrigues" w:date="2026-07-10T21:51:00Z" w16du:dateUtc="2026-07-11T01:51:00Z">
              <w:r w:rsidR="00E93D03">
                <w:rPr>
                  <w:color w:val="64748B"/>
                  <w:sz w:val="20"/>
                  <w:szCs w:val="20"/>
                </w:rPr>
                <w:t xml:space="preserve">               </w:t>
              </w:r>
            </w:ins>
          </w:p>
        </w:tc>
      </w:tr>
      <w:tr w:rsidR="00E91EBC" w14:paraId="5BC90533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67" w:author="Arthur Souza Rodrigues" w:date="2026-07-10T21:51:00Z" w16du:dateUtc="2026-07-11T01:51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F8570EF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onSave</w:t>
            </w:r>
            <w:ins w:id="168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69" w:author="Arthur Souza Rodrigues" w:date="2026-07-10T21:51:00Z" w16du:dateUtc="2026-07-11T01:51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9532C00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  <w:ins w:id="170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71" w:author="Arthur Souza Rodrigues" w:date="2026-07-10T21:51:00Z" w16du:dateUtc="2026-07-11T01:51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3D4A8333" w14:textId="77777777" w:rsidR="00E91EBC" w:rsidRDefault="00E93D03">
            <w:ins w:id="172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  <w:del w:id="173" w:author="Arthur Souza Rodrigues" w:date="2026-07-10T21:51:00Z" w16du:dateUtc="2026-07-11T01:51:00Z">
              <w:r w:rsidR="000C59E6"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—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74" w:author="Arthur Souza Rodrigues" w:date="2026-07-10T21:51:00Z" w16du:dateUtc="2026-07-11T01:51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E981776" w14:textId="77777777" w:rsidR="00E91EBC" w:rsidRDefault="000C59E6">
            <w:r>
              <w:rPr>
                <w:color w:val="64748B"/>
                <w:sz w:val="20"/>
                <w:szCs w:val="20"/>
              </w:rPr>
              <w:t>Called on save, receives ArrayBuffer</w:t>
            </w:r>
            <w:ins w:id="175" w:author="Arthur Souza Rodrigues" w:date="2026-07-10T21:51:00Z" w16du:dateUtc="2026-07-11T01:51:00Z">
              <w:r w:rsidR="00E93D03">
                <w:rPr>
                  <w:color w:val="64748B"/>
                  <w:sz w:val="20"/>
                  <w:szCs w:val="20"/>
                </w:rPr>
                <w:t xml:space="preserve">               </w:t>
              </w:r>
            </w:ins>
          </w:p>
        </w:tc>
      </w:tr>
      <w:tr w:rsidR="00E91EBC" w14:paraId="30A9DC1D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76" w:author="Arthur Souza Rodrigues" w:date="2026-07-10T21:51:00Z" w16du:dateUtc="2026-07-11T01:51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B823400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onError</w:t>
            </w:r>
            <w:ins w:id="177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78" w:author="Arthur Souza Rodrigues" w:date="2026-07-10T21:51:00Z" w16du:dateUtc="2026-07-11T01:51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F8BD500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  <w:ins w:id="179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80" w:author="Arthur Souza Rodrigues" w:date="2026-07-10T21:51:00Z" w16du:dateUtc="2026-07-11T01:51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9D94E9E" w14:textId="77777777" w:rsidR="00E91EBC" w:rsidRDefault="00E93D03">
            <w:ins w:id="181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  <w:del w:id="182" w:author="Arthur Souza Rodrigues" w:date="2026-07-10T21:51:00Z" w16du:dateUtc="2026-07-11T01:51:00Z">
              <w:r w:rsidR="000C59E6"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—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83" w:author="Arthur Souza Rodrigues" w:date="2026-07-10T21:51:00Z" w16du:dateUtc="2026-07-11T01:51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A964A00" w14:textId="57CCD400" w:rsidR="00E91EBC" w:rsidRDefault="000C59E6">
            <w:r>
              <w:rPr>
                <w:color w:val="64748B"/>
                <w:sz w:val="20"/>
                <w:szCs w:val="20"/>
              </w:rPr>
              <w:t>Called on error</w:t>
            </w:r>
            <w:ins w:id="184" w:author="Arthur Souza Rodrigues" w:date="2026-07-10T21:51:00Z" w16du:dateUtc="2026-07-11T01:51:00Z">
              <w:r w:rsidR="00E93D03">
                <w:rPr>
                  <w:color w:val="64748B"/>
                  <w:sz w:val="20"/>
                  <w:szCs w:val="20"/>
                </w:rPr>
                <w:t xml:space="preserve">               </w:t>
              </w:r>
            </w:ins>
          </w:p>
        </w:tc>
      </w:tr>
    </w:tbl>
    <w:p w14:paraId="4C32CC00" w14:textId="77777777" w:rsidR="00E91EBC" w:rsidRDefault="00E91EBC">
      <w:pPr>
        <w:spacing w:before="80"/>
      </w:pPr>
    </w:p>
    <w:p w14:paraId="7F6E20C5" w14:textId="77777777" w:rsidR="00E91EBC" w:rsidRDefault="00E91EBC">
      <w:pPr>
        <w:spacing w:after="160" w:line="259" w:lineRule="auto"/>
        <w:rPr>
          <w:del w:id="185" w:author="Arthur Souza Rodrigues" w:date="2026-07-10T21:51:00Z" w16du:dateUtc="2026-07-11T01:51:00Z"/>
        </w:rPr>
      </w:pPr>
    </w:p>
    <w:p w14:paraId="3EEC1669" w14:textId="77777777" w:rsidR="00E91EBC" w:rsidRDefault="000C59E6">
      <w:r>
        <w:br w:type="page"/>
      </w:r>
    </w:p>
    <w:p w14:paraId="022482C1" w14:textId="77777777" w:rsidR="00E91EBC" w:rsidRDefault="000C59E6">
      <w:pPr>
        <w:spacing w:before="180" w:after="40"/>
      </w:pPr>
      <w:r>
        <w:rPr>
          <w:b/>
          <w:bCs/>
          <w:color w:val="0F172A"/>
        </w:rPr>
        <w:lastRenderedPageBreak/>
        <w:t>Ref methods</w:t>
      </w:r>
      <w:ins w:id="186" w:author="Arthur Souza Rodrigues" w:date="2026-07-10T21:51:00Z" w16du:dateUtc="2026-07-11T01:51:00Z">
        <w:r w:rsidR="00E93D03">
          <w:rPr>
            <w:b/>
            <w:bCs/>
            <w:color w:val="0F172A"/>
          </w:rPr>
          <w:t xml:space="preserve">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87" w:author="Arthur Souza Rodrigues" w:date="2026-07-10T21:51:00Z" w16du:dateUtc="2026-07-11T01:5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60"/>
        <w:tblGridChange w:id="188">
          <w:tblGrid>
            <w:gridCol w:w="9360"/>
          </w:tblGrid>
        </w:tblGridChange>
      </w:tblGrid>
      <w:tr w:rsidR="00E91EBC" w14:paraId="2B6DC695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189" w:author="Arthur Souza Rodrigues" w:date="2026-07-10T21:51:00Z" w16du:dateUtc="2026-07-11T01:51:00Z">
              <w:tcPr>
                <w:tcW w:w="9360" w:type="dxa"/>
                <w:tcBorders>
                  <w:top w:val="single" w:sz="1" w:space="0" w:color="E2E8F0"/>
                  <w:left w:val="single" w:sz="8" w:space="0" w:color="2563EB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5AA864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const ref = useRef&lt;DocxEditorRef&gt;(null)</w:t>
            </w:r>
            <w:ins w:id="190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4DB8D9F7" w14:textId="77777777" w:rsidR="00E91EBC" w:rsidRDefault="00E91EBC"/>
          <w:p w14:paraId="478EA6E2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</w:t>
            </w:r>
            <w:del w:id="191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// ArrayBuffer of the .docx</w:t>
            </w:r>
            <w:ins w:id="192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46A507E3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</w:t>
            </w:r>
            <w:del w:id="193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// current document object</w:t>
            </w:r>
            <w:ins w:id="194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442C7CDC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</w:t>
            </w:r>
            <w:del w:id="195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// set zoom to 150%</w:t>
            </w:r>
            <w:ins w:id="196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79BEE54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</w:t>
            </w:r>
            <w:del w:id="19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// scroll to page 3</w:t>
            </w:r>
            <w:ins w:id="198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05CB9400" w14:textId="01667E00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</w:t>
            </w:r>
            <w:del w:id="199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  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// print</w:t>
            </w:r>
            <w:ins w:id="200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</w:tc>
      </w:tr>
    </w:tbl>
    <w:p w14:paraId="2D67FF0C" w14:textId="77777777" w:rsidR="00E91EBC" w:rsidRDefault="00E91EBC">
      <w:pPr>
        <w:spacing w:before="160"/>
      </w:pPr>
    </w:p>
    <w:p w14:paraId="3F190000" w14:textId="5C749680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</w:t>
      </w:r>
      <w:del w:id="201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 </w:delText>
        </w:r>
      </w:del>
      <w:r>
        <w:rPr>
          <w:b/>
          <w:bCs/>
          <w:color w:val="0F172A"/>
          <w:sz w:val="32"/>
          <w:szCs w:val="32"/>
        </w:rPr>
        <w:t>Contributing</w:t>
      </w:r>
      <w:ins w:id="202" w:author="Arthur Souza Rodrigues" w:date="2026-07-10T21:51:00Z" w16du:dateUtc="2026-07-11T01:51:00Z">
        <w:r w:rsidR="00E93D03">
          <w:rPr>
            <w:b/>
            <w:bCs/>
            <w:color w:val="0F172A"/>
            <w:sz w:val="32"/>
            <w:szCs w:val="32"/>
          </w:rPr>
          <w:t xml:space="preserve">         </w:t>
        </w:r>
      </w:ins>
    </w:p>
    <w:p w14:paraId="09B03CB0" w14:textId="77777777" w:rsidR="00E91EBC" w:rsidRDefault="000C59E6">
      <w:pPr>
        <w:spacing w:before="60" w:after="60"/>
      </w:pPr>
      <w:r>
        <w:rPr>
          <w:color w:val="0F172A"/>
        </w:rPr>
        <w:t xml:space="preserve">Read </w:t>
      </w:r>
      <w:ins w:id="203" w:author="Arthur Souza Rodrigues" w:date="2026-07-10T21:51:00Z" w16du:dateUtc="2026-07-11T01:51:00Z">
        <w:r w:rsidR="00E93D03">
          <w:rPr>
            <w:color w:val="0F172A"/>
          </w:rPr>
          <w:t xml:space="preserve">        </w:t>
        </w:r>
      </w:ins>
      <w:r>
        <w:fldChar w:fldCharType="begin"/>
      </w:r>
      <w:r>
        <w:instrText>HYPERLINK "https://github.com/eigenpal/docx-editor/blob/main/docs/PLUGINS.md" \h</w:instrText>
      </w:r>
      <w:r>
        <w:fldChar w:fldCharType="separate"/>
      </w:r>
      <w:r>
        <w:rPr>
          <w:rFonts w:ascii="Courier New" w:hAnsi="Courier New" w:cs="Courier New"/>
          <w:color w:val="2563EB"/>
          <w:sz w:val="19"/>
          <w:szCs w:val="19"/>
          <w:u w:val="single"/>
        </w:rPr>
        <w:t>docs/PLUGINS.md</w:t>
      </w:r>
      <w:ins w:id="204" w:author="Arthur Souza Rodrigues" w:date="2026-07-10T21:51:00Z" w16du:dateUtc="2026-07-11T01:51:00Z">
        <w:r w:rsidR="0031481F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           </w:t>
        </w:r>
      </w:ins>
      <w:r>
        <w:fldChar w:fldCharType="end"/>
      </w:r>
      <w:del w:id="205" w:author="Arthur Souza Rodrigues" w:date="2026-07-10T21:51:00Z" w16du:dateUtc="2026-07-11T01:51:00Z">
        <w:r>
          <w:rPr>
            <w:color w:val="0F172A"/>
          </w:rPr>
          <w:delText xml:space="preserve"> </w:delText>
        </w:r>
      </w:del>
      <w:r>
        <w:rPr>
          <w:color w:val="0F172A"/>
        </w:rPr>
        <w:t>before opening a pull request that touches the plugin API.</w:t>
      </w:r>
      <w:ins w:id="206" w:author="Arthur Souza Rodrigues" w:date="2026-07-10T21:51:00Z" w16du:dateUtc="2026-07-11T01:51:00Z">
        <w:r w:rsidR="00E93D03">
          <w:rPr>
            <w:color w:val="0F172A"/>
          </w:rPr>
          <w:t xml:space="preserve">         </w:t>
        </w:r>
      </w:ins>
    </w:p>
    <w:p w14:paraId="4914F0CC" w14:textId="77777777" w:rsidR="00E91EBC" w:rsidRDefault="00E91EBC">
      <w:pPr>
        <w:spacing w:before="60"/>
      </w:pPr>
    </w:p>
    <w:p w14:paraId="5D0DEE00" w14:textId="77777777" w:rsidR="00E91EBC" w:rsidRDefault="000C59E6">
      <w:pPr>
        <w:spacing w:before="180" w:after="40"/>
      </w:pPr>
      <w:r>
        <w:rPr>
          <w:b/>
          <w:bCs/>
          <w:color w:val="0F172A"/>
        </w:rPr>
        <w:t>Ground rules</w:t>
      </w:r>
      <w:ins w:id="207" w:author="Arthur Souza Rodrigues" w:date="2026-07-10T21:51:00Z" w16du:dateUtc="2026-07-11T01:51:00Z">
        <w:r w:rsidR="00E93D03">
          <w:rPr>
            <w:b/>
            <w:bCs/>
            <w:color w:val="0F172A"/>
          </w:rPr>
          <w:t xml:space="preserve">         </w:t>
        </w:r>
      </w:ins>
    </w:p>
    <w:p w14:paraId="4366992D" w14:textId="77777777" w:rsidR="00E91EBC" w:rsidRDefault="000C59E6">
      <w:pPr>
        <w:pStyle w:val="ListParagraph"/>
        <w:numPr>
          <w:ilvl w:val="0"/>
          <w:numId w:val="4"/>
        </w:numPr>
        <w:spacing w:before="40" w:after="40"/>
        <w:pPrChange w:id="208" w:author="Arthur Souza Rodrigues" w:date="2026-07-10T21:51:00Z" w16du:dateUtc="2026-07-11T01:5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>Every PR must pass the round-trip test: load a .docx, apply an edit, export, reload — content and formatting must be stable on unchanged content.</w:t>
      </w:r>
      <w:ins w:id="209" w:author="Arthur Souza Rodrigues" w:date="2026-07-10T21:51:00Z" w16du:dateUtc="2026-07-11T01:51:00Z">
        <w:r w:rsidR="00E93D03">
          <w:rPr>
            <w:color w:val="0F172A"/>
          </w:rPr>
          <w:t xml:space="preserve">         </w:t>
        </w:r>
      </w:ins>
    </w:p>
    <w:p w14:paraId="07FC7A00" w14:textId="3FE09E80" w:rsidR="00E91EBC" w:rsidRDefault="000C59E6">
      <w:pPr>
        <w:pStyle w:val="ListParagraph"/>
        <w:numPr>
          <w:ilvl w:val="0"/>
          <w:numId w:val="4"/>
        </w:numPr>
        <w:spacing w:before="40" w:after="40"/>
        <w:pPrChange w:id="210" w:author="Arthur Souza Rodrigues" w:date="2026-07-10T21:51:00Z" w16du:dateUtc="2026-07-11T01:5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Run </w:t>
      </w:r>
      <w:ins w:id="211" w:author="Arthur Souza Rodrigues" w:date="2026-07-10T21:51:00Z" w16du:dateUtc="2026-07-11T01:51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bun test</w:t>
      </w:r>
      <w:r>
        <w:rPr>
          <w:rFonts w:ascii="Courier New" w:hAnsi="Courier New"/>
          <w:color w:val="0F172A"/>
          <w:sz w:val="19"/>
          <w:rPrChange w:id="212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213" w:author="Arthur Souza Rodrigues" w:date="2026-07-10T21:51:00Z" w16du:dateUtc="2026-07-11T01:51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 xml:space="preserve">and </w:t>
      </w:r>
      <w:ins w:id="214" w:author="Arthur Souza Rodrigues" w:date="2026-07-10T21:51:00Z" w16du:dateUtc="2026-07-11T01:51:00Z">
        <w:r w:rsidR="00E93D03"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bun run test:e2e</w:t>
      </w:r>
      <w:r>
        <w:rPr>
          <w:rFonts w:ascii="Courier New" w:hAnsi="Courier New"/>
          <w:color w:val="0F172A"/>
          <w:sz w:val="19"/>
          <w:rPrChange w:id="215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216" w:author="Arthur Souza Rodrigues" w:date="2026-07-10T21:51:00Z" w16du:dateUtc="2026-07-11T01:51:00Z">
        <w:r w:rsidR="00E93D03"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>locally before pushing.</w:t>
      </w:r>
      <w:ins w:id="217" w:author="Arthur Souza Rodrigues" w:date="2026-07-10T21:51:00Z" w16du:dateUtc="2026-07-11T01:51:00Z">
        <w:r w:rsidR="00E93D03">
          <w:rPr>
            <w:color w:val="0F172A"/>
          </w:rPr>
          <w:t xml:space="preserve">         </w:t>
        </w:r>
      </w:ins>
    </w:p>
    <w:p w14:paraId="520F2FBC" w14:textId="493A1650" w:rsidR="00E91EBC" w:rsidRDefault="000C59E6">
      <w:pPr>
        <w:pStyle w:val="ListParagraph"/>
        <w:numPr>
          <w:ilvl w:val="0"/>
          <w:numId w:val="4"/>
        </w:numPr>
        <w:spacing w:before="40" w:after="40"/>
        <w:pPrChange w:id="218" w:author="Arthur Souza Rodrigues" w:date="2026-07-10T21:51:00Z" w16du:dateUtc="2026-07-11T01:5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>Avoid intermediate HTML serialisation where possible.</w:t>
      </w:r>
      <w:ins w:id="219" w:author="Arthur Souza Rodrigues" w:date="2026-07-10T21:51:00Z" w16du:dateUtc="2026-07-11T01:51:00Z">
        <w:r w:rsidR="00E93D03">
          <w:rPr>
            <w:color w:val="0F172A"/>
          </w:rPr>
          <w:t xml:space="preserve">           </w:t>
        </w:r>
      </w:ins>
    </w:p>
    <w:p w14:paraId="2BA717B7" w14:textId="77777777" w:rsidR="00E91EBC" w:rsidRDefault="000C59E6">
      <w:pPr>
        <w:pStyle w:val="ListParagraph"/>
        <w:numPr>
          <w:ilvl w:val="0"/>
          <w:numId w:val="4"/>
        </w:numPr>
        <w:spacing w:before="40" w:after="40"/>
        <w:pPrChange w:id="220" w:author="Arthur Souza Rodrigues" w:date="2026-07-10T21:51:00Z" w16du:dateUtc="2026-07-11T01:5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>Tracked changes and comments must survive a full OOXML round-trip — save, open in Word, verify changes are reviewable, reload in the editor.</w:t>
      </w:r>
      <w:ins w:id="221" w:author="Arthur Souza Rodrigues" w:date="2026-07-10T21:51:00Z" w16du:dateUtc="2026-07-11T01:51:00Z">
        <w:r w:rsidR="00E93D03">
          <w:rPr>
            <w:color w:val="0F172A"/>
          </w:rPr>
          <w:t xml:space="preserve">         </w:t>
        </w:r>
      </w:ins>
    </w:p>
    <w:p w14:paraId="444587D8" w14:textId="77777777" w:rsidR="00E91EBC" w:rsidRDefault="00E91EBC">
      <w:pPr>
        <w:spacing w:before="80"/>
      </w:pPr>
    </w:p>
    <w:p w14:paraId="7AB6E680" w14:textId="77777777" w:rsidR="00E91EBC" w:rsidRDefault="000C59E6">
      <w:pPr>
        <w:spacing w:before="180" w:after="40"/>
      </w:pPr>
      <w:r>
        <w:rPr>
          <w:b/>
          <w:bCs/>
          <w:color w:val="0F172A"/>
        </w:rPr>
        <w:t>Dev setup</w:t>
      </w:r>
      <w:ins w:id="222" w:author="Arthur Souza Rodrigues" w:date="2026-07-10T21:51:00Z" w16du:dateUtc="2026-07-11T01:51:00Z">
        <w:r w:rsidR="00E93D03">
          <w:rPr>
            <w:b/>
            <w:bCs/>
            <w:color w:val="0F172A"/>
          </w:rPr>
          <w:t xml:space="preserve">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23" w:author="Arthur Souza Rodrigues" w:date="2026-07-10T21:51:00Z" w16du:dateUtc="2026-07-11T01:5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60"/>
        <w:tblGridChange w:id="224">
          <w:tblGrid>
            <w:gridCol w:w="9360"/>
          </w:tblGrid>
        </w:tblGridChange>
      </w:tblGrid>
      <w:tr w:rsidR="00E91EBC" w14:paraId="3A79446F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225" w:author="Arthur Souza Rodrigues" w:date="2026-07-10T21:51:00Z" w16du:dateUtc="2026-07-11T01:51:00Z">
              <w:tcPr>
                <w:tcW w:w="9360" w:type="dxa"/>
                <w:tcBorders>
                  <w:top w:val="single" w:sz="1" w:space="0" w:color="E2E8F0"/>
                  <w:left w:val="single" w:sz="8" w:space="0" w:color="2563EB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0F4B1E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bun install</w:t>
            </w:r>
            <w:ins w:id="226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60D6F2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</w:t>
            </w:r>
            <w:del w:id="22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// Vite demo on localhost:5173</w:t>
            </w:r>
            <w:ins w:id="228" w:author="Arthur Souza Rodrigues" w:date="2026-07-10T21:51:00Z" w16du:dateUtc="2026-07-11T01:51:00Z">
              <w:r w:rsidR="00E93D03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</w:tc>
      </w:tr>
    </w:tbl>
    <w:p w14:paraId="59431D6E" w14:textId="77777777" w:rsidR="00E91EBC" w:rsidRDefault="00E91EBC">
      <w:pPr>
        <w:spacing w:before="200"/>
        <w:rPr>
          <w:moveFrom w:id="229" w:author="Arthur Souza Rodrigues" w:date="2026-07-10T21:51:00Z" w16du:dateUtc="2026-07-11T01:51:00Z"/>
        </w:rPr>
      </w:pPr>
      <w:moveFromRangeStart w:id="230" w:author="Arthur Souza Rodrigues" w:date="2026-07-10T21:51:00Z" w:name="move234612709"/>
    </w:p>
    <w:p w14:paraId="397FC1FD" w14:textId="77777777" w:rsidR="00ED30A4" w:rsidRDefault="000C59E6" w:rsidP="00ED30A4">
      <w:pPr>
        <w:spacing w:after="20"/>
        <w:rPr>
          <w:ins w:id="231" w:author="Arthur Souza Rodrigues" w:date="2026-07-10T21:51:00Z" w16du:dateUtc="2026-07-11T01:51:00Z"/>
        </w:rPr>
      </w:pPr>
      <w:moveFrom w:id="232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>Sign-off</w:t>
        </w:r>
      </w:moveFrom>
      <w:moveFromRangeEnd w:id="230"/>
      <w:commentRangeStart w:id="233"/>
      <w:commentRangeStart w:id="234"/>
      <w:ins w:id="235" w:author="Arthur Souza Rodrigues" w:date="2026-07-10T21:51:00Z" w16du:dateUtc="2026-07-11T01:51:00Z">
        <w:r w:rsidR="00ED30A4"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6D436C00" w14:textId="6FF0F000" w:rsidR="00E91EBC" w:rsidRDefault="00ED30A4">
      <w:pPr>
        <w:pBdr>
          <w:bottom w:val="single" w:sz="3" w:space="4" w:color="E2E8F0"/>
        </w:pBdr>
        <w:spacing w:before="300" w:after="80"/>
        <w:rPr>
          <w:del w:id="236" w:author="Arthur Souza Rodrigues" w:date="2026-07-10T21:51:00Z" w16du:dateUtc="2026-07-11T01:51:00Z"/>
        </w:rPr>
      </w:pPr>
      <w:ins w:id="237" w:author="Arthur Souza Rodrigues" w:date="2026-07-10T21:51:00Z" w16du:dateUtc="2026-07-11T01:51:00Z">
        <w:r>
          <w:rPr>
            <w:color w:val="64748B"/>
            <w:sz w:val="24"/>
            <w:szCs w:val="24"/>
          </w:rPr>
          <w:t xml:space="preserve">Project Charter &amp; </w:t>
        </w:r>
      </w:ins>
    </w:p>
    <w:p w14:paraId="7ECCED42" w14:textId="77777777" w:rsidR="00E91EBC" w:rsidRDefault="00E91EBC">
      <w:pPr>
        <w:spacing w:before="60"/>
        <w:rPr>
          <w:del w:id="238" w:author="Arthur Souza Rodrigues" w:date="2026-07-10T21:51:00Z" w16du:dateUtc="2026-07-11T01:51:00Z"/>
        </w:rPr>
      </w:pPr>
    </w:p>
    <w:p w14:paraId="7541DDC0" w14:textId="77777777" w:rsidR="00ED30A4" w:rsidRDefault="00ED30A4" w:rsidP="00ED30A4">
      <w:pPr>
        <w:spacing w:after="60"/>
        <w:rPr>
          <w:ins w:id="239" w:author="Arthur Souza Rodrigues" w:date="2026-07-10T21:51:00Z" w16du:dateUtc="2026-07-11T01:51:00Z"/>
        </w:rPr>
      </w:pPr>
      <w:ins w:id="240" w:author="Arthur Souza Rodrigues" w:date="2026-07-10T21:51:00Z" w16du:dateUtc="2026-07-11T01:51:00Z">
        <w:r>
          <w:rPr>
            <w:color w:val="64748B"/>
            <w:sz w:val="24"/>
            <w:szCs w:val="24"/>
          </w:rPr>
          <w:t xml:space="preserve">Contributor Agreement         </w:t>
        </w:r>
      </w:ins>
    </w:p>
    <w:p w14:paraId="7AE4FC97" w14:textId="77777777" w:rsidR="00ED30A4" w:rsidRDefault="00ED30A4" w:rsidP="00ED30A4">
      <w:pPr>
        <w:spacing w:after="60"/>
        <w:rPr>
          <w:ins w:id="241" w:author="Arthur Souza Rodrigues" w:date="2026-07-10T21:51:00Z" w16du:dateUtc="2026-07-11T01:5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42" w:author="Arthur Souza Rodrigues" w:date="2026-07-10T21:51:00Z" w16du:dateUtc="2026-07-11T01:51:00Z">
          <w:tblPr>
            <w:tblW w:w="9360" w:type="dxa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4680"/>
        <w:gridCol w:w="4680"/>
        <w:tblGridChange w:id="243">
          <w:tblGrid>
            <w:gridCol w:w="1"/>
            <w:gridCol w:w="4679"/>
            <w:gridCol w:w="1"/>
            <w:gridCol w:w="4679"/>
            <w:gridCol w:w="1"/>
          </w:tblGrid>
        </w:tblGridChange>
      </w:tblGrid>
      <w:tr w:rsidR="00E91EBC" w14:paraId="495F85EF" w14:textId="77777777" w:rsidTr="00F14043">
        <w:trPr>
          <w:trPrChange w:id="244" w:author="Arthur Souza Rodrigues" w:date="2026-07-10T21:51:00Z" w16du:dateUtc="2026-07-11T01:51:00Z">
            <w:trPr>
              <w:gridAfter w:val="0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245" w:author="Arthur Souza Rodrigues" w:date="2026-07-10T21:51:00Z" w16du:dateUtc="2026-07-11T01:51:00Z">
              <w:tcPr>
                <w:tcW w:w="4680" w:type="dxa"/>
                <w:gridSpan w:val="2"/>
                <w:tcMar>
                  <w:top w:w="80" w:type="dxa"/>
                  <w:left w:w="0" w:type="dxa"/>
                  <w:bottom w:w="80" w:type="dxa"/>
                  <w:right w:w="200" w:type="dxa"/>
                </w:tcMar>
              </w:tcPr>
            </w:tcPrChange>
          </w:tcPr>
          <w:p w14:paraId="16B6F730" w14:textId="77777777" w:rsidR="00E91EBC" w:rsidRDefault="00ED30A4">
            <w:pPr>
              <w:spacing w:after="8"/>
              <w:rPr>
                <w:del w:id="246" w:author="Arthur Souza Rodrigues" w:date="2026-07-10T21:51:00Z" w16du:dateUtc="2026-07-11T01:51:00Z"/>
              </w:rPr>
            </w:pPr>
            <w:ins w:id="247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npm               </w:t>
              </w:r>
              <w:r>
                <w:fldChar w:fldCharType="begin"/>
              </w:r>
              <w:r>
                <w:instrText>HYPERLINK "https://www.npmjs.com/package/@eigenpal/docx-js-editor"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>
                <w:fldChar w:fldCharType="end"/>
              </w:r>
            </w:ins>
            <w:del w:id="248" w:author="Arthur Souza Rodrigues" w:date="2026-07-10T21:51:00Z" w16du:dateUtc="2026-07-11T01:51:00Z">
              <w:r w:rsidR="000C59E6">
                <w:rPr>
                  <w:b/>
                  <w:bCs/>
                  <w:color w:val="0F172A"/>
                  <w:sz w:val="24"/>
                  <w:szCs w:val="24"/>
                </w:rPr>
                <w:delText>EigenPal</w:delText>
              </w:r>
            </w:del>
          </w:p>
          <w:p w14:paraId="4F81C000" w14:textId="10DD3300" w:rsidR="00E91EBC" w:rsidRDefault="000C59E6">
            <w:pPr>
              <w:spacing w:after="320"/>
              <w:rPr>
                <w:del w:id="249" w:author="Arthur Souza Rodrigues" w:date="2026-07-10T21:51:00Z" w16du:dateUtc="2026-07-11T01:51:00Z"/>
              </w:rPr>
            </w:pPr>
            <w:del w:id="250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>Maintainer  ·  eigenpal.com</w:delText>
              </w:r>
            </w:del>
          </w:p>
          <w:p w14:paraId="574FD3C0" w14:textId="77777777" w:rsidR="00E91EBC" w:rsidRDefault="00E91EBC">
            <w:pPr>
              <w:pBdr>
                <w:bottom w:val="single" w:sz="3" w:space="1" w:color="E2E8F0"/>
              </w:pBdr>
              <w:spacing w:after="60"/>
              <w:rPr>
                <w:del w:id="251" w:author="Arthur Souza Rodrigues" w:date="2026-07-10T21:51:00Z" w16du:dateUtc="2026-07-11T01:51:00Z"/>
              </w:rPr>
            </w:pPr>
          </w:p>
          <w:p w14:paraId="0435A9CF" w14:textId="77777777" w:rsidR="00E91EBC" w:rsidRDefault="000C59E6">
            <w:del w:id="252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>signature · date</w:delText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253" w:author="Arthur Souza Rodrigues" w:date="2026-07-10T21:51:00Z" w16du:dateUtc="2026-07-11T01:51:00Z">
              <w:tcPr>
                <w:tcW w:w="4680" w:type="dxa"/>
                <w:gridSpan w:val="2"/>
                <w:tcMar>
                  <w:top w:w="80" w:type="dxa"/>
                  <w:left w:w="200" w:type="dxa"/>
                  <w:bottom w:w="80" w:type="dxa"/>
                  <w:right w:w="0" w:type="dxa"/>
                </w:tcMar>
              </w:tcPr>
            </w:tcPrChange>
          </w:tcPr>
          <w:p w14:paraId="19C0149C" w14:textId="77777777" w:rsidR="00E91EBC" w:rsidRDefault="00ED30A4">
            <w:pPr>
              <w:spacing w:after="8"/>
              <w:rPr>
                <w:del w:id="254" w:author="Arthur Souza Rodrigues" w:date="2026-07-10T21:51:00Z" w16du:dateUtc="2026-07-11T01:51:00Z"/>
              </w:rPr>
            </w:pPr>
            <w:ins w:id="255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github               </w:t>
              </w:r>
              <w:r>
                <w:fldChar w:fldCharType="begin"/>
              </w:r>
              <w:r>
                <w:instrText>HYPERLINK "https://github.com/eigenpal/docx-editor"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>
                <w:fldChar w:fldCharType="end"/>
              </w:r>
            </w:ins>
            <w:del w:id="256" w:author="Arthur Souza Rodrigues" w:date="2026-07-10T21:51:00Z" w16du:dateUtc="2026-07-11T01:51:00Z">
              <w:r w:rsidR="000C59E6">
                <w:rPr>
                  <w:color w:val="64748B"/>
                  <w:sz w:val="24"/>
                  <w:rPrChange w:id="257" w:author="Arthur Souza Rodrigues" w:date="2026-07-10T21:51:00Z" w16du:dateUtc="2026-07-11T01:51:00Z">
                    <w:rPr>
                      <w:b/>
                      <w:bCs/>
                      <w:color w:val="0F172A"/>
                      <w:sz w:val="24"/>
                      <w:szCs w:val="24"/>
                    </w:rPr>
                  </w:rPrChange>
                </w:rPr>
                <w:delText>Contributor</w:delText>
              </w:r>
            </w:del>
          </w:p>
          <w:p w14:paraId="78E3772A" w14:textId="77777777" w:rsidR="00E91EBC" w:rsidRDefault="000C59E6">
            <w:pPr>
              <w:spacing w:after="320"/>
              <w:rPr>
                <w:del w:id="258" w:author="Arthur Souza Rodrigues" w:date="2026-07-10T21:51:00Z" w16du:dateUtc="2026-07-11T01:51:00Z"/>
              </w:rPr>
            </w:pPr>
            <w:del w:id="259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>on behalf of the community</w:delText>
              </w:r>
            </w:del>
          </w:p>
          <w:p w14:paraId="7B105400" w14:textId="77777777" w:rsidR="00E91EBC" w:rsidRDefault="00E91EBC">
            <w:pPr>
              <w:pBdr>
                <w:bottom w:val="single" w:sz="3" w:space="1" w:color="E2E8F0"/>
              </w:pBdr>
              <w:spacing w:after="60"/>
              <w:rPr>
                <w:del w:id="260" w:author="Arthur Souza Rodrigues" w:date="2026-07-10T21:51:00Z" w16du:dateUtc="2026-07-11T01:51:00Z"/>
              </w:rPr>
            </w:pPr>
          </w:p>
          <w:p w14:paraId="09E07E00" w14:textId="72F92000" w:rsidR="00E91EBC" w:rsidRDefault="000C59E6">
            <w:del w:id="261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>signature · date</w:delText>
              </w:r>
            </w:del>
          </w:p>
        </w:tc>
      </w:tr>
    </w:tbl>
    <w:p w14:paraId="6D31FC63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262" w:author="Arthur Souza Rodrigues" w:date="2026-07-10T21:51:00Z" w16du:dateUtc="2026-07-11T01:51:00Z"/>
        </w:rPr>
      </w:pPr>
      <w:ins w:id="263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31AC4505" w14:textId="0152F151" w:rsidR="00ED30A4" w:rsidRDefault="00ED30A4" w:rsidP="00ED30A4">
      <w:pPr>
        <w:spacing w:before="60" w:after="60"/>
        <w:rPr>
          <w:ins w:id="264" w:author="Arthur Souza Rodrigues" w:date="2026-07-10T21:51:00Z" w16du:dateUtc="2026-07-11T01:51:00Z"/>
        </w:rPr>
      </w:pPr>
      <w:ins w:id="265" w:author="Arthur Souza Rodrigues" w:date="2026-07-10T21:51:00Z" w16du:dateUtc="2026-07-11T01:51:00Z">
        <w:r>
          <w:rPr>
            <w:color w:val="0F172A"/>
          </w:rPr>
          <w:lastRenderedPageBreak/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no backend required           , no document data leaving the client.         </w:t>
        </w:r>
      </w:ins>
    </w:p>
    <w:p w14:paraId="38E0AF9A" w14:textId="77777777" w:rsidR="00ED30A4" w:rsidRDefault="00ED30A4" w:rsidP="00ED30A4">
      <w:pPr>
        <w:spacing w:before="60"/>
        <w:rPr>
          <w:ins w:id="266" w:author="Arthur Souza Rodrigues" w:date="2026-07-10T21:51:00Z" w16du:dateUtc="2026-07-11T01:51:00Z"/>
        </w:rPr>
      </w:pPr>
    </w:p>
    <w:p w14:paraId="1EBD782C" w14:textId="66005AD5" w:rsidR="00ED30A4" w:rsidRDefault="00ED30A4" w:rsidP="00ED30A4">
      <w:pPr>
        <w:spacing w:before="60" w:after="60"/>
        <w:rPr>
          <w:ins w:id="267" w:author="Arthur Souza Rodrigues" w:date="2026-07-10T21:51:00Z" w16du:dateUtc="2026-07-11T01:51:00Z"/>
        </w:rPr>
      </w:pPr>
      <w:ins w:id="268" w:author="Arthur Souza Rodrigues" w:date="2026-07-10T21:51:00Z" w16du:dateUtc="2026-07-11T01:51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This library skips it           — OOXML is the canonical format throughout.         </w:t>
        </w:r>
      </w:ins>
    </w:p>
    <w:p w14:paraId="65B7DF90" w14:textId="77777777" w:rsidR="00ED30A4" w:rsidRDefault="00ED30A4" w:rsidP="00ED30A4">
      <w:pPr>
        <w:spacing w:before="80"/>
        <w:rPr>
          <w:ins w:id="269" w:author="Arthur Souza Rodrigues" w:date="2026-07-10T21:51:00Z" w16du:dateUtc="2026-07-11T01:51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0547A64F" w14:textId="77777777" w:rsidTr="00F14043">
        <w:trPr>
          <w:ins w:id="270" w:author="Arthur Souza Rodrigues" w:date="2026-07-10T21:51:00Z" w16du:dateUtc="2026-07-11T01:5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87E43" w14:textId="77777777" w:rsidR="00ED30A4" w:rsidRDefault="00ED30A4" w:rsidP="00F14043">
            <w:pPr>
              <w:rPr>
                <w:ins w:id="271" w:author="Arthur Souza Rodrigues" w:date="2026-07-10T21:51:00Z" w16du:dateUtc="2026-07-11T01:51:00Z"/>
              </w:rPr>
            </w:pPr>
            <w:ins w:id="272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12E0C036" w14:textId="77777777" w:rsidR="00ED30A4" w:rsidRDefault="00ED30A4" w:rsidP="00F14043">
            <w:pPr>
              <w:rPr>
                <w:ins w:id="273" w:author="Arthur Souza Rodrigues" w:date="2026-07-10T21:51:00Z" w16du:dateUtc="2026-07-11T01:51:00Z"/>
              </w:rPr>
            </w:pPr>
            <w:ins w:id="274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533A925C" w14:textId="77777777" w:rsidR="00ED30A4" w:rsidRDefault="00ED30A4" w:rsidP="00F14043">
            <w:pPr>
              <w:rPr>
                <w:ins w:id="275" w:author="Arthur Souza Rodrigues" w:date="2026-07-10T21:51:00Z" w16du:dateUtc="2026-07-11T01:51:00Z"/>
              </w:rPr>
            </w:pPr>
          </w:p>
          <w:p w14:paraId="090DBCDA" w14:textId="77777777" w:rsidR="00ED30A4" w:rsidRDefault="00ED30A4" w:rsidP="00F14043">
            <w:pPr>
              <w:rPr>
                <w:ins w:id="276" w:author="Arthur Souza Rodrigues" w:date="2026-07-10T21:51:00Z" w16du:dateUtc="2026-07-11T01:51:00Z"/>
              </w:rPr>
            </w:pPr>
            <w:ins w:id="27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6F129A1C" w14:textId="77777777" w:rsidR="00ED30A4" w:rsidRDefault="00ED30A4" w:rsidP="00F14043">
            <w:pPr>
              <w:rPr>
                <w:ins w:id="278" w:author="Arthur Souza Rodrigues" w:date="2026-07-10T21:51:00Z" w16du:dateUtc="2026-07-11T01:51:00Z"/>
              </w:rPr>
            </w:pPr>
            <w:ins w:id="279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7AF16BD" w14:textId="77777777" w:rsidR="00ED30A4" w:rsidRDefault="00ED30A4" w:rsidP="00F14043">
            <w:pPr>
              <w:rPr>
                <w:ins w:id="280" w:author="Arthur Souza Rodrigues" w:date="2026-07-10T21:51:00Z" w16du:dateUtc="2026-07-11T01:51:00Z"/>
              </w:rPr>
            </w:pPr>
            <w:ins w:id="281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53082029" w14:textId="77777777" w:rsidR="00ED30A4" w:rsidRDefault="00ED30A4" w:rsidP="00F14043">
            <w:pPr>
              <w:rPr>
                <w:ins w:id="282" w:author="Arthur Souza Rodrigues" w:date="2026-07-10T21:51:00Z" w16du:dateUtc="2026-07-11T01:51:00Z"/>
              </w:rPr>
            </w:pPr>
            <w:ins w:id="283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79C69404" w14:textId="77777777" w:rsidR="00ED30A4" w:rsidRDefault="00ED30A4" w:rsidP="00F14043">
            <w:pPr>
              <w:rPr>
                <w:ins w:id="284" w:author="Arthur Souza Rodrigues" w:date="2026-07-10T21:51:00Z" w16du:dateUtc="2026-07-11T01:51:00Z"/>
              </w:rPr>
            </w:pPr>
            <w:ins w:id="285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2295676" w14:textId="77777777" w:rsidR="00ED30A4" w:rsidRDefault="00ED30A4" w:rsidP="00F14043">
            <w:pPr>
              <w:rPr>
                <w:ins w:id="286" w:author="Arthur Souza Rodrigues" w:date="2026-07-10T21:51:00Z" w16du:dateUtc="2026-07-11T01:51:00Z"/>
              </w:rPr>
            </w:pPr>
            <w:ins w:id="28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16E6D432" w14:textId="77777777" w:rsidR="00ED30A4" w:rsidRDefault="00ED30A4" w:rsidP="00F14043">
            <w:pPr>
              <w:rPr>
                <w:ins w:id="288" w:author="Arthur Souza Rodrigues" w:date="2026-07-10T21:51:00Z" w16du:dateUtc="2026-07-11T01:51:00Z"/>
              </w:rPr>
            </w:pPr>
            <w:ins w:id="289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30674826" w14:textId="77777777" w:rsidR="00ED30A4" w:rsidRDefault="00ED30A4" w:rsidP="00F14043">
            <w:pPr>
              <w:rPr>
                <w:ins w:id="290" w:author="Arthur Souza Rodrigues" w:date="2026-07-10T21:51:00Z" w16du:dateUtc="2026-07-11T01:51:00Z"/>
              </w:rPr>
            </w:pPr>
            <w:ins w:id="291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commentRangeEnd w:id="233"/>
    <w:p w14:paraId="28C3E9A3" w14:textId="77777777" w:rsidR="00ED30A4" w:rsidRDefault="00ED30A4" w:rsidP="00ED30A4">
      <w:pPr>
        <w:spacing w:before="160"/>
        <w:rPr>
          <w:ins w:id="292" w:author="Arthur Souza Rodrigues" w:date="2026-07-10T21:51:00Z" w16du:dateUtc="2026-07-11T01:51:00Z"/>
        </w:rPr>
      </w:pPr>
      <w:r>
        <w:rPr>
          <w:rStyle w:val="CommentReference"/>
          <w:sz w:val="22"/>
          <w:szCs w:val="22"/>
        </w:rPr>
        <w:commentReference w:id="233"/>
      </w:r>
      <w:commentRangeEnd w:id="234"/>
      <w:r>
        <w:rPr>
          <w:rStyle w:val="CommentReference"/>
          <w:sz w:val="22"/>
          <w:szCs w:val="22"/>
        </w:rPr>
        <w:commentReference w:id="234"/>
      </w:r>
    </w:p>
    <w:p w14:paraId="7EE6C9E2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293" w:author="Arthur Souza Rodrigues" w:date="2026-07-10T21:51:00Z" w16du:dateUtc="2026-07-11T01:51:00Z"/>
        </w:rPr>
      </w:pPr>
      <w:ins w:id="294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76DBE1BA" w14:textId="77777777" w:rsidR="00ED30A4" w:rsidRDefault="00ED30A4" w:rsidP="00ED30A4">
      <w:pPr>
        <w:spacing w:before="60" w:after="60"/>
        <w:rPr>
          <w:ins w:id="295" w:author="Arthur Souza Rodrigues" w:date="2026-07-10T21:51:00Z" w16du:dateUtc="2026-07-11T01:51:00Z"/>
        </w:rPr>
      </w:pPr>
      <w:ins w:id="296" w:author="Arthur Souza Rodrigues" w:date="2026-07-10T21:51:00Z" w16du:dateUtc="2026-07-11T01:51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6C6F9BB9" w14:textId="77777777" w:rsidR="00ED30A4" w:rsidRDefault="00ED30A4" w:rsidP="00ED30A4">
      <w:pPr>
        <w:spacing w:before="80"/>
        <w:rPr>
          <w:ins w:id="297" w:author="Arthur Souza Rodrigues" w:date="2026-07-10T21:51:00Z" w16du:dateUtc="2026-07-11T01:51:00Z"/>
        </w:rPr>
      </w:pPr>
    </w:p>
    <w:p w14:paraId="10B5EB7E" w14:textId="77777777" w:rsidR="00ED30A4" w:rsidRDefault="00ED30A4" w:rsidP="00ED30A4">
      <w:pPr>
        <w:spacing w:before="180" w:after="40"/>
        <w:rPr>
          <w:ins w:id="298" w:author="Arthur Souza Rodrigues" w:date="2026-07-10T21:51:00Z" w16du:dateUtc="2026-07-11T01:51:00Z"/>
        </w:rPr>
      </w:pPr>
      <w:ins w:id="299" w:author="Arthur Souza Rodrigues" w:date="2026-07-10T21:51:00Z" w16du:dateUtc="2026-07-11T01:51:00Z">
        <w:r>
          <w:rPr>
            <w:b/>
            <w:bCs/>
            <w:color w:val="0F172A"/>
          </w:rPr>
          <w:t xml:space="preserve">Suggestion mode         </w:t>
        </w:r>
      </w:ins>
    </w:p>
    <w:p w14:paraId="2E17E7D0" w14:textId="77777777" w:rsidR="00ED30A4" w:rsidRDefault="00ED30A4" w:rsidP="00ED30A4">
      <w:pPr>
        <w:spacing w:before="60" w:after="60"/>
        <w:rPr>
          <w:ins w:id="300" w:author="Arthur Souza Rodrigues" w:date="2026-07-10T21:51:00Z" w16du:dateUtc="2026-07-11T01:51:00Z"/>
        </w:rPr>
      </w:pPr>
      <w:ins w:id="301" w:author="Arthur Souza Rodrigues" w:date="2026-07-10T21:51:00Z" w16du:dateUtc="2026-07-11T01:51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6624E263" w14:textId="77777777" w:rsidR="00ED30A4" w:rsidRDefault="00ED30A4" w:rsidP="00ED30A4">
      <w:pPr>
        <w:spacing w:before="60"/>
        <w:rPr>
          <w:ins w:id="302" w:author="Arthur Souza Rodrigues" w:date="2026-07-10T21:51:00Z" w16du:dateUtc="2026-07-11T01:51:00Z"/>
        </w:rPr>
      </w:pPr>
    </w:p>
    <w:p w14:paraId="300DE946" w14:textId="77777777" w:rsidR="00ED30A4" w:rsidRDefault="00ED30A4" w:rsidP="00ED30A4">
      <w:pPr>
        <w:spacing w:before="60" w:after="60"/>
        <w:rPr>
          <w:ins w:id="303" w:author="Arthur Souza Rodrigues" w:date="2026-07-10T21:51:00Z" w16du:dateUtc="2026-07-11T01:51:00Z"/>
        </w:rPr>
      </w:pPr>
      <w:ins w:id="304" w:author="Arthur Souza Rodrigues" w:date="2026-07-10T21:51:00Z" w16du:dateUtc="2026-07-11T01:51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20BAFF31" w14:textId="77777777" w:rsidR="00ED30A4" w:rsidRDefault="00ED30A4" w:rsidP="00ED30A4">
      <w:pPr>
        <w:spacing w:before="80"/>
        <w:rPr>
          <w:ins w:id="305" w:author="Arthur Souza Rodrigues" w:date="2026-07-10T21:51:00Z" w16du:dateUtc="2026-07-11T01:51:00Z"/>
        </w:rPr>
      </w:pPr>
    </w:p>
    <w:p w14:paraId="40DCCFB2" w14:textId="77777777" w:rsidR="00ED30A4" w:rsidRDefault="00ED30A4" w:rsidP="00ED30A4">
      <w:pPr>
        <w:spacing w:before="180" w:after="40"/>
        <w:rPr>
          <w:ins w:id="306" w:author="Arthur Souza Rodrigues" w:date="2026-07-10T21:51:00Z" w16du:dateUtc="2026-07-11T01:51:00Z"/>
        </w:rPr>
      </w:pPr>
      <w:ins w:id="307" w:author="Arthur Souza Rodrigues" w:date="2026-07-10T21:51:00Z" w16du:dateUtc="2026-07-11T01:51:00Z">
        <w:r>
          <w:rPr>
            <w:b/>
            <w:bCs/>
            <w:color w:val="0F172A"/>
          </w:rPr>
          <w:t xml:space="preserve">Comments         </w:t>
        </w:r>
      </w:ins>
    </w:p>
    <w:p w14:paraId="7218B1C8" w14:textId="77777777" w:rsidR="00ED30A4" w:rsidRDefault="00ED30A4" w:rsidP="00ED30A4">
      <w:pPr>
        <w:spacing w:before="60" w:after="60"/>
        <w:rPr>
          <w:ins w:id="308" w:author="Arthur Souza Rodrigues" w:date="2026-07-10T21:51:00Z" w16du:dateUtc="2026-07-11T01:51:00Z"/>
        </w:rPr>
      </w:pPr>
      <w:ins w:id="309" w:author="Arthur Souza Rodrigues" w:date="2026-07-10T21:51:00Z" w16du:dateUtc="2026-07-11T01:51:00Z">
        <w:r>
          <w:rPr>
            <w:color w:val="0F172A"/>
          </w:rPr>
          <w:t xml:space="preserve">Select text and click the floating button on the page edge to         </w:t>
        </w:r>
        <w:commentRangeStart w:id="310"/>
        <w:r>
          <w:rPr>
            <w:color w:val="0F172A"/>
          </w:rPr>
          <w:t xml:space="preserve">add a comment anchored to that selection         </w:t>
        </w:r>
        <w:commentRangeEnd w:id="310"/>
        <w:r>
          <w:rPr>
            <w:rStyle w:val="CommentReference"/>
            <w:color w:val="0F172A"/>
            <w:sz w:val="22"/>
            <w:szCs w:val="22"/>
          </w:rPr>
          <w:commentReference w:id="310"/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386948DB" w14:textId="77777777" w:rsidR="00ED30A4" w:rsidRDefault="00ED30A4" w:rsidP="00ED30A4">
      <w:pPr>
        <w:spacing w:before="60"/>
        <w:rPr>
          <w:ins w:id="311" w:author="Arthur Souza Rodrigues" w:date="2026-07-10T21:51:00Z" w16du:dateUtc="2026-07-11T01:51:00Z"/>
        </w:rPr>
      </w:pPr>
    </w:p>
    <w:p w14:paraId="3A1CD57F" w14:textId="77777777" w:rsidR="00ED30A4" w:rsidRDefault="00ED30A4" w:rsidP="00ED30A4">
      <w:pPr>
        <w:spacing w:before="60" w:after="60"/>
        <w:rPr>
          <w:ins w:id="312" w:author="Arthur Souza Rodrigues" w:date="2026-07-10T21:51:00Z" w16du:dateUtc="2026-07-11T01:51:00Z"/>
        </w:rPr>
      </w:pPr>
      <w:ins w:id="313" w:author="Arthur Souza Rodrigues" w:date="2026-07-10T21:51:00Z" w16du:dateUtc="2026-07-11T01:51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7F373E1A" w14:textId="77777777" w:rsidR="00ED30A4" w:rsidRDefault="00ED30A4" w:rsidP="00ED30A4">
      <w:pPr>
        <w:spacing w:before="80"/>
        <w:rPr>
          <w:ins w:id="314" w:author="Arthur Souza Rodrigues" w:date="2026-07-10T21:51:00Z" w16du:dateUtc="2026-07-11T01:51:00Z"/>
        </w:rPr>
      </w:pPr>
    </w:p>
    <w:p w14:paraId="05566AE7" w14:textId="77777777" w:rsidR="00ED30A4" w:rsidRDefault="00ED30A4" w:rsidP="00ED30A4">
      <w:pPr>
        <w:spacing w:before="180" w:after="40"/>
        <w:rPr>
          <w:ins w:id="315" w:author="Arthur Souza Rodrigues" w:date="2026-07-10T21:51:00Z" w16du:dateUtc="2026-07-11T01:51:00Z"/>
        </w:rPr>
      </w:pPr>
      <w:ins w:id="316" w:author="Arthur Souza Rodrigues" w:date="2026-07-10T21:51:00Z" w16du:dateUtc="2026-07-11T01:51:00Z">
        <w:r>
          <w:rPr>
            <w:b/>
            <w:bCs/>
            <w:color w:val="0F172A"/>
          </w:rPr>
          <w:t xml:space="preserve">Agent-friendly         </w:t>
        </w:r>
      </w:ins>
    </w:p>
    <w:p w14:paraId="5F4FD258" w14:textId="77777777" w:rsidR="00ED30A4" w:rsidRDefault="00ED30A4" w:rsidP="00ED30A4">
      <w:pPr>
        <w:spacing w:before="60" w:after="60"/>
        <w:rPr>
          <w:ins w:id="317" w:author="Arthur Souza Rodrigues" w:date="2026-07-10T21:51:00Z" w16du:dateUtc="2026-07-11T01:51:00Z"/>
        </w:rPr>
      </w:pPr>
      <w:ins w:id="318" w:author="Arthur Souza Rodrigues" w:date="2026-07-10T21:51:00Z" w16du:dateUtc="2026-07-11T01:51:00Z">
        <w:r>
          <w:rPr>
            <w:color w:val="0F172A"/>
          </w:rPr>
          <w:lastRenderedPageBreak/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14455D2D" w14:textId="77777777" w:rsidR="00ED30A4" w:rsidRDefault="00ED30A4" w:rsidP="00ED30A4">
      <w:pPr>
        <w:spacing w:before="160"/>
        <w:rPr>
          <w:ins w:id="319" w:author="Arthur Souza Rodrigues" w:date="2026-07-10T21:51:00Z" w16du:dateUtc="2026-07-11T01:51:00Z"/>
        </w:rPr>
      </w:pPr>
    </w:p>
    <w:p w14:paraId="44144DB5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320" w:author="Arthur Souza Rodrigues" w:date="2026-07-10T21:51:00Z" w16du:dateUtc="2026-07-11T01:51:00Z"/>
        </w:rPr>
      </w:pPr>
      <w:ins w:id="321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59F5E1BC" w14:textId="77777777" w:rsidR="00ED30A4" w:rsidRDefault="00ED30A4" w:rsidP="00ED30A4">
      <w:pPr>
        <w:spacing w:before="60" w:after="60"/>
        <w:rPr>
          <w:ins w:id="322" w:author="Arthur Souza Rodrigues" w:date="2026-07-10T21:51:00Z" w16du:dateUtc="2026-07-11T01:51:00Z"/>
        </w:rPr>
      </w:pPr>
      <w:ins w:id="323" w:author="Arthur Souza Rodrigues" w:date="2026-07-10T21:51:00Z" w16du:dateUtc="2026-07-11T01:51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48E1BFFD" w14:textId="77777777" w:rsidR="00ED30A4" w:rsidRDefault="00ED30A4" w:rsidP="00ED30A4">
      <w:pPr>
        <w:spacing w:before="60"/>
        <w:rPr>
          <w:ins w:id="324" w:author="Arthur Souza Rodrigues" w:date="2026-07-10T21:51:00Z" w16du:dateUtc="2026-07-11T01:5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ED30A4" w14:paraId="45AE5656" w14:textId="77777777" w:rsidTr="00F14043">
        <w:trPr>
          <w:ins w:id="325" w:author="Arthur Souza Rodrigues" w:date="2026-07-10T21:51:00Z" w16du:dateUtc="2026-07-11T01:51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F2CD2" w14:textId="77777777" w:rsidR="00ED30A4" w:rsidRDefault="00ED30A4" w:rsidP="00F14043">
            <w:pPr>
              <w:rPr>
                <w:ins w:id="326" w:author="Arthur Souza Rodrigues" w:date="2026-07-10T21:51:00Z" w16du:dateUtc="2026-07-11T01:51:00Z"/>
              </w:rPr>
            </w:pPr>
            <w:ins w:id="327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73AF2" w14:textId="77777777" w:rsidR="00ED30A4" w:rsidRDefault="00ED30A4" w:rsidP="00F14043">
            <w:pPr>
              <w:rPr>
                <w:ins w:id="328" w:author="Arthur Souza Rodrigues" w:date="2026-07-10T21:51:00Z" w16du:dateUtc="2026-07-11T01:51:00Z"/>
              </w:rPr>
            </w:pPr>
            <w:ins w:id="329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D3AC5" w14:textId="77777777" w:rsidR="00ED30A4" w:rsidRDefault="00ED30A4" w:rsidP="00F14043">
            <w:pPr>
              <w:rPr>
                <w:ins w:id="330" w:author="Arthur Souza Rodrigues" w:date="2026-07-10T21:51:00Z" w16du:dateUtc="2026-07-11T01:51:00Z"/>
              </w:rPr>
            </w:pPr>
            <w:ins w:id="331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45DC7" w14:textId="77777777" w:rsidR="00ED30A4" w:rsidRDefault="00ED30A4" w:rsidP="00F14043">
            <w:pPr>
              <w:rPr>
                <w:ins w:id="332" w:author="Arthur Souza Rodrigues" w:date="2026-07-10T21:51:00Z" w16du:dateUtc="2026-07-11T01:51:00Z"/>
              </w:rPr>
            </w:pPr>
            <w:ins w:id="333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ED30A4" w14:paraId="00D1F2F0" w14:textId="77777777" w:rsidTr="00F14043">
        <w:trPr>
          <w:ins w:id="334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33002D" w14:textId="77777777" w:rsidR="00ED30A4" w:rsidRDefault="00ED30A4" w:rsidP="00F14043">
            <w:pPr>
              <w:rPr>
                <w:ins w:id="335" w:author="Arthur Souza Rodrigues" w:date="2026-07-10T21:51:00Z" w16du:dateUtc="2026-07-11T01:51:00Z"/>
              </w:rPr>
            </w:pPr>
            <w:ins w:id="336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9D81" w14:textId="77777777" w:rsidR="00ED30A4" w:rsidRDefault="00ED30A4" w:rsidP="00F14043">
            <w:pPr>
              <w:rPr>
                <w:ins w:id="337" w:author="Arthur Souza Rodrigues" w:date="2026-07-10T21:51:00Z" w16du:dateUtc="2026-07-11T01:51:00Z"/>
              </w:rPr>
            </w:pPr>
            <w:ins w:id="338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59951ED" w14:textId="77777777" w:rsidR="00ED30A4" w:rsidRDefault="00ED30A4" w:rsidP="00F14043">
            <w:pPr>
              <w:rPr>
                <w:ins w:id="339" w:author="Arthur Souza Rodrigues" w:date="2026-07-10T21:51:00Z" w16du:dateUtc="2026-07-11T01:51:00Z"/>
              </w:rPr>
            </w:pPr>
            <w:ins w:id="340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5E8D8CC" w14:textId="77777777" w:rsidR="00ED30A4" w:rsidRDefault="00ED30A4" w:rsidP="00F14043">
            <w:pPr>
              <w:rPr>
                <w:ins w:id="341" w:author="Arthur Souza Rodrigues" w:date="2026-07-10T21:51:00Z" w16du:dateUtc="2026-07-11T01:51:00Z"/>
              </w:rPr>
            </w:pPr>
            <w:ins w:id="342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.docx file contents to load               </w:t>
              </w:r>
            </w:ins>
          </w:p>
        </w:tc>
      </w:tr>
      <w:tr w:rsidR="00ED30A4" w14:paraId="1AFB7BC8" w14:textId="77777777" w:rsidTr="00F14043">
        <w:trPr>
          <w:ins w:id="343" w:author="Arthur Souza Rodrigues" w:date="2026-07-10T21:51:00Z" w16du:dateUtc="2026-07-11T01:5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619929" w14:textId="77777777" w:rsidR="00ED30A4" w:rsidRDefault="00ED30A4" w:rsidP="00F14043">
            <w:pPr>
              <w:rPr>
                <w:ins w:id="344" w:author="Arthur Souza Rodrigues" w:date="2026-07-10T21:51:00Z" w16du:dateUtc="2026-07-11T01:51:00Z"/>
              </w:rPr>
            </w:pPr>
            <w:ins w:id="345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3D87AB" w14:textId="77777777" w:rsidR="00ED30A4" w:rsidRDefault="00ED30A4" w:rsidP="00F14043">
            <w:pPr>
              <w:rPr>
                <w:ins w:id="346" w:author="Arthur Souza Rodrigues" w:date="2026-07-10T21:51:00Z" w16du:dateUtc="2026-07-11T01:51:00Z"/>
              </w:rPr>
            </w:pPr>
            <w:ins w:id="347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8AA54B" w14:textId="77777777" w:rsidR="00ED30A4" w:rsidRDefault="00ED30A4" w:rsidP="00F14043">
            <w:pPr>
              <w:rPr>
                <w:ins w:id="348" w:author="Arthur Souza Rodrigues" w:date="2026-07-10T21:51:00Z" w16du:dateUtc="2026-07-11T01:51:00Z"/>
              </w:rPr>
            </w:pPr>
            <w:ins w:id="349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0F3FB46" w14:textId="77777777" w:rsidR="00ED30A4" w:rsidRDefault="00ED30A4" w:rsidP="00F14043">
            <w:pPr>
              <w:rPr>
                <w:ins w:id="350" w:author="Arthur Souza Rodrigues" w:date="2026-07-10T21:51:00Z" w16du:dateUtc="2026-07-11T01:51:00Z"/>
              </w:rPr>
            </w:pPr>
            <w:ins w:id="351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Preview mode — no editing UI               </w:t>
              </w:r>
            </w:ins>
          </w:p>
        </w:tc>
      </w:tr>
      <w:tr w:rsidR="00ED30A4" w14:paraId="3ECB580F" w14:textId="77777777" w:rsidTr="00F14043">
        <w:trPr>
          <w:ins w:id="352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C868D8" w14:textId="77777777" w:rsidR="00ED30A4" w:rsidRDefault="00ED30A4" w:rsidP="00F14043">
            <w:pPr>
              <w:rPr>
                <w:ins w:id="353" w:author="Arthur Souza Rodrigues" w:date="2026-07-10T21:51:00Z" w16du:dateUtc="2026-07-11T01:51:00Z"/>
              </w:rPr>
            </w:pPr>
            <w:ins w:id="354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B015B" w14:textId="77777777" w:rsidR="00ED30A4" w:rsidRDefault="00ED30A4" w:rsidP="00F14043">
            <w:pPr>
              <w:rPr>
                <w:ins w:id="355" w:author="Arthur Souza Rodrigues" w:date="2026-07-10T21:51:00Z" w16du:dateUtc="2026-07-11T01:51:00Z"/>
              </w:rPr>
            </w:pPr>
            <w:ins w:id="356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71FE68F" w14:textId="77777777" w:rsidR="00ED30A4" w:rsidRDefault="00ED30A4" w:rsidP="00F14043">
            <w:pPr>
              <w:rPr>
                <w:ins w:id="357" w:author="Arthur Souza Rodrigues" w:date="2026-07-10T21:51:00Z" w16du:dateUtc="2026-07-11T01:51:00Z"/>
              </w:rPr>
            </w:pPr>
            <w:ins w:id="358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CE85F" w14:textId="77777777" w:rsidR="00ED30A4" w:rsidRDefault="00ED30A4" w:rsidP="00F14043">
            <w:pPr>
              <w:rPr>
                <w:ins w:id="359" w:author="Arthur Souza Rodrigues" w:date="2026-07-10T21:51:00Z" w16du:dateUtc="2026-07-11T01:51:00Z"/>
              </w:rPr>
            </w:pPr>
            <w:ins w:id="360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Show formatting toolbar               </w:t>
              </w:r>
            </w:ins>
          </w:p>
        </w:tc>
      </w:tr>
      <w:tr w:rsidR="00ED30A4" w14:paraId="128A7230" w14:textId="77777777" w:rsidTr="00F14043">
        <w:trPr>
          <w:ins w:id="361" w:author="Arthur Souza Rodrigues" w:date="2026-07-10T21:51:00Z" w16du:dateUtc="2026-07-11T01:5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9FDFF3C" w14:textId="77777777" w:rsidR="00ED30A4" w:rsidRDefault="00ED30A4" w:rsidP="00F14043">
            <w:pPr>
              <w:rPr>
                <w:ins w:id="362" w:author="Arthur Souza Rodrigues" w:date="2026-07-10T21:51:00Z" w16du:dateUtc="2026-07-11T01:51:00Z"/>
              </w:rPr>
            </w:pPr>
            <w:ins w:id="363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3554B9" w14:textId="77777777" w:rsidR="00ED30A4" w:rsidRDefault="00ED30A4" w:rsidP="00F14043">
            <w:pPr>
              <w:rPr>
                <w:ins w:id="364" w:author="Arthur Souza Rodrigues" w:date="2026-07-10T21:51:00Z" w16du:dateUtc="2026-07-11T01:51:00Z"/>
              </w:rPr>
            </w:pPr>
            <w:ins w:id="365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9001253" w14:textId="77777777" w:rsidR="00ED30A4" w:rsidRDefault="00ED30A4" w:rsidP="00F14043">
            <w:pPr>
              <w:rPr>
                <w:ins w:id="366" w:author="Arthur Souza Rodrigues" w:date="2026-07-10T21:51:00Z" w16du:dateUtc="2026-07-11T01:51:00Z"/>
              </w:rPr>
            </w:pPr>
            <w:ins w:id="367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CBE12D" w14:textId="77777777" w:rsidR="00ED30A4" w:rsidRDefault="00ED30A4" w:rsidP="00F14043">
            <w:pPr>
              <w:rPr>
                <w:ins w:id="368" w:author="Arthur Souza Rodrigues" w:date="2026-07-10T21:51:00Z" w16du:dateUtc="2026-07-11T01:51:00Z"/>
              </w:rPr>
            </w:pPr>
            <w:ins w:id="369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Author name for comments and tracked changes               </w:t>
              </w:r>
            </w:ins>
          </w:p>
        </w:tc>
      </w:tr>
      <w:tr w:rsidR="00ED30A4" w14:paraId="2733373D" w14:textId="77777777" w:rsidTr="00F14043">
        <w:trPr>
          <w:ins w:id="370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4B520F" w14:textId="77777777" w:rsidR="00ED30A4" w:rsidRDefault="00ED30A4" w:rsidP="00F14043">
            <w:pPr>
              <w:rPr>
                <w:ins w:id="371" w:author="Arthur Souza Rodrigues" w:date="2026-07-10T21:51:00Z" w16du:dateUtc="2026-07-11T01:51:00Z"/>
              </w:rPr>
            </w:pPr>
            <w:ins w:id="372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97F340" w14:textId="77777777" w:rsidR="00ED30A4" w:rsidRDefault="00ED30A4" w:rsidP="00F14043">
            <w:pPr>
              <w:rPr>
                <w:ins w:id="373" w:author="Arthur Souza Rodrigues" w:date="2026-07-10T21:51:00Z" w16du:dateUtc="2026-07-11T01:51:00Z"/>
              </w:rPr>
            </w:pPr>
            <w:ins w:id="374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5BA402" w14:textId="77777777" w:rsidR="00ED30A4" w:rsidRDefault="00ED30A4" w:rsidP="00F14043">
            <w:pPr>
              <w:rPr>
                <w:ins w:id="375" w:author="Arthur Souza Rodrigues" w:date="2026-07-10T21:51:00Z" w16du:dateUtc="2026-07-11T01:51:00Z"/>
              </w:rPr>
            </w:pPr>
            <w:ins w:id="376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EAFBEB0" w14:textId="77777777" w:rsidR="00ED30A4" w:rsidRDefault="00ED30A4" w:rsidP="00F14043">
            <w:pPr>
              <w:rPr>
                <w:ins w:id="377" w:author="Arthur Souza Rodrigues" w:date="2026-07-10T21:51:00Z" w16du:dateUtc="2026-07-11T01:51:00Z"/>
              </w:rPr>
            </w:pPr>
            <w:ins w:id="378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Called on every document change               </w:t>
              </w:r>
            </w:ins>
          </w:p>
        </w:tc>
      </w:tr>
      <w:tr w:rsidR="00ED30A4" w14:paraId="5BA2C2CA" w14:textId="77777777" w:rsidTr="00F14043">
        <w:trPr>
          <w:ins w:id="379" w:author="Arthur Souza Rodrigues" w:date="2026-07-10T21:51:00Z" w16du:dateUtc="2026-07-11T01:5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DAD5B5" w14:textId="77777777" w:rsidR="00ED30A4" w:rsidRDefault="00ED30A4" w:rsidP="00F14043">
            <w:pPr>
              <w:rPr>
                <w:ins w:id="380" w:author="Arthur Souza Rodrigues" w:date="2026-07-10T21:51:00Z" w16du:dateUtc="2026-07-11T01:51:00Z"/>
              </w:rPr>
            </w:pPr>
            <w:ins w:id="381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456395" w14:textId="77777777" w:rsidR="00ED30A4" w:rsidRDefault="00ED30A4" w:rsidP="00F14043">
            <w:pPr>
              <w:rPr>
                <w:ins w:id="382" w:author="Arthur Souza Rodrigues" w:date="2026-07-10T21:51:00Z" w16du:dateUtc="2026-07-11T01:51:00Z"/>
              </w:rPr>
            </w:pPr>
            <w:ins w:id="383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0A3B73" w14:textId="77777777" w:rsidR="00ED30A4" w:rsidRDefault="00ED30A4" w:rsidP="00F14043">
            <w:pPr>
              <w:rPr>
                <w:ins w:id="384" w:author="Arthur Souza Rodrigues" w:date="2026-07-10T21:51:00Z" w16du:dateUtc="2026-07-11T01:51:00Z"/>
              </w:rPr>
            </w:pPr>
            <w:ins w:id="385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9768F8" w14:textId="77777777" w:rsidR="00ED30A4" w:rsidRDefault="00ED30A4" w:rsidP="00F14043">
            <w:pPr>
              <w:rPr>
                <w:ins w:id="386" w:author="Arthur Souza Rodrigues" w:date="2026-07-10T21:51:00Z" w16du:dateUtc="2026-07-11T01:51:00Z"/>
              </w:rPr>
            </w:pPr>
            <w:ins w:id="387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Called on save, receives ArrayBuffer               </w:t>
              </w:r>
            </w:ins>
          </w:p>
        </w:tc>
      </w:tr>
      <w:tr w:rsidR="00ED30A4" w14:paraId="0B8C62AF" w14:textId="77777777" w:rsidTr="00F14043">
        <w:trPr>
          <w:ins w:id="388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E17B147" w14:textId="77777777" w:rsidR="00ED30A4" w:rsidRDefault="00ED30A4" w:rsidP="00F14043">
            <w:pPr>
              <w:rPr>
                <w:ins w:id="389" w:author="Arthur Souza Rodrigues" w:date="2026-07-10T21:51:00Z" w16du:dateUtc="2026-07-11T01:51:00Z"/>
              </w:rPr>
            </w:pPr>
            <w:ins w:id="390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F8A7DE" w14:textId="77777777" w:rsidR="00ED30A4" w:rsidRDefault="00ED30A4" w:rsidP="00F14043">
            <w:pPr>
              <w:rPr>
                <w:ins w:id="391" w:author="Arthur Souza Rodrigues" w:date="2026-07-10T21:51:00Z" w16du:dateUtc="2026-07-11T01:51:00Z"/>
              </w:rPr>
            </w:pPr>
            <w:ins w:id="392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4CB689" w14:textId="77777777" w:rsidR="00ED30A4" w:rsidRDefault="00ED30A4" w:rsidP="00F14043">
            <w:pPr>
              <w:rPr>
                <w:ins w:id="393" w:author="Arthur Souza Rodrigues" w:date="2026-07-10T21:51:00Z" w16du:dateUtc="2026-07-11T01:51:00Z"/>
              </w:rPr>
            </w:pPr>
            <w:ins w:id="394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0352CE" w14:textId="77777777" w:rsidR="00ED30A4" w:rsidRDefault="00ED30A4" w:rsidP="00F14043">
            <w:pPr>
              <w:rPr>
                <w:ins w:id="395" w:author="Arthur Souza Rodrigues" w:date="2026-07-10T21:51:00Z" w16du:dateUtc="2026-07-11T01:51:00Z"/>
              </w:rPr>
            </w:pPr>
            <w:ins w:id="396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Called on error               </w:t>
              </w:r>
            </w:ins>
          </w:p>
        </w:tc>
      </w:tr>
    </w:tbl>
    <w:p w14:paraId="23B28FBE" w14:textId="77777777" w:rsidR="00ED30A4" w:rsidRDefault="00ED30A4" w:rsidP="00ED30A4">
      <w:pPr>
        <w:spacing w:before="80"/>
        <w:rPr>
          <w:ins w:id="397" w:author="Arthur Souza Rodrigues" w:date="2026-07-10T21:51:00Z" w16du:dateUtc="2026-07-11T01:51:00Z"/>
        </w:rPr>
      </w:pPr>
    </w:p>
    <w:p w14:paraId="14414065" w14:textId="77777777" w:rsidR="00ED30A4" w:rsidRDefault="00ED30A4" w:rsidP="00ED30A4">
      <w:pPr>
        <w:rPr>
          <w:ins w:id="398" w:author="Arthur Souza Rodrigues" w:date="2026-07-10T21:51:00Z" w16du:dateUtc="2026-07-11T01:51:00Z"/>
        </w:rPr>
      </w:pPr>
      <w:ins w:id="399" w:author="Arthur Souza Rodrigues" w:date="2026-07-10T21:51:00Z" w16du:dateUtc="2026-07-11T01:51:00Z">
        <w:r>
          <w:br w:type="page"/>
        </w:r>
      </w:ins>
    </w:p>
    <w:p w14:paraId="26502A66" w14:textId="77777777" w:rsidR="00ED30A4" w:rsidRDefault="00ED30A4" w:rsidP="00ED30A4">
      <w:pPr>
        <w:spacing w:before="180" w:after="40"/>
        <w:rPr>
          <w:ins w:id="400" w:author="Arthur Souza Rodrigues" w:date="2026-07-10T21:51:00Z" w16du:dateUtc="2026-07-11T01:51:00Z"/>
        </w:rPr>
      </w:pPr>
      <w:ins w:id="401" w:author="Arthur Souza Rodrigues" w:date="2026-07-10T21:51:00Z" w16du:dateUtc="2026-07-11T01:51:00Z">
        <w:r>
          <w:rPr>
            <w:b/>
            <w:bCs/>
            <w:color w:val="0F172A"/>
          </w:rPr>
          <w:lastRenderedPageBreak/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7F2B49DE" w14:textId="77777777" w:rsidTr="00F14043">
        <w:trPr>
          <w:ins w:id="402" w:author="Arthur Souza Rodrigues" w:date="2026-07-10T21:51:00Z" w16du:dateUtc="2026-07-11T01:5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775E5F" w14:textId="77777777" w:rsidR="00ED30A4" w:rsidRDefault="00ED30A4" w:rsidP="00F14043">
            <w:pPr>
              <w:rPr>
                <w:ins w:id="403" w:author="Arthur Souza Rodrigues" w:date="2026-07-10T21:51:00Z" w16du:dateUtc="2026-07-11T01:51:00Z"/>
              </w:rPr>
            </w:pPr>
            <w:ins w:id="404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3A6C621E" w14:textId="77777777" w:rsidR="00ED30A4" w:rsidRDefault="00ED30A4" w:rsidP="00F14043">
            <w:pPr>
              <w:rPr>
                <w:ins w:id="405" w:author="Arthur Souza Rodrigues" w:date="2026-07-10T21:51:00Z" w16du:dateUtc="2026-07-11T01:51:00Z"/>
              </w:rPr>
            </w:pPr>
          </w:p>
          <w:p w14:paraId="6AFCD942" w14:textId="77777777" w:rsidR="00ED30A4" w:rsidRDefault="00ED30A4" w:rsidP="00F14043">
            <w:pPr>
              <w:rPr>
                <w:ins w:id="406" w:author="Arthur Souza Rodrigues" w:date="2026-07-10T21:51:00Z" w16du:dateUtc="2026-07-11T01:51:00Z"/>
              </w:rPr>
            </w:pPr>
            <w:ins w:id="40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0127BA4F" w14:textId="77777777" w:rsidR="00ED30A4" w:rsidRDefault="00ED30A4" w:rsidP="00F14043">
            <w:pPr>
              <w:rPr>
                <w:ins w:id="408" w:author="Arthur Souza Rodrigues" w:date="2026-07-10T21:51:00Z" w16du:dateUtc="2026-07-11T01:51:00Z"/>
              </w:rPr>
            </w:pPr>
            <w:ins w:id="409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6C230971" w14:textId="77777777" w:rsidR="00ED30A4" w:rsidRDefault="00ED30A4" w:rsidP="00F14043">
            <w:pPr>
              <w:rPr>
                <w:ins w:id="410" w:author="Arthur Souza Rodrigues" w:date="2026-07-10T21:51:00Z" w16du:dateUtc="2026-07-11T01:51:00Z"/>
              </w:rPr>
            </w:pPr>
            <w:ins w:id="411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172E1C5B" w14:textId="77777777" w:rsidR="00ED30A4" w:rsidRDefault="00ED30A4" w:rsidP="00F14043">
            <w:pPr>
              <w:rPr>
                <w:ins w:id="412" w:author="Arthur Souza Rodrigues" w:date="2026-07-10T21:51:00Z" w16du:dateUtc="2026-07-11T01:51:00Z"/>
              </w:rPr>
            </w:pPr>
            <w:ins w:id="413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5F028814" w14:textId="77777777" w:rsidR="00ED30A4" w:rsidRDefault="00ED30A4" w:rsidP="00F14043">
            <w:pPr>
              <w:rPr>
                <w:ins w:id="414" w:author="Arthur Souza Rodrigues" w:date="2026-07-10T21:51:00Z" w16du:dateUtc="2026-07-11T01:51:00Z"/>
              </w:rPr>
            </w:pPr>
            <w:ins w:id="415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3ABDCB5A" w14:textId="77777777" w:rsidR="00ED30A4" w:rsidRDefault="00ED30A4" w:rsidP="00ED30A4">
      <w:pPr>
        <w:spacing w:before="160"/>
        <w:rPr>
          <w:ins w:id="416" w:author="Arthur Souza Rodrigues" w:date="2026-07-10T21:51:00Z" w16du:dateUtc="2026-07-11T01:51:00Z"/>
        </w:rPr>
      </w:pPr>
    </w:p>
    <w:p w14:paraId="1E2EFF5C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417" w:author="Arthur Souza Rodrigues" w:date="2026-07-10T21:51:00Z" w16du:dateUtc="2026-07-11T01:51:00Z"/>
        </w:rPr>
      </w:pPr>
      <w:ins w:id="418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0C0720BA" w14:textId="77777777" w:rsidR="00ED30A4" w:rsidRDefault="00ED30A4" w:rsidP="00ED30A4">
      <w:pPr>
        <w:spacing w:before="60" w:after="60"/>
        <w:rPr>
          <w:ins w:id="419" w:author="Arthur Souza Rodrigues" w:date="2026-07-10T21:51:00Z" w16du:dateUtc="2026-07-11T01:51:00Z"/>
        </w:rPr>
      </w:pPr>
      <w:ins w:id="420" w:author="Arthur Souza Rodrigues" w:date="2026-07-10T21:51:00Z" w16du:dateUtc="2026-07-11T01:51:00Z">
        <w:r>
          <w:rPr>
            <w:color w:val="0F172A"/>
          </w:rPr>
          <w:t xml:space="preserve">Read         </w:t>
        </w:r>
        <w:r>
          <w:fldChar w:fldCharType="begin"/>
        </w:r>
        <w:r>
          <w:instrText>HYPERLINK "https://github.com/eigenpal/docx-editor/blob/main/docs/PLUGINS.md" \h</w: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087F2ACF" w14:textId="77777777" w:rsidR="00ED30A4" w:rsidRDefault="00ED30A4" w:rsidP="00ED30A4">
      <w:pPr>
        <w:spacing w:before="60"/>
        <w:rPr>
          <w:ins w:id="421" w:author="Arthur Souza Rodrigues" w:date="2026-07-10T21:51:00Z" w16du:dateUtc="2026-07-11T01:51:00Z"/>
        </w:rPr>
      </w:pPr>
    </w:p>
    <w:p w14:paraId="1199F343" w14:textId="77777777" w:rsidR="00ED30A4" w:rsidRDefault="00ED30A4" w:rsidP="00ED30A4">
      <w:pPr>
        <w:spacing w:before="180" w:after="40"/>
        <w:rPr>
          <w:ins w:id="422" w:author="Arthur Souza Rodrigues" w:date="2026-07-10T21:51:00Z" w16du:dateUtc="2026-07-11T01:51:00Z"/>
        </w:rPr>
      </w:pPr>
      <w:ins w:id="423" w:author="Arthur Souza Rodrigues" w:date="2026-07-10T21:51:00Z" w16du:dateUtc="2026-07-11T01:51:00Z">
        <w:r>
          <w:rPr>
            <w:b/>
            <w:bCs/>
            <w:color w:val="0F172A"/>
          </w:rPr>
          <w:t xml:space="preserve">Ground rules         </w:t>
        </w:r>
      </w:ins>
    </w:p>
    <w:p w14:paraId="5A15FD52" w14:textId="77777777" w:rsidR="00ED30A4" w:rsidRDefault="00ED30A4" w:rsidP="00ED30A4">
      <w:pPr>
        <w:pStyle w:val="ListParagraph"/>
        <w:numPr>
          <w:ilvl w:val="0"/>
          <w:numId w:val="4"/>
        </w:numPr>
        <w:spacing w:before="40" w:after="40"/>
        <w:rPr>
          <w:ins w:id="424" w:author="Arthur Souza Rodrigues" w:date="2026-07-10T21:51:00Z" w16du:dateUtc="2026-07-11T01:51:00Z"/>
        </w:rPr>
      </w:pPr>
      <w:ins w:id="425" w:author="Arthur Souza Rodrigues" w:date="2026-07-10T21:51:00Z" w16du:dateUtc="2026-07-11T01:51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18A42488" w14:textId="77777777" w:rsidR="00ED30A4" w:rsidRDefault="00ED30A4" w:rsidP="00ED30A4">
      <w:pPr>
        <w:pStyle w:val="ListParagraph"/>
        <w:numPr>
          <w:ilvl w:val="0"/>
          <w:numId w:val="4"/>
        </w:numPr>
        <w:spacing w:before="40" w:after="40"/>
        <w:rPr>
          <w:ins w:id="426" w:author="Arthur Souza Rodrigues" w:date="2026-07-10T21:51:00Z" w16du:dateUtc="2026-07-11T01:51:00Z"/>
        </w:rPr>
      </w:pPr>
      <w:ins w:id="427" w:author="Arthur Souza Rodrigues" w:date="2026-07-10T21:51:00Z" w16du:dateUtc="2026-07-11T01:51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6C1A44E7" w14:textId="36A9963E" w:rsidR="00ED30A4" w:rsidRDefault="00ED30A4" w:rsidP="00ED30A4">
      <w:pPr>
        <w:pStyle w:val="ListParagraph"/>
        <w:numPr>
          <w:ilvl w:val="0"/>
          <w:numId w:val="4"/>
        </w:numPr>
        <w:spacing w:before="40" w:after="40"/>
        <w:rPr>
          <w:ins w:id="428" w:author="Arthur Souza Rodrigues" w:date="2026-07-10T21:51:00Z" w16du:dateUtc="2026-07-11T01:51:00Z"/>
        </w:rPr>
      </w:pPr>
      <w:ins w:id="429" w:author="Arthur Souza Rodrigues" w:date="2026-07-10T21:51:00Z" w16du:dateUtc="2026-07-11T01:51:00Z">
        <w:r>
          <w:rPr>
            <w:color w:val="0F172A"/>
          </w:rPr>
          <w:t xml:space="preserve">Avoid intermediate HTML serialisation where possible.           </w:t>
        </w:r>
      </w:ins>
    </w:p>
    <w:p w14:paraId="46D24768" w14:textId="77777777" w:rsidR="00ED30A4" w:rsidRDefault="00ED30A4" w:rsidP="00ED30A4">
      <w:pPr>
        <w:pStyle w:val="ListParagraph"/>
        <w:numPr>
          <w:ilvl w:val="0"/>
          <w:numId w:val="4"/>
        </w:numPr>
        <w:spacing w:before="40" w:after="40"/>
        <w:rPr>
          <w:ins w:id="430" w:author="Arthur Souza Rodrigues" w:date="2026-07-10T21:51:00Z" w16du:dateUtc="2026-07-11T01:51:00Z"/>
        </w:rPr>
      </w:pPr>
      <w:ins w:id="431" w:author="Arthur Souza Rodrigues" w:date="2026-07-10T21:51:00Z" w16du:dateUtc="2026-07-11T01:51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0C0A336E" w14:textId="77777777" w:rsidR="00ED30A4" w:rsidRDefault="00ED30A4" w:rsidP="00ED30A4">
      <w:pPr>
        <w:spacing w:before="80"/>
        <w:rPr>
          <w:ins w:id="432" w:author="Arthur Souza Rodrigues" w:date="2026-07-10T21:51:00Z" w16du:dateUtc="2026-07-11T01:51:00Z"/>
        </w:rPr>
      </w:pPr>
    </w:p>
    <w:p w14:paraId="7E63C3D8" w14:textId="77777777" w:rsidR="00ED30A4" w:rsidRDefault="00ED30A4" w:rsidP="00ED30A4">
      <w:pPr>
        <w:spacing w:before="180" w:after="40"/>
        <w:rPr>
          <w:ins w:id="433" w:author="Arthur Souza Rodrigues" w:date="2026-07-10T21:51:00Z" w16du:dateUtc="2026-07-11T01:51:00Z"/>
        </w:rPr>
      </w:pPr>
      <w:ins w:id="434" w:author="Arthur Souza Rodrigues" w:date="2026-07-10T21:51:00Z" w16du:dateUtc="2026-07-11T01:51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21563FF5" w14:textId="77777777" w:rsidTr="00F14043">
        <w:trPr>
          <w:ins w:id="435" w:author="Arthur Souza Rodrigues" w:date="2026-07-10T21:51:00Z" w16du:dateUtc="2026-07-11T01:5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5D4136" w14:textId="77777777" w:rsidR="00ED30A4" w:rsidRDefault="00ED30A4" w:rsidP="00F14043">
            <w:pPr>
              <w:rPr>
                <w:ins w:id="436" w:author="Arthur Souza Rodrigues" w:date="2026-07-10T21:51:00Z" w16du:dateUtc="2026-07-11T01:51:00Z"/>
              </w:rPr>
            </w:pPr>
            <w:ins w:id="43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189B8551" w14:textId="77777777" w:rsidR="00ED30A4" w:rsidRDefault="00ED30A4" w:rsidP="00F14043">
            <w:pPr>
              <w:rPr>
                <w:ins w:id="438" w:author="Arthur Souza Rodrigues" w:date="2026-07-10T21:51:00Z" w16du:dateUtc="2026-07-11T01:51:00Z"/>
              </w:rPr>
            </w:pPr>
            <w:ins w:id="439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0495538D" w14:textId="77777777" w:rsidR="00E91EBC" w:rsidRDefault="00E91EBC">
      <w:pPr>
        <w:spacing w:before="200"/>
        <w:rPr>
          <w:moveTo w:id="440" w:author="Arthur Souza Rodrigues" w:date="2026-07-10T21:51:00Z" w16du:dateUtc="2026-07-11T01:51:00Z"/>
        </w:rPr>
      </w:pPr>
      <w:moveToRangeStart w:id="441" w:author="Arthur Souza Rodrigues" w:date="2026-07-10T21:51:00Z" w:name="move234612709"/>
    </w:p>
    <w:p w14:paraId="2C933326" w14:textId="77777777" w:rsidR="00ED30A4" w:rsidRDefault="000C59E6" w:rsidP="00ED30A4">
      <w:pPr>
        <w:pBdr>
          <w:bottom w:val="single" w:sz="3" w:space="4" w:color="E2E8F0"/>
        </w:pBdr>
        <w:spacing w:before="300" w:after="80"/>
        <w:rPr>
          <w:ins w:id="442" w:author="Arthur Souza Rodrigues" w:date="2026-07-10T21:51:00Z" w16du:dateUtc="2026-07-11T01:51:00Z"/>
        </w:rPr>
      </w:pPr>
      <w:moveTo w:id="443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>Sign-off</w:t>
        </w:r>
      </w:moveTo>
      <w:moveToRangeEnd w:id="441"/>
      <w:ins w:id="444" w:author="Arthur Souza Rodrigues" w:date="2026-07-10T21:51:00Z" w16du:dateUtc="2026-07-11T01:51:00Z">
        <w:r w:rsidR="00ED30A4">
          <w:rPr>
            <w:b/>
            <w:bCs/>
            <w:color w:val="0F172A"/>
            <w:sz w:val="32"/>
            <w:szCs w:val="32"/>
          </w:rPr>
          <w:t xml:space="preserve">         </w:t>
        </w:r>
      </w:ins>
    </w:p>
    <w:p w14:paraId="261E0C34" w14:textId="77777777" w:rsidR="00ED30A4" w:rsidRDefault="00ED30A4" w:rsidP="00ED30A4">
      <w:pPr>
        <w:spacing w:before="60"/>
        <w:rPr>
          <w:ins w:id="445" w:author="Arthur Souza Rodrigues" w:date="2026-07-10T21:51:00Z" w16du:dateUtc="2026-07-11T01:51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0E262040" w14:textId="77777777" w:rsidTr="00F14043">
        <w:trPr>
          <w:ins w:id="446" w:author="Arthur Souza Rodrigues" w:date="2026-07-10T21:51:00Z" w16du:dateUtc="2026-07-11T01:5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69C6E0BC" w14:textId="77777777" w:rsidR="00ED30A4" w:rsidRDefault="00ED30A4" w:rsidP="00F14043">
            <w:pPr>
              <w:spacing w:after="8"/>
              <w:rPr>
                <w:ins w:id="447" w:author="Arthur Souza Rodrigues" w:date="2026-07-10T21:51:00Z" w16du:dateUtc="2026-07-11T01:51:00Z"/>
              </w:rPr>
            </w:pPr>
            <w:ins w:id="448" w:author="Arthur Souza Rodrigues" w:date="2026-07-10T21:51:00Z" w16du:dateUtc="2026-07-11T01:51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0DA86ED5" w14:textId="77777777" w:rsidR="00ED30A4" w:rsidRDefault="00ED30A4" w:rsidP="00F14043">
            <w:pPr>
              <w:spacing w:after="320"/>
              <w:rPr>
                <w:ins w:id="449" w:author="Arthur Souza Rodrigues" w:date="2026-07-10T21:51:00Z" w16du:dateUtc="2026-07-11T01:51:00Z"/>
              </w:rPr>
            </w:pPr>
            <w:ins w:id="450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Maintainer · eigenpal.com               </w:t>
              </w:r>
            </w:ins>
          </w:p>
          <w:p w14:paraId="11B08F63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ins w:id="451" w:author="Arthur Souza Rodrigues" w:date="2026-07-10T21:51:00Z" w16du:dateUtc="2026-07-11T01:51:00Z"/>
              </w:rPr>
            </w:pPr>
          </w:p>
          <w:p w14:paraId="3D7990AC" w14:textId="77777777" w:rsidR="00ED30A4" w:rsidRDefault="00ED30A4" w:rsidP="00F14043">
            <w:pPr>
              <w:rPr>
                <w:ins w:id="452" w:author="Arthur Souza Rodrigues" w:date="2026-07-10T21:51:00Z" w16du:dateUtc="2026-07-11T01:51:00Z"/>
              </w:rPr>
            </w:pPr>
            <w:ins w:id="453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AFE9CD" w14:textId="77777777" w:rsidR="00ED30A4" w:rsidRDefault="00ED30A4" w:rsidP="00F14043">
            <w:pPr>
              <w:spacing w:after="8"/>
              <w:rPr>
                <w:ins w:id="454" w:author="Arthur Souza Rodrigues" w:date="2026-07-10T21:51:00Z" w16du:dateUtc="2026-07-11T01:51:00Z"/>
              </w:rPr>
            </w:pPr>
            <w:ins w:id="455" w:author="Arthur Souza Rodrigues" w:date="2026-07-10T21:51:00Z" w16du:dateUtc="2026-07-11T01:51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26A95D14" w14:textId="77777777" w:rsidR="00ED30A4" w:rsidRDefault="00ED30A4" w:rsidP="00F14043">
            <w:pPr>
              <w:spacing w:after="320"/>
              <w:rPr>
                <w:ins w:id="456" w:author="Arthur Souza Rodrigues" w:date="2026-07-10T21:51:00Z" w16du:dateUtc="2026-07-11T01:51:00Z"/>
              </w:rPr>
            </w:pPr>
            <w:ins w:id="457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on behalf of the community               </w:t>
              </w:r>
            </w:ins>
          </w:p>
          <w:p w14:paraId="4A6488A1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ins w:id="458" w:author="Arthur Souza Rodrigues" w:date="2026-07-10T21:51:00Z" w16du:dateUtc="2026-07-11T01:51:00Z"/>
              </w:rPr>
            </w:pPr>
          </w:p>
          <w:p w14:paraId="0DDA6374" w14:textId="77777777" w:rsidR="00ED30A4" w:rsidRDefault="00ED30A4" w:rsidP="00F14043">
            <w:pPr>
              <w:rPr>
                <w:ins w:id="459" w:author="Arthur Souza Rodrigues" w:date="2026-07-10T21:51:00Z" w16du:dateUtc="2026-07-11T01:51:00Z"/>
              </w:rPr>
            </w:pPr>
            <w:ins w:id="460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</w:tr>
    </w:tbl>
    <w:p w14:paraId="67AFF92F" w14:textId="77777777" w:rsidR="00ED30A4" w:rsidRDefault="00ED30A4" w:rsidP="00ED30A4">
      <w:pPr>
        <w:rPr>
          <w:ins w:id="461" w:author="Arthur Souza Rodrigues" w:date="2026-07-10T21:51:00Z" w16du:dateUtc="2026-07-11T01:51:00Z"/>
        </w:rPr>
      </w:pPr>
    </w:p>
    <w:p w14:paraId="15453BF2" w14:textId="689A8600" w:rsidR="0031481F" w:rsidRDefault="0031481F">
      <w:pPr>
        <w:spacing w:before="200"/>
        <w:rPr>
          <w:ins w:id="462" w:author="Arthur Souza Rodrigues" w:date="2026-07-10T21:51:00Z" w16du:dateUtc="2026-07-11T01:51:00Z"/>
        </w:rPr>
      </w:pPr>
    </w:p>
    <w:p w14:paraId="6FB2EBF6" w14:textId="77777777" w:rsidR="0031481F" w:rsidRDefault="00E93D03">
      <w:pPr>
        <w:pBdr>
          <w:bottom w:val="single" w:sz="3" w:space="4" w:color="E2E8F0"/>
        </w:pBdr>
        <w:spacing w:before="300" w:after="80"/>
        <w:rPr>
          <w:ins w:id="463" w:author="Arthur Souza Rodrigues" w:date="2026-07-10T21:51:00Z" w16du:dateUtc="2026-07-11T01:51:00Z"/>
        </w:rPr>
      </w:pPr>
      <w:ins w:id="464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00BE2CA6" w14:textId="77777777" w:rsidR="0031481F" w:rsidRDefault="0031481F">
      <w:pPr>
        <w:spacing w:before="60"/>
        <w:rPr>
          <w:ins w:id="465" w:author="Arthur Souza Rodrigues" w:date="2026-07-10T21:51:00Z" w16du:dateUtc="2026-07-11T01:51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rPr>
          <w:ins w:id="466" w:author="Arthur Souza Rodrigues" w:date="2026-07-10T21:51:00Z" w16du:dateUtc="2026-07-11T01:5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E93D03">
            <w:pPr>
              <w:spacing w:after="8"/>
              <w:rPr>
                <w:ins w:id="467" w:author="Arthur Souza Rodrigues" w:date="2026-07-10T21:51:00Z" w16du:dateUtc="2026-07-11T01:51:00Z"/>
              </w:rPr>
            </w:pPr>
            <w:ins w:id="468" w:author="Arthur Souza Rodrigues" w:date="2026-07-10T21:51:00Z" w16du:dateUtc="2026-07-11T01:51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3E132EDC" w14:textId="77777777" w:rsidR="0031481F" w:rsidRDefault="00E93D03">
            <w:pPr>
              <w:spacing w:after="320"/>
              <w:rPr>
                <w:ins w:id="469" w:author="Arthur Souza Rodrigues" w:date="2026-07-10T21:51:00Z" w16du:dateUtc="2026-07-11T01:51:00Z"/>
              </w:rPr>
            </w:pPr>
            <w:ins w:id="470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lastRenderedPageBreak/>
                <w:t xml:space="preserve">Maintainer · eigenpal.com               </w:t>
              </w:r>
            </w:ins>
          </w:p>
          <w:p w14:paraId="00F97662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ins w:id="471" w:author="Arthur Souza Rodrigues" w:date="2026-07-10T21:51:00Z" w16du:dateUtc="2026-07-11T01:51:00Z"/>
              </w:rPr>
            </w:pPr>
          </w:p>
          <w:p w14:paraId="18004CB4" w14:textId="77777777" w:rsidR="0031481F" w:rsidRDefault="00E93D03">
            <w:pPr>
              <w:rPr>
                <w:ins w:id="472" w:author="Arthur Souza Rodrigues" w:date="2026-07-10T21:51:00Z" w16du:dateUtc="2026-07-11T01:51:00Z"/>
              </w:rPr>
            </w:pPr>
            <w:ins w:id="473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E93D03">
            <w:pPr>
              <w:spacing w:after="8"/>
              <w:rPr>
                <w:ins w:id="474" w:author="Arthur Souza Rodrigues" w:date="2026-07-10T21:51:00Z" w16du:dateUtc="2026-07-11T01:51:00Z"/>
              </w:rPr>
            </w:pPr>
            <w:ins w:id="475" w:author="Arthur Souza Rodrigues" w:date="2026-07-10T21:51:00Z" w16du:dateUtc="2026-07-11T01:51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  <w:t xml:space="preserve">Contributor               </w:t>
              </w:r>
            </w:ins>
          </w:p>
          <w:p w14:paraId="3099E6A8" w14:textId="23392000" w:rsidR="0031481F" w:rsidRDefault="00E93D03">
            <w:pPr>
              <w:spacing w:after="320"/>
              <w:rPr>
                <w:ins w:id="476" w:author="Arthur Souza Rodrigues" w:date="2026-07-10T21:51:00Z" w16du:dateUtc="2026-07-11T01:51:00Z"/>
              </w:rPr>
            </w:pPr>
            <w:ins w:id="477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lastRenderedPageBreak/>
                <w:t xml:space="preserve">on behalf of the community               </w:t>
              </w:r>
            </w:ins>
          </w:p>
          <w:p w14:paraId="7D3F3383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ins w:id="478" w:author="Arthur Souza Rodrigues" w:date="2026-07-10T21:51:00Z" w16du:dateUtc="2026-07-11T01:51:00Z"/>
              </w:rPr>
            </w:pPr>
          </w:p>
          <w:p w14:paraId="7CA82558" w14:textId="77777777" w:rsidR="0031481F" w:rsidRDefault="00E93D03">
            <w:pPr>
              <w:rPr>
                <w:ins w:id="479" w:author="Arthur Souza Rodrigues" w:date="2026-07-10T21:51:00Z" w16du:dateUtc="2026-07-11T01:51:00Z"/>
              </w:rPr>
            </w:pPr>
            <w:ins w:id="480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</w:tr>
    </w:tbl>
    <w:p w14:paraId="0BB8DE24" w14:textId="77777777" w:rsidR="000C59E6" w:rsidRDefault="000C59E6"/>
    <w:sectPr w:rsidR="000C59E6">
      <w:headerReference w:type="default" r:id="rId11"/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3" w:author="Arthur Souza Rodrigues" w:date="2026-07-04T23:17:00Z" w:initials="AS">
    <w:p w14:paraId="1BC5096D" w14:textId="77777777" w:rsidR="00ED30A4" w:rsidRDefault="00ED30A4" w:rsidP="00ED30A4">
      <w:r>
        <w:rPr>
          <w:rStyle w:val="CommentText"/>
        </w:rPr>
        <w:annotationRef/>
      </w:r>
      <w:r>
        <w:rPr>
          <w:sz w:val="20"/>
          <w:szCs w:val="20"/>
        </w:rPr>
        <w:t>Horrible.</w:t>
      </w:r>
    </w:p>
  </w:comment>
  <w:comment w:id="4" w:author="Arthur Souza Rodrigues" w:date="2026-07-04T23:17:00Z" w:initials="AS">
    <w:p w14:paraId="0247F82F" w14:textId="77777777" w:rsidR="00ED30A4" w:rsidRDefault="00ED30A4" w:rsidP="00ED30A4">
      <w:r>
        <w:rPr>
          <w:rStyle w:val="CommentText"/>
        </w:rPr>
        <w:annotationRef/>
      </w:r>
      <w:r>
        <w:rPr>
          <w:sz w:val="20"/>
          <w:szCs w:val="20"/>
        </w:rPr>
        <w:t>Terrible.</w:t>
      </w:r>
    </w:p>
  </w:comment>
  <w:comment w:id="82" w:author="User" w:date="2026-03-05T19:41:00Z" w:initials="">
    <w:p w14:paraId="0BAA81A4" w14:textId="77777777" w:rsidR="00E91EBC" w:rsidRDefault="000C59E6">
      <w:r>
        <w:annotationRef/>
      </w:r>
      <w:r>
        <w:t>Just like that!</w:t>
      </w:r>
    </w:p>
  </w:comment>
  <w:comment w:id="81" w:author="User" w:date="2026-03-05T19:41:00Z" w:initials="">
    <w:p w14:paraId="4FDEEBBE" w14:textId="77777777" w:rsidR="0031481F" w:rsidRDefault="00E93D03">
      <w:r>
        <w:rPr>
          <w:rStyle w:val="CommentText"/>
        </w:rPr>
        <w:annotationRef/>
      </w:r>
      <w:r>
        <w:t xml:space="preserve">Just like that!         </w:t>
      </w:r>
    </w:p>
  </w:comment>
  <w:comment w:id="233" w:author="Arthur Souza Rodrigues" w:date="2026-07-04T23:17:00Z" w:initials="AS">
    <w:p w14:paraId="64F77A48" w14:textId="77777777" w:rsidR="00ED30A4" w:rsidRDefault="00ED30A4" w:rsidP="00ED30A4">
      <w:r>
        <w:rPr>
          <w:rStyle w:val="CommentText"/>
        </w:rPr>
        <w:annotationRef/>
      </w:r>
      <w:r>
        <w:rPr>
          <w:sz w:val="20"/>
          <w:szCs w:val="20"/>
        </w:rPr>
        <w:t>Horrible.</w:t>
      </w:r>
    </w:p>
  </w:comment>
  <w:comment w:id="234" w:author="Arthur Souza Rodrigues" w:date="2026-07-04T23:17:00Z" w:initials="AS">
    <w:p w14:paraId="051AFFD1" w14:textId="77777777" w:rsidR="00ED30A4" w:rsidRDefault="00ED30A4" w:rsidP="00ED30A4">
      <w:r>
        <w:rPr>
          <w:rStyle w:val="CommentText"/>
        </w:rPr>
        <w:annotationRef/>
      </w:r>
      <w:r>
        <w:rPr>
          <w:sz w:val="20"/>
          <w:szCs w:val="20"/>
        </w:rPr>
        <w:t>Terrible.</w:t>
      </w:r>
    </w:p>
  </w:comment>
  <w:comment w:id="310" w:author="User" w:date="2026-03-05T19:41:00Z" w:initials="">
    <w:p w14:paraId="77D4985D" w14:textId="77777777" w:rsidR="00ED30A4" w:rsidRDefault="00ED30A4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BC5096D" w15:done="0"/>
  <w15:commentEx w15:paraId="0247F82F" w15:paraIdParent="1BC5096D" w15:done="0"/>
  <w15:commentEx w15:paraId="0BAA81A4" w15:done="0"/>
  <w15:commentEx w15:paraId="4FDEEBBE" w15:done="0"/>
  <w15:commentEx w15:paraId="64F77A48" w15:done="0"/>
  <w15:commentEx w15:paraId="051AFFD1" w15:paraIdParent="64F77A48" w15:done="0"/>
  <w15:commentEx w15:paraId="77D498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  <w16cex:commentExtensible w16cex:durableId="1A9540E8" w16cex:dateUtc="2026-07-05T03:17:00Z"/>
  <w16cex:commentExtensible w16cex:durableId="2884D50F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BC5096D" w16cid:durableId="3424E444"/>
  <w16cid:commentId w16cid:paraId="0247F82F" w16cid:durableId="66E4D541"/>
  <w16cid:commentId w16cid:paraId="0BAA81A4" w16cid:durableId="0BAA81A4"/>
  <w16cid:commentId w16cid:paraId="4FDEEBBE" w16cid:durableId="4FDEEBBE"/>
  <w16cid:commentId w16cid:paraId="64F77A48" w16cid:durableId="1A9540E8"/>
  <w16cid:commentId w16cid:paraId="051AFFD1" w16cid:durableId="2884D50F"/>
  <w16cid:commentId w16cid:paraId="77D4985D" w16cid:durableId="306040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B17FDB" w14:textId="77777777" w:rsidR="000654EE" w:rsidRDefault="000654EE">
      <w:r>
        <w:separator/>
      </w:r>
    </w:p>
  </w:endnote>
  <w:endnote w:type="continuationSeparator" w:id="0">
    <w:p w14:paraId="6C59A101" w14:textId="77777777" w:rsidR="000654EE" w:rsidRDefault="00065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868508" w14:textId="77777777" w:rsidR="00E91EBC" w:rsidRDefault="000C59E6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</w:t>
    </w:r>
    <w:ins w:id="482" w:author="Arthur Souza Rodrigues" w:date="2026-07-10T21:51:00Z" w16du:dateUtc="2026-07-11T01:51:00Z">
      <w:r w:rsidR="00E93D03">
        <w:rPr>
          <w:color w:val="64748B"/>
          <w:sz w:val="20"/>
          <w:szCs w:val="20"/>
        </w:rPr>
        <w:t xml:space="preserve">      </w:t>
      </w:r>
    </w:ins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>1</w:t>
    </w:r>
    <w:r>
      <w:rPr>
        <w:color w:val="64748B"/>
        <w:sz w:val="20"/>
        <w:szCs w:val="20"/>
      </w:rPr>
      <w:fldChar w:fldCharType="end"/>
    </w:r>
    <w:del w:id="483" w:author="Arthur Souza Rodrigues" w:date="2026-07-10T21:51:00Z" w16du:dateUtc="2026-07-11T01:51:00Z">
      <w:r>
        <w:rPr>
          <w:color w:val="64748B"/>
          <w:sz w:val="20"/>
          <w:szCs w:val="20"/>
        </w:rPr>
        <w:delText xml:space="preserve"> </w:delText>
      </w:r>
    </w:del>
    <w:r>
      <w:rPr>
        <w:color w:val="64748B"/>
        <w:sz w:val="20"/>
        <w:szCs w:val="20"/>
      </w:rPr>
      <w:t xml:space="preserve">of </w:t>
    </w:r>
    <w:ins w:id="484" w:author="Arthur Souza Rodrigues" w:date="2026-07-10T21:51:00Z" w16du:dateUtc="2026-07-11T01:51:00Z">
      <w:r w:rsidR="00E93D03">
        <w:rPr>
          <w:color w:val="64748B"/>
          <w:sz w:val="20"/>
          <w:szCs w:val="20"/>
        </w:rPr>
        <w:t xml:space="preserve">      </w:t>
      </w:r>
    </w:ins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>1</w:t>
    </w:r>
    <w:ins w:id="485" w:author="Arthur Souza Rodrigues" w:date="2026-07-10T21:51:00Z" w16du:dateUtc="2026-07-11T01:51:00Z">
      <w:r w:rsidR="00E93D03">
        <w:rPr>
          <w:color w:val="64748B"/>
          <w:sz w:val="20"/>
          <w:szCs w:val="20"/>
        </w:rPr>
        <w:t xml:space="preserve">       </w:t>
      </w:r>
    </w:ins>
    <w:r>
      <w:rPr>
        <w:color w:val="64748B"/>
        <w:sz w:val="20"/>
        <w:szCs w:val="20"/>
      </w:rPr>
      <w:fldChar w:fldCharType="end"/>
    </w:r>
    <w:ins w:id="486" w:author="Arthur Souza Rodrigues" w:date="2026-07-10T21:51:00Z" w16du:dateUtc="2026-07-11T01:51:00Z">
      <w:r w:rsidR="00E93D03">
        <w:rPr>
          <w:color w:val="64748B"/>
          <w:sz w:val="20"/>
          <w:szCs w:val="20"/>
        </w:rPr>
        <w:t xml:space="preserve">·      </w:t>
      </w:r>
    </w:ins>
    <w:del w:id="487" w:author="Arthur Souza Rodrigues" w:date="2026-07-10T21:51:00Z" w16du:dateUtc="2026-07-11T01:51:00Z">
      <w:r>
        <w:rPr>
          <w:color w:val="64748B"/>
          <w:sz w:val="20"/>
          <w:szCs w:val="20"/>
        </w:rPr>
        <w:delText xml:space="preserve"> ·</w:delText>
      </w:r>
    </w:del>
    <w:r>
      <w:rPr>
        <w:color w:val="64748B"/>
        <w:sz w:val="20"/>
        <w:szCs w:val="20"/>
      </w:rPr>
      <w:t xml:space="preserve"> </w:t>
    </w:r>
    <w:r>
      <w:fldChar w:fldCharType="begin"/>
    </w:r>
    <w:r>
      <w:instrText>HYPERLINK \h</w:instrText>
    </w:r>
    <w:r>
      <w:fldChar w:fldCharType="separate"/>
    </w:r>
    <w:r>
      <w:rPr>
        <w:color w:val="64748B"/>
        <w:sz w:val="20"/>
        <w:szCs w:val="20"/>
      </w:rPr>
      <w:t>eigenpal.com</w:t>
    </w:r>
    <w:ins w:id="488" w:author="Arthur Souza Rodrigues" w:date="2026-07-10T21:51:00Z" w16du:dateUtc="2026-07-11T01:51:00Z">
      <w:r w:rsidR="0031481F">
        <w:rPr>
          <w:color w:val="64748B"/>
          <w:sz w:val="20"/>
          <w:szCs w:val="20"/>
        </w:rPr>
        <w:t xml:space="preserve">         </w:t>
      </w:r>
    </w:ins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CAB692" w14:textId="77777777" w:rsidR="000654EE" w:rsidRDefault="000654EE">
      <w:r>
        <w:separator/>
      </w:r>
    </w:p>
  </w:footnote>
  <w:footnote w:type="continuationSeparator" w:id="0">
    <w:p w14:paraId="47B1CAA7" w14:textId="77777777" w:rsidR="000654EE" w:rsidRDefault="000654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7F81BA" w14:textId="77777777" w:rsidR="00E91EBC" w:rsidRDefault="000C59E6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>Docx Editor: Project Charter &amp; Contributor Agreement</w:t>
    </w:r>
    <w:ins w:id="481" w:author="Arthur Souza Rodrigues" w:date="2026-07-10T21:51:00Z" w16du:dateUtc="2026-07-11T01:51:00Z">
      <w:r w:rsidR="00E93D03">
        <w:rPr>
          <w:color w:val="64748B"/>
          <w:sz w:val="20"/>
          <w:szCs w:val="20"/>
        </w:rPr>
        <w:t xml:space="preserve">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3D680181"/>
    <w:multiLevelType w:val="hybridMultilevel"/>
    <w:tmpl w:val="C2024994"/>
    <w:lvl w:ilvl="0" w:tplc="4642B850">
      <w:start w:val="1"/>
      <w:numFmt w:val="bullet"/>
      <w:lvlText w:val="–"/>
      <w:lvlJc w:val="left"/>
      <w:pPr>
        <w:ind w:left="640" w:hanging="320"/>
      </w:pPr>
    </w:lvl>
    <w:lvl w:ilvl="1" w:tplc="43266026">
      <w:numFmt w:val="decimal"/>
      <w:lvlText w:val=""/>
      <w:lvlJc w:val="left"/>
    </w:lvl>
    <w:lvl w:ilvl="2" w:tplc="0B9EEA84">
      <w:numFmt w:val="decimal"/>
      <w:lvlText w:val=""/>
      <w:lvlJc w:val="left"/>
    </w:lvl>
    <w:lvl w:ilvl="3" w:tplc="71AC5AF6">
      <w:numFmt w:val="decimal"/>
      <w:lvlText w:val=""/>
      <w:lvlJc w:val="left"/>
    </w:lvl>
    <w:lvl w:ilvl="4" w:tplc="F600E4F2">
      <w:numFmt w:val="decimal"/>
      <w:lvlText w:val=""/>
      <w:lvlJc w:val="left"/>
    </w:lvl>
    <w:lvl w:ilvl="5" w:tplc="9D822B82">
      <w:numFmt w:val="decimal"/>
      <w:lvlText w:val=""/>
      <w:lvlJc w:val="left"/>
    </w:lvl>
    <w:lvl w:ilvl="6" w:tplc="8ED4DAF8">
      <w:numFmt w:val="decimal"/>
      <w:lvlText w:val=""/>
      <w:lvlJc w:val="left"/>
    </w:lvl>
    <w:lvl w:ilvl="7" w:tplc="D4789884">
      <w:numFmt w:val="decimal"/>
      <w:lvlText w:val=""/>
      <w:lvlJc w:val="left"/>
    </w:lvl>
    <w:lvl w:ilvl="8" w:tplc="A13024D4">
      <w:numFmt w:val="decimal"/>
      <w:lvlText w:val=""/>
      <w:lvlJc w:val="left"/>
    </w:lvl>
  </w:abstractNum>
  <w:abstractNum w:abstractNumId="2" w15:restartNumberingAfterBreak="0">
    <w:nsid w:val="581E323F"/>
    <w:multiLevelType w:val="hybridMultilevel"/>
    <w:tmpl w:val="B00C396C"/>
    <w:lvl w:ilvl="0" w:tplc="3F447EDC">
      <w:start w:val="1"/>
      <w:numFmt w:val="bullet"/>
      <w:lvlText w:val="●"/>
      <w:lvlJc w:val="left"/>
      <w:pPr>
        <w:ind w:left="720" w:hanging="360"/>
      </w:pPr>
    </w:lvl>
    <w:lvl w:ilvl="1" w:tplc="3842A934">
      <w:start w:val="1"/>
      <w:numFmt w:val="bullet"/>
      <w:lvlText w:val="○"/>
      <w:lvlJc w:val="left"/>
      <w:pPr>
        <w:ind w:left="1440" w:hanging="360"/>
      </w:pPr>
    </w:lvl>
    <w:lvl w:ilvl="2" w:tplc="DB56F326">
      <w:start w:val="1"/>
      <w:numFmt w:val="bullet"/>
      <w:lvlText w:val="■"/>
      <w:lvlJc w:val="left"/>
      <w:pPr>
        <w:ind w:left="2160" w:hanging="360"/>
      </w:pPr>
    </w:lvl>
    <w:lvl w:ilvl="3" w:tplc="8D4AF5F0">
      <w:start w:val="1"/>
      <w:numFmt w:val="bullet"/>
      <w:lvlText w:val="●"/>
      <w:lvlJc w:val="left"/>
      <w:pPr>
        <w:ind w:left="2880" w:hanging="360"/>
      </w:pPr>
    </w:lvl>
    <w:lvl w:ilvl="4" w:tplc="BBD8C9CE">
      <w:start w:val="1"/>
      <w:numFmt w:val="bullet"/>
      <w:lvlText w:val="○"/>
      <w:lvlJc w:val="left"/>
      <w:pPr>
        <w:ind w:left="3600" w:hanging="360"/>
      </w:pPr>
    </w:lvl>
    <w:lvl w:ilvl="5" w:tplc="8166C2C2">
      <w:start w:val="1"/>
      <w:numFmt w:val="bullet"/>
      <w:lvlText w:val="■"/>
      <w:lvlJc w:val="left"/>
      <w:pPr>
        <w:ind w:left="4320" w:hanging="360"/>
      </w:pPr>
    </w:lvl>
    <w:lvl w:ilvl="6" w:tplc="2822EFE8">
      <w:start w:val="1"/>
      <w:numFmt w:val="bullet"/>
      <w:lvlText w:val="●"/>
      <w:lvlJc w:val="left"/>
      <w:pPr>
        <w:ind w:left="5040" w:hanging="360"/>
      </w:pPr>
    </w:lvl>
    <w:lvl w:ilvl="7" w:tplc="166CAA72">
      <w:start w:val="1"/>
      <w:numFmt w:val="bullet"/>
      <w:lvlText w:val="●"/>
      <w:lvlJc w:val="left"/>
      <w:pPr>
        <w:ind w:left="5760" w:hanging="360"/>
      </w:pPr>
    </w:lvl>
    <w:lvl w:ilvl="8" w:tplc="8508003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1710448320">
    <w:abstractNumId w:val="2"/>
    <w:lvlOverride w:ilvl="0">
      <w:startOverride w:val="1"/>
    </w:lvlOverride>
  </w:num>
  <w:num w:numId="2" w16cid:durableId="954672707">
    <w:abstractNumId w:val="1"/>
    <w:lvlOverride w:ilvl="0">
      <w:startOverride w:val="1"/>
    </w:lvlOverride>
  </w:num>
  <w:num w:numId="3" w16cid:durableId="781920468">
    <w:abstractNumId w:val="3"/>
    <w:lvlOverride w:ilvl="0">
      <w:startOverride w:val="1"/>
    </w:lvlOverride>
  </w:num>
  <w:num w:numId="4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EBC"/>
    <w:rsid w:val="00046572"/>
    <w:rsid w:val="000654EE"/>
    <w:rsid w:val="000C59E6"/>
    <w:rsid w:val="0031481F"/>
    <w:rsid w:val="00336008"/>
    <w:rsid w:val="004320DA"/>
    <w:rsid w:val="00A37AC8"/>
    <w:rsid w:val="00A8284A"/>
    <w:rsid w:val="00AA59A4"/>
    <w:rsid w:val="00C0357D"/>
    <w:rsid w:val="00C92C6A"/>
    <w:rsid w:val="00D53FE7"/>
    <w:rsid w:val="00DC2887"/>
    <w:rsid w:val="00E84C52"/>
    <w:rsid w:val="00E91EBC"/>
    <w:rsid w:val="00E93D03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  <w:rPrChange w:id="0" w:author="Arthur Souza Rodrigues" w:date="2026-07-10T21:51:00Z">
        <w:rPr>
          <w:sz w:val="16"/>
          <w:szCs w:val="16"/>
        </w:rPr>
      </w:rPrChange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65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657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465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1628</Words>
  <Characters>9282</Characters>
  <Application>Microsoft Office Word</Application>
  <DocSecurity>0</DocSecurity>
  <Lines>77</Lines>
  <Paragraphs>21</Paragraphs>
  <ScaleCrop>false</ScaleCrop>
  <Company/>
  <LinksUpToDate>false</LinksUpToDate>
  <CharactersWithSpaces>10889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1</cp:revision>
  <dcterms:created xsi:type="dcterms:W3CDTF">2026-03-05T19:36:00Z</dcterms:created>
  <dcterms:modified xsi:type="dcterms:W3CDTF">2026-07-11T01:51:00Z</dcterms:modified>
</cp:coreProperties>
</file>