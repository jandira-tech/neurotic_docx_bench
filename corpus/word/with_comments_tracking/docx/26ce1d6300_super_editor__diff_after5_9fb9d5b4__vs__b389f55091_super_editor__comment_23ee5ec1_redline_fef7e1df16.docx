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3F1FE" w14:textId="350DAD40" w:rsidR="006E4D75" w:rsidRDefault="002A40D3">
      <w:commentRangeStart w:id="8"/>
      <w:ins w:id="9" w:author="Nick Bernal" w:date="2026-09-26T15:28:00Z" w16du:dateUtc="2026-09-26T19:28:00Z">
        <w:r>
          <w:t>My comment</w:t>
        </w:r>
        <w:commentRangeEnd w:id="8"/>
        <w:r>
          <w:rPr>
            <w:rStyle w:val="CommentReference"/>
            <w:sz w:val="24"/>
            <w:szCs w:val="24"/>
          </w:rPr>
          <w:commentReference w:id="8"/>
        </w:r>
      </w:ins>
      <w:del w:id="10" w:author="Nick Bernal" w:date="2026-09-26T15:28:00Z" w16du:dateUtc="2026-09-26T19:28:00Z">
        <w:r w:rsidR="006E4D75">
          <w:delText>Here’s some</w:delText>
        </w:r>
        <w:r w:rsidR="00267B5E">
          <w:tab/>
        </w:r>
        <w:r w:rsidR="006E4D75">
          <w:delText xml:space="preserve"> text.</w:delText>
        </w:r>
      </w:del>
    </w:p>
    <w:sectPr w:rsidR="006E4D75">
      <w:pgSz w:w="12240" w:h="15840"/>
      <w:pgMar w:top="1440" w:right="1440" w:bottom="1440" w:left="1440" w:header="720" w:footer="720" w:gutter="0"/>
      <w:cols w:space="720"/>
      <w:docGrid w:linePitch="360"/>
      <w:sectPrChange w:id="11" w:author="Nick Bernal" w:date="2026-09-26T15:28:00Z" w16du:dateUtc="2026-09-26T19:28:00Z">
        <w:sectPr w:rsidR="006E4D75">
          <w:pgMar w:top="1440" w:right="1440" w:bottom="1440" w:left="1440" w:header="708" w:footer="708" w:gutter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8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1C01DDC" w16cid:durableId="6E58F7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267B5E"/>
    <w:rsid w:val="002A40D3"/>
    <w:rsid w:val="00360F1B"/>
    <w:rsid w:val="003C1D14"/>
    <w:rsid w:val="003C58BC"/>
    <w:rsid w:val="00524058"/>
    <w:rsid w:val="006E4D75"/>
    <w:rsid w:val="0083639A"/>
    <w:rsid w:val="00AF4127"/>
    <w:rsid w:val="00B96C71"/>
    <w:rsid w:val="00E7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 w:after="0" w:line="240" w:lineRule="auto"/>
      <w:outlineLvl w:val="5"/>
      <w:pPrChange w:id="0" w:author="Nick Bernal" w:date="2026-09-26T15:28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0" w:author="Nick Bernal" w:date="2026-09-26T15:2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 w:after="0" w:line="240" w:lineRule="auto"/>
      <w:outlineLvl w:val="6"/>
      <w:pPrChange w:id="1" w:author="Nick Bernal" w:date="2026-09-26T15:28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1" w:author="Nick Bernal" w:date="2026-09-26T15:2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spacing w:after="0" w:line="240" w:lineRule="auto"/>
      <w:outlineLvl w:val="7"/>
      <w:pPrChange w:id="2" w:author="Nick Bernal" w:date="2026-09-26T15:28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2" w:author="Nick Bernal" w:date="2026-09-26T15:2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spacing w:after="0" w:line="240" w:lineRule="auto"/>
      <w:outlineLvl w:val="8"/>
      <w:pPrChange w:id="3" w:author="Nick Bernal" w:date="2026-09-26T15:28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3" w:author="Nick Bernal" w:date="2026-09-26T15:2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 w:line="240" w:lineRule="auto"/>
      <w:contextualSpacing/>
      <w:pPrChange w:id="4" w:author="Nick Bernal" w:date="2026-09-26T15:2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Nick Bernal" w:date="2026-09-26T15:2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line="240" w:lineRule="auto"/>
      <w:pPrChange w:id="5" w:author="Nick Bernal" w:date="2026-09-26T15:28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Nick Bernal" w:date="2026-09-26T15:2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line="240" w:lineRule="auto"/>
      <w:jc w:val="center"/>
      <w:pPrChange w:id="6" w:author="Nick Bernal" w:date="2026-09-26T15:28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6" w:author="Nick Bernal" w:date="2026-09-26T15:2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6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pPr>
      <w:spacing w:after="0" w:line="240" w:lineRule="auto"/>
      <w:pPrChange w:id="7" w:author="Nick Bernal" w:date="2026-09-26T15:28:00Z">
        <w:pPr/>
      </w:pPrChange>
    </w:pPr>
    <w:rPr>
      <w:sz w:val="20"/>
      <w:szCs w:val="20"/>
      <w:rPrChange w:id="7" w:author="Nick Bernal" w:date="2026-09-26T15:28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6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6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2025-12-26T18:50:00Z</dcterms:created>
  <dcterms:modified xsi:type="dcterms:W3CDTF">2026-09-26T19:28:00Z</dcterms:modified>
</cp:coreProperties>
</file>