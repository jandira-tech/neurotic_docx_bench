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25DD" w14:textId="77777777" w:rsidR="0072022F" w:rsidRDefault="0072022F">
      <w:r>
        <w:t>file_</w:t>
      </w:r>
      <w:ins w:id="0" w:author="Arthur Souza Rodrigues" w:date="2026-07-10T21:46:00Z" w16du:dateUtc="2026-07-11T01:46:00Z">
        <w:r w:rsidR="00F02B9A">
          <w:t>90</w:t>
        </w:r>
      </w:ins>
      <w:del w:id="1" w:author="Arthur Souza Rodrigues" w:date="2026-07-10T21:46:00Z" w16du:dateUtc="2026-07-11T01:46:00Z">
        <w:r>
          <w:delText>89</w:delText>
        </w:r>
      </w:del>
      <w:r>
        <w:t>.docx</w:t>
      </w:r>
    </w:p>
    <w:p w14:paraId="49C36CA3" w14:textId="52216533" w:rsidR="0054288F" w:rsidRDefault="003B6491">
      <w:pPr>
        <w:rPr>
          <w:ins w:id="2" w:author="Arthur Souza Rodrigues" w:date="2026-07-10T21:46:00Z" w16du:dateUtc="2026-07-11T01:46:00Z"/>
        </w:rPr>
      </w:pPr>
      <w:ins w:id="3" w:author="Arthur Souza Rodrigues" w:date="2026-07-10T21:46:00Z" w16du:dateUtc="2026-07-11T01:46:00Z">
        <w:r>
          <w:t>Inventory List</w:t>
        </w:r>
      </w:ins>
    </w:p>
    <w:p w14:paraId="692B81C7" w14:textId="77777777" w:rsidR="0054288F" w:rsidRDefault="0054288F">
      <w:pPr>
        <w:rPr>
          <w:ins w:id="4" w:author="Arthur Souza Rodrigues" w:date="2026-07-10T21:46:00Z" w16du:dateUtc="2026-07-11T01:46:00Z"/>
        </w:rPr>
      </w:pPr>
    </w:p>
    <w:p w14:paraId="451EA3F5" w14:textId="77777777" w:rsidR="0054288F" w:rsidRDefault="0054288F">
      <w:pPr>
        <w:rPr>
          <w:ins w:id="5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288F" w14:paraId="019C1F8F" w14:textId="77777777">
        <w:trPr>
          <w:trHeight w:val="360"/>
          <w:ins w:id="6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0BA" w14:textId="77777777" w:rsidR="0054288F" w:rsidRDefault="003B6491">
            <w:pPr>
              <w:rPr>
                <w:ins w:id="7" w:author="Arthur Souza Rodrigues" w:date="2026-07-10T21:46:00Z" w16du:dateUtc="2026-07-11T01:46:00Z"/>
              </w:rPr>
            </w:pPr>
            <w:ins w:id="8" w:author="Arthur Souza Rodrigues" w:date="2026-07-10T21:46:00Z" w16du:dateUtc="2026-07-11T01:46:00Z">
              <w:r>
                <w:t>Item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676D" w14:textId="77777777" w:rsidR="0054288F" w:rsidRDefault="003B6491">
            <w:pPr>
              <w:rPr>
                <w:ins w:id="9" w:author="Arthur Souza Rodrigues" w:date="2026-07-10T21:46:00Z" w16du:dateUtc="2026-07-11T01:46:00Z"/>
              </w:rPr>
            </w:pPr>
            <w:ins w:id="10" w:author="Arthur Souza Rodrigues" w:date="2026-07-10T21:46:00Z" w16du:dateUtc="2026-07-11T01:46:00Z">
              <w:r>
                <w:t>Stock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A1DB" w14:textId="77777777" w:rsidR="0054288F" w:rsidRDefault="003B6491">
            <w:pPr>
              <w:rPr>
                <w:ins w:id="11" w:author="Arthur Souza Rodrigues" w:date="2026-07-10T21:46:00Z" w16du:dateUtc="2026-07-11T01:46:00Z"/>
              </w:rPr>
            </w:pPr>
            <w:ins w:id="12" w:author="Arthur Souza Rodrigues" w:date="2026-07-10T21:46:00Z" w16du:dateUtc="2026-07-11T01:46:00Z">
              <w:r>
                <w:t>Price</w:t>
              </w:r>
            </w:ins>
          </w:p>
        </w:tc>
      </w:tr>
      <w:tr w:rsidR="0054288F" w14:paraId="0866DAA6" w14:textId="77777777">
        <w:trPr>
          <w:trHeight w:val="360"/>
          <w:ins w:id="13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71FC" w14:textId="2A6C66E0" w:rsidR="0054288F" w:rsidRDefault="0054288F">
            <w:pPr>
              <w:rPr>
                <w:ins w:id="14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3DD" w14:textId="77777777" w:rsidR="0054288F" w:rsidRDefault="003B6491">
            <w:pPr>
              <w:rPr>
                <w:ins w:id="15" w:author="Arthur Souza Rodrigues" w:date="2026-07-10T21:46:00Z" w16du:dateUtc="2026-07-11T01:46:00Z"/>
              </w:rPr>
            </w:pPr>
            <w:ins w:id="16" w:author="Arthur Souza Rodrigues" w:date="2026-07-10T21:46:00Z" w16du:dateUtc="2026-07-11T01:46:00Z">
              <w:r>
                <w:t>10 units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921" w14:textId="77777777" w:rsidR="0054288F" w:rsidRDefault="003B6491">
            <w:pPr>
              <w:rPr>
                <w:ins w:id="17" w:author="Arthur Souza Rodrigues" w:date="2026-07-10T21:46:00Z" w16du:dateUtc="2026-07-11T01:46:00Z"/>
              </w:rPr>
            </w:pPr>
            <w:ins w:id="18" w:author="Arthur Souza Rodrigues" w:date="2026-07-10T21:46:00Z" w16du:dateUtc="2026-07-11T01:46:00Z">
              <w:r>
                <w:t>$1,200</w:t>
              </w:r>
            </w:ins>
          </w:p>
        </w:tc>
      </w:tr>
      <w:tr w:rsidR="0054288F" w14:paraId="23184D1E" w14:textId="77777777">
        <w:trPr>
          <w:trHeight w:val="360"/>
          <w:ins w:id="19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5BE" w14:textId="77777777" w:rsidR="0054288F" w:rsidRDefault="003B6491">
            <w:pPr>
              <w:rPr>
                <w:ins w:id="20" w:author="Arthur Souza Rodrigues" w:date="2026-07-10T21:46:00Z" w16du:dateUtc="2026-07-11T01:46:00Z"/>
              </w:rPr>
            </w:pPr>
            <w:ins w:id="21" w:author="Arthur Souza Rodrigues" w:date="2026-07-10T21:46:00Z" w16du:dateUtc="2026-07-11T01:46:00Z">
              <w:r>
                <w:t>Wireless Mouse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701" w14:textId="1BB35DDE" w:rsidR="0054288F" w:rsidRDefault="0054288F">
            <w:pPr>
              <w:rPr>
                <w:ins w:id="22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FA4E" w14:textId="77777777" w:rsidR="0054288F" w:rsidRDefault="003B6491">
            <w:pPr>
              <w:rPr>
                <w:ins w:id="23" w:author="Arthur Souza Rodrigues" w:date="2026-07-10T21:46:00Z" w16du:dateUtc="2026-07-11T01:46:00Z"/>
              </w:rPr>
            </w:pPr>
            <w:ins w:id="24" w:author="Arthur Souza Rodrigues" w:date="2026-07-10T21:46:00Z" w16du:dateUtc="2026-07-11T01:46:00Z">
              <w:r>
                <w:t>$25</w:t>
              </w:r>
            </w:ins>
          </w:p>
        </w:tc>
      </w:tr>
    </w:tbl>
    <w:p w14:paraId="00000001" w14:textId="70A198DC" w:rsidR="001A1A9E" w:rsidRDefault="003B6491">
      <w:pPr>
        <w:rPr>
          <w:del w:id="25" w:author="Arthur Souza Rodrigues" w:date="2026-07-10T21:46:00Z" w16du:dateUtc="2026-07-11T01:46:00Z"/>
        </w:rPr>
      </w:pPr>
      <w:del w:id="26" w:author="Arthur Souza Rodrigues" w:date="2026-07-10T21:46:00Z" w16du:dateUtc="2026-07-11T01:46:00Z">
        <w:r>
          <w:delText xml:space="preserve">I am a </w:delText>
        </w:r>
        <w:commentRangeStart w:id="27"/>
        <w:r>
          <w:delText>document</w:delText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</w:del>
    </w:p>
    <w:p w14:paraId="00000002" w14:textId="77777777" w:rsidR="001A1A9E" w:rsidRDefault="003B6491">
      <w:commentRangeStart w:id="28"/>
      <w:del w:id="29" w:author="Arthur Souza Rodrigues" w:date="2026-07-10T21:46:00Z" w16du:dateUtc="2026-07-11T01:46:00Z">
        <w:r>
          <w:delText xml:space="preserve"> </w:delText>
        </w:r>
        <w:commentRangeEnd w:id="28"/>
        <w:r>
          <w:rPr>
            <w:rStyle w:val="CommentReference"/>
            <w:sz w:val="22"/>
            <w:szCs w:val="22"/>
          </w:rPr>
          <w:commentReference w:id="28"/>
        </w:r>
      </w:del>
    </w:p>
    <w:sectPr w:rsidR="001A1A9E">
      <w:pgSz w:w="12240" w:h="15840"/>
      <w:pgMar w:top="1440" w:right="1440" w:bottom="1440" w:left="1440" w:header="720" w:footer="720" w:gutter="0"/>
      <w:pgNumType w:start="1"/>
      <w:cols w:space="720"/>
      <w:sectPrChange w:id="30" w:author="Arthur Souza Rodrigues" w:date="2026-07-10T21:46:00Z" w16du:dateUtc="2026-07-11T01:46:00Z">
        <w:sectPr w:rsidR="001A1A9E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7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3B6491">
        <w:rPr>
          <w:color w:val="000000"/>
        </w:rPr>
        <w:t>comment on text</w:t>
      </w:r>
    </w:p>
  </w:comment>
  <w:comment w:id="28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3B6491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9E"/>
    <w:rsid w:val="001A1A9E"/>
    <w:rsid w:val="0054288F"/>
    <w:rsid w:val="00685F31"/>
    <w:rsid w:val="006F4961"/>
    <w:rsid w:val="0072022F"/>
    <w:rsid w:val="00D53FE7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2026-07-11T01:36:00Z</dcterms:created>
  <dcterms:modified xsi:type="dcterms:W3CDTF">2026-07-11T01:46:00Z</dcterms:modified>
</cp:coreProperties>
</file>