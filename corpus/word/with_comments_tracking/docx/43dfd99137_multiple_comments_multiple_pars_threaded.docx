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30B9BB" w14:textId="77777777" w:rsidR="009E66B3" w:rsidRDefault="009E66B3" w:rsidP="009E66B3">
      <w:pPr>
        <w:rPr>
          <w:ins w:id="0" w:author="Comparison" w:date="2026-07-05T01:31:00Z" w16du:dateUtc="2026-07-05T05:31:00Z"/>
        </w:rPr>
      </w:pPr>
      <w:ins w:id="1" w:author="Comparison" w:date="2026-07-05T01:31:00Z" w16du:dateUtc="2026-07-05T05:31:00Z">
        <w:r>
          <w:t>Underline Text Demo</w:t>
        </w:r>
      </w:ins>
    </w:p>
    <w:p w14:paraId="03522E1A" w14:textId="77777777" w:rsidR="009E66B3" w:rsidRDefault="009E66B3" w:rsidP="009E66B3">
      <w:pPr>
        <w:rPr>
          <w:ins w:id="2" w:author="Comparison" w:date="2026-07-05T01:31:00Z" w16du:dateUtc="2026-07-05T05:31:00Z"/>
        </w:rPr>
      </w:pPr>
      <w:ins w:id="3" w:author="Comparison" w:date="2026-07-05T01:31:00Z" w16du:dateUtc="2026-07-05T05:31:00Z">
        <w:r>
          <w:t>Demonstrating underline formatting.</w:t>
        </w:r>
      </w:ins>
    </w:p>
    <w:p w14:paraId="02BF55E5" w14:textId="77777777" w:rsidR="009E66B3" w:rsidRDefault="009E66B3" w:rsidP="009E66B3">
      <w:pPr>
        <w:rPr>
          <w:del w:id="4" w:author="Comparison" w:date="2026-07-05T01:31:00Z" w16du:dateUtc="2026-07-05T05:31:00Z"/>
        </w:rPr>
      </w:pPr>
      <w:ins w:id="5" w:author="Comparison" w:date="2026-07-05T01:31:00Z" w16du:dateUtc="2026-07-05T05:31:00Z">
        <w:r>
          <w:t>This text is underlined.</w:t>
        </w:r>
      </w:ins>
      <w:del w:id="6" w:author="Comparison" w:date="2026-07-05T01:31:00Z" w16du:dateUtc="2026-07-05T05:31:00Z">
        <w:r>
          <w:delText>Training Materials - Onboarding Program</w:delText>
        </w:r>
      </w:del>
    </w:p>
    <w:p w14:paraId="014ED963" w14:textId="77777777" w:rsidR="009E66B3" w:rsidRDefault="009E66B3" w:rsidP="009E66B3">
      <w:pPr>
        <w:rPr>
          <w:del w:id="7" w:author="Comparison" w:date="2026-07-05T01:31:00Z" w16du:dateUtc="2026-07-05T05:31:00Z"/>
        </w:rPr>
      </w:pPr>
      <w:del w:id="8" w:author="Comparison" w:date="2026-07-05T01:31:00Z" w16du:dateUtc="2026-07-05T05:31:00Z">
        <w:r>
          <w:delText>Duration: 2 we (3 weeks)eks</w:delText>
        </w:r>
      </w:del>
    </w:p>
    <w:p w14:paraId="48F64F00" w14:textId="77777777" w:rsidR="009E66B3" w:rsidRDefault="009E66B3" w:rsidP="009E66B3">
      <w:pPr>
        <w:rPr>
          <w:del w:id="9" w:author="Comparison" w:date="2026-07-05T01:31:00Z" w16du:dateUtc="2026-07-05T05:31:00Z"/>
        </w:rPr>
      </w:pPr>
      <w:del w:id="10" w:author="Comparison" w:date="2026-07-05T01:31:00Z" w16du:dateUtc="2026-07-05T05:31:00Z">
        <w:r>
          <w:delText>Module 1: Company Overview</w:delText>
        </w:r>
      </w:del>
    </w:p>
    <w:p w14:paraId="2C419360" w14:textId="77777777" w:rsidR="009E66B3" w:rsidRDefault="009E66B3" w:rsidP="009E66B3">
      <w:pPr>
        <w:rPr>
          <w:del w:id="11" w:author="Comparison" w:date="2026-07-05T01:31:00Z" w16du:dateUtc="2026-07-05T05:31:00Z"/>
        </w:rPr>
      </w:pPr>
      <w:del w:id="12" w:author="Comparison" w:date="2026-07-05T01:31:00Z" w16du:dateUtc="2026-07-05T05:31:00Z">
        <w:r>
          <w:delText>Module 2: Product Training</w:delText>
        </w:r>
      </w:del>
    </w:p>
    <w:p w14:paraId="6ABF9001" w14:textId="77777777" w:rsidR="009E66B3" w:rsidRDefault="009E66B3" w:rsidP="009E66B3">
      <w:pPr>
        <w:rPr>
          <w:del w:id="13" w:author="Comparison" w:date="2026-07-05T01:31:00Z" w16du:dateUtc="2026-07-05T05:31:00Z"/>
        </w:rPr>
      </w:pPr>
      <w:del w:id="14" w:author="Comparison" w:date="2026-07-05T01:31:00Z" w16du:dateUtc="2026-07-05T05:31:00Z">
        <w:r>
          <w:delText>Module 3: Tools and Systems</w:delText>
        </w:r>
      </w:del>
    </w:p>
    <w:p w14:paraId="5204772A" w14:textId="77777777" w:rsidR="009E66B3" w:rsidRDefault="009E66B3" w:rsidP="009E66B3">
      <w:pPr>
        <w:rPr>
          <w:del w:id="15" w:author="Comparison" w:date="2026-07-05T01:31:00Z" w16du:dateUtc="2026-07-05T05:31:00Z"/>
        </w:rPr>
      </w:pPr>
      <w:del w:id="16" w:author="Comparison" w:date="2026-07-05T01:31:00Z" w16du:dateUtc="2026-07-05T05:31:00Z">
        <w:r>
          <w:delText>Module 4: Policies and Procedures</w:delText>
        </w:r>
      </w:del>
    </w:p>
    <w:p w14:paraId="105C6951" w14:textId="77777777" w:rsidR="009E66B3" w:rsidRDefault="009E66B3" w:rsidP="009E66B3">
      <w:del w:id="17" w:author="Comparison" w:date="2026-07-05T01:31:00Z" w16du:dateUtc="2026-07-05T05:31:00Z">
        <w:r>
          <w:delText>Completion Certificate: Required for all new hires</w:delText>
        </w:r>
      </w:del>
    </w:p>
    <w:p w14:paraId="4C936DA4" w14:textId="77777777" w:rsidR="009E66B3" w:rsidRDefault="009E66B3" w:rsidP="009E66B3">
      <w:pPr>
        <w:rPr>
          <w:ins w:id="18" w:author="Comparison" w:date="2026-07-05T01:31:00Z" w16du:dateUtc="2026-07-05T05:31:00Z"/>
        </w:rPr>
      </w:pPr>
      <w:ins w:id="19" w:author="Comparison" w:date="2026-07-05T01:31:00Z" w16du:dateUtc="2026-07-05T05:31:00Z">
        <w:r>
          <w:t>Underline Text Demo</w:t>
        </w:r>
      </w:ins>
    </w:p>
    <w:p w14:paraId="4EE20DAF" w14:textId="77777777" w:rsidR="009E66B3" w:rsidRDefault="009E66B3" w:rsidP="009E66B3">
      <w:pPr>
        <w:rPr>
          <w:ins w:id="20" w:author="Comparison" w:date="2026-07-05T01:31:00Z" w16du:dateUtc="2026-07-05T05:31:00Z"/>
        </w:rPr>
      </w:pPr>
      <w:ins w:id="21" w:author="Comparison" w:date="2026-07-05T01:31:00Z" w16du:dateUtc="2026-07-05T05:31:00Z">
        <w:r>
          <w:t>Demonstrating underline formatting.</w:t>
        </w:r>
      </w:ins>
    </w:p>
    <w:p w14:paraId="5133DBFF" w14:textId="77777777" w:rsidR="009E66B3" w:rsidRDefault="009E66B3" w:rsidP="009E66B3">
      <w:pPr>
        <w:rPr>
          <w:del w:id="22" w:author="Comparison" w:date="2026-07-05T01:31:00Z" w16du:dateUtc="2026-07-05T05:31:00Z"/>
        </w:rPr>
      </w:pPr>
      <w:ins w:id="23" w:author="Comparison" w:date="2026-07-05T01:31:00Z" w16du:dateUtc="2026-07-05T05:31:00Z">
        <w:r>
          <w:t>This text is underlined.</w:t>
        </w:r>
      </w:ins>
      <w:del w:id="24" w:author="Comparison" w:date="2026-07-05T01:31:00Z" w16du:dateUtc="2026-07-05T05:31:00Z">
        <w:r>
          <w:delText>Training Materials - Onboarding Program</w:delText>
        </w:r>
      </w:del>
    </w:p>
    <w:p w14:paraId="4D8BB548" w14:textId="77777777" w:rsidR="009E66B3" w:rsidRDefault="009E66B3" w:rsidP="009E66B3">
      <w:pPr>
        <w:rPr>
          <w:del w:id="25" w:author="Comparison" w:date="2026-07-05T01:31:00Z" w16du:dateUtc="2026-07-05T05:31:00Z"/>
        </w:rPr>
      </w:pPr>
      <w:del w:id="26" w:author="Comparison" w:date="2026-07-05T01:31:00Z" w16du:dateUtc="2026-07-05T05:31:00Z">
        <w:r>
          <w:delText>Duration: 2 we (3 weeks)eks</w:delText>
        </w:r>
      </w:del>
    </w:p>
    <w:p w14:paraId="03B6575D" w14:textId="77777777" w:rsidR="009E66B3" w:rsidRDefault="009E66B3" w:rsidP="009E66B3">
      <w:pPr>
        <w:rPr>
          <w:del w:id="27" w:author="Comparison" w:date="2026-07-05T01:31:00Z" w16du:dateUtc="2026-07-05T05:31:00Z"/>
        </w:rPr>
      </w:pPr>
      <w:del w:id="28" w:author="Comparison" w:date="2026-07-05T01:31:00Z" w16du:dateUtc="2026-07-05T05:31:00Z">
        <w:r>
          <w:delText>Module 1: Company Overview</w:delText>
        </w:r>
      </w:del>
    </w:p>
    <w:p w14:paraId="054233DA" w14:textId="77777777" w:rsidR="009E66B3" w:rsidRDefault="009E66B3" w:rsidP="009E66B3">
      <w:pPr>
        <w:rPr>
          <w:del w:id="29" w:author="Comparison" w:date="2026-07-05T01:31:00Z" w16du:dateUtc="2026-07-05T05:31:00Z"/>
        </w:rPr>
      </w:pPr>
      <w:del w:id="30" w:author="Comparison" w:date="2026-07-05T01:31:00Z" w16du:dateUtc="2026-07-05T05:31:00Z">
        <w:r>
          <w:delText>Module 2: Product Training</w:delText>
        </w:r>
      </w:del>
    </w:p>
    <w:p w14:paraId="57CBD3FD" w14:textId="77777777" w:rsidR="009E66B3" w:rsidRDefault="009E66B3" w:rsidP="009E66B3">
      <w:pPr>
        <w:rPr>
          <w:del w:id="31" w:author="Comparison" w:date="2026-07-05T01:31:00Z" w16du:dateUtc="2026-07-05T05:31:00Z"/>
        </w:rPr>
      </w:pPr>
      <w:del w:id="32" w:author="Comparison" w:date="2026-07-05T01:31:00Z" w16du:dateUtc="2026-07-05T05:31:00Z">
        <w:r>
          <w:delText>Module 3: Tools and Systems</w:delText>
        </w:r>
      </w:del>
    </w:p>
    <w:p w14:paraId="419067AD" w14:textId="77777777" w:rsidR="009E66B3" w:rsidRDefault="009E66B3" w:rsidP="009E66B3">
      <w:pPr>
        <w:rPr>
          <w:del w:id="33" w:author="Comparison" w:date="2026-07-05T01:31:00Z" w16du:dateUtc="2026-07-05T05:31:00Z"/>
        </w:rPr>
      </w:pPr>
      <w:del w:id="34" w:author="Comparison" w:date="2026-07-05T01:31:00Z" w16du:dateUtc="2026-07-05T05:31:00Z">
        <w:r>
          <w:delText>Module 4: Policies and Procedures</w:delText>
        </w:r>
      </w:del>
    </w:p>
    <w:p w14:paraId="5BE63EB9" w14:textId="77777777" w:rsidR="009E66B3" w:rsidRDefault="009E66B3" w:rsidP="009E66B3">
      <w:del w:id="35" w:author="Comparison" w:date="2026-07-05T01:31:00Z" w16du:dateUtc="2026-07-05T05:31:00Z">
        <w:r>
          <w:delText>Completion Certificate: Required for all new hires</w:delText>
        </w:r>
      </w:del>
    </w:p>
    <w:p w14:paraId="2916AEAA" w14:textId="77777777" w:rsidR="009E66B3" w:rsidRDefault="009E66B3" w:rsidP="009E66B3">
      <w:pPr>
        <w:rPr>
          <w:ins w:id="36" w:author="Comparison" w:date="2026-07-05T01:31:00Z" w16du:dateUtc="2026-07-05T05:31:00Z"/>
        </w:rPr>
      </w:pPr>
      <w:ins w:id="37" w:author="Comparison" w:date="2026-07-05T01:31:00Z" w16du:dateUtc="2026-07-05T05:31:00Z">
        <w:r>
          <w:t>Underline Text Demo</w:t>
        </w:r>
      </w:ins>
    </w:p>
    <w:p w14:paraId="66377D4E" w14:textId="77777777" w:rsidR="009E66B3" w:rsidRDefault="009E66B3" w:rsidP="009E66B3">
      <w:pPr>
        <w:rPr>
          <w:ins w:id="38" w:author="Comparison" w:date="2026-07-05T01:31:00Z" w16du:dateUtc="2026-07-05T05:31:00Z"/>
        </w:rPr>
      </w:pPr>
      <w:ins w:id="39" w:author="Comparison" w:date="2026-07-05T01:31:00Z" w16du:dateUtc="2026-07-05T05:31:00Z">
        <w:r>
          <w:t>Demonstrating underline formatting.</w:t>
        </w:r>
      </w:ins>
    </w:p>
    <w:p w14:paraId="79CF1976" w14:textId="77777777" w:rsidR="009E66B3" w:rsidRDefault="009E66B3" w:rsidP="009E66B3">
      <w:pPr>
        <w:rPr>
          <w:del w:id="40" w:author="Comparison" w:date="2026-07-05T01:31:00Z" w16du:dateUtc="2026-07-05T05:31:00Z"/>
        </w:rPr>
      </w:pPr>
      <w:ins w:id="41" w:author="Comparison" w:date="2026-07-05T01:31:00Z" w16du:dateUtc="2026-07-05T05:31:00Z">
        <w:r>
          <w:t>This text is underlined.</w:t>
        </w:r>
      </w:ins>
      <w:del w:id="42" w:author="Comparison" w:date="2026-07-05T01:31:00Z" w16du:dateUtc="2026-07-05T05:31:00Z">
        <w:r>
          <w:delText>Training Materials - Onboarding Program</w:delText>
        </w:r>
      </w:del>
    </w:p>
    <w:p w14:paraId="1910B4F0" w14:textId="77777777" w:rsidR="009E66B3" w:rsidRDefault="009E66B3" w:rsidP="009E66B3">
      <w:pPr>
        <w:rPr>
          <w:del w:id="43" w:author="Comparison" w:date="2026-07-05T01:31:00Z" w16du:dateUtc="2026-07-05T05:31:00Z"/>
        </w:rPr>
      </w:pPr>
      <w:del w:id="44" w:author="Comparison" w:date="2026-07-05T01:31:00Z" w16du:dateUtc="2026-07-05T05:31:00Z">
        <w:r>
          <w:delText>Duration: 2 we (3 weeks)eks</w:delText>
        </w:r>
      </w:del>
    </w:p>
    <w:p w14:paraId="30FA1269" w14:textId="77777777" w:rsidR="009E66B3" w:rsidRDefault="009E66B3" w:rsidP="009E66B3">
      <w:pPr>
        <w:rPr>
          <w:del w:id="45" w:author="Comparison" w:date="2026-07-05T01:31:00Z" w16du:dateUtc="2026-07-05T05:31:00Z"/>
        </w:rPr>
      </w:pPr>
      <w:del w:id="46" w:author="Comparison" w:date="2026-07-05T01:31:00Z" w16du:dateUtc="2026-07-05T05:31:00Z">
        <w:r>
          <w:delText>Module 1: Company Overview</w:delText>
        </w:r>
      </w:del>
    </w:p>
    <w:p w14:paraId="04A11AF8" w14:textId="77777777" w:rsidR="009E66B3" w:rsidRDefault="009E66B3" w:rsidP="009E66B3">
      <w:pPr>
        <w:rPr>
          <w:del w:id="47" w:author="Comparison" w:date="2026-07-05T01:31:00Z" w16du:dateUtc="2026-07-05T05:31:00Z"/>
        </w:rPr>
      </w:pPr>
      <w:del w:id="48" w:author="Comparison" w:date="2026-07-05T01:31:00Z" w16du:dateUtc="2026-07-05T05:31:00Z">
        <w:r>
          <w:delText>Module 2: Product Training</w:delText>
        </w:r>
      </w:del>
    </w:p>
    <w:p w14:paraId="339440E2" w14:textId="77777777" w:rsidR="009E66B3" w:rsidRDefault="009E66B3" w:rsidP="009E66B3">
      <w:pPr>
        <w:rPr>
          <w:del w:id="49" w:author="Comparison" w:date="2026-07-05T01:31:00Z" w16du:dateUtc="2026-07-05T05:31:00Z"/>
        </w:rPr>
      </w:pPr>
      <w:del w:id="50" w:author="Comparison" w:date="2026-07-05T01:31:00Z" w16du:dateUtc="2026-07-05T05:31:00Z">
        <w:r>
          <w:delText>Module 3: Tools and Systems</w:delText>
        </w:r>
      </w:del>
    </w:p>
    <w:p w14:paraId="5989FF0F" w14:textId="77777777" w:rsidR="009E66B3" w:rsidRDefault="009E66B3" w:rsidP="009E66B3">
      <w:pPr>
        <w:rPr>
          <w:del w:id="51" w:author="Comparison" w:date="2026-07-05T01:31:00Z" w16du:dateUtc="2026-07-05T05:31:00Z"/>
        </w:rPr>
      </w:pPr>
      <w:del w:id="52" w:author="Comparison" w:date="2026-07-05T01:31:00Z" w16du:dateUtc="2026-07-05T05:31:00Z">
        <w:r>
          <w:lastRenderedPageBreak/>
          <w:delText>Module 4: Policies and Procedures</w:delText>
        </w:r>
      </w:del>
    </w:p>
    <w:p w14:paraId="1E0ABDF0" w14:textId="77777777" w:rsidR="009E66B3" w:rsidRDefault="009E66B3" w:rsidP="009E66B3">
      <w:del w:id="53" w:author="Comparison" w:date="2026-07-05T01:31:00Z" w16du:dateUtc="2026-07-05T05:31:00Z">
        <w:r>
          <w:delText>Completion Certificate: Required for all new hires</w:delText>
        </w:r>
      </w:del>
    </w:p>
    <w:p w14:paraId="0CA85D75" w14:textId="77777777" w:rsidR="009E66B3" w:rsidRDefault="009E66B3" w:rsidP="009E66B3">
      <w:pPr>
        <w:rPr>
          <w:ins w:id="54" w:author="Comparison" w:date="2026-07-05T01:31:00Z" w16du:dateUtc="2026-07-05T05:31:00Z"/>
        </w:rPr>
      </w:pPr>
      <w:ins w:id="55" w:author="Comparison" w:date="2026-07-05T01:31:00Z" w16du:dateUtc="2026-07-05T05:31:00Z">
        <w:r>
          <w:t>Underline Text Demo</w:t>
        </w:r>
      </w:ins>
    </w:p>
    <w:p w14:paraId="32160EDF" w14:textId="77777777" w:rsidR="009E66B3" w:rsidRDefault="009E66B3" w:rsidP="009E66B3">
      <w:pPr>
        <w:rPr>
          <w:ins w:id="56" w:author="Comparison" w:date="2026-07-05T01:31:00Z" w16du:dateUtc="2026-07-05T05:31:00Z"/>
        </w:rPr>
      </w:pPr>
      <w:ins w:id="57" w:author="Comparison" w:date="2026-07-05T01:31:00Z" w16du:dateUtc="2026-07-05T05:31:00Z">
        <w:r>
          <w:t>Demonstrating underline formatting.</w:t>
        </w:r>
      </w:ins>
    </w:p>
    <w:p w14:paraId="134551CA" w14:textId="77777777" w:rsidR="009E66B3" w:rsidRDefault="009E66B3" w:rsidP="009E66B3">
      <w:pPr>
        <w:rPr>
          <w:del w:id="58" w:author="Comparison" w:date="2026-07-05T01:31:00Z" w16du:dateUtc="2026-07-05T05:31:00Z"/>
        </w:rPr>
      </w:pPr>
      <w:ins w:id="59" w:author="Comparison" w:date="2026-07-05T01:31:00Z" w16du:dateUtc="2026-07-05T05:31:00Z">
        <w:r>
          <w:t>This text is underlined.</w:t>
        </w:r>
      </w:ins>
      <w:del w:id="60" w:author="Comparison" w:date="2026-07-05T01:31:00Z" w16du:dateUtc="2026-07-05T05:31:00Z">
        <w:r>
          <w:delText>Training Materials - Onboarding Program</w:delText>
        </w:r>
      </w:del>
    </w:p>
    <w:p w14:paraId="655F5E83" w14:textId="77777777" w:rsidR="009E66B3" w:rsidRDefault="009E66B3" w:rsidP="009E66B3">
      <w:pPr>
        <w:rPr>
          <w:del w:id="61" w:author="Comparison" w:date="2026-07-05T01:31:00Z" w16du:dateUtc="2026-07-05T05:31:00Z"/>
        </w:rPr>
      </w:pPr>
      <w:del w:id="62" w:author="Comparison" w:date="2026-07-05T01:31:00Z" w16du:dateUtc="2026-07-05T05:31:00Z">
        <w:r>
          <w:delText>Duration: 2 we (3 weeks)eks</w:delText>
        </w:r>
      </w:del>
    </w:p>
    <w:p w14:paraId="16B9C745" w14:textId="77777777" w:rsidR="009E66B3" w:rsidRDefault="009E66B3" w:rsidP="009E66B3">
      <w:pPr>
        <w:rPr>
          <w:del w:id="63" w:author="Comparison" w:date="2026-07-05T01:31:00Z" w16du:dateUtc="2026-07-05T05:31:00Z"/>
        </w:rPr>
      </w:pPr>
      <w:del w:id="64" w:author="Comparison" w:date="2026-07-05T01:31:00Z" w16du:dateUtc="2026-07-05T05:31:00Z">
        <w:r>
          <w:delText>Module 1: Company Overview</w:delText>
        </w:r>
      </w:del>
    </w:p>
    <w:p w14:paraId="701E6952" w14:textId="77777777" w:rsidR="009E66B3" w:rsidRDefault="009E66B3" w:rsidP="009E66B3">
      <w:pPr>
        <w:rPr>
          <w:del w:id="65" w:author="Comparison" w:date="2026-07-05T01:31:00Z" w16du:dateUtc="2026-07-05T05:31:00Z"/>
        </w:rPr>
      </w:pPr>
      <w:del w:id="66" w:author="Comparison" w:date="2026-07-05T01:31:00Z" w16du:dateUtc="2026-07-05T05:31:00Z">
        <w:r>
          <w:delText>Module 2: Product Training</w:delText>
        </w:r>
      </w:del>
    </w:p>
    <w:p w14:paraId="59BB6506" w14:textId="77777777" w:rsidR="009E66B3" w:rsidRDefault="009E66B3" w:rsidP="009E66B3">
      <w:pPr>
        <w:rPr>
          <w:del w:id="67" w:author="Comparison" w:date="2026-07-05T01:31:00Z" w16du:dateUtc="2026-07-05T05:31:00Z"/>
        </w:rPr>
      </w:pPr>
      <w:del w:id="68" w:author="Comparison" w:date="2026-07-05T01:31:00Z" w16du:dateUtc="2026-07-05T05:31:00Z">
        <w:r>
          <w:delText>Module 3: Tools and Systems</w:delText>
        </w:r>
      </w:del>
    </w:p>
    <w:p w14:paraId="051F8926" w14:textId="77777777" w:rsidR="009E66B3" w:rsidRDefault="009E66B3" w:rsidP="009E66B3">
      <w:pPr>
        <w:rPr>
          <w:del w:id="69" w:author="Comparison" w:date="2026-07-05T01:31:00Z" w16du:dateUtc="2026-07-05T05:31:00Z"/>
        </w:rPr>
      </w:pPr>
      <w:del w:id="70" w:author="Comparison" w:date="2026-07-05T01:31:00Z" w16du:dateUtc="2026-07-05T05:31:00Z">
        <w:r>
          <w:delText>Module 4: Policies and Procedures</w:delText>
        </w:r>
      </w:del>
    </w:p>
    <w:p w14:paraId="25DD34D9" w14:textId="77777777" w:rsidR="009E66B3" w:rsidRDefault="009E66B3" w:rsidP="009E66B3">
      <w:del w:id="71" w:author="Comparison" w:date="2026-07-05T01:31:00Z" w16du:dateUtc="2026-07-05T05:31:00Z">
        <w:r>
          <w:delText>Completion Certificate: Required for all new hires</w:delText>
        </w:r>
      </w:del>
    </w:p>
    <w:p w14:paraId="3B6BD378" w14:textId="77777777" w:rsidR="009E66B3" w:rsidRDefault="009E66B3" w:rsidP="009E66B3">
      <w:pPr>
        <w:rPr>
          <w:ins w:id="72" w:author="Comparison" w:date="2026-07-05T01:31:00Z" w16du:dateUtc="2026-07-05T05:31:00Z"/>
        </w:rPr>
      </w:pPr>
      <w:ins w:id="73" w:author="Comparison" w:date="2026-07-05T01:31:00Z" w16du:dateUtc="2026-07-05T05:31:00Z">
        <w:r>
          <w:t xml:space="preserve">Underline Text </w:t>
        </w:r>
        <w:commentRangeStart w:id="74"/>
        <w:commentRangeStart w:id="75"/>
        <w:commentRangeStart w:id="76"/>
        <w:r>
          <w:t>Demo</w:t>
        </w:r>
      </w:ins>
    </w:p>
    <w:p w14:paraId="329C7F0E" w14:textId="77777777" w:rsidR="009E66B3" w:rsidRDefault="009E66B3" w:rsidP="009E66B3">
      <w:pPr>
        <w:rPr>
          <w:ins w:id="77" w:author="Comparison" w:date="2026-07-05T01:31:00Z" w16du:dateUtc="2026-07-05T05:31:00Z"/>
        </w:rPr>
      </w:pPr>
      <w:ins w:id="78" w:author="Comparison" w:date="2026-07-05T01:31:00Z" w16du:dateUtc="2026-07-05T05:31:00Z">
        <w:r>
          <w:t>Demonstrating underline formatting.</w:t>
        </w:r>
      </w:ins>
    </w:p>
    <w:p w14:paraId="38C31B78" w14:textId="77777777" w:rsidR="009E66B3" w:rsidRDefault="009E66B3" w:rsidP="009E66B3">
      <w:pPr>
        <w:rPr>
          <w:del w:id="79" w:author="Comparison" w:date="2026-07-05T01:31:00Z" w16du:dateUtc="2026-07-05T05:31:00Z"/>
        </w:rPr>
      </w:pPr>
      <w:ins w:id="80" w:author="Comparison" w:date="2026-07-05T01:31:00Z" w16du:dateUtc="2026-07-05T05:31:00Z">
        <w:r>
          <w:t>This text is underlined.</w:t>
        </w:r>
      </w:ins>
      <w:del w:id="81" w:author="Comparison" w:date="2026-07-05T01:31:00Z" w16du:dateUtc="2026-07-05T05:31:00Z">
        <w:r>
          <w:delText>Training Materials - Onboarding Program</w:delText>
        </w:r>
      </w:del>
    </w:p>
    <w:p w14:paraId="3001AD33" w14:textId="77777777" w:rsidR="009E66B3" w:rsidRDefault="009E66B3" w:rsidP="009E66B3">
      <w:pPr>
        <w:rPr>
          <w:del w:id="82" w:author="Comparison" w:date="2026-07-05T01:31:00Z" w16du:dateUtc="2026-07-05T05:31:00Z"/>
        </w:rPr>
      </w:pPr>
      <w:del w:id="83" w:author="Comparison" w:date="2026-07-05T01:31:00Z" w16du:dateUtc="2026-07-05T05:31:00Z">
        <w:r>
          <w:delText>Duration: 2 we (3 weeks)eks</w:delText>
        </w:r>
      </w:del>
    </w:p>
    <w:p w14:paraId="4B5E58DD" w14:textId="77777777" w:rsidR="009E66B3" w:rsidRDefault="009E66B3" w:rsidP="009E66B3">
      <w:pPr>
        <w:rPr>
          <w:del w:id="84" w:author="Comparison" w:date="2026-07-05T01:31:00Z" w16du:dateUtc="2026-07-05T05:31:00Z"/>
        </w:rPr>
      </w:pPr>
      <w:del w:id="85" w:author="Comparison" w:date="2026-07-05T01:31:00Z" w16du:dateUtc="2026-07-05T05:31:00Z">
        <w:r>
          <w:delText>Module 1: Company Overview</w:delText>
        </w:r>
      </w:del>
    </w:p>
    <w:p w14:paraId="7D84003B" w14:textId="77777777" w:rsidR="009E66B3" w:rsidRDefault="009E66B3" w:rsidP="009E66B3">
      <w:pPr>
        <w:rPr>
          <w:del w:id="86" w:author="Comparison" w:date="2026-07-05T01:31:00Z" w16du:dateUtc="2026-07-05T05:31:00Z"/>
        </w:rPr>
      </w:pPr>
      <w:commentRangeStart w:id="87"/>
      <w:del w:id="88" w:author="Comparison" w:date="2026-07-05T01:31:00Z" w16du:dateUtc="2026-07-05T05:31:00Z">
        <w:r>
          <w:delText>Module 2: Product Training</w:delText>
        </w:r>
      </w:del>
    </w:p>
    <w:p w14:paraId="4C09D17E" w14:textId="77777777" w:rsidR="009E66B3" w:rsidRDefault="009E66B3" w:rsidP="009E66B3">
      <w:pPr>
        <w:rPr>
          <w:del w:id="89" w:author="Comparison" w:date="2026-07-05T01:31:00Z" w16du:dateUtc="2026-07-05T05:31:00Z"/>
        </w:rPr>
      </w:pPr>
      <w:del w:id="90" w:author="Comparison" w:date="2026-07-05T01:31:00Z" w16du:dateUtc="2026-07-05T05:31:00Z">
        <w:r>
          <w:delText>Module 3: Tools and Systems</w:delText>
        </w:r>
      </w:del>
    </w:p>
    <w:p w14:paraId="2FB6A491" w14:textId="77777777" w:rsidR="009E66B3" w:rsidRDefault="009E66B3" w:rsidP="009E66B3">
      <w:pPr>
        <w:rPr>
          <w:del w:id="91" w:author="Comparison" w:date="2026-07-05T01:31:00Z" w16du:dateUtc="2026-07-05T05:31:00Z"/>
        </w:rPr>
      </w:pPr>
      <w:commentRangeStart w:id="92"/>
      <w:commentRangeStart w:id="93"/>
      <w:commentRangeStart w:id="94"/>
      <w:del w:id="95" w:author="Comparison" w:date="2026-07-05T01:31:00Z" w16du:dateUtc="2026-07-05T05:31:00Z">
        <w:r>
          <w:delText>Module 4: Policies and Procedures</w:delText>
        </w:r>
      </w:del>
    </w:p>
    <w:p w14:paraId="0CD427B2" w14:textId="77777777" w:rsidR="009E66B3" w:rsidRDefault="009E66B3" w:rsidP="009E66B3">
      <w:del w:id="96" w:author="Comparison" w:date="2026-07-05T01:31:00Z" w16du:dateUtc="2026-07-05T05:31:00Z">
        <w:r>
          <w:delText>Completion Certificate: Required for all new hires</w:delText>
        </w:r>
      </w:del>
    </w:p>
    <w:p w14:paraId="441996C0" w14:textId="7D12D98C" w:rsidR="00AC5A87" w:rsidRDefault="00AC5A87" w:rsidP="009E66B3"/>
    <w:p w14:paraId="55C0779D" w14:textId="77777777" w:rsidR="009E66B3" w:rsidRDefault="009E66B3" w:rsidP="009E66B3"/>
    <w:p w14:paraId="36752947" w14:textId="77777777" w:rsidR="009E66B3" w:rsidRDefault="009E66B3" w:rsidP="009E66B3">
      <w:pPr>
        <w:rPr>
          <w:ins w:id="97" w:author="Comparison" w:date="2026-07-05T01:31:00Z" w16du:dateUtc="2026-07-05T05:31:00Z"/>
        </w:rPr>
      </w:pPr>
      <w:ins w:id="98" w:author="Comparison" w:date="2026-07-05T01:31:00Z" w16du:dateUtc="2026-07-05T05:31:00Z">
        <w:r>
          <w:t>Underline Text Demo</w:t>
        </w:r>
      </w:ins>
      <w:commentRangeEnd w:id="94"/>
      <w:r w:rsidR="00933395">
        <w:rPr>
          <w:rStyle w:val="CommentReference"/>
          <w:sz w:val="22"/>
          <w:szCs w:val="20"/>
        </w:rPr>
        <w:commentReference w:id="94"/>
      </w:r>
    </w:p>
    <w:p w14:paraId="47BD5332" w14:textId="77777777" w:rsidR="009E66B3" w:rsidRDefault="009E66B3" w:rsidP="009E66B3">
      <w:pPr>
        <w:rPr>
          <w:ins w:id="99" w:author="Comparison" w:date="2026-07-05T01:31:00Z" w16du:dateUtc="2026-07-05T05:31:00Z"/>
        </w:rPr>
      </w:pPr>
      <w:ins w:id="100" w:author="Comparison" w:date="2026-07-05T01:31:00Z" w16du:dateUtc="2026-07-05T05:31:00Z">
        <w:r>
          <w:t>Demonstrating underline formatting.</w:t>
        </w:r>
      </w:ins>
    </w:p>
    <w:p w14:paraId="452D8D2A" w14:textId="77777777" w:rsidR="009E66B3" w:rsidRDefault="009E66B3" w:rsidP="009E66B3">
      <w:pPr>
        <w:rPr>
          <w:del w:id="101" w:author="Comparison" w:date="2026-07-05T01:31:00Z" w16du:dateUtc="2026-07-05T05:31:00Z"/>
        </w:rPr>
      </w:pPr>
      <w:ins w:id="102" w:author="Comparison" w:date="2026-07-05T01:31:00Z" w16du:dateUtc="2026-07-05T05:31:00Z">
        <w:r>
          <w:t>This text is underlined.</w:t>
        </w:r>
      </w:ins>
      <w:del w:id="103" w:author="Comparison" w:date="2026-07-05T01:31:00Z" w16du:dateUtc="2026-07-05T05:31:00Z">
        <w:r>
          <w:delText>Training Materials - Onboarding Program</w:delText>
        </w:r>
      </w:del>
      <w:commentRangeEnd w:id="92"/>
      <w:r>
        <w:rPr>
          <w:rStyle w:val="CommentReference"/>
          <w:sz w:val="22"/>
          <w:szCs w:val="20"/>
        </w:rPr>
        <w:commentReference w:id="92"/>
      </w:r>
      <w:commentRangeEnd w:id="93"/>
      <w:r w:rsidR="00933395">
        <w:rPr>
          <w:rStyle w:val="CommentReference"/>
          <w:sz w:val="22"/>
          <w:szCs w:val="20"/>
        </w:rPr>
        <w:commentReference w:id="93"/>
      </w:r>
    </w:p>
    <w:p w14:paraId="7F8D6297" w14:textId="77777777" w:rsidR="009E66B3" w:rsidRDefault="009E66B3" w:rsidP="009E66B3">
      <w:pPr>
        <w:rPr>
          <w:del w:id="104" w:author="Comparison" w:date="2026-07-05T01:31:00Z" w16du:dateUtc="2026-07-05T05:31:00Z"/>
        </w:rPr>
      </w:pPr>
      <w:del w:id="105" w:author="Comparison" w:date="2026-07-05T01:31:00Z" w16du:dateUtc="2026-07-05T05:31:00Z">
        <w:r>
          <w:lastRenderedPageBreak/>
          <w:delText>Duration: 2 we (3 weeks)eks</w:delText>
        </w:r>
      </w:del>
    </w:p>
    <w:p w14:paraId="6E0C2EFE" w14:textId="77777777" w:rsidR="009E66B3" w:rsidRDefault="009E66B3" w:rsidP="009E66B3">
      <w:pPr>
        <w:rPr>
          <w:del w:id="106" w:author="Comparison" w:date="2026-07-05T01:31:00Z" w16du:dateUtc="2026-07-05T05:31:00Z"/>
        </w:rPr>
      </w:pPr>
      <w:del w:id="107" w:author="Comparison" w:date="2026-07-05T01:31:00Z" w16du:dateUtc="2026-07-05T05:31:00Z">
        <w:r>
          <w:delText>Module 1: Company Overview</w:delText>
        </w:r>
      </w:del>
    </w:p>
    <w:p w14:paraId="6473B4F1" w14:textId="77777777" w:rsidR="009E66B3" w:rsidRDefault="009E66B3" w:rsidP="009E66B3">
      <w:pPr>
        <w:rPr>
          <w:del w:id="108" w:author="Comparison" w:date="2026-07-05T01:31:00Z" w16du:dateUtc="2026-07-05T05:31:00Z"/>
        </w:rPr>
      </w:pPr>
      <w:del w:id="109" w:author="Comparison" w:date="2026-07-05T01:31:00Z" w16du:dateUtc="2026-07-05T05:31:00Z">
        <w:r>
          <w:delText>Module 2: Product Training</w:delText>
        </w:r>
      </w:del>
    </w:p>
    <w:p w14:paraId="45F16654" w14:textId="77777777" w:rsidR="009E66B3" w:rsidRDefault="009E66B3" w:rsidP="009E66B3">
      <w:pPr>
        <w:rPr>
          <w:del w:id="110" w:author="Comparison" w:date="2026-07-05T01:31:00Z" w16du:dateUtc="2026-07-05T05:31:00Z"/>
        </w:rPr>
      </w:pPr>
      <w:del w:id="111" w:author="Comparison" w:date="2026-07-05T01:31:00Z" w16du:dateUtc="2026-07-05T05:31:00Z">
        <w:r>
          <w:delText>Module 3: Tools and Systems</w:delText>
        </w:r>
      </w:del>
    </w:p>
    <w:p w14:paraId="58EF8A1E" w14:textId="77777777" w:rsidR="009E66B3" w:rsidRDefault="009E66B3" w:rsidP="009E66B3">
      <w:pPr>
        <w:rPr>
          <w:del w:id="112" w:author="Comparison" w:date="2026-07-05T01:31:00Z" w16du:dateUtc="2026-07-05T05:31:00Z"/>
        </w:rPr>
      </w:pPr>
      <w:del w:id="113" w:author="Comparison" w:date="2026-07-05T01:31:00Z" w16du:dateUtc="2026-07-05T05:31:00Z">
        <w:r>
          <w:delText>Module 4: Policies and Procedures</w:delText>
        </w:r>
      </w:del>
      <w:commentRangeEnd w:id="87"/>
      <w:r>
        <w:rPr>
          <w:rStyle w:val="CommentReference"/>
          <w:sz w:val="22"/>
          <w:szCs w:val="20"/>
        </w:rPr>
        <w:commentReference w:id="87"/>
      </w:r>
    </w:p>
    <w:p w14:paraId="7892866C" w14:textId="77777777" w:rsidR="009E66B3" w:rsidRDefault="009E66B3" w:rsidP="009E66B3">
      <w:del w:id="114" w:author="Comparison" w:date="2026-07-05T01:31:00Z" w16du:dateUtc="2026-07-05T05:31:00Z">
        <w:r>
          <w:delText>Completion Certificate: Required for all new hires</w:delText>
        </w:r>
      </w:del>
    </w:p>
    <w:p w14:paraId="16E12763" w14:textId="77777777" w:rsidR="009E66B3" w:rsidRDefault="009E66B3" w:rsidP="009E66B3">
      <w:pPr>
        <w:rPr>
          <w:ins w:id="115" w:author="Comparison" w:date="2026-07-05T01:31:00Z" w16du:dateUtc="2026-07-05T05:31:00Z"/>
        </w:rPr>
      </w:pPr>
      <w:ins w:id="116" w:author="Comparison" w:date="2026-07-05T01:31:00Z" w16du:dateUtc="2026-07-05T05:31:00Z">
        <w:r>
          <w:t>Underline Text Demo</w:t>
        </w:r>
      </w:ins>
    </w:p>
    <w:p w14:paraId="56B0ACCC" w14:textId="77777777" w:rsidR="009E66B3" w:rsidRDefault="009E66B3" w:rsidP="009E66B3">
      <w:pPr>
        <w:rPr>
          <w:ins w:id="117" w:author="Comparison" w:date="2026-07-05T01:31:00Z" w16du:dateUtc="2026-07-05T05:31:00Z"/>
        </w:rPr>
      </w:pPr>
      <w:ins w:id="118" w:author="Comparison" w:date="2026-07-05T01:31:00Z" w16du:dateUtc="2026-07-05T05:31:00Z">
        <w:r>
          <w:t>Demonstrating underline formatting.</w:t>
        </w:r>
      </w:ins>
    </w:p>
    <w:p w14:paraId="52E1F1EA" w14:textId="77777777" w:rsidR="009E66B3" w:rsidRDefault="009E66B3" w:rsidP="009E66B3">
      <w:pPr>
        <w:rPr>
          <w:del w:id="119" w:author="Comparison" w:date="2026-07-05T01:31:00Z" w16du:dateUtc="2026-07-05T05:31:00Z"/>
        </w:rPr>
      </w:pPr>
      <w:ins w:id="120" w:author="Comparison" w:date="2026-07-05T01:31:00Z" w16du:dateUtc="2026-07-05T05:31:00Z">
        <w:r>
          <w:t>This text is underlined.</w:t>
        </w:r>
      </w:ins>
      <w:del w:id="121" w:author="Comparison" w:date="2026-07-05T01:31:00Z" w16du:dateUtc="2026-07-05T05:31:00Z">
        <w:r>
          <w:delText>Training Materials - Onboarding Program</w:delText>
        </w:r>
      </w:del>
    </w:p>
    <w:p w14:paraId="410A75C0" w14:textId="77777777" w:rsidR="009E66B3" w:rsidRDefault="009E66B3" w:rsidP="009E66B3">
      <w:pPr>
        <w:rPr>
          <w:del w:id="122" w:author="Comparison" w:date="2026-07-05T01:31:00Z" w16du:dateUtc="2026-07-05T05:31:00Z"/>
        </w:rPr>
      </w:pPr>
      <w:del w:id="123" w:author="Comparison" w:date="2026-07-05T01:31:00Z" w16du:dateUtc="2026-07-05T05:31:00Z">
        <w:r>
          <w:delText>Duration: 2 we (3 weeks)eks</w:delText>
        </w:r>
      </w:del>
      <w:commentRangeEnd w:id="74"/>
      <w:r>
        <w:rPr>
          <w:rStyle w:val="CommentReference"/>
          <w:sz w:val="22"/>
          <w:szCs w:val="20"/>
        </w:rPr>
        <w:commentReference w:id="74"/>
      </w:r>
      <w:commentRangeEnd w:id="75"/>
      <w:r w:rsidR="00933395">
        <w:rPr>
          <w:rStyle w:val="CommentReference"/>
          <w:sz w:val="22"/>
          <w:szCs w:val="20"/>
        </w:rPr>
        <w:commentReference w:id="75"/>
      </w:r>
      <w:commentRangeEnd w:id="76"/>
      <w:r w:rsidR="00933395">
        <w:rPr>
          <w:rStyle w:val="CommentReference"/>
          <w:sz w:val="22"/>
          <w:szCs w:val="20"/>
        </w:rPr>
        <w:commentReference w:id="76"/>
      </w:r>
    </w:p>
    <w:p w14:paraId="49541520" w14:textId="77777777" w:rsidR="009E66B3" w:rsidRDefault="009E66B3" w:rsidP="009E66B3">
      <w:pPr>
        <w:rPr>
          <w:del w:id="124" w:author="Comparison" w:date="2026-07-05T01:31:00Z" w16du:dateUtc="2026-07-05T05:31:00Z"/>
        </w:rPr>
      </w:pPr>
      <w:del w:id="125" w:author="Comparison" w:date="2026-07-05T01:31:00Z" w16du:dateUtc="2026-07-05T05:31:00Z">
        <w:r>
          <w:delText>Module 1: Company Overview</w:delText>
        </w:r>
      </w:del>
    </w:p>
    <w:p w14:paraId="39BB4651" w14:textId="77777777" w:rsidR="009E66B3" w:rsidRDefault="009E66B3" w:rsidP="009E66B3">
      <w:pPr>
        <w:rPr>
          <w:del w:id="126" w:author="Comparison" w:date="2026-07-05T01:31:00Z" w16du:dateUtc="2026-07-05T05:31:00Z"/>
        </w:rPr>
      </w:pPr>
      <w:del w:id="127" w:author="Comparison" w:date="2026-07-05T01:31:00Z" w16du:dateUtc="2026-07-05T05:31:00Z">
        <w:r>
          <w:delText>Module 2: Product Training</w:delText>
        </w:r>
      </w:del>
    </w:p>
    <w:p w14:paraId="60855529" w14:textId="77777777" w:rsidR="009E66B3" w:rsidRDefault="009E66B3" w:rsidP="009E66B3">
      <w:pPr>
        <w:rPr>
          <w:del w:id="128" w:author="Comparison" w:date="2026-07-05T01:31:00Z" w16du:dateUtc="2026-07-05T05:31:00Z"/>
        </w:rPr>
      </w:pPr>
      <w:del w:id="129" w:author="Comparison" w:date="2026-07-05T01:31:00Z" w16du:dateUtc="2026-07-05T05:31:00Z">
        <w:r>
          <w:delText>Module 3: Tools and Systems</w:delText>
        </w:r>
      </w:del>
    </w:p>
    <w:p w14:paraId="7620E786" w14:textId="77777777" w:rsidR="009E66B3" w:rsidRDefault="009E66B3" w:rsidP="009E66B3">
      <w:pPr>
        <w:rPr>
          <w:del w:id="130" w:author="Comparison" w:date="2026-07-05T01:31:00Z" w16du:dateUtc="2026-07-05T05:31:00Z"/>
        </w:rPr>
      </w:pPr>
      <w:del w:id="131" w:author="Comparison" w:date="2026-07-05T01:31:00Z" w16du:dateUtc="2026-07-05T05:31:00Z">
        <w:r>
          <w:delText>Module 4: Policies and Procedures</w:delText>
        </w:r>
      </w:del>
    </w:p>
    <w:p w14:paraId="675EF384" w14:textId="77777777" w:rsidR="009E66B3" w:rsidRDefault="009E66B3" w:rsidP="009E66B3">
      <w:del w:id="132" w:author="Comparison" w:date="2026-07-05T01:31:00Z" w16du:dateUtc="2026-07-05T05:31:00Z">
        <w:r>
          <w:delText>Completion Certificate: Required for all new hires</w:delText>
        </w:r>
      </w:del>
    </w:p>
    <w:p w14:paraId="15F36BA4" w14:textId="77777777" w:rsidR="009E66B3" w:rsidRPr="009E66B3" w:rsidRDefault="009E66B3" w:rsidP="009E66B3"/>
    <w:sectPr w:rsidR="009E66B3" w:rsidRPr="009E66B3" w:rsidSect="009E66B3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94" w:author="Arthur Souza Rodrigues" w:date="2026-07-05T11:16:00Z" w:initials="AS">
    <w:p w14:paraId="528E7C23" w14:textId="77777777" w:rsidR="00933395" w:rsidRDefault="00933395" w:rsidP="00933395">
      <w:r>
        <w:rPr>
          <w:rStyle w:val="CommentReference"/>
        </w:rPr>
        <w:annotationRef/>
      </w:r>
      <w:r>
        <w:rPr>
          <w:sz w:val="20"/>
        </w:rPr>
        <w:t>not a reply!</w:t>
      </w:r>
    </w:p>
    <w:p w14:paraId="63FE5B1D" w14:textId="77777777" w:rsidR="00933395" w:rsidRDefault="00933395" w:rsidP="00933395"/>
  </w:comment>
  <w:comment w:id="92" w:author="Arthur Souza Rodrigues" w:date="2026-07-05T11:11:00Z" w:initials="AS">
    <w:p w14:paraId="05167F05" w14:textId="77777777" w:rsidR="009E66B3" w:rsidRDefault="009E66B3" w:rsidP="009E66B3">
      <w:r>
        <w:rPr>
          <w:rStyle w:val="CommentReference"/>
        </w:rPr>
        <w:annotationRef/>
      </w:r>
      <w:r>
        <w:rPr>
          <w:sz w:val="20"/>
        </w:rPr>
        <w:t>oi</w:t>
      </w:r>
    </w:p>
  </w:comment>
  <w:comment w:id="93" w:author="Arthur Souza Rodrigues" w:date="2026-07-05T11:16:00Z" w:initials="AS">
    <w:p w14:paraId="6F2EA098" w14:textId="77777777" w:rsidR="00933395" w:rsidRDefault="00933395" w:rsidP="00933395">
      <w:r>
        <w:rPr>
          <w:rStyle w:val="CommentReference"/>
        </w:rPr>
        <w:annotationRef/>
      </w:r>
      <w:r>
        <w:rPr>
          <w:sz w:val="20"/>
        </w:rPr>
        <w:t>also reply</w:t>
      </w:r>
    </w:p>
  </w:comment>
  <w:comment w:id="87" w:author="Arthur Souza Rodrigues" w:date="2026-07-05T11:11:00Z" w:initials="AS">
    <w:p w14:paraId="01742C08" w14:textId="77777777" w:rsidR="009E66B3" w:rsidRDefault="009E66B3" w:rsidP="009E66B3">
      <w:r>
        <w:rPr>
          <w:rStyle w:val="CommentReference"/>
        </w:rPr>
        <w:annotationRef/>
      </w:r>
      <w:r>
        <w:rPr>
          <w:sz w:val="20"/>
        </w:rPr>
        <w:t>hi</w:t>
      </w:r>
    </w:p>
  </w:comment>
  <w:comment w:id="74" w:author="Arthur Souza Rodrigues" w:date="2026-07-05T11:11:00Z" w:initials="AS">
    <w:p w14:paraId="77EBB1AA" w14:textId="77777777" w:rsidR="009E66B3" w:rsidRDefault="009E66B3" w:rsidP="009E66B3">
      <w:r>
        <w:rPr>
          <w:rStyle w:val="CommentReference"/>
        </w:rPr>
        <w:annotationRef/>
      </w:r>
      <w:r>
        <w:rPr>
          <w:sz w:val="20"/>
        </w:rPr>
        <w:t>hello</w:t>
      </w:r>
    </w:p>
  </w:comment>
  <w:comment w:id="75" w:author="Arthur Souza Rodrigues" w:date="2026-07-05T11:16:00Z" w:initials="AS">
    <w:p w14:paraId="5093068B" w14:textId="77777777" w:rsidR="00933395" w:rsidRDefault="00933395" w:rsidP="00933395">
      <w:r>
        <w:rPr>
          <w:rStyle w:val="CommentReference"/>
        </w:rPr>
        <w:annotationRef/>
      </w:r>
      <w:r>
        <w:rPr>
          <w:sz w:val="20"/>
        </w:rPr>
        <w:t>this is a reply</w:t>
      </w:r>
    </w:p>
  </w:comment>
  <w:comment w:id="76" w:author="Arthur Souza Rodrigues" w:date="2026-07-05T11:16:00Z" w:initials="AS">
    <w:p w14:paraId="1BDCE482" w14:textId="77777777" w:rsidR="00933395" w:rsidRDefault="00933395" w:rsidP="00933395">
      <w:r>
        <w:rPr>
          <w:rStyle w:val="CommentReference"/>
        </w:rPr>
        <w:annotationRef/>
      </w:r>
      <w:r>
        <w:rPr>
          <w:sz w:val="20"/>
        </w:rPr>
        <w:t>this is also a reply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63FE5B1D" w15:done="0"/>
  <w15:commentEx w15:paraId="05167F05" w15:done="0"/>
  <w15:commentEx w15:paraId="6F2EA098" w15:paraIdParent="05167F05" w15:done="0"/>
  <w15:commentEx w15:paraId="01742C08" w15:done="0"/>
  <w15:commentEx w15:paraId="77EBB1AA" w15:done="0"/>
  <w15:commentEx w15:paraId="5093068B" w15:paraIdParent="77EBB1AA" w15:done="0"/>
  <w15:commentEx w15:paraId="1BDCE482" w15:paraIdParent="77EBB1A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BCFE847" w16cex:dateUtc="2026-07-05T15:16:00Z"/>
  <w16cex:commentExtensible w16cex:durableId="27EE6807" w16cex:dateUtc="2026-07-05T15:11:00Z"/>
  <w16cex:commentExtensible w16cex:durableId="4762687D" w16cex:dateUtc="2026-07-05T15:16:00Z"/>
  <w16cex:commentExtensible w16cex:durableId="202AB6FA" w16cex:dateUtc="2026-07-05T15:11:00Z"/>
  <w16cex:commentExtensible w16cex:durableId="73CEE4DC" w16cex:dateUtc="2026-07-05T15:11:00Z"/>
  <w16cex:commentExtensible w16cex:durableId="156B80CC" w16cex:dateUtc="2026-07-05T15:16:00Z"/>
  <w16cex:commentExtensible w16cex:durableId="53AFF1C0" w16cex:dateUtc="2026-07-05T15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63FE5B1D" w16cid:durableId="3BCFE847"/>
  <w16cid:commentId w16cid:paraId="05167F05" w16cid:durableId="27EE6807"/>
  <w16cid:commentId w16cid:paraId="6F2EA098" w16cid:durableId="4762687D"/>
  <w16cid:commentId w16cid:paraId="01742C08" w16cid:durableId="202AB6FA"/>
  <w16cid:commentId w16cid:paraId="77EBB1AA" w16cid:durableId="73CEE4DC"/>
  <w16cid:commentId w16cid:paraId="5093068B" w16cid:durableId="156B80CC"/>
  <w16cid:commentId w16cid:paraId="1BDCE482" w16cid:durableId="53AFF1C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A87"/>
    <w:rsid w:val="000F006E"/>
    <w:rsid w:val="007E789D"/>
    <w:rsid w:val="00933395"/>
    <w:rsid w:val="009B04BE"/>
    <w:rsid w:val="009E66B3"/>
    <w:rsid w:val="00AC5A87"/>
    <w:rsid w:val="00BF0F5F"/>
    <w:rsid w:val="00C13E09"/>
    <w:rsid w:val="00FD7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BEB9D1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9E66B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66B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66B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66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66B3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2026-07-05T15:16:00Z</dcterms:created>
  <dcterms:modified xsi:type="dcterms:W3CDTF">2026-07-05T15:16:00Z</dcterms:modified>
</cp:coreProperties>
</file>