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5DEF8" w14:textId="77777777" w:rsidR="004A2B09" w:rsidRDefault="00E368EA">
      <w:pPr>
        <w:rPr>
          <w:ins w:id="0" w:author="Arthur Souza Rodrigues" w:date="2026-09-26T14:46:00Z" w16du:dateUtc="2026-09-26T18:46:00Z"/>
        </w:rPr>
      </w:pPr>
      <w:ins w:id="1" w:author="Arthur Souza Rodrigues" w:date="2026-09-26T14:46:00Z" w16du:dateUtc="2026-09-26T18:46:00Z">
        <w:r>
          <w:t>vfdsdfcACawesd</w:t>
        </w:r>
      </w:ins>
    </w:p>
    <w:p w14:paraId="6757B638" w14:textId="77777777" w:rsidR="004A2B09" w:rsidRDefault="00E368EA">
      <w:pPr>
        <w:rPr>
          <w:ins w:id="2" w:author="Arthur Souza Rodrigues" w:date="2026-09-26T14:46:00Z" w16du:dateUtc="2026-09-26T18:46:00Z"/>
        </w:rPr>
      </w:pPr>
      <w:ins w:id="3" w:author="Arthur Souza Rodrigues" w:date="2026-09-26T14:46:00Z" w16du:dateUtc="2026-09-26T18:46:00Z">
        <w:r>
          <w:t>vfdsdfcACawesd</w:t>
        </w:r>
      </w:ins>
    </w:p>
    <w:p w14:paraId="093307EC" w14:textId="77777777" w:rsidR="004A2B09" w:rsidRDefault="00E368EA">
      <w:pPr>
        <w:rPr>
          <w:ins w:id="4" w:author="Arthur Souza Rodrigues" w:date="2026-09-26T14:46:00Z" w16du:dateUtc="2026-09-26T18:46:00Z"/>
        </w:rPr>
      </w:pPr>
      <w:ins w:id="5" w:author="Arthur Souza Rodrigues" w:date="2026-09-26T14:46:00Z" w16du:dateUtc="2026-09-26T18:46:00Z">
        <w:r>
          <w:t>vfdsdfcACawesd</w:t>
        </w:r>
      </w:ins>
    </w:p>
    <w:p w14:paraId="33D17CC5" w14:textId="77777777" w:rsidR="004A2B09" w:rsidRDefault="00E368EA">
      <w:pPr>
        <w:rPr>
          <w:ins w:id="6" w:author="Arthur Souza Rodrigues" w:date="2026-09-26T14:46:00Z" w16du:dateUtc="2026-09-26T18:46:00Z"/>
        </w:rPr>
      </w:pPr>
      <w:ins w:id="7" w:author="Arthur Souza Rodrigues" w:date="2026-09-26T14:46:00Z" w16du:dateUtc="2026-09-26T18:46:00Z">
        <w:r>
          <w:t>vfdsdfcACawesd</w:t>
        </w:r>
      </w:ins>
    </w:p>
    <w:p w14:paraId="2DA16591" w14:textId="77777777" w:rsidR="004A2B09" w:rsidRDefault="00E368EA">
      <w:pPr>
        <w:rPr>
          <w:ins w:id="8" w:author="Arthur Souza Rodrigues" w:date="2026-09-26T14:46:00Z" w16du:dateUtc="2026-09-26T18:46:00Z"/>
        </w:rPr>
      </w:pPr>
      <w:ins w:id="9" w:author="Arthur Souza Rodrigues" w:date="2026-09-26T14:46:00Z" w16du:dateUtc="2026-09-26T18:46:00Z">
        <w:r>
          <w:t>vfdsdfcA</w:t>
        </w:r>
        <w:commentRangeStart w:id="10"/>
        <w:commentRangeStart w:id="11"/>
        <w:commentRangeStart w:id="12"/>
        <w:r>
          <w:t>Cawesd</w:t>
        </w:r>
        <w:commentRangeEnd w:id="12"/>
        <w:r>
          <w:rPr>
            <w:rStyle w:val="CommentReference"/>
            <w:sz w:val="22"/>
            <w:szCs w:val="20"/>
          </w:rPr>
          <w:commentReference w:id="12"/>
        </w:r>
        <w:commentRangeEnd w:id="11"/>
        <w:r>
          <w:rPr>
            <w:rStyle w:val="CommentReference"/>
            <w:sz w:val="22"/>
            <w:szCs w:val="20"/>
          </w:rPr>
          <w:commentReference w:id="11"/>
        </w:r>
        <w:commentRangeEnd w:id="10"/>
        <w:r>
          <w:rPr>
            <w:rStyle w:val="CommentReference"/>
            <w:sz w:val="22"/>
            <w:szCs w:val="20"/>
          </w:rPr>
          <w:commentReference w:id="10"/>
        </w:r>
      </w:ins>
    </w:p>
    <w:p w14:paraId="20AF2C56" w14:textId="77777777" w:rsidR="004A2B09" w:rsidRDefault="00E368EA">
      <w:pPr>
        <w:rPr>
          <w:ins w:id="13" w:author="Arthur Souza Rodrigues" w:date="2026-09-26T14:46:00Z" w16du:dateUtc="2026-09-26T18:46:00Z"/>
        </w:rPr>
      </w:pPr>
      <w:commentRangeStart w:id="14"/>
      <w:commentRangeStart w:id="15"/>
      <w:commentRangeStart w:id="16"/>
      <w:ins w:id="17" w:author="Arthur Souza Rodrigues" w:date="2026-09-26T14:46:00Z" w16du:dateUtc="2026-09-26T18:46:00Z">
        <w:r>
          <w:t>vfdsdfcACawesd</w:t>
        </w:r>
        <w:commentRangeEnd w:id="16"/>
        <w:r>
          <w:rPr>
            <w:rStyle w:val="CommentReference"/>
            <w:sz w:val="22"/>
            <w:szCs w:val="20"/>
          </w:rPr>
          <w:commentReference w:id="16"/>
        </w:r>
        <w:commentRangeEnd w:id="15"/>
        <w:r>
          <w:rPr>
            <w:rStyle w:val="CommentReference"/>
            <w:sz w:val="22"/>
            <w:szCs w:val="20"/>
          </w:rPr>
          <w:commentReference w:id="15"/>
        </w:r>
        <w:commentRangeEnd w:id="14"/>
        <w:r>
          <w:rPr>
            <w:rStyle w:val="CommentReference"/>
            <w:sz w:val="22"/>
            <w:szCs w:val="20"/>
          </w:rPr>
          <w:commentReference w:id="14"/>
        </w:r>
      </w:ins>
    </w:p>
    <w:p w14:paraId="66CF0B2F" w14:textId="77777777" w:rsidR="004A2B09" w:rsidRDefault="00E368EA">
      <w:pPr>
        <w:rPr>
          <w:ins w:id="18" w:author="Arthur Souza Rodrigues" w:date="2026-09-26T14:46:00Z" w16du:dateUtc="2026-09-26T18:46:00Z"/>
        </w:rPr>
      </w:pPr>
      <w:commentRangeStart w:id="19"/>
      <w:commentRangeStart w:id="20"/>
      <w:commentRangeStart w:id="21"/>
      <w:ins w:id="22" w:author="Arthur Souza Rodrigues" w:date="2026-09-26T14:46:00Z" w16du:dateUtc="2026-09-26T18:46:00Z">
        <w:r>
          <w:t>vfdsdfcACawesd</w:t>
        </w:r>
        <w:commentRangeEnd w:id="21"/>
        <w:r>
          <w:rPr>
            <w:rStyle w:val="CommentReference"/>
            <w:sz w:val="22"/>
            <w:szCs w:val="20"/>
          </w:rPr>
          <w:commentReference w:id="21"/>
        </w:r>
        <w:commentRangeEnd w:id="20"/>
        <w:r>
          <w:rPr>
            <w:rStyle w:val="CommentReference"/>
            <w:sz w:val="22"/>
            <w:szCs w:val="20"/>
          </w:rPr>
          <w:commentReference w:id="20"/>
        </w:r>
        <w:commentRangeEnd w:id="19"/>
        <w:r>
          <w:rPr>
            <w:rStyle w:val="CommentReference"/>
            <w:sz w:val="22"/>
            <w:szCs w:val="20"/>
          </w:rPr>
          <w:commentReference w:id="19"/>
        </w:r>
      </w:ins>
    </w:p>
    <w:p w14:paraId="5CE41F4B" w14:textId="77777777" w:rsidR="004A2B09" w:rsidRDefault="00E368EA">
      <w:pPr>
        <w:rPr>
          <w:ins w:id="23" w:author="Arthur Souza Rodrigues" w:date="2026-09-26T14:46:00Z" w16du:dateUtc="2026-09-26T18:46:00Z"/>
        </w:rPr>
      </w:pPr>
      <w:commentRangeStart w:id="24"/>
      <w:commentRangeStart w:id="25"/>
      <w:commentRangeStart w:id="26"/>
      <w:ins w:id="27" w:author="Arthur Souza Rodrigues" w:date="2026-09-26T14:46:00Z" w16du:dateUtc="2026-09-26T18:46:00Z">
        <w:r>
          <w:t>vfdsdfcACawesd</w:t>
        </w:r>
        <w:commentRangeEnd w:id="26"/>
        <w:r>
          <w:rPr>
            <w:rStyle w:val="CommentReference"/>
            <w:sz w:val="22"/>
            <w:szCs w:val="20"/>
          </w:rPr>
          <w:commentReference w:id="26"/>
        </w:r>
        <w:commentRangeEnd w:id="25"/>
        <w:r>
          <w:rPr>
            <w:rStyle w:val="CommentReference"/>
            <w:sz w:val="22"/>
            <w:szCs w:val="20"/>
          </w:rPr>
          <w:commentReference w:id="25"/>
        </w:r>
        <w:commentRangeEnd w:id="24"/>
        <w:r>
          <w:rPr>
            <w:rStyle w:val="CommentReference"/>
            <w:sz w:val="22"/>
            <w:szCs w:val="20"/>
          </w:rPr>
          <w:commentReference w:id="24"/>
        </w:r>
      </w:ins>
    </w:p>
    <w:p w14:paraId="16686AD8" w14:textId="77777777" w:rsidR="004A2B09" w:rsidRDefault="00E368EA">
      <w:pPr>
        <w:rPr>
          <w:ins w:id="28" w:author="Arthur Souza Rodrigues" w:date="2026-09-26T14:46:00Z" w16du:dateUtc="2026-09-26T18:46:00Z"/>
        </w:rPr>
      </w:pPr>
      <w:commentRangeStart w:id="29"/>
      <w:commentRangeStart w:id="30"/>
      <w:commentRangeStart w:id="31"/>
      <w:ins w:id="32" w:author="Arthur Souza Rodrigues" w:date="2026-09-26T14:46:00Z" w16du:dateUtc="2026-09-26T18:46:00Z">
        <w:r>
          <w:t>vfdsdfcACaw</w:t>
        </w:r>
        <w:commentRangeEnd w:id="31"/>
        <w:r>
          <w:rPr>
            <w:rStyle w:val="CommentReference"/>
            <w:sz w:val="22"/>
            <w:szCs w:val="20"/>
          </w:rPr>
          <w:commentReference w:id="31"/>
        </w:r>
        <w:commentRangeEnd w:id="30"/>
        <w:r>
          <w:rPr>
            <w:rStyle w:val="CommentReference"/>
            <w:sz w:val="22"/>
            <w:szCs w:val="20"/>
          </w:rPr>
          <w:commentReference w:id="30"/>
        </w:r>
        <w:commentRangeEnd w:id="29"/>
        <w:r>
          <w:rPr>
            <w:rStyle w:val="CommentReference"/>
            <w:sz w:val="22"/>
            <w:szCs w:val="20"/>
          </w:rPr>
          <w:commentReference w:id="29"/>
        </w:r>
        <w:r>
          <w:t>esd</w:t>
        </w:r>
      </w:ins>
    </w:p>
    <w:p w14:paraId="0C31A338" w14:textId="77777777" w:rsidR="004A2B09" w:rsidRDefault="00E368EA">
      <w:pPr>
        <w:rPr>
          <w:ins w:id="33" w:author="Arthur Souza Rodrigues" w:date="2026-09-26T14:46:00Z" w16du:dateUtc="2026-09-26T18:46:00Z"/>
        </w:rPr>
      </w:pPr>
      <w:ins w:id="34" w:author="Arthur Souza Rodrigues" w:date="2026-09-26T14:46:00Z" w16du:dateUtc="2026-09-26T18:46:00Z">
        <w:r>
          <w:t>vfdsdfcACawesd</w:t>
        </w:r>
      </w:ins>
    </w:p>
    <w:p w14:paraId="5A0C5C49" w14:textId="77777777" w:rsidR="004A2B09" w:rsidRDefault="00E368EA">
      <w:pPr>
        <w:rPr>
          <w:ins w:id="35" w:author="Arthur Souza Rodrigues" w:date="2026-09-26T14:46:00Z" w16du:dateUtc="2026-09-26T18:46:00Z"/>
        </w:rPr>
      </w:pPr>
      <w:ins w:id="36" w:author="Arthur Souza Rodrigues" w:date="2026-09-26T14:46:00Z" w16du:dateUtc="2026-09-26T18:46:00Z">
        <w:r>
          <w:t>vfdsdfcACawesd</w:t>
        </w:r>
      </w:ins>
    </w:p>
    <w:p w14:paraId="674F5D94" w14:textId="2A0260AC" w:rsidR="004A2B09" w:rsidRDefault="00E368EA">
      <w:pPr>
        <w:rPr>
          <w:ins w:id="37" w:author="Arthur Souza Rodrigues" w:date="2026-09-26T14:46:00Z" w16du:dateUtc="2026-09-26T18:46:00Z"/>
        </w:rPr>
      </w:pPr>
      <w:ins w:id="38" w:author="Arthur Souza Rodrigues" w:date="2026-09-26T14:46:00Z" w16du:dateUtc="2026-09-26T18:46:00Z">
        <w:r>
          <w:t>vfds</w:t>
        </w:r>
      </w:ins>
    </w:p>
    <w:p w14:paraId="6AC5E67B" w14:textId="38435D1C" w:rsidR="004A2B09" w:rsidRDefault="004A2B09">
      <w:pPr>
        <w:rPr>
          <w:ins w:id="39" w:author="Arthur Souza Rodrigues" w:date="2026-09-26T14:46:00Z" w16du:dateUtc="2026-09-26T18:46:00Z"/>
        </w:rPr>
      </w:pPr>
    </w:p>
    <w:p w14:paraId="0C90199A" w14:textId="0B57BE9C" w:rsidR="004A2B09" w:rsidRDefault="004A2B09">
      <w:pPr>
        <w:rPr>
          <w:ins w:id="40" w:author="Arthur Souza Rodrigues" w:date="2026-09-26T14:46:00Z" w16du:dateUtc="2026-09-26T18:46:00Z"/>
        </w:rPr>
      </w:pPr>
    </w:p>
    <w:p w14:paraId="4527F638" w14:textId="40382C6E" w:rsidR="004A2B09" w:rsidRDefault="004A2B09">
      <w:pPr>
        <w:rPr>
          <w:ins w:id="41" w:author="Arthur Souza Rodrigues" w:date="2026-09-26T14:46:00Z" w16du:dateUtc="2026-09-26T18:46:00Z"/>
        </w:rPr>
      </w:pPr>
    </w:p>
    <w:p w14:paraId="291D8DA6" w14:textId="460D55EC" w:rsidR="004A2B09" w:rsidRDefault="004A2B09">
      <w:pPr>
        <w:rPr>
          <w:ins w:id="42" w:author="Arthur Souza Rodrigues" w:date="2026-09-26T14:46:00Z" w16du:dateUtc="2026-09-26T18:46:00Z"/>
        </w:rPr>
      </w:pPr>
    </w:p>
    <w:p w14:paraId="6DCFE1D5" w14:textId="08A61009" w:rsidR="004A2B09" w:rsidRDefault="004A2B09">
      <w:pPr>
        <w:rPr>
          <w:ins w:id="43" w:author="Arthur Souza Rodrigues" w:date="2026-09-26T14:46:00Z" w16du:dateUtc="2026-09-26T18:46:00Z"/>
        </w:rPr>
      </w:pPr>
    </w:p>
    <w:p w14:paraId="107DF998" w14:textId="65C1DFD1" w:rsidR="004A2B09" w:rsidRDefault="004A2B09">
      <w:pPr>
        <w:rPr>
          <w:ins w:id="44" w:author="Arthur Souza Rodrigues" w:date="2026-09-26T14:46:00Z" w16du:dateUtc="2026-09-26T18:46:00Z"/>
        </w:rPr>
      </w:pPr>
    </w:p>
    <w:p w14:paraId="5B17A1FC" w14:textId="59B437C1" w:rsidR="004A2B09" w:rsidRDefault="004A2B09">
      <w:pPr>
        <w:rPr>
          <w:ins w:id="45" w:author="Arthur Souza Rodrigues" w:date="2026-09-26T14:46:00Z" w16du:dateUtc="2026-09-26T18:46:00Z"/>
        </w:rPr>
      </w:pPr>
    </w:p>
    <w:p w14:paraId="34AE3942" w14:textId="71CBD75A" w:rsidR="004A2B09" w:rsidRDefault="004A2B09">
      <w:pPr>
        <w:rPr>
          <w:ins w:id="46" w:author="Arthur Souza Rodrigues" w:date="2026-09-26T14:46:00Z" w16du:dateUtc="2026-09-26T18:46:00Z"/>
        </w:rPr>
      </w:pPr>
    </w:p>
    <w:p w14:paraId="75637003" w14:textId="34119BA5" w:rsidR="004A2B09" w:rsidRDefault="00E368EA">
      <w:pPr>
        <w:rPr>
          <w:ins w:id="47" w:author="Arthur Souza Rodrigues" w:date="2026-09-26T14:46:00Z" w16du:dateUtc="2026-09-26T18:46:00Z"/>
        </w:rPr>
      </w:pPr>
      <w:ins w:id="48" w:author="Arthur Souza Rodrigues" w:date="2026-09-26T14:46:00Z" w16du:dateUtc="2026-09-26T18:46:00Z">
        <w:r>
          <w:t>esd</w:t>
        </w:r>
      </w:ins>
    </w:p>
    <w:p w14:paraId="3E29B34B" w14:textId="77777777" w:rsidR="004A2B09" w:rsidRDefault="00E368EA">
      <w:pPr>
        <w:rPr>
          <w:ins w:id="49" w:author="Arthur Souza Rodrigues" w:date="2026-09-26T14:46:00Z" w16du:dateUtc="2026-09-26T18:46:00Z"/>
        </w:rPr>
      </w:pPr>
      <w:ins w:id="50" w:author="Arthur Souza Rodrigues" w:date="2026-09-26T14:46:00Z" w16du:dateUtc="2026-09-26T18:46:00Z">
        <w:r>
          <w:t>vfdsdfcACawesd</w:t>
        </w:r>
      </w:ins>
    </w:p>
    <w:p w14:paraId="1AD7645B" w14:textId="77777777" w:rsidR="004A2B09" w:rsidRDefault="00E368EA">
      <w:pPr>
        <w:rPr>
          <w:ins w:id="51" w:author="Arthur Souza Rodrigues" w:date="2026-09-26T14:46:00Z" w16du:dateUtc="2026-09-26T18:46:00Z"/>
        </w:rPr>
      </w:pPr>
      <w:ins w:id="52" w:author="Arthur Souza Rodrigues" w:date="2026-09-26T14:46:00Z" w16du:dateUtc="2026-09-26T18:46:00Z">
        <w:r>
          <w:t>vfdsdfcACawesd</w:t>
        </w:r>
      </w:ins>
    </w:p>
    <w:p w14:paraId="39ABACBD" w14:textId="77777777" w:rsidR="004A2B09" w:rsidRDefault="00E368EA">
      <w:pPr>
        <w:rPr>
          <w:ins w:id="53" w:author="Arthur Souza Rodrigues" w:date="2026-09-26T14:46:00Z" w16du:dateUtc="2026-09-26T18:46:00Z"/>
        </w:rPr>
      </w:pPr>
      <w:ins w:id="54" w:author="Arthur Souza Rodrigues" w:date="2026-09-26T14:46:00Z" w16du:dateUtc="2026-09-26T18:46:00Z">
        <w:r>
          <w:t>vfdsdfcACawesd</w:t>
        </w:r>
      </w:ins>
    </w:p>
    <w:p w14:paraId="5431C68E" w14:textId="77777777" w:rsidR="004A2B09" w:rsidRDefault="00E368EA">
      <w:pPr>
        <w:rPr>
          <w:ins w:id="55" w:author="Arthur Souza Rodrigues" w:date="2026-09-26T14:46:00Z" w16du:dateUtc="2026-09-26T18:46:00Z"/>
        </w:rPr>
      </w:pPr>
      <w:ins w:id="56" w:author="Arthur Souza Rodrigues" w:date="2026-09-26T14:46:00Z" w16du:dateUtc="2026-09-26T18:46:00Z">
        <w:r>
          <w:t>vfdsdfcACawesd</w:t>
        </w:r>
      </w:ins>
    </w:p>
    <w:p w14:paraId="2261BFA4" w14:textId="77777777" w:rsidR="004A2B09" w:rsidRDefault="00E368EA">
      <w:pPr>
        <w:rPr>
          <w:ins w:id="57" w:author="Arthur Souza Rodrigues" w:date="2026-09-26T14:46:00Z" w16du:dateUtc="2026-09-26T18:46:00Z"/>
        </w:rPr>
      </w:pPr>
      <w:ins w:id="58" w:author="Arthur Souza Rodrigues" w:date="2026-09-26T14:46:00Z" w16du:dateUtc="2026-09-26T18:46:00Z">
        <w:r>
          <w:lastRenderedPageBreak/>
          <w:t>vfdsdfcACawesd</w:t>
        </w:r>
      </w:ins>
    </w:p>
    <w:p w14:paraId="149B2B14" w14:textId="77777777" w:rsidR="004A2B09" w:rsidRDefault="00E368EA">
      <w:pPr>
        <w:rPr>
          <w:ins w:id="59" w:author="Arthur Souza Rodrigues" w:date="2026-09-26T14:46:00Z" w16du:dateUtc="2026-09-26T18:46:00Z"/>
        </w:rPr>
      </w:pPr>
      <w:ins w:id="60" w:author="Arthur Souza Rodrigues" w:date="2026-09-26T14:46:00Z" w16du:dateUtc="2026-09-26T18:46:00Z">
        <w:r>
          <w:t>vfdsdfcACawesd</w:t>
        </w:r>
      </w:ins>
    </w:p>
    <w:p w14:paraId="1FD04A8D" w14:textId="77777777" w:rsidR="004A2B09" w:rsidRDefault="00E368EA">
      <w:pPr>
        <w:rPr>
          <w:ins w:id="61" w:author="Arthur Souza Rodrigues" w:date="2026-09-26T14:46:00Z" w16du:dateUtc="2026-09-26T18:46:00Z"/>
        </w:rPr>
      </w:pPr>
      <w:ins w:id="62" w:author="Arthur Souza Rodrigues" w:date="2026-09-26T14:46:00Z" w16du:dateUtc="2026-09-26T18:46:00Z">
        <w:r>
          <w:t>vfdsdfcACawesd</w:t>
        </w:r>
        <w:r>
          <w:t>fdsdfcACawesd</w:t>
        </w:r>
      </w:ins>
    </w:p>
    <w:p w14:paraId="14C8C41D" w14:textId="77777777" w:rsidR="004A2B09" w:rsidRDefault="00E368EA">
      <w:pPr>
        <w:rPr>
          <w:ins w:id="63" w:author="Arthur Souza Rodrigues" w:date="2026-09-26T14:46:00Z" w16du:dateUtc="2026-09-26T18:46:00Z"/>
        </w:rPr>
      </w:pPr>
      <w:ins w:id="64" w:author="Arthur Souza Rodrigues" w:date="2026-09-26T14:46:00Z" w16du:dateUtc="2026-09-26T18:46:00Z">
        <w:r>
          <w:t>vfdsdfcACawesd</w:t>
        </w:r>
      </w:ins>
    </w:p>
    <w:p w14:paraId="08687E82" w14:textId="77777777" w:rsidR="004A2B09" w:rsidRDefault="00E368EA">
      <w:pPr>
        <w:rPr>
          <w:ins w:id="65" w:author="Arthur Souza Rodrigues" w:date="2026-09-26T14:46:00Z" w16du:dateUtc="2026-09-26T18:46:00Z"/>
        </w:rPr>
      </w:pPr>
      <w:ins w:id="66" w:author="Arthur Souza Rodrigues" w:date="2026-09-26T14:46:00Z" w16du:dateUtc="2026-09-26T18:46:00Z">
        <w:r>
          <w:t>vfdsdfcACawesd</w:t>
        </w:r>
      </w:ins>
    </w:p>
    <w:p w14:paraId="1CEDD29D" w14:textId="77777777" w:rsidR="004A2B09" w:rsidRDefault="00E368EA">
      <w:pPr>
        <w:rPr>
          <w:ins w:id="67" w:author="Arthur Souza Rodrigues" w:date="2026-09-26T14:46:00Z" w16du:dateUtc="2026-09-26T18:46:00Z"/>
        </w:rPr>
      </w:pPr>
      <w:ins w:id="68" w:author="Arthur Souza Rodrigues" w:date="2026-09-26T14:46:00Z" w16du:dateUtc="2026-09-26T18:46:00Z">
        <w:r>
          <w:t>vfdsdfcACawesd</w:t>
        </w:r>
      </w:ins>
    </w:p>
    <w:p w14:paraId="75184B8C" w14:textId="77777777" w:rsidR="004A2B09" w:rsidRDefault="00E368EA">
      <w:pPr>
        <w:rPr>
          <w:ins w:id="69" w:author="Arthur Souza Rodrigues" w:date="2026-09-26T14:46:00Z" w16du:dateUtc="2026-09-26T18:46:00Z"/>
        </w:rPr>
      </w:pPr>
      <w:ins w:id="70" w:author="Arthur Souza Rodrigues" w:date="2026-09-26T14:46:00Z" w16du:dateUtc="2026-09-26T18:46:00Z">
        <w:r>
          <w:t>vfdsdfcACawesdfdsdfcACawesd</w:t>
        </w:r>
      </w:ins>
    </w:p>
    <w:p w14:paraId="0C4A9EBF" w14:textId="77777777" w:rsidR="004A2B09" w:rsidRDefault="00E368EA">
      <w:pPr>
        <w:rPr>
          <w:ins w:id="71" w:author="Arthur Souza Rodrigues" w:date="2026-09-26T14:46:00Z" w16du:dateUtc="2026-09-26T18:46:00Z"/>
        </w:rPr>
      </w:pPr>
      <w:ins w:id="72" w:author="Arthur Souza Rodrigues" w:date="2026-09-26T14:46:00Z" w16du:dateUtc="2026-09-26T18:46:00Z">
        <w:r>
          <w:t>vfdsdfcACawesd</w:t>
        </w:r>
      </w:ins>
    </w:p>
    <w:p w14:paraId="5A5C2029" w14:textId="77777777" w:rsidR="004A2B09" w:rsidRDefault="00E368EA">
      <w:pPr>
        <w:rPr>
          <w:ins w:id="73" w:author="Arthur Souza Rodrigues" w:date="2026-09-26T14:46:00Z" w16du:dateUtc="2026-09-26T18:46:00Z"/>
        </w:rPr>
      </w:pPr>
      <w:ins w:id="74" w:author="Arthur Souza Rodrigues" w:date="2026-09-26T14:46:00Z" w16du:dateUtc="2026-09-26T18:46:00Z">
        <w:r>
          <w:t>vfdsdfcACawesd</w:t>
        </w:r>
      </w:ins>
    </w:p>
    <w:p w14:paraId="70A749D3" w14:textId="77777777" w:rsidR="004A2B09" w:rsidRDefault="00E368EA">
      <w:pPr>
        <w:rPr>
          <w:ins w:id="75" w:author="Arthur Souza Rodrigues" w:date="2026-09-26T14:46:00Z" w16du:dateUtc="2026-09-26T18:46:00Z"/>
        </w:rPr>
      </w:pPr>
      <w:ins w:id="76" w:author="Arthur Souza Rodrigues" w:date="2026-09-26T14:46:00Z" w16du:dateUtc="2026-09-26T18:46:00Z">
        <w:r>
          <w:t>vfdsdfcACawesd</w:t>
        </w:r>
      </w:ins>
    </w:p>
    <w:p w14:paraId="426B3C34" w14:textId="77777777" w:rsidR="004A2B09" w:rsidRDefault="00E368EA">
      <w:pPr>
        <w:rPr>
          <w:ins w:id="77" w:author="Arthur Souza Rodrigues" w:date="2026-09-26T14:46:00Z" w16du:dateUtc="2026-09-26T18:46:00Z"/>
        </w:rPr>
      </w:pPr>
      <w:ins w:id="78" w:author="Arthur Souza Rodrigues" w:date="2026-09-26T14:46:00Z" w16du:dateUtc="2026-09-26T18:46:00Z">
        <w:r>
          <w:t>vfdsdfcACawesd</w:t>
        </w:r>
      </w:ins>
    </w:p>
    <w:p w14:paraId="4052DDA8" w14:textId="77777777" w:rsidR="00A86B26" w:rsidRDefault="00E368EA">
      <w:pPr>
        <w:rPr>
          <w:del w:id="79" w:author="Arthur Souza Rodrigues" w:date="2026-09-26T14:46:00Z" w16du:dateUtc="2026-09-26T18:46:00Z"/>
        </w:rPr>
      </w:pPr>
      <w:ins w:id="80" w:author="Arthur Souza Rodrigues" w:date="2026-09-26T14:46:00Z" w16du:dateUtc="2026-09-26T18:46:00Z">
        <w:r>
          <w:t>vfdsdfcACawesd</w:t>
        </w:r>
      </w:ins>
      <w:del w:id="81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  <w:i/>
            <w:iCs/>
          </w:rPr>
          <w:delText>Verdana Italic Centered Demo</w:delText>
        </w:r>
      </w:del>
    </w:p>
    <w:p w14:paraId="460E44B5" w14:textId="77777777" w:rsidR="00A86B26" w:rsidRDefault="00E368EA">
      <w:pPr>
        <w:rPr>
          <w:del w:id="82" w:author="Arthur Souza Rodrigues" w:date="2026-09-26T14:46:00Z" w16du:dateUtc="2026-09-26T18:46:00Z"/>
        </w:rPr>
      </w:pPr>
      <w:del w:id="83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  <w:i/>
            <w:iCs/>
          </w:rPr>
          <w:delText>This document shows Verdana font with italic and center alignment.</w:delText>
        </w:r>
      </w:del>
    </w:p>
    <w:p w14:paraId="2C6EA2F4" w14:textId="77777777" w:rsidR="00A86B26" w:rsidRDefault="00E368EA">
      <w:del w:id="84" w:author="Arthur Souza Rodrigues" w:date="2026-09-26T14:46:00Z" w16du:dateUtc="2026-09-26T18:46:00Z">
        <w:r>
          <w:rPr>
            <w:rFonts w:ascii="Verdana, Geneva, sans-serif" w:hAnsi="Verdana, Geneva, sans-serif" w:cs="Verdana, Geneva, sans-serif"/>
            <w:i/>
            <w:iCs/>
          </w:rPr>
          <w:delText>Verdana italic centered creates a clean and modern look.</w:delText>
        </w:r>
      </w:del>
    </w:p>
    <w:sectPr w:rsidR="00A86B26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Online User" w:date="2026-05-04T19:40:00Z" w:initials="">
    <w:p w14:paraId="401730D9" w14:textId="77777777" w:rsidR="004A2B09" w:rsidRDefault="00E368EA">
      <w:r>
        <w:annotationRef/>
      </w:r>
      <w:r>
        <w:t>ssdfaASDF</w:t>
      </w:r>
    </w:p>
  </w:comment>
  <w:comment w:id="11" w:author="Online User" w:date="2026-05-04T19:40:00Z" w:initials="">
    <w:p w14:paraId="46E558E5" w14:textId="77777777" w:rsidR="004A2B09" w:rsidRDefault="00E368EA">
      <w:r>
        <w:annotationRef/>
      </w:r>
      <w:r>
        <w:t>vfdsdfcACawesd</w:t>
      </w:r>
    </w:p>
  </w:comment>
  <w:comment w:id="10" w:author="Online User" w:date="2026-05-04T19:40:00Z" w:initials="">
    <w:p w14:paraId="54B9B964" w14:textId="77777777" w:rsidR="004A2B09" w:rsidRDefault="00E368EA">
      <w:r>
        <w:annotationRef/>
      </w:r>
      <w:r>
        <w:t>vfdsdfcACawesd</w:t>
      </w:r>
    </w:p>
  </w:comment>
  <w:comment w:id="16" w:author="" w:initials="">
    <w:p w14:paraId="7B44A7EB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15" w:author="" w:initials="">
    <w:p w14:paraId="13EAE9EB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14" w:author="" w:initials="">
    <w:p w14:paraId="361CA67A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21" w:author="" w:initials="">
    <w:p w14:paraId="042B6274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0F6C9E3C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54FF3013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36916AA5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3B51316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A9EFFC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ED7A135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715045B1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2F8E9688" w14:textId="77777777" w:rsidR="00923016" w:rsidRDefault="00E368E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B26"/>
    <w:rsid w:val="000D2712"/>
    <w:rsid w:val="004A2B09"/>
    <w:rsid w:val="005017B3"/>
    <w:rsid w:val="008C1127"/>
    <w:rsid w:val="00923016"/>
    <w:rsid w:val="00A86B26"/>
    <w:rsid w:val="00C75CF3"/>
    <w:rsid w:val="00E368EA"/>
    <w:rsid w:val="00F2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2E628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8C112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1127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C112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2026-09-26T18:46:00Z</dcterms:modified>
</cp:coreProperties>
</file>