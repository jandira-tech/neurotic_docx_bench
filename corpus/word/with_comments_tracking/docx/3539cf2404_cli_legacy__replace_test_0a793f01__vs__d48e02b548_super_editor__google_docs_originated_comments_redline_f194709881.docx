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7509" w:rsidRDefault="009422C9">
      <w:pPr>
        <w:rPr>
          <w:ins w:id="9" w:author="Comparison" w:date="2026-08-03T22:23:00Z" w16du:dateUtc="2026-08-04T02:23:00Z"/>
          <w:b/>
          <w:bCs/>
        </w:rPr>
      </w:pPr>
      <w:ins w:id="10" w:author="Comparison" w:date="2026-08-03T22:23:00Z" w16du:dateUtc="2026-08-04T02:23:00Z">
        <w:r>
          <w:rPr>
            <w:b/>
            <w:bCs/>
          </w:rPr>
          <w:t>THREADS</w:t>
        </w:r>
      </w:ins>
    </w:p>
    <w:p w14:paraId="00000002" w14:textId="77777777" w:rsidR="00627509" w:rsidRDefault="00627509">
      <w:pPr>
        <w:rPr>
          <w:ins w:id="11" w:author="Comparison" w:date="2026-08-03T22:23:00Z" w16du:dateUtc="2026-08-04T02:23:00Z"/>
        </w:rPr>
      </w:pPr>
    </w:p>
    <w:p w14:paraId="00000003" w14:textId="77777777" w:rsidR="00627509" w:rsidRDefault="009422C9">
      <w:pPr>
        <w:rPr>
          <w:ins w:id="12" w:author="Comparison" w:date="2026-08-03T22:23:00Z" w16du:dateUtc="2026-08-04T02:23:00Z"/>
        </w:rPr>
      </w:pPr>
      <w:commentRangeStart w:id="13"/>
      <w:commentRangeStart w:id="14"/>
      <w:commentRangeStart w:id="15"/>
      <w:commentRangeStart w:id="16"/>
      <w:ins w:id="17" w:author="Comparison" w:date="2026-08-03T22:23:00Z" w16du:dateUtc="2026-08-04T02:23:00Z">
        <w:r>
          <w:t>Comments</w:t>
        </w:r>
      </w:ins>
      <w:commentRangeEnd w:id="16"/>
      <w:del w:id="18" w:author="Comparison" w:date="2026-08-03T22:23:00Z" w16du:dateUtc="2026-08-04T02:23:00Z">
        <w:r>
          <w:rPr>
            <w:rStyle w:val="CommentReference"/>
            <w:sz w:val="22"/>
            <w:szCs w:val="22"/>
          </w:rPr>
          <w:commentReference w:id="16"/>
        </w:r>
        <w:commentRangeEnd w:id="15"/>
        <w:r>
          <w:rPr>
            <w:rStyle w:val="CommentReference"/>
            <w:sz w:val="22"/>
            <w:szCs w:val="22"/>
          </w:rPr>
          <w:commentReference w:id="15"/>
        </w:r>
        <w:commentRangeEnd w:id="14"/>
        <w:r>
          <w:rPr>
            <w:rStyle w:val="CommentReference"/>
            <w:sz w:val="22"/>
            <w:szCs w:val="22"/>
          </w:rPr>
          <w:commentReference w:id="14"/>
        </w:r>
        <w:commentRangeEnd w:id="13"/>
        <w:r>
          <w:rPr>
            <w:rStyle w:val="CommentReference"/>
            <w:sz w:val="22"/>
            <w:szCs w:val="22"/>
          </w:rPr>
          <w:commentReference w:id="13"/>
        </w:r>
      </w:del>
    </w:p>
    <w:p w14:paraId="00000004" w14:textId="77777777" w:rsidR="00627509" w:rsidRDefault="00627509">
      <w:pPr>
        <w:rPr>
          <w:ins w:id="19" w:author="Comparison" w:date="2026-08-03T22:23:00Z" w16du:dateUtc="2026-08-04T02:23:00Z"/>
        </w:rPr>
      </w:pPr>
    </w:p>
    <w:p w14:paraId="00000005" w14:textId="765F7A58" w:rsidR="00627509" w:rsidRDefault="00627509">
      <w:pPr>
        <w:rPr>
          <w:ins w:id="20" w:author="Comparison" w:date="2026-08-03T22:23:00Z" w16du:dateUtc="2026-08-04T02:23:00Z"/>
        </w:rPr>
      </w:pPr>
    </w:p>
    <w:p w14:paraId="00000006" w14:textId="77777777" w:rsidR="00627509" w:rsidRDefault="00627509">
      <w:pPr>
        <w:rPr>
          <w:ins w:id="21" w:author="Comparison" w:date="2026-08-03T22:23:00Z" w16du:dateUtc="2026-08-04T02:23:00Z"/>
        </w:rPr>
      </w:pPr>
    </w:p>
    <w:p w14:paraId="00000007" w14:textId="77777777" w:rsidR="00627509" w:rsidRDefault="009422C9">
      <w:pPr>
        <w:rPr>
          <w:ins w:id="22" w:author="Comparison" w:date="2026-08-03T22:23:00Z" w16du:dateUtc="2026-08-04T02:23:00Z"/>
        </w:rPr>
      </w:pPr>
      <w:ins w:id="23" w:author="Comparison" w:date="2026-08-03T22:23:00Z" w16du:dateUtc="2026-08-04T02:23:00Z">
        <w:r>
          <w:t>Many</w:t>
        </w:r>
        <w:commentRangeStart w:id="24"/>
        <w:commentRangeStart w:id="25"/>
        <w:r>
          <w:t xml:space="preserve"> How about now? Suggesting in here too </w:t>
        </w:r>
        <w:commentRangeEnd w:id="25"/>
        <w:r>
          <w:rPr>
            <w:rStyle w:val="CommentReference"/>
            <w:sz w:val="22"/>
            <w:szCs w:val="22"/>
          </w:rPr>
          <w:commentReference w:id="25"/>
        </w:r>
        <w:commentRangeEnd w:id="24"/>
        <w:r>
          <w:rPr>
            <w:rStyle w:val="CommentReference"/>
            <w:sz w:val="22"/>
            <w:szCs w:val="22"/>
          </w:rPr>
          <w:commentReference w:id="24"/>
        </w:r>
        <w:r>
          <w:t xml:space="preserve"> more</w:t>
        </w:r>
        <w:commentRangeStart w:id="26"/>
        <w:r>
          <w:t xml:space="preserve"> more more </w:t>
        </w:r>
        <w:commentRangeEnd w:id="26"/>
        <w:r>
          <w:rPr>
            <w:rStyle w:val="CommentReference"/>
            <w:sz w:val="22"/>
            <w:szCs w:val="22"/>
          </w:rPr>
          <w:commentReference w:id="26"/>
        </w:r>
        <w:r>
          <w:t>More tracked changes</w:t>
        </w:r>
      </w:ins>
    </w:p>
    <w:p w14:paraId="00000008" w14:textId="77777777" w:rsidR="00627509" w:rsidRDefault="00627509">
      <w:pPr>
        <w:rPr>
          <w:ins w:id="27" w:author="Comparison" w:date="2026-08-03T22:23:00Z" w16du:dateUtc="2026-08-04T02:23:00Z"/>
        </w:rPr>
      </w:pPr>
    </w:p>
    <w:p w14:paraId="5903A8B7" w14:textId="3C8B1016" w:rsidR="000E6136" w:rsidRPr="00B55875" w:rsidRDefault="009422C9" w:rsidP="000E6136">
      <w:pPr>
        <w:jc w:val="center"/>
        <w:rPr>
          <w:del w:id="28" w:author="Comparison" w:date="2026-08-03T22:23:00Z" w16du:dateUtc="2026-08-04T02:23:00Z"/>
          <w:b/>
          <w:bCs/>
          <w:color w:val="A02B93" w:themeColor="accent5"/>
          <w:sz w:val="40"/>
          <w:szCs w:val="40"/>
        </w:rPr>
      </w:pPr>
      <w:ins w:id="29" w:author="Comparison" w:date="2026-08-03T22:23:00Z" w16du:dateUtc="2026-08-04T02:23:00Z">
        <w:r>
          <w:t xml:space="preserve">So much more! </w:t>
        </w:r>
      </w:ins>
      <w:bookmarkStart w:id="30" w:name="_Toc359077853"/>
      <w:del w:id="31" w:author="Comparison" w:date="2026-08-03T22:23:00Z" w16du:dateUtc="2026-08-04T02:23:00Z">
        <w:r w:rsidR="000E6136"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 w:rsidR="000E6136"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30"/>
    <w:p w14:paraId="71812FFF" w14:textId="1189A11C" w:rsidR="000E6136" w:rsidRPr="000E6136" w:rsidRDefault="000E6136" w:rsidP="000E6136">
      <w:pPr>
        <w:pStyle w:val="Heading2"/>
        <w:rPr>
          <w:del w:id="32" w:author="Comparison" w:date="2026-08-03T22:23:00Z" w16du:dateUtc="2026-08-04T02:23:00Z"/>
          <w:b/>
          <w:bCs/>
        </w:rPr>
      </w:pPr>
      <w:del w:id="33" w:author="Comparison" w:date="2026-08-03T22:23:00Z" w16du:dateUtc="2026-08-04T02:23:00Z">
        <w:r>
          <w:rPr>
            <w:b/>
            <w:bCs/>
          </w:rPr>
          <w:delText>Formatting (heading 2 + bold)</w:delText>
        </w:r>
        <w:r>
          <w:rPr>
            <w:b/>
            <w:bCs/>
          </w:rPr>
          <w:br/>
        </w:r>
      </w:del>
    </w:p>
    <w:p w14:paraId="041B498B" w14:textId="3D4FFB57" w:rsidR="000E6136" w:rsidRPr="000E6136" w:rsidRDefault="000E6136" w:rsidP="000E6136">
      <w:pPr>
        <w:rPr>
          <w:del w:id="34" w:author="Comparison" w:date="2026-08-03T22:23:00Z" w16du:dateUtc="2026-08-04T02:23:00Z"/>
        </w:rPr>
      </w:pPr>
      <w:del w:id="35" w:author="Comparison" w:date="2026-08-03T22:23:00Z" w16du:dateUtc="2026-08-04T02:23:00Z">
        <w:r>
          <w:delText>Let’s test out text formatting:</w:delText>
        </w:r>
        <w:r>
          <w:br/>
        </w:r>
      </w:del>
    </w:p>
    <w:p w14:paraId="205F445A" w14:textId="2F16261E" w:rsidR="000E6136" w:rsidRDefault="000E6136" w:rsidP="000E6136">
      <w:pPr>
        <w:rPr>
          <w:del w:id="36" w:author="Comparison" w:date="2026-08-03T22:23:00Z" w16du:dateUtc="2026-08-04T02:23:00Z"/>
        </w:rPr>
      </w:pPr>
      <w:del w:id="37" w:author="Comparison" w:date="2026-08-03T22:23:00Z" w16du:dateUtc="2026-08-04T02:23:00Z">
        <w:r>
          <w:delText>Fortune favors the</w:delText>
        </w:r>
        <w:r w:rsidRPr="000E6136">
          <w:delText xml:space="preserve"> </w:delText>
        </w:r>
        <w:r w:rsidRPr="000E6136">
          <w:rPr>
            <w:b/>
          </w:rPr>
          <w:delText xml:space="preserve">bold, </w:delText>
        </w:r>
        <w:r w:rsidRPr="000E6136">
          <w:rPr>
            <w:i/>
          </w:rPr>
          <w:delText>italic</w:delText>
        </w:r>
        <w:r>
          <w:rPr>
            <w:i/>
          </w:rPr>
          <w:delText>s</w:delText>
        </w:r>
        <w:r w:rsidRPr="000E6136">
          <w:rPr>
            <w:i/>
          </w:rPr>
          <w:delText xml:space="preserve">, </w:delText>
        </w:r>
        <w:r w:rsidRPr="000E6136">
          <w:rPr>
            <w:b/>
            <w:i/>
          </w:rPr>
          <w:delText xml:space="preserve">bold-italic, </w:delText>
        </w:r>
        <w:r w:rsidRPr="000E6136">
          <w:rPr>
            <w:u w:val="single"/>
          </w:rPr>
          <w:delText xml:space="preserve">underlined </w:delText>
        </w:r>
        <w:r w:rsidRPr="000E6136">
          <w:delText xml:space="preserve">and </w:delText>
        </w:r>
        <w:r>
          <w:rPr>
            <w:strike/>
          </w:rPr>
          <w:delText>strikethrough</w:delText>
        </w:r>
        <w:r w:rsidRPr="000E6136">
          <w:rPr>
            <w:strike/>
          </w:rPr>
          <w:delText xml:space="preserve"> </w:delText>
        </w:r>
        <w:r w:rsidRPr="000E6136">
          <w:delText xml:space="preserve"> text.</w:delText>
        </w:r>
      </w:del>
    </w:p>
    <w:p w14:paraId="5757885F" w14:textId="77777777" w:rsidR="000E6136" w:rsidRDefault="000E6136" w:rsidP="000E6136">
      <w:pPr>
        <w:rPr>
          <w:del w:id="38" w:author="Comparison" w:date="2026-08-03T22:23:00Z" w16du:dateUtc="2026-08-04T02:23:00Z"/>
        </w:rPr>
      </w:pPr>
    </w:p>
    <w:p w14:paraId="288A3B01" w14:textId="22F86A63" w:rsidR="000E6136" w:rsidRDefault="000E6136" w:rsidP="000E6136">
      <w:pPr>
        <w:rPr>
          <w:del w:id="39" w:author="Comparison" w:date="2026-08-03T22:23:00Z" w16du:dateUtc="2026-08-04T02:23:00Z"/>
        </w:rPr>
      </w:pPr>
      <w:del w:id="40" w:author="Comparison" w:date="2026-08-03T22:23:00Z" w16du:dateUtc="2026-08-04T02:23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delText>‍♂️</w:delText>
        </w:r>
        <w:r>
          <w:delText xml:space="preserve"> Clark Kent uses</w:delText>
        </w:r>
        <w:r w:rsidRPr="000E6136">
          <w:delText xml:space="preserve"> super</w:delText>
        </w:r>
        <w:r w:rsidRPr="000E6136">
          <w:rPr>
            <w:vertAlign w:val="superscript"/>
          </w:rPr>
          <w:delText>script</w:delText>
        </w:r>
        <w:r w:rsidRPr="000E6136"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delText xml:space="preserve"> Bi-Han</w:delText>
        </w:r>
        <w:r>
          <w:delText xml:space="preserve"> digs </w:delText>
        </w:r>
        <w:r w:rsidRPr="000E6136">
          <w:delText>sub</w:delText>
        </w:r>
        <w:r w:rsidRPr="000E6136">
          <w:rPr>
            <w:vertAlign w:val="subscript"/>
          </w:rPr>
          <w:delText>script</w:delText>
        </w:r>
        <w:r w:rsidRPr="000E6136">
          <w:delText>.</w:delText>
        </w:r>
      </w:del>
    </w:p>
    <w:p w14:paraId="41752BA0" w14:textId="77777777" w:rsidR="000E6136" w:rsidRDefault="000E6136" w:rsidP="000E6136">
      <w:pPr>
        <w:rPr>
          <w:del w:id="41" w:author="Comparison" w:date="2026-08-03T22:23:00Z" w16du:dateUtc="2026-08-04T02:23:00Z"/>
        </w:rPr>
      </w:pPr>
    </w:p>
    <w:p w14:paraId="25E10F5F" w14:textId="2670DDFF" w:rsidR="000E6136" w:rsidRDefault="000E6136" w:rsidP="000E6136">
      <w:pPr>
        <w:rPr>
          <w:del w:id="42" w:author="Comparison" w:date="2026-08-03T22:23:00Z" w16du:dateUtc="2026-08-04T02:23:00Z"/>
        </w:rPr>
      </w:pPr>
      <w:del w:id="43" w:author="Comparison" w:date="2026-08-03T22:23:00Z" w16du:dateUtc="2026-08-04T02:23:00Z">
        <w:r>
          <w:delText>The world is better in technicolor:</w:delText>
        </w:r>
        <w:r w:rsidRPr="000E6136">
          <w:delText xml:space="preserve"> </w:delText>
        </w:r>
        <w:r>
          <w:rPr>
            <w:color w:val="A02B93" w:themeColor="accent5"/>
          </w:rPr>
          <w:delText>purple</w:delText>
        </w:r>
        <w:r w:rsidRPr="000E6136">
          <w:delText xml:space="preserve">, </w:delText>
        </w:r>
        <w:r>
          <w:rPr>
            <w:rFonts w:ascii="Helvetica" w:hAnsi="Helvetica"/>
            <w:b/>
            <w:bCs/>
            <w:color w:val="0070C0"/>
          </w:rPr>
          <w:delText>BLUE</w:delText>
        </w:r>
        <w:r w:rsidRPr="000E6136">
          <w:rPr>
            <w:color w:val="0070C0"/>
          </w:rPr>
          <w:delText xml:space="preserve"> </w:delText>
        </w:r>
        <w:r w:rsidRPr="000E6136">
          <w:delText xml:space="preserve">and </w:delText>
        </w:r>
        <w:r w:rsidRPr="000E6136">
          <w:rPr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highlight w:val="yellow"/>
          </w:rPr>
          <w:delText>text with highlight</w:delText>
        </w:r>
        <w:r w:rsidRPr="000E6136">
          <w:delText xml:space="preserve">. </w:delText>
        </w:r>
        <w:r>
          <w:br/>
        </w:r>
        <w:r>
          <w:br/>
        </w:r>
        <w:r>
          <w:br/>
          <w:delText>Now let’s get deep: we got</w:delText>
        </w:r>
        <w:r w:rsidRPr="000E6136">
          <w:delText xml:space="preserve"> </w:delText>
        </w:r>
        <w:r w:rsidRPr="000E6136">
          <w:rPr>
            <w:bdr w:val="single" w:sz="4" w:space="0" w:color="auto"/>
          </w:rPr>
          <w:delText>Schrödinger's cat</w:delText>
        </w:r>
        <w:r w:rsidRPr="000E6136">
          <w:delText xml:space="preserve">. </w:delText>
        </w:r>
        <w:r>
          <w:delText>And</w:delText>
        </w:r>
        <w:r w:rsidRPr="000E6136">
          <w:delText xml:space="preserve"> </w:delText>
        </w:r>
        <w:r>
          <w:rPr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delText>.</w:delText>
        </w:r>
      </w:del>
    </w:p>
    <w:p w14:paraId="0CFB0F15" w14:textId="77777777" w:rsidR="000E6136" w:rsidRPr="000E6136" w:rsidRDefault="000E6136" w:rsidP="000E6136">
      <w:pPr>
        <w:rPr>
          <w:del w:id="44" w:author="Comparison" w:date="2026-08-03T22:23:00Z" w16du:dateUtc="2026-08-04T02:23:00Z"/>
        </w:rPr>
      </w:pPr>
    </w:p>
    <w:p w14:paraId="461779FE" w14:textId="530155E1" w:rsidR="000E6136" w:rsidRDefault="000E6136" w:rsidP="000E6136">
      <w:pPr>
        <w:rPr>
          <w:del w:id="45" w:author="Comparison" w:date="2026-08-03T22:23:00Z" w16du:dateUtc="2026-08-04T02:23:00Z"/>
        </w:rPr>
      </w:pPr>
      <w:del w:id="46" w:author="Comparison" w:date="2026-08-03T22:23:00Z" w16du:dateUtc="2026-08-04T02:23:00Z">
        <w:r w:rsidRPr="000E6136">
          <w:delText xml:space="preserve">A paragraph with styled text: </w:delText>
        </w:r>
        <w:r w:rsidRPr="000E6136">
          <w:rPr>
            <w:rStyle w:val="SubtleEmphasis"/>
          </w:rPr>
          <w:delText xml:space="preserve">subtle emphasis  </w:delText>
        </w:r>
        <w:r w:rsidRPr="000E6136">
          <w:delText xml:space="preserve">followed by </w:delText>
        </w:r>
        <w:r w:rsidRPr="000E6136">
          <w:rPr>
            <w:rStyle w:val="Strong"/>
          </w:rPr>
          <w:delText xml:space="preserve">strong text </w:delText>
        </w:r>
        <w:r w:rsidRPr="000E6136">
          <w:delText xml:space="preserve">and </w:delText>
        </w:r>
        <w:r w:rsidRPr="000E6136">
          <w:rPr>
            <w:rStyle w:val="IntenseEmphasis"/>
          </w:rPr>
          <w:delText>intense emphasis</w:delText>
        </w:r>
        <w:r w:rsidRPr="000E6136"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47" w:author="Comparison" w:date="2026-08-03T22:23:00Z" w16du:dateUtc="2026-08-04T02:23:00Z"/>
        </w:rPr>
      </w:pPr>
    </w:p>
    <w:p w14:paraId="610300CA" w14:textId="4F3335EF" w:rsidR="000E6136" w:rsidRPr="000E6136" w:rsidRDefault="000E6136" w:rsidP="000E6136">
      <w:pPr>
        <w:pStyle w:val="Heading2"/>
        <w:rPr>
          <w:del w:id="48" w:author="Comparison" w:date="2026-08-03T22:23:00Z" w16du:dateUtc="2026-08-04T02:23:00Z"/>
          <w:rStyle w:val="IntenseEmphasis"/>
          <w:b/>
          <w:bCs/>
          <w:i w:val="0"/>
          <w:iCs w:val="0"/>
        </w:rPr>
      </w:pPr>
      <w:bookmarkStart w:id="49" w:name="_Paragraph_level_formatting"/>
      <w:bookmarkEnd w:id="49"/>
      <w:del w:id="50" w:author="Comparison" w:date="2026-08-03T22:23:00Z" w16du:dateUtc="2026-08-04T02:23:00Z">
        <w:r>
          <w:rPr>
            <w:rStyle w:val="IntenseEmphasis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51" w:author="Comparison" w:date="2026-08-03T22:23:00Z" w16du:dateUtc="2026-08-04T02:23:00Z"/>
        </w:rPr>
      </w:pPr>
      <w:del w:id="52" w:author="Comparison" w:date="2026-08-03T22:23:00Z" w16du:dateUtc="2026-08-04T02:23:00Z">
        <w: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53" w:author="Comparison" w:date="2026-08-03T22:23:00Z" w16du:dateUtc="2026-08-04T02:23:00Z"/>
          <w:rStyle w:val="IntenseEmphasis"/>
          <w:b/>
          <w:bCs/>
          <w:i w:val="0"/>
          <w:iCs w:val="0"/>
        </w:rPr>
      </w:pPr>
      <w:del w:id="54" w:author="Comparison" w:date="2026-08-03T22:23:00Z" w16du:dateUtc="2026-08-04T02:23:00Z">
        <w: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55" w:author="Comparison" w:date="2026-08-03T22:23:00Z" w16du:dateUtc="2026-08-04T02:23:00Z"/>
          <w:color w:val="202122"/>
          <w:shd w:val="clear" w:color="auto" w:fill="FFFFFF"/>
        </w:rPr>
      </w:pPr>
      <w:del w:id="56" w:author="Comparison" w:date="2026-08-03T22:23:00Z" w16du:dateUtc="2026-08-04T02:23:00Z">
        <w:r>
          <w:delText>Indents:</w:delText>
        </w:r>
        <w:r w:rsidRPr="000E6136">
          <w:delText xml:space="preserve"> </w:delText>
        </w:r>
        <w:r>
          <w:delText xml:space="preserve">I am just hanging here with Oscar Wilde. </w:delText>
        </w:r>
        <w:r>
          <w:rPr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57" w:author="Comparison" w:date="2026-08-03T22:23:00Z" w16du:dateUtc="2026-08-04T02:23:00Z"/>
          <w:color w:val="202122"/>
        </w:rPr>
      </w:pPr>
      <w:del w:id="58" w:author="Comparison" w:date="2026-08-03T22:23:00Z" w16du:dateUtc="2026-08-04T02:23:00Z">
        <w:r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59" w:author="Comparison" w:date="2026-08-03T22:23:00Z" w16du:dateUtc="2026-08-04T02:23:00Z"/>
          <w:rFonts w:ascii="Arial" w:hAnsi="Arial" w:cs="Arial"/>
          <w:color w:val="202122"/>
        </w:rPr>
      </w:pPr>
      <w:del w:id="60" w:author="Comparison" w:date="2026-08-03T22:23:00Z" w16du:dateUtc="2026-08-04T02:23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61" w:author="Comparison" w:date="2026-08-03T22:23:00Z" w16du:dateUtc="2026-08-04T02:23:00Z"/>
          <w:rFonts w:ascii="Arial" w:hAnsi="Arial" w:cs="Arial"/>
          <w:color w:val="202122"/>
        </w:rPr>
      </w:pPr>
      <w:del w:id="62" w:author="Comparison" w:date="2026-08-03T22:23:00Z" w16du:dateUtc="2026-08-04T02:23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63" w:author="Comparison" w:date="2026-08-03T22:23:00Z" w16du:dateUtc="2026-08-04T02:23:00Z"/>
        </w:rPr>
      </w:pPr>
    </w:p>
    <w:p w14:paraId="5A8ED9B4" w14:textId="39C8819E" w:rsidR="000E6136" w:rsidRDefault="00B8258C" w:rsidP="000E6136">
      <w:pPr>
        <w:pStyle w:val="Heading3"/>
        <w:rPr>
          <w:del w:id="64" w:author="Comparison" w:date="2026-08-03T22:23:00Z" w16du:dateUtc="2026-08-04T02:23:00Z"/>
        </w:rPr>
      </w:pPr>
      <w:del w:id="65" w:author="Comparison" w:date="2026-08-03T22:23:00Z" w16du:dateUtc="2026-08-04T02:23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66" w:author="Comparison" w:date="2026-08-03T22:23:00Z" w16du:dateUtc="2026-08-04T02:23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67" w:author="Comparison" w:date="2026-08-03T22:23:00Z" w16du:dateUtc="2026-08-04T02:23:00Z"/>
          <w:rFonts w:ascii="Arial" w:hAnsi="Arial" w:cs="Arial"/>
          <w:color w:val="202122"/>
        </w:rPr>
      </w:pPr>
      <w:del w:id="68" w:author="Comparison" w:date="2026-08-03T22:23:00Z" w16du:dateUtc="2026-08-04T02:23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69" w:author="Comparison" w:date="2026-08-03T22:23:00Z" w16du:dateUtc="2026-08-04T02:23:00Z"/>
          <w:color w:val="202122"/>
        </w:rPr>
      </w:pPr>
      <w:del w:id="70" w:author="Comparison" w:date="2026-08-03T22:23:00Z" w16du:dateUtc="2026-08-04T02:23:00Z">
        <w:r>
          <w:rPr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Charles Maturin</w:delText>
        </w:r>
        <w:r>
          <w:fldChar w:fldCharType="end"/>
        </w:r>
        <w:r>
          <w:rPr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and under the pseudonym </w:delText>
        </w:r>
        <w:r>
          <w:rPr>
            <w:i/>
            <w:iCs/>
            <w:color w:val="202122"/>
          </w:rPr>
          <w:delText>"Speranza"</w:delText>
        </w:r>
        <w:r>
          <w:rPr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71" w:author="Comparison" w:date="2026-08-03T22:23:00Z" w16du:dateUtc="2026-08-04T02:23:00Z"/>
        </w:rPr>
      </w:pPr>
      <w:del w:id="72" w:author="Comparison" w:date="2026-08-03T22:23:00Z" w16du:dateUtc="2026-08-04T02:23:00Z">
        <w:r>
          <w:rPr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Young Irelanders</w:delText>
        </w:r>
        <w:r>
          <w:fldChar w:fldCharType="end"/>
        </w:r>
        <w:r>
          <w:rPr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eastAsiaTheme="majorEastAsia"/>
            <w:color w:val="3366CC"/>
          </w:rPr>
          <w:delText>Irish nationalist</w:delText>
        </w:r>
        <w:r>
          <w:fldChar w:fldCharType="end"/>
        </w:r>
        <w:r>
          <w:rPr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73" w:author="Comparison" w:date="2026-08-03T22:23:00Z" w16du:dateUtc="2026-08-04T02:23:00Z"/>
        </w:rPr>
      </w:pPr>
      <w:bookmarkStart w:id="74" w:name="_Toc359077859"/>
      <w:del w:id="75" w:author="Comparison" w:date="2026-08-03T22:23:00Z" w16du:dateUtc="2026-08-04T02:23:00Z">
        <w:r>
          <w:delText>Dropcaps</w:delText>
        </w:r>
        <w:bookmarkEnd w:id="74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76" w:author="Comparison" w:date="2026-08-03T22:23:00Z" w16du:dateUtc="2026-08-04T02:23:00Z"/>
          <w:position w:val="-10"/>
          <w:sz w:val="117"/>
        </w:rPr>
      </w:pPr>
      <w:del w:id="77" w:author="Comparison" w:date="2026-08-03T22:23:00Z" w16du:dateUtc="2026-08-04T02:23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78" w:author="Comparison" w:date="2026-08-03T22:23:00Z" w16du:dateUtc="2026-08-04T02:23:00Z"/>
        </w:rPr>
      </w:pPr>
      <w:del w:id="79" w:author="Comparison" w:date="2026-08-03T22:23:00Z" w16du:dateUtc="2026-08-04T02:23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80" w:author="Comparison" w:date="2026-08-03T22:23:00Z" w16du:dateUtc="2026-08-04T02:23:00Z"/>
        </w:rPr>
      </w:pPr>
      <w:del w:id="81" w:author="Comparison" w:date="2026-08-03T22:23:00Z" w16du:dateUtc="2026-08-04T02:23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82" w:author="Comparison" w:date="2026-08-03T22:23:00Z" w16du:dateUtc="2026-08-04T02:23:00Z"/>
        </w:rPr>
      </w:pPr>
      <w:del w:id="83" w:author="Comparison" w:date="2026-08-03T22:23:00Z" w16du:dateUtc="2026-08-04T02:23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84" w:author="Comparison" w:date="2026-08-03T22:23:00Z" w16du:dateUtc="2026-08-04T02:23:00Z"/>
        </w:rPr>
      </w:pPr>
      <w:del w:id="85" w:author="Comparison" w:date="2026-08-03T22:23:00Z" w16du:dateUtc="2026-08-04T02:23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86" w:author="Comparison" w:date="2026-08-03T22:23:00Z" w16du:dateUtc="2026-08-04T02:23:00Z"/>
        </w:rPr>
      </w:pPr>
      <w:del w:id="87" w:author="Comparison" w:date="2026-08-03T22:23:00Z" w16du:dateUtc="2026-08-04T02:23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88" w:author="Comparison" w:date="2026-08-03T22:23:00Z" w16du:dateUtc="2026-08-04T02:23:00Z"/>
        </w:rPr>
      </w:pPr>
    </w:p>
    <w:p w14:paraId="2EEF9783" w14:textId="6C9815A2" w:rsidR="00B37BA3" w:rsidRDefault="0095460A" w:rsidP="00B8258C">
      <w:pPr>
        <w:spacing w:before="600"/>
        <w:rPr>
          <w:del w:id="89" w:author="Comparison" w:date="2026-08-03T22:23:00Z" w16du:dateUtc="2026-08-04T02:23:00Z"/>
        </w:rPr>
      </w:pPr>
      <w:del w:id="90" w:author="Comparison" w:date="2026-08-03T22:23:00Z" w16du:dateUtc="2026-08-04T02:23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91" w:author="Comparison" w:date="2026-08-03T22:23:00Z" w16du:dateUtc="2026-08-04T02:23:00Z"/>
        </w:rPr>
      </w:pPr>
      <w:del w:id="92" w:author="Comparison" w:date="2026-08-03T22:23:00Z" w16du:dateUtc="2026-08-04T02:23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93" w:author="Comparison" w:date="2026-08-03T22:23:00Z" w16du:dateUtc="2026-08-04T02:23:00Z"/>
          <w:rFonts w:ascii="Times New Roman" w:hAnsi="Times New Roman"/>
        </w:rPr>
      </w:pPr>
      <w:del w:id="94" w:author="Comparison" w:date="2026-08-03T22:23:00Z" w16du:dateUtc="2026-08-04T02:23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95" w:author="Comparison" w:date="2026-08-03T22:23:00Z" w16du:dateUtc="2026-08-04T02:23:00Z"/>
          <w:rFonts w:ascii="Times New Roman" w:hAnsi="Times New Roman"/>
        </w:rPr>
      </w:pPr>
      <w:del w:id="96" w:author="Comparison" w:date="2026-08-03T22:23:00Z" w16du:dateUtc="2026-08-04T02:23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97" w:author="Comparison" w:date="2026-08-03T22:23:00Z" w16du:dateUtc="2026-08-04T02:23:00Z"/>
          <w:rFonts w:ascii="Times New Roman" w:hAnsi="Times New Roman"/>
        </w:rPr>
      </w:pPr>
      <w:commentRangeStart w:id="98"/>
      <w:del w:id="99" w:author="Comparison" w:date="2026-08-03T22:23:00Z" w16du:dateUtc="2026-08-04T02:23:00Z">
        <w:r>
          <w:rPr>
            <w:rFonts w:ascii="Times New Roman" w:hAnsi="Times New Roman"/>
          </w:rPr>
          <w:delText>And we have comments~!</w:delText>
        </w:r>
        <w:commentRangeEnd w:id="98"/>
        <w:r>
          <w:rPr>
            <w:rStyle w:val="CommentReference"/>
            <w:rFonts w:ascii="Times New Roman" w:hAnsi="Times New Roman"/>
            <w:sz w:val="22"/>
            <w:szCs w:val="22"/>
          </w:rPr>
          <w:commentReference w:id="98"/>
        </w:r>
      </w:del>
    </w:p>
    <w:p w14:paraId="7855F71A" w14:textId="559CAB2B" w:rsidR="00B37BA3" w:rsidRDefault="00B37BA3" w:rsidP="00B8258C">
      <w:pPr>
        <w:spacing w:before="600"/>
        <w:rPr>
          <w:del w:id="100" w:author="Comparison" w:date="2026-08-03T22:23:00Z" w16du:dateUtc="2026-08-04T02:23:00Z"/>
          <w:rFonts w:ascii="Times New Roman" w:hAnsi="Times New Roman"/>
        </w:rPr>
      </w:pPr>
      <w:del w:id="101" w:author="Comparison" w:date="2026-08-03T22:23:00Z" w16du:dateUtc="2026-08-04T02:23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102" w:author="Comparison" w:date="2026-08-03T22:23:00Z" w16du:dateUtc="2026-08-04T02:23:00Z"/>
        </w:rPr>
      </w:pPr>
    </w:p>
    <w:p w14:paraId="0DA95969" w14:textId="77777777" w:rsidR="00B8258C" w:rsidRDefault="00B8258C" w:rsidP="00B8258C">
      <w:pPr>
        <w:spacing w:before="600"/>
        <w:rPr>
          <w:del w:id="103" w:author="Comparison" w:date="2026-08-03T22:23:00Z" w16du:dateUtc="2026-08-04T02:23:00Z"/>
        </w:rPr>
      </w:pPr>
    </w:p>
    <w:p w14:paraId="57FD32A2" w14:textId="77777777" w:rsidR="00B8258C" w:rsidRDefault="00B8258C" w:rsidP="00B8258C">
      <w:pPr>
        <w:spacing w:before="600"/>
        <w:rPr>
          <w:del w:id="104" w:author="Comparison" w:date="2026-08-03T22:23:00Z" w16du:dateUtc="2026-08-04T02:23:00Z"/>
        </w:rPr>
      </w:pPr>
    </w:p>
    <w:p w14:paraId="14121DEC" w14:textId="77777777" w:rsidR="000E6136" w:rsidRDefault="000E6136" w:rsidP="00A900CE">
      <w:pPr>
        <w:rPr>
          <w:del w:id="105" w:author="Comparison" w:date="2026-08-03T22:23:00Z" w16du:dateUtc="2026-08-04T02:23:00Z"/>
        </w:rPr>
      </w:pPr>
    </w:p>
    <w:p w14:paraId="1D400E32" w14:textId="2CBF510E" w:rsidR="00A900CE" w:rsidRDefault="00A900CE" w:rsidP="00A900CE">
      <w:pPr>
        <w:rPr>
          <w:del w:id="106" w:author="Comparison" w:date="2026-08-03T22:23:00Z" w16du:dateUtc="2026-08-04T02:23:00Z"/>
        </w:rPr>
      </w:pPr>
      <w:del w:id="107" w:author="Comparison" w:date="2026-08-03T22:23:00Z" w16du:dateUtc="2026-08-04T02:23:00Z">
        <w:r>
          <w:delText>And there can be empty pages:</w:delText>
        </w:r>
      </w:del>
    </w:p>
    <w:p w14:paraId="74381F2D" w14:textId="77777777" w:rsidR="00A900CE" w:rsidRDefault="00A900CE" w:rsidP="00D778C9"/>
    <w:sectPr w:rsidR="00A900C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113" w:author="Comparison" w:date="2026-08-03T22:23:00Z" w16du:dateUtc="2026-08-04T02:23:00Z">
        <w:sectPr w:rsidR="00A900CE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Missy Fox" w:date="2025-11-26T05:51:00Z" w:initials="">
    <w:p w14:paraId="0000000E" w14:textId="77777777" w:rsidR="00627509" w:rsidRDefault="004079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422C9">
        <w:rPr>
          <w:color w:val="000000"/>
        </w:rPr>
        <w:t>Here is a comment with</w:t>
      </w:r>
    </w:p>
  </w:comment>
  <w:comment w:id="15" w:author="Missy Fox" w:date="2025-11-26T05:51:00Z" w:initials="">
    <w:p w14:paraId="0000000F" w14:textId="77777777" w:rsidR="00627509" w:rsidRDefault="004079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422C9">
        <w:rPr>
          <w:color w:val="000000"/>
        </w:rPr>
        <w:t>a thread!</w:t>
      </w:r>
    </w:p>
  </w:comment>
  <w:comment w:id="14" w:author="Priya Seethapathy" w:date="2025-12-04T12:11:00Z" w:initials="">
    <w:p w14:paraId="00000010" w14:textId="77777777" w:rsidR="00627509" w:rsidRDefault="004079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422C9">
        <w:rPr>
          <w:color w:val="000000"/>
        </w:rPr>
        <w:t>Adding a Comment in here</w:t>
      </w:r>
    </w:p>
  </w:comment>
  <w:comment w:id="13" w:author="Priya Seethapathy" w:date="2025-12-10T16:52:00Z" w:initials="">
    <w:p w14:paraId="00000011" w14:textId="77777777" w:rsidR="00627509" w:rsidRDefault="004079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422C9">
        <w:rPr>
          <w:color w:val="000000"/>
        </w:rPr>
        <w:t>Repling here and there</w:t>
      </w:r>
    </w:p>
  </w:comment>
  <w:comment w:id="25" w:author="Priya Seethapathy" w:date="2025-12-04T12:12:00Z" w:initials="">
    <w:p w14:paraId="0000000A" w14:textId="77777777" w:rsidR="00627509" w:rsidRDefault="004079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422C9">
        <w:rPr>
          <w:color w:val="000000"/>
        </w:rPr>
        <w:t>Added a Change</w:t>
      </w:r>
    </w:p>
  </w:comment>
  <w:comment w:id="24" w:author="Priya Seethapathy" w:date="2025-12-10T16:05:00Z" w:initials="">
    <w:p w14:paraId="0000000B" w14:textId="77777777" w:rsidR="00627509" w:rsidRDefault="004079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422C9">
        <w:rPr>
          <w:color w:val="000000"/>
        </w:rPr>
        <w:t>Suggestd</w:t>
      </w:r>
    </w:p>
  </w:comment>
  <w:comment w:id="26" w:author="Missy Fox" w:date="2025-11-26T05:51:00Z" w:initials="">
    <w:p w14:paraId="0000000C" w14:textId="77777777" w:rsidR="00627509" w:rsidRDefault="004079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9422C9">
        <w:rPr>
          <w:color w:val="000000"/>
        </w:rPr>
        <w:t>addition TC with a threaded comment</w:t>
      </w:r>
    </w:p>
  </w:comment>
  <w:comment w:id="98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E" w15:done="0"/>
  <w15:commentEx w15:paraId="0000000F" w15:done="0"/>
  <w15:commentEx w15:paraId="00000010" w15:done="0"/>
  <w15:commentEx w15:paraId="00000011" w15:done="0"/>
  <w15:commentEx w15:paraId="0000000A" w15:done="0"/>
  <w15:commentEx w15:paraId="0000000B" w15:done="0"/>
  <w15:commentEx w15:paraId="0000000C" w15:done="0"/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E" w16cid:durableId="0000000E"/>
  <w16cid:commentId w16cid:paraId="0000000F" w16cid:durableId="0000000F"/>
  <w16cid:commentId w16cid:paraId="00000010" w16cid:durableId="00000010"/>
  <w16cid:commentId w16cid:paraId="00000011" w16cid:durableId="00000011"/>
  <w16cid:commentId w16cid:paraId="0000000A" w16cid:durableId="0000000A"/>
  <w16cid:commentId w16cid:paraId="0000000B" w16cid:durableId="0000000B"/>
  <w16cid:commentId w16cid:paraId="0000000C" w16cid:durableId="0000000C"/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BB4B4" w14:textId="77777777" w:rsidR="009422C9" w:rsidRDefault="009422C9" w:rsidP="00B37BA3">
      <w:pPr>
        <w:spacing w:line="240" w:lineRule="auto"/>
      </w:pPr>
      <w:r>
        <w:separator/>
      </w:r>
    </w:p>
  </w:endnote>
  <w:endnote w:type="continuationSeparator" w:id="0">
    <w:p w14:paraId="7510A320" w14:textId="77777777" w:rsidR="009422C9" w:rsidRDefault="009422C9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09" w:author="Comparison" w:date="2026-08-03T22:23:00Z" w16du:dateUtc="2026-08-04T02:23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eading9Char"/>
      <w:pPrChange w:id="110" w:author="Comparison" w:date="2026-08-03T22:23:00Z" w16du:dateUtc="2026-08-04T02:23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11" w:author="Comparison" w:date="2026-08-03T22:23:00Z" w16du:dateUtc="2026-08-04T02:23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eading9Char"/>
      <w:pPrChange w:id="112" w:author="Comparison" w:date="2026-08-03T22:23:00Z" w16du:dateUtc="2026-08-04T02:23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2B0F7" w14:textId="77777777" w:rsidR="009422C9" w:rsidRDefault="009422C9" w:rsidP="00B37BA3">
      <w:pPr>
        <w:spacing w:line="240" w:lineRule="auto"/>
      </w:pPr>
      <w:r>
        <w:separator/>
      </w:r>
    </w:p>
  </w:footnote>
  <w:footnote w:type="continuationSeparator" w:id="0">
    <w:p w14:paraId="6701D290" w14:textId="77777777" w:rsidR="009422C9" w:rsidRDefault="009422C9" w:rsidP="00B37B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E5FE0" w14:textId="77777777" w:rsidR="00D778C9" w:rsidRDefault="00D778C9">
    <w:pPr>
      <w:pStyle w:val="Heading7Char"/>
      <w:pPrChange w:id="108" w:author="Comparison" w:date="2026-08-03T22:23:00Z" w16du:dateUtc="2026-08-04T02:23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12874"/>
    <w:rsid w:val="001321F7"/>
    <w:rsid w:val="001D21CC"/>
    <w:rsid w:val="00390E1E"/>
    <w:rsid w:val="0040791E"/>
    <w:rsid w:val="004B02A2"/>
    <w:rsid w:val="00627509"/>
    <w:rsid w:val="007D64BB"/>
    <w:rsid w:val="00835ADC"/>
    <w:rsid w:val="008A1DF4"/>
    <w:rsid w:val="008B0B28"/>
    <w:rsid w:val="009422C9"/>
    <w:rsid w:val="0095460A"/>
    <w:rsid w:val="00957044"/>
    <w:rsid w:val="00A4510A"/>
    <w:rsid w:val="00A900CE"/>
    <w:rsid w:val="00B37BA3"/>
    <w:rsid w:val="00B8258C"/>
    <w:rsid w:val="00C95FFA"/>
    <w:rsid w:val="00D128C0"/>
    <w:rsid w:val="00D46AC3"/>
    <w:rsid w:val="00D778C9"/>
    <w:rsid w:val="00E8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pPrChange w:id="0" w:author="Comparison" w:date="2026-08-03T22:23:00Z">
        <w:pPr>
          <w:spacing w:line="276" w:lineRule="auto"/>
          <w:ind w:firstLine="432"/>
        </w:pPr>
      </w:pPrChange>
    </w:pPr>
    <w:rPr>
      <w:rFonts w:ascii="Arial" w:eastAsia="Arial" w:hAnsi="Arial" w:cs="Arial"/>
      <w:kern w:val="0"/>
      <w:sz w:val="22"/>
      <w:szCs w:val="22"/>
      <w:lang w:val="en"/>
      <w14:ligatures w14:val="none"/>
      <w:rPrChange w:id="0" w:author="Comparison" w:date="2026-08-03T22:23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1" w:author="Comparison" w:date="2026-08-03T22:23:00Z">
        <w:pPr>
          <w:keepNext/>
          <w:keepLines/>
          <w:spacing w:before="360" w:after="80" w:line="276" w:lineRule="auto"/>
          <w:outlineLvl w:val="0"/>
        </w:pPr>
      </w:pPrChange>
    </w:pPr>
    <w:rPr>
      <w:sz w:val="40"/>
      <w:szCs w:val="40"/>
      <w:rPrChange w:id="1" w:author="Comparison" w:date="2026-08-03T22:23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2" w:author="Comparison" w:date="2026-08-03T22:23:00Z">
        <w:pPr>
          <w:keepNext/>
          <w:keepLines/>
          <w:spacing w:before="160" w:after="80" w:line="276" w:lineRule="auto"/>
          <w:outlineLvl w:val="1"/>
        </w:pPr>
      </w:pPrChange>
    </w:pPr>
    <w:rPr>
      <w:sz w:val="32"/>
      <w:szCs w:val="32"/>
      <w:rPrChange w:id="2" w:author="Comparison" w:date="2026-08-03T22:23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3" w:author="Comparison" w:date="2026-08-03T22:23:00Z">
        <w:pPr>
          <w:keepNext/>
          <w:keepLines/>
          <w:spacing w:before="160" w:after="80" w:line="276" w:lineRule="auto"/>
          <w:outlineLvl w:val="2"/>
        </w:pPr>
      </w:pPrChange>
    </w:pPr>
    <w:rPr>
      <w:color w:val="434343"/>
      <w:sz w:val="28"/>
      <w:szCs w:val="28"/>
      <w:rPrChange w:id="3" w:author="Comparison" w:date="2026-08-03T22:23:00Z">
        <w:rPr>
          <w:rFonts w:ascii="Arial" w:eastAsiaTheme="majorEastAsia" w:hAnsi="Arial" w:cstheme="majorBidi"/>
          <w:color w:val="0F4761" w:themeColor="accent1" w:themeShade="BF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4" w:author="Comparison" w:date="2026-08-03T22:23:00Z">
        <w:pPr>
          <w:keepNext/>
          <w:keepLines/>
          <w:spacing w:before="80" w:after="40" w:line="276" w:lineRule="auto"/>
          <w:outlineLvl w:val="3"/>
        </w:pPr>
      </w:pPrChange>
    </w:pPr>
    <w:rPr>
      <w:color w:val="666666"/>
      <w:sz w:val="24"/>
      <w:szCs w:val="24"/>
      <w:rPrChange w:id="4" w:author="Comparison" w:date="2026-08-03T22:23:00Z">
        <w:rPr>
          <w:rFonts w:ascii="Arial" w:eastAsiaTheme="majorEastAsia" w:hAnsi="Arial" w:cstheme="majorBidi"/>
          <w:i/>
          <w:iCs/>
          <w:color w:val="0F4761" w:themeColor="accent1" w:themeShade="BF"/>
          <w:sz w:val="22"/>
          <w:szCs w:val="22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5" w:author="Comparison" w:date="2026-08-03T22:23:00Z">
        <w:pPr>
          <w:keepNext/>
          <w:keepLines/>
          <w:spacing w:before="80" w:after="40" w:line="276" w:lineRule="auto"/>
          <w:outlineLvl w:val="4"/>
        </w:pPr>
      </w:pPrChange>
    </w:pPr>
    <w:rPr>
      <w:color w:val="666666"/>
      <w:rPrChange w:id="5" w:author="Comparison" w:date="2026-08-03T22:23:00Z">
        <w:rPr>
          <w:rFonts w:ascii="Arial" w:eastAsiaTheme="majorEastAsia" w:hAnsi="Arial" w:cstheme="majorBidi"/>
          <w:color w:val="0F4761" w:themeColor="accent1" w:themeShade="BF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6" w:author="Comparison" w:date="2026-08-03T22:23:00Z">
        <w:pPr>
          <w:keepNext/>
          <w:keepLines/>
          <w:spacing w:before="40" w:line="276" w:lineRule="auto"/>
          <w:outlineLvl w:val="5"/>
        </w:pPr>
      </w:pPrChange>
    </w:pPr>
    <w:rPr>
      <w:i/>
      <w:iCs/>
      <w:color w:val="666666"/>
      <w:rPrChange w:id="6" w:author="Comparison" w:date="2026-08-03T22:23:00Z">
        <w:rPr>
          <w:rFonts w:ascii="Arial" w:eastAsiaTheme="majorEastAsia" w:hAnsi="Arial" w:cstheme="majorBidi"/>
          <w:i/>
          <w:iCs/>
          <w:color w:val="595959" w:themeColor="text1" w:themeTint="A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7" w:author="Comparison" w:date="2026-08-03T22:23:00Z">
        <w:pPr>
          <w:spacing w:after="80"/>
          <w:contextualSpacing/>
        </w:pPr>
      </w:pPrChange>
    </w:pPr>
    <w:rPr>
      <w:sz w:val="52"/>
      <w:szCs w:val="52"/>
      <w:rPrChange w:id="7" w:author="Comparison" w:date="2026-08-03T22:2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8" w:author="Comparison" w:date="2026-08-03T22:23:00Z">
        <w:pPr>
          <w:numPr>
            <w:ilvl w:val="1"/>
          </w:numPr>
          <w:spacing w:line="276" w:lineRule="auto"/>
          <w:ind w:firstLine="432"/>
        </w:pPr>
      </w:pPrChange>
    </w:pPr>
    <w:rPr>
      <w:color w:val="666666"/>
      <w:sz w:val="30"/>
      <w:szCs w:val="30"/>
      <w:rPrChange w:id="8" w:author="Comparison" w:date="2026-08-03T22:23:00Z">
        <w:rPr>
          <w:rFonts w:ascii="Arial" w:eastAsiaTheme="majorEastAsia" w:hAnsi="Arial" w:cstheme="majorBidi"/>
          <w:color w:val="595959" w:themeColor="text1" w:themeTint="A6"/>
          <w:spacing w:val="15"/>
          <w:sz w:val="28"/>
          <w:szCs w:val="28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customStyle="1" w:styleId="TableNormal0">
    <w:name w:val="TableNormal"/>
    <w:rsid w:val="00D778C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778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8C9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918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2025-08-18T15:38:00Z</dcterms:created>
  <dcterms:modified xsi:type="dcterms:W3CDTF">2026-08-04T02:23:00Z</dcterms:modified>
</cp:coreProperties>
</file>