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3A8B7" w14:textId="3C8B1016" w:rsidR="000E6136" w:rsidRPr="00B55875" w:rsidRDefault="000E6136" w:rsidP="000E6136">
      <w:pPr>
        <w:jc w:val="center"/>
        <w:rPr>
          <w:ins w:id="19" w:author="Eric Doversbergetr" w:date="2026-09-26T15:15:00Z" w16du:dateUtc="2026-09-26T19:15:00Z"/>
          <w:b/>
          <w:bCs/>
          <w:color w:val="A02B93" w:themeColor="accent5"/>
          <w:sz w:val="40"/>
          <w:szCs w:val="40"/>
        </w:rPr>
      </w:pPr>
      <w:bookmarkStart w:id="20" w:name="_Toc359077853"/>
      <w:ins w:id="21" w:author="Eric Doversbergetr" w:date="2026-09-26T15:15:00Z" w16du:dateUtc="2026-09-26T19:15:00Z">
        <w:r w:rsidRPr="00B55875">
          <w:rPr>
            <w:b/>
            <w:bCs/>
            <w:color w:val="A02B93" w:themeColor="accent5"/>
            <w:sz w:val="40"/>
            <w:szCs w:val="40"/>
          </w:rPr>
          <w:t xml:space="preserve">SuperDoc Advanced </w:t>
        </w:r>
        <w:r>
          <w:rPr>
            <w:b/>
            <w:bCs/>
            <w:color w:val="A02B93" w:themeColor="accent5"/>
            <w:sz w:val="40"/>
            <w:szCs w:val="40"/>
          </w:rPr>
          <w:t>Text Formatting</w:t>
        </w:r>
      </w:ins>
    </w:p>
    <w:bookmarkEnd w:id="20"/>
    <w:p w14:paraId="71812FFF" w14:textId="1189A11C" w:rsidR="000E6136" w:rsidRPr="000E6136" w:rsidRDefault="000E6136" w:rsidP="000E6136">
      <w:pPr>
        <w:pStyle w:val="Heading2"/>
        <w:ind w:firstLine="0"/>
        <w:rPr>
          <w:ins w:id="22" w:author="Eric Doversbergetr" w:date="2026-09-26T15:15:00Z" w16du:dateUtc="2026-09-26T19:15:00Z"/>
          <w:rFonts w:ascii="Arial" w:hAnsi="Arial" w:cs="Arial"/>
          <w:b/>
          <w:bCs/>
        </w:rPr>
      </w:pPr>
      <w:ins w:id="23" w:author="Eric Doversbergetr" w:date="2026-09-26T15:15:00Z" w16du:dateUtc="2026-09-26T19:15:00Z">
        <w:r>
          <w:rPr>
            <w:rFonts w:ascii="Arial" w:hAnsi="Arial" w:cs="Arial"/>
            <w:b/>
            <w:bCs/>
          </w:rPr>
          <w:t>Formatting (heading 2 + bold)</w:t>
        </w:r>
        <w:r>
          <w:rPr>
            <w:rFonts w:ascii="Arial" w:hAnsi="Arial" w:cs="Arial"/>
            <w:b/>
            <w:bCs/>
          </w:rPr>
          <w:br/>
        </w:r>
      </w:ins>
    </w:p>
    <w:p w14:paraId="041B498B" w14:textId="3D4FFB57" w:rsidR="000E6136" w:rsidRPr="000E6136" w:rsidRDefault="000E6136" w:rsidP="000E6136">
      <w:pPr>
        <w:rPr>
          <w:ins w:id="24" w:author="Eric Doversbergetr" w:date="2026-09-26T15:15:00Z" w16du:dateUtc="2026-09-26T19:15:00Z"/>
          <w:rFonts w:ascii="Arial" w:hAnsi="Arial" w:cs="Arial"/>
        </w:rPr>
      </w:pPr>
      <w:ins w:id="25" w:author="Eric Doversbergetr" w:date="2026-09-26T15:15:00Z" w16du:dateUtc="2026-09-26T19:15:00Z">
        <w:r>
          <w:rPr>
            <w:rFonts w:ascii="Arial" w:hAnsi="Arial" w:cs="Arial"/>
          </w:rPr>
          <w:t xml:space="preserve">Let’s </w:t>
        </w:r>
      </w:ins>
      <w:commentRangeStart w:id="26"/>
      <w:r w:rsidR="0045155D">
        <w:rPr>
          <w:rFonts w:ascii="Arial" w:hAnsi="Arial"/>
          <w:rPrChange w:id="27" w:author="Eric Doversbergetr" w:date="2026-09-26T15:15:00Z" w16du:dateUtc="2026-09-26T19:15:00Z">
            <w:rPr/>
          </w:rPrChange>
        </w:rPr>
        <w:t>test</w:t>
      </w:r>
      <w:commentRangeEnd w:id="26"/>
      <w:r w:rsidR="0045155D">
        <w:rPr>
          <w:rStyle w:val="CommentReference"/>
          <w:rFonts w:ascii="Arial" w:hAnsi="Arial" w:cs="Arial"/>
          <w:sz w:val="24"/>
          <w:szCs w:val="22"/>
        </w:rPr>
        <w:commentReference w:id="26"/>
      </w:r>
      <w:ins w:id="28" w:author="Eric Doversbergetr" w:date="2026-09-26T15:15:00Z" w16du:dateUtc="2026-09-26T19:15:00Z">
        <w:r>
          <w:rPr>
            <w:rFonts w:ascii="Arial" w:hAnsi="Arial" w:cs="Arial"/>
          </w:rPr>
          <w:t xml:space="preserve"> out text formatting:</w:t>
        </w:r>
        <w:r>
          <w:rPr>
            <w:rFonts w:ascii="Arial" w:hAnsi="Arial" w:cs="Arial"/>
          </w:rPr>
          <w:br/>
        </w:r>
      </w:ins>
    </w:p>
    <w:p w14:paraId="205F445A" w14:textId="2F16261E" w:rsidR="000E6136" w:rsidRDefault="000E6136" w:rsidP="000E6136">
      <w:pPr>
        <w:rPr>
          <w:ins w:id="29" w:author="Eric Doversbergetr" w:date="2026-09-26T15:15:00Z" w16du:dateUtc="2026-09-26T19:15:00Z"/>
          <w:rFonts w:ascii="Arial" w:hAnsi="Arial" w:cs="Arial"/>
        </w:rPr>
      </w:pPr>
      <w:ins w:id="30" w:author="Eric Doversbergetr" w:date="2026-09-26T15:15:00Z" w16du:dateUtc="2026-09-26T19:15:00Z">
        <w:r>
          <w:rPr>
            <w:rFonts w:ascii="Arial" w:hAnsi="Arial" w:cs="Arial"/>
          </w:rPr>
          <w:t>Fortune favors the</w:t>
        </w:r>
        <w:r w:rsidRPr="000E6136">
          <w:rPr>
            <w:rFonts w:ascii="Arial" w:hAnsi="Arial" w:cs="Arial"/>
          </w:rPr>
          <w:t xml:space="preserve"> </w:t>
        </w:r>
        <w:r w:rsidRPr="000E6136">
          <w:rPr>
            <w:rFonts w:ascii="Arial" w:hAnsi="Arial" w:cs="Arial"/>
            <w:b/>
          </w:rPr>
          <w:t xml:space="preserve">bold, </w:t>
        </w:r>
        <w:r w:rsidRPr="000E6136">
          <w:rPr>
            <w:rFonts w:ascii="Arial" w:hAnsi="Arial" w:cs="Arial"/>
            <w:i/>
          </w:rPr>
          <w:t>italic</w:t>
        </w:r>
        <w:r>
          <w:rPr>
            <w:rFonts w:ascii="Arial" w:hAnsi="Arial" w:cs="Arial"/>
            <w:i/>
          </w:rPr>
          <w:t>s</w:t>
        </w:r>
        <w:r w:rsidRPr="000E6136">
          <w:rPr>
            <w:rFonts w:ascii="Arial" w:hAnsi="Arial" w:cs="Arial"/>
            <w:i/>
          </w:rPr>
          <w:t xml:space="preserve">, </w:t>
        </w:r>
        <w:r w:rsidRPr="000E6136">
          <w:rPr>
            <w:rFonts w:ascii="Arial" w:hAnsi="Arial" w:cs="Arial"/>
            <w:b/>
            <w:i/>
          </w:rPr>
          <w:t xml:space="preserve">bold-italic, </w:t>
        </w:r>
        <w:r w:rsidRPr="000E6136">
          <w:rPr>
            <w:rFonts w:ascii="Arial" w:hAnsi="Arial" w:cs="Arial"/>
            <w:u w:val="single"/>
          </w:rPr>
          <w:t xml:space="preserve">underlined </w:t>
        </w:r>
        <w:r w:rsidRPr="000E6136">
          <w:rPr>
            <w:rFonts w:ascii="Arial" w:hAnsi="Arial" w:cs="Arial"/>
          </w:rPr>
          <w:t xml:space="preserve">and </w:t>
        </w:r>
        <w:r>
          <w:rPr>
            <w:rFonts w:ascii="Arial" w:hAnsi="Arial" w:cs="Arial"/>
            <w:strike/>
          </w:rPr>
          <w:t>strikethrough</w:t>
        </w:r>
        <w:r w:rsidRPr="000E6136">
          <w:rPr>
            <w:rFonts w:ascii="Arial" w:hAnsi="Arial" w:cs="Arial"/>
            <w:strike/>
          </w:rPr>
          <w:t xml:space="preserve"> </w:t>
        </w:r>
        <w:r w:rsidRPr="000E6136">
          <w:rPr>
            <w:rFonts w:ascii="Arial" w:hAnsi="Arial" w:cs="Arial"/>
          </w:rPr>
          <w:t xml:space="preserve"> text.</w:t>
        </w:r>
      </w:ins>
    </w:p>
    <w:p w14:paraId="5757885F" w14:textId="77777777" w:rsidR="000E6136" w:rsidRDefault="000E6136" w:rsidP="000E6136">
      <w:pPr>
        <w:rPr>
          <w:ins w:id="31" w:author="Eric Doversbergetr" w:date="2026-09-26T15:15:00Z" w16du:dateUtc="2026-09-26T19:15:00Z"/>
          <w:rFonts w:ascii="Arial" w:hAnsi="Arial" w:cs="Arial"/>
        </w:rPr>
      </w:pPr>
    </w:p>
    <w:p w14:paraId="288A3B01" w14:textId="22F86A63" w:rsidR="000E6136" w:rsidRDefault="000E6136" w:rsidP="000E6136">
      <w:pPr>
        <w:rPr>
          <w:ins w:id="32" w:author="Eric Doversbergetr" w:date="2026-09-26T15:15:00Z" w16du:dateUtc="2026-09-26T19:15:00Z"/>
          <w:rFonts w:ascii="Arial" w:hAnsi="Arial" w:cs="Arial"/>
        </w:rPr>
      </w:pPr>
      <w:ins w:id="33" w:author="Eric Doversbergetr" w:date="2026-09-26T15:15:00Z" w16du:dateUtc="2026-09-26T19:15:00Z">
        <w:r w:rsidRPr="000E6136">
          <w:rPr>
            <w:rFonts w:ascii="Apple Color Emoji" w:hAnsi="Apple Color Emoji" w:cs="Apple Color Emoji"/>
          </w:rPr>
          <w:t>🦸</w:t>
        </w:r>
        <w:r w:rsidRPr="000E6136">
          <w:rPr>
            <w:rFonts w:ascii="Arial" w:hAnsi="Arial" w:cs="Arial"/>
          </w:rPr>
          <w:t>‍♂️</w:t>
        </w:r>
        <w:r>
          <w:rPr>
            <w:rFonts w:ascii="Arial" w:hAnsi="Arial" w:cs="Arial"/>
          </w:rPr>
          <w:t xml:space="preserve"> Clark Kent uses</w:t>
        </w:r>
        <w:r w:rsidRPr="000E6136">
          <w:rPr>
            <w:rFonts w:ascii="Arial" w:hAnsi="Arial" w:cs="Arial"/>
          </w:rPr>
          <w:t xml:space="preserve"> super</w:t>
        </w:r>
        <w:r w:rsidRPr="000E6136">
          <w:rPr>
            <w:rFonts w:ascii="Arial" w:hAnsi="Arial" w:cs="Arial"/>
            <w:vertAlign w:val="superscript"/>
          </w:rPr>
          <w:t>script</w:t>
        </w:r>
        <w:r w:rsidRPr="000E6136">
          <w:rPr>
            <w:rFonts w:ascii="Arial" w:hAnsi="Arial" w:cs="Arial"/>
          </w:rPr>
          <w:t xml:space="preserve"> and </w:t>
        </w:r>
        <w:r w:rsidRPr="000E6136">
          <w:rPr>
            <w:rFonts w:ascii="Apple Color Emoji" w:hAnsi="Apple Color Emoji" w:cs="Apple Color Emoji"/>
          </w:rPr>
          <w:t>❄️</w:t>
        </w:r>
        <w:r w:rsidRPr="000E6136">
          <w:rPr>
            <w:rFonts w:ascii="Arial" w:hAnsi="Arial" w:cs="Arial"/>
          </w:rPr>
          <w:t xml:space="preserve"> Bi-Han</w:t>
        </w:r>
        <w:r>
          <w:rPr>
            <w:rFonts w:ascii="Arial" w:hAnsi="Arial" w:cs="Arial"/>
          </w:rPr>
          <w:t xml:space="preserve"> digs </w:t>
        </w:r>
        <w:r w:rsidRPr="000E6136">
          <w:rPr>
            <w:rFonts w:ascii="Arial" w:hAnsi="Arial" w:cs="Arial"/>
          </w:rPr>
          <w:t>sub</w:t>
        </w:r>
        <w:r w:rsidRPr="000E6136">
          <w:rPr>
            <w:rFonts w:ascii="Arial" w:hAnsi="Arial" w:cs="Arial"/>
            <w:vertAlign w:val="subscript"/>
          </w:rPr>
          <w:t>script</w:t>
        </w:r>
        <w:r w:rsidRPr="000E6136">
          <w:rPr>
            <w:rFonts w:ascii="Arial" w:hAnsi="Arial" w:cs="Arial"/>
          </w:rPr>
          <w:t>.</w:t>
        </w:r>
      </w:ins>
    </w:p>
    <w:p w14:paraId="41752BA0" w14:textId="77777777" w:rsidR="000E6136" w:rsidRDefault="000E6136" w:rsidP="000E6136">
      <w:pPr>
        <w:rPr>
          <w:ins w:id="34" w:author="Eric Doversbergetr" w:date="2026-09-26T15:15:00Z" w16du:dateUtc="2026-09-26T19:15:00Z"/>
          <w:rFonts w:ascii="Arial" w:hAnsi="Arial" w:cs="Arial"/>
        </w:rPr>
      </w:pPr>
    </w:p>
    <w:p w14:paraId="25E10F5F" w14:textId="2670DDFF" w:rsidR="000E6136" w:rsidRDefault="000E6136" w:rsidP="000E6136">
      <w:pPr>
        <w:rPr>
          <w:ins w:id="35" w:author="Eric Doversbergetr" w:date="2026-09-26T15:15:00Z" w16du:dateUtc="2026-09-26T19:15:00Z"/>
          <w:rFonts w:ascii="Arial" w:hAnsi="Arial" w:cs="Arial"/>
        </w:rPr>
      </w:pPr>
      <w:ins w:id="36" w:author="Eric Doversbergetr" w:date="2026-09-26T15:15:00Z" w16du:dateUtc="2026-09-26T19:15:00Z">
        <w:r>
          <w:rPr>
            <w:rFonts w:ascii="Arial" w:hAnsi="Arial" w:cs="Arial"/>
          </w:rPr>
          <w:t>The world is better in technicolor: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A02B93" w:themeColor="accent5"/>
          </w:rPr>
          <w:t>purple</w:t>
        </w:r>
        <w:r w:rsidRPr="000E6136">
          <w:rPr>
            <w:rFonts w:ascii="Arial" w:hAnsi="Arial" w:cs="Arial"/>
          </w:rPr>
          <w:t xml:space="preserve">, </w:t>
        </w:r>
        <w:r>
          <w:rPr>
            <w:rFonts w:ascii="Helvetica" w:hAnsi="Helvetica" w:cs="Arial"/>
            <w:b/>
            <w:bCs/>
            <w:color w:val="0070C0"/>
          </w:rPr>
          <w:t>BLUE</w:t>
        </w:r>
        <w:r w:rsidRPr="000E6136">
          <w:rPr>
            <w:rFonts w:ascii="Arial" w:hAnsi="Arial" w:cs="Arial"/>
            <w:color w:val="0070C0"/>
          </w:rPr>
          <w:t xml:space="preserve">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t>green</w: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t xml:space="preserve"> </w:t>
        </w:r>
        <w:r w:rsidRPr="000E6136">
          <w:rPr>
            <w:rFonts w:ascii="Arial" w:hAnsi="Arial" w:cs="Arial"/>
            <w:highlight w:val="yellow"/>
          </w:rPr>
          <w:t>text with highlight</w:t>
        </w:r>
        <w:r w:rsidRPr="000E6136">
          <w:rPr>
            <w:rFonts w:ascii="Arial" w:hAnsi="Arial" w:cs="Arial"/>
          </w:rPr>
          <w:t xml:space="preserve">. </w:t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  <w:t>Now let’s get deep: we got</w:t>
        </w:r>
        <w:r w:rsidRPr="000E6136">
          <w:rPr>
            <w:rFonts w:ascii="Arial" w:hAnsi="Arial" w:cs="Arial"/>
          </w:rPr>
          <w:t xml:space="preserve"> </w:t>
        </w:r>
        <w:r w:rsidRPr="000E6136">
          <w:rPr>
            <w:rFonts w:ascii="Arial" w:hAnsi="Arial" w:cs="Arial"/>
            <w:bdr w:val="single" w:sz="4" w:space="0" w:color="auto"/>
          </w:rPr>
          <w:t>Schrödinger's cat</w:t>
        </w:r>
        <w:r w:rsidRPr="000E6136">
          <w:rPr>
            <w:rFonts w:ascii="Arial" w:hAnsi="Arial" w:cs="Arial"/>
          </w:rPr>
          <w:t xml:space="preserve">. </w:t>
        </w:r>
        <w:r>
          <w:rPr>
            <w:rFonts w:ascii="Arial" w:hAnsi="Arial" w:cs="Arial"/>
          </w:rPr>
          <w:t>And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FFFFFF" w:themeColor="background1"/>
            <w:shd w:val="clear" w:color="auto" w:fill="000000" w:themeFill="text1"/>
          </w:rPr>
          <w:t>dark mode (inversed text)</w:t>
        </w:r>
        <w:r w:rsidRPr="000E6136">
          <w:rPr>
            <w:rFonts w:ascii="Arial" w:hAnsi="Arial" w:cs="Arial"/>
          </w:rPr>
          <w:t>.</w:t>
        </w:r>
      </w:ins>
    </w:p>
    <w:p w14:paraId="0CFB0F15" w14:textId="77777777" w:rsidR="000E6136" w:rsidRPr="000E6136" w:rsidRDefault="000E6136" w:rsidP="000E6136">
      <w:pPr>
        <w:rPr>
          <w:ins w:id="37" w:author="Eric Doversbergetr" w:date="2026-09-26T15:15:00Z" w16du:dateUtc="2026-09-26T19:15:00Z"/>
          <w:rFonts w:ascii="Arial" w:hAnsi="Arial" w:cs="Arial"/>
        </w:rPr>
      </w:pPr>
    </w:p>
    <w:p w14:paraId="461779FE" w14:textId="530155E1" w:rsidR="000E6136" w:rsidRDefault="000E6136" w:rsidP="000E6136">
      <w:pPr>
        <w:rPr>
          <w:ins w:id="38" w:author="Eric Doversbergetr" w:date="2026-09-26T15:15:00Z" w16du:dateUtc="2026-09-26T19:15:00Z"/>
          <w:rFonts w:ascii="Arial" w:hAnsi="Arial" w:cs="Arial"/>
        </w:rPr>
      </w:pPr>
      <w:ins w:id="39" w:author="Eric Doversbergetr" w:date="2026-09-26T15:15:00Z" w16du:dateUtc="2026-09-26T19:15:00Z">
        <w:r w:rsidRPr="000E6136">
          <w:rPr>
            <w:rFonts w:ascii="Arial" w:hAnsi="Arial" w:cs="Arial"/>
          </w:rPr>
          <w:t xml:space="preserve">A paragraph with styled text: </w:t>
        </w:r>
        <w:r w:rsidRPr="000E6136">
          <w:rPr>
            <w:rStyle w:val="SubtleEmphasis"/>
            <w:rFonts w:ascii="Arial" w:hAnsi="Arial" w:cs="Arial"/>
          </w:rPr>
          <w:t xml:space="preserve">subtle emphasis  </w:t>
        </w:r>
        <w:r w:rsidRPr="000E6136">
          <w:rPr>
            <w:rFonts w:ascii="Arial" w:hAnsi="Arial" w:cs="Arial"/>
          </w:rPr>
          <w:t xml:space="preserve">followed by </w:t>
        </w:r>
        <w:r w:rsidRPr="000E6136">
          <w:rPr>
            <w:rStyle w:val="Strong"/>
            <w:rFonts w:ascii="Arial" w:hAnsi="Arial" w:cs="Arial"/>
          </w:rPr>
          <w:t xml:space="preserve">strong text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Style w:val="IntenseEmphasis"/>
            <w:rFonts w:ascii="Arial" w:hAnsi="Arial" w:cs="Arial"/>
          </w:rPr>
          <w:t>intense emphasis</w:t>
        </w:r>
        <w:r w:rsidRPr="000E6136">
          <w:rPr>
            <w:rFonts w:ascii="Arial" w:hAnsi="Arial" w:cs="Arial"/>
          </w:rPr>
          <w:t xml:space="preserve">. </w:t>
        </w:r>
      </w:ins>
    </w:p>
    <w:p w14:paraId="0690B59B" w14:textId="77777777" w:rsidR="000E6136" w:rsidRPr="000E6136" w:rsidRDefault="000E6136" w:rsidP="000E6136">
      <w:pPr>
        <w:rPr>
          <w:ins w:id="40" w:author="Eric Doversbergetr" w:date="2026-09-26T15:15:00Z" w16du:dateUtc="2026-09-26T19:15:00Z"/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ins w:id="41" w:author="Eric Doversbergetr" w:date="2026-09-26T15:15:00Z" w16du:dateUtc="2026-09-26T19:15:00Z"/>
          <w:rStyle w:val="IntenseEmphasis"/>
          <w:rFonts w:ascii="Arial" w:hAnsi="Arial" w:cs="Arial"/>
          <w:b/>
          <w:bCs/>
          <w:i w:val="0"/>
          <w:iCs w:val="0"/>
        </w:rPr>
      </w:pPr>
      <w:bookmarkStart w:id="42" w:name="_Paragraph_level_formatting"/>
      <w:bookmarkEnd w:id="42"/>
      <w:ins w:id="43" w:author="Eric Doversbergetr" w:date="2026-09-26T15:15:00Z" w16du:dateUtc="2026-09-26T19:15:00Z">
        <w:r>
          <w:rPr>
            <w:rStyle w:val="IntenseEmphasis"/>
            <w:rFonts w:ascii="Arial" w:hAnsi="Arial" w:cs="Arial"/>
            <w:b/>
            <w:bCs/>
            <w:i w:val="0"/>
            <w:iCs w:val="0"/>
          </w:rPr>
          <w:t>Paragraphs</w:t>
        </w:r>
      </w:ins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ins w:id="44" w:author="Eric Doversbergetr" w:date="2026-09-26T15:15:00Z" w16du:dateUtc="2026-09-26T19:15:00Z"/>
          <w:rFonts w:ascii="Arial" w:hAnsi="Arial" w:cs="Arial"/>
        </w:rPr>
      </w:pPr>
      <w:ins w:id="45" w:author="Eric Doversbergetr" w:date="2026-09-26T15:15:00Z" w16du:dateUtc="2026-09-26T19:15:00Z">
        <w:r>
          <w:rPr>
            <w:rFonts w:ascii="Arial" w:hAnsi="Arial" w:cs="Arial"/>
          </w:rPr>
          <w:t>Paragraph formatting with right border:</w:t>
        </w:r>
      </w:ins>
    </w:p>
    <w:p w14:paraId="1A197C09" w14:textId="2222D5BE" w:rsidR="000E6136" w:rsidRPr="000E6136" w:rsidRDefault="000E6136" w:rsidP="000E6136">
      <w:pPr>
        <w:pStyle w:val="Heading2"/>
        <w:rPr>
          <w:ins w:id="46" w:author="Eric Doversbergetr" w:date="2026-09-26T15:15:00Z" w16du:dateUtc="2026-09-26T19:15:00Z"/>
          <w:rStyle w:val="IntenseEmphasis"/>
          <w:rFonts w:ascii="Arial" w:hAnsi="Arial" w:cs="Arial"/>
          <w:b/>
          <w:bCs/>
          <w:i w:val="0"/>
          <w:iCs w:val="0"/>
        </w:rPr>
      </w:pPr>
      <w:ins w:id="47" w:author="Eric Doversbergetr" w:date="2026-09-26T15:15:00Z" w16du:dateUtc="2026-09-26T19:15:00Z">
        <w:r>
          <w:rPr>
            <w:rFonts w:ascii="Arial" w:hAnsi="Arial" w:cs="Arial"/>
          </w:rPr>
          <w:br/>
          <w:t>Indents and links</w:t>
        </w:r>
      </w:ins>
    </w:p>
    <w:p w14:paraId="04A4BFC8" w14:textId="33DBF07A" w:rsidR="000E6136" w:rsidRPr="00B8258C" w:rsidRDefault="000E6136" w:rsidP="00B8258C">
      <w:pPr>
        <w:spacing w:before="600"/>
        <w:ind w:left="720" w:hanging="720"/>
        <w:rPr>
          <w:ins w:id="48" w:author="Eric Doversbergetr" w:date="2026-09-26T15:15:00Z" w16du:dateUtc="2026-09-26T19:15:00Z"/>
          <w:rFonts w:ascii="Arial" w:hAnsi="Arial" w:cs="Arial"/>
          <w:color w:val="202122"/>
          <w:shd w:val="clear" w:color="auto" w:fill="FFFFFF"/>
        </w:rPr>
      </w:pPr>
      <w:ins w:id="49" w:author="Eric Doversbergetr" w:date="2026-09-26T15:15:00Z" w16du:dateUtc="2026-09-26T19:15:00Z">
        <w:r>
          <w:rPr>
            <w:rFonts w:ascii="Arial" w:hAnsi="Arial" w:cs="Arial"/>
          </w:rPr>
          <w:t>Indents: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 xml:space="preserve">I am just hanging here with Oscar Wilde. </w:t>
        </w:r>
        <w:r>
          <w:rPr>
            <w:rFonts w:ascii="Arial" w:hAnsi="Arial" w:cs="Arial"/>
            <w:b/>
            <w:bCs/>
            <w:color w:val="202122"/>
            <w:shd w:val="clear" w:color="auto" w:fill="FFFFFF"/>
          </w:rPr>
          <w:t>Oscar Fingal O'Fflahertie Wills Wilde</w:t>
        </w:r>
        <w:r>
          <w:fldChar w:fldCharType="begin"/>
        </w:r>
        <w:r>
          <w:instrText>HYPERLINK "https://en.wikipedia.org/wiki/Oscar_Wilde" \l "cite_note-3"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a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(16 October 1854 – 30 November 1900) was an Irish author, poet, and playwright. After writing in different literary styles throughout the 1880s, he became one of the most popular and influential </w:t>
        </w:r>
        <w:r>
          <w:fldChar w:fldCharType="begin"/>
        </w:r>
        <w:r>
          <w:instrText>HYPERLINK "https://en.wikipedia.org/wiki/Dramatist" \o "Dramatist"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dramatists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in London in the early 1890s.</w:t>
        </w:r>
        <w:r>
          <w:fldChar w:fldCharType="begin"/>
        </w:r>
        <w:r>
          <w:instrText>HYPERLINK "https://en.wikipedia.org/wiki/Oscar_Wilde" \l "cite_note-4"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3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He contributed to the </w:t>
        </w:r>
        <w:r>
          <w:fldChar w:fldCharType="begin"/>
        </w:r>
        <w:r>
          <w:instrText>HYPERLINK "https://en.wikipedia.org/wiki/Aestheticism" \o "Aestheticism"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Aestheticism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movement of the period and is regarded by most literary commentators as the greatest playwright of the </w:t>
        </w:r>
        <w:r>
          <w:fldChar w:fldCharType="begin"/>
        </w:r>
        <w:r>
          <w:instrText>HYPERLINK "https://en.wikipedia.org/wiki/Victorian_era" \o "Victorian era"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Victorian era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.</w:t>
        </w:r>
        <w:r>
          <w:fldChar w:fldCharType="begin"/>
        </w:r>
        <w:r>
          <w:instrText>HYPERLINK "https://en.wikipedia.org/wiki/Oscar_Wilde" \l "cite_note-Harvard_University_Press-5"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4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Wilde is best remembered for his </w:t>
        </w:r>
        <w:r>
          <w:fldChar w:fldCharType="begin"/>
        </w:r>
        <w:r>
          <w:instrText>HYPERLINK "https://en.wikipedia.org/wiki/Gothic_fiction" \o "Gothic fiction"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Gothic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novel </w:t>
        </w:r>
        <w:r>
          <w:fldChar w:fldCharType="begin"/>
        </w:r>
        <w:r>
          <w:instrText>HYPERLINK "https://en.wikipedia.org/wiki/The_Picture_of_Dorian_Gray" \o "The Picture of Dorian Gray"</w:instrText>
        </w:r>
        <w:r>
          <w:fldChar w:fldCharType="separate"/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t>The Picture of Dorian Gray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(1890), his </w:t>
        </w:r>
        <w:r>
          <w:fldChar w:fldCharType="begin"/>
        </w:r>
        <w:r>
          <w:instrText>HYPERLINK "https://en.wikipedia.org/wiki/Epigrams" \o "Epigrams"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epigrams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, plays, and </w:t>
        </w:r>
        <w:r>
          <w:fldChar w:fldCharType="begin"/>
        </w:r>
        <w:r>
          <w:instrText>HYPERLINK "https://en.wikipedia.org/wiki/The_Happy_Prince_and_Other_Tales" \o "The Happy Prince and Other Tales"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bedtime stories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for children.</w:t>
        </w:r>
      </w:ins>
    </w:p>
    <w:p w14:paraId="1796D018" w14:textId="46BF7B0A" w:rsidR="000E6136" w:rsidRDefault="00B8258C" w:rsidP="00B8258C">
      <w:pPr>
        <w:pStyle w:val="Heading3"/>
        <w:ind w:firstLine="0"/>
        <w:rPr>
          <w:ins w:id="50" w:author="Eric Doversbergetr" w:date="2026-09-26T15:15:00Z" w16du:dateUtc="2026-09-26T19:15:00Z"/>
          <w:color w:val="202122"/>
        </w:rPr>
      </w:pPr>
      <w:ins w:id="51" w:author="Eric Doversbergetr" w:date="2026-09-26T15:15:00Z" w16du:dateUtc="2026-09-26T19:15:00Z">
        <w:r>
          <w:t xml:space="preserve">&gt;&gt; </w:t>
        </w:r>
        <w:r w:rsidR="000E6136">
          <w:t>Page overflow</w:t>
        </w:r>
      </w:ins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ins w:id="52" w:author="Eric Doversbergetr" w:date="2026-09-26T15:15:00Z" w16du:dateUtc="2026-09-26T19:15:00Z"/>
          <w:rFonts w:ascii="Arial" w:hAnsi="Arial" w:cs="Arial"/>
          <w:color w:val="202122"/>
        </w:rPr>
      </w:pPr>
      <w:ins w:id="53" w:author="Eric Doversbergetr" w:date="2026-09-26T15:15:00Z" w16du:dateUtc="2026-09-26T19:15:00Z">
        <w:r>
          <w:rPr>
            <w:rFonts w:ascii="Arial" w:hAnsi="Arial" w:cs="Arial"/>
            <w:color w:val="202122"/>
          </w:rPr>
          <w:t>Oscar Wilde was born</w:t>
        </w:r>
        <w:r>
          <w:fldChar w:fldCharType="begin"/>
        </w:r>
        <w:r>
          <w:instrText>HYPERLINK "https://en.wikipedia.org/wiki/Oscar_Wilde" \l "cite_note-8"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at 21 </w:t>
        </w:r>
        <w:r>
          <w:fldChar w:fldCharType="begin"/>
        </w:r>
        <w:r>
          <w:instrText>HYPERLINK "https://en.wikipedia.org/wiki/Westland_Row" \o "Westland Row"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Westland Row</w:t>
        </w:r>
        <w:r>
          <w:fldChar w:fldCharType="end"/>
        </w:r>
        <w:r>
          <w:rPr>
            <w:rFonts w:ascii="Arial" w:hAnsi="Arial" w:cs="Arial"/>
            <w:color w:val="202122"/>
          </w:rPr>
          <w:t>, Dublin (now home of the </w:t>
        </w:r>
        <w:r>
          <w:fldChar w:fldCharType="begin"/>
        </w:r>
        <w:r>
          <w:instrText>HYPERLINK "https://en.wikipedia.org/wiki/Oscar_Wilde_Centre" \o "Oscar Wilde Centre"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Oscar Wilde Centre</w:t>
        </w:r>
        <w:r>
          <w:fldChar w:fldCharType="end"/>
        </w:r>
        <w:r>
          <w:rPr>
            <w:rFonts w:ascii="Arial" w:hAnsi="Arial" w:cs="Arial"/>
            <w:color w:val="202122"/>
          </w:rPr>
          <w:t xml:space="preserve">, Trinity College), the second of three children born to an Anglo-Irish </w:t>
        </w:r>
        <w:r>
          <w:rPr>
            <w:rFonts w:ascii="Arial" w:hAnsi="Arial" w:cs="Arial"/>
            <w:color w:val="202122"/>
          </w:rPr>
          <w:lastRenderedPageBreak/>
          <w:t>couple: </w:t>
        </w:r>
        <w:r>
          <w:fldChar w:fldCharType="begin"/>
        </w:r>
        <w:r>
          <w:instrText>HYPERLINK "https://en.wikipedia.org/wiki/Jane_Wilde" \o "Jane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  <w:r>
          <w:fldChar w:fldCharType="end"/>
        </w:r>
        <w:r>
          <w:rPr>
            <w:rFonts w:ascii="Arial" w:hAnsi="Arial" w:cs="Arial"/>
            <w:color w:val="202122"/>
          </w:rPr>
          <w:t>, and </w:t>
        </w:r>
        <w:r>
          <w:fldChar w:fldCharType="begin"/>
        </w:r>
        <w:r>
          <w:instrText>HYPERLINK "https://en.wikipedia.org/wiki/Sir_William_Wilde" \o "Sir William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  <w:r>
          <w:fldChar w:fldCharType="end"/>
        </w:r>
        <w:r>
          <w:rPr>
            <w:rFonts w:ascii="Arial" w:hAnsi="Arial" w:cs="Arial"/>
            <w:color w:val="202122"/>
          </w:rPr>
          <w:t>. Oscar was two years younger than his brother, </w:t>
        </w:r>
        <w:r>
          <w:fldChar w:fldCharType="begin"/>
        </w:r>
        <w:r>
          <w:instrText>HYPERLINK "https://en.wikipedia.org/wiki/Willie_Wilde" \o "Willie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</w:ins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ins w:id="54" w:author="Eric Doversbergetr" w:date="2026-09-26T15:15:00Z" w16du:dateUtc="2026-09-26T19:15:00Z"/>
          <w:rFonts w:ascii="Arial" w:hAnsi="Arial" w:cs="Arial"/>
          <w:color w:val="202122"/>
        </w:rPr>
      </w:pPr>
      <w:ins w:id="55" w:author="Eric Doversbergetr" w:date="2026-09-26T15:15:00Z" w16du:dateUtc="2026-09-26T19:15:00Z">
        <w:r>
          <w:rPr>
            <w:rFonts w:ascii="Arial" w:hAnsi="Arial" w:cs="Arial"/>
            <w:color w:val="202122"/>
          </w:rPr>
          <w:t>Jane Wilde was a niece (by marriage) of the novelist, playwright and clergyman </w:t>
        </w:r>
        <w:r>
          <w:fldChar w:fldCharType="begin"/>
        </w:r>
        <w:r>
          <w:instrText>HYPERLINK "https://en.wikipedia.org/wiki/Charles_Maturin" \o "Charles Maturin"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  <w:r>
          <w:fldChar w:fldCharType="end"/>
        </w:r>
        <w:r>
          <w:rPr>
            <w:rFonts w:ascii="Arial" w:hAnsi="Arial" w:cs="Arial"/>
            <w:color w:val="202122"/>
          </w:rPr>
          <w:t>, who may have influenced her own literary career. She believed, mistakenly, that she was of Italian ancestry,</w:t>
        </w:r>
        <w:r>
          <w:fldChar w:fldCharType="begin"/>
        </w:r>
        <w:r>
          <w:instrText>HYPERLINK "https://en.wikipedia.org/wiki/Oscar_Wilde" \l "cite_note-9"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and under the pseudonym </w:t>
        </w:r>
        <w:r>
          <w:rPr>
            <w:rFonts w:ascii="Arial" w:hAnsi="Arial" w:cs="Arial"/>
            <w:i/>
            <w:iCs/>
            <w:color w:val="202122"/>
          </w:rPr>
          <w:t>"Speranza"</w:t>
        </w:r>
        <w:r>
          <w:rPr>
            <w:rFonts w:ascii="Arial" w:hAnsi="Arial" w:cs="Arial"/>
            <w:color w:val="202122"/>
          </w:rPr>
          <w:t> (the Italian word for 'hope'), she wrote poetry for the revolutionary </w:t>
        </w:r>
        <w:r>
          <w:fldChar w:fldCharType="begin"/>
        </w:r>
        <w:r>
          <w:instrText>HYPERLINK "https://en.wikipedia.org/wiki/Young_Irelanders" \o "Young Irelanders"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  <w:r>
          <w:fldChar w:fldCharType="end"/>
        </w:r>
        <w:r>
          <w:rPr>
            <w:rFonts w:ascii="Arial" w:hAnsi="Arial" w:cs="Arial"/>
            <w:color w:val="202122"/>
          </w:rPr>
          <w:t> in 1848; she was a lifelong </w:t>
        </w:r>
        <w:r>
          <w:fldChar w:fldCharType="begin"/>
        </w:r>
        <w:r>
          <w:instrText>HYPERLINK "https://en.wikipedia.org/wiki/Irish_nationalism" \o "Irish nationalism"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  <w:r>
          <w:fldChar w:fldCharType="begin"/>
        </w:r>
        <w:r>
          <w:instrText>HYPERLINK "https://en.wikipedia.org/wiki/Oscar_Wilde" \l "cite_note-Parents-10"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Jane Wilde read the Young Irelanders' poetry to Willie and Oscar, inculcating a love of these poets in her sons.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Her interest in the neo-classical revival showed in the paintings and busts of ancient Greece and Rome in her home.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</w:ins>
    </w:p>
    <w:p w14:paraId="3E80F523" w14:textId="77777777" w:rsidR="000E6136" w:rsidRDefault="000E6136" w:rsidP="000E6136">
      <w:pPr>
        <w:pStyle w:val="Heading3"/>
        <w:ind w:firstLine="0"/>
        <w:rPr>
          <w:ins w:id="56" w:author="Eric Doversbergetr" w:date="2026-09-26T15:15:00Z" w16du:dateUtc="2026-09-26T19:15:00Z"/>
        </w:rPr>
      </w:pPr>
    </w:p>
    <w:p w14:paraId="5A8ED9B4" w14:textId="39C8819E" w:rsidR="000E6136" w:rsidRDefault="00B8258C" w:rsidP="000E6136">
      <w:pPr>
        <w:pStyle w:val="Heading3"/>
        <w:ind w:firstLine="0"/>
        <w:rPr>
          <w:ins w:id="57" w:author="Eric Doversbergetr" w:date="2026-09-26T15:15:00Z" w16du:dateUtc="2026-09-26T19:15:00Z"/>
        </w:rPr>
      </w:pPr>
      <w:ins w:id="58" w:author="Eric Doversbergetr" w:date="2026-09-26T15:15:00Z" w16du:dateUtc="2026-09-26T19:15:00Z">
        <w:r>
          <w:t xml:space="preserve">(increasing) </w:t>
        </w:r>
        <w:r w:rsidR="000E6136">
          <w:t>Line height</w:t>
        </w:r>
      </w:ins>
    </w:p>
    <w:p w14:paraId="423B7E67" w14:textId="77777777" w:rsidR="00B8258C" w:rsidRDefault="00B8258C" w:rsidP="00B8258C">
      <w:pPr>
        <w:rPr>
          <w:ins w:id="59" w:author="Eric Doversbergetr" w:date="2026-09-26T15:15:00Z" w16du:dateUtc="2026-09-26T19:15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ins w:id="60" w:author="Eric Doversbergetr" w:date="2026-09-26T15:15:00Z" w16du:dateUtc="2026-09-26T19:15:00Z"/>
          <w:rFonts w:ascii="Arial" w:hAnsi="Arial" w:cs="Arial"/>
          <w:color w:val="202122"/>
        </w:rPr>
      </w:pPr>
      <w:ins w:id="61" w:author="Eric Doversbergetr" w:date="2026-09-26T15:15:00Z" w16du:dateUtc="2026-09-26T19:15:00Z">
        <w:r>
          <w:rPr>
            <w:rFonts w:ascii="Arial" w:hAnsi="Arial" w:cs="Arial"/>
            <w:color w:val="202122"/>
          </w:rPr>
          <w:t>couple: </w:t>
        </w:r>
        <w:r>
          <w:fldChar w:fldCharType="begin"/>
        </w:r>
        <w:r>
          <w:instrText>HYPERLINK "https://en.wikipedia.org/wiki/Jane_Wilde" \o "Jane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  <w:r>
          <w:fldChar w:fldCharType="end"/>
        </w:r>
        <w:r>
          <w:rPr>
            <w:rFonts w:ascii="Arial" w:hAnsi="Arial" w:cs="Arial"/>
            <w:color w:val="202122"/>
          </w:rPr>
          <w:t>, and </w:t>
        </w:r>
        <w:r>
          <w:fldChar w:fldCharType="begin"/>
        </w:r>
        <w:r>
          <w:instrText>HYPERLINK "https://en.wikipedia.org/wiki/Sir_William_Wilde" \o "Sir William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  <w:r>
          <w:fldChar w:fldCharType="end"/>
        </w:r>
        <w:r>
          <w:rPr>
            <w:rFonts w:ascii="Arial" w:hAnsi="Arial" w:cs="Arial"/>
            <w:color w:val="202122"/>
          </w:rPr>
          <w:t>. Oscar was two years younger than his brother, </w:t>
        </w:r>
        <w:r>
          <w:fldChar w:fldCharType="begin"/>
        </w:r>
        <w:r>
          <w:instrText>HYPERLINK "https://en.wikipedia.org/wiki/Willie_Wilde" \o "Willie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</w:ins>
    </w:p>
    <w:p w14:paraId="49A36FC3" w14:textId="77777777" w:rsidR="00B8258C" w:rsidRDefault="00B8258C" w:rsidP="00B8258C">
      <w:pPr>
        <w:spacing w:line="480" w:lineRule="auto"/>
        <w:rPr>
          <w:ins w:id="62" w:author="Eric Doversbergetr" w:date="2026-09-26T15:15:00Z" w16du:dateUtc="2026-09-26T19:15:00Z"/>
          <w:rFonts w:ascii="Arial" w:hAnsi="Arial" w:cs="Arial"/>
          <w:color w:val="202122"/>
        </w:rPr>
      </w:pPr>
      <w:ins w:id="63" w:author="Eric Doversbergetr" w:date="2026-09-26T15:15:00Z" w16du:dateUtc="2026-09-26T19:15:00Z">
        <w:r>
          <w:rPr>
            <w:rFonts w:ascii="Arial" w:hAnsi="Arial" w:cs="Arial"/>
            <w:color w:val="202122"/>
          </w:rPr>
          <w:t>Jane Wilde was a niece (by marriage) of the novelist, playwright and clergyman </w:t>
        </w:r>
        <w:r>
          <w:fldChar w:fldCharType="begin"/>
        </w:r>
        <w:r>
          <w:instrText>HYPERLINK "https://en.wikipedia.org/wiki/Charles_Maturin" \o "Charles Maturin"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  <w:r>
          <w:fldChar w:fldCharType="end"/>
        </w:r>
        <w:r>
          <w:rPr>
            <w:rFonts w:ascii="Arial" w:hAnsi="Arial" w:cs="Arial"/>
            <w:color w:val="202122"/>
          </w:rPr>
          <w:t>, who may have influenced her own literary career. She believed, mistakenly, that she was of Italian ancestry,</w:t>
        </w:r>
        <w:r>
          <w:fldChar w:fldCharType="begin"/>
        </w:r>
        <w:r>
          <w:instrText>HYPERLINK "https://en.wikipedia.org/wiki/Oscar_Wilde" \l "cite_note-9"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and under the pseudonym </w:t>
        </w:r>
        <w:r>
          <w:rPr>
            <w:rFonts w:ascii="Arial" w:hAnsi="Arial" w:cs="Arial"/>
            <w:i/>
            <w:iCs/>
            <w:color w:val="202122"/>
          </w:rPr>
          <w:t>"Speranza"</w:t>
        </w:r>
        <w:r>
          <w:rPr>
            <w:rFonts w:ascii="Arial" w:hAnsi="Arial" w:cs="Arial"/>
            <w:color w:val="202122"/>
          </w:rPr>
          <w:t xml:space="preserve"> (the Italian word for 'hope'), </w:t>
        </w:r>
      </w:ins>
    </w:p>
    <w:p w14:paraId="1445BBCB" w14:textId="6AB319BE" w:rsidR="00B8258C" w:rsidRPr="00B8258C" w:rsidRDefault="00B8258C" w:rsidP="00B8258C">
      <w:pPr>
        <w:spacing w:line="720" w:lineRule="auto"/>
        <w:rPr>
          <w:ins w:id="64" w:author="Eric Doversbergetr" w:date="2026-09-26T15:15:00Z" w16du:dateUtc="2026-09-26T19:15:00Z"/>
        </w:rPr>
      </w:pPr>
      <w:ins w:id="65" w:author="Eric Doversbergetr" w:date="2026-09-26T15:15:00Z" w16du:dateUtc="2026-09-26T19:15:00Z">
        <w:r>
          <w:rPr>
            <w:rFonts w:ascii="Arial" w:hAnsi="Arial" w:cs="Arial"/>
            <w:color w:val="202122"/>
          </w:rPr>
          <w:t>she wrote poetry for the revolutionary </w:t>
        </w:r>
        <w:r>
          <w:fldChar w:fldCharType="begin"/>
        </w:r>
        <w:r>
          <w:instrText>HYPERLINK "https://en.wikipedia.org/wiki/Young_Irelanders" \o "Young Irelanders"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  <w:r>
          <w:fldChar w:fldCharType="end"/>
        </w:r>
        <w:r>
          <w:rPr>
            <w:rFonts w:ascii="Arial" w:hAnsi="Arial" w:cs="Arial"/>
            <w:color w:val="202122"/>
          </w:rPr>
          <w:t> in 1848; she was a lifelong </w:t>
        </w:r>
        <w:r>
          <w:fldChar w:fldCharType="begin"/>
        </w:r>
        <w:r>
          <w:instrText>HYPERLINK "https://en.wikipedia.org/wiki/Irish_nationalism" \o "Irish nationalism"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  <w:r>
          <w:fldChar w:fldCharType="begin"/>
        </w:r>
        <w:r>
          <w:instrText>HYPERLINK "https://en.wikipedia.org/wiki/Oscar_Wilde" \l "cite_note-Parents-10"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Jane Wilde read the Young Irelanders' poetry to Willie and Oscar, inculcating a love of these poets in her sons.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Her interest in the neo-classical</w:t>
        </w:r>
      </w:ins>
    </w:p>
    <w:p w14:paraId="106CC53F" w14:textId="77777777" w:rsidR="00B8258C" w:rsidRDefault="00B8258C" w:rsidP="00B8258C">
      <w:pPr>
        <w:pStyle w:val="Heading2"/>
        <w:ind w:firstLine="0"/>
        <w:rPr>
          <w:ins w:id="66" w:author="Eric Doversbergetr" w:date="2026-09-26T15:15:00Z" w16du:dateUtc="2026-09-26T19:15:00Z"/>
        </w:rPr>
      </w:pPr>
      <w:bookmarkStart w:id="67" w:name="_Toc359077859"/>
      <w:ins w:id="68" w:author="Eric Doversbergetr" w:date="2026-09-26T15:15:00Z" w16du:dateUtc="2026-09-26T19:15:00Z">
        <w:r>
          <w:t>Dropcaps</w:t>
        </w:r>
        <w:bookmarkEnd w:id="67"/>
      </w:ins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ins w:id="69" w:author="Eric Doversbergetr" w:date="2026-09-26T15:15:00Z" w16du:dateUtc="2026-09-26T19:15:00Z"/>
          <w:position w:val="-10"/>
          <w:sz w:val="117"/>
        </w:rPr>
      </w:pPr>
      <w:ins w:id="70" w:author="Eric Doversbergetr" w:date="2026-09-26T15:15:00Z" w16du:dateUtc="2026-09-26T19:15:00Z">
        <w:r w:rsidRPr="004C7966">
          <w:rPr>
            <w:position w:val="-10"/>
            <w:sz w:val="117"/>
          </w:rPr>
          <w:t>D</w:t>
        </w:r>
      </w:ins>
    </w:p>
    <w:p w14:paraId="4E5AE76B" w14:textId="22998529" w:rsidR="00B8258C" w:rsidRDefault="00B8258C" w:rsidP="00B8258C">
      <w:pPr>
        <w:spacing w:before="600"/>
        <w:ind w:firstLine="0"/>
        <w:rPr>
          <w:ins w:id="71" w:author="Eric Doversbergetr" w:date="2026-09-26T15:15:00Z" w16du:dateUtc="2026-09-26T19:15:00Z"/>
        </w:rPr>
      </w:pPr>
      <w:ins w:id="72" w:author="Eric Doversbergetr" w:date="2026-09-26T15:15:00Z" w16du:dateUtc="2026-09-26T19:15:00Z">
        <w:r>
          <w:t xml:space="preserve">rop the base. </w:t>
        </w:r>
        <w:r w:rsidRPr="00B8258C">
          <w:t>EDM, or Electronic Dance Music, is a broad genre of music characterized by its electronic instrumentation and focus on rhythms for dancing, primarily made for nightclubs, raves</w:t>
        </w:r>
        <w:r>
          <w:t>…</w:t>
        </w:r>
      </w:ins>
    </w:p>
    <w:p w14:paraId="4FDDE9A2" w14:textId="3140CED1" w:rsidR="00B8258C" w:rsidRDefault="004B02A2" w:rsidP="00B8258C">
      <w:pPr>
        <w:pStyle w:val="Heading1"/>
        <w:rPr>
          <w:ins w:id="73" w:author="Eric Doversbergetr" w:date="2026-09-26T15:15:00Z" w16du:dateUtc="2026-09-26T19:15:00Z"/>
        </w:rPr>
      </w:pPr>
      <w:ins w:id="74" w:author="Eric Doversbergetr" w:date="2026-09-26T15:15:00Z" w16du:dateUtc="2026-09-26T19:15:00Z">
        <w:r>
          <w:t xml:space="preserve">Lots of </w:t>
        </w:r>
        <w:r w:rsidR="00B37BA3">
          <w:t>text-</w:t>
        </w:r>
        <w:r>
          <w:t>image positioning options!</w:t>
        </w:r>
      </w:ins>
    </w:p>
    <w:p w14:paraId="7F2B81DC" w14:textId="35E6D267" w:rsidR="00B8258C" w:rsidRDefault="004B02A2" w:rsidP="00B8258C">
      <w:pPr>
        <w:rPr>
          <w:ins w:id="75" w:author="Eric Doversbergetr" w:date="2026-09-26T15:15:00Z" w16du:dateUtc="2026-09-26T19:15:00Z"/>
        </w:rPr>
      </w:pPr>
      <w:ins w:id="76" w:author="Eric Doversbergetr" w:date="2026-09-26T15:15:00Z" w16du:dateUtc="2026-09-26T19:15:00Z">
        <w:r>
          <w:t>Some images are inline like this:</w:t>
        </w:r>
        <w:r w:rsidR="00B8258C">
          <w:t xml:space="preserve"> </w: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t xml:space="preserve">. </w:t>
        </w:r>
        <w:r w:rsidR="00B8258C">
          <w:br/>
        </w:r>
        <w:r w:rsidR="00B8258C">
          <w:br/>
        </w:r>
      </w:ins>
    </w:p>
    <w:p w14:paraId="5B7B3AE2" w14:textId="4B8E196D" w:rsidR="00B8258C" w:rsidRDefault="00B8258C" w:rsidP="004B02A2">
      <w:pPr>
        <w:rPr>
          <w:ins w:id="77" w:author="Eric Doversbergetr" w:date="2026-09-26T15:15:00Z" w16du:dateUtc="2026-09-26T19:15:00Z"/>
        </w:rPr>
      </w:pPr>
      <w:ins w:id="78" w:author="Eric Doversbergetr" w:date="2026-09-26T15:15:00Z" w16du:dateUtc="2026-09-26T19:15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t>And some anchored/abs-positioned (left/right). And some are block images:</w:t>
        </w:r>
      </w:ins>
    </w:p>
    <w:p w14:paraId="218EE25F" w14:textId="318551B4" w:rsidR="00B8258C" w:rsidRDefault="00B8258C" w:rsidP="00B8258C">
      <w:pPr>
        <w:rPr>
          <w:ins w:id="79" w:author="Eric Doversbergetr" w:date="2026-09-26T15:15:00Z" w16du:dateUtc="2026-09-26T19:15:00Z"/>
        </w:rPr>
      </w:pPr>
      <w:ins w:id="80" w:author="Eric Doversbergetr" w:date="2026-09-26T15:15:00Z" w16du:dateUtc="2026-09-26T19:15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</w:p>
    <w:p w14:paraId="7BAC5CF0" w14:textId="77777777" w:rsidR="00B8258C" w:rsidRDefault="00B8258C" w:rsidP="00B8258C">
      <w:pPr>
        <w:spacing w:before="600"/>
        <w:ind w:firstLine="0"/>
        <w:rPr>
          <w:ins w:id="81" w:author="Eric Doversbergetr" w:date="2026-09-26T15:15:00Z" w16du:dateUtc="2026-09-26T19:15:00Z"/>
        </w:rPr>
      </w:pPr>
    </w:p>
    <w:p w14:paraId="2EEF9783" w14:textId="6C9815A2" w:rsidR="00B37BA3" w:rsidRDefault="0095460A" w:rsidP="00B8258C">
      <w:pPr>
        <w:spacing w:before="600"/>
        <w:ind w:firstLine="0"/>
        <w:rPr>
          <w:ins w:id="82" w:author="Eric Doversbergetr" w:date="2026-09-26T15:15:00Z" w16du:dateUtc="2026-09-26T19:15:00Z"/>
        </w:rPr>
      </w:pPr>
      <w:ins w:id="83" w:author="Eric Doversbergetr" w:date="2026-09-26T15:15:00Z" w16du:dateUtc="2026-09-26T19:15:00Z">
        <w:r>
          <w:t xml:space="preserve">We also force some test to </w:t>
        </w:r>
        <w:r w:rsidRPr="00C95FFA">
          <w:rPr>
            <w:strike/>
          </w:rPr>
          <w:t>UPPERCASE</w:t>
        </w:r>
        <w:r>
          <w:t>. And LOWERCASE. And Caps</w:t>
        </w:r>
        <w:r w:rsidR="00B37BA3">
          <w:t>.</w:t>
        </w:r>
      </w:ins>
    </w:p>
    <w:p w14:paraId="3C8FDCC7" w14:textId="00C37342" w:rsidR="00B37BA3" w:rsidRDefault="00B37BA3" w:rsidP="00B8258C">
      <w:pPr>
        <w:spacing w:before="600"/>
        <w:ind w:firstLine="0"/>
        <w:rPr>
          <w:ins w:id="84" w:author="Eric Doversbergetr" w:date="2026-09-26T15:15:00Z" w16du:dateUtc="2026-09-26T19:15:00Z"/>
        </w:rPr>
      </w:pPr>
      <w:ins w:id="85" w:author="Eric Doversbergetr" w:date="2026-09-26T15:15:00Z" w16du:dateUtc="2026-09-26T19:15:00Z">
        <w:r>
          <w:t>And page numbers:</w:t>
        </w:r>
      </w:ins>
    </w:p>
    <w:p w14:paraId="2CC79704" w14:textId="22549BB3" w:rsidR="00B37BA3" w:rsidRDefault="00B37BA3" w:rsidP="00B8258C">
      <w:pPr>
        <w:spacing w:before="600"/>
        <w:ind w:firstLine="0"/>
        <w:rPr>
          <w:ins w:id="86" w:author="Eric Doversbergetr" w:date="2026-09-26T15:15:00Z" w16du:dateUtc="2026-09-26T19:15:00Z"/>
          <w:rFonts w:ascii="Times New Roman" w:hAnsi="Times New Roman"/>
        </w:rPr>
      </w:pPr>
      <w:ins w:id="87" w:author="Eric Doversbergetr" w:date="2026-09-26T15:15:00Z" w16du:dateUtc="2026-09-26T19:15:00Z">
        <w:r>
          <w:rPr>
            <w:rFonts w:ascii="Times New Roman" w:hAnsi="Times New Roman"/>
          </w:rPr>
          <w:tab/>
          <w:t xml:space="preserve">Auto-page:- </w: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 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3</w: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t xml:space="preserve"> –</w:t>
        </w:r>
      </w:ins>
    </w:p>
    <w:p w14:paraId="0F4E3B16" w14:textId="387C0BF6" w:rsidR="00B37BA3" w:rsidRDefault="00B37BA3" w:rsidP="00B8258C">
      <w:pPr>
        <w:spacing w:before="600"/>
        <w:ind w:firstLine="0"/>
        <w:rPr>
          <w:ins w:id="88" w:author="Eric Doversbergetr" w:date="2026-09-26T15:15:00Z" w16du:dateUtc="2026-09-26T19:15:00Z"/>
          <w:rFonts w:ascii="Times New Roman" w:hAnsi="Times New Roman"/>
        </w:rPr>
      </w:pPr>
      <w:ins w:id="89" w:author="Eric Doversbergetr" w:date="2026-09-26T15:15:00Z" w16du:dateUtc="2026-09-26T19:15:00Z">
        <w:r w:rsidRPr="00B37BA3">
          <w:rPr>
            <w:rFonts w:ascii="Times New Roman" w:hAnsi="Times New Roman"/>
          </w:rPr>
          <w:t xml:space="preserve">Page </w: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instrText xml:space="preserve"> PAGE </w: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3</w: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t xml:space="preserve"> of </w: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instrText xml:space="preserve"> NUMPAGES </w: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4</w:t>
        </w:r>
        <w:r w:rsidRPr="00B37BA3">
          <w:rPr>
            <w:rFonts w:ascii="Times New Roman" w:hAnsi="Times New Roman"/>
          </w:rPr>
          <w:fldChar w:fldCharType="end"/>
        </w:r>
      </w:ins>
    </w:p>
    <w:p w14:paraId="7E5BA258" w14:textId="5702407E" w:rsidR="00B37BA3" w:rsidRDefault="00B37BA3" w:rsidP="00B8258C">
      <w:pPr>
        <w:spacing w:before="600"/>
        <w:ind w:firstLine="0"/>
        <w:rPr>
          <w:ins w:id="90" w:author="Eric Doversbergetr" w:date="2026-09-26T15:15:00Z" w16du:dateUtc="2026-09-26T19:15:00Z"/>
          <w:rFonts w:ascii="Times New Roman" w:hAnsi="Times New Roman"/>
        </w:rPr>
      </w:pPr>
      <w:commentRangeStart w:id="91"/>
      <w:ins w:id="92" w:author="Eric Doversbergetr" w:date="2026-09-26T15:15:00Z" w16du:dateUtc="2026-09-26T19:15:00Z">
        <w:r>
          <w:rPr>
            <w:rFonts w:ascii="Times New Roman" w:hAnsi="Times New Roman"/>
          </w:rPr>
          <w:t>And we have comments~!</w:t>
        </w:r>
        <w:commentRangeEnd w:id="91"/>
        <w:r>
          <w:rPr>
            <w:rStyle w:val="CommentReference"/>
            <w:rFonts w:ascii="Times New Roman" w:hAnsi="Times New Roman"/>
            <w:sz w:val="24"/>
            <w:szCs w:val="22"/>
          </w:rPr>
          <w:commentReference w:id="91"/>
        </w:r>
      </w:ins>
    </w:p>
    <w:p w14:paraId="7855F71A" w14:textId="5AF2946F" w:rsidR="00B37BA3" w:rsidRDefault="00B37BA3" w:rsidP="00B8258C">
      <w:pPr>
        <w:spacing w:before="600"/>
        <w:ind w:firstLine="0"/>
        <w:rPr>
          <w:ins w:id="93" w:author="Eric Doversbergetr" w:date="2026-09-26T15:15:00Z" w16du:dateUtc="2026-09-26T19:15:00Z"/>
          <w:rFonts w:ascii="Times New Roman" w:hAnsi="Times New Roman"/>
        </w:rPr>
      </w:pPr>
      <w:ins w:id="94" w:author="Eric Doversbergetr" w:date="2026-09-26T15:15:00Z" w16du:dateUtc="2026-09-26T19:15:00Z">
        <w:r>
          <w:rPr>
            <w:rFonts w:ascii="Times New Roman" w:hAnsi="Times New Roman"/>
          </w:rPr>
          <w:t>And suggested change</w:t>
        </w:r>
      </w:ins>
    </w:p>
    <w:p w14:paraId="668FE3C8" w14:textId="77777777" w:rsidR="00B37BA3" w:rsidRDefault="00B37BA3" w:rsidP="00B8258C">
      <w:pPr>
        <w:spacing w:before="600"/>
        <w:ind w:firstLine="0"/>
        <w:rPr>
          <w:ins w:id="95" w:author="Eric Doversbergetr" w:date="2026-09-26T15:15:00Z" w16du:dateUtc="2026-09-26T19:15:00Z"/>
        </w:rPr>
      </w:pPr>
    </w:p>
    <w:p w14:paraId="0DA95969" w14:textId="77777777" w:rsidR="00B8258C" w:rsidRDefault="00B8258C" w:rsidP="00B8258C">
      <w:pPr>
        <w:spacing w:before="600"/>
        <w:ind w:firstLine="0"/>
        <w:rPr>
          <w:ins w:id="96" w:author="Eric Doversbergetr" w:date="2026-09-26T15:15:00Z" w16du:dateUtc="2026-09-26T19:15:00Z"/>
        </w:rPr>
      </w:pPr>
    </w:p>
    <w:p w14:paraId="57FD32A2" w14:textId="77777777" w:rsidR="00B8258C" w:rsidRDefault="00B8258C" w:rsidP="00B8258C">
      <w:pPr>
        <w:spacing w:before="600"/>
        <w:ind w:firstLine="0"/>
        <w:rPr>
          <w:ins w:id="97" w:author="Eric Doversbergetr" w:date="2026-09-26T15:15:00Z" w16du:dateUtc="2026-09-26T19:15:00Z"/>
        </w:rPr>
      </w:pPr>
    </w:p>
    <w:p w14:paraId="14121DEC" w14:textId="77777777" w:rsidR="000E6136" w:rsidRDefault="000E6136" w:rsidP="00A900CE">
      <w:pPr>
        <w:ind w:firstLine="0"/>
        <w:rPr>
          <w:ins w:id="98" w:author="Eric Doversbergetr" w:date="2026-09-26T15:15:00Z" w16du:dateUtc="2026-09-26T19:15:00Z"/>
        </w:rPr>
      </w:pPr>
    </w:p>
    <w:p w14:paraId="1D400E32" w14:textId="2CBF510E" w:rsidR="00A900CE" w:rsidRDefault="00A900CE" w:rsidP="00A900CE">
      <w:pPr>
        <w:ind w:firstLine="0"/>
        <w:rPr>
          <w:ins w:id="99" w:author="Eric Doversbergetr" w:date="2026-09-26T15:15:00Z" w16du:dateUtc="2026-09-26T19:15:00Z"/>
        </w:rPr>
      </w:pPr>
      <w:ins w:id="100" w:author="Eric Doversbergetr" w:date="2026-09-26T15:15:00Z" w16du:dateUtc="2026-09-26T19:15:00Z">
        <w:r>
          <w:t>And there can be empty pages:</w:t>
        </w:r>
      </w:ins>
    </w:p>
    <w:p w14:paraId="1EB27D1B" w14:textId="7A4249D9" w:rsidR="003C58BC" w:rsidRDefault="003C58BC" w:rsidP="00354549">
      <w:pPr>
        <w:ind w:firstLine="0"/>
      </w:pPr>
    </w:p>
    <w:sectPr w:rsidR="003C58BC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6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  <w:comment w:id="91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C17FA99" w15:done="0"/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04553A" w16cex:dateUtc="2025-02-13T03:47:00Z"/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C17FA99" w16cid:durableId="3804553A"/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F0BE7A" w14:textId="77777777" w:rsidR="0038685F" w:rsidRDefault="0038685F" w:rsidP="00B37BA3">
      <w:pPr>
        <w:spacing w:line="240" w:lineRule="auto"/>
        <w:pPrChange w:id="17" w:author="Eric Doversbergetr" w:date="2026-09-26T15:15:00Z" w16du:dateUtc="2026-09-26T19:15:00Z">
          <w:pPr/>
        </w:pPrChange>
      </w:pPr>
      <w:r>
        <w:separator/>
      </w:r>
    </w:p>
  </w:endnote>
  <w:endnote w:type="continuationSeparator" w:id="0">
    <w:p w14:paraId="1243CF62" w14:textId="77777777" w:rsidR="0038685F" w:rsidRDefault="0038685F" w:rsidP="00B37BA3">
      <w:pPr>
        <w:spacing w:line="240" w:lineRule="auto"/>
        <w:pPrChange w:id="18" w:author="Eric Doversbergetr" w:date="2026-09-26T15:15:00Z" w16du:dateUtc="2026-09-26T19:15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D299EF" w14:textId="4E1DD672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101" w:author="Eric Doversbergetr" w:date="2026-09-26T15:15:00Z" w16du:dateUtc="2026-09-26T19:15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25132B14" w14:textId="77777777" w:rsidR="00354549" w:rsidRDefault="00354549" w:rsidP="00B37BA3">
    <w:pPr>
      <w:pStyle w:val="Footer"/>
      <w:ind w:right="360"/>
      <w:pPrChange w:id="102" w:author="Eric Doversbergetr" w:date="2026-09-26T15:15:00Z" w16du:dateUtc="2026-09-26T19:15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CBCF8" w14:textId="6A564BA5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103" w:author="Eric Doversbergetr" w:date="2026-09-26T15:15:00Z" w16du:dateUtc="2026-09-26T19:15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2</w:t>
      </w:r>
      <w:r>
        <w:rPr>
          <w:rStyle w:val="PageNumber"/>
        </w:rPr>
        <w:fldChar w:fldCharType="end"/>
      </w:r>
    </w:ins>
  </w:p>
  <w:p w14:paraId="7FD1FB42" w14:textId="77777777" w:rsidR="00354549" w:rsidRDefault="00354549" w:rsidP="00B37BA3">
    <w:pPr>
      <w:pStyle w:val="Footer"/>
      <w:ind w:right="360"/>
      <w:pPrChange w:id="104" w:author="Eric Doversbergetr" w:date="2026-09-26T15:15:00Z" w16du:dateUtc="2026-09-26T19:1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403750" w14:textId="77777777" w:rsidR="0038685F" w:rsidRDefault="0038685F" w:rsidP="00B37BA3">
      <w:pPr>
        <w:spacing w:line="240" w:lineRule="auto"/>
        <w:pPrChange w:id="15" w:author="Eric Doversbergetr" w:date="2026-09-26T15:15:00Z" w16du:dateUtc="2026-09-26T19:15:00Z">
          <w:pPr/>
        </w:pPrChange>
      </w:pPr>
      <w:r>
        <w:separator/>
      </w:r>
    </w:p>
  </w:footnote>
  <w:footnote w:type="continuationSeparator" w:id="0">
    <w:p w14:paraId="036A3A57" w14:textId="77777777" w:rsidR="0038685F" w:rsidRDefault="0038685F" w:rsidP="00B37BA3">
      <w:pPr>
        <w:spacing w:line="240" w:lineRule="auto"/>
        <w:pPrChange w:id="16" w:author="Eric Doversbergetr" w:date="2026-09-26T15:15:00Z" w16du:dateUtc="2026-09-26T19:15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6154F9" w14:textId="77777777" w:rsidR="00354549" w:rsidRDefault="00354549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Eric Doversbergetr">
    <w15:presenceInfo w15:providerId="AD" w15:userId="S::eric@harbourclients.com::429b556c-9450-458a-93f8-582620d08470"/>
  </w15:person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04408E"/>
    <w:rsid w:val="000E6136"/>
    <w:rsid w:val="001321F7"/>
    <w:rsid w:val="00354549"/>
    <w:rsid w:val="00360F1B"/>
    <w:rsid w:val="0038685F"/>
    <w:rsid w:val="003C1D14"/>
    <w:rsid w:val="003C58BC"/>
    <w:rsid w:val="0045155D"/>
    <w:rsid w:val="004B02A2"/>
    <w:rsid w:val="007D64BB"/>
    <w:rsid w:val="007F16E3"/>
    <w:rsid w:val="00835ADC"/>
    <w:rsid w:val="008A1DF4"/>
    <w:rsid w:val="008B0B28"/>
    <w:rsid w:val="00931F1A"/>
    <w:rsid w:val="0095460A"/>
    <w:rsid w:val="00957044"/>
    <w:rsid w:val="00A4510A"/>
    <w:rsid w:val="00A900CE"/>
    <w:rsid w:val="00AF4127"/>
    <w:rsid w:val="00B37BA3"/>
    <w:rsid w:val="00B8258C"/>
    <w:rsid w:val="00C95FFA"/>
    <w:rsid w:val="00CE3856"/>
    <w:rsid w:val="00D128C0"/>
    <w:rsid w:val="00D46AC3"/>
    <w:rsid w:val="00E8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line="276" w:lineRule="auto"/>
      <w:ind w:firstLine="432"/>
      <w:pPrChange w:id="0" w:author="Eric Doversbergetr" w:date="2026-09-26T15:15:00Z">
        <w:pPr/>
      </w:pPrChange>
    </w:pPr>
    <w:rPr>
      <w:rFonts w:ascii="Ubuntu" w:hAnsi="Ubuntu" w:cstheme="minorBidi"/>
      <w:kern w:val="0"/>
      <w:szCs w:val="22"/>
      <w14:ligatures w14:val="none"/>
      <w:rPrChange w:id="0" w:author="Eric Doversbergetr" w:date="2026-09-26T15:15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5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136"/>
    <w:pPr>
      <w:keepNext/>
      <w:keepLines/>
      <w:spacing w:before="160" w:after="80"/>
      <w:outlineLvl w:val="2"/>
      <w:pPrChange w:id="1" w:author="Eric Doversbergetr" w:date="2026-09-26T15:15:00Z">
        <w:pPr>
          <w:keepNext/>
          <w:keepLines/>
          <w:spacing w:before="160" w:after="80" w:line="276" w:lineRule="auto"/>
          <w:ind w:firstLine="432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1" w:author="Eric Doversbergetr" w:date="2026-09-26T15:15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  <w:pPrChange w:id="2" w:author="Eric Doversbergetr" w:date="2026-09-26T15:15:00Z">
        <w:pPr>
          <w:keepNext/>
          <w:keepLines/>
          <w:spacing w:before="80" w:after="40" w:line="276" w:lineRule="auto"/>
          <w:ind w:firstLine="432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2" w:author="Eric Doversbergetr" w:date="2026-09-26T15:15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4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  <w:pPrChange w:id="3" w:author="Eric Doversbergetr" w:date="2026-09-26T15:15:00Z">
        <w:pPr>
          <w:keepNext/>
          <w:keepLines/>
          <w:spacing w:before="80" w:after="40" w:line="276" w:lineRule="auto"/>
          <w:ind w:firstLine="432"/>
          <w:outlineLvl w:val="4"/>
        </w:pPr>
      </w:pPrChange>
    </w:pPr>
    <w:rPr>
      <w:rFonts w:eastAsiaTheme="majorEastAsia" w:cstheme="majorBidi"/>
      <w:color w:val="0F4761" w:themeColor="accent1" w:themeShade="BF"/>
      <w:rPrChange w:id="3" w:author="Eric Doversbergetr" w:date="2026-09-26T15:15:00Z">
        <w:rPr>
          <w:rFonts w:asciiTheme="minorHAnsi" w:eastAsiaTheme="majorEastAsia" w:hAnsiTheme="minorHAnsi" w:cstheme="majorBidi"/>
          <w:color w:val="0F4761" w:themeColor="accent1" w:themeShade="BF"/>
          <w:sz w:val="24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  <w:pPrChange w:id="4" w:author="Eric Doversbergetr" w:date="2026-09-26T15:15:00Z">
        <w:pPr>
          <w:keepNext/>
          <w:keepLines/>
          <w:spacing w:before="40" w:line="276" w:lineRule="auto"/>
          <w:ind w:firstLine="432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4" w:author="Eric Doversbergetr" w:date="2026-09-26T15:15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4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  <w:pPrChange w:id="5" w:author="Eric Doversbergetr" w:date="2026-09-26T15:15:00Z">
        <w:pPr>
          <w:keepNext/>
          <w:keepLines/>
          <w:spacing w:before="40" w:line="276" w:lineRule="auto"/>
          <w:ind w:firstLine="432"/>
          <w:outlineLvl w:val="6"/>
        </w:pPr>
      </w:pPrChange>
    </w:pPr>
    <w:rPr>
      <w:rFonts w:eastAsiaTheme="majorEastAsia" w:cstheme="majorBidi"/>
      <w:color w:val="595959" w:themeColor="text1" w:themeTint="A6"/>
      <w:rPrChange w:id="5" w:author="Eric Doversbergetr" w:date="2026-09-26T15:15:00Z">
        <w:rPr>
          <w:rFonts w:asciiTheme="minorHAnsi" w:eastAsiaTheme="majorEastAsia" w:hAnsiTheme="minorHAnsi" w:cstheme="majorBidi"/>
          <w:color w:val="595959" w:themeColor="text1" w:themeTint="A6"/>
          <w:sz w:val="24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  <w:pPrChange w:id="6" w:author="Eric Doversbergetr" w:date="2026-09-26T15:15:00Z">
        <w:pPr>
          <w:keepNext/>
          <w:keepLines/>
          <w:spacing w:line="276" w:lineRule="auto"/>
          <w:ind w:firstLine="432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6" w:author="Eric Doversbergetr" w:date="2026-09-26T15:15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4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  <w:pPrChange w:id="7" w:author="Eric Doversbergetr" w:date="2026-09-26T15:15:00Z">
        <w:pPr>
          <w:keepNext/>
          <w:keepLines/>
          <w:spacing w:line="276" w:lineRule="auto"/>
          <w:ind w:firstLine="432"/>
          <w:outlineLvl w:val="8"/>
        </w:pPr>
      </w:pPrChange>
    </w:pPr>
    <w:rPr>
      <w:rFonts w:eastAsiaTheme="majorEastAsia" w:cstheme="majorBidi"/>
      <w:color w:val="272727" w:themeColor="text1" w:themeTint="D8"/>
      <w:rPrChange w:id="7" w:author="Eric Doversbergetr" w:date="2026-09-26T15:15:00Z">
        <w:rPr>
          <w:rFonts w:asciiTheme="minorHAnsi" w:eastAsiaTheme="majorEastAsia" w:hAnsiTheme="minorHAnsi" w:cstheme="majorBidi"/>
          <w:color w:val="272727" w:themeColor="text1" w:themeTint="D8"/>
          <w:sz w:val="24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55D"/>
    <w:rPr>
      <w:rFonts w:ascii="Ubuntu" w:eastAsiaTheme="majorEastAsia" w:hAnsi="Ubuntu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="Ubuntu" w:eastAsiaTheme="majorEastAsia" w:hAnsi="Ubuntu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="Ubuntu" w:eastAsiaTheme="majorEastAsia" w:hAnsi="Ubuntu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="Ubuntu" w:eastAsiaTheme="majorEastAsia" w:hAnsi="Ubuntu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="Ubuntu" w:eastAsiaTheme="majorEastAsia" w:hAnsi="Ubuntu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="Ubuntu" w:eastAsiaTheme="majorEastAsia" w:hAnsi="Ubuntu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="Ubuntu" w:eastAsiaTheme="majorEastAsia" w:hAnsi="Ubuntu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  <w:pPrChange w:id="8" w:author="Eric Doversbergetr" w:date="2026-09-26T15:15:00Z">
        <w:pPr>
          <w:spacing w:after="80" w:line="276" w:lineRule="auto"/>
          <w:ind w:firstLine="432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8" w:author="Eric Doversbergetr" w:date="2026-09-26T15:1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  <w:pPrChange w:id="9" w:author="Eric Doversbergetr" w:date="2026-09-26T15:15:00Z">
        <w:pPr>
          <w:numPr>
            <w:ilvl w:val="1"/>
          </w:numPr>
          <w:spacing w:after="160" w:line="276" w:lineRule="auto"/>
          <w:ind w:firstLine="432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9" w:author="Eric Doversbergetr" w:date="2026-09-26T15:15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  <w:pPrChange w:id="10" w:author="Eric Doversbergetr" w:date="2026-09-26T15:15:00Z">
        <w:pPr>
          <w:spacing w:before="160" w:after="160" w:line="276" w:lineRule="auto"/>
          <w:ind w:firstLine="432"/>
          <w:jc w:val="center"/>
        </w:pPr>
      </w:pPrChange>
    </w:pPr>
    <w:rPr>
      <w:i/>
      <w:iCs/>
      <w:color w:val="404040" w:themeColor="text1" w:themeTint="BF"/>
      <w:rPrChange w:id="10" w:author="Eric Doversbergetr" w:date="2026-09-26T15:15:00Z">
        <w:rPr>
          <w:rFonts w:ascii="Ubuntu" w:eastAsiaTheme="minorHAnsi" w:hAnsi="Ubuntu" w:cstheme="minorBidi"/>
          <w:i/>
          <w:iCs/>
          <w:color w:val="404040" w:themeColor="text1" w:themeTint="BF"/>
          <w:sz w:val="24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rFonts w:ascii="Ubuntu" w:hAnsi="Ubuntu" w:cstheme="minorBidi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  <w:pPrChange w:id="11" w:author="Eric Doversbergetr" w:date="2026-09-26T15:15:00Z">
        <w:pPr>
          <w:spacing w:line="276" w:lineRule="auto"/>
          <w:ind w:firstLine="432"/>
        </w:pPr>
      </w:pPrChange>
    </w:pPr>
    <w:rPr>
      <w:sz w:val="20"/>
      <w:szCs w:val="20"/>
      <w:rPrChange w:id="11" w:author="Eric Doversbergetr" w:date="2026-09-26T15:15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rFonts w:ascii="Ubuntu" w:hAnsi="Ubuntu" w:cstheme="minorBid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rFonts w:ascii="Ubuntu" w:hAnsi="Ubuntu" w:cstheme="minorBidi"/>
      <w:b/>
      <w:bCs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354549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35454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54549"/>
    <w:rPr>
      <w:color w:val="0000FF"/>
      <w:u w:val="single"/>
    </w:rPr>
  </w:style>
  <w:style w:type="character" w:customStyle="1" w:styleId="cite-bracket">
    <w:name w:val="cite-bracket"/>
    <w:basedOn w:val="DefaultParagraphFont"/>
    <w:rsid w:val="00354549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  <w:pPrChange w:id="12" w:author="Eric Doversbergetr" w:date="2026-09-26T15:15:00Z">
        <w:pPr>
          <w:spacing w:before="100" w:beforeAutospacing="1" w:after="100" w:afterAutospacing="1" w:line="276" w:lineRule="auto"/>
          <w:ind w:firstLine="432"/>
        </w:pPr>
      </w:pPrChange>
    </w:pPr>
    <w:rPr>
      <w:rFonts w:ascii="Times New Roman" w:eastAsia="Times New Roman" w:hAnsi="Times New Roman" w:cs="Times New Roman"/>
      <w:szCs w:val="24"/>
      <w:rPrChange w:id="12" w:author="Eric Doversbergetr" w:date="2026-09-26T15:15:00Z">
        <w:rPr>
          <w:sz w:val="24"/>
          <w:szCs w:val="22"/>
          <w:lang w:val="en-US" w:eastAsia="en-US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  <w:pPrChange w:id="13" w:author="Eric Doversbergetr" w:date="2026-09-26T15:15:00Z">
        <w:pPr>
          <w:tabs>
            <w:tab w:val="center" w:pos="4680"/>
            <w:tab w:val="right" w:pos="9360"/>
          </w:tabs>
          <w:spacing w:line="276" w:lineRule="auto"/>
          <w:ind w:firstLine="432"/>
        </w:pPr>
      </w:pPrChange>
    </w:pPr>
    <w:rPr>
      <w:rPrChange w:id="13" w:author="Eric Doversbergetr" w:date="2026-09-26T15:15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354549"/>
    <w:rPr>
      <w:rFonts w:ascii="Ubuntu" w:hAnsi="Ubuntu" w:cstheme="minorBidi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354549"/>
  </w:style>
  <w:style w:type="paragraph" w:styleId="Revision">
    <w:name w:val="Revision"/>
    <w:hidden/>
    <w:uiPriority w:val="99"/>
    <w:semiHidden/>
    <w:rsid w:val="00B37BA3"/>
    <w:pPr>
      <w:pPrChange w:id="14" w:author="Eric Doversbergetr" w:date="2026-09-26T15:15:00Z">
        <w:pPr/>
      </w:pPrChange>
    </w:pPr>
    <w:rPr>
      <w:rFonts w:ascii="Ubuntu" w:hAnsi="Ubuntu" w:cstheme="minorBidi"/>
      <w:kern w:val="0"/>
      <w:szCs w:val="22"/>
      <w14:ligatures w14:val="none"/>
      <w:rPrChange w:id="14" w:author="Eric Doversbergetr" w:date="2026-09-26T15:15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3545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4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2025-02-13T03:47:00Z</dcterms:created>
  <dcterms:modified xsi:type="dcterms:W3CDTF">2026-09-26T19:15:00Z</dcterms:modified>
</cp:coreProperties>
</file>