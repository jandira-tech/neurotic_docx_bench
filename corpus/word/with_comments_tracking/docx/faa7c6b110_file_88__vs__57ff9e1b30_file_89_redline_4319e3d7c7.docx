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77777777" w:rsidR="00A05E63" w:rsidRDefault="00A05E63">
      <w:pPr>
        <w:rPr>
          <w:rPrChange w:id="9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0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11" w:author="Arthur Souza Rodrigues" w:date="2026-07-10T21:46:00Z" w16du:dateUtc="2026-07-11T01:46:00Z">
        <w:r w:rsidR="0072022F">
          <w:t>89</w:t>
        </w:r>
      </w:ins>
      <w:del w:id="12" w:author="Arthur Souza Rodrigues" w:date="2026-07-10T21:46:00Z" w16du:dateUtc="2026-07-11T01:46:00Z">
        <w:r>
          <w:rPr>
            <w:b/>
            <w:bCs/>
          </w:rPr>
          <w:delText>88</w:delText>
        </w:r>
      </w:del>
      <w:r>
        <w:rPr>
          <w:rPrChange w:id="13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00000001" w14:textId="70A198DC" w:rsidR="001A1A9E" w:rsidRDefault="004C1528">
      <w:pPr>
        <w:rPr>
          <w:ins w:id="14" w:author="Arthur Souza Rodrigues" w:date="2026-07-10T21:46:00Z" w16du:dateUtc="2026-07-11T01:46:00Z"/>
        </w:rPr>
      </w:pPr>
      <w:ins w:id="15" w:author="Arthur Souza Rodrigues" w:date="2026-07-10T21:46:00Z" w16du:dateUtc="2026-07-11T01:46:00Z">
        <w:r>
          <w:t xml:space="preserve">I am a </w:t>
        </w:r>
        <w:commentRangeStart w:id="16"/>
        <w:r>
          <w:t>document</w:t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</w:ins>
    </w:p>
    <w:p w14:paraId="5A969090" w14:textId="18357AE6" w:rsidR="002E7DE0" w:rsidRDefault="004C1528">
      <w:pPr>
        <w:rPr>
          <w:del w:id="17" w:author="Arthur Souza Rodrigues" w:date="2026-07-10T21:46:00Z" w16du:dateUtc="2026-07-11T01:46:00Z"/>
        </w:rPr>
      </w:pPr>
      <w:commentRangeStart w:id="18"/>
      <w:ins w:id="19" w:author="Arthur Souza Rodrigues" w:date="2026-07-10T21:46:00Z" w16du:dateUtc="2026-07-11T01:46:00Z">
        <w:r>
          <w:t xml:space="preserve"> </w:t>
        </w:r>
        <w:commentRangeEnd w:id="18"/>
        <w:r>
          <w:rPr>
            <w:rStyle w:val="CommentReference"/>
            <w:b/>
            <w:bCs/>
            <w:sz w:val="22"/>
            <w:szCs w:val="20"/>
          </w:rPr>
          <w:commentReference w:id="18"/>
        </w:r>
      </w:ins>
      <w:del w:id="20" w:author="Arthur Souza Rodrigues" w:date="2026-07-10T21:46:00Z" w16du:dateUtc="2026-07-11T01:46:00Z">
        <w:r>
          <w:rPr>
            <w:b/>
            <w:bCs/>
          </w:rPr>
          <w:delText>Track Changes Suggesting Bold Demo</w:delText>
        </w:r>
      </w:del>
    </w:p>
    <w:p w14:paraId="5D34D65A" w14:textId="77777777" w:rsidR="002E7DE0" w:rsidRDefault="004C1528">
      <w:pPr>
        <w:rPr>
          <w:del w:id="21" w:author="Arthur Souza Rodrigues" w:date="2026-07-10T21:46:00Z" w16du:dateUtc="2026-07-11T01:46:00Z"/>
        </w:rPr>
      </w:pPr>
      <w:del w:id="22" w:author="Arthur Souza Rodrigues" w:date="2026-07-10T21:46:00Z" w16du:dateUtc="2026-07-11T01:46:00Z">
        <w:r>
          <w:rPr>
            <w:b/>
            <w:bCs/>
          </w:rPr>
          <w:delText>This document demonstrates Suggesting mode combined with bold formatting.</w:delText>
        </w:r>
      </w:del>
    </w:p>
    <w:p w14:paraId="4F102611" w14:textId="77777777" w:rsidR="002E7DE0" w:rsidRDefault="004C1528">
      <w:del w:id="23" w:author="Arthur Souza Rodrigues" w:date="2026-07-10T21:46:00Z" w16du:dateUtc="2026-07-11T01:46:00Z">
        <w:r>
          <w:rPr>
            <w:b/>
            <w:bCs/>
          </w:rPr>
          <w:delText>Suggestions appear as tracked changes for reviewer approval.</w:delText>
        </w:r>
      </w:del>
    </w:p>
    <w:sectPr w:rsidR="002E7DE0">
      <w:pgSz w:w="12240" w:h="15840"/>
      <w:pgMar w:top="1440" w:right="1440" w:bottom="1440" w:left="1440" w:header="720" w:footer="720" w:gutter="0"/>
      <w:pgNumType w:start="1"/>
      <w:cols w:space="720"/>
      <w:sectPrChange w:id="24" w:author="Arthur Souza Rodrigues" w:date="2026-07-10T21:46:00Z" w16du:dateUtc="2026-07-11T01:46:00Z">
        <w:sectPr w:rsidR="002E7DE0">
          <w:pgMar w:top="1440" w:right="1440" w:bottom="1440" w:left="1440" w:header="720" w:footer="720" w:gutter="0"/>
          <w:pgNumType w:start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4C1528">
        <w:rPr>
          <w:color w:val="000000"/>
        </w:rPr>
        <w:t>comment on text</w:t>
      </w:r>
    </w:p>
  </w:comment>
  <w:comment w:id="18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4C1528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0F4B22"/>
    <w:rsid w:val="001A1A9E"/>
    <w:rsid w:val="002E7DE0"/>
    <w:rsid w:val="0072022F"/>
    <w:rsid w:val="00A05E63"/>
    <w:rsid w:val="00D53FE7"/>
    <w:rsid w:val="00F7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Arthur Souza Rodrigues" w:date="2026-07-10T21:46:00Z">
        <w:pPr>
          <w:keepNext/>
          <w:keepLines/>
          <w:spacing w:before="400" w:after="12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Arthur Souza Rodrigues" w:date="2026-07-10T21:46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Arthur Souza Rodrigues" w:date="2026-07-10T21:46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Arthur Souza Rodrigues" w:date="2026-07-10T21:46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Arthur Souza Rodrigues" w:date="2026-07-10T21:46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Arthur Souza Rodrigues" w:date="2026-07-10T21:46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Arthur Souza Rodrigues" w:date="2026-07-10T21:46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Arthur Souza Rodrigues" w:date="2026-07-10T21:46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Arthur Souza Rodrigues" w:date="2026-07-10T21:46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szCs w:val="22"/>
      <w:lang w:val="en"/>
      <w:rPrChange w:id="4" w:author="Arthur Souza Rodrigues" w:date="2026-07-10T21:46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Arthur Souza Rodrigues" w:date="2026-07-10T21:46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szCs w:val="22"/>
      <w:lang w:val="en"/>
      <w:rPrChange w:id="5" w:author="Arthur Souza Rodrigues" w:date="2026-07-10T21:46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F4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F4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F4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F4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F4"/>
    <w:rPr>
      <w:rFonts w:ascii="Arial" w:eastAsia="Arial" w:hAnsi="Arial" w:cs="Arial"/>
      <w:color w:val="666666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F4"/>
    <w:rPr>
      <w:rFonts w:ascii="Arial" w:eastAsia="Arial" w:hAnsi="Arial" w:cs="Arial"/>
      <w:i/>
      <w:color w:val="666666"/>
      <w:szCs w:val="22"/>
      <w:lang w:val="en"/>
    </w:rPr>
  </w:style>
  <w:style w:type="table" w:customStyle="1" w:styleId="TableNormal0">
    <w:name w:val="TableNormal"/>
    <w:rsid w:val="00F73BF4"/>
    <w:pPr>
      <w:spacing w:after="0"/>
    </w:pPr>
    <w:rPr>
      <w:rFonts w:ascii="Arial" w:eastAsia="Arial" w:hAnsi="Arial" w:cs="Arial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Arthur Souza Rodrigues" w:date="2026-07-10T21:46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Arthur Souza Rodrigues" w:date="2026-07-10T21:46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73BF4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Arthur Souza Rodrigues" w:date="2026-07-10T21:46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Arthur Souza Rodrigues" w:date="2026-07-10T21:46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73BF4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Arthur Souza Rodrigues" w:date="2026-07-10T21:46:00Z">
        <w:pPr/>
      </w:pPrChange>
    </w:pPr>
    <w:rPr>
      <w:rFonts w:ascii="Arial" w:eastAsia="Arial" w:hAnsi="Arial" w:cs="Arial"/>
      <w:sz w:val="20"/>
      <w:lang w:val="en"/>
      <w:rPrChange w:id="8" w:author="Arthur Souza Rodrigues" w:date="2026-07-10T21:46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F4"/>
    <w:rPr>
      <w:rFonts w:ascii="Arial" w:eastAsia="Arial" w:hAnsi="Arial" w:cs="Arial"/>
      <w:sz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F73BF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2026-07-11T01:46:00Z</dcterms:modified>
</cp:coreProperties>
</file>