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FD7113" w14:textId="77777777" w:rsidR="007300AF" w:rsidRDefault="007300AF">
      <w:pPr>
        <w:rPr>
          <w:rPrChange w:id="7" w:author="Arthur Souza Rodrigues" w:date="2026-07-10T21:42:00Z" w16du:dateUtc="2026-07-11T01:42:00Z">
            <w:rPr>
              <w:rFonts w:ascii="&quot;Calibri&quot;, Arial, sans-serif" w:hAnsi="&quot;Calibri&quot;, Arial, sans-serif" w:cs="&quot;Calibri&quot;, Arial, sans-serif"/>
              <w:i/>
              <w:iCs/>
            </w:rPr>
          </w:rPrChange>
        </w:rPr>
      </w:pPr>
      <w:r>
        <w:rPr>
          <w:rPrChange w:id="8" w:author="Arthur Souza Rodrigues" w:date="2026-07-10T21:42:00Z" w16du:dateUtc="2026-07-11T01:42:00Z">
            <w:rPr>
              <w:rFonts w:ascii="&quot;Calibri&quot;, Arial, sans-serif" w:hAnsi="&quot;Calibri&quot;, Arial, sans-serif" w:cs="&quot;Calibri&quot;, Arial, sans-serif"/>
              <w:i/>
              <w:iCs/>
            </w:rPr>
          </w:rPrChange>
        </w:rPr>
        <w:t>file_</w:t>
      </w:r>
      <w:ins w:id="9" w:author="Arthur Souza Rodrigues" w:date="2026-07-10T21:42:00Z" w16du:dateUtc="2026-07-11T01:42:00Z">
        <w:r w:rsidR="001D079E">
          <w:t>19</w:t>
        </w:r>
      </w:ins>
      <w:del w:id="10" w:author="Arthur Souza Rodrigues" w:date="2026-07-10T21:42:00Z" w16du:dateUtc="2026-07-11T01:42:00Z">
        <w:r>
          <w:rPr>
            <w:rFonts w:ascii="&quot;Calibri&quot;, Arial, sans-serif" w:hAnsi="&quot;Calibri&quot;, Arial, sans-serif" w:cs="&quot;Calibri&quot;, Arial, sans-serif"/>
            <w:i/>
            <w:iCs/>
          </w:rPr>
          <w:delText>18</w:delText>
        </w:r>
      </w:del>
      <w:r>
        <w:rPr>
          <w:rPrChange w:id="11" w:author="Arthur Souza Rodrigues" w:date="2026-07-10T21:42:00Z" w16du:dateUtc="2026-07-11T01:42:00Z">
            <w:rPr>
              <w:rFonts w:ascii="&quot;Calibri&quot;, Arial, sans-serif" w:hAnsi="&quot;Calibri&quot;, Arial, sans-serif" w:cs="&quot;Calibri&quot;, Arial, sans-serif"/>
              <w:i/>
              <w:iCs/>
            </w:rPr>
          </w:rPrChange>
        </w:rPr>
        <w:t>.docx</w:t>
      </w:r>
    </w:p>
    <w:p w14:paraId="418F069C" w14:textId="2B8325F1" w:rsidR="009F2E95" w:rsidRDefault="00E92143">
      <w:pPr>
        <w:rPr>
          <w:ins w:id="12" w:author="Arthur Souza Rodrigues" w:date="2026-07-10T21:42:00Z" w16du:dateUtc="2026-07-11T01:42:00Z"/>
        </w:rPr>
      </w:pPr>
      <w:ins w:id="13" w:author="Arthur Souza Rodrigues" w:date="2026-07-10T21:42:00Z" w16du:dateUtc="2026-07-11T01:42:00Z">
        <w:r>
          <w:t>The Pot-Pourri Compendium</w:t>
        </w:r>
      </w:ins>
    </w:p>
    <w:p w14:paraId="26FD5661" w14:textId="77777777" w:rsidR="009F2E95" w:rsidRDefault="00E92143">
      <w:pPr>
        <w:rPr>
          <w:ins w:id="14" w:author="Arthur Souza Rodrigues" w:date="2026-07-10T21:42:00Z" w16du:dateUtc="2026-07-11T01:42:00Z"/>
        </w:rPr>
      </w:pPr>
      <w:ins w:id="15" w:author="Arthur Souza Rodrigues" w:date="2026-07-10T21:42:00Z" w16du:dateUtc="2026-07-11T01:42:00Z">
        <w:r>
          <w:t>A Sampler Document for Extraction Testing</w:t>
        </w:r>
      </w:ins>
    </w:p>
    <w:p w14:paraId="5FE79A8F" w14:textId="77777777" w:rsidR="009F2E95" w:rsidRDefault="00E92143">
      <w:pPr>
        <w:rPr>
          <w:ins w:id="16" w:author="Arthur Souza Rodrigues" w:date="2026-07-10T21:42:00Z" w16du:dateUtc="2026-07-11T01:42:00Z"/>
        </w:rPr>
      </w:pPr>
      <w:ins w:id="17" w:author="Arthur Souza Rodrigues" w:date="2026-07-10T21:42:00Z" w16du:dateUtc="2026-07-11T01:42:00Z">
        <w:r>
          <w:t>This document is intentionally varied</w:t>
        </w:r>
        <w:commentRangeStart w:id="18"/>
        <w:r>
          <w:t>. It mixes headings, body copy, inline formatting, colors, lists, a table, footnotes, a hyperlink, and a block quote so an extraction tool has plenty to chew on.</w:t>
        </w:r>
        <w:r>
          <w:rPr>
            <w:b/>
          </w:rPr>
          <w:t xml:space="preserve"> Emphasis lives here. </w:t>
        </w:r>
        <w:commentRangeEnd w:id="18"/>
        <w:r>
          <w:rPr>
            <w:rStyle w:val="CommentReference"/>
            <w:b/>
            <w:sz w:val="22"/>
            <w:szCs w:val="20"/>
          </w:rPr>
          <w:commentReference w:id="18"/>
        </w:r>
        <w:r>
          <w:rPr>
            <w:b/>
          </w:rPr>
          <w:t>See note.</w:t>
        </w:r>
        <w:r>
          <w:fldChar w:fldCharType="begin"/>
        </w:r>
        <w:r>
          <w:instrText>HYPERLINK \l "footnote-1" \h</w:instrText>
        </w:r>
        <w:r>
          <w:fldChar w:fldCharType="separate"/>
        </w:r>
        <w:r>
          <w:rPr>
            <w:rStyle w:val="Hyperlink"/>
            <w:vertAlign w:val="superscript"/>
          </w:rPr>
          <w:t>[1]</w:t>
        </w:r>
        <w:r>
          <w:fldChar w:fldCharType="end"/>
        </w:r>
        <w:r>
          <w:t>﻿</w:t>
        </w:r>
      </w:ins>
    </w:p>
    <w:p w14:paraId="3C9BCD17" w14:textId="77777777" w:rsidR="009F2E95" w:rsidRDefault="00E92143">
      <w:pPr>
        <w:pStyle w:val="Heading1"/>
        <w:rPr>
          <w:ins w:id="19" w:author="Arthur Souza Rodrigues" w:date="2026-07-10T21:42:00Z" w16du:dateUtc="2026-07-11T01:42:00Z"/>
        </w:rPr>
      </w:pPr>
      <w:ins w:id="20" w:author="Arthur Souza Rodrigues" w:date="2026-07-10T21:42:00Z" w16du:dateUtc="2026-07-11T01:42:00Z">
        <w:r>
          <w:t>1. Typography Samples</w:t>
        </w:r>
      </w:ins>
    </w:p>
    <w:p w14:paraId="4017BF5A" w14:textId="77777777" w:rsidR="009F2E95" w:rsidRDefault="00E92143">
      <w:pPr>
        <w:rPr>
          <w:ins w:id="21" w:author="Arthur Souza Rodrigues" w:date="2026-07-10T21:42:00Z" w16du:dateUtc="2026-07-11T01:42:00Z"/>
        </w:rPr>
      </w:pPr>
      <w:ins w:id="22" w:author="Arthur Souza Rodrigues" w:date="2026-07-10T21:42:00Z" w16du:dateUtc="2026-07-11T01:42:00Z">
        <w:r>
          <w:t>Below are inline runs with mixed formatting. Each run is a separate span so an extractor can detect boundaries.</w:t>
        </w:r>
      </w:ins>
    </w:p>
    <w:p w14:paraId="6A14AAEC" w14:textId="77777777" w:rsidR="009F2E95" w:rsidRDefault="00E92143">
      <w:pPr>
        <w:rPr>
          <w:ins w:id="23" w:author="Arthur Souza Rodrigues" w:date="2026-07-10T21:42:00Z" w16du:dateUtc="2026-07-11T01:42:00Z"/>
        </w:rPr>
      </w:pPr>
      <w:ins w:id="24" w:author="Arthur Souza Rodrigues" w:date="2026-07-10T21:42:00Z" w16du:dateUtc="2026-07-11T01:42:00Z">
        <w:r>
          <w:rPr>
            <w:b/>
          </w:rPr>
          <w:t xml:space="preserve">Bold blue, </w:t>
        </w:r>
        <w:r>
          <w:rPr>
            <w:b/>
          </w:rPr>
          <w:t>italic red, underlined green, yellow-highlighted, strikethrough, monospace.</w:t>
        </w:r>
      </w:ins>
    </w:p>
    <w:p w14:paraId="35EE07A9" w14:textId="77777777" w:rsidR="009F2E95" w:rsidRDefault="00E92143">
      <w:pPr>
        <w:pStyle w:val="Heading1"/>
        <w:rPr>
          <w:ins w:id="25" w:author="Arthur Souza Rodrigues" w:date="2026-07-10T21:42:00Z" w16du:dateUtc="2026-07-11T01:42:00Z"/>
        </w:rPr>
      </w:pPr>
      <w:ins w:id="26" w:author="Arthur Souza Rodrigues" w:date="2026-07-10T21:42:00Z" w16du:dateUtc="2026-07-11T01:42:00Z">
        <w:r>
          <w:t>2. Lists</w:t>
        </w:r>
      </w:ins>
    </w:p>
    <w:p w14:paraId="07A8B5C4" w14:textId="77777777" w:rsidR="009F2E95" w:rsidRDefault="00E92143">
      <w:pPr>
        <w:pStyle w:val="Heading2"/>
        <w:rPr>
          <w:ins w:id="27" w:author="Arthur Souza Rodrigues" w:date="2026-07-10T21:42:00Z" w16du:dateUtc="2026-07-11T01:42:00Z"/>
        </w:rPr>
      </w:pPr>
      <w:ins w:id="28" w:author="Arthur Souza Rodrigues" w:date="2026-07-10T21:42:00Z" w16du:dateUtc="2026-07-11T01:42:00Z">
        <w:r>
          <w:t>2.1 Bulleted</w:t>
        </w:r>
      </w:ins>
    </w:p>
    <w:p w14:paraId="6E51CBBC" w14:textId="77777777" w:rsidR="009F2E95" w:rsidRDefault="00E92143">
      <w:pPr>
        <w:rPr>
          <w:ins w:id="29" w:author="Arthur Souza Rodrigues" w:date="2026-07-10T21:42:00Z" w16du:dateUtc="2026-07-11T01:42:00Z"/>
        </w:rPr>
      </w:pPr>
      <w:ins w:id="30" w:author="Arthur Souza Rodrigues" w:date="2026-07-10T21:42:00Z" w16du:dateUtc="2026-07-11T01:42:00Z">
        <w:r>
          <w:t>Apples — a pomaceous fruit</w:t>
        </w:r>
      </w:ins>
    </w:p>
    <w:p w14:paraId="5301D997" w14:textId="77777777" w:rsidR="009F2E95" w:rsidRDefault="00E92143">
      <w:pPr>
        <w:rPr>
          <w:ins w:id="31" w:author="Arthur Souza Rodrigues" w:date="2026-07-10T21:42:00Z" w16du:dateUtc="2026-07-11T01:42:00Z"/>
        </w:rPr>
      </w:pPr>
      <w:ins w:id="32" w:author="Arthur Souza Rodrigues" w:date="2026-07-10T21:42:00Z" w16du:dateUtc="2026-07-11T01:42:00Z">
        <w:r>
          <w:t>Bourbon — distilled in Kentucky</w:t>
        </w:r>
      </w:ins>
    </w:p>
    <w:p w14:paraId="09055E16" w14:textId="77777777" w:rsidR="009F2E95" w:rsidRDefault="00E92143">
      <w:pPr>
        <w:rPr>
          <w:ins w:id="33" w:author="Arthur Souza Rodrigues" w:date="2026-07-10T21:42:00Z" w16du:dateUtc="2026-07-11T01:42:00Z"/>
        </w:rPr>
      </w:pPr>
      <w:ins w:id="34" w:author="Arthur Souza Rodrigues" w:date="2026-07-10T21:42:00Z" w16du:dateUtc="2026-07-11T01:42:00Z">
        <w:r>
          <w:t>Cardamom — a fragrant spice</w:t>
        </w:r>
      </w:ins>
    </w:p>
    <w:p w14:paraId="2DF71882" w14:textId="77777777" w:rsidR="009F2E95" w:rsidRDefault="00E92143">
      <w:pPr>
        <w:pStyle w:val="Heading2"/>
        <w:rPr>
          <w:ins w:id="35" w:author="Arthur Souza Rodrigues" w:date="2026-07-10T21:42:00Z" w16du:dateUtc="2026-07-11T01:42:00Z"/>
        </w:rPr>
      </w:pPr>
      <w:ins w:id="36" w:author="Arthur Souza Rodrigues" w:date="2026-07-10T21:42:00Z" w16du:dateUtc="2026-07-11T01:42:00Z">
        <w:r>
          <w:t>2.2 Numbered (with nested)</w:t>
        </w:r>
      </w:ins>
    </w:p>
    <w:p w14:paraId="7B73F4A3" w14:textId="77777777" w:rsidR="009F2E95" w:rsidRDefault="00E92143">
      <w:pPr>
        <w:rPr>
          <w:ins w:id="37" w:author="Arthur Souza Rodrigues" w:date="2026-07-10T21:42:00Z" w16du:dateUtc="2026-07-11T01:42:00Z"/>
        </w:rPr>
      </w:pPr>
      <w:ins w:id="38" w:author="Arthur Souza Rodrigues" w:date="2026-07-10T21:42:00Z" w16du:dateUtc="2026-07-11T01:42:00Z">
        <w:r>
          <w:t>Preheat the oven to 375°F.</w:t>
        </w:r>
      </w:ins>
    </w:p>
    <w:p w14:paraId="2A7D0102" w14:textId="77777777" w:rsidR="009F2E95" w:rsidRDefault="00E92143">
      <w:pPr>
        <w:rPr>
          <w:ins w:id="39" w:author="Arthur Souza Rodrigues" w:date="2026-07-10T21:42:00Z" w16du:dateUtc="2026-07-11T01:42:00Z"/>
        </w:rPr>
      </w:pPr>
      <w:ins w:id="40" w:author="Arthur Souza Rodrigues" w:date="2026-07-10T21:42:00Z" w16du:dateUtc="2026-07-11T01:42:00Z">
        <w:r>
          <w:t>Whisk dry ingredients.</w:t>
        </w:r>
      </w:ins>
    </w:p>
    <w:p w14:paraId="189C83DE" w14:textId="77777777" w:rsidR="009F2E95" w:rsidRDefault="00E92143">
      <w:pPr>
        <w:rPr>
          <w:ins w:id="41" w:author="Arthur Souza Rodrigues" w:date="2026-07-10T21:42:00Z" w16du:dateUtc="2026-07-11T01:42:00Z"/>
        </w:rPr>
      </w:pPr>
      <w:ins w:id="42" w:author="Arthur Souza Rodrigues" w:date="2026-07-10T21:42:00Z" w16du:dateUtc="2026-07-11T01:42:00Z">
        <w:r>
          <w:t>Sift the flour twice.</w:t>
        </w:r>
      </w:ins>
    </w:p>
    <w:p w14:paraId="477BA2D5" w14:textId="77777777" w:rsidR="009F2E95" w:rsidRDefault="00E92143">
      <w:pPr>
        <w:rPr>
          <w:ins w:id="43" w:author="Arthur Souza Rodrigues" w:date="2026-07-10T21:42:00Z" w16du:dateUtc="2026-07-11T01:42:00Z"/>
        </w:rPr>
      </w:pPr>
      <w:ins w:id="44" w:author="Arthur Souza Rodrigues" w:date="2026-07-10T21:42:00Z" w16du:dateUtc="2026-07-11T01:42:00Z">
        <w:r>
          <w:t>Add a pinch of salt.</w:t>
        </w:r>
      </w:ins>
    </w:p>
    <w:p w14:paraId="6D228E48" w14:textId="77777777" w:rsidR="009F2E95" w:rsidRDefault="00E92143">
      <w:pPr>
        <w:rPr>
          <w:ins w:id="45" w:author="Arthur Souza Rodrigues" w:date="2026-07-10T21:42:00Z" w16du:dateUtc="2026-07-11T01:42:00Z"/>
        </w:rPr>
      </w:pPr>
      <w:ins w:id="46" w:author="Arthur Souza Rodrigues" w:date="2026-07-10T21:42:00Z" w16du:dateUtc="2026-07-11T01:42:00Z">
        <w:r>
          <w:t>Bake for 22 minutes.</w:t>
        </w:r>
      </w:ins>
    </w:p>
    <w:p w14:paraId="61B9563E" w14:textId="77777777" w:rsidR="009F2E95" w:rsidRDefault="00E92143">
      <w:pPr>
        <w:pStyle w:val="Heading1"/>
        <w:rPr>
          <w:ins w:id="47" w:author="Arthur Souza Rodrigues" w:date="2026-07-10T21:42:00Z" w16du:dateUtc="2026-07-11T01:42:00Z"/>
        </w:rPr>
      </w:pPr>
      <w:ins w:id="48" w:author="Arthur Souza Rodrigues" w:date="2026-07-10T21:42:00Z" w16du:dateUtc="2026-07-11T01:42:00Z">
        <w:r>
          <w:t>3. Tabular Data</w:t>
        </w:r>
      </w:ins>
    </w:p>
    <w:p w14:paraId="1E2E6C8E" w14:textId="77777777" w:rsidR="009F2E95" w:rsidRDefault="00E92143">
      <w:pPr>
        <w:rPr>
          <w:ins w:id="49" w:author="Arthur Souza Rodrigues" w:date="2026-07-10T21:42:00Z" w16du:dateUtc="2026-07-11T01:42:00Z"/>
        </w:rPr>
      </w:pPr>
      <w:ins w:id="50" w:author="Arthur Souza Rodrigues" w:date="2026-07-10T21:42:00Z" w16du:dateUtc="2026-07-11T01:42:00Z">
        <w:r>
          <w:t>A small table with a header row:</w:t>
        </w:r>
      </w:ins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280"/>
        <w:gridCol w:w="2120"/>
        <w:gridCol w:w="2120"/>
        <w:gridCol w:w="2120"/>
      </w:tblGrid>
      <w:tr w:rsidR="009F2E95" w14:paraId="3B594645" w14:textId="77777777">
        <w:trPr>
          <w:trHeight w:val="509"/>
          <w:tblCellSpacing w:w="0" w:type="dxa"/>
          <w:jc w:val="center"/>
          <w:ins w:id="51" w:author="Arthur Souza Rodrigues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60749DE" w14:textId="77777777" w:rsidR="009F2E95" w:rsidRDefault="00E92143">
            <w:pPr>
              <w:rPr>
                <w:ins w:id="52" w:author="Arthur Souza Rodrigues" w:date="2026-07-10T21:42:00Z" w16du:dateUtc="2026-07-11T01:42:00Z"/>
              </w:rPr>
            </w:pPr>
            <w:ins w:id="53" w:author="Arthur Souza Rodrigues" w:date="2026-07-10T21:42:00Z" w16du:dateUtc="2026-07-11T01:42:00Z">
              <w:r>
                <w:lastRenderedPageBreak/>
                <w:t>Region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0A9B207" w14:textId="77777777" w:rsidR="009F2E95" w:rsidRDefault="00E92143">
            <w:pPr>
              <w:rPr>
                <w:ins w:id="54" w:author="Arthur Souza Rodrigues" w:date="2026-07-10T21:42:00Z" w16du:dateUtc="2026-07-11T01:42:00Z"/>
              </w:rPr>
            </w:pPr>
            <w:ins w:id="55" w:author="Arthur Souza Rodrigues" w:date="2026-07-10T21:42:00Z" w16du:dateUtc="2026-07-11T01:42:00Z">
              <w:r>
                <w:t>Q1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91F6B11" w14:textId="77777777" w:rsidR="009F2E95" w:rsidRDefault="00E92143">
            <w:pPr>
              <w:rPr>
                <w:ins w:id="56" w:author="Arthur Souza Rodrigues" w:date="2026-07-10T21:42:00Z" w16du:dateUtc="2026-07-11T01:42:00Z"/>
              </w:rPr>
            </w:pPr>
            <w:ins w:id="57" w:author="Arthur Souza Rodrigues" w:date="2026-07-10T21:42:00Z" w16du:dateUtc="2026-07-11T01:42:00Z">
              <w:r>
                <w:t>Q2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55B51AE" w14:textId="77777777" w:rsidR="009F2E95" w:rsidRDefault="00E92143">
            <w:pPr>
              <w:rPr>
                <w:ins w:id="58" w:author="Arthur Souza Rodrigues" w:date="2026-07-10T21:42:00Z" w16du:dateUtc="2026-07-11T01:42:00Z"/>
              </w:rPr>
            </w:pPr>
            <w:ins w:id="59" w:author="Arthur Souza Rodrigues" w:date="2026-07-10T21:42:00Z" w16du:dateUtc="2026-07-11T01:42:00Z">
              <w:r>
                <w:t>Q3</w:t>
              </w:r>
            </w:ins>
          </w:p>
        </w:tc>
      </w:tr>
      <w:tr w:rsidR="009F2E95" w14:paraId="33DD49A2" w14:textId="77777777">
        <w:trPr>
          <w:trHeight w:val="509"/>
          <w:tblCellSpacing w:w="0" w:type="dxa"/>
          <w:jc w:val="center"/>
          <w:ins w:id="60" w:author="Arthur Souza Rodrigues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AE99889" w14:textId="77777777" w:rsidR="009F2E95" w:rsidRDefault="00E92143">
            <w:pPr>
              <w:rPr>
                <w:ins w:id="61" w:author="Arthur Souza Rodrigues" w:date="2026-07-10T21:42:00Z" w16du:dateUtc="2026-07-11T01:42:00Z"/>
              </w:rPr>
            </w:pPr>
            <w:ins w:id="62" w:author="Arthur Souza Rodrigues" w:date="2026-07-10T21:42:00Z" w16du:dateUtc="2026-07-11T01:42:00Z">
              <w:r>
                <w:t>North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E8DA6F3" w14:textId="77777777" w:rsidR="009F2E95" w:rsidRDefault="00E92143">
            <w:pPr>
              <w:rPr>
                <w:ins w:id="63" w:author="Arthur Souza Rodrigues" w:date="2026-07-10T21:42:00Z" w16du:dateUtc="2026-07-11T01:42:00Z"/>
              </w:rPr>
            </w:pPr>
            <w:ins w:id="64" w:author="Arthur Souza Rodrigues" w:date="2026-07-10T21:42:00Z" w16du:dateUtc="2026-07-11T01:42:00Z">
              <w:r>
                <w:t>$120k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B4A7066" w14:textId="77777777" w:rsidR="009F2E95" w:rsidRDefault="00E92143">
            <w:pPr>
              <w:rPr>
                <w:ins w:id="65" w:author="Arthur Souza Rodrigues" w:date="2026-07-10T21:42:00Z" w16du:dateUtc="2026-07-11T01:42:00Z"/>
              </w:rPr>
            </w:pPr>
            <w:ins w:id="66" w:author="Arthur Souza Rodrigues" w:date="2026-07-10T21:42:00Z" w16du:dateUtc="2026-07-11T01:42:00Z">
              <w:r>
                <w:t>$135k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1C6D4C5" w14:textId="77777777" w:rsidR="009F2E95" w:rsidRDefault="00E92143">
            <w:pPr>
              <w:rPr>
                <w:ins w:id="67" w:author="Arthur Souza Rodrigues" w:date="2026-07-10T21:42:00Z" w16du:dateUtc="2026-07-11T01:42:00Z"/>
              </w:rPr>
            </w:pPr>
            <w:ins w:id="68" w:author="Arthur Souza Rodrigues" w:date="2026-07-10T21:42:00Z" w16du:dateUtc="2026-07-11T01:42:00Z">
              <w:r>
                <w:t>$150k</w:t>
              </w:r>
            </w:ins>
          </w:p>
        </w:tc>
      </w:tr>
      <w:tr w:rsidR="009F2E95" w14:paraId="25977479" w14:textId="77777777">
        <w:trPr>
          <w:trHeight w:val="509"/>
          <w:tblCellSpacing w:w="0" w:type="dxa"/>
          <w:jc w:val="center"/>
          <w:ins w:id="69" w:author="Arthur Souza Rodrigues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B5E8AF1" w14:textId="77777777" w:rsidR="009F2E95" w:rsidRDefault="00E92143">
            <w:pPr>
              <w:rPr>
                <w:ins w:id="70" w:author="Arthur Souza Rodrigues" w:date="2026-07-10T21:42:00Z" w16du:dateUtc="2026-07-11T01:42:00Z"/>
              </w:rPr>
            </w:pPr>
            <w:ins w:id="71" w:author="Arthur Souza Rodrigues" w:date="2026-07-10T21:42:00Z" w16du:dateUtc="2026-07-11T01:42:00Z">
              <w:r>
                <w:t>South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5051725" w14:textId="77777777" w:rsidR="009F2E95" w:rsidRDefault="00E92143">
            <w:pPr>
              <w:rPr>
                <w:ins w:id="72" w:author="Arthur Souza Rodrigues" w:date="2026-07-10T21:42:00Z" w16du:dateUtc="2026-07-11T01:42:00Z"/>
              </w:rPr>
            </w:pPr>
            <w:ins w:id="73" w:author="Arthur Souza Rodrigues" w:date="2026-07-10T21:42:00Z" w16du:dateUtc="2026-07-11T01:42:00Z">
              <w:r>
                <w:t>$98k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55A6E2" w14:textId="77777777" w:rsidR="009F2E95" w:rsidRDefault="00E92143">
            <w:pPr>
              <w:rPr>
                <w:ins w:id="74" w:author="Arthur Souza Rodrigues" w:date="2026-07-10T21:42:00Z" w16du:dateUtc="2026-07-11T01:42:00Z"/>
              </w:rPr>
            </w:pPr>
            <w:ins w:id="75" w:author="Arthur Souza Rodrigues" w:date="2026-07-10T21:42:00Z" w16du:dateUtc="2026-07-11T01:42:00Z">
              <w:r>
                <w:t>$110k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EFE7AC" w14:textId="77777777" w:rsidR="009F2E95" w:rsidRDefault="00E92143">
            <w:pPr>
              <w:rPr>
                <w:ins w:id="76" w:author="Arthur Souza Rodrigues" w:date="2026-07-10T21:42:00Z" w16du:dateUtc="2026-07-11T01:42:00Z"/>
              </w:rPr>
            </w:pPr>
            <w:ins w:id="77" w:author="Arthur Souza Rodrigues" w:date="2026-07-10T21:42:00Z" w16du:dateUtc="2026-07-11T01:42:00Z">
              <w:r>
                <w:t>$128k</w:t>
              </w:r>
            </w:ins>
          </w:p>
        </w:tc>
      </w:tr>
      <w:tr w:rsidR="009F2E95" w14:paraId="78900E3F" w14:textId="77777777">
        <w:trPr>
          <w:trHeight w:val="509"/>
          <w:tblCellSpacing w:w="0" w:type="dxa"/>
          <w:jc w:val="center"/>
          <w:ins w:id="78" w:author="Arthur Souza Rodrigues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E5C0845" w14:textId="77777777" w:rsidR="009F2E95" w:rsidRDefault="00E92143">
            <w:pPr>
              <w:rPr>
                <w:ins w:id="79" w:author="Arthur Souza Rodrigues" w:date="2026-07-10T21:42:00Z" w16du:dateUtc="2026-07-11T01:42:00Z"/>
              </w:rPr>
            </w:pPr>
            <w:ins w:id="80" w:author="Arthur Souza Rodrigues" w:date="2026-07-10T21:42:00Z" w16du:dateUtc="2026-07-11T01:42:00Z">
              <w:r>
                <w:t>East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BB60F63" w14:textId="77777777" w:rsidR="009F2E95" w:rsidRDefault="00E92143">
            <w:pPr>
              <w:rPr>
                <w:ins w:id="81" w:author="Arthur Souza Rodrigues" w:date="2026-07-10T21:42:00Z" w16du:dateUtc="2026-07-11T01:42:00Z"/>
              </w:rPr>
            </w:pPr>
            <w:ins w:id="82" w:author="Arthur Souza Rodrigues" w:date="2026-07-10T21:42:00Z" w16du:dateUtc="2026-07-11T01:42:00Z">
              <w:r>
                <w:t>$143k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2793E61" w14:textId="77777777" w:rsidR="009F2E95" w:rsidRDefault="00E92143">
            <w:pPr>
              <w:rPr>
                <w:ins w:id="83" w:author="Arthur Souza Rodrigues" w:date="2026-07-10T21:42:00Z" w16du:dateUtc="2026-07-11T01:42:00Z"/>
              </w:rPr>
            </w:pPr>
            <w:ins w:id="84" w:author="Arthur Souza Rodrigues" w:date="2026-07-10T21:42:00Z" w16du:dateUtc="2026-07-11T01:42:00Z">
              <w:r>
                <w:t>$151k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5ADAFE" w14:textId="77777777" w:rsidR="009F2E95" w:rsidRDefault="00E92143">
            <w:pPr>
              <w:rPr>
                <w:ins w:id="85" w:author="Arthur Souza Rodrigues" w:date="2026-07-10T21:42:00Z" w16du:dateUtc="2026-07-11T01:42:00Z"/>
              </w:rPr>
            </w:pPr>
            <w:ins w:id="86" w:author="Arthur Souza Rodrigues" w:date="2026-07-10T21:42:00Z" w16du:dateUtc="2026-07-11T01:42:00Z">
              <w:r>
                <w:t>$162k</w:t>
              </w:r>
            </w:ins>
          </w:p>
        </w:tc>
      </w:tr>
      <w:tr w:rsidR="009F2E95" w14:paraId="79873E6F" w14:textId="77777777">
        <w:trPr>
          <w:trHeight w:val="509"/>
          <w:tblCellSpacing w:w="0" w:type="dxa"/>
          <w:jc w:val="center"/>
          <w:ins w:id="87" w:author="Arthur Souza Rodrigues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97F8E22" w14:textId="77777777" w:rsidR="009F2E95" w:rsidRDefault="00E92143">
            <w:pPr>
              <w:rPr>
                <w:ins w:id="88" w:author="Arthur Souza Rodrigues" w:date="2026-07-10T21:42:00Z" w16du:dateUtc="2026-07-11T01:42:00Z"/>
              </w:rPr>
            </w:pPr>
            <w:ins w:id="89" w:author="Arthur Souza Rodrigues" w:date="2026-07-10T21:42:00Z" w16du:dateUtc="2026-07-11T01:42:00Z">
              <w:r>
                <w:t>West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D7C82F2" w14:textId="77777777" w:rsidR="009F2E95" w:rsidRDefault="00E92143">
            <w:pPr>
              <w:rPr>
                <w:ins w:id="90" w:author="Arthur Souza Rodrigues" w:date="2026-07-10T21:42:00Z" w16du:dateUtc="2026-07-11T01:42:00Z"/>
              </w:rPr>
            </w:pPr>
            <w:ins w:id="91" w:author="Arthur Souza Rodrigues" w:date="2026-07-10T21:42:00Z" w16du:dateUtc="2026-07-11T01:42:00Z">
              <w:r>
                <w:t>$87k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CB85A86" w14:textId="77777777" w:rsidR="009F2E95" w:rsidRDefault="00E92143">
            <w:pPr>
              <w:rPr>
                <w:ins w:id="92" w:author="Arthur Souza Rodrigues" w:date="2026-07-10T21:42:00Z" w16du:dateUtc="2026-07-11T01:42:00Z"/>
              </w:rPr>
            </w:pPr>
            <w:ins w:id="93" w:author="Arthur Souza Rodrigues" w:date="2026-07-10T21:42:00Z" w16du:dateUtc="2026-07-11T01:42:00Z">
              <w:r>
                <w:t>$92k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775B3FF" w14:textId="77777777" w:rsidR="009F2E95" w:rsidRDefault="00E92143">
            <w:pPr>
              <w:rPr>
                <w:ins w:id="94" w:author="Arthur Souza Rodrigues" w:date="2026-07-10T21:42:00Z" w16du:dateUtc="2026-07-11T01:42:00Z"/>
              </w:rPr>
            </w:pPr>
            <w:ins w:id="95" w:author="Arthur Souza Rodrigues" w:date="2026-07-10T21:42:00Z" w16du:dateUtc="2026-07-11T01:42:00Z">
              <w:r>
                <w:t>$104k</w:t>
              </w:r>
            </w:ins>
          </w:p>
        </w:tc>
      </w:tr>
    </w:tbl>
    <w:p w14:paraId="547331D1" w14:textId="77777777" w:rsidR="009F2E95" w:rsidRDefault="009F2E95">
      <w:pPr>
        <w:rPr>
          <w:ins w:id="96" w:author="Arthur Souza Rodrigues" w:date="2026-07-10T21:42:00Z" w16du:dateUtc="2026-07-11T01:42:00Z"/>
        </w:rPr>
      </w:pPr>
    </w:p>
    <w:p w14:paraId="624B04C0" w14:textId="77777777" w:rsidR="009F2E95" w:rsidRDefault="00E92143">
      <w:pPr>
        <w:pStyle w:val="Heading1"/>
        <w:rPr>
          <w:ins w:id="97" w:author="Arthur Souza Rodrigues" w:date="2026-07-10T21:42:00Z" w16du:dateUtc="2026-07-11T01:42:00Z"/>
        </w:rPr>
      </w:pPr>
      <w:ins w:id="98" w:author="Arthur Souza Rodrigues" w:date="2026-07-10T21:42:00Z" w16du:dateUtc="2026-07-11T01:42:00Z">
        <w:r>
          <w:t>4. Quote &amp; Link</w:t>
        </w:r>
      </w:ins>
    </w:p>
    <w:p w14:paraId="7302342E" w14:textId="77777777" w:rsidR="009F2E95" w:rsidRDefault="00E92143">
      <w:pPr>
        <w:rPr>
          <w:ins w:id="99" w:author="Arthur Souza Rodrigues" w:date="2026-07-10T21:42:00Z" w16du:dateUtc="2026-07-11T01:42:00Z"/>
        </w:rPr>
      </w:pPr>
      <w:ins w:id="100" w:author="Arthur Souza Rodrigues" w:date="2026-07-10T21:42:00Z" w16du:dateUtc="2026-07-11T01:42:00Z">
        <w:r>
          <w:t>“Not all those who wander are lost.” — a line often quoted to test block-quote handling.</w:t>
        </w:r>
      </w:ins>
    </w:p>
    <w:p w14:paraId="3698C145" w14:textId="77777777" w:rsidR="009F2E95" w:rsidRDefault="00E92143">
      <w:pPr>
        <w:rPr>
          <w:ins w:id="101" w:author="Arthur Souza Rodrigues" w:date="2026-07-10T21:42:00Z" w16du:dateUtc="2026-07-11T01:42:00Z"/>
        </w:rPr>
      </w:pPr>
      <w:ins w:id="102" w:author="Arthur Souza Rodrigues" w:date="2026-07-10T21:42:00Z" w16du:dateUtc="2026-07-11T01:42:00Z">
        <w:r>
          <w:t xml:space="preserve">More information available at our </w:t>
        </w:r>
        <w:r>
          <w:fldChar w:fldCharType="begin"/>
        </w:r>
        <w:r>
          <w:instrText>HYPERLINK "https://example.com/reference" \h</w:instrText>
        </w:r>
        <w:r>
          <w:fldChar w:fldCharType="separate"/>
        </w:r>
        <w:r>
          <w:rPr>
            <w:rStyle w:val="Hyperlink"/>
          </w:rPr>
          <w:t>reference page</w:t>
        </w:r>
        <w:r>
          <w:fldChar w:fldCharType="end"/>
        </w:r>
        <w:r>
          <w:t>.</w:t>
        </w:r>
      </w:ins>
    </w:p>
    <w:p w14:paraId="1D3B57F3" w14:textId="77777777" w:rsidR="009F2E95" w:rsidRDefault="00E92143">
      <w:pPr>
        <w:rPr>
          <w:ins w:id="103" w:author="Arthur Souza Rodrigues" w:date="2026-07-10T21:42:00Z" w16du:dateUtc="2026-07-11T01:42:00Z"/>
        </w:rPr>
      </w:pPr>
      <w:ins w:id="104" w:author="Arthur Souza Rodrigues" w:date="2026-07-10T21:42:00Z" w16du:dateUtc="2026-07-11T01:42:00Z">
        <w:r>
          <w:t>This sentence carries a second footnote for testing multi-note extraction. †</w:t>
        </w:r>
        <w:r>
          <w:fldChar w:fldCharType="begin"/>
        </w:r>
        <w:r>
          <w:instrText>HYPERLINK \l "footnote-2" \h</w:instrText>
        </w:r>
        <w:r>
          <w:fldChar w:fldCharType="separate"/>
        </w:r>
        <w:r>
          <w:rPr>
            <w:rStyle w:val="Hyperlink"/>
            <w:vertAlign w:val="superscript"/>
          </w:rPr>
          <w:t>[2]</w:t>
        </w:r>
        <w:r>
          <w:fldChar w:fldCharType="end"/>
        </w:r>
        <w:r>
          <w:t>﻿</w:t>
        </w:r>
      </w:ins>
    </w:p>
    <w:p w14:paraId="08A9BDA1" w14:textId="77777777" w:rsidR="009F2E95" w:rsidRDefault="00E92143">
      <w:pPr>
        <w:pStyle w:val="Heading1"/>
        <w:rPr>
          <w:ins w:id="105" w:author="Arthur Souza Rodrigues" w:date="2026-07-10T21:42:00Z" w16du:dateUtc="2026-07-11T01:42:00Z"/>
        </w:rPr>
      </w:pPr>
      <w:ins w:id="106" w:author="Arthur Souza Rodrigues" w:date="2026-07-10T21:42:00Z" w16du:dateUtc="2026-07-11T01:42:00Z">
        <w:r>
          <w:t>5. Color Callouts</w:t>
        </w:r>
      </w:ins>
    </w:p>
    <w:p w14:paraId="72DC6D60" w14:textId="77777777" w:rsidR="009F2E95" w:rsidRDefault="00E92143">
      <w:pPr>
        <w:rPr>
          <w:ins w:id="107" w:author="Arthur Souza Rodrigues" w:date="2026-07-10T21:42:00Z" w16du:dateUtc="2026-07-11T01:42:00Z"/>
        </w:rPr>
      </w:pPr>
      <w:ins w:id="108" w:author="Arthur Souza Rodrigues" w:date="2026-07-10T21:42:00Z" w16du:dateUtc="2026-07-11T01:42:00Z">
        <w:r>
          <w:rPr>
            <w:b/>
          </w:rPr>
          <w:t>WARNING: Do not feed the extraction tool after midnight.</w:t>
        </w:r>
      </w:ins>
    </w:p>
    <w:p w14:paraId="0D5CFC4E" w14:textId="77777777" w:rsidR="009F2E95" w:rsidRDefault="00E92143">
      <w:pPr>
        <w:rPr>
          <w:ins w:id="109" w:author="Arthur Souza Rodrigues" w:date="2026-07-10T21:42:00Z" w16du:dateUtc="2026-07-11T01:42:00Z"/>
        </w:rPr>
      </w:pPr>
      <w:ins w:id="110" w:author="Arthur Souza Rodrigues" w:date="2026-07-10T21:42:00Z" w16du:dateUtc="2026-07-11T01:42:00Z">
        <w:r>
          <w:rPr>
            <w:b/>
          </w:rPr>
          <w:t>INFO: Tables, lists, and footnotes should each round-trip cleanly.</w:t>
        </w:r>
      </w:ins>
    </w:p>
    <w:p w14:paraId="4347FC8D" w14:textId="77777777" w:rsidR="009F2E95" w:rsidRDefault="00E92143">
      <w:pPr>
        <w:rPr>
          <w:ins w:id="111" w:author="Arthur Souza Rodrigues" w:date="2026-07-10T21:42:00Z" w16du:dateUtc="2026-07-11T01:42:00Z"/>
        </w:rPr>
      </w:pPr>
      <w:ins w:id="112" w:author="Arthur Souza Rodrigues" w:date="2026-07-10T21:42:00Z" w16du:dateUtc="2026-07-11T01:42:00Z">
        <w:r>
          <w:rPr>
            <w:i/>
          </w:rPr>
          <w:t>— end of sample —</w:t>
        </w:r>
      </w:ins>
    </w:p>
    <w:p w14:paraId="3BB07A40" w14:textId="77777777" w:rsidR="009F2E95" w:rsidRDefault="00E92143">
      <w:pPr>
        <w:rPr>
          <w:ins w:id="113" w:author="Arthur Souza Rodrigues" w:date="2026-07-10T21:42:00Z" w16du:dateUtc="2026-07-11T01:42:00Z"/>
        </w:rPr>
      </w:pPr>
      <w:ins w:id="114" w:author="Arthur Souza Rodrigues" w:date="2026-07-10T21:42:00Z" w16du:dateUtc="2026-07-11T01:42:00Z">
        <w:r>
          <w:t>The Pot-Pourri Compendium</w:t>
        </w:r>
      </w:ins>
    </w:p>
    <w:p w14:paraId="7C4EB899" w14:textId="77777777" w:rsidR="009F2E95" w:rsidRDefault="00E92143">
      <w:pPr>
        <w:rPr>
          <w:ins w:id="115" w:author="Arthur Souza Rodrigues" w:date="2026-07-10T21:42:00Z" w16du:dateUtc="2026-07-11T01:42:00Z"/>
        </w:rPr>
      </w:pPr>
      <w:ins w:id="116" w:author="Arthur Souza Rodrigues" w:date="2026-07-10T21:42:00Z" w16du:dateUtc="2026-07-11T01:42:00Z">
        <w:r>
          <w:t>A Sampler Document for Extraction Testing</w:t>
        </w:r>
      </w:ins>
    </w:p>
    <w:p w14:paraId="730CAD21" w14:textId="77777777" w:rsidR="009F2E95" w:rsidRDefault="00E92143">
      <w:pPr>
        <w:rPr>
          <w:ins w:id="117" w:author="Arthur Souza Rodrigues" w:date="2026-07-10T21:42:00Z" w16du:dateUtc="2026-07-11T01:42:00Z"/>
        </w:rPr>
      </w:pPr>
      <w:ins w:id="118" w:author="Arthur Souza Rodrigues" w:date="2026-07-10T21:42:00Z" w16du:dateUtc="2026-07-11T01:42:00Z">
        <w:r>
          <w:t>This document is intentionally varied. It mixes headings, body copy, inline formatting, colors, lists, a table, footnotes, a hyperlink, and a block quote so an extraction tool has plenty to chew on.</w:t>
        </w:r>
        <w:r>
          <w:rPr>
            <w:b/>
          </w:rPr>
          <w:t xml:space="preserve"> Emphasis lives here. See note.</w:t>
        </w:r>
        <w:r>
          <w:fldChar w:fldCharType="begin"/>
        </w:r>
        <w:r>
          <w:instrText>HYPERLINK \l "footnote-3" \h</w:instrText>
        </w:r>
        <w:r>
          <w:fldChar w:fldCharType="separate"/>
        </w:r>
        <w:r>
          <w:rPr>
            <w:rStyle w:val="Hyperlink"/>
            <w:vertAlign w:val="superscript"/>
          </w:rPr>
          <w:t>[3]</w:t>
        </w:r>
        <w:r>
          <w:fldChar w:fldCharType="end"/>
        </w:r>
        <w:r>
          <w:t>﻿</w:t>
        </w:r>
      </w:ins>
    </w:p>
    <w:p w14:paraId="485ACC3D" w14:textId="77777777" w:rsidR="009F2E95" w:rsidRDefault="00E92143">
      <w:pPr>
        <w:pStyle w:val="Heading1"/>
        <w:rPr>
          <w:ins w:id="119" w:author="Arthur Souza Rodrigues" w:date="2026-07-10T21:42:00Z" w16du:dateUtc="2026-07-11T01:42:00Z"/>
        </w:rPr>
      </w:pPr>
      <w:ins w:id="120" w:author="Arthur Souza Rodrigues" w:date="2026-07-10T21:42:00Z" w16du:dateUtc="2026-07-11T01:42:00Z">
        <w:r>
          <w:t>1. Typography Samples</w:t>
        </w:r>
      </w:ins>
    </w:p>
    <w:p w14:paraId="5E5A26BC" w14:textId="77777777" w:rsidR="009F2E95" w:rsidRDefault="00E92143">
      <w:pPr>
        <w:rPr>
          <w:ins w:id="121" w:author="Arthur Souza Rodrigues" w:date="2026-07-10T21:42:00Z" w16du:dateUtc="2026-07-11T01:42:00Z"/>
        </w:rPr>
      </w:pPr>
      <w:ins w:id="122" w:author="Arthur Souza Rodrigues" w:date="2026-07-10T21:42:00Z" w16du:dateUtc="2026-07-11T01:42:00Z">
        <w:r>
          <w:t>Below are inline runs with mixed formatting. Each run is a separate span so an extractor can detect boundaries.</w:t>
        </w:r>
      </w:ins>
    </w:p>
    <w:p w14:paraId="438CEDB0" w14:textId="77777777" w:rsidR="009F2E95" w:rsidRDefault="00E92143">
      <w:pPr>
        <w:rPr>
          <w:ins w:id="123" w:author="Arthur Souza Rodrigues" w:date="2026-07-10T21:42:00Z" w16du:dateUtc="2026-07-11T01:42:00Z"/>
        </w:rPr>
      </w:pPr>
      <w:ins w:id="124" w:author="Arthur Souza Rodrigues" w:date="2026-07-10T21:42:00Z" w16du:dateUtc="2026-07-11T01:42:00Z">
        <w:r>
          <w:rPr>
            <w:b/>
          </w:rPr>
          <w:t xml:space="preserve">Bold blue, </w:t>
        </w:r>
        <w:r>
          <w:rPr>
            <w:b/>
          </w:rPr>
          <w:t xml:space="preserve">italic red, underlined green, yellow-highlighted, </w:t>
        </w:r>
        <w:r>
          <w:rPr>
            <w:b/>
          </w:rPr>
          <w:t>strikethrough, monospace.</w:t>
        </w:r>
      </w:ins>
    </w:p>
    <w:p w14:paraId="1087484A" w14:textId="77777777" w:rsidR="009F2E95" w:rsidRDefault="00E92143">
      <w:pPr>
        <w:pStyle w:val="Heading1"/>
        <w:rPr>
          <w:ins w:id="125" w:author="Arthur Souza Rodrigues" w:date="2026-07-10T21:42:00Z" w16du:dateUtc="2026-07-11T01:42:00Z"/>
        </w:rPr>
      </w:pPr>
      <w:ins w:id="126" w:author="Arthur Souza Rodrigues" w:date="2026-07-10T21:42:00Z" w16du:dateUtc="2026-07-11T01:42:00Z">
        <w:r>
          <w:lastRenderedPageBreak/>
          <w:t>2. Lists</w:t>
        </w:r>
      </w:ins>
    </w:p>
    <w:p w14:paraId="30ED0012" w14:textId="77777777" w:rsidR="009F2E95" w:rsidRDefault="00E92143">
      <w:pPr>
        <w:pStyle w:val="Heading2"/>
        <w:rPr>
          <w:ins w:id="127" w:author="Arthur Souza Rodrigues" w:date="2026-07-10T21:42:00Z" w16du:dateUtc="2026-07-11T01:42:00Z"/>
        </w:rPr>
      </w:pPr>
      <w:ins w:id="128" w:author="Arthur Souza Rodrigues" w:date="2026-07-10T21:42:00Z" w16du:dateUtc="2026-07-11T01:42:00Z">
        <w:r>
          <w:t>2.1 Bulleted</w:t>
        </w:r>
      </w:ins>
    </w:p>
    <w:p w14:paraId="0F288D6E" w14:textId="77777777" w:rsidR="009F2E95" w:rsidRDefault="00E92143">
      <w:pPr>
        <w:rPr>
          <w:ins w:id="129" w:author="Arthur Souza Rodrigues" w:date="2026-07-10T21:42:00Z" w16du:dateUtc="2026-07-11T01:42:00Z"/>
        </w:rPr>
      </w:pPr>
      <w:ins w:id="130" w:author="Arthur Souza Rodrigues" w:date="2026-07-10T21:42:00Z" w16du:dateUtc="2026-07-11T01:42:00Z">
        <w:r>
          <w:t>Apples — a pomaceous fruit</w:t>
        </w:r>
      </w:ins>
    </w:p>
    <w:p w14:paraId="21C6751A" w14:textId="77777777" w:rsidR="009F2E95" w:rsidRDefault="00E92143">
      <w:pPr>
        <w:rPr>
          <w:ins w:id="131" w:author="Arthur Souza Rodrigues" w:date="2026-07-10T21:42:00Z" w16du:dateUtc="2026-07-11T01:42:00Z"/>
        </w:rPr>
      </w:pPr>
      <w:ins w:id="132" w:author="Arthur Souza Rodrigues" w:date="2026-07-10T21:42:00Z" w16du:dateUtc="2026-07-11T01:42:00Z">
        <w:r>
          <w:t>Bourbon — distilled in Kentucky</w:t>
        </w:r>
      </w:ins>
    </w:p>
    <w:p w14:paraId="55872C81" w14:textId="77777777" w:rsidR="009F2E95" w:rsidRDefault="00E92143">
      <w:pPr>
        <w:rPr>
          <w:ins w:id="133" w:author="Arthur Souza Rodrigues" w:date="2026-07-10T21:42:00Z" w16du:dateUtc="2026-07-11T01:42:00Z"/>
        </w:rPr>
      </w:pPr>
      <w:ins w:id="134" w:author="Arthur Souza Rodrigues" w:date="2026-07-10T21:42:00Z" w16du:dateUtc="2026-07-11T01:42:00Z">
        <w:r>
          <w:t>Cardamom — a fragrant spice</w:t>
        </w:r>
      </w:ins>
    </w:p>
    <w:p w14:paraId="3DC32455" w14:textId="77777777" w:rsidR="009F2E95" w:rsidRDefault="00E92143">
      <w:pPr>
        <w:pStyle w:val="Heading2"/>
        <w:rPr>
          <w:ins w:id="135" w:author="Arthur Souza Rodrigues" w:date="2026-07-10T21:42:00Z" w16du:dateUtc="2026-07-11T01:42:00Z"/>
        </w:rPr>
      </w:pPr>
      <w:ins w:id="136" w:author="Arthur Souza Rodrigues" w:date="2026-07-10T21:42:00Z" w16du:dateUtc="2026-07-11T01:42:00Z">
        <w:r>
          <w:t>2.2 Numbered (with nested)</w:t>
        </w:r>
      </w:ins>
    </w:p>
    <w:p w14:paraId="0255B80F" w14:textId="77777777" w:rsidR="009F2E95" w:rsidRDefault="00E92143">
      <w:pPr>
        <w:rPr>
          <w:ins w:id="137" w:author="Arthur Souza Rodrigues" w:date="2026-07-10T21:42:00Z" w16du:dateUtc="2026-07-11T01:42:00Z"/>
        </w:rPr>
      </w:pPr>
      <w:ins w:id="138" w:author="Arthur Souza Rodrigues" w:date="2026-07-10T21:42:00Z" w16du:dateUtc="2026-07-11T01:42:00Z">
        <w:r>
          <w:t>Preheat the oven to 375°F.</w:t>
        </w:r>
      </w:ins>
    </w:p>
    <w:p w14:paraId="2D82CF7F" w14:textId="77777777" w:rsidR="009F2E95" w:rsidRDefault="00E92143">
      <w:pPr>
        <w:rPr>
          <w:ins w:id="139" w:author="Arthur Souza Rodrigues" w:date="2026-07-10T21:42:00Z" w16du:dateUtc="2026-07-11T01:42:00Z"/>
        </w:rPr>
      </w:pPr>
      <w:ins w:id="140" w:author="Arthur Souza Rodrigues" w:date="2026-07-10T21:42:00Z" w16du:dateUtc="2026-07-11T01:42:00Z">
        <w:r>
          <w:t>Whisk dry ingredients.</w:t>
        </w:r>
      </w:ins>
    </w:p>
    <w:p w14:paraId="0E5F0FE3" w14:textId="77777777" w:rsidR="009F2E95" w:rsidRDefault="00E92143">
      <w:pPr>
        <w:rPr>
          <w:ins w:id="141" w:author="Arthur Souza Rodrigues" w:date="2026-07-10T21:42:00Z" w16du:dateUtc="2026-07-11T01:42:00Z"/>
        </w:rPr>
      </w:pPr>
      <w:ins w:id="142" w:author="Arthur Souza Rodrigues" w:date="2026-07-10T21:42:00Z" w16du:dateUtc="2026-07-11T01:42:00Z">
        <w:r>
          <w:t>Sift the flour twice.</w:t>
        </w:r>
      </w:ins>
    </w:p>
    <w:p w14:paraId="6FF12C49" w14:textId="77777777" w:rsidR="009F2E95" w:rsidRDefault="00E92143">
      <w:pPr>
        <w:rPr>
          <w:ins w:id="143" w:author="Arthur Souza Rodrigues" w:date="2026-07-10T21:42:00Z" w16du:dateUtc="2026-07-11T01:42:00Z"/>
        </w:rPr>
      </w:pPr>
      <w:ins w:id="144" w:author="Arthur Souza Rodrigues" w:date="2026-07-10T21:42:00Z" w16du:dateUtc="2026-07-11T01:42:00Z">
        <w:r>
          <w:t>Add a pinch of salt.</w:t>
        </w:r>
      </w:ins>
    </w:p>
    <w:p w14:paraId="123CEEE6" w14:textId="77777777" w:rsidR="009F2E95" w:rsidRDefault="00E92143">
      <w:pPr>
        <w:rPr>
          <w:ins w:id="145" w:author="Arthur Souza Rodrigues" w:date="2026-07-10T21:42:00Z" w16du:dateUtc="2026-07-11T01:42:00Z"/>
        </w:rPr>
      </w:pPr>
      <w:ins w:id="146" w:author="Arthur Souza Rodrigues" w:date="2026-07-10T21:42:00Z" w16du:dateUtc="2026-07-11T01:42:00Z">
        <w:r>
          <w:t>Bake for 22 minutes.</w:t>
        </w:r>
      </w:ins>
    </w:p>
    <w:p w14:paraId="46A5A321" w14:textId="77777777" w:rsidR="009F2E95" w:rsidRDefault="00E92143">
      <w:pPr>
        <w:pStyle w:val="Heading1"/>
        <w:rPr>
          <w:ins w:id="147" w:author="Arthur Souza Rodrigues" w:date="2026-07-10T21:42:00Z" w16du:dateUtc="2026-07-11T01:42:00Z"/>
        </w:rPr>
      </w:pPr>
      <w:ins w:id="148" w:author="Arthur Souza Rodrigues" w:date="2026-07-10T21:42:00Z" w16du:dateUtc="2026-07-11T01:42:00Z">
        <w:r>
          <w:t>3. Tabular Data</w:t>
        </w:r>
      </w:ins>
    </w:p>
    <w:p w14:paraId="5B6FFDF5" w14:textId="77777777" w:rsidR="009F2E95" w:rsidRDefault="00E92143">
      <w:pPr>
        <w:rPr>
          <w:ins w:id="149" w:author="Arthur Souza Rodrigues" w:date="2026-07-10T21:42:00Z" w16du:dateUtc="2026-07-11T01:42:00Z"/>
        </w:rPr>
      </w:pPr>
      <w:ins w:id="150" w:author="Arthur Souza Rodrigues" w:date="2026-07-10T21:42:00Z" w16du:dateUtc="2026-07-11T01:42:00Z">
        <w:r>
          <w:t>A small table with a header row:</w:t>
        </w:r>
      </w:ins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280"/>
        <w:gridCol w:w="2120"/>
        <w:gridCol w:w="2120"/>
        <w:gridCol w:w="2120"/>
      </w:tblGrid>
      <w:tr w:rsidR="009F2E95" w14:paraId="2443465B" w14:textId="77777777">
        <w:trPr>
          <w:trHeight w:val="509"/>
          <w:tblCellSpacing w:w="0" w:type="dxa"/>
          <w:jc w:val="center"/>
          <w:ins w:id="151" w:author="Arthur Souza Rodrigues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26E7917" w14:textId="77777777" w:rsidR="009F2E95" w:rsidRDefault="00E92143">
            <w:pPr>
              <w:rPr>
                <w:ins w:id="152" w:author="Arthur Souza Rodrigues" w:date="2026-07-10T21:42:00Z" w16du:dateUtc="2026-07-11T01:42:00Z"/>
              </w:rPr>
            </w:pPr>
            <w:ins w:id="153" w:author="Arthur Souza Rodrigues" w:date="2026-07-10T21:42:00Z" w16du:dateUtc="2026-07-11T01:42:00Z">
              <w:r>
                <w:t>Region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3286670" w14:textId="77777777" w:rsidR="009F2E95" w:rsidRDefault="00E92143">
            <w:pPr>
              <w:rPr>
                <w:ins w:id="154" w:author="Arthur Souza Rodrigues" w:date="2026-07-10T21:42:00Z" w16du:dateUtc="2026-07-11T01:42:00Z"/>
              </w:rPr>
            </w:pPr>
            <w:ins w:id="155" w:author="Arthur Souza Rodrigues" w:date="2026-07-10T21:42:00Z" w16du:dateUtc="2026-07-11T01:42:00Z">
              <w:r>
                <w:t>Q1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FEE8C90" w14:textId="77777777" w:rsidR="009F2E95" w:rsidRDefault="00E92143">
            <w:pPr>
              <w:rPr>
                <w:ins w:id="156" w:author="Arthur Souza Rodrigues" w:date="2026-07-10T21:42:00Z" w16du:dateUtc="2026-07-11T01:42:00Z"/>
              </w:rPr>
            </w:pPr>
            <w:ins w:id="157" w:author="Arthur Souza Rodrigues" w:date="2026-07-10T21:42:00Z" w16du:dateUtc="2026-07-11T01:42:00Z">
              <w:r>
                <w:t>Q2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D933ACA" w14:textId="77777777" w:rsidR="009F2E95" w:rsidRDefault="00E92143">
            <w:pPr>
              <w:rPr>
                <w:ins w:id="158" w:author="Arthur Souza Rodrigues" w:date="2026-07-10T21:42:00Z" w16du:dateUtc="2026-07-11T01:42:00Z"/>
              </w:rPr>
            </w:pPr>
            <w:ins w:id="159" w:author="Arthur Souza Rodrigues" w:date="2026-07-10T21:42:00Z" w16du:dateUtc="2026-07-11T01:42:00Z">
              <w:r>
                <w:t>Q3</w:t>
              </w:r>
            </w:ins>
          </w:p>
        </w:tc>
      </w:tr>
      <w:tr w:rsidR="009F2E95" w14:paraId="761A1663" w14:textId="77777777">
        <w:trPr>
          <w:trHeight w:val="509"/>
          <w:tblCellSpacing w:w="0" w:type="dxa"/>
          <w:jc w:val="center"/>
          <w:ins w:id="160" w:author="Arthur Souza Rodrigues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3EEC4E9" w14:textId="77777777" w:rsidR="009F2E95" w:rsidRDefault="00E92143">
            <w:pPr>
              <w:rPr>
                <w:ins w:id="161" w:author="Arthur Souza Rodrigues" w:date="2026-07-10T21:42:00Z" w16du:dateUtc="2026-07-11T01:42:00Z"/>
              </w:rPr>
            </w:pPr>
            <w:ins w:id="162" w:author="Arthur Souza Rodrigues" w:date="2026-07-10T21:42:00Z" w16du:dateUtc="2026-07-11T01:42:00Z">
              <w:r>
                <w:t>North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A04ECCC" w14:textId="77777777" w:rsidR="009F2E95" w:rsidRDefault="00E92143">
            <w:pPr>
              <w:rPr>
                <w:ins w:id="163" w:author="Arthur Souza Rodrigues" w:date="2026-07-10T21:42:00Z" w16du:dateUtc="2026-07-11T01:42:00Z"/>
              </w:rPr>
            </w:pPr>
            <w:ins w:id="164" w:author="Arthur Souza Rodrigues" w:date="2026-07-10T21:42:00Z" w16du:dateUtc="2026-07-11T01:42:00Z">
              <w:r>
                <w:t>$120k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9FD12E4" w14:textId="77777777" w:rsidR="009F2E95" w:rsidRDefault="00E92143">
            <w:pPr>
              <w:rPr>
                <w:ins w:id="165" w:author="Arthur Souza Rodrigues" w:date="2026-07-10T21:42:00Z" w16du:dateUtc="2026-07-11T01:42:00Z"/>
              </w:rPr>
            </w:pPr>
            <w:ins w:id="166" w:author="Arthur Souza Rodrigues" w:date="2026-07-10T21:42:00Z" w16du:dateUtc="2026-07-11T01:42:00Z">
              <w:r>
                <w:t>$135k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CCAAB4B" w14:textId="77777777" w:rsidR="009F2E95" w:rsidRDefault="00E92143">
            <w:pPr>
              <w:rPr>
                <w:ins w:id="167" w:author="Arthur Souza Rodrigues" w:date="2026-07-10T21:42:00Z" w16du:dateUtc="2026-07-11T01:42:00Z"/>
              </w:rPr>
            </w:pPr>
            <w:ins w:id="168" w:author="Arthur Souza Rodrigues" w:date="2026-07-10T21:42:00Z" w16du:dateUtc="2026-07-11T01:42:00Z">
              <w:r>
                <w:t>$150k</w:t>
              </w:r>
            </w:ins>
          </w:p>
        </w:tc>
      </w:tr>
      <w:tr w:rsidR="009F2E95" w14:paraId="2E9FF227" w14:textId="77777777">
        <w:trPr>
          <w:trHeight w:val="509"/>
          <w:tblCellSpacing w:w="0" w:type="dxa"/>
          <w:jc w:val="center"/>
          <w:ins w:id="169" w:author="Arthur Souza Rodrigues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1D9D25E" w14:textId="77777777" w:rsidR="009F2E95" w:rsidRDefault="00E92143">
            <w:pPr>
              <w:rPr>
                <w:ins w:id="170" w:author="Arthur Souza Rodrigues" w:date="2026-07-10T21:42:00Z" w16du:dateUtc="2026-07-11T01:42:00Z"/>
              </w:rPr>
            </w:pPr>
            <w:ins w:id="171" w:author="Arthur Souza Rodrigues" w:date="2026-07-10T21:42:00Z" w16du:dateUtc="2026-07-11T01:42:00Z">
              <w:r>
                <w:t>South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C684A78" w14:textId="77777777" w:rsidR="009F2E95" w:rsidRDefault="00E92143">
            <w:pPr>
              <w:rPr>
                <w:ins w:id="172" w:author="Arthur Souza Rodrigues" w:date="2026-07-10T21:42:00Z" w16du:dateUtc="2026-07-11T01:42:00Z"/>
              </w:rPr>
            </w:pPr>
            <w:ins w:id="173" w:author="Arthur Souza Rodrigues" w:date="2026-07-10T21:42:00Z" w16du:dateUtc="2026-07-11T01:42:00Z">
              <w:r>
                <w:t>$98k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7FDD421" w14:textId="77777777" w:rsidR="009F2E95" w:rsidRDefault="00E92143">
            <w:pPr>
              <w:rPr>
                <w:ins w:id="174" w:author="Arthur Souza Rodrigues" w:date="2026-07-10T21:42:00Z" w16du:dateUtc="2026-07-11T01:42:00Z"/>
              </w:rPr>
            </w:pPr>
            <w:ins w:id="175" w:author="Arthur Souza Rodrigues" w:date="2026-07-10T21:42:00Z" w16du:dateUtc="2026-07-11T01:42:00Z">
              <w:r>
                <w:t>$110k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FBFDD76" w14:textId="77777777" w:rsidR="009F2E95" w:rsidRDefault="00E92143">
            <w:pPr>
              <w:rPr>
                <w:ins w:id="176" w:author="Arthur Souza Rodrigues" w:date="2026-07-10T21:42:00Z" w16du:dateUtc="2026-07-11T01:42:00Z"/>
              </w:rPr>
            </w:pPr>
            <w:ins w:id="177" w:author="Arthur Souza Rodrigues" w:date="2026-07-10T21:42:00Z" w16du:dateUtc="2026-07-11T01:42:00Z">
              <w:r>
                <w:t>$128k</w:t>
              </w:r>
            </w:ins>
          </w:p>
        </w:tc>
      </w:tr>
      <w:tr w:rsidR="009F2E95" w14:paraId="58520FEE" w14:textId="77777777">
        <w:trPr>
          <w:trHeight w:val="509"/>
          <w:tblCellSpacing w:w="0" w:type="dxa"/>
          <w:jc w:val="center"/>
          <w:ins w:id="178" w:author="Arthur Souza Rodrigues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919866D" w14:textId="77777777" w:rsidR="009F2E95" w:rsidRDefault="00E92143">
            <w:pPr>
              <w:rPr>
                <w:ins w:id="179" w:author="Arthur Souza Rodrigues" w:date="2026-07-10T21:42:00Z" w16du:dateUtc="2026-07-11T01:42:00Z"/>
              </w:rPr>
            </w:pPr>
            <w:ins w:id="180" w:author="Arthur Souza Rodrigues" w:date="2026-07-10T21:42:00Z" w16du:dateUtc="2026-07-11T01:42:00Z">
              <w:r>
                <w:t>East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346EFA4" w14:textId="77777777" w:rsidR="009F2E95" w:rsidRDefault="00E92143">
            <w:pPr>
              <w:rPr>
                <w:ins w:id="181" w:author="Arthur Souza Rodrigues" w:date="2026-07-10T21:42:00Z" w16du:dateUtc="2026-07-11T01:42:00Z"/>
              </w:rPr>
            </w:pPr>
            <w:ins w:id="182" w:author="Arthur Souza Rodrigues" w:date="2026-07-10T21:42:00Z" w16du:dateUtc="2026-07-11T01:42:00Z">
              <w:r>
                <w:t>$143k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6463F0" w14:textId="77777777" w:rsidR="009F2E95" w:rsidRDefault="00E92143">
            <w:pPr>
              <w:rPr>
                <w:ins w:id="183" w:author="Arthur Souza Rodrigues" w:date="2026-07-10T21:42:00Z" w16du:dateUtc="2026-07-11T01:42:00Z"/>
              </w:rPr>
            </w:pPr>
            <w:ins w:id="184" w:author="Arthur Souza Rodrigues" w:date="2026-07-10T21:42:00Z" w16du:dateUtc="2026-07-11T01:42:00Z">
              <w:r>
                <w:t>$151k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D5A9D51" w14:textId="77777777" w:rsidR="009F2E95" w:rsidRDefault="00E92143">
            <w:pPr>
              <w:rPr>
                <w:ins w:id="185" w:author="Arthur Souza Rodrigues" w:date="2026-07-10T21:42:00Z" w16du:dateUtc="2026-07-11T01:42:00Z"/>
              </w:rPr>
            </w:pPr>
            <w:ins w:id="186" w:author="Arthur Souza Rodrigues" w:date="2026-07-10T21:42:00Z" w16du:dateUtc="2026-07-11T01:42:00Z">
              <w:r>
                <w:t>$162k</w:t>
              </w:r>
            </w:ins>
          </w:p>
        </w:tc>
      </w:tr>
      <w:tr w:rsidR="009F2E95" w14:paraId="5FA568E3" w14:textId="77777777">
        <w:trPr>
          <w:trHeight w:val="509"/>
          <w:tblCellSpacing w:w="0" w:type="dxa"/>
          <w:jc w:val="center"/>
          <w:ins w:id="187" w:author="Arthur Souza Rodrigues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F39FFB1" w14:textId="77777777" w:rsidR="009F2E95" w:rsidRDefault="00E92143">
            <w:pPr>
              <w:rPr>
                <w:ins w:id="188" w:author="Arthur Souza Rodrigues" w:date="2026-07-10T21:42:00Z" w16du:dateUtc="2026-07-11T01:42:00Z"/>
              </w:rPr>
            </w:pPr>
            <w:ins w:id="189" w:author="Arthur Souza Rodrigues" w:date="2026-07-10T21:42:00Z" w16du:dateUtc="2026-07-11T01:42:00Z">
              <w:r>
                <w:t>West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F130829" w14:textId="77777777" w:rsidR="009F2E95" w:rsidRDefault="00E92143">
            <w:pPr>
              <w:rPr>
                <w:ins w:id="190" w:author="Arthur Souza Rodrigues" w:date="2026-07-10T21:42:00Z" w16du:dateUtc="2026-07-11T01:42:00Z"/>
              </w:rPr>
            </w:pPr>
            <w:ins w:id="191" w:author="Arthur Souza Rodrigues" w:date="2026-07-10T21:42:00Z" w16du:dateUtc="2026-07-11T01:42:00Z">
              <w:r>
                <w:t>$87k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82CE516" w14:textId="77777777" w:rsidR="009F2E95" w:rsidRDefault="00E92143">
            <w:pPr>
              <w:rPr>
                <w:ins w:id="192" w:author="Arthur Souza Rodrigues" w:date="2026-07-10T21:42:00Z" w16du:dateUtc="2026-07-11T01:42:00Z"/>
              </w:rPr>
            </w:pPr>
            <w:ins w:id="193" w:author="Arthur Souza Rodrigues" w:date="2026-07-10T21:42:00Z" w16du:dateUtc="2026-07-11T01:42:00Z">
              <w:r>
                <w:t>$92k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D5D4ED0" w14:textId="77777777" w:rsidR="009F2E95" w:rsidRDefault="00E92143">
            <w:pPr>
              <w:rPr>
                <w:ins w:id="194" w:author="Arthur Souza Rodrigues" w:date="2026-07-10T21:42:00Z" w16du:dateUtc="2026-07-11T01:42:00Z"/>
              </w:rPr>
            </w:pPr>
            <w:ins w:id="195" w:author="Arthur Souza Rodrigues" w:date="2026-07-10T21:42:00Z" w16du:dateUtc="2026-07-11T01:42:00Z">
              <w:r>
                <w:t>$104k</w:t>
              </w:r>
            </w:ins>
          </w:p>
        </w:tc>
      </w:tr>
    </w:tbl>
    <w:p w14:paraId="67B5B8CF" w14:textId="77777777" w:rsidR="009F2E95" w:rsidRDefault="009F2E95">
      <w:pPr>
        <w:rPr>
          <w:ins w:id="196" w:author="Arthur Souza Rodrigues" w:date="2026-07-10T21:42:00Z" w16du:dateUtc="2026-07-11T01:42:00Z"/>
        </w:rPr>
      </w:pPr>
    </w:p>
    <w:p w14:paraId="417FD011" w14:textId="77777777" w:rsidR="009F2E95" w:rsidRDefault="00E92143">
      <w:pPr>
        <w:rPr>
          <w:ins w:id="197" w:author="Arthur Souza Rodrigues" w:date="2026-07-10T21:42:00Z" w16du:dateUtc="2026-07-11T01:42:00Z"/>
        </w:rPr>
      </w:pPr>
      <w:ins w:id="198" w:author="Arthur Souza Rodrigues" w:date="2026-07-10T21:42:00Z" w16du:dateUtc="2026-07-11T01:42:00Z">
        <w:r>
          <w:t>﻿</w:t>
        </w:r>
      </w:ins>
    </w:p>
    <w:p w14:paraId="5F5DE11C" w14:textId="77777777" w:rsidR="009F2E95" w:rsidRDefault="00E92143">
      <w:pPr>
        <w:pStyle w:val="Heading1"/>
        <w:rPr>
          <w:ins w:id="199" w:author="Arthur Souza Rodrigues" w:date="2026-07-10T21:42:00Z" w16du:dateUtc="2026-07-11T01:42:00Z"/>
        </w:rPr>
      </w:pPr>
      <w:ins w:id="200" w:author="Arthur Souza Rodrigues" w:date="2026-07-10T21:42:00Z" w16du:dateUtc="2026-07-11T01:42:00Z">
        <w:r>
          <w:lastRenderedPageBreak/>
          <w:t>4. Quote &amp; Link</w:t>
        </w:r>
      </w:ins>
    </w:p>
    <w:p w14:paraId="2F91CD35" w14:textId="77777777" w:rsidR="009F2E95" w:rsidRDefault="00E92143">
      <w:pPr>
        <w:rPr>
          <w:ins w:id="201" w:author="Arthur Souza Rodrigues" w:date="2026-07-10T21:42:00Z" w16du:dateUtc="2026-07-11T01:42:00Z"/>
        </w:rPr>
      </w:pPr>
      <w:ins w:id="202" w:author="Arthur Souza Rodrigues" w:date="2026-07-10T21:42:00Z" w16du:dateUtc="2026-07-11T01:42:00Z">
        <w:r>
          <w:t>“Not all those who wander are lost.”</w:t>
        </w:r>
        <w:r>
          <w:t xml:space="preserve"> — a line often quoted to test block-quote handling.</w:t>
        </w:r>
      </w:ins>
    </w:p>
    <w:p w14:paraId="077A4286" w14:textId="77777777" w:rsidR="009F2E95" w:rsidRDefault="00E92143">
      <w:pPr>
        <w:rPr>
          <w:ins w:id="203" w:author="Arthur Souza Rodrigues" w:date="2026-07-10T21:42:00Z" w16du:dateUtc="2026-07-11T01:42:00Z"/>
        </w:rPr>
      </w:pPr>
      <w:ins w:id="204" w:author="Arthur Souza Rodrigues" w:date="2026-07-10T21:42:00Z" w16du:dateUtc="2026-07-11T01:42:00Z">
        <w:r>
          <w:t xml:space="preserve">More information available at our </w:t>
        </w:r>
        <w:r>
          <w:fldChar w:fldCharType="begin"/>
        </w:r>
        <w:r>
          <w:instrText>HYPERLINK "https://example.com/reference" \h</w:instrText>
        </w:r>
        <w:r>
          <w:fldChar w:fldCharType="separate"/>
        </w:r>
        <w:r>
          <w:rPr>
            <w:rStyle w:val="Hyperlink"/>
          </w:rPr>
          <w:t>reference page</w:t>
        </w:r>
        <w:r>
          <w:fldChar w:fldCharType="end"/>
        </w:r>
        <w:r>
          <w:t>.</w:t>
        </w:r>
      </w:ins>
    </w:p>
    <w:p w14:paraId="7856C11A" w14:textId="77777777" w:rsidR="009F2E95" w:rsidRDefault="00E92143">
      <w:pPr>
        <w:rPr>
          <w:ins w:id="205" w:author="Arthur Souza Rodrigues" w:date="2026-07-10T21:42:00Z" w16du:dateUtc="2026-07-11T01:42:00Z"/>
        </w:rPr>
      </w:pPr>
      <w:ins w:id="206" w:author="Arthur Souza Rodrigues" w:date="2026-07-10T21:42:00Z" w16du:dateUtc="2026-07-11T01:42:00Z">
        <w:r>
          <w:t>This sentence carries a second footnote for testing multi-note extraction. †</w:t>
        </w:r>
        <w:r>
          <w:fldChar w:fldCharType="begin"/>
        </w:r>
        <w:r>
          <w:instrText>HYPERLINK \l "footnote-4" \h</w:instrText>
        </w:r>
        <w:r>
          <w:fldChar w:fldCharType="separate"/>
        </w:r>
        <w:r>
          <w:rPr>
            <w:rStyle w:val="Hyperlink"/>
            <w:vertAlign w:val="superscript"/>
          </w:rPr>
          <w:t>[4]</w:t>
        </w:r>
        <w:r>
          <w:fldChar w:fldCharType="end"/>
        </w:r>
        <w:r>
          <w:t>﻿</w:t>
        </w:r>
      </w:ins>
    </w:p>
    <w:p w14:paraId="333B0C04" w14:textId="77777777" w:rsidR="009F2E95" w:rsidRDefault="00E92143">
      <w:pPr>
        <w:pStyle w:val="Heading1"/>
        <w:rPr>
          <w:ins w:id="207" w:author="Arthur Souza Rodrigues" w:date="2026-07-10T21:42:00Z" w16du:dateUtc="2026-07-11T01:42:00Z"/>
        </w:rPr>
      </w:pPr>
      <w:ins w:id="208" w:author="Arthur Souza Rodrigues" w:date="2026-07-10T21:42:00Z" w16du:dateUtc="2026-07-11T01:42:00Z">
        <w:r>
          <w:t>5. Color Callouts</w:t>
        </w:r>
      </w:ins>
    </w:p>
    <w:p w14:paraId="7B48BBCF" w14:textId="77777777" w:rsidR="009F2E95" w:rsidRDefault="00E92143">
      <w:pPr>
        <w:rPr>
          <w:ins w:id="209" w:author="Arthur Souza Rodrigues" w:date="2026-07-10T21:42:00Z" w16du:dateUtc="2026-07-11T01:42:00Z"/>
        </w:rPr>
      </w:pPr>
      <w:ins w:id="210" w:author="Arthur Souza Rodrigues" w:date="2026-07-10T21:42:00Z" w16du:dateUtc="2026-07-11T01:42:00Z">
        <w:r>
          <w:rPr>
            <w:b/>
          </w:rPr>
          <w:t>WARNING: Do not feed the extraction tool after midnight.</w:t>
        </w:r>
      </w:ins>
    </w:p>
    <w:p w14:paraId="3059E38B" w14:textId="77777777" w:rsidR="009F2E95" w:rsidRDefault="00E92143">
      <w:pPr>
        <w:rPr>
          <w:ins w:id="211" w:author="Arthur Souza Rodrigues" w:date="2026-07-10T21:42:00Z" w16du:dateUtc="2026-07-11T01:42:00Z"/>
        </w:rPr>
      </w:pPr>
      <w:ins w:id="212" w:author="Arthur Souza Rodrigues" w:date="2026-07-10T21:42:00Z" w16du:dateUtc="2026-07-11T01:42:00Z">
        <w:r>
          <w:rPr>
            <w:b/>
          </w:rPr>
          <w:t>INFO: Tables, lists, and footnotes should each round-trip cleanly.</w:t>
        </w:r>
      </w:ins>
    </w:p>
    <w:p w14:paraId="037B2231" w14:textId="77777777" w:rsidR="009F2E95" w:rsidRDefault="00E92143">
      <w:pPr>
        <w:rPr>
          <w:ins w:id="213" w:author="Arthur Souza Rodrigues" w:date="2026-07-10T21:42:00Z" w16du:dateUtc="2026-07-11T01:42:00Z"/>
        </w:rPr>
      </w:pPr>
      <w:ins w:id="214" w:author="Arthur Souza Rodrigues" w:date="2026-07-10T21:42:00Z" w16du:dateUtc="2026-07-11T01:42:00Z">
        <w:r>
          <w:rPr>
            <w:i/>
          </w:rPr>
          <w:t>— end of sample —</w:t>
        </w:r>
      </w:ins>
    </w:p>
    <w:p w14:paraId="25DB6B59" w14:textId="77777777" w:rsidR="009F2E95" w:rsidRDefault="00E92143">
      <w:pPr>
        <w:rPr>
          <w:ins w:id="215" w:author="Arthur Souza Rodrigues" w:date="2026-07-10T21:42:00Z" w16du:dateUtc="2026-07-11T01:42:00Z"/>
        </w:rPr>
      </w:pPr>
      <w:ins w:id="216" w:author="Arthur Souza Rodrigues" w:date="2026-07-10T21:42:00Z" w16du:dateUtc="2026-07-11T01:42:00Z">
        <w:r>
          <w:t>﻿</w:t>
        </w:r>
      </w:ins>
    </w:p>
    <w:p w14:paraId="6DB1FBFD" w14:textId="77777777" w:rsidR="009F2E95" w:rsidRDefault="00E92143">
      <w:pPr>
        <w:rPr>
          <w:ins w:id="217" w:author="Arthur Souza Rodrigues" w:date="2026-07-10T21:42:00Z" w16du:dateUtc="2026-07-11T01:42:00Z"/>
        </w:rPr>
      </w:pPr>
      <w:ins w:id="218" w:author="Arthur Souza Rodrigues" w:date="2026-07-10T21:42:00Z" w16du:dateUtc="2026-07-11T01:42:00Z">
        <w:r>
          <w:t>The Pot-Pourri Compendium</w:t>
        </w:r>
      </w:ins>
    </w:p>
    <w:p w14:paraId="601CFDC3" w14:textId="77777777" w:rsidR="009F2E95" w:rsidRDefault="00E92143">
      <w:pPr>
        <w:rPr>
          <w:ins w:id="219" w:author="Arthur Souza Rodrigues" w:date="2026-07-10T21:42:00Z" w16du:dateUtc="2026-07-11T01:42:00Z"/>
        </w:rPr>
      </w:pPr>
      <w:ins w:id="220" w:author="Arthur Souza Rodrigues" w:date="2026-07-10T21:42:00Z" w16du:dateUtc="2026-07-11T01:42:00Z">
        <w:r>
          <w:t>A Sampler Document for Extraction Testing</w:t>
        </w:r>
      </w:ins>
    </w:p>
    <w:p w14:paraId="53400E69" w14:textId="12486FFC" w:rsidR="009F2E95" w:rsidRDefault="00E92143">
      <w:pPr>
        <w:rPr>
          <w:ins w:id="221" w:author="Arthur Souza Rodrigues" w:date="2026-07-10T21:42:00Z" w16du:dateUtc="2026-07-11T01:42:00Z"/>
        </w:rPr>
      </w:pPr>
      <w:ins w:id="222" w:author="Arthur Souza Rodrigues" w:date="2026-07-10T21:42:00Z" w16du:dateUtc="2026-07-11T01:42:00Z">
        <w:r>
          <w:t xml:space="preserve">This document is intentionally </w:t>
        </w:r>
        <w:r>
          <w:t>block quote so an extraction tool has plenty to chew on.</w:t>
        </w:r>
        <w:r>
          <w:rPr>
            <w:b/>
          </w:rPr>
          <w:t xml:space="preserve"> Emphasis lives here. See note.</w:t>
        </w:r>
        <w:r>
          <w:fldChar w:fldCharType="begin"/>
        </w:r>
        <w:r>
          <w:instrText>HYPERLINK \l "footnote-5" \h</w:instrText>
        </w:r>
        <w:r>
          <w:fldChar w:fldCharType="separate"/>
        </w:r>
        <w:r>
          <w:rPr>
            <w:rStyle w:val="Hyperlink"/>
            <w:vertAlign w:val="superscript"/>
          </w:rPr>
          <w:t>[5]</w:t>
        </w:r>
        <w:r>
          <w:fldChar w:fldCharType="end"/>
        </w:r>
        <w:r>
          <w:t>﻿</w:t>
        </w:r>
      </w:ins>
    </w:p>
    <w:p w14:paraId="5B75B38D" w14:textId="77777777" w:rsidR="009F2E95" w:rsidRDefault="00E92143">
      <w:pPr>
        <w:pStyle w:val="Heading1"/>
        <w:rPr>
          <w:ins w:id="223" w:author="Arthur Souza Rodrigues" w:date="2026-07-10T21:42:00Z" w16du:dateUtc="2026-07-11T01:42:00Z"/>
        </w:rPr>
      </w:pPr>
      <w:ins w:id="224" w:author="Arthur Souza Rodrigues" w:date="2026-07-10T21:42:00Z" w16du:dateUtc="2026-07-11T01:42:00Z">
        <w:r>
          <w:t>1. Typography Samples</w:t>
        </w:r>
      </w:ins>
    </w:p>
    <w:p w14:paraId="4D760728" w14:textId="77777777" w:rsidR="009F2E95" w:rsidRDefault="00E92143">
      <w:pPr>
        <w:rPr>
          <w:ins w:id="225" w:author="Arthur Souza Rodrigues" w:date="2026-07-10T21:42:00Z" w16du:dateUtc="2026-07-11T01:42:00Z"/>
        </w:rPr>
      </w:pPr>
      <w:ins w:id="226" w:author="Arthur Souza Rodrigues" w:date="2026-07-10T21:42:00Z" w16du:dateUtc="2026-07-11T01:42:00Z">
        <w:r>
          <w:t>Below are inline runs with mixed formatting. Each run is a separate span so an extractor can detect boundaries.</w:t>
        </w:r>
      </w:ins>
    </w:p>
    <w:p w14:paraId="43FD68B1" w14:textId="77777777" w:rsidR="009F2E95" w:rsidRDefault="00E92143">
      <w:pPr>
        <w:rPr>
          <w:ins w:id="227" w:author="Arthur Souza Rodrigues" w:date="2026-07-10T21:42:00Z" w16du:dateUtc="2026-07-11T01:42:00Z"/>
        </w:rPr>
      </w:pPr>
      <w:ins w:id="228" w:author="Arthur Souza Rodrigues" w:date="2026-07-10T21:42:00Z" w16du:dateUtc="2026-07-11T01:42:00Z">
        <w:r>
          <w:rPr>
            <w:b/>
          </w:rPr>
          <w:t>Bold blue, italic red, underlined green, yellow-highlighted, strikethrough, monospace.</w:t>
        </w:r>
      </w:ins>
    </w:p>
    <w:p w14:paraId="6BA61C00" w14:textId="77777777" w:rsidR="009F2E95" w:rsidRDefault="00E92143">
      <w:pPr>
        <w:pStyle w:val="Heading1"/>
        <w:rPr>
          <w:ins w:id="229" w:author="Arthur Souza Rodrigues" w:date="2026-07-10T21:42:00Z" w16du:dateUtc="2026-07-11T01:42:00Z"/>
        </w:rPr>
      </w:pPr>
      <w:ins w:id="230" w:author="Arthur Souza Rodrigues" w:date="2026-07-10T21:42:00Z" w16du:dateUtc="2026-07-11T01:42:00Z">
        <w:r>
          <w:t>2. Lists</w:t>
        </w:r>
      </w:ins>
    </w:p>
    <w:p w14:paraId="5E8D13B3" w14:textId="77777777" w:rsidR="009F2E95" w:rsidRDefault="00E92143">
      <w:pPr>
        <w:pStyle w:val="Heading2"/>
        <w:rPr>
          <w:ins w:id="231" w:author="Arthur Souza Rodrigues" w:date="2026-07-10T21:42:00Z" w16du:dateUtc="2026-07-11T01:42:00Z"/>
        </w:rPr>
      </w:pPr>
      <w:ins w:id="232" w:author="Arthur Souza Rodrigues" w:date="2026-07-10T21:42:00Z" w16du:dateUtc="2026-07-11T01:42:00Z">
        <w:r>
          <w:t>2.1 Bulleted</w:t>
        </w:r>
      </w:ins>
    </w:p>
    <w:p w14:paraId="6539A2DA" w14:textId="77777777" w:rsidR="009F2E95" w:rsidRDefault="00E92143">
      <w:pPr>
        <w:rPr>
          <w:ins w:id="233" w:author="Arthur Souza Rodrigues" w:date="2026-07-10T21:42:00Z" w16du:dateUtc="2026-07-11T01:42:00Z"/>
        </w:rPr>
      </w:pPr>
      <w:ins w:id="234" w:author="Arthur Souza Rodrigues" w:date="2026-07-10T21:42:00Z" w16du:dateUtc="2026-07-11T01:42:00Z">
        <w:r>
          <w:t>Apples — a pomaceous fruit</w:t>
        </w:r>
      </w:ins>
    </w:p>
    <w:p w14:paraId="6F296374" w14:textId="77777777" w:rsidR="009F2E95" w:rsidRDefault="00E92143">
      <w:pPr>
        <w:rPr>
          <w:ins w:id="235" w:author="Arthur Souza Rodrigues" w:date="2026-07-10T21:42:00Z" w16du:dateUtc="2026-07-11T01:42:00Z"/>
        </w:rPr>
      </w:pPr>
      <w:ins w:id="236" w:author="Arthur Souza Rodrigues" w:date="2026-07-10T21:42:00Z" w16du:dateUtc="2026-07-11T01:42:00Z">
        <w:r>
          <w:t>Bourbon — distilled in Kentucky</w:t>
        </w:r>
      </w:ins>
    </w:p>
    <w:p w14:paraId="21D94650" w14:textId="77777777" w:rsidR="009F2E95" w:rsidRDefault="00E92143">
      <w:pPr>
        <w:rPr>
          <w:ins w:id="237" w:author="Arthur Souza Rodrigues" w:date="2026-07-10T21:42:00Z" w16du:dateUtc="2026-07-11T01:42:00Z"/>
        </w:rPr>
      </w:pPr>
      <w:ins w:id="238" w:author="Arthur Souza Rodrigues" w:date="2026-07-10T21:42:00Z" w16du:dateUtc="2026-07-11T01:42:00Z">
        <w:r>
          <w:t>Cardamom — a fragrant spice</w:t>
        </w:r>
      </w:ins>
    </w:p>
    <w:p w14:paraId="276B3791" w14:textId="77777777" w:rsidR="009F2E95" w:rsidRDefault="00E92143">
      <w:pPr>
        <w:pStyle w:val="Heading2"/>
        <w:rPr>
          <w:ins w:id="239" w:author="Arthur Souza Rodrigues" w:date="2026-07-10T21:42:00Z" w16du:dateUtc="2026-07-11T01:42:00Z"/>
        </w:rPr>
      </w:pPr>
      <w:ins w:id="240" w:author="Arthur Souza Rodrigues" w:date="2026-07-10T21:42:00Z" w16du:dateUtc="2026-07-11T01:42:00Z">
        <w:r>
          <w:lastRenderedPageBreak/>
          <w:t>2.2 Numbered (with nested)</w:t>
        </w:r>
      </w:ins>
    </w:p>
    <w:p w14:paraId="573F7A9C" w14:textId="77777777" w:rsidR="009F2E95" w:rsidRDefault="00E92143">
      <w:pPr>
        <w:rPr>
          <w:ins w:id="241" w:author="Arthur Souza Rodrigues" w:date="2026-07-10T21:42:00Z" w16du:dateUtc="2026-07-11T01:42:00Z"/>
        </w:rPr>
      </w:pPr>
      <w:ins w:id="242" w:author="Arthur Souza Rodrigues" w:date="2026-07-10T21:42:00Z" w16du:dateUtc="2026-07-11T01:42:00Z">
        <w:r>
          <w:t>Preheat the oven to 375°F.</w:t>
        </w:r>
      </w:ins>
    </w:p>
    <w:p w14:paraId="394F90B5" w14:textId="77777777" w:rsidR="009F2E95" w:rsidRDefault="00E92143">
      <w:pPr>
        <w:rPr>
          <w:ins w:id="243" w:author="Arthur Souza Rodrigues" w:date="2026-07-10T21:42:00Z" w16du:dateUtc="2026-07-11T01:42:00Z"/>
        </w:rPr>
      </w:pPr>
      <w:ins w:id="244" w:author="Arthur Souza Rodrigues" w:date="2026-07-10T21:42:00Z" w16du:dateUtc="2026-07-11T01:42:00Z">
        <w:r>
          <w:t>Whisk dry ingredients.</w:t>
        </w:r>
      </w:ins>
    </w:p>
    <w:p w14:paraId="3C6F4805" w14:textId="77777777" w:rsidR="009F2E95" w:rsidRDefault="00E92143">
      <w:pPr>
        <w:rPr>
          <w:ins w:id="245" w:author="Arthur Souza Rodrigues" w:date="2026-07-10T21:42:00Z" w16du:dateUtc="2026-07-11T01:42:00Z"/>
        </w:rPr>
      </w:pPr>
      <w:ins w:id="246" w:author="Arthur Souza Rodrigues" w:date="2026-07-10T21:42:00Z" w16du:dateUtc="2026-07-11T01:42:00Z">
        <w:r>
          <w:t>Sift the flour twice.</w:t>
        </w:r>
      </w:ins>
    </w:p>
    <w:p w14:paraId="142AC09C" w14:textId="77777777" w:rsidR="009F2E95" w:rsidRDefault="00E92143">
      <w:pPr>
        <w:rPr>
          <w:ins w:id="247" w:author="Arthur Souza Rodrigues" w:date="2026-07-10T21:42:00Z" w16du:dateUtc="2026-07-11T01:42:00Z"/>
        </w:rPr>
      </w:pPr>
      <w:ins w:id="248" w:author="Arthur Souza Rodrigues" w:date="2026-07-10T21:42:00Z" w16du:dateUtc="2026-07-11T01:42:00Z">
        <w:r>
          <w:t>Add a pinch of salt.</w:t>
        </w:r>
      </w:ins>
    </w:p>
    <w:p w14:paraId="472BDD83" w14:textId="7FFCC30D" w:rsidR="009F2E95" w:rsidRDefault="009F2E95">
      <w:pPr>
        <w:rPr>
          <w:ins w:id="249" w:author="Arthur Souza Rodrigues" w:date="2026-07-10T21:42:00Z" w16du:dateUtc="2026-07-11T01:42:00Z"/>
        </w:rPr>
      </w:pPr>
    </w:p>
    <w:p w14:paraId="78DDD74F" w14:textId="1ED3C5E2" w:rsidR="009F2E95" w:rsidRDefault="009F2E95">
      <w:pPr>
        <w:pStyle w:val="Heading1"/>
        <w:rPr>
          <w:ins w:id="250" w:author="Arthur Souza Rodrigues" w:date="2026-07-10T21:42:00Z" w16du:dateUtc="2026-07-11T01:42:00Z"/>
        </w:rPr>
      </w:pPr>
    </w:p>
    <w:p w14:paraId="7199E10A" w14:textId="3D5B21D4" w:rsidR="009F2E95" w:rsidRDefault="009F2E95">
      <w:pPr>
        <w:rPr>
          <w:ins w:id="251" w:author="Arthur Souza Rodrigues" w:date="2026-07-10T21:42:00Z" w16du:dateUtc="2026-07-11T01:42:00Z"/>
        </w:rPr>
      </w:pPr>
    </w:p>
    <w:p w14:paraId="375B39B0" w14:textId="77777777" w:rsidR="009F2E95" w:rsidRDefault="00E92143">
      <w:pPr>
        <w:rPr>
          <w:ins w:id="252" w:author="Arthur Souza Rodrigues" w:date="2026-07-10T21:42:00Z" w16du:dateUtc="2026-07-11T01:42:00Z"/>
        </w:rPr>
      </w:pPr>
      <w:ins w:id="253" w:author="Arthur Souza Rodrigues" w:date="2026-07-10T21:42:00Z" w16du:dateUtc="2026-07-11T01:42:00Z">
        <w:r>
          <w:t>﻿</w:t>
        </w:r>
      </w:ins>
    </w:p>
    <w:p w14:paraId="41C0F4EC" w14:textId="6C2D9ABA" w:rsidR="009F2E95" w:rsidRDefault="009F2E95">
      <w:pPr>
        <w:pStyle w:val="Heading1"/>
        <w:rPr>
          <w:ins w:id="254" w:author="Arthur Souza Rodrigues" w:date="2026-07-10T21:42:00Z" w16du:dateUtc="2026-07-11T01:42:00Z"/>
        </w:rPr>
      </w:pPr>
    </w:p>
    <w:p w14:paraId="2280CF5D" w14:textId="1819C5B0" w:rsidR="009F2E95" w:rsidRDefault="009F2E95">
      <w:pPr>
        <w:rPr>
          <w:ins w:id="255" w:author="Arthur Souza Rodrigues" w:date="2026-07-10T21:42:00Z" w16du:dateUtc="2026-07-11T01:42:00Z"/>
        </w:rPr>
      </w:pPr>
    </w:p>
    <w:p w14:paraId="429FDD28" w14:textId="2FC1AC6F" w:rsidR="009F2E95" w:rsidRDefault="009F2E95">
      <w:pPr>
        <w:rPr>
          <w:ins w:id="256" w:author="Arthur Souza Rodrigues" w:date="2026-07-10T21:42:00Z" w16du:dateUtc="2026-07-11T01:42:00Z"/>
        </w:rPr>
      </w:pPr>
    </w:p>
    <w:p w14:paraId="09F40E1E" w14:textId="69ABC75D" w:rsidR="009F2E95" w:rsidRDefault="00E92143">
      <w:pPr>
        <w:rPr>
          <w:ins w:id="257" w:author="Arthur Souza Rodrigues" w:date="2026-07-10T21:42:00Z" w16du:dateUtc="2026-07-11T01:42:00Z"/>
        </w:rPr>
      </w:pPr>
      <w:ins w:id="258" w:author="Arthur Souza Rodrigues" w:date="2026-07-10T21:42:00Z" w16du:dateUtc="2026-07-11T01:42:00Z">
        <w:r>
          <w:fldChar w:fldCharType="begin"/>
        </w:r>
        <w:r>
          <w:instrText>HYPERLINK \l "footnote-6" \h</w:instrText>
        </w:r>
        <w:r>
          <w:fldChar w:fldCharType="separate"/>
        </w:r>
        <w:r>
          <w:fldChar w:fldCharType="end"/>
        </w:r>
        <w:r>
          <w:t>﻿</w:t>
        </w:r>
      </w:ins>
    </w:p>
    <w:p w14:paraId="72CE4C6B" w14:textId="7E0C33B7" w:rsidR="009F2E95" w:rsidRDefault="009F2E95">
      <w:pPr>
        <w:pStyle w:val="Heading1"/>
        <w:rPr>
          <w:ins w:id="259" w:author="Arthur Souza Rodrigues" w:date="2026-07-10T21:42:00Z" w16du:dateUtc="2026-07-11T01:42:00Z"/>
        </w:rPr>
      </w:pPr>
    </w:p>
    <w:p w14:paraId="6F569590" w14:textId="3528FA21" w:rsidR="009F2E95" w:rsidRDefault="009F2E95">
      <w:pPr>
        <w:rPr>
          <w:ins w:id="260" w:author="Arthur Souza Rodrigues" w:date="2026-07-10T21:42:00Z" w16du:dateUtc="2026-07-11T01:42:00Z"/>
        </w:rPr>
      </w:pPr>
    </w:p>
    <w:p w14:paraId="67B49658" w14:textId="00108734" w:rsidR="009F2E95" w:rsidRDefault="009F2E95">
      <w:pPr>
        <w:rPr>
          <w:ins w:id="261" w:author="Arthur Souza Rodrigues" w:date="2026-07-10T21:42:00Z" w16du:dateUtc="2026-07-11T01:42:00Z"/>
        </w:rPr>
      </w:pPr>
    </w:p>
    <w:p w14:paraId="15F89081" w14:textId="73836128" w:rsidR="009F2E95" w:rsidRDefault="009F2E95">
      <w:pPr>
        <w:rPr>
          <w:ins w:id="262" w:author="Arthur Souza Rodrigues" w:date="2026-07-10T21:42:00Z" w16du:dateUtc="2026-07-11T01:42:00Z"/>
        </w:rPr>
      </w:pPr>
    </w:p>
    <w:p w14:paraId="7BCC52DE" w14:textId="77777777" w:rsidR="009F2E95" w:rsidRDefault="00E92143">
      <w:pPr>
        <w:rPr>
          <w:ins w:id="263" w:author="Arthur Souza Rodrigues" w:date="2026-07-10T21:42:00Z" w16du:dateUtc="2026-07-11T01:42:00Z"/>
        </w:rPr>
      </w:pPr>
      <w:ins w:id="264" w:author="Arthur Souza Rodrigues" w:date="2026-07-10T21:42:00Z" w16du:dateUtc="2026-07-11T01:42:00Z">
        <w:r>
          <w:t xml:space="preserve">Footnote one: this footnote is attached to the introductory paragraph. </w:t>
        </w:r>
        <w:r>
          <w:fldChar w:fldCharType="begin"/>
        </w:r>
        <w:r>
          <w:instrText>HYPERLINK \l "footnote-ref-1"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</w:p>
    <w:p w14:paraId="6893FCB7" w14:textId="77777777" w:rsidR="009F2E95" w:rsidRDefault="00E92143">
      <w:pPr>
        <w:rPr>
          <w:ins w:id="265" w:author="Arthur Souza Rodrigues" w:date="2026-07-10T21:42:00Z" w16du:dateUtc="2026-07-11T01:42:00Z"/>
        </w:rPr>
      </w:pPr>
      <w:ins w:id="266" w:author="Arthur Souza Rodrigues" w:date="2026-07-10T21:42:00Z" w16du:dateUtc="2026-07-11T01:42:00Z">
        <w:r>
          <w:t xml:space="preserve">Footnote two: cross-reference target for extraction tools that map markers to notes. </w:t>
        </w:r>
        <w:r>
          <w:fldChar w:fldCharType="begin"/>
        </w:r>
        <w:r>
          <w:instrText>HYPERLINK \l "footnote-ref-2"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</w:p>
    <w:p w14:paraId="1052F23E" w14:textId="77777777" w:rsidR="009F2E95" w:rsidRDefault="00E92143">
      <w:pPr>
        <w:rPr>
          <w:ins w:id="267" w:author="Arthur Souza Rodrigues" w:date="2026-07-10T21:42:00Z" w16du:dateUtc="2026-07-11T01:42:00Z"/>
        </w:rPr>
      </w:pPr>
      <w:ins w:id="268" w:author="Arthur Souza Rodrigues" w:date="2026-07-10T21:42:00Z" w16du:dateUtc="2026-07-11T01:42:00Z">
        <w:r>
          <w:t xml:space="preserve"> Footnote one: this footnote is attached to the introductory paragraph.</w:t>
        </w:r>
        <w:r>
          <w:t xml:space="preserve"> </w:t>
        </w:r>
        <w:r>
          <w:fldChar w:fldCharType="begin"/>
        </w:r>
        <w:r>
          <w:instrText>HYPERLINK \l "footnote-ref-3"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</w:p>
    <w:p w14:paraId="5923EE5E" w14:textId="77777777" w:rsidR="009F2E95" w:rsidRDefault="00E92143">
      <w:pPr>
        <w:rPr>
          <w:ins w:id="269" w:author="Arthur Souza Rodrigues" w:date="2026-07-10T21:42:00Z" w16du:dateUtc="2026-07-11T01:42:00Z"/>
        </w:rPr>
      </w:pPr>
      <w:ins w:id="270" w:author="Arthur Souza Rodrigues" w:date="2026-07-10T21:42:00Z" w16du:dateUtc="2026-07-11T01:42:00Z">
        <w:r>
          <w:t xml:space="preserve"> Footnote two: cross-reference target for extraction tools that map markers to notes.</w:t>
        </w:r>
        <w:r>
          <w:t xml:space="preserve"> </w:t>
        </w:r>
        <w:r>
          <w:fldChar w:fldCharType="begin"/>
        </w:r>
        <w:r>
          <w:instrText>HYPERLINK \l "footnote-ref-4"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</w:p>
    <w:p w14:paraId="527C6EAE" w14:textId="77777777" w:rsidR="009F2E95" w:rsidRDefault="00E92143">
      <w:pPr>
        <w:rPr>
          <w:ins w:id="271" w:author="Arthur Souza Rodrigues" w:date="2026-07-10T21:42:00Z" w16du:dateUtc="2026-07-11T01:42:00Z"/>
        </w:rPr>
      </w:pPr>
      <w:ins w:id="272" w:author="Arthur Souza Rodrigues" w:date="2026-07-10T21:42:00Z" w16du:dateUtc="2026-07-11T01:42:00Z">
        <w:r>
          <w:t xml:space="preserve">Footnote one: this footnote is attached to the introductory paragraph. </w:t>
        </w:r>
        <w:r>
          <w:fldChar w:fldCharType="begin"/>
        </w:r>
        <w:r>
          <w:instrText>HYPERLINK \l "footnote-ref-5"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</w:p>
    <w:p w14:paraId="4032209B" w14:textId="07FB767E" w:rsidR="002110FF" w:rsidRDefault="00E92143">
      <w:pPr>
        <w:rPr>
          <w:del w:id="273" w:author="Arthur Souza Rodrigues" w:date="2026-07-10T21:42:00Z" w16du:dateUtc="2026-07-11T01:42:00Z"/>
        </w:rPr>
      </w:pPr>
      <w:ins w:id="274" w:author="Arthur Souza Rodrigues" w:date="2026-07-10T21:42:00Z" w16du:dateUtc="2026-07-11T01:42:00Z">
        <w:r>
          <w:t xml:space="preserve"> </w:t>
        </w:r>
        <w:r>
          <w:fldChar w:fldCharType="begin"/>
        </w:r>
        <w:r>
          <w:instrText>HYPERLINK \l "footnote-ref-6"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  <w:del w:id="275" w:author="Arthur Souza Rodrigues" w:date="2026-07-10T21:42:00Z" w16du:dateUtc="2026-07-11T01:42:00Z">
        <w:r>
          <w:rPr>
            <w:rFonts w:ascii="&quot;Calibri&quot;, Arial, sans-serif" w:hAnsi="&quot;Calibri&quot;, Arial, sans-serif" w:cs="&quot;Calibri&quot;, Arial, sans-serif"/>
            <w:i/>
            <w:iCs/>
          </w:rPr>
          <w:delText>Track Changes Suggesting Calibri Italic Demo</w:delText>
        </w:r>
      </w:del>
    </w:p>
    <w:p w14:paraId="5E19BFFC" w14:textId="77777777" w:rsidR="002110FF" w:rsidRDefault="00E92143">
      <w:pPr>
        <w:rPr>
          <w:del w:id="276" w:author="Arthur Souza Rodrigues" w:date="2026-07-10T21:42:00Z" w16du:dateUtc="2026-07-11T01:42:00Z"/>
        </w:rPr>
      </w:pPr>
      <w:del w:id="277" w:author="Arthur Souza Rodrigues" w:date="2026-07-10T21:42:00Z" w16du:dateUtc="2026-07-11T01:42:00Z">
        <w:r>
          <w:rPr>
            <w:rFonts w:ascii="&quot;Calibri&quot;, Arial, sans-serif" w:hAnsi="&quot;Calibri&quot;, Arial, sans-serif" w:cs="&quot;Calibri&quot;, Arial, sans-serif"/>
            <w:i/>
            <w:iCs/>
          </w:rPr>
          <w:delText>This document combines Suggesting mode with Calibri font and italic style.</w:delText>
        </w:r>
      </w:del>
    </w:p>
    <w:p w14:paraId="1CE7130C" w14:textId="77777777" w:rsidR="002110FF" w:rsidRDefault="00E92143">
      <w:del w:id="278" w:author="Arthur Souza Rodrigues" w:date="2026-07-10T21:42:00Z" w16du:dateUtc="2026-07-11T01:42:00Z">
        <w:r>
          <w:rPr>
            <w:rFonts w:ascii="&quot;Calibri&quot;, Arial, sans-serif" w:hAnsi="&quot;Calibri&quot;, Arial, sans-serif" w:cs="&quot;Calibri&quot;, Arial, sans-serif"/>
            <w:i/>
            <w:iCs/>
          </w:rPr>
          <w:lastRenderedPageBreak/>
          <w:delText>Calibri italic in Suggesting mode creates elegant tracked proposals.</w:delText>
        </w:r>
      </w:del>
    </w:p>
    <w:sectPr w:rsidR="002110FF">
      <w:pgSz w:w="12240" w:h="15840"/>
      <w:pgMar w:top="1440" w:right="1800" w:bottom="1440" w:left="1800" w:header="720" w:footer="720" w:gutter="0"/>
      <w:cols w:space="720"/>
      <w:sectPrChange w:id="279" w:author="Arthur Souza Rodrigues" w:date="2026-07-10T21:42:00Z" w16du:dateUtc="2026-07-11T01:42:00Z">
        <w:sectPr w:rsidR="002110FF">
          <w:pgMar w:top="1440" w:right="1440" w:bottom="1440" w:left="1440" w:header="720" w:footer="720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8" w:author="Arthur Souza Rodrigues [2]" w:date="2026-05-02T10:42:00Z" w:initials="AS">
    <w:p w14:paraId="79D30FEF" w14:textId="77777777" w:rsidR="009F2E95" w:rsidRDefault="00E92143">
      <w:r>
        <w:annotationRef/>
      </w:r>
      <w:r>
        <w:rPr>
          <w:color w:val="000000"/>
          <w:sz w:val="20"/>
        </w:rPr>
        <w:t>Testing.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6CE4C63" w16cex:dateUtc="2026-05-02T1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36CE4C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  <w15:person w15:author="Arthur Souza Rodrigues [2]">
    <w15:presenceInfo w15:providerId="None" w15:userId="Arthur Souza Rodrigues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10FF"/>
    <w:rsid w:val="001D079E"/>
    <w:rsid w:val="002110FF"/>
    <w:rsid w:val="0028458F"/>
    <w:rsid w:val="007300AF"/>
    <w:rsid w:val="009F2E95"/>
    <w:rsid w:val="00BD3623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4EF6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40" w:lineRule="atLeast"/>
      <w:outlineLvl w:val="0"/>
      <w:pPrChange w:id="0" w:author="Arthur Souza Rodrigues" w:date="2026-07-10T21:42:00Z">
        <w:pPr>
          <w:keepNext/>
          <w:keepLines/>
          <w:spacing w:before="480" w:line="240" w:lineRule="atLeast"/>
          <w:outlineLvl w:val="0"/>
        </w:pPr>
      </w:pPrChange>
    </w:pPr>
    <w:rPr>
      <w:rFonts w:ascii="Times New Roman" w:eastAsiaTheme="minorHAnsi" w:hAnsiTheme="minorHAnsi" w:cstheme="minorBidi"/>
      <w:b/>
      <w:sz w:val="48"/>
      <w:szCs w:val="48"/>
      <w:rPrChange w:id="0" w:author="Arthur Souza Rodrigues" w:date="2026-07-10T21:42:00Z">
        <w:rPr>
          <w:rFonts w:eastAsiaTheme="minorHAnsi" w:hAnsiTheme="minorHAnsi" w:cstheme="minorBidi"/>
          <w:b/>
          <w:sz w:val="48"/>
          <w:szCs w:val="4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 w:line="240" w:lineRule="atLeast"/>
      <w:outlineLvl w:val="1"/>
      <w:pPrChange w:id="1" w:author="Arthur Souza Rodrigues" w:date="2026-07-10T21:42:00Z">
        <w:pPr>
          <w:keepNext/>
          <w:keepLines/>
          <w:spacing w:before="360" w:after="80" w:line="240" w:lineRule="atLeast"/>
          <w:outlineLvl w:val="1"/>
        </w:pPr>
      </w:pPrChange>
    </w:pPr>
    <w:rPr>
      <w:rFonts w:ascii="Times New Roman" w:eastAsiaTheme="minorHAnsi" w:hAnsiTheme="minorHAnsi" w:cstheme="minorBidi"/>
      <w:b/>
      <w:sz w:val="36"/>
      <w:szCs w:val="36"/>
      <w:rPrChange w:id="1" w:author="Arthur Souza Rodrigues" w:date="2026-07-10T21:42:00Z">
        <w:rPr>
          <w:rFonts w:eastAsiaTheme="minorHAnsi" w:hAnsiTheme="minorHAnsi" w:cstheme="minorBidi"/>
          <w:b/>
          <w:sz w:val="36"/>
          <w:szCs w:val="3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 w:line="240" w:lineRule="atLeast"/>
      <w:outlineLvl w:val="2"/>
      <w:pPrChange w:id="2" w:author="Arthur Souza Rodrigues" w:date="2026-07-10T21:42:00Z">
        <w:pPr>
          <w:keepNext/>
          <w:keepLines/>
          <w:spacing w:before="280" w:after="80" w:line="240" w:lineRule="atLeast"/>
          <w:outlineLvl w:val="2"/>
        </w:pPr>
      </w:pPrChange>
    </w:pPr>
    <w:rPr>
      <w:rFonts w:ascii="Times New Roman" w:eastAsiaTheme="minorHAnsi" w:hAnsiTheme="minorHAnsi" w:cstheme="minorBidi"/>
      <w:b/>
      <w:sz w:val="28"/>
      <w:szCs w:val="28"/>
      <w:rPrChange w:id="2" w:author="Arthur Souza Rodrigues" w:date="2026-07-10T21:42:00Z">
        <w:rPr>
          <w:rFonts w:eastAsiaTheme="minorHAnsi" w:hAnsiTheme="minorHAnsi" w:cstheme="minorBidi"/>
          <w:b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 w:line="240" w:lineRule="atLeast"/>
      <w:outlineLvl w:val="3"/>
      <w:pPrChange w:id="3" w:author="Arthur Souza Rodrigues" w:date="2026-07-10T21:42:00Z">
        <w:pPr>
          <w:keepNext/>
          <w:keepLines/>
          <w:spacing w:before="240" w:after="40" w:line="240" w:lineRule="atLeast"/>
          <w:outlineLvl w:val="3"/>
        </w:pPr>
      </w:pPrChange>
    </w:pPr>
    <w:rPr>
      <w:rFonts w:ascii="Times New Roman" w:eastAsiaTheme="minorHAnsi" w:hAnsiTheme="minorHAnsi" w:cstheme="minorBidi"/>
      <w:b/>
      <w:sz w:val="24"/>
      <w:szCs w:val="24"/>
      <w:rPrChange w:id="3" w:author="Arthur Souza Rodrigues" w:date="2026-07-10T21:42:00Z">
        <w:rPr>
          <w:rFonts w:eastAsiaTheme="minorHAnsi" w:hAnsiTheme="minorHAnsi" w:cstheme="minorBidi"/>
          <w:b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 w:line="240" w:lineRule="atLeast"/>
      <w:outlineLvl w:val="4"/>
      <w:pPrChange w:id="4" w:author="Arthur Souza Rodrigues" w:date="2026-07-10T21:42:00Z">
        <w:pPr>
          <w:keepNext/>
          <w:keepLines/>
          <w:spacing w:before="220" w:after="40" w:line="240" w:lineRule="atLeast"/>
          <w:outlineLvl w:val="4"/>
        </w:pPr>
      </w:pPrChange>
    </w:pPr>
    <w:rPr>
      <w:rFonts w:ascii="Times New Roman" w:eastAsiaTheme="minorHAnsi" w:hAnsiTheme="minorHAnsi" w:cstheme="minorBidi"/>
      <w:b/>
      <w:szCs w:val="22"/>
      <w:rPrChange w:id="4" w:author="Arthur Souza Rodrigues" w:date="2026-07-10T21:42:00Z">
        <w:rPr>
          <w:rFonts w:eastAsiaTheme="minorHAnsi" w:hAnsiTheme="minorHAnsi" w:cstheme="minorBidi"/>
          <w:b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 w:line="240" w:lineRule="atLeast"/>
      <w:outlineLvl w:val="5"/>
      <w:pPrChange w:id="5" w:author="Arthur Souza Rodrigues" w:date="2026-07-10T21:42:00Z">
        <w:pPr>
          <w:keepNext/>
          <w:keepLines/>
          <w:spacing w:before="200" w:after="40" w:line="240" w:lineRule="atLeast"/>
          <w:outlineLvl w:val="5"/>
        </w:pPr>
      </w:pPrChange>
    </w:pPr>
    <w:rPr>
      <w:rFonts w:ascii="Times New Roman" w:eastAsiaTheme="minorHAnsi" w:hAnsiTheme="minorHAnsi" w:cstheme="minorBidi"/>
      <w:b/>
      <w:sz w:val="20"/>
      <w:rPrChange w:id="5" w:author="Arthur Souza Rodrigues" w:date="2026-07-10T21:42:00Z">
        <w:rPr>
          <w:rFonts w:eastAsiaTheme="minorHAnsi" w:hAnsiTheme="minorHAnsi" w:cstheme="minorBidi"/>
          <w:b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623"/>
    <w:rPr>
      <w:rFonts w:ascii="Times New Roman" w:eastAsiaTheme="minorHAnsi" w:hAnsiTheme="minorHAnsi" w:cstheme="minorBidi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3623"/>
    <w:rPr>
      <w:rFonts w:ascii="Times New Roman" w:eastAsiaTheme="minorHAnsi" w:hAnsiTheme="minorHAnsi" w:cstheme="minorBid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623"/>
    <w:rPr>
      <w:rFonts w:ascii="Times New Roman" w:eastAsiaTheme="minorHAnsi" w:hAnsiTheme="minorHAnsi" w:cstheme="min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623"/>
    <w:rPr>
      <w:rFonts w:ascii="Times New Roman" w:eastAsiaTheme="minorHAnsi" w:hAnsiTheme="minorHAnsi" w:cstheme="minorBidi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623"/>
    <w:rPr>
      <w:rFonts w:ascii="Times New Roman" w:eastAsiaTheme="minorHAnsi" w:hAnsiTheme="minorHAnsi" w:cstheme="minorBidi"/>
      <w:b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623"/>
    <w:rPr>
      <w:rFonts w:ascii="Times New Roman" w:eastAsiaTheme="minorHAnsi" w:hAnsiTheme="minorHAnsi" w:cstheme="minorBidi"/>
      <w:b/>
      <w:sz w:val="20"/>
    </w:rPr>
  </w:style>
  <w:style w:type="character" w:styleId="Hyperlink">
    <w:name w:val="Hyperlink"/>
    <w:rsid w:val="00BD3623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20" w:line="240" w:lineRule="auto"/>
      <w:pPrChange w:id="6" w:author="Arthur Souza Rodrigues" w:date="2026-07-10T21:42:00Z">
        <w:pPr>
          <w:spacing w:after="120"/>
        </w:pPr>
      </w:pPrChange>
    </w:pPr>
    <w:rPr>
      <w:rFonts w:ascii="Times New Roman" w:eastAsiaTheme="minorHAnsi" w:hAnsiTheme="minorHAnsi" w:cstheme="minorBidi"/>
      <w:sz w:val="20"/>
      <w:rPrChange w:id="6" w:author="Arthur Souza Rodrigues" w:date="2026-07-10T21:42:00Z">
        <w:rPr>
          <w:rFonts w:eastAsiaTheme="minorHAnsi" w:hAnsiTheme="minorHAnsi" w:cstheme="minorBidi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3623"/>
    <w:rPr>
      <w:rFonts w:ascii="Times New Roman" w:eastAsiaTheme="minorHAnsi" w:hAnsiTheme="minorHAnsi" w:cstheme="minorBid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D3623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661</Words>
  <Characters>3772</Characters>
  <Application>Microsoft Office Word</Application>
  <DocSecurity>0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2026-05-14T18:11:00Z</dcterms:created>
  <dcterms:modified xsi:type="dcterms:W3CDTF">2026-07-11T01:42:00Z</dcterms:modified>
</cp:coreProperties>
</file>