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B54D3" w14:textId="211B8F8B" w:rsidR="00393DED" w:rsidRDefault="00CB425E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ins w:id="21" w:author="Nick Bernal" w:date="2026-09-26T15:22:00Z" w16du:dateUtc="2026-09-26T19:22:00Z"/>
          <w:b/>
          <w:bCs/>
          <w:color w:val="FF0000"/>
        </w:rPr>
      </w:pPr>
      <w:ins w:id="22" w:author="Nick Bernal" w:date="2026-09-26T15:22:00Z" w16du:dateUtc="2026-09-26T19:22:00Z">
        <w:r w:rsidRPr="1AC6F92B">
          <w:rPr>
            <w:b/>
            <w:bCs/>
            <w:color w:val="FF0000"/>
          </w:rPr>
          <w:t xml:space="preserve">SDT field with </w:t>
        </w:r>
        <w:commentRangeStart w:id="23"/>
        <w:r w:rsidRPr="1AC6F92B">
          <w:rPr>
            <w:b/>
            <w:bCs/>
            <w:color w:val="FF0000"/>
          </w:rPr>
          <w:t>text and comment</w:t>
        </w:r>
      </w:ins>
      <w:commentRangeEnd w:id="23"/>
      <w:del w:id="24" w:author="Nick Bernal" w:date="2026-09-26T15:22:00Z" w16du:dateUtc="2026-09-26T19:22:00Z">
        <w:r w:rsidR="0079062D" w:rsidRPr="1AC6F92B">
          <w:rPr>
            <w:rStyle w:val="CommentReference"/>
            <w:b/>
            <w:bCs/>
            <w:color w:val="FF0000"/>
            <w:sz w:val="24"/>
            <w:szCs w:val="24"/>
          </w:rPr>
          <w:commentReference w:id="23"/>
        </w:r>
      </w:del>
      <w:ins w:id="25" w:author="Nick Bernal" w:date="2026-09-26T15:22:00Z" w16du:dateUtc="2026-09-26T19:22:00Z">
        <w:r w:rsidRPr="1AC6F92B">
          <w:rPr>
            <w:b/>
            <w:bCs/>
            <w:color w:val="FF0000"/>
          </w:rPr>
          <w:t xml:space="preserve"> text</w:t>
        </w:r>
      </w:ins>
    </w:p>
    <w:p w14:paraId="6172D228" w14:textId="226671B1" w:rsidR="00E45947" w:rsidRDefault="00E45947">
      <w:pPr>
        <w:pPrChange w:id="26" w:author="Nick Bernal" w:date="2026-09-26T15:22:00Z" w16du:dateUtc="2026-09-26T19:22:00Z">
          <w:pPr>
            <w:pStyle w:val="ListBullet"/>
            <w:numPr>
              <w:numId w:val="0"/>
            </w:numPr>
            <w:tabs>
              <w:tab w:val="clear" w:pos="936"/>
            </w:tabs>
            <w:ind w:firstLine="0"/>
          </w:pPr>
        </w:pPrChange>
      </w:pPr>
    </w:p>
    <w:sectPr w:rsidR="00E45947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35" w:author="Nick Bernal" w:date="2026-09-26T15:22:00Z" w16du:dateUtc="2026-09-26T19:22:00Z">
        <w:sectPr w:rsidR="00E45947">
          <w:pgMar w:top="1901" w:right="1008" w:bottom="1440" w:left="1008" w:header="720" w:footer="432" w:gutter="0"/>
          <w:titlePg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Nick Bernal" w:date="2025-05-28T11:11:00Z" w:initials="NB">
    <w:p w14:paraId="368A6BBE" w14:textId="77777777" w:rsidR="0079062D" w:rsidRDefault="0079062D" w:rsidP="0079062D">
      <w:r>
        <w:rPr>
          <w:rStyle w:val="CommentReference"/>
        </w:rPr>
        <w:annotationRef/>
      </w:r>
      <w:r>
        <w:rPr>
          <w:sz w:val="20"/>
          <w:szCs w:val="20"/>
        </w:rPr>
        <w:t>some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68A6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7F605AC" w16cex:dateUtc="2025-05-2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68A6BBE" w16cid:durableId="47F605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ADE0B7" w14:textId="77777777" w:rsidR="00CB425E" w:rsidRDefault="00CB425E">
      <w:pPr>
        <w:spacing w:before="0" w:after="0" w:line="240" w:lineRule="auto"/>
        <w:rPr>
          <w:del w:id="19" w:author="Nick Bernal" w:date="2026-09-26T15:22:00Z" w16du:dateUtc="2026-09-26T19:22:00Z"/>
        </w:rPr>
      </w:pPr>
      <w:r>
        <w:separator/>
      </w:r>
    </w:p>
    <w:p w14:paraId="06927146" w14:textId="77777777" w:rsidR="00CB425E" w:rsidRDefault="00CB425E"/>
  </w:endnote>
  <w:endnote w:type="continuationSeparator" w:id="0">
    <w:p w14:paraId="7A34E9AA" w14:textId="77777777" w:rsidR="00CB425E" w:rsidRDefault="00CB425E">
      <w:pPr>
        <w:spacing w:before="0" w:after="0" w:line="240" w:lineRule="auto"/>
        <w:rPr>
          <w:del w:id="20" w:author="Nick Bernal" w:date="2026-09-26T15:22:00Z" w16du:dateUtc="2026-09-26T19:22:00Z"/>
        </w:rPr>
      </w:pPr>
      <w:r>
        <w:continuationSeparator/>
      </w:r>
    </w:p>
    <w:p w14:paraId="5AF505EF" w14:textId="77777777" w:rsidR="00CB425E" w:rsidRDefault="00CB4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DA6F8" w14:textId="77777777" w:rsidR="00E45947" w:rsidRDefault="00CB425E">
        <w:pPr>
          <w:pStyle w:val="FooterChar"/>
          <w:pPrChange w:id="28" w:author="Nick Bernal" w:date="2026-09-26T15:22:00Z" w16du:dateUtc="2026-09-26T19:22:00Z">
            <w:pPr>
              <w:pStyle w:val="Footer"/>
            </w:pPr>
          </w:pPrChange>
        </w:pPr>
        <w:del w:id="29" w:author="Nick Bernal" w:date="2026-09-26T15:22:00Z" w16du:dateUtc="2026-09-26T19:22:00Z">
          <w:r>
            <w:fldChar w:fldCharType="begin"/>
          </w:r>
          <w:r>
            <w:delInstrText xml:space="preserve"> PAGE   \* MERGEFORMAT </w:delInstrText>
          </w:r>
          <w:r>
            <w:fldChar w:fldCharType="separate"/>
          </w:r>
          <w:r>
            <w:rPr>
              <w:noProof/>
            </w:rPr>
            <w:delText>2</w:delText>
          </w:r>
          <w:r>
            <w:rPr>
              <w:noProof/>
            </w:rPr>
            <w:fldChar w:fldCharType="end"/>
          </w:r>
        </w:del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9A6BB5" w14:textId="0FFB2F73" w:rsidR="009F50C3" w:rsidRDefault="009F50C3">
    <w:pPr>
      <w:pStyle w:val="FooterChar"/>
      <w:rPr>
        <w:rPrChange w:id="32" w:author="Nick Bernal" w:date="2026-09-26T15:22:00Z" w16du:dateUtc="2026-09-26T19:22:00Z">
          <w:rPr>
            <w:lang w:val="en-AU"/>
          </w:rPr>
        </w:rPrChange>
      </w:rPr>
      <w:pPrChange w:id="33" w:author="Nick Bernal" w:date="2026-09-26T15:22:00Z" w16du:dateUtc="2026-09-26T19:22:00Z">
        <w:pPr>
          <w:pStyle w:val="Footer"/>
        </w:pPr>
      </w:pPrChange>
    </w:pPr>
    <w:del w:id="34" w:author="Nick Bernal" w:date="2026-09-26T15:22:00Z" w16du:dateUtc="2026-09-26T19:22:00Z">
      <w:r>
        <w:rPr>
          <w:lang w:val="en-AU"/>
        </w:rPr>
        <w:delText>Address: Auckland, New Zealand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7C2560" w14:textId="77777777" w:rsidR="00CB425E" w:rsidRDefault="00CB425E">
      <w:pPr>
        <w:spacing w:before="0" w:after="0" w:line="240" w:lineRule="auto"/>
        <w:rPr>
          <w:del w:id="17" w:author="Nick Bernal" w:date="2026-09-26T15:22:00Z" w16du:dateUtc="2026-09-26T19:22:00Z"/>
        </w:rPr>
      </w:pPr>
      <w:r>
        <w:separator/>
      </w:r>
    </w:p>
    <w:p w14:paraId="74B2C277" w14:textId="77777777" w:rsidR="00CB425E" w:rsidRDefault="00CB425E"/>
  </w:footnote>
  <w:footnote w:type="continuationSeparator" w:id="0">
    <w:p w14:paraId="6118A058" w14:textId="77777777" w:rsidR="00CB425E" w:rsidRDefault="00CB425E">
      <w:pPr>
        <w:spacing w:before="0" w:after="0" w:line="240" w:lineRule="auto"/>
        <w:rPr>
          <w:del w:id="18" w:author="Nick Bernal" w:date="2026-09-26T15:22:00Z" w16du:dateUtc="2026-09-26T19:22:00Z"/>
        </w:rPr>
      </w:pPr>
      <w:r>
        <w:continuationSeparator/>
      </w:r>
    </w:p>
    <w:p w14:paraId="08CC4037" w14:textId="77777777" w:rsidR="00CB425E" w:rsidRDefault="00CB42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F678AF" w14:textId="77777777" w:rsidR="00266BA3" w:rsidRDefault="00266BA3">
    <w:pPr>
      <w:pStyle w:val="PlaceholderText"/>
      <w:pPrChange w:id="27" w:author="Nick Bernal" w:date="2026-09-26T15:22:00Z" w16du:dateUtc="2026-09-26T19:22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4EB97" w14:textId="45124825" w:rsidR="009F50C3" w:rsidRDefault="009F50C3">
    <w:pPr>
      <w:pStyle w:val="PlaceholderText"/>
      <w:pPrChange w:id="30" w:author="Nick Bernal" w:date="2026-09-26T15:22:00Z" w16du:dateUtc="2026-09-26T19:22:00Z">
        <w:pPr>
          <w:pStyle w:val="Header"/>
        </w:pPr>
      </w:pPrChange>
    </w:pPr>
    <w:del w:id="31" w:author="Nick Bernal" w:date="2026-09-26T15:22:00Z" w16du:dateUtc="2026-09-26T19:22:00Z">
      <w:r>
        <w:rPr>
          <w:noProof/>
        </w:rPr>
        <w:drawing>
          <wp:anchor distT="0" distB="0" distL="114300" distR="114300" simplePos="0" relativeHeight="251658240" behindDoc="0" locked="0" layoutInCell="1" allowOverlap="1" wp14:anchorId="696687BC" wp14:editId="482A821F">
            <wp:simplePos x="0" y="0"/>
            <wp:positionH relativeFrom="margin">
              <wp:posOffset>4761230</wp:posOffset>
            </wp:positionH>
            <wp:positionV relativeFrom="margin">
              <wp:posOffset>-800100</wp:posOffset>
            </wp:positionV>
            <wp:extent cx="2107218" cy="400050"/>
            <wp:effectExtent l="0" t="0" r="1270" b="0"/>
            <wp:wrapSquare wrapText="bothSides"/>
            <wp:docPr id="1912529843" name="Picture 2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9843" name="Picture 2" descr="A blue text on a black background&#10;&#10;AI-generated content may be incorrect.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0721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C3"/>
    <w:rsid w:val="00003650"/>
    <w:rsid w:val="00024D39"/>
    <w:rsid w:val="00197A3F"/>
    <w:rsid w:val="00266BA3"/>
    <w:rsid w:val="002A5CBF"/>
    <w:rsid w:val="00360F1B"/>
    <w:rsid w:val="00393DED"/>
    <w:rsid w:val="003C1D14"/>
    <w:rsid w:val="003C58BC"/>
    <w:rsid w:val="00470D4A"/>
    <w:rsid w:val="007767E9"/>
    <w:rsid w:val="0079062D"/>
    <w:rsid w:val="00927672"/>
    <w:rsid w:val="00931F1A"/>
    <w:rsid w:val="00962170"/>
    <w:rsid w:val="009F50C3"/>
    <w:rsid w:val="00AB213C"/>
    <w:rsid w:val="00AF4127"/>
    <w:rsid w:val="00CB425E"/>
    <w:rsid w:val="00E45947"/>
    <w:rsid w:val="00E46123"/>
    <w:rsid w:val="00F5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3C07DA"/>
  <w15:chartTrackingRefBased/>
  <w15:docId w15:val="{4998114D-CF83-9945-BF08-CF83E5C3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23"/>
    <w:pPr>
      <w:keepNext/>
      <w:keepLines/>
      <w:spacing w:before="360" w:after="80" w:line="240" w:lineRule="auto"/>
      <w:outlineLvl w:val="0"/>
      <w:pPrChange w:id="0" w:author="Nick Bernal" w:date="2026-09-26T15:22:00Z">
        <w:pPr>
          <w:keepNext/>
          <w:keepLines/>
          <w:spacing w:before="240" w:after="320"/>
          <w:outlineLvl w:val="0"/>
        </w:pPr>
      </w:pPrChange>
    </w:pPr>
    <w:rPr>
      <w:rFonts w:asciiTheme="majorHAnsi" w:eastAsiaTheme="majorEastAsia" w:hAnsiTheme="majorHAnsi" w:cstheme="majorBidi"/>
      <w:color w:val="005494" w:themeColor="accent1" w:themeShade="BF"/>
      <w:kern w:val="2"/>
      <w:sz w:val="40"/>
      <w:szCs w:val="40"/>
      <w:lang w:eastAsia="en-US"/>
      <w14:ligatures w14:val="standardContextual"/>
      <w:rPrChange w:id="0" w:author="Nick Bernal" w:date="2026-09-26T15:22:00Z"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64"/>
          <w:szCs w:val="32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23"/>
    <w:pPr>
      <w:keepNext/>
      <w:keepLines/>
      <w:spacing w:after="80" w:line="240" w:lineRule="auto"/>
      <w:outlineLvl w:val="1"/>
      <w:pPrChange w:id="1" w:author="Nick Bernal" w:date="2026-09-26T15:22:00Z">
        <w:pPr>
          <w:keepNext/>
          <w:keepLines/>
          <w:spacing w:before="160" w:after="200"/>
          <w:outlineLvl w:val="1"/>
        </w:pPr>
      </w:pPrChange>
    </w:pPr>
    <w:rPr>
      <w:rFonts w:asciiTheme="majorHAnsi" w:eastAsiaTheme="majorEastAsia" w:hAnsiTheme="majorHAnsi" w:cstheme="majorBidi"/>
      <w:color w:val="005494" w:themeColor="accent1" w:themeShade="BF"/>
      <w:kern w:val="2"/>
      <w:sz w:val="32"/>
      <w:szCs w:val="32"/>
      <w:lang w:eastAsia="en-US"/>
      <w14:ligatures w14:val="standardContextual"/>
      <w:rPrChange w:id="1" w:author="Nick Bernal" w:date="2026-09-26T15:22:00Z"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23"/>
    <w:pPr>
      <w:keepNext/>
      <w:keepLines/>
      <w:spacing w:after="80" w:line="240" w:lineRule="auto"/>
      <w:outlineLvl w:val="2"/>
      <w:pPrChange w:id="2" w:author="Nick Bernal" w:date="2026-09-26T15:22:00Z">
        <w:pPr>
          <w:keepNext/>
          <w:keepLines/>
          <w:spacing w:before="160" w:after="240"/>
          <w:contextualSpacing/>
          <w:outlineLvl w:val="2"/>
        </w:pPr>
      </w:pPrChange>
    </w:pPr>
    <w:rPr>
      <w:rFonts w:eastAsiaTheme="majorEastAsia" w:cstheme="majorBidi"/>
      <w:color w:val="005494" w:themeColor="accent1" w:themeShade="BF"/>
      <w:kern w:val="2"/>
      <w:sz w:val="28"/>
      <w:szCs w:val="28"/>
      <w:lang w:eastAsia="en-US"/>
      <w14:ligatures w14:val="standardContextual"/>
      <w:rPrChange w:id="2" w:author="Nick Bernal" w:date="2026-09-26T15:22:00Z">
        <w:rPr>
          <w:rFonts w:asciiTheme="majorHAnsi" w:eastAsiaTheme="majorEastAsia" w:hAnsiTheme="majorHAnsi" w:cstheme="majorBidi"/>
          <w:color w:val="0072C6" w:themeColor="accent1"/>
          <w:sz w:val="34"/>
          <w:szCs w:val="24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23"/>
    <w:pPr>
      <w:keepNext/>
      <w:keepLines/>
      <w:spacing w:before="80" w:after="40" w:line="240" w:lineRule="auto"/>
      <w:outlineLvl w:val="3"/>
      <w:pPrChange w:id="3" w:author="Nick Bernal" w:date="2026-09-26T15:22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  <w:rPrChange w:id="3" w:author="Nick Bernal" w:date="2026-09-26T15:22:00Z">
        <w:rPr>
          <w:rFonts w:asciiTheme="minorHAnsi" w:eastAsiaTheme="majorEastAsia" w:hAnsiTheme="minorHAnsi" w:cstheme="majorBidi"/>
          <w:i/>
          <w:iCs/>
          <w:color w:val="005494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23"/>
    <w:pPr>
      <w:keepNext/>
      <w:keepLines/>
      <w:spacing w:before="80" w:after="40" w:line="240" w:lineRule="auto"/>
      <w:outlineLvl w:val="4"/>
      <w:pPrChange w:id="4" w:author="Nick Bernal" w:date="2026-09-26T15:22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05494" w:themeColor="accent1" w:themeShade="BF"/>
      <w:kern w:val="2"/>
      <w:lang w:eastAsia="en-US"/>
      <w14:ligatures w14:val="standardContextual"/>
      <w:rPrChange w:id="4" w:author="Nick Bernal" w:date="2026-09-26T15:22:00Z">
        <w:rPr>
          <w:rFonts w:asciiTheme="minorHAnsi" w:eastAsiaTheme="majorEastAsia" w:hAnsiTheme="minorHAnsi" w:cstheme="majorBidi"/>
          <w:color w:val="005494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23"/>
    <w:pPr>
      <w:keepNext/>
      <w:keepLines/>
      <w:spacing w:before="40" w:after="0" w:line="240" w:lineRule="auto"/>
      <w:outlineLvl w:val="5"/>
      <w:pPrChange w:id="5" w:author="Nick Bernal" w:date="2026-09-26T15:22:00Z">
        <w:pPr>
          <w:keepNext/>
          <w:keepLines/>
          <w:spacing w:before="40" w:line="360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  <w:rPrChange w:id="5" w:author="Nick Bernal" w:date="2026-09-26T15:22:00Z">
        <w:rPr>
          <w:rFonts w:asciiTheme="majorHAnsi" w:eastAsiaTheme="majorEastAsia" w:hAnsiTheme="majorHAnsi" w:cstheme="majorBidi"/>
          <w:color w:val="0072C6" w:themeColor="accent1"/>
          <w:sz w:val="24"/>
          <w:szCs w:val="24"/>
          <w:lang w:val="en-US" w:eastAsia="ja-JP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23"/>
    <w:pPr>
      <w:keepNext/>
      <w:keepLines/>
      <w:spacing w:before="40" w:after="0" w:line="240" w:lineRule="auto"/>
      <w:outlineLvl w:val="6"/>
      <w:pPrChange w:id="6" w:author="Nick Bernal" w:date="2026-09-26T15:22:00Z">
        <w:pPr>
          <w:keepNext/>
          <w:keepLines/>
          <w:spacing w:before="160" w:after="180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  <w:rPrChange w:id="6" w:author="Nick Bernal" w:date="2026-09-26T15:22:00Z">
        <w:rPr>
          <w:rFonts w:asciiTheme="majorHAnsi" w:eastAsiaTheme="majorEastAsia" w:hAnsiTheme="majorHAnsi" w:cstheme="majorBidi"/>
          <w:i/>
          <w:iCs/>
          <w:color w:val="7F7F7F" w:themeColor="text1" w:themeTint="80"/>
          <w:spacing w:val="14"/>
          <w:sz w:val="24"/>
          <w:szCs w:val="24"/>
          <w:lang w:val="en-US" w:eastAsia="ja-JP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23"/>
    <w:pPr>
      <w:keepNext/>
      <w:keepLines/>
      <w:spacing w:before="0" w:after="0" w:line="240" w:lineRule="auto"/>
      <w:outlineLvl w:val="7"/>
      <w:pPrChange w:id="7" w:author="Nick Bernal" w:date="2026-09-26T15:22:00Z">
        <w:pPr>
          <w:keepNext/>
          <w:keepLines/>
          <w:spacing w:before="160" w:after="18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  <w:rPrChange w:id="7" w:author="Nick Bernal" w:date="2026-09-26T15:22:00Z">
        <w:rPr>
          <w:rFonts w:asciiTheme="majorHAnsi" w:eastAsiaTheme="majorEastAsia" w:hAnsiTheme="majorHAnsi" w:cstheme="majorBidi"/>
          <w:color w:val="7F7F7F" w:themeColor="text1" w:themeTint="80"/>
          <w:spacing w:val="14"/>
          <w:sz w:val="26"/>
          <w:szCs w:val="21"/>
          <w:lang w:val="en-US" w:eastAsia="ja-JP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23"/>
    <w:pPr>
      <w:keepNext/>
      <w:keepLines/>
      <w:spacing w:before="0" w:after="0" w:line="240" w:lineRule="auto"/>
      <w:outlineLvl w:val="8"/>
      <w:pPrChange w:id="8" w:author="Nick Bernal" w:date="2026-09-26T15:22:00Z">
        <w:pPr>
          <w:keepNext/>
          <w:keepLines/>
          <w:spacing w:before="160" w:after="180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  <w:rPrChange w:id="8" w:author="Nick Bernal" w:date="2026-09-26T15:22:00Z">
        <w:rPr>
          <w:rFonts w:asciiTheme="majorHAnsi" w:eastAsiaTheme="majorEastAsia" w:hAnsiTheme="majorHAnsi" w:cstheme="majorBidi"/>
          <w:i/>
          <w:iCs/>
          <w:color w:val="7F7F7F" w:themeColor="text1" w:themeTint="80"/>
          <w:spacing w:val="14"/>
          <w:sz w:val="26"/>
          <w:szCs w:val="21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E46123"/>
    <w:pPr>
      <w:spacing w:before="0" w:after="80" w:line="240" w:lineRule="auto"/>
      <w:contextualSpacing/>
      <w:pPrChange w:id="9" w:author="Nick Bernal" w:date="2026-09-26T15:22:00Z">
        <w:pPr>
          <w:contextualSpacing/>
        </w:pPr>
      </w:pPrChange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  <w:rPrChange w:id="9" w:author="Nick Bernal" w:date="2026-09-26T15:22:00Z">
        <w:rPr>
          <w:rFonts w:asciiTheme="majorHAnsi" w:eastAsiaTheme="majorEastAsia" w:hAnsiTheme="majorHAnsi" w:cstheme="majorBidi"/>
          <w:caps/>
          <w:color w:val="F98723" w:themeColor="accent2"/>
          <w:spacing w:val="14"/>
          <w:kern w:val="28"/>
          <w:sz w:val="84"/>
          <w:szCs w:val="56"/>
          <w:lang w:val="en-US" w:eastAsia="ja-JP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23"/>
    <w:pPr>
      <w:numPr>
        <w:ilvl w:val="1"/>
      </w:numPr>
      <w:spacing w:before="0" w:after="160" w:line="240" w:lineRule="auto"/>
      <w:pPrChange w:id="10" w:author="Nick Bernal" w:date="2026-09-26T15:22:00Z">
        <w:pPr>
          <w:numPr>
            <w:ilvl w:val="1"/>
          </w:numPr>
          <w:spacing w:after="720"/>
          <w:contextualSpacing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  <w:rPrChange w:id="10" w:author="Nick Bernal" w:date="2026-09-26T15:22:00Z">
        <w:rPr>
          <w:rFonts w:asciiTheme="minorHAnsi" w:eastAsiaTheme="minorEastAsia" w:hAnsiTheme="minorHAnsi" w:cstheme="minorBidi"/>
          <w:caps/>
          <w:color w:val="7F7F7F" w:themeColor="text1" w:themeTint="80"/>
          <w:sz w:val="40"/>
          <w:szCs w:val="22"/>
          <w:lang w:val="en-US" w:eastAsia="ja-JP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05494" w:themeColor="accent1" w:themeShade="BF"/>
      <w:kern w:val="2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05494" w:themeColor="accent1" w:themeShade="BF"/>
      <w:kern w:val="2"/>
      <w:sz w:val="32"/>
      <w:szCs w:val="32"/>
      <w:lang w:eastAsia="en-US"/>
      <w14:ligatures w14:val="standardContextual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23"/>
    <w:pPr>
      <w:pBdr>
        <w:top w:val="single" w:sz="4" w:space="10" w:color="005494" w:themeColor="accent1" w:themeShade="BF"/>
        <w:bottom w:val="single" w:sz="4" w:space="10" w:color="005494" w:themeColor="accent1" w:themeShade="BF"/>
      </w:pBdr>
      <w:spacing w:before="360" w:after="360" w:line="240" w:lineRule="auto"/>
      <w:ind w:left="864" w:right="864"/>
      <w:jc w:val="center"/>
      <w:pPrChange w:id="11" w:author="Nick Bernal" w:date="2026-09-26T15:22:00Z">
        <w:pPr>
          <w:spacing w:before="360" w:after="560" w:line="264" w:lineRule="auto"/>
          <w:ind w:left="605" w:right="605"/>
          <w:contextualSpacing/>
        </w:pPr>
      </w:pPrChange>
    </w:pPr>
    <w:rPr>
      <w:rFonts w:ascii="Arial" w:hAnsi="Arial" w:cs="Times New Roman (Body CS)"/>
      <w:i/>
      <w:iCs/>
      <w:color w:val="005494" w:themeColor="accent1" w:themeShade="BF"/>
      <w:kern w:val="2"/>
      <w:lang w:eastAsia="en-US"/>
      <w14:ligatures w14:val="standardContextual"/>
      <w:rPrChange w:id="11" w:author="Nick Bernal" w:date="2026-09-26T15:22:00Z">
        <w:rPr>
          <w:rFonts w:asciiTheme="majorHAnsi" w:eastAsiaTheme="minorHAnsi" w:hAnsiTheme="majorHAnsi" w:cstheme="minorBidi"/>
          <w:i/>
          <w:iCs/>
          <w:color w:val="F98723" w:themeColor="accent2"/>
          <w:sz w:val="32"/>
          <w:szCs w:val="24"/>
          <w:lang w:val="en-US" w:eastAsia="ja-JP" w:bidi="ar-SA"/>
        </w:rPr>
      </w:rPrChange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qFormat/>
    <w:rsid w:val="00E46123"/>
    <w:rPr>
      <w:i/>
      <w:iCs/>
      <w:color w:val="005494" w:themeColor="accent1" w:themeShade="BF"/>
      <w:rPrChange w:id="12" w:author="Nick Bernal" w:date="2026-09-26T15:22:00Z">
        <w:rPr>
          <w:b/>
          <w:i/>
          <w:iCs/>
          <w:color w:val="F98723" w:themeColor="accent2"/>
        </w:rPr>
      </w:rPrChange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qFormat/>
    <w:rsid w:val="00E46123"/>
    <w:rPr>
      <w:b/>
      <w:bCs/>
      <w:smallCaps/>
      <w:color w:val="005494" w:themeColor="accent1" w:themeShade="BF"/>
      <w:spacing w:val="5"/>
      <w:rPrChange w:id="13" w:author="Nick Bernal" w:date="2026-09-26T15:22:00Z">
        <w:rPr>
          <w:b/>
          <w:bCs/>
          <w:i/>
          <w:caps/>
          <w:smallCaps w:val="0"/>
          <w:color w:val="0072C6" w:themeColor="accent1"/>
          <w:spacing w:val="0"/>
        </w:rPr>
      </w:rPrChange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qFormat/>
    <w:rsid w:val="00E46123"/>
    <w:pPr>
      <w:spacing w:after="160" w:line="240" w:lineRule="auto"/>
      <w:jc w:val="center"/>
      <w:pPrChange w:id="14" w:author="Nick Bernal" w:date="2026-09-26T15:22:00Z">
        <w:pPr>
          <w:spacing w:before="360" w:after="560" w:line="264" w:lineRule="auto"/>
          <w:ind w:left="605" w:right="605"/>
          <w:contextualSpacing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lang w:eastAsia="en-US"/>
      <w14:ligatures w14:val="standardContextual"/>
      <w:rPrChange w:id="14" w:author="Nick Bernal" w:date="2026-09-26T15:22:00Z">
        <w:rPr>
          <w:rFonts w:asciiTheme="majorHAnsi" w:eastAsiaTheme="minorHAnsi" w:hAnsiTheme="majorHAnsi" w:cstheme="minorBidi"/>
          <w:i/>
          <w:iCs/>
          <w:color w:val="0072C6" w:themeColor="accent1"/>
          <w:sz w:val="40"/>
          <w:szCs w:val="24"/>
          <w:lang w:val="en-US" w:eastAsia="ja-JP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Pr>
      <w:rFonts w:ascii="Arial" w:hAnsi="Arial" w:cs="Times New Roman (Body CS)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Arial" w:hAnsi="Arial" w:cs="Times New Roman (Body CS)"/>
      <w:i/>
      <w:iCs/>
      <w:color w:val="005494" w:themeColor="accent1" w:themeShade="BF"/>
      <w:kern w:val="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5494" w:themeColor="accent1" w:themeShade="BF"/>
      <w:kern w:val="2"/>
      <w:sz w:val="28"/>
      <w:szCs w:val="28"/>
      <w:lang w:eastAsia="en-US"/>
      <w14:ligatures w14:val="standardContextual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A3"/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A3"/>
    <w:rPr>
      <w:rFonts w:eastAsiaTheme="majorEastAsia" w:cstheme="majorBidi"/>
      <w:color w:val="005494" w:themeColor="accent1" w:themeShade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46123"/>
    <w:pPr>
      <w:spacing w:before="0" w:after="0" w:line="240" w:lineRule="auto"/>
      <w:ind w:left="720"/>
      <w:contextualSpacing/>
      <w:pPrChange w:id="15" w:author="Nick Bernal" w:date="2026-09-26T15:22:00Z">
        <w:pPr>
          <w:ind w:left="720"/>
          <w:contextualSpacing/>
        </w:pPr>
      </w:pPrChange>
    </w:pPr>
    <w:rPr>
      <w:rFonts w:ascii="Arial" w:hAnsi="Arial" w:cs="Times New Roman (Body CS)"/>
      <w:color w:val="auto"/>
      <w:kern w:val="2"/>
      <w:lang w:eastAsia="en-US"/>
      <w14:ligatures w14:val="standardContextual"/>
      <w:rPrChange w:id="15" w:author="Nick Bernal" w:date="2026-09-26T15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266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pPr>
      <w:spacing w:before="0" w:after="0" w:line="240" w:lineRule="auto"/>
      <w:pPrChange w:id="16" w:author="Nick Bernal" w:date="2026-09-26T15:22:00Z">
        <w:pPr/>
      </w:pPrChange>
    </w:pPr>
    <w:rPr>
      <w:rFonts w:ascii="Arial" w:hAnsi="Arial" w:cs="Times New Roman (Body CS)"/>
      <w:color w:val="auto"/>
      <w:kern w:val="2"/>
      <w:sz w:val="20"/>
      <w:szCs w:val="20"/>
      <w:lang w:eastAsia="en-US"/>
      <w14:ligatures w14:val="standardContextual"/>
      <w:rPrChange w:id="16" w:author="Nick Bernal" w:date="2026-09-26T15:22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BA3"/>
    <w:rPr>
      <w:rFonts w:ascii="Arial" w:hAnsi="Arial" w:cs="Times New Roman (Body CS)"/>
      <w:color w:val="auto"/>
      <w:kern w:val="2"/>
      <w:sz w:val="20"/>
      <w:szCs w:val="20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BA3"/>
    <w:rPr>
      <w:rFonts w:ascii="Arial" w:hAnsi="Arial" w:cs="Times New Roman (Body CS)"/>
      <w:b/>
      <w:bCs/>
      <w:color w:val="auto"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loyddugmore/Library/Containers/com.microsoft.Word/Data/Library/Application%20Support/Microsoft/Office/16.0/DTS/en-AU%7bD85117FE-100B-1840-B831-552B107934F1%7d/%7bDF4FE2A6-0F29-E549-99F1-0B92D85AD5F1%7dtf10002076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{DF4FE2A6-0F29-E549-99F1-0B92D85AD5F1}tf10002076.dotx</Template>
  <TotalTime>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Dugmore</dc:creator>
  <cp:keywords/>
  <dc:description/>
  <cp:lastModifiedBy>Arthur Souza Rodrigues</cp:lastModifiedBy>
  <cp:revision>1</cp:revision>
  <dcterms:created xsi:type="dcterms:W3CDTF">2025-05-19T04:20:00Z</dcterms:created>
  <dcterms:modified xsi:type="dcterms:W3CDTF">2026-09-26T19:22:00Z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