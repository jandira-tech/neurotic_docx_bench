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4E1EB8" w14:textId="51305768" w:rsidR="00375426" w:rsidRDefault="00F558BE">
      <w:pPr>
        <w:rPr>
          <w:ins w:id="0" w:author="Cole Palmer" w:date="2026-09-26T15:08:00Z" w16du:dateUtc="2026-09-26T19:08:00Z"/>
        </w:rPr>
      </w:pPr>
      <w:ins w:id="1" w:author="Cole Palmer" w:date="2026-09-26T15:08:00Z" w16du:dateUtc="2026-09-26T19:08:00Z">
        <w:r>
          <w:t xml:space="preserve">This is a word </w:t>
        </w:r>
        <w:commentRangeStart w:id="2"/>
        <w:commentRangeStart w:id="3"/>
        <w:r>
          <w:t>document</w:t>
        </w:r>
        <w:commentRangeEnd w:id="2"/>
        <w:r>
          <w:rPr>
            <w:rStyle w:val="CommentReference"/>
            <w:sz w:val="24"/>
            <w:szCs w:val="24"/>
          </w:rPr>
          <w:commentReference w:id="2"/>
        </w:r>
        <w:commentRangeEnd w:id="3"/>
        <w:r>
          <w:rPr>
            <w:rStyle w:val="CommentReference"/>
            <w:sz w:val="24"/>
            <w:szCs w:val="24"/>
          </w:rPr>
          <w:commentReference w:id="3"/>
        </w:r>
      </w:ins>
    </w:p>
    <w:p w14:paraId="07C38401" w14:textId="77777777" w:rsidR="0021042E" w:rsidRDefault="0021042E">
      <w:pPr>
        <w:rPr>
          <w:ins w:id="4" w:author="Cole Palmer" w:date="2026-09-26T15:08:00Z" w16du:dateUtc="2026-09-26T19:08:00Z"/>
        </w:rPr>
      </w:pPr>
    </w:p>
    <w:p w14:paraId="431E8D20" w14:textId="41B360B1" w:rsidR="0021042E" w:rsidRDefault="0021042E">
      <w:pPr>
        <w:rPr>
          <w:ins w:id="5" w:author="Cole Palmer" w:date="2026-09-26T15:08:00Z" w16du:dateUtc="2026-09-26T19:08:00Z"/>
        </w:rPr>
      </w:pPr>
      <w:ins w:id="6" w:author="Cole Palmer" w:date="2026-09-26T15:08:00Z" w16du:dateUtc="2026-09-26T19:08:00Z">
        <w:r>
          <w:t xml:space="preserve">We can suggest on this an addition making </w:t>
        </w:r>
        <w:commentRangeStart w:id="7"/>
        <w:commentRangeStart w:id="8"/>
        <w:r>
          <w:t>another</w:t>
        </w:r>
        <w:commentRangeEnd w:id="7"/>
        <w:r>
          <w:rPr>
            <w:rStyle w:val="CommentReference"/>
            <w:sz w:val="24"/>
            <w:szCs w:val="24"/>
          </w:rPr>
          <w:commentReference w:id="7"/>
        </w:r>
        <w:commentRangeEnd w:id="8"/>
        <w:r>
          <w:rPr>
            <w:rStyle w:val="CommentReference"/>
            <w:sz w:val="24"/>
            <w:szCs w:val="24"/>
          </w:rPr>
          <w:commentReference w:id="8"/>
        </w:r>
        <w:r>
          <w:t xml:space="preserve"> addition</w:t>
        </w:r>
      </w:ins>
    </w:p>
    <w:p w14:paraId="2CCA02A3" w14:textId="78944FB0" w:rsidR="0021042E" w:rsidRDefault="0021042E" w:rsidP="0021042E">
      <w:pPr>
        <w:rPr>
          <w:ins w:id="9" w:author="Cole Palmer" w:date="2026-09-26T15:08:00Z" w16du:dateUtc="2026-09-26T19:08:00Z"/>
        </w:rPr>
      </w:pPr>
      <w:ins w:id="10" w:author="Cole Palmer" w:date="2026-09-26T15:08:00Z" w16du:dateUtc="2026-09-26T19:08:00Z">
        <w:r>
          <w:t xml:space="preserve">We can suggest on this </w:t>
        </w:r>
        <w:commentRangeStart w:id="11"/>
        <w:commentRangeStart w:id="12"/>
        <w:r>
          <w:t>an</w:t>
        </w:r>
        <w:commentRangeEnd w:id="11"/>
        <w:r>
          <w:rPr>
            <w:rStyle w:val="CommentReference"/>
            <w:sz w:val="24"/>
            <w:szCs w:val="24"/>
          </w:rPr>
          <w:commentReference w:id="11"/>
        </w:r>
        <w:commentRangeEnd w:id="12"/>
        <w:r>
          <w:rPr>
            <w:rStyle w:val="CommentReference"/>
            <w:sz w:val="24"/>
            <w:szCs w:val="24"/>
          </w:rPr>
          <w:commentReference w:id="12"/>
        </w:r>
        <w:r>
          <w:t xml:space="preserve"> </w:t>
        </w:r>
      </w:ins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4634"/>
        <w:gridCol w:w="4636"/>
      </w:tblGrid>
      <w:tr w:rsidR="006337BB" w14:paraId="14769FC0" w14:textId="77777777" w:rsidTr="006337BB">
        <w:trPr>
          <w:del w:id="13" w:author="Cole Palmer" w:date="2026-09-26T15:08:00Z" w16du:dateUtc="2026-09-26T19:08:00Z"/>
        </w:trPr>
        <w:tc>
          <w:tcPr>
            <w:tcW w:w="4675" w:type="dxa"/>
            <w:tcBorders>
              <w:bottom w:val="dotted" w:sz="4" w:space="0" w:color="A5C9EB" w:themeColor="text2" w:themeTint="40"/>
            </w:tcBorders>
          </w:tcPr>
          <w:p w14:paraId="07B38EFE" w14:textId="6A31E8E7" w:rsidR="006337BB" w:rsidRDefault="006337BB">
            <w:pPr>
              <w:rPr>
                <w:del w:id="14" w:author="Cole Palmer" w:date="2026-09-26T15:08:00Z" w16du:dateUtc="2026-09-26T19:08:00Z"/>
              </w:rPr>
            </w:pPr>
            <w:del w:id="15" w:author="Cole Palmer" w:date="2026-09-26T15:08:00Z" w16du:dateUtc="2026-09-26T19:08:00Z">
              <w:r w:rsidRPr="006337BB">
                <w:rPr>
                  <w:bdr w:val="dashSmallGap" w:sz="4" w:space="0" w:color="C00000"/>
                </w:rPr>
                <w:delText>This text</w:delText>
              </w:r>
              <w:r>
                <w:delText xml:space="preserve"> has borders</w:delText>
              </w:r>
            </w:del>
          </w:p>
        </w:tc>
        <w:tc>
          <w:tcPr>
            <w:tcW w:w="4675" w:type="dxa"/>
          </w:tcPr>
          <w:p w14:paraId="0E816118" w14:textId="422BBA21" w:rsidR="006337BB" w:rsidRDefault="006337BB" w:rsidP="006337BB">
            <w:pPr>
              <w:pBdr>
                <w:top w:val="double" w:sz="4" w:space="0" w:color="B3E5A1" w:themeColor="accent6" w:themeTint="66"/>
                <w:left w:val="double" w:sz="4" w:space="0" w:color="B3E5A1" w:themeColor="accent6" w:themeTint="66"/>
                <w:bottom w:val="double" w:sz="4" w:space="0" w:color="B3E5A1" w:themeColor="accent6" w:themeTint="66"/>
                <w:right w:val="double" w:sz="4" w:space="0" w:color="B3E5A1" w:themeColor="accent6" w:themeTint="66"/>
              </w:pBdr>
              <w:rPr>
                <w:del w:id="16" w:author="Cole Palmer" w:date="2026-09-26T15:08:00Z" w16du:dateUtc="2026-09-26T19:08:00Z"/>
              </w:rPr>
            </w:pPr>
            <w:del w:id="17" w:author="Cole Palmer" w:date="2026-09-26T15:08:00Z" w16du:dateUtc="2026-09-26T19:08:00Z">
              <w:r>
                <w:delText>This paragraph has borders</w:delText>
              </w:r>
            </w:del>
          </w:p>
        </w:tc>
      </w:tr>
      <w:tr w:rsidR="006337BB" w14:paraId="249D469D" w14:textId="77777777" w:rsidTr="006337BB">
        <w:trPr>
          <w:del w:id="18" w:author="Cole Palmer" w:date="2026-09-26T15:08:00Z" w16du:dateUtc="2026-09-26T19:08:00Z"/>
        </w:trPr>
        <w:tc>
          <w:tcPr>
            <w:tcW w:w="4675" w:type="dxa"/>
            <w:tcBorders>
              <w:top w:val="dotted" w:sz="4" w:space="0" w:color="A5C9EB" w:themeColor="text2" w:themeTint="40"/>
              <w:left w:val="dotted" w:sz="4" w:space="0" w:color="A5C9EB" w:themeColor="text2" w:themeTint="40"/>
              <w:bottom w:val="dotted" w:sz="4" w:space="0" w:color="A5C9EB" w:themeColor="text2" w:themeTint="40"/>
              <w:right w:val="dotted" w:sz="4" w:space="0" w:color="A5C9EB" w:themeColor="text2" w:themeTint="40"/>
            </w:tcBorders>
          </w:tcPr>
          <w:p w14:paraId="25DB4DE9" w14:textId="7B0324B4" w:rsidR="006337BB" w:rsidRDefault="006337BB">
            <w:pPr>
              <w:rPr>
                <w:del w:id="19" w:author="Cole Palmer" w:date="2026-09-26T15:08:00Z" w16du:dateUtc="2026-09-26T19:08:00Z"/>
              </w:rPr>
            </w:pPr>
            <w:del w:id="20" w:author="Cole Palmer" w:date="2026-09-26T15:08:00Z" w16du:dateUtc="2026-09-26T19:08:00Z">
              <w:r>
                <w:delText>This cell has borders</w:delText>
              </w:r>
            </w:del>
          </w:p>
        </w:tc>
        <w:tc>
          <w:tcPr>
            <w:tcW w:w="4675" w:type="dxa"/>
            <w:tcBorders>
              <w:left w:val="dotted" w:sz="4" w:space="0" w:color="A5C9EB" w:themeColor="text2" w:themeTint="40"/>
            </w:tcBorders>
          </w:tcPr>
          <w:p w14:paraId="6948B038" w14:textId="77777777" w:rsidR="006337BB" w:rsidRDefault="006337BB">
            <w:pPr>
              <w:rPr>
                <w:del w:id="21" w:author="Cole Palmer" w:date="2026-09-26T15:08:00Z" w16du:dateUtc="2026-09-26T19:08:00Z"/>
              </w:rPr>
            </w:pPr>
          </w:p>
        </w:tc>
      </w:tr>
    </w:tbl>
    <w:p w14:paraId="3FC78BA8" w14:textId="77777777" w:rsidR="00772649" w:rsidRDefault="00772649"/>
    <w:sectPr w:rsidR="00772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Cole Palmer" w:date="2025-12-12T21:04:00Z" w:initials="CP">
    <w:p w14:paraId="46961962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comment 1</w:t>
      </w:r>
    </w:p>
  </w:comment>
  <w:comment w:id="3" w:author="Cole Palmer" w:date="2025-12-12T21:04:00Z" w:initials="CP">
    <w:p w14:paraId="658D436A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with a thread</w:t>
      </w:r>
    </w:p>
  </w:comment>
  <w:comment w:id="7" w:author="Cole Palmer" w:date="2025-12-13T07:20:00Z" w:initials="CP">
    <w:p w14:paraId="3941ABAD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add suggestion</w:t>
      </w:r>
    </w:p>
  </w:comment>
  <w:comment w:id="8" w:author="Cole Palmer" w:date="2025-12-13T07:20:00Z" w:initials="CP">
    <w:p w14:paraId="52AF220A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add suggestion</w:t>
      </w:r>
    </w:p>
    <w:p w14:paraId="209E5F81" w14:textId="77777777" w:rsidR="0021042E" w:rsidRDefault="0021042E" w:rsidP="0021042E"/>
  </w:comment>
  <w:comment w:id="11" w:author="Cole Palmer" w:date="2025-12-13T07:20:00Z" w:initials="CP">
    <w:p w14:paraId="3CDA8974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delete</w:t>
      </w:r>
    </w:p>
  </w:comment>
  <w:comment w:id="12" w:author="Cole Palmer" w:date="2025-12-13T07:20:00Z" w:initials="CP">
    <w:p w14:paraId="68F3A4D5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delete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6961962" w15:done="0"/>
  <w15:commentEx w15:paraId="658D436A" w15:paraIdParent="46961962" w15:done="0"/>
  <w15:commentEx w15:paraId="3941ABAD" w15:done="0"/>
  <w15:commentEx w15:paraId="209E5F81" w15:paraIdParent="3941ABAD" w15:done="0"/>
  <w15:commentEx w15:paraId="3CDA8974" w15:done="0"/>
  <w15:commentEx w15:paraId="68F3A4D5" w15:paraIdParent="3CDA89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2F5B469" w16cex:dateUtc="2025-12-13T05:04:00Z"/>
  <w16cex:commentExtensible w16cex:durableId="737A4843" w16cex:dateUtc="2025-12-13T05:04:00Z"/>
  <w16cex:commentExtensible w16cex:durableId="4A6D267A" w16cex:dateUtc="2025-12-13T15:20:00Z"/>
  <w16cex:commentExtensible w16cex:durableId="0B939C46" w16cex:dateUtc="2025-12-13T15:20:00Z"/>
  <w16cex:commentExtensible w16cex:durableId="58726876" w16cex:dateUtc="2025-12-13T15:20:00Z"/>
  <w16cex:commentExtensible w16cex:durableId="2518836C" w16cex:dateUtc="2025-12-13T15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6961962" w16cid:durableId="32F5B469"/>
  <w16cid:commentId w16cid:paraId="658D436A" w16cid:durableId="737A4843"/>
  <w16cid:commentId w16cid:paraId="3941ABAD" w16cid:durableId="4A6D267A"/>
  <w16cid:commentId w16cid:paraId="209E5F81" w16cid:durableId="0B939C46"/>
  <w16cid:commentId w16cid:paraId="3CDA8974" w16cid:durableId="58726876"/>
  <w16cid:commentId w16cid:paraId="68F3A4D5" w16cid:durableId="251883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ole Palmer">
    <w15:presenceInfo w15:providerId="AD" w15:userId="S::cole@superdoc.dev::71aa4c0f-2d48-4049-a5a0-bc535c0231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BB"/>
    <w:rsid w:val="000168BD"/>
    <w:rsid w:val="000D1C27"/>
    <w:rsid w:val="00146067"/>
    <w:rsid w:val="0021042E"/>
    <w:rsid w:val="002D0577"/>
    <w:rsid w:val="003549D6"/>
    <w:rsid w:val="00357E8A"/>
    <w:rsid w:val="00375426"/>
    <w:rsid w:val="00474C70"/>
    <w:rsid w:val="006337BB"/>
    <w:rsid w:val="00772649"/>
    <w:rsid w:val="008D7AD2"/>
    <w:rsid w:val="00AF4127"/>
    <w:rsid w:val="00B633E1"/>
    <w:rsid w:val="00C169A4"/>
    <w:rsid w:val="00EC581C"/>
    <w:rsid w:val="00F5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7DAB6"/>
  <w15:chartTrackingRefBased/>
  <w15:docId w15:val="{E2F3F037-D9E6-674E-99C2-B336E514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3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169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69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69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69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69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169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Novak</dc:creator>
  <cp:keywords/>
  <dc:description/>
  <cp:lastModifiedBy>Arthur Souza Rodrigues</cp:lastModifiedBy>
  <cp:revision>1</cp:revision>
  <dcterms:created xsi:type="dcterms:W3CDTF">2025-11-22T19:52:00Z</dcterms:created>
  <dcterms:modified xsi:type="dcterms:W3CDTF">2026-09-26T19:08:00Z</dcterms:modified>
</cp:coreProperties>
</file>