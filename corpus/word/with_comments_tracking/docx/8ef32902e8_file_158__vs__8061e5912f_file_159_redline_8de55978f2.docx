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63272" w14:textId="77777777" w:rsidR="00F4182D" w:rsidRDefault="00F4182D">
      <w:r>
        <w:t>file_</w:t>
      </w:r>
      <w:ins w:id="2" w:author="Arthur Souza Rodrigues" w:date="2026-07-10T21:50:00Z" w16du:dateUtc="2026-07-11T01:50:00Z">
        <w:r w:rsidR="00B416B6">
          <w:t>159</w:t>
        </w:r>
      </w:ins>
      <w:del w:id="3" w:author="Arthur Souza Rodrigues" w:date="2026-07-10T21:50:00Z" w16du:dateUtc="2026-07-11T01:50:00Z">
        <w:r>
          <w:delText>158</w:delText>
        </w:r>
      </w:del>
      <w:r>
        <w:t>.docx</w:t>
      </w:r>
    </w:p>
    <w:p w14:paraId="23862602" w14:textId="74B18D39" w:rsidR="000F09B2" w:rsidRDefault="000F09B2">
      <w:pPr>
        <w:rPr>
          <w:ins w:id="4" w:author="Arthur Souza Rodrigues" w:date="2026-07-10T21:50:00Z" w16du:dateUtc="2026-07-11T01:50:00Z"/>
        </w:rPr>
      </w:pPr>
    </w:p>
    <w:p w14:paraId="5666CD43" w14:textId="508D01AD" w:rsidR="00C65AC4" w:rsidRDefault="008F32E4">
      <w:pPr>
        <w:rPr>
          <w:del w:id="5" w:author="Arthur Souza Rodrigues" w:date="2026-07-10T21:50:00Z" w16du:dateUtc="2026-07-11T01:50:00Z"/>
        </w:rPr>
      </w:pPr>
      <w:commentRangeStart w:id="6"/>
      <w:ins w:id="7" w:author="Arthur Souza Rodrigues" w:date="2026-07-10T21:50:00Z" w16du:dateUtc="2026-07-11T01:50:00Z">
        <w:r>
          <w:t xml:space="preserve">Ouch         </w:t>
        </w:r>
        <w:commentRangeEnd w:id="6"/>
        <w:r>
          <w:rPr>
            <w:rStyle w:val="CommentReference"/>
            <w:sz w:val="22"/>
            <w:szCs w:val="20"/>
          </w:rPr>
          <w:commentReference w:id="6"/>
        </w:r>
        <w:r>
          <w:t xml:space="preserve">.         </w:t>
        </w:r>
      </w:ins>
      <w:del w:id="8" w:author="Arthur Souza Rodrigues" w:date="2026-07-10T21:50:00Z" w16du:dateUtc="2026-07-11T01:50:00Z">
        <w:r>
          <w:delText>Underline Text Demo</w:delText>
        </w:r>
      </w:del>
    </w:p>
    <w:p w14:paraId="40DD5A08" w14:textId="77777777" w:rsidR="00C65AC4" w:rsidRDefault="008F32E4">
      <w:pPr>
        <w:rPr>
          <w:del w:id="9" w:author="Arthur Souza Rodrigues" w:date="2026-07-10T21:50:00Z" w16du:dateUtc="2026-07-11T01:50:00Z"/>
        </w:rPr>
      </w:pPr>
      <w:del w:id="10" w:author="Arthur Souza Rodrigues" w:date="2026-07-10T21:50:00Z" w16du:dateUtc="2026-07-11T01:50:00Z">
        <w:r>
          <w:delText>Demonstrating underline formatting.</w:delText>
        </w:r>
      </w:del>
    </w:p>
    <w:p w14:paraId="06D3C4D1" w14:textId="77777777" w:rsidR="00C65AC4" w:rsidRDefault="008F32E4">
      <w:del w:id="11" w:author="Arthur Souza Rodrigues" w:date="2026-07-10T21:50:00Z" w16du:dateUtc="2026-07-11T01:50:00Z">
        <w:r>
          <w:delText>This text is underlined.</w:delText>
        </w:r>
      </w:del>
      <w:commentRangeStart w:id="12"/>
      <w:commentRangeEnd w:id="12"/>
      <w:r>
        <w:rPr>
          <w:rStyle w:val="CommentReference"/>
          <w:sz w:val="22"/>
          <w:szCs w:val="20"/>
        </w:rPr>
        <w:commentReference w:id="12"/>
      </w:r>
    </w:p>
    <w:sectPr w:rsidR="00C65AC4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Michael Williamson" w:date="2016-07-03T15:10:00Z" w:initials="MW">
    <w:p w14:paraId="2A3FD83D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8F32E4">
        <w:t xml:space="preserve">A tachyon walks into a bar.         </w:t>
      </w:r>
    </w:p>
  </w:comment>
  <w:comment w:id="12" w:author="Michael Williamson" w:date="2016-07-03T15:12:00Z" w:initials="MW">
    <w:p w14:paraId="6E576477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8F32E4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A3FD83D" w15:done="0"/>
  <w15:commentEx w15:paraId="6E5764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A3FD83D" w16cid:durableId="355A280B"/>
  <w16cid:commentId w16cid:paraId="6E576477" w16cid:durableId="45C617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AC4"/>
    <w:rsid w:val="000F09B2"/>
    <w:rsid w:val="007F5AB7"/>
    <w:rsid w:val="008060FA"/>
    <w:rsid w:val="00B416B6"/>
    <w:rsid w:val="00C65AC4"/>
    <w:rsid w:val="00D53FE7"/>
    <w:rsid w:val="00F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6069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  <w:pPr>
      <w:spacing w:after="0" w:line="240" w:lineRule="auto"/>
      <w:pPrChange w:id="0" w:author="Arthur Souza Rodrigues" w:date="2026-07-10T21:50:00Z">
        <w:pPr/>
      </w:pPrChange>
    </w:pPr>
    <w:rPr>
      <w:rFonts w:ascii="Times New Roman" w:hAnsi="Times New Roman"/>
      <w:sz w:val="20"/>
      <w:rPrChange w:id="0" w:author="Arthur Souza Rodrigues" w:date="2026-07-10T21:50:00Z">
        <w:rPr>
          <w:lang w:val="en-US" w:eastAsia="en-US" w:bidi="ar-SA"/>
        </w:rPr>
      </w:rPrChange>
    </w:rPr>
  </w:style>
  <w:style w:type="paragraph" w:styleId="CommentText0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" w:author="Arthur Souza Rodrigues" w:date="2026-07-10T21:50:00Z">
        <w:pPr/>
      </w:pPrChange>
    </w:pPr>
    <w:rPr>
      <w:rFonts w:ascii="Times New Roman" w:hAnsi="Times New Roman"/>
      <w:sz w:val="20"/>
      <w:rPrChange w:id="1" w:author="Arthur Souza Rodrigues" w:date="2026-07-10T21:50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0"/>
    <w:uiPriority w:val="99"/>
    <w:semiHidden/>
    <w:rsid w:val="007F5AB7"/>
    <w:rPr>
      <w:rFonts w:ascii="Times New Roman" w:hAnsi="Times New Roman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5AB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2026-07-11T01:50:00Z</dcterms:modified>
</cp:coreProperties>
</file>