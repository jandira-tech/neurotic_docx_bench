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C35FA" w14:textId="77777777" w:rsidR="00440DB8" w:rsidRDefault="00440DB8">
      <w:pPr>
        <w:spacing w:after="20"/>
        <w:rPr>
          <w:b/>
          <w:color w:val="0F172A"/>
          <w:sz w:val="64"/>
          <w:rPrChange w:id="16" w:author="Arthur Souza Rodrigues" w:date="2026-09-26T14:54:00Z" w16du:dateUtc="2026-09-26T18:54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pPrChange w:id="17" w:author="Arthur Souza Rodrigues" w:date="2026-09-26T14:54:00Z" w16du:dateUtc="2026-09-26T18:54:00Z">
          <w:pPr/>
        </w:pPrChange>
      </w:pPr>
      <w:r>
        <w:rPr>
          <w:b/>
          <w:color w:val="0F172A"/>
          <w:sz w:val="64"/>
          <w:rPrChange w:id="18" w:author="Arthur Souza Rodrigues" w:date="2026-09-26T14:54:00Z" w16du:dateUtc="2026-09-26T18:54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file_</w:t>
      </w:r>
      <w:ins w:id="19" w:author="Arthur Souza Rodrigues" w:date="2026-09-26T14:54:00Z" w16du:dateUtc="2026-09-26T18:54:00Z">
        <w:r w:rsidR="00DC714C">
          <w:rPr>
            <w:b/>
            <w:bCs/>
            <w:color w:val="0F172A"/>
            <w:sz w:val="64"/>
            <w:szCs w:val="64"/>
          </w:rPr>
          <w:t>146</w:t>
        </w:r>
      </w:ins>
      <w:del w:id="20" w:author="Arthur Souza Rodrigues" w:date="2026-09-26T14:54:00Z" w16du:dateUtc="2026-09-26T18:54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145</w:delText>
        </w:r>
      </w:del>
      <w:r>
        <w:rPr>
          <w:b/>
          <w:color w:val="0F172A"/>
          <w:sz w:val="64"/>
          <w:rPrChange w:id="21" w:author="Arthur Souza Rodrigues" w:date="2026-09-26T14:54:00Z" w16du:dateUtc="2026-09-26T18:54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.docx</w:t>
      </w:r>
    </w:p>
    <w:p w14:paraId="2313C800" w14:textId="3BDC683A" w:rsidR="00BD6514" w:rsidRDefault="00B431B0">
      <w:pPr>
        <w:spacing w:after="20"/>
        <w:rPr>
          <w:ins w:id="22" w:author="Arthur Souza Rodrigues" w:date="2026-09-26T14:54:00Z" w16du:dateUtc="2026-09-26T18:54:00Z"/>
        </w:rPr>
      </w:pPr>
      <w:ins w:id="23" w:author="Arthur Souza Rodrigues" w:date="2026-09-26T14:54:00Z" w16du:dateUtc="2026-09-26T18:54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00B47E53" w14:textId="77777777" w:rsidR="00BD6514" w:rsidRDefault="00B431B0">
      <w:pPr>
        <w:spacing w:after="60"/>
        <w:rPr>
          <w:ins w:id="24" w:author="Arthur Souza Rodrigues" w:date="2026-09-26T14:54:00Z" w16du:dateUtc="2026-09-26T18:54:00Z"/>
        </w:rPr>
      </w:pPr>
      <w:ins w:id="25" w:author="Arthur Souza Rodrigues" w:date="2026-09-26T14:54:00Z" w16du:dateUtc="2026-09-26T18:54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BD6514" w:rsidRDefault="00BD6514">
      <w:pPr>
        <w:spacing w:after="60"/>
        <w:rPr>
          <w:ins w:id="26" w:author="Arthur Souza Rodrigues" w:date="2026-09-26T14:54:00Z" w16du:dateUtc="2026-09-26T18:54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rPr>
          <w:ins w:id="27" w:author="Arthur Souza Rodrigues" w:date="2026-09-26T14:54:00Z" w16du:dateUtc="2026-09-26T18:54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B431B0">
            <w:pPr>
              <w:rPr>
                <w:ins w:id="28" w:author="Arthur Souza Rodrigues" w:date="2026-09-26T14:54:00Z" w16du:dateUtc="2026-09-26T18:54:00Z"/>
              </w:rPr>
            </w:pPr>
            <w:ins w:id="29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npm               </w:t>
              </w:r>
              <w:r w:rsidR="00BD6514">
                <w:fldChar w:fldCharType="begin"/>
              </w:r>
              <w:r w:rsidR="00BD6514">
                <w:instrText>HYPERLINK "https://www.npmjs.com/package/@eigenpal/docx-js-editor" \h</w: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BD6514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B431B0">
            <w:pPr>
              <w:rPr>
                <w:ins w:id="30" w:author="Arthur Souza Rodrigues" w:date="2026-09-26T14:54:00Z" w16du:dateUtc="2026-09-26T18:54:00Z"/>
              </w:rPr>
            </w:pPr>
            <w:ins w:id="31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github               </w:t>
              </w:r>
              <w:r w:rsidR="00BD6514">
                <w:fldChar w:fldCharType="begin"/>
              </w:r>
              <w:r w:rsidR="00BD6514">
                <w:instrText>HYPERLINK "https://github.com/eigenpal/docx-editor" \h</w: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BD6514">
                <w:fldChar w:fldCharType="end"/>
              </w:r>
            </w:ins>
          </w:p>
        </w:tc>
      </w:tr>
    </w:tbl>
    <w:p w14:paraId="6721D1A6" w14:textId="77777777" w:rsidR="00BD6514" w:rsidRDefault="00B431B0">
      <w:pPr>
        <w:pBdr>
          <w:bottom w:val="single" w:sz="3" w:space="4" w:color="E2E8F0"/>
        </w:pBdr>
        <w:spacing w:before="300" w:after="80"/>
        <w:rPr>
          <w:ins w:id="32" w:author="Arthur Souza Rodrigues" w:date="2026-09-26T14:54:00Z" w16du:dateUtc="2026-09-26T18:54:00Z"/>
        </w:rPr>
      </w:pPr>
      <w:ins w:id="33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1D09C742" w:rsidR="00BD6514" w:rsidRDefault="00B431B0">
      <w:pPr>
        <w:spacing w:before="60" w:after="60"/>
        <w:rPr>
          <w:ins w:id="34" w:author="Arthur Souza Rodrigues" w:date="2026-09-26T14:54:00Z" w16du:dateUtc="2026-09-26T18:54:00Z"/>
        </w:rPr>
      </w:pPr>
      <w:ins w:id="35" w:author="Arthur Souza Rodrigues" w:date="2026-09-26T14:54:00Z" w16du:dateUtc="2026-09-26T18:54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BD6514" w:rsidRDefault="00BD6514">
      <w:pPr>
        <w:spacing w:before="60"/>
        <w:rPr>
          <w:ins w:id="36" w:author="Arthur Souza Rodrigues" w:date="2026-09-26T14:54:00Z" w16du:dateUtc="2026-09-26T18:54:00Z"/>
        </w:rPr>
      </w:pPr>
    </w:p>
    <w:p w14:paraId="28B83400" w14:textId="1B2DFB7B" w:rsidR="00BD6514" w:rsidRDefault="00B431B0">
      <w:pPr>
        <w:spacing w:before="60" w:after="60"/>
        <w:rPr>
          <w:ins w:id="37" w:author="Arthur Souza Rodrigues" w:date="2026-09-26T14:54:00Z" w16du:dateUtc="2026-09-26T18:54:00Z"/>
        </w:rPr>
      </w:pPr>
      <w:ins w:id="38" w:author="Arthur Souza Rodrigues" w:date="2026-09-26T14:54:00Z" w16du:dateUtc="2026-09-26T18:54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5AD58312" w14:textId="77777777" w:rsidR="00BD6514" w:rsidRDefault="00BD6514">
      <w:pPr>
        <w:spacing w:before="80"/>
        <w:rPr>
          <w:ins w:id="39" w:author="Arthur Souza Rodrigues" w:date="2026-09-26T14:54:00Z" w16du:dateUtc="2026-09-26T18:54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rPr>
          <w:ins w:id="40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B431B0">
            <w:pPr>
              <w:rPr>
                <w:ins w:id="41" w:author="Arthur Souza Rodrigues" w:date="2026-09-26T14:54:00Z" w16du:dateUtc="2026-09-26T18:54:00Z"/>
              </w:rPr>
            </w:pPr>
            <w:ins w:id="4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659AC4B1" w14:textId="77777777" w:rsidR="00BD6514" w:rsidRDefault="00B431B0">
            <w:pPr>
              <w:rPr>
                <w:ins w:id="43" w:author="Arthur Souza Rodrigues" w:date="2026-09-26T14:54:00Z" w16du:dateUtc="2026-09-26T18:54:00Z"/>
              </w:rPr>
            </w:pPr>
            <w:ins w:id="4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6ED1FCA3" w14:textId="6D263800" w:rsidR="00BD6514" w:rsidRDefault="00BD6514">
            <w:pPr>
              <w:rPr>
                <w:ins w:id="45" w:author="Arthur Souza Rodrigues" w:date="2026-09-26T14:54:00Z" w16du:dateUtc="2026-09-26T18:54:00Z"/>
              </w:rPr>
            </w:pPr>
          </w:p>
          <w:p w14:paraId="567EA400" w14:textId="30A68100" w:rsidR="00BD6514" w:rsidRDefault="00B431B0">
            <w:pPr>
              <w:rPr>
                <w:ins w:id="46" w:author="Arthur Souza Rodrigues" w:date="2026-09-26T14:54:00Z" w16du:dateUtc="2026-09-26T18:54:00Z"/>
              </w:rPr>
            </w:pPr>
            <w:ins w:id="47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052F851D" w14:textId="1F183200" w:rsidR="00BD6514" w:rsidRDefault="00B431B0">
            <w:pPr>
              <w:rPr>
                <w:ins w:id="48" w:author="Arthur Souza Rodrigues" w:date="2026-09-26T14:54:00Z" w16du:dateUtc="2026-09-26T18:54:00Z"/>
              </w:rPr>
            </w:pPr>
            <w:ins w:id="49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BD6514" w:rsidRDefault="00B431B0">
            <w:pPr>
              <w:rPr>
                <w:ins w:id="50" w:author="Arthur Souza Rodrigues" w:date="2026-09-26T14:54:00Z" w16du:dateUtc="2026-09-26T18:54:00Z"/>
              </w:rPr>
            </w:pPr>
            <w:ins w:id="51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BD6514" w:rsidRDefault="00B431B0">
            <w:pPr>
              <w:rPr>
                <w:ins w:id="52" w:author="Arthur Souza Rodrigues" w:date="2026-09-26T14:54:00Z" w16du:dateUtc="2026-09-26T18:54:00Z"/>
              </w:rPr>
            </w:pPr>
            <w:ins w:id="53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2EEA108A" w14:textId="4854BC00" w:rsidR="00BD6514" w:rsidRDefault="00B431B0">
            <w:pPr>
              <w:rPr>
                <w:ins w:id="54" w:author="Arthur Souza Rodrigues" w:date="2026-09-26T14:54:00Z" w16du:dateUtc="2026-09-26T18:54:00Z"/>
              </w:rPr>
            </w:pPr>
            <w:ins w:id="55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BD6514" w:rsidRDefault="00B431B0">
            <w:pPr>
              <w:rPr>
                <w:ins w:id="56" w:author="Arthur Souza Rodrigues" w:date="2026-09-26T14:54:00Z" w16du:dateUtc="2026-09-26T18:54:00Z"/>
              </w:rPr>
            </w:pPr>
            <w:ins w:id="57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529DB9F3" w14:textId="77777777" w:rsidR="00BD6514" w:rsidRDefault="00B431B0">
            <w:pPr>
              <w:rPr>
                <w:ins w:id="58" w:author="Arthur Souza Rodrigues" w:date="2026-09-26T14:54:00Z" w16du:dateUtc="2026-09-26T18:54:00Z"/>
              </w:rPr>
            </w:pPr>
            <w:ins w:id="59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156A50D3" w14:textId="77777777" w:rsidR="00BD6514" w:rsidRDefault="00B431B0">
            <w:pPr>
              <w:rPr>
                <w:ins w:id="60" w:author="Arthur Souza Rodrigues" w:date="2026-09-26T14:54:00Z" w16du:dateUtc="2026-09-26T18:54:00Z"/>
              </w:rPr>
            </w:pPr>
            <w:ins w:id="61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BD6514" w:rsidRDefault="00BD6514">
      <w:pPr>
        <w:spacing w:before="160"/>
        <w:rPr>
          <w:ins w:id="62" w:author="Arthur Souza Rodrigues" w:date="2026-09-26T14:54:00Z" w16du:dateUtc="2026-09-26T18:54:00Z"/>
        </w:rPr>
      </w:pPr>
    </w:p>
    <w:p w14:paraId="124B2800" w14:textId="77777777" w:rsidR="00BD6514" w:rsidRDefault="00B431B0">
      <w:pPr>
        <w:pBdr>
          <w:bottom w:val="single" w:sz="3" w:space="4" w:color="E2E8F0"/>
        </w:pBdr>
        <w:spacing w:before="300" w:after="80"/>
        <w:rPr>
          <w:ins w:id="63" w:author="Arthur Souza Rodrigues" w:date="2026-09-26T14:54:00Z" w16du:dateUtc="2026-09-26T18:54:00Z"/>
        </w:rPr>
      </w:pPr>
      <w:ins w:id="64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lastRenderedPageBreak/>
          <w:t xml:space="preserve">2. Collaboration — Tracked Changes &amp; Comments         </w:t>
        </w:r>
      </w:ins>
    </w:p>
    <w:p w14:paraId="2409DE00" w14:textId="1129CE00" w:rsidR="00BD6514" w:rsidRDefault="00B431B0">
      <w:pPr>
        <w:spacing w:before="60" w:after="60"/>
        <w:rPr>
          <w:ins w:id="65" w:author="Arthur Souza Rodrigues" w:date="2026-09-26T14:54:00Z" w16du:dateUtc="2026-09-26T18:54:00Z"/>
        </w:rPr>
      </w:pPr>
      <w:ins w:id="66" w:author="Arthur Souza Rodrigues" w:date="2026-09-26T14:54:00Z" w16du:dateUtc="2026-09-26T18:54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BD6514" w:rsidRDefault="00BD6514">
      <w:pPr>
        <w:spacing w:before="80"/>
        <w:rPr>
          <w:ins w:id="67" w:author="Arthur Souza Rodrigues" w:date="2026-09-26T14:54:00Z" w16du:dateUtc="2026-09-26T18:54:00Z"/>
        </w:rPr>
      </w:pPr>
    </w:p>
    <w:p w14:paraId="673CC941" w14:textId="15C85C00" w:rsidR="00BD6514" w:rsidRDefault="00B431B0">
      <w:pPr>
        <w:spacing w:before="180" w:after="40"/>
        <w:rPr>
          <w:ins w:id="68" w:author="Arthur Souza Rodrigues" w:date="2026-09-26T14:54:00Z" w16du:dateUtc="2026-09-26T18:54:00Z"/>
        </w:rPr>
      </w:pPr>
      <w:ins w:id="69" w:author="Arthur Souza Rodrigues" w:date="2026-09-26T14:54:00Z" w16du:dateUtc="2026-09-26T18:54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BD6514" w:rsidRDefault="00B431B0">
      <w:pPr>
        <w:spacing w:before="60" w:after="60"/>
        <w:rPr>
          <w:ins w:id="70" w:author="Arthur Souza Rodrigues" w:date="2026-09-26T14:54:00Z" w16du:dateUtc="2026-09-26T18:54:00Z"/>
        </w:rPr>
      </w:pPr>
      <w:ins w:id="71" w:author="Arthur Souza Rodrigues" w:date="2026-09-26T14:54:00Z" w16du:dateUtc="2026-09-26T18:54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1DBD35E0" w14:textId="78C5FE00" w:rsidR="00BD6514" w:rsidRDefault="00BD6514">
      <w:pPr>
        <w:spacing w:before="60"/>
        <w:rPr>
          <w:ins w:id="72" w:author="Arthur Souza Rodrigues" w:date="2026-09-26T14:54:00Z" w16du:dateUtc="2026-09-26T18:54:00Z"/>
        </w:rPr>
      </w:pPr>
    </w:p>
    <w:p w14:paraId="2228E200" w14:textId="40AC8A00" w:rsidR="00BD6514" w:rsidRDefault="00B431B0">
      <w:pPr>
        <w:spacing w:before="60" w:after="60"/>
        <w:rPr>
          <w:ins w:id="73" w:author="Arthur Souza Rodrigues" w:date="2026-09-26T14:54:00Z" w16du:dateUtc="2026-09-26T18:54:00Z"/>
        </w:rPr>
      </w:pPr>
      <w:ins w:id="74" w:author="Arthur Souza Rodrigues" w:date="2026-09-26T14:54:00Z" w16du:dateUtc="2026-09-26T18:54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BD6514" w:rsidRDefault="00BD6514">
      <w:pPr>
        <w:spacing w:before="80"/>
        <w:rPr>
          <w:ins w:id="75" w:author="Arthur Souza Rodrigues" w:date="2026-09-26T14:54:00Z" w16du:dateUtc="2026-09-26T18:54:00Z"/>
        </w:rPr>
      </w:pPr>
    </w:p>
    <w:p w14:paraId="02E987F1" w14:textId="77777777" w:rsidR="00BD6514" w:rsidRDefault="00B431B0">
      <w:pPr>
        <w:spacing w:before="180" w:after="40"/>
        <w:rPr>
          <w:ins w:id="76" w:author="Arthur Souza Rodrigues" w:date="2026-09-26T14:54:00Z" w16du:dateUtc="2026-09-26T18:54:00Z"/>
        </w:rPr>
      </w:pPr>
      <w:ins w:id="77" w:author="Arthur Souza Rodrigues" w:date="2026-09-26T14:54:00Z" w16du:dateUtc="2026-09-26T18:54:00Z">
        <w:r>
          <w:rPr>
            <w:b/>
            <w:bCs/>
            <w:color w:val="0F172A"/>
          </w:rPr>
          <w:t xml:space="preserve">Comments         </w:t>
        </w:r>
      </w:ins>
    </w:p>
    <w:p w14:paraId="35357F55" w14:textId="2F40A200" w:rsidR="00BD6514" w:rsidRDefault="00B431B0">
      <w:pPr>
        <w:spacing w:before="60" w:after="60"/>
        <w:rPr>
          <w:ins w:id="78" w:author="Arthur Souza Rodrigues" w:date="2026-09-26T14:54:00Z" w16du:dateUtc="2026-09-26T18:54:00Z"/>
        </w:rPr>
      </w:pPr>
      <w:ins w:id="79" w:author="Arthur Souza Rodrigues" w:date="2026-09-26T14:54:00Z" w16du:dateUtc="2026-09-26T18:54:00Z">
        <w:r>
          <w:rPr>
            <w:color w:val="0F172A"/>
          </w:rPr>
          <w:t xml:space="preserve">Select text and click the floating button on the page edge to         </w:t>
        </w:r>
        <w:commentRangeStart w:id="80"/>
        <w:r>
          <w:rPr>
            <w:color w:val="0F172A"/>
          </w:rPr>
          <w:t xml:space="preserve">add a comment anchored to that selection         </w:t>
        </w:r>
        <w:commentRangeEnd w:id="80"/>
        <w:r>
          <w:rPr>
            <w:rStyle w:val="CommentReference"/>
            <w:color w:val="0F172A"/>
            <w:sz w:val="22"/>
            <w:szCs w:val="20"/>
          </w:rPr>
          <w:commentReference w:id="80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BD6514" w:rsidRDefault="00BD6514">
      <w:pPr>
        <w:spacing w:before="60"/>
        <w:rPr>
          <w:ins w:id="81" w:author="Arthur Souza Rodrigues" w:date="2026-09-26T14:54:00Z" w16du:dateUtc="2026-09-26T18:54:00Z"/>
        </w:rPr>
      </w:pPr>
    </w:p>
    <w:p w14:paraId="78E6D99E" w14:textId="255A2400" w:rsidR="00BD6514" w:rsidRDefault="00B431B0">
      <w:pPr>
        <w:spacing w:before="60" w:after="60"/>
        <w:rPr>
          <w:ins w:id="82" w:author="Arthur Souza Rodrigues" w:date="2026-09-26T14:54:00Z" w16du:dateUtc="2026-09-26T18:54:00Z"/>
        </w:rPr>
      </w:pPr>
      <w:ins w:id="83" w:author="Arthur Souza Rodrigues" w:date="2026-09-26T14:54:00Z" w16du:dateUtc="2026-09-26T18:54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BD6514" w:rsidRDefault="00BD6514">
      <w:pPr>
        <w:spacing w:before="80"/>
        <w:rPr>
          <w:ins w:id="84" w:author="Arthur Souza Rodrigues" w:date="2026-09-26T14:54:00Z" w16du:dateUtc="2026-09-26T18:54:00Z"/>
        </w:rPr>
      </w:pPr>
    </w:p>
    <w:p w14:paraId="07D0CE00" w14:textId="0F7CE400" w:rsidR="00BD6514" w:rsidRDefault="00B431B0">
      <w:pPr>
        <w:spacing w:before="180" w:after="40"/>
        <w:rPr>
          <w:ins w:id="85" w:author="Arthur Souza Rodrigues" w:date="2026-09-26T14:54:00Z" w16du:dateUtc="2026-09-26T18:54:00Z"/>
        </w:rPr>
      </w:pPr>
      <w:ins w:id="86" w:author="Arthur Souza Rodrigues" w:date="2026-09-26T14:54:00Z" w16du:dateUtc="2026-09-26T18:54:00Z">
        <w:r>
          <w:rPr>
            <w:b/>
            <w:bCs/>
            <w:color w:val="0F172A"/>
          </w:rPr>
          <w:t xml:space="preserve">Agent-friendly         </w:t>
        </w:r>
      </w:ins>
    </w:p>
    <w:p w14:paraId="67656C55" w14:textId="77777777" w:rsidR="00BD6514" w:rsidRDefault="00B431B0">
      <w:pPr>
        <w:spacing w:before="60" w:after="60"/>
        <w:rPr>
          <w:ins w:id="87" w:author="Arthur Souza Rodrigues" w:date="2026-09-26T14:54:00Z" w16du:dateUtc="2026-09-26T18:54:00Z"/>
        </w:rPr>
      </w:pPr>
      <w:ins w:id="88" w:author="Arthur Souza Rodrigues" w:date="2026-09-26T14:54:00Z" w16du:dateUtc="2026-09-26T18:54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685865EF" w14:textId="7A256D00" w:rsidR="00BD6514" w:rsidRDefault="00BD6514">
      <w:pPr>
        <w:spacing w:before="160"/>
        <w:rPr>
          <w:ins w:id="89" w:author="Arthur Souza Rodrigues" w:date="2026-09-26T14:54:00Z" w16du:dateUtc="2026-09-26T18:54:00Z"/>
        </w:rPr>
      </w:pPr>
    </w:p>
    <w:p w14:paraId="467B1700" w14:textId="00AE9C00" w:rsidR="00BD6514" w:rsidRDefault="00B431B0">
      <w:pPr>
        <w:pBdr>
          <w:bottom w:val="single" w:sz="3" w:space="4" w:color="E2E8F0"/>
        </w:pBdr>
        <w:spacing w:before="300" w:after="80"/>
        <w:rPr>
          <w:ins w:id="90" w:author="Arthur Souza Rodrigues" w:date="2026-09-26T14:54:00Z" w16du:dateUtc="2026-09-26T18:54:00Z"/>
        </w:rPr>
      </w:pPr>
      <w:ins w:id="91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BD6514" w:rsidRDefault="00B431B0">
      <w:pPr>
        <w:spacing w:before="60" w:after="60"/>
        <w:rPr>
          <w:ins w:id="92" w:author="Arthur Souza Rodrigues" w:date="2026-09-26T14:54:00Z" w16du:dateUtc="2026-09-26T18:54:00Z"/>
        </w:rPr>
      </w:pPr>
      <w:ins w:id="93" w:author="Arthur Souza Rodrigues" w:date="2026-09-26T14:54:00Z" w16du:dateUtc="2026-09-26T18:54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BD6514" w:rsidRDefault="00BD6514">
      <w:pPr>
        <w:spacing w:before="60"/>
        <w:rPr>
          <w:ins w:id="94" w:author="Arthur Souza Rodrigues" w:date="2026-09-26T14:54:00Z" w16du:dateUtc="2026-09-26T18:54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rPr>
          <w:ins w:id="95" w:author="Arthur Souza Rodrigues" w:date="2026-09-26T14:54:00Z" w16du:dateUtc="2026-09-26T18:54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B431B0">
            <w:pPr>
              <w:rPr>
                <w:ins w:id="96" w:author="Arthur Souza Rodrigues" w:date="2026-09-26T14:54:00Z" w16du:dateUtc="2026-09-26T18:54:00Z"/>
              </w:rPr>
            </w:pPr>
            <w:ins w:id="97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B431B0">
            <w:pPr>
              <w:rPr>
                <w:ins w:id="98" w:author="Arthur Souza Rodrigues" w:date="2026-09-26T14:54:00Z" w16du:dateUtc="2026-09-26T18:54:00Z"/>
              </w:rPr>
            </w:pPr>
            <w:ins w:id="99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B431B0">
            <w:pPr>
              <w:rPr>
                <w:ins w:id="100" w:author="Arthur Souza Rodrigues" w:date="2026-09-26T14:54:00Z" w16du:dateUtc="2026-09-26T18:54:00Z"/>
              </w:rPr>
            </w:pPr>
            <w:ins w:id="101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B431B0">
            <w:pPr>
              <w:rPr>
                <w:ins w:id="102" w:author="Arthur Souza Rodrigues" w:date="2026-09-26T14:54:00Z" w16du:dateUtc="2026-09-26T18:54:00Z"/>
              </w:rPr>
            </w:pPr>
            <w:ins w:id="103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115D6" w14:paraId="38C367F7" w14:textId="77777777">
        <w:trPr>
          <w:ins w:id="104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B431B0">
            <w:pPr>
              <w:rPr>
                <w:ins w:id="105" w:author="Arthur Souza Rodrigues" w:date="2026-09-26T14:54:00Z" w16du:dateUtc="2026-09-26T18:54:00Z"/>
              </w:rPr>
            </w:pPr>
            <w:ins w:id="106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B431B0">
            <w:pPr>
              <w:rPr>
                <w:ins w:id="107" w:author="Arthur Souza Rodrigues" w:date="2026-09-26T14:54:00Z" w16du:dateUtc="2026-09-26T18:54:00Z"/>
              </w:rPr>
            </w:pPr>
            <w:ins w:id="108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B431B0">
            <w:pPr>
              <w:rPr>
                <w:ins w:id="109" w:author="Arthur Souza Rodrigues" w:date="2026-09-26T14:54:00Z" w16du:dateUtc="2026-09-26T18:54:00Z"/>
              </w:rPr>
            </w:pPr>
            <w:ins w:id="110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B431B0">
            <w:pPr>
              <w:rPr>
                <w:ins w:id="111" w:author="Arthur Souza Rodrigues" w:date="2026-09-26T14:54:00Z" w16du:dateUtc="2026-09-26T18:54:00Z"/>
              </w:rPr>
            </w:pPr>
            <w:ins w:id="112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5115D6" w14:paraId="0D8B1CFC" w14:textId="77777777">
        <w:trPr>
          <w:ins w:id="113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B431B0">
            <w:pPr>
              <w:rPr>
                <w:ins w:id="114" w:author="Arthur Souza Rodrigues" w:date="2026-09-26T14:54:00Z" w16du:dateUtc="2026-09-26T18:54:00Z"/>
              </w:rPr>
            </w:pPr>
            <w:ins w:id="115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B431B0">
            <w:pPr>
              <w:rPr>
                <w:ins w:id="116" w:author="Arthur Souza Rodrigues" w:date="2026-09-26T14:54:00Z" w16du:dateUtc="2026-09-26T18:54:00Z"/>
              </w:rPr>
            </w:pPr>
            <w:ins w:id="117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B431B0">
            <w:pPr>
              <w:rPr>
                <w:ins w:id="118" w:author="Arthur Souza Rodrigues" w:date="2026-09-26T14:54:00Z" w16du:dateUtc="2026-09-26T18:54:00Z"/>
              </w:rPr>
            </w:pPr>
            <w:ins w:id="119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B431B0">
            <w:pPr>
              <w:rPr>
                <w:ins w:id="120" w:author="Arthur Souza Rodrigues" w:date="2026-09-26T14:54:00Z" w16du:dateUtc="2026-09-26T18:54:00Z"/>
              </w:rPr>
            </w:pPr>
            <w:ins w:id="121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5115D6" w14:paraId="368FB0B8" w14:textId="77777777">
        <w:trPr>
          <w:ins w:id="122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B431B0">
            <w:pPr>
              <w:rPr>
                <w:ins w:id="123" w:author="Arthur Souza Rodrigues" w:date="2026-09-26T14:54:00Z" w16du:dateUtc="2026-09-26T18:54:00Z"/>
              </w:rPr>
            </w:pPr>
            <w:ins w:id="124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B431B0">
            <w:pPr>
              <w:rPr>
                <w:ins w:id="125" w:author="Arthur Souza Rodrigues" w:date="2026-09-26T14:54:00Z" w16du:dateUtc="2026-09-26T18:54:00Z"/>
              </w:rPr>
            </w:pPr>
            <w:ins w:id="126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B431B0">
            <w:pPr>
              <w:rPr>
                <w:ins w:id="127" w:author="Arthur Souza Rodrigues" w:date="2026-09-26T14:54:00Z" w16du:dateUtc="2026-09-26T18:54:00Z"/>
              </w:rPr>
            </w:pPr>
            <w:ins w:id="128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B431B0">
            <w:pPr>
              <w:rPr>
                <w:ins w:id="129" w:author="Arthur Souza Rodrigues" w:date="2026-09-26T14:54:00Z" w16du:dateUtc="2026-09-26T18:54:00Z"/>
              </w:rPr>
            </w:pPr>
            <w:ins w:id="130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5115D6" w14:paraId="346319F7" w14:textId="77777777">
        <w:trPr>
          <w:ins w:id="131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B431B0">
            <w:pPr>
              <w:rPr>
                <w:ins w:id="132" w:author="Arthur Souza Rodrigues" w:date="2026-09-26T14:54:00Z" w16du:dateUtc="2026-09-26T18:54:00Z"/>
              </w:rPr>
            </w:pPr>
            <w:ins w:id="133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B431B0">
            <w:pPr>
              <w:rPr>
                <w:ins w:id="134" w:author="Arthur Souza Rodrigues" w:date="2026-09-26T14:54:00Z" w16du:dateUtc="2026-09-26T18:54:00Z"/>
              </w:rPr>
            </w:pPr>
            <w:ins w:id="135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B431B0">
            <w:pPr>
              <w:rPr>
                <w:ins w:id="136" w:author="Arthur Souza Rodrigues" w:date="2026-09-26T14:54:00Z" w16du:dateUtc="2026-09-26T18:54:00Z"/>
              </w:rPr>
            </w:pPr>
            <w:ins w:id="137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B431B0">
            <w:pPr>
              <w:rPr>
                <w:ins w:id="138" w:author="Arthur Souza Rodrigues" w:date="2026-09-26T14:54:00Z" w16du:dateUtc="2026-09-26T18:54:00Z"/>
              </w:rPr>
            </w:pPr>
            <w:ins w:id="139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5115D6" w14:paraId="50F92EC2" w14:textId="77777777">
        <w:trPr>
          <w:ins w:id="140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B431B0">
            <w:pPr>
              <w:rPr>
                <w:ins w:id="141" w:author="Arthur Souza Rodrigues" w:date="2026-09-26T14:54:00Z" w16du:dateUtc="2026-09-26T18:54:00Z"/>
              </w:rPr>
            </w:pPr>
            <w:ins w:id="142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B431B0">
            <w:pPr>
              <w:rPr>
                <w:ins w:id="143" w:author="Arthur Souza Rodrigues" w:date="2026-09-26T14:54:00Z" w16du:dateUtc="2026-09-26T18:54:00Z"/>
              </w:rPr>
            </w:pPr>
            <w:ins w:id="144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B431B0">
            <w:pPr>
              <w:rPr>
                <w:ins w:id="145" w:author="Arthur Souza Rodrigues" w:date="2026-09-26T14:54:00Z" w16du:dateUtc="2026-09-26T18:54:00Z"/>
              </w:rPr>
            </w:pPr>
            <w:ins w:id="146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B431B0">
            <w:pPr>
              <w:rPr>
                <w:ins w:id="147" w:author="Arthur Souza Rodrigues" w:date="2026-09-26T14:54:00Z" w16du:dateUtc="2026-09-26T18:54:00Z"/>
              </w:rPr>
            </w:pPr>
            <w:ins w:id="148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5115D6" w14:paraId="122FC9FC" w14:textId="77777777">
        <w:trPr>
          <w:ins w:id="149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B431B0">
            <w:pPr>
              <w:rPr>
                <w:ins w:id="150" w:author="Arthur Souza Rodrigues" w:date="2026-09-26T14:54:00Z" w16du:dateUtc="2026-09-26T18:54:00Z"/>
              </w:rPr>
            </w:pPr>
            <w:ins w:id="151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B431B0">
            <w:pPr>
              <w:rPr>
                <w:ins w:id="152" w:author="Arthur Souza Rodrigues" w:date="2026-09-26T14:54:00Z" w16du:dateUtc="2026-09-26T18:54:00Z"/>
              </w:rPr>
            </w:pPr>
            <w:ins w:id="153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B431B0">
            <w:pPr>
              <w:rPr>
                <w:ins w:id="154" w:author="Arthur Souza Rodrigues" w:date="2026-09-26T14:54:00Z" w16du:dateUtc="2026-09-26T18:54:00Z"/>
              </w:rPr>
            </w:pPr>
            <w:ins w:id="155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B431B0">
            <w:pPr>
              <w:rPr>
                <w:ins w:id="156" w:author="Arthur Souza Rodrigues" w:date="2026-09-26T14:54:00Z" w16du:dateUtc="2026-09-26T18:54:00Z"/>
              </w:rPr>
            </w:pPr>
            <w:ins w:id="157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5115D6" w14:paraId="00DFB062" w14:textId="77777777">
        <w:trPr>
          <w:ins w:id="158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B431B0">
            <w:pPr>
              <w:rPr>
                <w:ins w:id="159" w:author="Arthur Souza Rodrigues" w:date="2026-09-26T14:54:00Z" w16du:dateUtc="2026-09-26T18:54:00Z"/>
              </w:rPr>
            </w:pPr>
            <w:ins w:id="160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B431B0">
            <w:pPr>
              <w:rPr>
                <w:ins w:id="161" w:author="Arthur Souza Rodrigues" w:date="2026-09-26T14:54:00Z" w16du:dateUtc="2026-09-26T18:54:00Z"/>
              </w:rPr>
            </w:pPr>
            <w:ins w:id="162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B431B0">
            <w:pPr>
              <w:rPr>
                <w:ins w:id="163" w:author="Arthur Souza Rodrigues" w:date="2026-09-26T14:54:00Z" w16du:dateUtc="2026-09-26T18:54:00Z"/>
              </w:rPr>
            </w:pPr>
            <w:ins w:id="164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B431B0">
            <w:pPr>
              <w:rPr>
                <w:ins w:id="165" w:author="Arthur Souza Rodrigues" w:date="2026-09-26T14:54:00Z" w16du:dateUtc="2026-09-26T18:54:00Z"/>
              </w:rPr>
            </w:pPr>
            <w:ins w:id="166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BD6514" w:rsidRDefault="00BD6514">
      <w:pPr>
        <w:spacing w:before="80"/>
        <w:rPr>
          <w:ins w:id="167" w:author="Arthur Souza Rodrigues" w:date="2026-09-26T14:54:00Z" w16du:dateUtc="2026-09-26T18:54:00Z"/>
        </w:rPr>
      </w:pPr>
    </w:p>
    <w:p w14:paraId="18DA3080" w14:textId="77777777" w:rsidR="00BD6514" w:rsidRDefault="00B431B0">
      <w:pPr>
        <w:rPr>
          <w:ins w:id="168" w:author="Arthur Souza Rodrigues" w:date="2026-09-26T14:54:00Z" w16du:dateUtc="2026-09-26T18:54:00Z"/>
        </w:rPr>
      </w:pPr>
      <w:ins w:id="169" w:author="Arthur Souza Rodrigues" w:date="2026-09-26T14:54:00Z" w16du:dateUtc="2026-09-26T18:54:00Z">
        <w:r>
          <w:br w:type="page"/>
        </w:r>
      </w:ins>
    </w:p>
    <w:p w14:paraId="763C62D1" w14:textId="7D8B6000" w:rsidR="00BD6514" w:rsidRDefault="00B431B0">
      <w:pPr>
        <w:spacing w:before="180" w:after="40"/>
        <w:rPr>
          <w:ins w:id="170" w:author="Arthur Souza Rodrigues" w:date="2026-09-26T14:54:00Z" w16du:dateUtc="2026-09-26T18:54:00Z"/>
        </w:rPr>
      </w:pPr>
      <w:ins w:id="171" w:author="Arthur Souza Rodrigues" w:date="2026-09-26T14:54:00Z" w16du:dateUtc="2026-09-26T18:54:00Z"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rPr>
          <w:ins w:id="172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B431B0">
            <w:pPr>
              <w:rPr>
                <w:ins w:id="173" w:author="Arthur Souza Rodrigues" w:date="2026-09-26T14:54:00Z" w16du:dateUtc="2026-09-26T18:54:00Z"/>
              </w:rPr>
            </w:pPr>
            <w:ins w:id="17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66262511" w14:textId="77777777" w:rsidR="00BD6514" w:rsidRDefault="00BD6514">
            <w:pPr>
              <w:rPr>
                <w:ins w:id="175" w:author="Arthur Souza Rodrigues" w:date="2026-09-26T14:54:00Z" w16du:dateUtc="2026-09-26T18:54:00Z"/>
              </w:rPr>
            </w:pPr>
          </w:p>
          <w:p w14:paraId="5FCB559F" w14:textId="7641B600" w:rsidR="00BD6514" w:rsidRDefault="00B431B0">
            <w:pPr>
              <w:rPr>
                <w:ins w:id="176" w:author="Arthur Souza Rodrigues" w:date="2026-09-26T14:54:00Z" w16du:dateUtc="2026-09-26T18:54:00Z"/>
              </w:rPr>
            </w:pPr>
            <w:ins w:id="177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7659C79F" w14:textId="4C570E00" w:rsidR="00BD6514" w:rsidRDefault="00B431B0">
            <w:pPr>
              <w:rPr>
                <w:ins w:id="178" w:author="Arthur Souza Rodrigues" w:date="2026-09-26T14:54:00Z" w16du:dateUtc="2026-09-26T18:54:00Z"/>
              </w:rPr>
            </w:pPr>
            <w:ins w:id="179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47A3A9C" w14:textId="77777777" w:rsidR="00BD6514" w:rsidRDefault="00B431B0">
            <w:pPr>
              <w:rPr>
                <w:ins w:id="180" w:author="Arthur Souza Rodrigues" w:date="2026-09-26T14:54:00Z" w16du:dateUtc="2026-09-26T18:54:00Z"/>
              </w:rPr>
            </w:pPr>
            <w:ins w:id="181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69C447F7" w14:textId="2F654B00" w:rsidR="00BD6514" w:rsidRDefault="00B431B0">
            <w:pPr>
              <w:rPr>
                <w:ins w:id="182" w:author="Arthur Souza Rodrigues" w:date="2026-09-26T14:54:00Z" w16du:dateUtc="2026-09-26T18:54:00Z"/>
              </w:rPr>
            </w:pPr>
            <w:ins w:id="183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BD6514" w:rsidRDefault="00B431B0">
            <w:pPr>
              <w:rPr>
                <w:ins w:id="184" w:author="Arthur Souza Rodrigues" w:date="2026-09-26T14:54:00Z" w16du:dateUtc="2026-09-26T18:54:00Z"/>
              </w:rPr>
            </w:pPr>
            <w:ins w:id="185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561ED6B7" w14:textId="77777777" w:rsidR="00BD6514" w:rsidRDefault="00BD6514">
      <w:pPr>
        <w:spacing w:before="160"/>
        <w:rPr>
          <w:ins w:id="186" w:author="Arthur Souza Rodrigues" w:date="2026-09-26T14:54:00Z" w16du:dateUtc="2026-09-26T18:54:00Z"/>
        </w:rPr>
      </w:pPr>
    </w:p>
    <w:p w14:paraId="3C7FEA63" w14:textId="555F44F4" w:rsidR="00537FA1" w:rsidRDefault="00B431B0" w:rsidP="00537FA1">
      <w:pPr>
        <w:spacing w:before="160"/>
        <w:rPr>
          <w:ins w:id="187" w:author="Arthur Souza Rodrigues" w:date="2026-09-26T14:54:00Z" w16du:dateUtc="2026-09-26T18:54:00Z"/>
        </w:rPr>
      </w:pPr>
      <w:ins w:id="188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189" w:author="Arthur Souza Rodrigues" w:date="2026-09-26T14:54:00Z" w16du:dateUtc="2026-09-26T18:54:00Z"/>
        </w:rPr>
      </w:pPr>
      <w:ins w:id="190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1836B406" w14:textId="77777777" w:rsidR="00537FA1" w:rsidRDefault="00537FA1" w:rsidP="00537FA1">
      <w:pPr>
        <w:spacing w:before="60" w:after="60"/>
        <w:rPr>
          <w:ins w:id="191" w:author="Arthur Souza Rodrigues" w:date="2026-09-26T14:54:00Z" w16du:dateUtc="2026-09-26T18:54:00Z"/>
        </w:rPr>
      </w:pPr>
      <w:ins w:id="192" w:author="Arthur Souza Rodrigues" w:date="2026-09-26T14:54:00Z" w16du:dateUtc="2026-09-26T18:54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05A50C1F" w14:textId="77777777" w:rsidR="00537FA1" w:rsidRDefault="00537FA1" w:rsidP="00537FA1">
      <w:pPr>
        <w:spacing w:before="80"/>
        <w:rPr>
          <w:ins w:id="193" w:author="Arthur Souza Rodrigues" w:date="2026-09-26T14:54:00Z" w16du:dateUtc="2026-09-26T18:54:00Z"/>
        </w:rPr>
      </w:pPr>
    </w:p>
    <w:p w14:paraId="27CEAEBF" w14:textId="77777777" w:rsidR="00537FA1" w:rsidRDefault="00537FA1" w:rsidP="00537FA1">
      <w:pPr>
        <w:spacing w:before="180" w:after="40"/>
        <w:rPr>
          <w:ins w:id="194" w:author="Arthur Souza Rodrigues" w:date="2026-09-26T14:54:00Z" w16du:dateUtc="2026-09-26T18:54:00Z"/>
        </w:rPr>
      </w:pPr>
      <w:ins w:id="195" w:author="Arthur Souza Rodrigues" w:date="2026-09-26T14:54:00Z" w16du:dateUtc="2026-09-26T18:54:00Z">
        <w:r>
          <w:rPr>
            <w:b/>
            <w:bCs/>
            <w:color w:val="0F172A"/>
          </w:rPr>
          <w:t xml:space="preserve">Suggestion mode         </w:t>
        </w:r>
      </w:ins>
    </w:p>
    <w:p w14:paraId="3F1292AE" w14:textId="77777777" w:rsidR="00537FA1" w:rsidRDefault="00537FA1" w:rsidP="00537FA1">
      <w:pPr>
        <w:spacing w:before="60" w:after="60"/>
        <w:rPr>
          <w:ins w:id="196" w:author="Arthur Souza Rodrigues" w:date="2026-09-26T14:54:00Z" w16du:dateUtc="2026-09-26T18:54:00Z"/>
        </w:rPr>
      </w:pPr>
      <w:ins w:id="197" w:author="Arthur Souza Rodrigues" w:date="2026-09-26T14:54:00Z" w16du:dateUtc="2026-09-26T18:54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4691E704" w14:textId="77777777" w:rsidR="00537FA1" w:rsidRDefault="00537FA1" w:rsidP="00537FA1">
      <w:pPr>
        <w:spacing w:before="60"/>
        <w:rPr>
          <w:ins w:id="198" w:author="Arthur Souza Rodrigues" w:date="2026-09-26T14:54:00Z" w16du:dateUtc="2026-09-26T18:54:00Z"/>
        </w:rPr>
      </w:pPr>
    </w:p>
    <w:p w14:paraId="66585B11" w14:textId="77777777" w:rsidR="00537FA1" w:rsidRDefault="00537FA1" w:rsidP="00537FA1">
      <w:pPr>
        <w:spacing w:before="60" w:after="60"/>
        <w:rPr>
          <w:ins w:id="199" w:author="Arthur Souza Rodrigues" w:date="2026-09-26T14:54:00Z" w16du:dateUtc="2026-09-26T18:54:00Z"/>
        </w:rPr>
      </w:pPr>
      <w:ins w:id="200" w:author="Arthur Souza Rodrigues" w:date="2026-09-26T14:54:00Z" w16du:dateUtc="2026-09-26T18:54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66AA9A7A" w14:textId="77777777" w:rsidR="00537FA1" w:rsidRDefault="00537FA1" w:rsidP="00537FA1">
      <w:pPr>
        <w:spacing w:before="80"/>
        <w:rPr>
          <w:ins w:id="201" w:author="Arthur Souza Rodrigues" w:date="2026-09-26T14:54:00Z" w16du:dateUtc="2026-09-26T18:54:00Z"/>
        </w:rPr>
      </w:pPr>
    </w:p>
    <w:p w14:paraId="39F52B76" w14:textId="77777777" w:rsidR="00537FA1" w:rsidRDefault="00537FA1" w:rsidP="00537FA1">
      <w:pPr>
        <w:spacing w:before="180" w:after="40"/>
        <w:rPr>
          <w:ins w:id="202" w:author="Arthur Souza Rodrigues" w:date="2026-09-26T14:54:00Z" w16du:dateUtc="2026-09-26T18:54:00Z"/>
        </w:rPr>
      </w:pPr>
      <w:ins w:id="203" w:author="Arthur Souza Rodrigues" w:date="2026-09-26T14:54:00Z" w16du:dateUtc="2026-09-26T18:54:00Z">
        <w:r>
          <w:rPr>
            <w:b/>
            <w:bCs/>
            <w:color w:val="0F172A"/>
          </w:rPr>
          <w:t xml:space="preserve">Comments         </w:t>
        </w:r>
      </w:ins>
    </w:p>
    <w:p w14:paraId="0D913259" w14:textId="77777777" w:rsidR="00537FA1" w:rsidRDefault="00537FA1" w:rsidP="00537FA1">
      <w:pPr>
        <w:spacing w:before="60" w:after="60"/>
        <w:rPr>
          <w:ins w:id="204" w:author="Arthur Souza Rodrigues" w:date="2026-09-26T14:54:00Z" w16du:dateUtc="2026-09-26T18:54:00Z"/>
        </w:rPr>
      </w:pPr>
      <w:ins w:id="205" w:author="Arthur Souza Rodrigues" w:date="2026-09-26T14:54:00Z" w16du:dateUtc="2026-09-26T18:54:00Z">
        <w:r>
          <w:rPr>
            <w:color w:val="0F172A"/>
          </w:rPr>
          <w:t xml:space="preserve">Select text and click the floating button on the page edge to         </w:t>
        </w:r>
        <w:commentRangeStart w:id="206"/>
        <w:r>
          <w:rPr>
            <w:color w:val="0F172A"/>
          </w:rPr>
          <w:t xml:space="preserve">add a comment anchored to that selection         </w:t>
        </w:r>
        <w:commentRangeEnd w:id="206"/>
        <w:r>
          <w:rPr>
            <w:rStyle w:val="CommentReference"/>
            <w:color w:val="0F172A"/>
            <w:sz w:val="22"/>
            <w:szCs w:val="20"/>
          </w:rPr>
          <w:commentReference w:id="206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16454A10" w14:textId="77777777" w:rsidR="00537FA1" w:rsidRDefault="00537FA1" w:rsidP="00537FA1">
      <w:pPr>
        <w:spacing w:before="60"/>
        <w:rPr>
          <w:ins w:id="207" w:author="Arthur Souza Rodrigues" w:date="2026-09-26T14:54:00Z" w16du:dateUtc="2026-09-26T18:54:00Z"/>
        </w:rPr>
      </w:pPr>
    </w:p>
    <w:p w14:paraId="7B371775" w14:textId="77777777" w:rsidR="00537FA1" w:rsidRDefault="00537FA1" w:rsidP="00537FA1">
      <w:pPr>
        <w:spacing w:before="60" w:after="60"/>
        <w:rPr>
          <w:ins w:id="208" w:author="Arthur Souza Rodrigues" w:date="2026-09-26T14:54:00Z" w16du:dateUtc="2026-09-26T18:54:00Z"/>
        </w:rPr>
      </w:pPr>
      <w:ins w:id="209" w:author="Arthur Souza Rodrigues" w:date="2026-09-26T14:54:00Z" w16du:dateUtc="2026-09-26T18:54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0B8BE6EF" w14:textId="77777777" w:rsidR="00537FA1" w:rsidRDefault="00537FA1" w:rsidP="00537FA1">
      <w:pPr>
        <w:spacing w:before="80"/>
        <w:rPr>
          <w:ins w:id="210" w:author="Arthur Souza Rodrigues" w:date="2026-09-26T14:54:00Z" w16du:dateUtc="2026-09-26T18:54:00Z"/>
        </w:rPr>
      </w:pPr>
    </w:p>
    <w:p w14:paraId="112702DE" w14:textId="77777777" w:rsidR="00537FA1" w:rsidRDefault="00537FA1" w:rsidP="00537FA1">
      <w:pPr>
        <w:spacing w:before="180" w:after="40"/>
        <w:rPr>
          <w:ins w:id="211" w:author="Arthur Souza Rodrigues" w:date="2026-09-26T14:54:00Z" w16du:dateUtc="2026-09-26T18:54:00Z"/>
        </w:rPr>
      </w:pPr>
      <w:ins w:id="212" w:author="Arthur Souza Rodrigues" w:date="2026-09-26T14:54:00Z" w16du:dateUtc="2026-09-26T18:54:00Z">
        <w:r>
          <w:rPr>
            <w:b/>
            <w:bCs/>
            <w:color w:val="0F172A"/>
          </w:rPr>
          <w:t xml:space="preserve">Agent-friendly         </w:t>
        </w:r>
      </w:ins>
    </w:p>
    <w:p w14:paraId="20A5C04A" w14:textId="77777777" w:rsidR="00537FA1" w:rsidRDefault="00537FA1" w:rsidP="00537FA1">
      <w:pPr>
        <w:spacing w:before="60" w:after="60"/>
        <w:rPr>
          <w:ins w:id="213" w:author="Arthur Souza Rodrigues" w:date="2026-09-26T14:54:00Z" w16du:dateUtc="2026-09-26T18:54:00Z"/>
        </w:rPr>
      </w:pPr>
      <w:ins w:id="214" w:author="Arthur Souza Rodrigues" w:date="2026-09-26T14:54:00Z" w16du:dateUtc="2026-09-26T18:54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11CE8EDB" w14:textId="77777777" w:rsidR="00537FA1" w:rsidRDefault="00537FA1" w:rsidP="00537FA1">
      <w:pPr>
        <w:spacing w:before="160"/>
        <w:rPr>
          <w:ins w:id="215" w:author="Arthur Souza Rodrigues" w:date="2026-09-26T14:54:00Z" w16du:dateUtc="2026-09-26T18:54:00Z"/>
        </w:rPr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216" w:author="Arthur Souza Rodrigues" w:date="2026-09-26T14:54:00Z" w16du:dateUtc="2026-09-26T18:54:00Z"/>
        </w:rPr>
      </w:pPr>
      <w:ins w:id="217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C49EC8D" w14:textId="77777777" w:rsidR="00537FA1" w:rsidRDefault="00537FA1" w:rsidP="00537FA1">
      <w:pPr>
        <w:spacing w:before="60" w:after="60"/>
        <w:rPr>
          <w:ins w:id="218" w:author="Arthur Souza Rodrigues" w:date="2026-09-26T14:54:00Z" w16du:dateUtc="2026-09-26T18:54:00Z"/>
        </w:rPr>
      </w:pPr>
      <w:ins w:id="219" w:author="Arthur Souza Rodrigues" w:date="2026-09-26T14:54:00Z" w16du:dateUtc="2026-09-26T18:54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2B049B91" w14:textId="77777777" w:rsidR="00537FA1" w:rsidRDefault="00537FA1" w:rsidP="00537FA1">
      <w:pPr>
        <w:spacing w:before="60"/>
        <w:rPr>
          <w:ins w:id="220" w:author="Arthur Souza Rodrigues" w:date="2026-09-26T14:54:00Z" w16du:dateUtc="2026-09-26T18:54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rPr>
          <w:ins w:id="221" w:author="Arthur Souza Rodrigues" w:date="2026-09-26T14:54:00Z" w16du:dateUtc="2026-09-26T18:54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pPr>
              <w:rPr>
                <w:ins w:id="222" w:author="Arthur Souza Rodrigues" w:date="2026-09-26T14:54:00Z" w16du:dateUtc="2026-09-26T18:54:00Z"/>
              </w:rPr>
            </w:pPr>
            <w:ins w:id="223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pPr>
              <w:rPr>
                <w:ins w:id="224" w:author="Arthur Souza Rodrigues" w:date="2026-09-26T14:54:00Z" w16du:dateUtc="2026-09-26T18:54:00Z"/>
              </w:rPr>
            </w:pPr>
            <w:ins w:id="225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pPr>
              <w:rPr>
                <w:ins w:id="226" w:author="Arthur Souza Rodrigues" w:date="2026-09-26T14:54:00Z" w16du:dateUtc="2026-09-26T18:54:00Z"/>
              </w:rPr>
            </w:pPr>
            <w:ins w:id="227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pPr>
              <w:rPr>
                <w:ins w:id="228" w:author="Arthur Souza Rodrigues" w:date="2026-09-26T14:54:00Z" w16du:dateUtc="2026-09-26T18:54:00Z"/>
              </w:rPr>
            </w:pPr>
            <w:ins w:id="229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37FA1" w14:paraId="6A39F725" w14:textId="77777777" w:rsidTr="00F14043">
        <w:trPr>
          <w:ins w:id="230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pPr>
              <w:rPr>
                <w:ins w:id="231" w:author="Arthur Souza Rodrigues" w:date="2026-09-26T14:54:00Z" w16du:dateUtc="2026-09-26T18:54:00Z"/>
              </w:rPr>
            </w:pPr>
            <w:ins w:id="232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pPr>
              <w:rPr>
                <w:ins w:id="233" w:author="Arthur Souza Rodrigues" w:date="2026-09-26T14:54:00Z" w16du:dateUtc="2026-09-26T18:54:00Z"/>
              </w:rPr>
            </w:pPr>
            <w:ins w:id="234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pPr>
              <w:rPr>
                <w:ins w:id="235" w:author="Arthur Souza Rodrigues" w:date="2026-09-26T14:54:00Z" w16du:dateUtc="2026-09-26T18:54:00Z"/>
              </w:rPr>
            </w:pPr>
            <w:ins w:id="236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pPr>
              <w:rPr>
                <w:ins w:id="237" w:author="Arthur Souza Rodrigues" w:date="2026-09-26T14:54:00Z" w16du:dateUtc="2026-09-26T18:54:00Z"/>
              </w:rPr>
            </w:pPr>
            <w:ins w:id="238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537FA1" w14:paraId="2E9E27D6" w14:textId="77777777" w:rsidTr="00F14043">
        <w:trPr>
          <w:ins w:id="239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pPr>
              <w:rPr>
                <w:ins w:id="240" w:author="Arthur Souza Rodrigues" w:date="2026-09-26T14:54:00Z" w16du:dateUtc="2026-09-26T18:54:00Z"/>
              </w:rPr>
            </w:pPr>
            <w:ins w:id="241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pPr>
              <w:rPr>
                <w:ins w:id="242" w:author="Arthur Souza Rodrigues" w:date="2026-09-26T14:54:00Z" w16du:dateUtc="2026-09-26T18:54:00Z"/>
              </w:rPr>
            </w:pPr>
            <w:ins w:id="243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pPr>
              <w:rPr>
                <w:ins w:id="244" w:author="Arthur Souza Rodrigues" w:date="2026-09-26T14:54:00Z" w16du:dateUtc="2026-09-26T18:54:00Z"/>
              </w:rPr>
            </w:pPr>
            <w:ins w:id="245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pPr>
              <w:rPr>
                <w:ins w:id="246" w:author="Arthur Souza Rodrigues" w:date="2026-09-26T14:54:00Z" w16du:dateUtc="2026-09-26T18:54:00Z"/>
              </w:rPr>
            </w:pPr>
            <w:ins w:id="247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537FA1" w14:paraId="283A8F36" w14:textId="77777777" w:rsidTr="00F14043">
        <w:trPr>
          <w:ins w:id="248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pPr>
              <w:rPr>
                <w:ins w:id="249" w:author="Arthur Souza Rodrigues" w:date="2026-09-26T14:54:00Z" w16du:dateUtc="2026-09-26T18:54:00Z"/>
              </w:rPr>
            </w:pPr>
            <w:ins w:id="250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pPr>
              <w:rPr>
                <w:ins w:id="251" w:author="Arthur Souza Rodrigues" w:date="2026-09-26T14:54:00Z" w16du:dateUtc="2026-09-26T18:54:00Z"/>
              </w:rPr>
            </w:pPr>
            <w:ins w:id="252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pPr>
              <w:rPr>
                <w:ins w:id="253" w:author="Arthur Souza Rodrigues" w:date="2026-09-26T14:54:00Z" w16du:dateUtc="2026-09-26T18:54:00Z"/>
              </w:rPr>
            </w:pPr>
            <w:ins w:id="254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pPr>
              <w:rPr>
                <w:ins w:id="255" w:author="Arthur Souza Rodrigues" w:date="2026-09-26T14:54:00Z" w16du:dateUtc="2026-09-26T18:54:00Z"/>
              </w:rPr>
            </w:pPr>
            <w:ins w:id="256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537FA1" w14:paraId="5FA75A22" w14:textId="77777777" w:rsidTr="00F14043">
        <w:trPr>
          <w:ins w:id="257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pPr>
              <w:rPr>
                <w:ins w:id="258" w:author="Arthur Souza Rodrigues" w:date="2026-09-26T14:54:00Z" w16du:dateUtc="2026-09-26T18:54:00Z"/>
              </w:rPr>
            </w:pPr>
            <w:ins w:id="259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pPr>
              <w:rPr>
                <w:ins w:id="260" w:author="Arthur Souza Rodrigues" w:date="2026-09-26T14:54:00Z" w16du:dateUtc="2026-09-26T18:54:00Z"/>
              </w:rPr>
            </w:pPr>
            <w:ins w:id="261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pPr>
              <w:rPr>
                <w:ins w:id="262" w:author="Arthur Souza Rodrigues" w:date="2026-09-26T14:54:00Z" w16du:dateUtc="2026-09-26T18:54:00Z"/>
              </w:rPr>
            </w:pPr>
            <w:ins w:id="263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pPr>
              <w:rPr>
                <w:ins w:id="264" w:author="Arthur Souza Rodrigues" w:date="2026-09-26T14:54:00Z" w16du:dateUtc="2026-09-26T18:54:00Z"/>
              </w:rPr>
            </w:pPr>
            <w:ins w:id="265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537FA1" w14:paraId="513EB0FA" w14:textId="77777777" w:rsidTr="00F14043">
        <w:trPr>
          <w:ins w:id="266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pPr>
              <w:rPr>
                <w:ins w:id="267" w:author="Arthur Souza Rodrigues" w:date="2026-09-26T14:54:00Z" w16du:dateUtc="2026-09-26T18:54:00Z"/>
              </w:rPr>
            </w:pPr>
            <w:ins w:id="268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pPr>
              <w:rPr>
                <w:ins w:id="269" w:author="Arthur Souza Rodrigues" w:date="2026-09-26T14:54:00Z" w16du:dateUtc="2026-09-26T18:54:00Z"/>
              </w:rPr>
            </w:pPr>
            <w:ins w:id="270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pPr>
              <w:rPr>
                <w:ins w:id="271" w:author="Arthur Souza Rodrigues" w:date="2026-09-26T14:54:00Z" w16du:dateUtc="2026-09-26T18:54:00Z"/>
              </w:rPr>
            </w:pPr>
            <w:ins w:id="272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pPr>
              <w:rPr>
                <w:ins w:id="273" w:author="Arthur Souza Rodrigues" w:date="2026-09-26T14:54:00Z" w16du:dateUtc="2026-09-26T18:54:00Z"/>
              </w:rPr>
            </w:pPr>
            <w:ins w:id="274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537FA1" w14:paraId="0B08F37B" w14:textId="77777777" w:rsidTr="00F14043">
        <w:trPr>
          <w:ins w:id="275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pPr>
              <w:rPr>
                <w:ins w:id="276" w:author="Arthur Souza Rodrigues" w:date="2026-09-26T14:54:00Z" w16du:dateUtc="2026-09-26T18:54:00Z"/>
              </w:rPr>
            </w:pPr>
            <w:ins w:id="277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pPr>
              <w:rPr>
                <w:ins w:id="278" w:author="Arthur Souza Rodrigues" w:date="2026-09-26T14:54:00Z" w16du:dateUtc="2026-09-26T18:54:00Z"/>
              </w:rPr>
            </w:pPr>
            <w:ins w:id="279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pPr>
              <w:rPr>
                <w:ins w:id="280" w:author="Arthur Souza Rodrigues" w:date="2026-09-26T14:54:00Z" w16du:dateUtc="2026-09-26T18:54:00Z"/>
              </w:rPr>
            </w:pPr>
            <w:ins w:id="281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pPr>
              <w:rPr>
                <w:ins w:id="282" w:author="Arthur Souza Rodrigues" w:date="2026-09-26T14:54:00Z" w16du:dateUtc="2026-09-26T18:54:00Z"/>
              </w:rPr>
            </w:pPr>
            <w:ins w:id="283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537FA1" w14:paraId="60C04AA6" w14:textId="77777777" w:rsidTr="00F14043">
        <w:trPr>
          <w:ins w:id="284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pPr>
              <w:rPr>
                <w:ins w:id="285" w:author="Arthur Souza Rodrigues" w:date="2026-09-26T14:54:00Z" w16du:dateUtc="2026-09-26T18:54:00Z"/>
              </w:rPr>
            </w:pPr>
            <w:ins w:id="286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pPr>
              <w:rPr>
                <w:ins w:id="287" w:author="Arthur Souza Rodrigues" w:date="2026-09-26T14:54:00Z" w16du:dateUtc="2026-09-26T18:54:00Z"/>
              </w:rPr>
            </w:pPr>
            <w:ins w:id="288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pPr>
              <w:rPr>
                <w:ins w:id="289" w:author="Arthur Souza Rodrigues" w:date="2026-09-26T14:54:00Z" w16du:dateUtc="2026-09-26T18:54:00Z"/>
              </w:rPr>
            </w:pPr>
            <w:ins w:id="290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pPr>
              <w:rPr>
                <w:ins w:id="291" w:author="Arthur Souza Rodrigues" w:date="2026-09-26T14:54:00Z" w16du:dateUtc="2026-09-26T18:54:00Z"/>
              </w:rPr>
            </w:pPr>
            <w:ins w:id="292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BFC9C5E" w14:textId="77777777" w:rsidR="00537FA1" w:rsidRDefault="00537FA1" w:rsidP="00537FA1">
      <w:pPr>
        <w:spacing w:before="80"/>
        <w:rPr>
          <w:ins w:id="293" w:author="Arthur Souza Rodrigues" w:date="2026-09-26T14:54:00Z" w16du:dateUtc="2026-09-26T18:54:00Z"/>
        </w:rPr>
      </w:pPr>
    </w:p>
    <w:p w14:paraId="3507A8BA" w14:textId="77777777" w:rsidR="00537FA1" w:rsidRDefault="00537FA1" w:rsidP="00537FA1">
      <w:pPr>
        <w:rPr>
          <w:ins w:id="294" w:author="Arthur Souza Rodrigues" w:date="2026-09-26T14:54:00Z" w16du:dateUtc="2026-09-26T18:54:00Z"/>
        </w:rPr>
      </w:pPr>
      <w:ins w:id="295" w:author="Arthur Souza Rodrigues" w:date="2026-09-26T14:54:00Z" w16du:dateUtc="2026-09-26T18:54:00Z">
        <w:r>
          <w:br w:type="page"/>
        </w:r>
      </w:ins>
    </w:p>
    <w:p w14:paraId="01E0B49A" w14:textId="77777777" w:rsidR="00537FA1" w:rsidRDefault="00537FA1" w:rsidP="00537FA1">
      <w:pPr>
        <w:spacing w:before="180" w:after="40"/>
        <w:rPr>
          <w:ins w:id="296" w:author="Arthur Souza Rodrigues" w:date="2026-09-26T14:54:00Z" w16du:dateUtc="2026-09-26T18:54:00Z"/>
        </w:rPr>
      </w:pPr>
      <w:ins w:id="297" w:author="Arthur Souza Rodrigues" w:date="2026-09-26T14:54:00Z" w16du:dateUtc="2026-09-26T18:54:00Z"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rPr>
          <w:ins w:id="298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pPr>
              <w:rPr>
                <w:ins w:id="299" w:author="Arthur Souza Rodrigues" w:date="2026-09-26T14:54:00Z" w16du:dateUtc="2026-09-26T18:54:00Z"/>
              </w:rPr>
            </w:pPr>
            <w:ins w:id="30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6F653203" w14:textId="77777777" w:rsidR="00537FA1" w:rsidRDefault="00537FA1" w:rsidP="00F14043">
            <w:pPr>
              <w:rPr>
                <w:ins w:id="301" w:author="Arthur Souza Rodrigues" w:date="2026-09-26T14:54:00Z" w16du:dateUtc="2026-09-26T18:54:00Z"/>
              </w:rPr>
            </w:pPr>
          </w:p>
          <w:p w14:paraId="183C8EFC" w14:textId="77777777" w:rsidR="00537FA1" w:rsidRDefault="00537FA1" w:rsidP="00F14043">
            <w:pPr>
              <w:rPr>
                <w:ins w:id="302" w:author="Arthur Souza Rodrigues" w:date="2026-09-26T14:54:00Z" w16du:dateUtc="2026-09-26T18:54:00Z"/>
              </w:rPr>
            </w:pPr>
            <w:ins w:id="303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6646109E" w14:textId="77777777" w:rsidR="00537FA1" w:rsidRDefault="00537FA1" w:rsidP="00F14043">
            <w:pPr>
              <w:rPr>
                <w:ins w:id="304" w:author="Arthur Souza Rodrigues" w:date="2026-09-26T14:54:00Z" w16du:dateUtc="2026-09-26T18:54:00Z"/>
              </w:rPr>
            </w:pPr>
            <w:ins w:id="305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28F86AA5" w14:textId="77777777" w:rsidR="00537FA1" w:rsidRDefault="00537FA1" w:rsidP="00F14043">
            <w:pPr>
              <w:rPr>
                <w:ins w:id="306" w:author="Arthur Souza Rodrigues" w:date="2026-09-26T14:54:00Z" w16du:dateUtc="2026-09-26T18:54:00Z"/>
              </w:rPr>
            </w:pPr>
            <w:ins w:id="307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5D200F56" w14:textId="77777777" w:rsidR="00537FA1" w:rsidRDefault="00537FA1" w:rsidP="00F14043">
            <w:pPr>
              <w:rPr>
                <w:ins w:id="308" w:author="Arthur Souza Rodrigues" w:date="2026-09-26T14:54:00Z" w16du:dateUtc="2026-09-26T18:54:00Z"/>
              </w:rPr>
            </w:pPr>
            <w:ins w:id="309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31F93674" w14:textId="77777777" w:rsidR="00537FA1" w:rsidRDefault="00537FA1" w:rsidP="00F14043">
            <w:pPr>
              <w:rPr>
                <w:ins w:id="310" w:author="Arthur Souza Rodrigues" w:date="2026-09-26T14:54:00Z" w16du:dateUtc="2026-09-26T18:54:00Z"/>
              </w:rPr>
            </w:pPr>
            <w:ins w:id="311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7106F711" w14:textId="77777777" w:rsidR="00537FA1" w:rsidRDefault="00537FA1" w:rsidP="00537FA1">
      <w:pPr>
        <w:spacing w:before="160"/>
        <w:rPr>
          <w:ins w:id="312" w:author="Arthur Souza Rodrigues" w:date="2026-09-26T14:54:00Z" w16du:dateUtc="2026-09-26T18:54:00Z"/>
        </w:rPr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313" w:author="Arthur Souza Rodrigues" w:date="2026-09-26T14:54:00Z" w16du:dateUtc="2026-09-26T18:54:00Z"/>
        </w:rPr>
      </w:pPr>
      <w:ins w:id="314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7A48548" w14:textId="77777777" w:rsidR="00537FA1" w:rsidRDefault="00537FA1" w:rsidP="00537FA1">
      <w:pPr>
        <w:spacing w:before="60" w:after="60"/>
        <w:rPr>
          <w:ins w:id="315" w:author="Arthur Souza Rodrigues" w:date="2026-09-26T14:54:00Z" w16du:dateUtc="2026-09-26T18:54:00Z"/>
        </w:rPr>
      </w:pPr>
      <w:ins w:id="316" w:author="Arthur Souza Rodrigues" w:date="2026-09-26T14:54:00Z" w16du:dateUtc="2026-09-26T18:54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2D99FB5E" w14:textId="77777777" w:rsidR="00537FA1" w:rsidRDefault="00537FA1" w:rsidP="00537FA1">
      <w:pPr>
        <w:spacing w:before="60"/>
        <w:rPr>
          <w:ins w:id="317" w:author="Arthur Souza Rodrigues" w:date="2026-09-26T14:54:00Z" w16du:dateUtc="2026-09-26T18:54:00Z"/>
        </w:rPr>
      </w:pPr>
    </w:p>
    <w:p w14:paraId="074D0152" w14:textId="77777777" w:rsidR="00537FA1" w:rsidRDefault="00537FA1" w:rsidP="00537FA1">
      <w:pPr>
        <w:spacing w:before="180" w:after="40"/>
        <w:rPr>
          <w:ins w:id="318" w:author="Arthur Souza Rodrigues" w:date="2026-09-26T14:54:00Z" w16du:dateUtc="2026-09-26T18:54:00Z"/>
        </w:rPr>
      </w:pPr>
      <w:ins w:id="319" w:author="Arthur Souza Rodrigues" w:date="2026-09-26T14:54:00Z" w16du:dateUtc="2026-09-26T18:54:00Z">
        <w:r>
          <w:rPr>
            <w:b/>
            <w:bCs/>
            <w:color w:val="0F172A"/>
          </w:rPr>
          <w:t xml:space="preserve">Ground rules         </w:t>
        </w:r>
      </w:ins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ins w:id="320" w:author="Arthur Souza Rodrigues" w:date="2026-09-26T14:54:00Z" w16du:dateUtc="2026-09-26T18:54:00Z"/>
        </w:rPr>
      </w:pPr>
      <w:ins w:id="321" w:author="Arthur Souza Rodrigues" w:date="2026-09-26T14:54:00Z" w16du:dateUtc="2026-09-26T18:54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ins w:id="322" w:author="Arthur Souza Rodrigues" w:date="2026-09-26T14:54:00Z" w16du:dateUtc="2026-09-26T18:54:00Z"/>
        </w:rPr>
      </w:pPr>
      <w:ins w:id="323" w:author="Arthur Souza Rodrigues" w:date="2026-09-26T14:54:00Z" w16du:dateUtc="2026-09-26T18:54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075F6E40" w14:textId="42E51D6E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ins w:id="324" w:author="Arthur Souza Rodrigues" w:date="2026-09-26T14:54:00Z" w16du:dateUtc="2026-09-26T18:54:00Z"/>
        </w:rPr>
      </w:pPr>
      <w:ins w:id="325" w:author="Arthur Souza Rodrigues" w:date="2026-09-26T14:54:00Z" w16du:dateUtc="2026-09-26T18:54:00Z">
        <w:r>
          <w:rPr>
            <w:color w:val="0F172A"/>
          </w:rPr>
          <w:t xml:space="preserve">Avoid intermediate HTML serialisation where possible.           </w:t>
        </w:r>
      </w:ins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ins w:id="326" w:author="Arthur Souza Rodrigues" w:date="2026-09-26T14:54:00Z" w16du:dateUtc="2026-09-26T18:54:00Z"/>
        </w:rPr>
      </w:pPr>
      <w:ins w:id="327" w:author="Arthur Souza Rodrigues" w:date="2026-09-26T14:54:00Z" w16du:dateUtc="2026-09-26T18:54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1149F248" w14:textId="77777777" w:rsidR="00537FA1" w:rsidRDefault="00537FA1" w:rsidP="00537FA1">
      <w:pPr>
        <w:spacing w:before="80"/>
        <w:rPr>
          <w:ins w:id="328" w:author="Arthur Souza Rodrigues" w:date="2026-09-26T14:54:00Z" w16du:dateUtc="2026-09-26T18:54:00Z"/>
        </w:rPr>
      </w:pPr>
    </w:p>
    <w:p w14:paraId="5CE061C9" w14:textId="77777777" w:rsidR="00537FA1" w:rsidRDefault="00537FA1" w:rsidP="00537FA1">
      <w:pPr>
        <w:spacing w:before="180" w:after="40"/>
        <w:rPr>
          <w:ins w:id="329" w:author="Arthur Souza Rodrigues" w:date="2026-09-26T14:54:00Z" w16du:dateUtc="2026-09-26T18:54:00Z"/>
        </w:rPr>
      </w:pPr>
      <w:ins w:id="330" w:author="Arthur Souza Rodrigues" w:date="2026-09-26T14:54:00Z" w16du:dateUtc="2026-09-26T18:54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rPr>
          <w:ins w:id="331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pPr>
              <w:rPr>
                <w:ins w:id="332" w:author="Arthur Souza Rodrigues" w:date="2026-09-26T14:54:00Z" w16du:dateUtc="2026-09-26T18:54:00Z"/>
              </w:rPr>
            </w:pPr>
            <w:ins w:id="333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50F24199" w14:textId="77777777" w:rsidR="00537FA1" w:rsidRDefault="00537FA1" w:rsidP="00F14043">
            <w:pPr>
              <w:rPr>
                <w:ins w:id="334" w:author="Arthur Souza Rodrigues" w:date="2026-09-26T14:54:00Z" w16du:dateUtc="2026-09-26T18:54:00Z"/>
              </w:rPr>
            </w:pPr>
            <w:ins w:id="335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D79792D" w14:textId="77777777" w:rsidR="00537FA1" w:rsidRDefault="00537FA1" w:rsidP="00537FA1">
      <w:pPr>
        <w:spacing w:before="200"/>
        <w:rPr>
          <w:ins w:id="336" w:author="Arthur Souza Rodrigues" w:date="2026-09-26T14:54:00Z" w16du:dateUtc="2026-09-26T18:54:00Z"/>
        </w:rPr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337" w:author="Arthur Souza Rodrigues" w:date="2026-09-26T14:54:00Z" w16du:dateUtc="2026-09-26T18:54:00Z"/>
        </w:rPr>
      </w:pPr>
      <w:ins w:id="338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00CB1AE5" w14:textId="77777777" w:rsidR="00537FA1" w:rsidRDefault="00537FA1" w:rsidP="00537FA1">
      <w:pPr>
        <w:spacing w:before="60"/>
        <w:rPr>
          <w:ins w:id="339" w:author="Arthur Souza Rodrigues" w:date="2026-09-26T14:54:00Z" w16du:dateUtc="2026-09-26T18:54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rPr>
          <w:ins w:id="340" w:author="Arthur Souza Rodrigues" w:date="2026-09-26T14:54:00Z" w16du:dateUtc="2026-09-26T18:54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  <w:rPr>
                <w:ins w:id="341" w:author="Arthur Souza Rodrigues" w:date="2026-09-26T14:54:00Z" w16du:dateUtc="2026-09-26T18:54:00Z"/>
              </w:rPr>
            </w:pPr>
            <w:ins w:id="342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6AECED47" w14:textId="77777777" w:rsidR="00537FA1" w:rsidRDefault="00537FA1" w:rsidP="00F14043">
            <w:pPr>
              <w:spacing w:after="320"/>
              <w:rPr>
                <w:ins w:id="343" w:author="Arthur Souza Rodrigues" w:date="2026-09-26T14:54:00Z" w16du:dateUtc="2026-09-26T18:54:00Z"/>
              </w:rPr>
            </w:pPr>
            <w:ins w:id="344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  <w:rPr>
                <w:ins w:id="345" w:author="Arthur Souza Rodrigues" w:date="2026-09-26T14:54:00Z" w16du:dateUtc="2026-09-26T18:54:00Z"/>
              </w:rPr>
            </w:pPr>
          </w:p>
          <w:p w14:paraId="25B6F2D2" w14:textId="77777777" w:rsidR="00537FA1" w:rsidRDefault="00537FA1" w:rsidP="00F14043">
            <w:pPr>
              <w:rPr>
                <w:ins w:id="346" w:author="Arthur Souza Rodrigues" w:date="2026-09-26T14:54:00Z" w16du:dateUtc="2026-09-26T18:54:00Z"/>
              </w:rPr>
            </w:pPr>
            <w:ins w:id="347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  <w:rPr>
                <w:ins w:id="348" w:author="Arthur Souza Rodrigues" w:date="2026-09-26T14:54:00Z" w16du:dateUtc="2026-09-26T18:54:00Z"/>
              </w:rPr>
            </w:pPr>
            <w:ins w:id="349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98BB0D3" w14:textId="77777777" w:rsidR="00537FA1" w:rsidRDefault="00537FA1" w:rsidP="00F14043">
            <w:pPr>
              <w:spacing w:after="320"/>
              <w:rPr>
                <w:ins w:id="350" w:author="Arthur Souza Rodrigues" w:date="2026-09-26T14:54:00Z" w16du:dateUtc="2026-09-26T18:54:00Z"/>
              </w:rPr>
            </w:pPr>
            <w:ins w:id="351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  <w:rPr>
                <w:ins w:id="352" w:author="Arthur Souza Rodrigues" w:date="2026-09-26T14:54:00Z" w16du:dateUtc="2026-09-26T18:54:00Z"/>
              </w:rPr>
            </w:pPr>
          </w:p>
          <w:p w14:paraId="43753E4A" w14:textId="77777777" w:rsidR="00537FA1" w:rsidRDefault="00537FA1" w:rsidP="00F14043">
            <w:pPr>
              <w:rPr>
                <w:ins w:id="353" w:author="Arthur Souza Rodrigues" w:date="2026-09-26T14:54:00Z" w16du:dateUtc="2026-09-26T18:54:00Z"/>
              </w:rPr>
            </w:pPr>
            <w:ins w:id="354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4A53D19A" w14:textId="77777777" w:rsidR="00537FA1" w:rsidRDefault="00537FA1" w:rsidP="00537FA1">
      <w:pPr>
        <w:rPr>
          <w:ins w:id="355" w:author="Arthur Souza Rodrigues" w:date="2026-09-26T14:54:00Z" w16du:dateUtc="2026-09-26T18:54:00Z"/>
        </w:rPr>
      </w:pPr>
    </w:p>
    <w:p w14:paraId="4F6DDCB4" w14:textId="689A8600" w:rsidR="00BD6514" w:rsidRDefault="00BD6514">
      <w:pPr>
        <w:spacing w:before="200"/>
        <w:rPr>
          <w:ins w:id="356" w:author="Arthur Souza Rodrigues" w:date="2026-09-26T14:54:00Z" w16du:dateUtc="2026-09-26T18:54:00Z"/>
        </w:rPr>
      </w:pPr>
    </w:p>
    <w:p w14:paraId="6D436C00" w14:textId="6FF0F000" w:rsidR="00BD6514" w:rsidRDefault="00B431B0">
      <w:pPr>
        <w:pBdr>
          <w:bottom w:val="single" w:sz="3" w:space="4" w:color="E2E8F0"/>
        </w:pBdr>
        <w:spacing w:before="300" w:after="80"/>
        <w:rPr>
          <w:ins w:id="357" w:author="Arthur Souza Rodrigues" w:date="2026-09-26T14:54:00Z" w16du:dateUtc="2026-09-26T18:54:00Z"/>
        </w:rPr>
      </w:pPr>
      <w:ins w:id="358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4EE47BE2" w14:textId="77777777" w:rsidR="00BD6514" w:rsidRDefault="00BD6514">
      <w:pPr>
        <w:spacing w:before="60"/>
        <w:rPr>
          <w:ins w:id="359" w:author="Arthur Souza Rodrigues" w:date="2026-09-26T14:54:00Z" w16du:dateUtc="2026-09-26T18:54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ins w:id="360" w:author="Arthur Souza Rodrigues" w:date="2026-09-26T14:54:00Z" w16du:dateUtc="2026-09-26T18:54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B431B0">
            <w:pPr>
              <w:spacing w:after="8"/>
              <w:rPr>
                <w:ins w:id="361" w:author="Arthur Souza Rodrigues" w:date="2026-09-26T14:54:00Z" w16du:dateUtc="2026-09-26T18:54:00Z"/>
              </w:rPr>
            </w:pPr>
            <w:ins w:id="362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BD6514" w:rsidRDefault="00B431B0">
            <w:pPr>
              <w:spacing w:after="320"/>
              <w:rPr>
                <w:ins w:id="363" w:author="Arthur Souza Rodrigues" w:date="2026-09-26T14:54:00Z" w16du:dateUtc="2026-09-26T18:54:00Z"/>
              </w:rPr>
            </w:pPr>
            <w:ins w:id="364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365" w:author="Arthur Souza Rodrigues" w:date="2026-09-26T14:54:00Z" w16du:dateUtc="2026-09-26T18:54:00Z"/>
              </w:rPr>
            </w:pPr>
          </w:p>
          <w:p w14:paraId="3006A16A" w14:textId="77777777" w:rsidR="00BD6514" w:rsidRDefault="00B431B0">
            <w:pPr>
              <w:rPr>
                <w:ins w:id="366" w:author="Arthur Souza Rodrigues" w:date="2026-09-26T14:54:00Z" w16du:dateUtc="2026-09-26T18:54:00Z"/>
              </w:rPr>
            </w:pPr>
            <w:ins w:id="367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B431B0">
            <w:pPr>
              <w:spacing w:after="8"/>
              <w:rPr>
                <w:ins w:id="368" w:author="Arthur Souza Rodrigues" w:date="2026-09-26T14:54:00Z" w16du:dateUtc="2026-09-26T18:54:00Z"/>
              </w:rPr>
            </w:pPr>
            <w:ins w:id="369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66A8EE4" w14:textId="23392000" w:rsidR="00BD6514" w:rsidRDefault="00B431B0">
            <w:pPr>
              <w:spacing w:after="320"/>
              <w:rPr>
                <w:ins w:id="370" w:author="Arthur Souza Rodrigues" w:date="2026-09-26T14:54:00Z" w16du:dateUtc="2026-09-26T18:54:00Z"/>
              </w:rPr>
            </w:pPr>
            <w:ins w:id="371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372" w:author="Arthur Souza Rodrigues" w:date="2026-09-26T14:54:00Z" w16du:dateUtc="2026-09-26T18:54:00Z"/>
              </w:rPr>
            </w:pPr>
          </w:p>
          <w:p w14:paraId="09E07E00" w14:textId="72F92000" w:rsidR="00BD6514" w:rsidRDefault="00B431B0">
            <w:pPr>
              <w:rPr>
                <w:ins w:id="373" w:author="Arthur Souza Rodrigues" w:date="2026-09-26T14:54:00Z" w16du:dateUtc="2026-09-26T18:54:00Z"/>
              </w:rPr>
            </w:pPr>
            <w:ins w:id="374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76BEA130" w14:textId="1EE1AE66" w:rsidR="005336DB" w:rsidRDefault="00F028ED">
      <w:pPr>
        <w:rPr>
          <w:del w:id="375" w:author="Arthur Souza Rodrigues" w:date="2026-09-26T14:54:00Z" w16du:dateUtc="2026-09-26T18:54:00Z"/>
        </w:rPr>
      </w:pPr>
      <w:del w:id="376" w:author="Arthur Souza Rodrigues" w:date="2026-09-26T14:54:00Z" w16du:dateUtc="2026-09-26T18:54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Heading 4 Right Italic Demo</w:delText>
        </w:r>
      </w:del>
    </w:p>
    <w:p w14:paraId="0A3A98EA" w14:textId="77777777" w:rsidR="005336DB" w:rsidRDefault="00F028ED">
      <w:pPr>
        <w:spacing w:before="280" w:after="80" w:line="240" w:lineRule="auto"/>
        <w:rPr>
          <w:del w:id="377" w:author="Arthur Souza Rodrigues" w:date="2026-09-26T14:54:00Z" w16du:dateUtc="2026-09-26T18:54:00Z"/>
        </w:rPr>
      </w:pPr>
      <w:del w:id="378" w:author="Arthur Souza Rodrigues" w:date="2026-09-26T14:54:00Z" w16du:dateUtc="2026-09-26T18:54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Heading 4 style with right alignment and italic formatting.</w:delText>
        </w:r>
      </w:del>
    </w:p>
    <w:p w14:paraId="050900D5" w14:textId="77777777" w:rsidR="005336DB" w:rsidRDefault="00F028ED">
      <w:pPr>
        <w:pPrChange w:id="379" w:author="Arthur Souza Rodrigues" w:date="2026-09-26T14:54:00Z" w16du:dateUtc="2026-09-26T18:54:00Z">
          <w:pPr>
            <w:spacing w:before="280" w:after="80" w:line="240" w:lineRule="auto"/>
          </w:pPr>
        </w:pPrChange>
      </w:pPr>
      <w:del w:id="380" w:author="Arthur Souza Rodrigues" w:date="2026-09-26T14:54:00Z" w16du:dateUtc="2026-09-26T18:54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This creates unique stylized subheadings for document sections.</w:delText>
        </w:r>
      </w:del>
    </w:p>
    <w:sectPr w:rsidR="005336DB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385" w:author="Arthur Souza Rodrigues" w:date="2026-09-26T14:54:00Z" w16du:dateUtc="2026-09-26T18:54:00Z">
        <w:sectPr w:rsidR="005336DB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80" w:author="User" w:date="2026-03-05T19:41:00Z" w:initials="">
    <w:p w14:paraId="758E8A85" w14:textId="77777777" w:rsidR="00BD6514" w:rsidRDefault="00B431B0">
      <w:r>
        <w:rPr>
          <w:rStyle w:val="CommentReference"/>
        </w:rPr>
        <w:annotationRef/>
      </w:r>
      <w:r>
        <w:t xml:space="preserve">Just like that!         </w:t>
      </w:r>
    </w:p>
  </w:comment>
  <w:comment w:id="206" w:author="User" w:date="2026-03-05T19:41:00Z" w:initials="">
    <w:p w14:paraId="06841928" w14:textId="77777777" w:rsidR="00537FA1" w:rsidRDefault="00537FA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068419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D4A715" w14:textId="77777777" w:rsidR="00F028ED" w:rsidRDefault="00F028ED">
      <w:pPr>
        <w:pPrChange w:id="14" w:author="Arthur Souza Rodrigues" w:date="2026-09-26T14:54:00Z" w16du:dateUtc="2026-09-26T18:54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3A169147" w14:textId="77777777" w:rsidR="00F028ED" w:rsidRDefault="00F028ED">
      <w:pPr>
        <w:pPrChange w:id="15" w:author="Arthur Souza Rodrigues" w:date="2026-09-26T14:54:00Z" w16du:dateUtc="2026-09-26T18:54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C5C9CC" w14:textId="77777777" w:rsidR="00A62025" w:rsidRDefault="00B431B0">
    <w:pPr>
      <w:pBdr>
        <w:top w:val="single" w:sz="2" w:space="1" w:color="E2E8F0"/>
      </w:pBdr>
      <w:spacing w:before="80"/>
      <w:jc w:val="center"/>
      <w:pPrChange w:id="383" w:author="Arthur Souza Rodrigues" w:date="2026-09-26T14:54:00Z" w16du:dateUtc="2026-09-26T18:54:00Z">
        <w:pPr>
          <w:pStyle w:val="Footer"/>
        </w:pPr>
      </w:pPrChange>
    </w:pPr>
    <w:ins w:id="384" w:author="Arthur Souza Rodrigues" w:date="2026-09-26T14:54:00Z" w16du:dateUtc="2026-09-26T18:54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BD6514">
        <w:fldChar w:fldCharType="begin"/>
      </w:r>
      <w:r w:rsidR="00BD6514">
        <w:instrText>HYPERLINK \h</w:instrText>
      </w:r>
      <w:r w:rsidR="00BD6514">
        <w:fldChar w:fldCharType="separate"/>
      </w:r>
      <w:r w:rsidR="00BD6514">
        <w:rPr>
          <w:color w:val="64748B"/>
          <w:sz w:val="20"/>
        </w:rPr>
        <w:t xml:space="preserve">eigenpal.com         </w:t>
      </w:r>
      <w:r w:rsidR="00BD6514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866B63" w14:textId="77777777" w:rsidR="00F028ED" w:rsidRDefault="00F028ED">
      <w:pPr>
        <w:pPrChange w:id="12" w:author="Arthur Souza Rodrigues" w:date="2026-09-26T14:54:00Z" w16du:dateUtc="2026-09-26T18:54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4B97912B" w14:textId="77777777" w:rsidR="00F028ED" w:rsidRDefault="00F028ED">
      <w:pPr>
        <w:pPrChange w:id="13" w:author="Arthur Souza Rodrigues" w:date="2026-09-26T14:54:00Z" w16du:dateUtc="2026-09-26T18:54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9A00AF" w14:textId="77777777" w:rsidR="00A62025" w:rsidRDefault="00B431B0">
    <w:pPr>
      <w:pBdr>
        <w:bottom w:val="single" w:sz="2" w:space="1" w:color="E2E8F0"/>
      </w:pBdr>
      <w:jc w:val="center"/>
      <w:pPrChange w:id="381" w:author="Arthur Souza Rodrigues" w:date="2026-09-26T14:54:00Z" w16du:dateUtc="2026-09-26T18:54:00Z">
        <w:pPr>
          <w:pStyle w:val="Header"/>
        </w:pPr>
      </w:pPrChange>
    </w:pPr>
    <w:ins w:id="382" w:author="Arthur Souza Rodrigues" w:date="2026-09-26T14:54:00Z" w16du:dateUtc="2026-09-26T18:54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36DB"/>
    <w:rsid w:val="002F5B90"/>
    <w:rsid w:val="004320DA"/>
    <w:rsid w:val="00440DB8"/>
    <w:rsid w:val="005115D6"/>
    <w:rsid w:val="005336DB"/>
    <w:rsid w:val="00536214"/>
    <w:rsid w:val="00537FA1"/>
    <w:rsid w:val="006173FD"/>
    <w:rsid w:val="008333B8"/>
    <w:rsid w:val="00A337E2"/>
    <w:rsid w:val="00A62025"/>
    <w:rsid w:val="00B431B0"/>
    <w:rsid w:val="00BD6514"/>
    <w:rsid w:val="00D53FE7"/>
    <w:rsid w:val="00DC714C"/>
    <w:rsid w:val="00DD7B63"/>
    <w:rsid w:val="00F0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11F5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  <w:pPrChange w:id="0" w:author="Arthur Souza Rodrigues" w:date="2026-09-26T14:54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9-26T14:54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9-26T14:54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9-26T14:54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9-26T14:54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9-26T14:54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9-26T14:54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9-26T14:54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9-26T14:54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9-26T14:54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9-26T14:54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9-26T14:54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025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025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025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025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025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025"/>
    <w:rPr>
      <w:rFonts w:ascii="Inter" w:eastAsia="Inter" w:hAnsi="Inter" w:cs="Inter"/>
      <w:color w:val="1F4D7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pPrChange w:id="6" w:author="Arthur Souza Rodrigues" w:date="2026-09-26T14:54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9-26T14:54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A62025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  <w:pPrChange w:id="7" w:author="Arthur Souza Rodrigues" w:date="2026-09-26T14:54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9-26T14:54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basedOn w:val="Normal"/>
    <w:qFormat/>
    <w:pPr>
      <w:spacing w:after="0" w:line="240" w:lineRule="auto"/>
      <w:pPrChange w:id="8" w:author="Arthur Souza Rodrigues" w:date="2026-09-26T14:54:00Z">
        <w:pPr/>
      </w:pPrChange>
    </w:pPr>
    <w:rPr>
      <w:rFonts w:ascii="Inter" w:eastAsia="Inter" w:hAnsi="Inter" w:cs="Inter"/>
      <w:szCs w:val="22"/>
      <w:rPrChange w:id="8" w:author="Arthur Souza Rodrigues" w:date="2026-09-26T14:54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sid w:val="00A62025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6202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  <w:pPrChange w:id="9" w:author="Arthur Souza Rodrigues" w:date="2026-09-26T14:54:00Z">
        <w:pPr/>
      </w:pPrChange>
    </w:pPr>
    <w:rPr>
      <w:rFonts w:ascii="Inter" w:eastAsia="Inter" w:hAnsi="Inter" w:cs="Inter"/>
      <w:sz w:val="20"/>
      <w:rPrChange w:id="9" w:author="Arthur Souza Rodrigues" w:date="2026-09-26T14:54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2025"/>
    <w:rPr>
      <w:rFonts w:ascii="Inter" w:eastAsia="Inter" w:hAnsi="Inter" w:cs="Inter"/>
      <w:sz w:val="20"/>
    </w:rPr>
  </w:style>
  <w:style w:type="character" w:styleId="CommentReference">
    <w:name w:val="annotation reference"/>
    <w:uiPriority w:val="99"/>
    <w:semiHidden/>
    <w:unhideWhenUsed/>
    <w:rsid w:val="00A620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9-26T14:54:00Z">
        <w:pPr/>
      </w:pPrChange>
    </w:pPr>
    <w:rPr>
      <w:rFonts w:ascii="Inter" w:eastAsia="Inter" w:hAnsi="Inter" w:cs="Inter"/>
      <w:sz w:val="20"/>
      <w:rPrChange w:id="10" w:author="Arthur Souza Rodrigues" w:date="2026-09-26T14:54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2025"/>
    <w:rPr>
      <w:rFonts w:ascii="Inter" w:eastAsia="Inter" w:hAnsi="Inter" w:cs="Inter"/>
      <w:sz w:val="20"/>
    </w:rPr>
  </w:style>
  <w:style w:type="paragraph" w:styleId="Revision">
    <w:name w:val="Revision"/>
    <w:hidden/>
    <w:uiPriority w:val="99"/>
    <w:semiHidden/>
    <w:rsid w:val="00537FA1"/>
    <w:pPr>
      <w:spacing w:after="0" w:line="240" w:lineRule="auto"/>
      <w:pPrChange w:id="11" w:author="Arthur Souza Rodrigues" w:date="2026-09-26T14:54:00Z">
        <w:pPr/>
      </w:pPrChange>
    </w:pPr>
    <w:rPr>
      <w:rFonts w:ascii="Inter" w:eastAsia="Inter" w:hAnsi="Inter" w:cs="Inter"/>
      <w:szCs w:val="22"/>
      <w:rPrChange w:id="11" w:author="Arthur Souza Rodrigues" w:date="2026-09-26T14:54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A62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025"/>
  </w:style>
  <w:style w:type="paragraph" w:styleId="Footer">
    <w:name w:val="footer"/>
    <w:basedOn w:val="Normal"/>
    <w:link w:val="FooterChar"/>
    <w:uiPriority w:val="99"/>
    <w:unhideWhenUsed/>
    <w:rsid w:val="00A62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1304</Words>
  <Characters>7437</Characters>
  <Application>Microsoft Office Word</Application>
  <DocSecurity>0</DocSecurity>
  <Lines>61</Lines>
  <Paragraphs>17</Paragraphs>
  <ScaleCrop>false</ScaleCrop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2026-09-26T18:54:00Z</dcterms:modified>
</cp:coreProperties>
</file>