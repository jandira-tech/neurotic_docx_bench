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4F60CB">
      <w:pPr>
        <w:rPr>
          <w:ins w:id="0" w:author="Luccas Correa" w:date="2026-08-03T22:18:00Z" w16du:dateUtc="2026-08-04T02:18:00Z"/>
        </w:rPr>
      </w:pPr>
      <w:ins w:id="1" w:author="Luccas Correa" w:date="2026-08-03T22:18:00Z" w16du:dateUtc="2026-08-04T02:18:00Z">
        <w:r>
          <w:t xml:space="preserve">Here’s some text. It has a </w:t>
        </w:r>
        <w:commentRangeStart w:id="2"/>
        <w:r>
          <w:t>comment</w:t>
        </w:r>
        <w:commentRangeEnd w:id="2"/>
        <w:r>
          <w:rPr>
            <w:rStyle w:val="CommentReference"/>
            <w:sz w:val="24"/>
            <w:szCs w:val="24"/>
          </w:rPr>
          <w:commentReference w:id="2"/>
        </w:r>
        <w:r>
          <w:t>.</w:t>
        </w:r>
      </w:ins>
    </w:p>
    <w:p w14:paraId="36CACCE1" w14:textId="69F61DB1" w:rsidR="002D644D" w:rsidRDefault="004F60CB">
      <w:pPr>
        <w:rPr>
          <w:del w:id="3" w:author="Luccas Correa" w:date="2026-08-03T22:18:00Z" w16du:dateUtc="2026-08-04T02:18:00Z"/>
        </w:rPr>
      </w:pPr>
      <w:ins w:id="4" w:author="Luccas Correa" w:date="2026-08-03T22:18:00Z" w16du:dateUtc="2026-08-04T02:18:00Z">
        <w:r>
          <w:t>I</w:t>
        </w:r>
      </w:ins>
      <w:del w:id="5" w:author="Luccas Correa" w:date="2026-08-03T22:18:00Z" w16du:dateUtc="2026-08-04T02:18:00Z">
        <w:r w:rsidR="002D644D">
          <w:delText xml:space="preserve">This paragraph </w:delText>
        </w:r>
        <w:r w:rsidR="002D644D" w:rsidRPr="002C3E36">
          <w:rPr>
            <w:b/>
            <w:bCs/>
          </w:rPr>
          <w:delText>formatting</w:delText>
        </w:r>
      </w:del>
      <w:r w:rsidR="002D644D">
        <w:t xml:space="preserve"> will </w:t>
      </w:r>
      <w:commentRangeStart w:id="6"/>
      <w:ins w:id="7" w:author="Luccas Correa" w:date="2026-08-03T22:18:00Z" w16du:dateUtc="2026-08-04T02:18:00Z">
        <w:r>
          <w:t xml:space="preserve">add a comment </w:t>
        </w:r>
        <w:commentRangeEnd w:id="6"/>
        <w:r w:rsidR="00FD36A5">
          <w:rPr>
            <w:rStyle w:val="CommentReference"/>
            <w:sz w:val="24"/>
            <w:szCs w:val="24"/>
          </w:rPr>
          <w:commentReference w:id="6"/>
        </w:r>
        <w:r>
          <w:t>to this one.</w:t>
        </w:r>
      </w:ins>
      <w:del w:id="8" w:author="Luccas Correa" w:date="2026-08-03T22:18:00Z" w16du:dateUtc="2026-08-04T02:18:00Z">
        <w:r w:rsidR="002D644D">
          <w:delText>change.</w:delText>
        </w:r>
      </w:del>
    </w:p>
    <w:p w14:paraId="5E25639F" w14:textId="600AF47F" w:rsidR="002D644D" w:rsidRDefault="002D644D" w:rsidP="002C3E36">
      <w:pPr>
        <w:rPr>
          <w:del w:id="9" w:author="Luccas Correa" w:date="2026-08-03T22:18:00Z" w16du:dateUtc="2026-08-04T02:18:00Z"/>
        </w:rPr>
      </w:pPr>
      <w:del w:id="10" w:author="Luccas Correa" w:date="2026-08-03T22:18:00Z" w16du:dateUtc="2026-08-04T02:18:00Z">
        <w:r>
          <w:delText xml:space="preserve">This paragraph will have </w:delText>
        </w:r>
        <w:r w:rsidR="002C3E36">
          <w:delText xml:space="preserve">NEW </w:delText>
        </w:r>
        <w:r>
          <w:delText>words.</w:delText>
        </w:r>
      </w:del>
    </w:p>
    <w:p w14:paraId="3010FE36" w14:textId="1F52A500" w:rsidR="002D644D" w:rsidRDefault="002D644D">
      <w:pPr>
        <w:rPr>
          <w:del w:id="11" w:author="Luccas Correa" w:date="2026-08-03T22:18:00Z" w16du:dateUtc="2026-08-04T02:18:00Z"/>
        </w:rPr>
      </w:pPr>
      <w:del w:id="12" w:author="Luccas Correa" w:date="2026-08-03T22:18:00Z" w16du:dateUtc="2026-08-04T02:18:00Z">
        <w:r>
          <w:delText>This will be deleted.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del w:id="13" w:author="Luccas Correa" w:date="2026-08-03T22:18:00Z" w16du:dateUtc="2026-08-04T02:18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del w:id="14" w:author="Luccas Correa" w:date="2026-08-03T22:18:00Z" w16du:dateUtc="2026-08-04T02:18:00Z"/>
              </w:rPr>
            </w:pPr>
            <w:del w:id="15" w:author="Luccas Correa" w:date="2026-08-03T22:18:00Z" w16du:dateUtc="2026-08-04T02:18:00Z">
              <w:r>
                <w:delText xml:space="preserve">First </w:delText>
              </w:r>
              <w:r w:rsidRPr="002C3E36">
                <w:rPr>
                  <w:b/>
                  <w:bCs/>
                </w:rPr>
                <w:delText>header</w:delText>
              </w:r>
            </w:del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del w:id="16" w:author="Luccas Correa" w:date="2026-08-03T22:18:00Z" w16du:dateUtc="2026-08-04T02:18:00Z"/>
              </w:rPr>
            </w:pPr>
            <w:del w:id="17" w:author="Luccas Correa" w:date="2026-08-03T22:18:00Z" w16du:dateUtc="2026-08-04T02:18:00Z">
              <w:r>
                <w:delText>Second header</w:delText>
              </w:r>
            </w:del>
          </w:p>
        </w:tc>
        <w:tc>
          <w:tcPr>
            <w:tcW w:w="3117" w:type="dxa"/>
          </w:tcPr>
          <w:p w14:paraId="6E579106" w14:textId="5DA8DC91" w:rsidR="002D644D" w:rsidRDefault="002D644D">
            <w:pPr>
              <w:rPr>
                <w:del w:id="18" w:author="Luccas Correa" w:date="2026-08-03T22:18:00Z" w16du:dateUtc="2026-08-04T02:18:00Z"/>
              </w:rPr>
            </w:pPr>
            <w:del w:id="19" w:author="Luccas Correa" w:date="2026-08-03T22:18:00Z" w16du:dateUtc="2026-08-04T02:18:00Z">
              <w:r>
                <w:delText>Third header</w:delText>
              </w:r>
              <w:r w:rsidR="002C3E36">
                <w:delText xml:space="preserve"> modified</w:delText>
              </w:r>
            </w:del>
          </w:p>
        </w:tc>
      </w:tr>
      <w:tr w:rsidR="002D644D" w14:paraId="6647EAD1" w14:textId="77777777" w:rsidTr="002D644D">
        <w:trPr>
          <w:del w:id="20" w:author="Luccas Correa" w:date="2026-08-03T22:18:00Z" w16du:dateUtc="2026-08-04T02:18:00Z"/>
        </w:trPr>
        <w:tc>
          <w:tcPr>
            <w:tcW w:w="3116" w:type="dxa"/>
          </w:tcPr>
          <w:p w14:paraId="763112BF" w14:textId="32227CEC" w:rsidR="002D644D" w:rsidRDefault="002D644D">
            <w:pPr>
              <w:rPr>
                <w:del w:id="21" w:author="Luccas Correa" w:date="2026-08-03T22:18:00Z" w16du:dateUtc="2026-08-04T02:18:00Z"/>
              </w:rPr>
            </w:pPr>
            <w:del w:id="22" w:author="Luccas Correa" w:date="2026-08-03T22:18:00Z" w16du:dateUtc="2026-08-04T02:18:00Z">
              <w:r>
                <w:delText>cell</w:delText>
              </w:r>
            </w:del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del w:id="23" w:author="Luccas Correa" w:date="2026-08-03T22:18:00Z" w16du:dateUtc="2026-08-04T02:18:00Z"/>
              </w:rPr>
            </w:pPr>
            <w:del w:id="24" w:author="Luccas Correa" w:date="2026-08-03T22:18:00Z" w16du:dateUtc="2026-08-04T02:18:00Z">
              <w:r>
                <w:delText>Second cell</w:delText>
              </w:r>
            </w:del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del w:id="25" w:author="Luccas Correa" w:date="2026-08-03T22:18:00Z" w16du:dateUtc="2026-08-04T02:18:00Z"/>
              </w:rPr>
            </w:pPr>
            <w:del w:id="26" w:author="Luccas Correa" w:date="2026-08-03T22:18:00Z" w16du:dateUtc="2026-08-04T02:18:00Z">
              <w:r>
                <w:delText>Third cell</w:delText>
              </w:r>
            </w:del>
          </w:p>
        </w:tc>
      </w:tr>
    </w:tbl>
    <w:p w14:paraId="27195942" w14:textId="77777777" w:rsidR="002D644D" w:rsidRDefault="002D644D">
      <w:pPr>
        <w:rPr>
          <w:del w:id="27" w:author="Luccas Correa" w:date="2026-08-03T22:18:00Z" w16du:dateUtc="2026-08-04T02:18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820" w14:paraId="1FC6A9A2" w14:textId="77777777" w:rsidTr="00A30820">
        <w:trPr>
          <w:del w:id="28" w:author="Luccas Correa" w:date="2026-08-03T22:18:00Z" w16du:dateUtc="2026-08-04T02:18:00Z"/>
        </w:trPr>
        <w:tc>
          <w:tcPr>
            <w:tcW w:w="9350" w:type="dxa"/>
          </w:tcPr>
          <w:p w14:paraId="702D9554" w14:textId="2806F5AB" w:rsidR="00A30820" w:rsidRDefault="00A30820">
            <w:pPr>
              <w:rPr>
                <w:del w:id="29" w:author="Luccas Correa" w:date="2026-08-03T22:18:00Z" w16du:dateUtc="2026-08-04T02:18:00Z"/>
              </w:rPr>
            </w:pPr>
            <w:del w:id="30" w:author="Luccas Correa" w:date="2026-08-03T22:18:00Z" w16du:dateUtc="2026-08-04T02:18:00Z">
              <w:r>
                <w:delText>New table</w:delText>
              </w:r>
            </w:del>
          </w:p>
        </w:tc>
      </w:tr>
    </w:tbl>
    <w:p w14:paraId="31ED9F0F" w14:textId="77777777" w:rsidR="00A30820" w:rsidRDefault="00A30820"/>
    <w:sectPr w:rsidR="00A308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6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4D"/>
    <w:rsid w:val="00096AA2"/>
    <w:rsid w:val="002B1C2A"/>
    <w:rsid w:val="002C3E36"/>
    <w:rsid w:val="002D644D"/>
    <w:rsid w:val="004F60CB"/>
    <w:rsid w:val="00524058"/>
    <w:rsid w:val="00A30820"/>
    <w:rsid w:val="00C7366F"/>
    <w:rsid w:val="00CA26D4"/>
    <w:rsid w:val="00E93F55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11551"/>
  <w15:chartTrackingRefBased/>
  <w15:docId w15:val="{5A37B0FF-C411-B04A-A338-44A7E209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736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736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36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36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36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36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2025-12-29T13:00:00Z</dcterms:created>
  <dcterms:modified xsi:type="dcterms:W3CDTF">2026-08-04T02:18:00Z</dcterms:modified>
</cp:coreProperties>
</file>