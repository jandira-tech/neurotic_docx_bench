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4F216" w14:textId="56BE58D0" w:rsidR="00634084" w:rsidRPr="00634084" w:rsidRDefault="00EF20F6" w:rsidP="004368DF">
      <w:pPr>
        <w:spacing w:after="0" w:line="240" w:lineRule="auto"/>
      </w:pPr>
      <w:ins w:id="0" w:author="Nick Bernal" w:date="2026-08-04T06:08:00Z" w16du:dateUtc="2026-08-04T10:08:00Z">
        <w:r>
          <w:rPr>
            <w:noProof/>
          </w:rPr>
          <w:pict w14:anchorId="0098D74C">
            <v:rect id="_x0000_i1027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2E88263C" w14:textId="77777777" w:rsidR="00634084" w:rsidRPr="00634084" w:rsidRDefault="00634084" w:rsidP="004368DF">
      <w:pPr>
        <w:spacing w:after="0" w:line="240" w:lineRule="auto"/>
        <w:rPr>
          <w:b/>
          <w:bCs/>
        </w:rPr>
      </w:pPr>
      <w:r w:rsidRPr="00634084">
        <w:rPr>
          <w:b/>
          <w:bCs/>
        </w:rPr>
        <w:t>PARTIES</w:t>
      </w:r>
    </w:p>
    <w:p w14:paraId="1781E96C" w14:textId="77777777" w:rsidR="00634084" w:rsidRPr="00634084" w:rsidRDefault="00EF20F6" w:rsidP="004368DF">
      <w:pPr>
        <w:spacing w:after="0" w:line="240" w:lineRule="auto"/>
      </w:pPr>
      <w:ins w:id="1" w:author="Nick Bernal" w:date="2026-08-04T06:08:00Z" w16du:dateUtc="2026-08-04T10:08:00Z">
        <w:r>
          <w:rPr>
            <w:noProof/>
          </w:rPr>
          <w:pict w14:anchorId="4FF97602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190AFB27" w14:textId="64C57791" w:rsidR="004368DF" w:rsidRDefault="00034D23" w:rsidP="004368DF">
      <w:pPr>
        <w:spacing w:after="0" w:line="240" w:lineRule="auto"/>
        <w:rPr>
          <w:b/>
          <w:bCs/>
        </w:rPr>
      </w:pPr>
      <w:r>
        <w:rPr>
          <w:b/>
          <w:bCs/>
        </w:rPr>
        <w:t>something</w:t>
      </w:r>
    </w:p>
    <w:p w14:paraId="4712C398" w14:textId="1DA881CA" w:rsidR="00404FC0" w:rsidRPr="00404FC0" w:rsidRDefault="00EF20F6" w:rsidP="0045073A">
      <w:pPr>
        <w:spacing w:after="0" w:line="240" w:lineRule="auto"/>
      </w:pPr>
      <w:ins w:id="2" w:author="Nick Bernal" w:date="2026-08-04T06:08:00Z" w16du:dateUtc="2026-08-04T10:08:00Z">
        <w:r>
          <w:rPr>
            <w:rFonts w:asciiTheme="majorHAnsi" w:eastAsiaTheme="majorEastAsia" w:hAnsiTheme="majorHAnsi" w:cstheme="majorBidi"/>
            <w:noProof/>
            <w:color w:val="0F4761" w:themeColor="accent1" w:themeShade="BF"/>
            <w:sz w:val="40"/>
            <w:szCs w:val="40"/>
          </w:rPr>
          <w:pict w14:anchorId="2D6D1176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</w:p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34D23"/>
    <w:rsid w:val="000D2B58"/>
    <w:rsid w:val="00173B5B"/>
    <w:rsid w:val="002031F9"/>
    <w:rsid w:val="00322D35"/>
    <w:rsid w:val="0035295A"/>
    <w:rsid w:val="00404FC0"/>
    <w:rsid w:val="004368DF"/>
    <w:rsid w:val="0045073A"/>
    <w:rsid w:val="00563DB5"/>
    <w:rsid w:val="00634084"/>
    <w:rsid w:val="006E32A7"/>
    <w:rsid w:val="00744453"/>
    <w:rsid w:val="008A5608"/>
    <w:rsid w:val="008C7AEF"/>
    <w:rsid w:val="008D7977"/>
    <w:rsid w:val="009C7AE6"/>
    <w:rsid w:val="00A16521"/>
    <w:rsid w:val="00AF0821"/>
    <w:rsid w:val="00B366FA"/>
    <w:rsid w:val="00D833B8"/>
    <w:rsid w:val="00DE0A42"/>
    <w:rsid w:val="00E31937"/>
    <w:rsid w:val="00EF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paragraph" w:customStyle="1" w:styleId="variableStyle">
    <w:name w:val="variableStyle"/>
    <w:basedOn w:val="BodyText"/>
    <w:autoRedefine/>
    <w:qFormat/>
    <w:rsid w:val="00B366FA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B366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66FA"/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B36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366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