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630942" w14:textId="3F6122D9" w:rsidR="0013690D" w:rsidRDefault="006E4D75">
      <w:r>
        <w:t>Here’s some text.</w:t>
      </w:r>
      <w:sdt>
        <w:sdtPr>
          <w:alias w:val="Enter your full name"/>
          <w:tag w:val="agreementinput-1736387551481-353930551236"/>
          <w:id w:val="-1397661040"/>
          <w:lock w:val="sdtContentLocked"/>
        </w:sdtPr>
        <w:sdtEndPr/>
        <w:sdtContent>
          <w:del w:id="0" w:author="Luccas Correa" w:date="2026-08-03T22:25:00Z" w16du:dateUtc="2026-08-04T02:25:00Z">
            <w:r w:rsidR="00036EE5">
              <w:rPr>
                <w:b/>
                <w:i/>
              </w:rPr>
              <w:delText>Enter your full name</w:delText>
            </w:r>
          </w:del>
        </w:sdtContent>
      </w:sdt>
    </w:p>
    <w:sectPr w:rsidR="0013690D" w:rsidSect="007758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13690D"/>
    <w:rsid w:val="00233D7B"/>
    <w:rsid w:val="003104CE"/>
    <w:rsid w:val="00360F1B"/>
    <w:rsid w:val="003752C5"/>
    <w:rsid w:val="003A4303"/>
    <w:rsid w:val="003C1D14"/>
    <w:rsid w:val="003C58BC"/>
    <w:rsid w:val="0049461A"/>
    <w:rsid w:val="00524058"/>
    <w:rsid w:val="00652E45"/>
    <w:rsid w:val="006E4D75"/>
    <w:rsid w:val="007758FA"/>
    <w:rsid w:val="008A5608"/>
    <w:rsid w:val="00A16521"/>
    <w:rsid w:val="00AB2838"/>
    <w:rsid w:val="00BB1758"/>
    <w:rsid w:val="00CC3C3F"/>
    <w:rsid w:val="00CC4784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