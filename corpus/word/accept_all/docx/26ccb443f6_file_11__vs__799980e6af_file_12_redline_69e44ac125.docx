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E50C1" w14:textId="42C1563D" w:rsidR="00C43529" w:rsidRPr="001A4AA6" w:rsidRDefault="00C43529">
      <w:r w:rsidRPr="001A4AA6">
        <w:t>file_</w:t>
      </w:r>
      <w:r w:rsidR="0071600C">
        <w:t>12</w:t>
      </w:r>
      <w:r w:rsidRPr="001A4AA6">
        <w:t>.docx</w:t>
      </w:r>
    </w:p>
    <w:p w14:paraId="4B33799D" w14:textId="153AE490" w:rsidR="009610A2" w:rsidRDefault="00A735FE">
      <w:ins w:id="0" w:author="Arthur Souza Rodrigues" w:date="2026-07-10T21:42:00Z" w16du:dateUtc="2026-07-11T01:42:00Z">
        <w:r>
          <w:rPr>
            <w:noProof/>
          </w:rPr>
          <w:pict w14:anchorId="0220CA1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alt="" style="width:8.05pt;height:8.05pt;visibility:visible;mso-wrap-style:square;mso-width-percent:0;mso-height-percent:0;mso-width-percent:0;mso-height-percent:0">
              <v:imagedata r:id="rId4" o:title=""/>
              <o:lock v:ext="edit" rotation="t" cropping="t" verticies="t"/>
            </v:shape>
          </w:pict>
        </w:r>
      </w:ins>
    </w:p>
    <w:p w14:paraId="04E40FC8" w14:textId="2CB1DCC6" w:rsidR="0065757A" w:rsidRDefault="00946BAC">
      <w:commentRangeStart w:id="1"/>
      <w:commentRangeStart w:id="2"/>
      <w:r>
        <w:t xml:space="preserve">I love Microsoft word. It’s so fun to work with xml. </w:t>
      </w:r>
      <w:commentRangeEnd w:id="1"/>
      <w:r>
        <w:rPr>
          <w:rStyle w:val="CommentReference"/>
          <w:sz w:val="22"/>
          <w:szCs w:val="20"/>
        </w:rPr>
        <w:commentReference w:id="1"/>
      </w:r>
      <w:commentRangeEnd w:id="2"/>
      <w:r>
        <w:rPr>
          <w:rStyle w:val="CommentReference"/>
          <w:sz w:val="22"/>
          <w:szCs w:val="20"/>
        </w:rPr>
        <w:commentReference w:id="2"/>
      </w:r>
    </w:p>
    <w:sectPr w:rsidR="0065757A" w:rsidSect="001A4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Are you a masochist?</w:t>
      </w:r>
    </w:p>
  </w:comment>
  <w:comment w:id="2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57A"/>
    <w:rsid w:val="001A4AA6"/>
    <w:rsid w:val="00212576"/>
    <w:rsid w:val="00220B02"/>
    <w:rsid w:val="004320DA"/>
    <w:rsid w:val="00451A8B"/>
    <w:rsid w:val="00453AEC"/>
    <w:rsid w:val="004C4E92"/>
    <w:rsid w:val="0065757A"/>
    <w:rsid w:val="006A0FDE"/>
    <w:rsid w:val="006B4AFA"/>
    <w:rsid w:val="006E53D4"/>
    <w:rsid w:val="0071600C"/>
    <w:rsid w:val="008A5608"/>
    <w:rsid w:val="00946BAC"/>
    <w:rsid w:val="009610A2"/>
    <w:rsid w:val="00A555DF"/>
    <w:rsid w:val="00A735FE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7F8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A8B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A8B"/>
    <w:rPr>
      <w:rFonts w:ascii="Tahoma" w:eastAsiaTheme="minorHAnsi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51A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A8B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A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A8B"/>
    <w:rPr>
      <w:rFonts w:asciiTheme="minorHAnsi" w:eastAsiaTheme="minorHAnsi" w:hAnsiTheme="minorHAnsi" w:cstheme="minorBidi"/>
      <w:b/>
      <w:bCs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