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318150" w14:textId="624CC0A7" w:rsidR="004A7F04" w:rsidRDefault="00BD34AE" w:rsidP="00173062">
      <w:sdt>
        <w:sdtPr>
          <w:alias w:val="Signature"/>
          <w:tag w:val="agreementinput-1736977054572-763602392425"/>
          <w:id w:val="584267891"/>
          <w:lock w:val="sdtContentLocked"/>
        </w:sdtPr>
        <w:sdtEndPr/>
        <w:sdtContent>
          <w:del w:id="0" w:author="Nick Bernal" w:date="2026-08-03T22:21:00Z" w16du:dateUtc="2026-08-04T02:21:00Z">
            <w:r w:rsidR="001A0E2F">
              <w:rPr>
                <w:rFonts w:ascii="Arial" w:eastAsia="Arial" w:hAnsi="Arial" w:cs="Arial"/>
              </w:rPr>
              <w:delText>Signature</w:delText>
            </w:r>
          </w:del>
        </w:sdtContent>
      </w:sdt>
    </w:p>
    <w:sectPr w:rsidR="004A7F04" w:rsidSect="00173062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08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85C46C" w14:textId="77777777" w:rsidR="00BD34AE" w:rsidRDefault="00BD34AE">
      <w:r>
        <w:separator/>
      </w:r>
    </w:p>
  </w:endnote>
  <w:endnote w:type="continuationSeparator" w:id="0">
    <w:p w14:paraId="7BC2F8FC" w14:textId="77777777" w:rsidR="00BD34AE" w:rsidRDefault="00BD3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ZFangSong-Z02">
    <w:altName w:val="Arial Unicode MS"/>
    <w:panose1 w:val="020B0604020202020204"/>
    <w:charset w:val="86"/>
    <w:family w:val="script"/>
    <w:pitch w:val="fixed"/>
    <w:sig w:usb0="00000001" w:usb1="080E0000" w:usb2="00000010" w:usb3="00000000" w:csb0="00040000" w:csb1="00000000"/>
  </w:font>
  <w:font w:name="MS Song">
    <w:altName w:val="Arial Unicode MS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6BF585" w14:textId="437FD974" w:rsidR="00354727" w:rsidRDefault="001A0E2F" w:rsidP="001D0102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666C664D" w14:textId="77777777" w:rsidR="006D5EB9" w:rsidRDefault="001A0E2F" w:rsidP="00173062">
    <w:pPr>
      <w:pStyle w:val="DocID"/>
    </w:pPr>
    <w:r>
      <w:fldChar w:fldCharType="begin"/>
    </w:r>
    <w:r w:rsidR="00551B40">
      <w:instrText xml:space="preserve"> DOCPROPERTY DOCXDOCID DMS=InterwovenIManage Format=&lt;&lt;NUM&gt;&gt;_&lt;&lt;VER&gt;&gt; PRESERVELOCATION \* MERGEFORMAT </w:instrText>
    </w:r>
    <w:r>
      <w:fldChar w:fldCharType="separate"/>
    </w:r>
    <w:r>
      <w:t>62240622_2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C24CD4" w14:textId="31F76515" w:rsidR="00354727" w:rsidRDefault="001A0E2F" w:rsidP="001D0102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F1404A3" w14:textId="77777777" w:rsidR="006D5EB9" w:rsidRDefault="006D5E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4489E4" w14:textId="5BF67AC4" w:rsidR="00354727" w:rsidRDefault="001A0E2F" w:rsidP="001D0102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F16F653" w14:textId="77777777" w:rsidR="006D5EB9" w:rsidRDefault="006D5E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253395" w14:textId="77777777" w:rsidR="00BD34AE" w:rsidRDefault="00BD34AE">
      <w:r>
        <w:separator/>
      </w:r>
    </w:p>
  </w:footnote>
  <w:footnote w:type="continuationSeparator" w:id="0">
    <w:p w14:paraId="7DA049FB" w14:textId="77777777" w:rsidR="00BD34AE" w:rsidRDefault="00BD34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5FC31F" w14:textId="77777777" w:rsidR="006D5EB9" w:rsidRDefault="006D5E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0134C5" w14:textId="77777777" w:rsidR="006D5EB9" w:rsidRDefault="001A0E2F">
    <w:pPr>
      <w:pStyle w:val="Header"/>
    </w:pPr>
    <w:r>
      <w:t>Project Alcott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B0D45AE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1C606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81C16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A70835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D8B5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98EA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A2F34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0A371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EED2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BA7A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540668"/>
    <w:multiLevelType w:val="multilevel"/>
    <w:tmpl w:val="04090021"/>
    <w:numStyleLink w:val="FerencyMutli-TierBulletList"/>
  </w:abstractNum>
  <w:abstractNum w:abstractNumId="11" w15:restartNumberingAfterBreak="0">
    <w:nsid w:val="075B6CE5"/>
    <w:multiLevelType w:val="singleLevel"/>
    <w:tmpl w:val="2B084686"/>
    <w:lvl w:ilvl="0">
      <w:start w:val="1"/>
      <w:numFmt w:val="bullet"/>
      <w:pStyle w:val="UK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76E26F9"/>
    <w:multiLevelType w:val="multilevel"/>
    <w:tmpl w:val="4DFAF082"/>
    <w:lvl w:ilvl="0">
      <w:start w:val="1"/>
      <w:numFmt w:val="upperLetter"/>
      <w:pStyle w:val="AnnexGS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766488D"/>
    <w:multiLevelType w:val="multilevel"/>
    <w:tmpl w:val="04090021"/>
    <w:styleLink w:val="FerencyMutli-TierBulletList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06E5B88"/>
    <w:multiLevelType w:val="multilevel"/>
    <w:tmpl w:val="04090021"/>
    <w:styleLink w:val="FerencyBullets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F3A0361"/>
    <w:multiLevelType w:val="hybridMultilevel"/>
    <w:tmpl w:val="FE2A2328"/>
    <w:lvl w:ilvl="0" w:tplc="9B883ACA">
      <w:start w:val="1"/>
      <w:numFmt w:val="decimal"/>
      <w:pStyle w:val="Paranumber"/>
      <w:lvlText w:val="%1."/>
      <w:lvlJc w:val="left"/>
      <w:pPr>
        <w:tabs>
          <w:tab w:val="num" w:pos="1080"/>
        </w:tabs>
        <w:ind w:left="0" w:firstLine="720"/>
      </w:pPr>
      <w:rPr>
        <w:rFonts w:hint="eastAsia"/>
        <w:b w:val="0"/>
        <w:i w:val="0"/>
      </w:rPr>
    </w:lvl>
    <w:lvl w:ilvl="1" w:tplc="B65A164E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F70E57F4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839ECA90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84543478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32F42DBC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12BAAD50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893A12B6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455E7A4E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6" w15:restartNumberingAfterBreak="0">
    <w:nsid w:val="308F1C70"/>
    <w:multiLevelType w:val="singleLevel"/>
    <w:tmpl w:val="B9628F40"/>
    <w:lvl w:ilvl="0">
      <w:start w:val="1"/>
      <w:numFmt w:val="decimal"/>
      <w:pStyle w:val="Power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C9A1D43"/>
    <w:multiLevelType w:val="singleLevel"/>
    <w:tmpl w:val="A540189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419C3FA7"/>
    <w:multiLevelType w:val="singleLevel"/>
    <w:tmpl w:val="D4D0CAC0"/>
    <w:lvl w:ilvl="0">
      <w:start w:val="1"/>
      <w:numFmt w:val="decimal"/>
      <w:pStyle w:val="UK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4A567D51"/>
    <w:multiLevelType w:val="multilevel"/>
    <w:tmpl w:val="04090021"/>
    <w:numStyleLink w:val="FerencyMutli-TierBulletList"/>
  </w:abstractNum>
  <w:abstractNum w:abstractNumId="20" w15:restartNumberingAfterBreak="0">
    <w:nsid w:val="569C6D64"/>
    <w:multiLevelType w:val="multilevel"/>
    <w:tmpl w:val="04090021"/>
    <w:numStyleLink w:val="FerencyMutli-TierBulletList"/>
  </w:abstractNum>
  <w:abstractNum w:abstractNumId="21" w15:restartNumberingAfterBreak="0">
    <w:nsid w:val="6537457D"/>
    <w:multiLevelType w:val="multilevel"/>
    <w:tmpl w:val="E7B228FE"/>
    <w:lvl w:ilvl="0">
      <w:start w:val="1"/>
      <w:numFmt w:val="decimal"/>
      <w:lvlText w:val="%1."/>
      <w:lvlJc w:val="right"/>
      <w:pPr>
        <w:tabs>
          <w:tab w:val="num" w:pos="432"/>
        </w:tabs>
        <w:ind w:left="432" w:hanging="288"/>
      </w:pPr>
      <w:rPr>
        <w:rFonts w:ascii="Garamond" w:hAnsi="Garamond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2" w15:restartNumberingAfterBreak="0">
    <w:nsid w:val="685549E6"/>
    <w:multiLevelType w:val="multilevel"/>
    <w:tmpl w:val="C46E53C4"/>
    <w:lvl w:ilvl="0">
      <w:start w:val="1"/>
      <w:numFmt w:val="decimal"/>
      <w:pStyle w:val="OutlineGS"/>
      <w:lvlText w:val="%1."/>
      <w:lvlJc w:val="right"/>
      <w:pPr>
        <w:tabs>
          <w:tab w:val="num" w:pos="432"/>
        </w:tabs>
        <w:ind w:left="432" w:hanging="173"/>
      </w:pPr>
      <w:rPr>
        <w:rFonts w:ascii="Times New Roman" w:hAnsi="Times New Roman" w:cs="Times New Roman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3" w15:restartNumberingAfterBreak="0">
    <w:nsid w:val="69202B8C"/>
    <w:multiLevelType w:val="multilevel"/>
    <w:tmpl w:val="04090021"/>
    <w:numStyleLink w:val="FerencyMutli-TierBulletList"/>
  </w:abstractNum>
  <w:abstractNum w:abstractNumId="24" w15:restartNumberingAfterBreak="0">
    <w:nsid w:val="78582039"/>
    <w:multiLevelType w:val="multilevel"/>
    <w:tmpl w:val="8272CF3C"/>
    <w:lvl w:ilvl="0">
      <w:start w:val="1"/>
      <w:numFmt w:val="decimal"/>
      <w:pStyle w:val="AppendixOutlineGS"/>
      <w:lvlText w:val="%1."/>
      <w:lvlJc w:val="right"/>
      <w:pPr>
        <w:ind w:left="504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432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5" w15:restartNumberingAfterBreak="0">
    <w:nsid w:val="7A166324"/>
    <w:multiLevelType w:val="hybridMultilevel"/>
    <w:tmpl w:val="2D0E0054"/>
    <w:lvl w:ilvl="0" w:tplc="8FFC19A2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9A624280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9718F574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2842DE4A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6AE43CA6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A203EA2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534AA508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91980F1C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EF82FE74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45165507">
    <w:abstractNumId w:val="7"/>
  </w:num>
  <w:num w:numId="2" w16cid:durableId="126825798">
    <w:abstractNumId w:val="6"/>
  </w:num>
  <w:num w:numId="3" w16cid:durableId="1916626937">
    <w:abstractNumId w:val="5"/>
  </w:num>
  <w:num w:numId="4" w16cid:durableId="1348169016">
    <w:abstractNumId w:val="4"/>
  </w:num>
  <w:num w:numId="5" w16cid:durableId="611208139">
    <w:abstractNumId w:val="8"/>
  </w:num>
  <w:num w:numId="6" w16cid:durableId="1490561378">
    <w:abstractNumId w:val="3"/>
  </w:num>
  <w:num w:numId="7" w16cid:durableId="2094012897">
    <w:abstractNumId w:val="2"/>
  </w:num>
  <w:num w:numId="8" w16cid:durableId="852959171">
    <w:abstractNumId w:val="1"/>
  </w:num>
  <w:num w:numId="9" w16cid:durableId="1519536518">
    <w:abstractNumId w:val="0"/>
  </w:num>
  <w:num w:numId="10" w16cid:durableId="1102604878">
    <w:abstractNumId w:val="9"/>
  </w:num>
  <w:num w:numId="11" w16cid:durableId="1455370040">
    <w:abstractNumId w:val="16"/>
  </w:num>
  <w:num w:numId="12" w16cid:durableId="172385059">
    <w:abstractNumId w:val="11"/>
  </w:num>
  <w:num w:numId="13" w16cid:durableId="1203522549">
    <w:abstractNumId w:val="18"/>
  </w:num>
  <w:num w:numId="14" w16cid:durableId="541790948">
    <w:abstractNumId w:val="22"/>
  </w:num>
  <w:num w:numId="15" w16cid:durableId="309528231">
    <w:abstractNumId w:val="12"/>
  </w:num>
  <w:num w:numId="16" w16cid:durableId="571624014">
    <w:abstractNumId w:val="24"/>
  </w:num>
  <w:num w:numId="17" w16cid:durableId="275910503">
    <w:abstractNumId w:val="13"/>
  </w:num>
  <w:num w:numId="18" w16cid:durableId="1474713735">
    <w:abstractNumId w:val="23"/>
  </w:num>
  <w:num w:numId="19" w16cid:durableId="1523932474">
    <w:abstractNumId w:val="10"/>
  </w:num>
  <w:num w:numId="20" w16cid:durableId="747045026">
    <w:abstractNumId w:val="20"/>
  </w:num>
  <w:num w:numId="21" w16cid:durableId="508258859">
    <w:abstractNumId w:val="14"/>
  </w:num>
  <w:num w:numId="22" w16cid:durableId="752165018">
    <w:abstractNumId w:val="19"/>
  </w:num>
  <w:num w:numId="23" w16cid:durableId="2092849763">
    <w:abstractNumId w:val="25"/>
  </w:num>
  <w:num w:numId="24" w16cid:durableId="1174496991">
    <w:abstractNumId w:val="21"/>
  </w:num>
  <w:num w:numId="25" w16cid:durableId="1736316455">
    <w:abstractNumId w:val="15"/>
  </w:num>
  <w:num w:numId="26" w16cid:durableId="782768553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AA"/>
    <w:rsid w:val="00023CB1"/>
    <w:rsid w:val="00051DAE"/>
    <w:rsid w:val="0006347B"/>
    <w:rsid w:val="000964E5"/>
    <w:rsid w:val="000A0C2F"/>
    <w:rsid w:val="000A6FE3"/>
    <w:rsid w:val="000B7C8C"/>
    <w:rsid w:val="000C43DB"/>
    <w:rsid w:val="00112874"/>
    <w:rsid w:val="00117995"/>
    <w:rsid w:val="001650AE"/>
    <w:rsid w:val="00173062"/>
    <w:rsid w:val="0017399D"/>
    <w:rsid w:val="001808E5"/>
    <w:rsid w:val="00182001"/>
    <w:rsid w:val="001A0E2F"/>
    <w:rsid w:val="001D0102"/>
    <w:rsid w:val="001F43E1"/>
    <w:rsid w:val="00211024"/>
    <w:rsid w:val="002224D2"/>
    <w:rsid w:val="002342BF"/>
    <w:rsid w:val="002365C1"/>
    <w:rsid w:val="002422E6"/>
    <w:rsid w:val="002467EE"/>
    <w:rsid w:val="00260ADD"/>
    <w:rsid w:val="002710AA"/>
    <w:rsid w:val="0029125D"/>
    <w:rsid w:val="00296E7F"/>
    <w:rsid w:val="002C3D12"/>
    <w:rsid w:val="002C6F83"/>
    <w:rsid w:val="002D7872"/>
    <w:rsid w:val="002F61EC"/>
    <w:rsid w:val="00302C65"/>
    <w:rsid w:val="00305501"/>
    <w:rsid w:val="0031033A"/>
    <w:rsid w:val="003270C8"/>
    <w:rsid w:val="00330131"/>
    <w:rsid w:val="003525AD"/>
    <w:rsid w:val="00354727"/>
    <w:rsid w:val="0036191F"/>
    <w:rsid w:val="00370AD9"/>
    <w:rsid w:val="00375B3D"/>
    <w:rsid w:val="00394144"/>
    <w:rsid w:val="003A0E2A"/>
    <w:rsid w:val="003B1464"/>
    <w:rsid w:val="003B4F45"/>
    <w:rsid w:val="003B51E9"/>
    <w:rsid w:val="003C297B"/>
    <w:rsid w:val="003F04A7"/>
    <w:rsid w:val="003F0E1A"/>
    <w:rsid w:val="00406E7C"/>
    <w:rsid w:val="00416A26"/>
    <w:rsid w:val="004171AE"/>
    <w:rsid w:val="00423D31"/>
    <w:rsid w:val="0043097F"/>
    <w:rsid w:val="00441899"/>
    <w:rsid w:val="00444573"/>
    <w:rsid w:val="00456F31"/>
    <w:rsid w:val="00462E6B"/>
    <w:rsid w:val="00471099"/>
    <w:rsid w:val="004717F0"/>
    <w:rsid w:val="00473B17"/>
    <w:rsid w:val="00474F0A"/>
    <w:rsid w:val="004A7F04"/>
    <w:rsid w:val="004B3535"/>
    <w:rsid w:val="004B642A"/>
    <w:rsid w:val="004C00A2"/>
    <w:rsid w:val="004E0BB3"/>
    <w:rsid w:val="004F07D0"/>
    <w:rsid w:val="004F124E"/>
    <w:rsid w:val="004F3DC3"/>
    <w:rsid w:val="00502858"/>
    <w:rsid w:val="00524AAA"/>
    <w:rsid w:val="00551B40"/>
    <w:rsid w:val="005572A5"/>
    <w:rsid w:val="00565F1B"/>
    <w:rsid w:val="00577AAD"/>
    <w:rsid w:val="0058452C"/>
    <w:rsid w:val="005A2022"/>
    <w:rsid w:val="005A2F5D"/>
    <w:rsid w:val="00607D18"/>
    <w:rsid w:val="0061764F"/>
    <w:rsid w:val="00625452"/>
    <w:rsid w:val="006478A6"/>
    <w:rsid w:val="00650969"/>
    <w:rsid w:val="006526E2"/>
    <w:rsid w:val="006623D7"/>
    <w:rsid w:val="00686B75"/>
    <w:rsid w:val="006B0DAB"/>
    <w:rsid w:val="006D0A56"/>
    <w:rsid w:val="006D5EB9"/>
    <w:rsid w:val="006F3882"/>
    <w:rsid w:val="00705293"/>
    <w:rsid w:val="00715160"/>
    <w:rsid w:val="00715B95"/>
    <w:rsid w:val="00732950"/>
    <w:rsid w:val="00737821"/>
    <w:rsid w:val="00750BBD"/>
    <w:rsid w:val="00762110"/>
    <w:rsid w:val="00766743"/>
    <w:rsid w:val="007A3639"/>
    <w:rsid w:val="007A5340"/>
    <w:rsid w:val="007A7661"/>
    <w:rsid w:val="007B1E4A"/>
    <w:rsid w:val="007B66CB"/>
    <w:rsid w:val="007C1DA2"/>
    <w:rsid w:val="007D08F0"/>
    <w:rsid w:val="00810337"/>
    <w:rsid w:val="00853203"/>
    <w:rsid w:val="00854D8A"/>
    <w:rsid w:val="00883551"/>
    <w:rsid w:val="008934A9"/>
    <w:rsid w:val="00897E0E"/>
    <w:rsid w:val="008A2151"/>
    <w:rsid w:val="008A5608"/>
    <w:rsid w:val="008D5967"/>
    <w:rsid w:val="008D7C04"/>
    <w:rsid w:val="008F2A2C"/>
    <w:rsid w:val="00916CBC"/>
    <w:rsid w:val="009337C4"/>
    <w:rsid w:val="009378A8"/>
    <w:rsid w:val="00941566"/>
    <w:rsid w:val="009602D8"/>
    <w:rsid w:val="00962493"/>
    <w:rsid w:val="0097189E"/>
    <w:rsid w:val="009902CA"/>
    <w:rsid w:val="009B4C28"/>
    <w:rsid w:val="009C0C22"/>
    <w:rsid w:val="009C43ED"/>
    <w:rsid w:val="00A03D7A"/>
    <w:rsid w:val="00A1473F"/>
    <w:rsid w:val="00A4579B"/>
    <w:rsid w:val="00A45E5C"/>
    <w:rsid w:val="00A56808"/>
    <w:rsid w:val="00A5698D"/>
    <w:rsid w:val="00A640B7"/>
    <w:rsid w:val="00A94EDD"/>
    <w:rsid w:val="00AA7189"/>
    <w:rsid w:val="00AB39E0"/>
    <w:rsid w:val="00AB5213"/>
    <w:rsid w:val="00AB6C2B"/>
    <w:rsid w:val="00AC4790"/>
    <w:rsid w:val="00AC7B55"/>
    <w:rsid w:val="00AE12AF"/>
    <w:rsid w:val="00AE2D46"/>
    <w:rsid w:val="00AE3489"/>
    <w:rsid w:val="00B000E5"/>
    <w:rsid w:val="00B231B7"/>
    <w:rsid w:val="00B31F1B"/>
    <w:rsid w:val="00B4227E"/>
    <w:rsid w:val="00B42E3D"/>
    <w:rsid w:val="00B545D8"/>
    <w:rsid w:val="00B646F4"/>
    <w:rsid w:val="00B664C9"/>
    <w:rsid w:val="00B75676"/>
    <w:rsid w:val="00BD34AE"/>
    <w:rsid w:val="00BD5A82"/>
    <w:rsid w:val="00BD7DCD"/>
    <w:rsid w:val="00C01C9B"/>
    <w:rsid w:val="00C02597"/>
    <w:rsid w:val="00C033A2"/>
    <w:rsid w:val="00C12E8A"/>
    <w:rsid w:val="00C2738D"/>
    <w:rsid w:val="00C353E6"/>
    <w:rsid w:val="00C514A9"/>
    <w:rsid w:val="00C60919"/>
    <w:rsid w:val="00C6732E"/>
    <w:rsid w:val="00C741C4"/>
    <w:rsid w:val="00C82E3B"/>
    <w:rsid w:val="00CA7F93"/>
    <w:rsid w:val="00CB0AD0"/>
    <w:rsid w:val="00CB29F8"/>
    <w:rsid w:val="00CB5E94"/>
    <w:rsid w:val="00CF25B5"/>
    <w:rsid w:val="00D02461"/>
    <w:rsid w:val="00D31C9E"/>
    <w:rsid w:val="00D44978"/>
    <w:rsid w:val="00D64EC4"/>
    <w:rsid w:val="00D7187D"/>
    <w:rsid w:val="00D8519C"/>
    <w:rsid w:val="00D85E2C"/>
    <w:rsid w:val="00D91E07"/>
    <w:rsid w:val="00DA1D50"/>
    <w:rsid w:val="00DA25D6"/>
    <w:rsid w:val="00DB0B00"/>
    <w:rsid w:val="00DE3983"/>
    <w:rsid w:val="00DE6CA8"/>
    <w:rsid w:val="00DF1645"/>
    <w:rsid w:val="00E00166"/>
    <w:rsid w:val="00E043ED"/>
    <w:rsid w:val="00E11149"/>
    <w:rsid w:val="00E21876"/>
    <w:rsid w:val="00E33656"/>
    <w:rsid w:val="00E53AB0"/>
    <w:rsid w:val="00E72AA1"/>
    <w:rsid w:val="00E84D1E"/>
    <w:rsid w:val="00EA3351"/>
    <w:rsid w:val="00EB0E4B"/>
    <w:rsid w:val="00ED5936"/>
    <w:rsid w:val="00EE1B25"/>
    <w:rsid w:val="00F256C5"/>
    <w:rsid w:val="00F33A25"/>
    <w:rsid w:val="00F34D16"/>
    <w:rsid w:val="00F46982"/>
    <w:rsid w:val="00F77D2F"/>
    <w:rsid w:val="00F83FDD"/>
    <w:rsid w:val="00F85B33"/>
    <w:rsid w:val="00F91414"/>
    <w:rsid w:val="00FA1FD5"/>
    <w:rsid w:val="00FA2608"/>
    <w:rsid w:val="00FC1F2E"/>
    <w:rsid w:val="00FC6DAE"/>
    <w:rsid w:val="00FE5857"/>
    <w:rsid w:val="00FE59D9"/>
    <w:rsid w:val="00FE6628"/>
    <w:rsid w:val="00FF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55B87"/>
  <w15:docId w15:val="{E70C7747-E214-41C3-9587-A7C4CF88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>
      <w:pPr>
        <w:spacing w:before="240"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5F8"/>
    <w:pPr>
      <w:spacing w:before="0" w:after="0" w:line="240" w:lineRule="auto"/>
      <w:jc w:val="both"/>
    </w:pPr>
    <w:rPr>
      <w:color w:val="auto"/>
    </w:rPr>
  </w:style>
  <w:style w:type="paragraph" w:styleId="Heading1">
    <w:name w:val="heading 1"/>
    <w:basedOn w:val="Normal"/>
    <w:qFormat/>
    <w:locked/>
    <w:rsid w:val="00A3727F"/>
    <w:pPr>
      <w:spacing w:after="240"/>
      <w:outlineLvl w:val="0"/>
    </w:pPr>
    <w:rPr>
      <w:snapToGrid w:val="0"/>
    </w:rPr>
  </w:style>
  <w:style w:type="paragraph" w:styleId="Heading2">
    <w:name w:val="heading 2"/>
    <w:basedOn w:val="Normal"/>
    <w:qFormat/>
    <w:locked/>
    <w:rsid w:val="00A3727F"/>
    <w:pPr>
      <w:spacing w:after="240"/>
      <w:ind w:left="1440" w:hanging="720"/>
      <w:outlineLvl w:val="1"/>
    </w:pPr>
    <w:rPr>
      <w:snapToGrid w:val="0"/>
    </w:rPr>
  </w:style>
  <w:style w:type="paragraph" w:styleId="Heading3">
    <w:name w:val="heading 3"/>
    <w:basedOn w:val="Normal"/>
    <w:qFormat/>
    <w:locked/>
    <w:rsid w:val="00A3727F"/>
    <w:pPr>
      <w:spacing w:after="240"/>
      <w:ind w:left="2160" w:hanging="720"/>
      <w:outlineLvl w:val="2"/>
    </w:pPr>
    <w:rPr>
      <w:snapToGrid w:val="0"/>
    </w:rPr>
  </w:style>
  <w:style w:type="paragraph" w:styleId="Heading4">
    <w:name w:val="heading 4"/>
    <w:basedOn w:val="Normal"/>
    <w:qFormat/>
    <w:locked/>
    <w:rsid w:val="00A3727F"/>
    <w:pPr>
      <w:tabs>
        <w:tab w:val="num" w:pos="2520"/>
      </w:tabs>
      <w:spacing w:after="240"/>
      <w:ind w:left="2160"/>
      <w:outlineLvl w:val="3"/>
    </w:pPr>
    <w:rPr>
      <w:snapToGrid w:val="0"/>
    </w:rPr>
  </w:style>
  <w:style w:type="paragraph" w:styleId="Heading5">
    <w:name w:val="heading 5"/>
    <w:basedOn w:val="Normal"/>
    <w:qFormat/>
    <w:locked/>
    <w:rsid w:val="00A3727F"/>
    <w:pPr>
      <w:tabs>
        <w:tab w:val="num" w:pos="3240"/>
      </w:tabs>
      <w:spacing w:after="240"/>
      <w:ind w:left="2880"/>
      <w:outlineLvl w:val="4"/>
    </w:pPr>
    <w:rPr>
      <w:snapToGrid w:val="0"/>
    </w:rPr>
  </w:style>
  <w:style w:type="paragraph" w:styleId="Heading6">
    <w:name w:val="heading 6"/>
    <w:basedOn w:val="Normal"/>
    <w:qFormat/>
    <w:locked/>
    <w:rsid w:val="00A3727F"/>
    <w:pPr>
      <w:tabs>
        <w:tab w:val="num" w:pos="3960"/>
      </w:tabs>
      <w:spacing w:after="240"/>
      <w:ind w:left="3600"/>
      <w:outlineLvl w:val="5"/>
    </w:pPr>
    <w:rPr>
      <w:snapToGrid w:val="0"/>
    </w:rPr>
  </w:style>
  <w:style w:type="paragraph" w:styleId="Heading7">
    <w:name w:val="heading 7"/>
    <w:basedOn w:val="Normal"/>
    <w:link w:val="Heading7Char"/>
    <w:qFormat/>
    <w:locked/>
    <w:rsid w:val="00A3727F"/>
    <w:pPr>
      <w:tabs>
        <w:tab w:val="num" w:pos="4680"/>
      </w:tabs>
      <w:spacing w:after="240"/>
      <w:ind w:left="4320"/>
      <w:outlineLvl w:val="6"/>
    </w:pPr>
    <w:rPr>
      <w:snapToGrid w:val="0"/>
    </w:rPr>
  </w:style>
  <w:style w:type="paragraph" w:styleId="Heading8">
    <w:name w:val="heading 8"/>
    <w:basedOn w:val="Normal"/>
    <w:link w:val="Heading8Char"/>
    <w:qFormat/>
    <w:locked/>
    <w:rsid w:val="00A3727F"/>
    <w:pPr>
      <w:tabs>
        <w:tab w:val="num" w:pos="5400"/>
      </w:tabs>
      <w:spacing w:after="240"/>
      <w:ind w:left="5040"/>
      <w:outlineLvl w:val="7"/>
    </w:pPr>
    <w:rPr>
      <w:snapToGrid w:val="0"/>
    </w:rPr>
  </w:style>
  <w:style w:type="paragraph" w:styleId="Heading9">
    <w:name w:val="heading 9"/>
    <w:basedOn w:val="Normal"/>
    <w:link w:val="Heading9Char"/>
    <w:qFormat/>
    <w:locked/>
    <w:rsid w:val="00A3727F"/>
    <w:pPr>
      <w:tabs>
        <w:tab w:val="num" w:pos="6120"/>
      </w:tabs>
      <w:spacing w:after="240"/>
      <w:ind w:left="5760"/>
      <w:outlineLvl w:val="8"/>
    </w:pPr>
    <w:rPr>
      <w:snapToGrid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uiPriority w:val="29"/>
    <w:qFormat/>
    <w:pPr>
      <w:pBdr>
        <w:left w:val="single" w:sz="30" w:space="18" w:color="CCCCCC"/>
      </w:pBdr>
      <w:ind w:left="600" w:right="600"/>
    </w:pPr>
  </w:style>
  <w:style w:type="paragraph" w:styleId="PlainText">
    <w:name w:val="Plain Text"/>
    <w:basedOn w:val="Normal"/>
    <w:next w:val="Normal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/>
    </w:pPr>
    <w:rPr>
      <w:rFonts w:ascii="Courier New" w:eastAsia="Courier New" w:hAnsi="Courier New" w:cs="Courier New"/>
      <w:sz w:val="20"/>
    </w:rPr>
  </w:style>
  <w:style w:type="character" w:customStyle="1" w:styleId="Code">
    <w:name w:val="Code"/>
    <w:uiPriority w:val="99"/>
    <w:semiHidden/>
    <w:unhideWhenUsed/>
    <w:qFormat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tblPr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locked/>
    <w:rsid w:val="00A372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1DAE"/>
    <w:rPr>
      <w:color w:val="auto"/>
    </w:rPr>
  </w:style>
  <w:style w:type="paragraph" w:styleId="Footer">
    <w:name w:val="footer"/>
    <w:basedOn w:val="Normal"/>
    <w:link w:val="FooterChar"/>
    <w:uiPriority w:val="9"/>
    <w:locked/>
    <w:rsid w:val="00A3727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"/>
    <w:rsid w:val="00051DAE"/>
    <w:rPr>
      <w:color w:val="auto"/>
    </w:rPr>
  </w:style>
  <w:style w:type="character" w:customStyle="1" w:styleId="Heading7Char">
    <w:name w:val="Heading 7 Char"/>
    <w:basedOn w:val="DefaultParagraphFont"/>
    <w:link w:val="Heading7"/>
    <w:rsid w:val="006D5EB9"/>
    <w:rPr>
      <w:snapToGrid w:val="0"/>
      <w:color w:val="auto"/>
    </w:rPr>
  </w:style>
  <w:style w:type="character" w:customStyle="1" w:styleId="Heading8Char">
    <w:name w:val="Heading 8 Char"/>
    <w:basedOn w:val="DefaultParagraphFont"/>
    <w:link w:val="Heading8"/>
    <w:rsid w:val="006D5EB9"/>
    <w:rPr>
      <w:snapToGrid w:val="0"/>
      <w:color w:val="auto"/>
    </w:rPr>
  </w:style>
  <w:style w:type="character" w:customStyle="1" w:styleId="Heading9Char">
    <w:name w:val="Heading 9 Char"/>
    <w:basedOn w:val="DefaultParagraphFont"/>
    <w:link w:val="Heading9"/>
    <w:rsid w:val="006D5EB9"/>
    <w:rPr>
      <w:snapToGrid w:val="0"/>
      <w:color w:val="auto"/>
    </w:rPr>
  </w:style>
  <w:style w:type="paragraph" w:customStyle="1" w:styleId="Address">
    <w:name w:val="Address"/>
    <w:basedOn w:val="Normal"/>
    <w:locked/>
    <w:rsid w:val="00A3727F"/>
  </w:style>
  <w:style w:type="paragraph" w:customStyle="1" w:styleId="BccList">
    <w:name w:val="Bcc List"/>
    <w:basedOn w:val="Normal"/>
    <w:next w:val="Normal"/>
    <w:locked/>
    <w:rsid w:val="00A3727F"/>
    <w:pPr>
      <w:keepNext/>
      <w:spacing w:after="240"/>
      <w:ind w:left="720" w:hanging="720"/>
    </w:pPr>
  </w:style>
  <w:style w:type="paragraph" w:customStyle="1" w:styleId="BodyDbl">
    <w:name w:val="Body Dbl"/>
    <w:basedOn w:val="Normal"/>
    <w:locked/>
    <w:rsid w:val="00A3727F"/>
    <w:pPr>
      <w:spacing w:after="240" w:line="480" w:lineRule="auto"/>
    </w:pPr>
  </w:style>
  <w:style w:type="paragraph" w:customStyle="1" w:styleId="BodyDblFirstLine5">
    <w:name w:val="Body Dbl First Line .5&quot;"/>
    <w:basedOn w:val="Normal"/>
    <w:locked/>
    <w:rsid w:val="00A3727F"/>
    <w:pPr>
      <w:spacing w:after="240" w:line="480" w:lineRule="auto"/>
      <w:ind w:firstLine="720"/>
    </w:pPr>
  </w:style>
  <w:style w:type="paragraph" w:customStyle="1" w:styleId="BodyDblFirstLine1">
    <w:name w:val="Body Dbl First Line 1&quot;"/>
    <w:basedOn w:val="Normal"/>
    <w:locked/>
    <w:rsid w:val="00A3727F"/>
    <w:pPr>
      <w:spacing w:after="240" w:line="480" w:lineRule="auto"/>
      <w:ind w:firstLine="1440"/>
    </w:pPr>
  </w:style>
  <w:style w:type="paragraph" w:customStyle="1" w:styleId="BodyExactly12">
    <w:name w:val="Body Exactly 12"/>
    <w:basedOn w:val="Normal"/>
    <w:locked/>
    <w:rsid w:val="00A3727F"/>
    <w:pPr>
      <w:widowControl w:val="0"/>
      <w:spacing w:after="240" w:line="240" w:lineRule="exact"/>
    </w:pPr>
  </w:style>
  <w:style w:type="paragraph" w:customStyle="1" w:styleId="BodyExactly24">
    <w:name w:val="Body Exactly 24"/>
    <w:basedOn w:val="Normal"/>
    <w:locked/>
    <w:rsid w:val="00A3727F"/>
    <w:pPr>
      <w:widowControl w:val="0"/>
      <w:spacing w:line="480" w:lineRule="exact"/>
    </w:pPr>
  </w:style>
  <w:style w:type="paragraph" w:customStyle="1" w:styleId="BodyFirstLine5">
    <w:name w:val="Body First Line .5&quot;"/>
    <w:basedOn w:val="Normal"/>
    <w:locked/>
    <w:rsid w:val="00A3727F"/>
    <w:pPr>
      <w:spacing w:after="240"/>
      <w:ind w:firstLine="720"/>
    </w:pPr>
  </w:style>
  <w:style w:type="paragraph" w:customStyle="1" w:styleId="BodyFirstLine55">
    <w:name w:val="Body First Line .5&quot;/.5&quot;"/>
    <w:basedOn w:val="Normal"/>
    <w:locked/>
    <w:rsid w:val="00A3727F"/>
    <w:pPr>
      <w:spacing w:after="240"/>
      <w:ind w:left="720" w:firstLine="720"/>
    </w:pPr>
  </w:style>
  <w:style w:type="paragraph" w:customStyle="1" w:styleId="BodyFirstLine51">
    <w:name w:val="Body First Line .5&quot;/1&quot;"/>
    <w:basedOn w:val="Normal"/>
    <w:locked/>
    <w:rsid w:val="00A3727F"/>
    <w:pPr>
      <w:spacing w:after="240"/>
      <w:ind w:left="1440" w:firstLine="720"/>
    </w:pPr>
  </w:style>
  <w:style w:type="paragraph" w:customStyle="1" w:styleId="BodyFirstLine1">
    <w:name w:val="Body First Line 1&quot;"/>
    <w:basedOn w:val="Normal"/>
    <w:locked/>
    <w:rsid w:val="00A3727F"/>
    <w:pPr>
      <w:spacing w:after="240"/>
      <w:ind w:firstLine="1440"/>
    </w:pPr>
  </w:style>
  <w:style w:type="paragraph" w:customStyle="1" w:styleId="BodyFirstLineExactly12">
    <w:name w:val="Body First Line Exactly 12"/>
    <w:basedOn w:val="Normal"/>
    <w:locked/>
    <w:rsid w:val="00A3727F"/>
    <w:pPr>
      <w:spacing w:after="240" w:line="240" w:lineRule="exact"/>
      <w:ind w:firstLine="1440"/>
    </w:pPr>
  </w:style>
  <w:style w:type="paragraph" w:customStyle="1" w:styleId="BodyFirstLineExactly24">
    <w:name w:val="Body First Line Exactly 24"/>
    <w:basedOn w:val="Normal"/>
    <w:locked/>
    <w:rsid w:val="00A3727F"/>
    <w:pPr>
      <w:spacing w:line="480" w:lineRule="exact"/>
      <w:ind w:firstLine="1440"/>
    </w:pPr>
  </w:style>
  <w:style w:type="paragraph" w:customStyle="1" w:styleId="BodyIndent">
    <w:name w:val="Body Indent"/>
    <w:basedOn w:val="Normal"/>
    <w:locked/>
    <w:rsid w:val="00A3727F"/>
    <w:pPr>
      <w:spacing w:after="240"/>
      <w:ind w:left="1440"/>
    </w:pPr>
  </w:style>
  <w:style w:type="paragraph" w:customStyle="1" w:styleId="BodyIndent5">
    <w:name w:val="Body Indent .5&quot;"/>
    <w:basedOn w:val="Normal"/>
    <w:locked/>
    <w:rsid w:val="00A3727F"/>
    <w:pPr>
      <w:spacing w:after="240"/>
      <w:ind w:left="720"/>
    </w:pPr>
  </w:style>
  <w:style w:type="paragraph" w:customStyle="1" w:styleId="BodyIndent5Dbl">
    <w:name w:val="Body Indent .5&quot; Dbl"/>
    <w:basedOn w:val="Normal"/>
    <w:locked/>
    <w:rsid w:val="00A3727F"/>
    <w:pPr>
      <w:spacing w:after="240" w:line="480" w:lineRule="auto"/>
      <w:ind w:left="720"/>
    </w:pPr>
  </w:style>
  <w:style w:type="paragraph" w:customStyle="1" w:styleId="BodyIndent1">
    <w:name w:val="Body Indent 1&quot;"/>
    <w:basedOn w:val="Normal"/>
    <w:locked/>
    <w:rsid w:val="00A3727F"/>
    <w:pPr>
      <w:spacing w:after="240"/>
      <w:ind w:left="1440"/>
    </w:pPr>
  </w:style>
  <w:style w:type="paragraph" w:customStyle="1" w:styleId="BodyIndent15">
    <w:name w:val="Body Indent 1.5&quot;"/>
    <w:basedOn w:val="Normal"/>
    <w:locked/>
    <w:rsid w:val="00A3727F"/>
    <w:pPr>
      <w:spacing w:after="240"/>
      <w:ind w:left="2160"/>
    </w:pPr>
  </w:style>
  <w:style w:type="paragraph" w:customStyle="1" w:styleId="BodyIndent20">
    <w:name w:val="Body Indent 2.0&quot;"/>
    <w:basedOn w:val="Normal"/>
    <w:locked/>
    <w:rsid w:val="00A3727F"/>
    <w:pPr>
      <w:spacing w:after="240"/>
      <w:ind w:left="2880"/>
    </w:pPr>
  </w:style>
  <w:style w:type="paragraph" w:customStyle="1" w:styleId="BodyProsp">
    <w:name w:val="Body Prosp"/>
    <w:basedOn w:val="Normal"/>
    <w:locked/>
    <w:rsid w:val="00A3727F"/>
    <w:pPr>
      <w:spacing w:after="240"/>
      <w:ind w:firstLine="187"/>
    </w:pPr>
  </w:style>
  <w:style w:type="paragraph" w:styleId="BodyText">
    <w:name w:val="Body Text"/>
    <w:basedOn w:val="Normal"/>
    <w:link w:val="BodyTextChar"/>
    <w:locked/>
    <w:rsid w:val="00A3727F"/>
    <w:pPr>
      <w:spacing w:after="240"/>
    </w:pPr>
  </w:style>
  <w:style w:type="character" w:customStyle="1" w:styleId="BodyTextChar">
    <w:name w:val="Body Text Char"/>
    <w:basedOn w:val="DefaultParagraphFont"/>
    <w:link w:val="BodyText"/>
    <w:rsid w:val="006D5EB9"/>
    <w:rPr>
      <w:color w:val="auto"/>
    </w:rPr>
  </w:style>
  <w:style w:type="paragraph" w:customStyle="1" w:styleId="CAPleadingTitle">
    <w:name w:val="CA Pleading Title"/>
    <w:basedOn w:val="Normal"/>
    <w:next w:val="BodyFirstLineExactly24"/>
    <w:locked/>
    <w:rsid w:val="00A3727F"/>
    <w:pPr>
      <w:spacing w:line="480" w:lineRule="exact"/>
      <w:jc w:val="center"/>
    </w:pPr>
  </w:style>
  <w:style w:type="paragraph" w:customStyle="1" w:styleId="ccList">
    <w:name w:val="cc List"/>
    <w:basedOn w:val="Normal"/>
    <w:next w:val="BccList"/>
    <w:locked/>
    <w:rsid w:val="00A3727F"/>
    <w:pPr>
      <w:keepNext/>
      <w:keepLines/>
      <w:spacing w:after="240"/>
      <w:ind w:left="720" w:hanging="720"/>
    </w:pPr>
  </w:style>
  <w:style w:type="paragraph" w:customStyle="1" w:styleId="Letteraddress">
    <w:name w:val="Letter address"/>
    <w:basedOn w:val="Normal"/>
    <w:locked/>
    <w:rsid w:val="00A3727F"/>
    <w:pPr>
      <w:jc w:val="center"/>
    </w:pPr>
    <w:rPr>
      <w:rFonts w:ascii="Book Antiqua" w:hAnsi="Book Antiqua"/>
      <w:smallCaps/>
      <w:spacing w:val="20"/>
      <w:sz w:val="18"/>
    </w:rPr>
  </w:style>
  <w:style w:type="paragraph" w:customStyle="1" w:styleId="chaddress">
    <w:name w:val="chaddress"/>
    <w:basedOn w:val="Normal"/>
    <w:locked/>
    <w:rsid w:val="00A3727F"/>
    <w:pPr>
      <w:spacing w:after="60"/>
      <w:jc w:val="center"/>
    </w:pPr>
    <w:rPr>
      <w:rFonts w:ascii="FZFangSong-Z02" w:eastAsia="FZFangSong-Z02"/>
      <w:sz w:val="14"/>
    </w:rPr>
  </w:style>
  <w:style w:type="paragraph" w:styleId="Closing">
    <w:name w:val="Closing"/>
    <w:basedOn w:val="Normal"/>
    <w:next w:val="Signature"/>
    <w:link w:val="ClosingChar"/>
    <w:locked/>
    <w:rsid w:val="00A3727F"/>
    <w:pPr>
      <w:keepNext/>
      <w:spacing w:after="240"/>
      <w:ind w:left="4680"/>
      <w:jc w:val="left"/>
    </w:pPr>
  </w:style>
  <w:style w:type="character" w:customStyle="1" w:styleId="ClosingChar">
    <w:name w:val="Closing Char"/>
    <w:basedOn w:val="DefaultParagraphFont"/>
    <w:link w:val="Closing"/>
    <w:rsid w:val="006D5EB9"/>
    <w:rPr>
      <w:color w:val="auto"/>
    </w:rPr>
  </w:style>
  <w:style w:type="paragraph" w:styleId="Signature">
    <w:name w:val="Signature"/>
    <w:basedOn w:val="Normal"/>
    <w:next w:val="Initials"/>
    <w:link w:val="SignatureChar"/>
    <w:locked/>
    <w:rsid w:val="00A3727F"/>
    <w:pPr>
      <w:keepNext/>
      <w:keepLines/>
      <w:spacing w:before="480" w:after="240"/>
      <w:ind w:left="4680"/>
    </w:pPr>
  </w:style>
  <w:style w:type="character" w:customStyle="1" w:styleId="SignatureChar">
    <w:name w:val="Signature Char"/>
    <w:basedOn w:val="DefaultParagraphFont"/>
    <w:link w:val="Signature"/>
    <w:rsid w:val="006D5EB9"/>
    <w:rPr>
      <w:color w:val="auto"/>
    </w:rPr>
  </w:style>
  <w:style w:type="paragraph" w:customStyle="1" w:styleId="Initials">
    <w:name w:val="Initials"/>
    <w:basedOn w:val="Normal"/>
    <w:next w:val="Enclosure"/>
    <w:locked/>
    <w:rsid w:val="00A3727F"/>
    <w:pPr>
      <w:keepNext/>
      <w:spacing w:after="240"/>
    </w:pPr>
  </w:style>
  <w:style w:type="paragraph" w:customStyle="1" w:styleId="Enclosure">
    <w:name w:val="Enclosure"/>
    <w:basedOn w:val="Normal"/>
    <w:next w:val="ccList"/>
    <w:locked/>
    <w:rsid w:val="00A3727F"/>
    <w:pPr>
      <w:keepNext/>
      <w:keepLines/>
      <w:spacing w:after="240"/>
    </w:pPr>
  </w:style>
  <w:style w:type="paragraph" w:customStyle="1" w:styleId="comment">
    <w:name w:val="comment"/>
    <w:basedOn w:val="Normal"/>
    <w:locked/>
    <w:rsid w:val="00A3727F"/>
    <w:pPr>
      <w:spacing w:after="60"/>
      <w:ind w:left="994" w:hanging="994"/>
    </w:pPr>
  </w:style>
  <w:style w:type="paragraph" w:styleId="Date">
    <w:name w:val="Date"/>
    <w:basedOn w:val="Normal"/>
    <w:next w:val="Normal"/>
    <w:link w:val="DateChar"/>
    <w:locked/>
    <w:rsid w:val="00A3727F"/>
    <w:pPr>
      <w:spacing w:after="480"/>
      <w:jc w:val="center"/>
    </w:pPr>
  </w:style>
  <w:style w:type="character" w:customStyle="1" w:styleId="DateChar">
    <w:name w:val="Date Char"/>
    <w:basedOn w:val="DefaultParagraphFont"/>
    <w:link w:val="Date"/>
    <w:rsid w:val="006D5EB9"/>
    <w:rPr>
      <w:color w:val="auto"/>
    </w:rPr>
  </w:style>
  <w:style w:type="paragraph" w:customStyle="1" w:styleId="DraftStamp">
    <w:name w:val="Draft Stamp"/>
    <w:basedOn w:val="Header"/>
    <w:next w:val="Header"/>
    <w:locked/>
    <w:rsid w:val="00A3727F"/>
    <w:pPr>
      <w:tabs>
        <w:tab w:val="clear" w:pos="4680"/>
        <w:tab w:val="clear" w:pos="9360"/>
      </w:tabs>
    </w:pPr>
    <w:rPr>
      <w:b/>
      <w:sz w:val="20"/>
    </w:rPr>
  </w:style>
  <w:style w:type="paragraph" w:customStyle="1" w:styleId="DraftStampUSLand">
    <w:name w:val="Draft Stamp US Land"/>
    <w:next w:val="Header"/>
    <w:locked/>
    <w:rsid w:val="00A3727F"/>
    <w:pPr>
      <w:framePr w:hSpace="187" w:vSpace="187" w:wrap="around" w:vAnchor="page" w:hAnchor="page" w:x="13062" w:y="721"/>
      <w:spacing w:before="0" w:after="0" w:line="240" w:lineRule="auto"/>
    </w:pPr>
    <w:rPr>
      <w:b/>
      <w:color w:val="auto"/>
      <w:sz w:val="20"/>
    </w:rPr>
  </w:style>
  <w:style w:type="paragraph" w:customStyle="1" w:styleId="DraftStampUSLandDateTime">
    <w:name w:val="Draft Stamp US Land Date &amp; Time"/>
    <w:basedOn w:val="DraftStampUSLand"/>
    <w:next w:val="Header"/>
    <w:locked/>
    <w:rsid w:val="00A3727F"/>
    <w:pPr>
      <w:framePr w:hSpace="0" w:wrap="around" w:x="12241" w:y="1"/>
    </w:pPr>
  </w:style>
  <w:style w:type="paragraph" w:customStyle="1" w:styleId="DraftStampUSPort">
    <w:name w:val="Draft Stamp US Port"/>
    <w:next w:val="Header"/>
    <w:locked/>
    <w:rsid w:val="00A3727F"/>
    <w:pPr>
      <w:framePr w:hSpace="187" w:vSpace="187" w:wrap="around" w:vAnchor="page" w:hAnchor="page" w:x="9548" w:y="721"/>
      <w:spacing w:before="0" w:after="0" w:line="240" w:lineRule="auto"/>
    </w:pPr>
    <w:rPr>
      <w:b/>
      <w:color w:val="auto"/>
      <w:sz w:val="20"/>
    </w:rPr>
  </w:style>
  <w:style w:type="paragraph" w:customStyle="1" w:styleId="DraftStampUSPortDateandTime">
    <w:name w:val="Draft Stamp US Port Date and Time"/>
    <w:next w:val="Header"/>
    <w:locked/>
    <w:rsid w:val="00A3727F"/>
    <w:pPr>
      <w:framePr w:hSpace="187" w:vSpace="187" w:wrap="around" w:vAnchor="page" w:hAnchor="page" w:x="9548" w:y="721"/>
      <w:spacing w:before="0" w:after="0" w:line="240" w:lineRule="auto"/>
    </w:pPr>
    <w:rPr>
      <w:b/>
      <w:color w:val="auto"/>
      <w:sz w:val="20"/>
    </w:rPr>
  </w:style>
  <w:style w:type="paragraph" w:customStyle="1" w:styleId="FootnoteSeparator">
    <w:name w:val="Footnote Separator"/>
    <w:basedOn w:val="Normal"/>
    <w:locked/>
    <w:rsid w:val="00A3727F"/>
    <w:pPr>
      <w:spacing w:line="100" w:lineRule="exact"/>
    </w:pPr>
  </w:style>
  <w:style w:type="paragraph" w:styleId="FootnoteText">
    <w:name w:val="footnote text"/>
    <w:basedOn w:val="Normal"/>
    <w:link w:val="FootnoteTextChar"/>
    <w:locked/>
    <w:rsid w:val="003A0E2A"/>
    <w:pPr>
      <w:spacing w:after="120"/>
      <w:ind w:left="360" w:hanging="360"/>
    </w:pPr>
    <w:rPr>
      <w:rFonts w:ascii="Garamond" w:hAnsi="Garamond"/>
      <w:sz w:val="18"/>
    </w:rPr>
  </w:style>
  <w:style w:type="character" w:customStyle="1" w:styleId="FootnoteTextChar">
    <w:name w:val="Footnote Text Char"/>
    <w:basedOn w:val="DefaultParagraphFont"/>
    <w:link w:val="FootnoteText"/>
    <w:rsid w:val="006D5EB9"/>
    <w:rPr>
      <w:rFonts w:ascii="Garamond" w:hAnsi="Garamond"/>
      <w:color w:val="auto"/>
      <w:sz w:val="18"/>
    </w:rPr>
  </w:style>
  <w:style w:type="paragraph" w:customStyle="1" w:styleId="HeaderLandscape">
    <w:name w:val="Header Landscape"/>
    <w:basedOn w:val="Normal"/>
    <w:locked/>
    <w:rsid w:val="00A3727F"/>
    <w:pPr>
      <w:tabs>
        <w:tab w:val="center" w:pos="6480"/>
        <w:tab w:val="right" w:pos="12960"/>
      </w:tabs>
    </w:pPr>
  </w:style>
  <w:style w:type="paragraph" w:styleId="Index1">
    <w:name w:val="index 1"/>
    <w:basedOn w:val="Normal"/>
    <w:next w:val="Normal"/>
    <w:autoRedefine/>
    <w:semiHidden/>
    <w:locked/>
    <w:rsid w:val="00A3727F"/>
    <w:pPr>
      <w:ind w:left="240" w:hanging="240"/>
    </w:pPr>
  </w:style>
  <w:style w:type="paragraph" w:styleId="Index2">
    <w:name w:val="index 2"/>
    <w:basedOn w:val="Normal"/>
    <w:next w:val="Normal"/>
    <w:autoRedefine/>
    <w:semiHidden/>
    <w:locked/>
    <w:rsid w:val="00A3727F"/>
    <w:pPr>
      <w:ind w:left="480" w:hanging="240"/>
    </w:pPr>
  </w:style>
  <w:style w:type="paragraph" w:styleId="Index3">
    <w:name w:val="index 3"/>
    <w:basedOn w:val="Normal"/>
    <w:next w:val="Normal"/>
    <w:autoRedefine/>
    <w:semiHidden/>
    <w:locked/>
    <w:rsid w:val="00A3727F"/>
    <w:pPr>
      <w:ind w:left="720" w:hanging="240"/>
    </w:pPr>
  </w:style>
  <w:style w:type="paragraph" w:styleId="Index4">
    <w:name w:val="index 4"/>
    <w:basedOn w:val="Normal"/>
    <w:next w:val="Normal"/>
    <w:autoRedefine/>
    <w:semiHidden/>
    <w:locked/>
    <w:rsid w:val="00A3727F"/>
    <w:pPr>
      <w:ind w:left="960" w:hanging="240"/>
    </w:pPr>
  </w:style>
  <w:style w:type="paragraph" w:styleId="Index5">
    <w:name w:val="index 5"/>
    <w:basedOn w:val="Normal"/>
    <w:next w:val="Normal"/>
    <w:autoRedefine/>
    <w:semiHidden/>
    <w:locked/>
    <w:rsid w:val="00A3727F"/>
    <w:pPr>
      <w:ind w:left="1200" w:hanging="240"/>
    </w:pPr>
  </w:style>
  <w:style w:type="paragraph" w:styleId="Index6">
    <w:name w:val="index 6"/>
    <w:basedOn w:val="Normal"/>
    <w:next w:val="Normal"/>
    <w:autoRedefine/>
    <w:semiHidden/>
    <w:locked/>
    <w:rsid w:val="00A3727F"/>
    <w:pPr>
      <w:ind w:left="1440" w:hanging="240"/>
    </w:pPr>
  </w:style>
  <w:style w:type="paragraph" w:styleId="Index7">
    <w:name w:val="index 7"/>
    <w:basedOn w:val="Normal"/>
    <w:next w:val="Normal"/>
    <w:autoRedefine/>
    <w:semiHidden/>
    <w:locked/>
    <w:rsid w:val="00A3727F"/>
    <w:pPr>
      <w:ind w:left="1680" w:hanging="240"/>
    </w:pPr>
  </w:style>
  <w:style w:type="paragraph" w:styleId="Index8">
    <w:name w:val="index 8"/>
    <w:basedOn w:val="Normal"/>
    <w:next w:val="Normal"/>
    <w:autoRedefine/>
    <w:semiHidden/>
    <w:locked/>
    <w:rsid w:val="00A3727F"/>
    <w:pPr>
      <w:ind w:left="1920" w:hanging="240"/>
    </w:pPr>
  </w:style>
  <w:style w:type="paragraph" w:styleId="Index9">
    <w:name w:val="index 9"/>
    <w:basedOn w:val="Normal"/>
    <w:next w:val="Normal"/>
    <w:autoRedefine/>
    <w:semiHidden/>
    <w:locked/>
    <w:rsid w:val="00A3727F"/>
    <w:pPr>
      <w:ind w:left="2160" w:hanging="240"/>
    </w:pPr>
  </w:style>
  <w:style w:type="paragraph" w:customStyle="1" w:styleId="internet">
    <w:name w:val="internet"/>
    <w:locked/>
    <w:rsid w:val="00A3727F"/>
    <w:pPr>
      <w:spacing w:before="0" w:after="120" w:line="240" w:lineRule="auto"/>
      <w:jc w:val="center"/>
    </w:pPr>
    <w:rPr>
      <w:rFonts w:ascii="Book Antiqua" w:hAnsi="Book Antiqua"/>
      <w:noProof/>
      <w:color w:val="auto"/>
      <w:sz w:val="18"/>
    </w:rPr>
  </w:style>
  <w:style w:type="paragraph" w:customStyle="1" w:styleId="LetterTitle">
    <w:name w:val="Letter Title"/>
    <w:basedOn w:val="Normal"/>
    <w:locked/>
    <w:rsid w:val="00A3727F"/>
    <w:pPr>
      <w:jc w:val="center"/>
      <w:outlineLvl w:val="0"/>
    </w:pPr>
    <w:rPr>
      <w:rFonts w:ascii="Book Antiqua" w:eastAsia="MS Song" w:hAnsi="Book Antiqua"/>
      <w:smallCaps/>
      <w:spacing w:val="26"/>
      <w:sz w:val="30"/>
      <w:lang w:eastAsia="zh-CN"/>
    </w:rPr>
  </w:style>
  <w:style w:type="paragraph" w:customStyle="1" w:styleId="Londonaddress">
    <w:name w:val="London address"/>
    <w:basedOn w:val="Normal"/>
    <w:locked/>
    <w:rsid w:val="00A3727F"/>
    <w:pPr>
      <w:spacing w:line="220" w:lineRule="exact"/>
      <w:jc w:val="center"/>
    </w:pPr>
    <w:rPr>
      <w:rFonts w:ascii="Book Antiqua" w:hAnsi="Book Antiqua"/>
      <w:smallCaps/>
      <w:sz w:val="18"/>
    </w:rPr>
  </w:style>
  <w:style w:type="paragraph" w:customStyle="1" w:styleId="Londoninternet">
    <w:name w:val="London internet"/>
    <w:basedOn w:val="internet"/>
    <w:locked/>
    <w:rsid w:val="006D5EB9"/>
    <w:pPr>
      <w:spacing w:line="220" w:lineRule="exact"/>
    </w:pPr>
  </w:style>
  <w:style w:type="paragraph" w:customStyle="1" w:styleId="LondonLetterLargeTitle">
    <w:name w:val="London Letter Large Title"/>
    <w:basedOn w:val="Normal"/>
    <w:locked/>
    <w:rsid w:val="00A3727F"/>
    <w:pPr>
      <w:spacing w:line="220" w:lineRule="exact"/>
      <w:jc w:val="center"/>
    </w:pPr>
    <w:rPr>
      <w:rFonts w:ascii="Book Antiqua" w:hAnsi="Book Antiqua"/>
      <w:caps/>
      <w:spacing w:val="20"/>
      <w:sz w:val="15"/>
    </w:rPr>
  </w:style>
  <w:style w:type="paragraph" w:customStyle="1" w:styleId="Month">
    <w:name w:val="Month"/>
    <w:basedOn w:val="Normal"/>
    <w:locked/>
    <w:rsid w:val="00A3727F"/>
    <w:pPr>
      <w:tabs>
        <w:tab w:val="right" w:pos="540"/>
        <w:tab w:val="right" w:pos="900"/>
        <w:tab w:val="right" w:pos="1260"/>
        <w:tab w:val="right" w:pos="1620"/>
        <w:tab w:val="right" w:pos="1980"/>
        <w:tab w:val="right" w:pos="2340"/>
        <w:tab w:val="right" w:pos="2700"/>
      </w:tabs>
      <w:spacing w:before="240" w:after="240"/>
    </w:pPr>
    <w:rPr>
      <w:i/>
    </w:rPr>
  </w:style>
  <w:style w:type="paragraph" w:customStyle="1" w:styleId="Name">
    <w:name w:val="Name"/>
    <w:basedOn w:val="Normal"/>
    <w:next w:val="Address"/>
    <w:locked/>
    <w:rsid w:val="00A3727F"/>
  </w:style>
  <w:style w:type="paragraph" w:customStyle="1" w:styleId="off">
    <w:name w:val="off"/>
    <w:basedOn w:val="Normal"/>
    <w:locked/>
    <w:rsid w:val="00A3727F"/>
    <w:pPr>
      <w:suppressAutoHyphens/>
      <w:spacing w:after="120"/>
      <w:jc w:val="center"/>
    </w:pPr>
    <w:rPr>
      <w:rFonts w:ascii="Book Antiqua" w:hAnsi="Book Antiqua"/>
      <w:smallCaps/>
      <w:noProof/>
      <w:sz w:val="15"/>
    </w:rPr>
  </w:style>
  <w:style w:type="paragraph" w:customStyle="1" w:styleId="Page2Header">
    <w:name w:val="Page 2 Header"/>
    <w:basedOn w:val="Normal"/>
    <w:locked/>
    <w:rsid w:val="00A3727F"/>
    <w:pPr>
      <w:tabs>
        <w:tab w:val="right" w:pos="9360"/>
      </w:tabs>
    </w:pPr>
    <w:rPr>
      <w:rFonts w:ascii="Book Antiqua" w:hAnsi="Book Antiqua"/>
      <w:b/>
      <w:smallCaps/>
      <w:spacing w:val="42"/>
    </w:rPr>
  </w:style>
  <w:style w:type="paragraph" w:customStyle="1" w:styleId="Powers">
    <w:name w:val="Powers"/>
    <w:basedOn w:val="Normal"/>
    <w:locked/>
    <w:rsid w:val="00A3727F"/>
    <w:pPr>
      <w:numPr>
        <w:numId w:val="11"/>
      </w:numPr>
      <w:tabs>
        <w:tab w:val="clear" w:pos="360"/>
      </w:tabs>
      <w:spacing w:after="240"/>
    </w:pPr>
  </w:style>
  <w:style w:type="paragraph" w:customStyle="1" w:styleId="Privacy">
    <w:name w:val="Privacy"/>
    <w:basedOn w:val="Normal"/>
    <w:next w:val="Normal"/>
    <w:locked/>
    <w:rsid w:val="00A3727F"/>
    <w:pPr>
      <w:spacing w:after="240"/>
      <w:jc w:val="center"/>
    </w:pPr>
    <w:rPr>
      <w:b/>
      <w:caps/>
    </w:rPr>
  </w:style>
  <w:style w:type="paragraph" w:customStyle="1" w:styleId="QAA1">
    <w:name w:val="QA_A1"/>
    <w:basedOn w:val="Normal"/>
    <w:next w:val="Normal"/>
    <w:locked/>
    <w:rsid w:val="00A3727F"/>
    <w:pPr>
      <w:spacing w:after="240"/>
      <w:ind w:left="1440" w:hanging="720"/>
    </w:pPr>
  </w:style>
  <w:style w:type="paragraph" w:customStyle="1" w:styleId="QAA2">
    <w:name w:val="QA_A2"/>
    <w:basedOn w:val="Normal"/>
    <w:next w:val="Normal"/>
    <w:locked/>
    <w:rsid w:val="00A3727F"/>
    <w:pPr>
      <w:spacing w:after="240"/>
      <w:ind w:left="2880" w:right="1440" w:hanging="720"/>
    </w:pPr>
  </w:style>
  <w:style w:type="paragraph" w:customStyle="1" w:styleId="QAQ1">
    <w:name w:val="QA_Q1"/>
    <w:basedOn w:val="Normal"/>
    <w:next w:val="QAA1"/>
    <w:locked/>
    <w:rsid w:val="00A3727F"/>
    <w:pPr>
      <w:spacing w:after="240"/>
      <w:ind w:left="720" w:hanging="720"/>
    </w:pPr>
  </w:style>
  <w:style w:type="paragraph" w:customStyle="1" w:styleId="QAQ2">
    <w:name w:val="QA_Q2"/>
    <w:basedOn w:val="Normal"/>
    <w:next w:val="QAA2"/>
    <w:locked/>
    <w:rsid w:val="00A3727F"/>
    <w:pPr>
      <w:spacing w:after="240"/>
      <w:ind w:left="2160" w:right="1440" w:hanging="720"/>
    </w:pPr>
  </w:style>
  <w:style w:type="paragraph" w:customStyle="1" w:styleId="Quote5Exactly24">
    <w:name w:val="Quote .5&quot; Exactly 24"/>
    <w:basedOn w:val="Normal"/>
    <w:locked/>
    <w:rsid w:val="00A3727F"/>
    <w:pPr>
      <w:spacing w:line="480" w:lineRule="exact"/>
      <w:ind w:left="720" w:right="720"/>
    </w:pPr>
  </w:style>
  <w:style w:type="paragraph" w:customStyle="1" w:styleId="Quote12pt">
    <w:name w:val="Quote 12pt"/>
    <w:basedOn w:val="Normal"/>
    <w:locked/>
    <w:rsid w:val="00A3727F"/>
    <w:pPr>
      <w:spacing w:after="240"/>
      <w:ind w:left="1440" w:right="1440"/>
    </w:pPr>
  </w:style>
  <w:style w:type="paragraph" w:customStyle="1" w:styleId="Quote6pt">
    <w:name w:val="Quote 6pt"/>
    <w:basedOn w:val="Normal"/>
    <w:locked/>
    <w:rsid w:val="00A3727F"/>
    <w:pPr>
      <w:spacing w:after="120"/>
      <w:ind w:left="1440" w:right="1440"/>
    </w:pPr>
  </w:style>
  <w:style w:type="paragraph" w:customStyle="1" w:styleId="QuoteDbl">
    <w:name w:val="Quote Dbl"/>
    <w:basedOn w:val="Normal"/>
    <w:locked/>
    <w:rsid w:val="00A3727F"/>
    <w:pPr>
      <w:spacing w:after="240" w:line="480" w:lineRule="auto"/>
      <w:ind w:left="1440" w:right="1440"/>
    </w:pPr>
  </w:style>
  <w:style w:type="paragraph" w:customStyle="1" w:styleId="QuoteDblFirstLine5">
    <w:name w:val="Quote Dbl First Line .5&quot;"/>
    <w:basedOn w:val="Normal"/>
    <w:locked/>
    <w:rsid w:val="00A3727F"/>
    <w:pPr>
      <w:spacing w:after="240" w:line="480" w:lineRule="auto"/>
      <w:ind w:left="1440" w:right="1440" w:firstLine="720"/>
    </w:pPr>
  </w:style>
  <w:style w:type="paragraph" w:customStyle="1" w:styleId="QuoteDblFirstLine1">
    <w:name w:val="Quote Dbl First Line 1&quot;"/>
    <w:basedOn w:val="Normal"/>
    <w:locked/>
    <w:rsid w:val="00A3727F"/>
    <w:pPr>
      <w:spacing w:after="240" w:line="480" w:lineRule="auto"/>
      <w:ind w:left="1440" w:right="1440" w:firstLine="1440"/>
    </w:pPr>
  </w:style>
  <w:style w:type="paragraph" w:customStyle="1" w:styleId="jpaddress">
    <w:name w:val="jpaddress"/>
    <w:basedOn w:val="Normal"/>
    <w:locked/>
    <w:rsid w:val="00A3727F"/>
    <w:pPr>
      <w:widowControl w:val="0"/>
      <w:snapToGrid w:val="0"/>
      <w:spacing w:after="24"/>
      <w:jc w:val="center"/>
    </w:pPr>
    <w:rPr>
      <w:rFonts w:ascii="Book Antiqua" w:eastAsia="MS Mincho" w:hAnsi="Book Antiqua"/>
      <w:smallCaps/>
      <w:spacing w:val="10"/>
      <w:kern w:val="2"/>
      <w:sz w:val="16"/>
      <w:lang w:eastAsia="ja-JP"/>
    </w:rPr>
  </w:style>
  <w:style w:type="paragraph" w:customStyle="1" w:styleId="QuoteExactly12">
    <w:name w:val="Quote Exactly 12"/>
    <w:basedOn w:val="Normal"/>
    <w:locked/>
    <w:rsid w:val="00A3727F"/>
    <w:pPr>
      <w:widowControl w:val="0"/>
      <w:spacing w:before="240" w:line="240" w:lineRule="exact"/>
      <w:ind w:left="1440" w:right="1440"/>
    </w:pPr>
  </w:style>
  <w:style w:type="paragraph" w:customStyle="1" w:styleId="QuoteExactly24">
    <w:name w:val="Quote Exactly 24"/>
    <w:basedOn w:val="Normal"/>
    <w:locked/>
    <w:rsid w:val="00A3727F"/>
    <w:pPr>
      <w:widowControl w:val="0"/>
      <w:spacing w:line="480" w:lineRule="exact"/>
      <w:ind w:left="1440" w:right="1440"/>
    </w:pPr>
  </w:style>
  <w:style w:type="paragraph" w:customStyle="1" w:styleId="QuoteFirstLine5">
    <w:name w:val="Quote First Line .5&quot;"/>
    <w:basedOn w:val="Normal"/>
    <w:locked/>
    <w:rsid w:val="00A3727F"/>
    <w:pPr>
      <w:spacing w:after="240"/>
      <w:ind w:left="1440" w:right="1440" w:firstLine="720"/>
    </w:pPr>
  </w:style>
  <w:style w:type="paragraph" w:customStyle="1" w:styleId="QuoteFirstLine1">
    <w:name w:val="Quote First Line 1&quot;"/>
    <w:basedOn w:val="Normal"/>
    <w:locked/>
    <w:rsid w:val="00A3727F"/>
    <w:pPr>
      <w:spacing w:after="240"/>
      <w:ind w:left="1440" w:right="1440" w:firstLine="1440"/>
    </w:pPr>
  </w:style>
  <w:style w:type="paragraph" w:customStyle="1" w:styleId="ReLine">
    <w:name w:val="Re Line"/>
    <w:basedOn w:val="Normal"/>
    <w:next w:val="Salutation"/>
    <w:locked/>
    <w:rsid w:val="00A3727F"/>
    <w:pPr>
      <w:spacing w:before="240"/>
      <w:ind w:left="2160" w:hanging="720"/>
    </w:pPr>
  </w:style>
  <w:style w:type="paragraph" w:styleId="Salutation">
    <w:name w:val="Salutation"/>
    <w:basedOn w:val="Normal"/>
    <w:next w:val="BodyText"/>
    <w:link w:val="SalutationChar"/>
    <w:locked/>
    <w:rsid w:val="00A3727F"/>
    <w:pPr>
      <w:spacing w:before="240" w:after="240"/>
    </w:pPr>
  </w:style>
  <w:style w:type="character" w:customStyle="1" w:styleId="SalutationChar">
    <w:name w:val="Salutation Char"/>
    <w:basedOn w:val="DefaultParagraphFont"/>
    <w:link w:val="Salutation"/>
    <w:rsid w:val="006D5EB9"/>
    <w:rPr>
      <w:color w:val="auto"/>
    </w:rPr>
  </w:style>
  <w:style w:type="paragraph" w:customStyle="1" w:styleId="LettersmallTitle">
    <w:name w:val="Letter small Title"/>
    <w:basedOn w:val="Normal"/>
    <w:locked/>
    <w:rsid w:val="00A3727F"/>
    <w:pPr>
      <w:jc w:val="center"/>
    </w:pPr>
    <w:rPr>
      <w:rFonts w:ascii="Book Antiqua" w:hAnsi="Book Antiqua"/>
      <w:caps/>
      <w:sz w:val="10"/>
    </w:rPr>
  </w:style>
  <w:style w:type="paragraph" w:customStyle="1" w:styleId="Footersmalltitle">
    <w:name w:val="Footer small title"/>
    <w:basedOn w:val="Normal"/>
    <w:locked/>
    <w:rsid w:val="00A3727F"/>
    <w:pPr>
      <w:spacing w:after="240"/>
      <w:jc w:val="center"/>
    </w:pPr>
    <w:rPr>
      <w:rFonts w:ascii="Book Antiqua" w:eastAsia="MS Song" w:hAnsi="Book Antiqua"/>
      <w:caps/>
      <w:sz w:val="10"/>
      <w:lang w:eastAsia="zh-CN"/>
    </w:rPr>
  </w:style>
  <w:style w:type="paragraph" w:customStyle="1" w:styleId="ShanghaiLetter">
    <w:name w:val="ShanghaiLetter"/>
    <w:basedOn w:val="Normal"/>
    <w:locked/>
    <w:rsid w:val="00A3727F"/>
    <w:pPr>
      <w:keepNext/>
      <w:keepLines/>
      <w:spacing w:after="120"/>
      <w:jc w:val="center"/>
    </w:pPr>
    <w:rPr>
      <w:b/>
    </w:rPr>
  </w:style>
  <w:style w:type="paragraph" w:styleId="Subtitle">
    <w:name w:val="Subtitle"/>
    <w:basedOn w:val="Normal"/>
    <w:next w:val="BodyText"/>
    <w:link w:val="SubtitleChar"/>
    <w:qFormat/>
    <w:locked/>
    <w:rsid w:val="00A3727F"/>
    <w:pPr>
      <w:keepNext/>
      <w:keepLines/>
      <w:spacing w:after="240"/>
      <w:jc w:val="center"/>
    </w:pPr>
  </w:style>
  <w:style w:type="character" w:customStyle="1" w:styleId="SubtitleChar">
    <w:name w:val="Subtitle Char"/>
    <w:basedOn w:val="DefaultParagraphFont"/>
    <w:link w:val="Subtitle"/>
    <w:rsid w:val="006D5EB9"/>
    <w:rPr>
      <w:color w:val="auto"/>
    </w:rPr>
  </w:style>
  <w:style w:type="paragraph" w:customStyle="1" w:styleId="TDec">
    <w:name w:val="TDec"/>
    <w:basedOn w:val="Normal"/>
    <w:locked/>
    <w:rsid w:val="00A3727F"/>
    <w:pPr>
      <w:tabs>
        <w:tab w:val="decimal" w:pos="1570"/>
      </w:tabs>
    </w:pPr>
  </w:style>
  <w:style w:type="paragraph" w:customStyle="1" w:styleId="TDecSub">
    <w:name w:val="TDecSub"/>
    <w:basedOn w:val="TDec"/>
    <w:locked/>
    <w:rsid w:val="006D5EB9"/>
    <w:pPr>
      <w:pBdr>
        <w:bottom w:val="single" w:sz="4" w:space="1" w:color="auto"/>
      </w:pBdr>
    </w:pPr>
  </w:style>
  <w:style w:type="paragraph" w:customStyle="1" w:styleId="TDecTot">
    <w:name w:val="TDecTot"/>
    <w:basedOn w:val="TDec"/>
    <w:locked/>
    <w:rsid w:val="006D5EB9"/>
    <w:pPr>
      <w:pBdr>
        <w:bottom w:val="double" w:sz="4" w:space="1" w:color="auto"/>
      </w:pBdr>
    </w:pPr>
  </w:style>
  <w:style w:type="paragraph" w:customStyle="1" w:styleId="THead">
    <w:name w:val="THead"/>
    <w:basedOn w:val="Normal"/>
    <w:locked/>
    <w:rsid w:val="00A3727F"/>
    <w:pPr>
      <w:pBdr>
        <w:bottom w:val="single" w:sz="4" w:space="1" w:color="auto"/>
      </w:pBdr>
      <w:spacing w:after="240"/>
      <w:jc w:val="center"/>
    </w:pPr>
    <w:rPr>
      <w:b/>
    </w:rPr>
  </w:style>
  <w:style w:type="paragraph" w:styleId="Title">
    <w:name w:val="Title"/>
    <w:basedOn w:val="Normal"/>
    <w:next w:val="BodyText"/>
    <w:link w:val="TitleChar"/>
    <w:qFormat/>
    <w:locked/>
    <w:rsid w:val="00A3727F"/>
    <w:pPr>
      <w:keepNext/>
      <w:keepLines/>
      <w:spacing w:before="240" w:after="240"/>
      <w:jc w:val="center"/>
      <w:outlineLvl w:val="0"/>
    </w:pPr>
    <w:rPr>
      <w:b/>
    </w:rPr>
  </w:style>
  <w:style w:type="character" w:customStyle="1" w:styleId="TitleChar">
    <w:name w:val="Title Char"/>
    <w:basedOn w:val="DefaultParagraphFont"/>
    <w:link w:val="Title"/>
    <w:rsid w:val="006D5EB9"/>
    <w:rPr>
      <w:b/>
      <w:color w:val="auto"/>
    </w:rPr>
  </w:style>
  <w:style w:type="paragraph" w:customStyle="1" w:styleId="TitleLeft">
    <w:name w:val="Title Left"/>
    <w:basedOn w:val="Normal"/>
    <w:next w:val="BodyText"/>
    <w:locked/>
    <w:rsid w:val="00A3727F"/>
    <w:pPr>
      <w:keepNext/>
      <w:spacing w:after="240"/>
    </w:pPr>
    <w:rPr>
      <w:b/>
    </w:rPr>
  </w:style>
  <w:style w:type="paragraph" w:customStyle="1" w:styleId="TitleRight">
    <w:name w:val="Title Right"/>
    <w:basedOn w:val="Normal"/>
    <w:next w:val="BodyText"/>
    <w:locked/>
    <w:rsid w:val="00A3727F"/>
    <w:pPr>
      <w:keepNext/>
      <w:spacing w:after="240"/>
      <w:jc w:val="right"/>
    </w:pPr>
    <w:rPr>
      <w:b/>
    </w:rPr>
  </w:style>
  <w:style w:type="paragraph" w:customStyle="1" w:styleId="TLeft">
    <w:name w:val="TLeft"/>
    <w:basedOn w:val="Normal"/>
    <w:locked/>
    <w:rsid w:val="00A3727F"/>
    <w:pPr>
      <w:tabs>
        <w:tab w:val="right" w:leader="dot" w:pos="1987"/>
      </w:tabs>
    </w:pPr>
  </w:style>
  <w:style w:type="paragraph" w:styleId="TOAHeading">
    <w:name w:val="toa heading"/>
    <w:basedOn w:val="Normal"/>
    <w:next w:val="Normal"/>
    <w:semiHidden/>
    <w:locked/>
    <w:rsid w:val="00A3727F"/>
    <w:pPr>
      <w:spacing w:before="120"/>
    </w:pPr>
    <w:rPr>
      <w:b/>
    </w:rPr>
  </w:style>
  <w:style w:type="paragraph" w:styleId="TOC1">
    <w:name w:val="toc 1"/>
    <w:basedOn w:val="Normal"/>
    <w:next w:val="Normal"/>
    <w:autoRedefine/>
    <w:semiHidden/>
    <w:locked/>
    <w:rsid w:val="00A3727F"/>
    <w:pPr>
      <w:spacing w:after="240"/>
      <w:ind w:left="720" w:right="720" w:hanging="720"/>
    </w:pPr>
  </w:style>
  <w:style w:type="paragraph" w:styleId="TOC2">
    <w:name w:val="toc 2"/>
    <w:basedOn w:val="Normal"/>
    <w:next w:val="Normal"/>
    <w:autoRedefine/>
    <w:semiHidden/>
    <w:locked/>
    <w:rsid w:val="00A3727F"/>
    <w:pPr>
      <w:spacing w:after="240"/>
      <w:ind w:left="1440" w:right="720" w:hanging="720"/>
    </w:pPr>
  </w:style>
  <w:style w:type="paragraph" w:styleId="TOC3">
    <w:name w:val="toc 3"/>
    <w:basedOn w:val="Normal"/>
    <w:next w:val="Normal"/>
    <w:autoRedefine/>
    <w:semiHidden/>
    <w:locked/>
    <w:rsid w:val="00A3727F"/>
    <w:pPr>
      <w:spacing w:after="240"/>
      <w:ind w:left="2160" w:right="720" w:hanging="720"/>
    </w:pPr>
  </w:style>
  <w:style w:type="paragraph" w:styleId="TOC4">
    <w:name w:val="toc 4"/>
    <w:basedOn w:val="Normal"/>
    <w:next w:val="Normal"/>
    <w:autoRedefine/>
    <w:semiHidden/>
    <w:locked/>
    <w:rsid w:val="00A3727F"/>
    <w:pPr>
      <w:spacing w:after="240"/>
      <w:ind w:left="2880" w:right="720" w:hanging="720"/>
    </w:pPr>
  </w:style>
  <w:style w:type="paragraph" w:styleId="TOC5">
    <w:name w:val="toc 5"/>
    <w:basedOn w:val="Normal"/>
    <w:next w:val="Normal"/>
    <w:autoRedefine/>
    <w:semiHidden/>
    <w:locked/>
    <w:rsid w:val="00A3727F"/>
    <w:pPr>
      <w:spacing w:after="240"/>
      <w:ind w:left="3600" w:right="720" w:hanging="720"/>
    </w:pPr>
  </w:style>
  <w:style w:type="paragraph" w:styleId="TOC6">
    <w:name w:val="toc 6"/>
    <w:basedOn w:val="Normal"/>
    <w:next w:val="Normal"/>
    <w:autoRedefine/>
    <w:semiHidden/>
    <w:locked/>
    <w:rsid w:val="00A3727F"/>
    <w:pPr>
      <w:spacing w:after="240"/>
      <w:ind w:left="4320" w:right="720" w:hanging="720"/>
    </w:pPr>
  </w:style>
  <w:style w:type="paragraph" w:styleId="TOC7">
    <w:name w:val="toc 7"/>
    <w:basedOn w:val="Normal"/>
    <w:next w:val="Normal"/>
    <w:autoRedefine/>
    <w:semiHidden/>
    <w:locked/>
    <w:rsid w:val="00A3727F"/>
    <w:pPr>
      <w:spacing w:after="240"/>
      <w:ind w:left="5040" w:right="720" w:hanging="720"/>
    </w:pPr>
  </w:style>
  <w:style w:type="paragraph" w:styleId="TOC8">
    <w:name w:val="toc 8"/>
    <w:basedOn w:val="Normal"/>
    <w:next w:val="Normal"/>
    <w:autoRedefine/>
    <w:semiHidden/>
    <w:locked/>
    <w:rsid w:val="00A3727F"/>
    <w:pPr>
      <w:spacing w:after="240"/>
      <w:ind w:left="5760" w:right="720" w:hanging="720"/>
    </w:pPr>
  </w:style>
  <w:style w:type="paragraph" w:styleId="TOC9">
    <w:name w:val="toc 9"/>
    <w:basedOn w:val="Normal"/>
    <w:next w:val="Normal"/>
    <w:autoRedefine/>
    <w:semiHidden/>
    <w:locked/>
    <w:rsid w:val="00A3727F"/>
    <w:pPr>
      <w:spacing w:after="240"/>
      <w:ind w:left="6480" w:right="720" w:hanging="720"/>
    </w:pPr>
  </w:style>
  <w:style w:type="paragraph" w:customStyle="1" w:styleId="TOCHeading">
    <w:name w:val="TOCHeading"/>
    <w:next w:val="Normal"/>
    <w:locked/>
    <w:rsid w:val="00A3727F"/>
    <w:pPr>
      <w:tabs>
        <w:tab w:val="right" w:pos="9360"/>
      </w:tabs>
      <w:spacing w:before="0" w:after="0" w:line="240" w:lineRule="auto"/>
      <w:jc w:val="center"/>
    </w:pPr>
    <w:rPr>
      <w:noProof/>
      <w:color w:val="auto"/>
    </w:rPr>
  </w:style>
  <w:style w:type="paragraph" w:customStyle="1" w:styleId="UKAddress">
    <w:name w:val="UK Address"/>
    <w:basedOn w:val="Normal"/>
    <w:next w:val="Normal"/>
    <w:locked/>
    <w:rsid w:val="00A3727F"/>
    <w:rPr>
      <w:lang w:val="en-GB"/>
    </w:rPr>
  </w:style>
  <w:style w:type="paragraph" w:customStyle="1" w:styleId="UKBody">
    <w:name w:val="UK Body"/>
    <w:basedOn w:val="Normal"/>
    <w:locked/>
    <w:rsid w:val="00A3727F"/>
    <w:pPr>
      <w:spacing w:after="240"/>
    </w:pPr>
    <w:rPr>
      <w:lang w:val="en-GB"/>
    </w:rPr>
  </w:style>
  <w:style w:type="paragraph" w:customStyle="1" w:styleId="UKBodyDbl">
    <w:name w:val="UK Body Dbl"/>
    <w:basedOn w:val="Normal"/>
    <w:locked/>
    <w:rsid w:val="00A3727F"/>
    <w:pPr>
      <w:spacing w:after="240" w:line="480" w:lineRule="auto"/>
    </w:pPr>
    <w:rPr>
      <w:lang w:val="en-GB"/>
    </w:rPr>
  </w:style>
  <w:style w:type="paragraph" w:customStyle="1" w:styleId="UKBodyDblFirstLine5">
    <w:name w:val="UK Body Dbl First Line .5&quot;"/>
    <w:basedOn w:val="Normal"/>
    <w:locked/>
    <w:rsid w:val="00A3727F"/>
    <w:pPr>
      <w:spacing w:after="240" w:line="480" w:lineRule="auto"/>
      <w:ind w:firstLine="720"/>
    </w:pPr>
    <w:rPr>
      <w:lang w:val="en-GB"/>
    </w:rPr>
  </w:style>
  <w:style w:type="paragraph" w:customStyle="1" w:styleId="UKBodyDblFirstLine5Left">
    <w:name w:val="UK Body Dbl First Line .5&quot; Left"/>
    <w:basedOn w:val="Normal"/>
    <w:locked/>
    <w:rsid w:val="00A3727F"/>
    <w:pPr>
      <w:spacing w:after="240" w:line="480" w:lineRule="auto"/>
      <w:ind w:firstLine="720"/>
    </w:pPr>
    <w:rPr>
      <w:lang w:val="en-GB"/>
    </w:rPr>
  </w:style>
  <w:style w:type="paragraph" w:customStyle="1" w:styleId="UKBodyDblLeft">
    <w:name w:val="UK Body Dbl Left"/>
    <w:basedOn w:val="Normal"/>
    <w:locked/>
    <w:rsid w:val="00A3727F"/>
    <w:pPr>
      <w:spacing w:after="480" w:line="480" w:lineRule="auto"/>
    </w:pPr>
    <w:rPr>
      <w:lang w:val="en-GB"/>
    </w:rPr>
  </w:style>
  <w:style w:type="paragraph" w:customStyle="1" w:styleId="UKBodyFirstLine5">
    <w:name w:val="UK Body First Line .5&quot;"/>
    <w:basedOn w:val="Normal"/>
    <w:locked/>
    <w:rsid w:val="00A3727F"/>
    <w:pPr>
      <w:spacing w:after="240"/>
      <w:ind w:firstLine="720"/>
    </w:pPr>
    <w:rPr>
      <w:lang w:val="en-GB"/>
    </w:rPr>
  </w:style>
  <w:style w:type="paragraph" w:customStyle="1" w:styleId="UKBodyFirstLine5Left">
    <w:name w:val="UK Body First Line .5&quot; Left"/>
    <w:basedOn w:val="Normal"/>
    <w:locked/>
    <w:rsid w:val="00A3727F"/>
    <w:pPr>
      <w:spacing w:after="240"/>
      <w:ind w:firstLine="720"/>
    </w:pPr>
    <w:rPr>
      <w:lang w:val="en-GB"/>
    </w:rPr>
  </w:style>
  <w:style w:type="paragraph" w:customStyle="1" w:styleId="UKBodyIndent5">
    <w:name w:val="UK Body Indent .5&quot;"/>
    <w:basedOn w:val="Normal"/>
    <w:locked/>
    <w:rsid w:val="00A3727F"/>
    <w:pPr>
      <w:spacing w:after="240"/>
      <w:ind w:left="720"/>
    </w:pPr>
    <w:rPr>
      <w:lang w:val="en-GB"/>
    </w:rPr>
  </w:style>
  <w:style w:type="paragraph" w:customStyle="1" w:styleId="UKBodyIndent5Dbl">
    <w:name w:val="UK Body Indent .5&quot; Dbl"/>
    <w:basedOn w:val="Normal"/>
    <w:locked/>
    <w:rsid w:val="00A3727F"/>
    <w:pPr>
      <w:spacing w:after="480" w:line="480" w:lineRule="auto"/>
      <w:ind w:left="720"/>
    </w:pPr>
    <w:rPr>
      <w:lang w:val="en-GB"/>
    </w:rPr>
  </w:style>
  <w:style w:type="paragraph" w:customStyle="1" w:styleId="UKBodyIndent5DblLeft">
    <w:name w:val="UK Body Indent .5&quot; Dbl Left"/>
    <w:basedOn w:val="Normal"/>
    <w:locked/>
    <w:rsid w:val="00A3727F"/>
    <w:pPr>
      <w:spacing w:after="480" w:line="480" w:lineRule="auto"/>
      <w:ind w:left="720"/>
    </w:pPr>
    <w:rPr>
      <w:lang w:val="en-GB"/>
    </w:rPr>
  </w:style>
  <w:style w:type="paragraph" w:customStyle="1" w:styleId="UKBodyIndent5Left">
    <w:name w:val="UK Body Indent .5&quot; Left"/>
    <w:basedOn w:val="Normal"/>
    <w:locked/>
    <w:rsid w:val="00A3727F"/>
    <w:pPr>
      <w:spacing w:after="240"/>
      <w:ind w:left="720"/>
    </w:pPr>
    <w:rPr>
      <w:lang w:val="en-GB"/>
    </w:rPr>
  </w:style>
  <w:style w:type="paragraph" w:customStyle="1" w:styleId="UKBodyIndent1">
    <w:name w:val="UK Body Indent 1&quot;"/>
    <w:basedOn w:val="Normal"/>
    <w:locked/>
    <w:rsid w:val="00A3727F"/>
    <w:pPr>
      <w:spacing w:after="240"/>
      <w:ind w:left="1440"/>
    </w:pPr>
    <w:rPr>
      <w:lang w:val="en-GB"/>
    </w:rPr>
  </w:style>
  <w:style w:type="paragraph" w:customStyle="1" w:styleId="UKBodyIndent15">
    <w:name w:val="UK Body Indent 1.5&quot;"/>
    <w:basedOn w:val="Normal"/>
    <w:locked/>
    <w:rsid w:val="00A3727F"/>
    <w:pPr>
      <w:spacing w:after="240"/>
      <w:ind w:left="2160"/>
    </w:pPr>
    <w:rPr>
      <w:lang w:val="en-GB"/>
    </w:rPr>
  </w:style>
  <w:style w:type="paragraph" w:customStyle="1" w:styleId="UKBodyIndent20">
    <w:name w:val="UK Body Indent 2.0&quot;"/>
    <w:basedOn w:val="Normal"/>
    <w:locked/>
    <w:rsid w:val="00A3727F"/>
    <w:pPr>
      <w:spacing w:after="240"/>
      <w:ind w:left="2880"/>
    </w:pPr>
    <w:rPr>
      <w:lang w:val="en-GB"/>
    </w:rPr>
  </w:style>
  <w:style w:type="paragraph" w:customStyle="1" w:styleId="UKBodyLeft">
    <w:name w:val="UK Body Left"/>
    <w:basedOn w:val="Normal"/>
    <w:locked/>
    <w:rsid w:val="00A3727F"/>
    <w:pPr>
      <w:spacing w:after="240"/>
    </w:pPr>
    <w:rPr>
      <w:lang w:val="en-GB"/>
    </w:rPr>
  </w:style>
  <w:style w:type="paragraph" w:customStyle="1" w:styleId="UKBodyText">
    <w:name w:val="UK Body Text"/>
    <w:basedOn w:val="Normal"/>
    <w:locked/>
    <w:rsid w:val="00A3727F"/>
    <w:pPr>
      <w:spacing w:after="240"/>
    </w:pPr>
    <w:rPr>
      <w:lang w:val="en-GB"/>
    </w:rPr>
  </w:style>
  <w:style w:type="paragraph" w:customStyle="1" w:styleId="UKccList">
    <w:name w:val="UK cc List"/>
    <w:basedOn w:val="Normal"/>
    <w:locked/>
    <w:rsid w:val="00A3727F"/>
    <w:pPr>
      <w:spacing w:before="240" w:after="240"/>
      <w:ind w:left="720" w:hanging="720"/>
    </w:pPr>
    <w:rPr>
      <w:lang w:val="en-GB"/>
    </w:rPr>
  </w:style>
  <w:style w:type="paragraph" w:customStyle="1" w:styleId="UKDate">
    <w:name w:val="UK Date"/>
    <w:basedOn w:val="Normal"/>
    <w:locked/>
    <w:rsid w:val="00A3727F"/>
    <w:pPr>
      <w:spacing w:after="480"/>
      <w:jc w:val="right"/>
    </w:pPr>
    <w:rPr>
      <w:lang w:val="en-GB"/>
    </w:rPr>
  </w:style>
  <w:style w:type="paragraph" w:customStyle="1" w:styleId="UKDelivery">
    <w:name w:val="UK Delivery"/>
    <w:basedOn w:val="Normal"/>
    <w:next w:val="UKAddress"/>
    <w:locked/>
    <w:rsid w:val="00A3727F"/>
    <w:pPr>
      <w:spacing w:after="240"/>
    </w:pPr>
    <w:rPr>
      <w:b/>
      <w:smallCaps/>
      <w:u w:val="single"/>
      <w:lang w:val="en-GB"/>
    </w:rPr>
  </w:style>
  <w:style w:type="paragraph" w:customStyle="1" w:styleId="UKEnclosure">
    <w:name w:val="UK Enclosure"/>
    <w:basedOn w:val="Normal"/>
    <w:locked/>
    <w:rsid w:val="00A3727F"/>
    <w:rPr>
      <w:lang w:val="en-GB"/>
    </w:rPr>
  </w:style>
  <w:style w:type="paragraph" w:customStyle="1" w:styleId="UKFooter">
    <w:name w:val="UK Footer"/>
    <w:basedOn w:val="Normal"/>
    <w:locked/>
    <w:rsid w:val="00A3727F"/>
    <w:pPr>
      <w:tabs>
        <w:tab w:val="center" w:pos="4536"/>
        <w:tab w:val="right" w:pos="9000"/>
      </w:tabs>
    </w:pPr>
    <w:rPr>
      <w:lang w:val="en-GB"/>
    </w:rPr>
  </w:style>
  <w:style w:type="paragraph" w:customStyle="1" w:styleId="UKFooterLandscape">
    <w:name w:val="UK Footer Landscape"/>
    <w:basedOn w:val="Normal"/>
    <w:locked/>
    <w:rsid w:val="00A3727F"/>
    <w:pPr>
      <w:tabs>
        <w:tab w:val="center" w:pos="6696"/>
        <w:tab w:val="right" w:pos="13896"/>
      </w:tabs>
    </w:pPr>
    <w:rPr>
      <w:lang w:val="en-GB"/>
    </w:rPr>
  </w:style>
  <w:style w:type="paragraph" w:customStyle="1" w:styleId="UKHeader">
    <w:name w:val="UK Header"/>
    <w:basedOn w:val="Normal"/>
    <w:locked/>
    <w:rsid w:val="00A3727F"/>
    <w:pPr>
      <w:tabs>
        <w:tab w:val="center" w:pos="4536"/>
        <w:tab w:val="right" w:pos="9000"/>
      </w:tabs>
    </w:pPr>
    <w:rPr>
      <w:lang w:val="en-GB"/>
    </w:rPr>
  </w:style>
  <w:style w:type="paragraph" w:customStyle="1" w:styleId="UKHeaderLandscape">
    <w:name w:val="UK Header Landscape"/>
    <w:basedOn w:val="Normal"/>
    <w:locked/>
    <w:rsid w:val="00A3727F"/>
    <w:pPr>
      <w:tabs>
        <w:tab w:val="center" w:pos="6696"/>
        <w:tab w:val="right" w:pos="13896"/>
      </w:tabs>
    </w:pPr>
    <w:rPr>
      <w:lang w:val="en-GB"/>
    </w:rPr>
  </w:style>
  <w:style w:type="paragraph" w:customStyle="1" w:styleId="UKHeading1">
    <w:name w:val="UK Heading 1"/>
    <w:basedOn w:val="Normal"/>
    <w:locked/>
    <w:rsid w:val="00A3727F"/>
    <w:pPr>
      <w:widowControl w:val="0"/>
      <w:ind w:left="720" w:hanging="720"/>
      <w:outlineLvl w:val="0"/>
    </w:pPr>
    <w:rPr>
      <w:lang w:val="en-GB"/>
    </w:rPr>
  </w:style>
  <w:style w:type="paragraph" w:customStyle="1" w:styleId="UKHeading2">
    <w:name w:val="UK Heading 2"/>
    <w:basedOn w:val="Normal"/>
    <w:locked/>
    <w:rsid w:val="00A3727F"/>
    <w:pPr>
      <w:widowControl w:val="0"/>
      <w:ind w:left="1440" w:hanging="720"/>
      <w:outlineLvl w:val="1"/>
    </w:pPr>
    <w:rPr>
      <w:lang w:val="en-GB"/>
    </w:rPr>
  </w:style>
  <w:style w:type="paragraph" w:customStyle="1" w:styleId="UKHeading3">
    <w:name w:val="UK Heading 3"/>
    <w:basedOn w:val="Normal"/>
    <w:locked/>
    <w:rsid w:val="00A3727F"/>
    <w:pPr>
      <w:widowControl w:val="0"/>
      <w:ind w:left="2160" w:hanging="720"/>
      <w:outlineLvl w:val="2"/>
    </w:pPr>
    <w:rPr>
      <w:lang w:val="en-GB"/>
    </w:rPr>
  </w:style>
  <w:style w:type="paragraph" w:customStyle="1" w:styleId="UKHeading4">
    <w:name w:val="UK Heading 4"/>
    <w:basedOn w:val="Normal"/>
    <w:locked/>
    <w:rsid w:val="00A3727F"/>
    <w:pPr>
      <w:widowControl w:val="0"/>
      <w:ind w:left="2880" w:hanging="720"/>
      <w:outlineLvl w:val="3"/>
    </w:pPr>
    <w:rPr>
      <w:lang w:val="en-GB"/>
    </w:rPr>
  </w:style>
  <w:style w:type="paragraph" w:customStyle="1" w:styleId="UKHeading5">
    <w:name w:val="UK Heading 5"/>
    <w:basedOn w:val="Normal"/>
    <w:locked/>
    <w:rsid w:val="00A3727F"/>
    <w:pPr>
      <w:widowControl w:val="0"/>
      <w:ind w:left="3600" w:hanging="720"/>
      <w:outlineLvl w:val="4"/>
    </w:pPr>
    <w:rPr>
      <w:lang w:val="en-GB"/>
    </w:rPr>
  </w:style>
  <w:style w:type="paragraph" w:customStyle="1" w:styleId="UKHeading6">
    <w:name w:val="UK Heading 6"/>
    <w:basedOn w:val="Normal"/>
    <w:locked/>
    <w:rsid w:val="00A3727F"/>
    <w:pPr>
      <w:widowControl w:val="0"/>
      <w:ind w:left="4320" w:hanging="720"/>
      <w:outlineLvl w:val="5"/>
    </w:pPr>
    <w:rPr>
      <w:lang w:val="en-GB"/>
    </w:rPr>
  </w:style>
  <w:style w:type="paragraph" w:customStyle="1" w:styleId="UKHeading7">
    <w:name w:val="UK Heading 7"/>
    <w:basedOn w:val="Normal"/>
    <w:locked/>
    <w:rsid w:val="00A3727F"/>
    <w:pPr>
      <w:widowControl w:val="0"/>
      <w:ind w:left="5040" w:hanging="720"/>
      <w:outlineLvl w:val="6"/>
    </w:pPr>
    <w:rPr>
      <w:lang w:val="en-GB"/>
    </w:rPr>
  </w:style>
  <w:style w:type="paragraph" w:customStyle="1" w:styleId="UKHeading8">
    <w:name w:val="UK Heading 8"/>
    <w:basedOn w:val="Normal"/>
    <w:locked/>
    <w:rsid w:val="00A3727F"/>
    <w:pPr>
      <w:widowControl w:val="0"/>
      <w:ind w:left="5760" w:hanging="720"/>
      <w:outlineLvl w:val="7"/>
    </w:pPr>
    <w:rPr>
      <w:lang w:val="en-GB"/>
    </w:rPr>
  </w:style>
  <w:style w:type="paragraph" w:customStyle="1" w:styleId="UKHeading9">
    <w:name w:val="UK Heading 9"/>
    <w:basedOn w:val="Normal"/>
    <w:locked/>
    <w:rsid w:val="00A3727F"/>
    <w:pPr>
      <w:widowControl w:val="0"/>
      <w:ind w:left="6480" w:hanging="720"/>
      <w:outlineLvl w:val="8"/>
    </w:pPr>
    <w:rPr>
      <w:lang w:val="en-GB"/>
    </w:rPr>
  </w:style>
  <w:style w:type="paragraph" w:customStyle="1" w:styleId="UKLetterTitle">
    <w:name w:val="UK Letter Title"/>
    <w:basedOn w:val="Normal"/>
    <w:locked/>
    <w:rsid w:val="00A3727F"/>
    <w:pPr>
      <w:spacing w:after="240"/>
      <w:jc w:val="center"/>
    </w:pPr>
    <w:rPr>
      <w:rFonts w:ascii="Book Antiqua" w:hAnsi="Book Antiqua"/>
      <w:smallCaps/>
      <w:spacing w:val="26"/>
      <w:sz w:val="30"/>
    </w:rPr>
  </w:style>
  <w:style w:type="paragraph" w:customStyle="1" w:styleId="UKListBullet">
    <w:name w:val="UK List Bullet"/>
    <w:basedOn w:val="Normal"/>
    <w:locked/>
    <w:rsid w:val="00A3727F"/>
    <w:pPr>
      <w:numPr>
        <w:numId w:val="12"/>
      </w:numPr>
      <w:tabs>
        <w:tab w:val="clear" w:pos="360"/>
        <w:tab w:val="left" w:pos="720"/>
      </w:tabs>
      <w:spacing w:after="240"/>
      <w:ind w:left="720" w:hanging="720"/>
    </w:pPr>
    <w:rPr>
      <w:lang w:val="en-GB"/>
    </w:rPr>
  </w:style>
  <w:style w:type="paragraph" w:customStyle="1" w:styleId="UKListNumber">
    <w:name w:val="UK List Number"/>
    <w:basedOn w:val="Normal"/>
    <w:locked/>
    <w:rsid w:val="00A3727F"/>
    <w:pPr>
      <w:numPr>
        <w:numId w:val="13"/>
      </w:numPr>
      <w:tabs>
        <w:tab w:val="clear" w:pos="360"/>
        <w:tab w:val="left" w:pos="720"/>
      </w:tabs>
      <w:spacing w:after="240"/>
      <w:ind w:left="720" w:hanging="720"/>
    </w:pPr>
    <w:rPr>
      <w:lang w:val="en-GB"/>
    </w:rPr>
  </w:style>
  <w:style w:type="paragraph" w:customStyle="1" w:styleId="ukLT">
    <w:name w:val="uk LT"/>
    <w:basedOn w:val="UKLetterTitle"/>
    <w:locked/>
    <w:rsid w:val="006D5EB9"/>
    <w:rPr>
      <w:b/>
    </w:rPr>
  </w:style>
  <w:style w:type="paragraph" w:customStyle="1" w:styleId="UKMemoHeading">
    <w:name w:val="UK Memo Heading"/>
    <w:basedOn w:val="Normal"/>
    <w:locked/>
    <w:rsid w:val="00A3727F"/>
    <w:pPr>
      <w:jc w:val="center"/>
      <w:outlineLvl w:val="0"/>
    </w:pPr>
    <w:rPr>
      <w:rFonts w:ascii="Book Antiqua" w:hAnsi="Book Antiqua"/>
      <w:b/>
      <w:smallCaps/>
      <w:spacing w:val="40"/>
      <w:sz w:val="36"/>
    </w:rPr>
  </w:style>
  <w:style w:type="paragraph" w:customStyle="1" w:styleId="UKPrivacy">
    <w:name w:val="UK Privacy"/>
    <w:basedOn w:val="Normal"/>
    <w:next w:val="UKDelivery"/>
    <w:locked/>
    <w:rsid w:val="00A3727F"/>
    <w:pPr>
      <w:spacing w:after="240"/>
    </w:pPr>
    <w:rPr>
      <w:b/>
      <w:smallCaps/>
      <w:u w:val="single"/>
      <w:lang w:val="en-GB"/>
    </w:rPr>
  </w:style>
  <w:style w:type="paragraph" w:customStyle="1" w:styleId="ukreline">
    <w:name w:val="uk re line"/>
    <w:basedOn w:val="Normal"/>
    <w:locked/>
    <w:rsid w:val="00A3727F"/>
    <w:pPr>
      <w:spacing w:before="240" w:after="240"/>
      <w:jc w:val="center"/>
    </w:pPr>
    <w:rPr>
      <w:b/>
      <w:u w:val="single"/>
      <w:lang w:val="en-GB"/>
    </w:rPr>
  </w:style>
  <w:style w:type="paragraph" w:customStyle="1" w:styleId="UKSalutation">
    <w:name w:val="UK Salutation"/>
    <w:basedOn w:val="Normal"/>
    <w:next w:val="ukreline"/>
    <w:locked/>
    <w:rsid w:val="00A3727F"/>
    <w:pPr>
      <w:spacing w:before="240" w:after="240"/>
    </w:pPr>
    <w:rPr>
      <w:lang w:val="en-GB"/>
    </w:rPr>
  </w:style>
  <w:style w:type="paragraph" w:customStyle="1" w:styleId="UKSignature">
    <w:name w:val="UK Signature"/>
    <w:basedOn w:val="Normal"/>
    <w:next w:val="Normal"/>
    <w:locked/>
    <w:rsid w:val="00A3727F"/>
    <w:pPr>
      <w:keepNext/>
      <w:keepLines/>
      <w:spacing w:before="480" w:after="240"/>
    </w:pPr>
    <w:rPr>
      <w:b/>
      <w:lang w:val="en-GB"/>
    </w:rPr>
  </w:style>
  <w:style w:type="paragraph" w:customStyle="1" w:styleId="UKTermination">
    <w:name w:val="UK Termination"/>
    <w:basedOn w:val="Normal"/>
    <w:next w:val="UKSignature"/>
    <w:locked/>
    <w:rsid w:val="00A3727F"/>
    <w:pPr>
      <w:spacing w:before="240" w:after="240" w:line="480" w:lineRule="auto"/>
    </w:pPr>
    <w:rPr>
      <w:lang w:val="en-GB"/>
    </w:rPr>
  </w:style>
  <w:style w:type="paragraph" w:customStyle="1" w:styleId="UKDate0">
    <w:name w:val="UKDate"/>
    <w:basedOn w:val="Normal"/>
    <w:locked/>
    <w:rsid w:val="00A3727F"/>
    <w:pPr>
      <w:spacing w:after="480"/>
      <w:jc w:val="right"/>
    </w:pPr>
    <w:rPr>
      <w:lang w:val="en-GB"/>
    </w:rPr>
  </w:style>
  <w:style w:type="paragraph" w:customStyle="1" w:styleId="Via">
    <w:name w:val="Via"/>
    <w:basedOn w:val="Normal"/>
    <w:next w:val="Name"/>
    <w:locked/>
    <w:rsid w:val="00A3727F"/>
    <w:pPr>
      <w:spacing w:after="240"/>
    </w:pPr>
    <w:rPr>
      <w:b/>
    </w:rPr>
  </w:style>
  <w:style w:type="paragraph" w:customStyle="1" w:styleId="Will">
    <w:name w:val="Will"/>
    <w:basedOn w:val="Normal"/>
    <w:locked/>
    <w:rsid w:val="00A3727F"/>
    <w:pPr>
      <w:spacing w:line="360" w:lineRule="auto"/>
    </w:pPr>
  </w:style>
  <w:style w:type="character" w:customStyle="1" w:styleId="Bold">
    <w:name w:val="Bold"/>
    <w:basedOn w:val="DefaultParagraphFont"/>
    <w:locked/>
    <w:rsid w:val="006D5EB9"/>
    <w:rPr>
      <w:b/>
    </w:rPr>
  </w:style>
  <w:style w:type="character" w:customStyle="1" w:styleId="BoldUnderline">
    <w:name w:val="Bold Underline"/>
    <w:basedOn w:val="DefaultParagraphFont"/>
    <w:locked/>
    <w:rsid w:val="006D5EB9"/>
    <w:rPr>
      <w:b/>
      <w:u w:val="single"/>
    </w:rPr>
  </w:style>
  <w:style w:type="character" w:customStyle="1" w:styleId="Underline">
    <w:name w:val="Underline"/>
    <w:basedOn w:val="DefaultParagraphFont"/>
    <w:locked/>
    <w:rsid w:val="006D5EB9"/>
    <w:rPr>
      <w:u w:val="single"/>
    </w:rPr>
  </w:style>
  <w:style w:type="paragraph" w:styleId="List5">
    <w:name w:val="List 5"/>
    <w:basedOn w:val="Normal"/>
    <w:locked/>
    <w:rsid w:val="00A3727F"/>
    <w:pPr>
      <w:ind w:left="1800" w:hanging="360"/>
    </w:pPr>
  </w:style>
  <w:style w:type="paragraph" w:customStyle="1" w:styleId="Letterlargetitle">
    <w:name w:val="Letter large title"/>
    <w:basedOn w:val="Normal"/>
    <w:locked/>
    <w:rsid w:val="00A3727F"/>
    <w:pPr>
      <w:spacing w:after="120"/>
      <w:jc w:val="center"/>
    </w:pPr>
    <w:rPr>
      <w:rFonts w:ascii="Book Antiqua" w:hAnsi="Book Antiqua"/>
      <w:smallCaps/>
      <w:spacing w:val="20"/>
      <w:sz w:val="15"/>
    </w:rPr>
  </w:style>
  <w:style w:type="paragraph" w:customStyle="1" w:styleId="Spacer">
    <w:name w:val="Spacer"/>
    <w:basedOn w:val="Normal"/>
    <w:locked/>
    <w:rsid w:val="00A3727F"/>
    <w:rPr>
      <w:sz w:val="10"/>
    </w:rPr>
  </w:style>
  <w:style w:type="paragraph" w:customStyle="1" w:styleId="letteraddress0">
    <w:name w:val="letter address"/>
    <w:basedOn w:val="Normal"/>
    <w:locked/>
    <w:rsid w:val="00A3727F"/>
    <w:pPr>
      <w:jc w:val="center"/>
    </w:pPr>
    <w:rPr>
      <w:rFonts w:ascii="Book Antiqua" w:hAnsi="Book Antiqua"/>
      <w:smallCaps/>
      <w:spacing w:val="20"/>
      <w:sz w:val="18"/>
    </w:rPr>
  </w:style>
  <w:style w:type="paragraph" w:customStyle="1" w:styleId="HKHeader">
    <w:name w:val="HK Header"/>
    <w:basedOn w:val="Normal"/>
    <w:locked/>
    <w:rsid w:val="00A3727F"/>
    <w:pPr>
      <w:tabs>
        <w:tab w:val="right" w:pos="9360"/>
      </w:tabs>
    </w:pPr>
    <w:rPr>
      <w:rFonts w:ascii="Book Antiqua" w:hAnsi="Book Antiqua"/>
      <w:smallCaps/>
    </w:rPr>
  </w:style>
  <w:style w:type="paragraph" w:customStyle="1" w:styleId="Lettersmallsub">
    <w:name w:val="Letter small sub"/>
    <w:basedOn w:val="Normal"/>
    <w:locked/>
    <w:rsid w:val="00A3727F"/>
    <w:pPr>
      <w:spacing w:after="120"/>
      <w:jc w:val="center"/>
    </w:pPr>
    <w:rPr>
      <w:rFonts w:ascii="Book Antiqua" w:hAnsi="Book Antiqua"/>
      <w:caps/>
      <w:sz w:val="10"/>
    </w:rPr>
  </w:style>
  <w:style w:type="paragraph" w:customStyle="1" w:styleId="Letterheader">
    <w:name w:val="Letter header"/>
    <w:basedOn w:val="Normal"/>
    <w:locked/>
    <w:rsid w:val="00A3727F"/>
    <w:pPr>
      <w:spacing w:after="24"/>
      <w:jc w:val="center"/>
    </w:pPr>
    <w:rPr>
      <w:rFonts w:eastAsia="MS Mincho"/>
      <w:spacing w:val="30"/>
      <w:sz w:val="20"/>
    </w:rPr>
  </w:style>
  <w:style w:type="paragraph" w:styleId="ListBullet">
    <w:name w:val="List Bullet"/>
    <w:basedOn w:val="Normal"/>
    <w:autoRedefine/>
    <w:locked/>
    <w:rsid w:val="00A3727F"/>
    <w:pPr>
      <w:numPr>
        <w:numId w:val="10"/>
      </w:numPr>
      <w:tabs>
        <w:tab w:val="clear" w:pos="360"/>
      </w:tabs>
      <w:spacing w:after="240"/>
    </w:pPr>
  </w:style>
  <w:style w:type="paragraph" w:styleId="ListBullet2">
    <w:name w:val="List Bullet 2"/>
    <w:basedOn w:val="Normal"/>
    <w:autoRedefine/>
    <w:locked/>
    <w:rsid w:val="00A3727F"/>
    <w:pPr>
      <w:numPr>
        <w:numId w:val="1"/>
      </w:numPr>
      <w:tabs>
        <w:tab w:val="clear" w:pos="720"/>
      </w:tabs>
      <w:spacing w:after="240"/>
    </w:pPr>
  </w:style>
  <w:style w:type="paragraph" w:styleId="ListBullet3">
    <w:name w:val="List Bullet 3"/>
    <w:basedOn w:val="Normal"/>
    <w:autoRedefine/>
    <w:locked/>
    <w:rsid w:val="00A3727F"/>
    <w:pPr>
      <w:numPr>
        <w:numId w:val="2"/>
      </w:numPr>
      <w:tabs>
        <w:tab w:val="clear" w:pos="1080"/>
      </w:tabs>
      <w:spacing w:after="240"/>
    </w:pPr>
  </w:style>
  <w:style w:type="paragraph" w:styleId="ListBullet4">
    <w:name w:val="List Bullet 4"/>
    <w:basedOn w:val="Normal"/>
    <w:autoRedefine/>
    <w:locked/>
    <w:rsid w:val="00A3727F"/>
    <w:pPr>
      <w:numPr>
        <w:numId w:val="3"/>
      </w:numPr>
      <w:tabs>
        <w:tab w:val="clear" w:pos="1440"/>
      </w:tabs>
      <w:spacing w:after="240"/>
    </w:pPr>
  </w:style>
  <w:style w:type="paragraph" w:styleId="ListBullet5">
    <w:name w:val="List Bullet 5"/>
    <w:basedOn w:val="Normal"/>
    <w:autoRedefine/>
    <w:locked/>
    <w:rsid w:val="00A3727F"/>
    <w:pPr>
      <w:numPr>
        <w:numId w:val="4"/>
      </w:numPr>
      <w:tabs>
        <w:tab w:val="clear" w:pos="1800"/>
      </w:tabs>
      <w:spacing w:after="240"/>
    </w:pPr>
  </w:style>
  <w:style w:type="paragraph" w:styleId="ListNumber">
    <w:name w:val="List Number"/>
    <w:basedOn w:val="Normal"/>
    <w:locked/>
    <w:rsid w:val="00A3727F"/>
    <w:pPr>
      <w:numPr>
        <w:numId w:val="5"/>
      </w:numPr>
      <w:spacing w:after="240"/>
    </w:pPr>
  </w:style>
  <w:style w:type="paragraph" w:styleId="ListNumber2">
    <w:name w:val="List Number 2"/>
    <w:basedOn w:val="Normal"/>
    <w:locked/>
    <w:rsid w:val="00A3727F"/>
    <w:pPr>
      <w:numPr>
        <w:numId w:val="6"/>
      </w:numPr>
      <w:spacing w:after="240"/>
    </w:pPr>
  </w:style>
  <w:style w:type="paragraph" w:styleId="ListNumber3">
    <w:name w:val="List Number 3"/>
    <w:basedOn w:val="Normal"/>
    <w:locked/>
    <w:rsid w:val="00A3727F"/>
    <w:pPr>
      <w:numPr>
        <w:numId w:val="7"/>
      </w:numPr>
      <w:spacing w:after="240"/>
    </w:pPr>
  </w:style>
  <w:style w:type="paragraph" w:styleId="ListNumber4">
    <w:name w:val="List Number 4"/>
    <w:basedOn w:val="Normal"/>
    <w:locked/>
    <w:rsid w:val="00A3727F"/>
    <w:pPr>
      <w:numPr>
        <w:numId w:val="8"/>
      </w:numPr>
      <w:spacing w:after="240"/>
    </w:pPr>
  </w:style>
  <w:style w:type="paragraph" w:styleId="ListNumber5">
    <w:name w:val="List Number 5"/>
    <w:basedOn w:val="Normal"/>
    <w:locked/>
    <w:rsid w:val="00A3727F"/>
    <w:pPr>
      <w:numPr>
        <w:numId w:val="9"/>
      </w:numPr>
      <w:spacing w:after="240"/>
    </w:pPr>
  </w:style>
  <w:style w:type="paragraph" w:styleId="ListContinue">
    <w:name w:val="List Continue"/>
    <w:basedOn w:val="Normal"/>
    <w:locked/>
    <w:rsid w:val="00A3727F"/>
    <w:pPr>
      <w:spacing w:after="240"/>
      <w:ind w:left="360"/>
    </w:pPr>
  </w:style>
  <w:style w:type="paragraph" w:styleId="ListContinue2">
    <w:name w:val="List Continue 2"/>
    <w:basedOn w:val="Normal"/>
    <w:locked/>
    <w:rsid w:val="00A3727F"/>
    <w:pPr>
      <w:spacing w:after="240"/>
      <w:ind w:left="720"/>
    </w:pPr>
  </w:style>
  <w:style w:type="paragraph" w:styleId="ListContinue3">
    <w:name w:val="List Continue 3"/>
    <w:basedOn w:val="Normal"/>
    <w:locked/>
    <w:rsid w:val="00A3727F"/>
    <w:pPr>
      <w:spacing w:after="240"/>
      <w:ind w:left="1080"/>
    </w:pPr>
  </w:style>
  <w:style w:type="paragraph" w:styleId="ListContinue4">
    <w:name w:val="List Continue 4"/>
    <w:basedOn w:val="Normal"/>
    <w:locked/>
    <w:rsid w:val="00A3727F"/>
    <w:pPr>
      <w:spacing w:after="240"/>
      <w:ind w:left="1440"/>
    </w:pPr>
  </w:style>
  <w:style w:type="paragraph" w:styleId="ListContinue5">
    <w:name w:val="List Continue 5"/>
    <w:basedOn w:val="Normal"/>
    <w:locked/>
    <w:rsid w:val="00A3727F"/>
    <w:pPr>
      <w:spacing w:after="240"/>
      <w:ind w:left="1800"/>
    </w:pPr>
  </w:style>
  <w:style w:type="paragraph" w:customStyle="1" w:styleId="LetterTitle2">
    <w:name w:val="Letter Title2"/>
    <w:basedOn w:val="LetterTitle"/>
    <w:locked/>
    <w:rsid w:val="006D5EB9"/>
    <w:pPr>
      <w:spacing w:after="120"/>
    </w:pPr>
    <w:rPr>
      <w:rFonts w:hAnsi="Times New Roman"/>
      <w:sz w:val="32"/>
    </w:rPr>
  </w:style>
  <w:style w:type="paragraph" w:customStyle="1" w:styleId="DraftStampUSPortDateTime">
    <w:name w:val="Draft Stamp US Port Date &amp; Time"/>
    <w:next w:val="Header"/>
    <w:locked/>
    <w:rsid w:val="00A3727F"/>
    <w:pPr>
      <w:framePr w:hSpace="187" w:vSpace="187" w:wrap="around" w:vAnchor="page" w:hAnchor="page" w:x="9548" w:y="721"/>
      <w:spacing w:before="0" w:after="0" w:line="240" w:lineRule="auto"/>
    </w:pPr>
    <w:rPr>
      <w:b/>
      <w:color w:val="auto"/>
      <w:sz w:val="20"/>
    </w:rPr>
  </w:style>
  <w:style w:type="paragraph" w:customStyle="1" w:styleId="HKFoot">
    <w:name w:val="HKFoot"/>
    <w:basedOn w:val="Normal"/>
    <w:locked/>
    <w:rsid w:val="00A3727F"/>
    <w:pPr>
      <w:tabs>
        <w:tab w:val="center" w:pos="4680"/>
        <w:tab w:val="right" w:pos="9360"/>
      </w:tabs>
    </w:pPr>
    <w:rPr>
      <w:rFonts w:ascii="Book Antiqua" w:hAnsi="Book Antiqua"/>
      <w:i/>
      <w:snapToGrid w:val="0"/>
      <w:sz w:val="12"/>
      <w:lang w:val="en-GB"/>
    </w:rPr>
  </w:style>
  <w:style w:type="paragraph" w:customStyle="1" w:styleId="HKFooter">
    <w:name w:val="HKFooter"/>
    <w:basedOn w:val="Normal"/>
    <w:locked/>
    <w:rsid w:val="00A3727F"/>
    <w:pPr>
      <w:tabs>
        <w:tab w:val="center" w:pos="4680"/>
        <w:tab w:val="right" w:pos="9360"/>
      </w:tabs>
    </w:pPr>
    <w:rPr>
      <w:rFonts w:ascii="Book Antiqua" w:hAnsi="Book Antiqua"/>
      <w:snapToGrid w:val="0"/>
      <w:spacing w:val="-10"/>
      <w:sz w:val="14"/>
      <w:lang w:val="en-GB"/>
    </w:rPr>
  </w:style>
  <w:style w:type="paragraph" w:customStyle="1" w:styleId="letteremail">
    <w:name w:val="letter email"/>
    <w:basedOn w:val="Letterlargetitle"/>
    <w:locked/>
    <w:rsid w:val="006D5EB9"/>
    <w:pPr>
      <w:spacing w:after="0"/>
    </w:pPr>
  </w:style>
  <w:style w:type="paragraph" w:customStyle="1" w:styleId="SAHeader">
    <w:name w:val="SA Header"/>
    <w:basedOn w:val="Header"/>
    <w:locked/>
    <w:rsid w:val="00A3727F"/>
    <w:rPr>
      <w:rFonts w:ascii="Book Antiqua" w:eastAsia="MS Mincho" w:hAnsi="Book Antiqua"/>
      <w:smallCaps/>
      <w:snapToGrid w:val="0"/>
      <w:color w:val="000000"/>
      <w:spacing w:val="40"/>
      <w:u w:val="single"/>
      <w:lang w:eastAsia="zh-CN"/>
    </w:rPr>
  </w:style>
  <w:style w:type="character" w:styleId="PageNumber">
    <w:name w:val="page number"/>
    <w:basedOn w:val="DefaultParagraphFont"/>
    <w:uiPriority w:val="9"/>
    <w:unhideWhenUsed/>
    <w:locked/>
    <w:rsid w:val="003A0E2A"/>
  </w:style>
  <w:style w:type="paragraph" w:customStyle="1" w:styleId="OutlineGS">
    <w:name w:val="Outline GS"/>
    <w:basedOn w:val="Normal"/>
    <w:locked/>
    <w:rsid w:val="002422E6"/>
    <w:pPr>
      <w:widowControl w:val="0"/>
      <w:numPr>
        <w:numId w:val="14"/>
      </w:numPr>
      <w:spacing w:after="240"/>
      <w:outlineLvl w:val="0"/>
    </w:pPr>
    <w:rPr>
      <w:rFonts w:ascii="Garamond" w:hAnsi="Garamond"/>
      <w:sz w:val="22"/>
      <w:szCs w:val="24"/>
    </w:rPr>
  </w:style>
  <w:style w:type="paragraph" w:styleId="ListParagraph">
    <w:name w:val="List Paragraph"/>
    <w:basedOn w:val="Normal"/>
    <w:uiPriority w:val="99"/>
    <w:qFormat/>
    <w:locked/>
    <w:rsid w:val="00DA2F35"/>
    <w:pPr>
      <w:ind w:left="720"/>
      <w:contextualSpacing/>
    </w:pPr>
  </w:style>
  <w:style w:type="paragraph" w:customStyle="1" w:styleId="DraftStampGS">
    <w:name w:val="Draft Stamp GS"/>
    <w:basedOn w:val="Normal"/>
    <w:next w:val="Normal"/>
    <w:uiPriority w:val="4"/>
    <w:locked/>
    <w:rsid w:val="003A0E2A"/>
    <w:pPr>
      <w:jc w:val="right"/>
    </w:pPr>
    <w:rPr>
      <w:rFonts w:ascii="Garamond" w:hAnsi="Garamond"/>
      <w:b/>
      <w:i/>
      <w:sz w:val="22"/>
      <w:szCs w:val="24"/>
      <w:u w:val="single"/>
    </w:rPr>
  </w:style>
  <w:style w:type="paragraph" w:customStyle="1" w:styleId="AnnexGS">
    <w:name w:val="Annex GS"/>
    <w:basedOn w:val="OutlineGS"/>
    <w:uiPriority w:val="1"/>
    <w:locked/>
    <w:rsid w:val="003A0E2A"/>
    <w:pPr>
      <w:numPr>
        <w:numId w:val="15"/>
      </w:numPr>
    </w:pPr>
  </w:style>
  <w:style w:type="paragraph" w:customStyle="1" w:styleId="AppendixOutlineGS">
    <w:name w:val="Appendix Outline GS"/>
    <w:basedOn w:val="OutlineGS"/>
    <w:uiPriority w:val="1"/>
    <w:locked/>
    <w:rsid w:val="003A0E2A"/>
    <w:pPr>
      <w:numPr>
        <w:numId w:val="16"/>
      </w:numPr>
    </w:pPr>
  </w:style>
  <w:style w:type="character" w:styleId="FootnoteReference">
    <w:name w:val="footnote reference"/>
    <w:basedOn w:val="DefaultParagraphFont"/>
    <w:locked/>
    <w:rsid w:val="003A0E2A"/>
    <w:rPr>
      <w:rFonts w:ascii="Garamond" w:hAnsi="Garamond"/>
      <w:vertAlign w:val="superscript"/>
    </w:rPr>
  </w:style>
  <w:style w:type="paragraph" w:customStyle="1" w:styleId="SectionTitleGS">
    <w:name w:val="Section Title GS"/>
    <w:basedOn w:val="Normal"/>
    <w:uiPriority w:val="2"/>
    <w:locked/>
    <w:rsid w:val="003A0E2A"/>
    <w:pPr>
      <w:spacing w:after="360"/>
      <w:jc w:val="center"/>
      <w:outlineLvl w:val="0"/>
    </w:pPr>
    <w:rPr>
      <w:rFonts w:ascii="Garamond" w:hAnsi="Garamond"/>
      <w:b/>
      <w:bCs/>
      <w:sz w:val="22"/>
      <w:szCs w:val="24"/>
    </w:rPr>
  </w:style>
  <w:style w:type="paragraph" w:customStyle="1" w:styleId="TextGS">
    <w:name w:val="Text GS"/>
    <w:basedOn w:val="Normal"/>
    <w:uiPriority w:val="1"/>
    <w:locked/>
    <w:rsid w:val="003A0E2A"/>
    <w:pPr>
      <w:spacing w:after="240"/>
    </w:pPr>
    <w:rPr>
      <w:rFonts w:ascii="Garamond" w:hAnsi="Garamond"/>
      <w:sz w:val="22"/>
      <w:szCs w:val="24"/>
    </w:rPr>
  </w:style>
  <w:style w:type="paragraph" w:customStyle="1" w:styleId="TextLevel1GS">
    <w:name w:val="Text Level 1 GS"/>
    <w:basedOn w:val="TextGS"/>
    <w:uiPriority w:val="1"/>
    <w:locked/>
    <w:rsid w:val="006D5EB9"/>
    <w:pPr>
      <w:widowControl w:val="0"/>
      <w:ind w:left="432"/>
    </w:pPr>
    <w:rPr>
      <w:szCs w:val="22"/>
    </w:rPr>
  </w:style>
  <w:style w:type="paragraph" w:customStyle="1" w:styleId="TextLevel2GS">
    <w:name w:val="Text Level 2 GS"/>
    <w:basedOn w:val="TextLevel1GS"/>
    <w:uiPriority w:val="1"/>
    <w:locked/>
    <w:rsid w:val="006D5EB9"/>
    <w:pPr>
      <w:ind w:left="864"/>
    </w:pPr>
  </w:style>
  <w:style w:type="paragraph" w:customStyle="1" w:styleId="TextLevel3GS">
    <w:name w:val="Text Level 3 GS"/>
    <w:basedOn w:val="TextLevel2GS"/>
    <w:uiPriority w:val="1"/>
    <w:locked/>
    <w:rsid w:val="006D5EB9"/>
    <w:pPr>
      <w:ind w:left="1296"/>
    </w:pPr>
  </w:style>
  <w:style w:type="numbering" w:customStyle="1" w:styleId="FerencyMutli-TierBulletList">
    <w:name w:val="Ferency Mutli-Tier Bullet List"/>
    <w:locked/>
    <w:rsid w:val="006D5EB9"/>
    <w:pPr>
      <w:numPr>
        <w:numId w:val="17"/>
      </w:numPr>
    </w:pPr>
  </w:style>
  <w:style w:type="numbering" w:customStyle="1" w:styleId="FerencyBullets">
    <w:name w:val="Ferency Bullets"/>
    <w:locked/>
    <w:rsid w:val="006D5EB9"/>
    <w:pPr>
      <w:numPr>
        <w:numId w:val="21"/>
      </w:numPr>
    </w:pPr>
  </w:style>
  <w:style w:type="paragraph" w:customStyle="1" w:styleId="GCMOutline">
    <w:name w:val="GCM Outline"/>
    <w:basedOn w:val="Normal"/>
    <w:locked/>
    <w:rsid w:val="00E33656"/>
    <w:pPr>
      <w:tabs>
        <w:tab w:val="num" w:pos="432"/>
      </w:tabs>
      <w:spacing w:after="240"/>
      <w:ind w:left="432" w:hanging="288"/>
      <w:outlineLvl w:val="0"/>
    </w:pPr>
    <w:rPr>
      <w:rFonts w:ascii="Garamond" w:hAnsi="Garamond"/>
      <w:szCs w:val="24"/>
    </w:rPr>
  </w:style>
  <w:style w:type="paragraph" w:customStyle="1" w:styleId="GCMText">
    <w:name w:val="GCM Text"/>
    <w:basedOn w:val="Normal"/>
    <w:uiPriority w:val="1"/>
    <w:locked/>
    <w:rsid w:val="00F027CD"/>
    <w:pPr>
      <w:spacing w:after="240"/>
    </w:pPr>
    <w:rPr>
      <w:rFonts w:ascii="Garamond" w:hAnsi="Garamond"/>
      <w:szCs w:val="24"/>
    </w:rPr>
  </w:style>
  <w:style w:type="paragraph" w:styleId="BalloonText">
    <w:name w:val="Balloon Text"/>
    <w:basedOn w:val="Normal"/>
    <w:link w:val="BalloonTextChar"/>
    <w:locked/>
    <w:rsid w:val="00CE08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D5EB9"/>
    <w:rPr>
      <w:rFonts w:ascii="Tahoma" w:hAnsi="Tahoma" w:cs="Tahoma"/>
      <w:color w:val="auto"/>
      <w:sz w:val="16"/>
      <w:szCs w:val="16"/>
    </w:rPr>
  </w:style>
  <w:style w:type="paragraph" w:customStyle="1" w:styleId="Paranumber">
    <w:name w:val="Para number"/>
    <w:basedOn w:val="Normal"/>
    <w:rsid w:val="00A640B7"/>
    <w:pPr>
      <w:numPr>
        <w:numId w:val="25"/>
      </w:numPr>
      <w:tabs>
        <w:tab w:val="left" w:pos="360"/>
        <w:tab w:val="num" w:pos="720"/>
        <w:tab w:val="left" w:pos="1080"/>
      </w:tabs>
      <w:suppressAutoHyphens/>
      <w:spacing w:after="220"/>
      <w:jc w:val="left"/>
    </w:pPr>
    <w:rPr>
      <w:spacing w:val="-2"/>
      <w:sz w:val="22"/>
    </w:rPr>
  </w:style>
  <w:style w:type="paragraph" w:customStyle="1" w:styleId="Homburger">
    <w:name w:val="Homburger"/>
    <w:basedOn w:val="Normal"/>
    <w:rsid w:val="00C6732E"/>
    <w:pPr>
      <w:tabs>
        <w:tab w:val="left" w:pos="567"/>
        <w:tab w:val="left" w:pos="1134"/>
        <w:tab w:val="left" w:pos="5103"/>
      </w:tabs>
      <w:spacing w:line="360" w:lineRule="exact"/>
    </w:pPr>
    <w:rPr>
      <w:rFonts w:ascii="Arial" w:hAnsi="Arial"/>
      <w:sz w:val="23"/>
    </w:rPr>
  </w:style>
  <w:style w:type="character" w:customStyle="1" w:styleId="DeltaViewInsertion">
    <w:name w:val="DeltaView Insertion"/>
    <w:uiPriority w:val="99"/>
    <w:rsid w:val="006D5EB9"/>
    <w:rPr>
      <w:color w:val="0000FF"/>
      <w:u w:val="double"/>
    </w:rPr>
  </w:style>
  <w:style w:type="paragraph" w:customStyle="1" w:styleId="DocID">
    <w:name w:val="DocID"/>
    <w:basedOn w:val="Normal"/>
    <w:uiPriority w:val="25"/>
    <w:rsid w:val="005223FE"/>
    <w:pPr>
      <w:jc w:val="left"/>
    </w:pPr>
    <w:rPr>
      <w:rFonts w:eastAsiaTheme="minorEastAsia" w:cstheme="minorBidi"/>
      <w:sz w:val="16"/>
      <w:szCs w:val="22"/>
      <w:lang w:eastAsia="zh-CN"/>
    </w:rPr>
  </w:style>
  <w:style w:type="character" w:styleId="CommentReference">
    <w:name w:val="annotation reference"/>
    <w:basedOn w:val="DefaultParagraphFont"/>
    <w:semiHidden/>
    <w:unhideWhenUsed/>
    <w:locked/>
    <w:rsid w:val="002342B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locked/>
    <w:rsid w:val="002342BF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6D5EB9"/>
    <w:rPr>
      <w:color w:val="auto"/>
      <w:sz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2342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D5EB9"/>
    <w:rPr>
      <w:b/>
      <w:bCs/>
      <w:color w:val="auto"/>
      <w:sz w:val="20"/>
    </w:rPr>
  </w:style>
  <w:style w:type="paragraph" w:styleId="Revision">
    <w:name w:val="Revision"/>
    <w:hidden/>
    <w:uiPriority w:val="99"/>
    <w:semiHidden/>
    <w:rsid w:val="002C6F83"/>
    <w:pPr>
      <w:spacing w:before="0" w:after="0" w:line="240" w:lineRule="auto"/>
    </w:pPr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67D6A853A704478E9318ECF317F281" ma:contentTypeVersion="6" ma:contentTypeDescription="Create a new document." ma:contentTypeScope="" ma:versionID="c05a59f42e90c3cb0de97a5b60aa78b9">
  <xsd:schema xmlns:xsd="http://www.w3.org/2001/XMLSchema" xmlns:xs="http://www.w3.org/2001/XMLSchema" xmlns:p="http://schemas.microsoft.com/office/2006/metadata/properties" xmlns:ns2="0a839e6e-ea84-432b-a69f-bf0109e86a41" xmlns:ns3="ec2cf4e8-6da0-4d7c-99a3-7701bb920a2d" targetNamespace="http://schemas.microsoft.com/office/2006/metadata/properties" ma:root="true" ma:fieldsID="7e8c060157efc7b2e1f908d5eb1840fe" ns2:_="" ns3:_="">
    <xsd:import namespace="0a839e6e-ea84-432b-a69f-bf0109e86a41"/>
    <xsd:import namespace="ec2cf4e8-6da0-4d7c-99a3-7701bb920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39e6e-ea84-432b-a69f-bf0109e86a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cf4e8-6da0-4d7c-99a3-7701bb920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4C43FE-702F-4FE3-B464-1375B7DD1E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23DAC3-D18D-6646-B3FE-197F0AD78DD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0A10089-B8A2-43F3-A730-0999D2FE1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39e6e-ea84-432b-a69f-bf0109e86a41"/>
    <ds:schemaRef ds:uri="ec2cf4e8-6da0-4d7c-99a3-7701bb920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57B6AA-15A3-4A9A-A69B-81D58E4E3C9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405D14EB-134A-4D66-BAA6-5D216049468B}" pid="2" name="Source">
    <vt:lpwstr>Export to Word for RTE</vt:lpwstr>
  </property>
  <property fmtid="{405D14EB-134A-4D66-BAA6-5D216049468B}" pid="3" name="Version">
    <vt:lpwstr>2.0</vt:lpwstr>
  </property>
  <property fmtid="{D5CDD505-2E9C-101B-9397-08002B2CF9AE}" pid="2" name="ContentTypeId">
    <vt:lpwstr>0x010100A167D6A853A704478E9318ECF317F281</vt:lpwstr>
  </property>
  <property fmtid="{D5CDD505-2E9C-101B-9397-08002B2CF9AE}" pid="3" name="DOCXDOCID">
    <vt:lpwstr>62240622_2</vt:lpwstr>
  </property>
  <property fmtid="{D5CDD505-2E9C-101B-9397-08002B2CF9AE}" pid="4" name="DocXFormat">
    <vt:lpwstr>DefaultFormat</vt:lpwstr>
  </property>
  <property fmtid="{D5CDD505-2E9C-101B-9397-08002B2CF9AE}" pid="5" name="DocXLocation">
    <vt:lpwstr>Every Page</vt:lpwstr>
  </property>
</Properties>
</file>