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9DEEC" w14:textId="45156276" w:rsidR="0011499D" w:rsidRPr="0006262E" w:rsidRDefault="00C4298F" w:rsidP="00B65CF8">
      <w:pPr>
        <w:pStyle w:val="ListParagraph"/>
        <w:numPr>
          <w:ilvl w:val="0"/>
          <w:numId w:val="25"/>
        </w:numPr>
        <w:ind w:leftChars="0"/>
        <w:jc w:val="both"/>
        <w:rPr>
          <w:rFonts w:cstheme="minorHAnsi"/>
          <w:b/>
          <w:bCs/>
          <w:szCs w:val="24"/>
          <w:u w:val="single"/>
        </w:rPr>
      </w:pPr>
      <w:r>
        <w:rPr>
          <w:rFonts w:cstheme="minorHAnsi"/>
          <w:b/>
          <w:bCs/>
          <w:szCs w:val="24"/>
          <w:u w:val="single"/>
        </w:rPr>
        <w:t>ONE</w:t>
      </w:r>
    </w:p>
    <w:p w14:paraId="520418F0" w14:textId="56AC3CF2" w:rsidR="003B75D1" w:rsidRPr="00607B8D" w:rsidRDefault="009E69C4" w:rsidP="00607B8D">
      <w:pPr>
        <w:pStyle w:val="ListParagraph"/>
        <w:numPr>
          <w:ilvl w:val="0"/>
          <w:numId w:val="29"/>
        </w:numPr>
        <w:ind w:leftChars="0"/>
        <w:jc w:val="both"/>
        <w:rPr>
          <w:b/>
          <w:u w:val="single"/>
        </w:rPr>
      </w:pPr>
      <w:r w:rsidRPr="00607B8D">
        <w:t>a</w:t>
      </w:r>
    </w:p>
    <w:p w14:paraId="023DA37B" w14:textId="42F29EF6" w:rsidR="00B93E39" w:rsidRPr="00607B8D" w:rsidRDefault="009E69C4" w:rsidP="00607B8D">
      <w:pPr>
        <w:pStyle w:val="ListParagraph"/>
        <w:numPr>
          <w:ilvl w:val="0"/>
          <w:numId w:val="29"/>
        </w:numPr>
        <w:ind w:leftChars="0"/>
        <w:jc w:val="both"/>
        <w:rPr>
          <w:b/>
          <w:u w:val="single"/>
        </w:rPr>
      </w:pPr>
      <w:r w:rsidRPr="00607B8D">
        <w:t>b</w:t>
      </w:r>
    </w:p>
    <w:p w14:paraId="0701C4E8" w14:textId="77777777" w:rsidR="00A23DCF" w:rsidRPr="00945DAD" w:rsidRDefault="00A23DCF" w:rsidP="00945DAD">
      <w:pPr>
        <w:jc w:val="both"/>
        <w:rPr>
          <w:rFonts w:cstheme="minorHAnsi"/>
          <w:b/>
          <w:bCs/>
          <w:szCs w:val="24"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25"/>
        </w:numPr>
        <w:ind w:leftChars="0"/>
        <w:jc w:val="both"/>
        <w:rPr>
          <w:rFonts w:cstheme="minorHAnsi"/>
          <w:b/>
          <w:bCs/>
          <w:szCs w:val="24"/>
          <w:u w:val="single"/>
        </w:rPr>
      </w:pPr>
      <w:r>
        <w:rPr>
          <w:rFonts w:cstheme="minorHAnsi"/>
          <w:b/>
          <w:bCs/>
          <w:szCs w:val="24"/>
          <w:u w:val="single"/>
        </w:rPr>
        <w:t>TWO</w:t>
      </w:r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30"/>
        </w:numPr>
        <w:ind w:leftChars="0"/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>a</w:t>
      </w:r>
    </w:p>
    <w:p w14:paraId="017CCEB1" w14:textId="77777777" w:rsidR="00520B3B" w:rsidRPr="00520B3B" w:rsidRDefault="00520B3B" w:rsidP="00945DAD">
      <w:pPr>
        <w:jc w:val="both"/>
        <w:rPr>
          <w:rFonts w:cstheme="minorHAnsi"/>
          <w:szCs w:val="24"/>
        </w:rPr>
      </w:pPr>
    </w:p>
    <w:p w14:paraId="151F3456" w14:textId="684DBB74" w:rsidR="00B77F32" w:rsidRPr="006306C8" w:rsidRDefault="00B77F32">
      <w:pPr>
        <w:tabs>
          <w:tab w:val="left" w:pos="4820"/>
        </w:tabs>
        <w:jc w:val="both"/>
        <w:rPr>
          <w:b/>
          <w:u w:val="single"/>
          <w:rPrChange w:id="0" w:author="Author" w:date="2026-08-03T22:17:00Z" w16du:dateUtc="2026-08-04T02:17:00Z">
            <w:rPr>
              <w:sz w:val="22"/>
            </w:rPr>
          </w:rPrChange>
        </w:rPr>
        <w:pPrChange w:id="1" w:author="Author" w:date="2026-08-03T22:17:00Z" w16du:dateUtc="2026-08-04T02:17:00Z">
          <w:pPr/>
        </w:pPrChange>
      </w:pPr>
    </w:p>
    <w:sectPr w:rsidR="00B77F32" w:rsidRPr="006306C8" w:rsidSect="00607B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40" w:right="1440" w:bottom="1440" w:left="1440" w:header="862" w:footer="43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AF4A17" w14:textId="77777777" w:rsidR="00445A49" w:rsidRDefault="00445A49">
      <w:r>
        <w:separator/>
      </w:r>
    </w:p>
  </w:endnote>
  <w:endnote w:type="continuationSeparator" w:id="0">
    <w:p w14:paraId="5764CDF7" w14:textId="77777777" w:rsidR="00445A49" w:rsidRDefault="0044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59EAE" w14:textId="2DA8E2AD" w:rsidR="0074560B" w:rsidRDefault="0074560B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2</w:t>
    </w:r>
    <w:r>
      <w:fldChar w:fldCharType="end"/>
    </w:r>
  </w:p>
  <w:p w14:paraId="4AF97F7C" w14:textId="77777777" w:rsidR="00A30FC9" w:rsidRPr="00EA69D0" w:rsidRDefault="00A30FC9" w:rsidP="00607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C8A1" w14:textId="77777777" w:rsidR="00A30FC9" w:rsidRPr="00EA69D0" w:rsidRDefault="00A30FC9" w:rsidP="00607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BC4422" w14:textId="77777777" w:rsidR="00445A49" w:rsidRDefault="00445A49">
      <w:r>
        <w:separator/>
      </w:r>
    </w:p>
  </w:footnote>
  <w:footnote w:type="continuationSeparator" w:id="0">
    <w:p w14:paraId="3AAD811C" w14:textId="77777777" w:rsidR="00445A49" w:rsidRDefault="00445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9F10" w14:textId="77777777" w:rsidR="00A30FC9" w:rsidRDefault="00445A49">
    <w:pPr>
      <w:pStyle w:val="Header"/>
    </w:pPr>
    <w:ins w:id="2" w:author="Author" w:date="2026-08-03T22:17:00Z" w16du:dateUtc="2026-08-04T02:17:00Z">
      <w:r>
        <w:rPr>
          <w:noProof/>
        </w:rPr>
        <w:pict w14:anchorId="1FE9C8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386E7" w14:textId="77777777" w:rsidR="00A30FC9" w:rsidRPr="00607B8D" w:rsidRDefault="00A30FC9" w:rsidP="00607B8D">
    <w:pPr>
      <w:widowControl/>
      <w:spacing w:after="160" w:line="200" w:lineRule="exact"/>
      <w:contextualSpacing/>
      <w:jc w:val="center"/>
      <w:rPr>
        <w:rFonts w:ascii="Lucida Bright" w:hAnsi="Lucida Bright"/>
        <w:kern w:val="0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8754" w14:textId="77777777" w:rsidR="00A30FC9" w:rsidRDefault="00445A49">
    <w:pPr>
      <w:pStyle w:val="Header"/>
    </w:pPr>
    <w:ins w:id="3" w:author="Author" w:date="2026-08-03T22:17:00Z" w16du:dateUtc="2026-08-04T02:17:00Z">
      <w:r>
        <w:rPr>
          <w:noProof/>
        </w:rPr>
        <w:pict w14:anchorId="1A27DA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13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7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8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82915140">
    <w:abstractNumId w:val="34"/>
  </w:num>
  <w:num w:numId="2" w16cid:durableId="512033781">
    <w:abstractNumId w:val="39"/>
  </w:num>
  <w:num w:numId="3" w16cid:durableId="799348429">
    <w:abstractNumId w:val="24"/>
  </w:num>
  <w:num w:numId="4" w16cid:durableId="1952123215">
    <w:abstractNumId w:val="13"/>
  </w:num>
  <w:num w:numId="5" w16cid:durableId="1892687767">
    <w:abstractNumId w:val="31"/>
  </w:num>
  <w:num w:numId="6" w16cid:durableId="101804197">
    <w:abstractNumId w:val="15"/>
  </w:num>
  <w:num w:numId="7" w16cid:durableId="1282305008">
    <w:abstractNumId w:val="16"/>
  </w:num>
  <w:num w:numId="8" w16cid:durableId="980576470">
    <w:abstractNumId w:val="26"/>
  </w:num>
  <w:num w:numId="9" w16cid:durableId="1295984467">
    <w:abstractNumId w:val="9"/>
  </w:num>
  <w:num w:numId="10" w16cid:durableId="445151919">
    <w:abstractNumId w:val="19"/>
  </w:num>
  <w:num w:numId="11" w16cid:durableId="1239747226">
    <w:abstractNumId w:val="5"/>
  </w:num>
  <w:num w:numId="12" w16cid:durableId="106318081">
    <w:abstractNumId w:val="38"/>
  </w:num>
  <w:num w:numId="13" w16cid:durableId="875240124">
    <w:abstractNumId w:val="12"/>
  </w:num>
  <w:num w:numId="14" w16cid:durableId="1165434806">
    <w:abstractNumId w:val="37"/>
  </w:num>
  <w:num w:numId="15" w16cid:durableId="1834099838">
    <w:abstractNumId w:val="10"/>
  </w:num>
  <w:num w:numId="16" w16cid:durableId="556860514">
    <w:abstractNumId w:val="0"/>
  </w:num>
  <w:num w:numId="17" w16cid:durableId="50153504">
    <w:abstractNumId w:val="22"/>
  </w:num>
  <w:num w:numId="18" w16cid:durableId="1426422403">
    <w:abstractNumId w:val="28"/>
  </w:num>
  <w:num w:numId="19" w16cid:durableId="1551574621">
    <w:abstractNumId w:val="4"/>
  </w:num>
  <w:num w:numId="20" w16cid:durableId="506405347">
    <w:abstractNumId w:val="23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6"/>
  </w:num>
  <w:num w:numId="24" w16cid:durableId="292642137">
    <w:abstractNumId w:val="29"/>
  </w:num>
  <w:num w:numId="25" w16cid:durableId="452556930">
    <w:abstractNumId w:val="40"/>
  </w:num>
  <w:num w:numId="26" w16cid:durableId="1207641606">
    <w:abstractNumId w:val="32"/>
  </w:num>
  <w:num w:numId="27" w16cid:durableId="373701941">
    <w:abstractNumId w:val="35"/>
  </w:num>
  <w:num w:numId="28" w16cid:durableId="1549146703">
    <w:abstractNumId w:val="3"/>
  </w:num>
  <w:num w:numId="29" w16cid:durableId="928198860">
    <w:abstractNumId w:val="25"/>
  </w:num>
  <w:num w:numId="30" w16cid:durableId="1417289319">
    <w:abstractNumId w:val="8"/>
  </w:num>
  <w:num w:numId="31" w16cid:durableId="731195626">
    <w:abstractNumId w:val="27"/>
  </w:num>
  <w:num w:numId="32" w16cid:durableId="277683622">
    <w:abstractNumId w:val="11"/>
  </w:num>
  <w:num w:numId="33" w16cid:durableId="809054142">
    <w:abstractNumId w:val="18"/>
  </w:num>
  <w:num w:numId="34" w16cid:durableId="1800490660">
    <w:abstractNumId w:val="20"/>
  </w:num>
  <w:num w:numId="35" w16cid:durableId="728959501">
    <w:abstractNumId w:val="17"/>
  </w:num>
  <w:num w:numId="36" w16cid:durableId="1397819891">
    <w:abstractNumId w:val="30"/>
  </w:num>
  <w:num w:numId="37" w16cid:durableId="1795295302">
    <w:abstractNumId w:val="7"/>
  </w:num>
  <w:num w:numId="38" w16cid:durableId="813840915">
    <w:abstractNumId w:val="14"/>
  </w:num>
  <w:num w:numId="39" w16cid:durableId="939025592">
    <w:abstractNumId w:val="21"/>
  </w:num>
  <w:num w:numId="40" w16cid:durableId="66609871">
    <w:abstractNumId w:val="33"/>
  </w:num>
  <w:num w:numId="41" w16cid:durableId="743797489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194A"/>
    <w:rsid w:val="00002EF9"/>
    <w:rsid w:val="00004A52"/>
    <w:rsid w:val="00005F04"/>
    <w:rsid w:val="0001338A"/>
    <w:rsid w:val="000204D6"/>
    <w:rsid w:val="00022889"/>
    <w:rsid w:val="0002310E"/>
    <w:rsid w:val="00023D4E"/>
    <w:rsid w:val="00026BFD"/>
    <w:rsid w:val="000278B8"/>
    <w:rsid w:val="00027BEC"/>
    <w:rsid w:val="000310EE"/>
    <w:rsid w:val="00031DA1"/>
    <w:rsid w:val="00032201"/>
    <w:rsid w:val="0003306C"/>
    <w:rsid w:val="000332BC"/>
    <w:rsid w:val="00035097"/>
    <w:rsid w:val="00036D43"/>
    <w:rsid w:val="00037384"/>
    <w:rsid w:val="00041CDA"/>
    <w:rsid w:val="00043214"/>
    <w:rsid w:val="00047CBB"/>
    <w:rsid w:val="00054947"/>
    <w:rsid w:val="00057CF8"/>
    <w:rsid w:val="000604F8"/>
    <w:rsid w:val="00062126"/>
    <w:rsid w:val="0006262E"/>
    <w:rsid w:val="000633C3"/>
    <w:rsid w:val="000635EE"/>
    <w:rsid w:val="00071D29"/>
    <w:rsid w:val="000736FE"/>
    <w:rsid w:val="000763A2"/>
    <w:rsid w:val="00077317"/>
    <w:rsid w:val="00080457"/>
    <w:rsid w:val="000843F3"/>
    <w:rsid w:val="00086A73"/>
    <w:rsid w:val="00086AD8"/>
    <w:rsid w:val="000902D4"/>
    <w:rsid w:val="00092DE2"/>
    <w:rsid w:val="00094460"/>
    <w:rsid w:val="00097F38"/>
    <w:rsid w:val="000A3567"/>
    <w:rsid w:val="000A713A"/>
    <w:rsid w:val="000B0B41"/>
    <w:rsid w:val="000B4F86"/>
    <w:rsid w:val="000B70E9"/>
    <w:rsid w:val="000C2DB6"/>
    <w:rsid w:val="000C5E7D"/>
    <w:rsid w:val="000C617D"/>
    <w:rsid w:val="000C65C6"/>
    <w:rsid w:val="000D6658"/>
    <w:rsid w:val="000E10D7"/>
    <w:rsid w:val="000E25D4"/>
    <w:rsid w:val="000E3ADB"/>
    <w:rsid w:val="000E4E88"/>
    <w:rsid w:val="000F4A39"/>
    <w:rsid w:val="000F508E"/>
    <w:rsid w:val="000F513B"/>
    <w:rsid w:val="0010197D"/>
    <w:rsid w:val="001035F7"/>
    <w:rsid w:val="00103AEF"/>
    <w:rsid w:val="00104551"/>
    <w:rsid w:val="0010486D"/>
    <w:rsid w:val="00107E59"/>
    <w:rsid w:val="00112B11"/>
    <w:rsid w:val="00113C52"/>
    <w:rsid w:val="0011499D"/>
    <w:rsid w:val="00115F62"/>
    <w:rsid w:val="00116C10"/>
    <w:rsid w:val="00120A95"/>
    <w:rsid w:val="001212E0"/>
    <w:rsid w:val="00122D35"/>
    <w:rsid w:val="001243E4"/>
    <w:rsid w:val="00124402"/>
    <w:rsid w:val="0012525B"/>
    <w:rsid w:val="00127894"/>
    <w:rsid w:val="001322D1"/>
    <w:rsid w:val="00135EDA"/>
    <w:rsid w:val="00136DBE"/>
    <w:rsid w:val="00140D69"/>
    <w:rsid w:val="00141D7C"/>
    <w:rsid w:val="00147173"/>
    <w:rsid w:val="00150A09"/>
    <w:rsid w:val="0015270C"/>
    <w:rsid w:val="00153B52"/>
    <w:rsid w:val="00157B45"/>
    <w:rsid w:val="0016676E"/>
    <w:rsid w:val="00170D16"/>
    <w:rsid w:val="001730DF"/>
    <w:rsid w:val="0017352C"/>
    <w:rsid w:val="001772DE"/>
    <w:rsid w:val="0018172A"/>
    <w:rsid w:val="001842CB"/>
    <w:rsid w:val="001850A8"/>
    <w:rsid w:val="00186BAE"/>
    <w:rsid w:val="001870B7"/>
    <w:rsid w:val="00187DC0"/>
    <w:rsid w:val="001905EC"/>
    <w:rsid w:val="00190C28"/>
    <w:rsid w:val="001914EA"/>
    <w:rsid w:val="001947E4"/>
    <w:rsid w:val="001948D6"/>
    <w:rsid w:val="001968EE"/>
    <w:rsid w:val="0019768D"/>
    <w:rsid w:val="001A0362"/>
    <w:rsid w:val="001A560B"/>
    <w:rsid w:val="001B47AC"/>
    <w:rsid w:val="001B4E76"/>
    <w:rsid w:val="001C19C1"/>
    <w:rsid w:val="001C36E3"/>
    <w:rsid w:val="001C407D"/>
    <w:rsid w:val="001C6655"/>
    <w:rsid w:val="001D1D94"/>
    <w:rsid w:val="001D32B7"/>
    <w:rsid w:val="001D5EFD"/>
    <w:rsid w:val="001D629C"/>
    <w:rsid w:val="001E3946"/>
    <w:rsid w:val="001E3DB1"/>
    <w:rsid w:val="001E51B0"/>
    <w:rsid w:val="001E521B"/>
    <w:rsid w:val="001E555A"/>
    <w:rsid w:val="001E5CCC"/>
    <w:rsid w:val="001F43DA"/>
    <w:rsid w:val="001F4DBB"/>
    <w:rsid w:val="001F77DC"/>
    <w:rsid w:val="001F793D"/>
    <w:rsid w:val="002016A9"/>
    <w:rsid w:val="00202441"/>
    <w:rsid w:val="002029E7"/>
    <w:rsid w:val="0021097F"/>
    <w:rsid w:val="0021408F"/>
    <w:rsid w:val="00214F92"/>
    <w:rsid w:val="0021673C"/>
    <w:rsid w:val="002178B0"/>
    <w:rsid w:val="002237F4"/>
    <w:rsid w:val="002302E2"/>
    <w:rsid w:val="00232BA6"/>
    <w:rsid w:val="00236A65"/>
    <w:rsid w:val="002376DB"/>
    <w:rsid w:val="002411D4"/>
    <w:rsid w:val="002424E1"/>
    <w:rsid w:val="00243C19"/>
    <w:rsid w:val="00246475"/>
    <w:rsid w:val="00260D1C"/>
    <w:rsid w:val="00262770"/>
    <w:rsid w:val="00262A03"/>
    <w:rsid w:val="00262D89"/>
    <w:rsid w:val="00263704"/>
    <w:rsid w:val="00263BDF"/>
    <w:rsid w:val="0026483F"/>
    <w:rsid w:val="00266659"/>
    <w:rsid w:val="00267454"/>
    <w:rsid w:val="00272E8E"/>
    <w:rsid w:val="00276B18"/>
    <w:rsid w:val="00280EDD"/>
    <w:rsid w:val="002857A1"/>
    <w:rsid w:val="0028597A"/>
    <w:rsid w:val="00285A7F"/>
    <w:rsid w:val="002878FD"/>
    <w:rsid w:val="00293D76"/>
    <w:rsid w:val="00294D2B"/>
    <w:rsid w:val="00296840"/>
    <w:rsid w:val="00297699"/>
    <w:rsid w:val="002A2EBF"/>
    <w:rsid w:val="002A7708"/>
    <w:rsid w:val="002B1448"/>
    <w:rsid w:val="002B1C2A"/>
    <w:rsid w:val="002B4E77"/>
    <w:rsid w:val="002B5067"/>
    <w:rsid w:val="002C3E69"/>
    <w:rsid w:val="002C6C38"/>
    <w:rsid w:val="002C703E"/>
    <w:rsid w:val="002D1EC5"/>
    <w:rsid w:val="002D4B74"/>
    <w:rsid w:val="002D57C3"/>
    <w:rsid w:val="002E22CF"/>
    <w:rsid w:val="002E3C9B"/>
    <w:rsid w:val="002E65D8"/>
    <w:rsid w:val="002E6653"/>
    <w:rsid w:val="002E6C3F"/>
    <w:rsid w:val="002E769F"/>
    <w:rsid w:val="002F3D8F"/>
    <w:rsid w:val="002F4122"/>
    <w:rsid w:val="002F475B"/>
    <w:rsid w:val="002F5F2D"/>
    <w:rsid w:val="002F6708"/>
    <w:rsid w:val="002F788F"/>
    <w:rsid w:val="00306E37"/>
    <w:rsid w:val="003107B3"/>
    <w:rsid w:val="00313CF5"/>
    <w:rsid w:val="00314683"/>
    <w:rsid w:val="00315874"/>
    <w:rsid w:val="003165EE"/>
    <w:rsid w:val="00317705"/>
    <w:rsid w:val="00317B60"/>
    <w:rsid w:val="00317C15"/>
    <w:rsid w:val="00317EA7"/>
    <w:rsid w:val="0032099D"/>
    <w:rsid w:val="00324388"/>
    <w:rsid w:val="00326E4E"/>
    <w:rsid w:val="003272B3"/>
    <w:rsid w:val="003314B7"/>
    <w:rsid w:val="00342213"/>
    <w:rsid w:val="0034414C"/>
    <w:rsid w:val="003459FC"/>
    <w:rsid w:val="00350B68"/>
    <w:rsid w:val="00351629"/>
    <w:rsid w:val="0035243F"/>
    <w:rsid w:val="0035392A"/>
    <w:rsid w:val="00355551"/>
    <w:rsid w:val="00355BE5"/>
    <w:rsid w:val="00355C66"/>
    <w:rsid w:val="003561A8"/>
    <w:rsid w:val="00357965"/>
    <w:rsid w:val="0036046D"/>
    <w:rsid w:val="00360BC7"/>
    <w:rsid w:val="003635FD"/>
    <w:rsid w:val="00363AA6"/>
    <w:rsid w:val="00364BB2"/>
    <w:rsid w:val="00372BC3"/>
    <w:rsid w:val="003742DF"/>
    <w:rsid w:val="0037567C"/>
    <w:rsid w:val="00376B72"/>
    <w:rsid w:val="003774DA"/>
    <w:rsid w:val="0037763A"/>
    <w:rsid w:val="00377AB4"/>
    <w:rsid w:val="00380878"/>
    <w:rsid w:val="0038169B"/>
    <w:rsid w:val="00382F02"/>
    <w:rsid w:val="00383F0E"/>
    <w:rsid w:val="00384D55"/>
    <w:rsid w:val="00394DF3"/>
    <w:rsid w:val="00395052"/>
    <w:rsid w:val="00395756"/>
    <w:rsid w:val="003958F2"/>
    <w:rsid w:val="00396EFD"/>
    <w:rsid w:val="0039785C"/>
    <w:rsid w:val="003A1F79"/>
    <w:rsid w:val="003A2246"/>
    <w:rsid w:val="003A2F2C"/>
    <w:rsid w:val="003A618B"/>
    <w:rsid w:val="003B2ADF"/>
    <w:rsid w:val="003B3AF6"/>
    <w:rsid w:val="003B45D7"/>
    <w:rsid w:val="003B4FBB"/>
    <w:rsid w:val="003B605E"/>
    <w:rsid w:val="003B75D1"/>
    <w:rsid w:val="003C03E1"/>
    <w:rsid w:val="003C6616"/>
    <w:rsid w:val="003D57B7"/>
    <w:rsid w:val="003D5E8A"/>
    <w:rsid w:val="003D66F2"/>
    <w:rsid w:val="003E1A2C"/>
    <w:rsid w:val="003E214F"/>
    <w:rsid w:val="003E2543"/>
    <w:rsid w:val="003E49DC"/>
    <w:rsid w:val="003E7C24"/>
    <w:rsid w:val="003F1331"/>
    <w:rsid w:val="003F1D10"/>
    <w:rsid w:val="003F4989"/>
    <w:rsid w:val="003F77B2"/>
    <w:rsid w:val="00401DED"/>
    <w:rsid w:val="00404FB1"/>
    <w:rsid w:val="00406684"/>
    <w:rsid w:val="00406BE1"/>
    <w:rsid w:val="00407058"/>
    <w:rsid w:val="00411E58"/>
    <w:rsid w:val="00414615"/>
    <w:rsid w:val="00414E7B"/>
    <w:rsid w:val="0042084C"/>
    <w:rsid w:val="004213DF"/>
    <w:rsid w:val="00421A1E"/>
    <w:rsid w:val="00422E34"/>
    <w:rsid w:val="0042484B"/>
    <w:rsid w:val="0042572D"/>
    <w:rsid w:val="004258F4"/>
    <w:rsid w:val="0043066C"/>
    <w:rsid w:val="00432947"/>
    <w:rsid w:val="0043682E"/>
    <w:rsid w:val="00444ED2"/>
    <w:rsid w:val="00445A49"/>
    <w:rsid w:val="00451287"/>
    <w:rsid w:val="00454CEA"/>
    <w:rsid w:val="004561F9"/>
    <w:rsid w:val="00457FDF"/>
    <w:rsid w:val="004612D0"/>
    <w:rsid w:val="00461703"/>
    <w:rsid w:val="004617A9"/>
    <w:rsid w:val="00463E57"/>
    <w:rsid w:val="00473C32"/>
    <w:rsid w:val="004750BD"/>
    <w:rsid w:val="00487D3D"/>
    <w:rsid w:val="0049055A"/>
    <w:rsid w:val="0049442A"/>
    <w:rsid w:val="004948BE"/>
    <w:rsid w:val="004A01D2"/>
    <w:rsid w:val="004A0DEE"/>
    <w:rsid w:val="004A65FB"/>
    <w:rsid w:val="004C082E"/>
    <w:rsid w:val="004C1611"/>
    <w:rsid w:val="004C2223"/>
    <w:rsid w:val="004C4999"/>
    <w:rsid w:val="004D0741"/>
    <w:rsid w:val="004D1F80"/>
    <w:rsid w:val="004D46C8"/>
    <w:rsid w:val="004D605C"/>
    <w:rsid w:val="004D6E70"/>
    <w:rsid w:val="004E13B4"/>
    <w:rsid w:val="004E1A21"/>
    <w:rsid w:val="004E6384"/>
    <w:rsid w:val="004F3F83"/>
    <w:rsid w:val="004F4B49"/>
    <w:rsid w:val="004F5B08"/>
    <w:rsid w:val="0050098A"/>
    <w:rsid w:val="0050372F"/>
    <w:rsid w:val="00513B72"/>
    <w:rsid w:val="0051548B"/>
    <w:rsid w:val="005178F7"/>
    <w:rsid w:val="00520B3B"/>
    <w:rsid w:val="005235B4"/>
    <w:rsid w:val="005270BD"/>
    <w:rsid w:val="0053018B"/>
    <w:rsid w:val="00530770"/>
    <w:rsid w:val="0053177E"/>
    <w:rsid w:val="005402CF"/>
    <w:rsid w:val="00541C4B"/>
    <w:rsid w:val="00543FDB"/>
    <w:rsid w:val="00544130"/>
    <w:rsid w:val="00544E05"/>
    <w:rsid w:val="00545008"/>
    <w:rsid w:val="005458B8"/>
    <w:rsid w:val="005470EF"/>
    <w:rsid w:val="005508D5"/>
    <w:rsid w:val="00551756"/>
    <w:rsid w:val="00552C3B"/>
    <w:rsid w:val="0055369A"/>
    <w:rsid w:val="0056443C"/>
    <w:rsid w:val="00564A77"/>
    <w:rsid w:val="0056758A"/>
    <w:rsid w:val="00573405"/>
    <w:rsid w:val="005805B8"/>
    <w:rsid w:val="00582E03"/>
    <w:rsid w:val="005841D0"/>
    <w:rsid w:val="00584236"/>
    <w:rsid w:val="0058637C"/>
    <w:rsid w:val="0059039D"/>
    <w:rsid w:val="005908E4"/>
    <w:rsid w:val="005909DA"/>
    <w:rsid w:val="005920A8"/>
    <w:rsid w:val="00593A40"/>
    <w:rsid w:val="00595744"/>
    <w:rsid w:val="005A0BB9"/>
    <w:rsid w:val="005A1B50"/>
    <w:rsid w:val="005A2495"/>
    <w:rsid w:val="005A628B"/>
    <w:rsid w:val="005B28A2"/>
    <w:rsid w:val="005B2C07"/>
    <w:rsid w:val="005B34B7"/>
    <w:rsid w:val="005B614F"/>
    <w:rsid w:val="005C1D0E"/>
    <w:rsid w:val="005C3B1C"/>
    <w:rsid w:val="005D12F4"/>
    <w:rsid w:val="005D2979"/>
    <w:rsid w:val="005D7267"/>
    <w:rsid w:val="005E2EFF"/>
    <w:rsid w:val="005E3525"/>
    <w:rsid w:val="005E3FE8"/>
    <w:rsid w:val="005F44FB"/>
    <w:rsid w:val="005F5A01"/>
    <w:rsid w:val="00602CD9"/>
    <w:rsid w:val="0060320B"/>
    <w:rsid w:val="0060335C"/>
    <w:rsid w:val="00603BA2"/>
    <w:rsid w:val="00604F78"/>
    <w:rsid w:val="0060577C"/>
    <w:rsid w:val="00605D1A"/>
    <w:rsid w:val="00607B8D"/>
    <w:rsid w:val="00607CB9"/>
    <w:rsid w:val="0061400E"/>
    <w:rsid w:val="00622042"/>
    <w:rsid w:val="00624602"/>
    <w:rsid w:val="00625FC0"/>
    <w:rsid w:val="0062629F"/>
    <w:rsid w:val="006265CF"/>
    <w:rsid w:val="00627DF0"/>
    <w:rsid w:val="006302AE"/>
    <w:rsid w:val="006306C8"/>
    <w:rsid w:val="00635EE1"/>
    <w:rsid w:val="006379BD"/>
    <w:rsid w:val="00641159"/>
    <w:rsid w:val="00641991"/>
    <w:rsid w:val="006426AE"/>
    <w:rsid w:val="00643041"/>
    <w:rsid w:val="00650C49"/>
    <w:rsid w:val="006523A7"/>
    <w:rsid w:val="00655772"/>
    <w:rsid w:val="00656CE3"/>
    <w:rsid w:val="00660295"/>
    <w:rsid w:val="006632B8"/>
    <w:rsid w:val="00664D7A"/>
    <w:rsid w:val="006670D1"/>
    <w:rsid w:val="00675584"/>
    <w:rsid w:val="00675F30"/>
    <w:rsid w:val="00676DA7"/>
    <w:rsid w:val="006801A0"/>
    <w:rsid w:val="00683362"/>
    <w:rsid w:val="006841AA"/>
    <w:rsid w:val="006844A4"/>
    <w:rsid w:val="00685EDD"/>
    <w:rsid w:val="00686325"/>
    <w:rsid w:val="006918C5"/>
    <w:rsid w:val="00691D77"/>
    <w:rsid w:val="00693F87"/>
    <w:rsid w:val="006A144D"/>
    <w:rsid w:val="006A33DC"/>
    <w:rsid w:val="006A6D34"/>
    <w:rsid w:val="006B3231"/>
    <w:rsid w:val="006B3A7C"/>
    <w:rsid w:val="006B6E09"/>
    <w:rsid w:val="006B76DB"/>
    <w:rsid w:val="006B77C4"/>
    <w:rsid w:val="006C0427"/>
    <w:rsid w:val="006C0F44"/>
    <w:rsid w:val="006C2053"/>
    <w:rsid w:val="006C6DE2"/>
    <w:rsid w:val="006D0003"/>
    <w:rsid w:val="006D211C"/>
    <w:rsid w:val="006D5433"/>
    <w:rsid w:val="006D6903"/>
    <w:rsid w:val="006D74E0"/>
    <w:rsid w:val="006E5C29"/>
    <w:rsid w:val="006E6081"/>
    <w:rsid w:val="006F0447"/>
    <w:rsid w:val="006F1628"/>
    <w:rsid w:val="006F5A55"/>
    <w:rsid w:val="006F5E18"/>
    <w:rsid w:val="00701A5A"/>
    <w:rsid w:val="00703B4E"/>
    <w:rsid w:val="00705720"/>
    <w:rsid w:val="0070642A"/>
    <w:rsid w:val="007100A9"/>
    <w:rsid w:val="007104DA"/>
    <w:rsid w:val="00713B58"/>
    <w:rsid w:val="0071406B"/>
    <w:rsid w:val="00715E47"/>
    <w:rsid w:val="007203DC"/>
    <w:rsid w:val="00720DF4"/>
    <w:rsid w:val="00724695"/>
    <w:rsid w:val="00724781"/>
    <w:rsid w:val="007260B4"/>
    <w:rsid w:val="007263A4"/>
    <w:rsid w:val="0073100D"/>
    <w:rsid w:val="00735D6D"/>
    <w:rsid w:val="00741384"/>
    <w:rsid w:val="00741439"/>
    <w:rsid w:val="007429D8"/>
    <w:rsid w:val="00742B05"/>
    <w:rsid w:val="007439D3"/>
    <w:rsid w:val="0074560B"/>
    <w:rsid w:val="00747332"/>
    <w:rsid w:val="00747534"/>
    <w:rsid w:val="00747D84"/>
    <w:rsid w:val="007506D1"/>
    <w:rsid w:val="00750E3C"/>
    <w:rsid w:val="007515C2"/>
    <w:rsid w:val="00753892"/>
    <w:rsid w:val="00756E64"/>
    <w:rsid w:val="00760A92"/>
    <w:rsid w:val="00763E15"/>
    <w:rsid w:val="0076553D"/>
    <w:rsid w:val="00765815"/>
    <w:rsid w:val="00766FB3"/>
    <w:rsid w:val="00767EB6"/>
    <w:rsid w:val="007741E5"/>
    <w:rsid w:val="00775FFB"/>
    <w:rsid w:val="007773E4"/>
    <w:rsid w:val="00777FCD"/>
    <w:rsid w:val="007816D3"/>
    <w:rsid w:val="00783D2C"/>
    <w:rsid w:val="00786787"/>
    <w:rsid w:val="00792708"/>
    <w:rsid w:val="007928D4"/>
    <w:rsid w:val="00795278"/>
    <w:rsid w:val="007A3B76"/>
    <w:rsid w:val="007B0CD4"/>
    <w:rsid w:val="007B27F7"/>
    <w:rsid w:val="007B38AA"/>
    <w:rsid w:val="007B3C24"/>
    <w:rsid w:val="007C5919"/>
    <w:rsid w:val="007C5E70"/>
    <w:rsid w:val="007C6330"/>
    <w:rsid w:val="007C6483"/>
    <w:rsid w:val="007D0A45"/>
    <w:rsid w:val="007D0D30"/>
    <w:rsid w:val="007D11A3"/>
    <w:rsid w:val="007D1513"/>
    <w:rsid w:val="007D433D"/>
    <w:rsid w:val="007D5C63"/>
    <w:rsid w:val="007D7D70"/>
    <w:rsid w:val="007E0AD3"/>
    <w:rsid w:val="007E45CF"/>
    <w:rsid w:val="007E4752"/>
    <w:rsid w:val="007F0830"/>
    <w:rsid w:val="007F0D28"/>
    <w:rsid w:val="007F12E3"/>
    <w:rsid w:val="007F4408"/>
    <w:rsid w:val="007F4DE9"/>
    <w:rsid w:val="007F514B"/>
    <w:rsid w:val="007F6959"/>
    <w:rsid w:val="007F6D54"/>
    <w:rsid w:val="007F7DB7"/>
    <w:rsid w:val="00802E83"/>
    <w:rsid w:val="00803685"/>
    <w:rsid w:val="00804785"/>
    <w:rsid w:val="00804DF0"/>
    <w:rsid w:val="00810E77"/>
    <w:rsid w:val="00812F0D"/>
    <w:rsid w:val="00816D25"/>
    <w:rsid w:val="00823056"/>
    <w:rsid w:val="00825A01"/>
    <w:rsid w:val="008269BE"/>
    <w:rsid w:val="00827471"/>
    <w:rsid w:val="0083066B"/>
    <w:rsid w:val="00831695"/>
    <w:rsid w:val="008355F8"/>
    <w:rsid w:val="00836422"/>
    <w:rsid w:val="00836D59"/>
    <w:rsid w:val="008374C4"/>
    <w:rsid w:val="00837A81"/>
    <w:rsid w:val="008451CB"/>
    <w:rsid w:val="00847851"/>
    <w:rsid w:val="008500A3"/>
    <w:rsid w:val="00851852"/>
    <w:rsid w:val="008518CA"/>
    <w:rsid w:val="00854B78"/>
    <w:rsid w:val="00855A3B"/>
    <w:rsid w:val="0085675C"/>
    <w:rsid w:val="00857F64"/>
    <w:rsid w:val="008601A7"/>
    <w:rsid w:val="008607FE"/>
    <w:rsid w:val="008622D1"/>
    <w:rsid w:val="008629F8"/>
    <w:rsid w:val="00864ACB"/>
    <w:rsid w:val="008740BE"/>
    <w:rsid w:val="008743CD"/>
    <w:rsid w:val="008765C5"/>
    <w:rsid w:val="00877AA7"/>
    <w:rsid w:val="0088484E"/>
    <w:rsid w:val="0089095F"/>
    <w:rsid w:val="00893331"/>
    <w:rsid w:val="008A056D"/>
    <w:rsid w:val="008A4633"/>
    <w:rsid w:val="008A5608"/>
    <w:rsid w:val="008A6668"/>
    <w:rsid w:val="008A79E4"/>
    <w:rsid w:val="008B014E"/>
    <w:rsid w:val="008B04F8"/>
    <w:rsid w:val="008B0C6C"/>
    <w:rsid w:val="008B0DDA"/>
    <w:rsid w:val="008B3053"/>
    <w:rsid w:val="008B51CC"/>
    <w:rsid w:val="008C21DD"/>
    <w:rsid w:val="008C2960"/>
    <w:rsid w:val="008C3DD0"/>
    <w:rsid w:val="008C6AD2"/>
    <w:rsid w:val="008C76CD"/>
    <w:rsid w:val="008D031A"/>
    <w:rsid w:val="008D117B"/>
    <w:rsid w:val="008D46CD"/>
    <w:rsid w:val="008E1DF0"/>
    <w:rsid w:val="008E40F1"/>
    <w:rsid w:val="008F0694"/>
    <w:rsid w:val="008F245A"/>
    <w:rsid w:val="0090083F"/>
    <w:rsid w:val="00906B9E"/>
    <w:rsid w:val="00906CB6"/>
    <w:rsid w:val="00907CDA"/>
    <w:rsid w:val="00911ABF"/>
    <w:rsid w:val="009149EC"/>
    <w:rsid w:val="009170E4"/>
    <w:rsid w:val="00917272"/>
    <w:rsid w:val="00921534"/>
    <w:rsid w:val="009263E2"/>
    <w:rsid w:val="00926A52"/>
    <w:rsid w:val="00927EC5"/>
    <w:rsid w:val="009307C8"/>
    <w:rsid w:val="00932510"/>
    <w:rsid w:val="00933F06"/>
    <w:rsid w:val="0093553B"/>
    <w:rsid w:val="009365CB"/>
    <w:rsid w:val="00937852"/>
    <w:rsid w:val="00937C0D"/>
    <w:rsid w:val="0094214B"/>
    <w:rsid w:val="00943063"/>
    <w:rsid w:val="009458D8"/>
    <w:rsid w:val="00945DAD"/>
    <w:rsid w:val="00946065"/>
    <w:rsid w:val="0095190B"/>
    <w:rsid w:val="0095383B"/>
    <w:rsid w:val="00953DB4"/>
    <w:rsid w:val="00954962"/>
    <w:rsid w:val="00956371"/>
    <w:rsid w:val="00961E44"/>
    <w:rsid w:val="0096465E"/>
    <w:rsid w:val="009675D2"/>
    <w:rsid w:val="00970541"/>
    <w:rsid w:val="00972986"/>
    <w:rsid w:val="00973F2C"/>
    <w:rsid w:val="0097484C"/>
    <w:rsid w:val="00974996"/>
    <w:rsid w:val="00975893"/>
    <w:rsid w:val="00976357"/>
    <w:rsid w:val="00976D22"/>
    <w:rsid w:val="00980B3E"/>
    <w:rsid w:val="009813C8"/>
    <w:rsid w:val="0098206D"/>
    <w:rsid w:val="0098431C"/>
    <w:rsid w:val="0098582E"/>
    <w:rsid w:val="00985B46"/>
    <w:rsid w:val="00987AB2"/>
    <w:rsid w:val="0099472B"/>
    <w:rsid w:val="009969DB"/>
    <w:rsid w:val="00997D5B"/>
    <w:rsid w:val="009A12D9"/>
    <w:rsid w:val="009A152D"/>
    <w:rsid w:val="009A161D"/>
    <w:rsid w:val="009A1C8E"/>
    <w:rsid w:val="009A2D09"/>
    <w:rsid w:val="009A69C5"/>
    <w:rsid w:val="009B1CA4"/>
    <w:rsid w:val="009B22A3"/>
    <w:rsid w:val="009B2541"/>
    <w:rsid w:val="009C0513"/>
    <w:rsid w:val="009C775C"/>
    <w:rsid w:val="009E3F29"/>
    <w:rsid w:val="009E5791"/>
    <w:rsid w:val="009E5D06"/>
    <w:rsid w:val="009E69C4"/>
    <w:rsid w:val="009F2C74"/>
    <w:rsid w:val="009F4F48"/>
    <w:rsid w:val="009F5840"/>
    <w:rsid w:val="009F7652"/>
    <w:rsid w:val="00A010B3"/>
    <w:rsid w:val="00A02C1F"/>
    <w:rsid w:val="00A031D2"/>
    <w:rsid w:val="00A11A16"/>
    <w:rsid w:val="00A11A81"/>
    <w:rsid w:val="00A133FF"/>
    <w:rsid w:val="00A23366"/>
    <w:rsid w:val="00A23DCF"/>
    <w:rsid w:val="00A30658"/>
    <w:rsid w:val="00A3074A"/>
    <w:rsid w:val="00A30FC9"/>
    <w:rsid w:val="00A31698"/>
    <w:rsid w:val="00A32AEB"/>
    <w:rsid w:val="00A330DB"/>
    <w:rsid w:val="00A339B2"/>
    <w:rsid w:val="00A33D5A"/>
    <w:rsid w:val="00A37D4F"/>
    <w:rsid w:val="00A42768"/>
    <w:rsid w:val="00A45622"/>
    <w:rsid w:val="00A45809"/>
    <w:rsid w:val="00A46C4A"/>
    <w:rsid w:val="00A5016C"/>
    <w:rsid w:val="00A513F4"/>
    <w:rsid w:val="00A551C5"/>
    <w:rsid w:val="00A6058C"/>
    <w:rsid w:val="00A6414D"/>
    <w:rsid w:val="00A64748"/>
    <w:rsid w:val="00A65E73"/>
    <w:rsid w:val="00A67848"/>
    <w:rsid w:val="00A7103D"/>
    <w:rsid w:val="00A71CB8"/>
    <w:rsid w:val="00A764B8"/>
    <w:rsid w:val="00A77891"/>
    <w:rsid w:val="00A841F2"/>
    <w:rsid w:val="00A857F8"/>
    <w:rsid w:val="00A85A06"/>
    <w:rsid w:val="00A90502"/>
    <w:rsid w:val="00A90F45"/>
    <w:rsid w:val="00A927F6"/>
    <w:rsid w:val="00A92FA5"/>
    <w:rsid w:val="00A97E32"/>
    <w:rsid w:val="00AA04CE"/>
    <w:rsid w:val="00AA052F"/>
    <w:rsid w:val="00AA2582"/>
    <w:rsid w:val="00AA5101"/>
    <w:rsid w:val="00AA55C7"/>
    <w:rsid w:val="00AA663E"/>
    <w:rsid w:val="00AB4D7F"/>
    <w:rsid w:val="00AB56B1"/>
    <w:rsid w:val="00AB7203"/>
    <w:rsid w:val="00AB7CE4"/>
    <w:rsid w:val="00AC0078"/>
    <w:rsid w:val="00AC183F"/>
    <w:rsid w:val="00AC52D4"/>
    <w:rsid w:val="00AC65F1"/>
    <w:rsid w:val="00AC6D30"/>
    <w:rsid w:val="00AD212C"/>
    <w:rsid w:val="00AD4132"/>
    <w:rsid w:val="00AD449E"/>
    <w:rsid w:val="00AD6AD8"/>
    <w:rsid w:val="00AE01E4"/>
    <w:rsid w:val="00AE03ED"/>
    <w:rsid w:val="00AE1A48"/>
    <w:rsid w:val="00AF00D3"/>
    <w:rsid w:val="00AF14CA"/>
    <w:rsid w:val="00AF26FC"/>
    <w:rsid w:val="00AF2736"/>
    <w:rsid w:val="00AF47E7"/>
    <w:rsid w:val="00AF52B2"/>
    <w:rsid w:val="00AF5A15"/>
    <w:rsid w:val="00B028D1"/>
    <w:rsid w:val="00B030D6"/>
    <w:rsid w:val="00B03D3D"/>
    <w:rsid w:val="00B050E8"/>
    <w:rsid w:val="00B13822"/>
    <w:rsid w:val="00B13827"/>
    <w:rsid w:val="00B1408D"/>
    <w:rsid w:val="00B17F54"/>
    <w:rsid w:val="00B213AD"/>
    <w:rsid w:val="00B21C3B"/>
    <w:rsid w:val="00B2388C"/>
    <w:rsid w:val="00B23D7E"/>
    <w:rsid w:val="00B2476A"/>
    <w:rsid w:val="00B25112"/>
    <w:rsid w:val="00B30F1E"/>
    <w:rsid w:val="00B310B2"/>
    <w:rsid w:val="00B31426"/>
    <w:rsid w:val="00B31EEF"/>
    <w:rsid w:val="00B35EF1"/>
    <w:rsid w:val="00B41722"/>
    <w:rsid w:val="00B41838"/>
    <w:rsid w:val="00B44EBF"/>
    <w:rsid w:val="00B458DD"/>
    <w:rsid w:val="00B45B3E"/>
    <w:rsid w:val="00B46FD9"/>
    <w:rsid w:val="00B51C55"/>
    <w:rsid w:val="00B53A1C"/>
    <w:rsid w:val="00B54B20"/>
    <w:rsid w:val="00B64F82"/>
    <w:rsid w:val="00B65CF8"/>
    <w:rsid w:val="00B661B8"/>
    <w:rsid w:val="00B6648D"/>
    <w:rsid w:val="00B67204"/>
    <w:rsid w:val="00B67B67"/>
    <w:rsid w:val="00B70688"/>
    <w:rsid w:val="00B70AE5"/>
    <w:rsid w:val="00B712AA"/>
    <w:rsid w:val="00B7267E"/>
    <w:rsid w:val="00B72ECD"/>
    <w:rsid w:val="00B741B2"/>
    <w:rsid w:val="00B75A54"/>
    <w:rsid w:val="00B76DBF"/>
    <w:rsid w:val="00B7715F"/>
    <w:rsid w:val="00B77F32"/>
    <w:rsid w:val="00B80609"/>
    <w:rsid w:val="00B838CB"/>
    <w:rsid w:val="00B846D8"/>
    <w:rsid w:val="00B865C9"/>
    <w:rsid w:val="00B908F5"/>
    <w:rsid w:val="00B91D29"/>
    <w:rsid w:val="00B93E39"/>
    <w:rsid w:val="00B945AD"/>
    <w:rsid w:val="00B94BB2"/>
    <w:rsid w:val="00BA4841"/>
    <w:rsid w:val="00BA689B"/>
    <w:rsid w:val="00BB1D95"/>
    <w:rsid w:val="00BB256C"/>
    <w:rsid w:val="00BB4B94"/>
    <w:rsid w:val="00BB5C46"/>
    <w:rsid w:val="00BB62F4"/>
    <w:rsid w:val="00BC3172"/>
    <w:rsid w:val="00BC3843"/>
    <w:rsid w:val="00BC3CA5"/>
    <w:rsid w:val="00BC66E3"/>
    <w:rsid w:val="00BD035C"/>
    <w:rsid w:val="00BD0C62"/>
    <w:rsid w:val="00BD2100"/>
    <w:rsid w:val="00BD226D"/>
    <w:rsid w:val="00BD481D"/>
    <w:rsid w:val="00BE1EEC"/>
    <w:rsid w:val="00BE4133"/>
    <w:rsid w:val="00BE7964"/>
    <w:rsid w:val="00BF0BF0"/>
    <w:rsid w:val="00BF5532"/>
    <w:rsid w:val="00BF6BF9"/>
    <w:rsid w:val="00BF7929"/>
    <w:rsid w:val="00C01089"/>
    <w:rsid w:val="00C03890"/>
    <w:rsid w:val="00C03FB9"/>
    <w:rsid w:val="00C05DD0"/>
    <w:rsid w:val="00C06A52"/>
    <w:rsid w:val="00C10874"/>
    <w:rsid w:val="00C10927"/>
    <w:rsid w:val="00C10AF4"/>
    <w:rsid w:val="00C111CF"/>
    <w:rsid w:val="00C11250"/>
    <w:rsid w:val="00C163B9"/>
    <w:rsid w:val="00C1715A"/>
    <w:rsid w:val="00C22175"/>
    <w:rsid w:val="00C22D16"/>
    <w:rsid w:val="00C23CDC"/>
    <w:rsid w:val="00C25950"/>
    <w:rsid w:val="00C268A1"/>
    <w:rsid w:val="00C26D52"/>
    <w:rsid w:val="00C270BF"/>
    <w:rsid w:val="00C325D6"/>
    <w:rsid w:val="00C32D6F"/>
    <w:rsid w:val="00C32FE4"/>
    <w:rsid w:val="00C33DFC"/>
    <w:rsid w:val="00C37DC6"/>
    <w:rsid w:val="00C4269E"/>
    <w:rsid w:val="00C42903"/>
    <w:rsid w:val="00C4298F"/>
    <w:rsid w:val="00C42D75"/>
    <w:rsid w:val="00C443B3"/>
    <w:rsid w:val="00C47653"/>
    <w:rsid w:val="00C47FC8"/>
    <w:rsid w:val="00C50A0E"/>
    <w:rsid w:val="00C553FD"/>
    <w:rsid w:val="00C555FD"/>
    <w:rsid w:val="00C56EF4"/>
    <w:rsid w:val="00C61457"/>
    <w:rsid w:val="00C61FDF"/>
    <w:rsid w:val="00C62034"/>
    <w:rsid w:val="00C676BD"/>
    <w:rsid w:val="00C70BB1"/>
    <w:rsid w:val="00C7283E"/>
    <w:rsid w:val="00C75E72"/>
    <w:rsid w:val="00C8010B"/>
    <w:rsid w:val="00C81586"/>
    <w:rsid w:val="00C86AC6"/>
    <w:rsid w:val="00C90EF7"/>
    <w:rsid w:val="00C934E2"/>
    <w:rsid w:val="00C935AE"/>
    <w:rsid w:val="00C944F9"/>
    <w:rsid w:val="00C959B2"/>
    <w:rsid w:val="00CA0DD5"/>
    <w:rsid w:val="00CA29F4"/>
    <w:rsid w:val="00CA579D"/>
    <w:rsid w:val="00CB40B5"/>
    <w:rsid w:val="00CB515E"/>
    <w:rsid w:val="00CC2E19"/>
    <w:rsid w:val="00CC6716"/>
    <w:rsid w:val="00CD37AC"/>
    <w:rsid w:val="00CD43CC"/>
    <w:rsid w:val="00CD45EA"/>
    <w:rsid w:val="00CD6C0C"/>
    <w:rsid w:val="00CE1A25"/>
    <w:rsid w:val="00CE5176"/>
    <w:rsid w:val="00CE6CE4"/>
    <w:rsid w:val="00CF0FC6"/>
    <w:rsid w:val="00CF48EF"/>
    <w:rsid w:val="00CF4929"/>
    <w:rsid w:val="00CF4FD2"/>
    <w:rsid w:val="00CF5A29"/>
    <w:rsid w:val="00CF7299"/>
    <w:rsid w:val="00D0336E"/>
    <w:rsid w:val="00D03DE3"/>
    <w:rsid w:val="00D06170"/>
    <w:rsid w:val="00D119D5"/>
    <w:rsid w:val="00D130AD"/>
    <w:rsid w:val="00D14104"/>
    <w:rsid w:val="00D16E9D"/>
    <w:rsid w:val="00D1753E"/>
    <w:rsid w:val="00D20F85"/>
    <w:rsid w:val="00D22054"/>
    <w:rsid w:val="00D22F96"/>
    <w:rsid w:val="00D23EF5"/>
    <w:rsid w:val="00D248B6"/>
    <w:rsid w:val="00D24CFA"/>
    <w:rsid w:val="00D25424"/>
    <w:rsid w:val="00D25FAC"/>
    <w:rsid w:val="00D277E6"/>
    <w:rsid w:val="00D32F50"/>
    <w:rsid w:val="00D33737"/>
    <w:rsid w:val="00D408CD"/>
    <w:rsid w:val="00D45872"/>
    <w:rsid w:val="00D4710A"/>
    <w:rsid w:val="00D4771D"/>
    <w:rsid w:val="00D51B44"/>
    <w:rsid w:val="00D51BCA"/>
    <w:rsid w:val="00D52542"/>
    <w:rsid w:val="00D5472C"/>
    <w:rsid w:val="00D56BAB"/>
    <w:rsid w:val="00D57651"/>
    <w:rsid w:val="00D63D4C"/>
    <w:rsid w:val="00D672CF"/>
    <w:rsid w:val="00D700CA"/>
    <w:rsid w:val="00D85630"/>
    <w:rsid w:val="00D907C1"/>
    <w:rsid w:val="00D9344D"/>
    <w:rsid w:val="00DA5D33"/>
    <w:rsid w:val="00DA6921"/>
    <w:rsid w:val="00DB191B"/>
    <w:rsid w:val="00DB1AAC"/>
    <w:rsid w:val="00DB1E46"/>
    <w:rsid w:val="00DB2C1E"/>
    <w:rsid w:val="00DB3B70"/>
    <w:rsid w:val="00DB40DF"/>
    <w:rsid w:val="00DB6393"/>
    <w:rsid w:val="00DB6B09"/>
    <w:rsid w:val="00DB7942"/>
    <w:rsid w:val="00DC4A58"/>
    <w:rsid w:val="00DC52CC"/>
    <w:rsid w:val="00DD5A4D"/>
    <w:rsid w:val="00DD6437"/>
    <w:rsid w:val="00DD6F65"/>
    <w:rsid w:val="00DE2408"/>
    <w:rsid w:val="00DE5C6B"/>
    <w:rsid w:val="00DE79EC"/>
    <w:rsid w:val="00DE7BCE"/>
    <w:rsid w:val="00DF0287"/>
    <w:rsid w:val="00DF0750"/>
    <w:rsid w:val="00DF358D"/>
    <w:rsid w:val="00DF60FE"/>
    <w:rsid w:val="00DF7AF7"/>
    <w:rsid w:val="00DF7BF3"/>
    <w:rsid w:val="00E0318D"/>
    <w:rsid w:val="00E066DF"/>
    <w:rsid w:val="00E10870"/>
    <w:rsid w:val="00E10A23"/>
    <w:rsid w:val="00E110A8"/>
    <w:rsid w:val="00E1165D"/>
    <w:rsid w:val="00E166F1"/>
    <w:rsid w:val="00E17C29"/>
    <w:rsid w:val="00E2084D"/>
    <w:rsid w:val="00E23B00"/>
    <w:rsid w:val="00E26868"/>
    <w:rsid w:val="00E325CA"/>
    <w:rsid w:val="00E33349"/>
    <w:rsid w:val="00E37772"/>
    <w:rsid w:val="00E40ACF"/>
    <w:rsid w:val="00E41D5F"/>
    <w:rsid w:val="00E44781"/>
    <w:rsid w:val="00E44AD8"/>
    <w:rsid w:val="00E50651"/>
    <w:rsid w:val="00E51AEF"/>
    <w:rsid w:val="00E5419B"/>
    <w:rsid w:val="00E54968"/>
    <w:rsid w:val="00E54DAC"/>
    <w:rsid w:val="00E553FE"/>
    <w:rsid w:val="00E62964"/>
    <w:rsid w:val="00E64834"/>
    <w:rsid w:val="00E67E2E"/>
    <w:rsid w:val="00E71A9E"/>
    <w:rsid w:val="00E72F08"/>
    <w:rsid w:val="00E74D5B"/>
    <w:rsid w:val="00E774F9"/>
    <w:rsid w:val="00E775EF"/>
    <w:rsid w:val="00E77D97"/>
    <w:rsid w:val="00E80CDE"/>
    <w:rsid w:val="00E8557E"/>
    <w:rsid w:val="00E86327"/>
    <w:rsid w:val="00E86BEC"/>
    <w:rsid w:val="00E875AB"/>
    <w:rsid w:val="00E91B61"/>
    <w:rsid w:val="00E91CE4"/>
    <w:rsid w:val="00E93443"/>
    <w:rsid w:val="00E93B78"/>
    <w:rsid w:val="00E97A60"/>
    <w:rsid w:val="00EA0CF1"/>
    <w:rsid w:val="00EA2045"/>
    <w:rsid w:val="00EA6058"/>
    <w:rsid w:val="00EA60C0"/>
    <w:rsid w:val="00EA637E"/>
    <w:rsid w:val="00EA69D0"/>
    <w:rsid w:val="00EA74E7"/>
    <w:rsid w:val="00EA7739"/>
    <w:rsid w:val="00EA7F68"/>
    <w:rsid w:val="00EB11DC"/>
    <w:rsid w:val="00EB220D"/>
    <w:rsid w:val="00EB351F"/>
    <w:rsid w:val="00EB3CC3"/>
    <w:rsid w:val="00EB56C3"/>
    <w:rsid w:val="00EB6FE7"/>
    <w:rsid w:val="00EC0952"/>
    <w:rsid w:val="00EC0977"/>
    <w:rsid w:val="00EC2162"/>
    <w:rsid w:val="00EC226F"/>
    <w:rsid w:val="00EC33B4"/>
    <w:rsid w:val="00EC4EC7"/>
    <w:rsid w:val="00ED017F"/>
    <w:rsid w:val="00ED25E1"/>
    <w:rsid w:val="00EE4851"/>
    <w:rsid w:val="00EE5DB2"/>
    <w:rsid w:val="00EF3430"/>
    <w:rsid w:val="00EF345E"/>
    <w:rsid w:val="00EF53B5"/>
    <w:rsid w:val="00F03460"/>
    <w:rsid w:val="00F06905"/>
    <w:rsid w:val="00F113B3"/>
    <w:rsid w:val="00F1284F"/>
    <w:rsid w:val="00F138C8"/>
    <w:rsid w:val="00F1596E"/>
    <w:rsid w:val="00F204AD"/>
    <w:rsid w:val="00F23D71"/>
    <w:rsid w:val="00F34945"/>
    <w:rsid w:val="00F36CD5"/>
    <w:rsid w:val="00F4042F"/>
    <w:rsid w:val="00F45BA6"/>
    <w:rsid w:val="00F47503"/>
    <w:rsid w:val="00F479FB"/>
    <w:rsid w:val="00F53CD7"/>
    <w:rsid w:val="00F53F9F"/>
    <w:rsid w:val="00F54E76"/>
    <w:rsid w:val="00F56E29"/>
    <w:rsid w:val="00F57C7B"/>
    <w:rsid w:val="00F6010B"/>
    <w:rsid w:val="00F61AE4"/>
    <w:rsid w:val="00F627A2"/>
    <w:rsid w:val="00F629CF"/>
    <w:rsid w:val="00F63010"/>
    <w:rsid w:val="00F65579"/>
    <w:rsid w:val="00F73CE3"/>
    <w:rsid w:val="00F76CC9"/>
    <w:rsid w:val="00F779CE"/>
    <w:rsid w:val="00F81959"/>
    <w:rsid w:val="00F81A4C"/>
    <w:rsid w:val="00F8278A"/>
    <w:rsid w:val="00F82CFB"/>
    <w:rsid w:val="00F87666"/>
    <w:rsid w:val="00F91DD6"/>
    <w:rsid w:val="00F9579D"/>
    <w:rsid w:val="00F964F1"/>
    <w:rsid w:val="00FA1B96"/>
    <w:rsid w:val="00FA32C3"/>
    <w:rsid w:val="00FA477E"/>
    <w:rsid w:val="00FA64B6"/>
    <w:rsid w:val="00FB1843"/>
    <w:rsid w:val="00FB3E11"/>
    <w:rsid w:val="00FB4D59"/>
    <w:rsid w:val="00FB7220"/>
    <w:rsid w:val="00FC0E15"/>
    <w:rsid w:val="00FC0FA9"/>
    <w:rsid w:val="00FC6336"/>
    <w:rsid w:val="00FD1838"/>
    <w:rsid w:val="00FD1ADC"/>
    <w:rsid w:val="00FD4B5A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uiPriority="10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annotation subjec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  <w:lang w:eastAsia="zh-TW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DB40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A330DB"/>
    <w:rPr>
      <w:rFonts w:asciiTheme="minorHAnsi" w:eastAsiaTheme="minorEastAsia" w:hAnsiTheme="minorHAnsi" w:cstheme="minorBidi"/>
      <w:kern w:val="2"/>
      <w:lang w:eastAsia="zh-TW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uiPriority w:val="99"/>
    <w:rsid w:val="003E1A2C"/>
    <w:rPr>
      <w:rFonts w:asciiTheme="minorHAnsi" w:eastAsiaTheme="minorEastAsia" w:hAnsiTheme="minorHAnsi" w:cstheme="minorBidi"/>
      <w:kern w:val="2"/>
      <w:lang w:eastAsia="zh-TW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b/>
      <w:bCs/>
      <w:kern w:val="2"/>
      <w:sz w:val="32"/>
      <w:szCs w:val="32"/>
      <w:lang w:eastAsia="zh-TW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BB1D95"/>
    <w:pPr>
      <w:ind w:leftChars="200"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A4841"/>
  </w:style>
  <w:style w:type="character" w:customStyle="1" w:styleId="CommentTextChar">
    <w:name w:val="Comment Text Char"/>
    <w:basedOn w:val="DefaultParagraphFont"/>
    <w:link w:val="CommentText"/>
    <w:uiPriority w:val="99"/>
    <w:rsid w:val="00FB1843"/>
    <w:rPr>
      <w:rFonts w:asciiTheme="minorHAnsi" w:eastAsiaTheme="minorEastAsia" w:hAnsiTheme="minorHAnsi" w:cstheme="minorBidi"/>
      <w:kern w:val="2"/>
      <w:sz w:val="24"/>
      <w:szCs w:val="2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1843"/>
    <w:rPr>
      <w:rFonts w:asciiTheme="minorHAnsi" w:eastAsiaTheme="minorEastAsia" w:hAnsiTheme="minorHAnsi" w:cstheme="minorBidi"/>
      <w:b/>
      <w:bCs/>
      <w:kern w:val="2"/>
      <w:sz w:val="24"/>
      <w:szCs w:val="22"/>
      <w:lang w:eastAsia="zh-TW"/>
    </w:rPr>
  </w:style>
  <w:style w:type="character" w:customStyle="1" w:styleId="ListParagraphChar">
    <w:name w:val="List Paragraph Char"/>
    <w:link w:val="ListParagraph"/>
    <w:uiPriority w:val="34"/>
    <w:rsid w:val="0043682E"/>
    <w:rPr>
      <w:rFonts w:asciiTheme="minorHAnsi" w:eastAsiaTheme="minorEastAsia" w:hAnsiTheme="minorHAnsi" w:cstheme="minorBidi"/>
      <w:kern w:val="2"/>
      <w:sz w:val="24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2026-09-29T17:03:00Z</dcterms:created>
  <dcterms:modified xsi:type="dcterms:W3CDTF">2026-09-29T17:03:00Z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