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60D70F" w14:textId="77777777" w:rsidR="00A46882" w:rsidRDefault="00A46882" w:rsidP="00A46882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75sitbcayepo" w:colFirst="0" w:colLast="0"/>
      <w:bookmarkEnd w:id="0"/>
      <w:r>
        <w:rPr>
          <w:b/>
          <w:sz w:val="46"/>
          <w:szCs w:val="46"/>
        </w:rPr>
        <w:t>ANNUAL BUSINESS MANAGEMENT REPORT</w:t>
      </w:r>
    </w:p>
    <w:p w14:paraId="1C270DC7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u4bop7n1461" w:colFirst="0" w:colLast="0"/>
      <w:bookmarkEnd w:id="1"/>
      <w:r>
        <w:rPr>
          <w:b/>
          <w:sz w:val="34"/>
          <w:szCs w:val="34"/>
        </w:rPr>
        <w:t>Comprehensive Results Analysis 2024</w:t>
      </w:r>
    </w:p>
    <w:p w14:paraId="21484F08" w14:textId="77777777" w:rsidR="00A46882" w:rsidRDefault="00A46882" w:rsidP="00A46882">
      <w:pPr>
        <w:spacing w:before="240" w:after="240"/>
        <w:rPr>
          <w:b/>
          <w:i/>
        </w:rPr>
      </w:pPr>
      <w:r>
        <w:rPr>
          <w:b/>
        </w:rPr>
        <w:t>Confidential Document</w:t>
      </w:r>
      <w:r>
        <w:rPr>
          <w:b/>
        </w:rPr>
        <w:br/>
      </w:r>
      <w:r>
        <w:rPr>
          <w:i/>
        </w:rPr>
        <w:t>Prepared by: Strategic Analysis Department</w:t>
      </w:r>
      <w:r>
        <w:rPr>
          <w:i/>
        </w:rPr>
        <w:br/>
      </w:r>
      <w:r>
        <w:rPr>
          <w:b/>
          <w:i/>
        </w:rPr>
        <w:t>Date: March 15, 2025</w:t>
      </w:r>
    </w:p>
    <w:p w14:paraId="6E0CA12C" w14:textId="77777777" w:rsidR="00A46882" w:rsidRDefault="007401F4" w:rsidP="00A46882">
      <w:ins w:id="2" w:author="Clarence Palmer" w:date="2026-08-04T06:08:00Z" w16du:dateUtc="2026-08-04T10:08:00Z">
        <w:r w:rsidRPr="007401F4">
          <w:rPr>
            <w:noProof/>
            <w14:ligatures w14:val="standardContextual"/>
          </w:rPr>
          <w:pict w14:anchorId="25C5CD5C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759008D2" w14:textId="77777777" w:rsidR="00A46882" w:rsidRDefault="00A46882" w:rsidP="00A4688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5grzma27iip" w:colFirst="0" w:colLast="0"/>
      <w:bookmarkEnd w:id="3"/>
      <w:r>
        <w:rPr>
          <w:b/>
          <w:sz w:val="34"/>
          <w:szCs w:val="34"/>
        </w:rPr>
        <w:t>1. EXECUTIVE SUMMARY</w:t>
      </w:r>
    </w:p>
    <w:p w14:paraId="31AF5999" w14:textId="77777777" w:rsidR="00A46882" w:rsidRDefault="00A46882" w:rsidP="00A46882">
      <w:pPr>
        <w:spacing w:before="240" w:after="240"/>
      </w:pPr>
      <w:r>
        <w:t xml:space="preserve">This document presents a </w:t>
      </w:r>
      <w:r>
        <w:rPr>
          <w:b/>
        </w:rPr>
        <w:t>comprehensive analysis</w:t>
      </w:r>
      <w:r>
        <w:t xml:space="preserve"> of the results obtained during the 2024 fiscal period. The data included reflects performance across multiple operational and strategic areas of the organization.</w:t>
      </w:r>
    </w:p>
    <w:p w14:paraId="17403611" w14:textId="77777777" w:rsidR="005D7854" w:rsidRDefault="005D7854" w:rsidP="005D7854"/>
    <w:sectPr w:rsidR="005D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10292D"/>
    <w:rsid w:val="002201F3"/>
    <w:rsid w:val="00360F1B"/>
    <w:rsid w:val="003C1D14"/>
    <w:rsid w:val="003C58BC"/>
    <w:rsid w:val="004E0F25"/>
    <w:rsid w:val="005B09FE"/>
    <w:rsid w:val="005D7854"/>
    <w:rsid w:val="006E4C60"/>
    <w:rsid w:val="00736754"/>
    <w:rsid w:val="007401F4"/>
    <w:rsid w:val="007A075E"/>
    <w:rsid w:val="00815494"/>
    <w:rsid w:val="0088030C"/>
    <w:rsid w:val="008854A6"/>
    <w:rsid w:val="008A5608"/>
    <w:rsid w:val="00922064"/>
    <w:rsid w:val="00931F1A"/>
    <w:rsid w:val="00936E64"/>
    <w:rsid w:val="009826C0"/>
    <w:rsid w:val="00A16521"/>
    <w:rsid w:val="00A46882"/>
    <w:rsid w:val="00A60AFF"/>
    <w:rsid w:val="00C9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064"/>
    <w:pPr>
      <w:spacing w:line="276" w:lineRule="auto"/>
    </w:pPr>
    <w:rPr>
      <w:rFonts w:eastAsia="Arial" w:cs="Arial"/>
      <w:kern w:val="0"/>
      <w:sz w:val="22"/>
      <w:szCs w:val="22"/>
      <w:lang w:val="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A3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3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3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3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3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3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3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3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3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3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rFonts w:asciiTheme="minorHAnsi" w:hAnsiTheme="minorHAnsi" w:cstheme="min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