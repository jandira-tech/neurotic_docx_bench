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0F6CA77" w14:textId="77777777" w:rsidR="00A9083A" w:rsidRDefault="007B6A45" w:rsidP="00A9083A">
      <w:ins w:id="0" w:author="Artem Nistuley" w:date="2026-08-03T22:22:00Z" w16du:dateUtc="2026-08-04T02:22:00Z">
        <w:r w:rsidRPr="007B6A45">
          <w:rPr>
            <w:noProof/>
            <w14:ligatures w14:val="standardContextual"/>
          </w:rPr>
          <w:pict w14:anchorId="0F5EF49F">
            <v:shape id="Picture 306541123" o:spid="_x0000_i1025" type="#_x0000_t75" alt="" style="width:9.05pt;height:9.05pt;visibility:visible;mso-wrap-style:square;mso-width-percent:0;mso-height-percent:0;mso-width-percent:0;mso-height-percent:0">
              <v:imagedata r:id="rId8" o:title=""/>
            </v:shape>
          </w:pict>
        </w:r>
      </w:ins>
      <w:r w:rsidR="00A9083A" w:rsidRPr="00A9083A">
        <w:t>Lorem Ipsum is simply dummy text of the printing and typesetting industry. Lorem Ipsum has been the industry's standard dummy text ever since the 1500s, when an unknown printer took a galley of type and scrambled it to make a type specimen book.</w:t>
      </w:r>
    </w:p>
    <w:p w14:paraId="2C465451" w14:textId="001E2ED1" w:rsidR="00A9083A" w:rsidRDefault="00A9083A" w:rsidP="00A9083A">
      <w:r w:rsidRPr="00A9083A">
        <w:t>Lorem Ipsum is simply dummy text of the printing and typesetting industry. Lorem Ipsum has been the industry's standard dummy text ever since the 1500s, when an unknown printer took a galley of type and scrambled it to make a type specimen book.</w:t>
      </w:r>
    </w:p>
    <w:p w14:paraId="7D8762DA" w14:textId="592CAF05" w:rsidR="00DF2158" w:rsidRPr="00DF2158" w:rsidRDefault="00A9083A" w:rsidP="00DF2158">
      <w:r w:rsidRPr="00A9083A">
        <w:t>Lorem Ipsum is simply dummy text of the printing and typesetting industry. Lorem Ipsum has been the industry's standard dummy text ever since the 1500s, when an unknown printer took a galley of type and scrambled it to make a type specimen book.</w:t>
      </w:r>
    </w:p>
    <w:sectPr w:rsidR="00DF2158" w:rsidRPr="00DF2158" w:rsidSect="00B25104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838DAB4" w14:textId="77777777" w:rsidR="007B6A45" w:rsidRDefault="007B6A45" w:rsidP="00B25104">
      <w:pPr>
        <w:spacing w:line="240" w:lineRule="auto"/>
      </w:pPr>
      <w:r>
        <w:separator/>
      </w:r>
    </w:p>
  </w:endnote>
  <w:endnote w:type="continuationSeparator" w:id="0">
    <w:p w14:paraId="01136C8C" w14:textId="77777777" w:rsidR="007B6A45" w:rsidRDefault="007B6A45" w:rsidP="00B2510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Ubuntu">
    <w:panose1 w:val="020B0504030602030204"/>
    <w:charset w:val="00"/>
    <w:family w:val="swiss"/>
    <w:pitch w:val="variable"/>
    <w:sig w:usb0="E00002FF" w:usb1="5000205B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72B3EFF" w14:textId="447B90BD" w:rsidR="00DF2158" w:rsidRDefault="00DF2158" w:rsidP="00B2510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8A5C787" w14:textId="77777777" w:rsidR="007B6A45" w:rsidRDefault="007B6A45" w:rsidP="00B25104">
      <w:pPr>
        <w:spacing w:line="240" w:lineRule="auto"/>
      </w:pPr>
      <w:r>
        <w:separator/>
      </w:r>
    </w:p>
  </w:footnote>
  <w:footnote w:type="continuationSeparator" w:id="0">
    <w:p w14:paraId="10E9D035" w14:textId="77777777" w:rsidR="007B6A45" w:rsidRDefault="007B6A45" w:rsidP="00B2510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7A00534" w14:textId="627DBC3D" w:rsidR="00DF2158" w:rsidRDefault="00DF2158" w:rsidP="00B2510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numPicBullet w:numPicBulletId="0">
    <w:pict>
      <v:shapetype w14:anchorId="0F5EF49F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.1pt;height:12.1pt;visibility:visible;mso-wrap-style:square" o:bullet="t">
        <v:imagedata r:id="rId1" o:title=""/>
      </v:shape>
    </w:pict>
  </w:numPicBullet>
  <w:abstractNum w:abstractNumId="0" w15:restartNumberingAfterBreak="0">
    <w:nsid w:val="072B1C85"/>
    <w:multiLevelType w:val="hybridMultilevel"/>
    <w:tmpl w:val="C3D4170A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" w15:restartNumberingAfterBreak="0">
    <w:nsid w:val="17001424"/>
    <w:multiLevelType w:val="hybridMultilevel"/>
    <w:tmpl w:val="A636EFE0"/>
    <w:lvl w:ilvl="0" w:tplc="0409000F">
      <w:start w:val="1"/>
      <w:numFmt w:val="decimal"/>
      <w:lvlText w:val="%1."/>
      <w:lvlJc w:val="left"/>
      <w:pPr>
        <w:ind w:left="1152" w:hanging="360"/>
      </w:pPr>
    </w:lvl>
    <w:lvl w:ilvl="1" w:tplc="04090019" w:tentative="1">
      <w:start w:val="1"/>
      <w:numFmt w:val="lowerLetter"/>
      <w:lvlText w:val="%2."/>
      <w:lvlJc w:val="left"/>
      <w:pPr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2" w15:restartNumberingAfterBreak="0">
    <w:nsid w:val="22D92072"/>
    <w:multiLevelType w:val="hybridMultilevel"/>
    <w:tmpl w:val="C9F447C4"/>
    <w:lvl w:ilvl="0" w:tplc="0409001B">
      <w:start w:val="1"/>
      <w:numFmt w:val="lowerRoman"/>
      <w:lvlText w:val="%1."/>
      <w:lvlJc w:val="right"/>
      <w:pPr>
        <w:ind w:left="1152" w:hanging="360"/>
      </w:pPr>
    </w:lvl>
    <w:lvl w:ilvl="1" w:tplc="04090019" w:tentative="1">
      <w:start w:val="1"/>
      <w:numFmt w:val="lowerLetter"/>
      <w:lvlText w:val="%2."/>
      <w:lvlJc w:val="left"/>
      <w:pPr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3" w15:restartNumberingAfterBreak="0">
    <w:nsid w:val="276B7FD7"/>
    <w:multiLevelType w:val="hybridMultilevel"/>
    <w:tmpl w:val="E1040630"/>
    <w:lvl w:ilvl="0" w:tplc="0409001B">
      <w:start w:val="1"/>
      <w:numFmt w:val="lowerRoman"/>
      <w:lvlText w:val="%1."/>
      <w:lvlJc w:val="right"/>
      <w:pPr>
        <w:ind w:left="1152" w:hanging="360"/>
      </w:pPr>
    </w:lvl>
    <w:lvl w:ilvl="1" w:tplc="04090019" w:tentative="1">
      <w:start w:val="1"/>
      <w:numFmt w:val="lowerLetter"/>
      <w:lvlText w:val="%2."/>
      <w:lvlJc w:val="left"/>
      <w:pPr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4" w15:restartNumberingAfterBreak="0">
    <w:nsid w:val="2AE41CC1"/>
    <w:multiLevelType w:val="hybridMultilevel"/>
    <w:tmpl w:val="87AE8F46"/>
    <w:lvl w:ilvl="0" w:tplc="0409001B">
      <w:start w:val="1"/>
      <w:numFmt w:val="lowerRoman"/>
      <w:lvlText w:val="%1."/>
      <w:lvlJc w:val="right"/>
      <w:pPr>
        <w:ind w:left="1488" w:hanging="360"/>
      </w:pPr>
    </w:lvl>
    <w:lvl w:ilvl="1" w:tplc="04090019" w:tentative="1">
      <w:start w:val="1"/>
      <w:numFmt w:val="lowerLetter"/>
      <w:lvlText w:val="%2."/>
      <w:lvlJc w:val="left"/>
      <w:pPr>
        <w:ind w:left="2208" w:hanging="360"/>
      </w:pPr>
    </w:lvl>
    <w:lvl w:ilvl="2" w:tplc="0409001B" w:tentative="1">
      <w:start w:val="1"/>
      <w:numFmt w:val="lowerRoman"/>
      <w:lvlText w:val="%3."/>
      <w:lvlJc w:val="right"/>
      <w:pPr>
        <w:ind w:left="2928" w:hanging="180"/>
      </w:pPr>
    </w:lvl>
    <w:lvl w:ilvl="3" w:tplc="0409000F" w:tentative="1">
      <w:start w:val="1"/>
      <w:numFmt w:val="decimal"/>
      <w:lvlText w:val="%4."/>
      <w:lvlJc w:val="left"/>
      <w:pPr>
        <w:ind w:left="3648" w:hanging="360"/>
      </w:pPr>
    </w:lvl>
    <w:lvl w:ilvl="4" w:tplc="04090019" w:tentative="1">
      <w:start w:val="1"/>
      <w:numFmt w:val="lowerLetter"/>
      <w:lvlText w:val="%5."/>
      <w:lvlJc w:val="left"/>
      <w:pPr>
        <w:ind w:left="4368" w:hanging="360"/>
      </w:pPr>
    </w:lvl>
    <w:lvl w:ilvl="5" w:tplc="0409001B" w:tentative="1">
      <w:start w:val="1"/>
      <w:numFmt w:val="lowerRoman"/>
      <w:lvlText w:val="%6."/>
      <w:lvlJc w:val="right"/>
      <w:pPr>
        <w:ind w:left="5088" w:hanging="180"/>
      </w:pPr>
    </w:lvl>
    <w:lvl w:ilvl="6" w:tplc="0409000F" w:tentative="1">
      <w:start w:val="1"/>
      <w:numFmt w:val="decimal"/>
      <w:lvlText w:val="%7."/>
      <w:lvlJc w:val="left"/>
      <w:pPr>
        <w:ind w:left="5808" w:hanging="360"/>
      </w:pPr>
    </w:lvl>
    <w:lvl w:ilvl="7" w:tplc="04090019" w:tentative="1">
      <w:start w:val="1"/>
      <w:numFmt w:val="lowerLetter"/>
      <w:lvlText w:val="%8."/>
      <w:lvlJc w:val="left"/>
      <w:pPr>
        <w:ind w:left="6528" w:hanging="360"/>
      </w:pPr>
    </w:lvl>
    <w:lvl w:ilvl="8" w:tplc="0409001B" w:tentative="1">
      <w:start w:val="1"/>
      <w:numFmt w:val="lowerRoman"/>
      <w:lvlText w:val="%9."/>
      <w:lvlJc w:val="right"/>
      <w:pPr>
        <w:ind w:left="7248" w:hanging="180"/>
      </w:pPr>
    </w:lvl>
  </w:abstractNum>
  <w:abstractNum w:abstractNumId="5" w15:restartNumberingAfterBreak="0">
    <w:nsid w:val="3C4E47FE"/>
    <w:multiLevelType w:val="hybridMultilevel"/>
    <w:tmpl w:val="6100D7A6"/>
    <w:lvl w:ilvl="0" w:tplc="0409001B">
      <w:start w:val="1"/>
      <w:numFmt w:val="lowerRoman"/>
      <w:lvlText w:val="%1."/>
      <w:lvlJc w:val="right"/>
      <w:pPr>
        <w:ind w:left="1872" w:hanging="360"/>
      </w:pPr>
    </w:lvl>
    <w:lvl w:ilvl="1" w:tplc="04090019" w:tentative="1">
      <w:start w:val="1"/>
      <w:numFmt w:val="lowerLetter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6" w15:restartNumberingAfterBreak="0">
    <w:nsid w:val="4E316F5E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7" w15:restartNumberingAfterBreak="0">
    <w:nsid w:val="66A05F89"/>
    <w:multiLevelType w:val="hybridMultilevel"/>
    <w:tmpl w:val="8B2C8E20"/>
    <w:lvl w:ilvl="0" w:tplc="0409001B">
      <w:start w:val="1"/>
      <w:numFmt w:val="lowerRoman"/>
      <w:lvlText w:val="%1."/>
      <w:lvlJc w:val="right"/>
      <w:pPr>
        <w:ind w:left="1152" w:hanging="360"/>
      </w:pPr>
    </w:lvl>
    <w:lvl w:ilvl="1" w:tplc="04090019" w:tentative="1">
      <w:start w:val="1"/>
      <w:numFmt w:val="lowerLetter"/>
      <w:lvlText w:val="%2."/>
      <w:lvlJc w:val="left"/>
      <w:pPr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8" w15:restartNumberingAfterBreak="0">
    <w:nsid w:val="69E54082"/>
    <w:multiLevelType w:val="multilevel"/>
    <w:tmpl w:val="74D81454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  <w:color w:val="auto"/>
      </w:rPr>
    </w:lvl>
    <w:lvl w:ilvl="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4">
      <w:start w:val="1"/>
      <w:numFmt w:val="bullet"/>
      <w:lvlText w:val=""/>
      <w:lvlJc w:val="left"/>
      <w:pPr>
        <w:ind w:left="216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600" w:hanging="360"/>
      </w:pPr>
      <w:rPr>
        <w:rFonts w:ascii="Symbol" w:hAnsi="Symbol" w:hint="default"/>
      </w:rPr>
    </w:lvl>
  </w:abstractNum>
  <w:num w:numId="1" w16cid:durableId="473448317">
    <w:abstractNumId w:val="0"/>
  </w:num>
  <w:num w:numId="2" w16cid:durableId="871460068">
    <w:abstractNumId w:val="1"/>
  </w:num>
  <w:num w:numId="3" w16cid:durableId="2026201849">
    <w:abstractNumId w:val="6"/>
  </w:num>
  <w:num w:numId="4" w16cid:durableId="193930584">
    <w:abstractNumId w:val="8"/>
  </w:num>
  <w:num w:numId="5" w16cid:durableId="1928417093">
    <w:abstractNumId w:val="7"/>
  </w:num>
  <w:num w:numId="6" w16cid:durableId="1694305169">
    <w:abstractNumId w:val="2"/>
  </w:num>
  <w:num w:numId="7" w16cid:durableId="1197306524">
    <w:abstractNumId w:val="3"/>
  </w:num>
  <w:num w:numId="8" w16cid:durableId="543565478">
    <w:abstractNumId w:val="5"/>
  </w:num>
  <w:num w:numId="9" w16cid:durableId="1753090045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158"/>
    <w:rsid w:val="0002019A"/>
    <w:rsid w:val="00025E62"/>
    <w:rsid w:val="00061A71"/>
    <w:rsid w:val="000822AA"/>
    <w:rsid w:val="00093DD4"/>
    <w:rsid w:val="00112874"/>
    <w:rsid w:val="00130322"/>
    <w:rsid w:val="00131248"/>
    <w:rsid w:val="00131BA8"/>
    <w:rsid w:val="00134D2B"/>
    <w:rsid w:val="00145654"/>
    <w:rsid w:val="00197BE5"/>
    <w:rsid w:val="001A2428"/>
    <w:rsid w:val="001B39A6"/>
    <w:rsid w:val="001C7D17"/>
    <w:rsid w:val="001D582F"/>
    <w:rsid w:val="001E3BF2"/>
    <w:rsid w:val="00217028"/>
    <w:rsid w:val="00230C50"/>
    <w:rsid w:val="00257BE1"/>
    <w:rsid w:val="00272A32"/>
    <w:rsid w:val="00297ABF"/>
    <w:rsid w:val="002E7C7C"/>
    <w:rsid w:val="003304EF"/>
    <w:rsid w:val="00332BA2"/>
    <w:rsid w:val="00360F1B"/>
    <w:rsid w:val="003615B3"/>
    <w:rsid w:val="00370537"/>
    <w:rsid w:val="00386659"/>
    <w:rsid w:val="003C1D14"/>
    <w:rsid w:val="003C58BC"/>
    <w:rsid w:val="003D6012"/>
    <w:rsid w:val="003F5B9E"/>
    <w:rsid w:val="004716C4"/>
    <w:rsid w:val="00485D80"/>
    <w:rsid w:val="004C7966"/>
    <w:rsid w:val="004E0FAE"/>
    <w:rsid w:val="0051430C"/>
    <w:rsid w:val="00517777"/>
    <w:rsid w:val="0052624D"/>
    <w:rsid w:val="00540DDA"/>
    <w:rsid w:val="00565820"/>
    <w:rsid w:val="005E116B"/>
    <w:rsid w:val="006535FC"/>
    <w:rsid w:val="00661B96"/>
    <w:rsid w:val="00694FF1"/>
    <w:rsid w:val="006B6970"/>
    <w:rsid w:val="006E0607"/>
    <w:rsid w:val="00722492"/>
    <w:rsid w:val="00732EC4"/>
    <w:rsid w:val="00747584"/>
    <w:rsid w:val="00753CF0"/>
    <w:rsid w:val="007752F6"/>
    <w:rsid w:val="007B6A45"/>
    <w:rsid w:val="008232BC"/>
    <w:rsid w:val="008920B2"/>
    <w:rsid w:val="0089543C"/>
    <w:rsid w:val="00895B71"/>
    <w:rsid w:val="008A3920"/>
    <w:rsid w:val="008A5608"/>
    <w:rsid w:val="00900C98"/>
    <w:rsid w:val="00931F1A"/>
    <w:rsid w:val="00936DB5"/>
    <w:rsid w:val="009433A4"/>
    <w:rsid w:val="0095206A"/>
    <w:rsid w:val="00973501"/>
    <w:rsid w:val="009A211E"/>
    <w:rsid w:val="009E5147"/>
    <w:rsid w:val="009F6841"/>
    <w:rsid w:val="00A406DC"/>
    <w:rsid w:val="00A46055"/>
    <w:rsid w:val="00A50B49"/>
    <w:rsid w:val="00A52AAF"/>
    <w:rsid w:val="00A64110"/>
    <w:rsid w:val="00A65B8B"/>
    <w:rsid w:val="00A9083A"/>
    <w:rsid w:val="00A9500F"/>
    <w:rsid w:val="00A965EE"/>
    <w:rsid w:val="00AD2F70"/>
    <w:rsid w:val="00B25104"/>
    <w:rsid w:val="00B26902"/>
    <w:rsid w:val="00B63EA6"/>
    <w:rsid w:val="00B727BF"/>
    <w:rsid w:val="00B77BEE"/>
    <w:rsid w:val="00B830C2"/>
    <w:rsid w:val="00B86920"/>
    <w:rsid w:val="00BA67FD"/>
    <w:rsid w:val="00BA7C2B"/>
    <w:rsid w:val="00C526D6"/>
    <w:rsid w:val="00C55853"/>
    <w:rsid w:val="00C65C40"/>
    <w:rsid w:val="00C76AC0"/>
    <w:rsid w:val="00C96E0A"/>
    <w:rsid w:val="00CF24E5"/>
    <w:rsid w:val="00CF37AB"/>
    <w:rsid w:val="00D036D8"/>
    <w:rsid w:val="00D17E3A"/>
    <w:rsid w:val="00D41AC9"/>
    <w:rsid w:val="00DD5C2C"/>
    <w:rsid w:val="00DE7024"/>
    <w:rsid w:val="00DF2158"/>
    <w:rsid w:val="00DF7B87"/>
    <w:rsid w:val="00E24342"/>
    <w:rsid w:val="00E6081B"/>
    <w:rsid w:val="00E676D3"/>
    <w:rsid w:val="00E7307D"/>
    <w:rsid w:val="00EC53F3"/>
    <w:rsid w:val="00EC6052"/>
    <w:rsid w:val="00EE36B2"/>
    <w:rsid w:val="00EE394A"/>
    <w:rsid w:val="00F140DE"/>
    <w:rsid w:val="00F53871"/>
    <w:rsid w:val="00FD603F"/>
    <w:rsid w:val="226E8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4C6A1"/>
  <w15:chartTrackingRefBased/>
  <w15:docId w15:val="{93AB742F-D1B1-5345-9374-BEFD343E2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871"/>
    <w:pPr>
      <w:spacing w:line="276" w:lineRule="auto"/>
      <w:ind w:firstLine="432"/>
    </w:pPr>
    <w:rPr>
      <w:rFonts w:ascii="Ubuntu" w:hAnsi="Ubuntu" w:cstheme="minorBidi"/>
      <w:kern w:val="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871"/>
    <w:pPr>
      <w:keepNext/>
      <w:keepLines/>
      <w:pageBreakBefore/>
      <w:spacing w:before="480"/>
      <w:ind w:firstLine="0"/>
      <w:jc w:val="center"/>
      <w:outlineLvl w:val="0"/>
    </w:pPr>
    <w:rPr>
      <w:rFonts w:eastAsiaTheme="majorEastAsia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67FD"/>
    <w:pPr>
      <w:keepNext/>
      <w:keepLines/>
      <w:spacing w:before="200"/>
      <w:ind w:firstLine="0"/>
      <w:outlineLvl w:val="1"/>
    </w:pPr>
    <w:rPr>
      <w:rFonts w:eastAsiaTheme="majorEastAsia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215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215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215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215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215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215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215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2158"/>
    <w:rPr>
      <w:rFonts w:ascii="Ubuntu" w:eastAsiaTheme="majorEastAsia" w:hAnsi="Ubuntu" w:cstheme="majorBidi"/>
      <w:b/>
      <w:bCs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DF2158"/>
    <w:rPr>
      <w:rFonts w:ascii="Ubuntu" w:eastAsiaTheme="majorEastAsia" w:hAnsi="Ubuntu" w:cstheme="majorBidi"/>
      <w:b/>
      <w:bCs/>
      <w:color w:val="156082" w:themeColor="accent1"/>
      <w:kern w:val="0"/>
      <w:sz w:val="26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215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215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215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215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215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215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215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3871"/>
    <w:pPr>
      <w:pBdr>
        <w:bottom w:val="single" w:sz="8" w:space="4" w:color="156082" w:themeColor="accent1"/>
      </w:pBdr>
      <w:spacing w:after="300" w:line="240" w:lineRule="auto"/>
      <w:ind w:firstLine="0"/>
      <w:contextualSpacing/>
    </w:pPr>
    <w:rPr>
      <w:rFonts w:eastAsiaTheme="majorEastAsia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F2158"/>
    <w:rPr>
      <w:rFonts w:ascii="Ubuntu" w:eastAsiaTheme="majorEastAsia" w:hAnsi="Ubuntu" w:cstheme="majorBidi"/>
      <w:color w:val="0A1D30" w:themeColor="text2" w:themeShade="BF"/>
      <w:spacing w:val="5"/>
      <w:kern w:val="28"/>
      <w:sz w:val="52"/>
      <w:szCs w:val="52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2158"/>
    <w:pPr>
      <w:numPr>
        <w:ilvl w:val="1"/>
      </w:numPr>
      <w:spacing w:after="160"/>
      <w:ind w:firstLine="432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215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215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21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21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5B8B"/>
    <w:rPr>
      <w:b/>
      <w:bCs/>
      <w:i/>
      <w:iCs/>
      <w:color w:val="156082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21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21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215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F215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F2158"/>
  </w:style>
  <w:style w:type="paragraph" w:styleId="Footer">
    <w:name w:val="footer"/>
    <w:basedOn w:val="Normal"/>
    <w:link w:val="FooterChar"/>
    <w:uiPriority w:val="99"/>
    <w:unhideWhenUsed/>
    <w:rsid w:val="00DF215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F2158"/>
  </w:style>
  <w:style w:type="character" w:styleId="SubtleEmphasis">
    <w:name w:val="Subtle Emphasis"/>
    <w:basedOn w:val="DefaultParagraphFont"/>
    <w:uiPriority w:val="19"/>
    <w:qFormat/>
    <w:rsid w:val="003F5B9E"/>
    <w:rPr>
      <w:i/>
      <w:iCs/>
      <w:color w:val="808080" w:themeColor="text1" w:themeTint="7F"/>
    </w:rPr>
  </w:style>
  <w:style w:type="character" w:styleId="Strong">
    <w:name w:val="Strong"/>
    <w:basedOn w:val="DefaultParagraphFont"/>
    <w:uiPriority w:val="22"/>
    <w:qFormat/>
    <w:rsid w:val="003F5B9E"/>
    <w:rPr>
      <w:b/>
      <w:bCs/>
    </w:rPr>
  </w:style>
  <w:style w:type="table" w:styleId="LightList-Accent3">
    <w:name w:val="Light List Accent 3"/>
    <w:basedOn w:val="TableNormal"/>
    <w:uiPriority w:val="61"/>
    <w:rsid w:val="003F5B9E"/>
    <w:rPr>
      <w:rFonts w:asciiTheme="minorHAnsi" w:eastAsiaTheme="minorEastAsia" w:hAnsiTheme="minorHAnsi" w:cstheme="minorBidi"/>
      <w:kern w:val="0"/>
      <w:sz w:val="22"/>
      <w:szCs w:val="22"/>
      <w:lang w:bidi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MediumList2-Accent1">
    <w:name w:val="Medium List 2 Accent 1"/>
    <w:basedOn w:val="TableNormal"/>
    <w:uiPriority w:val="66"/>
    <w:rsid w:val="003F5B9E"/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bidi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DecimalAligned">
    <w:name w:val="Decimal Aligned"/>
    <w:basedOn w:val="Normal"/>
    <w:uiPriority w:val="40"/>
    <w:qFormat/>
    <w:rsid w:val="00297ABF"/>
    <w:pPr>
      <w:tabs>
        <w:tab w:val="decimal" w:pos="360"/>
      </w:tabs>
      <w:spacing w:after="200"/>
      <w:ind w:firstLine="0"/>
    </w:pPr>
    <w:rPr>
      <w:rFonts w:asciiTheme="minorHAnsi" w:eastAsiaTheme="minorEastAsia" w:hAnsiTheme="minorHAnsi"/>
      <w:sz w:val="22"/>
    </w:rPr>
  </w:style>
  <w:style w:type="paragraph" w:styleId="FootnoteText">
    <w:name w:val="footnote text"/>
    <w:basedOn w:val="Normal"/>
    <w:link w:val="FootnoteTextChar"/>
    <w:uiPriority w:val="99"/>
    <w:unhideWhenUsed/>
    <w:rsid w:val="00297ABF"/>
    <w:pPr>
      <w:spacing w:line="240" w:lineRule="auto"/>
      <w:ind w:firstLine="0"/>
    </w:pPr>
    <w:rPr>
      <w:rFonts w:asciiTheme="minorHAnsi" w:eastAsiaTheme="minorEastAsia" w:hAnsiTheme="minorHAnsi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3F5B9E"/>
    <w:rPr>
      <w:rFonts w:asciiTheme="minorHAnsi" w:eastAsiaTheme="minorEastAsia" w:hAnsiTheme="minorHAnsi" w:cstheme="minorBidi"/>
      <w:kern w:val="0"/>
      <w:sz w:val="20"/>
      <w:szCs w:val="20"/>
      <w14:ligatures w14:val="none"/>
    </w:rPr>
  </w:style>
  <w:style w:type="table" w:styleId="MediumShading2-Accent5">
    <w:name w:val="Medium Shading 2 Accent 5"/>
    <w:basedOn w:val="TableNormal"/>
    <w:uiPriority w:val="64"/>
    <w:rsid w:val="003F5B9E"/>
    <w:rPr>
      <w:rFonts w:asciiTheme="minorHAnsi" w:eastAsiaTheme="minorEastAsia" w:hAnsiTheme="minorHAnsi" w:cstheme="minorBidi"/>
      <w:kern w:val="0"/>
      <w:sz w:val="22"/>
      <w:szCs w:val="22"/>
      <w:lang w:bidi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ableGrid">
    <w:name w:val="Table Grid"/>
    <w:basedOn w:val="TableNormal"/>
    <w:uiPriority w:val="59"/>
    <w:rsid w:val="003F5B9E"/>
    <w:rPr>
      <w:rFonts w:asciiTheme="minorHAnsi" w:hAnsiTheme="minorHAnsi" w:cstheme="minorBidi"/>
      <w:kern w:val="0"/>
      <w:sz w:val="22"/>
      <w:szCs w:val="22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link w:val="NoSpacingChar"/>
    <w:uiPriority w:val="1"/>
    <w:qFormat/>
    <w:rsid w:val="008A3920"/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3F5B9E"/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392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5B9E"/>
    <w:rPr>
      <w:rFonts w:ascii="Tahoma" w:hAnsi="Tahoma" w:cs="Tahoma"/>
      <w:kern w:val="0"/>
      <w:sz w:val="16"/>
      <w:szCs w:val="16"/>
      <w14:ligatures w14:val="none"/>
    </w:rPr>
  </w:style>
  <w:style w:type="table" w:customStyle="1" w:styleId="Calendar2">
    <w:name w:val="Calendar 2"/>
    <w:basedOn w:val="TableNormal"/>
    <w:uiPriority w:val="99"/>
    <w:qFormat/>
    <w:rsid w:val="003F5B9E"/>
    <w:pPr>
      <w:jc w:val="center"/>
    </w:pPr>
    <w:rPr>
      <w:rFonts w:asciiTheme="minorHAnsi" w:eastAsiaTheme="minorEastAsia" w:hAnsiTheme="minorHAnsi" w:cstheme="minorBidi"/>
      <w:kern w:val="0"/>
      <w:sz w:val="28"/>
      <w:szCs w:val="28"/>
      <w:lang w:bidi="en-US"/>
      <w14:ligatures w14:val="none"/>
    </w:rPr>
    <w:tblPr>
      <w:tblBorders>
        <w:insideV w:val="single" w:sz="4" w:space="0" w:color="45B0E1" w:themeColor="accent1" w:themeTint="99"/>
      </w:tblBorders>
    </w:tblPr>
    <w:tblStylePr w:type="firstRow">
      <w:rPr>
        <w:rFonts w:asciiTheme="majorHAnsi" w:eastAsiaTheme="majorEastAsia" w:hAnsiTheme="majorHAnsi" w:cstheme="majorBidi"/>
        <w:caps/>
        <w:color w:val="156082" w:themeColor="accent1"/>
        <w:spacing w:val="20"/>
        <w:sz w:val="32"/>
        <w:szCs w:val="3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Calendar3">
    <w:name w:val="Calendar 3"/>
    <w:basedOn w:val="TableNormal"/>
    <w:uiPriority w:val="99"/>
    <w:qFormat/>
    <w:rsid w:val="003F5B9E"/>
    <w:pPr>
      <w:jc w:val="right"/>
    </w:pPr>
    <w:rPr>
      <w:rFonts w:asciiTheme="majorHAnsi" w:eastAsiaTheme="majorEastAsia" w:hAnsiTheme="majorHAnsi" w:cstheme="majorBidi"/>
      <w:color w:val="7F7F7F" w:themeColor="text1" w:themeTint="80"/>
      <w:kern w:val="0"/>
      <w:sz w:val="22"/>
      <w:szCs w:val="22"/>
      <w:lang w:bidi="en-US"/>
      <w14:ligatures w14:val="none"/>
    </w:rPr>
    <w:tblPr/>
    <w:tblStylePr w:type="firstRow">
      <w:pPr>
        <w:wordWrap/>
        <w:jc w:val="right"/>
      </w:pPr>
      <w:rPr>
        <w:color w:val="0F4761" w:themeColor="accent1" w:themeShade="BF"/>
        <w:sz w:val="44"/>
        <w:szCs w:val="44"/>
      </w:rPr>
    </w:tblStylePr>
    <w:tblStylePr w:type="firstCol">
      <w:rPr>
        <w:color w:val="0F4761" w:themeColor="accent1" w:themeShade="BF"/>
      </w:rPr>
    </w:tblStylePr>
    <w:tblStylePr w:type="lastCol">
      <w:rPr>
        <w:color w:val="0F4761" w:themeColor="accent1" w:themeShade="BF"/>
      </w:rPr>
    </w:tblStylePr>
  </w:style>
  <w:style w:type="character" w:styleId="FootnoteReference">
    <w:name w:val="footnote reference"/>
    <w:basedOn w:val="DefaultParagraphFont"/>
    <w:uiPriority w:val="99"/>
    <w:semiHidden/>
    <w:unhideWhenUsed/>
    <w:rsid w:val="003F5B9E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7307D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F5B9E"/>
    <w:rPr>
      <w:rFonts w:ascii="Ubuntu" w:hAnsi="Ubuntu" w:cstheme="minorBidi"/>
      <w:kern w:val="0"/>
      <w:sz w:val="20"/>
      <w:szCs w:val="20"/>
      <w14:ligatures w14:val="none"/>
    </w:rPr>
  </w:style>
  <w:style w:type="character" w:styleId="EndnoteReference">
    <w:name w:val="endnote reference"/>
    <w:basedOn w:val="DefaultParagraphFont"/>
    <w:uiPriority w:val="99"/>
    <w:semiHidden/>
    <w:unhideWhenUsed/>
    <w:rsid w:val="003F5B9E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F5B9E"/>
    <w:rPr>
      <w:color w:val="467886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D17E3A"/>
    <w:pPr>
      <w:spacing w:before="240" w:after="120"/>
    </w:pPr>
    <w:rPr>
      <w:rFonts w:asciiTheme="minorHAnsi" w:hAnsiTheme="minorHAnsi"/>
      <w:b/>
      <w:bC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D17E3A"/>
    <w:pPr>
      <w:spacing w:before="120"/>
      <w:ind w:left="240"/>
    </w:pPr>
    <w:rPr>
      <w:rFonts w:asciiTheme="minorHAnsi" w:hAnsiTheme="minorHAnsi"/>
      <w:i/>
      <w:i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A9500F"/>
    <w:pPr>
      <w:ind w:left="48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A9500F"/>
    <w:pPr>
      <w:ind w:left="72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A9500F"/>
    <w:pPr>
      <w:ind w:left="96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A9500F"/>
    <w:pPr>
      <w:ind w:left="12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A9500F"/>
    <w:pPr>
      <w:ind w:left="144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A9500F"/>
    <w:pPr>
      <w:ind w:left="168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A9500F"/>
    <w:pPr>
      <w:ind w:left="1920"/>
    </w:pPr>
    <w:rPr>
      <w:rFonts w:asciiTheme="minorHAnsi" w:hAnsiTheme="minorHAnsi"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17028"/>
    <w:pPr>
      <w:pageBreakBefore w:val="0"/>
      <w:jc w:val="left"/>
      <w:outlineLvl w:val="9"/>
    </w:pPr>
    <w:rPr>
      <w:rFonts w:asciiTheme="majorHAnsi" w:hAnsiTheme="maj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B46B4F4-C004-3A48-879C-A06908B90F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110</Words>
  <Characters>629</Characters>
  <Application>Microsoft Office Word</Application>
  <DocSecurity>0</DocSecurity>
  <Lines>5</Lines>
  <Paragraphs>1</Paragraphs>
  <ScaleCrop>false</ScaleCrop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2</cp:revision>
  <dcterms:created xsi:type="dcterms:W3CDTF">2026-09-29T17:08:00Z</dcterms:created>
  <dcterms:modified xsi:type="dcterms:W3CDTF">2026-09-29T17:08:00Z</dcterms:modified>
</cp:coreProperties>
</file>