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BB57" w14:textId="0B1A2B55" w:rsidR="00D778A1" w:rsidRDefault="006B2857">
      <w:pPr>
        <w:rPr>
          <w:ins w:id="2" w:author="Nick Bernal" w:date="2026-08-03T22:22:00Z" w16du:dateUtc="2026-08-04T02:22:00Z"/>
        </w:rPr>
      </w:pPr>
      <w:ins w:id="3" w:author="Nick Bernal" w:date="2026-08-03T22:22:00Z" w16du:dateUtc="2026-08-04T02:22:00Z">
        <w:r>
          <w:rPr>
            <w:noProof/>
          </w:rPr>
          <w:drawing>
            <wp:inline distT="0" distB="0" distL="0" distR="0" wp14:anchorId="05FD1042" wp14:editId="46C6FD29">
              <wp:extent cx="5181600" cy="3771900"/>
              <wp:effectExtent l="0" t="0" r="0" b="0"/>
              <wp:docPr id="47059401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70594019" name="Picture 470594019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81600" cy="3771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FC9147A" w14:textId="77777777" w:rsidR="006B2857" w:rsidRDefault="006B2857">
      <w:pPr>
        <w:rPr>
          <w:ins w:id="4" w:author="Nick Bernal" w:date="2026-08-03T22:22:00Z" w16du:dateUtc="2026-08-04T02:22:00Z"/>
        </w:rPr>
      </w:pPr>
    </w:p>
    <w:p w14:paraId="7B72E6C0" w14:textId="77777777" w:rsidR="004B40A3" w:rsidRDefault="006B2857">
      <w:pPr>
        <w:pStyle w:val="Title"/>
        <w:spacing w:after="90"/>
        <w:jc w:val="center"/>
        <w:rPr>
          <w:del w:id="5" w:author="Nick Bernal" w:date="2026-08-03T22:22:00Z" w16du:dateUtc="2026-08-04T02:22:00Z"/>
        </w:rPr>
      </w:pPr>
      <w:ins w:id="6" w:author="Nick Bernal" w:date="2026-08-03T22:22:00Z" w16du:dateUtc="2026-08-04T02:22:00Z">
        <w:r>
          <w:rPr>
            <w:noProof/>
          </w:rPr>
          <w:lastRenderedPageBreak/>
          <w:drawing>
            <wp:inline distT="0" distB="0" distL="0" distR="0" wp14:anchorId="01383208" wp14:editId="3F720FFB">
              <wp:extent cx="4749800" cy="7340600"/>
              <wp:effectExtent l="0" t="0" r="0" b="0"/>
              <wp:docPr id="1969474613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69474613" name="Picture 1969474613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49800" cy="7340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7" w:author="Nick Bernal" w:date="2026-08-03T22:22:00Z" w16du:dateUtc="2026-08-04T02:22:00Z">
        <w:r w:rsidR="00634084">
          <w:delText>CONTRACT FOR CONTRACTS</w:delText>
        </w:r>
      </w:del>
    </w:p>
    <w:p w14:paraId="020B4845" w14:textId="77777777" w:rsidR="004B40A3" w:rsidRDefault="00322D35">
      <w:pPr>
        <w:pStyle w:val="Title"/>
        <w:spacing w:after="90"/>
        <w:jc w:val="center"/>
        <w:rPr>
          <w:del w:id="8" w:author="Nick Bernal" w:date="2026-08-03T22:22:00Z" w16du:dateUtc="2026-08-04T02:22:00Z"/>
        </w:rPr>
      </w:pPr>
      <w:del w:id="9" w:author="Nick Bernal" w:date="2026-08-03T22:22:00Z" w16du:dateUtc="2026-08-04T02:22:00Z">
        <w:r>
          <w:rPr>
            <w:i/>
          </w:rPr>
          <w:delText>aka the most kickass contract system EVER</w:delText>
        </w:r>
      </w:del>
    </w:p>
    <w:p w14:paraId="05E01D91" w14:textId="77777777" w:rsidR="004B40A3" w:rsidRDefault="004B40A3">
      <w:pPr>
        <w:spacing w:after="0" w:line="240" w:lineRule="auto"/>
        <w:rPr>
          <w:del w:id="10" w:author="Nick Bernal" w:date="2026-08-03T22:22:00Z" w16du:dateUtc="2026-08-04T02:22:00Z"/>
        </w:rPr>
      </w:pPr>
    </w:p>
    <w:p w14:paraId="01DAF463" w14:textId="77777777" w:rsidR="004B40A3" w:rsidRDefault="00E83B60">
      <w:pPr>
        <w:spacing w:after="0"/>
        <w:rPr>
          <w:del w:id="11" w:author="Nick Bernal" w:date="2026-08-03T22:22:00Z" w16du:dateUtc="2026-08-04T02:22:00Z"/>
        </w:rPr>
      </w:pPr>
      <w:del w:id="12" w:author="Nick Bernal" w:date="2026-08-03T22:22:00Z" w16du:dateUtc="2026-08-04T02:22:00Z">
        <w:r>
          <w:rPr>
            <w:noProof/>
          </w:rPr>
          <w:pict w14:anchorId="26080713">
            <v:rect id="_x0000_i1026" alt="" style="width:468pt;height:.05pt;mso-width-percent:0;mso-height-percent:0;mso-width-percent:0;mso-height-percent:0" o:hralign="center" o:hrstd="t" o:hr="t" fillcolor="#a0a0a0" stroked="f"/>
          </w:pict>
        </w:r>
      </w:del>
    </w:p>
    <w:p w14:paraId="47DE209F" w14:textId="77777777" w:rsidR="004B40A3" w:rsidRDefault="00634084">
      <w:pPr>
        <w:spacing w:after="0" w:line="240" w:lineRule="auto"/>
        <w:rPr>
          <w:del w:id="13" w:author="Nick Bernal" w:date="2026-08-03T22:22:00Z" w16du:dateUtc="2026-08-04T02:22:00Z"/>
        </w:rPr>
      </w:pPr>
      <w:del w:id="14" w:author="Nick Bernal" w:date="2026-08-03T22:22:00Z" w16du:dateUtc="2026-08-04T02:22:00Z">
        <w:r>
          <w:rPr>
            <w:b/>
          </w:rPr>
          <w:delText>PARTIES</w:delText>
        </w:r>
      </w:del>
    </w:p>
    <w:p w14:paraId="2F9661D9" w14:textId="77777777" w:rsidR="004B40A3" w:rsidRDefault="00634084">
      <w:pPr>
        <w:spacing w:after="0" w:line="240" w:lineRule="auto"/>
        <w:rPr>
          <w:del w:id="15" w:author="Nick Bernal" w:date="2026-08-03T22:22:00Z" w16du:dateUtc="2026-08-04T02:22:00Z"/>
        </w:rPr>
      </w:pPr>
      <w:del w:id="16" w:author="Nick Bernal" w:date="2026-08-03T22:22:00Z" w16du:dateUtc="2026-08-04T02:22:00Z">
        <w:r>
          <w:delText xml:space="preserve">This Contract (“Contract”) is made between </w:delText>
        </w:r>
        <w:r>
          <w:rPr>
            <w:b/>
          </w:rPr>
          <w:delText>OpenGov, Inc.</w:delText>
        </w:r>
        <w:r>
          <w:delText xml:space="preserve"> (“OG”) and “</w:delText>
        </w:r>
        <w:r>
          <w:rPr>
            <w:b/>
          </w:rPr>
          <w:delText xml:space="preserve">The Outstanding Procurement Professionals </w:delText>
        </w:r>
        <w:r>
          <w:delText>(“OPP”).</w:delText>
        </w:r>
      </w:del>
    </w:p>
    <w:p w14:paraId="37349CA5" w14:textId="77777777" w:rsidR="004B40A3" w:rsidRDefault="00E83B60">
      <w:pPr>
        <w:spacing w:after="0"/>
        <w:rPr>
          <w:del w:id="17" w:author="Nick Bernal" w:date="2026-08-03T22:22:00Z" w16du:dateUtc="2026-08-04T02:22:00Z"/>
        </w:rPr>
      </w:pPr>
      <w:del w:id="18" w:author="Nick Bernal" w:date="2026-08-03T22:22:00Z" w16du:dateUtc="2026-08-04T02:22:00Z">
        <w:r>
          <w:rPr>
            <w:noProof/>
          </w:rPr>
          <w:pict w14:anchorId="22460777">
            <v:rect id="_x0000_i1025" alt="" style="width:468pt;height:.05pt;mso-width-percent:0;mso-height-percent:0;mso-width-percent:0;mso-height-percent:0" o:hralign="center" o:hrstd="t" o:hr="t" fillcolor="#a0a0a0" stroked="f"/>
          </w:pict>
        </w:r>
      </w:del>
    </w:p>
    <w:p w14:paraId="786A4579" w14:textId="77777777" w:rsidR="004B40A3" w:rsidRDefault="004B40A3">
      <w:pPr>
        <w:spacing w:after="0" w:line="240" w:lineRule="auto"/>
        <w:rPr>
          <w:del w:id="19" w:author="Nick Bernal" w:date="2026-08-03T22:22:00Z" w16du:dateUtc="2026-08-04T02:22:00Z"/>
          <w:b/>
        </w:rPr>
      </w:pPr>
    </w:p>
    <w:p w14:paraId="1FF82380" w14:textId="77777777" w:rsidR="004B40A3" w:rsidRDefault="00634084">
      <w:pPr>
        <w:spacing w:after="0" w:line="240" w:lineRule="auto"/>
        <w:rPr>
          <w:del w:id="20" w:author="Nick Bernal" w:date="2026-08-03T22:22:00Z" w16du:dateUtc="2026-08-04T02:22:00Z"/>
        </w:rPr>
      </w:pPr>
      <w:del w:id="21" w:author="Nick Bernal" w:date="2026-08-03T22:22:00Z" w16du:dateUtc="2026-08-04T02:22:00Z">
        <w:r>
          <w:rPr>
            <w:b/>
          </w:rPr>
          <w:delText>WHEREAS</w:delText>
        </w:r>
      </w:del>
    </w:p>
    <w:p w14:paraId="0D76B899" w14:textId="77777777" w:rsidR="004B40A3" w:rsidRDefault="00634084">
      <w:pPr>
        <w:numPr>
          <w:ilvl w:val="0"/>
          <w:numId w:val="1"/>
        </w:numPr>
        <w:spacing w:after="0" w:line="240" w:lineRule="auto"/>
        <w:rPr>
          <w:del w:id="22" w:author="Nick Bernal" w:date="2026-08-03T22:22:00Z" w16du:dateUtc="2026-08-04T02:22:00Z"/>
        </w:rPr>
      </w:pPr>
      <w:del w:id="23" w:author="Nick Bernal" w:date="2026-08-03T22:22:00Z" w16du:dateUtc="2026-08-04T02:22:00Z">
        <w:r>
          <w:delText>OG is down with OPP;</w:delText>
        </w:r>
      </w:del>
    </w:p>
    <w:p w14:paraId="1E9489EB" w14:textId="77777777" w:rsidR="004B40A3" w:rsidRDefault="00634084">
      <w:pPr>
        <w:numPr>
          <w:ilvl w:val="0"/>
          <w:numId w:val="1"/>
        </w:numPr>
        <w:spacing w:after="0" w:line="240" w:lineRule="auto"/>
        <w:rPr>
          <w:del w:id="24" w:author="Nick Bernal" w:date="2026-08-03T22:22:00Z" w16du:dateUtc="2026-08-04T02:22:00Z"/>
        </w:rPr>
      </w:pPr>
      <w:del w:id="25" w:author="Nick Bernal" w:date="2026-08-03T22:22:00Z" w16du:dateUtc="2026-08-04T02:22:00Z">
        <w:r>
          <w:delText>OG believes it’s time for public servants to have tools they love;</w:delText>
        </w:r>
      </w:del>
    </w:p>
    <w:p w14:paraId="437BC906" w14:textId="77777777" w:rsidR="004B40A3" w:rsidRDefault="00634084">
      <w:pPr>
        <w:numPr>
          <w:ilvl w:val="0"/>
          <w:numId w:val="1"/>
        </w:numPr>
        <w:spacing w:after="0" w:line="240" w:lineRule="auto"/>
        <w:rPr>
          <w:del w:id="26" w:author="Nick Bernal" w:date="2026-08-03T22:22:00Z" w16du:dateUtc="2026-08-04T02:22:00Z"/>
        </w:rPr>
      </w:pPr>
      <w:del w:id="27" w:author="Nick Bernal" w:date="2026-08-03T22:22:00Z" w16du:dateUtc="2026-08-04T02:22:00Z">
        <w:r>
          <w:delText>OG has a roadmap it wants to share</w:delText>
        </w:r>
      </w:del>
    </w:p>
    <w:p w14:paraId="7EDBBE0C" w14:textId="77777777" w:rsidR="004B40A3" w:rsidRDefault="00634084">
      <w:pPr>
        <w:numPr>
          <w:ilvl w:val="0"/>
          <w:numId w:val="1"/>
        </w:numPr>
        <w:spacing w:after="0" w:line="240" w:lineRule="auto"/>
        <w:rPr>
          <w:del w:id="28" w:author="Nick Bernal" w:date="2026-08-03T22:22:00Z" w16du:dateUtc="2026-08-04T02:22:00Z"/>
        </w:rPr>
      </w:pPr>
      <w:del w:id="29" w:author="Nick Bernal" w:date="2026-08-03T22:22:00Z" w16du:dateUtc="2026-08-04T02:22:00Z">
        <w:r>
          <w:delText>OPP are willing to get down with OG;</w:delText>
        </w:r>
      </w:del>
    </w:p>
    <w:p w14:paraId="4F16CE84" w14:textId="77777777" w:rsidR="004B40A3" w:rsidRDefault="004B40A3">
      <w:pPr>
        <w:spacing w:after="0" w:line="240" w:lineRule="auto"/>
        <w:rPr>
          <w:del w:id="30" w:author="Nick Bernal" w:date="2026-08-03T22:22:00Z" w16du:dateUtc="2026-08-04T02:22:00Z"/>
        </w:rPr>
      </w:pPr>
    </w:p>
    <w:p w14:paraId="38FD770B" w14:textId="77777777" w:rsidR="004B40A3" w:rsidRDefault="004B40A3">
      <w:pPr>
        <w:pPrChange w:id="31" w:author="Nick Bernal" w:date="2026-08-03T22:22:00Z" w16du:dateUtc="2026-08-04T02:22:00Z">
          <w:pPr>
            <w:spacing w:after="0" w:line="240" w:lineRule="auto"/>
          </w:pPr>
        </w:pPrChange>
      </w:pPr>
    </w:p>
    <w:sectPr w:rsidR="004B40A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28761" w14:textId="77777777" w:rsidR="00E83B60" w:rsidRDefault="00E83B60">
      <w:pPr>
        <w:spacing w:after="0" w:line="240" w:lineRule="auto"/>
      </w:pPr>
      <w:r>
        <w:separator/>
      </w:r>
    </w:p>
  </w:endnote>
  <w:endnote w:type="continuationSeparator" w:id="0">
    <w:p w14:paraId="5841E3D9" w14:textId="77777777" w:rsidR="00E83B60" w:rsidRDefault="00E83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D089D" w14:textId="77777777" w:rsidR="004B40A3" w:rsidRDefault="004B40A3">
    <w:pPr>
      <w:pStyle w:val="IntenseReference"/>
      <w:pPrChange w:id="33" w:author="Nick Bernal" w:date="2026-08-03T22:22:00Z" w16du:dateUtc="2026-08-04T02:22:00Z">
        <w:pPr>
          <w:spacing w:after="165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10CF4" w14:textId="77777777" w:rsidR="00E83B60" w:rsidRDefault="00E83B60">
      <w:pPr>
        <w:spacing w:after="0" w:line="240" w:lineRule="auto"/>
      </w:pPr>
      <w:r>
        <w:separator/>
      </w:r>
    </w:p>
  </w:footnote>
  <w:footnote w:type="continuationSeparator" w:id="0">
    <w:p w14:paraId="6911B506" w14:textId="77777777" w:rsidR="00E83B60" w:rsidRDefault="00E83B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CB9B5" w14:textId="77777777" w:rsidR="004B40A3" w:rsidRDefault="004B40A3">
    <w:pPr>
      <w:pStyle w:val="IntenseQuote"/>
      <w:pPrChange w:id="32" w:author="Nick Bernal" w:date="2026-08-03T22:22:00Z" w16du:dateUtc="2026-08-04T02:22:00Z">
        <w:pPr>
          <w:spacing w:after="165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112874"/>
    <w:rsid w:val="002979C7"/>
    <w:rsid w:val="00322D35"/>
    <w:rsid w:val="004368DF"/>
    <w:rsid w:val="004B40A3"/>
    <w:rsid w:val="00511B89"/>
    <w:rsid w:val="00563DB5"/>
    <w:rsid w:val="00634084"/>
    <w:rsid w:val="006B2857"/>
    <w:rsid w:val="00793D8C"/>
    <w:rsid w:val="007E249D"/>
    <w:rsid w:val="008C7AEF"/>
    <w:rsid w:val="009C7AE6"/>
    <w:rsid w:val="00BF596B"/>
    <w:rsid w:val="00D778A1"/>
    <w:rsid w:val="00D833B8"/>
    <w:rsid w:val="00E8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8A1"/>
    <w:pPr>
      <w:keepNext/>
      <w:keepLines/>
      <w:spacing w:before="160" w:after="80"/>
      <w:outlineLvl w:val="1"/>
      <w:pPrChange w:id="0" w:author="Nick Bernal" w:date="2026-08-03T22:22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  <w:rPrChange w:id="0" w:author="Nick Bernal" w:date="2026-08-03T22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8A1"/>
    <w:pPr>
      <w:keepNext/>
      <w:keepLines/>
      <w:spacing w:before="160" w:after="80"/>
      <w:outlineLvl w:val="2"/>
      <w:pPrChange w:id="1" w:author="Nick Bernal" w:date="2026-08-03T22:22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lang w:eastAsia="ko-KR"/>
      <w:rPrChange w:id="1" w:author="Nick Bernal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1</cp:revision>
  <dcterms:created xsi:type="dcterms:W3CDTF">2025-08-08T16:28:00Z</dcterms:created>
  <dcterms:modified xsi:type="dcterms:W3CDTF">2026-08-04T02:22:00Z</dcterms:modified>
</cp:coreProperties>
</file>