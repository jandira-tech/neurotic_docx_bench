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>This is a test.</w:t>
        </w:r>
      </w:ins>
    </w:p>
    <w:p w14:paraId="45AE14B8" w14:textId="3B929828" w:rsidR="009B11BD" w:rsidRDefault="006E4D75">
      <w:ins w:id="2" w:author="Luccas Correa" w:date="2026-08-03T22:18:00Z" w16du:dateUtc="2026-08-04T02:18:00Z">
        <w:r>
          <w:t>Here’s some</w:t>
        </w:r>
      </w:ins>
      <w:del w:id="3" w:author="Luccas Correa" w:date="2026-08-03T22:18:00Z" w16du:dateUtc="2026-08-04T02:18:00Z">
        <w:r w:rsidR="009B11BD">
          <w:delText>Some</w:delText>
        </w:r>
      </w:del>
      <w:r w:rsidR="009B11BD">
        <w:t xml:space="preserve"> text</w:t>
      </w:r>
      <w:ins w:id="4" w:author="Luccas Correa" w:date="2026-08-03T22:18:00Z" w16du:dateUtc="2026-08-04T02:18:00Z">
        <w:r>
          <w:t>.</w:t>
        </w:r>
      </w:ins>
    </w:p>
    <w:p w14:paraId="5C92E70D" w14:textId="0AB6D443" w:rsidR="006E4D75" w:rsidRDefault="006E4D75">
      <w:pPr>
        <w:rPr>
          <w:ins w:id="5" w:author="Luccas Correa" w:date="2026-08-03T22:18:00Z" w16du:dateUtc="2026-08-04T02:18:00Z"/>
        </w:rPr>
      </w:pPr>
      <w:ins w:id="6" w:author="Luccas Correa" w:date="2026-08-03T22:18:00Z" w16du:dateUtc="2026-08-04T02:18:00Z">
        <w:r>
          <w:t>I deleted this sentence.</w:t>
        </w:r>
      </w:ins>
    </w:p>
    <w:p w14:paraId="23FECD93" w14:textId="7AE1D8B4" w:rsidR="009B11BD" w:rsidRDefault="006E4D75">
      <w:ins w:id="7" w:author="Luccas Correa" w:date="2026-08-03T22:18:00Z" w16du:dateUtc="2026-08-04T02:18:00Z">
        <w:r>
          <w:t>We are not done yet.</w:t>
        </w:r>
      </w:ins>
      <w:del w:id="8" w:author="Luccas Correa" w:date="2026-08-03T22:18:00Z" w16du:dateUtc="2026-08-04T02:18:00Z">
        <w:r w:rsidR="009B11BD">
          <w:delText>An image will be added below:</w:delText>
        </w:r>
      </w:del>
    </w:p>
    <w:sectPr w:rsidR="009B1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2B1C2A"/>
    <w:rsid w:val="002C5347"/>
    <w:rsid w:val="00524058"/>
    <w:rsid w:val="006E4D75"/>
    <w:rsid w:val="009B11BD"/>
    <w:rsid w:val="00E8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2026-03-23T16:42:00Z</dcterms:created>
  <dcterms:modified xsi:type="dcterms:W3CDTF">2026-08-04T02:18:00Z</dcterms:modified>
</cp:coreProperties>
</file>