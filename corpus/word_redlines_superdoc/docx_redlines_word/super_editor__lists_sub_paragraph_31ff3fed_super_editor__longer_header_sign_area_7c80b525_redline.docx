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9D0D9" w14:textId="52DE1325" w:rsidR="005A1E30" w:rsidRPr="001036C6" w:rsidRDefault="005A1E30" w:rsidP="005A1E30">
      <w:pPr>
        <w:rPr>
          <w:ins w:id="3" w:author="Nick Bernal" w:date="2026-08-03T22:21:00Z" w16du:dateUtc="2026-08-04T02:21:00Z"/>
          <w:rFonts w:cs="Arial"/>
        </w:rPr>
      </w:pPr>
      <w:ins w:id="4" w:author="Nick Bernal" w:date="2026-08-03T22:21:00Z" w16du:dateUtc="2026-08-04T02:21:00Z">
        <w:r w:rsidRPr="001036C6">
          <w:rPr>
            <w:rFonts w:cs="Arial"/>
          </w:rPr>
          <w:br/>
          <w:t>By: ___________________________</w:t>
        </w:r>
        <w:r w:rsidRPr="001036C6">
          <w:rPr>
            <w:rFonts w:cs="Arial"/>
          </w:rPr>
          <w:br/>
          <w:t xml:space="preserve">Name: </w:t>
        </w:r>
        <w:r w:rsidR="00C3264C" w:rsidRPr="001036C6">
          <w:rPr>
            <w:rFonts w:cs="Arial"/>
          </w:rPr>
          <w:t>___________________________</w:t>
        </w:r>
        <w:r w:rsidRPr="001036C6">
          <w:rPr>
            <w:rFonts w:cs="Arial"/>
          </w:rPr>
          <w:br/>
          <w:t xml:space="preserve">Title: </w:t>
        </w:r>
        <w:r w:rsidR="00C3264C" w:rsidRPr="001036C6">
          <w:rPr>
            <w:rFonts w:cs="Arial"/>
          </w:rPr>
          <w:t>___________________________</w:t>
        </w:r>
        <w:r w:rsidRPr="001036C6">
          <w:rPr>
            <w:rFonts w:cs="Arial"/>
          </w:rPr>
          <w:br/>
          <w:t xml:space="preserve">Date: </w:t>
        </w:r>
        <w:r w:rsidR="00C3264C" w:rsidRPr="001036C6">
          <w:rPr>
            <w:rFonts w:cs="Arial"/>
          </w:rPr>
          <w:t>___________________________</w:t>
        </w:r>
      </w:ins>
    </w:p>
    <w:p w14:paraId="47BDCB3B" w14:textId="39B2BC50" w:rsidR="005A1E30" w:rsidRPr="001036C6" w:rsidRDefault="005A1E30" w:rsidP="005A1E30">
      <w:pPr>
        <w:rPr>
          <w:ins w:id="5" w:author="Nick Bernal" w:date="2026-08-03T22:21:00Z" w16du:dateUtc="2026-08-04T02:21:00Z"/>
          <w:rFonts w:cs="Arial"/>
        </w:rPr>
      </w:pPr>
      <w:ins w:id="6" w:author="Nick Bernal" w:date="2026-08-03T22:21:00Z" w16du:dateUtc="2026-08-04T02:21:00Z">
        <w:r w:rsidRPr="001036C6">
          <w:rPr>
            <w:rFonts w:cs="Arial"/>
          </w:rPr>
          <w:br/>
          <w:t>By: ___________________________</w:t>
        </w:r>
        <w:r w:rsidRPr="001036C6">
          <w:rPr>
            <w:rFonts w:cs="Arial"/>
          </w:rPr>
          <w:br/>
          <w:t xml:space="preserve">Name: </w:t>
        </w:r>
        <w:r w:rsidR="00C3264C" w:rsidRPr="001036C6">
          <w:rPr>
            <w:rFonts w:cs="Arial"/>
          </w:rPr>
          <w:t>___________________________</w:t>
        </w:r>
        <w:r w:rsidRPr="001036C6">
          <w:rPr>
            <w:rFonts w:cs="Arial"/>
          </w:rPr>
          <w:br/>
          <w:t xml:space="preserve">Title: </w:t>
        </w:r>
        <w:r w:rsidR="00C3264C" w:rsidRPr="001036C6">
          <w:rPr>
            <w:rFonts w:cs="Arial"/>
          </w:rPr>
          <w:t>___________________________</w:t>
        </w:r>
        <w:r w:rsidRPr="001036C6">
          <w:rPr>
            <w:rFonts w:cs="Arial"/>
          </w:rPr>
          <w:br/>
          <w:t xml:space="preserve">Date: </w:t>
        </w:r>
        <w:r w:rsidR="00C3264C" w:rsidRPr="001036C6">
          <w:rPr>
            <w:rFonts w:cs="Arial"/>
          </w:rPr>
          <w:t>___________________________</w:t>
        </w:r>
      </w:ins>
    </w:p>
    <w:p w14:paraId="4CEBE4B3" w14:textId="1EDE1659" w:rsidR="00E62A58" w:rsidRDefault="00E62A58" w:rsidP="00E62A58">
      <w:pPr>
        <w:pStyle w:val="ListParagraph"/>
        <w:numPr>
          <w:ilvl w:val="0"/>
          <w:numId w:val="1"/>
        </w:numPr>
        <w:rPr>
          <w:del w:id="7" w:author="Nick Bernal" w:date="2026-08-03T22:21:00Z" w16du:dateUtc="2026-08-04T02:21:00Z"/>
        </w:rPr>
      </w:pPr>
      <w:del w:id="8" w:author="Nick Bernal" w:date="2026-08-03T22:21:00Z" w16du:dateUtc="2026-08-04T02:21:00Z">
        <w:r>
          <w:delText>Item</w:delText>
        </w:r>
        <w:r>
          <w:br/>
          <w:delText>Sub paragraph</w:delText>
        </w:r>
        <w:r>
          <w:br/>
        </w:r>
        <w:r>
          <w:br/>
          <w:delText>sub paragraph</w:delText>
        </w:r>
        <w:r>
          <w:br/>
        </w:r>
      </w:del>
    </w:p>
    <w:p w14:paraId="61AA3AE7" w14:textId="7C509B08" w:rsidR="00E62A58" w:rsidRPr="009D1F77" w:rsidRDefault="00E62A58">
      <w:pPr>
        <w:pPrChange w:id="9" w:author="Nick Bernal" w:date="2026-08-03T22:21:00Z" w16du:dateUtc="2026-08-04T02:21:00Z">
          <w:pPr>
            <w:pStyle w:val="ListParagraph"/>
            <w:numPr>
              <w:numId w:val="1"/>
            </w:numPr>
            <w:ind w:hanging="360"/>
          </w:pPr>
        </w:pPrChange>
      </w:pPr>
      <w:del w:id="10" w:author="Nick Bernal" w:date="2026-08-03T22:21:00Z" w16du:dateUtc="2026-08-04T02:21:00Z">
        <w:r>
          <w:delText>Item 2</w:delText>
        </w:r>
      </w:del>
    </w:p>
    <w:sectPr w:rsidR="00E62A58" w:rsidRPr="009D1F7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61AEE" w14:textId="77777777" w:rsidR="00100563" w:rsidRDefault="00100563" w:rsidP="009D1F77">
      <w:r>
        <w:separator/>
      </w:r>
    </w:p>
  </w:endnote>
  <w:endnote w:type="continuationSeparator" w:id="0">
    <w:p w14:paraId="00808C33" w14:textId="77777777" w:rsidR="00100563" w:rsidRDefault="00100563" w:rsidP="009D1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AA817" w14:textId="77777777" w:rsidR="009D1F77" w:rsidRPr="00B66469" w:rsidRDefault="00194B4C" w:rsidP="00194B4C">
    <w:pPr>
      <w:pStyle w:val="Header"/>
      <w:jc w:val="center"/>
      <w:rPr>
        <w:rFonts w:ascii="Times New Roman" w:hAnsi="Times New Roman"/>
        <w:color w:val="45B0E1" w:themeColor="accent1" w:themeTint="99"/>
        <w:sz w:val="36"/>
        <w:rPrChange w:id="13" w:author="Nick Bernal" w:date="2026-08-03T22:21:00Z" w16du:dateUtc="2026-08-04T02:21:00Z">
          <w:rPr/>
        </w:rPrChange>
      </w:rPr>
      <w:pPrChange w:id="14" w:author="Nick Bernal" w:date="2026-08-03T22:21:00Z" w16du:dateUtc="2026-08-04T02:21:00Z">
        <w:pPr>
          <w:pStyle w:val="Footer"/>
        </w:pPr>
      </w:pPrChange>
    </w:pPr>
    <w:ins w:id="15" w:author="Nick Bernal" w:date="2026-08-03T22:21:00Z" w16du:dateUtc="2026-08-04T02:21:00Z">
      <w:r>
        <w:rPr>
          <w:rFonts w:ascii="Times New Roman" w:hAnsi="Times New Roman" w:cs="Times New Roman"/>
          <w:color w:val="45B0E1" w:themeColor="accent1" w:themeTint="99"/>
          <w:sz w:val="36"/>
          <w:szCs w:val="36"/>
        </w:rPr>
        <w:t>Footer</w:t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7BCF2" w14:textId="77777777" w:rsidR="00100563" w:rsidRDefault="00100563" w:rsidP="009D1F77">
      <w:r>
        <w:separator/>
      </w:r>
    </w:p>
  </w:footnote>
  <w:footnote w:type="continuationSeparator" w:id="0">
    <w:p w14:paraId="1A3635C8" w14:textId="77777777" w:rsidR="00100563" w:rsidRDefault="00100563" w:rsidP="009D1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E9424" w14:textId="77777777" w:rsidR="009D1F77" w:rsidRPr="00194B4C" w:rsidRDefault="00194B4C">
    <w:pPr>
      <w:pStyle w:val="Header"/>
      <w:rPr>
        <w:i/>
        <w:rPrChange w:id="11" w:author="Nick Bernal" w:date="2026-08-03T22:21:00Z" w16du:dateUtc="2026-08-04T02:21:00Z">
          <w:rPr/>
        </w:rPrChange>
      </w:rPr>
    </w:pPr>
    <w:ins w:id="12" w:author="Nick Bernal" w:date="2026-08-03T22:21:00Z" w16du:dateUtc="2026-08-04T02:21:00Z">
      <w:r>
        <w:rPr>
          <w:i/>
          <w:iCs/>
        </w:rPr>
        <w:t>Generic content header</w: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243AB"/>
    <w:multiLevelType w:val="hybridMultilevel"/>
    <w:tmpl w:val="6D2CD3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6625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A58"/>
    <w:rsid w:val="000A3295"/>
    <w:rsid w:val="000B7C73"/>
    <w:rsid w:val="000C79F5"/>
    <w:rsid w:val="00100563"/>
    <w:rsid w:val="001036C6"/>
    <w:rsid w:val="00112874"/>
    <w:rsid w:val="00194B4C"/>
    <w:rsid w:val="0024634F"/>
    <w:rsid w:val="00347301"/>
    <w:rsid w:val="00360F1B"/>
    <w:rsid w:val="003C1D14"/>
    <w:rsid w:val="003C58BC"/>
    <w:rsid w:val="003D4722"/>
    <w:rsid w:val="00404470"/>
    <w:rsid w:val="004150C4"/>
    <w:rsid w:val="005A1E30"/>
    <w:rsid w:val="005D61A1"/>
    <w:rsid w:val="00630FFB"/>
    <w:rsid w:val="00676690"/>
    <w:rsid w:val="007442EE"/>
    <w:rsid w:val="00793D8C"/>
    <w:rsid w:val="007A075E"/>
    <w:rsid w:val="007F512B"/>
    <w:rsid w:val="00931F1A"/>
    <w:rsid w:val="00944F63"/>
    <w:rsid w:val="009D1F77"/>
    <w:rsid w:val="00A131E4"/>
    <w:rsid w:val="00A519C4"/>
    <w:rsid w:val="00A774F8"/>
    <w:rsid w:val="00B66469"/>
    <w:rsid w:val="00C3264C"/>
    <w:rsid w:val="00DC066E"/>
    <w:rsid w:val="00E62A58"/>
    <w:rsid w:val="00F46982"/>
    <w:rsid w:val="00F61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25BF00"/>
  <w15:chartTrackingRefBased/>
  <w15:docId w15:val="{826B2ABE-374E-1B41-9372-C5C11D26D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E30"/>
    <w:pPr>
      <w:keepNext/>
      <w:keepLines/>
      <w:spacing w:before="40"/>
      <w:outlineLvl w:val="2"/>
      <w:pPrChange w:id="0" w:author="Nick Bernal" w:date="2026-08-03T22:21:00Z">
        <w:pPr>
          <w:keepNext/>
          <w:keepLines/>
          <w:spacing w:before="160" w:after="80"/>
          <w:outlineLvl w:val="2"/>
        </w:pPr>
      </w:pPrChange>
    </w:pPr>
    <w:rPr>
      <w:rFonts w:asciiTheme="majorHAnsi" w:eastAsiaTheme="majorEastAsia" w:hAnsiTheme="majorHAnsi" w:cstheme="majorBidi"/>
      <w:color w:val="0A2F40" w:themeColor="accent1" w:themeShade="7F"/>
      <w:kern w:val="0"/>
      <w14:ligatures w14:val="none"/>
      <w:rPrChange w:id="0" w:author="Nick Bernal" w:date="2026-08-03T22:21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A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A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A5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A5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A5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A5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A58"/>
    <w:rPr>
      <w:rFonts w:asciiTheme="majorHAnsi" w:eastAsiaTheme="majorEastAsia" w:hAnsiTheme="majorHAnsi" w:cstheme="majorBidi"/>
      <w:color w:val="0A2F40" w:themeColor="accent1" w:themeShade="7F"/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A5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A5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A5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A5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A5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A5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A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A5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A5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A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A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A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A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A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A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066E"/>
    <w:pPr>
      <w:tabs>
        <w:tab w:val="center" w:pos="4680"/>
        <w:tab w:val="right" w:pos="9360"/>
      </w:tabs>
      <w:pPrChange w:id="1" w:author="Nick Bernal" w:date="2026-08-03T22:21:00Z">
        <w:pPr>
          <w:tabs>
            <w:tab w:val="center" w:pos="4680"/>
            <w:tab w:val="right" w:pos="9360"/>
          </w:tabs>
        </w:pPr>
      </w:pPrChange>
    </w:pPr>
    <w:rPr>
      <w:rFonts w:asciiTheme="minorHAnsi" w:hAnsiTheme="minorHAnsi" w:cstheme="minorBidi"/>
      <w:kern w:val="0"/>
      <w14:ligatures w14:val="none"/>
      <w:rPrChange w:id="1" w:author="Nick Bernal" w:date="2026-08-03T22:21:00Z">
        <w:rPr>
          <w:rFonts w:asciiTheme="minorHAnsi" w:eastAsiaTheme="minorHAnsi" w:hAnsiTheme="minorHAnsi" w:cstheme="minorBidi"/>
          <w:sz w:val="24"/>
          <w:szCs w:val="24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9D1F77"/>
    <w:rPr>
      <w:rFonts w:asciiTheme="minorHAnsi" w:hAnsiTheme="minorHAnsi" w:cstheme="minorBidi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C066E"/>
    <w:pPr>
      <w:tabs>
        <w:tab w:val="center" w:pos="4680"/>
        <w:tab w:val="right" w:pos="9360"/>
      </w:tabs>
      <w:pPrChange w:id="2" w:author="Nick Bernal" w:date="2026-08-03T22:21:00Z">
        <w:pPr>
          <w:tabs>
            <w:tab w:val="center" w:pos="4680"/>
            <w:tab w:val="right" w:pos="9360"/>
          </w:tabs>
        </w:pPr>
      </w:pPrChange>
    </w:pPr>
    <w:rPr>
      <w:rFonts w:asciiTheme="minorHAnsi" w:hAnsiTheme="minorHAnsi" w:cstheme="minorBidi"/>
      <w:kern w:val="0"/>
      <w14:ligatures w14:val="none"/>
      <w:rPrChange w:id="2" w:author="Nick Bernal" w:date="2026-08-03T22:21:00Z">
        <w:rPr>
          <w:rFonts w:asciiTheme="minorHAnsi" w:eastAsiaTheme="minorHAnsi" w:hAnsiTheme="minorHAnsi" w:cstheme="minorBidi"/>
          <w:sz w:val="24"/>
          <w:szCs w:val="24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9D1F77"/>
    <w:rPr>
      <w:rFonts w:asciiTheme="minorHAnsi" w:hAnsiTheme="minorHAnsi" w:cstheme="minorBidi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5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2025-01-17T22:14:00Z</dcterms:created>
  <dcterms:modified xsi:type="dcterms:W3CDTF">2026-08-04T02:21:00Z</dcterms:modified>
</cp:coreProperties>
</file>