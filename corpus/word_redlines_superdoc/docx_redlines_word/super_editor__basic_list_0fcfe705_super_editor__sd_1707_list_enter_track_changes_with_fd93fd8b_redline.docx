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C06DA" w:rsidRDefault="00992B1C">
      <w:pPr>
        <w:rPr>
          <w:ins w:id="8" w:author="Comparison" w:date="2026-08-04T06:08:00Z" w16du:dateUtc="2026-08-04T10:08:00Z"/>
        </w:rPr>
      </w:pPr>
      <w:ins w:id="9" w:author="Comparison" w:date="2026-08-04T06:08:00Z" w16du:dateUtc="2026-08-04T10:08:00Z">
        <w:r>
          <w:t>Minimal tracked changes fixture (candidate)</w:t>
        </w:r>
      </w:ins>
    </w:p>
    <w:p w14:paraId="00000002" w14:textId="77777777" w:rsidR="00DC06DA" w:rsidRDefault="00992B1C">
      <w:pPr>
        <w:numPr>
          <w:ilvl w:val="0"/>
          <w:numId w:val="4"/>
        </w:numPr>
        <w:spacing w:line="276" w:lineRule="auto"/>
        <w:rPr>
          <w:ins w:id="10" w:author="Comparison" w:date="2026-08-04T06:08:00Z" w16du:dateUtc="2026-08-04T10:08:00Z"/>
        </w:rPr>
      </w:pPr>
      <w:ins w:id="11" w:author="Comparison" w:date="2026-08-04T06:08:00Z" w16du:dateUtc="2026-08-04T10:08:00Z">
        <w:r>
          <w:rPr>
            <w:b/>
            <w:bCs/>
          </w:rPr>
          <w:t>Heading.</w:t>
        </w:r>
        <w:r>
          <w:t xml:space="preserve"> Body copy for repro</w:t>
        </w:r>
        <w:r>
          <w:br/>
        </w:r>
      </w:ins>
    </w:p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rPr>
          <w:del w:id="12" w:author="Comparison" w:date="2026-08-04T06:08:00Z" w16du:dateUtc="2026-08-04T10:08:00Z"/>
        </w:rPr>
      </w:pPr>
      <w:del w:id="13" w:author="Comparison" w:date="2026-08-04T06:08:00Z" w16du:dateUtc="2026-08-04T10:08:00Z">
        <w:r>
          <w:delText>List item 1</w:delText>
        </w:r>
      </w:del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  <w:rPr>
          <w:del w:id="14" w:author="Comparison" w:date="2026-08-04T06:08:00Z" w16du:dateUtc="2026-08-04T10:08:00Z"/>
        </w:rPr>
      </w:pPr>
      <w:del w:id="15" w:author="Comparison" w:date="2026-08-04T06:08:00Z" w16du:dateUtc="2026-08-04T10:08:00Z">
        <w:r>
          <w:delText>List item 2</w:delText>
        </w:r>
      </w:del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  <w:rPr>
          <w:del w:id="16" w:author="Comparison" w:date="2026-08-04T06:08:00Z" w16du:dateUtc="2026-08-04T10:08:00Z"/>
        </w:rPr>
      </w:pPr>
      <w:del w:id="17" w:author="Comparison" w:date="2026-08-04T06:08:00Z" w16du:dateUtc="2026-08-04T10:08:00Z">
        <w:r>
          <w:delText>Indentation 1</w:delText>
        </w:r>
      </w:del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  <w:rPr>
          <w:del w:id="18" w:author="Comparison" w:date="2026-08-04T06:08:00Z" w16du:dateUtc="2026-08-04T10:08:00Z"/>
        </w:rPr>
      </w:pPr>
      <w:del w:id="19" w:author="Comparison" w:date="2026-08-04T06:08:00Z" w16du:dateUtc="2026-08-04T10:08:00Z">
        <w:r>
          <w:delText>Back</w:delText>
        </w:r>
      </w:del>
    </w:p>
    <w:p w14:paraId="17C8BA61" w14:textId="77777777" w:rsidR="003140C5" w:rsidRDefault="003140C5" w:rsidP="003140C5">
      <w:pPr>
        <w:rPr>
          <w:del w:id="20" w:author="Comparison" w:date="2026-08-04T06:08:00Z" w16du:dateUtc="2026-08-04T10:08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21" w:author="Comparison" w:date="2026-08-04T06:08:00Z" w16du:dateUtc="2026-08-04T10:08:00Z"/>
        </w:rPr>
      </w:pPr>
      <w:del w:id="22" w:author="Comparison" w:date="2026-08-04T06:08:00Z" w16du:dateUtc="2026-08-04T10:08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23" w:author="Comparison" w:date="2026-08-04T06:08:00Z" w16du:dateUtc="2026-08-04T10:08:00Z"/>
        </w:rPr>
      </w:pPr>
      <w:del w:id="24" w:author="Comparison" w:date="2026-08-04T06:08:00Z" w16du:dateUtc="2026-08-04T10:08:00Z">
        <w:r>
          <w:delText>Num 2</w:delText>
        </w:r>
      </w:del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del w:id="25" w:author="Comparison" w:date="2026-08-04T06:08:00Z" w16du:dateUtc="2026-08-04T10:08:00Z"/>
        </w:rPr>
      </w:pPr>
      <w:del w:id="26" w:author="Comparison" w:date="2026-08-04T06:08:00Z" w16du:dateUtc="2026-08-04T10:08:00Z">
        <w:r>
          <w:delText>With indend 1</w:delText>
        </w:r>
      </w:del>
    </w:p>
    <w:p w14:paraId="2BE4DAE9" w14:textId="0ADF5B03" w:rsidR="003140C5" w:rsidRDefault="003140C5">
      <w:pPr>
        <w:pPrChange w:id="27" w:author="Comparison" w:date="2026-08-04T06:08:00Z" w16du:dateUtc="2026-08-04T10:08:00Z">
          <w:pPr>
            <w:pStyle w:val="ListParagraph"/>
            <w:numPr>
              <w:numId w:val="3"/>
            </w:numPr>
            <w:ind w:hanging="360"/>
          </w:pPr>
        </w:pPrChange>
      </w:pPr>
      <w:del w:id="28" w:author="Comparison" w:date="2026-08-04T06:08:00Z" w16du:dateUtc="2026-08-04T10:08:00Z">
        <w:r>
          <w:delText>last</w:delText>
        </w:r>
      </w:del>
    </w:p>
    <w:sectPr w:rsidR="003140C5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9" w:author="Comparison" w:date="2026-08-04T06:08:00Z" w16du:dateUtc="2026-08-04T10:08:00Z">
        <w:sectPr w:rsidR="003140C5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3CA"/>
    <w:multiLevelType w:val="multilevel"/>
    <w:tmpl w:val="D82CB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43759"/>
    <w:multiLevelType w:val="multilevel"/>
    <w:tmpl w:val="101A17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0146A"/>
    <w:multiLevelType w:val="multilevel"/>
    <w:tmpl w:val="B4C43D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22644652">
    <w:abstractNumId w:val="1"/>
  </w:num>
  <w:num w:numId="2" w16cid:durableId="1457750009">
    <w:abstractNumId w:val="3"/>
  </w:num>
  <w:num w:numId="3" w16cid:durableId="1753895712">
    <w:abstractNumId w:val="4"/>
  </w:num>
  <w:num w:numId="4" w16cid:durableId="1757552906">
    <w:abstractNumId w:val="5"/>
  </w:num>
  <w:num w:numId="5" w16cid:durableId="2111001175">
    <w:abstractNumId w:val="2"/>
  </w:num>
  <w:num w:numId="6" w16cid:durableId="88683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610FD"/>
    <w:rsid w:val="00470754"/>
    <w:rsid w:val="006B56F3"/>
    <w:rsid w:val="008B74BE"/>
    <w:rsid w:val="00992B1C"/>
    <w:rsid w:val="00A16521"/>
    <w:rsid w:val="00B33473"/>
    <w:rsid w:val="00CF627D"/>
    <w:rsid w:val="00DC06DA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Comparison" w:date="2026-08-04T06:08:00Z">
        <w:pPr>
          <w:keepNext/>
          <w:keepLines/>
          <w:spacing w:before="360" w:after="80"/>
          <w:outlineLvl w:val="0"/>
        </w:pPr>
      </w:pPrChange>
    </w:pPr>
    <w:rPr>
      <w:rFonts w:ascii="Arial" w:eastAsia="Arial" w:hAnsi="Arial" w:cs="Arial"/>
      <w:kern w:val="0"/>
      <w:sz w:val="40"/>
      <w:szCs w:val="40"/>
      <w:lang w:val="en"/>
      <w14:ligatures w14:val="none"/>
      <w:rPrChange w:id="0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Comparison" w:date="2026-08-04T06:08:00Z">
        <w:pPr>
          <w:keepNext/>
          <w:keepLines/>
          <w:spacing w:before="160" w:after="80"/>
          <w:outlineLvl w:val="1"/>
        </w:pPr>
      </w:pPrChange>
    </w:pPr>
    <w:rPr>
      <w:rFonts w:ascii="Arial" w:eastAsia="Arial" w:hAnsi="Arial" w:cs="Arial"/>
      <w:kern w:val="0"/>
      <w:sz w:val="32"/>
      <w:szCs w:val="32"/>
      <w:lang w:val="en"/>
      <w14:ligatures w14:val="none"/>
      <w:rPrChange w:id="1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Comparison" w:date="2026-08-04T06:08:00Z">
        <w:pPr>
          <w:keepNext/>
          <w:keepLines/>
          <w:spacing w:before="160" w:after="80"/>
          <w:outlineLvl w:val="2"/>
        </w:pPr>
      </w:pPrChange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  <w:rPrChange w:id="2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Comparison" w:date="2026-08-04T06:08:00Z">
        <w:pPr>
          <w:keepNext/>
          <w:keepLines/>
          <w:spacing w:before="80" w:after="40"/>
          <w:outlineLvl w:val="3"/>
        </w:pPr>
      </w:pPrChange>
    </w:pPr>
    <w:rPr>
      <w:rFonts w:ascii="Arial" w:eastAsia="Arial" w:hAnsi="Arial" w:cs="Arial"/>
      <w:color w:val="666666"/>
      <w:kern w:val="0"/>
      <w:lang w:val="en"/>
      <w14:ligatures w14:val="none"/>
      <w:rPrChange w:id="3" w:author="Comparison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Comparison" w:date="2026-08-04T06:08:00Z">
        <w:pPr>
          <w:keepNext/>
          <w:keepLines/>
          <w:spacing w:before="80" w:after="40"/>
          <w:outlineLvl w:val="4"/>
        </w:pPr>
      </w:pPrChange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  <w:rPrChange w:id="4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Comparison" w:date="2026-08-04T06:08:00Z">
        <w:pPr>
          <w:keepNext/>
          <w:keepLines/>
          <w:spacing w:before="40"/>
          <w:outlineLvl w:val="5"/>
        </w:pPr>
      </w:pPrChange>
    </w:pPr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  <w:rPrChange w:id="5" w:author="Comparison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Comparison" w:date="2026-08-04T06:08:00Z">
        <w:pPr>
          <w:spacing w:after="80"/>
          <w:contextualSpacing/>
        </w:pPr>
      </w:pPrChange>
    </w:pPr>
    <w:rPr>
      <w:rFonts w:ascii="Arial" w:eastAsia="Arial" w:hAnsi="Arial" w:cs="Arial"/>
      <w:kern w:val="0"/>
      <w:sz w:val="52"/>
      <w:szCs w:val="52"/>
      <w:lang w:val="en"/>
      <w14:ligatures w14:val="none"/>
      <w:rPrChange w:id="6" w:author="Comparison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Comparison" w:date="2026-08-04T06:08:00Z">
        <w:pPr>
          <w:numPr>
            <w:ilvl w:val="1"/>
          </w:numPr>
          <w:spacing w:after="160"/>
        </w:pPr>
      </w:pPrChange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  <w:rPrChange w:id="7" w:author="Comparison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4610FD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2026-08-04T10:08:00Z</dcterms:modified>
</cp:coreProperties>
</file>