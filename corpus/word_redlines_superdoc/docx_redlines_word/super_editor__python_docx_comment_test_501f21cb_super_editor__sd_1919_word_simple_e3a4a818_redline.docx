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FEE5F" w14:textId="759CE83B" w:rsidR="00DE0A42" w:rsidRDefault="00007E95" w:rsidP="00007E95">
      <w:pPr>
        <w:pStyle w:val="Heading1"/>
        <w:rPr>
          <w:ins w:id="15" w:author="Caio Pizzol" w:date="2026-08-03T22:24:00Z" w16du:dateUtc="2026-08-04T02:24:00Z"/>
        </w:rPr>
      </w:pPr>
      <w:ins w:id="16" w:author="Caio Pizzol" w:date="2026-08-03T22:24:00Z" w16du:dateUtc="2026-08-04T02:24:00Z">
        <w:r>
          <w:t>Chapter One</w:t>
        </w:r>
      </w:ins>
    </w:p>
    <w:p w14:paraId="73E94B08" w14:textId="57F05B41" w:rsidR="00007E95" w:rsidRDefault="00007E95" w:rsidP="00007E95">
      <w:pPr>
        <w:rPr>
          <w:ins w:id="17" w:author="Caio Pizzol" w:date="2026-08-03T22:24:00Z" w16du:dateUtc="2026-08-04T02:24:00Z"/>
        </w:rPr>
      </w:pPr>
      <w:ins w:id="18" w:author="Caio Pizzol" w:date="2026-08-03T22:24:00Z" w16du:dateUtc="2026-08-04T02:24:00Z">
        <w:r>
          <w:t>This is body text using the Normal style. It should inherit font, size, and language from the document defaults and paragraph style. No inline formatting is applied here.</w:t>
        </w:r>
      </w:ins>
    </w:p>
    <w:p w14:paraId="32E267F3" w14:textId="32BA9C16" w:rsidR="00007E95" w:rsidRDefault="00007E95" w:rsidP="00007E95">
      <w:pPr>
        <w:rPr>
          <w:ins w:id="19" w:author="Caio Pizzol" w:date="2026-08-03T22:24:00Z" w16du:dateUtc="2026-08-04T02:24:00Z"/>
        </w:rPr>
      </w:pPr>
      <w:ins w:id="20" w:author="Caio Pizzol" w:date="2026-08-03T22:24:00Z" w16du:dateUtc="2026-08-04T02:24:00Z">
        <w:r>
          <w:t>Another paragraph of plain body text. Word will add w:lang to this run automatically, but the font and size come from the Normal style definition in styles.xml.</w:t>
        </w:r>
      </w:ins>
    </w:p>
    <w:p w14:paraId="51362133" w14:textId="24A483AF" w:rsidR="00007E95" w:rsidRDefault="00007E95" w:rsidP="00007E95">
      <w:pPr>
        <w:pStyle w:val="Heading2"/>
        <w:rPr>
          <w:ins w:id="21" w:author="Caio Pizzol" w:date="2026-08-03T22:24:00Z" w16du:dateUtc="2026-08-04T02:24:00Z"/>
        </w:rPr>
      </w:pPr>
      <w:ins w:id="22" w:author="Caio Pizzol" w:date="2026-08-03T22:24:00Z" w16du:dateUtc="2026-08-04T02:24:00Z">
        <w:r>
          <w:t>Section 1.1</w:t>
        </w:r>
      </w:ins>
    </w:p>
    <w:p w14:paraId="3BB7B98B" w14:textId="1255DAF2" w:rsidR="00007E95" w:rsidRDefault="00007E95" w:rsidP="00007E95">
      <w:pPr>
        <w:rPr>
          <w:ins w:id="23" w:author="Caio Pizzol" w:date="2026-08-03T22:24:00Z" w16du:dateUtc="2026-08-04T02:24:00Z"/>
        </w:rPr>
      </w:pPr>
      <w:ins w:id="24" w:author="Caio Pizzol" w:date="2026-08-03T22:24:00Z" w16du:dateUtc="2026-08-04T02:24:00Z">
        <w:r>
          <w:t>More body text under a Heading 2. The heading style inherits from Normal via basedOn, creating a style chain that the exporter must respect.</w:t>
        </w:r>
      </w:ins>
    </w:p>
    <w:p w14:paraId="307635A5" w14:textId="41F4C593" w:rsidR="00007E95" w:rsidRDefault="00007E95" w:rsidP="00007E95">
      <w:pPr>
        <w:rPr>
          <w:ins w:id="25" w:author="Caio Pizzol" w:date="2026-08-03T22:24:00Z" w16du:dateUtc="2026-08-04T02:24:00Z"/>
        </w:rPr>
      </w:pPr>
      <w:ins w:id="26" w:author="Caio Pizzol" w:date="2026-08-03T22:24:00Z" w16du:dateUtc="2026-08-04T02:24:00Z">
        <w:r>
          <w:t>A final paragraph with no direct formatting whatsoever. Every property on this run should come from the style cascade.</w:t>
        </w:r>
      </w:ins>
    </w:p>
    <w:p w14:paraId="37D74EED" w14:textId="77777777" w:rsidR="00683AEB" w:rsidRDefault="00B7294E">
      <w:pPr>
        <w:pStyle w:val="Heading1"/>
        <w:rPr>
          <w:del w:id="27" w:author="Caio Pizzol" w:date="2026-08-03T22:24:00Z" w16du:dateUtc="2026-08-04T02:24:00Z"/>
        </w:rPr>
      </w:pPr>
      <w:del w:id="28" w:author="Caio Pizzol" w:date="2026-08-03T22:24:00Z" w16du:dateUtc="2026-08-04T02:24:00Z">
        <w:r>
          <w:delText>Python-docx Comment Test</w:delText>
        </w:r>
      </w:del>
    </w:p>
    <w:p w14:paraId="59FBA194" w14:textId="77777777" w:rsidR="00683AEB" w:rsidRDefault="00B7294E">
      <w:pPr>
        <w:rPr>
          <w:del w:id="29" w:author="Caio Pizzol" w:date="2026-08-03T22:24:00Z" w16du:dateUtc="2026-08-04T02:24:00Z"/>
        </w:rPr>
      </w:pPr>
      <w:del w:id="30" w:author="Caio Pizzol" w:date="2026-08-03T22:24:00Z" w16du:dateUtc="2026-08-04T02:24:00Z">
        <w:r>
          <w:delText>This document was generated by python-docx to test comment handling in SuperDoc. See GitHub issue #752 for context.</w:delText>
        </w:r>
      </w:del>
    </w:p>
    <w:p w14:paraId="25728F8C" w14:textId="77777777" w:rsidR="00683AEB" w:rsidRDefault="00B7294E">
      <w:del w:id="31" w:author="Caio Pizzol" w:date="2026-08-03T22:24:00Z" w16du:dateUtc="2026-08-04T02:24:00Z">
        <w:r>
          <w:delText xml:space="preserve">Normal text before. </w:delText>
        </w:r>
        <w:commentRangeStart w:id="32"/>
        <w:r>
          <w:delText>THIS TEXT HAS A COMMENT</w:delText>
        </w:r>
        <w:commentRangeEnd w:id="32"/>
        <w:r>
          <w:rPr>
            <w:rStyle w:val="CommentReference"/>
            <w:sz w:val="22"/>
            <w:szCs w:val="22"/>
          </w:rPr>
          <w:commentReference w:id="32"/>
        </w:r>
        <w:r>
          <w:delText xml:space="preserve"> Normal text after.</w:delText>
        </w:r>
      </w:del>
    </w:p>
    <w:sectPr w:rsidR="00683AEB">
      <w:pgSz w:w="12240" w:h="15840"/>
      <w:pgMar w:top="1440" w:right="1440" w:bottom="1440" w:left="1440" w:header="720" w:footer="720" w:gutter="0"/>
      <w:cols w:space="720"/>
      <w:docGrid w:linePitch="360"/>
      <w:sectPrChange w:id="33" w:author="Caio Pizzol" w:date="2026-08-03T22:24:00Z" w16du:dateUtc="2026-08-04T02:24:00Z">
        <w:sectPr w:rsidR="00683AEB">
          <w:pgMar w:top="1440" w:right="1800" w:bottom="1440" w:left="1800" w:header="720" w:footer="720" w:gutter="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2" w:author="Python-docx Script" w:date="2025-12-13T11:20:00Z" w:initials="PS">
    <w:p w14:paraId="36F9AD1A" w14:textId="77777777" w:rsidR="00683AEB" w:rsidRDefault="0086065C">
      <w:r>
        <w:rPr>
          <w:rStyle w:val="CommentReference"/>
        </w:rPr>
        <w:annotationRef/>
      </w:r>
      <w:r w:rsidR="00B7294E">
        <w:t>This is a comment created by python-docx for testing SuperDoc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6F9AD1A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6F9AD1A" w16cid:durableId="01333BD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2622501">
    <w:abstractNumId w:val="8"/>
  </w:num>
  <w:num w:numId="2" w16cid:durableId="7997576">
    <w:abstractNumId w:val="6"/>
  </w:num>
  <w:num w:numId="3" w16cid:durableId="477890837">
    <w:abstractNumId w:val="5"/>
  </w:num>
  <w:num w:numId="4" w16cid:durableId="1150830518">
    <w:abstractNumId w:val="4"/>
  </w:num>
  <w:num w:numId="5" w16cid:durableId="2002928813">
    <w:abstractNumId w:val="7"/>
  </w:num>
  <w:num w:numId="6" w16cid:durableId="777990162">
    <w:abstractNumId w:val="3"/>
  </w:num>
  <w:num w:numId="7" w16cid:durableId="1806972906">
    <w:abstractNumId w:val="2"/>
  </w:num>
  <w:num w:numId="8" w16cid:durableId="478310113">
    <w:abstractNumId w:val="1"/>
  </w:num>
  <w:num w:numId="9" w16cid:durableId="1867524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E95"/>
    <w:rsid w:val="00034616"/>
    <w:rsid w:val="0006063C"/>
    <w:rsid w:val="0015074B"/>
    <w:rsid w:val="002031F9"/>
    <w:rsid w:val="0029639D"/>
    <w:rsid w:val="00326F90"/>
    <w:rsid w:val="004B09E1"/>
    <w:rsid w:val="00683AEB"/>
    <w:rsid w:val="00744453"/>
    <w:rsid w:val="0086065C"/>
    <w:rsid w:val="00A16521"/>
    <w:rsid w:val="00AA1D8D"/>
    <w:rsid w:val="00B47730"/>
    <w:rsid w:val="00C03624"/>
    <w:rsid w:val="00CB0664"/>
    <w:rsid w:val="00DE0A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EA52A1C-BEAD-0244-BEA7-C47CE5A83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007E95"/>
    <w:pPr>
      <w:keepNext/>
      <w:keepLines/>
      <w:spacing w:before="360" w:after="80" w:line="278" w:lineRule="auto"/>
      <w:outlineLvl w:val="0"/>
      <w:pPrChange w:id="0" w:author="Caio Pizzol" w:date="2026-08-03T22:24:00Z">
        <w:pPr>
          <w:keepNext/>
          <w:keepLines/>
          <w:spacing w:before="480" w:line="276" w:lineRule="auto"/>
          <w:outlineLvl w:val="0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  <w:rPrChange w:id="0" w:author="Caio Pizzol" w:date="2026-08-03T22:24:00Z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7E95"/>
    <w:pPr>
      <w:keepNext/>
      <w:keepLines/>
      <w:spacing w:before="160" w:after="80" w:line="278" w:lineRule="auto"/>
      <w:outlineLvl w:val="1"/>
      <w:pPrChange w:id="1" w:author="Caio Pizzol" w:date="2026-08-03T22:24:00Z">
        <w:pPr>
          <w:keepNext/>
          <w:keepLines/>
          <w:spacing w:before="200" w:line="276" w:lineRule="auto"/>
          <w:outlineLvl w:val="1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  <w:rPrChange w:id="1" w:author="Caio Pizzol" w:date="2026-08-03T22:24:00Z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E95"/>
    <w:pPr>
      <w:keepNext/>
      <w:keepLines/>
      <w:spacing w:before="160" w:after="80" w:line="278" w:lineRule="auto"/>
      <w:outlineLvl w:val="2"/>
      <w:pPrChange w:id="2" w:author="Caio Pizzol" w:date="2026-08-03T22:24:00Z">
        <w:pPr>
          <w:keepNext/>
          <w:keepLines/>
          <w:spacing w:before="200" w:line="276" w:lineRule="auto"/>
          <w:outlineLvl w:val="2"/>
        </w:pPr>
      </w:pPrChange>
    </w:pPr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  <w:rPrChange w:id="2" w:author="Caio Pizzol" w:date="2026-08-03T22:24:00Z">
        <w:rPr>
          <w:rFonts w:asciiTheme="majorHAnsi" w:eastAsiaTheme="majorEastAsia" w:hAnsiTheme="majorHAnsi" w:cstheme="majorBidi"/>
          <w:b/>
          <w:b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E95"/>
    <w:pPr>
      <w:keepNext/>
      <w:keepLines/>
      <w:spacing w:before="80" w:after="40" w:line="278" w:lineRule="auto"/>
      <w:outlineLvl w:val="3"/>
      <w:pPrChange w:id="3" w:author="Caio Pizzol" w:date="2026-08-03T22:24:00Z">
        <w:pPr>
          <w:keepNext/>
          <w:keepLines/>
          <w:spacing w:before="200" w:line="276" w:lineRule="auto"/>
          <w:outlineLvl w:val="3"/>
        </w:pPr>
      </w:pPrChange>
    </w:pPr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  <w:rPrChange w:id="3" w:author="Caio Pizzol" w:date="2026-08-03T22:24:00Z"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E95"/>
    <w:pPr>
      <w:keepNext/>
      <w:keepLines/>
      <w:spacing w:before="80" w:after="40" w:line="278" w:lineRule="auto"/>
      <w:outlineLvl w:val="4"/>
      <w:pPrChange w:id="4" w:author="Caio Pizzol" w:date="2026-08-03T22:24:00Z">
        <w:pPr>
          <w:keepNext/>
          <w:keepLines/>
          <w:spacing w:before="200" w:line="276" w:lineRule="auto"/>
          <w:outlineLvl w:val="4"/>
        </w:pPr>
      </w:pPrChange>
    </w:pPr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  <w:rPrChange w:id="4" w:author="Caio Pizzol" w:date="2026-08-03T22:24:00Z">
        <w:rPr>
          <w:rFonts w:asciiTheme="majorHAnsi" w:eastAsiaTheme="majorEastAsia" w:hAnsiTheme="majorHAnsi" w:cstheme="majorBidi"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E95"/>
    <w:pPr>
      <w:keepNext/>
      <w:keepLines/>
      <w:spacing w:before="40" w:after="0" w:line="278" w:lineRule="auto"/>
      <w:outlineLvl w:val="5"/>
      <w:pPrChange w:id="5" w:author="Caio Pizzol" w:date="2026-08-03T22:24:00Z">
        <w:pPr>
          <w:keepNext/>
          <w:keepLines/>
          <w:spacing w:before="200" w:line="276" w:lineRule="auto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  <w:rPrChange w:id="5" w:author="Caio Pizzol" w:date="2026-08-03T22:24:00Z">
        <w:rPr>
          <w:rFonts w:asciiTheme="majorHAnsi" w:eastAsiaTheme="majorEastAsia" w:hAnsiTheme="majorHAnsi" w:cstheme="majorBidi"/>
          <w:i/>
          <w:iCs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E95"/>
    <w:pPr>
      <w:keepNext/>
      <w:keepLines/>
      <w:spacing w:before="40" w:after="0" w:line="278" w:lineRule="auto"/>
      <w:outlineLvl w:val="6"/>
      <w:pPrChange w:id="6" w:author="Caio Pizzol" w:date="2026-08-03T22:24:00Z">
        <w:pPr>
          <w:keepNext/>
          <w:keepLines/>
          <w:spacing w:before="200" w:line="276" w:lineRule="auto"/>
          <w:outlineLvl w:val="6"/>
        </w:pPr>
      </w:pPrChange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  <w:rPrChange w:id="6" w:author="Caio Pizzol" w:date="2026-08-03T22:24:00Z">
        <w:rPr>
          <w:rFonts w:asciiTheme="majorHAnsi" w:eastAsiaTheme="majorEastAsia" w:hAnsiTheme="majorHAnsi" w:cstheme="majorBidi"/>
          <w:i/>
          <w:iCs/>
          <w:color w:val="404040" w:themeColor="text1" w:themeTint="BF"/>
          <w:sz w:val="22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E95"/>
    <w:pPr>
      <w:keepNext/>
      <w:keepLines/>
      <w:spacing w:after="0" w:line="278" w:lineRule="auto"/>
      <w:outlineLvl w:val="7"/>
      <w:pPrChange w:id="7" w:author="Caio Pizzol" w:date="2026-08-03T22:24:00Z">
        <w:pPr>
          <w:keepNext/>
          <w:keepLines/>
          <w:spacing w:before="200" w:line="276" w:lineRule="auto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  <w:rPrChange w:id="7" w:author="Caio Pizzol" w:date="2026-08-03T22:24:00Z">
        <w:rPr>
          <w:rFonts w:asciiTheme="majorHAnsi" w:eastAsiaTheme="majorEastAsia" w:hAnsiTheme="majorHAnsi" w:cstheme="majorBidi"/>
          <w:color w:val="4F81BD" w:themeColor="accent1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E95"/>
    <w:pPr>
      <w:keepNext/>
      <w:keepLines/>
      <w:spacing w:after="0" w:line="278" w:lineRule="auto"/>
      <w:outlineLvl w:val="8"/>
      <w:pPrChange w:id="8" w:author="Caio Pizzol" w:date="2026-08-03T22:24:00Z">
        <w:pPr>
          <w:keepNext/>
          <w:keepLines/>
          <w:spacing w:before="200" w:line="276" w:lineRule="auto"/>
          <w:outlineLvl w:val="8"/>
        </w:pPr>
      </w:pPrChange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  <w:rPrChange w:id="8" w:author="Caio Pizzol" w:date="2026-08-03T22:24:00Z">
        <w:rPr>
          <w:rFonts w:asciiTheme="majorHAnsi" w:eastAsiaTheme="majorEastAsia" w:hAnsiTheme="majorHAnsi" w:cstheme="majorBidi"/>
          <w:i/>
          <w:iCs/>
          <w:color w:val="404040" w:themeColor="text1" w:themeTint="BF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007E95"/>
    <w:pPr>
      <w:spacing w:after="80" w:line="240" w:lineRule="auto"/>
      <w:contextualSpacing/>
      <w:pPrChange w:id="9" w:author="Caio Pizzol" w:date="2026-08-03T22:24:00Z">
        <w:pPr>
          <w:pBdr>
            <w:bottom w:val="single" w:sz="8" w:space="4" w:color="4F81BD" w:themeColor="accent1"/>
          </w:pBdr>
          <w:spacing w:after="30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  <w:rPrChange w:id="9" w:author="Caio Pizzol" w:date="2026-08-03T22:24:00Z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E95"/>
    <w:pPr>
      <w:numPr>
        <w:ilvl w:val="1"/>
      </w:numPr>
      <w:spacing w:after="160" w:line="278" w:lineRule="auto"/>
      <w:pPrChange w:id="10" w:author="Caio Pizzol" w:date="2026-08-03T22:24:00Z">
        <w:pPr>
          <w:numPr>
            <w:ilvl w:val="1"/>
          </w:numPr>
          <w:spacing w:after="200" w:line="276" w:lineRule="auto"/>
        </w:pPr>
      </w:pPrChange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  <w:rPrChange w:id="10" w:author="Caio Pizzol" w:date="2026-08-03T22:24:00Z"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  <w:sz w:val="24"/>
          <w:szCs w:val="24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007E95"/>
    <w:pPr>
      <w:spacing w:before="160" w:after="160" w:line="278" w:lineRule="auto"/>
      <w:jc w:val="center"/>
      <w:pPrChange w:id="11" w:author="Caio Pizzol" w:date="2026-08-03T22:24:00Z">
        <w:pPr>
          <w:spacing w:after="200" w:line="276" w:lineRule="auto"/>
        </w:pPr>
      </w:pPrChange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  <w:rPrChange w:id="11" w:author="Caio Pizzol" w:date="2026-08-03T22:24:00Z">
        <w:rPr>
          <w:rFonts w:asciiTheme="minorHAnsi" w:eastAsiaTheme="minorEastAsia" w:hAnsiTheme="minorHAnsi" w:cstheme="minorBidi"/>
          <w:i/>
          <w:iCs/>
          <w:color w:val="000000" w:themeColor="text1"/>
          <w:sz w:val="22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E9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  <w:pPrChange w:id="12" w:author="Caio Pizzol" w:date="2026-08-03T22:24:00Z">
        <w:pPr>
          <w:pBdr>
            <w:bottom w:val="single" w:sz="4" w:space="4" w:color="4F81BD" w:themeColor="accent1"/>
          </w:pBdr>
          <w:spacing w:before="200" w:after="280" w:line="276" w:lineRule="auto"/>
          <w:ind w:left="936" w:right="936"/>
        </w:pPr>
      </w:pPrChange>
    </w:pPr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  <w:rPrChange w:id="12" w:author="Caio Pizzol" w:date="2026-08-03T22:24:00Z">
        <w:rPr>
          <w:rFonts w:asciiTheme="minorHAnsi" w:eastAsiaTheme="minorEastAsia" w:hAnsiTheme="minorHAnsi" w:cstheme="minorBidi"/>
          <w:b/>
          <w:bCs/>
          <w:i/>
          <w:iCs/>
          <w:color w:val="4F81BD" w:themeColor="accent1"/>
          <w:sz w:val="22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07E95"/>
    <w:rPr>
      <w:i/>
      <w:iCs/>
      <w:color w:val="365F91" w:themeColor="accent1" w:themeShade="BF"/>
      <w:rPrChange w:id="13" w:author="Caio Pizzol" w:date="2026-08-03T22:24:00Z">
        <w:rPr>
          <w:b/>
          <w:bCs/>
          <w:i/>
          <w:iCs/>
          <w:color w:val="4F81BD" w:themeColor="accent1"/>
        </w:rPr>
      </w:rPrChange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07E95"/>
    <w:rPr>
      <w:b/>
      <w:bCs/>
      <w:smallCaps/>
      <w:color w:val="365F91" w:themeColor="accent1" w:themeShade="BF"/>
      <w:spacing w:val="5"/>
      <w:rPrChange w:id="14" w:author="Caio Pizzol" w:date="2026-08-03T22:24:00Z">
        <w:rPr>
          <w:b/>
          <w:bCs/>
          <w:smallCaps/>
          <w:color w:val="C0504D" w:themeColor="accent2"/>
          <w:spacing w:val="5"/>
          <w:u w:val="single"/>
        </w:rPr>
      </w:rPrChange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2026-08-04T02:24:00Z</dcterms:modified>
  <cp:category/>
</cp:coreProperties>
</file>