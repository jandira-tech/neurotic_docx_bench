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90CE" w14:textId="2670D526" w:rsidR="007E1E84" w:rsidRDefault="005B3E41">
      <w:pPr>
        <w:bidi/>
        <w:spacing w:before="200" w:after="200" w:line="260" w:lineRule="auto"/>
        <w:rPr>
          <w:del w:id="19" w:author="Nick Bernal" w:date="2026-08-03T22:17:00Z" w16du:dateUtc="2026-08-04T02:17:00Z"/>
        </w:rPr>
      </w:pPr>
      <w:ins w:id="20" w:author="Nick Bernal" w:date="2026-08-03T22:17:00Z" w16du:dateUtc="2026-08-04T02:17:00Z">
        <w:r>
          <w:t xml:space="preserve">Test abc test </w:t>
        </w:r>
      </w:ins>
    </w:p>
    <w:p w14:paraId="666811F5" w14:textId="77777777" w:rsidR="00466269" w:rsidRDefault="00466269" w:rsidP="00466269">
      <w:pPr>
        <w:bidi/>
        <w:spacing w:before="200" w:after="200" w:line="260" w:lineRule="auto"/>
        <w:rPr>
          <w:del w:id="21" w:author="Nick Bernal" w:date="2026-08-03T22:17:00Z" w16du:dateUtc="2026-08-04T02:17:00Z"/>
        </w:rPr>
      </w:pPr>
    </w:p>
    <w:p w14:paraId="442F895D" w14:textId="77777777" w:rsidR="00466269" w:rsidRDefault="00466269" w:rsidP="00466269">
      <w:pPr>
        <w:bidi/>
        <w:spacing w:before="200" w:after="200" w:line="260" w:lineRule="auto"/>
        <w:rPr>
          <w:del w:id="22" w:author="Nick Bernal" w:date="2026-08-03T22:17:00Z" w16du:dateUtc="2026-08-04T02:17:00Z"/>
        </w:rPr>
      </w:pPr>
    </w:p>
    <w:p w14:paraId="4580E98E" w14:textId="77777777" w:rsidR="00466269" w:rsidRDefault="00466269" w:rsidP="00466269">
      <w:pPr>
        <w:bidi/>
        <w:spacing w:before="200" w:after="200" w:line="260" w:lineRule="auto"/>
        <w:rPr>
          <w:del w:id="23" w:author="Nick Bernal" w:date="2026-08-03T22:17:00Z" w16du:dateUtc="2026-08-04T02:17:00Z"/>
        </w:rPr>
      </w:pPr>
    </w:p>
    <w:p w14:paraId="1F233890" w14:textId="77777777" w:rsidR="00466269" w:rsidRDefault="00466269" w:rsidP="00466269">
      <w:pPr>
        <w:bidi/>
        <w:spacing w:before="200" w:after="200" w:line="260" w:lineRule="auto"/>
        <w:rPr>
          <w:del w:id="24" w:author="Nick Bernal" w:date="2026-08-03T22:17:00Z" w16du:dateUtc="2026-08-04T02:17:00Z"/>
        </w:rPr>
      </w:pPr>
    </w:p>
    <w:p w14:paraId="48F6D0BE" w14:textId="77777777" w:rsidR="00466269" w:rsidRDefault="00466269" w:rsidP="00466269">
      <w:pPr>
        <w:bidi/>
        <w:spacing w:before="200" w:after="200" w:line="260" w:lineRule="auto"/>
        <w:rPr>
          <w:del w:id="25" w:author="Nick Bernal" w:date="2026-08-03T22:17:00Z" w16du:dateUtc="2026-08-04T02:17:00Z"/>
        </w:rPr>
      </w:pPr>
    </w:p>
    <w:p w14:paraId="4E2BB925" w14:textId="77777777" w:rsidR="00466269" w:rsidRDefault="00466269" w:rsidP="00466269">
      <w:pPr>
        <w:bidi/>
        <w:spacing w:before="200" w:after="200" w:line="260" w:lineRule="auto"/>
        <w:rPr>
          <w:del w:id="26" w:author="Nick Bernal" w:date="2026-08-03T22:17:00Z" w16du:dateUtc="2026-08-04T02:17:00Z"/>
        </w:rPr>
      </w:pPr>
    </w:p>
    <w:p w14:paraId="5AD00C46" w14:textId="77777777" w:rsidR="00466269" w:rsidRDefault="00466269" w:rsidP="00466269">
      <w:pPr>
        <w:bidi/>
        <w:spacing w:before="200" w:after="200" w:line="260" w:lineRule="auto"/>
        <w:rPr>
          <w:del w:id="27" w:author="Nick Bernal" w:date="2026-08-03T22:17:00Z" w16du:dateUtc="2026-08-04T02:17:00Z"/>
        </w:rPr>
      </w:pPr>
    </w:p>
    <w:p w14:paraId="47B64170" w14:textId="77777777" w:rsidR="00466269" w:rsidRDefault="00466269" w:rsidP="00466269">
      <w:pPr>
        <w:bidi/>
        <w:spacing w:before="200" w:after="200" w:line="260" w:lineRule="auto"/>
        <w:rPr>
          <w:del w:id="28" w:author="Nick Bernal" w:date="2026-08-03T22:17:00Z" w16du:dateUtc="2026-08-04T02:17:00Z"/>
        </w:rPr>
      </w:pPr>
    </w:p>
    <w:p w14:paraId="3914CC8A" w14:textId="77777777" w:rsidR="00466269" w:rsidRDefault="00466269" w:rsidP="00466269">
      <w:pPr>
        <w:bidi/>
        <w:spacing w:before="200" w:after="200" w:line="260" w:lineRule="auto"/>
        <w:rPr>
          <w:del w:id="29" w:author="Nick Bernal" w:date="2026-08-03T22:17:00Z" w16du:dateUtc="2026-08-04T02:17:00Z"/>
        </w:rPr>
      </w:pPr>
    </w:p>
    <w:p w14:paraId="4F072864" w14:textId="77777777" w:rsidR="00466269" w:rsidRDefault="00466269" w:rsidP="00466269">
      <w:pPr>
        <w:bidi/>
        <w:spacing w:before="200" w:after="200" w:line="260" w:lineRule="auto"/>
        <w:rPr>
          <w:del w:id="30" w:author="Nick Bernal" w:date="2026-08-03T22:17:00Z" w16du:dateUtc="2026-08-04T02:17:00Z"/>
        </w:rPr>
      </w:pPr>
    </w:p>
    <w:p w14:paraId="412BFF8A" w14:textId="77777777" w:rsidR="00466269" w:rsidRDefault="00466269" w:rsidP="00466269">
      <w:pPr>
        <w:bidi/>
        <w:spacing w:before="200" w:after="200" w:line="260" w:lineRule="auto"/>
        <w:rPr>
          <w:del w:id="31" w:author="Nick Bernal" w:date="2026-08-03T22:17:00Z" w16du:dateUtc="2026-08-04T02:17:00Z"/>
        </w:rPr>
      </w:pPr>
    </w:p>
    <w:p w14:paraId="5524C790" w14:textId="77777777" w:rsidR="00466269" w:rsidRDefault="00466269" w:rsidP="00466269">
      <w:pPr>
        <w:bidi/>
        <w:spacing w:before="200" w:after="200" w:line="260" w:lineRule="auto"/>
        <w:rPr>
          <w:del w:id="32" w:author="Nick Bernal" w:date="2026-08-03T22:17:00Z" w16du:dateUtc="2026-08-04T02:17:00Z"/>
        </w:rPr>
      </w:pPr>
    </w:p>
    <w:p w14:paraId="0F20C2E9" w14:textId="77777777" w:rsidR="00466269" w:rsidRDefault="00466269" w:rsidP="00466269">
      <w:pPr>
        <w:bidi/>
        <w:spacing w:before="200" w:after="200" w:line="260" w:lineRule="auto"/>
        <w:rPr>
          <w:del w:id="33" w:author="Nick Bernal" w:date="2026-08-03T22:17:00Z" w16du:dateUtc="2026-08-04T02:17:00Z"/>
        </w:rPr>
      </w:pPr>
    </w:p>
    <w:p w14:paraId="5987FD28" w14:textId="77777777" w:rsidR="00466269" w:rsidRDefault="00466269" w:rsidP="00466269">
      <w:pPr>
        <w:bidi/>
        <w:spacing w:before="200" w:after="200" w:line="260" w:lineRule="auto"/>
        <w:rPr>
          <w:del w:id="34" w:author="Nick Bernal" w:date="2026-08-03T22:17:00Z" w16du:dateUtc="2026-08-04T02:17:00Z"/>
        </w:rPr>
      </w:pPr>
    </w:p>
    <w:p w14:paraId="363275E7" w14:textId="77777777" w:rsidR="00466269" w:rsidRDefault="00466269" w:rsidP="00466269">
      <w:pPr>
        <w:bidi/>
        <w:spacing w:before="200" w:after="200" w:line="260" w:lineRule="auto"/>
        <w:rPr>
          <w:del w:id="35" w:author="Nick Bernal" w:date="2026-08-03T22:17:00Z" w16du:dateUtc="2026-08-04T02:17:00Z"/>
        </w:rPr>
      </w:pPr>
    </w:p>
    <w:p w14:paraId="1E844DFF" w14:textId="77777777" w:rsidR="00466269" w:rsidRDefault="00466269" w:rsidP="00466269">
      <w:pPr>
        <w:bidi/>
        <w:spacing w:before="200" w:after="200" w:line="260" w:lineRule="auto"/>
        <w:rPr>
          <w:del w:id="36" w:author="Nick Bernal" w:date="2026-08-03T22:17:00Z" w16du:dateUtc="2026-08-04T02:17:00Z"/>
        </w:rPr>
      </w:pPr>
    </w:p>
    <w:p w14:paraId="25B16B69" w14:textId="77777777" w:rsidR="00466269" w:rsidRDefault="00466269" w:rsidP="00466269">
      <w:pPr>
        <w:bidi/>
        <w:spacing w:before="200" w:after="200" w:line="260" w:lineRule="auto"/>
        <w:rPr>
          <w:del w:id="37" w:author="Nick Bernal" w:date="2026-08-03T22:17:00Z" w16du:dateUtc="2026-08-04T02:17:00Z"/>
        </w:rPr>
      </w:pPr>
    </w:p>
    <w:p w14:paraId="17F9A785" w14:textId="77777777" w:rsidR="00466269" w:rsidRDefault="00466269" w:rsidP="00466269">
      <w:pPr>
        <w:bidi/>
        <w:spacing w:before="200" w:after="200" w:line="260" w:lineRule="auto"/>
        <w:rPr>
          <w:del w:id="38" w:author="Nick Bernal" w:date="2026-08-03T22:17:00Z" w16du:dateUtc="2026-08-04T02:17:00Z"/>
        </w:rPr>
      </w:pPr>
    </w:p>
    <w:p w14:paraId="0CCA3BEF" w14:textId="77777777" w:rsidR="00466269" w:rsidRDefault="00466269" w:rsidP="00466269">
      <w:pPr>
        <w:bidi/>
        <w:spacing w:before="200" w:after="200" w:line="260" w:lineRule="auto"/>
        <w:rPr>
          <w:del w:id="39" w:author="Nick Bernal" w:date="2026-08-03T22:17:00Z" w16du:dateUtc="2026-08-04T02:17:00Z"/>
        </w:rPr>
      </w:pPr>
    </w:p>
    <w:p w14:paraId="0F81C1CD" w14:textId="77777777" w:rsidR="00466269" w:rsidRDefault="00466269" w:rsidP="00466269">
      <w:pPr>
        <w:bidi/>
        <w:spacing w:before="200" w:after="200" w:line="260" w:lineRule="auto"/>
        <w:rPr>
          <w:del w:id="40" w:author="Nick Bernal" w:date="2026-08-03T22:17:00Z" w16du:dateUtc="2026-08-04T02:17:00Z"/>
        </w:rPr>
      </w:pPr>
    </w:p>
    <w:p w14:paraId="6181B79B" w14:textId="77777777" w:rsidR="00466269" w:rsidRDefault="00466269" w:rsidP="00466269">
      <w:pPr>
        <w:bidi/>
        <w:spacing w:before="200" w:after="200" w:line="260" w:lineRule="auto"/>
        <w:rPr>
          <w:del w:id="41" w:author="Nick Bernal" w:date="2026-08-03T22:17:00Z" w16du:dateUtc="2026-08-04T02:17:00Z"/>
        </w:rPr>
      </w:pPr>
    </w:p>
    <w:p w14:paraId="2FEB2187" w14:textId="77777777" w:rsidR="00466269" w:rsidRDefault="00466269" w:rsidP="00466269">
      <w:pPr>
        <w:bidi/>
        <w:spacing w:before="200" w:after="200" w:line="260" w:lineRule="auto"/>
        <w:rPr>
          <w:del w:id="42" w:author="Nick Bernal" w:date="2026-08-03T22:17:00Z" w16du:dateUtc="2026-08-04T02:17:00Z"/>
        </w:rPr>
      </w:pPr>
    </w:p>
    <w:p w14:paraId="32C37831" w14:textId="77777777" w:rsidR="00466269" w:rsidRDefault="00466269" w:rsidP="00466269">
      <w:pPr>
        <w:bidi/>
        <w:spacing w:before="200" w:after="200" w:line="260" w:lineRule="auto"/>
        <w:rPr>
          <w:del w:id="43" w:author="Nick Bernal" w:date="2026-08-03T22:17:00Z" w16du:dateUtc="2026-08-04T02:17:00Z"/>
        </w:rPr>
      </w:pPr>
    </w:p>
    <w:p w14:paraId="2273BA08" w14:textId="77777777" w:rsidR="00466269" w:rsidRDefault="00466269" w:rsidP="00466269">
      <w:pPr>
        <w:bidi/>
        <w:spacing w:before="200" w:after="200" w:line="260" w:lineRule="auto"/>
        <w:rPr>
          <w:del w:id="44" w:author="Nick Bernal" w:date="2026-08-03T22:17:00Z" w16du:dateUtc="2026-08-04T02:17:00Z"/>
        </w:rPr>
      </w:pPr>
    </w:p>
    <w:p w14:paraId="43051311" w14:textId="77777777" w:rsidR="00466269" w:rsidRDefault="00466269" w:rsidP="00466269">
      <w:pPr>
        <w:bidi/>
        <w:spacing w:before="200" w:after="200" w:line="260" w:lineRule="auto"/>
        <w:rPr>
          <w:del w:id="45" w:author="Nick Bernal" w:date="2026-08-03T22:17:00Z" w16du:dateUtc="2026-08-04T02:17:00Z"/>
        </w:rPr>
      </w:pPr>
    </w:p>
    <w:p w14:paraId="42D52F3F" w14:textId="77777777" w:rsidR="00466269" w:rsidRDefault="00466269" w:rsidP="00466269">
      <w:pPr>
        <w:bidi/>
        <w:spacing w:before="200" w:after="200" w:line="260" w:lineRule="auto"/>
        <w:rPr>
          <w:del w:id="46" w:author="Nick Bernal" w:date="2026-08-03T22:17:00Z" w16du:dateUtc="2026-08-04T02:17:00Z"/>
        </w:rPr>
      </w:pPr>
    </w:p>
    <w:p w14:paraId="309FEB3E" w14:textId="77777777" w:rsidR="00466269" w:rsidRDefault="00466269" w:rsidP="00466269">
      <w:pPr>
        <w:bidi/>
        <w:spacing w:before="200" w:after="200" w:line="260" w:lineRule="auto"/>
        <w:rPr>
          <w:del w:id="47" w:author="Nick Bernal" w:date="2026-08-03T22:17:00Z" w16du:dateUtc="2026-08-04T02:17:00Z"/>
        </w:rPr>
      </w:pPr>
    </w:p>
    <w:p w14:paraId="4BD4B7C1" w14:textId="77777777" w:rsidR="00466269" w:rsidRDefault="00466269" w:rsidP="00466269">
      <w:pPr>
        <w:bidi/>
        <w:spacing w:before="200" w:after="200" w:line="260" w:lineRule="auto"/>
        <w:rPr>
          <w:del w:id="48" w:author="Nick Bernal" w:date="2026-08-03T22:17:00Z" w16du:dateUtc="2026-08-04T02:17:00Z"/>
        </w:rPr>
      </w:pPr>
    </w:p>
    <w:p w14:paraId="4AA3BA5A" w14:textId="77777777" w:rsidR="00466269" w:rsidRDefault="00466269" w:rsidP="00466269">
      <w:pPr>
        <w:bidi/>
        <w:spacing w:before="200" w:after="200" w:line="260" w:lineRule="auto"/>
        <w:rPr>
          <w:del w:id="49" w:author="Nick Bernal" w:date="2026-08-03T22:17:00Z" w16du:dateUtc="2026-08-04T02:17:00Z"/>
        </w:rPr>
      </w:pPr>
    </w:p>
    <w:p w14:paraId="1B199B2E" w14:textId="77777777" w:rsidR="00466269" w:rsidRDefault="00466269" w:rsidP="00466269">
      <w:pPr>
        <w:bidi/>
        <w:spacing w:before="200" w:after="200" w:line="260" w:lineRule="auto"/>
        <w:rPr>
          <w:del w:id="50" w:author="Nick Bernal" w:date="2026-08-03T22:17:00Z" w16du:dateUtc="2026-08-04T02:17:00Z"/>
        </w:rPr>
      </w:pPr>
    </w:p>
    <w:p w14:paraId="2F6575ED" w14:textId="77777777" w:rsidR="00466269" w:rsidRDefault="00466269">
      <w:pPr>
        <w:pPrChange w:id="51" w:author="Nick Bernal" w:date="2026-08-03T22:17:00Z" w16du:dateUtc="2026-08-04T02:17:00Z">
          <w:pPr>
            <w:bidi/>
            <w:spacing w:before="200" w:after="200" w:line="260" w:lineRule="auto"/>
          </w:pPr>
        </w:pPrChange>
      </w:pPr>
    </w:p>
    <w:sectPr w:rsidR="00466269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360"/>
      <w:sectPrChange w:id="60" w:author="Nick Bernal" w:date="2026-08-03T22:17:00Z" w16du:dateUtc="2026-08-04T02:17:00Z">
        <w:sectPr w:rsidR="00466269">
          <w:pgSz w:w="11906" w:h="16838"/>
          <w:pgMar w:top="709" w:right="1134" w:bottom="709" w:left="1134" w:header="709" w:footer="709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D54E2" w14:textId="77777777" w:rsidR="009B10AE" w:rsidRDefault="009B10AE" w:rsidP="008B0DA4">
      <w:pPr>
        <w:pPrChange w:id="17" w:author="Nick Bernal" w:date="2026-08-03T22:17:00Z" w16du:dateUtc="2026-08-04T02:17:00Z">
          <w:pPr/>
        </w:pPrChange>
      </w:pPr>
      <w:r>
        <w:separator/>
      </w:r>
    </w:p>
  </w:endnote>
  <w:endnote w:type="continuationSeparator" w:id="0">
    <w:p w14:paraId="7F19A7CA" w14:textId="77777777" w:rsidR="009B10AE" w:rsidRDefault="009B10AE" w:rsidP="008B0DA4">
      <w:pPr>
        <w:pPrChange w:id="18" w:author="Nick Bernal" w:date="2026-08-03T22:17:00Z" w16du:dateUtc="2026-08-04T02:1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545A" w14:textId="02E790AD" w:rsidR="007E1E84" w:rsidRDefault="009B10AE">
    <w:pPr>
      <w:pStyle w:val="Quote"/>
      <w:pPrChange w:id="53" w:author="Nick Bernal" w:date="2026-08-03T22:17:00Z" w16du:dateUtc="2026-08-04T02:17:00Z">
        <w:pPr>
          <w:jc w:val="center"/>
        </w:pPr>
      </w:pPrChange>
    </w:pPr>
    <w:del w:id="54" w:author="Nick Bernal" w:date="2026-08-03T22:17:00Z" w16du:dateUtc="2026-08-04T02:17:00Z">
      <w:r>
        <w:rPr>
          <w:rtl/>
        </w:rPr>
        <w:delText xml:space="preserve">עמוד </w:delText>
      </w:r>
      <w:r>
        <w:rPr>
          <w:rtl/>
        </w:rPr>
        <w:fldChar w:fldCharType="begin"/>
      </w:r>
      <w:r>
        <w:rPr>
          <w:rtl/>
        </w:rPr>
        <w:delInstrText>PAGE</w:delInstrText>
      </w:r>
      <w:r>
        <w:rPr>
          <w:rtl/>
        </w:rPr>
        <w:fldChar w:fldCharType="separate"/>
      </w:r>
      <w:r w:rsidR="00466269">
        <w:rPr>
          <w:noProof/>
        </w:rPr>
        <w:delText>2</w:delText>
      </w:r>
      <w:r>
        <w:rPr>
          <w:rtl/>
        </w:rPr>
        <w:fldChar w:fldCharType="end"/>
      </w:r>
      <w:r>
        <w:rPr>
          <w:rtl/>
        </w:rPr>
        <w:delText xml:space="preserve"> מתוך </w:delText>
      </w:r>
      <w:r>
        <w:rPr>
          <w:rtl/>
        </w:rPr>
        <w:fldChar w:fldCharType="begin"/>
      </w:r>
      <w:r>
        <w:rPr>
          <w:rtl/>
        </w:rPr>
        <w:delInstrText>NUMPAGES</w:delInstrText>
      </w:r>
      <w:r>
        <w:rPr>
          <w:rtl/>
        </w:rPr>
        <w:fldChar w:fldCharType="separate"/>
      </w:r>
      <w:r w:rsidR="00466269">
        <w:rPr>
          <w:noProof/>
        </w:rPr>
        <w:delText>2</w:delText>
      </w:r>
      <w:r>
        <w:rPr>
          <w:rtl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3834" w14:textId="77777777" w:rsidR="007E1E84" w:rsidRDefault="009B10AE">
    <w:pPr>
      <w:pStyle w:val="Quote"/>
      <w:pPrChange w:id="58" w:author="Nick Bernal" w:date="2026-08-03T22:17:00Z" w16du:dateUtc="2026-08-04T02:17:00Z">
        <w:pPr>
          <w:jc w:val="center"/>
        </w:pPr>
      </w:pPrChange>
    </w:pPr>
    <w:del w:id="59" w:author="Nick Bernal" w:date="2026-08-03T22:17:00Z" w16du:dateUtc="2026-08-04T02:17:00Z">
      <w:r>
        <w:rPr>
          <w:rtl/>
        </w:rPr>
        <w:delText xml:space="preserve">עמוד </w:delText>
      </w:r>
      <w:r>
        <w:rPr>
          <w:rtl/>
        </w:rPr>
        <w:fldChar w:fldCharType="begin"/>
      </w:r>
      <w:r>
        <w:rPr>
          <w:rtl/>
        </w:rPr>
        <w:delInstrText>PAGE</w:delInstrText>
      </w:r>
      <w:r>
        <w:rPr>
          <w:rtl/>
        </w:rPr>
        <w:fldChar w:fldCharType="separate"/>
      </w:r>
      <w:r w:rsidR="00373EFA">
        <w:rPr>
          <w:noProof/>
          <w:rtl/>
        </w:rPr>
        <w:delText>1</w:delText>
      </w:r>
      <w:r>
        <w:rPr>
          <w:rtl/>
        </w:rPr>
        <w:fldChar w:fldCharType="end"/>
      </w:r>
      <w:r>
        <w:rPr>
          <w:rtl/>
        </w:rPr>
        <w:delText xml:space="preserve"> מתוך </w:delText>
      </w:r>
      <w:r>
        <w:rPr>
          <w:rtl/>
        </w:rPr>
        <w:fldChar w:fldCharType="begin"/>
      </w:r>
      <w:r>
        <w:rPr>
          <w:rtl/>
        </w:rPr>
        <w:delInstrText>NUMPAGES</w:delInstrText>
      </w:r>
      <w:r>
        <w:rPr>
          <w:rtl/>
        </w:rPr>
        <w:fldChar w:fldCharType="separate"/>
      </w:r>
      <w:r w:rsidR="00373EFA">
        <w:rPr>
          <w:noProof/>
          <w:rtl/>
        </w:rPr>
        <w:delText>1</w:delText>
      </w:r>
      <w:r>
        <w:rPr>
          <w:rtl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254F0" w14:textId="77777777" w:rsidR="009B10AE" w:rsidRDefault="009B10AE" w:rsidP="008B0DA4">
      <w:pPr>
        <w:pPrChange w:id="15" w:author="Nick Bernal" w:date="2026-08-03T22:17:00Z" w16du:dateUtc="2026-08-04T02:17:00Z">
          <w:pPr/>
        </w:pPrChange>
      </w:pPr>
      <w:r>
        <w:separator/>
      </w:r>
    </w:p>
  </w:footnote>
  <w:footnote w:type="continuationSeparator" w:id="0">
    <w:p w14:paraId="4D5CA74E" w14:textId="77777777" w:rsidR="009B10AE" w:rsidRDefault="009B10AE" w:rsidP="008B0DA4">
      <w:pPr>
        <w:pPrChange w:id="16" w:author="Nick Bernal" w:date="2026-08-03T22:17:00Z" w16du:dateUtc="2026-08-04T02:1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A31D5" w14:textId="77777777" w:rsidR="008D3A39" w:rsidRDefault="008D3A39">
    <w:pPr>
      <w:pStyle w:val="TitleChar"/>
      <w:pPrChange w:id="52" w:author="Nick Bernal" w:date="2026-08-03T22:17:00Z" w16du:dateUtc="2026-08-04T02:17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5FEF" w14:textId="77777777" w:rsidR="007E1E84" w:rsidRDefault="009B10AE">
    <w:pPr>
      <w:bidi/>
      <w:spacing w:before="200" w:after="200" w:line="260" w:lineRule="auto"/>
      <w:jc w:val="center"/>
      <w:rPr>
        <w:del w:id="55" w:author="Nick Bernal" w:date="2026-08-03T22:17:00Z" w16du:dateUtc="2026-08-04T02:17:00Z"/>
      </w:rPr>
    </w:pPr>
    <w:del w:id="56" w:author="Nick Bernal" w:date="2026-08-03T22:17:00Z" w16du:dateUtc="2026-08-04T02:17:00Z">
      <w:r>
        <w:rPr>
          <w:rFonts w:ascii="David" w:eastAsia="David" w:hAnsi="David" w:cs="David"/>
          <w:sz w:val="32"/>
          <w:szCs w:val="32"/>
          <w:rtl/>
        </w:rPr>
        <w:delText>מורידים ליין copy 2</w:delText>
      </w:r>
    </w:del>
  </w:p>
  <w:p w14:paraId="7C2517C8" w14:textId="786692AD" w:rsidR="007E1E84" w:rsidRDefault="007E1E84">
    <w:pPr>
      <w:pStyle w:val="TitleChar"/>
      <w:pPrChange w:id="57" w:author="Nick Bernal" w:date="2026-08-03T22:17:00Z" w16du:dateUtc="2026-08-04T02:17:00Z">
        <w:pPr>
          <w:bidi/>
          <w:spacing w:before="200" w:after="200" w:line="260" w:lineRule="auto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0139E2"/>
    <w:rsid w:val="001E1CCD"/>
    <w:rsid w:val="00224C95"/>
    <w:rsid w:val="002B1C2A"/>
    <w:rsid w:val="00373EFA"/>
    <w:rsid w:val="00466269"/>
    <w:rsid w:val="005B3E41"/>
    <w:rsid w:val="005B4417"/>
    <w:rsid w:val="007E1E84"/>
    <w:rsid w:val="008B0DA4"/>
    <w:rsid w:val="008D3A39"/>
    <w:rsid w:val="009B10AE"/>
    <w:rsid w:val="009E3BBD"/>
    <w:rsid w:val="00A75E96"/>
    <w:rsid w:val="00B179FF"/>
    <w:rsid w:val="00D90C4B"/>
    <w:rsid w:val="00DE6D6B"/>
    <w:rsid w:val="00E249CD"/>
    <w:rsid w:val="00FD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E41"/>
    <w:pPr>
      <w:keepNext/>
      <w:keepLines/>
      <w:spacing w:before="360" w:after="80" w:line="278" w:lineRule="auto"/>
      <w:outlineLvl w:val="0"/>
      <w:pPrChange w:id="0" w:author="Nick Bernal" w:date="2026-08-03T22:17:00Z">
        <w:pPr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0" w:author="Nick Bernal" w:date="2026-08-03T22:17:00Z">
        <w:rPr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41"/>
    <w:pPr>
      <w:keepNext/>
      <w:keepLines/>
      <w:spacing w:before="160" w:after="80" w:line="278" w:lineRule="auto"/>
      <w:outlineLvl w:val="1"/>
      <w:pPrChange w:id="1" w:author="Nick Bernal" w:date="2026-08-03T22:17:00Z">
        <w:pPr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1" w:author="Nick Bernal" w:date="2026-08-03T22:17:00Z">
        <w:rPr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41"/>
    <w:pPr>
      <w:keepNext/>
      <w:keepLines/>
      <w:spacing w:before="160" w:after="80" w:line="278" w:lineRule="auto"/>
      <w:outlineLvl w:val="2"/>
      <w:pPrChange w:id="2" w:author="Nick Bernal" w:date="2026-08-03T22:17:00Z">
        <w:pPr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  <w:rPrChange w:id="2" w:author="Nick Bernal" w:date="2026-08-03T22:17:00Z">
        <w:rPr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41"/>
    <w:pPr>
      <w:keepNext/>
      <w:keepLines/>
      <w:spacing w:before="80" w:after="40" w:line="278" w:lineRule="auto"/>
      <w:outlineLvl w:val="3"/>
      <w:pPrChange w:id="3" w:author="Nick Bernal" w:date="2026-08-03T22:17:00Z">
        <w:pPr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3" w:author="Nick Bernal" w:date="2026-08-03T22:17:00Z">
        <w:rPr>
          <w:i/>
          <w:iCs/>
          <w:color w:val="2E74B5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41"/>
    <w:pPr>
      <w:keepNext/>
      <w:keepLines/>
      <w:spacing w:before="80" w:after="40" w:line="278" w:lineRule="auto"/>
      <w:outlineLvl w:val="4"/>
      <w:pPrChange w:id="4" w:author="Nick Bernal" w:date="2026-08-03T22:17:00Z">
        <w:pPr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  <w:rPrChange w:id="4" w:author="Nick Bernal" w:date="2026-08-03T22:17:00Z">
        <w:rPr>
          <w:color w:val="2E74B5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41"/>
    <w:pPr>
      <w:keepNext/>
      <w:keepLines/>
      <w:spacing w:before="40" w:line="278" w:lineRule="auto"/>
      <w:outlineLvl w:val="5"/>
      <w:pPrChange w:id="5" w:author="Nick Bernal" w:date="2026-08-03T22:17:00Z">
        <w:pPr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3T22:17:00Z">
        <w:rPr>
          <w:color w:val="1F4D78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41"/>
    <w:pPr>
      <w:keepNext/>
      <w:keepLines/>
      <w:spacing w:before="40" w:line="278" w:lineRule="auto"/>
      <w:outlineLvl w:val="6"/>
      <w:pPrChange w:id="6" w:author="Nick Bernal" w:date="2026-08-03T22:17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3T22:1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41"/>
    <w:pPr>
      <w:keepNext/>
      <w:keepLines/>
      <w:spacing w:line="278" w:lineRule="auto"/>
      <w:outlineLvl w:val="7"/>
      <w:pPrChange w:id="7" w:author="Nick Bernal" w:date="2026-08-03T22:17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41"/>
    <w:pPr>
      <w:keepNext/>
      <w:keepLines/>
      <w:spacing w:line="278" w:lineRule="auto"/>
      <w:outlineLvl w:val="8"/>
      <w:pPrChange w:id="8" w:author="Nick Bernal" w:date="2026-08-03T22:17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3T22:1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B3E41"/>
    <w:pPr>
      <w:spacing w:after="80"/>
      <w:contextualSpacing/>
      <w:pPrChange w:id="9" w:author="Nick Bernal" w:date="2026-08-03T22:17:00Z">
        <w:pPr/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3T22:17:00Z">
        <w:rPr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5B3E41"/>
    <w:pPr>
      <w:spacing w:after="160" w:line="278" w:lineRule="auto"/>
      <w:ind w:left="720"/>
      <w:contextualSpacing/>
      <w:pPrChange w:id="10" w:author="Nick Bernal" w:date="2026-08-03T22:17:00Z">
        <w:pPr/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0" w:author="Nick Bernal" w:date="2026-08-03T22:17:00Z">
        <w:rPr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41"/>
    <w:pPr>
      <w:numPr>
        <w:ilvl w:val="1"/>
      </w:numPr>
      <w:spacing w:after="160" w:line="278" w:lineRule="auto"/>
      <w:pPrChange w:id="11" w:author="Nick Bernal" w:date="2026-08-03T22:1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4662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269"/>
  </w:style>
  <w:style w:type="paragraph" w:styleId="Footer">
    <w:name w:val="footer"/>
    <w:basedOn w:val="Normal"/>
    <w:link w:val="FooterChar"/>
    <w:uiPriority w:val="99"/>
    <w:unhideWhenUsed/>
    <w:rsid w:val="004662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269"/>
  </w:style>
  <w:style w:type="character" w:customStyle="1" w:styleId="Heading7Char">
    <w:name w:val="Heading 7 Char"/>
    <w:basedOn w:val="DefaultParagraphFont"/>
    <w:link w:val="Heading7"/>
    <w:uiPriority w:val="9"/>
    <w:semiHidden/>
    <w:rsid w:val="008D3A3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39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3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D3A3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A3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39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39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39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39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3A3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3A39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B3E41"/>
    <w:pPr>
      <w:spacing w:before="160" w:after="160" w:line="278" w:lineRule="auto"/>
      <w:jc w:val="center"/>
      <w:pPrChange w:id="12" w:author="Nick Bernal" w:date="2026-08-03T22:17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  <w:rPrChange w:id="12" w:author="Nick Bernal" w:date="2026-08-03T22:1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D3A39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3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Nick Bernal" w:date="2026-08-03T22:1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  <w:rPrChange w:id="13" w:author="Nick Bernal" w:date="2026-08-03T22:17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39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8D3A3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3E41"/>
    <w:pPr>
      <w:pPrChange w:id="14" w:author="Nick Bernal" w:date="2026-08-03T22:17:00Z">
        <w:pPr/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4" w:author="Nick Bernal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2026-04-27T22:35:00Z</dcterms:created>
  <dcterms:modified xsi:type="dcterms:W3CDTF">2026-08-04T02:17:00Z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