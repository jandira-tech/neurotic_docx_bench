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spacing w:after="0" w:line="240" w:lineRule="auto"/>
        <w:rPr>
          <w:ins w:id="7" w:author="Nick Bernal" w:date="2026-08-04T06:07:00Z" w16du:dateUtc="2026-08-04T10:07:00Z"/>
        </w:rPr>
      </w:pPr>
      <w:ins w:id="8" w:author="Nick Bernal" w:date="2026-08-04T06:07:00Z" w16du:dateUtc="2026-08-04T10:07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9" w:author="Nick Bernal" w:date="2026-08-04T06:07:00Z" w16du:dateUtc="2026-08-04T10:07:00Z"/>
        </w:rPr>
      </w:pPr>
      <w:ins w:id="10" w:author="Nick Bernal" w:date="2026-08-04T06:07:00Z" w16du:dateUtc="2026-08-04T10:07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2"/>
        </w:numPr>
        <w:spacing w:after="0" w:line="240" w:lineRule="auto"/>
        <w:rPr>
          <w:ins w:id="11" w:author="Nick Bernal" w:date="2026-08-04T06:07:00Z" w16du:dateUtc="2026-08-04T10:07:00Z"/>
        </w:rPr>
      </w:pPr>
      <w:ins w:id="12" w:author="Nick Bernal" w:date="2026-08-04T06:07:00Z" w16du:dateUtc="2026-08-04T10:07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13" w:author="Nick Bernal" w:date="2026-08-04T06:07:00Z" w16du:dateUtc="2026-08-04T10:07:00Z"/>
        </w:rPr>
      </w:pPr>
      <w:ins w:id="14" w:author="Nick Bernal" w:date="2026-08-04T06:07:00Z" w16du:dateUtc="2026-08-04T10:07:00Z">
        <w:r>
          <w:t>Back</w:t>
        </w:r>
      </w:ins>
    </w:p>
    <w:p w14:paraId="17C8BA61" w14:textId="77777777" w:rsidR="003140C5" w:rsidRDefault="003140C5" w:rsidP="003140C5">
      <w:pPr>
        <w:rPr>
          <w:ins w:id="15" w:author="Nick Bernal" w:date="2026-08-04T06:07:00Z" w16du:dateUtc="2026-08-04T10:0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6" w:author="Nick Bernal" w:date="2026-08-04T06:07:00Z" w16du:dateUtc="2026-08-04T10:07:00Z"/>
        </w:rPr>
      </w:pPr>
      <w:ins w:id="17" w:author="Nick Bernal" w:date="2026-08-04T06:07:00Z" w16du:dateUtc="2026-08-04T10:07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8" w:author="Nick Bernal" w:date="2026-08-04T06:07:00Z" w16du:dateUtc="2026-08-04T10:07:00Z"/>
        </w:rPr>
      </w:pPr>
      <w:ins w:id="19" w:author="Nick Bernal" w:date="2026-08-04T06:07:00Z" w16du:dateUtc="2026-08-04T10:07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spacing w:after="0" w:line="240" w:lineRule="auto"/>
        <w:rPr>
          <w:ins w:id="20" w:author="Nick Bernal" w:date="2026-08-04T06:07:00Z" w16du:dateUtc="2026-08-04T10:07:00Z"/>
        </w:rPr>
      </w:pPr>
      <w:ins w:id="21" w:author="Nick Bernal" w:date="2026-08-04T06:07:00Z" w16du:dateUtc="2026-08-04T10:07:00Z">
        <w:r>
          <w:t>With indend 1</w:t>
        </w:r>
      </w:ins>
    </w:p>
    <w:p w14:paraId="06D362D2" w14:textId="69FA39DC" w:rsidR="00AA6D4A" w:rsidRDefault="003140C5">
      <w:pPr>
        <w:rPr>
          <w:del w:id="22" w:author="Nick Bernal" w:date="2026-08-04T06:07:00Z" w16du:dateUtc="2026-08-04T10:07:00Z"/>
        </w:rPr>
      </w:pPr>
      <w:ins w:id="23" w:author="Nick Bernal" w:date="2026-08-04T06:07:00Z" w16du:dateUtc="2026-08-04T10:07:00Z">
        <w:r>
          <w:t>last</w:t>
        </w:r>
      </w:ins>
      <w:del w:id="24" w:author="Nick Bernal" w:date="2026-08-04T06:07:00Z" w16du:dateUtc="2026-08-04T10:07:00Z">
        <w:r w:rsidR="007523AB">
          <w:delText>Table with 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25" w:author="Nick Bernal" w:date="2026-08-04T06:07:00Z" w16du:dateUtc="2026-08-04T10:07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26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27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28" w:author="Nick Bernal" w:date="2026-08-04T06:07:00Z" w16du:dateUtc="2026-08-04T10:07:00Z"/>
              </w:rPr>
            </w:pPr>
          </w:p>
        </w:tc>
      </w:tr>
      <w:tr w:rsidR="007523AB" w14:paraId="26E07C29" w14:textId="77777777" w:rsidTr="007523AB">
        <w:trPr>
          <w:del w:id="29" w:author="Nick Bernal" w:date="2026-08-04T06:07:00Z" w16du:dateUtc="2026-08-04T10:07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30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31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32" w:author="Nick Bernal" w:date="2026-08-04T06:07:00Z" w16du:dateUtc="2026-08-04T10:07:00Z"/>
              </w:rPr>
            </w:pPr>
          </w:p>
        </w:tc>
      </w:tr>
    </w:tbl>
    <w:p w14:paraId="45BEBAB2" w14:textId="77777777" w:rsidR="007523AB" w:rsidRDefault="007523AB">
      <w:pPr>
        <w:rPr>
          <w:del w:id="33" w:author="Nick Bernal" w:date="2026-08-04T06:07:00Z" w16du:dateUtc="2026-08-04T10:07:00Z"/>
        </w:rPr>
      </w:pPr>
    </w:p>
    <w:p w14:paraId="2C60F655" w14:textId="77777777" w:rsidR="007523AB" w:rsidRDefault="007523AB">
      <w:pPr>
        <w:rPr>
          <w:del w:id="34" w:author="Nick Bernal" w:date="2026-08-04T06:07:00Z" w16du:dateUtc="2026-08-04T10:07:00Z"/>
        </w:rPr>
      </w:pPr>
    </w:p>
    <w:p w14:paraId="360CD8D0" w14:textId="04778A4E" w:rsidR="007523AB" w:rsidRDefault="007523AB">
      <w:pPr>
        <w:rPr>
          <w:del w:id="35" w:author="Nick Bernal" w:date="2026-08-04T06:07:00Z" w16du:dateUtc="2026-08-04T10:07:00Z"/>
        </w:rPr>
      </w:pPr>
      <w:del w:id="36" w:author="Nick Bernal" w:date="2026-08-04T06:07:00Z" w16du:dateUtc="2026-08-04T10:07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37" w:author="Nick Bernal" w:date="2026-08-04T06:07:00Z" w16du:dateUtc="2026-08-04T10:07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38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39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40" w:author="Nick Bernal" w:date="2026-08-04T06:07:00Z" w16du:dateUtc="2026-08-04T10:07:00Z"/>
              </w:rPr>
            </w:pPr>
          </w:p>
        </w:tc>
      </w:tr>
      <w:tr w:rsidR="007523AB" w14:paraId="2E703C72" w14:textId="77777777" w:rsidTr="007523AB">
        <w:trPr>
          <w:del w:id="41" w:author="Nick Bernal" w:date="2026-08-04T06:07:00Z" w16du:dateUtc="2026-08-04T10:07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42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43" w:author="Nick Bernal" w:date="2026-08-04T06:07:00Z" w16du:dateUtc="2026-08-04T10:07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44" w:author="Nick Bernal" w:date="2026-08-04T06:07:00Z" w16du:dateUtc="2026-08-04T10:07:00Z"/>
              </w:rPr>
            </w:pPr>
          </w:p>
        </w:tc>
      </w:tr>
    </w:tbl>
    <w:p w14:paraId="389E245A" w14:textId="77777777" w:rsidR="007523AB" w:rsidRDefault="007523AB" w:rsidP="003140C5">
      <w:pPr>
        <w:pStyle w:val="ListParagraph"/>
        <w:numPr>
          <w:ilvl w:val="0"/>
          <w:numId w:val="3"/>
        </w:numPr>
        <w:pPrChange w:id="45" w:author="Nick Bernal" w:date="2026-08-04T06:07:00Z" w16du:dateUtc="2026-08-04T10:07:00Z">
          <w:pPr/>
        </w:pPrChange>
      </w:pPr>
    </w:p>
    <w:sectPr w:rsidR="0075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3590C"/>
    <w:rsid w:val="003140C5"/>
    <w:rsid w:val="00360F1B"/>
    <w:rsid w:val="003C1D14"/>
    <w:rsid w:val="003C58BC"/>
    <w:rsid w:val="00470754"/>
    <w:rsid w:val="005F58DF"/>
    <w:rsid w:val="006B56F3"/>
    <w:rsid w:val="007523AB"/>
    <w:rsid w:val="008551B8"/>
    <w:rsid w:val="008B74BE"/>
    <w:rsid w:val="008C31CE"/>
    <w:rsid w:val="00A16521"/>
    <w:rsid w:val="00AA6D4A"/>
    <w:rsid w:val="00B33473"/>
    <w:rsid w:val="00CF5EA7"/>
    <w:rsid w:val="00DE473F"/>
    <w:rsid w:val="00E44E6F"/>
    <w:rsid w:val="00F643D6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0" w:author="Nick Bernal" w:date="2026-08-04T06:07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1" w:author="Nick Bernal" w:date="2026-08-04T06:07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2" w:author="Nick Bernal" w:date="2026-08-04T06:07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3" w:author="Nick Bernal" w:date="2026-08-04T06:07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4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line="240" w:lineRule="auto"/>
      <w:pPrChange w:id="5" w:author="Nick Bernal" w:date="2026-08-04T06:07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line="240" w:lineRule="auto"/>
      <w:jc w:val="center"/>
      <w:pPrChange w:id="6" w:author="Nick Bernal" w:date="2026-08-04T06:07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4E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2026-08-04T10:07:00Z</dcterms:modified>
</cp:coreProperties>
</file>