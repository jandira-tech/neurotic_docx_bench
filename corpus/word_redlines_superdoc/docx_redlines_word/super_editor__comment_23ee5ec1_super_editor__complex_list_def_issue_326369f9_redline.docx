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3C75501A" w:rsidR="00560F0F" w:rsidRPr="00997209" w:rsidRDefault="007E699D" w:rsidP="00560F0F">
      <w:pPr>
        <w:pStyle w:val="ListParagraph"/>
        <w:numPr>
          <w:ilvl w:val="0"/>
          <w:numId w:val="5"/>
        </w:numPr>
        <w:ind w:left="360"/>
        <w:rPr>
          <w:ins w:id="25" w:author="Nick Bernal [2]" w:date="2026-08-03T22:17:00Z" w16du:dateUtc="2026-08-04T02:17:00Z"/>
          <w:rFonts w:ascii="Aptos" w:hAnsi="Aptos" w:cs="Calibri"/>
          <w:sz w:val="20"/>
          <w:szCs w:val="20"/>
        </w:rPr>
      </w:pPr>
      <w:ins w:id="26" w:author="Nick Bernal [2]" w:date="2026-08-03T22:17:00Z" w16du:dateUtc="2026-08-04T02:17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  <w:r w:rsidR="00560F0F" w:rsidRPr="00997209">
          <w:rPr>
            <w:rFonts w:ascii="Aptos" w:hAnsi="Aptos" w:cs="Calibri"/>
            <w:sz w:val="20"/>
            <w:szCs w:val="20"/>
          </w:rPr>
          <w:br/>
        </w:r>
      </w:ins>
    </w:p>
    <w:p w14:paraId="4D426A95" w14:textId="30C4346B" w:rsidR="00560F0F" w:rsidRPr="00997209" w:rsidRDefault="007E699D" w:rsidP="00560F0F">
      <w:pPr>
        <w:pStyle w:val="ListParagraph"/>
        <w:numPr>
          <w:ilvl w:val="1"/>
          <w:numId w:val="5"/>
        </w:numPr>
        <w:ind w:left="360" w:firstLine="0"/>
        <w:jc w:val="both"/>
        <w:rPr>
          <w:ins w:id="27" w:author="Nick Bernal [2]" w:date="2026-08-03T22:17:00Z" w16du:dateUtc="2026-08-04T02:17:00Z"/>
          <w:rFonts w:ascii="Aptos" w:hAnsi="Aptos" w:cs="Calibri"/>
          <w:sz w:val="20"/>
          <w:szCs w:val="20"/>
        </w:rPr>
      </w:pPr>
      <w:ins w:id="28" w:author="Nick Bernal [2]" w:date="2026-08-03T22:17:00Z" w16du:dateUtc="2026-08-04T02:17:00Z">
        <w:r>
          <w:rPr>
            <w:rFonts w:ascii="Aptos" w:hAnsi="Aptos" w:cs="Calibri"/>
            <w:sz w:val="20"/>
            <w:szCs w:val="20"/>
            <w:u w:val="single"/>
          </w:rPr>
          <w:t>a</w:t>
        </w:r>
      </w:ins>
    </w:p>
    <w:p w14:paraId="07FFAA80" w14:textId="77777777" w:rsidR="00560F0F" w:rsidRPr="00997209" w:rsidRDefault="00560F0F" w:rsidP="00560F0F">
      <w:pPr>
        <w:jc w:val="both"/>
        <w:rPr>
          <w:ins w:id="29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763CB834" w14:textId="2ADD313E" w:rsidR="00560F0F" w:rsidRPr="00997209" w:rsidRDefault="007E699D" w:rsidP="00560F0F">
      <w:pPr>
        <w:pStyle w:val="ListParagraph"/>
        <w:numPr>
          <w:ilvl w:val="1"/>
          <w:numId w:val="5"/>
        </w:numPr>
        <w:ind w:left="360" w:firstLine="0"/>
        <w:jc w:val="both"/>
        <w:rPr>
          <w:ins w:id="30" w:author="Nick Bernal [2]" w:date="2026-08-03T22:17:00Z" w16du:dateUtc="2026-08-04T02:17:00Z"/>
          <w:rFonts w:ascii="Aptos" w:hAnsi="Aptos" w:cs="Calibri"/>
          <w:sz w:val="20"/>
          <w:szCs w:val="20"/>
        </w:rPr>
      </w:pPr>
      <w:ins w:id="31" w:author="Nick Bernal [2]" w:date="2026-08-03T22:17:00Z" w16du:dateUtc="2026-08-04T02:17:00Z">
        <w:r>
          <w:rPr>
            <w:rFonts w:ascii="Aptos" w:hAnsi="Aptos" w:cs="Calibri"/>
            <w:sz w:val="20"/>
            <w:szCs w:val="20"/>
            <w:u w:val="single"/>
          </w:rPr>
          <w:t>b</w:t>
        </w:r>
      </w:ins>
    </w:p>
    <w:p w14:paraId="12739C94" w14:textId="77777777" w:rsidR="00560F0F" w:rsidRPr="00997209" w:rsidRDefault="00560F0F" w:rsidP="00560F0F">
      <w:pPr>
        <w:jc w:val="both"/>
        <w:rPr>
          <w:ins w:id="32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784A8CA4" w14:textId="3FCF0907" w:rsidR="00560F0F" w:rsidRPr="00997209" w:rsidRDefault="007E699D" w:rsidP="00560F0F">
      <w:pPr>
        <w:pStyle w:val="ListParagraph"/>
        <w:numPr>
          <w:ilvl w:val="1"/>
          <w:numId w:val="5"/>
        </w:numPr>
        <w:ind w:left="360" w:firstLine="0"/>
        <w:jc w:val="both"/>
        <w:rPr>
          <w:ins w:id="33" w:author="Nick Bernal [2]" w:date="2026-08-03T22:17:00Z" w16du:dateUtc="2026-08-04T02:17:00Z"/>
          <w:rFonts w:ascii="Aptos" w:hAnsi="Aptos" w:cs="Calibri"/>
          <w:sz w:val="20"/>
          <w:szCs w:val="20"/>
        </w:rPr>
      </w:pPr>
      <w:ins w:id="34" w:author="Nick Bernal [2]" w:date="2026-08-03T22:17:00Z" w16du:dateUtc="2026-08-04T02:17:00Z">
        <w:r>
          <w:rPr>
            <w:rFonts w:ascii="Aptos" w:hAnsi="Aptos" w:cs="Calibri"/>
            <w:sz w:val="20"/>
            <w:szCs w:val="20"/>
            <w:u w:val="single"/>
          </w:rPr>
          <w:t>c</w:t>
        </w:r>
      </w:ins>
    </w:p>
    <w:p w14:paraId="5F02563A" w14:textId="77777777" w:rsidR="00560F0F" w:rsidRPr="00997209" w:rsidRDefault="00560F0F" w:rsidP="00560F0F">
      <w:pPr>
        <w:pStyle w:val="ListParagraph"/>
        <w:rPr>
          <w:ins w:id="35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77B2E993" w14:textId="267CD9F0" w:rsidR="00560F0F" w:rsidRPr="00997209" w:rsidRDefault="007E699D" w:rsidP="00560F0F">
      <w:pPr>
        <w:pStyle w:val="ListParagraph"/>
        <w:numPr>
          <w:ilvl w:val="1"/>
          <w:numId w:val="5"/>
        </w:numPr>
        <w:ind w:left="360" w:firstLine="0"/>
        <w:jc w:val="both"/>
        <w:rPr>
          <w:ins w:id="36" w:author="Nick Bernal [2]" w:date="2026-08-03T22:17:00Z" w16du:dateUtc="2026-08-04T02:17:00Z"/>
          <w:rFonts w:ascii="Aptos" w:hAnsi="Aptos" w:cs="Calibri"/>
          <w:sz w:val="20"/>
          <w:szCs w:val="20"/>
        </w:rPr>
      </w:pPr>
      <w:ins w:id="37" w:author="Nick Bernal [2]" w:date="2026-08-03T22:17:00Z" w16du:dateUtc="2026-08-04T02:17:00Z">
        <w:r>
          <w:rPr>
            <w:rFonts w:ascii="Aptos" w:hAnsi="Aptos" w:cs="Calibri"/>
            <w:sz w:val="20"/>
            <w:szCs w:val="20"/>
            <w:u w:val="single"/>
          </w:rPr>
          <w:t>d</w:t>
        </w:r>
      </w:ins>
    </w:p>
    <w:p w14:paraId="2E103F32" w14:textId="77777777" w:rsidR="00892709" w:rsidRPr="00892709" w:rsidRDefault="00892709" w:rsidP="00892709">
      <w:pPr>
        <w:pStyle w:val="ListParagraph"/>
        <w:rPr>
          <w:ins w:id="38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761B0196" w14:textId="0557AFAE" w:rsidR="008375F1" w:rsidRPr="008375F1" w:rsidRDefault="007E699D" w:rsidP="008375F1">
      <w:pPr>
        <w:pStyle w:val="ListParagraph"/>
        <w:numPr>
          <w:ilvl w:val="0"/>
          <w:numId w:val="5"/>
        </w:numPr>
        <w:ind w:left="360"/>
        <w:jc w:val="both"/>
        <w:rPr>
          <w:ins w:id="39" w:author="Nick Bernal [2]" w:date="2026-08-03T22:17:00Z" w16du:dateUtc="2026-08-04T02:17:00Z"/>
          <w:rFonts w:ascii="Aptos" w:hAnsi="Aptos" w:cs="Calibri"/>
          <w:sz w:val="20"/>
          <w:szCs w:val="20"/>
        </w:rPr>
      </w:pPr>
      <w:ins w:id="40" w:author="Nick Bernal [2]" w:date="2026-08-03T22:17:00Z" w16du:dateUtc="2026-08-04T02:17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TWO</w:t>
        </w:r>
      </w:ins>
    </w:p>
    <w:p w14:paraId="37AF91FE" w14:textId="77777777" w:rsidR="008375F1" w:rsidRPr="008375F1" w:rsidRDefault="008375F1" w:rsidP="008375F1">
      <w:pPr>
        <w:jc w:val="both"/>
        <w:rPr>
          <w:ins w:id="41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720B47D3" w14:textId="77777777" w:rsidR="008375F1" w:rsidRPr="00892709" w:rsidRDefault="008375F1" w:rsidP="008375F1">
      <w:pPr>
        <w:pStyle w:val="ListParagraph"/>
        <w:numPr>
          <w:ilvl w:val="1"/>
          <w:numId w:val="5"/>
        </w:numPr>
        <w:ind w:left="360" w:firstLine="0"/>
        <w:jc w:val="both"/>
        <w:rPr>
          <w:ins w:id="42" w:author="Nick Bernal [2]" w:date="2026-08-03T22:17:00Z" w16du:dateUtc="2026-08-04T02:17:00Z"/>
          <w:rFonts w:ascii="Aptos" w:hAnsi="Aptos" w:cs="Calibri"/>
          <w:sz w:val="20"/>
          <w:szCs w:val="20"/>
        </w:rPr>
      </w:pPr>
      <w:ins w:id="43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a</w:t>
        </w:r>
      </w:ins>
    </w:p>
    <w:p w14:paraId="35CF60B7" w14:textId="77777777" w:rsidR="008375F1" w:rsidRPr="00892709" w:rsidRDefault="008375F1" w:rsidP="008375F1">
      <w:pPr>
        <w:jc w:val="both"/>
        <w:rPr>
          <w:ins w:id="44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6FBE1815" w14:textId="77777777" w:rsidR="008375F1" w:rsidRDefault="008375F1" w:rsidP="008375F1">
      <w:pPr>
        <w:pStyle w:val="ListParagraph"/>
        <w:numPr>
          <w:ilvl w:val="1"/>
          <w:numId w:val="5"/>
        </w:numPr>
        <w:ind w:left="360" w:firstLine="0"/>
        <w:jc w:val="both"/>
        <w:rPr>
          <w:ins w:id="45" w:author="Nick Bernal [2]" w:date="2026-08-03T22:17:00Z" w16du:dateUtc="2026-08-04T02:17:00Z"/>
          <w:rFonts w:ascii="Aptos" w:hAnsi="Aptos" w:cs="Calibri"/>
          <w:sz w:val="20"/>
          <w:szCs w:val="20"/>
        </w:rPr>
      </w:pPr>
      <w:ins w:id="46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b</w:t>
        </w:r>
      </w:ins>
    </w:p>
    <w:p w14:paraId="4FAE6FFE" w14:textId="77777777" w:rsidR="008375F1" w:rsidRPr="008375F1" w:rsidRDefault="008375F1" w:rsidP="008375F1">
      <w:pPr>
        <w:pStyle w:val="ListParagraph"/>
        <w:ind w:left="360"/>
        <w:jc w:val="both"/>
        <w:rPr>
          <w:ins w:id="47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4B517D5A" w14:textId="7DE644CD" w:rsidR="005303AD" w:rsidRDefault="007D6815" w:rsidP="005303AD">
      <w:pPr>
        <w:pStyle w:val="ListParagraph"/>
        <w:numPr>
          <w:ilvl w:val="0"/>
          <w:numId w:val="5"/>
        </w:numPr>
        <w:ind w:left="360"/>
        <w:jc w:val="both"/>
        <w:rPr>
          <w:ins w:id="48" w:author="Nick Bernal [2]" w:date="2026-08-03T22:17:00Z" w16du:dateUtc="2026-08-04T02:17:00Z"/>
          <w:rFonts w:ascii="Aptos" w:hAnsi="Aptos" w:cs="Calibri"/>
          <w:b/>
          <w:bCs/>
          <w:sz w:val="20"/>
          <w:szCs w:val="20"/>
          <w:u w:val="single"/>
        </w:rPr>
      </w:pPr>
      <w:ins w:id="49" w:author="Nick Bernal [2]" w:date="2026-08-03T22:17:00Z" w16du:dateUtc="2026-08-04T02:17:00Z">
        <w:r w:rsidRPr="007D6815">
          <w:rPr>
            <w:rFonts w:ascii="Aptos" w:hAnsi="Aptos" w:cs="Calibri"/>
            <w:b/>
            <w:bCs/>
            <w:sz w:val="20"/>
            <w:szCs w:val="20"/>
            <w:u w:val="single"/>
          </w:rPr>
          <w:t>THREE</w:t>
        </w:r>
      </w:ins>
    </w:p>
    <w:p w14:paraId="31F99547" w14:textId="77777777" w:rsidR="005303AD" w:rsidRPr="00892709" w:rsidRDefault="005303AD" w:rsidP="005303AD">
      <w:pPr>
        <w:jc w:val="both"/>
        <w:rPr>
          <w:ins w:id="50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4EE088FA" w14:textId="77777777" w:rsidR="005303AD" w:rsidRPr="00892709" w:rsidRDefault="005303AD" w:rsidP="005303AD">
      <w:pPr>
        <w:pStyle w:val="ListParagraph"/>
        <w:numPr>
          <w:ilvl w:val="1"/>
          <w:numId w:val="5"/>
        </w:numPr>
        <w:ind w:left="360" w:firstLine="0"/>
        <w:jc w:val="both"/>
        <w:rPr>
          <w:ins w:id="51" w:author="Nick Bernal [2]" w:date="2026-08-03T22:17:00Z" w16du:dateUtc="2026-08-04T02:17:00Z"/>
          <w:rFonts w:ascii="Aptos" w:hAnsi="Aptos" w:cs="Calibri"/>
          <w:sz w:val="20"/>
          <w:szCs w:val="20"/>
        </w:rPr>
      </w:pPr>
      <w:ins w:id="52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a</w:t>
        </w:r>
      </w:ins>
    </w:p>
    <w:p w14:paraId="16F3C3E7" w14:textId="77777777" w:rsidR="005303AD" w:rsidRPr="00892709" w:rsidRDefault="005303AD" w:rsidP="005303AD">
      <w:pPr>
        <w:jc w:val="both"/>
        <w:rPr>
          <w:ins w:id="53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20AF29AB" w14:textId="77777777" w:rsidR="005303AD" w:rsidRPr="00892709" w:rsidRDefault="005303AD" w:rsidP="005303AD">
      <w:pPr>
        <w:pStyle w:val="ListParagraph"/>
        <w:ind w:left="360" w:firstLine="648"/>
        <w:jc w:val="both"/>
        <w:rPr>
          <w:ins w:id="54" w:author="Nick Bernal [2]" w:date="2026-08-03T22:17:00Z" w16du:dateUtc="2026-08-04T02:17:00Z"/>
          <w:rFonts w:ascii="Aptos" w:hAnsi="Aptos" w:cs="Calibri"/>
          <w:sz w:val="20"/>
          <w:szCs w:val="20"/>
        </w:rPr>
      </w:pPr>
      <w:ins w:id="55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Indented break</w:t>
        </w:r>
      </w:ins>
    </w:p>
    <w:p w14:paraId="7ADE5A29" w14:textId="77777777" w:rsidR="005303AD" w:rsidRPr="00892709" w:rsidRDefault="005303AD" w:rsidP="005303AD">
      <w:pPr>
        <w:jc w:val="both"/>
        <w:rPr>
          <w:ins w:id="56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3F35DD51" w14:textId="77777777" w:rsidR="005303AD" w:rsidRPr="00812A68" w:rsidRDefault="005303AD" w:rsidP="005303AD">
      <w:pPr>
        <w:pStyle w:val="ListParagraph"/>
        <w:numPr>
          <w:ilvl w:val="1"/>
          <w:numId w:val="5"/>
        </w:numPr>
        <w:ind w:left="360" w:firstLine="0"/>
        <w:jc w:val="both"/>
        <w:rPr>
          <w:ins w:id="57" w:author="Nick Bernal [2]" w:date="2026-08-03T22:17:00Z" w16du:dateUtc="2026-08-04T02:17:00Z"/>
          <w:rFonts w:ascii="Aptos" w:hAnsi="Aptos" w:cs="Calibri"/>
          <w:sz w:val="20"/>
          <w:szCs w:val="20"/>
        </w:rPr>
      </w:pPr>
      <w:ins w:id="58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b</w:t>
        </w:r>
      </w:ins>
    </w:p>
    <w:p w14:paraId="10784106" w14:textId="77777777" w:rsidR="005303AD" w:rsidRPr="00892709" w:rsidRDefault="005303AD" w:rsidP="005303AD">
      <w:pPr>
        <w:jc w:val="both"/>
        <w:rPr>
          <w:ins w:id="59" w:author="Nick Bernal [2]" w:date="2026-08-03T22:17:00Z" w16du:dateUtc="2026-08-04T02:17:00Z"/>
          <w:rFonts w:ascii="Aptos" w:hAnsi="Aptos" w:cs="Calibri"/>
          <w:sz w:val="20"/>
          <w:szCs w:val="20"/>
          <w:highlight w:val="green"/>
        </w:rPr>
      </w:pPr>
    </w:p>
    <w:p w14:paraId="1DE301E6" w14:textId="4B2287FD" w:rsidR="005303AD" w:rsidRPr="00D96B7B" w:rsidRDefault="00D96B7B" w:rsidP="00AF0F7A">
      <w:pPr>
        <w:pStyle w:val="ListParagraph"/>
        <w:numPr>
          <w:ilvl w:val="1"/>
          <w:numId w:val="5"/>
        </w:numPr>
        <w:ind w:left="360" w:firstLine="0"/>
        <w:jc w:val="both"/>
        <w:rPr>
          <w:ins w:id="60" w:author="Nick Bernal [2]" w:date="2026-08-03T22:17:00Z" w16du:dateUtc="2026-08-04T02:17:00Z"/>
          <w:rFonts w:ascii="Aptos" w:hAnsi="Aptos" w:cs="Calibri"/>
          <w:b/>
          <w:bCs/>
          <w:sz w:val="20"/>
          <w:szCs w:val="20"/>
          <w:u w:val="single"/>
        </w:rPr>
      </w:pPr>
      <w:ins w:id="61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c</w:t>
        </w:r>
      </w:ins>
    </w:p>
    <w:p w14:paraId="26344314" w14:textId="77777777" w:rsidR="00D96B7B" w:rsidRPr="00D96B7B" w:rsidRDefault="00D96B7B" w:rsidP="00D96B7B">
      <w:pPr>
        <w:jc w:val="both"/>
        <w:rPr>
          <w:ins w:id="62" w:author="Nick Bernal [2]" w:date="2026-08-03T22:17:00Z" w16du:dateUtc="2026-08-04T02:17:00Z"/>
          <w:rFonts w:ascii="Aptos" w:hAnsi="Aptos" w:cs="Calibri"/>
          <w:b/>
          <w:bCs/>
          <w:sz w:val="20"/>
          <w:szCs w:val="20"/>
          <w:u w:val="single"/>
        </w:rPr>
      </w:pPr>
    </w:p>
    <w:p w14:paraId="58DA0A24" w14:textId="7C459707" w:rsidR="005303AD" w:rsidRPr="005303AD" w:rsidRDefault="005303AD" w:rsidP="005303AD">
      <w:pPr>
        <w:pStyle w:val="ListParagraph"/>
        <w:numPr>
          <w:ilvl w:val="0"/>
          <w:numId w:val="5"/>
        </w:numPr>
        <w:ind w:left="360"/>
        <w:jc w:val="both"/>
        <w:rPr>
          <w:ins w:id="63" w:author="Nick Bernal [2]" w:date="2026-08-03T22:17:00Z" w16du:dateUtc="2026-08-04T02:17:00Z"/>
          <w:rFonts w:ascii="Aptos" w:hAnsi="Aptos" w:cs="Calibri"/>
          <w:b/>
          <w:bCs/>
          <w:sz w:val="20"/>
          <w:szCs w:val="20"/>
          <w:u w:val="single"/>
        </w:rPr>
      </w:pPr>
      <w:ins w:id="64" w:author="Nick Bernal [2]" w:date="2026-08-03T22:17:00Z" w16du:dateUtc="2026-08-04T02:17:00Z">
        <w:r>
          <w:rPr>
            <w:rFonts w:ascii="Aptos" w:hAnsi="Aptos" w:cs="Calibri"/>
            <w:sz w:val="20"/>
            <w:szCs w:val="20"/>
          </w:rPr>
          <w:t>FOUR</w:t>
        </w:r>
      </w:ins>
    </w:p>
    <w:p w14:paraId="2B4D793F" w14:textId="77777777" w:rsidR="005303AD" w:rsidRPr="003B55D2" w:rsidRDefault="005303AD" w:rsidP="005303AD">
      <w:pPr>
        <w:jc w:val="both"/>
        <w:rPr>
          <w:ins w:id="65" w:author="Nick Bernal [2]" w:date="2026-08-03T22:17:00Z" w16du:dateUtc="2026-08-04T02:17:00Z"/>
          <w:rFonts w:ascii="Aptos" w:hAnsi="Aptos" w:cs="Calibri"/>
          <w:sz w:val="20"/>
          <w:szCs w:val="20"/>
        </w:rPr>
      </w:pPr>
    </w:p>
    <w:p w14:paraId="17E9693C" w14:textId="78034D79" w:rsidR="003C58BC" w:rsidRPr="005303AD" w:rsidRDefault="002A40D3" w:rsidP="005303AD">
      <w:pPr>
        <w:jc w:val="both"/>
        <w:rPr>
          <w:rFonts w:ascii="Aptos" w:hAnsi="Aptos"/>
          <w:sz w:val="20"/>
          <w:rPrChange w:id="66" w:author="Nick Bernal [2]" w:date="2026-08-03T22:17:00Z" w16du:dateUtc="2026-08-04T02:17:00Z">
            <w:rPr/>
          </w:rPrChange>
        </w:rPr>
        <w:pPrChange w:id="67" w:author="Nick Bernal [2]" w:date="2026-08-03T22:17:00Z" w16du:dateUtc="2026-08-04T02:17:00Z">
          <w:pPr/>
        </w:pPrChange>
      </w:pPr>
      <w:commentRangeStart w:id="68"/>
      <w:del w:id="69" w:author="Nick Bernal [2]" w:date="2026-08-03T22:17:00Z" w16du:dateUtc="2026-08-04T02:17:00Z">
        <w:r>
          <w:delText>My comment</w:delText>
        </w:r>
      </w:del>
      <w:commentRangeEnd w:id="68"/>
      <w:ins w:id="70" w:author="Nick Bernal [2]" w:date="2026-08-03T22:17:00Z" w16du:dateUtc="2026-08-04T02:17:00Z">
        <w:r w:rsidRPr="005303AD">
          <w:rPr>
            <w:rStyle w:val="CommentReference"/>
            <w:rFonts w:ascii="Aptos" w:hAnsi="Aptos"/>
            <w:sz w:val="20"/>
            <w:szCs w:val="24"/>
            <w:rPrChange w:id="71" w:author="Nick Bernal [2]" w:date="2026-08-03T22:17:00Z" w16du:dateUtc="2026-08-04T02:17:00Z">
              <w:rPr>
                <w:rStyle w:val="CommentReference"/>
                <w:sz w:val="24"/>
                <w:szCs w:val="24"/>
              </w:rPr>
            </w:rPrChange>
          </w:rPr>
          <w:commentReference w:id="68"/>
        </w:r>
      </w:ins>
    </w:p>
    <w:sectPr w:rsidR="003C58BC" w:rsidRPr="005303AD" w:rsidSect="00E86DC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87" w:author="Nick Bernal [2]" w:date="2026-08-03T22:17:00Z" w16du:dateUtc="2026-08-04T02:17:00Z">
        <w:sectPr w:rsidR="003C58BC" w:rsidRPr="005303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1DDC" w16cid:durableId="6E58F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09DB" w14:textId="77777777" w:rsidR="00090CB4" w:rsidRDefault="00090CB4">
      <w:pPr>
        <w:pPrChange w:id="23" w:author="Nick Bernal [2]" w:date="2026-08-03T22:17:00Z" w16du:dateUtc="2026-08-04T02:17:00Z">
          <w:pPr/>
        </w:pPrChange>
      </w:pPr>
      <w:r>
        <w:separator/>
      </w:r>
    </w:p>
  </w:endnote>
  <w:endnote w:type="continuationSeparator" w:id="0">
    <w:p w14:paraId="5C8FC2F7" w14:textId="77777777" w:rsidR="00090CB4" w:rsidRDefault="00090CB4">
      <w:pPr>
        <w:pPrChange w:id="24" w:author="Nick Bernal [2]" w:date="2026-08-03T22:17:00Z" w16du:dateUtc="2026-08-04T02:1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5ABB" w14:textId="77777777" w:rsidR="00D41500" w:rsidRDefault="001B54A4">
    <w:pPr>
      <w:pStyle w:val="DocID"/>
      <w:pPrChange w:id="73" w:author="Nick Bernal [2]" w:date="2026-08-03T22:17:00Z" w16du:dateUtc="2026-08-04T02:17:00Z">
        <w:pPr>
          <w:pStyle w:val="Footer"/>
        </w:pPr>
      </w:pPrChange>
    </w:pPr>
    <w:ins w:id="74" w:author="Nick Bernal [2]" w:date="2026-08-03T22:17:00Z" w16du:dateUtc="2026-08-04T02:17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jc w:val="center"/>
      <w:rPr>
        <w:ins w:id="75" w:author="Nick Bernal [2]" w:date="2026-08-03T22:17:00Z" w16du:dateUtc="2026-08-04T02:17:00Z"/>
        <w:rFonts w:ascii="Calibri" w:eastAsia="Calibri" w:hAnsi="Calibri" w:cs="Arial"/>
        <w:color w:val="7F7F7F"/>
        <w:sz w:val="18"/>
        <w:szCs w:val="18"/>
      </w:rPr>
    </w:pPr>
    <w:ins w:id="76" w:author="Nick Bernal [2]" w:date="2026-08-03T22:17:00Z" w16du:dateUtc="2026-08-04T02:17:00Z">
      <w:r w:rsidRPr="009B183E"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jc w:val="center"/>
      <w:rPr>
        <w:ins w:id="77" w:author="Nick Bernal [2]" w:date="2026-08-03T22:17:00Z" w16du:dateUtc="2026-08-04T02:17:00Z"/>
        <w:rFonts w:ascii="Calibri" w:eastAsia="Calibri" w:hAnsi="Calibri" w:cs="Times New Roman"/>
      </w:rPr>
    </w:pPr>
    <w:ins w:id="78" w:author="Nick Bernal [2]" w:date="2026-08-03T22:17:00Z" w16du:dateUtc="2026-08-04T02:17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79" w:author="Nick Bernal [2]" w:date="2026-08-03T22:17:00Z" w16du:dateUtc="2026-08-04T02:17:00Z"/>
        <w:rFonts w:ascii="Brandon Grotesque Black" w:hAnsi="Brandon Grotesque Black"/>
        <w:caps/>
        <w:noProof/>
        <w:sz w:val="20"/>
        <w:szCs w:val="20"/>
      </w:rPr>
    </w:pPr>
    <w:ins w:id="80" w:author="Nick Bernal [2]" w:date="2026-08-03T22:17:00Z" w16du:dateUtc="2026-08-04T02:17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81" w:author="Nick Bernal [2]" w:date="2026-08-03T22:17:00Z" w16du:dateUtc="2026-08-04T02:17:00Z"/>
      </w:rPr>
    </w:pPr>
    <w:ins w:id="82" w:author="Nick Bernal [2]" w:date="2026-08-03T22:17:00Z" w16du:dateUtc="2026-08-04T02:17:00Z">
      <w:r>
        <w:tab/>
      </w:r>
    </w:ins>
  </w:p>
  <w:p w14:paraId="64D7C275" w14:textId="77777777" w:rsidR="00D41500" w:rsidRDefault="00D41500">
    <w:pPr>
      <w:pStyle w:val="DocID"/>
      <w:pPrChange w:id="83" w:author="Nick Bernal [2]" w:date="2026-08-03T22:17:00Z" w16du:dateUtc="2026-08-04T02:1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A2F6" w14:textId="77777777" w:rsidR="00D41500" w:rsidRDefault="001B54A4">
    <w:pPr>
      <w:pStyle w:val="DocID"/>
      <w:pPrChange w:id="85" w:author="Nick Bernal [2]" w:date="2026-08-03T22:17:00Z" w16du:dateUtc="2026-08-04T02:17:00Z">
        <w:pPr>
          <w:pStyle w:val="Footer"/>
        </w:pPr>
      </w:pPrChange>
    </w:pPr>
    <w:ins w:id="86" w:author="Nick Bernal [2]" w:date="2026-08-03T22:17:00Z" w16du:dateUtc="2026-08-04T02:17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57FA2" w14:textId="77777777" w:rsidR="00090CB4" w:rsidRDefault="00090CB4">
      <w:pPr>
        <w:pPrChange w:id="21" w:author="Nick Bernal [2]" w:date="2026-08-03T22:17:00Z" w16du:dateUtc="2026-08-04T02:17:00Z">
          <w:pPr/>
        </w:pPrChange>
      </w:pPr>
      <w:r>
        <w:separator/>
      </w:r>
    </w:p>
  </w:footnote>
  <w:footnote w:type="continuationSeparator" w:id="0">
    <w:p w14:paraId="1BFDB77A" w14:textId="77777777" w:rsidR="00090CB4" w:rsidRDefault="00090CB4">
      <w:pPr>
        <w:pPrChange w:id="22" w:author="Nick Bernal [2]" w:date="2026-08-03T22:17:00Z" w16du:dateUtc="2026-08-04T02:1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15D9C" w14:textId="77777777" w:rsidR="00D41500" w:rsidRDefault="00090CB4">
    <w:pPr>
      <w:pStyle w:val="Header"/>
    </w:pPr>
    <w:ins w:id="72" w:author="Nick Bernal [2]" w:date="2026-08-03T22:17:00Z" w16du:dateUtc="2026-08-04T02:1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E3FB0" w14:textId="77777777" w:rsidR="00D41500" w:rsidRDefault="00D41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5D5D" w14:textId="77777777" w:rsidR="00D41500" w:rsidRDefault="00090CB4">
    <w:pPr>
      <w:pStyle w:val="Header"/>
    </w:pPr>
    <w:ins w:id="84" w:author="Nick Bernal [2]" w:date="2026-08-03T22:17:00Z" w16du:dateUtc="2026-08-04T02:1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0CB4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7F4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0D3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0F1B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1D14"/>
    <w:rsid w:val="003C22FE"/>
    <w:rsid w:val="003C49CB"/>
    <w:rsid w:val="003C5219"/>
    <w:rsid w:val="003C58BC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61C7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6C71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150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1EE1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/>
      <w:outlineLvl w:val="0"/>
      <w:pPrChange w:id="0" w:author="Nick Bernal [2]" w:date="2026-08-03T22:17:00Z">
        <w:pPr>
          <w:keepNext/>
          <w:keepLines/>
          <w:spacing w:before="360" w:after="80"/>
          <w:outlineLvl w:val="0"/>
        </w:pPr>
      </w:pPrChange>
    </w:pPr>
    <w:rPr>
      <w:rFonts w:ascii="Arial" w:eastAsia="Times New Roman" w:hAnsi="Arial" w:cs="Arial"/>
      <w:b/>
      <w:bCs/>
      <w:kern w:val="0"/>
      <w:sz w:val="32"/>
      <w:szCs w:val="32"/>
      <w14:ligatures w14:val="none"/>
      <w:rPrChange w:id="0" w:author="Nick Bernal [2]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="Arial" w:eastAsia="Times New Roman" w:hAnsi="Arial" w:cs="Arial"/>
      <w:b/>
      <w:bCs/>
      <w:kern w:val="0"/>
      <w:sz w:val="32"/>
      <w:szCs w:val="32"/>
      <w:shd w:val="clear" w:color="auto" w:fill="FFFFFF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/>
      <w:pPrChange w:id="1" w:author="Nick Bernal [2]" w:date="2026-08-03T22:17:00Z">
        <w:pPr/>
      </w:pPrChange>
    </w:pPr>
    <w:rPr>
      <w:sz w:val="20"/>
      <w:szCs w:val="20"/>
      <w:rPrChange w:id="1" w:author="Nick Bernal [2]" w:date="2026-08-03T22:17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  <w:pPrChange w:id="2" w:author="Nick Bernal [2]" w:date="2026-08-03T22:17:00Z">
        <w:pPr>
          <w:spacing w:after="160"/>
        </w:pPr>
      </w:pPrChange>
    </w:pPr>
    <w:rPr>
      <w:b/>
      <w:bCs/>
      <w:kern w:val="0"/>
      <w14:ligatures w14:val="none"/>
      <w:rPrChange w:id="2" w:author="Nick Bernal [2]" w:date="2026-08-03T22:17:00Z">
        <w:rPr>
          <w:rFonts w:asciiTheme="minorHAnsi" w:eastAsiaTheme="minorHAnsi" w:hAnsiTheme="minorHAnsi" w:cstheme="minorBidi"/>
          <w:b/>
          <w:bCs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pPrChange w:id="3" w:author="Nick Bernal [2]" w:date="2026-08-03T22:17:00Z">
        <w:pPr/>
      </w:pPrChange>
    </w:pPr>
    <w:rPr>
      <w:rFonts w:ascii="Tahoma" w:hAnsi="Tahoma" w:cs="Tahoma"/>
      <w:kern w:val="0"/>
      <w:sz w:val="16"/>
      <w:szCs w:val="16"/>
      <w14:ligatures w14:val="none"/>
      <w:rPrChange w:id="3" w:author="Nick Bernal [2]" w:date="2026-08-03T22:17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500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pPrChange w:id="4" w:author="Nick Bernal [2]" w:date="2026-08-03T22:17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4" w:author="Nick Bernal [2]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4150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pPrChange w:id="5" w:author="Nick Bernal [2]" w:date="2026-08-03T22:17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5" w:author="Nick Bernal [2]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41500"/>
    <w:rPr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D41500"/>
  </w:style>
  <w:style w:type="character" w:styleId="Hyperlink">
    <w:name w:val="Hyperlink"/>
    <w:basedOn w:val="DefaultParagraphFont"/>
    <w:uiPriority w:val="99"/>
    <w:unhideWhenUsed/>
    <w:rsid w:val="00D41500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/>
      <w:pPrChange w:id="6" w:author="Nick Bernal [2]" w:date="2026-08-03T22:17:00Z">
        <w:pPr>
          <w:spacing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6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4150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pPrChange w:id="7" w:author="Nick Bernal [2]" w:date="2026-08-03T22:17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200" w:line="276" w:lineRule="auto"/>
        </w:pPr>
      </w:pPrChange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  <w:rPrChange w:id="7" w:author="Nick Bernal [2]" w:date="2026-08-03T22:17:00Z">
        <w:rPr>
          <w:rFonts w:ascii="Calibri" w:eastAsia="Arial Unicode MS" w:hAnsi="Calibri" w:cs="Arial Unicode MS"/>
          <w:color w:val="000000"/>
          <w:sz w:val="22"/>
          <w:szCs w:val="22"/>
          <w:u w:color="000000"/>
          <w:bdr w:val="nil"/>
          <w:lang w:val="en-US" w:eastAsia="en-US" w:bidi="ar-SA"/>
        </w:rPr>
      </w:rPrChange>
    </w:rPr>
  </w:style>
  <w:style w:type="numbering" w:customStyle="1" w:styleId="ImportedStyle3">
    <w:name w:val="Imported Style 3"/>
    <w:rsid w:val="00D41500"/>
    <w:pPr>
      <w:numPr>
        <w:numId w:val="1"/>
      </w:numPr>
    </w:pPr>
  </w:style>
  <w:style w:type="numbering" w:customStyle="1" w:styleId="ImportedStyle7">
    <w:name w:val="Imported Style 7"/>
    <w:rsid w:val="00D41500"/>
    <w:pPr>
      <w:numPr>
        <w:numId w:val="2"/>
      </w:numPr>
    </w:pPr>
  </w:style>
  <w:style w:type="table" w:styleId="TableGrid">
    <w:name w:val="Table Grid"/>
    <w:basedOn w:val="TableNormal"/>
    <w:uiPriority w:val="59"/>
    <w:rsid w:val="00D4150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8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8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/>
      <w:pPrChange w:id="9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after="480"/>
        </w:pPr>
      </w:pPrChange>
    </w:pPr>
    <w:rPr>
      <w:rFonts w:ascii="Times New Roman" w:eastAsia="Times New Roman" w:hAnsi="Times New Roman" w:cs="Times New Roman"/>
      <w:kern w:val="0"/>
      <w14:ligatures w14:val="none"/>
      <w:rPrChange w:id="9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10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0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/>
      <w:pPrChange w:id="11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before="480"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1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/>
      <w:pPrChange w:id="12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after="9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2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pPrChange w:id="13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3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/>
      <w:ind w:left="1440" w:hanging="1440"/>
      <w:pPrChange w:id="14" w:author="Nick Bernal [2]" w:date="2026-08-03T22:17:00Z">
        <w:pPr>
          <w:widowControl w:val="0"/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before="240" w:after="240"/>
          <w:ind w:left="1440" w:hanging="14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4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styleId="PageNumber">
    <w:name w:val="page number"/>
    <w:uiPriority w:val="99"/>
    <w:rsid w:val="00D41500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15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5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/>
      <w:ind w:left="1800"/>
      <w:pPrChange w:id="16" w:author="Nick Bernal [2]" w:date="2026-08-03T22:17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6" w:author="Nick Bernal [2]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D41500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pPrChange w:id="17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nsolas" w:eastAsia="Times New Roman" w:hAnsi="Consolas" w:cs="Consolas"/>
      <w:kern w:val="0"/>
      <w:sz w:val="21"/>
      <w:szCs w:val="21"/>
      <w14:ligatures w14:val="none"/>
      <w:rPrChange w:id="17" w:author="Nick Bernal [2]" w:date="2026-08-03T22:17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D41500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  <w:pPrChange w:id="18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line="280" w:lineRule="atLeast"/>
          <w:jc w:val="both"/>
        </w:pPr>
      </w:pPrChange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  <w:rPrChange w:id="18" w:author="Nick Bernal [2]" w:date="2026-08-03T22:17:00Z">
        <w:rPr>
          <w:color w:val="454849"/>
          <w:spacing w:val="15"/>
          <w:lang w:val="en-US" w:eastAsia="en-US" w:bidi="ar-SA"/>
        </w:rPr>
      </w:rPrChange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/>
      <w:ind w:left="360"/>
      <w:pPrChange w:id="19" w:author="Nick Bernal [2]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after="120"/>
          <w:ind w:left="360"/>
        </w:pPr>
      </w:pPrChange>
    </w:pPr>
    <w:rPr>
      <w:rFonts w:ascii="Times New Roman" w:eastAsia="Times New Roman" w:hAnsi="Times New Roman" w:cs="Times New Roman"/>
      <w:kern w:val="0"/>
      <w:sz w:val="16"/>
      <w:szCs w:val="16"/>
      <w14:ligatures w14:val="none"/>
      <w:rPrChange w:id="19" w:author="Nick Bernal [2]" w:date="2026-08-03T22:17:00Z">
        <w:rPr>
          <w:sz w:val="16"/>
          <w:szCs w:val="16"/>
          <w:lang w:val="en-US" w:eastAsia="en-US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41500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D41500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D41500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D41500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D41500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D41500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pPrChange w:id="20" w:author="Nick Bernal [2]" w:date="2026-08-03T22:17:00Z">
        <w:pPr/>
      </w:pPrChange>
    </w:pPr>
    <w:rPr>
      <w:kern w:val="0"/>
      <w:sz w:val="22"/>
      <w:szCs w:val="22"/>
      <w14:ligatures w14:val="none"/>
      <w:rPrChange w:id="20" w:author="Nick Bernal [2]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UnresolvedMention">
    <w:name w:val="Unresolved Mention"/>
    <w:basedOn w:val="DefaultParagraphFont"/>
    <w:uiPriority w:val="99"/>
    <w:rsid w:val="00D4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D31AEB-D80E-4949-8F76-539C3DAED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2024-08-13T00:12:00Z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