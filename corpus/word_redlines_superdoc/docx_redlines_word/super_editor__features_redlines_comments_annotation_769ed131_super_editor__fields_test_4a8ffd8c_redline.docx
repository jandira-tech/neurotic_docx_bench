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0F56" w14:textId="77777777" w:rsidR="00191F8E" w:rsidRDefault="00191F8E" w:rsidP="00191F8E">
      <w:pPr>
        <w:spacing w:after="120" w:line="276" w:lineRule="auto"/>
        <w:rPr>
          <w:ins w:id="10" w:author="Nick Bernal" w:date="2026-08-03T22:18:00Z" w16du:dateUtc="2026-08-04T02:18:00Z"/>
        </w:rPr>
      </w:pPr>
      <w:ins w:id="11" w:author="Nick Bernal" w:date="2026-08-03T22:18:00Z" w16du:dateUtc="2026-08-04T02:18:00Z">
        <w:r>
          <w:rPr>
            <w:rFonts w:eastAsia="Arial" w:cs="Arial"/>
            <w:b/>
            <w:sz w:val="18"/>
          </w:rPr>
          <w:t>Field: </w:t>
        </w:r>
        <w:r>
          <w:rPr>
            <w:rFonts w:eastAsia="Arial" w:cs="Arial"/>
            <w:sz w:val="18"/>
          </w:rPr>
          <w:t>Basic text ("something") </w:t>
        </w:r>
      </w:ins>
    </w:p>
    <w:p w14:paraId="7C2FAFC1" w14:textId="1676844A" w:rsidR="00191F8E" w:rsidRDefault="00191F8E" w:rsidP="00191F8E">
      <w:pPr>
        <w:spacing w:line="276" w:lineRule="auto"/>
        <w:ind w:right="-30"/>
        <w:rPr>
          <w:ins w:id="12" w:author="Nick Bernal" w:date="2026-08-03T22:18:00Z" w16du:dateUtc="2026-08-04T02:18:00Z"/>
          <w:rFonts w:eastAsia="Arial" w:cs="Arial"/>
          <w:sz w:val="18"/>
        </w:rPr>
      </w:pPr>
      <w:ins w:id="13" w:author="Nick Bernal" w:date="2026-08-03T22:18:00Z" w16du:dateUtc="2026-08-04T02:18:00Z">
        <w:r>
          <w:rPr>
            <w:rFonts w:eastAsia="Arial" w:cs="Arial"/>
            <w:b/>
            <w:sz w:val="18"/>
          </w:rPr>
          <w:t>Product: </w:t>
        </w:r>
        <w:r>
          <w:rPr>
            <w:rFonts w:eastAsia="Arial" w:cs="Arial"/>
            <w:sz w:val="18"/>
          </w:rPr>
          <w:t>cool product (“Product”)</w:t>
        </w:r>
      </w:ins>
    </w:p>
    <w:p w14:paraId="734F31CB" w14:textId="77777777" w:rsidR="00191F8E" w:rsidRDefault="00191F8E" w:rsidP="00191F8E">
      <w:pPr>
        <w:spacing w:line="276" w:lineRule="auto"/>
        <w:ind w:right="-30"/>
        <w:rPr>
          <w:ins w:id="14" w:author="Nick Bernal" w:date="2026-08-03T22:18:00Z" w16du:dateUtc="2026-08-04T02:18:00Z"/>
          <w:rFonts w:eastAsia="Arial" w:cs="Arial"/>
          <w:sz w:val="18"/>
        </w:rPr>
      </w:pPr>
    </w:p>
    <w:p w14:paraId="75684CED" w14:textId="34708AF7" w:rsidR="00CF6B2F" w:rsidRDefault="00191F8E">
      <w:pPr>
        <w:rPr>
          <w:del w:id="15" w:author="Nick Bernal" w:date="2026-08-03T22:18:00Z" w16du:dateUtc="2026-08-04T02:18:00Z"/>
        </w:rPr>
      </w:pPr>
      <w:ins w:id="16" w:author="Nick Bernal" w:date="2026-08-03T22:18:00Z" w16du:dateUtc="2026-08-04T02:18:00Z">
        <w:r>
          <w:rPr>
            <w:rFonts w:eastAsia="Arial" w:cs="Arial"/>
            <w:sz w:val="18"/>
          </w:rPr>
          <w:t>html input type</w:t>
        </w:r>
      </w:ins>
      <w:del w:id="17" w:author="Nick Bernal" w:date="2026-08-03T22:18:00Z" w16du:dateUtc="2026-08-04T02:18:00Z">
        <w:r w:rsidR="00D3710A">
          <w:delText>Oftentimes you might want to suggest a little or sometimes you want to suggest a lot of things.</w:delText>
        </w:r>
      </w:del>
    </w:p>
    <w:p w14:paraId="3D5C1908" w14:textId="77777777" w:rsidR="00CF6B2F" w:rsidRDefault="00CF6B2F">
      <w:pPr>
        <w:rPr>
          <w:del w:id="18" w:author="Nick Bernal" w:date="2026-08-03T22:18:00Z" w16du:dateUtc="2026-08-04T02:18:00Z"/>
        </w:rPr>
      </w:pPr>
    </w:p>
    <w:p w14:paraId="11392831" w14:textId="77777777" w:rsidR="00CF6B2F" w:rsidRDefault="00CF6B2F">
      <w:pPr>
        <w:rPr>
          <w:del w:id="19" w:author="Nick Bernal" w:date="2026-08-03T22:18:00Z" w16du:dateUtc="2026-08-04T02:18:00Z"/>
        </w:rPr>
      </w:pPr>
    </w:p>
    <w:p w14:paraId="58C7A2EF" w14:textId="77777777" w:rsidR="00CF6B2F" w:rsidRDefault="00CF6B2F">
      <w:pPr>
        <w:rPr>
          <w:del w:id="20" w:author="Nick Bernal" w:date="2026-08-03T22:18:00Z" w16du:dateUtc="2026-08-04T02:18:00Z"/>
        </w:rPr>
      </w:pPr>
    </w:p>
    <w:p w14:paraId="7DC2A16F" w14:textId="77777777" w:rsidR="00CF6B2F" w:rsidRDefault="00D3710A">
      <w:pPr>
        <w:rPr>
          <w:del w:id="21" w:author="Nick Bernal" w:date="2026-08-03T22:18:00Z" w16du:dateUtc="2026-08-04T02:18:00Z"/>
        </w:rPr>
      </w:pPr>
      <w:del w:id="22" w:author="Nick Bernal" w:date="2026-08-03T22:18:00Z" w16du:dateUtc="2026-08-04T02:18:00Z">
        <w:r>
          <w:br/>
          <w:delText>Or just leave a comment.</w:delText>
        </w:r>
      </w:del>
    </w:p>
    <w:p w14:paraId="2EB80DC5" w14:textId="77777777" w:rsidR="00CF6B2F" w:rsidRDefault="00CF6B2F">
      <w:pPr>
        <w:rPr>
          <w:del w:id="23" w:author="Nick Bernal" w:date="2026-08-03T22:18:00Z" w16du:dateUtc="2026-08-04T02:18:00Z"/>
        </w:rPr>
      </w:pPr>
    </w:p>
    <w:p w14:paraId="65F50E5D" w14:textId="77777777" w:rsidR="00CF6B2F" w:rsidRDefault="00D3710A" w:rsidP="00191F8E">
      <w:pPr>
        <w:spacing w:line="276" w:lineRule="auto"/>
        <w:pPrChange w:id="24" w:author="Nick Bernal" w:date="2026-08-03T22:18:00Z" w16du:dateUtc="2026-08-04T02:18:00Z">
          <w:pPr/>
        </w:pPrChange>
      </w:pPr>
      <w:del w:id="25" w:author="Nick Bernal" w:date="2026-08-03T22:18:00Z" w16du:dateUtc="2026-08-04T02:18:00Z">
        <w:r>
          <w:delText>Or an entirely new sentence.</w:delText>
        </w:r>
      </w:del>
    </w:p>
    <w:sectPr w:rsidR="00CF6B2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B396" w14:textId="77777777" w:rsidR="004840D8" w:rsidRDefault="004840D8">
      <w:r>
        <w:separator/>
      </w:r>
    </w:p>
  </w:endnote>
  <w:endnote w:type="continuationSeparator" w:id="0">
    <w:p w14:paraId="47C1215B" w14:textId="77777777" w:rsidR="004840D8" w:rsidRDefault="00484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FA77" w14:textId="77777777" w:rsidR="00CF6B2F" w:rsidRDefault="00CF6B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AB116" w14:textId="77777777" w:rsidR="004840D8" w:rsidRDefault="004840D8">
      <w:r>
        <w:separator/>
      </w:r>
    </w:p>
  </w:footnote>
  <w:footnote w:type="continuationSeparator" w:id="0">
    <w:p w14:paraId="6A2405E2" w14:textId="77777777" w:rsidR="004840D8" w:rsidRDefault="00484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F0C9" w14:textId="77777777" w:rsidR="00CF6B2F" w:rsidRDefault="00CF6B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2"/>
  </w:num>
  <w:num w:numId="3" w16cid:durableId="1788812440">
    <w:abstractNumId w:val="3"/>
  </w:num>
  <w:num w:numId="4" w16cid:durableId="21312439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0A"/>
    <w:rsid w:val="00191F8E"/>
    <w:rsid w:val="00233D7B"/>
    <w:rsid w:val="002B1C2A"/>
    <w:rsid w:val="003104CE"/>
    <w:rsid w:val="00360F1B"/>
    <w:rsid w:val="003A4303"/>
    <w:rsid w:val="003C1D14"/>
    <w:rsid w:val="003C58BC"/>
    <w:rsid w:val="00422FC1"/>
    <w:rsid w:val="004840D8"/>
    <w:rsid w:val="0049461A"/>
    <w:rsid w:val="005B022D"/>
    <w:rsid w:val="005F37EB"/>
    <w:rsid w:val="00652E45"/>
    <w:rsid w:val="00704BE4"/>
    <w:rsid w:val="007A257B"/>
    <w:rsid w:val="009C0D82"/>
    <w:rsid w:val="00A6315B"/>
    <w:rsid w:val="00AB2838"/>
    <w:rsid w:val="00B10F57"/>
    <w:rsid w:val="00B321AA"/>
    <w:rsid w:val="00B620AF"/>
    <w:rsid w:val="00BB1758"/>
    <w:rsid w:val="00CC3C3F"/>
    <w:rsid w:val="00CE0D03"/>
    <w:rsid w:val="00CF6B2F"/>
    <w:rsid w:val="00D3710A"/>
    <w:rsid w:val="00EC277A"/>
    <w:rsid w:val="00F365A5"/>
    <w:rsid w:val="00F9209E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8206F50-FB6D-0D48-9428-58234AB7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0" w:author="Nick Bernal" w:date="2026-08-03T22:18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2F5496" w:themeColor="accent1" w:themeShade="BF"/>
      <w:rPrChange w:id="0" w:author="Nick Bernal" w:date="2026-08-03T22:18:00Z">
        <w:rPr>
          <w:rFonts w:ascii="Arial" w:eastAsiaTheme="majorEastAsia" w:hAnsi="Arial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1" w:author="Nick Bernal" w:date="2026-08-03T22:18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2F5496" w:themeColor="accent1" w:themeShade="BF"/>
      <w:rPrChange w:id="1" w:author="Nick Bernal" w:date="2026-08-03T22:18:00Z">
        <w:rPr>
          <w:rFonts w:ascii="Arial" w:eastAsiaTheme="majorEastAsia" w:hAnsi="Arial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2" w:author="Nick Bernal" w:date="2026-08-03T22:18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rPrChange w:id="2" w:author="Nick Bernal" w:date="2026-08-03T22:18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3" w:author="Nick Bernal" w:date="2026-08-03T22:18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rPrChange w:id="3" w:author="Nick Bernal" w:date="2026-08-03T22:18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4" w:author="Nick Bernal" w:date="2026-08-03T22:18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rPrChange w:id="4" w:author="Nick Bernal" w:date="2026-08-03T22:18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5" w:author="Nick Bernal" w:date="2026-08-03T22:18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rPrChange w:id="5" w:author="Nick Bernal" w:date="2026-08-03T22:18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3710A"/>
  </w:style>
  <w:style w:type="character" w:styleId="CommentReference">
    <w:name w:val="annotation reference"/>
    <w:basedOn w:val="DefaultParagraphFont"/>
    <w:uiPriority w:val="99"/>
    <w:semiHidden/>
    <w:unhideWhenUsed/>
    <w:rsid w:val="00D37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71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7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7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710A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6" w:author="Nick Bernal" w:date="2026-08-03T22:18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  <w:rPrChange w:id="6" w:author="Nick Bernal" w:date="2026-08-03T22:1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AA"/>
    <w:rPr>
      <w:rFonts w:ascii="Arial" w:eastAsiaTheme="majorEastAsia" w:hAnsi="Arial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AA"/>
    <w:rPr>
      <w:rFonts w:ascii="Arial" w:eastAsiaTheme="majorEastAsia" w:hAnsi="Arial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A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A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A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AA"/>
    <w:rPr>
      <w:rFonts w:ascii="Arial" w:eastAsiaTheme="majorEastAsia" w:hAnsi="Arial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B32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B32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321A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7" w:author="Nick Bernal" w:date="2026-08-03T22:18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7" w:author="Nick Bernal" w:date="2026-08-03T22:1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321AA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  <w:pPrChange w:id="8" w:author="Nick Bernal" w:date="2026-08-03T22:18:00Z">
        <w:pPr>
          <w:ind w:left="720"/>
          <w:contextualSpacing/>
        </w:pPr>
      </w:pPrChange>
    </w:pPr>
    <w:rPr>
      <w:rFonts w:ascii="Arial" w:hAnsi="Arial" w:cs="Times New Roman (Body CS)"/>
      <w:rPrChange w:id="8" w:author="Nick Bernal" w:date="2026-08-03T22:1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B32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  <w:pPrChange w:id="9" w:author="Nick Bernal" w:date="2026-08-03T22:18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2F5496" w:themeColor="accent1" w:themeShade="BF"/>
      <w:rPrChange w:id="9" w:author="Nick Bernal" w:date="2026-08-03T22:18:00Z">
        <w:rPr>
          <w:rFonts w:ascii="Arial" w:eastAsiaTheme="minorHAnsi" w:hAnsi="Arial" w:cs="Times New Roman (Body CS)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AA"/>
    <w:rPr>
      <w:rFonts w:ascii="Arial" w:hAnsi="Arial" w:cs="Times New Roman (Body CS)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>SuperDoc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Arthur Souza Rodrigues</cp:lastModifiedBy>
  <cp:revision>1</cp:revision>
  <dcterms:created xsi:type="dcterms:W3CDTF">2025-07-08T17:26:00Z</dcterms:created>
  <dcterms:modified xsi:type="dcterms:W3CDTF">2026-08-04T02:18:00Z</dcterms:modified>
</cp:coreProperties>
</file>